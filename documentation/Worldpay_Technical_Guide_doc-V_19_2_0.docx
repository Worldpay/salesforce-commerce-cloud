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5A94" w:rsidRPr="007A5A94" w:rsidRDefault="00DA739C" w:rsidP="007A5A94">
      <w:pPr>
        <w:pStyle w:val="Title"/>
        <w:jc w:val="right"/>
        <w:rPr>
          <w:b/>
          <w:sz w:val="72"/>
          <w:szCs w:val="72"/>
        </w:rPr>
      </w:pPr>
      <w:bookmarkStart w:id="0" w:name="_Toc18396389"/>
      <w:r w:rsidRPr="00DA739C">
        <w:rPr>
          <w:b/>
          <w:sz w:val="72"/>
          <w:szCs w:val="72"/>
        </w:rPr>
        <w:t>World</w:t>
      </w:r>
      <w:r w:rsidR="00C04461">
        <w:rPr>
          <w:b/>
          <w:sz w:val="72"/>
          <w:szCs w:val="72"/>
        </w:rPr>
        <w:t>p</w:t>
      </w:r>
      <w:r w:rsidRPr="00DA739C">
        <w:rPr>
          <w:b/>
          <w:sz w:val="72"/>
          <w:szCs w:val="72"/>
        </w:rPr>
        <w:t xml:space="preserve">ay </w:t>
      </w:r>
      <w:r w:rsidR="00F02121">
        <w:rPr>
          <w:b/>
          <w:sz w:val="72"/>
          <w:szCs w:val="72"/>
        </w:rPr>
        <w:t>Technical</w:t>
      </w:r>
      <w:r w:rsidR="002705B1">
        <w:rPr>
          <w:b/>
          <w:sz w:val="72"/>
          <w:szCs w:val="72"/>
        </w:rPr>
        <w:t xml:space="preserve"> Guide</w:t>
      </w:r>
      <w:r w:rsidR="00F02121">
        <w:rPr>
          <w:b/>
          <w:sz w:val="72"/>
          <w:szCs w:val="72"/>
        </w:rPr>
        <w:t xml:space="preserve"> </w:t>
      </w:r>
      <w:r w:rsidRPr="00DA739C">
        <w:rPr>
          <w:rStyle w:val="FootnoteReference"/>
          <w:b/>
          <w:sz w:val="72"/>
          <w:szCs w:val="72"/>
          <w:vertAlign w:val="baseline"/>
        </w:rPr>
        <w:t xml:space="preserve"> </w:t>
      </w:r>
    </w:p>
    <w:p w:rsidR="007A5A94" w:rsidRPr="007A5A94" w:rsidRDefault="007A5A94" w:rsidP="007A5A94"/>
    <w:p w:rsidR="007A5A94" w:rsidRPr="009738D9" w:rsidRDefault="004563CE" w:rsidP="007A5A94">
      <w:pPr>
        <w:pStyle w:val="Version"/>
        <w:rPr>
          <w:rFonts w:asciiTheme="majorHAnsi" w:hAnsiTheme="majorHAnsi"/>
        </w:rPr>
      </w:pPr>
      <w:r>
        <w:rPr>
          <w:rFonts w:asciiTheme="majorHAnsi" w:hAnsiTheme="majorHAnsi"/>
        </w:rPr>
        <w:t xml:space="preserve">Version </w:t>
      </w:r>
      <w:r w:rsidR="00576B79">
        <w:rPr>
          <w:rFonts w:asciiTheme="majorHAnsi" w:hAnsiTheme="majorHAnsi"/>
        </w:rPr>
        <w:t>19</w:t>
      </w:r>
      <w:r w:rsidR="00772CC0">
        <w:rPr>
          <w:rFonts w:asciiTheme="majorHAnsi" w:hAnsiTheme="majorHAnsi"/>
        </w:rPr>
        <w:t>.</w:t>
      </w:r>
      <w:del w:id="1" w:author="Poornima Kakani" w:date="2019-02-15T12:05:00Z">
        <w:r w:rsidR="00FD095B" w:rsidDel="00396111">
          <w:rPr>
            <w:rFonts w:asciiTheme="majorHAnsi" w:hAnsiTheme="majorHAnsi"/>
          </w:rPr>
          <w:delText>1</w:delText>
        </w:r>
      </w:del>
      <w:r w:rsidR="002705B1">
        <w:rPr>
          <w:rFonts w:asciiTheme="majorHAnsi" w:hAnsiTheme="majorHAnsi"/>
        </w:rPr>
        <w:t>2</w:t>
      </w:r>
      <w:r w:rsidR="00772CC0">
        <w:rPr>
          <w:rFonts w:asciiTheme="majorHAnsi" w:hAnsiTheme="majorHAnsi"/>
        </w:rPr>
        <w:t>.</w:t>
      </w:r>
      <w:r w:rsidR="00A80D27">
        <w:rPr>
          <w:rFonts w:asciiTheme="majorHAnsi" w:hAnsiTheme="majorHAnsi"/>
        </w:rPr>
        <w:t>0</w:t>
      </w:r>
    </w:p>
    <w:p w:rsidR="007A5A94" w:rsidRDefault="007A5A94" w:rsidP="007A5A94">
      <w:bookmarkStart w:id="2" w:name="O_109"/>
      <w:bookmarkEnd w:id="2"/>
    </w:p>
    <w:p w:rsidR="002B4368" w:rsidRDefault="002705B1" w:rsidP="003A546F">
      <w:pPr>
        <w:spacing w:line="240" w:lineRule="auto"/>
        <w:jc w:val="center"/>
        <w:rPr>
          <w:rFonts w:ascii="Arial" w:hAnsi="Arial"/>
          <w:b/>
          <w:noProof/>
          <w:sz w:val="36"/>
        </w:rPr>
      </w:pPr>
      <w:r w:rsidRPr="002705B1">
        <w:rPr>
          <w:rFonts w:ascii="Arial" w:hAnsi="Arial"/>
          <w:b/>
          <w:noProof/>
          <w:sz w:val="36"/>
        </w:rPr>
        <w:drawing>
          <wp:inline distT="0" distB="0" distL="0" distR="0">
            <wp:extent cx="5400675" cy="1701115"/>
            <wp:effectExtent l="0" t="0" r="0" b="0"/>
            <wp:docPr id="1" name="Picture 1" descr="C:\Users\nis0\Desktop\1564578945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s0\Desktop\156457894522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2684" cy="1708047"/>
                    </a:xfrm>
                    <a:prstGeom prst="rect">
                      <a:avLst/>
                    </a:prstGeom>
                    <a:noFill/>
                    <a:ln>
                      <a:noFill/>
                    </a:ln>
                  </pic:spPr>
                </pic:pic>
              </a:graphicData>
            </a:graphic>
          </wp:inline>
        </w:drawing>
      </w:r>
    </w:p>
    <w:p w:rsidR="002B4368" w:rsidRDefault="002B4368" w:rsidP="003A546F">
      <w:pPr>
        <w:spacing w:line="240" w:lineRule="auto"/>
        <w:jc w:val="center"/>
        <w:rPr>
          <w:rFonts w:ascii="Arial" w:hAnsi="Arial"/>
          <w:b/>
          <w:noProof/>
          <w:sz w:val="36"/>
        </w:rPr>
      </w:pPr>
    </w:p>
    <w:p w:rsidR="002B4368" w:rsidRDefault="002B4368" w:rsidP="003A546F">
      <w:pPr>
        <w:spacing w:line="240" w:lineRule="auto"/>
        <w:jc w:val="center"/>
        <w:rPr>
          <w:rFonts w:ascii="Arial" w:hAnsi="Arial"/>
          <w:b/>
          <w:noProof/>
          <w:sz w:val="36"/>
        </w:rPr>
      </w:pPr>
    </w:p>
    <w:p w:rsidR="003A546F" w:rsidRPr="00F10C2D" w:rsidRDefault="006A124E" w:rsidP="003A546F">
      <w:pPr>
        <w:spacing w:line="240" w:lineRule="auto"/>
        <w:jc w:val="center"/>
        <w:rPr>
          <w:rFonts w:ascii="Arial" w:eastAsia="Arial" w:hAnsi="Arial" w:cs="Arial"/>
          <w:b/>
          <w:sz w:val="32"/>
          <w:szCs w:val="32"/>
        </w:rPr>
      </w:pPr>
      <w:r>
        <w:rPr>
          <w:rFonts w:ascii="Arial" w:hAnsi="Arial"/>
          <w:b/>
          <w:noProof/>
          <w:sz w:val="36"/>
        </w:rPr>
        <w:drawing>
          <wp:inline distT="0" distB="0" distL="0" distR="0" wp14:anchorId="05F51CDB" wp14:editId="2760A8B8">
            <wp:extent cx="5248275" cy="126428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6695" cy="1280767"/>
                    </a:xfrm>
                    <a:prstGeom prst="rect">
                      <a:avLst/>
                    </a:prstGeom>
                    <a:noFill/>
                    <a:ln>
                      <a:noFill/>
                    </a:ln>
                  </pic:spPr>
                </pic:pic>
              </a:graphicData>
            </a:graphic>
          </wp:inline>
        </w:drawing>
      </w:r>
    </w:p>
    <w:p w:rsidR="003A546F" w:rsidRPr="00F10C2D" w:rsidRDefault="003A546F" w:rsidP="003A546F">
      <w:pPr>
        <w:spacing w:line="240" w:lineRule="auto"/>
        <w:ind w:right="-1187"/>
        <w:jc w:val="center"/>
        <w:rPr>
          <w:rFonts w:ascii="Arial" w:hAnsi="Arial"/>
          <w:b/>
          <w:sz w:val="36"/>
        </w:rPr>
      </w:pPr>
    </w:p>
    <w:p w:rsidR="003A546F" w:rsidRDefault="003A546F" w:rsidP="003A546F">
      <w:pPr>
        <w:spacing w:line="240" w:lineRule="auto"/>
        <w:ind w:right="-1187"/>
        <w:jc w:val="center"/>
        <w:rPr>
          <w:rFonts w:ascii="Arial" w:hAnsi="Arial"/>
          <w:b/>
          <w:sz w:val="36"/>
        </w:rPr>
      </w:pPr>
    </w:p>
    <w:p w:rsidR="00DA739C" w:rsidRDefault="00DA739C" w:rsidP="003A546F">
      <w:pPr>
        <w:spacing w:line="240" w:lineRule="auto"/>
        <w:ind w:right="-1187"/>
        <w:jc w:val="center"/>
        <w:rPr>
          <w:rFonts w:ascii="Arial" w:hAnsi="Arial"/>
          <w:b/>
          <w:sz w:val="36"/>
        </w:rPr>
      </w:pPr>
    </w:p>
    <w:p w:rsidR="00DA739C" w:rsidRPr="00F10C2D" w:rsidRDefault="00DA739C" w:rsidP="003A546F">
      <w:pPr>
        <w:spacing w:line="240" w:lineRule="auto"/>
        <w:ind w:right="-1187"/>
        <w:jc w:val="center"/>
        <w:rPr>
          <w:rFonts w:ascii="Arial" w:hAnsi="Arial"/>
          <w:b/>
          <w:sz w:val="36"/>
        </w:rPr>
      </w:pPr>
    </w:p>
    <w:p w:rsidR="002B23DB" w:rsidRDefault="002B23DB">
      <w:pPr>
        <w:rPr>
          <w:rFonts w:ascii="Arial" w:hAnsi="Arial"/>
          <w:b/>
          <w:sz w:val="36"/>
        </w:rPr>
      </w:pPr>
      <w:r>
        <w:rPr>
          <w:rFonts w:ascii="Arial" w:hAnsi="Arial"/>
          <w:b/>
          <w:sz w:val="36"/>
        </w:rPr>
        <w:br w:type="page"/>
      </w:r>
    </w:p>
    <w:bookmarkStart w:id="3" w:name="_Toc78862409"/>
    <w:bookmarkStart w:id="4" w:name="_GoBack"/>
    <w:bookmarkEnd w:id="0"/>
    <w:bookmarkEnd w:id="4"/>
    <w:p w:rsidR="00B914E9" w:rsidRDefault="003D2F4B">
      <w:pPr>
        <w:pStyle w:val="TOC1"/>
        <w:tabs>
          <w:tab w:val="left" w:pos="440"/>
          <w:tab w:val="right" w:leader="dot" w:pos="9736"/>
        </w:tabs>
        <w:rPr>
          <w:b w:val="0"/>
          <w:bCs w:val="0"/>
          <w:caps w:val="0"/>
          <w:noProof/>
          <w:sz w:val="22"/>
          <w:szCs w:val="22"/>
        </w:rPr>
      </w:pPr>
      <w:r>
        <w:rPr>
          <w:rFonts w:asciiTheme="majorHAnsi" w:eastAsiaTheme="majorEastAsia" w:hAnsiTheme="majorHAnsi" w:cstheme="majorBidi"/>
          <w:spacing w:val="5"/>
          <w:sz w:val="52"/>
          <w:szCs w:val="52"/>
        </w:rPr>
        <w:lastRenderedPageBreak/>
        <w:fldChar w:fldCharType="begin"/>
      </w:r>
      <w:r>
        <w:rPr>
          <w:rFonts w:asciiTheme="majorHAnsi" w:eastAsiaTheme="majorEastAsia" w:hAnsiTheme="majorHAnsi" w:cstheme="majorBidi"/>
          <w:spacing w:val="5"/>
          <w:sz w:val="52"/>
          <w:szCs w:val="52"/>
        </w:rPr>
        <w:instrText xml:space="preserve"> TOC \o "1-3" \h \z \u </w:instrText>
      </w:r>
      <w:r>
        <w:rPr>
          <w:rFonts w:asciiTheme="majorHAnsi" w:eastAsiaTheme="majorEastAsia" w:hAnsiTheme="majorHAnsi" w:cstheme="majorBidi"/>
          <w:spacing w:val="5"/>
          <w:sz w:val="52"/>
          <w:szCs w:val="52"/>
        </w:rPr>
        <w:fldChar w:fldCharType="separate"/>
      </w:r>
      <w:hyperlink w:anchor="_Toc18418329" w:history="1">
        <w:r w:rsidR="00B914E9" w:rsidRPr="00C5488F">
          <w:rPr>
            <w:rStyle w:val="Hyperlink"/>
            <w:noProof/>
          </w:rPr>
          <w:t>1.</w:t>
        </w:r>
        <w:r w:rsidR="00B914E9">
          <w:rPr>
            <w:b w:val="0"/>
            <w:bCs w:val="0"/>
            <w:caps w:val="0"/>
            <w:noProof/>
            <w:sz w:val="22"/>
            <w:szCs w:val="22"/>
          </w:rPr>
          <w:tab/>
        </w:r>
        <w:r w:rsidR="00B914E9" w:rsidRPr="00C5488F">
          <w:rPr>
            <w:rStyle w:val="Hyperlink"/>
            <w:noProof/>
          </w:rPr>
          <w:t>SUMMARY</w:t>
        </w:r>
        <w:r w:rsidR="00B914E9">
          <w:rPr>
            <w:noProof/>
            <w:webHidden/>
          </w:rPr>
          <w:tab/>
        </w:r>
        <w:r w:rsidR="00B914E9">
          <w:rPr>
            <w:noProof/>
            <w:webHidden/>
          </w:rPr>
          <w:fldChar w:fldCharType="begin"/>
        </w:r>
        <w:r w:rsidR="00B914E9">
          <w:rPr>
            <w:noProof/>
            <w:webHidden/>
          </w:rPr>
          <w:instrText xml:space="preserve"> PAGEREF _Toc18418329 \h </w:instrText>
        </w:r>
        <w:r w:rsidR="00B914E9">
          <w:rPr>
            <w:noProof/>
            <w:webHidden/>
          </w:rPr>
        </w:r>
        <w:r w:rsidR="00B914E9">
          <w:rPr>
            <w:noProof/>
            <w:webHidden/>
          </w:rPr>
          <w:fldChar w:fldCharType="separate"/>
        </w:r>
        <w:r w:rsidR="00B914E9">
          <w:rPr>
            <w:noProof/>
            <w:webHidden/>
          </w:rPr>
          <w:t>4</w:t>
        </w:r>
        <w:r w:rsidR="00B914E9">
          <w:rPr>
            <w:noProof/>
            <w:webHidden/>
          </w:rPr>
          <w:fldChar w:fldCharType="end"/>
        </w:r>
      </w:hyperlink>
    </w:p>
    <w:p w:rsidR="00B914E9" w:rsidRDefault="00B914E9">
      <w:pPr>
        <w:pStyle w:val="TOC1"/>
        <w:tabs>
          <w:tab w:val="left" w:pos="440"/>
          <w:tab w:val="right" w:leader="dot" w:pos="9736"/>
        </w:tabs>
        <w:rPr>
          <w:b w:val="0"/>
          <w:bCs w:val="0"/>
          <w:caps w:val="0"/>
          <w:noProof/>
          <w:sz w:val="22"/>
          <w:szCs w:val="22"/>
        </w:rPr>
      </w:pPr>
      <w:hyperlink w:anchor="_Toc18418330" w:history="1">
        <w:r w:rsidRPr="00C5488F">
          <w:rPr>
            <w:rStyle w:val="Hyperlink"/>
            <w:noProof/>
          </w:rPr>
          <w:t>2.</w:t>
        </w:r>
        <w:r>
          <w:rPr>
            <w:b w:val="0"/>
            <w:bCs w:val="0"/>
            <w:caps w:val="0"/>
            <w:noProof/>
            <w:sz w:val="22"/>
            <w:szCs w:val="22"/>
          </w:rPr>
          <w:tab/>
        </w:r>
        <w:r w:rsidRPr="00C5488F">
          <w:rPr>
            <w:rStyle w:val="Hyperlink"/>
            <w:noProof/>
          </w:rPr>
          <w:t>Change Log</w:t>
        </w:r>
        <w:r>
          <w:rPr>
            <w:noProof/>
            <w:webHidden/>
          </w:rPr>
          <w:tab/>
        </w:r>
        <w:r>
          <w:rPr>
            <w:noProof/>
            <w:webHidden/>
          </w:rPr>
          <w:fldChar w:fldCharType="begin"/>
        </w:r>
        <w:r>
          <w:rPr>
            <w:noProof/>
            <w:webHidden/>
          </w:rPr>
          <w:instrText xml:space="preserve"> PAGEREF _Toc18418330 \h </w:instrText>
        </w:r>
        <w:r>
          <w:rPr>
            <w:noProof/>
            <w:webHidden/>
          </w:rPr>
        </w:r>
        <w:r>
          <w:rPr>
            <w:noProof/>
            <w:webHidden/>
          </w:rPr>
          <w:fldChar w:fldCharType="separate"/>
        </w:r>
        <w:r>
          <w:rPr>
            <w:noProof/>
            <w:webHidden/>
          </w:rPr>
          <w:t>5</w:t>
        </w:r>
        <w:r>
          <w:rPr>
            <w:noProof/>
            <w:webHidden/>
          </w:rPr>
          <w:fldChar w:fldCharType="end"/>
        </w:r>
      </w:hyperlink>
    </w:p>
    <w:p w:rsidR="00B914E9" w:rsidRDefault="00B914E9">
      <w:pPr>
        <w:pStyle w:val="TOC1"/>
        <w:tabs>
          <w:tab w:val="left" w:pos="440"/>
          <w:tab w:val="right" w:leader="dot" w:pos="9736"/>
        </w:tabs>
        <w:rPr>
          <w:b w:val="0"/>
          <w:bCs w:val="0"/>
          <w:caps w:val="0"/>
          <w:noProof/>
          <w:sz w:val="22"/>
          <w:szCs w:val="22"/>
        </w:rPr>
      </w:pPr>
      <w:hyperlink w:anchor="_Toc18418331" w:history="1">
        <w:r w:rsidRPr="00C5488F">
          <w:rPr>
            <w:rStyle w:val="Hyperlink"/>
            <w:noProof/>
          </w:rPr>
          <w:t>3.</w:t>
        </w:r>
        <w:r>
          <w:rPr>
            <w:b w:val="0"/>
            <w:bCs w:val="0"/>
            <w:caps w:val="0"/>
            <w:noProof/>
            <w:sz w:val="22"/>
            <w:szCs w:val="22"/>
          </w:rPr>
          <w:tab/>
        </w:r>
        <w:r w:rsidRPr="00C5488F">
          <w:rPr>
            <w:rStyle w:val="Hyperlink"/>
            <w:noProof/>
          </w:rPr>
          <w:t>COMPONENT OVERVIEW</w:t>
        </w:r>
        <w:r>
          <w:rPr>
            <w:noProof/>
            <w:webHidden/>
          </w:rPr>
          <w:tab/>
        </w:r>
        <w:r>
          <w:rPr>
            <w:noProof/>
            <w:webHidden/>
          </w:rPr>
          <w:fldChar w:fldCharType="begin"/>
        </w:r>
        <w:r>
          <w:rPr>
            <w:noProof/>
            <w:webHidden/>
          </w:rPr>
          <w:instrText xml:space="preserve"> PAGEREF _Toc18418331 \h </w:instrText>
        </w:r>
        <w:r>
          <w:rPr>
            <w:noProof/>
            <w:webHidden/>
          </w:rPr>
        </w:r>
        <w:r>
          <w:rPr>
            <w:noProof/>
            <w:webHidden/>
          </w:rPr>
          <w:fldChar w:fldCharType="separate"/>
        </w:r>
        <w:r>
          <w:rPr>
            <w:noProof/>
            <w:webHidden/>
          </w:rPr>
          <w:t>6</w:t>
        </w:r>
        <w:r>
          <w:rPr>
            <w:noProof/>
            <w:webHidden/>
          </w:rPr>
          <w:fldChar w:fldCharType="end"/>
        </w:r>
      </w:hyperlink>
    </w:p>
    <w:p w:rsidR="00B914E9" w:rsidRDefault="00B914E9">
      <w:pPr>
        <w:pStyle w:val="TOC2"/>
        <w:tabs>
          <w:tab w:val="left" w:pos="880"/>
          <w:tab w:val="right" w:leader="dot" w:pos="9736"/>
        </w:tabs>
        <w:rPr>
          <w:smallCaps w:val="0"/>
          <w:noProof/>
          <w:sz w:val="22"/>
          <w:szCs w:val="22"/>
        </w:rPr>
      </w:pPr>
      <w:hyperlink w:anchor="_Toc18418334" w:history="1">
        <w:r w:rsidRPr="00C5488F">
          <w:rPr>
            <w:rStyle w:val="Hyperlink"/>
            <w:noProof/>
          </w:rPr>
          <w:t>3.1</w:t>
        </w:r>
        <w:r>
          <w:rPr>
            <w:smallCaps w:val="0"/>
            <w:noProof/>
            <w:sz w:val="22"/>
            <w:szCs w:val="22"/>
          </w:rPr>
          <w:tab/>
        </w:r>
        <w:r w:rsidRPr="00C5488F">
          <w:rPr>
            <w:rStyle w:val="Hyperlink"/>
            <w:noProof/>
          </w:rPr>
          <w:t>Functional Overview</w:t>
        </w:r>
        <w:r>
          <w:rPr>
            <w:noProof/>
            <w:webHidden/>
          </w:rPr>
          <w:tab/>
        </w:r>
        <w:r>
          <w:rPr>
            <w:noProof/>
            <w:webHidden/>
          </w:rPr>
          <w:fldChar w:fldCharType="begin"/>
        </w:r>
        <w:r>
          <w:rPr>
            <w:noProof/>
            <w:webHidden/>
          </w:rPr>
          <w:instrText xml:space="preserve"> PAGEREF _Toc18418334 \h </w:instrText>
        </w:r>
        <w:r>
          <w:rPr>
            <w:noProof/>
            <w:webHidden/>
          </w:rPr>
        </w:r>
        <w:r>
          <w:rPr>
            <w:noProof/>
            <w:webHidden/>
          </w:rPr>
          <w:fldChar w:fldCharType="separate"/>
        </w:r>
        <w:r>
          <w:rPr>
            <w:noProof/>
            <w:webHidden/>
          </w:rPr>
          <w:t>6</w:t>
        </w:r>
        <w:r>
          <w:rPr>
            <w:noProof/>
            <w:webHidden/>
          </w:rPr>
          <w:fldChar w:fldCharType="end"/>
        </w:r>
      </w:hyperlink>
    </w:p>
    <w:p w:rsidR="00B914E9" w:rsidRDefault="00B914E9">
      <w:pPr>
        <w:pStyle w:val="TOC3"/>
        <w:tabs>
          <w:tab w:val="left" w:pos="1100"/>
          <w:tab w:val="right" w:leader="dot" w:pos="9736"/>
        </w:tabs>
        <w:rPr>
          <w:i w:val="0"/>
          <w:iCs w:val="0"/>
          <w:noProof/>
          <w:sz w:val="22"/>
          <w:szCs w:val="22"/>
        </w:rPr>
      </w:pPr>
      <w:hyperlink w:anchor="_Toc18418335" w:history="1">
        <w:r w:rsidRPr="00C5488F">
          <w:rPr>
            <w:rStyle w:val="Hyperlink"/>
            <w:noProof/>
          </w:rPr>
          <w:t>3.1.1</w:t>
        </w:r>
        <w:r>
          <w:rPr>
            <w:i w:val="0"/>
            <w:iCs w:val="0"/>
            <w:noProof/>
            <w:sz w:val="22"/>
            <w:szCs w:val="22"/>
          </w:rPr>
          <w:tab/>
        </w:r>
        <w:r w:rsidRPr="00C5488F">
          <w:rPr>
            <w:rStyle w:val="Hyperlink"/>
            <w:noProof/>
          </w:rPr>
          <w:t>Payment Methods</w:t>
        </w:r>
        <w:r>
          <w:rPr>
            <w:noProof/>
            <w:webHidden/>
          </w:rPr>
          <w:tab/>
        </w:r>
        <w:r>
          <w:rPr>
            <w:noProof/>
            <w:webHidden/>
          </w:rPr>
          <w:fldChar w:fldCharType="begin"/>
        </w:r>
        <w:r>
          <w:rPr>
            <w:noProof/>
            <w:webHidden/>
          </w:rPr>
          <w:instrText xml:space="preserve"> PAGEREF _Toc18418335 \h </w:instrText>
        </w:r>
        <w:r>
          <w:rPr>
            <w:noProof/>
            <w:webHidden/>
          </w:rPr>
        </w:r>
        <w:r>
          <w:rPr>
            <w:noProof/>
            <w:webHidden/>
          </w:rPr>
          <w:fldChar w:fldCharType="separate"/>
        </w:r>
        <w:r>
          <w:rPr>
            <w:noProof/>
            <w:webHidden/>
          </w:rPr>
          <w:t>6</w:t>
        </w:r>
        <w:r>
          <w:rPr>
            <w:noProof/>
            <w:webHidden/>
          </w:rPr>
          <w:fldChar w:fldCharType="end"/>
        </w:r>
      </w:hyperlink>
    </w:p>
    <w:p w:rsidR="00B914E9" w:rsidRDefault="00B914E9">
      <w:pPr>
        <w:pStyle w:val="TOC3"/>
        <w:tabs>
          <w:tab w:val="left" w:pos="1100"/>
          <w:tab w:val="right" w:leader="dot" w:pos="9736"/>
        </w:tabs>
        <w:rPr>
          <w:i w:val="0"/>
          <w:iCs w:val="0"/>
          <w:noProof/>
          <w:sz w:val="22"/>
          <w:szCs w:val="22"/>
        </w:rPr>
      </w:pPr>
      <w:hyperlink w:anchor="_Toc18418336" w:history="1">
        <w:r w:rsidRPr="00C5488F">
          <w:rPr>
            <w:rStyle w:val="Hyperlink"/>
            <w:noProof/>
          </w:rPr>
          <w:t>3.1.2</w:t>
        </w:r>
        <w:r>
          <w:rPr>
            <w:i w:val="0"/>
            <w:iCs w:val="0"/>
            <w:noProof/>
            <w:sz w:val="22"/>
            <w:szCs w:val="22"/>
          </w:rPr>
          <w:tab/>
        </w:r>
        <w:r w:rsidRPr="00C5488F">
          <w:rPr>
            <w:rStyle w:val="Hyperlink"/>
            <w:noProof/>
          </w:rPr>
          <w:t>Capture Service</w:t>
        </w:r>
        <w:r>
          <w:rPr>
            <w:noProof/>
            <w:webHidden/>
          </w:rPr>
          <w:tab/>
        </w:r>
        <w:r>
          <w:rPr>
            <w:noProof/>
            <w:webHidden/>
          </w:rPr>
          <w:fldChar w:fldCharType="begin"/>
        </w:r>
        <w:r>
          <w:rPr>
            <w:noProof/>
            <w:webHidden/>
          </w:rPr>
          <w:instrText xml:space="preserve"> PAGEREF _Toc18418336 \h </w:instrText>
        </w:r>
        <w:r>
          <w:rPr>
            <w:noProof/>
            <w:webHidden/>
          </w:rPr>
        </w:r>
        <w:r>
          <w:rPr>
            <w:noProof/>
            <w:webHidden/>
          </w:rPr>
          <w:fldChar w:fldCharType="separate"/>
        </w:r>
        <w:r>
          <w:rPr>
            <w:noProof/>
            <w:webHidden/>
          </w:rPr>
          <w:t>7</w:t>
        </w:r>
        <w:r>
          <w:rPr>
            <w:noProof/>
            <w:webHidden/>
          </w:rPr>
          <w:fldChar w:fldCharType="end"/>
        </w:r>
      </w:hyperlink>
    </w:p>
    <w:p w:rsidR="00B914E9" w:rsidRDefault="00B914E9">
      <w:pPr>
        <w:pStyle w:val="TOC2"/>
        <w:tabs>
          <w:tab w:val="left" w:pos="880"/>
          <w:tab w:val="right" w:leader="dot" w:pos="9736"/>
        </w:tabs>
        <w:rPr>
          <w:smallCaps w:val="0"/>
          <w:noProof/>
          <w:sz w:val="22"/>
          <w:szCs w:val="22"/>
        </w:rPr>
      </w:pPr>
      <w:hyperlink w:anchor="_Toc18418337" w:history="1">
        <w:r w:rsidRPr="00C5488F">
          <w:rPr>
            <w:rStyle w:val="Hyperlink"/>
            <w:noProof/>
          </w:rPr>
          <w:t>3.2</w:t>
        </w:r>
        <w:r>
          <w:rPr>
            <w:smallCaps w:val="0"/>
            <w:noProof/>
            <w:sz w:val="22"/>
            <w:szCs w:val="22"/>
          </w:rPr>
          <w:tab/>
        </w:r>
        <w:r w:rsidRPr="00C5488F">
          <w:rPr>
            <w:rStyle w:val="Hyperlink"/>
            <w:noProof/>
          </w:rPr>
          <w:t>LIMITATIONS, CONSTRAINTS</w:t>
        </w:r>
        <w:r>
          <w:rPr>
            <w:noProof/>
            <w:webHidden/>
          </w:rPr>
          <w:tab/>
        </w:r>
        <w:r>
          <w:rPr>
            <w:noProof/>
            <w:webHidden/>
          </w:rPr>
          <w:fldChar w:fldCharType="begin"/>
        </w:r>
        <w:r>
          <w:rPr>
            <w:noProof/>
            <w:webHidden/>
          </w:rPr>
          <w:instrText xml:space="preserve"> PAGEREF _Toc18418337 \h </w:instrText>
        </w:r>
        <w:r>
          <w:rPr>
            <w:noProof/>
            <w:webHidden/>
          </w:rPr>
        </w:r>
        <w:r>
          <w:rPr>
            <w:noProof/>
            <w:webHidden/>
          </w:rPr>
          <w:fldChar w:fldCharType="separate"/>
        </w:r>
        <w:r>
          <w:rPr>
            <w:noProof/>
            <w:webHidden/>
          </w:rPr>
          <w:t>8</w:t>
        </w:r>
        <w:r>
          <w:rPr>
            <w:noProof/>
            <w:webHidden/>
          </w:rPr>
          <w:fldChar w:fldCharType="end"/>
        </w:r>
      </w:hyperlink>
    </w:p>
    <w:p w:rsidR="00B914E9" w:rsidRDefault="00B914E9">
      <w:pPr>
        <w:pStyle w:val="TOC1"/>
        <w:tabs>
          <w:tab w:val="left" w:pos="440"/>
          <w:tab w:val="right" w:leader="dot" w:pos="9736"/>
        </w:tabs>
        <w:rPr>
          <w:b w:val="0"/>
          <w:bCs w:val="0"/>
          <w:caps w:val="0"/>
          <w:noProof/>
          <w:sz w:val="22"/>
          <w:szCs w:val="22"/>
        </w:rPr>
      </w:pPr>
      <w:hyperlink w:anchor="_Toc18418338" w:history="1">
        <w:r w:rsidRPr="00C5488F">
          <w:rPr>
            <w:rStyle w:val="Hyperlink"/>
            <w:noProof/>
          </w:rPr>
          <w:t>4.</w:t>
        </w:r>
        <w:r>
          <w:rPr>
            <w:b w:val="0"/>
            <w:bCs w:val="0"/>
            <w:caps w:val="0"/>
            <w:noProof/>
            <w:sz w:val="22"/>
            <w:szCs w:val="22"/>
          </w:rPr>
          <w:tab/>
        </w:r>
        <w:r w:rsidRPr="00C5488F">
          <w:rPr>
            <w:rStyle w:val="Hyperlink"/>
            <w:noProof/>
          </w:rPr>
          <w:t>IMPLEMENTATION GUIDE</w:t>
        </w:r>
        <w:r>
          <w:rPr>
            <w:noProof/>
            <w:webHidden/>
          </w:rPr>
          <w:tab/>
        </w:r>
        <w:r>
          <w:rPr>
            <w:noProof/>
            <w:webHidden/>
          </w:rPr>
          <w:fldChar w:fldCharType="begin"/>
        </w:r>
        <w:r>
          <w:rPr>
            <w:noProof/>
            <w:webHidden/>
          </w:rPr>
          <w:instrText xml:space="preserve"> PAGEREF _Toc18418338 \h </w:instrText>
        </w:r>
        <w:r>
          <w:rPr>
            <w:noProof/>
            <w:webHidden/>
          </w:rPr>
        </w:r>
        <w:r>
          <w:rPr>
            <w:noProof/>
            <w:webHidden/>
          </w:rPr>
          <w:fldChar w:fldCharType="separate"/>
        </w:r>
        <w:r>
          <w:rPr>
            <w:noProof/>
            <w:webHidden/>
          </w:rPr>
          <w:t>10</w:t>
        </w:r>
        <w:r>
          <w:rPr>
            <w:noProof/>
            <w:webHidden/>
          </w:rPr>
          <w:fldChar w:fldCharType="end"/>
        </w:r>
      </w:hyperlink>
    </w:p>
    <w:p w:rsidR="00B914E9" w:rsidRDefault="00B914E9">
      <w:pPr>
        <w:pStyle w:val="TOC2"/>
        <w:tabs>
          <w:tab w:val="left" w:pos="880"/>
          <w:tab w:val="right" w:leader="dot" w:pos="9736"/>
        </w:tabs>
        <w:rPr>
          <w:smallCaps w:val="0"/>
          <w:noProof/>
          <w:sz w:val="22"/>
          <w:szCs w:val="22"/>
        </w:rPr>
      </w:pPr>
      <w:hyperlink w:anchor="_Toc18418340" w:history="1">
        <w:r w:rsidRPr="00C5488F">
          <w:rPr>
            <w:rStyle w:val="Hyperlink"/>
            <w:noProof/>
          </w:rPr>
          <w:t>4.1</w:t>
        </w:r>
        <w:r>
          <w:rPr>
            <w:smallCaps w:val="0"/>
            <w:noProof/>
            <w:sz w:val="22"/>
            <w:szCs w:val="22"/>
          </w:rPr>
          <w:tab/>
        </w:r>
        <w:r w:rsidRPr="00C5488F">
          <w:rPr>
            <w:rStyle w:val="Hyperlink"/>
            <w:noProof/>
          </w:rPr>
          <w:t>SETUP</w:t>
        </w:r>
        <w:r>
          <w:rPr>
            <w:noProof/>
            <w:webHidden/>
          </w:rPr>
          <w:tab/>
        </w:r>
        <w:r>
          <w:rPr>
            <w:noProof/>
            <w:webHidden/>
          </w:rPr>
          <w:fldChar w:fldCharType="begin"/>
        </w:r>
        <w:r>
          <w:rPr>
            <w:noProof/>
            <w:webHidden/>
          </w:rPr>
          <w:instrText xml:space="preserve"> PAGEREF _Toc18418340 \h </w:instrText>
        </w:r>
        <w:r>
          <w:rPr>
            <w:noProof/>
            <w:webHidden/>
          </w:rPr>
        </w:r>
        <w:r>
          <w:rPr>
            <w:noProof/>
            <w:webHidden/>
          </w:rPr>
          <w:fldChar w:fldCharType="separate"/>
        </w:r>
        <w:r>
          <w:rPr>
            <w:noProof/>
            <w:webHidden/>
          </w:rPr>
          <w:t>10</w:t>
        </w:r>
        <w:r>
          <w:rPr>
            <w:noProof/>
            <w:webHidden/>
          </w:rPr>
          <w:fldChar w:fldCharType="end"/>
        </w:r>
      </w:hyperlink>
    </w:p>
    <w:p w:rsidR="00B914E9" w:rsidRDefault="00B914E9">
      <w:pPr>
        <w:pStyle w:val="TOC2"/>
        <w:tabs>
          <w:tab w:val="left" w:pos="880"/>
          <w:tab w:val="right" w:leader="dot" w:pos="9736"/>
        </w:tabs>
        <w:rPr>
          <w:smallCaps w:val="0"/>
          <w:noProof/>
          <w:sz w:val="22"/>
          <w:szCs w:val="22"/>
        </w:rPr>
      </w:pPr>
      <w:hyperlink w:anchor="_Toc18418341" w:history="1">
        <w:r w:rsidRPr="00C5488F">
          <w:rPr>
            <w:rStyle w:val="Hyperlink"/>
            <w:noProof/>
          </w:rPr>
          <w:t>4.2</w:t>
        </w:r>
        <w:r>
          <w:rPr>
            <w:smallCaps w:val="0"/>
            <w:noProof/>
            <w:sz w:val="22"/>
            <w:szCs w:val="22"/>
          </w:rPr>
          <w:tab/>
        </w:r>
        <w:r w:rsidRPr="00C5488F">
          <w:rPr>
            <w:rStyle w:val="Hyperlink"/>
            <w:noProof/>
          </w:rPr>
          <w:t>EXTERNAL INTERFACES</w:t>
        </w:r>
        <w:r>
          <w:rPr>
            <w:noProof/>
            <w:webHidden/>
          </w:rPr>
          <w:tab/>
        </w:r>
        <w:r>
          <w:rPr>
            <w:noProof/>
            <w:webHidden/>
          </w:rPr>
          <w:fldChar w:fldCharType="begin"/>
        </w:r>
        <w:r>
          <w:rPr>
            <w:noProof/>
            <w:webHidden/>
          </w:rPr>
          <w:instrText xml:space="preserve"> PAGEREF _Toc18418341 \h </w:instrText>
        </w:r>
        <w:r>
          <w:rPr>
            <w:noProof/>
            <w:webHidden/>
          </w:rPr>
        </w:r>
        <w:r>
          <w:rPr>
            <w:noProof/>
            <w:webHidden/>
          </w:rPr>
          <w:fldChar w:fldCharType="separate"/>
        </w:r>
        <w:r>
          <w:rPr>
            <w:noProof/>
            <w:webHidden/>
          </w:rPr>
          <w:t>12</w:t>
        </w:r>
        <w:r>
          <w:rPr>
            <w:noProof/>
            <w:webHidden/>
          </w:rPr>
          <w:fldChar w:fldCharType="end"/>
        </w:r>
      </w:hyperlink>
    </w:p>
    <w:p w:rsidR="00B914E9" w:rsidRDefault="00B914E9">
      <w:pPr>
        <w:pStyle w:val="TOC3"/>
        <w:tabs>
          <w:tab w:val="left" w:pos="1100"/>
          <w:tab w:val="right" w:leader="dot" w:pos="9736"/>
        </w:tabs>
        <w:rPr>
          <w:i w:val="0"/>
          <w:iCs w:val="0"/>
          <w:noProof/>
          <w:sz w:val="22"/>
          <w:szCs w:val="22"/>
        </w:rPr>
      </w:pPr>
      <w:hyperlink w:anchor="_Toc18418342" w:history="1">
        <w:r w:rsidRPr="00C5488F">
          <w:rPr>
            <w:rStyle w:val="Hyperlink"/>
            <w:noProof/>
          </w:rPr>
          <w:t>4.2.1</w:t>
        </w:r>
        <w:r>
          <w:rPr>
            <w:i w:val="0"/>
            <w:iCs w:val="0"/>
            <w:noProof/>
            <w:sz w:val="22"/>
            <w:szCs w:val="22"/>
          </w:rPr>
          <w:tab/>
        </w:r>
        <w:r w:rsidRPr="00C5488F">
          <w:rPr>
            <w:rStyle w:val="Hyperlink"/>
            <w:noProof/>
          </w:rPr>
          <w:t>CHINA UNION PAY</w:t>
        </w:r>
        <w:r>
          <w:rPr>
            <w:noProof/>
            <w:webHidden/>
          </w:rPr>
          <w:tab/>
        </w:r>
        <w:r>
          <w:rPr>
            <w:noProof/>
            <w:webHidden/>
          </w:rPr>
          <w:fldChar w:fldCharType="begin"/>
        </w:r>
        <w:r>
          <w:rPr>
            <w:noProof/>
            <w:webHidden/>
          </w:rPr>
          <w:instrText xml:space="preserve"> PAGEREF _Toc18418342 \h </w:instrText>
        </w:r>
        <w:r>
          <w:rPr>
            <w:noProof/>
            <w:webHidden/>
          </w:rPr>
        </w:r>
        <w:r>
          <w:rPr>
            <w:noProof/>
            <w:webHidden/>
          </w:rPr>
          <w:fldChar w:fldCharType="separate"/>
        </w:r>
        <w:r>
          <w:rPr>
            <w:noProof/>
            <w:webHidden/>
          </w:rPr>
          <w:t>13</w:t>
        </w:r>
        <w:r>
          <w:rPr>
            <w:noProof/>
            <w:webHidden/>
          </w:rPr>
          <w:fldChar w:fldCharType="end"/>
        </w:r>
      </w:hyperlink>
    </w:p>
    <w:p w:rsidR="00B914E9" w:rsidRDefault="00B914E9">
      <w:pPr>
        <w:pStyle w:val="TOC3"/>
        <w:tabs>
          <w:tab w:val="left" w:pos="1100"/>
          <w:tab w:val="right" w:leader="dot" w:pos="9736"/>
        </w:tabs>
        <w:rPr>
          <w:i w:val="0"/>
          <w:iCs w:val="0"/>
          <w:noProof/>
          <w:sz w:val="22"/>
          <w:szCs w:val="22"/>
        </w:rPr>
      </w:pPr>
      <w:hyperlink w:anchor="_Toc18418343" w:history="1">
        <w:r w:rsidRPr="00C5488F">
          <w:rPr>
            <w:rStyle w:val="Hyperlink"/>
            <w:noProof/>
          </w:rPr>
          <w:t>4.2.2</w:t>
        </w:r>
        <w:r>
          <w:rPr>
            <w:i w:val="0"/>
            <w:iCs w:val="0"/>
            <w:noProof/>
            <w:sz w:val="22"/>
            <w:szCs w:val="22"/>
          </w:rPr>
          <w:tab/>
        </w:r>
        <w:r w:rsidRPr="00C5488F">
          <w:rPr>
            <w:rStyle w:val="Hyperlink"/>
            <w:noProof/>
          </w:rPr>
          <w:t>SOFORT</w:t>
        </w:r>
        <w:r>
          <w:rPr>
            <w:noProof/>
            <w:webHidden/>
          </w:rPr>
          <w:tab/>
        </w:r>
        <w:r>
          <w:rPr>
            <w:noProof/>
            <w:webHidden/>
          </w:rPr>
          <w:fldChar w:fldCharType="begin"/>
        </w:r>
        <w:r>
          <w:rPr>
            <w:noProof/>
            <w:webHidden/>
          </w:rPr>
          <w:instrText xml:space="preserve"> PAGEREF _Toc18418343 \h </w:instrText>
        </w:r>
        <w:r>
          <w:rPr>
            <w:noProof/>
            <w:webHidden/>
          </w:rPr>
        </w:r>
        <w:r>
          <w:rPr>
            <w:noProof/>
            <w:webHidden/>
          </w:rPr>
          <w:fldChar w:fldCharType="separate"/>
        </w:r>
        <w:r>
          <w:rPr>
            <w:noProof/>
            <w:webHidden/>
          </w:rPr>
          <w:t>14</w:t>
        </w:r>
        <w:r>
          <w:rPr>
            <w:noProof/>
            <w:webHidden/>
          </w:rPr>
          <w:fldChar w:fldCharType="end"/>
        </w:r>
      </w:hyperlink>
    </w:p>
    <w:p w:rsidR="00B914E9" w:rsidRDefault="00B914E9">
      <w:pPr>
        <w:pStyle w:val="TOC3"/>
        <w:tabs>
          <w:tab w:val="left" w:pos="1100"/>
          <w:tab w:val="right" w:leader="dot" w:pos="9736"/>
        </w:tabs>
        <w:rPr>
          <w:i w:val="0"/>
          <w:iCs w:val="0"/>
          <w:noProof/>
          <w:sz w:val="22"/>
          <w:szCs w:val="22"/>
        </w:rPr>
      </w:pPr>
      <w:hyperlink w:anchor="_Toc18418344" w:history="1">
        <w:r w:rsidRPr="00C5488F">
          <w:rPr>
            <w:rStyle w:val="Hyperlink"/>
            <w:noProof/>
          </w:rPr>
          <w:t>4.2.3</w:t>
        </w:r>
        <w:r>
          <w:rPr>
            <w:i w:val="0"/>
            <w:iCs w:val="0"/>
            <w:noProof/>
            <w:sz w:val="22"/>
            <w:szCs w:val="22"/>
          </w:rPr>
          <w:tab/>
        </w:r>
        <w:r w:rsidRPr="00C5488F">
          <w:rPr>
            <w:rStyle w:val="Hyperlink"/>
            <w:noProof/>
          </w:rPr>
          <w:t>ALIPAY</w:t>
        </w:r>
        <w:r>
          <w:rPr>
            <w:noProof/>
            <w:webHidden/>
          </w:rPr>
          <w:tab/>
        </w:r>
        <w:r>
          <w:rPr>
            <w:noProof/>
            <w:webHidden/>
          </w:rPr>
          <w:fldChar w:fldCharType="begin"/>
        </w:r>
        <w:r>
          <w:rPr>
            <w:noProof/>
            <w:webHidden/>
          </w:rPr>
          <w:instrText xml:space="preserve"> PAGEREF _Toc18418344 \h </w:instrText>
        </w:r>
        <w:r>
          <w:rPr>
            <w:noProof/>
            <w:webHidden/>
          </w:rPr>
        </w:r>
        <w:r>
          <w:rPr>
            <w:noProof/>
            <w:webHidden/>
          </w:rPr>
          <w:fldChar w:fldCharType="separate"/>
        </w:r>
        <w:r>
          <w:rPr>
            <w:noProof/>
            <w:webHidden/>
          </w:rPr>
          <w:t>15</w:t>
        </w:r>
        <w:r>
          <w:rPr>
            <w:noProof/>
            <w:webHidden/>
          </w:rPr>
          <w:fldChar w:fldCharType="end"/>
        </w:r>
      </w:hyperlink>
    </w:p>
    <w:p w:rsidR="00B914E9" w:rsidRDefault="00B914E9">
      <w:pPr>
        <w:pStyle w:val="TOC3"/>
        <w:tabs>
          <w:tab w:val="left" w:pos="1100"/>
          <w:tab w:val="right" w:leader="dot" w:pos="9736"/>
        </w:tabs>
        <w:rPr>
          <w:i w:val="0"/>
          <w:iCs w:val="0"/>
          <w:noProof/>
          <w:sz w:val="22"/>
          <w:szCs w:val="22"/>
        </w:rPr>
      </w:pPr>
      <w:hyperlink w:anchor="_Toc18418345" w:history="1">
        <w:r w:rsidRPr="00C5488F">
          <w:rPr>
            <w:rStyle w:val="Hyperlink"/>
            <w:noProof/>
          </w:rPr>
          <w:t>4.2.4</w:t>
        </w:r>
        <w:r>
          <w:rPr>
            <w:i w:val="0"/>
            <w:iCs w:val="0"/>
            <w:noProof/>
            <w:sz w:val="22"/>
            <w:szCs w:val="22"/>
          </w:rPr>
          <w:tab/>
        </w:r>
        <w:r w:rsidRPr="00C5488F">
          <w:rPr>
            <w:rStyle w:val="Hyperlink"/>
            <w:noProof/>
          </w:rPr>
          <w:t>YANDEX</w:t>
        </w:r>
        <w:r>
          <w:rPr>
            <w:noProof/>
            <w:webHidden/>
          </w:rPr>
          <w:tab/>
        </w:r>
        <w:r>
          <w:rPr>
            <w:noProof/>
            <w:webHidden/>
          </w:rPr>
          <w:fldChar w:fldCharType="begin"/>
        </w:r>
        <w:r>
          <w:rPr>
            <w:noProof/>
            <w:webHidden/>
          </w:rPr>
          <w:instrText xml:space="preserve"> PAGEREF _Toc18418345 \h </w:instrText>
        </w:r>
        <w:r>
          <w:rPr>
            <w:noProof/>
            <w:webHidden/>
          </w:rPr>
        </w:r>
        <w:r>
          <w:rPr>
            <w:noProof/>
            <w:webHidden/>
          </w:rPr>
          <w:fldChar w:fldCharType="separate"/>
        </w:r>
        <w:r>
          <w:rPr>
            <w:noProof/>
            <w:webHidden/>
          </w:rPr>
          <w:t>16</w:t>
        </w:r>
        <w:r>
          <w:rPr>
            <w:noProof/>
            <w:webHidden/>
          </w:rPr>
          <w:fldChar w:fldCharType="end"/>
        </w:r>
      </w:hyperlink>
    </w:p>
    <w:p w:rsidR="00B914E9" w:rsidRDefault="00B914E9">
      <w:pPr>
        <w:pStyle w:val="TOC3"/>
        <w:tabs>
          <w:tab w:val="left" w:pos="1100"/>
          <w:tab w:val="right" w:leader="dot" w:pos="9736"/>
        </w:tabs>
        <w:rPr>
          <w:i w:val="0"/>
          <w:iCs w:val="0"/>
          <w:noProof/>
          <w:sz w:val="22"/>
          <w:szCs w:val="22"/>
        </w:rPr>
      </w:pPr>
      <w:hyperlink w:anchor="_Toc18418346" w:history="1">
        <w:r w:rsidRPr="00C5488F">
          <w:rPr>
            <w:rStyle w:val="Hyperlink"/>
            <w:noProof/>
          </w:rPr>
          <w:t>4.2.5</w:t>
        </w:r>
        <w:r>
          <w:rPr>
            <w:i w:val="0"/>
            <w:iCs w:val="0"/>
            <w:noProof/>
            <w:sz w:val="22"/>
            <w:szCs w:val="22"/>
          </w:rPr>
          <w:tab/>
        </w:r>
        <w:r w:rsidRPr="00C5488F">
          <w:rPr>
            <w:rStyle w:val="Hyperlink"/>
            <w:noProof/>
          </w:rPr>
          <w:t>QIWI</w:t>
        </w:r>
        <w:r>
          <w:rPr>
            <w:noProof/>
            <w:webHidden/>
          </w:rPr>
          <w:tab/>
        </w:r>
        <w:r>
          <w:rPr>
            <w:noProof/>
            <w:webHidden/>
          </w:rPr>
          <w:fldChar w:fldCharType="begin"/>
        </w:r>
        <w:r>
          <w:rPr>
            <w:noProof/>
            <w:webHidden/>
          </w:rPr>
          <w:instrText xml:space="preserve"> PAGEREF _Toc18418346 \h </w:instrText>
        </w:r>
        <w:r>
          <w:rPr>
            <w:noProof/>
            <w:webHidden/>
          </w:rPr>
        </w:r>
        <w:r>
          <w:rPr>
            <w:noProof/>
            <w:webHidden/>
          </w:rPr>
          <w:fldChar w:fldCharType="separate"/>
        </w:r>
        <w:r>
          <w:rPr>
            <w:noProof/>
            <w:webHidden/>
          </w:rPr>
          <w:t>18</w:t>
        </w:r>
        <w:r>
          <w:rPr>
            <w:noProof/>
            <w:webHidden/>
          </w:rPr>
          <w:fldChar w:fldCharType="end"/>
        </w:r>
      </w:hyperlink>
    </w:p>
    <w:p w:rsidR="00B914E9" w:rsidRDefault="00B914E9">
      <w:pPr>
        <w:pStyle w:val="TOC3"/>
        <w:tabs>
          <w:tab w:val="left" w:pos="1100"/>
          <w:tab w:val="right" w:leader="dot" w:pos="9736"/>
        </w:tabs>
        <w:rPr>
          <w:i w:val="0"/>
          <w:iCs w:val="0"/>
          <w:noProof/>
          <w:sz w:val="22"/>
          <w:szCs w:val="22"/>
        </w:rPr>
      </w:pPr>
      <w:hyperlink w:anchor="_Toc18418347" w:history="1">
        <w:r w:rsidRPr="00C5488F">
          <w:rPr>
            <w:rStyle w:val="Hyperlink"/>
            <w:noProof/>
          </w:rPr>
          <w:t>4.2.6</w:t>
        </w:r>
        <w:r>
          <w:rPr>
            <w:i w:val="0"/>
            <w:iCs w:val="0"/>
            <w:noProof/>
            <w:sz w:val="22"/>
            <w:szCs w:val="22"/>
          </w:rPr>
          <w:tab/>
        </w:r>
        <w:r w:rsidRPr="00C5488F">
          <w:rPr>
            <w:rStyle w:val="Hyperlink"/>
            <w:noProof/>
          </w:rPr>
          <w:t>BOLETO</w:t>
        </w:r>
        <w:r>
          <w:rPr>
            <w:noProof/>
            <w:webHidden/>
          </w:rPr>
          <w:tab/>
        </w:r>
        <w:r>
          <w:rPr>
            <w:noProof/>
            <w:webHidden/>
          </w:rPr>
          <w:fldChar w:fldCharType="begin"/>
        </w:r>
        <w:r>
          <w:rPr>
            <w:noProof/>
            <w:webHidden/>
          </w:rPr>
          <w:instrText xml:space="preserve"> PAGEREF _Toc18418347 \h </w:instrText>
        </w:r>
        <w:r>
          <w:rPr>
            <w:noProof/>
            <w:webHidden/>
          </w:rPr>
        </w:r>
        <w:r>
          <w:rPr>
            <w:noProof/>
            <w:webHidden/>
          </w:rPr>
          <w:fldChar w:fldCharType="separate"/>
        </w:r>
        <w:r>
          <w:rPr>
            <w:noProof/>
            <w:webHidden/>
          </w:rPr>
          <w:t>19</w:t>
        </w:r>
        <w:r>
          <w:rPr>
            <w:noProof/>
            <w:webHidden/>
          </w:rPr>
          <w:fldChar w:fldCharType="end"/>
        </w:r>
      </w:hyperlink>
    </w:p>
    <w:p w:rsidR="00B914E9" w:rsidRDefault="00B914E9">
      <w:pPr>
        <w:pStyle w:val="TOC3"/>
        <w:tabs>
          <w:tab w:val="left" w:pos="1100"/>
          <w:tab w:val="right" w:leader="dot" w:pos="9736"/>
        </w:tabs>
        <w:rPr>
          <w:i w:val="0"/>
          <w:iCs w:val="0"/>
          <w:noProof/>
          <w:sz w:val="22"/>
          <w:szCs w:val="22"/>
        </w:rPr>
      </w:pPr>
      <w:hyperlink w:anchor="_Toc18418348" w:history="1">
        <w:r w:rsidRPr="00C5488F">
          <w:rPr>
            <w:rStyle w:val="Hyperlink"/>
            <w:noProof/>
          </w:rPr>
          <w:t>4.2.7</w:t>
        </w:r>
        <w:r>
          <w:rPr>
            <w:i w:val="0"/>
            <w:iCs w:val="0"/>
            <w:noProof/>
            <w:sz w:val="22"/>
            <w:szCs w:val="22"/>
          </w:rPr>
          <w:tab/>
        </w:r>
        <w:r w:rsidRPr="00C5488F">
          <w:rPr>
            <w:rStyle w:val="Hyperlink"/>
            <w:noProof/>
          </w:rPr>
          <w:t>MISTER CASH</w:t>
        </w:r>
        <w:r>
          <w:rPr>
            <w:noProof/>
            <w:webHidden/>
          </w:rPr>
          <w:tab/>
        </w:r>
        <w:r>
          <w:rPr>
            <w:noProof/>
            <w:webHidden/>
          </w:rPr>
          <w:fldChar w:fldCharType="begin"/>
        </w:r>
        <w:r>
          <w:rPr>
            <w:noProof/>
            <w:webHidden/>
          </w:rPr>
          <w:instrText xml:space="preserve"> PAGEREF _Toc18418348 \h </w:instrText>
        </w:r>
        <w:r>
          <w:rPr>
            <w:noProof/>
            <w:webHidden/>
          </w:rPr>
        </w:r>
        <w:r>
          <w:rPr>
            <w:noProof/>
            <w:webHidden/>
          </w:rPr>
          <w:fldChar w:fldCharType="separate"/>
        </w:r>
        <w:r>
          <w:rPr>
            <w:noProof/>
            <w:webHidden/>
          </w:rPr>
          <w:t>20</w:t>
        </w:r>
        <w:r>
          <w:rPr>
            <w:noProof/>
            <w:webHidden/>
          </w:rPr>
          <w:fldChar w:fldCharType="end"/>
        </w:r>
      </w:hyperlink>
    </w:p>
    <w:p w:rsidR="00B914E9" w:rsidRDefault="00B914E9">
      <w:pPr>
        <w:pStyle w:val="TOC3"/>
        <w:tabs>
          <w:tab w:val="left" w:pos="1100"/>
          <w:tab w:val="right" w:leader="dot" w:pos="9736"/>
        </w:tabs>
        <w:rPr>
          <w:i w:val="0"/>
          <w:iCs w:val="0"/>
          <w:noProof/>
          <w:sz w:val="22"/>
          <w:szCs w:val="22"/>
        </w:rPr>
      </w:pPr>
      <w:hyperlink w:anchor="_Toc18418349" w:history="1">
        <w:r w:rsidRPr="00C5488F">
          <w:rPr>
            <w:rStyle w:val="Hyperlink"/>
            <w:noProof/>
          </w:rPr>
          <w:t>4.2.8</w:t>
        </w:r>
        <w:r>
          <w:rPr>
            <w:i w:val="0"/>
            <w:iCs w:val="0"/>
            <w:noProof/>
            <w:sz w:val="22"/>
            <w:szCs w:val="22"/>
          </w:rPr>
          <w:tab/>
        </w:r>
        <w:r w:rsidRPr="00C5488F">
          <w:rPr>
            <w:rStyle w:val="Hyperlink"/>
            <w:noProof/>
          </w:rPr>
          <w:t>PAYPAL</w:t>
        </w:r>
        <w:r>
          <w:rPr>
            <w:noProof/>
            <w:webHidden/>
          </w:rPr>
          <w:tab/>
        </w:r>
        <w:r>
          <w:rPr>
            <w:noProof/>
            <w:webHidden/>
          </w:rPr>
          <w:fldChar w:fldCharType="begin"/>
        </w:r>
        <w:r>
          <w:rPr>
            <w:noProof/>
            <w:webHidden/>
          </w:rPr>
          <w:instrText xml:space="preserve"> PAGEREF _Toc18418349 \h </w:instrText>
        </w:r>
        <w:r>
          <w:rPr>
            <w:noProof/>
            <w:webHidden/>
          </w:rPr>
        </w:r>
        <w:r>
          <w:rPr>
            <w:noProof/>
            <w:webHidden/>
          </w:rPr>
          <w:fldChar w:fldCharType="separate"/>
        </w:r>
        <w:r>
          <w:rPr>
            <w:noProof/>
            <w:webHidden/>
          </w:rPr>
          <w:t>22</w:t>
        </w:r>
        <w:r>
          <w:rPr>
            <w:noProof/>
            <w:webHidden/>
          </w:rPr>
          <w:fldChar w:fldCharType="end"/>
        </w:r>
      </w:hyperlink>
    </w:p>
    <w:p w:rsidR="00B914E9" w:rsidRDefault="00B914E9">
      <w:pPr>
        <w:pStyle w:val="TOC3"/>
        <w:tabs>
          <w:tab w:val="left" w:pos="1100"/>
          <w:tab w:val="right" w:leader="dot" w:pos="9736"/>
        </w:tabs>
        <w:rPr>
          <w:i w:val="0"/>
          <w:iCs w:val="0"/>
          <w:noProof/>
          <w:sz w:val="22"/>
          <w:szCs w:val="22"/>
        </w:rPr>
      </w:pPr>
      <w:hyperlink w:anchor="_Toc18418350" w:history="1">
        <w:r w:rsidRPr="00C5488F">
          <w:rPr>
            <w:rStyle w:val="Hyperlink"/>
            <w:noProof/>
          </w:rPr>
          <w:t>4.2.9</w:t>
        </w:r>
        <w:r>
          <w:rPr>
            <w:i w:val="0"/>
            <w:iCs w:val="0"/>
            <w:noProof/>
            <w:sz w:val="22"/>
            <w:szCs w:val="22"/>
          </w:rPr>
          <w:tab/>
        </w:r>
        <w:r w:rsidRPr="00C5488F">
          <w:rPr>
            <w:rStyle w:val="Hyperlink"/>
            <w:noProof/>
          </w:rPr>
          <w:t>eNETS</w:t>
        </w:r>
        <w:r>
          <w:rPr>
            <w:noProof/>
            <w:webHidden/>
          </w:rPr>
          <w:tab/>
        </w:r>
        <w:r>
          <w:rPr>
            <w:noProof/>
            <w:webHidden/>
          </w:rPr>
          <w:fldChar w:fldCharType="begin"/>
        </w:r>
        <w:r>
          <w:rPr>
            <w:noProof/>
            <w:webHidden/>
          </w:rPr>
          <w:instrText xml:space="preserve"> PAGEREF _Toc18418350 \h </w:instrText>
        </w:r>
        <w:r>
          <w:rPr>
            <w:noProof/>
            <w:webHidden/>
          </w:rPr>
        </w:r>
        <w:r>
          <w:rPr>
            <w:noProof/>
            <w:webHidden/>
          </w:rPr>
          <w:fldChar w:fldCharType="separate"/>
        </w:r>
        <w:r>
          <w:rPr>
            <w:noProof/>
            <w:webHidden/>
          </w:rPr>
          <w:t>23</w:t>
        </w:r>
        <w:r>
          <w:rPr>
            <w:noProof/>
            <w:webHidden/>
          </w:rPr>
          <w:fldChar w:fldCharType="end"/>
        </w:r>
      </w:hyperlink>
    </w:p>
    <w:p w:rsidR="00B914E9" w:rsidRDefault="00B914E9">
      <w:pPr>
        <w:pStyle w:val="TOC3"/>
        <w:tabs>
          <w:tab w:val="left" w:pos="1320"/>
          <w:tab w:val="right" w:leader="dot" w:pos="9736"/>
        </w:tabs>
        <w:rPr>
          <w:i w:val="0"/>
          <w:iCs w:val="0"/>
          <w:noProof/>
          <w:sz w:val="22"/>
          <w:szCs w:val="22"/>
        </w:rPr>
      </w:pPr>
      <w:hyperlink w:anchor="_Toc18418351" w:history="1">
        <w:r w:rsidRPr="00C5488F">
          <w:rPr>
            <w:rStyle w:val="Hyperlink"/>
            <w:noProof/>
          </w:rPr>
          <w:t>4.2.10</w:t>
        </w:r>
        <w:r>
          <w:rPr>
            <w:i w:val="0"/>
            <w:iCs w:val="0"/>
            <w:noProof/>
            <w:sz w:val="22"/>
            <w:szCs w:val="22"/>
          </w:rPr>
          <w:tab/>
        </w:r>
        <w:r w:rsidRPr="00C5488F">
          <w:rPr>
            <w:rStyle w:val="Hyperlink"/>
            <w:noProof/>
          </w:rPr>
          <w:t>iDEAL</w:t>
        </w:r>
        <w:r>
          <w:rPr>
            <w:noProof/>
            <w:webHidden/>
          </w:rPr>
          <w:tab/>
        </w:r>
        <w:r>
          <w:rPr>
            <w:noProof/>
            <w:webHidden/>
          </w:rPr>
          <w:fldChar w:fldCharType="begin"/>
        </w:r>
        <w:r>
          <w:rPr>
            <w:noProof/>
            <w:webHidden/>
          </w:rPr>
          <w:instrText xml:space="preserve"> PAGEREF _Toc18418351 \h </w:instrText>
        </w:r>
        <w:r>
          <w:rPr>
            <w:noProof/>
            <w:webHidden/>
          </w:rPr>
        </w:r>
        <w:r>
          <w:rPr>
            <w:noProof/>
            <w:webHidden/>
          </w:rPr>
          <w:fldChar w:fldCharType="separate"/>
        </w:r>
        <w:r>
          <w:rPr>
            <w:noProof/>
            <w:webHidden/>
          </w:rPr>
          <w:t>24</w:t>
        </w:r>
        <w:r>
          <w:rPr>
            <w:noProof/>
            <w:webHidden/>
          </w:rPr>
          <w:fldChar w:fldCharType="end"/>
        </w:r>
      </w:hyperlink>
    </w:p>
    <w:p w:rsidR="00B914E9" w:rsidRDefault="00B914E9">
      <w:pPr>
        <w:pStyle w:val="TOC3"/>
        <w:tabs>
          <w:tab w:val="left" w:pos="1320"/>
          <w:tab w:val="right" w:leader="dot" w:pos="9736"/>
        </w:tabs>
        <w:rPr>
          <w:i w:val="0"/>
          <w:iCs w:val="0"/>
          <w:noProof/>
          <w:sz w:val="22"/>
          <w:szCs w:val="22"/>
        </w:rPr>
      </w:pPr>
      <w:hyperlink w:anchor="_Toc18418352" w:history="1">
        <w:r w:rsidRPr="00C5488F">
          <w:rPr>
            <w:rStyle w:val="Hyperlink"/>
            <w:noProof/>
          </w:rPr>
          <w:t>4.2.11</w:t>
        </w:r>
        <w:r>
          <w:rPr>
            <w:i w:val="0"/>
            <w:iCs w:val="0"/>
            <w:noProof/>
            <w:sz w:val="22"/>
            <w:szCs w:val="22"/>
          </w:rPr>
          <w:tab/>
        </w:r>
        <w:r w:rsidRPr="00C5488F">
          <w:rPr>
            <w:rStyle w:val="Hyperlink"/>
            <w:noProof/>
          </w:rPr>
          <w:t>GiroPay</w:t>
        </w:r>
        <w:r>
          <w:rPr>
            <w:noProof/>
            <w:webHidden/>
          </w:rPr>
          <w:tab/>
        </w:r>
        <w:r>
          <w:rPr>
            <w:noProof/>
            <w:webHidden/>
          </w:rPr>
          <w:fldChar w:fldCharType="begin"/>
        </w:r>
        <w:r>
          <w:rPr>
            <w:noProof/>
            <w:webHidden/>
          </w:rPr>
          <w:instrText xml:space="preserve"> PAGEREF _Toc18418352 \h </w:instrText>
        </w:r>
        <w:r>
          <w:rPr>
            <w:noProof/>
            <w:webHidden/>
          </w:rPr>
        </w:r>
        <w:r>
          <w:rPr>
            <w:noProof/>
            <w:webHidden/>
          </w:rPr>
          <w:fldChar w:fldCharType="separate"/>
        </w:r>
        <w:r>
          <w:rPr>
            <w:noProof/>
            <w:webHidden/>
          </w:rPr>
          <w:t>26</w:t>
        </w:r>
        <w:r>
          <w:rPr>
            <w:noProof/>
            <w:webHidden/>
          </w:rPr>
          <w:fldChar w:fldCharType="end"/>
        </w:r>
      </w:hyperlink>
    </w:p>
    <w:p w:rsidR="00B914E9" w:rsidRDefault="00B914E9">
      <w:pPr>
        <w:pStyle w:val="TOC3"/>
        <w:tabs>
          <w:tab w:val="left" w:pos="1320"/>
          <w:tab w:val="right" w:leader="dot" w:pos="9736"/>
        </w:tabs>
        <w:rPr>
          <w:i w:val="0"/>
          <w:iCs w:val="0"/>
          <w:noProof/>
          <w:sz w:val="22"/>
          <w:szCs w:val="22"/>
        </w:rPr>
      </w:pPr>
      <w:hyperlink w:anchor="_Toc18418353" w:history="1">
        <w:r w:rsidRPr="00C5488F">
          <w:rPr>
            <w:rStyle w:val="Hyperlink"/>
            <w:noProof/>
          </w:rPr>
          <w:t>4.2.12</w:t>
        </w:r>
        <w:r>
          <w:rPr>
            <w:i w:val="0"/>
            <w:iCs w:val="0"/>
            <w:noProof/>
            <w:sz w:val="22"/>
            <w:szCs w:val="22"/>
          </w:rPr>
          <w:tab/>
        </w:r>
        <w:r w:rsidRPr="00C5488F">
          <w:rPr>
            <w:rStyle w:val="Hyperlink"/>
            <w:noProof/>
          </w:rPr>
          <w:t>Konbini</w:t>
        </w:r>
        <w:r>
          <w:rPr>
            <w:noProof/>
            <w:webHidden/>
          </w:rPr>
          <w:tab/>
        </w:r>
        <w:r>
          <w:rPr>
            <w:noProof/>
            <w:webHidden/>
          </w:rPr>
          <w:fldChar w:fldCharType="begin"/>
        </w:r>
        <w:r>
          <w:rPr>
            <w:noProof/>
            <w:webHidden/>
          </w:rPr>
          <w:instrText xml:space="preserve"> PAGEREF _Toc18418353 \h </w:instrText>
        </w:r>
        <w:r>
          <w:rPr>
            <w:noProof/>
            <w:webHidden/>
          </w:rPr>
        </w:r>
        <w:r>
          <w:rPr>
            <w:noProof/>
            <w:webHidden/>
          </w:rPr>
          <w:fldChar w:fldCharType="separate"/>
        </w:r>
        <w:r>
          <w:rPr>
            <w:noProof/>
            <w:webHidden/>
          </w:rPr>
          <w:t>27</w:t>
        </w:r>
        <w:r>
          <w:rPr>
            <w:noProof/>
            <w:webHidden/>
          </w:rPr>
          <w:fldChar w:fldCharType="end"/>
        </w:r>
      </w:hyperlink>
    </w:p>
    <w:p w:rsidR="00B914E9" w:rsidRDefault="00B914E9">
      <w:pPr>
        <w:pStyle w:val="TOC3"/>
        <w:tabs>
          <w:tab w:val="left" w:pos="1320"/>
          <w:tab w:val="right" w:leader="dot" w:pos="9736"/>
        </w:tabs>
        <w:rPr>
          <w:i w:val="0"/>
          <w:iCs w:val="0"/>
          <w:noProof/>
          <w:sz w:val="22"/>
          <w:szCs w:val="22"/>
        </w:rPr>
      </w:pPr>
      <w:hyperlink w:anchor="_Toc18418354" w:history="1">
        <w:r w:rsidRPr="00C5488F">
          <w:rPr>
            <w:rStyle w:val="Hyperlink"/>
            <w:noProof/>
          </w:rPr>
          <w:t>4.2.13</w:t>
        </w:r>
        <w:r>
          <w:rPr>
            <w:i w:val="0"/>
            <w:iCs w:val="0"/>
            <w:noProof/>
            <w:sz w:val="22"/>
            <w:szCs w:val="22"/>
          </w:rPr>
          <w:tab/>
        </w:r>
        <w:r w:rsidRPr="00C5488F">
          <w:rPr>
            <w:rStyle w:val="Hyperlink"/>
            <w:noProof/>
          </w:rPr>
          <w:t>Poli</w:t>
        </w:r>
        <w:r>
          <w:rPr>
            <w:noProof/>
            <w:webHidden/>
          </w:rPr>
          <w:tab/>
        </w:r>
        <w:r>
          <w:rPr>
            <w:noProof/>
            <w:webHidden/>
          </w:rPr>
          <w:fldChar w:fldCharType="begin"/>
        </w:r>
        <w:r>
          <w:rPr>
            <w:noProof/>
            <w:webHidden/>
          </w:rPr>
          <w:instrText xml:space="preserve"> PAGEREF _Toc18418354 \h </w:instrText>
        </w:r>
        <w:r>
          <w:rPr>
            <w:noProof/>
            <w:webHidden/>
          </w:rPr>
        </w:r>
        <w:r>
          <w:rPr>
            <w:noProof/>
            <w:webHidden/>
          </w:rPr>
          <w:fldChar w:fldCharType="separate"/>
        </w:r>
        <w:r>
          <w:rPr>
            <w:noProof/>
            <w:webHidden/>
          </w:rPr>
          <w:t>30</w:t>
        </w:r>
        <w:r>
          <w:rPr>
            <w:noProof/>
            <w:webHidden/>
          </w:rPr>
          <w:fldChar w:fldCharType="end"/>
        </w:r>
      </w:hyperlink>
    </w:p>
    <w:p w:rsidR="00B914E9" w:rsidRDefault="00B914E9">
      <w:pPr>
        <w:pStyle w:val="TOC3"/>
        <w:tabs>
          <w:tab w:val="left" w:pos="1320"/>
          <w:tab w:val="right" w:leader="dot" w:pos="9736"/>
        </w:tabs>
        <w:rPr>
          <w:i w:val="0"/>
          <w:iCs w:val="0"/>
          <w:noProof/>
          <w:sz w:val="22"/>
          <w:szCs w:val="22"/>
        </w:rPr>
      </w:pPr>
      <w:hyperlink w:anchor="_Toc18418355" w:history="1">
        <w:r w:rsidRPr="00C5488F">
          <w:rPr>
            <w:rStyle w:val="Hyperlink"/>
            <w:noProof/>
          </w:rPr>
          <w:t>4.2.14</w:t>
        </w:r>
        <w:r>
          <w:rPr>
            <w:i w:val="0"/>
            <w:iCs w:val="0"/>
            <w:noProof/>
            <w:sz w:val="22"/>
            <w:szCs w:val="22"/>
          </w:rPr>
          <w:tab/>
        </w:r>
        <w:r w:rsidRPr="00C5488F">
          <w:rPr>
            <w:rStyle w:val="Hyperlink"/>
            <w:noProof/>
          </w:rPr>
          <w:t>SEPA-DD</w:t>
        </w:r>
        <w:r>
          <w:rPr>
            <w:noProof/>
            <w:webHidden/>
          </w:rPr>
          <w:tab/>
        </w:r>
        <w:r>
          <w:rPr>
            <w:noProof/>
            <w:webHidden/>
          </w:rPr>
          <w:fldChar w:fldCharType="begin"/>
        </w:r>
        <w:r>
          <w:rPr>
            <w:noProof/>
            <w:webHidden/>
          </w:rPr>
          <w:instrText xml:space="preserve"> PAGEREF _Toc18418355 \h </w:instrText>
        </w:r>
        <w:r>
          <w:rPr>
            <w:noProof/>
            <w:webHidden/>
          </w:rPr>
        </w:r>
        <w:r>
          <w:rPr>
            <w:noProof/>
            <w:webHidden/>
          </w:rPr>
          <w:fldChar w:fldCharType="separate"/>
        </w:r>
        <w:r>
          <w:rPr>
            <w:noProof/>
            <w:webHidden/>
          </w:rPr>
          <w:t>34</w:t>
        </w:r>
        <w:r>
          <w:rPr>
            <w:noProof/>
            <w:webHidden/>
          </w:rPr>
          <w:fldChar w:fldCharType="end"/>
        </w:r>
      </w:hyperlink>
    </w:p>
    <w:p w:rsidR="00B914E9" w:rsidRDefault="00B914E9">
      <w:pPr>
        <w:pStyle w:val="TOC3"/>
        <w:tabs>
          <w:tab w:val="left" w:pos="1320"/>
          <w:tab w:val="right" w:leader="dot" w:pos="9736"/>
        </w:tabs>
        <w:rPr>
          <w:i w:val="0"/>
          <w:iCs w:val="0"/>
          <w:noProof/>
          <w:sz w:val="22"/>
          <w:szCs w:val="22"/>
        </w:rPr>
      </w:pPr>
      <w:hyperlink w:anchor="_Toc18418356" w:history="1">
        <w:r w:rsidRPr="00C5488F">
          <w:rPr>
            <w:rStyle w:val="Hyperlink"/>
            <w:noProof/>
          </w:rPr>
          <w:t>4.2.15</w:t>
        </w:r>
        <w:r>
          <w:rPr>
            <w:i w:val="0"/>
            <w:iCs w:val="0"/>
            <w:noProof/>
            <w:sz w:val="22"/>
            <w:szCs w:val="22"/>
          </w:rPr>
          <w:tab/>
        </w:r>
        <w:r w:rsidRPr="00C5488F">
          <w:rPr>
            <w:rStyle w:val="Hyperlink"/>
            <w:noProof/>
          </w:rPr>
          <w:t>Przeleway24</w:t>
        </w:r>
        <w:r>
          <w:rPr>
            <w:noProof/>
            <w:webHidden/>
          </w:rPr>
          <w:tab/>
        </w:r>
        <w:r>
          <w:rPr>
            <w:noProof/>
            <w:webHidden/>
          </w:rPr>
          <w:fldChar w:fldCharType="begin"/>
        </w:r>
        <w:r>
          <w:rPr>
            <w:noProof/>
            <w:webHidden/>
          </w:rPr>
          <w:instrText xml:space="preserve"> PAGEREF _Toc18418356 \h </w:instrText>
        </w:r>
        <w:r>
          <w:rPr>
            <w:noProof/>
            <w:webHidden/>
          </w:rPr>
        </w:r>
        <w:r>
          <w:rPr>
            <w:noProof/>
            <w:webHidden/>
          </w:rPr>
          <w:fldChar w:fldCharType="separate"/>
        </w:r>
        <w:r>
          <w:rPr>
            <w:noProof/>
            <w:webHidden/>
          </w:rPr>
          <w:t>37</w:t>
        </w:r>
        <w:r>
          <w:rPr>
            <w:noProof/>
            <w:webHidden/>
          </w:rPr>
          <w:fldChar w:fldCharType="end"/>
        </w:r>
      </w:hyperlink>
    </w:p>
    <w:p w:rsidR="00B914E9" w:rsidRDefault="00B914E9">
      <w:pPr>
        <w:pStyle w:val="TOC3"/>
        <w:tabs>
          <w:tab w:val="left" w:pos="1320"/>
          <w:tab w:val="right" w:leader="dot" w:pos="9736"/>
        </w:tabs>
        <w:rPr>
          <w:i w:val="0"/>
          <w:iCs w:val="0"/>
          <w:noProof/>
          <w:sz w:val="22"/>
          <w:szCs w:val="22"/>
        </w:rPr>
      </w:pPr>
      <w:hyperlink w:anchor="_Toc18418357" w:history="1">
        <w:r w:rsidRPr="00C5488F">
          <w:rPr>
            <w:rStyle w:val="Hyperlink"/>
            <w:noProof/>
          </w:rPr>
          <w:t>4.2.16</w:t>
        </w:r>
        <w:r>
          <w:rPr>
            <w:i w:val="0"/>
            <w:iCs w:val="0"/>
            <w:noProof/>
            <w:sz w:val="22"/>
            <w:szCs w:val="22"/>
          </w:rPr>
          <w:tab/>
        </w:r>
        <w:r w:rsidRPr="00C5488F">
          <w:rPr>
            <w:rStyle w:val="Hyperlink"/>
            <w:noProof/>
          </w:rPr>
          <w:t>CashU</w:t>
        </w:r>
        <w:r>
          <w:rPr>
            <w:noProof/>
            <w:webHidden/>
          </w:rPr>
          <w:tab/>
        </w:r>
        <w:r>
          <w:rPr>
            <w:noProof/>
            <w:webHidden/>
          </w:rPr>
          <w:fldChar w:fldCharType="begin"/>
        </w:r>
        <w:r>
          <w:rPr>
            <w:noProof/>
            <w:webHidden/>
          </w:rPr>
          <w:instrText xml:space="preserve"> PAGEREF _Toc18418357 \h </w:instrText>
        </w:r>
        <w:r>
          <w:rPr>
            <w:noProof/>
            <w:webHidden/>
          </w:rPr>
        </w:r>
        <w:r>
          <w:rPr>
            <w:noProof/>
            <w:webHidden/>
          </w:rPr>
          <w:fldChar w:fldCharType="separate"/>
        </w:r>
        <w:r>
          <w:rPr>
            <w:noProof/>
            <w:webHidden/>
          </w:rPr>
          <w:t>39</w:t>
        </w:r>
        <w:r>
          <w:rPr>
            <w:noProof/>
            <w:webHidden/>
          </w:rPr>
          <w:fldChar w:fldCharType="end"/>
        </w:r>
      </w:hyperlink>
    </w:p>
    <w:p w:rsidR="00B914E9" w:rsidRDefault="00B914E9">
      <w:pPr>
        <w:pStyle w:val="TOC3"/>
        <w:tabs>
          <w:tab w:val="left" w:pos="1320"/>
          <w:tab w:val="right" w:leader="dot" w:pos="9736"/>
        </w:tabs>
        <w:rPr>
          <w:i w:val="0"/>
          <w:iCs w:val="0"/>
          <w:noProof/>
          <w:sz w:val="22"/>
          <w:szCs w:val="22"/>
        </w:rPr>
      </w:pPr>
      <w:hyperlink w:anchor="_Toc18418358" w:history="1">
        <w:r w:rsidRPr="00C5488F">
          <w:rPr>
            <w:rStyle w:val="Hyperlink"/>
            <w:noProof/>
          </w:rPr>
          <w:t>4.2.17</w:t>
        </w:r>
        <w:r>
          <w:rPr>
            <w:i w:val="0"/>
            <w:iCs w:val="0"/>
            <w:noProof/>
            <w:sz w:val="22"/>
            <w:szCs w:val="22"/>
          </w:rPr>
          <w:tab/>
        </w:r>
        <w:r w:rsidRPr="00C5488F">
          <w:rPr>
            <w:rStyle w:val="Hyperlink"/>
            <w:noProof/>
          </w:rPr>
          <w:t>KLARNA</w:t>
        </w:r>
        <w:r>
          <w:rPr>
            <w:noProof/>
            <w:webHidden/>
          </w:rPr>
          <w:tab/>
        </w:r>
        <w:r>
          <w:rPr>
            <w:noProof/>
            <w:webHidden/>
          </w:rPr>
          <w:fldChar w:fldCharType="begin"/>
        </w:r>
        <w:r>
          <w:rPr>
            <w:noProof/>
            <w:webHidden/>
          </w:rPr>
          <w:instrText xml:space="preserve"> PAGEREF _Toc18418358 \h </w:instrText>
        </w:r>
        <w:r>
          <w:rPr>
            <w:noProof/>
            <w:webHidden/>
          </w:rPr>
        </w:r>
        <w:r>
          <w:rPr>
            <w:noProof/>
            <w:webHidden/>
          </w:rPr>
          <w:fldChar w:fldCharType="separate"/>
        </w:r>
        <w:r>
          <w:rPr>
            <w:noProof/>
            <w:webHidden/>
          </w:rPr>
          <w:t>41</w:t>
        </w:r>
        <w:r>
          <w:rPr>
            <w:noProof/>
            <w:webHidden/>
          </w:rPr>
          <w:fldChar w:fldCharType="end"/>
        </w:r>
      </w:hyperlink>
    </w:p>
    <w:p w:rsidR="00B914E9" w:rsidRDefault="00B914E9">
      <w:pPr>
        <w:pStyle w:val="TOC3"/>
        <w:tabs>
          <w:tab w:val="left" w:pos="1320"/>
          <w:tab w:val="right" w:leader="dot" w:pos="9736"/>
        </w:tabs>
        <w:rPr>
          <w:i w:val="0"/>
          <w:iCs w:val="0"/>
          <w:noProof/>
          <w:sz w:val="22"/>
          <w:szCs w:val="22"/>
        </w:rPr>
      </w:pPr>
      <w:hyperlink w:anchor="_Toc18418359" w:history="1">
        <w:r w:rsidRPr="00C5488F">
          <w:rPr>
            <w:rStyle w:val="Hyperlink"/>
            <w:noProof/>
          </w:rPr>
          <w:t>4.2.18</w:t>
        </w:r>
        <w:r>
          <w:rPr>
            <w:i w:val="0"/>
            <w:iCs w:val="0"/>
            <w:noProof/>
            <w:sz w:val="22"/>
            <w:szCs w:val="22"/>
          </w:rPr>
          <w:tab/>
        </w:r>
        <w:r w:rsidRPr="00C5488F">
          <w:rPr>
            <w:rStyle w:val="Hyperlink"/>
            <w:noProof/>
          </w:rPr>
          <w:t>YANDEX</w:t>
        </w:r>
        <w:r>
          <w:rPr>
            <w:noProof/>
            <w:webHidden/>
          </w:rPr>
          <w:tab/>
        </w:r>
        <w:r>
          <w:rPr>
            <w:noProof/>
            <w:webHidden/>
          </w:rPr>
          <w:fldChar w:fldCharType="begin"/>
        </w:r>
        <w:r>
          <w:rPr>
            <w:noProof/>
            <w:webHidden/>
          </w:rPr>
          <w:instrText xml:space="preserve"> PAGEREF _Toc18418359 \h </w:instrText>
        </w:r>
        <w:r>
          <w:rPr>
            <w:noProof/>
            <w:webHidden/>
          </w:rPr>
        </w:r>
        <w:r>
          <w:rPr>
            <w:noProof/>
            <w:webHidden/>
          </w:rPr>
          <w:fldChar w:fldCharType="separate"/>
        </w:r>
        <w:r>
          <w:rPr>
            <w:noProof/>
            <w:webHidden/>
          </w:rPr>
          <w:t>45</w:t>
        </w:r>
        <w:r>
          <w:rPr>
            <w:noProof/>
            <w:webHidden/>
          </w:rPr>
          <w:fldChar w:fldCharType="end"/>
        </w:r>
      </w:hyperlink>
    </w:p>
    <w:p w:rsidR="00B914E9" w:rsidRDefault="00B914E9">
      <w:pPr>
        <w:pStyle w:val="TOC3"/>
        <w:tabs>
          <w:tab w:val="left" w:pos="1320"/>
          <w:tab w:val="right" w:leader="dot" w:pos="9736"/>
        </w:tabs>
        <w:rPr>
          <w:i w:val="0"/>
          <w:iCs w:val="0"/>
          <w:noProof/>
          <w:sz w:val="22"/>
          <w:szCs w:val="22"/>
        </w:rPr>
      </w:pPr>
      <w:hyperlink w:anchor="_Toc18418360" w:history="1">
        <w:r w:rsidRPr="00C5488F">
          <w:rPr>
            <w:rStyle w:val="Hyperlink"/>
            <w:noProof/>
          </w:rPr>
          <w:t>4.2.19</w:t>
        </w:r>
        <w:r>
          <w:rPr>
            <w:i w:val="0"/>
            <w:iCs w:val="0"/>
            <w:noProof/>
            <w:sz w:val="22"/>
            <w:szCs w:val="22"/>
          </w:rPr>
          <w:tab/>
        </w:r>
        <w:r w:rsidRPr="00C5488F">
          <w:rPr>
            <w:rStyle w:val="Hyperlink"/>
            <w:noProof/>
          </w:rPr>
          <w:t>MOTO</w:t>
        </w:r>
        <w:r>
          <w:rPr>
            <w:noProof/>
            <w:webHidden/>
          </w:rPr>
          <w:tab/>
        </w:r>
        <w:r>
          <w:rPr>
            <w:noProof/>
            <w:webHidden/>
          </w:rPr>
          <w:fldChar w:fldCharType="begin"/>
        </w:r>
        <w:r>
          <w:rPr>
            <w:noProof/>
            <w:webHidden/>
          </w:rPr>
          <w:instrText xml:space="preserve"> PAGEREF _Toc18418360 \h </w:instrText>
        </w:r>
        <w:r>
          <w:rPr>
            <w:noProof/>
            <w:webHidden/>
          </w:rPr>
        </w:r>
        <w:r>
          <w:rPr>
            <w:noProof/>
            <w:webHidden/>
          </w:rPr>
          <w:fldChar w:fldCharType="separate"/>
        </w:r>
        <w:r>
          <w:rPr>
            <w:noProof/>
            <w:webHidden/>
          </w:rPr>
          <w:t>46</w:t>
        </w:r>
        <w:r>
          <w:rPr>
            <w:noProof/>
            <w:webHidden/>
          </w:rPr>
          <w:fldChar w:fldCharType="end"/>
        </w:r>
      </w:hyperlink>
    </w:p>
    <w:p w:rsidR="00B914E9" w:rsidRDefault="00B914E9">
      <w:pPr>
        <w:pStyle w:val="TOC3"/>
        <w:tabs>
          <w:tab w:val="left" w:pos="1320"/>
          <w:tab w:val="right" w:leader="dot" w:pos="9736"/>
        </w:tabs>
        <w:rPr>
          <w:i w:val="0"/>
          <w:iCs w:val="0"/>
          <w:noProof/>
          <w:sz w:val="22"/>
          <w:szCs w:val="22"/>
        </w:rPr>
      </w:pPr>
      <w:hyperlink w:anchor="_Toc18418361" w:history="1">
        <w:r w:rsidRPr="00C5488F">
          <w:rPr>
            <w:rStyle w:val="Hyperlink"/>
            <w:noProof/>
          </w:rPr>
          <w:t>4.2.20</w:t>
        </w:r>
        <w:r>
          <w:rPr>
            <w:i w:val="0"/>
            <w:iCs w:val="0"/>
            <w:noProof/>
            <w:sz w:val="22"/>
            <w:szCs w:val="22"/>
          </w:rPr>
          <w:tab/>
        </w:r>
        <w:r w:rsidRPr="00C5488F">
          <w:rPr>
            <w:rStyle w:val="Hyperlink"/>
            <w:noProof/>
          </w:rPr>
          <w:t>WECHATPAY</w:t>
        </w:r>
        <w:r>
          <w:rPr>
            <w:noProof/>
            <w:webHidden/>
          </w:rPr>
          <w:tab/>
        </w:r>
        <w:r>
          <w:rPr>
            <w:noProof/>
            <w:webHidden/>
          </w:rPr>
          <w:fldChar w:fldCharType="begin"/>
        </w:r>
        <w:r>
          <w:rPr>
            <w:noProof/>
            <w:webHidden/>
          </w:rPr>
          <w:instrText xml:space="preserve"> PAGEREF _Toc18418361 \h </w:instrText>
        </w:r>
        <w:r>
          <w:rPr>
            <w:noProof/>
            <w:webHidden/>
          </w:rPr>
        </w:r>
        <w:r>
          <w:rPr>
            <w:noProof/>
            <w:webHidden/>
          </w:rPr>
          <w:fldChar w:fldCharType="separate"/>
        </w:r>
        <w:r>
          <w:rPr>
            <w:noProof/>
            <w:webHidden/>
          </w:rPr>
          <w:t>55</w:t>
        </w:r>
        <w:r>
          <w:rPr>
            <w:noProof/>
            <w:webHidden/>
          </w:rPr>
          <w:fldChar w:fldCharType="end"/>
        </w:r>
      </w:hyperlink>
    </w:p>
    <w:p w:rsidR="00B914E9" w:rsidRDefault="00B914E9">
      <w:pPr>
        <w:pStyle w:val="TOC3"/>
        <w:tabs>
          <w:tab w:val="right" w:leader="dot" w:pos="9736"/>
        </w:tabs>
        <w:rPr>
          <w:i w:val="0"/>
          <w:iCs w:val="0"/>
          <w:noProof/>
          <w:sz w:val="22"/>
          <w:szCs w:val="22"/>
        </w:rPr>
      </w:pPr>
      <w:hyperlink w:anchor="_Toc18418362" w:history="1">
        <w:r w:rsidRPr="00C5488F">
          <w:rPr>
            <w:rStyle w:val="Hyperlink"/>
            <w:noProof/>
          </w:rPr>
          <w:t>4.2.21 Google Pay</w:t>
        </w:r>
        <w:r>
          <w:rPr>
            <w:noProof/>
            <w:webHidden/>
          </w:rPr>
          <w:tab/>
        </w:r>
        <w:r>
          <w:rPr>
            <w:noProof/>
            <w:webHidden/>
          </w:rPr>
          <w:fldChar w:fldCharType="begin"/>
        </w:r>
        <w:r>
          <w:rPr>
            <w:noProof/>
            <w:webHidden/>
          </w:rPr>
          <w:instrText xml:space="preserve"> PAGEREF _Toc18418362 \h </w:instrText>
        </w:r>
        <w:r>
          <w:rPr>
            <w:noProof/>
            <w:webHidden/>
          </w:rPr>
        </w:r>
        <w:r>
          <w:rPr>
            <w:noProof/>
            <w:webHidden/>
          </w:rPr>
          <w:fldChar w:fldCharType="separate"/>
        </w:r>
        <w:r>
          <w:rPr>
            <w:noProof/>
            <w:webHidden/>
          </w:rPr>
          <w:t>58</w:t>
        </w:r>
        <w:r>
          <w:rPr>
            <w:noProof/>
            <w:webHidden/>
          </w:rPr>
          <w:fldChar w:fldCharType="end"/>
        </w:r>
      </w:hyperlink>
    </w:p>
    <w:p w:rsidR="00B914E9" w:rsidRDefault="00B914E9">
      <w:pPr>
        <w:pStyle w:val="TOC3"/>
        <w:tabs>
          <w:tab w:val="left" w:pos="1320"/>
          <w:tab w:val="right" w:leader="dot" w:pos="9736"/>
        </w:tabs>
        <w:rPr>
          <w:i w:val="0"/>
          <w:iCs w:val="0"/>
          <w:noProof/>
          <w:sz w:val="22"/>
          <w:szCs w:val="22"/>
        </w:rPr>
      </w:pPr>
      <w:hyperlink w:anchor="_Toc18418363" w:history="1">
        <w:r w:rsidRPr="00C5488F">
          <w:rPr>
            <w:rStyle w:val="Hyperlink"/>
            <w:noProof/>
          </w:rPr>
          <w:t>4.2.21</w:t>
        </w:r>
        <w:r>
          <w:rPr>
            <w:i w:val="0"/>
            <w:iCs w:val="0"/>
            <w:noProof/>
            <w:sz w:val="22"/>
            <w:szCs w:val="22"/>
          </w:rPr>
          <w:tab/>
        </w:r>
        <w:r w:rsidRPr="00C5488F">
          <w:rPr>
            <w:rStyle w:val="Hyperlink"/>
            <w:noProof/>
          </w:rPr>
          <w:t>Stored Credentials</w:t>
        </w:r>
        <w:r>
          <w:rPr>
            <w:noProof/>
            <w:webHidden/>
          </w:rPr>
          <w:tab/>
        </w:r>
        <w:r>
          <w:rPr>
            <w:noProof/>
            <w:webHidden/>
          </w:rPr>
          <w:fldChar w:fldCharType="begin"/>
        </w:r>
        <w:r>
          <w:rPr>
            <w:noProof/>
            <w:webHidden/>
          </w:rPr>
          <w:instrText xml:space="preserve"> PAGEREF _Toc18418363 \h </w:instrText>
        </w:r>
        <w:r>
          <w:rPr>
            <w:noProof/>
            <w:webHidden/>
          </w:rPr>
        </w:r>
        <w:r>
          <w:rPr>
            <w:noProof/>
            <w:webHidden/>
          </w:rPr>
          <w:fldChar w:fldCharType="separate"/>
        </w:r>
        <w:r>
          <w:rPr>
            <w:noProof/>
            <w:webHidden/>
          </w:rPr>
          <w:t>60</w:t>
        </w:r>
        <w:r>
          <w:rPr>
            <w:noProof/>
            <w:webHidden/>
          </w:rPr>
          <w:fldChar w:fldCharType="end"/>
        </w:r>
      </w:hyperlink>
    </w:p>
    <w:p w:rsidR="00B914E9" w:rsidRDefault="00B914E9">
      <w:pPr>
        <w:pStyle w:val="TOC3"/>
        <w:tabs>
          <w:tab w:val="left" w:pos="1320"/>
          <w:tab w:val="right" w:leader="dot" w:pos="9736"/>
        </w:tabs>
        <w:rPr>
          <w:i w:val="0"/>
          <w:iCs w:val="0"/>
          <w:noProof/>
          <w:sz w:val="22"/>
          <w:szCs w:val="22"/>
        </w:rPr>
      </w:pPr>
      <w:hyperlink w:anchor="_Toc18418364" w:history="1">
        <w:r w:rsidRPr="00C5488F">
          <w:rPr>
            <w:rStyle w:val="Hyperlink"/>
            <w:noProof/>
          </w:rPr>
          <w:t>4.2.22</w:t>
        </w:r>
        <w:r>
          <w:rPr>
            <w:i w:val="0"/>
            <w:iCs w:val="0"/>
            <w:noProof/>
            <w:sz w:val="22"/>
            <w:szCs w:val="22"/>
          </w:rPr>
          <w:tab/>
        </w:r>
        <w:r w:rsidRPr="00C5488F">
          <w:rPr>
            <w:rStyle w:val="Hyperlink"/>
            <w:noProof/>
          </w:rPr>
          <w:t>TOKENISATION</w:t>
        </w:r>
        <w:r>
          <w:rPr>
            <w:noProof/>
            <w:webHidden/>
          </w:rPr>
          <w:tab/>
        </w:r>
        <w:r>
          <w:rPr>
            <w:noProof/>
            <w:webHidden/>
          </w:rPr>
          <w:fldChar w:fldCharType="begin"/>
        </w:r>
        <w:r>
          <w:rPr>
            <w:noProof/>
            <w:webHidden/>
          </w:rPr>
          <w:instrText xml:space="preserve"> PAGEREF _Toc18418364 \h </w:instrText>
        </w:r>
        <w:r>
          <w:rPr>
            <w:noProof/>
            <w:webHidden/>
          </w:rPr>
        </w:r>
        <w:r>
          <w:rPr>
            <w:noProof/>
            <w:webHidden/>
          </w:rPr>
          <w:fldChar w:fldCharType="separate"/>
        </w:r>
        <w:r>
          <w:rPr>
            <w:noProof/>
            <w:webHidden/>
          </w:rPr>
          <w:t>65</w:t>
        </w:r>
        <w:r>
          <w:rPr>
            <w:noProof/>
            <w:webHidden/>
          </w:rPr>
          <w:fldChar w:fldCharType="end"/>
        </w:r>
      </w:hyperlink>
    </w:p>
    <w:p w:rsidR="00B914E9" w:rsidRDefault="00B914E9">
      <w:pPr>
        <w:pStyle w:val="TOC3"/>
        <w:tabs>
          <w:tab w:val="left" w:pos="1320"/>
          <w:tab w:val="right" w:leader="dot" w:pos="9736"/>
        </w:tabs>
        <w:rPr>
          <w:i w:val="0"/>
          <w:iCs w:val="0"/>
          <w:noProof/>
          <w:sz w:val="22"/>
          <w:szCs w:val="22"/>
        </w:rPr>
      </w:pPr>
      <w:hyperlink w:anchor="_Toc18418365" w:history="1">
        <w:r w:rsidRPr="00C5488F">
          <w:rPr>
            <w:rStyle w:val="Hyperlink"/>
            <w:noProof/>
          </w:rPr>
          <w:t>4.2.23</w:t>
        </w:r>
        <w:r>
          <w:rPr>
            <w:i w:val="0"/>
            <w:iCs w:val="0"/>
            <w:noProof/>
            <w:sz w:val="22"/>
            <w:szCs w:val="22"/>
          </w:rPr>
          <w:tab/>
        </w:r>
        <w:r w:rsidRPr="00C5488F">
          <w:rPr>
            <w:rStyle w:val="Hyperlink"/>
            <w:noProof/>
          </w:rPr>
          <w:t>3DS2</w:t>
        </w:r>
        <w:r>
          <w:rPr>
            <w:noProof/>
            <w:webHidden/>
          </w:rPr>
          <w:tab/>
        </w:r>
        <w:r>
          <w:rPr>
            <w:noProof/>
            <w:webHidden/>
          </w:rPr>
          <w:fldChar w:fldCharType="begin"/>
        </w:r>
        <w:r>
          <w:rPr>
            <w:noProof/>
            <w:webHidden/>
          </w:rPr>
          <w:instrText xml:space="preserve"> PAGEREF _Toc18418365 \h </w:instrText>
        </w:r>
        <w:r>
          <w:rPr>
            <w:noProof/>
            <w:webHidden/>
          </w:rPr>
        </w:r>
        <w:r>
          <w:rPr>
            <w:noProof/>
            <w:webHidden/>
          </w:rPr>
          <w:fldChar w:fldCharType="separate"/>
        </w:r>
        <w:r>
          <w:rPr>
            <w:noProof/>
            <w:webHidden/>
          </w:rPr>
          <w:t>73</w:t>
        </w:r>
        <w:r>
          <w:rPr>
            <w:noProof/>
            <w:webHidden/>
          </w:rPr>
          <w:fldChar w:fldCharType="end"/>
        </w:r>
      </w:hyperlink>
    </w:p>
    <w:p w:rsidR="00B914E9" w:rsidRDefault="00B914E9">
      <w:pPr>
        <w:pStyle w:val="TOC3"/>
        <w:tabs>
          <w:tab w:val="left" w:pos="1320"/>
          <w:tab w:val="right" w:leader="dot" w:pos="9736"/>
        </w:tabs>
        <w:rPr>
          <w:i w:val="0"/>
          <w:iCs w:val="0"/>
          <w:noProof/>
          <w:sz w:val="22"/>
          <w:szCs w:val="22"/>
        </w:rPr>
      </w:pPr>
      <w:hyperlink w:anchor="_Toc18418366" w:history="1">
        <w:r w:rsidRPr="00C5488F">
          <w:rPr>
            <w:rStyle w:val="Hyperlink"/>
            <w:noProof/>
          </w:rPr>
          <w:t>4.2.24</w:t>
        </w:r>
        <w:r>
          <w:rPr>
            <w:i w:val="0"/>
            <w:iCs w:val="0"/>
            <w:noProof/>
            <w:sz w:val="22"/>
            <w:szCs w:val="22"/>
          </w:rPr>
          <w:tab/>
        </w:r>
        <w:r w:rsidRPr="00C5488F">
          <w:rPr>
            <w:rStyle w:val="Hyperlink"/>
            <w:noProof/>
          </w:rPr>
          <w:t>US DOMESTIC (Prime Routing)</w:t>
        </w:r>
        <w:r>
          <w:rPr>
            <w:noProof/>
            <w:webHidden/>
          </w:rPr>
          <w:tab/>
        </w:r>
        <w:r>
          <w:rPr>
            <w:noProof/>
            <w:webHidden/>
          </w:rPr>
          <w:fldChar w:fldCharType="begin"/>
        </w:r>
        <w:r>
          <w:rPr>
            <w:noProof/>
            <w:webHidden/>
          </w:rPr>
          <w:instrText xml:space="preserve"> PAGEREF _Toc18418366 \h </w:instrText>
        </w:r>
        <w:r>
          <w:rPr>
            <w:noProof/>
            <w:webHidden/>
          </w:rPr>
        </w:r>
        <w:r>
          <w:rPr>
            <w:noProof/>
            <w:webHidden/>
          </w:rPr>
          <w:fldChar w:fldCharType="separate"/>
        </w:r>
        <w:r>
          <w:rPr>
            <w:noProof/>
            <w:webHidden/>
          </w:rPr>
          <w:t>78</w:t>
        </w:r>
        <w:r>
          <w:rPr>
            <w:noProof/>
            <w:webHidden/>
          </w:rPr>
          <w:fldChar w:fldCharType="end"/>
        </w:r>
      </w:hyperlink>
    </w:p>
    <w:p w:rsidR="00B914E9" w:rsidRDefault="00B914E9">
      <w:pPr>
        <w:pStyle w:val="TOC1"/>
        <w:tabs>
          <w:tab w:val="left" w:pos="440"/>
          <w:tab w:val="right" w:leader="dot" w:pos="9736"/>
        </w:tabs>
        <w:rPr>
          <w:b w:val="0"/>
          <w:bCs w:val="0"/>
          <w:caps w:val="0"/>
          <w:noProof/>
          <w:sz w:val="22"/>
          <w:szCs w:val="22"/>
        </w:rPr>
      </w:pPr>
      <w:hyperlink w:anchor="_Toc18418367" w:history="1">
        <w:r w:rsidRPr="00C5488F">
          <w:rPr>
            <w:rStyle w:val="Hyperlink"/>
            <w:noProof/>
          </w:rPr>
          <w:t>5.</w:t>
        </w:r>
        <w:r>
          <w:rPr>
            <w:b w:val="0"/>
            <w:bCs w:val="0"/>
            <w:caps w:val="0"/>
            <w:noProof/>
            <w:sz w:val="22"/>
            <w:szCs w:val="22"/>
          </w:rPr>
          <w:tab/>
        </w:r>
        <w:r w:rsidRPr="00C5488F">
          <w:rPr>
            <w:rStyle w:val="Hyperlink"/>
            <w:noProof/>
          </w:rPr>
          <w:t>PRODUCTION SETUP</w:t>
        </w:r>
        <w:r>
          <w:rPr>
            <w:noProof/>
            <w:webHidden/>
          </w:rPr>
          <w:tab/>
        </w:r>
        <w:r>
          <w:rPr>
            <w:noProof/>
            <w:webHidden/>
          </w:rPr>
          <w:fldChar w:fldCharType="begin"/>
        </w:r>
        <w:r>
          <w:rPr>
            <w:noProof/>
            <w:webHidden/>
          </w:rPr>
          <w:instrText xml:space="preserve"> PAGEREF _Toc18418367 \h </w:instrText>
        </w:r>
        <w:r>
          <w:rPr>
            <w:noProof/>
            <w:webHidden/>
          </w:rPr>
        </w:r>
        <w:r>
          <w:rPr>
            <w:noProof/>
            <w:webHidden/>
          </w:rPr>
          <w:fldChar w:fldCharType="separate"/>
        </w:r>
        <w:r>
          <w:rPr>
            <w:noProof/>
            <w:webHidden/>
          </w:rPr>
          <w:t>83</w:t>
        </w:r>
        <w:r>
          <w:rPr>
            <w:noProof/>
            <w:webHidden/>
          </w:rPr>
          <w:fldChar w:fldCharType="end"/>
        </w:r>
      </w:hyperlink>
    </w:p>
    <w:p w:rsidR="00B914E9" w:rsidRDefault="00B914E9">
      <w:pPr>
        <w:pStyle w:val="TOC2"/>
        <w:tabs>
          <w:tab w:val="left" w:pos="880"/>
          <w:tab w:val="right" w:leader="dot" w:pos="9736"/>
        </w:tabs>
        <w:rPr>
          <w:smallCaps w:val="0"/>
          <w:noProof/>
          <w:sz w:val="22"/>
          <w:szCs w:val="22"/>
        </w:rPr>
      </w:pPr>
      <w:hyperlink w:anchor="_Toc18418372" w:history="1">
        <w:r w:rsidRPr="00C5488F">
          <w:rPr>
            <w:rStyle w:val="Hyperlink"/>
            <w:noProof/>
          </w:rPr>
          <w:t>5.1</w:t>
        </w:r>
        <w:r>
          <w:rPr>
            <w:smallCaps w:val="0"/>
            <w:noProof/>
            <w:sz w:val="22"/>
            <w:szCs w:val="22"/>
          </w:rPr>
          <w:tab/>
        </w:r>
        <w:r w:rsidRPr="00C5488F">
          <w:rPr>
            <w:rStyle w:val="Hyperlink"/>
            <w:noProof/>
          </w:rPr>
          <w:t>PRODUCTION SERVICE SETUP</w:t>
        </w:r>
        <w:r>
          <w:rPr>
            <w:noProof/>
            <w:webHidden/>
          </w:rPr>
          <w:tab/>
        </w:r>
        <w:r>
          <w:rPr>
            <w:noProof/>
            <w:webHidden/>
          </w:rPr>
          <w:fldChar w:fldCharType="begin"/>
        </w:r>
        <w:r>
          <w:rPr>
            <w:noProof/>
            <w:webHidden/>
          </w:rPr>
          <w:instrText xml:space="preserve"> PAGEREF _Toc18418372 \h </w:instrText>
        </w:r>
        <w:r>
          <w:rPr>
            <w:noProof/>
            <w:webHidden/>
          </w:rPr>
        </w:r>
        <w:r>
          <w:rPr>
            <w:noProof/>
            <w:webHidden/>
          </w:rPr>
          <w:fldChar w:fldCharType="separate"/>
        </w:r>
        <w:r>
          <w:rPr>
            <w:noProof/>
            <w:webHidden/>
          </w:rPr>
          <w:t>83</w:t>
        </w:r>
        <w:r>
          <w:rPr>
            <w:noProof/>
            <w:webHidden/>
          </w:rPr>
          <w:fldChar w:fldCharType="end"/>
        </w:r>
      </w:hyperlink>
    </w:p>
    <w:p w:rsidR="00B914E9" w:rsidRDefault="00B914E9">
      <w:pPr>
        <w:pStyle w:val="TOC1"/>
        <w:tabs>
          <w:tab w:val="left" w:pos="440"/>
          <w:tab w:val="right" w:leader="dot" w:pos="9736"/>
        </w:tabs>
        <w:rPr>
          <w:b w:val="0"/>
          <w:bCs w:val="0"/>
          <w:caps w:val="0"/>
          <w:noProof/>
          <w:sz w:val="22"/>
          <w:szCs w:val="22"/>
        </w:rPr>
      </w:pPr>
      <w:hyperlink w:anchor="_Toc18418373" w:history="1">
        <w:r w:rsidRPr="00C5488F">
          <w:rPr>
            <w:rStyle w:val="Hyperlink"/>
            <w:noProof/>
          </w:rPr>
          <w:t>6.</w:t>
        </w:r>
        <w:r>
          <w:rPr>
            <w:b w:val="0"/>
            <w:bCs w:val="0"/>
            <w:caps w:val="0"/>
            <w:noProof/>
            <w:sz w:val="22"/>
            <w:szCs w:val="22"/>
          </w:rPr>
          <w:tab/>
        </w:r>
        <w:r w:rsidRPr="00C5488F">
          <w:rPr>
            <w:rStyle w:val="Hyperlink"/>
            <w:noProof/>
          </w:rPr>
          <w:t>OPERATIONS, MAINTENANCE</w:t>
        </w:r>
        <w:r>
          <w:rPr>
            <w:noProof/>
            <w:webHidden/>
          </w:rPr>
          <w:tab/>
        </w:r>
        <w:r>
          <w:rPr>
            <w:noProof/>
            <w:webHidden/>
          </w:rPr>
          <w:fldChar w:fldCharType="begin"/>
        </w:r>
        <w:r>
          <w:rPr>
            <w:noProof/>
            <w:webHidden/>
          </w:rPr>
          <w:instrText xml:space="preserve"> PAGEREF _Toc18418373 \h </w:instrText>
        </w:r>
        <w:r>
          <w:rPr>
            <w:noProof/>
            <w:webHidden/>
          </w:rPr>
        </w:r>
        <w:r>
          <w:rPr>
            <w:noProof/>
            <w:webHidden/>
          </w:rPr>
          <w:fldChar w:fldCharType="separate"/>
        </w:r>
        <w:r>
          <w:rPr>
            <w:noProof/>
            <w:webHidden/>
          </w:rPr>
          <w:t>84</w:t>
        </w:r>
        <w:r>
          <w:rPr>
            <w:noProof/>
            <w:webHidden/>
          </w:rPr>
          <w:fldChar w:fldCharType="end"/>
        </w:r>
      </w:hyperlink>
    </w:p>
    <w:p w:rsidR="00B914E9" w:rsidRDefault="00B914E9">
      <w:pPr>
        <w:pStyle w:val="TOC2"/>
        <w:tabs>
          <w:tab w:val="left" w:pos="880"/>
          <w:tab w:val="right" w:leader="dot" w:pos="9736"/>
        </w:tabs>
        <w:rPr>
          <w:smallCaps w:val="0"/>
          <w:noProof/>
          <w:sz w:val="22"/>
          <w:szCs w:val="22"/>
        </w:rPr>
      </w:pPr>
      <w:hyperlink w:anchor="_Toc18418375" w:history="1">
        <w:r w:rsidRPr="00C5488F">
          <w:rPr>
            <w:rStyle w:val="Hyperlink"/>
            <w:noProof/>
          </w:rPr>
          <w:t>6.1</w:t>
        </w:r>
        <w:r>
          <w:rPr>
            <w:smallCaps w:val="0"/>
            <w:noProof/>
            <w:sz w:val="22"/>
            <w:szCs w:val="22"/>
          </w:rPr>
          <w:tab/>
        </w:r>
        <w:r w:rsidRPr="00C5488F">
          <w:rPr>
            <w:rStyle w:val="Hyperlink"/>
            <w:noProof/>
          </w:rPr>
          <w:t>DATA STORAGE</w:t>
        </w:r>
        <w:r>
          <w:rPr>
            <w:noProof/>
            <w:webHidden/>
          </w:rPr>
          <w:tab/>
        </w:r>
        <w:r>
          <w:rPr>
            <w:noProof/>
            <w:webHidden/>
          </w:rPr>
          <w:fldChar w:fldCharType="begin"/>
        </w:r>
        <w:r>
          <w:rPr>
            <w:noProof/>
            <w:webHidden/>
          </w:rPr>
          <w:instrText xml:space="preserve"> PAGEREF _Toc18418375 \h </w:instrText>
        </w:r>
        <w:r>
          <w:rPr>
            <w:noProof/>
            <w:webHidden/>
          </w:rPr>
        </w:r>
        <w:r>
          <w:rPr>
            <w:noProof/>
            <w:webHidden/>
          </w:rPr>
          <w:fldChar w:fldCharType="separate"/>
        </w:r>
        <w:r>
          <w:rPr>
            <w:noProof/>
            <w:webHidden/>
          </w:rPr>
          <w:t>84</w:t>
        </w:r>
        <w:r>
          <w:rPr>
            <w:noProof/>
            <w:webHidden/>
          </w:rPr>
          <w:fldChar w:fldCharType="end"/>
        </w:r>
      </w:hyperlink>
    </w:p>
    <w:p w:rsidR="00B914E9" w:rsidRDefault="00B914E9">
      <w:pPr>
        <w:pStyle w:val="TOC3"/>
        <w:tabs>
          <w:tab w:val="left" w:pos="1100"/>
          <w:tab w:val="right" w:leader="dot" w:pos="9736"/>
        </w:tabs>
        <w:rPr>
          <w:i w:val="0"/>
          <w:iCs w:val="0"/>
          <w:noProof/>
          <w:sz w:val="22"/>
          <w:szCs w:val="22"/>
        </w:rPr>
      </w:pPr>
      <w:hyperlink w:anchor="_Toc18418376" w:history="1">
        <w:r w:rsidRPr="00C5488F">
          <w:rPr>
            <w:rStyle w:val="Hyperlink"/>
            <w:noProof/>
          </w:rPr>
          <w:t>6.1.1</w:t>
        </w:r>
        <w:r>
          <w:rPr>
            <w:i w:val="0"/>
            <w:iCs w:val="0"/>
            <w:noProof/>
            <w:sz w:val="22"/>
            <w:szCs w:val="22"/>
          </w:rPr>
          <w:tab/>
        </w:r>
        <w:r w:rsidRPr="00C5488F">
          <w:rPr>
            <w:rStyle w:val="Hyperlink"/>
            <w:noProof/>
          </w:rPr>
          <w:t>Order Level Attributes</w:t>
        </w:r>
        <w:r>
          <w:rPr>
            <w:noProof/>
            <w:webHidden/>
          </w:rPr>
          <w:tab/>
        </w:r>
        <w:r>
          <w:rPr>
            <w:noProof/>
            <w:webHidden/>
          </w:rPr>
          <w:fldChar w:fldCharType="begin"/>
        </w:r>
        <w:r>
          <w:rPr>
            <w:noProof/>
            <w:webHidden/>
          </w:rPr>
          <w:instrText xml:space="preserve"> PAGEREF _Toc18418376 \h </w:instrText>
        </w:r>
        <w:r>
          <w:rPr>
            <w:noProof/>
            <w:webHidden/>
          </w:rPr>
        </w:r>
        <w:r>
          <w:rPr>
            <w:noProof/>
            <w:webHidden/>
          </w:rPr>
          <w:fldChar w:fldCharType="separate"/>
        </w:r>
        <w:r>
          <w:rPr>
            <w:noProof/>
            <w:webHidden/>
          </w:rPr>
          <w:t>84</w:t>
        </w:r>
        <w:r>
          <w:rPr>
            <w:noProof/>
            <w:webHidden/>
          </w:rPr>
          <w:fldChar w:fldCharType="end"/>
        </w:r>
      </w:hyperlink>
    </w:p>
    <w:p w:rsidR="00B914E9" w:rsidRDefault="00B914E9">
      <w:pPr>
        <w:pStyle w:val="TOC3"/>
        <w:tabs>
          <w:tab w:val="left" w:pos="1100"/>
          <w:tab w:val="right" w:leader="dot" w:pos="9736"/>
        </w:tabs>
        <w:rPr>
          <w:i w:val="0"/>
          <w:iCs w:val="0"/>
          <w:noProof/>
          <w:sz w:val="22"/>
          <w:szCs w:val="22"/>
        </w:rPr>
      </w:pPr>
      <w:hyperlink w:anchor="_Toc18418377" w:history="1">
        <w:r w:rsidRPr="00C5488F">
          <w:rPr>
            <w:rStyle w:val="Hyperlink"/>
            <w:noProof/>
          </w:rPr>
          <w:t>6.1.2</w:t>
        </w:r>
        <w:r>
          <w:rPr>
            <w:i w:val="0"/>
            <w:iCs w:val="0"/>
            <w:noProof/>
            <w:sz w:val="22"/>
            <w:szCs w:val="22"/>
          </w:rPr>
          <w:tab/>
        </w:r>
        <w:r w:rsidRPr="00C5488F">
          <w:rPr>
            <w:rStyle w:val="Hyperlink"/>
            <w:noProof/>
          </w:rPr>
          <w:t>Order Payment Instrument Attributes</w:t>
        </w:r>
        <w:r>
          <w:rPr>
            <w:noProof/>
            <w:webHidden/>
          </w:rPr>
          <w:tab/>
        </w:r>
        <w:r>
          <w:rPr>
            <w:noProof/>
            <w:webHidden/>
          </w:rPr>
          <w:fldChar w:fldCharType="begin"/>
        </w:r>
        <w:r>
          <w:rPr>
            <w:noProof/>
            <w:webHidden/>
          </w:rPr>
          <w:instrText xml:space="preserve"> PAGEREF _Toc18418377 \h </w:instrText>
        </w:r>
        <w:r>
          <w:rPr>
            <w:noProof/>
            <w:webHidden/>
          </w:rPr>
        </w:r>
        <w:r>
          <w:rPr>
            <w:noProof/>
            <w:webHidden/>
          </w:rPr>
          <w:fldChar w:fldCharType="separate"/>
        </w:r>
        <w:r>
          <w:rPr>
            <w:noProof/>
            <w:webHidden/>
          </w:rPr>
          <w:t>86</w:t>
        </w:r>
        <w:r>
          <w:rPr>
            <w:noProof/>
            <w:webHidden/>
          </w:rPr>
          <w:fldChar w:fldCharType="end"/>
        </w:r>
      </w:hyperlink>
    </w:p>
    <w:p w:rsidR="00B914E9" w:rsidRDefault="00B914E9">
      <w:pPr>
        <w:pStyle w:val="TOC3"/>
        <w:tabs>
          <w:tab w:val="left" w:pos="1100"/>
          <w:tab w:val="right" w:leader="dot" w:pos="9736"/>
        </w:tabs>
        <w:rPr>
          <w:i w:val="0"/>
          <w:iCs w:val="0"/>
          <w:noProof/>
          <w:sz w:val="22"/>
          <w:szCs w:val="22"/>
        </w:rPr>
      </w:pPr>
      <w:hyperlink w:anchor="_Toc18418378" w:history="1">
        <w:r w:rsidRPr="00C5488F">
          <w:rPr>
            <w:rStyle w:val="Hyperlink"/>
            <w:noProof/>
          </w:rPr>
          <w:t>6.1.3</w:t>
        </w:r>
        <w:r>
          <w:rPr>
            <w:i w:val="0"/>
            <w:iCs w:val="0"/>
            <w:noProof/>
            <w:sz w:val="22"/>
            <w:szCs w:val="22"/>
          </w:rPr>
          <w:tab/>
        </w:r>
        <w:r w:rsidRPr="00C5488F">
          <w:rPr>
            <w:rStyle w:val="Hyperlink"/>
            <w:noProof/>
          </w:rPr>
          <w:t>Order Notification Custom Object</w:t>
        </w:r>
        <w:r>
          <w:rPr>
            <w:noProof/>
            <w:webHidden/>
          </w:rPr>
          <w:tab/>
        </w:r>
        <w:r>
          <w:rPr>
            <w:noProof/>
            <w:webHidden/>
          </w:rPr>
          <w:fldChar w:fldCharType="begin"/>
        </w:r>
        <w:r>
          <w:rPr>
            <w:noProof/>
            <w:webHidden/>
          </w:rPr>
          <w:instrText xml:space="preserve"> PAGEREF _Toc18418378 \h </w:instrText>
        </w:r>
        <w:r>
          <w:rPr>
            <w:noProof/>
            <w:webHidden/>
          </w:rPr>
        </w:r>
        <w:r>
          <w:rPr>
            <w:noProof/>
            <w:webHidden/>
          </w:rPr>
          <w:fldChar w:fldCharType="separate"/>
        </w:r>
        <w:r>
          <w:rPr>
            <w:noProof/>
            <w:webHidden/>
          </w:rPr>
          <w:t>86</w:t>
        </w:r>
        <w:r>
          <w:rPr>
            <w:noProof/>
            <w:webHidden/>
          </w:rPr>
          <w:fldChar w:fldCharType="end"/>
        </w:r>
      </w:hyperlink>
    </w:p>
    <w:p w:rsidR="00B914E9" w:rsidRDefault="00B914E9">
      <w:pPr>
        <w:pStyle w:val="TOC2"/>
        <w:tabs>
          <w:tab w:val="left" w:pos="880"/>
          <w:tab w:val="right" w:leader="dot" w:pos="9736"/>
        </w:tabs>
        <w:rPr>
          <w:smallCaps w:val="0"/>
          <w:noProof/>
          <w:sz w:val="22"/>
          <w:szCs w:val="22"/>
        </w:rPr>
      </w:pPr>
      <w:hyperlink w:anchor="_Toc18418379" w:history="1">
        <w:r w:rsidRPr="00C5488F">
          <w:rPr>
            <w:rStyle w:val="Hyperlink"/>
            <w:noProof/>
          </w:rPr>
          <w:t>6.2</w:t>
        </w:r>
        <w:r>
          <w:rPr>
            <w:smallCaps w:val="0"/>
            <w:noProof/>
            <w:sz w:val="22"/>
            <w:szCs w:val="22"/>
          </w:rPr>
          <w:tab/>
        </w:r>
        <w:r w:rsidRPr="00C5488F">
          <w:rPr>
            <w:rStyle w:val="Hyperlink"/>
            <w:noProof/>
          </w:rPr>
          <w:t>AVAILABILITY</w:t>
        </w:r>
        <w:r>
          <w:rPr>
            <w:noProof/>
            <w:webHidden/>
          </w:rPr>
          <w:tab/>
        </w:r>
        <w:r>
          <w:rPr>
            <w:noProof/>
            <w:webHidden/>
          </w:rPr>
          <w:fldChar w:fldCharType="begin"/>
        </w:r>
        <w:r>
          <w:rPr>
            <w:noProof/>
            <w:webHidden/>
          </w:rPr>
          <w:instrText xml:space="preserve"> PAGEREF _Toc18418379 \h </w:instrText>
        </w:r>
        <w:r>
          <w:rPr>
            <w:noProof/>
            <w:webHidden/>
          </w:rPr>
        </w:r>
        <w:r>
          <w:rPr>
            <w:noProof/>
            <w:webHidden/>
          </w:rPr>
          <w:fldChar w:fldCharType="separate"/>
        </w:r>
        <w:r>
          <w:rPr>
            <w:noProof/>
            <w:webHidden/>
          </w:rPr>
          <w:t>87</w:t>
        </w:r>
        <w:r>
          <w:rPr>
            <w:noProof/>
            <w:webHidden/>
          </w:rPr>
          <w:fldChar w:fldCharType="end"/>
        </w:r>
      </w:hyperlink>
    </w:p>
    <w:p w:rsidR="00B914E9" w:rsidRDefault="00B914E9">
      <w:pPr>
        <w:pStyle w:val="TOC2"/>
        <w:tabs>
          <w:tab w:val="left" w:pos="880"/>
          <w:tab w:val="right" w:leader="dot" w:pos="9736"/>
        </w:tabs>
        <w:rPr>
          <w:smallCaps w:val="0"/>
          <w:noProof/>
          <w:sz w:val="22"/>
          <w:szCs w:val="22"/>
        </w:rPr>
      </w:pPr>
      <w:hyperlink w:anchor="_Toc18418380" w:history="1">
        <w:r w:rsidRPr="00C5488F">
          <w:rPr>
            <w:rStyle w:val="Hyperlink"/>
            <w:noProof/>
          </w:rPr>
          <w:t>6.3</w:t>
        </w:r>
        <w:r>
          <w:rPr>
            <w:smallCaps w:val="0"/>
            <w:noProof/>
            <w:sz w:val="22"/>
            <w:szCs w:val="22"/>
          </w:rPr>
          <w:tab/>
        </w:r>
        <w:r w:rsidRPr="00C5488F">
          <w:rPr>
            <w:rStyle w:val="Hyperlink"/>
            <w:noProof/>
          </w:rPr>
          <w:t>SUPPORT</w:t>
        </w:r>
        <w:r>
          <w:rPr>
            <w:noProof/>
            <w:webHidden/>
          </w:rPr>
          <w:tab/>
        </w:r>
        <w:r>
          <w:rPr>
            <w:noProof/>
            <w:webHidden/>
          </w:rPr>
          <w:fldChar w:fldCharType="begin"/>
        </w:r>
        <w:r>
          <w:rPr>
            <w:noProof/>
            <w:webHidden/>
          </w:rPr>
          <w:instrText xml:space="preserve"> PAGEREF _Toc18418380 \h </w:instrText>
        </w:r>
        <w:r>
          <w:rPr>
            <w:noProof/>
            <w:webHidden/>
          </w:rPr>
        </w:r>
        <w:r>
          <w:rPr>
            <w:noProof/>
            <w:webHidden/>
          </w:rPr>
          <w:fldChar w:fldCharType="separate"/>
        </w:r>
        <w:r>
          <w:rPr>
            <w:noProof/>
            <w:webHidden/>
          </w:rPr>
          <w:t>87</w:t>
        </w:r>
        <w:r>
          <w:rPr>
            <w:noProof/>
            <w:webHidden/>
          </w:rPr>
          <w:fldChar w:fldCharType="end"/>
        </w:r>
      </w:hyperlink>
    </w:p>
    <w:p w:rsidR="00B914E9" w:rsidRDefault="00B914E9">
      <w:pPr>
        <w:pStyle w:val="TOC1"/>
        <w:tabs>
          <w:tab w:val="left" w:pos="440"/>
          <w:tab w:val="right" w:leader="dot" w:pos="9736"/>
        </w:tabs>
        <w:rPr>
          <w:b w:val="0"/>
          <w:bCs w:val="0"/>
          <w:caps w:val="0"/>
          <w:noProof/>
          <w:sz w:val="22"/>
          <w:szCs w:val="22"/>
        </w:rPr>
      </w:pPr>
      <w:hyperlink w:anchor="_Toc18418381" w:history="1">
        <w:r w:rsidRPr="00C5488F">
          <w:rPr>
            <w:rStyle w:val="Hyperlink"/>
            <w:noProof/>
          </w:rPr>
          <w:t>7.</w:t>
        </w:r>
        <w:r>
          <w:rPr>
            <w:b w:val="0"/>
            <w:bCs w:val="0"/>
            <w:caps w:val="0"/>
            <w:noProof/>
            <w:sz w:val="22"/>
            <w:szCs w:val="22"/>
          </w:rPr>
          <w:tab/>
        </w:r>
        <w:r w:rsidRPr="00C5488F">
          <w:rPr>
            <w:rStyle w:val="Hyperlink"/>
            <w:noProof/>
          </w:rPr>
          <w:t>USER GUIDE</w:t>
        </w:r>
        <w:r>
          <w:rPr>
            <w:noProof/>
            <w:webHidden/>
          </w:rPr>
          <w:tab/>
        </w:r>
        <w:r>
          <w:rPr>
            <w:noProof/>
            <w:webHidden/>
          </w:rPr>
          <w:fldChar w:fldCharType="begin"/>
        </w:r>
        <w:r>
          <w:rPr>
            <w:noProof/>
            <w:webHidden/>
          </w:rPr>
          <w:instrText xml:space="preserve"> PAGEREF _Toc18418381 \h </w:instrText>
        </w:r>
        <w:r>
          <w:rPr>
            <w:noProof/>
            <w:webHidden/>
          </w:rPr>
        </w:r>
        <w:r>
          <w:rPr>
            <w:noProof/>
            <w:webHidden/>
          </w:rPr>
          <w:fldChar w:fldCharType="separate"/>
        </w:r>
        <w:r>
          <w:rPr>
            <w:noProof/>
            <w:webHidden/>
          </w:rPr>
          <w:t>88</w:t>
        </w:r>
        <w:r>
          <w:rPr>
            <w:noProof/>
            <w:webHidden/>
          </w:rPr>
          <w:fldChar w:fldCharType="end"/>
        </w:r>
      </w:hyperlink>
    </w:p>
    <w:p w:rsidR="00B914E9" w:rsidRDefault="00B914E9">
      <w:pPr>
        <w:pStyle w:val="TOC2"/>
        <w:tabs>
          <w:tab w:val="left" w:pos="880"/>
          <w:tab w:val="right" w:leader="dot" w:pos="9736"/>
        </w:tabs>
        <w:rPr>
          <w:smallCaps w:val="0"/>
          <w:noProof/>
          <w:sz w:val="22"/>
          <w:szCs w:val="22"/>
        </w:rPr>
      </w:pPr>
      <w:hyperlink w:anchor="_Toc18418383" w:history="1">
        <w:r w:rsidRPr="00C5488F">
          <w:rPr>
            <w:rStyle w:val="Hyperlink"/>
            <w:noProof/>
          </w:rPr>
          <w:t>7.1</w:t>
        </w:r>
        <w:r>
          <w:rPr>
            <w:smallCaps w:val="0"/>
            <w:noProof/>
            <w:sz w:val="22"/>
            <w:szCs w:val="22"/>
          </w:rPr>
          <w:tab/>
        </w:r>
        <w:r w:rsidRPr="00C5488F">
          <w:rPr>
            <w:rStyle w:val="Hyperlink"/>
            <w:noProof/>
          </w:rPr>
          <w:t>ROLES, RESPONSIBILITIES</w:t>
        </w:r>
        <w:r>
          <w:rPr>
            <w:noProof/>
            <w:webHidden/>
          </w:rPr>
          <w:tab/>
        </w:r>
        <w:r>
          <w:rPr>
            <w:noProof/>
            <w:webHidden/>
          </w:rPr>
          <w:fldChar w:fldCharType="begin"/>
        </w:r>
        <w:r>
          <w:rPr>
            <w:noProof/>
            <w:webHidden/>
          </w:rPr>
          <w:instrText xml:space="preserve"> PAGEREF _Toc18418383 \h </w:instrText>
        </w:r>
        <w:r>
          <w:rPr>
            <w:noProof/>
            <w:webHidden/>
          </w:rPr>
        </w:r>
        <w:r>
          <w:rPr>
            <w:noProof/>
            <w:webHidden/>
          </w:rPr>
          <w:fldChar w:fldCharType="separate"/>
        </w:r>
        <w:r>
          <w:rPr>
            <w:noProof/>
            <w:webHidden/>
          </w:rPr>
          <w:t>88</w:t>
        </w:r>
        <w:r>
          <w:rPr>
            <w:noProof/>
            <w:webHidden/>
          </w:rPr>
          <w:fldChar w:fldCharType="end"/>
        </w:r>
      </w:hyperlink>
    </w:p>
    <w:p w:rsidR="00B914E9" w:rsidRDefault="00B914E9">
      <w:pPr>
        <w:pStyle w:val="TOC2"/>
        <w:tabs>
          <w:tab w:val="left" w:pos="880"/>
          <w:tab w:val="right" w:leader="dot" w:pos="9736"/>
        </w:tabs>
        <w:rPr>
          <w:smallCaps w:val="0"/>
          <w:noProof/>
          <w:sz w:val="22"/>
          <w:szCs w:val="22"/>
        </w:rPr>
      </w:pPr>
      <w:hyperlink w:anchor="_Toc18418384" w:history="1">
        <w:r w:rsidRPr="00C5488F">
          <w:rPr>
            <w:rStyle w:val="Hyperlink"/>
            <w:noProof/>
          </w:rPr>
          <w:t>7.2</w:t>
        </w:r>
        <w:r>
          <w:rPr>
            <w:smallCaps w:val="0"/>
            <w:noProof/>
            <w:sz w:val="22"/>
            <w:szCs w:val="22"/>
          </w:rPr>
          <w:tab/>
        </w:r>
        <w:r w:rsidRPr="00C5488F">
          <w:rPr>
            <w:rStyle w:val="Hyperlink"/>
            <w:noProof/>
          </w:rPr>
          <w:t>BUSINESS MANAGER</w:t>
        </w:r>
        <w:r>
          <w:rPr>
            <w:noProof/>
            <w:webHidden/>
          </w:rPr>
          <w:tab/>
        </w:r>
        <w:r>
          <w:rPr>
            <w:noProof/>
            <w:webHidden/>
          </w:rPr>
          <w:fldChar w:fldCharType="begin"/>
        </w:r>
        <w:r>
          <w:rPr>
            <w:noProof/>
            <w:webHidden/>
          </w:rPr>
          <w:instrText xml:space="preserve"> PAGEREF _Toc18418384 \h </w:instrText>
        </w:r>
        <w:r>
          <w:rPr>
            <w:noProof/>
            <w:webHidden/>
          </w:rPr>
        </w:r>
        <w:r>
          <w:rPr>
            <w:noProof/>
            <w:webHidden/>
          </w:rPr>
          <w:fldChar w:fldCharType="separate"/>
        </w:r>
        <w:r>
          <w:rPr>
            <w:noProof/>
            <w:webHidden/>
          </w:rPr>
          <w:t>88</w:t>
        </w:r>
        <w:r>
          <w:rPr>
            <w:noProof/>
            <w:webHidden/>
          </w:rPr>
          <w:fldChar w:fldCharType="end"/>
        </w:r>
      </w:hyperlink>
    </w:p>
    <w:p w:rsidR="00B914E9" w:rsidRDefault="00B914E9">
      <w:pPr>
        <w:pStyle w:val="TOC2"/>
        <w:tabs>
          <w:tab w:val="left" w:pos="880"/>
          <w:tab w:val="right" w:leader="dot" w:pos="9736"/>
        </w:tabs>
        <w:rPr>
          <w:smallCaps w:val="0"/>
          <w:noProof/>
          <w:sz w:val="22"/>
          <w:szCs w:val="22"/>
        </w:rPr>
      </w:pPr>
      <w:hyperlink w:anchor="_Toc18418385" w:history="1">
        <w:r w:rsidRPr="00C5488F">
          <w:rPr>
            <w:rStyle w:val="Hyperlink"/>
            <w:noProof/>
          </w:rPr>
          <w:t>7.3</w:t>
        </w:r>
        <w:r>
          <w:rPr>
            <w:smallCaps w:val="0"/>
            <w:noProof/>
            <w:sz w:val="22"/>
            <w:szCs w:val="22"/>
          </w:rPr>
          <w:tab/>
        </w:r>
        <w:r w:rsidRPr="00C5488F">
          <w:rPr>
            <w:rStyle w:val="Hyperlink"/>
            <w:noProof/>
          </w:rPr>
          <w:t>STOREFRONT FUNCTIONALITY</w:t>
        </w:r>
        <w:r>
          <w:rPr>
            <w:noProof/>
            <w:webHidden/>
          </w:rPr>
          <w:tab/>
        </w:r>
        <w:r>
          <w:rPr>
            <w:noProof/>
            <w:webHidden/>
          </w:rPr>
          <w:fldChar w:fldCharType="begin"/>
        </w:r>
        <w:r>
          <w:rPr>
            <w:noProof/>
            <w:webHidden/>
          </w:rPr>
          <w:instrText xml:space="preserve"> PAGEREF _Toc18418385 \h </w:instrText>
        </w:r>
        <w:r>
          <w:rPr>
            <w:noProof/>
            <w:webHidden/>
          </w:rPr>
        </w:r>
        <w:r>
          <w:rPr>
            <w:noProof/>
            <w:webHidden/>
          </w:rPr>
          <w:fldChar w:fldCharType="separate"/>
        </w:r>
        <w:r>
          <w:rPr>
            <w:noProof/>
            <w:webHidden/>
          </w:rPr>
          <w:t>88</w:t>
        </w:r>
        <w:r>
          <w:rPr>
            <w:noProof/>
            <w:webHidden/>
          </w:rPr>
          <w:fldChar w:fldCharType="end"/>
        </w:r>
      </w:hyperlink>
    </w:p>
    <w:p w:rsidR="00B914E9" w:rsidRDefault="00B914E9">
      <w:pPr>
        <w:pStyle w:val="TOC1"/>
        <w:tabs>
          <w:tab w:val="left" w:pos="440"/>
          <w:tab w:val="right" w:leader="dot" w:pos="9736"/>
        </w:tabs>
        <w:rPr>
          <w:b w:val="0"/>
          <w:bCs w:val="0"/>
          <w:caps w:val="0"/>
          <w:noProof/>
          <w:sz w:val="22"/>
          <w:szCs w:val="22"/>
        </w:rPr>
      </w:pPr>
      <w:hyperlink w:anchor="_Toc18418386" w:history="1">
        <w:r w:rsidRPr="00C5488F">
          <w:rPr>
            <w:rStyle w:val="Hyperlink"/>
            <w:noProof/>
          </w:rPr>
          <w:t>1.</w:t>
        </w:r>
        <w:r>
          <w:rPr>
            <w:b w:val="0"/>
            <w:bCs w:val="0"/>
            <w:caps w:val="0"/>
            <w:noProof/>
            <w:sz w:val="22"/>
            <w:szCs w:val="22"/>
          </w:rPr>
          <w:tab/>
        </w:r>
        <w:r w:rsidRPr="00C5488F">
          <w:rPr>
            <w:rStyle w:val="Hyperlink"/>
            <w:noProof/>
          </w:rPr>
          <w:t>KNOWN ISSUES</w:t>
        </w:r>
        <w:r>
          <w:rPr>
            <w:noProof/>
            <w:webHidden/>
          </w:rPr>
          <w:tab/>
        </w:r>
        <w:r>
          <w:rPr>
            <w:noProof/>
            <w:webHidden/>
          </w:rPr>
          <w:fldChar w:fldCharType="begin"/>
        </w:r>
        <w:r>
          <w:rPr>
            <w:noProof/>
            <w:webHidden/>
          </w:rPr>
          <w:instrText xml:space="preserve"> PAGEREF _Toc18418386 \h </w:instrText>
        </w:r>
        <w:r>
          <w:rPr>
            <w:noProof/>
            <w:webHidden/>
          </w:rPr>
        </w:r>
        <w:r>
          <w:rPr>
            <w:noProof/>
            <w:webHidden/>
          </w:rPr>
          <w:fldChar w:fldCharType="separate"/>
        </w:r>
        <w:r>
          <w:rPr>
            <w:noProof/>
            <w:webHidden/>
          </w:rPr>
          <w:t>88</w:t>
        </w:r>
        <w:r>
          <w:rPr>
            <w:noProof/>
            <w:webHidden/>
          </w:rPr>
          <w:fldChar w:fldCharType="end"/>
        </w:r>
      </w:hyperlink>
    </w:p>
    <w:p w:rsidR="00B914E9" w:rsidRDefault="00B914E9">
      <w:pPr>
        <w:pStyle w:val="TOC1"/>
        <w:tabs>
          <w:tab w:val="left" w:pos="440"/>
          <w:tab w:val="right" w:leader="dot" w:pos="9736"/>
        </w:tabs>
        <w:rPr>
          <w:b w:val="0"/>
          <w:bCs w:val="0"/>
          <w:caps w:val="0"/>
          <w:noProof/>
          <w:sz w:val="22"/>
          <w:szCs w:val="22"/>
        </w:rPr>
      </w:pPr>
      <w:hyperlink w:anchor="_Toc18418387" w:history="1">
        <w:r w:rsidRPr="00C5488F">
          <w:rPr>
            <w:rStyle w:val="Hyperlink"/>
            <w:noProof/>
          </w:rPr>
          <w:t>2.</w:t>
        </w:r>
        <w:r>
          <w:rPr>
            <w:b w:val="0"/>
            <w:bCs w:val="0"/>
            <w:caps w:val="0"/>
            <w:noProof/>
            <w:sz w:val="22"/>
            <w:szCs w:val="22"/>
          </w:rPr>
          <w:tab/>
        </w:r>
        <w:r w:rsidRPr="00C5488F">
          <w:rPr>
            <w:rStyle w:val="Hyperlink"/>
            <w:noProof/>
          </w:rPr>
          <w:t>RELEASE HISTORY</w:t>
        </w:r>
        <w:r>
          <w:rPr>
            <w:noProof/>
            <w:webHidden/>
          </w:rPr>
          <w:tab/>
        </w:r>
        <w:r>
          <w:rPr>
            <w:noProof/>
            <w:webHidden/>
          </w:rPr>
          <w:fldChar w:fldCharType="begin"/>
        </w:r>
        <w:r>
          <w:rPr>
            <w:noProof/>
            <w:webHidden/>
          </w:rPr>
          <w:instrText xml:space="preserve"> PAGEREF _Toc18418387 \h </w:instrText>
        </w:r>
        <w:r>
          <w:rPr>
            <w:noProof/>
            <w:webHidden/>
          </w:rPr>
        </w:r>
        <w:r>
          <w:rPr>
            <w:noProof/>
            <w:webHidden/>
          </w:rPr>
          <w:fldChar w:fldCharType="separate"/>
        </w:r>
        <w:r>
          <w:rPr>
            <w:noProof/>
            <w:webHidden/>
          </w:rPr>
          <w:t>89</w:t>
        </w:r>
        <w:r>
          <w:rPr>
            <w:noProof/>
            <w:webHidden/>
          </w:rPr>
          <w:fldChar w:fldCharType="end"/>
        </w:r>
      </w:hyperlink>
    </w:p>
    <w:p w:rsidR="00B914E9" w:rsidRDefault="00B914E9">
      <w:pPr>
        <w:pStyle w:val="TOC1"/>
        <w:tabs>
          <w:tab w:val="right" w:leader="dot" w:pos="9736"/>
        </w:tabs>
        <w:rPr>
          <w:b w:val="0"/>
          <w:bCs w:val="0"/>
          <w:caps w:val="0"/>
          <w:noProof/>
          <w:sz w:val="22"/>
          <w:szCs w:val="22"/>
        </w:rPr>
      </w:pPr>
      <w:hyperlink w:anchor="_Toc18418388" w:history="1">
        <w:r w:rsidRPr="00C5488F">
          <w:rPr>
            <w:rStyle w:val="Hyperlink"/>
            <w:noProof/>
          </w:rPr>
          <w:t>APPENDIX A: APM/Card mapping keys</w:t>
        </w:r>
        <w:r>
          <w:rPr>
            <w:noProof/>
            <w:webHidden/>
          </w:rPr>
          <w:tab/>
        </w:r>
        <w:r>
          <w:rPr>
            <w:noProof/>
            <w:webHidden/>
          </w:rPr>
          <w:fldChar w:fldCharType="begin"/>
        </w:r>
        <w:r>
          <w:rPr>
            <w:noProof/>
            <w:webHidden/>
          </w:rPr>
          <w:instrText xml:space="preserve"> PAGEREF _Toc18418388 \h </w:instrText>
        </w:r>
        <w:r>
          <w:rPr>
            <w:noProof/>
            <w:webHidden/>
          </w:rPr>
        </w:r>
        <w:r>
          <w:rPr>
            <w:noProof/>
            <w:webHidden/>
          </w:rPr>
          <w:fldChar w:fldCharType="separate"/>
        </w:r>
        <w:r>
          <w:rPr>
            <w:noProof/>
            <w:webHidden/>
          </w:rPr>
          <w:t>90</w:t>
        </w:r>
        <w:r>
          <w:rPr>
            <w:noProof/>
            <w:webHidden/>
          </w:rPr>
          <w:fldChar w:fldCharType="end"/>
        </w:r>
      </w:hyperlink>
    </w:p>
    <w:p w:rsidR="00B914E9" w:rsidRDefault="00B914E9">
      <w:pPr>
        <w:pStyle w:val="TOC1"/>
        <w:tabs>
          <w:tab w:val="right" w:leader="dot" w:pos="9736"/>
        </w:tabs>
        <w:rPr>
          <w:b w:val="0"/>
          <w:bCs w:val="0"/>
          <w:caps w:val="0"/>
          <w:noProof/>
          <w:sz w:val="22"/>
          <w:szCs w:val="22"/>
        </w:rPr>
      </w:pPr>
      <w:hyperlink w:anchor="_Toc18418389" w:history="1">
        <w:r w:rsidRPr="00C5488F">
          <w:rPr>
            <w:rStyle w:val="Hyperlink"/>
            <w:noProof/>
          </w:rPr>
          <w:t>APPENDIX B: IDEAL Bank List</w:t>
        </w:r>
        <w:r>
          <w:rPr>
            <w:noProof/>
            <w:webHidden/>
          </w:rPr>
          <w:tab/>
        </w:r>
        <w:r>
          <w:rPr>
            <w:noProof/>
            <w:webHidden/>
          </w:rPr>
          <w:fldChar w:fldCharType="begin"/>
        </w:r>
        <w:r>
          <w:rPr>
            <w:noProof/>
            <w:webHidden/>
          </w:rPr>
          <w:instrText xml:space="preserve"> PAGEREF _Toc18418389 \h </w:instrText>
        </w:r>
        <w:r>
          <w:rPr>
            <w:noProof/>
            <w:webHidden/>
          </w:rPr>
        </w:r>
        <w:r>
          <w:rPr>
            <w:noProof/>
            <w:webHidden/>
          </w:rPr>
          <w:fldChar w:fldCharType="separate"/>
        </w:r>
        <w:r>
          <w:rPr>
            <w:noProof/>
            <w:webHidden/>
          </w:rPr>
          <w:t>92</w:t>
        </w:r>
        <w:r>
          <w:rPr>
            <w:noProof/>
            <w:webHidden/>
          </w:rPr>
          <w:fldChar w:fldCharType="end"/>
        </w:r>
      </w:hyperlink>
    </w:p>
    <w:p w:rsidR="00B914E9" w:rsidRDefault="00B914E9">
      <w:pPr>
        <w:pStyle w:val="TOC1"/>
        <w:tabs>
          <w:tab w:val="right" w:leader="dot" w:pos="9736"/>
        </w:tabs>
        <w:rPr>
          <w:b w:val="0"/>
          <w:bCs w:val="0"/>
          <w:caps w:val="0"/>
          <w:noProof/>
          <w:sz w:val="22"/>
          <w:szCs w:val="22"/>
        </w:rPr>
      </w:pPr>
      <w:hyperlink w:anchor="_Toc18418390" w:history="1">
        <w:r w:rsidRPr="00C5488F">
          <w:rPr>
            <w:rStyle w:val="Hyperlink"/>
            <w:noProof/>
          </w:rPr>
          <w:t>APPENDIX C: Error Codes and Error Messages for Transaction Notification</w:t>
        </w:r>
        <w:r>
          <w:rPr>
            <w:noProof/>
            <w:webHidden/>
          </w:rPr>
          <w:tab/>
        </w:r>
        <w:r>
          <w:rPr>
            <w:noProof/>
            <w:webHidden/>
          </w:rPr>
          <w:fldChar w:fldCharType="begin"/>
        </w:r>
        <w:r>
          <w:rPr>
            <w:noProof/>
            <w:webHidden/>
          </w:rPr>
          <w:instrText xml:space="preserve"> PAGEREF _Toc18418390 \h </w:instrText>
        </w:r>
        <w:r>
          <w:rPr>
            <w:noProof/>
            <w:webHidden/>
          </w:rPr>
        </w:r>
        <w:r>
          <w:rPr>
            <w:noProof/>
            <w:webHidden/>
          </w:rPr>
          <w:fldChar w:fldCharType="separate"/>
        </w:r>
        <w:r>
          <w:rPr>
            <w:noProof/>
            <w:webHidden/>
          </w:rPr>
          <w:t>92</w:t>
        </w:r>
        <w:r>
          <w:rPr>
            <w:noProof/>
            <w:webHidden/>
          </w:rPr>
          <w:fldChar w:fldCharType="end"/>
        </w:r>
      </w:hyperlink>
    </w:p>
    <w:p w:rsidR="00B914E9" w:rsidRDefault="00B914E9">
      <w:pPr>
        <w:pStyle w:val="TOC1"/>
        <w:tabs>
          <w:tab w:val="right" w:leader="dot" w:pos="9736"/>
        </w:tabs>
        <w:rPr>
          <w:b w:val="0"/>
          <w:bCs w:val="0"/>
          <w:caps w:val="0"/>
          <w:noProof/>
          <w:sz w:val="22"/>
          <w:szCs w:val="22"/>
        </w:rPr>
      </w:pPr>
      <w:hyperlink w:anchor="_Toc18418391" w:history="1">
        <w:r w:rsidRPr="00C5488F">
          <w:rPr>
            <w:rStyle w:val="Hyperlink"/>
            <w:noProof/>
          </w:rPr>
          <w:t>APPENDIX D: Order Notification and SFCC Order status mapping</w:t>
        </w:r>
        <w:r>
          <w:rPr>
            <w:noProof/>
            <w:webHidden/>
          </w:rPr>
          <w:tab/>
        </w:r>
        <w:r>
          <w:rPr>
            <w:noProof/>
            <w:webHidden/>
          </w:rPr>
          <w:fldChar w:fldCharType="begin"/>
        </w:r>
        <w:r>
          <w:rPr>
            <w:noProof/>
            <w:webHidden/>
          </w:rPr>
          <w:instrText xml:space="preserve"> PAGEREF _Toc18418391 \h </w:instrText>
        </w:r>
        <w:r>
          <w:rPr>
            <w:noProof/>
            <w:webHidden/>
          </w:rPr>
        </w:r>
        <w:r>
          <w:rPr>
            <w:noProof/>
            <w:webHidden/>
          </w:rPr>
          <w:fldChar w:fldCharType="separate"/>
        </w:r>
        <w:r>
          <w:rPr>
            <w:noProof/>
            <w:webHidden/>
          </w:rPr>
          <w:t>93</w:t>
        </w:r>
        <w:r>
          <w:rPr>
            <w:noProof/>
            <w:webHidden/>
          </w:rPr>
          <w:fldChar w:fldCharType="end"/>
        </w:r>
      </w:hyperlink>
    </w:p>
    <w:p w:rsidR="00B914E9" w:rsidRDefault="00B914E9">
      <w:pPr>
        <w:pStyle w:val="TOC1"/>
        <w:tabs>
          <w:tab w:val="right" w:leader="dot" w:pos="9736"/>
        </w:tabs>
        <w:rPr>
          <w:b w:val="0"/>
          <w:bCs w:val="0"/>
          <w:caps w:val="0"/>
          <w:noProof/>
          <w:sz w:val="22"/>
          <w:szCs w:val="22"/>
        </w:rPr>
      </w:pPr>
      <w:hyperlink w:anchor="_Toc18418392" w:history="1">
        <w:r w:rsidRPr="00C5488F">
          <w:rPr>
            <w:rStyle w:val="Hyperlink"/>
            <w:noProof/>
          </w:rPr>
          <w:t>APPENDIX E: Error Codes and Error Messages</w:t>
        </w:r>
        <w:r>
          <w:rPr>
            <w:noProof/>
            <w:webHidden/>
          </w:rPr>
          <w:tab/>
        </w:r>
        <w:r>
          <w:rPr>
            <w:noProof/>
            <w:webHidden/>
          </w:rPr>
          <w:fldChar w:fldCharType="begin"/>
        </w:r>
        <w:r>
          <w:rPr>
            <w:noProof/>
            <w:webHidden/>
          </w:rPr>
          <w:instrText xml:space="preserve"> PAGEREF _Toc18418392 \h </w:instrText>
        </w:r>
        <w:r>
          <w:rPr>
            <w:noProof/>
            <w:webHidden/>
          </w:rPr>
        </w:r>
        <w:r>
          <w:rPr>
            <w:noProof/>
            <w:webHidden/>
          </w:rPr>
          <w:fldChar w:fldCharType="separate"/>
        </w:r>
        <w:r>
          <w:rPr>
            <w:noProof/>
            <w:webHidden/>
          </w:rPr>
          <w:t>94</w:t>
        </w:r>
        <w:r>
          <w:rPr>
            <w:noProof/>
            <w:webHidden/>
          </w:rPr>
          <w:fldChar w:fldCharType="end"/>
        </w:r>
      </w:hyperlink>
    </w:p>
    <w:p w:rsidR="00B914E9" w:rsidRDefault="00B914E9">
      <w:pPr>
        <w:pStyle w:val="TOC1"/>
        <w:tabs>
          <w:tab w:val="right" w:leader="dot" w:pos="9736"/>
        </w:tabs>
        <w:rPr>
          <w:b w:val="0"/>
          <w:bCs w:val="0"/>
          <w:caps w:val="0"/>
          <w:noProof/>
          <w:sz w:val="22"/>
          <w:szCs w:val="22"/>
        </w:rPr>
      </w:pPr>
      <w:hyperlink w:anchor="_Toc18418393" w:history="1">
        <w:r w:rsidRPr="00C5488F">
          <w:rPr>
            <w:rStyle w:val="Hyperlink"/>
            <w:noProof/>
          </w:rPr>
          <w:t>APPENDIX F: Enabling and disabling worldpay integration</w:t>
        </w:r>
        <w:r>
          <w:rPr>
            <w:noProof/>
            <w:webHidden/>
          </w:rPr>
          <w:tab/>
        </w:r>
        <w:r>
          <w:rPr>
            <w:noProof/>
            <w:webHidden/>
          </w:rPr>
          <w:fldChar w:fldCharType="begin"/>
        </w:r>
        <w:r>
          <w:rPr>
            <w:noProof/>
            <w:webHidden/>
          </w:rPr>
          <w:instrText xml:space="preserve"> PAGEREF _Toc18418393 \h </w:instrText>
        </w:r>
        <w:r>
          <w:rPr>
            <w:noProof/>
            <w:webHidden/>
          </w:rPr>
        </w:r>
        <w:r>
          <w:rPr>
            <w:noProof/>
            <w:webHidden/>
          </w:rPr>
          <w:fldChar w:fldCharType="separate"/>
        </w:r>
        <w:r>
          <w:rPr>
            <w:noProof/>
            <w:webHidden/>
          </w:rPr>
          <w:t>94</w:t>
        </w:r>
        <w:r>
          <w:rPr>
            <w:noProof/>
            <w:webHidden/>
          </w:rPr>
          <w:fldChar w:fldCharType="end"/>
        </w:r>
      </w:hyperlink>
    </w:p>
    <w:p w:rsidR="00B914E9" w:rsidRDefault="00B914E9">
      <w:pPr>
        <w:pStyle w:val="TOC1"/>
        <w:tabs>
          <w:tab w:val="right" w:leader="dot" w:pos="9736"/>
        </w:tabs>
        <w:rPr>
          <w:b w:val="0"/>
          <w:bCs w:val="0"/>
          <w:caps w:val="0"/>
          <w:noProof/>
          <w:sz w:val="22"/>
          <w:szCs w:val="22"/>
        </w:rPr>
      </w:pPr>
      <w:hyperlink w:anchor="_Toc18418394" w:history="1">
        <w:r w:rsidRPr="00C5488F">
          <w:rPr>
            <w:rStyle w:val="Hyperlink"/>
            <w:noProof/>
          </w:rPr>
          <w:t>APPENDIX G: FAILURE &amp; ERROR HANDLING</w:t>
        </w:r>
        <w:r>
          <w:rPr>
            <w:noProof/>
            <w:webHidden/>
          </w:rPr>
          <w:tab/>
        </w:r>
        <w:r>
          <w:rPr>
            <w:noProof/>
            <w:webHidden/>
          </w:rPr>
          <w:fldChar w:fldCharType="begin"/>
        </w:r>
        <w:r>
          <w:rPr>
            <w:noProof/>
            <w:webHidden/>
          </w:rPr>
          <w:instrText xml:space="preserve"> PAGEREF _Toc18418394 \h </w:instrText>
        </w:r>
        <w:r>
          <w:rPr>
            <w:noProof/>
            <w:webHidden/>
          </w:rPr>
        </w:r>
        <w:r>
          <w:rPr>
            <w:noProof/>
            <w:webHidden/>
          </w:rPr>
          <w:fldChar w:fldCharType="separate"/>
        </w:r>
        <w:r>
          <w:rPr>
            <w:noProof/>
            <w:webHidden/>
          </w:rPr>
          <w:t>95</w:t>
        </w:r>
        <w:r>
          <w:rPr>
            <w:noProof/>
            <w:webHidden/>
          </w:rPr>
          <w:fldChar w:fldCharType="end"/>
        </w:r>
      </w:hyperlink>
    </w:p>
    <w:p w:rsidR="009B67F1" w:rsidRDefault="003D2F4B">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fldChar w:fldCharType="end"/>
      </w:r>
      <w:r w:rsidR="009B67F1">
        <w:rPr>
          <w:rFonts w:asciiTheme="majorHAnsi" w:eastAsiaTheme="majorEastAsia" w:hAnsiTheme="majorHAnsi" w:cstheme="majorBidi"/>
          <w:spacing w:val="5"/>
          <w:sz w:val="52"/>
          <w:szCs w:val="52"/>
        </w:rPr>
        <w:br w:type="page"/>
      </w:r>
    </w:p>
    <w:p w:rsidR="00837382" w:rsidRPr="0093572D" w:rsidRDefault="00837382" w:rsidP="00B761DF">
      <w:pPr>
        <w:pStyle w:val="Heading1"/>
        <w:numPr>
          <w:ilvl w:val="0"/>
          <w:numId w:val="48"/>
        </w:numPr>
      </w:pPr>
      <w:bookmarkStart w:id="5" w:name="_Toc18418329"/>
      <w:bookmarkEnd w:id="3"/>
      <w:r>
        <w:lastRenderedPageBreak/>
        <w:t>SUMMARY</w:t>
      </w:r>
      <w:bookmarkEnd w:id="5"/>
    </w:p>
    <w:p w:rsidR="00A22009" w:rsidRPr="0089604F" w:rsidRDefault="00A22009" w:rsidP="00A22009">
      <w:pPr>
        <w:widowControl w:val="0"/>
        <w:ind w:left="360"/>
        <w:rPr>
          <w:bCs/>
          <w:color w:val="000000" w:themeColor="text1"/>
          <w:lang w:val="de-DE" w:eastAsia="de-DE"/>
        </w:rPr>
      </w:pPr>
      <w:r w:rsidRPr="0089604F">
        <w:rPr>
          <w:bCs/>
          <w:color w:val="000000" w:themeColor="text1"/>
          <w:lang w:val="de-DE" w:eastAsia="de-DE"/>
        </w:rPr>
        <w:t xml:space="preserve">This document provides technical overview and implementation details for each </w:t>
      </w:r>
      <w:r w:rsidR="00C04461">
        <w:rPr>
          <w:bCs/>
          <w:color w:val="000000" w:themeColor="text1"/>
          <w:lang w:val="de-DE" w:eastAsia="de-DE"/>
        </w:rPr>
        <w:t>Worldpay</w:t>
      </w:r>
      <w:r w:rsidRPr="0089604F">
        <w:rPr>
          <w:bCs/>
          <w:color w:val="000000" w:themeColor="text1"/>
          <w:lang w:val="de-DE" w:eastAsia="de-DE"/>
        </w:rPr>
        <w:t xml:space="preserve"> service integrated within </w:t>
      </w:r>
      <w:r w:rsidR="006606B7">
        <w:rPr>
          <w:bCs/>
          <w:color w:val="000000" w:themeColor="text1"/>
          <w:lang w:val="de-DE" w:eastAsia="de-DE"/>
        </w:rPr>
        <w:t>SFCC</w:t>
      </w:r>
      <w:r w:rsidRPr="0089604F">
        <w:rPr>
          <w:bCs/>
          <w:color w:val="000000" w:themeColor="text1"/>
          <w:lang w:val="de-DE" w:eastAsia="de-DE"/>
        </w:rPr>
        <w:t xml:space="preserve"> platform. The </w:t>
      </w:r>
      <w:r w:rsidR="00C04461">
        <w:rPr>
          <w:bCs/>
          <w:color w:val="000000" w:themeColor="text1"/>
          <w:lang w:val="de-DE" w:eastAsia="de-DE"/>
        </w:rPr>
        <w:t>Worldpay</w:t>
      </w:r>
      <w:r w:rsidRPr="0089604F">
        <w:rPr>
          <w:bCs/>
          <w:color w:val="000000" w:themeColor="text1"/>
          <w:lang w:val="de-DE" w:eastAsia="de-DE"/>
        </w:rPr>
        <w:t xml:space="preserve"> cartridge</w:t>
      </w:r>
      <w:r w:rsidR="00CC572E">
        <w:rPr>
          <w:bCs/>
          <w:color w:val="000000" w:themeColor="text1"/>
          <w:lang w:val="de-DE" w:eastAsia="de-DE"/>
        </w:rPr>
        <w:t>s</w:t>
      </w:r>
      <w:r w:rsidRPr="0089604F">
        <w:rPr>
          <w:bCs/>
          <w:color w:val="000000" w:themeColor="text1"/>
          <w:lang w:val="de-DE" w:eastAsia="de-DE"/>
        </w:rPr>
        <w:t xml:space="preserve"> (</w:t>
      </w:r>
      <w:r w:rsidR="00C1081F">
        <w:rPr>
          <w:bCs/>
          <w:color w:val="000000" w:themeColor="text1"/>
          <w:lang w:val="de-DE" w:eastAsia="de-DE"/>
        </w:rPr>
        <w:t>int_worldpay</w:t>
      </w:r>
      <w:r w:rsidR="00CC572E">
        <w:rPr>
          <w:bCs/>
          <w:color w:val="000000" w:themeColor="text1"/>
          <w:lang w:val="de-DE" w:eastAsia="de-DE"/>
        </w:rPr>
        <w:t xml:space="preserve"> and </w:t>
      </w:r>
      <w:r w:rsidR="00E01875">
        <w:rPr>
          <w:bCs/>
          <w:color w:val="000000" w:themeColor="text1"/>
          <w:lang w:val="de-DE" w:eastAsia="de-DE"/>
        </w:rPr>
        <w:t>int_worldpay_core</w:t>
      </w:r>
      <w:r w:rsidRPr="0089604F">
        <w:rPr>
          <w:bCs/>
          <w:color w:val="000000" w:themeColor="text1"/>
          <w:lang w:val="de-DE" w:eastAsia="de-DE"/>
        </w:rPr>
        <w:t xml:space="preserve">) extends the functionality of </w:t>
      </w:r>
      <w:r w:rsidR="00812198">
        <w:rPr>
          <w:bCs/>
          <w:color w:val="000000" w:themeColor="text1"/>
          <w:lang w:val="de-DE" w:eastAsia="de-DE"/>
        </w:rPr>
        <w:t>reference</w:t>
      </w:r>
      <w:r w:rsidR="00812198" w:rsidRPr="0089604F">
        <w:rPr>
          <w:bCs/>
          <w:color w:val="000000" w:themeColor="text1"/>
          <w:lang w:val="de-DE" w:eastAsia="de-DE"/>
        </w:rPr>
        <w:t xml:space="preserve"> eCommerce </w:t>
      </w:r>
      <w:r w:rsidRPr="0089604F">
        <w:rPr>
          <w:bCs/>
          <w:color w:val="000000" w:themeColor="text1"/>
          <w:lang w:val="de-DE" w:eastAsia="de-DE"/>
        </w:rPr>
        <w:t xml:space="preserve">Storefront, enabling synchronous and asynchronous access to </w:t>
      </w:r>
      <w:r w:rsidR="00C04461">
        <w:rPr>
          <w:bCs/>
          <w:color w:val="000000" w:themeColor="text1"/>
          <w:lang w:val="de-DE" w:eastAsia="de-DE"/>
        </w:rPr>
        <w:t>Worldpay</w:t>
      </w:r>
      <w:r w:rsidRPr="0089604F">
        <w:rPr>
          <w:bCs/>
          <w:color w:val="000000" w:themeColor="text1"/>
          <w:lang w:val="de-DE" w:eastAsia="de-DE"/>
        </w:rPr>
        <w:t xml:space="preserve"> </w:t>
      </w:r>
      <w:r w:rsidR="00812198">
        <w:rPr>
          <w:bCs/>
          <w:color w:val="000000" w:themeColor="text1"/>
          <w:lang w:val="de-DE" w:eastAsia="de-DE"/>
        </w:rPr>
        <w:t xml:space="preserve">payment </w:t>
      </w:r>
      <w:r w:rsidRPr="0089604F">
        <w:rPr>
          <w:bCs/>
          <w:color w:val="000000" w:themeColor="text1"/>
          <w:lang w:val="de-DE" w:eastAsia="de-DE"/>
        </w:rPr>
        <w:t>transaction services listed below.</w:t>
      </w:r>
    </w:p>
    <w:p w:rsidR="00CC572E" w:rsidRPr="0089604F" w:rsidRDefault="00CC572E" w:rsidP="00CC572E">
      <w:pPr>
        <w:numPr>
          <w:ilvl w:val="0"/>
          <w:numId w:val="16"/>
        </w:numPr>
        <w:ind w:left="1764"/>
        <w:contextualSpacing/>
        <w:rPr>
          <w:lang w:val="de-DE" w:eastAsia="de-DE"/>
        </w:rPr>
      </w:pPr>
      <w:r w:rsidRPr="0089604F">
        <w:rPr>
          <w:lang w:val="de-DE" w:eastAsia="de-DE"/>
        </w:rPr>
        <w:t>Payment Methods:</w:t>
      </w:r>
    </w:p>
    <w:p w:rsidR="00CC572E" w:rsidRPr="0089604F" w:rsidRDefault="00CC572E" w:rsidP="00CC572E">
      <w:pPr>
        <w:numPr>
          <w:ilvl w:val="0"/>
          <w:numId w:val="14"/>
        </w:numPr>
        <w:ind w:left="2484"/>
        <w:contextualSpacing/>
        <w:rPr>
          <w:lang w:val="de-DE" w:eastAsia="de-DE"/>
        </w:rPr>
      </w:pPr>
      <w:r w:rsidRPr="0089604F">
        <w:rPr>
          <w:lang w:val="de-DE" w:eastAsia="de-DE"/>
        </w:rPr>
        <w:t>Sofort</w:t>
      </w:r>
    </w:p>
    <w:p w:rsidR="00CC572E" w:rsidRPr="0089604F" w:rsidRDefault="00CC572E" w:rsidP="00CC572E">
      <w:pPr>
        <w:numPr>
          <w:ilvl w:val="0"/>
          <w:numId w:val="14"/>
        </w:numPr>
        <w:ind w:left="2484"/>
        <w:contextualSpacing/>
        <w:rPr>
          <w:lang w:val="de-DE" w:eastAsia="de-DE"/>
        </w:rPr>
      </w:pPr>
      <w:r w:rsidRPr="0089604F">
        <w:rPr>
          <w:lang w:val="de-DE" w:eastAsia="de-DE"/>
        </w:rPr>
        <w:t>IDeal</w:t>
      </w:r>
    </w:p>
    <w:p w:rsidR="00CC572E" w:rsidRPr="0089604F" w:rsidRDefault="00CC572E" w:rsidP="00CC572E">
      <w:pPr>
        <w:numPr>
          <w:ilvl w:val="0"/>
          <w:numId w:val="14"/>
        </w:numPr>
        <w:ind w:left="2484"/>
        <w:contextualSpacing/>
        <w:rPr>
          <w:lang w:val="de-DE" w:eastAsia="de-DE"/>
        </w:rPr>
      </w:pPr>
      <w:r w:rsidRPr="0089604F">
        <w:rPr>
          <w:lang w:val="de-DE" w:eastAsia="de-DE"/>
        </w:rPr>
        <w:t>Qiwi</w:t>
      </w:r>
    </w:p>
    <w:p w:rsidR="00CC572E" w:rsidRPr="0089604F" w:rsidRDefault="00CC572E" w:rsidP="00CC572E">
      <w:pPr>
        <w:numPr>
          <w:ilvl w:val="0"/>
          <w:numId w:val="14"/>
        </w:numPr>
        <w:ind w:left="2484"/>
        <w:contextualSpacing/>
        <w:rPr>
          <w:lang w:val="de-DE" w:eastAsia="de-DE"/>
        </w:rPr>
      </w:pPr>
      <w:r w:rsidRPr="0089604F">
        <w:rPr>
          <w:lang w:val="de-DE" w:eastAsia="de-DE"/>
        </w:rPr>
        <w:t>Alipay</w:t>
      </w:r>
    </w:p>
    <w:p w:rsidR="00CC572E" w:rsidRPr="0089604F" w:rsidRDefault="00CC572E" w:rsidP="00CC572E">
      <w:pPr>
        <w:numPr>
          <w:ilvl w:val="0"/>
          <w:numId w:val="14"/>
        </w:numPr>
        <w:ind w:left="2484"/>
        <w:contextualSpacing/>
        <w:rPr>
          <w:lang w:val="de-DE" w:eastAsia="de-DE"/>
        </w:rPr>
      </w:pPr>
      <w:r w:rsidRPr="0089604F">
        <w:rPr>
          <w:lang w:val="de-DE" w:eastAsia="de-DE"/>
        </w:rPr>
        <w:t>Mistercash</w:t>
      </w:r>
    </w:p>
    <w:p w:rsidR="00CC572E" w:rsidRPr="0089604F" w:rsidRDefault="00CC572E" w:rsidP="00CC572E">
      <w:pPr>
        <w:numPr>
          <w:ilvl w:val="0"/>
          <w:numId w:val="14"/>
        </w:numPr>
        <w:ind w:left="2484"/>
        <w:contextualSpacing/>
        <w:rPr>
          <w:lang w:val="de-DE" w:eastAsia="de-DE"/>
        </w:rPr>
      </w:pPr>
      <w:r w:rsidRPr="0089604F">
        <w:rPr>
          <w:lang w:val="de-DE" w:eastAsia="de-DE"/>
        </w:rPr>
        <w:t>Yandex</w:t>
      </w:r>
    </w:p>
    <w:p w:rsidR="00CC572E" w:rsidRPr="0089604F" w:rsidRDefault="00CC572E" w:rsidP="00CC572E">
      <w:pPr>
        <w:numPr>
          <w:ilvl w:val="0"/>
          <w:numId w:val="14"/>
        </w:numPr>
        <w:ind w:left="2484"/>
        <w:contextualSpacing/>
        <w:rPr>
          <w:lang w:val="de-DE" w:eastAsia="de-DE"/>
        </w:rPr>
      </w:pPr>
      <w:r w:rsidRPr="0089604F">
        <w:rPr>
          <w:lang w:val="de-DE" w:eastAsia="de-DE"/>
        </w:rPr>
        <w:t>Boleto</w:t>
      </w:r>
    </w:p>
    <w:p w:rsidR="00CC572E" w:rsidRPr="0089604F" w:rsidRDefault="00CC572E" w:rsidP="00CC572E">
      <w:pPr>
        <w:numPr>
          <w:ilvl w:val="0"/>
          <w:numId w:val="14"/>
        </w:numPr>
        <w:ind w:left="2484"/>
        <w:contextualSpacing/>
        <w:rPr>
          <w:lang w:val="de-DE" w:eastAsia="de-DE"/>
        </w:rPr>
      </w:pPr>
      <w:r w:rsidRPr="0089604F">
        <w:rPr>
          <w:lang w:val="de-DE" w:eastAsia="de-DE"/>
        </w:rPr>
        <w:t>Paypal</w:t>
      </w:r>
    </w:p>
    <w:p w:rsidR="00CC572E" w:rsidRPr="0089604F" w:rsidRDefault="00CC572E" w:rsidP="00CC572E">
      <w:pPr>
        <w:numPr>
          <w:ilvl w:val="0"/>
          <w:numId w:val="14"/>
        </w:numPr>
        <w:ind w:left="2484"/>
        <w:contextualSpacing/>
        <w:rPr>
          <w:lang w:val="de-DE" w:eastAsia="de-DE"/>
        </w:rPr>
      </w:pPr>
      <w:r w:rsidRPr="0089604F">
        <w:rPr>
          <w:lang w:val="de-DE" w:eastAsia="de-DE"/>
        </w:rPr>
        <w:t>China Union Pay</w:t>
      </w:r>
    </w:p>
    <w:p w:rsidR="00CC572E" w:rsidRPr="0089604F" w:rsidRDefault="00CC572E" w:rsidP="00CC572E">
      <w:pPr>
        <w:numPr>
          <w:ilvl w:val="0"/>
          <w:numId w:val="14"/>
        </w:numPr>
        <w:ind w:left="2484"/>
        <w:contextualSpacing/>
        <w:rPr>
          <w:lang w:val="de-DE" w:eastAsia="de-DE"/>
        </w:rPr>
      </w:pPr>
      <w:r w:rsidRPr="0089604F">
        <w:rPr>
          <w:lang w:val="de-DE" w:eastAsia="de-DE"/>
        </w:rPr>
        <w:t>Enets</w:t>
      </w:r>
    </w:p>
    <w:p w:rsidR="00CC572E" w:rsidRPr="004860C5" w:rsidRDefault="00CC572E" w:rsidP="004860C5">
      <w:pPr>
        <w:numPr>
          <w:ilvl w:val="0"/>
          <w:numId w:val="14"/>
        </w:numPr>
        <w:ind w:left="2484"/>
        <w:contextualSpacing/>
        <w:rPr>
          <w:lang w:val="de-DE" w:eastAsia="de-DE"/>
        </w:rPr>
      </w:pPr>
      <w:r w:rsidRPr="0089604F">
        <w:rPr>
          <w:lang w:val="de-DE" w:eastAsia="de-DE"/>
        </w:rPr>
        <w:t>Giropay</w:t>
      </w:r>
    </w:p>
    <w:p w:rsidR="00CC572E" w:rsidRDefault="00CC572E" w:rsidP="00CC572E">
      <w:pPr>
        <w:numPr>
          <w:ilvl w:val="0"/>
          <w:numId w:val="14"/>
        </w:numPr>
        <w:ind w:left="2484"/>
        <w:contextualSpacing/>
        <w:rPr>
          <w:lang w:val="de-DE" w:eastAsia="de-DE"/>
        </w:rPr>
      </w:pPr>
      <w:r>
        <w:rPr>
          <w:lang w:val="de-DE" w:eastAsia="de-DE"/>
        </w:rPr>
        <w:t>Poli</w:t>
      </w:r>
    </w:p>
    <w:p w:rsidR="004860C5" w:rsidRDefault="004860C5" w:rsidP="00CC572E">
      <w:pPr>
        <w:numPr>
          <w:ilvl w:val="0"/>
          <w:numId w:val="14"/>
        </w:numPr>
        <w:ind w:left="2484"/>
        <w:contextualSpacing/>
        <w:rPr>
          <w:lang w:val="de-DE" w:eastAsia="de-DE"/>
        </w:rPr>
      </w:pPr>
      <w:r>
        <w:rPr>
          <w:lang w:val="de-DE" w:eastAsia="de-DE"/>
        </w:rPr>
        <w:t>Poli NZ</w:t>
      </w:r>
    </w:p>
    <w:p w:rsidR="00CC572E" w:rsidRPr="0049449B" w:rsidRDefault="00CC572E" w:rsidP="0049449B">
      <w:pPr>
        <w:numPr>
          <w:ilvl w:val="0"/>
          <w:numId w:val="14"/>
        </w:numPr>
        <w:ind w:left="2484"/>
        <w:contextualSpacing/>
        <w:rPr>
          <w:lang w:val="de-DE" w:eastAsia="de-DE"/>
        </w:rPr>
      </w:pPr>
      <w:r>
        <w:rPr>
          <w:lang w:val="de-DE" w:eastAsia="de-DE"/>
        </w:rPr>
        <w:t>Konbini</w:t>
      </w:r>
    </w:p>
    <w:p w:rsidR="00CC572E" w:rsidRDefault="00CC572E" w:rsidP="00CC572E">
      <w:pPr>
        <w:numPr>
          <w:ilvl w:val="0"/>
          <w:numId w:val="14"/>
        </w:numPr>
        <w:ind w:left="2484"/>
        <w:contextualSpacing/>
        <w:rPr>
          <w:lang w:val="de-DE" w:eastAsia="de-DE"/>
        </w:rPr>
      </w:pPr>
      <w:r>
        <w:rPr>
          <w:lang w:val="de-DE" w:eastAsia="de-DE"/>
        </w:rPr>
        <w:t>Przelewy24</w:t>
      </w:r>
    </w:p>
    <w:p w:rsidR="004860C5" w:rsidRDefault="004860C5" w:rsidP="00CC572E">
      <w:pPr>
        <w:numPr>
          <w:ilvl w:val="0"/>
          <w:numId w:val="14"/>
        </w:numPr>
        <w:ind w:left="2484"/>
        <w:contextualSpacing/>
        <w:rPr>
          <w:lang w:val="de-DE" w:eastAsia="de-DE"/>
        </w:rPr>
      </w:pPr>
      <w:r>
        <w:rPr>
          <w:lang w:val="de-DE" w:eastAsia="de-DE"/>
        </w:rPr>
        <w:t>CashU</w:t>
      </w:r>
    </w:p>
    <w:p w:rsidR="00E348B2" w:rsidRDefault="00E348B2" w:rsidP="00CC572E">
      <w:pPr>
        <w:numPr>
          <w:ilvl w:val="0"/>
          <w:numId w:val="14"/>
        </w:numPr>
        <w:ind w:left="2484"/>
        <w:contextualSpacing/>
        <w:rPr>
          <w:lang w:val="de-DE" w:eastAsia="de-DE"/>
        </w:rPr>
      </w:pPr>
      <w:r>
        <w:rPr>
          <w:lang w:val="de-DE" w:eastAsia="de-DE"/>
        </w:rPr>
        <w:t>Sepa DD</w:t>
      </w:r>
    </w:p>
    <w:p w:rsidR="00A516A8" w:rsidRPr="00AD6A58" w:rsidRDefault="00A516A8" w:rsidP="00CC572E">
      <w:pPr>
        <w:numPr>
          <w:ilvl w:val="0"/>
          <w:numId w:val="14"/>
        </w:numPr>
        <w:ind w:left="2484"/>
        <w:contextualSpacing/>
        <w:rPr>
          <w:lang w:val="de-DE" w:eastAsia="de-DE"/>
        </w:rPr>
      </w:pPr>
      <w:r>
        <w:rPr>
          <w:lang w:val="de-DE" w:eastAsia="de-DE"/>
        </w:rPr>
        <w:t>Klarna</w:t>
      </w:r>
    </w:p>
    <w:p w:rsidR="00CC572E" w:rsidRDefault="00CC572E" w:rsidP="00CC572E">
      <w:pPr>
        <w:numPr>
          <w:ilvl w:val="0"/>
          <w:numId w:val="14"/>
        </w:numPr>
        <w:ind w:left="2484"/>
        <w:contextualSpacing/>
        <w:rPr>
          <w:lang w:val="de-DE" w:eastAsia="de-DE"/>
        </w:rPr>
      </w:pPr>
      <w:r w:rsidRPr="0089604F">
        <w:rPr>
          <w:lang w:val="de-DE" w:eastAsia="de-DE"/>
        </w:rPr>
        <w:t>3D/Non 3D Credit Cards (XML Direct</w:t>
      </w:r>
      <w:r>
        <w:rPr>
          <w:lang w:val="de-DE" w:eastAsia="de-DE"/>
        </w:rPr>
        <w:t xml:space="preserve"> with client side encryption and tokenzation features</w:t>
      </w:r>
      <w:r w:rsidRPr="0089604F">
        <w:rPr>
          <w:lang w:val="de-DE" w:eastAsia="de-DE"/>
        </w:rPr>
        <w:t>)</w:t>
      </w:r>
    </w:p>
    <w:p w:rsidR="007630F2" w:rsidRDefault="00CC572E" w:rsidP="007630F2">
      <w:pPr>
        <w:numPr>
          <w:ilvl w:val="0"/>
          <w:numId w:val="14"/>
        </w:numPr>
        <w:ind w:left="2484"/>
        <w:contextualSpacing/>
        <w:rPr>
          <w:lang w:val="de-DE" w:eastAsia="de-DE"/>
        </w:rPr>
      </w:pPr>
      <w:r w:rsidRPr="0089604F">
        <w:rPr>
          <w:lang w:val="de-DE" w:eastAsia="de-DE"/>
        </w:rPr>
        <w:t xml:space="preserve">3D/Non 3D Credit Cards (XML Redirect </w:t>
      </w:r>
      <w:r>
        <w:rPr>
          <w:lang w:val="de-DE" w:eastAsia="de-DE"/>
        </w:rPr>
        <w:t xml:space="preserve">with tokenzation </w:t>
      </w:r>
      <w:r w:rsidR="001072F8">
        <w:rPr>
          <w:lang w:val="de-DE" w:eastAsia="de-DE"/>
        </w:rPr>
        <w:t xml:space="preserve"> and hosted payment pages lightbox/iframe </w:t>
      </w:r>
      <w:r>
        <w:rPr>
          <w:lang w:val="de-DE" w:eastAsia="de-DE"/>
        </w:rPr>
        <w:t>feature</w:t>
      </w:r>
      <w:r w:rsidRPr="0089604F">
        <w:rPr>
          <w:lang w:val="de-DE" w:eastAsia="de-DE"/>
        </w:rPr>
        <w:t>)</w:t>
      </w:r>
    </w:p>
    <w:p w:rsidR="00531896" w:rsidRPr="0092672E" w:rsidRDefault="00531896" w:rsidP="00531896">
      <w:pPr>
        <w:ind w:left="2484"/>
        <w:contextualSpacing/>
        <w:rPr>
          <w:b/>
          <w:i/>
          <w:lang w:val="de-DE" w:eastAsia="de-DE"/>
        </w:rPr>
      </w:pPr>
      <w:r w:rsidRPr="0092672E">
        <w:rPr>
          <w:b/>
          <w:i/>
          <w:lang w:val="de-DE" w:eastAsia="de-DE"/>
        </w:rPr>
        <w:t>Added as a part of SFRA:</w:t>
      </w:r>
    </w:p>
    <w:p w:rsidR="00531896" w:rsidRDefault="00531896" w:rsidP="00531896">
      <w:pPr>
        <w:numPr>
          <w:ilvl w:val="0"/>
          <w:numId w:val="14"/>
        </w:numPr>
        <w:ind w:left="2484"/>
        <w:contextualSpacing/>
        <w:rPr>
          <w:lang w:val="de-DE" w:eastAsia="de-DE"/>
        </w:rPr>
      </w:pPr>
      <w:r>
        <w:rPr>
          <w:lang w:val="de-DE" w:eastAsia="de-DE"/>
        </w:rPr>
        <w:t>WeChat Pay</w:t>
      </w:r>
    </w:p>
    <w:p w:rsidR="00531896" w:rsidRDefault="00531896" w:rsidP="00531896">
      <w:pPr>
        <w:numPr>
          <w:ilvl w:val="0"/>
          <w:numId w:val="14"/>
        </w:numPr>
        <w:ind w:left="2484"/>
        <w:contextualSpacing/>
        <w:rPr>
          <w:lang w:val="de-DE" w:eastAsia="de-DE"/>
        </w:rPr>
      </w:pPr>
      <w:r>
        <w:rPr>
          <w:lang w:val="de-DE" w:eastAsia="de-DE"/>
        </w:rPr>
        <w:t>MOTO</w:t>
      </w:r>
    </w:p>
    <w:p w:rsidR="00531896" w:rsidRPr="00531896" w:rsidRDefault="00531896" w:rsidP="00531896">
      <w:pPr>
        <w:numPr>
          <w:ilvl w:val="0"/>
          <w:numId w:val="14"/>
        </w:numPr>
        <w:ind w:left="2484"/>
        <w:contextualSpacing/>
        <w:rPr>
          <w:lang w:val="de-DE" w:eastAsia="de-DE"/>
        </w:rPr>
      </w:pPr>
      <w:r>
        <w:rPr>
          <w:lang w:val="de-DE" w:eastAsia="de-DE"/>
        </w:rPr>
        <w:t>Google Pay</w:t>
      </w:r>
    </w:p>
    <w:p w:rsidR="00A22009" w:rsidRDefault="00A22009" w:rsidP="00AF39B6">
      <w:pPr>
        <w:numPr>
          <w:ilvl w:val="0"/>
          <w:numId w:val="15"/>
        </w:numPr>
        <w:ind w:left="1764"/>
        <w:contextualSpacing/>
        <w:rPr>
          <w:lang w:val="de-DE" w:eastAsia="de-DE"/>
        </w:rPr>
      </w:pPr>
      <w:r w:rsidRPr="0089604F">
        <w:rPr>
          <w:lang w:val="de-DE" w:eastAsia="de-DE"/>
        </w:rPr>
        <w:t xml:space="preserve">Order Notification </w:t>
      </w:r>
      <w:r w:rsidR="00427FFB">
        <w:rPr>
          <w:lang w:val="de-DE" w:eastAsia="de-DE"/>
        </w:rPr>
        <w:t>Job</w:t>
      </w:r>
    </w:p>
    <w:p w:rsidR="00CC572E" w:rsidRPr="0089604F" w:rsidRDefault="00CC572E" w:rsidP="00CC572E">
      <w:pPr>
        <w:numPr>
          <w:ilvl w:val="0"/>
          <w:numId w:val="15"/>
        </w:numPr>
        <w:ind w:left="1764"/>
        <w:contextualSpacing/>
        <w:rPr>
          <w:lang w:val="de-DE" w:eastAsia="de-DE"/>
        </w:rPr>
      </w:pPr>
      <w:r w:rsidRPr="0089604F">
        <w:rPr>
          <w:lang w:val="de-DE" w:eastAsia="de-DE"/>
        </w:rPr>
        <w:t xml:space="preserve">Order </w:t>
      </w:r>
      <w:r>
        <w:rPr>
          <w:lang w:val="de-DE" w:eastAsia="de-DE"/>
        </w:rPr>
        <w:t>Enquiry</w:t>
      </w:r>
      <w:r w:rsidRPr="0089604F">
        <w:rPr>
          <w:lang w:val="de-DE" w:eastAsia="de-DE"/>
        </w:rPr>
        <w:t xml:space="preserve"> </w:t>
      </w:r>
      <w:r w:rsidR="00427FFB">
        <w:rPr>
          <w:lang w:val="de-DE" w:eastAsia="de-DE"/>
        </w:rPr>
        <w:t>Job</w:t>
      </w:r>
    </w:p>
    <w:p w:rsidR="00CC572E" w:rsidRDefault="00CC572E" w:rsidP="00AF39B6">
      <w:pPr>
        <w:numPr>
          <w:ilvl w:val="0"/>
          <w:numId w:val="15"/>
        </w:numPr>
        <w:ind w:left="1764"/>
        <w:contextualSpacing/>
        <w:rPr>
          <w:lang w:val="de-DE" w:eastAsia="de-DE"/>
        </w:rPr>
      </w:pPr>
      <w:r>
        <w:rPr>
          <w:lang w:val="de-DE" w:eastAsia="de-DE"/>
        </w:rPr>
        <w:t>Order Cancel Or Refund Job for mac Issue identified orders</w:t>
      </w:r>
    </w:p>
    <w:p w:rsidR="00292C60" w:rsidRPr="00292C60" w:rsidRDefault="00292C60">
      <w:pPr>
        <w:numPr>
          <w:ilvl w:val="0"/>
          <w:numId w:val="15"/>
        </w:numPr>
        <w:ind w:left="1764"/>
        <w:contextualSpacing/>
        <w:rPr>
          <w:lang w:val="de-DE" w:eastAsia="de-DE"/>
        </w:rPr>
      </w:pPr>
      <w:r>
        <w:rPr>
          <w:lang w:val="de-DE" w:eastAsia="de-DE"/>
        </w:rPr>
        <w:t>Order CleanUp Batch Job</w:t>
      </w:r>
    </w:p>
    <w:p w:rsidR="00A22009" w:rsidRPr="0089604F" w:rsidRDefault="00292C60" w:rsidP="00AF39B6">
      <w:pPr>
        <w:numPr>
          <w:ilvl w:val="0"/>
          <w:numId w:val="15"/>
        </w:numPr>
        <w:ind w:left="1764"/>
        <w:contextualSpacing/>
        <w:rPr>
          <w:lang w:val="de-DE" w:eastAsia="de-DE"/>
        </w:rPr>
      </w:pPr>
      <w:r>
        <w:rPr>
          <w:lang w:val="de-DE" w:eastAsia="de-DE"/>
        </w:rPr>
        <w:t xml:space="preserve">APM </w:t>
      </w:r>
      <w:r w:rsidR="00A22009" w:rsidRPr="0089604F">
        <w:rPr>
          <w:lang w:val="de-DE" w:eastAsia="de-DE"/>
        </w:rPr>
        <w:t>Look Up Service</w:t>
      </w:r>
    </w:p>
    <w:p w:rsidR="00A22009" w:rsidRDefault="00A22009" w:rsidP="00AF39B6">
      <w:pPr>
        <w:numPr>
          <w:ilvl w:val="0"/>
          <w:numId w:val="15"/>
        </w:numPr>
        <w:ind w:left="1764"/>
        <w:contextualSpacing/>
        <w:rPr>
          <w:lang w:val="de-DE" w:eastAsia="de-DE"/>
        </w:rPr>
      </w:pPr>
      <w:r w:rsidRPr="0089604F">
        <w:rPr>
          <w:lang w:val="de-DE" w:eastAsia="de-DE"/>
        </w:rPr>
        <w:t>Multiple Merchant ID support</w:t>
      </w:r>
    </w:p>
    <w:p w:rsidR="004D1947" w:rsidRDefault="00812198" w:rsidP="004D1947">
      <w:pPr>
        <w:numPr>
          <w:ilvl w:val="0"/>
          <w:numId w:val="15"/>
        </w:numPr>
        <w:ind w:left="1764"/>
        <w:contextualSpacing/>
        <w:rPr>
          <w:lang w:val="de-DE" w:eastAsia="de-DE"/>
        </w:rPr>
      </w:pPr>
      <w:r>
        <w:rPr>
          <w:lang w:val="de-DE" w:eastAsia="de-DE"/>
        </w:rPr>
        <w:t>Statement Narrative support</w:t>
      </w:r>
    </w:p>
    <w:p w:rsidR="002A0D10" w:rsidRDefault="00C05A08" w:rsidP="004D1947">
      <w:pPr>
        <w:numPr>
          <w:ilvl w:val="0"/>
          <w:numId w:val="15"/>
        </w:numPr>
        <w:ind w:left="1764"/>
        <w:contextualSpacing/>
        <w:rPr>
          <w:lang w:val="de-DE" w:eastAsia="de-DE"/>
        </w:rPr>
      </w:pPr>
      <w:r w:rsidRPr="004D1947">
        <w:rPr>
          <w:lang w:val="de-DE" w:eastAsia="de-DE"/>
        </w:rPr>
        <w:t>Brazil Integration</w:t>
      </w:r>
    </w:p>
    <w:p w:rsidR="001405A5" w:rsidRDefault="001405A5" w:rsidP="001405A5">
      <w:pPr>
        <w:contextualSpacing/>
        <w:rPr>
          <w:lang w:val="de-DE" w:eastAsia="de-DE"/>
        </w:rPr>
      </w:pPr>
    </w:p>
    <w:p w:rsidR="001405A5" w:rsidRDefault="001405A5" w:rsidP="001405A5">
      <w:pPr>
        <w:contextualSpacing/>
        <w:rPr>
          <w:lang w:val="de-DE" w:eastAsia="de-DE"/>
        </w:rPr>
      </w:pPr>
    </w:p>
    <w:p w:rsidR="001405A5" w:rsidRDefault="001405A5" w:rsidP="001405A5">
      <w:pPr>
        <w:pStyle w:val="Heading1"/>
        <w:numPr>
          <w:ilvl w:val="0"/>
          <w:numId w:val="48"/>
        </w:numPr>
        <w:ind w:left="720"/>
      </w:pPr>
      <w:bookmarkStart w:id="6" w:name="_Toc18418330"/>
      <w:r>
        <w:lastRenderedPageBreak/>
        <w:t>Change Log</w:t>
      </w:r>
      <w:bookmarkEnd w:id="6"/>
    </w:p>
    <w:p w:rsidR="00680B6D" w:rsidRDefault="00680B6D" w:rsidP="00680B6D"/>
    <w:p w:rsidR="00680B6D" w:rsidRPr="00680B6D" w:rsidRDefault="00680B6D" w:rsidP="00680B6D"/>
    <w:p w:rsidR="001405A5" w:rsidDel="006C4FE7" w:rsidRDefault="001405A5" w:rsidP="001405A5">
      <w:pPr>
        <w:pStyle w:val="BodyText"/>
        <w:keepNext/>
        <w:widowControl w:val="0"/>
        <w:spacing w:before="120" w:after="120" w:line="276" w:lineRule="auto"/>
        <w:ind w:left="720"/>
        <w:jc w:val="left"/>
        <w:rPr>
          <w:del w:id="7" w:author="Poornima Kakani" w:date="2019-02-15T12:37:00Z"/>
          <w:rStyle w:val="SubtleEmphasis"/>
          <w:rFonts w:ascii="Trebuchet MS" w:hAnsi="Trebuchet MS"/>
          <w:color w:val="808080" w:themeColor="background1" w:themeShade="80"/>
          <w:sz w:val="18"/>
          <w:szCs w:val="18"/>
        </w:rPr>
      </w:pPr>
    </w:p>
    <w:tbl>
      <w:tblPr>
        <w:tblStyle w:val="TableGrid"/>
        <w:tblW w:w="10440" w:type="dxa"/>
        <w:tblInd w:w="-185" w:type="dxa"/>
        <w:tblLook w:val="04A0" w:firstRow="1" w:lastRow="0" w:firstColumn="1" w:lastColumn="0" w:noHBand="0" w:noVBand="1"/>
      </w:tblPr>
      <w:tblGrid>
        <w:gridCol w:w="2700"/>
        <w:gridCol w:w="2520"/>
        <w:gridCol w:w="5220"/>
      </w:tblGrid>
      <w:tr w:rsidR="001405A5" w:rsidTr="00E90E16">
        <w:tc>
          <w:tcPr>
            <w:tcW w:w="2700" w:type="dxa"/>
          </w:tcPr>
          <w:p w:rsidR="001405A5" w:rsidRPr="008849C3" w:rsidRDefault="001405A5" w:rsidP="00E90E16">
            <w:pPr>
              <w:pStyle w:val="BodyText"/>
              <w:keepNext/>
              <w:widowControl w:val="0"/>
              <w:spacing w:before="120" w:after="120" w:line="276" w:lineRule="auto"/>
              <w:jc w:val="left"/>
              <w:rPr>
                <w:rStyle w:val="SubtleEmphasis"/>
                <w:rFonts w:ascii="Arial Black" w:hAnsi="Arial Black" w:cstheme="minorHAnsi"/>
                <w:b/>
                <w:i w:val="0"/>
                <w:color w:val="808080" w:themeColor="background1" w:themeShade="80"/>
              </w:rPr>
            </w:pPr>
            <w:r w:rsidRPr="008849C3">
              <w:rPr>
                <w:rStyle w:val="SubtleEmphasis"/>
                <w:rFonts w:asciiTheme="minorHAnsi" w:hAnsiTheme="minorHAnsi" w:cstheme="minorHAnsi"/>
                <w:b/>
                <w:i w:val="0"/>
                <w:color w:val="548DD4" w:themeColor="text2" w:themeTint="99"/>
              </w:rPr>
              <w:t>Release Version</w:t>
            </w:r>
          </w:p>
        </w:tc>
        <w:tc>
          <w:tcPr>
            <w:tcW w:w="2520" w:type="dxa"/>
          </w:tcPr>
          <w:p w:rsidR="001405A5" w:rsidRDefault="001405A5" w:rsidP="00E90E16">
            <w:pPr>
              <w:pStyle w:val="BodyText"/>
              <w:keepNext/>
              <w:widowControl w:val="0"/>
              <w:spacing w:before="120" w:after="120" w:line="276" w:lineRule="auto"/>
              <w:jc w:val="left"/>
              <w:rPr>
                <w:rStyle w:val="SubtleEmphasis"/>
                <w:rFonts w:ascii="Trebuchet MS" w:hAnsi="Trebuchet MS"/>
                <w:color w:val="808080" w:themeColor="background1" w:themeShade="80"/>
                <w:sz w:val="18"/>
                <w:szCs w:val="18"/>
              </w:rPr>
            </w:pPr>
            <w:r w:rsidRPr="008849C3">
              <w:rPr>
                <w:rStyle w:val="SubtleEmphasis"/>
                <w:rFonts w:asciiTheme="minorHAnsi" w:hAnsiTheme="minorHAnsi" w:cstheme="minorHAnsi"/>
                <w:b/>
                <w:i w:val="0"/>
                <w:color w:val="548DD4" w:themeColor="text2" w:themeTint="99"/>
              </w:rPr>
              <w:t>Date</w:t>
            </w:r>
          </w:p>
        </w:tc>
        <w:tc>
          <w:tcPr>
            <w:tcW w:w="5220" w:type="dxa"/>
          </w:tcPr>
          <w:p w:rsidR="001405A5" w:rsidRDefault="001405A5" w:rsidP="00E90E16">
            <w:pPr>
              <w:pStyle w:val="BodyText"/>
              <w:keepNext/>
              <w:widowControl w:val="0"/>
              <w:spacing w:before="120" w:after="120" w:line="276" w:lineRule="auto"/>
              <w:jc w:val="left"/>
              <w:rPr>
                <w:rStyle w:val="SubtleEmphasis"/>
                <w:rFonts w:ascii="Trebuchet MS" w:hAnsi="Trebuchet MS"/>
                <w:color w:val="808080" w:themeColor="background1" w:themeShade="80"/>
                <w:sz w:val="18"/>
                <w:szCs w:val="18"/>
              </w:rPr>
            </w:pPr>
            <w:r w:rsidRPr="008849C3">
              <w:rPr>
                <w:rStyle w:val="SubtleEmphasis"/>
                <w:rFonts w:asciiTheme="minorHAnsi" w:hAnsiTheme="minorHAnsi" w:cstheme="minorHAnsi"/>
                <w:b/>
                <w:i w:val="0"/>
                <w:color w:val="548DD4" w:themeColor="text2" w:themeTint="99"/>
              </w:rPr>
              <w:t>Description</w:t>
            </w:r>
          </w:p>
        </w:tc>
      </w:tr>
      <w:tr w:rsidR="001405A5" w:rsidTr="00E90E16">
        <w:tc>
          <w:tcPr>
            <w:tcW w:w="2700" w:type="dxa"/>
          </w:tcPr>
          <w:p w:rsidR="001405A5" w:rsidRDefault="001405A5" w:rsidP="00E90E16">
            <w:pPr>
              <w:pStyle w:val="BodyText"/>
              <w:keepNext/>
              <w:widowControl w:val="0"/>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19.2.0</w:t>
            </w:r>
          </w:p>
        </w:tc>
        <w:tc>
          <w:tcPr>
            <w:tcW w:w="2520" w:type="dxa"/>
          </w:tcPr>
          <w:p w:rsidR="001405A5" w:rsidRDefault="001405A5" w:rsidP="00E90E16">
            <w:pPr>
              <w:pStyle w:val="BodyText"/>
              <w:keepNext/>
              <w:widowControl w:val="0"/>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August 31, 2019</w:t>
            </w:r>
          </w:p>
        </w:tc>
        <w:tc>
          <w:tcPr>
            <w:tcW w:w="5220" w:type="dxa"/>
          </w:tcPr>
          <w:p w:rsidR="001405A5" w:rsidRDefault="001405A5" w:rsidP="00E90E16">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Best Practices</w:t>
            </w:r>
          </w:p>
          <w:p w:rsidR="001405A5" w:rsidRDefault="001405A5" w:rsidP="00E90E16">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Automation Test Suite</w:t>
            </w:r>
          </w:p>
          <w:p w:rsidR="001405A5" w:rsidRDefault="001405A5" w:rsidP="00E90E16">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US Domestic Acquiring (Prime Routing)</w:t>
            </w:r>
          </w:p>
          <w:p w:rsidR="001405A5" w:rsidRDefault="001405A5" w:rsidP="00E90E16">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Tokenization (My Account-Add Card/Delete Card)</w:t>
            </w:r>
          </w:p>
          <w:p w:rsidR="001405A5" w:rsidRDefault="001405A5" w:rsidP="00E90E16">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Stored Credential Improved Flow</w:t>
            </w:r>
          </w:p>
          <w:p w:rsidR="001405A5" w:rsidRDefault="001405A5" w:rsidP="00E90E16">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3ds2</w:t>
            </w:r>
          </w:p>
          <w:p w:rsidR="001405A5" w:rsidRDefault="001405A5" w:rsidP="00E90E16">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Security Fixes</w:t>
            </w:r>
          </w:p>
          <w:p w:rsidR="001405A5" w:rsidRDefault="001405A5" w:rsidP="00E90E16">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CodeCept JS</w:t>
            </w:r>
          </w:p>
          <w:p w:rsidR="001405A5" w:rsidRPr="00022BB5" w:rsidRDefault="001405A5" w:rsidP="00E90E16">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Previous Releases Feedbacks</w:t>
            </w:r>
          </w:p>
        </w:tc>
      </w:tr>
      <w:tr w:rsidR="001405A5" w:rsidTr="00E90E16">
        <w:tc>
          <w:tcPr>
            <w:tcW w:w="2700" w:type="dxa"/>
          </w:tcPr>
          <w:p w:rsidR="001405A5" w:rsidRPr="00601040" w:rsidRDefault="001405A5" w:rsidP="00E90E16">
            <w:pPr>
              <w:pStyle w:val="BodyText"/>
              <w:keepNext/>
              <w:widowControl w:val="0"/>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19.1.0</w:t>
            </w:r>
          </w:p>
        </w:tc>
        <w:tc>
          <w:tcPr>
            <w:tcW w:w="2520" w:type="dxa"/>
          </w:tcPr>
          <w:p w:rsidR="001405A5" w:rsidRPr="00775D78" w:rsidRDefault="001405A5" w:rsidP="00E90E16">
            <w:pPr>
              <w:pStyle w:val="BodyText"/>
              <w:keepNext/>
              <w:widowControl w:val="0"/>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Mar 20</w:t>
            </w:r>
            <w:r w:rsidRPr="00775D78">
              <w:rPr>
                <w:rStyle w:val="SubtleEmphasis"/>
                <w:rFonts w:asciiTheme="minorHAnsi" w:hAnsiTheme="minorHAnsi" w:cstheme="minorHAnsi"/>
                <w:i w:val="0"/>
                <w:sz w:val="20"/>
                <w:szCs w:val="20"/>
              </w:rPr>
              <w:t>, 2019</w:t>
            </w:r>
          </w:p>
        </w:tc>
        <w:tc>
          <w:tcPr>
            <w:tcW w:w="5220" w:type="dxa"/>
          </w:tcPr>
          <w:p w:rsidR="001405A5" w:rsidRPr="005C3135" w:rsidRDefault="001405A5" w:rsidP="00E90E16">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sidRPr="005C3135">
              <w:rPr>
                <w:rStyle w:val="SubtleEmphasis"/>
                <w:rFonts w:asciiTheme="minorHAnsi" w:hAnsiTheme="minorHAnsi" w:cstheme="minorHAnsi"/>
                <w:i w:val="0"/>
                <w:sz w:val="20"/>
                <w:szCs w:val="20"/>
              </w:rPr>
              <w:t xml:space="preserve">Google </w:t>
            </w:r>
            <w:r>
              <w:rPr>
                <w:rStyle w:val="SubtleEmphasis"/>
                <w:rFonts w:asciiTheme="minorHAnsi" w:hAnsiTheme="minorHAnsi" w:cstheme="minorHAnsi"/>
                <w:i w:val="0"/>
                <w:sz w:val="20"/>
                <w:szCs w:val="20"/>
              </w:rPr>
              <w:t>Pay</w:t>
            </w:r>
          </w:p>
          <w:p w:rsidR="001405A5" w:rsidRPr="005C3135" w:rsidRDefault="001405A5" w:rsidP="00E90E16">
            <w:pPr>
              <w:pStyle w:val="BodyText"/>
              <w:keepNext/>
              <w:widowControl w:val="0"/>
              <w:numPr>
                <w:ilvl w:val="0"/>
                <w:numId w:val="95"/>
              </w:numPr>
              <w:spacing w:before="120" w:after="120" w:line="276" w:lineRule="auto"/>
              <w:jc w:val="left"/>
              <w:rPr>
                <w:rStyle w:val="SubtleEmphasis"/>
                <w:rFonts w:asciiTheme="minorHAnsi" w:hAnsiTheme="minorHAnsi" w:cstheme="minorHAnsi"/>
                <w:i w:val="0"/>
              </w:rPr>
            </w:pPr>
            <w:r>
              <w:rPr>
                <w:rStyle w:val="SubtleEmphasis"/>
                <w:rFonts w:asciiTheme="minorHAnsi" w:hAnsiTheme="minorHAnsi" w:cstheme="minorHAnsi"/>
                <w:i w:val="0"/>
                <w:sz w:val="20"/>
                <w:szCs w:val="20"/>
              </w:rPr>
              <w:t>Stored Credentials</w:t>
            </w:r>
          </w:p>
          <w:p w:rsidR="001405A5" w:rsidRPr="001E7CFB" w:rsidRDefault="001405A5" w:rsidP="00E90E16">
            <w:pPr>
              <w:pStyle w:val="BodyText"/>
              <w:keepNext/>
              <w:widowControl w:val="0"/>
              <w:numPr>
                <w:ilvl w:val="0"/>
                <w:numId w:val="95"/>
              </w:numPr>
              <w:spacing w:before="120" w:after="120" w:line="276" w:lineRule="auto"/>
              <w:jc w:val="left"/>
              <w:rPr>
                <w:rStyle w:val="SubtleEmphasis"/>
                <w:rFonts w:asciiTheme="minorHAnsi" w:hAnsiTheme="minorHAnsi" w:cstheme="minorHAnsi"/>
                <w:i w:val="0"/>
              </w:rPr>
            </w:pPr>
            <w:r>
              <w:rPr>
                <w:rStyle w:val="SubtleEmphasis"/>
                <w:rFonts w:asciiTheme="minorHAnsi" w:hAnsiTheme="minorHAnsi" w:cstheme="minorHAnsi"/>
                <w:i w:val="0"/>
                <w:sz w:val="20"/>
                <w:szCs w:val="20"/>
              </w:rPr>
              <w:t>Release 18.3.0 Feedback</w:t>
            </w:r>
          </w:p>
        </w:tc>
      </w:tr>
      <w:tr w:rsidR="001405A5" w:rsidTr="00E90E16">
        <w:tc>
          <w:tcPr>
            <w:tcW w:w="2700" w:type="dxa"/>
          </w:tcPr>
          <w:p w:rsidR="001405A5" w:rsidRPr="00601040" w:rsidRDefault="001405A5" w:rsidP="00E90E16">
            <w:pPr>
              <w:pStyle w:val="BodyText"/>
              <w:keepNext/>
              <w:widowControl w:val="0"/>
              <w:spacing w:before="120" w:after="120" w:line="276" w:lineRule="auto"/>
              <w:jc w:val="left"/>
              <w:rPr>
                <w:rStyle w:val="SubtleEmphasis"/>
                <w:rFonts w:asciiTheme="minorHAnsi" w:hAnsiTheme="minorHAnsi" w:cstheme="minorHAnsi"/>
                <w:i w:val="0"/>
                <w:sz w:val="20"/>
                <w:szCs w:val="20"/>
              </w:rPr>
            </w:pPr>
            <w:r w:rsidRPr="00601040">
              <w:rPr>
                <w:rStyle w:val="SubtleEmphasis"/>
                <w:rFonts w:asciiTheme="minorHAnsi" w:hAnsiTheme="minorHAnsi" w:cstheme="minorHAnsi"/>
                <w:i w:val="0"/>
                <w:sz w:val="20"/>
                <w:szCs w:val="20"/>
              </w:rPr>
              <w:t>18.3.0</w:t>
            </w:r>
          </w:p>
        </w:tc>
        <w:tc>
          <w:tcPr>
            <w:tcW w:w="2520" w:type="dxa"/>
          </w:tcPr>
          <w:p w:rsidR="001405A5" w:rsidRPr="00775D78" w:rsidRDefault="001405A5" w:rsidP="00E90E16">
            <w:pPr>
              <w:pStyle w:val="BodyText"/>
              <w:keepNext/>
              <w:widowControl w:val="0"/>
              <w:spacing w:before="120" w:after="120" w:line="276" w:lineRule="auto"/>
              <w:jc w:val="left"/>
              <w:rPr>
                <w:rStyle w:val="SubtleEmphasis"/>
                <w:rFonts w:asciiTheme="minorHAnsi" w:hAnsiTheme="minorHAnsi" w:cstheme="minorHAnsi"/>
                <w:i w:val="0"/>
                <w:sz w:val="20"/>
                <w:szCs w:val="20"/>
              </w:rPr>
            </w:pPr>
            <w:r w:rsidRPr="00775D78">
              <w:rPr>
                <w:rStyle w:val="SubtleEmphasis"/>
                <w:rFonts w:asciiTheme="minorHAnsi" w:hAnsiTheme="minorHAnsi" w:cstheme="minorHAnsi"/>
                <w:i w:val="0"/>
                <w:sz w:val="20"/>
                <w:szCs w:val="20"/>
              </w:rPr>
              <w:t>Feb 18, 2019</w:t>
            </w:r>
          </w:p>
        </w:tc>
        <w:tc>
          <w:tcPr>
            <w:tcW w:w="5220" w:type="dxa"/>
          </w:tcPr>
          <w:p w:rsidR="001405A5" w:rsidRPr="00E35D61" w:rsidRDefault="001405A5" w:rsidP="00E90E16">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sidRPr="00E35D61">
              <w:rPr>
                <w:rStyle w:val="SubtleEmphasis"/>
                <w:rFonts w:asciiTheme="minorHAnsi" w:hAnsiTheme="minorHAnsi" w:cstheme="minorHAnsi"/>
                <w:i w:val="0"/>
                <w:sz w:val="20"/>
                <w:szCs w:val="20"/>
              </w:rPr>
              <w:t>WeChat implementation</w:t>
            </w:r>
          </w:p>
          <w:p w:rsidR="001405A5" w:rsidRPr="00E35D61" w:rsidRDefault="001405A5" w:rsidP="00E90E16">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sidRPr="00E35D61">
              <w:rPr>
                <w:rStyle w:val="SubtleEmphasis"/>
                <w:rFonts w:asciiTheme="minorHAnsi" w:hAnsiTheme="minorHAnsi" w:cstheme="minorHAnsi"/>
                <w:i w:val="0"/>
                <w:sz w:val="20"/>
                <w:szCs w:val="20"/>
              </w:rPr>
              <w:t>Alternative payment method</w:t>
            </w:r>
          </w:p>
          <w:p w:rsidR="001405A5" w:rsidRPr="00E35D61" w:rsidRDefault="001405A5" w:rsidP="00E90E16">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sidRPr="00E35D61">
              <w:rPr>
                <w:rStyle w:val="SubtleEmphasis"/>
                <w:rFonts w:asciiTheme="minorHAnsi" w:hAnsiTheme="minorHAnsi" w:cstheme="minorHAnsi"/>
                <w:i w:val="0"/>
                <w:sz w:val="20"/>
                <w:szCs w:val="20"/>
              </w:rPr>
              <w:t>Merchant token</w:t>
            </w:r>
          </w:p>
          <w:p w:rsidR="001405A5" w:rsidRPr="001E7CFB" w:rsidRDefault="001405A5" w:rsidP="00E90E16">
            <w:pPr>
              <w:pStyle w:val="BodyText"/>
              <w:keepNext/>
              <w:widowControl w:val="0"/>
              <w:numPr>
                <w:ilvl w:val="0"/>
                <w:numId w:val="95"/>
              </w:numPr>
              <w:spacing w:before="120" w:after="120" w:line="276" w:lineRule="auto"/>
              <w:jc w:val="left"/>
              <w:rPr>
                <w:rStyle w:val="SubtleEmphasis"/>
                <w:rFonts w:asciiTheme="minorHAnsi" w:hAnsiTheme="minorHAnsi" w:cstheme="minorHAnsi"/>
                <w:i w:val="0"/>
              </w:rPr>
            </w:pPr>
            <w:r w:rsidRPr="00E35D61">
              <w:rPr>
                <w:rStyle w:val="SubtleEmphasis"/>
                <w:rFonts w:asciiTheme="minorHAnsi" w:hAnsiTheme="minorHAnsi" w:cstheme="minorHAnsi"/>
                <w:i w:val="0"/>
                <w:sz w:val="20"/>
                <w:szCs w:val="20"/>
              </w:rPr>
              <w:t>MOTO payment method</w:t>
            </w:r>
          </w:p>
        </w:tc>
      </w:tr>
      <w:tr w:rsidR="001405A5" w:rsidTr="00E90E16">
        <w:tc>
          <w:tcPr>
            <w:tcW w:w="2700" w:type="dxa"/>
          </w:tcPr>
          <w:p w:rsidR="001405A5" w:rsidRPr="00601040" w:rsidRDefault="001405A5" w:rsidP="00E90E16">
            <w:pPr>
              <w:pStyle w:val="BodyText"/>
              <w:keepNext/>
              <w:widowControl w:val="0"/>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18.2</w:t>
            </w:r>
            <w:r w:rsidRPr="00601040">
              <w:rPr>
                <w:rStyle w:val="SubtleEmphasis"/>
                <w:rFonts w:asciiTheme="minorHAnsi" w:hAnsiTheme="minorHAnsi" w:cstheme="minorHAnsi"/>
                <w:i w:val="0"/>
                <w:sz w:val="20"/>
                <w:szCs w:val="20"/>
              </w:rPr>
              <w:t>.0</w:t>
            </w:r>
          </w:p>
        </w:tc>
        <w:tc>
          <w:tcPr>
            <w:tcW w:w="2520" w:type="dxa"/>
          </w:tcPr>
          <w:p w:rsidR="001405A5" w:rsidRPr="00775D78" w:rsidRDefault="001405A5" w:rsidP="00E90E16">
            <w:pPr>
              <w:pStyle w:val="BodyText"/>
              <w:keepNext/>
              <w:widowControl w:val="0"/>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Jul 16, 2018</w:t>
            </w:r>
          </w:p>
        </w:tc>
        <w:tc>
          <w:tcPr>
            <w:tcW w:w="5220" w:type="dxa"/>
          </w:tcPr>
          <w:p w:rsidR="001405A5" w:rsidRPr="00247822" w:rsidRDefault="001405A5" w:rsidP="00E90E16">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Complete SFRA implementation</w:t>
            </w:r>
          </w:p>
        </w:tc>
      </w:tr>
    </w:tbl>
    <w:p w:rsidR="001405A5" w:rsidRPr="005241E7" w:rsidRDefault="001405A5" w:rsidP="001405A5">
      <w:pPr>
        <w:pStyle w:val="BodyText"/>
        <w:keepNext/>
        <w:widowControl w:val="0"/>
        <w:spacing w:before="120" w:after="120" w:line="276" w:lineRule="auto"/>
        <w:jc w:val="left"/>
        <w:rPr>
          <w:rStyle w:val="SubtleEmphasis"/>
          <w:rFonts w:ascii="Trebuchet MS" w:hAnsi="Trebuchet MS"/>
          <w:color w:val="808080" w:themeColor="background1" w:themeShade="80"/>
          <w:sz w:val="18"/>
          <w:szCs w:val="18"/>
        </w:rPr>
      </w:pPr>
    </w:p>
    <w:p w:rsidR="001405A5" w:rsidRPr="004D1947" w:rsidRDefault="001405A5" w:rsidP="001405A5">
      <w:pPr>
        <w:contextualSpacing/>
        <w:rPr>
          <w:lang w:val="de-DE" w:eastAsia="de-DE"/>
        </w:rPr>
      </w:pPr>
    </w:p>
    <w:p w:rsidR="00A22009" w:rsidDel="006C4FE7" w:rsidRDefault="00A22009" w:rsidP="00EB4C14">
      <w:pPr>
        <w:pStyle w:val="BodyText"/>
        <w:keepNext/>
        <w:widowControl w:val="0"/>
        <w:spacing w:before="120" w:after="120" w:line="276" w:lineRule="auto"/>
        <w:ind w:left="720"/>
        <w:jc w:val="left"/>
        <w:rPr>
          <w:del w:id="8" w:author="Poornima Kakani" w:date="2019-02-15T12:37:00Z"/>
          <w:rStyle w:val="SubtleEmphasis"/>
          <w:rFonts w:ascii="Trebuchet MS" w:hAnsi="Trebuchet MS"/>
          <w:color w:val="808080" w:themeColor="background1" w:themeShade="80"/>
          <w:sz w:val="18"/>
          <w:szCs w:val="18"/>
        </w:rPr>
      </w:pPr>
    </w:p>
    <w:p w:rsidR="001A010F" w:rsidRPr="005241E7" w:rsidRDefault="001A010F" w:rsidP="001A010F">
      <w:pPr>
        <w:pStyle w:val="BodyText"/>
        <w:keepNext/>
        <w:widowControl w:val="0"/>
        <w:spacing w:before="120" w:after="120" w:line="276" w:lineRule="auto"/>
        <w:jc w:val="left"/>
        <w:rPr>
          <w:rStyle w:val="SubtleEmphasis"/>
          <w:rFonts w:ascii="Trebuchet MS" w:hAnsi="Trebuchet MS"/>
          <w:color w:val="808080" w:themeColor="background1" w:themeShade="80"/>
          <w:sz w:val="18"/>
          <w:szCs w:val="18"/>
        </w:rPr>
      </w:pPr>
    </w:p>
    <w:p w:rsidR="00E56495" w:rsidRPr="005241E7" w:rsidRDefault="00E56495" w:rsidP="00E56495">
      <w:pPr>
        <w:pStyle w:val="BodyText"/>
        <w:keepNext/>
        <w:widowControl w:val="0"/>
        <w:spacing w:before="120" w:after="120" w:line="276" w:lineRule="auto"/>
        <w:jc w:val="left"/>
        <w:rPr>
          <w:rStyle w:val="SubtleEmphasis"/>
          <w:rFonts w:ascii="Trebuchet MS" w:hAnsi="Trebuchet MS"/>
          <w:color w:val="808080" w:themeColor="background1" w:themeShade="80"/>
          <w:sz w:val="18"/>
          <w:szCs w:val="18"/>
        </w:rPr>
      </w:pPr>
    </w:p>
    <w:p w:rsidR="00E56495" w:rsidRDefault="00E56495" w:rsidP="00E56495">
      <w:pPr>
        <w:pStyle w:val="Standard1"/>
        <w:ind w:left="360"/>
      </w:pPr>
    </w:p>
    <w:p w:rsidR="00DF582E" w:rsidRDefault="00DF582E">
      <w:pPr>
        <w:rPr>
          <w:rFonts w:ascii="Trebuchet MS" w:hAnsi="Trebuchet MS"/>
          <w:sz w:val="20"/>
          <w:szCs w:val="20"/>
        </w:rPr>
      </w:pPr>
    </w:p>
    <w:p w:rsidR="00EC4EE8" w:rsidRDefault="00EC4EE8">
      <w:pPr>
        <w:rPr>
          <w:rFonts w:ascii="Trebuchet MS" w:hAnsi="Trebuchet MS"/>
          <w:sz w:val="20"/>
          <w:szCs w:val="20"/>
        </w:rPr>
      </w:pPr>
    </w:p>
    <w:p w:rsidR="00DF582E" w:rsidRDefault="00DF582E">
      <w:pPr>
        <w:rPr>
          <w:rFonts w:ascii="Trebuchet MS" w:hAnsi="Trebuchet MS"/>
          <w:sz w:val="20"/>
          <w:szCs w:val="20"/>
        </w:rPr>
      </w:pPr>
    </w:p>
    <w:p w:rsidR="00D05D2E" w:rsidRDefault="00755D05" w:rsidP="00B761DF">
      <w:pPr>
        <w:pStyle w:val="Heading1"/>
        <w:numPr>
          <w:ilvl w:val="0"/>
          <w:numId w:val="48"/>
        </w:numPr>
      </w:pPr>
      <w:bookmarkStart w:id="9" w:name="_Toc78862411"/>
      <w:bookmarkStart w:id="10" w:name="_Toc18418331"/>
      <w:r>
        <w:lastRenderedPageBreak/>
        <w:t>COMPONENT OVERVIEW</w:t>
      </w:r>
      <w:bookmarkEnd w:id="10"/>
    </w:p>
    <w:p w:rsidR="00BB03F4" w:rsidRPr="00BB03F4" w:rsidRDefault="00BB03F4" w:rsidP="00BB03F4"/>
    <w:p w:rsidR="00997275" w:rsidRPr="00997275" w:rsidRDefault="00997275" w:rsidP="00997275">
      <w:pPr>
        <w:pStyle w:val="ListParagraph"/>
        <w:numPr>
          <w:ilvl w:val="0"/>
          <w:numId w:val="47"/>
        </w:numPr>
        <w:pBdr>
          <w:bottom w:val="single" w:sz="4" w:space="1" w:color="auto"/>
        </w:pBdr>
        <w:spacing w:before="200" w:after="0"/>
        <w:contextualSpacing w:val="0"/>
        <w:outlineLvl w:val="1"/>
        <w:rPr>
          <w:ins w:id="11" w:author="Poornima Kakani" w:date="2019-02-15T14:59:00Z"/>
          <w:rFonts w:ascii="Tw Cen MT Condensed" w:eastAsiaTheme="majorEastAsia" w:hAnsi="Tw Cen MT Condensed" w:cs="Times New Roman"/>
          <w:b/>
          <w:bCs/>
          <w:vanish/>
          <w:color w:val="000000" w:themeColor="text1"/>
          <w:sz w:val="28"/>
          <w:szCs w:val="28"/>
        </w:rPr>
      </w:pPr>
      <w:bookmarkStart w:id="12" w:name="_Toc8293934"/>
      <w:bookmarkStart w:id="13" w:name="_Toc8305745"/>
      <w:bookmarkStart w:id="14" w:name="_Toc8306017"/>
      <w:bookmarkStart w:id="15" w:name="_Toc9611621"/>
      <w:bookmarkStart w:id="16" w:name="_Toc9611684"/>
      <w:bookmarkStart w:id="17" w:name="_Toc9611979"/>
      <w:bookmarkStart w:id="18" w:name="_Toc9612034"/>
      <w:bookmarkStart w:id="19" w:name="_Toc11144950"/>
      <w:bookmarkStart w:id="20" w:name="_Toc11145458"/>
      <w:bookmarkStart w:id="21" w:name="_Toc11145570"/>
      <w:bookmarkStart w:id="22" w:name="_Toc11145768"/>
      <w:bookmarkStart w:id="23" w:name="_Toc15652021"/>
      <w:bookmarkStart w:id="24" w:name="_Toc18418332"/>
      <w:bookmarkEnd w:id="12"/>
      <w:bookmarkEnd w:id="13"/>
      <w:bookmarkEnd w:id="14"/>
      <w:bookmarkEnd w:id="15"/>
      <w:bookmarkEnd w:id="16"/>
      <w:bookmarkEnd w:id="17"/>
      <w:bookmarkEnd w:id="18"/>
      <w:bookmarkEnd w:id="19"/>
      <w:bookmarkEnd w:id="20"/>
      <w:bookmarkEnd w:id="21"/>
      <w:bookmarkEnd w:id="22"/>
      <w:bookmarkEnd w:id="23"/>
      <w:bookmarkEnd w:id="24"/>
    </w:p>
    <w:p w:rsidR="00997275" w:rsidRPr="00997275" w:rsidRDefault="00997275" w:rsidP="00997275">
      <w:pPr>
        <w:pStyle w:val="ListParagraph"/>
        <w:numPr>
          <w:ilvl w:val="0"/>
          <w:numId w:val="47"/>
        </w:numPr>
        <w:pBdr>
          <w:bottom w:val="single" w:sz="4" w:space="1" w:color="auto"/>
        </w:pBdr>
        <w:spacing w:before="200" w:after="0"/>
        <w:contextualSpacing w:val="0"/>
        <w:outlineLvl w:val="1"/>
        <w:rPr>
          <w:ins w:id="25" w:author="Poornima Kakani" w:date="2019-02-15T14:59:00Z"/>
          <w:rFonts w:ascii="Tw Cen MT Condensed" w:eastAsiaTheme="majorEastAsia" w:hAnsi="Tw Cen MT Condensed" w:cs="Times New Roman"/>
          <w:b/>
          <w:bCs/>
          <w:vanish/>
          <w:color w:val="000000" w:themeColor="text1"/>
          <w:sz w:val="28"/>
          <w:szCs w:val="28"/>
        </w:rPr>
      </w:pPr>
      <w:bookmarkStart w:id="26" w:name="_Toc8293935"/>
      <w:bookmarkStart w:id="27" w:name="_Toc8305746"/>
      <w:bookmarkStart w:id="28" w:name="_Toc8306018"/>
      <w:bookmarkStart w:id="29" w:name="_Toc9611622"/>
      <w:bookmarkStart w:id="30" w:name="_Toc9611685"/>
      <w:bookmarkStart w:id="31" w:name="_Toc9611980"/>
      <w:bookmarkStart w:id="32" w:name="_Toc9612035"/>
      <w:bookmarkStart w:id="33" w:name="_Toc11144951"/>
      <w:bookmarkStart w:id="34" w:name="_Toc11145459"/>
      <w:bookmarkStart w:id="35" w:name="_Toc11145571"/>
      <w:bookmarkStart w:id="36" w:name="_Toc11145769"/>
      <w:bookmarkStart w:id="37" w:name="_Toc15652022"/>
      <w:bookmarkStart w:id="38" w:name="_Toc18418333"/>
      <w:bookmarkEnd w:id="26"/>
      <w:bookmarkEnd w:id="27"/>
      <w:bookmarkEnd w:id="28"/>
      <w:bookmarkEnd w:id="29"/>
      <w:bookmarkEnd w:id="30"/>
      <w:bookmarkEnd w:id="31"/>
      <w:bookmarkEnd w:id="32"/>
      <w:bookmarkEnd w:id="33"/>
      <w:bookmarkEnd w:id="34"/>
      <w:bookmarkEnd w:id="35"/>
      <w:bookmarkEnd w:id="36"/>
      <w:bookmarkEnd w:id="37"/>
      <w:bookmarkEnd w:id="38"/>
    </w:p>
    <w:p w:rsidR="007B5EE8" w:rsidRDefault="00C17EBE" w:rsidP="00752AC6">
      <w:pPr>
        <w:pStyle w:val="Heading2"/>
        <w:numPr>
          <w:ilvl w:val="1"/>
          <w:numId w:val="111"/>
        </w:numPr>
      </w:pPr>
      <w:bookmarkStart w:id="39" w:name="_Toc18418334"/>
      <w:r>
        <w:t>Functional Overview</w:t>
      </w:r>
      <w:bookmarkEnd w:id="39"/>
    </w:p>
    <w:p w:rsidR="000118D3" w:rsidRPr="00101866" w:rsidRDefault="000118D3" w:rsidP="00F4667F">
      <w:pPr>
        <w:pStyle w:val="Heading3"/>
        <w:keepNext/>
        <w:keepLines/>
        <w:numPr>
          <w:ilvl w:val="2"/>
          <w:numId w:val="47"/>
        </w:numPr>
        <w:pBdr>
          <w:bottom w:val="none" w:sz="0" w:space="0" w:color="auto"/>
        </w:pBdr>
        <w:spacing w:line="276" w:lineRule="auto"/>
        <w:rPr>
          <w:i w:val="0"/>
          <w:sz w:val="24"/>
          <w:szCs w:val="24"/>
        </w:rPr>
      </w:pPr>
      <w:bookmarkStart w:id="40" w:name="_Toc18418335"/>
      <w:r w:rsidRPr="00101866">
        <w:rPr>
          <w:i w:val="0"/>
          <w:sz w:val="24"/>
          <w:szCs w:val="24"/>
        </w:rPr>
        <w:t>Payment Methods</w:t>
      </w:r>
      <w:bookmarkEnd w:id="40"/>
    </w:p>
    <w:p w:rsidR="0089604F" w:rsidRDefault="000118D3" w:rsidP="0089604F">
      <w:pPr>
        <w:ind w:left="1044"/>
        <w:rPr>
          <w:lang w:val="de-DE" w:eastAsia="de-DE"/>
        </w:rPr>
      </w:pPr>
      <w:r>
        <w:rPr>
          <w:lang w:val="de-DE" w:eastAsia="de-DE"/>
        </w:rPr>
        <w:t xml:space="preserve">    </w:t>
      </w:r>
      <w:r w:rsidR="0089604F" w:rsidRPr="0089604F">
        <w:rPr>
          <w:lang w:val="de-DE" w:eastAsia="de-DE"/>
        </w:rPr>
        <w:t>All the supported Payment Methods are broadly categorized into XML DIRECT and XML REDIRECT Model based upon the manner in which they are integrated.</w:t>
      </w:r>
    </w:p>
    <w:p w:rsidR="00F8509E" w:rsidRDefault="00B13C26">
      <w:pPr>
        <w:pStyle w:val="Heading4"/>
        <w:keepNext/>
        <w:keepLines/>
        <w:numPr>
          <w:ilvl w:val="3"/>
          <w:numId w:val="13"/>
        </w:numPr>
      </w:pPr>
      <w:bookmarkStart w:id="41" w:name="_Toc405997352"/>
      <w:r>
        <w:t>XML Direct Request</w:t>
      </w:r>
      <w:bookmarkEnd w:id="41"/>
    </w:p>
    <w:p w:rsidR="00F8509E" w:rsidRPr="008D3B13" w:rsidRDefault="00F8509E" w:rsidP="00F8509E">
      <w:pPr>
        <w:ind w:left="1044"/>
      </w:pPr>
      <w:r w:rsidRPr="008D3B13">
        <w:t xml:space="preserve">Merchants who collect and store their shoppers' payment details on their own platform can use the XML Direct model as an effective payment-processing gateway. With this model, the merchant collects both order and payment details and then communicates the relevant payment details on a per order basis with </w:t>
      </w:r>
      <w:r w:rsidR="00C04461">
        <w:t>Worldpay</w:t>
      </w:r>
      <w:r w:rsidRPr="008D3B13">
        <w:t>, for processing. The XML Direct model only allows for using a select number of on-line payment methods, where no consumer interaction is involved. In view of the cost involved in establishing appropriate security measures this model only applies for merchants with established high transaction volumes.</w:t>
      </w:r>
      <w:r>
        <w:t xml:space="preserve"> Find below that list of supported Payment Methods that are XML DIRECT based:</w:t>
      </w:r>
    </w:p>
    <w:p w:rsidR="00CF2F4F" w:rsidRPr="007E05AE" w:rsidRDefault="00CF2F4F" w:rsidP="00CF2F4F">
      <w:pPr>
        <w:pStyle w:val="ListParagraph"/>
        <w:numPr>
          <w:ilvl w:val="0"/>
          <w:numId w:val="18"/>
        </w:numPr>
        <w:ind w:left="2124"/>
      </w:pPr>
      <w:r w:rsidRPr="007E05AE">
        <w:t>Sofort</w:t>
      </w:r>
    </w:p>
    <w:p w:rsidR="00CF2F4F" w:rsidRPr="007E05AE" w:rsidRDefault="000704AE" w:rsidP="00CF2F4F">
      <w:pPr>
        <w:pStyle w:val="ListParagraph"/>
        <w:numPr>
          <w:ilvl w:val="0"/>
          <w:numId w:val="18"/>
        </w:numPr>
        <w:ind w:left="2124"/>
      </w:pPr>
      <w:r>
        <w:t>iDEAL</w:t>
      </w:r>
    </w:p>
    <w:p w:rsidR="00CF2F4F" w:rsidRPr="007E05AE" w:rsidRDefault="00CF2F4F" w:rsidP="00CF2F4F">
      <w:pPr>
        <w:pStyle w:val="ListParagraph"/>
        <w:numPr>
          <w:ilvl w:val="0"/>
          <w:numId w:val="18"/>
        </w:numPr>
        <w:ind w:left="2124"/>
      </w:pPr>
      <w:r w:rsidRPr="007E05AE">
        <w:t>Qiwi</w:t>
      </w:r>
    </w:p>
    <w:p w:rsidR="00CF2F4F" w:rsidRDefault="00CF2F4F" w:rsidP="00CF2F4F">
      <w:pPr>
        <w:pStyle w:val="ListParagraph"/>
        <w:numPr>
          <w:ilvl w:val="0"/>
          <w:numId w:val="18"/>
        </w:numPr>
        <w:ind w:left="2124"/>
      </w:pPr>
      <w:r w:rsidRPr="007E05AE">
        <w:t>Alipay</w:t>
      </w:r>
    </w:p>
    <w:p w:rsidR="00CF2F4F" w:rsidRPr="007E05AE" w:rsidRDefault="00CF2F4F" w:rsidP="00CF2F4F">
      <w:pPr>
        <w:pStyle w:val="ListParagraph"/>
        <w:numPr>
          <w:ilvl w:val="0"/>
          <w:numId w:val="18"/>
        </w:numPr>
        <w:ind w:left="2124"/>
      </w:pPr>
      <w:r w:rsidRPr="007E05AE">
        <w:t>Mistercash</w:t>
      </w:r>
    </w:p>
    <w:p w:rsidR="00CF2F4F" w:rsidRPr="007E05AE" w:rsidRDefault="00CF2F4F" w:rsidP="00CF2F4F">
      <w:pPr>
        <w:pStyle w:val="ListParagraph"/>
        <w:numPr>
          <w:ilvl w:val="0"/>
          <w:numId w:val="18"/>
        </w:numPr>
        <w:ind w:left="2124"/>
      </w:pPr>
      <w:r w:rsidRPr="007E05AE">
        <w:t>Yandex</w:t>
      </w:r>
    </w:p>
    <w:p w:rsidR="00CF2F4F" w:rsidRPr="007E05AE" w:rsidRDefault="00CF2F4F" w:rsidP="00CF2F4F">
      <w:pPr>
        <w:pStyle w:val="ListParagraph"/>
        <w:numPr>
          <w:ilvl w:val="0"/>
          <w:numId w:val="18"/>
        </w:numPr>
        <w:ind w:left="2124"/>
      </w:pPr>
      <w:r w:rsidRPr="007E05AE">
        <w:t>Boleto</w:t>
      </w:r>
    </w:p>
    <w:p w:rsidR="00CF2F4F" w:rsidRDefault="00CF2F4F" w:rsidP="00CF2F4F">
      <w:pPr>
        <w:pStyle w:val="ListParagraph"/>
        <w:numPr>
          <w:ilvl w:val="0"/>
          <w:numId w:val="18"/>
        </w:numPr>
        <w:ind w:left="2124"/>
      </w:pPr>
      <w:r w:rsidRPr="007E05AE">
        <w:t>Paypal</w:t>
      </w:r>
    </w:p>
    <w:p w:rsidR="00CF2F4F" w:rsidRDefault="00CF2F4F" w:rsidP="00CF2F4F">
      <w:pPr>
        <w:pStyle w:val="ListParagraph"/>
        <w:numPr>
          <w:ilvl w:val="0"/>
          <w:numId w:val="18"/>
        </w:numPr>
        <w:ind w:left="2124"/>
      </w:pPr>
      <w:r>
        <w:t>GiroPay</w:t>
      </w:r>
    </w:p>
    <w:p w:rsidR="00CF2F4F" w:rsidRDefault="00CF2F4F" w:rsidP="00CF2F4F">
      <w:pPr>
        <w:pStyle w:val="ListParagraph"/>
        <w:numPr>
          <w:ilvl w:val="0"/>
          <w:numId w:val="18"/>
        </w:numPr>
        <w:ind w:left="2124"/>
      </w:pPr>
      <w:r w:rsidRPr="003C0D11">
        <w:t>Poli</w:t>
      </w:r>
    </w:p>
    <w:p w:rsidR="004860C5" w:rsidRPr="003C0D11" w:rsidRDefault="004860C5" w:rsidP="00CF2F4F">
      <w:pPr>
        <w:pStyle w:val="ListParagraph"/>
        <w:numPr>
          <w:ilvl w:val="0"/>
          <w:numId w:val="18"/>
        </w:numPr>
        <w:ind w:left="2124"/>
      </w:pPr>
      <w:r>
        <w:t>Poli NZ</w:t>
      </w:r>
    </w:p>
    <w:p w:rsidR="00CF2F4F" w:rsidRPr="003C0D11" w:rsidRDefault="00CF2F4F" w:rsidP="00CB1400">
      <w:pPr>
        <w:pStyle w:val="ListParagraph"/>
        <w:numPr>
          <w:ilvl w:val="0"/>
          <w:numId w:val="18"/>
        </w:numPr>
        <w:ind w:left="2124"/>
      </w:pPr>
      <w:r w:rsidRPr="003C0D11">
        <w:t>Konbini</w:t>
      </w:r>
    </w:p>
    <w:p w:rsidR="00CF2F4F" w:rsidRDefault="00CF2F4F" w:rsidP="00CF2F4F">
      <w:pPr>
        <w:pStyle w:val="ListParagraph"/>
        <w:numPr>
          <w:ilvl w:val="0"/>
          <w:numId w:val="18"/>
        </w:numPr>
        <w:ind w:left="2124"/>
      </w:pPr>
      <w:r w:rsidRPr="003C0D11">
        <w:t>Przelewy24</w:t>
      </w:r>
    </w:p>
    <w:p w:rsidR="004860C5" w:rsidRDefault="004860C5" w:rsidP="00CF2F4F">
      <w:pPr>
        <w:pStyle w:val="ListParagraph"/>
        <w:numPr>
          <w:ilvl w:val="0"/>
          <w:numId w:val="18"/>
        </w:numPr>
        <w:ind w:left="2124"/>
      </w:pPr>
      <w:r>
        <w:t>CashU</w:t>
      </w:r>
    </w:p>
    <w:p w:rsidR="004860C5" w:rsidRDefault="004860C5" w:rsidP="00CF2F4F">
      <w:pPr>
        <w:pStyle w:val="ListParagraph"/>
        <w:numPr>
          <w:ilvl w:val="0"/>
          <w:numId w:val="18"/>
        </w:numPr>
        <w:ind w:left="2124"/>
      </w:pPr>
      <w:r>
        <w:t>SEPA DD</w:t>
      </w:r>
    </w:p>
    <w:p w:rsidR="00CF2F4F" w:rsidRDefault="00CF2F4F" w:rsidP="00CF2F4F">
      <w:pPr>
        <w:pStyle w:val="ListParagraph"/>
        <w:numPr>
          <w:ilvl w:val="0"/>
          <w:numId w:val="18"/>
        </w:numPr>
        <w:ind w:left="2124"/>
      </w:pPr>
      <w:r>
        <w:t>Credit Card- Direct (3D/Non 3D)</w:t>
      </w:r>
      <w:r w:rsidR="00BB19BE">
        <w:t xml:space="preserve"> </w:t>
      </w:r>
    </w:p>
    <w:p w:rsidR="00CF17A4" w:rsidRDefault="000129EE" w:rsidP="00CF17A4">
      <w:pPr>
        <w:pStyle w:val="ListParagraph"/>
        <w:numPr>
          <w:ilvl w:val="0"/>
          <w:numId w:val="18"/>
        </w:numPr>
        <w:ind w:left="2124"/>
      </w:pPr>
      <w:r>
        <w:t>Klarna</w:t>
      </w:r>
    </w:p>
    <w:p w:rsidR="00CF17A4" w:rsidRPr="00CF17A4" w:rsidRDefault="00CF17A4" w:rsidP="00CF17A4">
      <w:pPr>
        <w:pStyle w:val="ListParagraph"/>
        <w:ind w:left="2124"/>
        <w:rPr>
          <w:b/>
          <w:i/>
        </w:rPr>
      </w:pPr>
      <w:r w:rsidRPr="00CF17A4">
        <w:rPr>
          <w:b/>
          <w:i/>
        </w:rPr>
        <w:t>Added as a part of SFRA:</w:t>
      </w:r>
    </w:p>
    <w:p w:rsidR="00CF17A4" w:rsidRDefault="00CF17A4" w:rsidP="00CF17A4">
      <w:pPr>
        <w:pStyle w:val="ListParagraph"/>
        <w:numPr>
          <w:ilvl w:val="0"/>
          <w:numId w:val="18"/>
        </w:numPr>
        <w:ind w:left="2124"/>
      </w:pPr>
      <w:r>
        <w:t>WeChat Pay</w:t>
      </w:r>
    </w:p>
    <w:p w:rsidR="00CF17A4" w:rsidRDefault="00CF17A4" w:rsidP="00CF17A4">
      <w:pPr>
        <w:pStyle w:val="ListParagraph"/>
        <w:numPr>
          <w:ilvl w:val="0"/>
          <w:numId w:val="18"/>
        </w:numPr>
        <w:ind w:left="2124"/>
      </w:pPr>
      <w:r>
        <w:t>MOTO</w:t>
      </w:r>
    </w:p>
    <w:p w:rsidR="00CF17A4" w:rsidRDefault="00CF17A4" w:rsidP="00CF17A4">
      <w:pPr>
        <w:pStyle w:val="ListParagraph"/>
        <w:numPr>
          <w:ilvl w:val="0"/>
          <w:numId w:val="18"/>
        </w:numPr>
        <w:ind w:left="2124"/>
      </w:pPr>
      <w:r>
        <w:t>Google Pay</w:t>
      </w:r>
    </w:p>
    <w:p w:rsidR="00CF17A4" w:rsidRDefault="00CF17A4" w:rsidP="00CF17A4"/>
    <w:p w:rsidR="00C05A08" w:rsidRPr="00E265C5" w:rsidRDefault="00C05A08" w:rsidP="00C05A08">
      <w:pPr>
        <w:pStyle w:val="ListParagraph"/>
        <w:ind w:left="2124"/>
      </w:pPr>
    </w:p>
    <w:p w:rsidR="00F8509E" w:rsidRDefault="00F8509E" w:rsidP="006C75DC">
      <w:pPr>
        <w:pStyle w:val="Heading4"/>
        <w:keepNext/>
        <w:keepLines/>
        <w:numPr>
          <w:ilvl w:val="3"/>
          <w:numId w:val="13"/>
        </w:numPr>
      </w:pPr>
      <w:bookmarkStart w:id="42" w:name="_Toc405997353"/>
      <w:r>
        <w:lastRenderedPageBreak/>
        <w:t xml:space="preserve">XML </w:t>
      </w:r>
      <w:r w:rsidR="00B13C26">
        <w:t>Redirect Request</w:t>
      </w:r>
      <w:bookmarkEnd w:id="42"/>
    </w:p>
    <w:p w:rsidR="00F8509E" w:rsidRDefault="00F8509E" w:rsidP="00F8509E">
      <w:pPr>
        <w:ind w:left="1044"/>
      </w:pPr>
      <w:r>
        <w:t xml:space="preserve">Merchants can also redirect the users to </w:t>
      </w:r>
      <w:r w:rsidR="00C04461">
        <w:t>Worldpay</w:t>
      </w:r>
      <w:r>
        <w:t xml:space="preserve"> Hosted page to collect payment details.</w:t>
      </w:r>
      <w:r w:rsidRPr="008D3B13">
        <w:t xml:space="preserve"> It allows for real-time processing of payments and ensures a maximum number of up-to-date payment methods. The Hosted Payment Page service is secure, provides </w:t>
      </w:r>
      <w:r w:rsidR="00C04461">
        <w:t>Worldpay</w:t>
      </w:r>
      <w:r w:rsidRPr="008D3B13">
        <w:t xml:space="preserve"> with required information to perform active fraud risk assessment and</w:t>
      </w:r>
      <w:r>
        <w:t>,</w:t>
      </w:r>
      <w:r w:rsidRPr="008D3B13">
        <w:t xml:space="preserve"> is the fastest way to get up and running with on-line payments.</w:t>
      </w:r>
      <w:r w:rsidRPr="007E05AE">
        <w:t xml:space="preserve"> </w:t>
      </w:r>
      <w:r>
        <w:t>Find below the list of supported Payment Methods that are XML REDIRECT based</w:t>
      </w:r>
    </w:p>
    <w:p w:rsidR="003A5E5F" w:rsidRPr="007E05AE" w:rsidRDefault="003A5E5F" w:rsidP="003A5E5F">
      <w:pPr>
        <w:pStyle w:val="ListParagraph"/>
        <w:numPr>
          <w:ilvl w:val="0"/>
          <w:numId w:val="19"/>
        </w:numPr>
        <w:ind w:left="2124"/>
      </w:pPr>
      <w:r w:rsidRPr="007E05AE">
        <w:t>China Union Pay</w:t>
      </w:r>
    </w:p>
    <w:p w:rsidR="003A5E5F" w:rsidRDefault="003A5E5F" w:rsidP="003A5E5F">
      <w:pPr>
        <w:pStyle w:val="ListParagraph"/>
        <w:numPr>
          <w:ilvl w:val="0"/>
          <w:numId w:val="19"/>
        </w:numPr>
        <w:ind w:left="2124"/>
      </w:pPr>
      <w:r w:rsidRPr="007E05AE">
        <w:t>Enets</w:t>
      </w:r>
    </w:p>
    <w:p w:rsidR="00C05A08" w:rsidRDefault="003A5E5F">
      <w:pPr>
        <w:pStyle w:val="ListParagraph"/>
        <w:numPr>
          <w:ilvl w:val="0"/>
          <w:numId w:val="19"/>
        </w:numPr>
        <w:ind w:left="2124"/>
      </w:pPr>
      <w:r>
        <w:t>Credit Card – Redirect (3D/Non 3D)</w:t>
      </w:r>
    </w:p>
    <w:p w:rsidR="00A516A8" w:rsidRDefault="00A516A8">
      <w:pPr>
        <w:pStyle w:val="ListParagraph"/>
        <w:numPr>
          <w:ilvl w:val="0"/>
          <w:numId w:val="19"/>
        </w:numPr>
        <w:ind w:left="2124"/>
      </w:pPr>
      <w:r>
        <w:t>Klarna-Hosted Payment Pages</w:t>
      </w:r>
    </w:p>
    <w:p w:rsidR="00C05A08" w:rsidRDefault="00C05A08" w:rsidP="00C05A08">
      <w:r w:rsidRPr="003B05D6">
        <w:rPr>
          <w:b/>
        </w:rPr>
        <w:t>** Refer to the Brazil Integration section for more details on Latin American Credit Cards and BOLETO</w:t>
      </w:r>
      <w:r>
        <w:t>.</w:t>
      </w:r>
    </w:p>
    <w:p w:rsidR="00484375" w:rsidRDefault="00484375" w:rsidP="00F4667F">
      <w:pPr>
        <w:pStyle w:val="Heading3"/>
        <w:keepNext/>
        <w:keepLines/>
        <w:numPr>
          <w:ilvl w:val="2"/>
          <w:numId w:val="47"/>
        </w:numPr>
        <w:pBdr>
          <w:bottom w:val="none" w:sz="0" w:space="0" w:color="auto"/>
        </w:pBdr>
        <w:spacing w:line="276" w:lineRule="auto"/>
        <w:rPr>
          <w:i w:val="0"/>
          <w:sz w:val="24"/>
          <w:szCs w:val="24"/>
        </w:rPr>
      </w:pPr>
      <w:bookmarkStart w:id="43" w:name="_Toc18418336"/>
      <w:r w:rsidRPr="00484375">
        <w:rPr>
          <w:i w:val="0"/>
          <w:sz w:val="24"/>
          <w:szCs w:val="24"/>
        </w:rPr>
        <w:t>Capture Service</w:t>
      </w:r>
      <w:bookmarkEnd w:id="43"/>
      <w:r w:rsidRPr="00484375">
        <w:rPr>
          <w:i w:val="0"/>
          <w:sz w:val="24"/>
          <w:szCs w:val="24"/>
        </w:rPr>
        <w:t xml:space="preserve"> </w:t>
      </w:r>
    </w:p>
    <w:p w:rsidR="00036F4A" w:rsidRDefault="003D7A49" w:rsidP="00036F4A">
      <w:pPr>
        <w:ind w:left="708"/>
      </w:pPr>
      <w:r>
        <w:t xml:space="preserve">Capturing a payment can be </w:t>
      </w:r>
      <w:r w:rsidR="00036F4A" w:rsidRPr="00036F4A">
        <w:t>done with tracking ID and without tracking ID for partial payment and full payment. A tracking ID is the shipment ID identifier that merchant should use to track the delivery of your order.</w:t>
      </w:r>
    </w:p>
    <w:p w:rsidR="008963B6" w:rsidRDefault="008963B6" w:rsidP="008963B6">
      <w:pPr>
        <w:pStyle w:val="Heading4"/>
        <w:keepNext/>
        <w:keepLines/>
        <w:ind w:left="1800"/>
      </w:pPr>
      <w:r>
        <w:t xml:space="preserve">Capture Service with Tracking ID Request </w:t>
      </w:r>
    </w:p>
    <w:p w:rsidR="008963B6" w:rsidRPr="00B253D6" w:rsidRDefault="008963B6" w:rsidP="008963B6">
      <w:pPr>
        <w:shd w:val="clear" w:color="auto" w:fill="FFFFFF"/>
        <w:spacing w:after="0" w:line="240" w:lineRule="auto"/>
        <w:ind w:left="2124"/>
      </w:pPr>
      <w:r w:rsidRPr="00B253D6">
        <w:t>&lt;?xml version="1.0" encoding="UTF-8"?&gt;</w:t>
      </w:r>
    </w:p>
    <w:p w:rsidR="008963B6" w:rsidRPr="00B253D6" w:rsidRDefault="008963B6" w:rsidP="008963B6">
      <w:pPr>
        <w:shd w:val="clear" w:color="auto" w:fill="FFFFFF"/>
        <w:spacing w:after="0" w:line="240" w:lineRule="auto"/>
        <w:ind w:left="2124"/>
      </w:pPr>
      <w:r w:rsidRPr="00B253D6">
        <w:t>&lt;!DOCTYPE paymentService PUBLIC "-//WorldPay//DTD WorldPay PaymentService v1//EN" "http://dtd.worldpay.com/paymentService_v1.dtd"&gt;</w:t>
      </w:r>
    </w:p>
    <w:p w:rsidR="008963B6" w:rsidRPr="00B253D6" w:rsidRDefault="008963B6" w:rsidP="008963B6">
      <w:pPr>
        <w:shd w:val="clear" w:color="auto" w:fill="FFFFFF"/>
        <w:spacing w:after="0" w:line="240" w:lineRule="auto"/>
        <w:ind w:left="2124"/>
      </w:pPr>
      <w:r w:rsidRPr="00B253D6">
        <w:t>&lt;paymentService merchantCode="YOUR_MERCHANT_CODE" version="1.4"&gt;</w:t>
      </w:r>
    </w:p>
    <w:p w:rsidR="008963B6" w:rsidRPr="00B253D6" w:rsidRDefault="008963B6" w:rsidP="008963B6">
      <w:pPr>
        <w:shd w:val="clear" w:color="auto" w:fill="FFFFFF"/>
        <w:spacing w:after="0" w:line="240" w:lineRule="auto"/>
        <w:ind w:left="2124"/>
      </w:pPr>
      <w:r w:rsidRPr="00B253D6">
        <w:t>  &lt;modify&gt;</w:t>
      </w:r>
    </w:p>
    <w:p w:rsidR="008963B6" w:rsidRPr="00B253D6" w:rsidRDefault="008963B6" w:rsidP="008963B6">
      <w:pPr>
        <w:shd w:val="clear" w:color="auto" w:fill="FFFFFF"/>
        <w:spacing w:after="0" w:line="240" w:lineRule="auto"/>
        <w:ind w:left="2124"/>
      </w:pPr>
      <w:r w:rsidRPr="00B253D6">
        <w:t>    &lt;orderModification orderCode="jsxml0000000000"&gt;</w:t>
      </w:r>
    </w:p>
    <w:p w:rsidR="008963B6" w:rsidRPr="00B253D6" w:rsidRDefault="008963B6" w:rsidP="008963B6">
      <w:pPr>
        <w:shd w:val="clear" w:color="auto" w:fill="FFFFFF"/>
        <w:spacing w:after="0" w:line="240" w:lineRule="auto"/>
        <w:ind w:left="2124"/>
      </w:pPr>
      <w:r w:rsidRPr="00B253D6">
        <w:t>      &lt;capture&gt;</w:t>
      </w:r>
    </w:p>
    <w:p w:rsidR="008963B6" w:rsidRPr="00B253D6" w:rsidRDefault="008963B6" w:rsidP="008963B6">
      <w:pPr>
        <w:shd w:val="clear" w:color="auto" w:fill="FFFFFF"/>
        <w:spacing w:after="0" w:line="240" w:lineRule="auto"/>
        <w:ind w:left="2124"/>
      </w:pPr>
      <w:r w:rsidRPr="00B253D6">
        <w:t>        &lt;amount value="10000" currencyCode="GBP" exponent="2" debitCreditIndicator="credit"/&gt;</w:t>
      </w:r>
    </w:p>
    <w:p w:rsidR="008963B6" w:rsidRPr="00B253D6" w:rsidRDefault="008963B6" w:rsidP="008963B6">
      <w:pPr>
        <w:shd w:val="clear" w:color="auto" w:fill="FFFFFF"/>
        <w:spacing w:after="0" w:line="240" w:lineRule="auto"/>
        <w:ind w:left="2124"/>
      </w:pPr>
      <w:r w:rsidRPr="00B253D6">
        <w:t>        &lt;shipping&gt;</w:t>
      </w:r>
    </w:p>
    <w:p w:rsidR="008963B6" w:rsidRPr="00B253D6" w:rsidRDefault="008963B6" w:rsidP="008963B6">
      <w:pPr>
        <w:shd w:val="clear" w:color="auto" w:fill="FFFFFF"/>
        <w:spacing w:after="0" w:line="240" w:lineRule="auto"/>
        <w:ind w:left="2124"/>
      </w:pPr>
      <w:r w:rsidRPr="00B253D6">
        <w:t>          &lt;shippingInfo trackingId="AAA0000000"/&gt;</w:t>
      </w:r>
    </w:p>
    <w:p w:rsidR="008963B6" w:rsidRPr="00B253D6" w:rsidRDefault="008963B6" w:rsidP="008963B6">
      <w:pPr>
        <w:shd w:val="clear" w:color="auto" w:fill="FFFFFF"/>
        <w:spacing w:after="0" w:line="240" w:lineRule="auto"/>
        <w:ind w:left="2124"/>
      </w:pPr>
      <w:r w:rsidRPr="00B253D6">
        <w:t>          &lt;shippingInfo trackingId="BBB0000000"/&gt;</w:t>
      </w:r>
    </w:p>
    <w:p w:rsidR="008963B6" w:rsidRPr="00B253D6" w:rsidRDefault="008963B6" w:rsidP="008963B6">
      <w:pPr>
        <w:shd w:val="clear" w:color="auto" w:fill="FFFFFF"/>
        <w:spacing w:after="0" w:line="240" w:lineRule="auto"/>
        <w:ind w:left="2124"/>
      </w:pPr>
      <w:r w:rsidRPr="00B253D6">
        <w:t>          &lt;shippingInfo trackingId="XXX0000000"/&gt;</w:t>
      </w:r>
    </w:p>
    <w:p w:rsidR="008963B6" w:rsidRPr="00B253D6" w:rsidRDefault="008963B6" w:rsidP="008963B6">
      <w:pPr>
        <w:shd w:val="clear" w:color="auto" w:fill="FFFFFF"/>
        <w:spacing w:after="0" w:line="240" w:lineRule="auto"/>
        <w:ind w:left="2124"/>
      </w:pPr>
      <w:r w:rsidRPr="00B253D6">
        <w:t>        &lt;/shipping&gt;</w:t>
      </w:r>
    </w:p>
    <w:p w:rsidR="008963B6" w:rsidRPr="00B253D6" w:rsidRDefault="008963B6" w:rsidP="008963B6">
      <w:pPr>
        <w:shd w:val="clear" w:color="auto" w:fill="FFFFFF"/>
        <w:spacing w:after="0" w:line="240" w:lineRule="auto"/>
        <w:ind w:left="2124"/>
      </w:pPr>
      <w:r w:rsidRPr="00B253D6">
        <w:t>      &lt;/capture&gt;</w:t>
      </w:r>
    </w:p>
    <w:p w:rsidR="008963B6" w:rsidRPr="00B253D6" w:rsidRDefault="008963B6" w:rsidP="008963B6">
      <w:pPr>
        <w:shd w:val="clear" w:color="auto" w:fill="FFFFFF"/>
        <w:spacing w:after="0" w:line="240" w:lineRule="auto"/>
        <w:ind w:left="2124"/>
      </w:pPr>
      <w:r w:rsidRPr="00B253D6">
        <w:t>    &lt;/orderModification&gt;</w:t>
      </w:r>
    </w:p>
    <w:p w:rsidR="008963B6" w:rsidRPr="00B253D6" w:rsidRDefault="008963B6" w:rsidP="008963B6">
      <w:pPr>
        <w:shd w:val="clear" w:color="auto" w:fill="FFFFFF"/>
        <w:spacing w:after="0" w:line="240" w:lineRule="auto"/>
        <w:ind w:left="2124"/>
      </w:pPr>
      <w:r w:rsidRPr="00B253D6">
        <w:t>  &lt;/modify&gt;</w:t>
      </w:r>
    </w:p>
    <w:p w:rsidR="008963B6" w:rsidRDefault="008963B6" w:rsidP="008963B6">
      <w:pPr>
        <w:shd w:val="clear" w:color="auto" w:fill="FFFFFF"/>
        <w:spacing w:after="0" w:line="240" w:lineRule="auto"/>
        <w:ind w:left="2124"/>
      </w:pPr>
      <w:r w:rsidRPr="00B253D6">
        <w:t>&lt;/paymentService&gt;</w:t>
      </w:r>
    </w:p>
    <w:p w:rsidR="008963B6" w:rsidRDefault="008963B6" w:rsidP="008963B6">
      <w:pPr>
        <w:shd w:val="clear" w:color="auto" w:fill="FFFFFF"/>
        <w:spacing w:after="0" w:line="240" w:lineRule="auto"/>
      </w:pPr>
    </w:p>
    <w:p w:rsidR="008963B6" w:rsidRDefault="008963B6" w:rsidP="008963B6">
      <w:pPr>
        <w:pStyle w:val="Heading4"/>
        <w:keepNext/>
        <w:keepLines/>
        <w:ind w:left="1800"/>
      </w:pPr>
      <w:r>
        <w:t xml:space="preserve">Capture Service with Tracking ID Response </w:t>
      </w:r>
    </w:p>
    <w:p w:rsidR="001C06DB" w:rsidRDefault="001C06DB" w:rsidP="001C06DB">
      <w:pPr>
        <w:shd w:val="clear" w:color="auto" w:fill="FFFFFF"/>
        <w:spacing w:after="0" w:line="240" w:lineRule="auto"/>
        <w:ind w:left="2124"/>
      </w:pPr>
      <w:r w:rsidRPr="005D41F7">
        <w:t xml:space="preserve">&lt;?xml version="1.0" encoding="UTF-8"?&gt; &lt;!DOCTYPE paymentService PUBLIC "-//WorldPay//DTD WorldPay PaymentService v1//EN" "http://dtd.worldpay.com/paymentService_v1.dtd"&gt; &lt;paymentService version="1.4" merchantCode="SAPIENTNITROECOM"&gt;&lt;reply&gt;&lt;ok&gt;&lt;captureReceived orderCode="T00028020000"&gt;&lt;amount value="10000" currencyCode="GBP" exponent="2" </w:t>
      </w:r>
      <w:r w:rsidRPr="005D41F7">
        <w:lastRenderedPageBreak/>
        <w:t>debitCreditIndicator="credit"/&gt;&lt;/captureReceived&gt;&lt;/ok&gt;&lt;/reply&gt;&lt;/paymentService&gt;</w:t>
      </w:r>
    </w:p>
    <w:p w:rsidR="008963B6" w:rsidRDefault="005869FC" w:rsidP="005869FC">
      <w:pPr>
        <w:shd w:val="clear" w:color="auto" w:fill="FFFFFF"/>
        <w:tabs>
          <w:tab w:val="left" w:pos="2235"/>
        </w:tabs>
        <w:spacing w:after="0" w:line="240" w:lineRule="auto"/>
      </w:pPr>
      <w:r>
        <w:tab/>
      </w:r>
    </w:p>
    <w:p w:rsidR="005869FC" w:rsidRDefault="005869FC" w:rsidP="005869FC">
      <w:pPr>
        <w:shd w:val="clear" w:color="auto" w:fill="FFFFFF"/>
        <w:tabs>
          <w:tab w:val="left" w:pos="2235"/>
        </w:tabs>
        <w:spacing w:after="0" w:line="240" w:lineRule="auto"/>
      </w:pPr>
    </w:p>
    <w:p w:rsidR="008963B6" w:rsidRDefault="008963B6" w:rsidP="008963B6">
      <w:pPr>
        <w:pStyle w:val="Heading4"/>
        <w:keepNext/>
        <w:keepLines/>
        <w:ind w:left="1800"/>
      </w:pPr>
      <w:r>
        <w:t xml:space="preserve">Capture Service without Tracking ID Request </w:t>
      </w:r>
    </w:p>
    <w:p w:rsidR="008963B6" w:rsidRPr="00B253D6" w:rsidRDefault="008963B6" w:rsidP="008963B6">
      <w:pPr>
        <w:shd w:val="clear" w:color="auto" w:fill="FFFFFF"/>
        <w:spacing w:after="0" w:line="240" w:lineRule="auto"/>
        <w:ind w:left="2124"/>
      </w:pPr>
      <w:r w:rsidRPr="00B253D6">
        <w:t>&lt;?xml version="1.0" encoding="UTF-8"?&gt;</w:t>
      </w:r>
    </w:p>
    <w:p w:rsidR="008963B6" w:rsidRPr="00B253D6" w:rsidRDefault="008963B6" w:rsidP="008963B6">
      <w:pPr>
        <w:shd w:val="clear" w:color="auto" w:fill="FFFFFF"/>
        <w:spacing w:after="0" w:line="240" w:lineRule="auto"/>
        <w:ind w:left="2124"/>
      </w:pPr>
      <w:r w:rsidRPr="00B253D6">
        <w:t>&lt;!DOCTYPE paymentService PUBLIC "-//WorldPay//DTD WorldPay PaymentService v1//EN" "http://dtd.worldpay.com/paymentService_v1.dtd"&gt;</w:t>
      </w:r>
    </w:p>
    <w:p w:rsidR="008963B6" w:rsidRPr="00B253D6" w:rsidRDefault="008963B6" w:rsidP="008963B6">
      <w:pPr>
        <w:shd w:val="clear" w:color="auto" w:fill="FFFFFF"/>
        <w:spacing w:after="0" w:line="240" w:lineRule="auto"/>
        <w:ind w:left="2124"/>
      </w:pPr>
      <w:r w:rsidRPr="00B253D6">
        <w:t>&lt;paymentService merchantCode="YOUR_MERCHANT_CODE" version="1.4"&gt;</w:t>
      </w:r>
    </w:p>
    <w:p w:rsidR="008963B6" w:rsidRPr="00B253D6" w:rsidRDefault="008963B6" w:rsidP="008963B6">
      <w:pPr>
        <w:shd w:val="clear" w:color="auto" w:fill="FFFFFF"/>
        <w:spacing w:after="0" w:line="240" w:lineRule="auto"/>
        <w:ind w:left="2124"/>
      </w:pPr>
      <w:r w:rsidRPr="00B253D6">
        <w:t>  &lt;modify&gt;</w:t>
      </w:r>
    </w:p>
    <w:p w:rsidR="008963B6" w:rsidRPr="00B253D6" w:rsidRDefault="008963B6" w:rsidP="008963B6">
      <w:pPr>
        <w:shd w:val="clear" w:color="auto" w:fill="FFFFFF"/>
        <w:spacing w:after="0" w:line="240" w:lineRule="auto"/>
        <w:ind w:left="2124"/>
      </w:pPr>
      <w:r w:rsidRPr="00B253D6">
        <w:t>    &lt;orderModification orderCode="jsxml0000000000"&gt;</w:t>
      </w:r>
    </w:p>
    <w:p w:rsidR="008963B6" w:rsidRPr="00B253D6" w:rsidRDefault="008963B6" w:rsidP="008963B6">
      <w:pPr>
        <w:shd w:val="clear" w:color="auto" w:fill="FFFFFF"/>
        <w:spacing w:after="0" w:line="240" w:lineRule="auto"/>
        <w:ind w:left="2124"/>
      </w:pPr>
      <w:r w:rsidRPr="00B253D6">
        <w:t>      &lt;capture&gt;</w:t>
      </w:r>
    </w:p>
    <w:p w:rsidR="008963B6" w:rsidRPr="00B253D6" w:rsidRDefault="008963B6" w:rsidP="008963B6">
      <w:pPr>
        <w:shd w:val="clear" w:color="auto" w:fill="FFFFFF"/>
        <w:spacing w:after="0" w:line="240" w:lineRule="auto"/>
        <w:ind w:left="2124"/>
      </w:pPr>
      <w:r w:rsidRPr="00B253D6">
        <w:t>        &lt;amount value="10000" currencyCode="GBP" exponent="2" debitCreditIndicator="credit"/&gt;</w:t>
      </w:r>
    </w:p>
    <w:p w:rsidR="008963B6" w:rsidRPr="00B253D6" w:rsidRDefault="008963B6" w:rsidP="008963B6">
      <w:pPr>
        <w:shd w:val="clear" w:color="auto" w:fill="FFFFFF"/>
        <w:spacing w:after="0" w:line="240" w:lineRule="auto"/>
        <w:ind w:left="2124"/>
      </w:pPr>
      <w:r w:rsidRPr="00B253D6">
        <w:t>        &lt;shipping&gt;</w:t>
      </w:r>
    </w:p>
    <w:p w:rsidR="008963B6" w:rsidRPr="00B253D6" w:rsidRDefault="008963B6" w:rsidP="008963B6">
      <w:pPr>
        <w:shd w:val="clear" w:color="auto" w:fill="FFFFFF"/>
        <w:spacing w:after="0" w:line="240" w:lineRule="auto"/>
        <w:ind w:left="2124"/>
      </w:pPr>
      <w:r w:rsidRPr="00B253D6">
        <w:t>          &lt;shippingInfo trackingId=""/&gt;</w:t>
      </w:r>
    </w:p>
    <w:p w:rsidR="008963B6" w:rsidRPr="00B253D6" w:rsidRDefault="008963B6" w:rsidP="008963B6">
      <w:pPr>
        <w:shd w:val="clear" w:color="auto" w:fill="FFFFFF"/>
        <w:spacing w:after="0" w:line="240" w:lineRule="auto"/>
        <w:ind w:left="2124"/>
      </w:pPr>
      <w:r w:rsidRPr="00B253D6">
        <w:t>        &lt;/shipping&gt;</w:t>
      </w:r>
    </w:p>
    <w:p w:rsidR="008963B6" w:rsidRPr="00B253D6" w:rsidRDefault="008963B6" w:rsidP="008963B6">
      <w:pPr>
        <w:shd w:val="clear" w:color="auto" w:fill="FFFFFF"/>
        <w:spacing w:after="0" w:line="240" w:lineRule="auto"/>
        <w:ind w:left="2124"/>
      </w:pPr>
      <w:r w:rsidRPr="00B253D6">
        <w:t>      &lt;/capture&gt;</w:t>
      </w:r>
    </w:p>
    <w:p w:rsidR="008963B6" w:rsidRPr="00B253D6" w:rsidRDefault="008963B6" w:rsidP="008963B6">
      <w:pPr>
        <w:shd w:val="clear" w:color="auto" w:fill="FFFFFF"/>
        <w:spacing w:after="0" w:line="240" w:lineRule="auto"/>
        <w:ind w:left="2124"/>
      </w:pPr>
      <w:r w:rsidRPr="00B253D6">
        <w:t>    &lt;/orderModification&gt;</w:t>
      </w:r>
    </w:p>
    <w:p w:rsidR="008963B6" w:rsidRPr="00B253D6" w:rsidRDefault="008963B6" w:rsidP="008963B6">
      <w:pPr>
        <w:shd w:val="clear" w:color="auto" w:fill="FFFFFF"/>
        <w:spacing w:after="0" w:line="240" w:lineRule="auto"/>
        <w:ind w:left="2124"/>
      </w:pPr>
      <w:r w:rsidRPr="00B253D6">
        <w:t>  &lt;/modify&gt;</w:t>
      </w:r>
    </w:p>
    <w:p w:rsidR="008963B6" w:rsidRDefault="008963B6" w:rsidP="008963B6">
      <w:pPr>
        <w:shd w:val="clear" w:color="auto" w:fill="FFFFFF"/>
        <w:spacing w:after="0" w:line="240" w:lineRule="auto"/>
        <w:ind w:left="2124"/>
      </w:pPr>
      <w:r w:rsidRPr="00B253D6">
        <w:t>&lt;/paymentService&gt;</w:t>
      </w:r>
    </w:p>
    <w:p w:rsidR="008963B6" w:rsidRDefault="008963B6" w:rsidP="008963B6">
      <w:pPr>
        <w:shd w:val="clear" w:color="auto" w:fill="FFFFFF"/>
        <w:spacing w:after="0" w:line="240" w:lineRule="auto"/>
      </w:pPr>
    </w:p>
    <w:p w:rsidR="00036F4A" w:rsidRDefault="008963B6" w:rsidP="008963B6">
      <w:pPr>
        <w:pStyle w:val="Heading4"/>
        <w:keepNext/>
        <w:keepLines/>
        <w:ind w:left="1800"/>
      </w:pPr>
      <w:r>
        <w:t>Capture Service without Tracking ID Response</w:t>
      </w:r>
    </w:p>
    <w:p w:rsidR="00B0740C" w:rsidRDefault="00B0740C" w:rsidP="00B0740C">
      <w:pPr>
        <w:shd w:val="clear" w:color="auto" w:fill="FFFFFF"/>
        <w:spacing w:after="0" w:line="240" w:lineRule="auto"/>
        <w:ind w:left="2124"/>
      </w:pPr>
      <w:r w:rsidRPr="005D41F7">
        <w:t>&lt;?xml version="1.0" encoding="UTF-8"?&gt; &lt;!DOCTYPE paymentService PUBLIC "-//WorldPay//DTD WorldPay PaymentService v1//EN" "http://dtd.worldpay.com/paymentService_v1.dtd"&gt; &lt;paymentService version="1.4" merchantCode="SAPIENTNITROECOM"&gt;&lt;reply&gt;&lt;ok&gt;&lt;captureReceived orderCode="T00028020000"&gt;&lt;amount value="10000" currencyCode="GBP" exponent="2" debitCreditIndicator="credit"/&gt;&lt;/captureReceived&gt;&lt;/ok&gt;&lt;/reply&gt;&lt;/paymentService&gt;</w:t>
      </w:r>
    </w:p>
    <w:p w:rsidR="00B0740C" w:rsidRPr="00B0740C" w:rsidRDefault="00B0740C" w:rsidP="00B0740C">
      <w:pPr>
        <w:tabs>
          <w:tab w:val="left" w:pos="3255"/>
        </w:tabs>
      </w:pPr>
      <w:r>
        <w:tab/>
      </w:r>
    </w:p>
    <w:p w:rsidR="00484375" w:rsidRPr="00484375" w:rsidRDefault="00484375" w:rsidP="00484375"/>
    <w:p w:rsidR="00E51F56" w:rsidRPr="00E51F56" w:rsidRDefault="00755D05" w:rsidP="00F4667F">
      <w:pPr>
        <w:pStyle w:val="Heading2"/>
        <w:numPr>
          <w:ilvl w:val="1"/>
          <w:numId w:val="47"/>
        </w:numPr>
      </w:pPr>
      <w:bookmarkStart w:id="44" w:name="_Toc18418337"/>
      <w:r w:rsidRPr="00234719">
        <w:t>LIMITATIONS, CONSTRAINTS</w:t>
      </w:r>
      <w:bookmarkEnd w:id="44"/>
    </w:p>
    <w:p w:rsidR="00F73A6F" w:rsidRPr="007B158C" w:rsidRDefault="00F73A6F" w:rsidP="00F73A6F">
      <w:pPr>
        <w:ind w:left="1068"/>
      </w:pPr>
      <w:r w:rsidRPr="00E973D2">
        <w:t xml:space="preserve">This </w:t>
      </w:r>
      <w:r>
        <w:t xml:space="preserve">section </w:t>
      </w:r>
      <w:r w:rsidRPr="00E973D2">
        <w:t xml:space="preserve">details the </w:t>
      </w:r>
      <w:r>
        <w:t xml:space="preserve">limitations, constraints and the </w:t>
      </w:r>
      <w:r w:rsidRPr="00E973D2">
        <w:t xml:space="preserve">best practice for merchants </w:t>
      </w:r>
      <w:r>
        <w:t xml:space="preserve">planning to integrate the </w:t>
      </w:r>
      <w:r w:rsidR="00C04461">
        <w:t>Worldpay</w:t>
      </w:r>
      <w:r>
        <w:t xml:space="preserve"> ca</w:t>
      </w:r>
      <w:r w:rsidR="00B85DBB">
        <w:t>r</w:t>
      </w:r>
      <w:r>
        <w:t xml:space="preserve">tridge </w:t>
      </w:r>
      <w:r w:rsidRPr="00E973D2">
        <w:t>with</w:t>
      </w:r>
      <w:r>
        <w:t xml:space="preserve"> </w:t>
      </w:r>
      <w:r w:rsidR="006606B7">
        <w:t>SFCC</w:t>
      </w:r>
      <w:r>
        <w:t xml:space="preserve"> Storefront. </w:t>
      </w:r>
    </w:p>
    <w:p w:rsidR="002065FE" w:rsidRDefault="00635A37" w:rsidP="00C75E15">
      <w:pPr>
        <w:pStyle w:val="ListParagraph"/>
        <w:numPr>
          <w:ilvl w:val="0"/>
          <w:numId w:val="20"/>
        </w:numPr>
        <w:ind w:left="1788"/>
        <w:jc w:val="both"/>
      </w:pPr>
      <w:r>
        <w:t xml:space="preserve">At this </w:t>
      </w:r>
      <w:r w:rsidR="00F73A6F" w:rsidRPr="008D3B13">
        <w:t>moment</w:t>
      </w:r>
      <w:r w:rsidR="00F73A6F">
        <w:t>,</w:t>
      </w:r>
      <w:r w:rsidR="00F73A6F" w:rsidRPr="008D3B13">
        <w:t xml:space="preserve"> it is not possible to detect against session timeouts while the customer is entering payment details in the </w:t>
      </w:r>
      <w:r w:rsidR="00C04461">
        <w:t>Worldpay</w:t>
      </w:r>
      <w:r w:rsidR="00F73A6F" w:rsidRPr="008D3B13">
        <w:t xml:space="preserve"> forms. If there is a delay longer than the session timeout, basket contents are lost and</w:t>
      </w:r>
      <w:r w:rsidR="002065FE">
        <w:t xml:space="preserve"> order is placed and kept in Created state.</w:t>
      </w:r>
    </w:p>
    <w:p w:rsidR="00F73A6F" w:rsidRPr="008D3B13" w:rsidRDefault="00F73A6F" w:rsidP="00C75E15">
      <w:pPr>
        <w:pStyle w:val="ListParagraph"/>
        <w:numPr>
          <w:ilvl w:val="0"/>
          <w:numId w:val="20"/>
        </w:numPr>
        <w:ind w:left="1788"/>
        <w:jc w:val="both"/>
      </w:pPr>
      <w:r>
        <w:t xml:space="preserve">As the placement of the street number in addresses varies between different countries, the integration does not provide a parsing mechanism for the street number part as this would be very application specific. In order to avoid future errors, the parsing of street numbers must be taken care of during the integration installation. If this step is ignored, the customer will have to supply the street number at the </w:t>
      </w:r>
      <w:r w:rsidR="00C04461">
        <w:t>Worldpay</w:t>
      </w:r>
      <w:r>
        <w:t xml:space="preserve"> payment page.</w:t>
      </w:r>
    </w:p>
    <w:p w:rsidR="00F73A6F" w:rsidRDefault="00F73A6F" w:rsidP="00C75E15">
      <w:pPr>
        <w:pStyle w:val="ListParagraph"/>
        <w:numPr>
          <w:ilvl w:val="0"/>
          <w:numId w:val="20"/>
        </w:numPr>
        <w:ind w:left="1788"/>
        <w:jc w:val="both"/>
      </w:pPr>
      <w:r>
        <w:lastRenderedPageBreak/>
        <w:t>The cartridge supports both LookUp service and Multiple MID support service. However, only one of them should be enabled at a time.</w:t>
      </w:r>
    </w:p>
    <w:p w:rsidR="00F73A6F" w:rsidRPr="00C75E15" w:rsidRDefault="00F73A6F" w:rsidP="00C75E15">
      <w:pPr>
        <w:pStyle w:val="ListParagraph"/>
        <w:numPr>
          <w:ilvl w:val="0"/>
          <w:numId w:val="20"/>
        </w:numPr>
        <w:ind w:left="1788"/>
        <w:jc w:val="both"/>
        <w:rPr>
          <w:highlight w:val="yellow"/>
        </w:rPr>
      </w:pPr>
      <w:r>
        <w:t xml:space="preserve"> </w:t>
      </w:r>
      <w:r w:rsidRPr="00C75E15">
        <w:rPr>
          <w:highlight w:val="yellow"/>
        </w:rPr>
        <w:t>At the moment, the cartridge supports only one generic message that is displayed on the Billing Page in case of a Failure response from APM’s or Credit Card redirect method. This is majorly because we do not have any identifier or error code that is returned.</w:t>
      </w:r>
    </w:p>
    <w:p w:rsidR="00F73A6F" w:rsidRDefault="00F73A6F" w:rsidP="00C75E15">
      <w:pPr>
        <w:pStyle w:val="ListParagraph"/>
        <w:numPr>
          <w:ilvl w:val="0"/>
          <w:numId w:val="20"/>
        </w:numPr>
        <w:ind w:left="1788"/>
        <w:jc w:val="both"/>
      </w:pPr>
      <w:r>
        <w:t xml:space="preserve">The </w:t>
      </w:r>
      <w:r w:rsidR="00D65CE1">
        <w:t>web service</w:t>
      </w:r>
      <w:r>
        <w:t xml:space="preserve"> </w:t>
      </w:r>
      <w:r w:rsidR="00D65CE1">
        <w:t>Timeout</w:t>
      </w:r>
      <w:r>
        <w:t xml:space="preserve"> that has been set </w:t>
      </w:r>
      <w:r w:rsidR="00951315">
        <w:t xml:space="preserve">in service profile </w:t>
      </w:r>
      <w:r>
        <w:t xml:space="preserve">is common across all the </w:t>
      </w:r>
      <w:r w:rsidR="00D65CE1">
        <w:t>web service</w:t>
      </w:r>
      <w:r>
        <w:t xml:space="preserve"> calls that we make to </w:t>
      </w:r>
      <w:r w:rsidR="00C04461">
        <w:t>Worldpay</w:t>
      </w:r>
      <w:r>
        <w:t xml:space="preserve"> be it </w:t>
      </w:r>
      <w:r w:rsidR="00D65CE1">
        <w:t>Look up</w:t>
      </w:r>
      <w:r>
        <w:t xml:space="preserve"> call, APM Order XML call, Authorization call etc.</w:t>
      </w:r>
    </w:p>
    <w:p w:rsidR="00F73A6F" w:rsidRDefault="00F73A6F" w:rsidP="00C75E15">
      <w:pPr>
        <w:pStyle w:val="ListParagraph"/>
        <w:numPr>
          <w:ilvl w:val="0"/>
          <w:numId w:val="20"/>
        </w:numPr>
        <w:ind w:left="1788"/>
        <w:jc w:val="both"/>
      </w:pPr>
      <w:r>
        <w:t xml:space="preserve">ThankYou page is displayed for both Successful and Pending Open </w:t>
      </w:r>
      <w:r w:rsidR="00D65CE1">
        <w:t>Scenario;</w:t>
      </w:r>
      <w:r w:rsidR="00F74412">
        <w:t xml:space="preserve"> Merchant shall take care </w:t>
      </w:r>
      <w:r>
        <w:t xml:space="preserve">to display a message to the user on the Thank You page with a suitable </w:t>
      </w:r>
      <w:r w:rsidR="00D65CE1">
        <w:t>disclaimer</w:t>
      </w:r>
      <w:r>
        <w:t xml:space="preserve"> that </w:t>
      </w:r>
      <w:r w:rsidR="00D65CE1">
        <w:t>demarcates</w:t>
      </w:r>
      <w:r>
        <w:t xml:space="preserve"> both the scenarios. </w:t>
      </w:r>
    </w:p>
    <w:p w:rsidR="00F73A6F" w:rsidRDefault="006606B7" w:rsidP="00C75E15">
      <w:pPr>
        <w:pStyle w:val="ListParagraph"/>
        <w:numPr>
          <w:ilvl w:val="0"/>
          <w:numId w:val="20"/>
        </w:numPr>
        <w:ind w:left="1788"/>
        <w:jc w:val="both"/>
      </w:pPr>
      <w:r>
        <w:t>SFCC</w:t>
      </w:r>
      <w:r w:rsidR="00F73A6F">
        <w:t xml:space="preserve"> has a default behavior to show an error message on Place Order page in case of a previously </w:t>
      </w:r>
      <w:r w:rsidR="00EC0ED4">
        <w:t>failed</w:t>
      </w:r>
      <w:r w:rsidR="00F73A6F">
        <w:t xml:space="preserve"> transaction. This can be removed by commenting/removing the code </w:t>
      </w:r>
      <w:r w:rsidR="00CA20C1">
        <w:t>from summary.isml</w:t>
      </w:r>
    </w:p>
    <w:p w:rsidR="00262ECD" w:rsidRDefault="00262ECD" w:rsidP="00262ECD">
      <w:pPr>
        <w:ind w:left="1428" w:firstLine="360"/>
      </w:pPr>
      <w:r w:rsidRPr="00262ECD">
        <w:t>&lt;div class="error-form"&gt;${Resource.msg(pdict.PlaceOrderError.code,'checkout',null)}&lt;/div&gt;</w:t>
      </w:r>
    </w:p>
    <w:p w:rsidR="00A22009" w:rsidRDefault="00A22009" w:rsidP="00C75E15">
      <w:pPr>
        <w:pStyle w:val="ListParagraph"/>
        <w:numPr>
          <w:ilvl w:val="0"/>
          <w:numId w:val="20"/>
        </w:numPr>
        <w:ind w:left="1788"/>
        <w:jc w:val="both"/>
      </w:pPr>
      <w:r>
        <w:t xml:space="preserve">The Maximum and Minimum </w:t>
      </w:r>
      <w:r w:rsidR="007F3E0D">
        <w:t xml:space="preserve">supported amount per APM should be configured at the </w:t>
      </w:r>
      <w:r w:rsidR="006606B7">
        <w:t>SFCC</w:t>
      </w:r>
      <w:r w:rsidR="007F3E0D">
        <w:t xml:space="preserve"> level in the Payme</w:t>
      </w:r>
      <w:r w:rsidR="00CA20C1">
        <w:t>nt Method configuration section</w:t>
      </w:r>
    </w:p>
    <w:p w:rsidR="007F3E0D" w:rsidRDefault="005C11B4" w:rsidP="00C75E15">
      <w:pPr>
        <w:pStyle w:val="ListParagraph"/>
        <w:numPr>
          <w:ilvl w:val="0"/>
          <w:numId w:val="20"/>
        </w:numPr>
        <w:ind w:left="1788"/>
        <w:jc w:val="both"/>
      </w:pPr>
      <w:r>
        <w:t xml:space="preserve">Merchants shall </w:t>
      </w:r>
      <w:r w:rsidR="007F3E0D">
        <w:t>ensure that Overnight Shipping and One Day shipping methods should not be displayed for Delayed APMs or for t</w:t>
      </w:r>
      <w:r w:rsidR="00CA20C1">
        <w:t>he ones that have KIOS payments</w:t>
      </w:r>
    </w:p>
    <w:p w:rsidR="00DA52C5" w:rsidRDefault="005C11B4" w:rsidP="00C75E15">
      <w:pPr>
        <w:pStyle w:val="ListParagraph"/>
        <w:numPr>
          <w:ilvl w:val="0"/>
          <w:numId w:val="20"/>
        </w:numPr>
        <w:ind w:left="1788"/>
        <w:jc w:val="both"/>
      </w:pPr>
      <w:r>
        <w:t xml:space="preserve">Merchant Shall take care of implementing the </w:t>
      </w:r>
      <w:r w:rsidR="00DA52C5">
        <w:t>validations on the additional field that will be supported at the Merchant’s site (Example: CPF filed in</w:t>
      </w:r>
      <w:r w:rsidR="00CA20C1">
        <w:t>-</w:t>
      </w:r>
      <w:r w:rsidR="00DA52C5">
        <w:t>case of Boleto, Swift Code</w:t>
      </w:r>
      <w:r w:rsidR="005C17B7">
        <w:t>/Bank Code</w:t>
      </w:r>
      <w:r w:rsidR="00DA52C5">
        <w:t xml:space="preserve"> in</w:t>
      </w:r>
      <w:r w:rsidR="005E7E90">
        <w:t>-</w:t>
      </w:r>
      <w:r w:rsidR="00DA52C5">
        <w:t xml:space="preserve">case of </w:t>
      </w:r>
      <w:r w:rsidR="00A5177B">
        <w:t>GiroPay</w:t>
      </w:r>
      <w:r w:rsidR="00DC367A">
        <w:t>),</w:t>
      </w:r>
      <w:r w:rsidR="002065FE">
        <w:t xml:space="preserve"> while implementing Credit Card Direct the merchant should  ensure that the Credit Card Form is reset in case of any error.</w:t>
      </w:r>
    </w:p>
    <w:p w:rsidR="005E7E90" w:rsidRDefault="005E7E90" w:rsidP="00C75E15">
      <w:pPr>
        <w:pStyle w:val="ListParagraph"/>
        <w:numPr>
          <w:ilvl w:val="0"/>
          <w:numId w:val="20"/>
        </w:numPr>
        <w:ind w:left="1788"/>
        <w:jc w:val="both"/>
      </w:pPr>
      <w:r>
        <w:t>Cartridge shall be responsible to update the order status and export status only on receipt of following notifications</w:t>
      </w:r>
      <w:r w:rsidR="00262ECD">
        <w:t>/enquiry</w:t>
      </w:r>
      <w:r>
        <w:t xml:space="preserve"> AUTHORISED, CAPTURED. Rest all other notification</w:t>
      </w:r>
      <w:r w:rsidR="00262ECD">
        <w:t>/enquiry</w:t>
      </w:r>
      <w:r>
        <w:t xml:space="preserve"> status are read by the Job and Transaction history flag is updated with the notification</w:t>
      </w:r>
      <w:r w:rsidR="00262ECD">
        <w:t>/enquiry</w:t>
      </w:r>
      <w:r>
        <w:t xml:space="preserve"> status value no further action </w:t>
      </w:r>
      <w:r w:rsidR="006F5A5C">
        <w:t>is</w:t>
      </w:r>
      <w:r>
        <w:t xml:space="preserve"> taken by the cartridge</w:t>
      </w:r>
    </w:p>
    <w:p w:rsidR="001E3F03" w:rsidRDefault="001E3F03" w:rsidP="00C75E15">
      <w:pPr>
        <w:pStyle w:val="ListParagraph"/>
        <w:numPr>
          <w:ilvl w:val="0"/>
          <w:numId w:val="20"/>
        </w:numPr>
        <w:ind w:left="1788"/>
        <w:jc w:val="both"/>
      </w:pPr>
      <w:r>
        <w:t>Merchants shall take care of implementing credit card fields refresh functionality in case of user changes the card Type after filling the card information for previous selection to have better shopper experience</w:t>
      </w:r>
    </w:p>
    <w:p w:rsidR="00E41B90" w:rsidRDefault="00E41B90" w:rsidP="00C75E15">
      <w:pPr>
        <w:pStyle w:val="ListParagraph"/>
        <w:numPr>
          <w:ilvl w:val="0"/>
          <w:numId w:val="20"/>
        </w:numPr>
        <w:ind w:left="1788"/>
        <w:jc w:val="both"/>
      </w:pPr>
      <w:r w:rsidRPr="008D3B13">
        <w:t>At the moment</w:t>
      </w:r>
      <w:r>
        <w:t>,</w:t>
      </w:r>
      <w:r w:rsidRPr="008D3B13">
        <w:t xml:space="preserve"> it is not possible to </w:t>
      </w:r>
      <w:r>
        <w:t xml:space="preserve">run client side encryption for saved credit card where card number displayed as masked even client side encryption </w:t>
      </w:r>
      <w:r w:rsidR="00F110E8">
        <w:t xml:space="preserve">feature is turned on in merchant </w:t>
      </w:r>
      <w:r w:rsidR="00C04461">
        <w:t>Worldpay</w:t>
      </w:r>
      <w:r w:rsidR="00F110E8">
        <w:t xml:space="preserve"> account and enabled corresponding setting in Merchant site custom preference.</w:t>
      </w:r>
    </w:p>
    <w:p w:rsidR="00F110E8" w:rsidRDefault="00F110E8" w:rsidP="00C75E15">
      <w:pPr>
        <w:pStyle w:val="ListParagraph"/>
        <w:numPr>
          <w:ilvl w:val="0"/>
          <w:numId w:val="20"/>
        </w:numPr>
        <w:ind w:left="1788"/>
        <w:jc w:val="both"/>
      </w:pPr>
      <w:r w:rsidRPr="00E431D7">
        <w:t xml:space="preserve">Merchant must ensure customer sequence number not exceeding 64 </w:t>
      </w:r>
      <w:r w:rsidR="00844E19" w:rsidRPr="00E431D7">
        <w:t>characters</w:t>
      </w:r>
      <w:r w:rsidRPr="00E431D7">
        <w:t xml:space="preserve"> length and may contain alphanumeric or underscore.</w:t>
      </w:r>
    </w:p>
    <w:p w:rsidR="00F110E8" w:rsidRPr="00F110E8" w:rsidRDefault="00F110E8" w:rsidP="00C75E15">
      <w:pPr>
        <w:pStyle w:val="ListParagraph"/>
        <w:numPr>
          <w:ilvl w:val="0"/>
          <w:numId w:val="20"/>
        </w:numPr>
        <w:ind w:left="1788"/>
        <w:jc w:val="both"/>
      </w:pPr>
      <w:r w:rsidRPr="00F110E8">
        <w:t>Tokenization would be applicable for registered user only</w:t>
      </w:r>
      <w:r>
        <w:t xml:space="preserve"> provided tokenization feature is turned on in merchant </w:t>
      </w:r>
      <w:r w:rsidR="00C04461">
        <w:t>Worldpay</w:t>
      </w:r>
      <w:r>
        <w:t xml:space="preserve"> account and enabled corresponding setting in Merchant site custom preference.</w:t>
      </w:r>
    </w:p>
    <w:p w:rsidR="00F110E8" w:rsidRPr="00C75E15" w:rsidRDefault="00AB42EB" w:rsidP="00C75E15">
      <w:pPr>
        <w:pStyle w:val="ListParagraph"/>
        <w:numPr>
          <w:ilvl w:val="0"/>
          <w:numId w:val="20"/>
        </w:numPr>
        <w:ind w:left="1788"/>
        <w:jc w:val="both"/>
        <w:rPr>
          <w:highlight w:val="yellow"/>
        </w:rPr>
      </w:pPr>
      <w:r w:rsidRPr="00C75E15">
        <w:rPr>
          <w:highlight w:val="yellow"/>
        </w:rPr>
        <w:t>A</w:t>
      </w:r>
      <w:r w:rsidR="00BE2AB5">
        <w:rPr>
          <w:highlight w:val="yellow"/>
        </w:rPr>
        <w:t>t this mo</w:t>
      </w:r>
      <w:r w:rsidRPr="00C75E15">
        <w:rPr>
          <w:highlight w:val="yellow"/>
        </w:rPr>
        <w:t xml:space="preserve">ment, it is not possible to validate mac secret identifier into </w:t>
      </w:r>
      <w:r w:rsidRPr="00C75E15">
        <w:rPr>
          <w:rFonts w:ascii="Segoe UI" w:eastAsia="Times New Roman" w:hAnsi="Segoe UI" w:cs="Segoe UI"/>
          <w:color w:val="000000"/>
          <w:sz w:val="20"/>
          <w:szCs w:val="20"/>
          <w:highlight w:val="yellow"/>
        </w:rPr>
        <w:t>response [</w:t>
      </w:r>
      <w:r w:rsidRPr="00C75E15">
        <w:rPr>
          <w:rFonts w:ascii="Segoe UI" w:hAnsi="Segoe UI" w:cs="Segoe UI"/>
          <w:color w:val="000000"/>
          <w:sz w:val="20"/>
          <w:szCs w:val="20"/>
          <w:highlight w:val="yellow"/>
        </w:rPr>
        <w:t>failure</w:t>
      </w:r>
      <w:r w:rsidRPr="00C75E15">
        <w:rPr>
          <w:rFonts w:ascii="Segoe UI" w:eastAsia="Times New Roman" w:hAnsi="Segoe UI" w:cs="Segoe UI"/>
          <w:color w:val="000000"/>
          <w:sz w:val="20"/>
          <w:szCs w:val="20"/>
          <w:highlight w:val="yellow"/>
        </w:rPr>
        <w:t xml:space="preserve"> /</w:t>
      </w:r>
      <w:r w:rsidRPr="00C75E15">
        <w:rPr>
          <w:rFonts w:ascii="Segoe UI" w:hAnsi="Segoe UI" w:cs="Segoe UI"/>
          <w:color w:val="000000"/>
          <w:sz w:val="20"/>
          <w:szCs w:val="20"/>
          <w:highlight w:val="yellow"/>
        </w:rPr>
        <w:t>pending</w:t>
      </w:r>
      <w:r w:rsidRPr="00C75E15">
        <w:rPr>
          <w:rFonts w:ascii="Segoe UI" w:eastAsia="Times New Roman" w:hAnsi="Segoe UI" w:cs="Segoe UI"/>
          <w:color w:val="000000"/>
          <w:sz w:val="20"/>
          <w:szCs w:val="20"/>
          <w:highlight w:val="yellow"/>
        </w:rPr>
        <w:t>] URL's</w:t>
      </w:r>
      <w:r w:rsidRPr="00C75E15">
        <w:rPr>
          <w:highlight w:val="yellow"/>
        </w:rPr>
        <w:t xml:space="preserve"> for all Redirect APMs and Redirect Credit Card orders</w:t>
      </w:r>
      <w:r w:rsidR="000B3256" w:rsidRPr="00C75E15">
        <w:rPr>
          <w:highlight w:val="yellow"/>
        </w:rPr>
        <w:t>.</w:t>
      </w:r>
    </w:p>
    <w:p w:rsidR="00692176" w:rsidRDefault="00692176" w:rsidP="00C75E15">
      <w:pPr>
        <w:pStyle w:val="ListParagraph"/>
        <w:numPr>
          <w:ilvl w:val="0"/>
          <w:numId w:val="20"/>
        </w:numPr>
        <w:ind w:left="1788"/>
        <w:jc w:val="both"/>
      </w:pPr>
      <w:r>
        <w:lastRenderedPageBreak/>
        <w:t xml:space="preserve">Notification feature is restricted </w:t>
      </w:r>
      <w:r w:rsidRPr="007A2652">
        <w:t xml:space="preserve">to only allowed IP address provided by </w:t>
      </w:r>
      <w:r w:rsidR="00C04461">
        <w:t>Worldpay</w:t>
      </w:r>
      <w:r w:rsidRPr="007A2652">
        <w:t>,</w:t>
      </w:r>
      <w:r w:rsidRPr="00692176">
        <w:t xml:space="preserve"> </w:t>
      </w:r>
      <w:r>
        <w:t>and corresponding setting to be configured in Merchant site custom preference</w:t>
      </w:r>
      <w:r w:rsidR="000751F5">
        <w:t>.</w:t>
      </w:r>
    </w:p>
    <w:p w:rsidR="00692176" w:rsidRDefault="00692176" w:rsidP="00E41B90">
      <w:pPr>
        <w:pStyle w:val="ListParagraph"/>
        <w:numPr>
          <w:ilvl w:val="0"/>
          <w:numId w:val="20"/>
        </w:numPr>
        <w:ind w:left="1788"/>
      </w:pPr>
      <w:r>
        <w:t xml:space="preserve">Merchants shall take care of implementing </w:t>
      </w:r>
      <w:r w:rsidRPr="00D714D5">
        <w:t>Order Settlement and refunds</w:t>
      </w:r>
      <w:r w:rsidR="000751F5">
        <w:t>.</w:t>
      </w:r>
    </w:p>
    <w:p w:rsidR="00692176" w:rsidRDefault="00692176" w:rsidP="00C75E15">
      <w:pPr>
        <w:pStyle w:val="ListParagraph"/>
        <w:numPr>
          <w:ilvl w:val="0"/>
          <w:numId w:val="20"/>
        </w:numPr>
        <w:ind w:left="1788"/>
        <w:jc w:val="both"/>
      </w:pPr>
      <w:r w:rsidRPr="00E431D7">
        <w:t xml:space="preserve">Merchant </w:t>
      </w:r>
      <w:r>
        <w:t xml:space="preserve">shall take care of </w:t>
      </w:r>
      <w:r w:rsidRPr="00E431D7">
        <w:t>enable/disable site preference for user to provide CVV on billing page as security measure in tokenization service</w:t>
      </w:r>
      <w:r w:rsidR="00793B1C">
        <w:t xml:space="preserve"> for saved cards.</w:t>
      </w:r>
      <w:r w:rsidR="0071162D">
        <w:t xml:space="preserve"> Also need to enable CVV check service from </w:t>
      </w:r>
      <w:r w:rsidR="00C04461">
        <w:t>Worldpay</w:t>
      </w:r>
      <w:r w:rsidR="0071162D">
        <w:t xml:space="preserve"> to work properly</w:t>
      </w:r>
      <w:r w:rsidR="00677671">
        <w:t>.</w:t>
      </w:r>
    </w:p>
    <w:p w:rsidR="00153D8A" w:rsidRDefault="00153D8A" w:rsidP="00E41B90">
      <w:pPr>
        <w:pStyle w:val="ListParagraph"/>
        <w:numPr>
          <w:ilvl w:val="0"/>
          <w:numId w:val="20"/>
        </w:numPr>
        <w:ind w:left="1788"/>
      </w:pPr>
      <w:r w:rsidRPr="00E431D7">
        <w:t>Merchant must ensure</w:t>
      </w:r>
      <w:r>
        <w:t xml:space="preserve"> </w:t>
      </w:r>
      <w:r w:rsidR="006606B7">
        <w:t>SFCC</w:t>
      </w:r>
      <w:r>
        <w:t xml:space="preserve"> Service Framework configurations are setup and configured as per the contract with </w:t>
      </w:r>
      <w:r w:rsidR="00C04461">
        <w:t>Worldpay</w:t>
      </w:r>
      <w:r>
        <w:t xml:space="preserve"> on service availability</w:t>
      </w:r>
      <w:r w:rsidR="00677671">
        <w:t>.</w:t>
      </w:r>
    </w:p>
    <w:p w:rsidR="005B0795" w:rsidRDefault="005B0795" w:rsidP="00E41B90">
      <w:pPr>
        <w:pStyle w:val="ListParagraph"/>
        <w:numPr>
          <w:ilvl w:val="0"/>
          <w:numId w:val="20"/>
        </w:numPr>
        <w:ind w:left="1788"/>
      </w:pPr>
      <w:r>
        <w:t xml:space="preserve">Merchant </w:t>
      </w:r>
      <w:r w:rsidR="004A6453">
        <w:t xml:space="preserve">shall </w:t>
      </w:r>
      <w:r>
        <w:t>take</w:t>
      </w:r>
      <w:r w:rsidR="004A6453">
        <w:t xml:space="preserve"> care</w:t>
      </w:r>
      <w:r>
        <w:t xml:space="preserve"> for CVV field validation </w:t>
      </w:r>
      <w:r w:rsidR="004A6453">
        <w:t>as enable/</w:t>
      </w:r>
      <w:r w:rsidR="00E93224">
        <w:t>disable, CVV</w:t>
      </w:r>
      <w:r w:rsidR="004A6453">
        <w:t xml:space="preserve"> in BM </w:t>
      </w:r>
      <w:r w:rsidR="006F5A5C">
        <w:t>configurations will</w:t>
      </w:r>
      <w:r w:rsidR="004A6453">
        <w:t xml:space="preserve"> only hide/show CVV field on billing page and no CVV validation is performed on Worldpay</w:t>
      </w:r>
      <w:r w:rsidR="00677671">
        <w:t>.</w:t>
      </w:r>
      <w:r w:rsidR="004A6453">
        <w:t xml:space="preserve"> </w:t>
      </w:r>
    </w:p>
    <w:p w:rsidR="00970934" w:rsidRDefault="00970934" w:rsidP="00970934">
      <w:pPr>
        <w:pStyle w:val="ListParagraph"/>
        <w:numPr>
          <w:ilvl w:val="0"/>
          <w:numId w:val="20"/>
        </w:numPr>
        <w:ind w:left="1788"/>
      </w:pPr>
      <w:r w:rsidRPr="008A0FEA">
        <w:t>Job</w:t>
      </w:r>
      <w:r>
        <w:t>s</w:t>
      </w:r>
      <w:r w:rsidRPr="008A0FEA">
        <w:t xml:space="preserve"> Templates can be modified as per merchant needs. These </w:t>
      </w:r>
      <w:r>
        <w:t xml:space="preserve">Jobs templates </w:t>
      </w:r>
      <w:r w:rsidRPr="008A0FEA">
        <w:t>are prepared for reference</w:t>
      </w:r>
      <w:r>
        <w:t xml:space="preserve">. </w:t>
      </w:r>
    </w:p>
    <w:p w:rsidR="00970934" w:rsidRDefault="00970934" w:rsidP="00970934">
      <w:pPr>
        <w:pStyle w:val="ListParagraph"/>
        <w:numPr>
          <w:ilvl w:val="0"/>
          <w:numId w:val="20"/>
        </w:numPr>
        <w:ind w:left="1788"/>
      </w:pPr>
      <w:r w:rsidRPr="008A0FEA">
        <w:t>The images are available in static folder for the cards. They can further be modified if required.</w:t>
      </w:r>
    </w:p>
    <w:p w:rsidR="00970934" w:rsidRDefault="00E93224" w:rsidP="00E41B90">
      <w:pPr>
        <w:pStyle w:val="ListParagraph"/>
        <w:numPr>
          <w:ilvl w:val="0"/>
          <w:numId w:val="20"/>
        </w:numPr>
        <w:ind w:left="1788"/>
      </w:pPr>
      <w:r>
        <w:t>I</w:t>
      </w:r>
      <w:r w:rsidR="00970934">
        <w:t>n case of iframe and lightbox</w:t>
      </w:r>
      <w:r>
        <w:t xml:space="preserve"> for Airplus, Denkort and Laser card,</w:t>
      </w:r>
      <w:r w:rsidR="00970934">
        <w:t xml:space="preserve"> Payment Method is displayed with message </w:t>
      </w:r>
      <w:r>
        <w:t>“Please</w:t>
      </w:r>
      <w:r w:rsidR="00970934">
        <w:t xml:space="preserve"> contact worldpay”</w:t>
      </w:r>
    </w:p>
    <w:p w:rsidR="00306AF8" w:rsidRDefault="00C567B1" w:rsidP="00306AF8">
      <w:pPr>
        <w:pStyle w:val="ListParagraph"/>
        <w:numPr>
          <w:ilvl w:val="0"/>
          <w:numId w:val="20"/>
        </w:numPr>
        <w:ind w:left="1788"/>
      </w:pPr>
      <w:r>
        <w:t>Credit Card Payment method must be enabled because of some</w:t>
      </w:r>
      <w:r w:rsidR="0085759E">
        <w:t xml:space="preserve"> code restrictions based on the</w:t>
      </w:r>
      <w:r>
        <w:t xml:space="preserve"> Code.</w:t>
      </w:r>
    </w:p>
    <w:p w:rsidR="00306AF8" w:rsidRDefault="00306AF8" w:rsidP="00306AF8">
      <w:pPr>
        <w:pStyle w:val="ListParagraph"/>
        <w:numPr>
          <w:ilvl w:val="0"/>
          <w:numId w:val="20"/>
        </w:numPr>
        <w:ind w:left="1788"/>
      </w:pPr>
      <w:r>
        <w:t xml:space="preserve">For Credit Redirect, credit card must be available in the system. </w:t>
      </w:r>
    </w:p>
    <w:p w:rsidR="00B5182D" w:rsidRDefault="00B5182D" w:rsidP="00B5182D">
      <w:pPr>
        <w:pStyle w:val="ListParagraph"/>
        <w:numPr>
          <w:ilvl w:val="0"/>
          <w:numId w:val="20"/>
        </w:numPr>
        <w:ind w:left="1788"/>
      </w:pPr>
      <w:r>
        <w:t xml:space="preserve">Gifts certificates are </w:t>
      </w:r>
      <w:r w:rsidR="000704AE">
        <w:t>out of</w:t>
      </w:r>
      <w:r>
        <w:t xml:space="preserve"> scopes.</w:t>
      </w:r>
    </w:p>
    <w:p w:rsidR="00852FD7" w:rsidRPr="00F10C2D" w:rsidRDefault="00101EBE" w:rsidP="00D4515B">
      <w:pPr>
        <w:pStyle w:val="ListParagraph"/>
        <w:numPr>
          <w:ilvl w:val="0"/>
          <w:numId w:val="20"/>
        </w:numPr>
        <w:ind w:left="1788"/>
      </w:pPr>
      <w:r>
        <w:t xml:space="preserve">There are two </w:t>
      </w:r>
      <w:r w:rsidR="003E423E">
        <w:t xml:space="preserve">LINT issues in the code related to @ character. </w:t>
      </w:r>
      <w:bookmarkEnd w:id="9"/>
    </w:p>
    <w:p w:rsidR="00A77769" w:rsidRDefault="00A77769" w:rsidP="00A77769">
      <w:pPr>
        <w:pStyle w:val="Heading1"/>
        <w:numPr>
          <w:ilvl w:val="0"/>
          <w:numId w:val="48"/>
        </w:numPr>
        <w:ind w:left="720"/>
      </w:pPr>
      <w:bookmarkStart w:id="45" w:name="_Toc8312176"/>
      <w:bookmarkStart w:id="46" w:name="_Toc245264342"/>
      <w:bookmarkStart w:id="47" w:name="_Toc279703429"/>
      <w:bookmarkStart w:id="48" w:name="_Toc279703522"/>
      <w:bookmarkStart w:id="49" w:name="_Toc78862414"/>
      <w:bookmarkStart w:id="50" w:name="_Toc18418338"/>
      <w:r>
        <w:t>IMPLEMENTATION GUIDE</w:t>
      </w:r>
      <w:bookmarkEnd w:id="45"/>
      <w:bookmarkEnd w:id="50"/>
    </w:p>
    <w:p w:rsidR="00A77769" w:rsidRPr="00125094" w:rsidRDefault="00A77769" w:rsidP="00A77769"/>
    <w:p w:rsidR="00A77769" w:rsidRPr="00F63C2A" w:rsidRDefault="00A77769" w:rsidP="00A77769">
      <w:pPr>
        <w:pStyle w:val="ListParagraph"/>
        <w:numPr>
          <w:ilvl w:val="0"/>
          <w:numId w:val="47"/>
        </w:numPr>
        <w:pBdr>
          <w:bottom w:val="single" w:sz="4" w:space="1" w:color="auto"/>
        </w:pBdr>
        <w:spacing w:before="200" w:after="0"/>
        <w:contextualSpacing w:val="0"/>
        <w:outlineLvl w:val="1"/>
        <w:rPr>
          <w:rFonts w:ascii="Tw Cen MT Condensed" w:eastAsiaTheme="majorEastAsia" w:hAnsi="Tw Cen MT Condensed" w:cs="Times New Roman"/>
          <w:b/>
          <w:bCs/>
          <w:vanish/>
          <w:color w:val="000000" w:themeColor="text1"/>
          <w:sz w:val="28"/>
          <w:szCs w:val="28"/>
        </w:rPr>
      </w:pPr>
      <w:bookmarkStart w:id="51" w:name="_Toc514075434"/>
      <w:bookmarkStart w:id="52" w:name="_Toc517950214"/>
      <w:bookmarkStart w:id="53" w:name="_Toc8228944"/>
      <w:bookmarkStart w:id="54" w:name="_Toc8229222"/>
      <w:bookmarkStart w:id="55" w:name="_Toc8229342"/>
      <w:bookmarkStart w:id="56" w:name="_Toc8229466"/>
      <w:bookmarkStart w:id="57" w:name="_Toc8230114"/>
      <w:bookmarkStart w:id="58" w:name="_Toc8306423"/>
      <w:bookmarkStart w:id="59" w:name="_Toc8306524"/>
      <w:bookmarkStart w:id="60" w:name="_Toc8306871"/>
      <w:bookmarkStart w:id="61" w:name="_Toc8310156"/>
      <w:bookmarkStart w:id="62" w:name="_Toc8310261"/>
      <w:bookmarkStart w:id="63" w:name="_Toc8310702"/>
      <w:bookmarkStart w:id="64" w:name="_Toc8312073"/>
      <w:bookmarkStart w:id="65" w:name="_Toc8312177"/>
      <w:bookmarkStart w:id="66" w:name="_Toc11144957"/>
      <w:bookmarkStart w:id="67" w:name="_Toc11145465"/>
      <w:bookmarkStart w:id="68" w:name="_Toc11145577"/>
      <w:bookmarkStart w:id="69" w:name="_Toc11145775"/>
      <w:bookmarkStart w:id="70" w:name="_Toc15652028"/>
      <w:bookmarkStart w:id="71" w:name="_Toc18418339"/>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A77769" w:rsidRDefault="00A77769" w:rsidP="00A77769">
      <w:pPr>
        <w:pStyle w:val="Heading2"/>
        <w:numPr>
          <w:ilvl w:val="1"/>
          <w:numId w:val="47"/>
        </w:numPr>
      </w:pPr>
      <w:bookmarkStart w:id="72" w:name="_Toc8312178"/>
      <w:bookmarkStart w:id="73" w:name="_Toc18418340"/>
      <w:r>
        <w:t>SETUP</w:t>
      </w:r>
      <w:bookmarkEnd w:id="72"/>
      <w:bookmarkEnd w:id="73"/>
    </w:p>
    <w:p w:rsidR="00A77769" w:rsidRPr="00086B56" w:rsidRDefault="00A77769" w:rsidP="00A77769">
      <w:pPr>
        <w:ind w:left="372" w:firstLine="708"/>
      </w:pPr>
      <w:r w:rsidRPr="00086B56">
        <w:t xml:space="preserve">This section describes the </w:t>
      </w:r>
      <w:r>
        <w:t>controller</w:t>
      </w:r>
      <w:r w:rsidRPr="00086B56">
        <w:t xml:space="preserve"> structure and name of files in </w:t>
      </w:r>
      <w:r>
        <w:t>Worldpay</w:t>
      </w:r>
      <w:r w:rsidRPr="00086B56">
        <w:t xml:space="preserve"> cartridges. </w:t>
      </w:r>
    </w:p>
    <w:p w:rsidR="00A77769" w:rsidRDefault="00A77769" w:rsidP="00A77769">
      <w:pPr>
        <w:ind w:left="1080"/>
        <w:rPr>
          <w:b/>
        </w:rPr>
      </w:pPr>
      <w:bookmarkStart w:id="74" w:name="_Toc260057668"/>
      <w:bookmarkStart w:id="75" w:name="_Toc405997355"/>
      <w:r>
        <w:tab/>
      </w:r>
      <w:r w:rsidRPr="00B00037">
        <w:rPr>
          <w:b/>
        </w:rPr>
        <w:t>CARTRIDGE</w:t>
      </w:r>
      <w:bookmarkEnd w:id="74"/>
      <w:bookmarkEnd w:id="75"/>
      <w:r w:rsidRPr="00B00037">
        <w:rPr>
          <w:b/>
        </w:rPr>
        <w:t xml:space="preserve"> STRUCTURE</w:t>
      </w:r>
      <w:r>
        <w:rPr>
          <w:b/>
        </w:rPr>
        <w:t xml:space="preserve"> </w:t>
      </w:r>
    </w:p>
    <w:p w:rsidR="00A77769" w:rsidRDefault="00A77769" w:rsidP="00A77769">
      <w:pPr>
        <w:ind w:left="1080"/>
      </w:pPr>
      <w:r>
        <w:t>Controllers:</w:t>
      </w:r>
    </w:p>
    <w:p w:rsidR="00A77769" w:rsidRDefault="00A77769" w:rsidP="00A77769">
      <w:pPr>
        <w:ind w:left="1080"/>
      </w:pPr>
      <w:r>
        <w:t>Controllers are present in the “int</w:t>
      </w:r>
      <w:r w:rsidRPr="002951C3">
        <w:t>_worldpay</w:t>
      </w:r>
      <w:r>
        <w:t>” cartridge.</w:t>
      </w:r>
    </w:p>
    <w:tbl>
      <w:tblPr>
        <w:tblStyle w:val="TableGrid"/>
        <w:tblW w:w="0" w:type="auto"/>
        <w:tblInd w:w="1080" w:type="dxa"/>
        <w:tblLook w:val="04A0" w:firstRow="1" w:lastRow="0" w:firstColumn="1" w:lastColumn="0" w:noHBand="0" w:noVBand="1"/>
      </w:tblPr>
      <w:tblGrid>
        <w:gridCol w:w="3708"/>
        <w:gridCol w:w="4888"/>
      </w:tblGrid>
      <w:tr w:rsidR="00A77769" w:rsidTr="00143467">
        <w:trPr>
          <w:trHeight w:val="316"/>
        </w:trPr>
        <w:tc>
          <w:tcPr>
            <w:tcW w:w="3708" w:type="dxa"/>
            <w:shd w:val="clear" w:color="auto" w:fill="C6D9F1" w:themeFill="text2" w:themeFillTint="33"/>
          </w:tcPr>
          <w:p w:rsidR="00A77769" w:rsidRPr="00555CE5" w:rsidRDefault="00A77769" w:rsidP="00143467">
            <w:pPr>
              <w:jc w:val="center"/>
              <w:rPr>
                <w:b/>
                <w:sz w:val="24"/>
                <w:szCs w:val="24"/>
              </w:rPr>
            </w:pPr>
            <w:r>
              <w:rPr>
                <w:b/>
                <w:sz w:val="24"/>
                <w:szCs w:val="24"/>
              </w:rPr>
              <w:t>CONTROLLER</w:t>
            </w:r>
            <w:r w:rsidRPr="00555CE5">
              <w:rPr>
                <w:b/>
                <w:sz w:val="24"/>
                <w:szCs w:val="24"/>
              </w:rPr>
              <w:t xml:space="preserve"> NAME</w:t>
            </w:r>
          </w:p>
        </w:tc>
        <w:tc>
          <w:tcPr>
            <w:tcW w:w="4888" w:type="dxa"/>
            <w:shd w:val="clear" w:color="auto" w:fill="C6D9F1" w:themeFill="text2" w:themeFillTint="33"/>
          </w:tcPr>
          <w:p w:rsidR="00A77769" w:rsidRPr="00555CE5" w:rsidRDefault="00A77769" w:rsidP="00143467">
            <w:pPr>
              <w:jc w:val="center"/>
              <w:rPr>
                <w:b/>
                <w:sz w:val="24"/>
                <w:szCs w:val="24"/>
              </w:rPr>
            </w:pPr>
            <w:r w:rsidRPr="00555CE5">
              <w:rPr>
                <w:b/>
                <w:sz w:val="24"/>
                <w:szCs w:val="24"/>
              </w:rPr>
              <w:t>DESCRIPTION</w:t>
            </w:r>
          </w:p>
        </w:tc>
      </w:tr>
      <w:tr w:rsidR="00A77769" w:rsidTr="00143467">
        <w:trPr>
          <w:trHeight w:val="561"/>
        </w:trPr>
        <w:tc>
          <w:tcPr>
            <w:tcW w:w="3708" w:type="dxa"/>
          </w:tcPr>
          <w:p w:rsidR="00A77769" w:rsidRDefault="00A77769" w:rsidP="00143467">
            <w:r>
              <w:t>Worldpay</w:t>
            </w:r>
          </w:p>
        </w:tc>
        <w:tc>
          <w:tcPr>
            <w:tcW w:w="4888" w:type="dxa"/>
          </w:tcPr>
          <w:p w:rsidR="00A77769" w:rsidRDefault="00A77769" w:rsidP="00143467">
            <w:r>
              <w:t>Main controller that acts as the external interface.</w:t>
            </w:r>
          </w:p>
        </w:tc>
      </w:tr>
      <w:tr w:rsidR="00A77769" w:rsidTr="00143467">
        <w:trPr>
          <w:trHeight w:val="574"/>
        </w:trPr>
        <w:tc>
          <w:tcPr>
            <w:tcW w:w="3708" w:type="dxa"/>
          </w:tcPr>
          <w:p w:rsidR="00A77769" w:rsidRDefault="00A77769" w:rsidP="00143467">
            <w:r>
              <w:t>WorldpayHelper</w:t>
            </w:r>
          </w:p>
        </w:tc>
        <w:tc>
          <w:tcPr>
            <w:tcW w:w="4888" w:type="dxa"/>
          </w:tcPr>
          <w:p w:rsidR="00A77769" w:rsidRDefault="00A77769" w:rsidP="00143467">
            <w:r>
              <w:t>Helper controller that supports and performs additional tasks required to complete</w:t>
            </w:r>
          </w:p>
        </w:tc>
      </w:tr>
      <w:tr w:rsidR="00A77769" w:rsidTr="00143467">
        <w:trPr>
          <w:trHeight w:val="574"/>
        </w:trPr>
        <w:tc>
          <w:tcPr>
            <w:tcW w:w="3708" w:type="dxa"/>
          </w:tcPr>
          <w:p w:rsidR="00A77769" w:rsidRDefault="00A77769" w:rsidP="00143467">
            <w:r w:rsidRPr="00644D26">
              <w:t>CheckoutServices</w:t>
            </w:r>
          </w:p>
        </w:tc>
        <w:tc>
          <w:tcPr>
            <w:tcW w:w="4888" w:type="dxa"/>
          </w:tcPr>
          <w:p w:rsidR="00A77769" w:rsidRDefault="00A77769" w:rsidP="00143467">
            <w:r>
              <w:t>Controller that supports and executes the Checkout process.</w:t>
            </w:r>
          </w:p>
        </w:tc>
      </w:tr>
      <w:tr w:rsidR="00A77769" w:rsidTr="00143467">
        <w:trPr>
          <w:trHeight w:val="574"/>
        </w:trPr>
        <w:tc>
          <w:tcPr>
            <w:tcW w:w="3708" w:type="dxa"/>
          </w:tcPr>
          <w:p w:rsidR="00A77769" w:rsidRDefault="00A77769" w:rsidP="00143467">
            <w:r w:rsidRPr="00644D26">
              <w:t>COPlaceOrder</w:t>
            </w:r>
          </w:p>
        </w:tc>
        <w:tc>
          <w:tcPr>
            <w:tcW w:w="4888" w:type="dxa"/>
          </w:tcPr>
          <w:p w:rsidR="00A77769" w:rsidRDefault="00A77769" w:rsidP="00143467">
            <w:r>
              <w:t>Controller that supports and executes the Checkout process.</w:t>
            </w:r>
          </w:p>
        </w:tc>
      </w:tr>
    </w:tbl>
    <w:p w:rsidR="00A77769" w:rsidRDefault="00A77769" w:rsidP="00A77769">
      <w:pPr>
        <w:pStyle w:val="ListParagraph"/>
        <w:numPr>
          <w:ilvl w:val="0"/>
          <w:numId w:val="31"/>
        </w:numPr>
      </w:pPr>
      <w:r w:rsidRPr="002F7099">
        <w:t>package.json</w:t>
      </w:r>
      <w:r>
        <w:t xml:space="preserve"> – initialize hook or service</w:t>
      </w:r>
    </w:p>
    <w:p w:rsidR="00A77769" w:rsidRDefault="00A77769" w:rsidP="00A77769">
      <w:pPr>
        <w:ind w:left="1080"/>
      </w:pPr>
      <w:r w:rsidRPr="005E0B2A">
        <w:lastRenderedPageBreak/>
        <w:t>Scripts:</w:t>
      </w:r>
    </w:p>
    <w:p w:rsidR="00A77769" w:rsidRPr="00EB67E0" w:rsidRDefault="00A77769" w:rsidP="00A77769">
      <w:pPr>
        <w:ind w:left="1416"/>
        <w:rPr>
          <w:b/>
        </w:rPr>
      </w:pPr>
      <w:r>
        <w:rPr>
          <w:b/>
        </w:rPr>
        <w:t>int_worldpay_core</w:t>
      </w:r>
    </w:p>
    <w:p w:rsidR="00A77769" w:rsidRDefault="00A77769" w:rsidP="00A77769">
      <w:pPr>
        <w:pStyle w:val="ListParagraph"/>
        <w:numPr>
          <w:ilvl w:val="0"/>
          <w:numId w:val="31"/>
        </w:numPr>
      </w:pPr>
      <w:r>
        <w:t>common/CreateRequestHelper.js</w:t>
      </w:r>
    </w:p>
    <w:p w:rsidR="00A77769" w:rsidRDefault="00A77769" w:rsidP="00A77769">
      <w:pPr>
        <w:pStyle w:val="ListParagraph"/>
        <w:numPr>
          <w:ilvl w:val="0"/>
          <w:numId w:val="31"/>
        </w:numPr>
      </w:pPr>
      <w:r>
        <w:t>common/PaymentInstrumentUtils.js</w:t>
      </w:r>
    </w:p>
    <w:p w:rsidR="00A77769" w:rsidRDefault="00A77769" w:rsidP="00A77769">
      <w:pPr>
        <w:pStyle w:val="ListParagraph"/>
        <w:numPr>
          <w:ilvl w:val="0"/>
          <w:numId w:val="31"/>
        </w:numPr>
      </w:pPr>
      <w:r>
        <w:t>common/Utils.js</w:t>
      </w:r>
    </w:p>
    <w:p w:rsidR="00A77769" w:rsidRDefault="00A77769" w:rsidP="00A77769">
      <w:pPr>
        <w:pStyle w:val="ListParagraph"/>
        <w:numPr>
          <w:ilvl w:val="0"/>
          <w:numId w:val="31"/>
        </w:numPr>
      </w:pPr>
      <w:r>
        <w:t>common/WorldpayConstants.js</w:t>
      </w:r>
    </w:p>
    <w:p w:rsidR="00A77769" w:rsidRDefault="00A77769" w:rsidP="00A77769">
      <w:pPr>
        <w:pStyle w:val="ListParagraph"/>
        <w:numPr>
          <w:ilvl w:val="0"/>
          <w:numId w:val="31"/>
        </w:numPr>
      </w:pPr>
      <w:r>
        <w:t>common/worldPayHelper.js</w:t>
      </w:r>
    </w:p>
    <w:p w:rsidR="00A77769" w:rsidRDefault="00A77769" w:rsidP="00A77769">
      <w:pPr>
        <w:pStyle w:val="ListParagraph"/>
        <w:numPr>
          <w:ilvl w:val="0"/>
          <w:numId w:val="31"/>
        </w:numPr>
      </w:pPr>
      <w:r>
        <w:t>init/httpServiceInit.js</w:t>
      </w:r>
    </w:p>
    <w:p w:rsidR="00A77769" w:rsidRDefault="00A77769" w:rsidP="00A77769">
      <w:pPr>
        <w:pStyle w:val="ListParagraph"/>
        <w:numPr>
          <w:ilvl w:val="0"/>
          <w:numId w:val="31"/>
        </w:numPr>
      </w:pPr>
      <w:r>
        <w:t>jobs/InitiateCancelOrderJob.js</w:t>
      </w:r>
    </w:p>
    <w:p w:rsidR="00A77769" w:rsidRDefault="00A77769" w:rsidP="00A77769">
      <w:pPr>
        <w:pStyle w:val="ListParagraph"/>
        <w:numPr>
          <w:ilvl w:val="0"/>
          <w:numId w:val="31"/>
        </w:numPr>
      </w:pPr>
      <w:r>
        <w:t>jobs/OrderCleanUpJob.js</w:t>
      </w:r>
    </w:p>
    <w:p w:rsidR="00A77769" w:rsidRDefault="00A77769" w:rsidP="00A77769">
      <w:pPr>
        <w:pStyle w:val="ListParagraph"/>
        <w:numPr>
          <w:ilvl w:val="0"/>
          <w:numId w:val="31"/>
        </w:numPr>
      </w:pPr>
      <w:r>
        <w:t>jobs/OrderInquiriesUpdateJob.js</w:t>
      </w:r>
    </w:p>
    <w:p w:rsidR="00A77769" w:rsidRDefault="00A77769" w:rsidP="00A77769">
      <w:pPr>
        <w:pStyle w:val="ListParagraph"/>
        <w:numPr>
          <w:ilvl w:val="0"/>
          <w:numId w:val="31"/>
        </w:numPr>
      </w:pPr>
      <w:r>
        <w:t>jobs/OrderNotificationUpdatesJob.js</w:t>
      </w:r>
    </w:p>
    <w:p w:rsidR="00A77769" w:rsidRDefault="00A77769" w:rsidP="00A77769">
      <w:pPr>
        <w:pStyle w:val="ListParagraph"/>
        <w:numPr>
          <w:ilvl w:val="0"/>
          <w:numId w:val="31"/>
        </w:numPr>
      </w:pPr>
      <w:r>
        <w:t>jobs/WorldpayJobs.js</w:t>
      </w:r>
    </w:p>
    <w:p w:rsidR="00A77769" w:rsidRDefault="00A77769" w:rsidP="00A77769">
      <w:pPr>
        <w:pStyle w:val="ListParagraph"/>
        <w:numPr>
          <w:ilvl w:val="0"/>
          <w:numId w:val="31"/>
        </w:numPr>
      </w:pPr>
      <w:r>
        <w:t>lib/LibCreateRequest.js</w:t>
      </w:r>
      <w:r>
        <w:tab/>
      </w:r>
    </w:p>
    <w:p w:rsidR="00A77769" w:rsidRDefault="00A77769" w:rsidP="00A77769">
      <w:pPr>
        <w:pStyle w:val="ListParagraph"/>
        <w:numPr>
          <w:ilvl w:val="0"/>
          <w:numId w:val="31"/>
        </w:numPr>
      </w:pPr>
      <w:r>
        <w:t>object/ResponseData.js</w:t>
      </w:r>
    </w:p>
    <w:p w:rsidR="00A77769" w:rsidRDefault="00A77769" w:rsidP="00A77769">
      <w:pPr>
        <w:pStyle w:val="ListParagraph"/>
        <w:numPr>
          <w:ilvl w:val="0"/>
          <w:numId w:val="31"/>
        </w:numPr>
      </w:pPr>
      <w:r>
        <w:t>object/WorldpayPreferences.js</w:t>
      </w:r>
    </w:p>
    <w:p w:rsidR="00A77769" w:rsidRDefault="00A77769" w:rsidP="00A77769">
      <w:pPr>
        <w:pStyle w:val="ListParagraph"/>
        <w:numPr>
          <w:ilvl w:val="0"/>
          <w:numId w:val="31"/>
        </w:numPr>
      </w:pPr>
      <w:r>
        <w:t>order/UpdateOrderStatus.js</w:t>
      </w:r>
    </w:p>
    <w:p w:rsidR="00A77769" w:rsidRDefault="00A77769" w:rsidP="00A77769">
      <w:pPr>
        <w:pStyle w:val="ListParagraph"/>
        <w:numPr>
          <w:ilvl w:val="0"/>
          <w:numId w:val="31"/>
        </w:numPr>
      </w:pPr>
      <w:r>
        <w:t>order/UpdateTransactionStatus.js</w:t>
      </w:r>
    </w:p>
    <w:p w:rsidR="00A77769" w:rsidRDefault="00A77769" w:rsidP="00A77769">
      <w:pPr>
        <w:pStyle w:val="ListParagraph"/>
        <w:numPr>
          <w:ilvl w:val="0"/>
          <w:numId w:val="31"/>
        </w:numPr>
      </w:pPr>
      <w:r>
        <w:t>pipelets/CheckWorldpayOrder.js</w:t>
      </w:r>
    </w:p>
    <w:p w:rsidR="00A77769" w:rsidRDefault="00A77769" w:rsidP="00A77769">
      <w:pPr>
        <w:pStyle w:val="ListParagraph"/>
        <w:numPr>
          <w:ilvl w:val="0"/>
          <w:numId w:val="31"/>
        </w:numPr>
      </w:pPr>
      <w:r>
        <w:t>pipelets/GenerateErrorMessageForJob.js</w:t>
      </w:r>
    </w:p>
    <w:p w:rsidR="00A77769" w:rsidRDefault="00A77769" w:rsidP="00A77769">
      <w:pPr>
        <w:pStyle w:val="ListParagraph"/>
        <w:numPr>
          <w:ilvl w:val="0"/>
          <w:numId w:val="31"/>
        </w:numPr>
      </w:pPr>
      <w:r>
        <w:t>pipelets/GetCreatedOrderDetails.js</w:t>
      </w:r>
    </w:p>
    <w:p w:rsidR="00A77769" w:rsidRDefault="00A77769" w:rsidP="00A77769">
      <w:pPr>
        <w:pStyle w:val="ListParagraph"/>
        <w:numPr>
          <w:ilvl w:val="0"/>
          <w:numId w:val="31"/>
        </w:numPr>
      </w:pPr>
      <w:r>
        <w:t>pipelets/GetPaymentCardToken.js</w:t>
      </w:r>
    </w:p>
    <w:p w:rsidR="00A77769" w:rsidRDefault="00A77769" w:rsidP="00A77769">
      <w:pPr>
        <w:pStyle w:val="ListParagraph"/>
        <w:numPr>
          <w:ilvl w:val="0"/>
          <w:numId w:val="31"/>
        </w:numPr>
      </w:pPr>
      <w:r>
        <w:t>pipelets/InitiateCancelOrder.js</w:t>
      </w:r>
    </w:p>
    <w:p w:rsidR="00A77769" w:rsidRDefault="00A77769" w:rsidP="00A77769">
      <w:pPr>
        <w:pStyle w:val="ListParagraph"/>
        <w:numPr>
          <w:ilvl w:val="0"/>
          <w:numId w:val="31"/>
        </w:numPr>
      </w:pPr>
      <w:r>
        <w:t>pipelets/ReadNotifyCustomObject.js</w:t>
      </w:r>
    </w:p>
    <w:p w:rsidR="00A77769" w:rsidRDefault="00A77769" w:rsidP="00A77769">
      <w:pPr>
        <w:pStyle w:val="ListParagraph"/>
        <w:numPr>
          <w:ilvl w:val="0"/>
          <w:numId w:val="31"/>
        </w:numPr>
      </w:pPr>
      <w:r>
        <w:t>pipelets/RemoveNotifyCustomObject.js</w:t>
      </w:r>
    </w:p>
    <w:p w:rsidR="00A77769" w:rsidRDefault="00A77769" w:rsidP="00A77769">
      <w:pPr>
        <w:pStyle w:val="ListParagraph"/>
        <w:numPr>
          <w:ilvl w:val="0"/>
          <w:numId w:val="31"/>
        </w:numPr>
      </w:pPr>
      <w:r>
        <w:t>pipelets/SaveCustomerCreditCard.js</w:t>
      </w:r>
    </w:p>
    <w:p w:rsidR="00A77769" w:rsidRDefault="00A77769" w:rsidP="00A77769">
      <w:pPr>
        <w:pStyle w:val="ListParagraph"/>
        <w:numPr>
          <w:ilvl w:val="0"/>
          <w:numId w:val="31"/>
        </w:numPr>
      </w:pPr>
      <w:r>
        <w:t>pipelets/SendWorldpayOrderInquiriesRequest.js</w:t>
      </w:r>
    </w:p>
    <w:p w:rsidR="00A77769" w:rsidRDefault="00A77769" w:rsidP="00A77769">
      <w:pPr>
        <w:pStyle w:val="ListParagraph"/>
        <w:numPr>
          <w:ilvl w:val="0"/>
          <w:numId w:val="31"/>
        </w:numPr>
      </w:pPr>
      <w:r>
        <w:t>pipelets/WriteToNotifyLog.js</w:t>
      </w:r>
    </w:p>
    <w:p w:rsidR="00A77769" w:rsidRDefault="00A77769" w:rsidP="00A77769">
      <w:pPr>
        <w:pStyle w:val="ListParagraph"/>
        <w:numPr>
          <w:ilvl w:val="0"/>
          <w:numId w:val="31"/>
        </w:numPr>
      </w:pPr>
      <w:r>
        <w:t>service/ServiceFacade.js</w:t>
      </w:r>
    </w:p>
    <w:p w:rsidR="00A77769" w:rsidRDefault="00A77769" w:rsidP="00A77769">
      <w:pPr>
        <w:pStyle w:val="ListParagraph"/>
        <w:numPr>
          <w:ilvl w:val="0"/>
          <w:numId w:val="31"/>
        </w:numPr>
      </w:pPr>
      <w:r w:rsidRPr="002F7099">
        <w:t>hooks.json</w:t>
      </w:r>
    </w:p>
    <w:p w:rsidR="00A77769" w:rsidRDefault="00A77769" w:rsidP="00A77769">
      <w:pPr>
        <w:ind w:left="1416"/>
        <w:rPr>
          <w:b/>
        </w:rPr>
      </w:pPr>
      <w:r>
        <w:rPr>
          <w:b/>
        </w:rPr>
        <w:t>int_worldpay_sfra</w:t>
      </w:r>
    </w:p>
    <w:p w:rsidR="00A77769" w:rsidRDefault="00A77769" w:rsidP="00A77769">
      <w:pPr>
        <w:pStyle w:val="ListParagraph"/>
        <w:numPr>
          <w:ilvl w:val="0"/>
          <w:numId w:val="31"/>
        </w:numPr>
      </w:pPr>
      <w:r w:rsidRPr="00B15D18">
        <w:t>hooks/payment/processor/worldpay.js</w:t>
      </w:r>
    </w:p>
    <w:p w:rsidR="00A77769" w:rsidRDefault="00A77769" w:rsidP="00A77769">
      <w:pPr>
        <w:pStyle w:val="ListParagraph"/>
        <w:numPr>
          <w:ilvl w:val="0"/>
          <w:numId w:val="31"/>
        </w:numPr>
      </w:pPr>
      <w:r w:rsidRPr="002F7099">
        <w:t>hooks.json</w:t>
      </w:r>
    </w:p>
    <w:p w:rsidR="00A77769" w:rsidRDefault="00A77769" w:rsidP="00A77769">
      <w:pPr>
        <w:ind w:left="1080"/>
      </w:pPr>
      <w:r w:rsidRPr="00DA6A0E">
        <w:t>Templates:</w:t>
      </w:r>
    </w:p>
    <w:p w:rsidR="00A77769" w:rsidRPr="000C375E" w:rsidRDefault="00A77769" w:rsidP="00A77769">
      <w:pPr>
        <w:ind w:left="1416"/>
        <w:rPr>
          <w:b/>
        </w:rPr>
      </w:pPr>
      <w:r>
        <w:rPr>
          <w:b/>
        </w:rPr>
        <w:t>int_worldpay_core</w:t>
      </w:r>
    </w:p>
    <w:p w:rsidR="00A77769" w:rsidRDefault="00A77769" w:rsidP="00A77769">
      <w:pPr>
        <w:pStyle w:val="ListParagraph"/>
        <w:numPr>
          <w:ilvl w:val="0"/>
          <w:numId w:val="31"/>
        </w:numPr>
        <w:ind w:left="1440" w:firstLine="0"/>
      </w:pPr>
      <w:r>
        <w:t>default/</w:t>
      </w:r>
      <w:r w:rsidRPr="006B283B">
        <w:t>allstatusjson.isml</w:t>
      </w:r>
    </w:p>
    <w:p w:rsidR="00A77769" w:rsidRDefault="00A77769" w:rsidP="00A77769">
      <w:pPr>
        <w:pStyle w:val="ListParagraph"/>
        <w:numPr>
          <w:ilvl w:val="0"/>
          <w:numId w:val="31"/>
        </w:numPr>
        <w:ind w:left="1440" w:firstLine="0"/>
      </w:pPr>
      <w:r>
        <w:t>default/</w:t>
      </w:r>
      <w:r w:rsidRPr="006B283B">
        <w:t>emailtemplateforjob.isml</w:t>
      </w:r>
    </w:p>
    <w:p w:rsidR="00A77769" w:rsidRDefault="00A77769" w:rsidP="00A77769">
      <w:pPr>
        <w:pStyle w:val="ListParagraph"/>
        <w:numPr>
          <w:ilvl w:val="0"/>
          <w:numId w:val="31"/>
        </w:numPr>
        <w:ind w:left="1440" w:firstLine="0"/>
      </w:pPr>
      <w:r>
        <w:t>default/</w:t>
      </w:r>
      <w:r w:rsidRPr="006B283B">
        <w:t>errorjson.isml</w:t>
      </w:r>
      <w:r>
        <w:t xml:space="preserve"> </w:t>
      </w:r>
    </w:p>
    <w:p w:rsidR="00A77769" w:rsidRDefault="00A77769" w:rsidP="00A77769">
      <w:pPr>
        <w:pStyle w:val="ListParagraph"/>
        <w:numPr>
          <w:ilvl w:val="0"/>
          <w:numId w:val="31"/>
        </w:numPr>
        <w:ind w:left="1440" w:firstLine="0"/>
      </w:pPr>
      <w:r w:rsidRPr="007F72DB">
        <w:lastRenderedPageBreak/>
        <w:t>default/http_500.isml</w:t>
      </w:r>
    </w:p>
    <w:p w:rsidR="00A77769" w:rsidRDefault="00A77769" w:rsidP="00A77769">
      <w:pPr>
        <w:pStyle w:val="ListParagraph"/>
        <w:numPr>
          <w:ilvl w:val="0"/>
          <w:numId w:val="31"/>
        </w:numPr>
        <w:ind w:left="1440" w:firstLine="0"/>
      </w:pPr>
      <w:r>
        <w:t>default/</w:t>
      </w:r>
      <w:r w:rsidRPr="006B283B">
        <w:t>lateststatusjson.isml</w:t>
      </w:r>
    </w:p>
    <w:p w:rsidR="00A77769" w:rsidRDefault="00A77769" w:rsidP="00A77769">
      <w:pPr>
        <w:pStyle w:val="ListParagraph"/>
        <w:numPr>
          <w:ilvl w:val="0"/>
          <w:numId w:val="31"/>
        </w:numPr>
        <w:ind w:left="1440" w:firstLine="0"/>
      </w:pPr>
      <w:r>
        <w:t>default/</w:t>
      </w:r>
      <w:r w:rsidRPr="006B283B">
        <w:t>notifyResponsejson.isml</w:t>
      </w:r>
    </w:p>
    <w:p w:rsidR="00A77769" w:rsidRDefault="00A77769" w:rsidP="00A77769">
      <w:pPr>
        <w:pStyle w:val="ListParagraph"/>
        <w:numPr>
          <w:ilvl w:val="0"/>
          <w:numId w:val="31"/>
        </w:numPr>
        <w:ind w:left="1440" w:firstLine="0"/>
      </w:pPr>
      <w:r>
        <w:t>default/</w:t>
      </w:r>
      <w:r w:rsidRPr="006B283B">
        <w:t>worldpayredirect.isml</w:t>
      </w:r>
    </w:p>
    <w:p w:rsidR="00A77769" w:rsidRPr="00B15D18" w:rsidRDefault="00A77769" w:rsidP="00A77769">
      <w:pPr>
        <w:ind w:left="1416"/>
        <w:rPr>
          <w:b/>
        </w:rPr>
      </w:pPr>
      <w:r>
        <w:rPr>
          <w:b/>
        </w:rPr>
        <w:t>int_worldpay_sfra</w:t>
      </w:r>
    </w:p>
    <w:p w:rsidR="00A77769" w:rsidRDefault="00A77769" w:rsidP="00A77769">
      <w:pPr>
        <w:pStyle w:val="ListParagraph"/>
        <w:numPr>
          <w:ilvl w:val="0"/>
          <w:numId w:val="31"/>
        </w:numPr>
        <w:ind w:left="1440" w:firstLine="0"/>
      </w:pPr>
      <w:r>
        <w:t>default/</w:t>
      </w:r>
      <w:r w:rsidRPr="00B15D18">
        <w:t>account/payment/editAddPayment.isml</w:t>
      </w:r>
    </w:p>
    <w:p w:rsidR="00A77769" w:rsidRDefault="00A77769" w:rsidP="00A77769">
      <w:pPr>
        <w:pStyle w:val="ListParagraph"/>
        <w:numPr>
          <w:ilvl w:val="0"/>
          <w:numId w:val="31"/>
        </w:numPr>
        <w:ind w:left="1440" w:firstLine="0"/>
      </w:pPr>
      <w:r w:rsidRPr="00B15D18">
        <w:t>default/checkout/billing/paymentOptions/billingUserContent.isml</w:t>
      </w:r>
    </w:p>
    <w:p w:rsidR="00A77769" w:rsidRDefault="00A77769" w:rsidP="00A77769">
      <w:pPr>
        <w:pStyle w:val="ListParagraph"/>
        <w:numPr>
          <w:ilvl w:val="0"/>
          <w:numId w:val="31"/>
        </w:numPr>
        <w:ind w:left="1440" w:firstLine="0"/>
      </w:pPr>
      <w:r w:rsidRPr="00B15D18">
        <w:t>default/checkout/billing/paymentOptions/creditCardContent.isml</w:t>
      </w:r>
    </w:p>
    <w:p w:rsidR="00A77769" w:rsidRDefault="00A77769" w:rsidP="00A77769">
      <w:pPr>
        <w:pStyle w:val="ListParagraph"/>
        <w:numPr>
          <w:ilvl w:val="0"/>
          <w:numId w:val="31"/>
        </w:numPr>
        <w:ind w:left="1440" w:firstLine="0"/>
      </w:pPr>
      <w:r w:rsidRPr="00B15D18">
        <w:t>default/checkout/billing/paymentOptions/creditCardTab.isml</w:t>
      </w:r>
    </w:p>
    <w:p w:rsidR="00A77769" w:rsidRDefault="00A77769" w:rsidP="00A77769">
      <w:pPr>
        <w:pStyle w:val="ListParagraph"/>
        <w:numPr>
          <w:ilvl w:val="0"/>
          <w:numId w:val="31"/>
        </w:numPr>
        <w:ind w:left="1440" w:firstLine="0"/>
      </w:pPr>
      <w:r w:rsidRPr="00B15D18">
        <w:t>default/checkout/billing/paymentOptions/elvContent.isml</w:t>
      </w:r>
    </w:p>
    <w:p w:rsidR="00A77769" w:rsidRDefault="00A77769" w:rsidP="00A77769">
      <w:pPr>
        <w:pStyle w:val="ListParagraph"/>
        <w:numPr>
          <w:ilvl w:val="0"/>
          <w:numId w:val="31"/>
        </w:numPr>
        <w:ind w:left="1440" w:firstLine="0"/>
      </w:pPr>
      <w:r w:rsidRPr="00B15D18">
        <w:t>default/checkout/billing/paymentOptions/giropayContent.isml</w:t>
      </w:r>
    </w:p>
    <w:p w:rsidR="00A77769" w:rsidRDefault="00A77769" w:rsidP="00A77769">
      <w:pPr>
        <w:pStyle w:val="ListParagraph"/>
        <w:numPr>
          <w:ilvl w:val="0"/>
          <w:numId w:val="31"/>
        </w:numPr>
        <w:ind w:left="1440" w:firstLine="0"/>
      </w:pPr>
      <w:r w:rsidRPr="00B15D18">
        <w:t>default/checkout/billing/paymentOptions/idealContent.isml</w:t>
      </w:r>
    </w:p>
    <w:p w:rsidR="00A77769" w:rsidRDefault="00A77769" w:rsidP="00A77769">
      <w:pPr>
        <w:pStyle w:val="ListParagraph"/>
        <w:numPr>
          <w:ilvl w:val="0"/>
          <w:numId w:val="31"/>
        </w:numPr>
        <w:ind w:left="1440" w:firstLine="0"/>
      </w:pPr>
      <w:r w:rsidRPr="00B15D18">
        <w:t>default/checkout/billing/paymentOptions/paymentOptionsContent.isml</w:t>
      </w:r>
    </w:p>
    <w:p w:rsidR="00A77769" w:rsidRDefault="00A77769" w:rsidP="00A77769">
      <w:pPr>
        <w:pStyle w:val="ListParagraph"/>
        <w:numPr>
          <w:ilvl w:val="0"/>
          <w:numId w:val="31"/>
        </w:numPr>
        <w:ind w:left="1440" w:firstLine="0"/>
      </w:pPr>
      <w:r w:rsidRPr="00B15D18">
        <w:t>default/checkout/billing/paymentOptions/paymentOptionsSummary.isml</w:t>
      </w:r>
    </w:p>
    <w:p w:rsidR="00A77769" w:rsidRDefault="00A77769" w:rsidP="00A77769">
      <w:pPr>
        <w:pStyle w:val="ListParagraph"/>
        <w:numPr>
          <w:ilvl w:val="0"/>
          <w:numId w:val="31"/>
        </w:numPr>
        <w:ind w:left="1440" w:firstLine="0"/>
      </w:pPr>
      <w:r w:rsidRPr="00B15D18">
        <w:t>default/checkout/billing/paymentOptions/paymentOptionsTabs.isml</w:t>
      </w:r>
    </w:p>
    <w:p w:rsidR="00A77769" w:rsidRDefault="00A77769" w:rsidP="00A77769">
      <w:pPr>
        <w:pStyle w:val="ListParagraph"/>
        <w:numPr>
          <w:ilvl w:val="0"/>
          <w:numId w:val="31"/>
        </w:numPr>
        <w:ind w:left="1440" w:firstLine="0"/>
      </w:pPr>
      <w:r w:rsidRPr="00B15D18">
        <w:t>default/checkout/billing/paymentOptions/redirectContent.isml</w:t>
      </w:r>
    </w:p>
    <w:p w:rsidR="00A77769" w:rsidRDefault="00A77769" w:rsidP="00A77769">
      <w:pPr>
        <w:pStyle w:val="ListParagraph"/>
        <w:numPr>
          <w:ilvl w:val="0"/>
          <w:numId w:val="31"/>
        </w:numPr>
        <w:ind w:left="1440" w:firstLine="0"/>
      </w:pPr>
      <w:r w:rsidRPr="00B15D18">
        <w:t>default/checkout/billing/paymentOptions/redirectSummary.isml</w:t>
      </w:r>
    </w:p>
    <w:p w:rsidR="00A77769" w:rsidRDefault="00A77769" w:rsidP="00A77769">
      <w:pPr>
        <w:pStyle w:val="ListParagraph"/>
        <w:numPr>
          <w:ilvl w:val="0"/>
          <w:numId w:val="31"/>
        </w:numPr>
        <w:ind w:left="1440" w:firstLine="0"/>
      </w:pPr>
      <w:r w:rsidRPr="00B15D18">
        <w:t>default/checkout/billing/paymentOptions/redirectTab.isml</w:t>
      </w:r>
    </w:p>
    <w:p w:rsidR="00A77769" w:rsidRDefault="00A77769" w:rsidP="00A77769">
      <w:pPr>
        <w:pStyle w:val="ListParagraph"/>
        <w:numPr>
          <w:ilvl w:val="0"/>
          <w:numId w:val="31"/>
        </w:numPr>
        <w:ind w:left="1440" w:firstLine="0"/>
      </w:pPr>
      <w:r w:rsidRPr="00B15D18">
        <w:t>default/checkout/billing/creditCardForm.isml</w:t>
      </w:r>
    </w:p>
    <w:p w:rsidR="00A77769" w:rsidRDefault="00A77769" w:rsidP="00A77769">
      <w:pPr>
        <w:pStyle w:val="ListParagraph"/>
        <w:numPr>
          <w:ilvl w:val="0"/>
          <w:numId w:val="31"/>
        </w:numPr>
        <w:ind w:left="1440" w:firstLine="0"/>
      </w:pPr>
      <w:r w:rsidRPr="00B15D18">
        <w:t>default/checkout/billing/paymentOptions.isml</w:t>
      </w:r>
    </w:p>
    <w:p w:rsidR="00A77769" w:rsidRDefault="00A77769" w:rsidP="00A77769">
      <w:pPr>
        <w:pStyle w:val="ListParagraph"/>
        <w:numPr>
          <w:ilvl w:val="0"/>
          <w:numId w:val="31"/>
        </w:numPr>
        <w:ind w:left="1440" w:firstLine="0"/>
      </w:pPr>
      <w:r w:rsidRPr="00B15D18">
        <w:t>default/checkout/confirmation/confirmationEmail.isml</w:t>
      </w:r>
    </w:p>
    <w:p w:rsidR="00A77769" w:rsidRDefault="00A77769" w:rsidP="00A77769">
      <w:pPr>
        <w:pStyle w:val="ListParagraph"/>
        <w:numPr>
          <w:ilvl w:val="0"/>
          <w:numId w:val="31"/>
        </w:numPr>
        <w:ind w:left="1440" w:firstLine="0"/>
      </w:pPr>
      <w:r w:rsidRPr="00B15D18">
        <w:t>default/checkout/checkout.isml</w:t>
      </w:r>
    </w:p>
    <w:p w:rsidR="00A77769" w:rsidRDefault="00A77769" w:rsidP="00A77769">
      <w:pPr>
        <w:pStyle w:val="ListParagraph"/>
        <w:numPr>
          <w:ilvl w:val="0"/>
          <w:numId w:val="31"/>
        </w:numPr>
        <w:ind w:left="1440" w:firstLine="0"/>
      </w:pPr>
      <w:r w:rsidRPr="00B15D18">
        <w:t>default/checkout/worldpaysummary.isml</w:t>
      </w:r>
    </w:p>
    <w:p w:rsidR="00A77769" w:rsidRDefault="00A77769" w:rsidP="00A77769">
      <w:pPr>
        <w:ind w:left="1080"/>
      </w:pPr>
      <w:r w:rsidRPr="008D3B13">
        <w:t>Properties:</w:t>
      </w:r>
    </w:p>
    <w:p w:rsidR="00A77769" w:rsidRPr="000C375E" w:rsidRDefault="00A77769" w:rsidP="00A77769">
      <w:pPr>
        <w:ind w:left="1416"/>
        <w:rPr>
          <w:b/>
        </w:rPr>
      </w:pPr>
      <w:r>
        <w:rPr>
          <w:b/>
        </w:rPr>
        <w:t>int_worldpay_core</w:t>
      </w:r>
    </w:p>
    <w:p w:rsidR="00A77769" w:rsidRDefault="00A77769" w:rsidP="00A77769">
      <w:pPr>
        <w:pStyle w:val="ListParagraph"/>
        <w:numPr>
          <w:ilvl w:val="0"/>
          <w:numId w:val="31"/>
        </w:numPr>
        <w:ind w:left="1440" w:firstLine="0"/>
      </w:pPr>
      <w:r>
        <w:t>resources/</w:t>
      </w:r>
      <w:r w:rsidRPr="00EC3A15">
        <w:t>creditCard.properties</w:t>
      </w:r>
    </w:p>
    <w:p w:rsidR="00A77769" w:rsidRDefault="00A77769" w:rsidP="00A77769">
      <w:pPr>
        <w:pStyle w:val="ListParagraph"/>
        <w:numPr>
          <w:ilvl w:val="0"/>
          <w:numId w:val="31"/>
        </w:numPr>
        <w:ind w:left="1440" w:firstLine="0"/>
      </w:pPr>
      <w:r>
        <w:t>resources/</w:t>
      </w:r>
      <w:r w:rsidRPr="00B8704C">
        <w:t>forms.properties</w:t>
      </w:r>
    </w:p>
    <w:p w:rsidR="00A77769" w:rsidRDefault="00A77769" w:rsidP="00A77769">
      <w:pPr>
        <w:pStyle w:val="ListParagraph"/>
        <w:numPr>
          <w:ilvl w:val="0"/>
          <w:numId w:val="31"/>
        </w:numPr>
        <w:ind w:left="1440" w:firstLine="0"/>
      </w:pPr>
      <w:r>
        <w:t>resources/worldpayerror.properties</w:t>
      </w:r>
    </w:p>
    <w:p w:rsidR="00A77769" w:rsidRDefault="00A77769" w:rsidP="00A77769">
      <w:pPr>
        <w:pStyle w:val="ListParagraph"/>
        <w:numPr>
          <w:ilvl w:val="0"/>
          <w:numId w:val="31"/>
        </w:numPr>
        <w:ind w:left="1440" w:firstLine="0"/>
      </w:pPr>
      <w:r>
        <w:t>resources/worldpay.properties</w:t>
      </w:r>
    </w:p>
    <w:p w:rsidR="00D92B9B" w:rsidRDefault="00D92B9B">
      <w:pPr>
        <w:rPr>
          <w:rFonts w:asciiTheme="majorHAnsi" w:eastAsiaTheme="majorEastAsia" w:hAnsiTheme="majorHAnsi" w:cstheme="majorBidi"/>
          <w:b/>
          <w:bCs/>
          <w:color w:val="365F91" w:themeColor="accent1" w:themeShade="BF"/>
          <w:sz w:val="24"/>
          <w:szCs w:val="24"/>
        </w:rPr>
      </w:pPr>
    </w:p>
    <w:bookmarkEnd w:id="46"/>
    <w:bookmarkEnd w:id="47"/>
    <w:bookmarkEnd w:id="48"/>
    <w:p w:rsidR="00543B8C" w:rsidRPr="00404939" w:rsidRDefault="00543B8C" w:rsidP="00543B8C">
      <w:pPr>
        <w:pStyle w:val="ListParagraph"/>
        <w:ind w:left="1764"/>
      </w:pPr>
    </w:p>
    <w:p w:rsidR="0004794E" w:rsidRPr="00404939" w:rsidRDefault="0004794E"/>
    <w:p w:rsidR="000709D5" w:rsidRDefault="00755D05" w:rsidP="00F61D5D">
      <w:pPr>
        <w:pStyle w:val="Heading2"/>
        <w:numPr>
          <w:ilvl w:val="1"/>
          <w:numId w:val="47"/>
        </w:numPr>
      </w:pPr>
      <w:bookmarkStart w:id="76" w:name="_Toc18418341"/>
      <w:r>
        <w:t>EXTERNAL INTERFACES</w:t>
      </w:r>
      <w:bookmarkEnd w:id="76"/>
    </w:p>
    <w:p w:rsidR="00F91365" w:rsidRDefault="00F91365" w:rsidP="00BA0C2A">
      <w:pPr>
        <w:ind w:left="1080"/>
      </w:pPr>
    </w:p>
    <w:p w:rsidR="00FD1EC0" w:rsidRDefault="00FD1EC0">
      <w:pPr>
        <w:ind w:left="1080"/>
      </w:pPr>
      <w:r>
        <w:t>Current v</w:t>
      </w:r>
      <w:r w:rsidR="00F91365">
        <w:t xml:space="preserve">ersion of cartridge support integration with </w:t>
      </w:r>
      <w:r>
        <w:t xml:space="preserve">APM’s </w:t>
      </w:r>
      <w:r w:rsidR="00F91365">
        <w:t>[as</w:t>
      </w:r>
      <w:r>
        <w:t xml:space="preserve"> per the list shared </w:t>
      </w:r>
      <w:r w:rsidR="00F91365">
        <w:t>in above</w:t>
      </w:r>
      <w:r>
        <w:t xml:space="preserve"> sections], however below URL can be referred to know more about the other possible APM’ </w:t>
      </w:r>
      <w:r>
        <w:lastRenderedPageBreak/>
        <w:t xml:space="preserve">supported by </w:t>
      </w:r>
      <w:r w:rsidR="00C04461">
        <w:t>Worldpay</w:t>
      </w:r>
      <w:r>
        <w:t>.</w:t>
      </w:r>
      <w:r w:rsidR="000C5CF1" w:rsidRPr="000C5CF1">
        <w:t xml:space="preserve"> </w:t>
      </w:r>
      <w:hyperlink r:id="rId13" w:history="1">
        <w:r w:rsidR="005F37D2" w:rsidRPr="007E5FF8">
          <w:rPr>
            <w:rStyle w:val="Hyperlink"/>
          </w:rPr>
          <w:t>http://support.worldpay.com/support/kb/gg/alternativepayments/content/apmguide.htm</w:t>
        </w:r>
      </w:hyperlink>
    </w:p>
    <w:p w:rsidR="00BA0C2A" w:rsidRPr="00F61D5D" w:rsidRDefault="00BA0C2A" w:rsidP="00F61D5D">
      <w:pPr>
        <w:pStyle w:val="Heading3"/>
        <w:keepNext/>
        <w:keepLines/>
        <w:numPr>
          <w:ilvl w:val="2"/>
          <w:numId w:val="47"/>
        </w:numPr>
        <w:pBdr>
          <w:bottom w:val="none" w:sz="0" w:space="0" w:color="auto"/>
        </w:pBdr>
        <w:spacing w:line="276" w:lineRule="auto"/>
        <w:ind w:left="1764"/>
        <w:rPr>
          <w:i w:val="0"/>
          <w:sz w:val="24"/>
          <w:szCs w:val="24"/>
        </w:rPr>
      </w:pPr>
      <w:bookmarkStart w:id="77" w:name="_Toc400982027"/>
      <w:bookmarkStart w:id="78" w:name="_Toc18418342"/>
      <w:r w:rsidRPr="00F61D5D">
        <w:rPr>
          <w:i w:val="0"/>
          <w:sz w:val="24"/>
          <w:szCs w:val="24"/>
        </w:rPr>
        <w:t>CHINA UNION PAY</w:t>
      </w:r>
      <w:bookmarkEnd w:id="77"/>
      <w:bookmarkEnd w:id="78"/>
    </w:p>
    <w:p w:rsidR="00BA0C2A" w:rsidRPr="00103D9C" w:rsidRDefault="00BA0C2A" w:rsidP="00C75E15">
      <w:pPr>
        <w:ind w:left="1080"/>
        <w:jc w:val="both"/>
        <w:rPr>
          <w:rFonts w:ascii="Calibri" w:hAnsi="Calibri"/>
          <w:color w:val="393939"/>
          <w:sz w:val="21"/>
          <w:szCs w:val="21"/>
        </w:rPr>
      </w:pPr>
      <w:r>
        <w:rPr>
          <w:rFonts w:ascii="Calibri" w:hAnsi="Calibri"/>
          <w:color w:val="393939"/>
          <w:sz w:val="21"/>
          <w:szCs w:val="21"/>
        </w:rPr>
        <w:t>China UnionPay (also known as UnionPay or CUP) is a payment method where shoppers with UnionPay cards can make online e-commerce payments. UnionPay issue UnionPay cards in China.</w:t>
      </w:r>
    </w:p>
    <w:tbl>
      <w:tblPr>
        <w:tblW w:w="4168" w:type="pct"/>
        <w:tblCellSpacing w:w="15" w:type="dxa"/>
        <w:tblInd w:w="1080"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1671"/>
        <w:gridCol w:w="6440"/>
      </w:tblGrid>
      <w:tr w:rsidR="00BA0C2A" w:rsidRPr="00103D9C" w:rsidTr="003E51B1">
        <w:trPr>
          <w:trHeight w:val="261"/>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rsidTr="003E51B1">
        <w:trPr>
          <w:trHeight w:val="48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rPr>
                <w:rFonts w:ascii="Calibri" w:eastAsia="Times New Roman" w:hAnsi="Calibri" w:cs="Times New Roman"/>
                <w:sz w:val="20"/>
                <w:szCs w:val="20"/>
              </w:rPr>
            </w:pPr>
            <w:r>
              <w:rPr>
                <w:rFonts w:ascii="Calibri" w:hAnsi="Calibri"/>
                <w:color w:val="393939"/>
                <w:sz w:val="20"/>
                <w:szCs w:val="20"/>
              </w:rPr>
              <w:t>Debit / Credit Card payment</w:t>
            </w:r>
          </w:p>
        </w:tc>
      </w:tr>
      <w:tr w:rsidR="00BA0C2A" w:rsidRPr="00103D9C" w:rsidTr="003E51B1">
        <w:trPr>
          <w:trHeight w:val="261"/>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rPr>
                <w:rFonts w:ascii="Calibri" w:eastAsia="Times New Roman" w:hAnsi="Calibri" w:cs="Times New Roman"/>
                <w:sz w:val="20"/>
                <w:szCs w:val="20"/>
              </w:rPr>
            </w:pPr>
            <w:r w:rsidRPr="00103D9C">
              <w:rPr>
                <w:rFonts w:ascii="Calibri" w:eastAsia="Times New Roman" w:hAnsi="Calibri" w:cs="Times New Roman"/>
                <w:sz w:val="20"/>
                <w:szCs w:val="20"/>
              </w:rPr>
              <w:t>China</w:t>
            </w:r>
          </w:p>
        </w:tc>
      </w:tr>
      <w:tr w:rsidR="00BA0C2A" w:rsidRPr="00103D9C" w:rsidTr="003E51B1">
        <w:trPr>
          <w:trHeight w:val="1254"/>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Default="00CD2D9A" w:rsidP="00CD2D9A">
            <w:pPr>
              <w:spacing w:after="0" w:line="240" w:lineRule="auto"/>
              <w:rPr>
                <w:rFonts w:ascii="Calibri" w:hAnsi="Calibri"/>
                <w:color w:val="393939"/>
                <w:sz w:val="20"/>
                <w:szCs w:val="20"/>
              </w:rPr>
            </w:pPr>
            <w:r w:rsidRPr="00CD2D9A">
              <w:rPr>
                <w:rFonts w:ascii="Calibri" w:eastAsia="Times New Roman" w:hAnsi="Calibri" w:cs="Times New Roman"/>
                <w:sz w:val="20"/>
                <w:szCs w:val="20"/>
              </w:rPr>
              <w:t>AED, BND, BHD, CNY, GBP, EUR, USD, AUD, CAD, CHF, GEL, HKD, IDR, INR, JPY, KRW, KZT, LAK, MOP, MYR, OMR, NPR, NZD, PHP, PKR, RUB, SGD, THB, TRY, TWD, UAH, VND.</w:t>
            </w:r>
            <w:r>
              <w:rPr>
                <w:rFonts w:ascii="Calibri" w:hAnsi="Calibri"/>
                <w:color w:val="333333"/>
                <w:shd w:val="clear" w:color="auto" w:fill="FFFFFF"/>
              </w:rPr>
              <w:t> </w:t>
            </w:r>
          </w:p>
        </w:tc>
      </w:tr>
      <w:tr w:rsidR="00BA0C2A" w:rsidRPr="00103D9C" w:rsidTr="003E51B1">
        <w:trPr>
          <w:trHeight w:val="244"/>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20" w:lineRule="atLeast"/>
              <w:rPr>
                <w:rFonts w:ascii="Verdana" w:eastAsia="Times New Roman" w:hAnsi="Verdana" w:cs="Times New Roman"/>
                <w:sz w:val="20"/>
                <w:szCs w:val="20"/>
              </w:rPr>
            </w:pPr>
            <w:r w:rsidRPr="00103D9C">
              <w:rPr>
                <w:rFonts w:ascii="Calibri" w:hAnsi="Calibri"/>
                <w:color w:val="393939"/>
                <w:sz w:val="20"/>
                <w:szCs w:val="20"/>
              </w:rPr>
              <w:t>REDIRECT</w:t>
            </w:r>
          </w:p>
        </w:tc>
      </w:tr>
    </w:tbl>
    <w:p w:rsidR="00BA0C2A" w:rsidRPr="00103D9C" w:rsidRDefault="00BA0C2A" w:rsidP="00BA0C2A">
      <w:pPr>
        <w:ind w:left="1080"/>
      </w:pPr>
    </w:p>
    <w:p w:rsidR="00BA0C2A" w:rsidRDefault="00BA0C2A" w:rsidP="00BA0C2A">
      <w:pPr>
        <w:pStyle w:val="Heading4"/>
        <w:keepNext/>
        <w:keepLines/>
        <w:ind w:left="1800"/>
      </w:pPr>
      <w:bookmarkStart w:id="79" w:name="_Toc400982028"/>
      <w:r>
        <w:t>Request Attribute Mapping</w:t>
      </w:r>
      <w:bookmarkEnd w:id="79"/>
    </w:p>
    <w:p w:rsidR="00BA0C2A" w:rsidRDefault="00BA0C2A" w:rsidP="00BA0C2A">
      <w:pPr>
        <w:spacing w:after="0" w:line="240" w:lineRule="auto"/>
        <w:ind w:left="1080"/>
      </w:pPr>
      <w:r>
        <w:t>&lt;?xml version="1.0" encoding="UTF-8"?&gt;</w:t>
      </w:r>
    </w:p>
    <w:p w:rsidR="00BA0C2A" w:rsidRDefault="00BA0C2A" w:rsidP="00BA0C2A">
      <w:pPr>
        <w:spacing w:after="0" w:line="240" w:lineRule="auto"/>
        <w:ind w:left="1080"/>
      </w:pPr>
      <w:r>
        <w:t>&lt;!DOCTYPE paymentService PUBLIC "-//Worldpay/DTD Worldpay PaymentService v1//EN"</w:t>
      </w:r>
    </w:p>
    <w:p w:rsidR="00BA0C2A" w:rsidRDefault="00BA0C2A" w:rsidP="00BA0C2A">
      <w:pPr>
        <w:spacing w:after="0" w:line="240" w:lineRule="auto"/>
        <w:ind w:left="1080"/>
      </w:pPr>
      <w:r>
        <w:t>"http://dtd.worldpay.com/paymentService_v1.dtd"&gt;</w:t>
      </w: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 xml:space="preserve"> &lt;submit&gt;</w:t>
      </w:r>
    </w:p>
    <w:p w:rsidR="00BA0C2A" w:rsidRDefault="00BA0C2A" w:rsidP="00BA0C2A">
      <w:pPr>
        <w:spacing w:after="0" w:line="240" w:lineRule="auto"/>
        <w:ind w:left="1080"/>
      </w:pPr>
      <w:r>
        <w:t xml:space="preserve">  &lt;order orderCode="Example_UnionPay_Order_Code"&gt;</w:t>
      </w:r>
    </w:p>
    <w:p w:rsidR="00BA0C2A" w:rsidRDefault="00BA0C2A" w:rsidP="00BA0C2A">
      <w:pPr>
        <w:spacing w:after="0" w:line="240" w:lineRule="auto"/>
        <w:ind w:left="1080"/>
      </w:pPr>
      <w:r>
        <w:t>&lt;description&gt;Test order&lt;/description&gt;</w:t>
      </w:r>
    </w:p>
    <w:p w:rsidR="00BA0C2A" w:rsidRDefault="00BA0C2A" w:rsidP="00BA0C2A">
      <w:pPr>
        <w:spacing w:after="0" w:line="240" w:lineRule="auto"/>
        <w:ind w:left="1080"/>
      </w:pPr>
      <w:r>
        <w:t xml:space="preserve">   &lt;amount value="100" currencyCode="CNY" exponent="2"/&gt;</w:t>
      </w:r>
    </w:p>
    <w:p w:rsidR="00BA0C2A" w:rsidRDefault="00BA0C2A" w:rsidP="00BA0C2A">
      <w:pPr>
        <w:spacing w:after="0" w:line="240" w:lineRule="auto"/>
        <w:ind w:left="1080"/>
      </w:pPr>
      <w:r>
        <w:t xml:space="preserve">   &lt;orderContent&gt;</w:t>
      </w:r>
    </w:p>
    <w:p w:rsidR="00BA0C2A" w:rsidRDefault="00BA0C2A" w:rsidP="00BA0C2A">
      <w:pPr>
        <w:spacing w:after="0" w:line="240" w:lineRule="auto"/>
        <w:ind w:left="1080"/>
      </w:pPr>
      <w:r>
        <w:t xml:space="preserve">    &lt;![CDATA[  ]]&gt;</w:t>
      </w:r>
    </w:p>
    <w:p w:rsidR="00BA0C2A" w:rsidRDefault="00BA0C2A" w:rsidP="00BA0C2A">
      <w:pPr>
        <w:spacing w:after="0" w:line="240" w:lineRule="auto"/>
        <w:ind w:left="1080"/>
      </w:pPr>
      <w:r>
        <w:t xml:space="preserve">   &lt;/orderContent&gt;</w:t>
      </w:r>
    </w:p>
    <w:p w:rsidR="00BA0C2A" w:rsidRDefault="00BA0C2A" w:rsidP="00BA0C2A">
      <w:pPr>
        <w:spacing w:after="0" w:line="240" w:lineRule="auto"/>
        <w:ind w:left="1080"/>
      </w:pPr>
      <w:r>
        <w:t xml:space="preserve">   &lt;paymentMethodMask&gt;</w:t>
      </w:r>
    </w:p>
    <w:p w:rsidR="00BA0C2A" w:rsidRDefault="00BA0C2A" w:rsidP="00BA0C2A">
      <w:pPr>
        <w:spacing w:after="0" w:line="240" w:lineRule="auto"/>
        <w:ind w:left="1080"/>
      </w:pPr>
      <w:r>
        <w:t xml:space="preserve">    &lt;include code="ALL"/&gt;</w:t>
      </w:r>
    </w:p>
    <w:p w:rsidR="00BA0C2A" w:rsidRDefault="00BA0C2A" w:rsidP="00BA0C2A">
      <w:pPr>
        <w:spacing w:after="0" w:line="240" w:lineRule="auto"/>
        <w:ind w:left="1080"/>
      </w:pPr>
      <w:r>
        <w:t xml:space="preserve">   &lt;/paymentMethodMask&gt;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&lt;shopperEmailAddress&gt;shopper@worldpay.com&lt;/shopperEmailAddress&gt;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&lt;statementNarrative&gt;Merchants Statement Narrative&lt;/statementNarrative&gt;</w:t>
      </w:r>
    </w:p>
    <w:p w:rsidR="00BA0C2A" w:rsidRDefault="00BA0C2A" w:rsidP="00BA0C2A">
      <w:pPr>
        <w:spacing w:after="0" w:line="240" w:lineRule="auto"/>
        <w:ind w:left="1080"/>
      </w:pPr>
      <w:r>
        <w:t xml:space="preserve">  &lt;/order&gt;</w:t>
      </w:r>
    </w:p>
    <w:p w:rsidR="00BA0C2A" w:rsidRDefault="00BA0C2A" w:rsidP="00BA0C2A">
      <w:pPr>
        <w:spacing w:after="0" w:line="240" w:lineRule="auto"/>
        <w:ind w:left="1080"/>
      </w:pPr>
      <w:r>
        <w:t xml:space="preserve"> &lt;/submit&gt;</w:t>
      </w:r>
    </w:p>
    <w:p w:rsidR="00BA0C2A" w:rsidRDefault="00BA0C2A" w:rsidP="00BA0C2A">
      <w:pPr>
        <w:spacing w:after="0" w:line="240" w:lineRule="auto"/>
        <w:ind w:left="1080"/>
      </w:pPr>
      <w:r>
        <w:t>&lt;/paymentService&gt;</w:t>
      </w:r>
    </w:p>
    <w:p w:rsidR="00BA0C2A" w:rsidRPr="00103D9C" w:rsidRDefault="00BA0C2A" w:rsidP="00BA0C2A">
      <w:pPr>
        <w:spacing w:after="0" w:line="240" w:lineRule="auto"/>
        <w:ind w:left="1080"/>
      </w:pPr>
    </w:p>
    <w:p w:rsidR="00BA0C2A" w:rsidRPr="00103D9C" w:rsidRDefault="00BA0C2A" w:rsidP="00BA0C2A">
      <w:pPr>
        <w:pStyle w:val="Heading4"/>
        <w:keepNext/>
        <w:keepLines/>
        <w:ind w:left="1800"/>
      </w:pPr>
      <w:bookmarkStart w:id="80" w:name="_Toc400982029"/>
      <w:r>
        <w:t>Response Attribute Mapping</w:t>
      </w:r>
      <w:bookmarkEnd w:id="80"/>
    </w:p>
    <w:p w:rsidR="00BA0C2A" w:rsidRDefault="00BA0C2A" w:rsidP="00BA0C2A">
      <w:pPr>
        <w:spacing w:after="0" w:line="240" w:lineRule="auto"/>
        <w:ind w:left="1080"/>
      </w:pPr>
      <w:r>
        <w:t>&lt;?xml version="1.0" encoding="UTF-8"?&gt;</w:t>
      </w:r>
    </w:p>
    <w:p w:rsidR="00BA0C2A" w:rsidRDefault="00BA0C2A" w:rsidP="00BA0C2A">
      <w:pPr>
        <w:spacing w:after="0" w:line="240" w:lineRule="auto"/>
        <w:ind w:left="1080"/>
      </w:pPr>
      <w:r>
        <w:t>&lt;!DOCTYPE paymentService PUBLIC "-//</w:t>
      </w:r>
      <w:r w:rsidR="00C04461">
        <w:t>Worldpay</w:t>
      </w:r>
      <w:r>
        <w:t xml:space="preserve">//DTD </w:t>
      </w:r>
      <w:r w:rsidR="00C04461">
        <w:t>Worldpay</w:t>
      </w:r>
      <w:r>
        <w:t xml:space="preserve"> PaymentService v1//EN"</w:t>
      </w:r>
    </w:p>
    <w:p w:rsidR="00BA0C2A" w:rsidRDefault="00BA0C2A" w:rsidP="00BA0C2A">
      <w:pPr>
        <w:spacing w:after="0" w:line="240" w:lineRule="auto"/>
        <w:ind w:left="1080"/>
      </w:pPr>
      <w:r>
        <w:t xml:space="preserve">                                "http://dtd.worldpay.com/paymentService_v1.dtd"&gt;</w:t>
      </w:r>
    </w:p>
    <w:p w:rsidR="00BA0C2A" w:rsidRDefault="00BA0C2A" w:rsidP="00BA0C2A">
      <w:pPr>
        <w:spacing w:after="0" w:line="240" w:lineRule="auto"/>
        <w:ind w:left="1080"/>
      </w:pPr>
      <w:r>
        <w:lastRenderedPageBreak/>
        <w:t>&lt;paymentService version="1.4" merchantCode="SAPIENTNITROECOM"&gt;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 xml:space="preserve">        &lt;orderStatus orderCode="Example_UnionPay_Order_Code"&gt;</w:t>
      </w:r>
    </w:p>
    <w:p w:rsidR="00BA0C2A" w:rsidRDefault="00BA0C2A" w:rsidP="00FB7945">
      <w:pPr>
        <w:spacing w:after="0" w:line="240" w:lineRule="auto"/>
        <w:ind w:left="-270"/>
      </w:pPr>
      <w:r>
        <w:t xml:space="preserve">            &lt;reference id="3015836999"&gt;https://secure-test.worldpay.com/jsp/shopper/SelectPaymentMethod.jsp?OrderKey=SAPIENTNITROECOM%5EExample_UnionPay_Order_Code&lt;/reference&gt;</w:t>
      </w:r>
    </w:p>
    <w:p w:rsidR="00BA0C2A" w:rsidRDefault="00BA0C2A" w:rsidP="00BA0C2A">
      <w:pPr>
        <w:spacing w:after="0" w:line="240" w:lineRule="auto"/>
        <w:ind w:left="1080"/>
      </w:pPr>
      <w:r>
        <w:t xml:space="preserve">        &lt;/orderStatus&gt;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&lt;/paymentService&gt;</w:t>
      </w:r>
    </w:p>
    <w:p w:rsidR="00BA0C2A" w:rsidRDefault="00BA0C2A" w:rsidP="00BA0C2A">
      <w:pPr>
        <w:spacing w:after="0" w:line="240" w:lineRule="auto"/>
        <w:ind w:left="1080"/>
      </w:pPr>
    </w:p>
    <w:p w:rsidR="00BA0C2A" w:rsidRPr="00F61D5D" w:rsidRDefault="00BA0C2A" w:rsidP="00F61D5D">
      <w:pPr>
        <w:pStyle w:val="Heading3"/>
        <w:keepNext/>
        <w:keepLines/>
        <w:numPr>
          <w:ilvl w:val="2"/>
          <w:numId w:val="47"/>
        </w:numPr>
        <w:pBdr>
          <w:bottom w:val="none" w:sz="0" w:space="0" w:color="auto"/>
        </w:pBdr>
        <w:spacing w:line="276" w:lineRule="auto"/>
        <w:ind w:left="1764"/>
        <w:rPr>
          <w:i w:val="0"/>
          <w:sz w:val="24"/>
          <w:szCs w:val="24"/>
        </w:rPr>
      </w:pPr>
      <w:bookmarkStart w:id="81" w:name="_Toc400982030"/>
      <w:bookmarkStart w:id="82" w:name="_Toc18418343"/>
      <w:r w:rsidRPr="00F61D5D">
        <w:rPr>
          <w:i w:val="0"/>
          <w:sz w:val="24"/>
          <w:szCs w:val="24"/>
        </w:rPr>
        <w:t>SOFORT</w:t>
      </w:r>
      <w:bookmarkEnd w:id="81"/>
      <w:bookmarkEnd w:id="82"/>
    </w:p>
    <w:p w:rsidR="00BA0C2A" w:rsidRPr="00343A98" w:rsidRDefault="00BA0C2A" w:rsidP="00BA0C2A">
      <w:pPr>
        <w:ind w:left="1080"/>
        <w:rPr>
          <w:rFonts w:ascii="Calibri" w:hAnsi="Calibri"/>
          <w:color w:val="393939"/>
          <w:sz w:val="21"/>
          <w:szCs w:val="21"/>
        </w:rPr>
      </w:pPr>
      <w:r>
        <w:rPr>
          <w:rFonts w:ascii="Calibri" w:hAnsi="Calibri"/>
          <w:color w:val="393939"/>
          <w:sz w:val="21"/>
          <w:szCs w:val="21"/>
        </w:rPr>
        <w:t>SOFORT Banking (SOFORT Überweisung) is a real-time bank transfer payment method that shoppers based in Austria, Belgium, France, Germany and Switzerland can use to transfer funds directly to merchants from their bank accounts.</w:t>
      </w:r>
    </w:p>
    <w:tbl>
      <w:tblPr>
        <w:tblW w:w="4155" w:type="pct"/>
        <w:tblCellSpacing w:w="15" w:type="dxa"/>
        <w:tblInd w:w="1080"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2947"/>
        <w:gridCol w:w="5139"/>
      </w:tblGrid>
      <w:tr w:rsidR="00BA0C2A" w:rsidRPr="00103D9C" w:rsidTr="003E51B1">
        <w:trPr>
          <w:trHeight w:val="249"/>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rsidTr="003E51B1">
        <w:trPr>
          <w:trHeight w:val="266"/>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rPr>
                <w:rFonts w:ascii="Calibri" w:eastAsia="Times New Roman" w:hAnsi="Calibri" w:cs="Times New Roman"/>
                <w:sz w:val="20"/>
                <w:szCs w:val="20"/>
              </w:rPr>
            </w:pPr>
            <w:r>
              <w:rPr>
                <w:rFonts w:ascii="Calibri" w:hAnsi="Calibri"/>
                <w:color w:val="393939"/>
                <w:sz w:val="20"/>
                <w:szCs w:val="20"/>
              </w:rPr>
              <w:t>Debit / Credit Card payment</w:t>
            </w:r>
          </w:p>
        </w:tc>
      </w:tr>
      <w:tr w:rsidR="00BA0C2A" w:rsidRPr="00103D9C" w:rsidTr="003E51B1">
        <w:trPr>
          <w:trHeight w:val="249"/>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9C305F" w:rsidP="009C305F">
            <w:pPr>
              <w:spacing w:after="0" w:line="240" w:lineRule="auto"/>
              <w:rPr>
                <w:rFonts w:ascii="Calibri" w:eastAsia="Times New Roman" w:hAnsi="Calibri" w:cs="Times New Roman"/>
                <w:sz w:val="20"/>
                <w:szCs w:val="20"/>
              </w:rPr>
            </w:pPr>
            <w:r>
              <w:rPr>
                <w:rFonts w:ascii="Calibri" w:hAnsi="Calibri"/>
                <w:color w:val="393939"/>
                <w:sz w:val="20"/>
                <w:szCs w:val="20"/>
              </w:rPr>
              <w:t xml:space="preserve">Austria, Belgium </w:t>
            </w:r>
            <w:r w:rsidR="00BA0C2A">
              <w:rPr>
                <w:rFonts w:ascii="Calibri" w:hAnsi="Calibri"/>
                <w:color w:val="393939"/>
                <w:sz w:val="20"/>
                <w:szCs w:val="20"/>
              </w:rPr>
              <w:t>, Germany and Switzerland</w:t>
            </w:r>
          </w:p>
        </w:tc>
      </w:tr>
      <w:tr w:rsidR="00BA0C2A" w:rsidRPr="00103D9C" w:rsidTr="003E51B1">
        <w:trPr>
          <w:trHeight w:val="513"/>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Default="009C305F" w:rsidP="00BA0C2A">
            <w:pPr>
              <w:pStyle w:val="tablebody"/>
              <w:spacing w:before="0" w:beforeAutospacing="0" w:after="0" w:afterAutospacing="0"/>
              <w:rPr>
                <w:rFonts w:ascii="Calibri" w:hAnsi="Calibri"/>
                <w:color w:val="393939"/>
                <w:sz w:val="20"/>
                <w:szCs w:val="20"/>
              </w:rPr>
            </w:pPr>
            <w:r>
              <w:rPr>
                <w:rFonts w:ascii="Calibri" w:hAnsi="Calibri"/>
                <w:color w:val="393939"/>
                <w:sz w:val="20"/>
                <w:szCs w:val="20"/>
              </w:rPr>
              <w:t>EUR (Austria, Belgium</w:t>
            </w:r>
            <w:r w:rsidR="00BA0C2A">
              <w:rPr>
                <w:rFonts w:ascii="Calibri" w:hAnsi="Calibri"/>
                <w:color w:val="393939"/>
                <w:sz w:val="20"/>
                <w:szCs w:val="20"/>
              </w:rPr>
              <w:t>, Germany)</w:t>
            </w:r>
          </w:p>
          <w:p w:rsidR="00BA0C2A" w:rsidRDefault="00BA0C2A" w:rsidP="00BA0C2A">
            <w:pPr>
              <w:pStyle w:val="tablebody"/>
              <w:spacing w:before="0" w:beforeAutospacing="0" w:after="0" w:afterAutospacing="0"/>
              <w:rPr>
                <w:rFonts w:ascii="Calibri" w:hAnsi="Calibri"/>
                <w:color w:val="393939"/>
                <w:sz w:val="20"/>
                <w:szCs w:val="20"/>
              </w:rPr>
            </w:pPr>
            <w:r>
              <w:rPr>
                <w:rFonts w:ascii="Calibri" w:hAnsi="Calibri"/>
                <w:color w:val="393939"/>
                <w:sz w:val="20"/>
                <w:szCs w:val="20"/>
              </w:rPr>
              <w:t>CHF (Switzerland)</w:t>
            </w:r>
          </w:p>
        </w:tc>
      </w:tr>
      <w:tr w:rsidR="00BA0C2A" w:rsidRPr="00103D9C" w:rsidTr="003E51B1">
        <w:trPr>
          <w:trHeight w:val="266"/>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20" w:lineRule="atLeast"/>
              <w:rPr>
                <w:rFonts w:ascii="Verdana" w:eastAsia="Times New Roman" w:hAnsi="Verdana" w:cs="Times New Roman"/>
                <w:sz w:val="20"/>
                <w:szCs w:val="20"/>
              </w:rPr>
            </w:pPr>
            <w:r w:rsidRPr="00103D9C">
              <w:rPr>
                <w:rFonts w:ascii="Calibri" w:hAnsi="Calibri"/>
                <w:color w:val="393939"/>
                <w:sz w:val="20"/>
                <w:szCs w:val="20"/>
              </w:rPr>
              <w:t>DIRECT</w:t>
            </w:r>
          </w:p>
        </w:tc>
      </w:tr>
    </w:tbl>
    <w:p w:rsidR="00BA0C2A" w:rsidRPr="002375B2" w:rsidRDefault="00BA0C2A" w:rsidP="00BA0C2A">
      <w:pPr>
        <w:ind w:left="1080"/>
      </w:pPr>
    </w:p>
    <w:p w:rsidR="00BA0C2A" w:rsidRDefault="00BA0C2A" w:rsidP="00BA0C2A">
      <w:pPr>
        <w:pStyle w:val="Heading4"/>
        <w:keepNext/>
        <w:keepLines/>
        <w:ind w:left="1800"/>
      </w:pPr>
      <w:bookmarkStart w:id="83" w:name="_Toc400982031"/>
      <w:r>
        <w:t>Request Attribute Mapping</w:t>
      </w:r>
      <w:bookmarkEnd w:id="83"/>
    </w:p>
    <w:p w:rsidR="00BA0C2A" w:rsidRDefault="00BA0C2A" w:rsidP="00BA0C2A">
      <w:pPr>
        <w:spacing w:after="0" w:line="240" w:lineRule="auto"/>
        <w:ind w:left="1080"/>
      </w:pPr>
      <w:r>
        <w:t>&lt;?xml version="1.0" encoding="UTF-8"?&gt;</w:t>
      </w:r>
    </w:p>
    <w:p w:rsidR="00BA0C2A" w:rsidRDefault="00BA0C2A" w:rsidP="00BA0C2A">
      <w:pPr>
        <w:spacing w:after="0" w:line="240" w:lineRule="auto"/>
        <w:ind w:left="1080"/>
      </w:pPr>
      <w:r>
        <w:t>&lt;!DOCTYPE paymentService PUBLIC '-//</w:t>
      </w:r>
      <w:r w:rsidR="00C04461">
        <w:t>Worldpay</w:t>
      </w:r>
      <w:r>
        <w:t xml:space="preserve">//DTD </w:t>
      </w:r>
      <w:r w:rsidR="00C04461">
        <w:t>Worldpay</w:t>
      </w:r>
      <w:r>
        <w:t xml:space="preserve"> PaymentService v1//EN' 'http://dtd.worldpay.com/paymentService_v1.dtd'&gt;</w:t>
      </w:r>
    </w:p>
    <w:p w:rsidR="00BA0C2A" w:rsidRDefault="00BA0C2A" w:rsidP="00BA0C2A">
      <w:pPr>
        <w:spacing w:after="0" w:line="240" w:lineRule="auto"/>
        <w:ind w:left="1080"/>
      </w:pPr>
      <w:r>
        <w:t>&lt;paymentService merchantCode="SAPIENTNITROECOM" version="1.4"&gt;</w:t>
      </w:r>
    </w:p>
    <w:p w:rsidR="00BA0C2A" w:rsidRDefault="00BA0C2A" w:rsidP="00BA0C2A">
      <w:pPr>
        <w:spacing w:after="0" w:line="240" w:lineRule="auto"/>
        <w:ind w:left="1080"/>
      </w:pPr>
      <w:r>
        <w:t xml:space="preserve">   &lt;submit&gt;</w:t>
      </w:r>
    </w:p>
    <w:p w:rsidR="00BA0C2A" w:rsidRDefault="00BA0C2A" w:rsidP="00BA0C2A">
      <w:pPr>
        <w:spacing w:after="0" w:line="240" w:lineRule="auto"/>
        <w:ind w:left="1080"/>
      </w:pPr>
      <w:r>
        <w:t xml:space="preserve">      &lt;order orderCode="Example_SOFORT_Banking_Order_Code_0"&gt;</w:t>
      </w:r>
    </w:p>
    <w:p w:rsidR="00BA0C2A" w:rsidRDefault="00BA0C2A" w:rsidP="00BA0C2A">
      <w:pPr>
        <w:spacing w:after="0" w:line="240" w:lineRule="auto"/>
        <w:ind w:left="1080"/>
      </w:pPr>
      <w:r>
        <w:t xml:space="preserve">         &lt;description&gt;Description here&lt;/description&gt;</w:t>
      </w:r>
    </w:p>
    <w:p w:rsidR="00BA0C2A" w:rsidRDefault="00BA0C2A" w:rsidP="00BA0C2A">
      <w:pPr>
        <w:spacing w:after="0" w:line="240" w:lineRule="auto"/>
        <w:ind w:left="1080"/>
      </w:pPr>
      <w:r>
        <w:t xml:space="preserve">         &lt;amount currencyCode="EUR" value="100" exponent="2" /&gt;</w:t>
      </w:r>
    </w:p>
    <w:p w:rsidR="00BA0C2A" w:rsidRDefault="00BA0C2A" w:rsidP="00BA0C2A">
      <w:pPr>
        <w:spacing w:after="0" w:line="240" w:lineRule="auto"/>
        <w:ind w:left="1080"/>
      </w:pPr>
      <w:r>
        <w:t xml:space="preserve">         &lt;orderContent&gt;</w:t>
      </w:r>
    </w:p>
    <w:p w:rsidR="00BA0C2A" w:rsidRDefault="00BA0C2A" w:rsidP="00BA0C2A">
      <w:pPr>
        <w:spacing w:after="0" w:line="240" w:lineRule="auto"/>
        <w:ind w:left="1080"/>
      </w:pPr>
      <w:r>
        <w:t xml:space="preserve">       &lt;![CDATA[      ]]&gt;</w:t>
      </w:r>
    </w:p>
    <w:p w:rsidR="00BA0C2A" w:rsidRDefault="00BA0C2A" w:rsidP="00BA0C2A">
      <w:pPr>
        <w:spacing w:after="0" w:line="240" w:lineRule="auto"/>
        <w:ind w:left="1080"/>
      </w:pPr>
      <w:r>
        <w:t xml:space="preserve">   &lt;/orderContent&gt;</w:t>
      </w:r>
    </w:p>
    <w:p w:rsidR="00BA0C2A" w:rsidRDefault="00BA0C2A" w:rsidP="00BA0C2A">
      <w:pPr>
        <w:spacing w:after="0" w:line="240" w:lineRule="auto"/>
        <w:ind w:left="1080"/>
      </w:pPr>
      <w:r>
        <w:t xml:space="preserve">         &lt;paymentDetails&gt;</w:t>
      </w:r>
    </w:p>
    <w:p w:rsidR="00BA0C2A" w:rsidRDefault="00BA0C2A" w:rsidP="00BA0C2A">
      <w:pPr>
        <w:spacing w:after="0" w:line="240" w:lineRule="auto"/>
        <w:ind w:left="1080"/>
      </w:pPr>
      <w:r>
        <w:t xml:space="preserve">            &lt;SOFORT-SSL shopperCountryCode="DE"&gt;</w:t>
      </w:r>
    </w:p>
    <w:p w:rsidR="00BA0C2A" w:rsidRDefault="00BA0C2A" w:rsidP="00BA0C2A">
      <w:pPr>
        <w:spacing w:after="0" w:line="240" w:lineRule="auto"/>
        <w:ind w:left="1080"/>
      </w:pPr>
      <w:r>
        <w:t xml:space="preserve">               &lt;successURL&gt;http://www.worldpay.com/?successURL&lt;/successURL&gt;</w:t>
      </w:r>
    </w:p>
    <w:p w:rsidR="00BA0C2A" w:rsidRDefault="00BA0C2A" w:rsidP="00BA0C2A">
      <w:pPr>
        <w:spacing w:after="0" w:line="240" w:lineRule="auto"/>
        <w:ind w:left="1080"/>
      </w:pPr>
      <w:r>
        <w:t xml:space="preserve">               &lt;cancelURL&gt;http://www.worldpay.com/?cancelURL&lt;/cancelURL&gt;</w:t>
      </w:r>
    </w:p>
    <w:p w:rsidR="00BA0C2A" w:rsidRDefault="00BA0C2A" w:rsidP="00BA0C2A">
      <w:pPr>
        <w:spacing w:after="0" w:line="240" w:lineRule="auto"/>
        <w:ind w:left="1080"/>
      </w:pPr>
      <w:r>
        <w:t xml:space="preserve">               &lt;pendingURL&gt;http://www.worldpay.com/?pendingURL&lt;/pendingURL&gt;</w:t>
      </w:r>
    </w:p>
    <w:p w:rsidR="00BA0C2A" w:rsidRDefault="00BA0C2A" w:rsidP="00BA0C2A">
      <w:pPr>
        <w:spacing w:after="0" w:line="240" w:lineRule="auto"/>
        <w:ind w:left="1080"/>
      </w:pPr>
      <w:r>
        <w:t xml:space="preserve">            &lt;/SOFORT-SSL&gt;</w:t>
      </w:r>
    </w:p>
    <w:p w:rsidR="00BA0C2A" w:rsidRDefault="00BA0C2A" w:rsidP="00BA0C2A">
      <w:pPr>
        <w:spacing w:after="0" w:line="240" w:lineRule="auto"/>
        <w:ind w:left="1080"/>
      </w:pPr>
      <w:r>
        <w:t xml:space="preserve">         &lt;/paymentDetails&gt;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&lt;shopperEmailAddress&gt;shopper@worldpay.com&lt;/shopperEmailAddress&gt;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&lt;statementNarrative&gt;SN12345&lt;/statementNarrative&gt;</w:t>
      </w:r>
    </w:p>
    <w:p w:rsidR="00BA0C2A" w:rsidRDefault="00BA0C2A" w:rsidP="00BA0C2A">
      <w:pPr>
        <w:spacing w:after="0" w:line="240" w:lineRule="auto"/>
        <w:ind w:left="1080"/>
      </w:pPr>
      <w:r>
        <w:lastRenderedPageBreak/>
        <w:t xml:space="preserve">      &lt;/order&gt;</w:t>
      </w:r>
    </w:p>
    <w:p w:rsidR="00BA0C2A" w:rsidRDefault="00BA0C2A" w:rsidP="00BA0C2A">
      <w:pPr>
        <w:spacing w:after="0" w:line="240" w:lineRule="auto"/>
        <w:ind w:left="1080"/>
      </w:pPr>
      <w:r>
        <w:t xml:space="preserve">   &lt;/submit&gt;</w:t>
      </w:r>
    </w:p>
    <w:p w:rsidR="00BA0C2A" w:rsidRDefault="00BA0C2A" w:rsidP="00BA0C2A">
      <w:pPr>
        <w:spacing w:after="0" w:line="240" w:lineRule="auto"/>
        <w:ind w:left="1080"/>
      </w:pPr>
      <w:r>
        <w:t>&lt;/paymentService&gt;</w:t>
      </w:r>
    </w:p>
    <w:p w:rsidR="00BA0C2A" w:rsidRPr="00343A98" w:rsidRDefault="00BA0C2A" w:rsidP="00BA0C2A">
      <w:pPr>
        <w:spacing w:after="0" w:line="240" w:lineRule="auto"/>
        <w:ind w:left="1080"/>
      </w:pPr>
    </w:p>
    <w:p w:rsidR="00BA0C2A" w:rsidRDefault="00BA0C2A" w:rsidP="00BA0C2A">
      <w:pPr>
        <w:pStyle w:val="Heading4"/>
        <w:keepNext/>
        <w:keepLines/>
        <w:ind w:left="1800"/>
      </w:pPr>
      <w:bookmarkStart w:id="84" w:name="_Toc400982032"/>
      <w:r>
        <w:t>Response Attribute Mapping</w:t>
      </w:r>
      <w:bookmarkEnd w:id="84"/>
    </w:p>
    <w:p w:rsidR="00BA0C2A" w:rsidRDefault="00BA0C2A" w:rsidP="00BA0C2A">
      <w:pPr>
        <w:spacing w:after="0" w:line="240" w:lineRule="auto"/>
        <w:ind w:left="1080"/>
      </w:pPr>
      <w:r>
        <w:t>&lt;?xml version="1.0" encoding="UTF-8"?&gt;</w:t>
      </w:r>
    </w:p>
    <w:p w:rsidR="00BA0C2A" w:rsidRDefault="00BA0C2A" w:rsidP="00BA0C2A">
      <w:pPr>
        <w:spacing w:after="0" w:line="240" w:lineRule="auto"/>
        <w:ind w:left="1080"/>
      </w:pPr>
      <w:r>
        <w:t>&lt;!DOCTYPE paymentService PUBLIC "-//</w:t>
      </w:r>
      <w:r w:rsidR="00C04461">
        <w:t>Worldpay</w:t>
      </w:r>
      <w:r>
        <w:t xml:space="preserve">//DTD </w:t>
      </w:r>
      <w:r w:rsidR="00C04461">
        <w:t>Worldpay</w:t>
      </w:r>
      <w:r>
        <w:t xml:space="preserve"> PaymentService v1//EN"</w:t>
      </w:r>
    </w:p>
    <w:p w:rsidR="00BA0C2A" w:rsidRDefault="00BA0C2A" w:rsidP="00BA0C2A">
      <w:pPr>
        <w:spacing w:after="0" w:line="240" w:lineRule="auto"/>
        <w:ind w:left="1080"/>
      </w:pPr>
      <w:r>
        <w:t xml:space="preserve">                                "http://dtd.worldpay.com/paymentService_v1.dtd"&gt;</w:t>
      </w: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 xml:space="preserve">        &lt;orderStatus orderCode="Example_SOFORT_Banking_Order_Code_0"&gt;</w:t>
      </w:r>
    </w:p>
    <w:p w:rsidR="00BA0C2A" w:rsidRDefault="00BA0C2A" w:rsidP="00BA0C2A">
      <w:pPr>
        <w:spacing w:after="0" w:line="240" w:lineRule="auto"/>
        <w:ind w:left="1080"/>
      </w:pPr>
      <w:r>
        <w:t xml:space="preserve">            &lt;reference id="3015838844"&gt;https://secure-test.worldpay.com/jsp/test/shopper/APMSTSimulator.jsp?customerRef=3013339841&amp;amp;paymentMethod=SOFORT&lt;/reference&gt;</w:t>
      </w:r>
    </w:p>
    <w:p w:rsidR="00BA0C2A" w:rsidRDefault="00BA0C2A" w:rsidP="00BA0C2A">
      <w:pPr>
        <w:spacing w:after="0" w:line="240" w:lineRule="auto"/>
        <w:ind w:left="1080"/>
      </w:pPr>
      <w:r>
        <w:t xml:space="preserve">        &lt;/orderStatus&gt;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&lt;/paymentService&gt;</w:t>
      </w:r>
    </w:p>
    <w:p w:rsidR="00BA0C2A" w:rsidRDefault="00BA0C2A" w:rsidP="00BA0C2A">
      <w:pPr>
        <w:spacing w:after="0" w:line="240" w:lineRule="auto"/>
        <w:ind w:left="1080"/>
      </w:pPr>
    </w:p>
    <w:p w:rsidR="00BA0C2A" w:rsidRPr="00F61D5D" w:rsidRDefault="00BA0C2A" w:rsidP="00F61D5D">
      <w:pPr>
        <w:pStyle w:val="Heading3"/>
        <w:keepNext/>
        <w:keepLines/>
        <w:numPr>
          <w:ilvl w:val="2"/>
          <w:numId w:val="47"/>
        </w:numPr>
        <w:pBdr>
          <w:bottom w:val="none" w:sz="0" w:space="0" w:color="auto"/>
        </w:pBdr>
        <w:spacing w:line="276" w:lineRule="auto"/>
        <w:ind w:left="1764"/>
        <w:rPr>
          <w:i w:val="0"/>
          <w:sz w:val="24"/>
          <w:szCs w:val="24"/>
        </w:rPr>
      </w:pPr>
      <w:bookmarkStart w:id="85" w:name="_Toc400982033"/>
      <w:bookmarkStart w:id="86" w:name="_Toc18418344"/>
      <w:r w:rsidRPr="00F61D5D">
        <w:rPr>
          <w:i w:val="0"/>
          <w:sz w:val="24"/>
          <w:szCs w:val="24"/>
        </w:rPr>
        <w:t>ALIPAY</w:t>
      </w:r>
      <w:bookmarkEnd w:id="85"/>
      <w:bookmarkEnd w:id="86"/>
    </w:p>
    <w:p w:rsidR="00BA0C2A" w:rsidRDefault="00BA0C2A" w:rsidP="00BA0C2A">
      <w:pPr>
        <w:pStyle w:val="NormalWeb"/>
        <w:spacing w:before="120" w:after="0"/>
        <w:ind w:left="1080"/>
        <w:rPr>
          <w:rFonts w:ascii="Calibri" w:hAnsi="Calibri"/>
          <w:color w:val="393939"/>
          <w:sz w:val="21"/>
          <w:szCs w:val="21"/>
        </w:rPr>
      </w:pPr>
      <w:r>
        <w:rPr>
          <w:rFonts w:ascii="Calibri" w:hAnsi="Calibri"/>
          <w:color w:val="393939"/>
          <w:sz w:val="21"/>
          <w:szCs w:val="21"/>
        </w:rPr>
        <w:t>Alipay is a popular payment method that shoppers based in China use to make payments online. After logging into their Alipay account, shoppers use one of the options below to complete their payment:</w:t>
      </w:r>
    </w:p>
    <w:p w:rsidR="00BA0C2A" w:rsidRDefault="00BA0C2A" w:rsidP="00B761DF">
      <w:pPr>
        <w:pStyle w:val="bulletlist"/>
        <w:numPr>
          <w:ilvl w:val="0"/>
          <w:numId w:val="27"/>
        </w:numPr>
        <w:tabs>
          <w:tab w:val="clear" w:pos="720"/>
          <w:tab w:val="num" w:pos="1800"/>
        </w:tabs>
        <w:spacing w:before="60" w:beforeAutospacing="0" w:after="0" w:afterAutospacing="0"/>
        <w:ind w:left="1913"/>
        <w:rPr>
          <w:rFonts w:ascii="Calibri" w:hAnsi="Calibri"/>
          <w:color w:val="393939"/>
          <w:sz w:val="21"/>
          <w:szCs w:val="21"/>
        </w:rPr>
      </w:pPr>
      <w:r>
        <w:rPr>
          <w:color w:val="393939"/>
          <w:sz w:val="14"/>
          <w:szCs w:val="14"/>
        </w:rPr>
        <w:t>      </w:t>
      </w:r>
      <w:r>
        <w:rPr>
          <w:rFonts w:ascii="Calibri" w:hAnsi="Calibri"/>
          <w:color w:val="393939"/>
          <w:sz w:val="21"/>
          <w:szCs w:val="21"/>
        </w:rPr>
        <w:t> </w:t>
      </w:r>
      <w:r w:rsidR="00AE0F2D">
        <w:rPr>
          <w:rFonts w:ascii="Calibri" w:hAnsi="Calibri"/>
          <w:color w:val="393939"/>
          <w:sz w:val="21"/>
          <w:szCs w:val="21"/>
        </w:rPr>
        <w:tab/>
      </w:r>
      <w:r>
        <w:rPr>
          <w:rFonts w:ascii="Calibri" w:hAnsi="Calibri"/>
          <w:color w:val="393939"/>
          <w:sz w:val="21"/>
          <w:szCs w:val="21"/>
        </w:rPr>
        <w:t>eWallet</w:t>
      </w:r>
    </w:p>
    <w:p w:rsidR="00BA0C2A" w:rsidRDefault="00BA0C2A" w:rsidP="00B761DF">
      <w:pPr>
        <w:pStyle w:val="bulletlist"/>
        <w:numPr>
          <w:ilvl w:val="0"/>
          <w:numId w:val="27"/>
        </w:numPr>
        <w:spacing w:before="60" w:beforeAutospacing="0" w:after="0" w:afterAutospacing="0"/>
        <w:ind w:left="1913"/>
        <w:rPr>
          <w:rFonts w:ascii="Calibri" w:hAnsi="Calibri"/>
          <w:color w:val="393939"/>
          <w:sz w:val="21"/>
          <w:szCs w:val="21"/>
        </w:rPr>
      </w:pPr>
      <w:r>
        <w:rPr>
          <w:color w:val="393939"/>
          <w:sz w:val="14"/>
          <w:szCs w:val="14"/>
        </w:rPr>
        <w:t>      </w:t>
      </w:r>
      <w:r>
        <w:rPr>
          <w:rFonts w:ascii="Calibri" w:hAnsi="Calibri"/>
          <w:color w:val="393939"/>
          <w:sz w:val="21"/>
          <w:szCs w:val="21"/>
        </w:rPr>
        <w:t>Debit card</w:t>
      </w:r>
    </w:p>
    <w:p w:rsidR="00BA0C2A" w:rsidRDefault="00BA0C2A" w:rsidP="00B761DF">
      <w:pPr>
        <w:pStyle w:val="bulletlist"/>
        <w:numPr>
          <w:ilvl w:val="0"/>
          <w:numId w:val="27"/>
        </w:numPr>
        <w:spacing w:before="60" w:beforeAutospacing="0" w:after="0" w:afterAutospacing="0"/>
        <w:ind w:left="1913"/>
        <w:rPr>
          <w:rFonts w:ascii="Calibri" w:hAnsi="Calibri"/>
          <w:color w:val="393939"/>
          <w:sz w:val="21"/>
          <w:szCs w:val="21"/>
        </w:rPr>
      </w:pPr>
      <w:r>
        <w:rPr>
          <w:color w:val="393939"/>
          <w:sz w:val="14"/>
          <w:szCs w:val="14"/>
        </w:rPr>
        <w:t>      </w:t>
      </w:r>
      <w:r>
        <w:rPr>
          <w:rFonts w:ascii="Calibri" w:hAnsi="Calibri"/>
          <w:color w:val="393939"/>
          <w:sz w:val="21"/>
          <w:szCs w:val="21"/>
        </w:rPr>
        <w:t>Credit Card</w:t>
      </w:r>
    </w:p>
    <w:p w:rsidR="00BA0C2A" w:rsidRDefault="00BA0C2A" w:rsidP="00B761DF">
      <w:pPr>
        <w:pStyle w:val="bulletlist"/>
        <w:numPr>
          <w:ilvl w:val="0"/>
          <w:numId w:val="27"/>
        </w:numPr>
        <w:spacing w:before="60" w:beforeAutospacing="0" w:after="0" w:afterAutospacing="0"/>
        <w:ind w:left="1913"/>
        <w:rPr>
          <w:rFonts w:ascii="Calibri" w:hAnsi="Calibri"/>
          <w:color w:val="393939"/>
          <w:sz w:val="21"/>
          <w:szCs w:val="21"/>
        </w:rPr>
      </w:pPr>
      <w:r>
        <w:rPr>
          <w:color w:val="393939"/>
          <w:sz w:val="14"/>
          <w:szCs w:val="14"/>
        </w:rPr>
        <w:t>      </w:t>
      </w:r>
      <w:r>
        <w:rPr>
          <w:rFonts w:ascii="Calibri" w:hAnsi="Calibri"/>
          <w:color w:val="393939"/>
          <w:sz w:val="21"/>
          <w:szCs w:val="21"/>
        </w:rPr>
        <w:t>Bank Transfer</w:t>
      </w:r>
    </w:p>
    <w:p w:rsidR="00BA0C2A" w:rsidRDefault="00BA0C2A" w:rsidP="00B761DF">
      <w:pPr>
        <w:pStyle w:val="bulletlist"/>
        <w:numPr>
          <w:ilvl w:val="0"/>
          <w:numId w:val="27"/>
        </w:numPr>
        <w:spacing w:before="60" w:beforeAutospacing="0" w:after="0" w:afterAutospacing="0"/>
        <w:ind w:left="1913"/>
        <w:rPr>
          <w:rFonts w:ascii="Calibri" w:hAnsi="Calibri"/>
          <w:color w:val="393939"/>
          <w:sz w:val="21"/>
          <w:szCs w:val="21"/>
        </w:rPr>
      </w:pPr>
      <w:r>
        <w:rPr>
          <w:color w:val="393939"/>
          <w:sz w:val="14"/>
          <w:szCs w:val="14"/>
        </w:rPr>
        <w:t>      </w:t>
      </w:r>
      <w:r>
        <w:rPr>
          <w:rFonts w:ascii="Calibri" w:hAnsi="Calibri"/>
          <w:color w:val="393939"/>
          <w:sz w:val="21"/>
          <w:szCs w:val="21"/>
        </w:rPr>
        <w:t>Payment URL</w:t>
      </w:r>
    </w:p>
    <w:p w:rsidR="00BA0C2A" w:rsidRPr="00343A98" w:rsidRDefault="00BA0C2A" w:rsidP="00BA0C2A">
      <w:pPr>
        <w:ind w:left="1080"/>
      </w:pPr>
    </w:p>
    <w:tbl>
      <w:tblPr>
        <w:tblW w:w="4664" w:type="pct"/>
        <w:tblCellSpacing w:w="15"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3669"/>
        <w:gridCol w:w="5407"/>
      </w:tblGrid>
      <w:tr w:rsidR="00BA0C2A" w:rsidRPr="00103D9C" w:rsidTr="003E51B1">
        <w:trPr>
          <w:trHeight w:val="250"/>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rsidTr="003E51B1">
        <w:trPr>
          <w:trHeight w:val="264"/>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sz w:val="20"/>
                <w:szCs w:val="20"/>
              </w:rPr>
            </w:pPr>
            <w:r>
              <w:rPr>
                <w:rFonts w:ascii="Calibri" w:hAnsi="Calibri"/>
                <w:color w:val="393939"/>
                <w:sz w:val="20"/>
                <w:szCs w:val="20"/>
              </w:rPr>
              <w:t>eWallet</w:t>
            </w:r>
          </w:p>
        </w:tc>
      </w:tr>
      <w:tr w:rsidR="00BA0C2A" w:rsidRPr="00103D9C" w:rsidTr="003E51B1">
        <w:trPr>
          <w:trHeight w:val="250"/>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sz w:val="20"/>
                <w:szCs w:val="20"/>
              </w:rPr>
            </w:pPr>
            <w:r>
              <w:rPr>
                <w:rFonts w:ascii="Calibri" w:hAnsi="Calibri"/>
                <w:color w:val="393939"/>
                <w:sz w:val="20"/>
                <w:szCs w:val="20"/>
              </w:rPr>
              <w:t>China</w:t>
            </w:r>
          </w:p>
        </w:tc>
      </w:tr>
      <w:tr w:rsidR="00BA0C2A" w:rsidRPr="00103D9C" w:rsidTr="003E51B1">
        <w:trPr>
          <w:trHeight w:val="500"/>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Default="003F0B53" w:rsidP="003F0B53">
            <w:pPr>
              <w:spacing w:after="0" w:line="240" w:lineRule="auto"/>
              <w:ind w:left="1080"/>
              <w:rPr>
                <w:rFonts w:ascii="Calibri" w:hAnsi="Calibri"/>
                <w:color w:val="393939"/>
                <w:sz w:val="20"/>
                <w:szCs w:val="20"/>
              </w:rPr>
            </w:pPr>
            <w:r w:rsidRPr="003F0B53">
              <w:rPr>
                <w:rFonts w:ascii="Calibri" w:hAnsi="Calibri"/>
                <w:color w:val="393939"/>
                <w:sz w:val="20"/>
                <w:szCs w:val="20"/>
              </w:rPr>
              <w:t>CNY, GBP, EUR, USD, AUD, CAD, HKD, SGD.</w:t>
            </w:r>
          </w:p>
        </w:tc>
      </w:tr>
      <w:tr w:rsidR="00BA0C2A" w:rsidRPr="00103D9C" w:rsidTr="003E51B1">
        <w:trPr>
          <w:trHeight w:val="250"/>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20" w:lineRule="atLeast"/>
              <w:ind w:left="1080"/>
              <w:rPr>
                <w:rFonts w:ascii="Verdana" w:eastAsia="Times New Roman" w:hAnsi="Verdana" w:cs="Times New Roman"/>
                <w:sz w:val="20"/>
                <w:szCs w:val="20"/>
              </w:rPr>
            </w:pPr>
            <w:r w:rsidRPr="00103D9C">
              <w:rPr>
                <w:rFonts w:ascii="Calibri" w:hAnsi="Calibri"/>
                <w:color w:val="393939"/>
                <w:sz w:val="20"/>
                <w:szCs w:val="20"/>
              </w:rPr>
              <w:t>DIRECT</w:t>
            </w:r>
          </w:p>
        </w:tc>
      </w:tr>
    </w:tbl>
    <w:p w:rsidR="00BA0C2A" w:rsidRDefault="00BA0C2A" w:rsidP="00BA0C2A">
      <w:pPr>
        <w:pStyle w:val="Heading4"/>
        <w:keepNext/>
        <w:keepLines/>
        <w:ind w:left="1800"/>
      </w:pPr>
      <w:bookmarkStart w:id="87" w:name="_Toc400982034"/>
      <w:r>
        <w:t>Request Attribute Mapping</w:t>
      </w:r>
      <w:bookmarkEnd w:id="87"/>
    </w:p>
    <w:p w:rsidR="00BA0C2A" w:rsidRDefault="00BA0C2A" w:rsidP="00BA0C2A">
      <w:pPr>
        <w:spacing w:after="0" w:line="240" w:lineRule="auto"/>
        <w:ind w:left="1080"/>
      </w:pPr>
      <w:r>
        <w:t>&lt;?xml version="1.0" encoding="UTF-8"?&gt;</w:t>
      </w:r>
    </w:p>
    <w:p w:rsidR="00BA0C2A" w:rsidRDefault="00BA0C2A" w:rsidP="00BA0C2A">
      <w:pPr>
        <w:spacing w:after="0" w:line="240" w:lineRule="auto"/>
        <w:ind w:left="1080"/>
      </w:pPr>
      <w:r>
        <w:t>&lt;!DOCTYPE paymentService PUBLIC '-//Bibit//DTD Bibit PaymentService v1//EN' 'http://dtd.worldpay.com/paymentService_v1.dtd'&gt;</w:t>
      </w:r>
    </w:p>
    <w:p w:rsidR="00BA0C2A" w:rsidRDefault="00BA0C2A" w:rsidP="00BA0C2A">
      <w:pPr>
        <w:spacing w:after="0" w:line="240" w:lineRule="auto"/>
        <w:ind w:left="1080"/>
      </w:pPr>
      <w:r>
        <w:t>&lt;paymentService merchantCode="SAPIENTNITROECOM" version="1.4"&gt;</w:t>
      </w:r>
    </w:p>
    <w:p w:rsidR="00BA0C2A" w:rsidRDefault="00BA0C2A" w:rsidP="00BA0C2A">
      <w:pPr>
        <w:spacing w:after="0" w:line="240" w:lineRule="auto"/>
        <w:ind w:left="1080"/>
      </w:pPr>
      <w:r>
        <w:t xml:space="preserve">   &lt;submit&gt;</w:t>
      </w:r>
    </w:p>
    <w:p w:rsidR="00BA0C2A" w:rsidRDefault="00BA0C2A" w:rsidP="00BA0C2A">
      <w:pPr>
        <w:spacing w:after="0" w:line="240" w:lineRule="auto"/>
        <w:ind w:left="1080"/>
      </w:pPr>
      <w:r>
        <w:t xml:space="preserve">      &lt;order orderCode="Example_Alipay_Order_Code_0"&gt;</w:t>
      </w:r>
    </w:p>
    <w:p w:rsidR="00BA0C2A" w:rsidRDefault="00BA0C2A" w:rsidP="00BA0C2A">
      <w:pPr>
        <w:spacing w:after="0" w:line="240" w:lineRule="auto"/>
        <w:ind w:left="1080"/>
      </w:pPr>
      <w:r>
        <w:lastRenderedPageBreak/>
        <w:t xml:space="preserve">         &lt;description&gt;Description here&lt;/description&gt;</w:t>
      </w:r>
    </w:p>
    <w:p w:rsidR="00BA0C2A" w:rsidRDefault="00BA0C2A" w:rsidP="00BA0C2A">
      <w:pPr>
        <w:spacing w:after="0" w:line="240" w:lineRule="auto"/>
        <w:ind w:left="1080"/>
      </w:pPr>
      <w:r>
        <w:t xml:space="preserve">         &lt;amount currencyCode="CNY" value="1000" exponent="2" /&gt;</w:t>
      </w:r>
    </w:p>
    <w:p w:rsidR="00BA0C2A" w:rsidRDefault="00BA0C2A" w:rsidP="00BA0C2A">
      <w:pPr>
        <w:spacing w:after="0" w:line="240" w:lineRule="auto"/>
        <w:ind w:left="1080"/>
      </w:pPr>
      <w:r>
        <w:t xml:space="preserve">         &lt;orderContent&gt;</w:t>
      </w:r>
    </w:p>
    <w:p w:rsidR="00BA0C2A" w:rsidRDefault="00BA0C2A" w:rsidP="00BA0C2A">
      <w:pPr>
        <w:spacing w:after="0" w:line="240" w:lineRule="auto"/>
        <w:ind w:left="1080"/>
      </w:pPr>
      <w:r>
        <w:t xml:space="preserve">            &lt;![CDATA[      ]]&gt;</w:t>
      </w:r>
    </w:p>
    <w:p w:rsidR="00BA0C2A" w:rsidRDefault="00BA0C2A" w:rsidP="00BA0C2A">
      <w:pPr>
        <w:spacing w:after="0" w:line="240" w:lineRule="auto"/>
        <w:ind w:left="1080"/>
      </w:pPr>
      <w:r>
        <w:t xml:space="preserve">         &lt;/orderContent&gt;</w:t>
      </w:r>
    </w:p>
    <w:p w:rsidR="00BA0C2A" w:rsidRDefault="00BA0C2A" w:rsidP="00BA0C2A">
      <w:pPr>
        <w:spacing w:after="0" w:line="240" w:lineRule="auto"/>
        <w:ind w:left="1080"/>
      </w:pPr>
      <w:r>
        <w:t xml:space="preserve">         &lt;paymentDetails&gt;</w:t>
      </w:r>
    </w:p>
    <w:p w:rsidR="00BA0C2A" w:rsidRDefault="00BA0C2A" w:rsidP="00BA0C2A">
      <w:pPr>
        <w:spacing w:after="0" w:line="240" w:lineRule="auto"/>
        <w:ind w:left="1080"/>
      </w:pPr>
      <w:r>
        <w:t xml:space="preserve">            &lt;ALIPAY-SSL shopperCountryCode="CN"&gt;</w:t>
      </w:r>
    </w:p>
    <w:p w:rsidR="00BA0C2A" w:rsidRDefault="00BA0C2A" w:rsidP="00BA0C2A">
      <w:pPr>
        <w:spacing w:after="0" w:line="240" w:lineRule="auto"/>
        <w:ind w:left="1080"/>
      </w:pPr>
      <w:r>
        <w:t xml:space="preserve">               &lt;successURL&gt;http://www.worldpay.com/?successURL&lt;/successURL&gt;</w:t>
      </w:r>
    </w:p>
    <w:p w:rsidR="00BA0C2A" w:rsidRDefault="00BA0C2A" w:rsidP="00BA0C2A">
      <w:pPr>
        <w:spacing w:after="0" w:line="240" w:lineRule="auto"/>
        <w:ind w:left="1080"/>
      </w:pPr>
      <w:r>
        <w:t xml:space="preserve">               &lt;cancelURL&gt;http://www.worldpay.com/?cancelURL&lt;/cancelURL&gt;</w:t>
      </w:r>
    </w:p>
    <w:p w:rsidR="00BA0C2A" w:rsidRDefault="00BA0C2A" w:rsidP="00BA0C2A">
      <w:pPr>
        <w:spacing w:after="0" w:line="240" w:lineRule="auto"/>
        <w:ind w:left="1080"/>
      </w:pPr>
      <w:r>
        <w:t xml:space="preserve">               &lt;pendingURL&gt;http://www.worldpay.com/?pendingURL&lt;/pendingURL&gt;</w:t>
      </w:r>
    </w:p>
    <w:p w:rsidR="00BA0C2A" w:rsidRDefault="00BA0C2A" w:rsidP="00BA0C2A">
      <w:pPr>
        <w:spacing w:after="0" w:line="240" w:lineRule="auto"/>
        <w:ind w:left="1080"/>
      </w:pPr>
      <w:r>
        <w:t xml:space="preserve">            &lt;/ALIPAY-SSL&gt;</w:t>
      </w:r>
    </w:p>
    <w:p w:rsidR="00BA0C2A" w:rsidRDefault="00BA0C2A" w:rsidP="00BA0C2A">
      <w:pPr>
        <w:spacing w:after="0" w:line="240" w:lineRule="auto"/>
        <w:ind w:left="1080"/>
      </w:pPr>
      <w:r>
        <w:t xml:space="preserve">         &lt;/paymentDetails&gt;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&lt;shopperEmailAddress&gt;shopper@worldpay.com&lt;/shopperEmailAddress&gt;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&lt;statementNarrative&gt;MERCHANT STATEMENT NARRATIVE&lt;/statementNarrative&gt;</w:t>
      </w:r>
    </w:p>
    <w:p w:rsidR="00BA0C2A" w:rsidRDefault="00BA0C2A" w:rsidP="00BA0C2A">
      <w:pPr>
        <w:spacing w:after="0" w:line="240" w:lineRule="auto"/>
        <w:ind w:left="1080"/>
      </w:pPr>
      <w:r>
        <w:t xml:space="preserve">      &lt;/order&gt;</w:t>
      </w:r>
    </w:p>
    <w:p w:rsidR="00BA0C2A" w:rsidRDefault="00BA0C2A" w:rsidP="00BA0C2A">
      <w:pPr>
        <w:spacing w:after="0" w:line="240" w:lineRule="auto"/>
        <w:ind w:left="1080"/>
      </w:pPr>
      <w:r>
        <w:t xml:space="preserve">   &lt;/submit&gt;</w:t>
      </w:r>
    </w:p>
    <w:p w:rsidR="00BA0C2A" w:rsidRDefault="00BA0C2A" w:rsidP="00BA0C2A">
      <w:pPr>
        <w:spacing w:after="0" w:line="240" w:lineRule="auto"/>
        <w:ind w:left="1080"/>
      </w:pPr>
      <w:r>
        <w:t>&lt;/paymentService&gt;</w:t>
      </w:r>
    </w:p>
    <w:p w:rsidR="00BA0C2A" w:rsidRPr="00343A98" w:rsidRDefault="00BA0C2A" w:rsidP="00BA0C2A">
      <w:pPr>
        <w:spacing w:after="0" w:line="240" w:lineRule="auto"/>
        <w:ind w:left="1080"/>
      </w:pPr>
    </w:p>
    <w:p w:rsidR="00BA0C2A" w:rsidRDefault="00BA0C2A" w:rsidP="00BA0C2A">
      <w:pPr>
        <w:pStyle w:val="Heading4"/>
        <w:keepNext/>
        <w:keepLines/>
        <w:ind w:left="1800"/>
      </w:pPr>
      <w:bookmarkStart w:id="88" w:name="_Toc400982035"/>
      <w:r>
        <w:t>Response Attribute Mapping</w:t>
      </w:r>
      <w:bookmarkEnd w:id="88"/>
    </w:p>
    <w:p w:rsidR="00BA0C2A" w:rsidRDefault="00BA0C2A" w:rsidP="00BA0C2A">
      <w:pPr>
        <w:spacing w:after="0" w:line="240" w:lineRule="auto"/>
        <w:ind w:left="1080"/>
      </w:pPr>
      <w:r>
        <w:t>&lt;?xml version="1.0" encoding="UTF-8"?&gt;</w:t>
      </w:r>
    </w:p>
    <w:p w:rsidR="00BA0C2A" w:rsidRDefault="00BA0C2A" w:rsidP="00BA0C2A">
      <w:pPr>
        <w:spacing w:after="0" w:line="240" w:lineRule="auto"/>
        <w:ind w:left="1080"/>
      </w:pPr>
      <w:r>
        <w:t>&lt;!DOCTYPE paymentService PUBLIC "-//</w:t>
      </w:r>
      <w:r w:rsidR="00C04461">
        <w:t>Worldpay</w:t>
      </w:r>
      <w:r>
        <w:t xml:space="preserve">//DTD </w:t>
      </w:r>
      <w:r w:rsidR="00C04461">
        <w:t>Worldpay</w:t>
      </w:r>
      <w:r>
        <w:t xml:space="preserve"> PaymentService v1//EN"</w:t>
      </w:r>
    </w:p>
    <w:p w:rsidR="00BA0C2A" w:rsidRDefault="00BA0C2A" w:rsidP="00BA0C2A">
      <w:pPr>
        <w:spacing w:after="0" w:line="240" w:lineRule="auto"/>
        <w:ind w:left="1080"/>
      </w:pPr>
      <w:r>
        <w:t xml:space="preserve">                                "http://dtd.worldpay.com/paymentService_v1.dtd"&gt;</w:t>
      </w: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 xml:space="preserve">        &lt;orderStatus orderCode="Example_Alipay_Order_Code_0"&gt;</w:t>
      </w:r>
    </w:p>
    <w:p w:rsidR="00BA0C2A" w:rsidRDefault="00BA0C2A" w:rsidP="00BA0C2A">
      <w:pPr>
        <w:spacing w:after="0" w:line="240" w:lineRule="auto"/>
        <w:ind w:left="1080"/>
      </w:pPr>
      <w:r>
        <w:t xml:space="preserve">            &lt;reference id="3015839286"&gt;https://secure-test.worldpay.com/jsp/test/shopper/APMSTSimulator.jsp?customerRef=3013340267&amp;amp;paymentMethod=ALIPAY&lt;/reference&gt;</w:t>
      </w:r>
    </w:p>
    <w:p w:rsidR="00BA0C2A" w:rsidRDefault="00BA0C2A" w:rsidP="00BA0C2A">
      <w:pPr>
        <w:spacing w:after="0" w:line="240" w:lineRule="auto"/>
        <w:ind w:left="1080"/>
      </w:pPr>
      <w:r>
        <w:t xml:space="preserve">        &lt;/orderStatus&gt;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&lt;/paymentService&gt;</w:t>
      </w:r>
    </w:p>
    <w:p w:rsidR="00BA0C2A" w:rsidRPr="00343A98" w:rsidRDefault="00BA0C2A" w:rsidP="00BA0C2A">
      <w:pPr>
        <w:ind w:left="1080"/>
      </w:pPr>
    </w:p>
    <w:p w:rsidR="00BA0C2A" w:rsidRPr="00F61D5D" w:rsidRDefault="00BA0C2A" w:rsidP="00F61D5D">
      <w:pPr>
        <w:pStyle w:val="Heading3"/>
        <w:keepNext/>
        <w:keepLines/>
        <w:numPr>
          <w:ilvl w:val="2"/>
          <w:numId w:val="47"/>
        </w:numPr>
        <w:pBdr>
          <w:bottom w:val="none" w:sz="0" w:space="0" w:color="auto"/>
        </w:pBdr>
        <w:spacing w:line="276" w:lineRule="auto"/>
        <w:ind w:left="1764"/>
        <w:rPr>
          <w:i w:val="0"/>
          <w:sz w:val="24"/>
          <w:szCs w:val="24"/>
        </w:rPr>
      </w:pPr>
      <w:bookmarkStart w:id="89" w:name="_Toc400982036"/>
      <w:bookmarkStart w:id="90" w:name="_Toc18418345"/>
      <w:r w:rsidRPr="00F61D5D">
        <w:rPr>
          <w:i w:val="0"/>
          <w:sz w:val="24"/>
          <w:szCs w:val="24"/>
        </w:rPr>
        <w:t>YANDEX</w:t>
      </w:r>
      <w:bookmarkEnd w:id="89"/>
      <w:bookmarkEnd w:id="90"/>
    </w:p>
    <w:p w:rsidR="00BA0C2A" w:rsidRDefault="00BA0C2A" w:rsidP="00BA0C2A">
      <w:pPr>
        <w:ind w:left="1080"/>
        <w:rPr>
          <w:rFonts w:ascii="Calibri" w:hAnsi="Calibri"/>
          <w:color w:val="393939"/>
          <w:sz w:val="21"/>
          <w:szCs w:val="21"/>
        </w:rPr>
      </w:pPr>
      <w:r>
        <w:rPr>
          <w:rFonts w:ascii="Calibri" w:hAnsi="Calibri"/>
          <w:color w:val="393939"/>
          <w:sz w:val="21"/>
          <w:szCs w:val="21"/>
        </w:rPr>
        <w:t>Yandex.Money is primarily an eWallet that shoppers based in the countries in the</w:t>
      </w:r>
      <w:r>
        <w:rPr>
          <w:rStyle w:val="apple-converted-space"/>
          <w:rFonts w:ascii="Calibri" w:hAnsi="Calibri"/>
          <w:color w:val="393939"/>
          <w:sz w:val="21"/>
          <w:szCs w:val="21"/>
        </w:rPr>
        <w:t> </w:t>
      </w:r>
      <w:hyperlink r:id="rId14" w:anchor="Payment_Method_Properties" w:history="1">
        <w:r>
          <w:rPr>
            <w:rStyle w:val="Hyperlink"/>
            <w:rFonts w:ascii="Calibri" w:hAnsi="Calibri"/>
            <w:color w:val="800080"/>
            <w:sz w:val="21"/>
            <w:szCs w:val="21"/>
          </w:rPr>
          <w:t>Payment Method Properties table</w:t>
        </w:r>
      </w:hyperlink>
      <w:r>
        <w:rPr>
          <w:rStyle w:val="apple-converted-space"/>
          <w:rFonts w:ascii="Calibri" w:hAnsi="Calibri"/>
          <w:color w:val="393939"/>
          <w:sz w:val="21"/>
          <w:szCs w:val="21"/>
        </w:rPr>
        <w:t> </w:t>
      </w:r>
      <w:r>
        <w:rPr>
          <w:rFonts w:ascii="Calibri" w:hAnsi="Calibri"/>
          <w:color w:val="393939"/>
          <w:sz w:val="21"/>
          <w:szCs w:val="21"/>
        </w:rPr>
        <w:t>below use to make real-time online payments. There is an additional option available to shoppers wishing to pay by a credit or debit card linked to their Yandex.Money account.</w:t>
      </w:r>
    </w:p>
    <w:p w:rsidR="00BA0C2A" w:rsidRPr="003C27B4" w:rsidRDefault="00BA0C2A" w:rsidP="00BA0C2A">
      <w:pPr>
        <w:ind w:left="1080"/>
      </w:pPr>
    </w:p>
    <w:tbl>
      <w:tblPr>
        <w:tblW w:w="4704" w:type="pct"/>
        <w:tblCellSpacing w:w="15"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2762"/>
        <w:gridCol w:w="6392"/>
      </w:tblGrid>
      <w:tr w:rsidR="00BA0C2A" w:rsidRPr="00103D9C" w:rsidTr="003E51B1">
        <w:trPr>
          <w:trHeight w:val="261"/>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rsidTr="003E51B1">
        <w:trPr>
          <w:trHeight w:val="247"/>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sz w:val="20"/>
                <w:szCs w:val="20"/>
              </w:rPr>
            </w:pPr>
            <w:r>
              <w:rPr>
                <w:rFonts w:ascii="Calibri" w:hAnsi="Calibri"/>
                <w:color w:val="393939"/>
                <w:sz w:val="20"/>
                <w:szCs w:val="20"/>
              </w:rPr>
              <w:t>eWallet/credit and debit card</w:t>
            </w:r>
          </w:p>
        </w:tc>
      </w:tr>
      <w:tr w:rsidR="00BA0C2A" w:rsidRPr="00103D9C" w:rsidTr="003E51B1">
        <w:trPr>
          <w:trHeight w:val="50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E30928" w:rsidP="00BA0C2A">
            <w:pPr>
              <w:spacing w:after="0" w:line="240" w:lineRule="auto"/>
              <w:ind w:left="1080"/>
              <w:rPr>
                <w:rFonts w:ascii="Calibri" w:eastAsia="Times New Roman" w:hAnsi="Calibri" w:cs="Times New Roman"/>
                <w:sz w:val="20"/>
                <w:szCs w:val="20"/>
              </w:rPr>
            </w:pPr>
            <w:r w:rsidRPr="00E30928">
              <w:rPr>
                <w:rFonts w:ascii="Calibri" w:hAnsi="Calibri"/>
                <w:color w:val="393939"/>
                <w:sz w:val="20"/>
                <w:szCs w:val="20"/>
              </w:rPr>
              <w:t>Armenia, Azerbaijan, Belarus, Georgia, Kazakhstan, Kyrgyzstan, Moldova, Russia, Tajikistan, Turkmenistan, Ukraine and Uzbekistan</w:t>
            </w:r>
          </w:p>
        </w:tc>
      </w:tr>
      <w:tr w:rsidR="00BA0C2A" w:rsidRPr="00103D9C" w:rsidTr="003E51B1">
        <w:trPr>
          <w:trHeight w:val="494"/>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lastRenderedPageBreak/>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Default="00BA0C2A" w:rsidP="00BA0C2A">
            <w:pPr>
              <w:pStyle w:val="tablebody"/>
              <w:spacing w:before="0" w:beforeAutospacing="0" w:after="0" w:afterAutospacing="0"/>
              <w:ind w:left="1080"/>
              <w:rPr>
                <w:rFonts w:ascii="Calibri" w:hAnsi="Calibri"/>
                <w:color w:val="393939"/>
                <w:sz w:val="20"/>
                <w:szCs w:val="20"/>
              </w:rPr>
            </w:pPr>
            <w:r>
              <w:rPr>
                <w:rFonts w:ascii="Calibri" w:hAnsi="Calibri"/>
                <w:color w:val="393939"/>
                <w:sz w:val="20"/>
                <w:szCs w:val="20"/>
              </w:rPr>
              <w:t>RUB and USD</w:t>
            </w:r>
          </w:p>
        </w:tc>
      </w:tr>
      <w:tr w:rsidR="00BA0C2A" w:rsidRPr="00103D9C" w:rsidTr="003E51B1">
        <w:trPr>
          <w:trHeight w:val="247"/>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20" w:lineRule="atLeast"/>
              <w:ind w:left="1080"/>
              <w:rPr>
                <w:rFonts w:ascii="Verdana" w:eastAsia="Times New Roman" w:hAnsi="Verdana" w:cs="Times New Roman"/>
                <w:sz w:val="20"/>
                <w:szCs w:val="20"/>
              </w:rPr>
            </w:pPr>
            <w:r w:rsidRPr="00103D9C">
              <w:rPr>
                <w:rFonts w:ascii="Calibri" w:hAnsi="Calibri"/>
                <w:color w:val="393939"/>
                <w:sz w:val="20"/>
                <w:szCs w:val="20"/>
              </w:rPr>
              <w:t>DIRECT</w:t>
            </w:r>
          </w:p>
        </w:tc>
      </w:tr>
    </w:tbl>
    <w:p w:rsidR="00BA0C2A" w:rsidRPr="003C27B4" w:rsidRDefault="00BA0C2A" w:rsidP="00BA0C2A">
      <w:pPr>
        <w:pStyle w:val="Heading4"/>
        <w:keepNext/>
        <w:keepLines/>
        <w:ind w:left="1800"/>
      </w:pPr>
      <w:bookmarkStart w:id="91" w:name="_Toc400982037"/>
      <w:r>
        <w:t>Request Attribute Mapping</w:t>
      </w:r>
      <w:bookmarkEnd w:id="91"/>
    </w:p>
    <w:p w:rsidR="00BA0C2A" w:rsidRDefault="00BA0C2A" w:rsidP="00BA0C2A">
      <w:pPr>
        <w:spacing w:after="0" w:line="240" w:lineRule="auto"/>
        <w:ind w:left="1080"/>
      </w:pPr>
    </w:p>
    <w:p w:rsidR="00BA0C2A" w:rsidRDefault="00BA0C2A" w:rsidP="00BA0C2A">
      <w:pPr>
        <w:spacing w:after="0" w:line="240" w:lineRule="auto"/>
        <w:ind w:left="1080"/>
      </w:pPr>
      <w:r>
        <w:t>&lt;?xml version="1.0" encoding="UTF-8"?&gt;</w:t>
      </w:r>
    </w:p>
    <w:p w:rsidR="00BA0C2A" w:rsidRDefault="00BA0C2A" w:rsidP="00BA0C2A">
      <w:pPr>
        <w:spacing w:after="0" w:line="240" w:lineRule="auto"/>
        <w:ind w:left="1080"/>
      </w:pPr>
      <w:r>
        <w:t>&lt;!DOCTYPE paymentService PUBLIC '-//Bibit//DTD Bibit PaymentService v1//EN' 'http://dtd.worldpay.com/paymentService_v1.dtd'&gt;</w:t>
      </w:r>
    </w:p>
    <w:p w:rsidR="00BA0C2A" w:rsidRDefault="00BA0C2A" w:rsidP="00BA0C2A">
      <w:pPr>
        <w:spacing w:after="0" w:line="240" w:lineRule="auto"/>
        <w:ind w:left="1080"/>
      </w:pPr>
      <w:r>
        <w:t>&lt;paymentService merchantCode="SAPIENTNITROECOM" version="1.4"&gt;</w:t>
      </w:r>
    </w:p>
    <w:p w:rsidR="00BA0C2A" w:rsidRDefault="00BA0C2A" w:rsidP="00BA0C2A">
      <w:pPr>
        <w:spacing w:after="0" w:line="240" w:lineRule="auto"/>
        <w:ind w:left="1080"/>
      </w:pPr>
      <w:r>
        <w:t xml:space="preserve">   &lt;submit&gt;</w:t>
      </w:r>
    </w:p>
    <w:p w:rsidR="00BA0C2A" w:rsidRDefault="00BA0C2A" w:rsidP="00BA0C2A">
      <w:pPr>
        <w:spacing w:after="0" w:line="240" w:lineRule="auto"/>
        <w:ind w:left="1080"/>
      </w:pPr>
      <w:r>
        <w:t xml:space="preserve">      &lt;order orderCode="Example_Yandex_Order_Code_0"&gt;</w:t>
      </w:r>
    </w:p>
    <w:p w:rsidR="00BA0C2A" w:rsidRDefault="00BA0C2A" w:rsidP="00BA0C2A">
      <w:pPr>
        <w:spacing w:after="0" w:line="240" w:lineRule="auto"/>
        <w:ind w:left="1080"/>
      </w:pPr>
      <w:r>
        <w:t xml:space="preserve">         &lt;description&gt;Description here&lt;/description&gt;</w:t>
      </w:r>
    </w:p>
    <w:p w:rsidR="00BA0C2A" w:rsidRDefault="00BA0C2A" w:rsidP="00BA0C2A">
      <w:pPr>
        <w:spacing w:after="0" w:line="240" w:lineRule="auto"/>
        <w:ind w:left="1080"/>
      </w:pPr>
      <w:r>
        <w:t xml:space="preserve">         &lt;amount currencyCode="RUB" value="5000" exponent="2" /&gt;</w:t>
      </w:r>
    </w:p>
    <w:p w:rsidR="00BA0C2A" w:rsidRDefault="00BA0C2A" w:rsidP="00BA0C2A">
      <w:pPr>
        <w:spacing w:after="0" w:line="240" w:lineRule="auto"/>
        <w:ind w:left="1080"/>
      </w:pPr>
      <w:r>
        <w:t xml:space="preserve">         &lt;orderContent&gt;</w:t>
      </w:r>
    </w:p>
    <w:p w:rsidR="00BA0C2A" w:rsidRDefault="00BA0C2A" w:rsidP="00BA0C2A">
      <w:pPr>
        <w:spacing w:after="0" w:line="240" w:lineRule="auto"/>
        <w:ind w:left="1080"/>
      </w:pPr>
      <w:r>
        <w:t xml:space="preserve">       &lt;![CDATA[      ]]&gt;</w:t>
      </w:r>
    </w:p>
    <w:p w:rsidR="00BA0C2A" w:rsidRDefault="00BA0C2A" w:rsidP="00BA0C2A">
      <w:pPr>
        <w:spacing w:after="0" w:line="240" w:lineRule="auto"/>
        <w:ind w:left="1080"/>
      </w:pPr>
      <w:r>
        <w:t xml:space="preserve">   &lt;/orderContent&gt;</w:t>
      </w:r>
    </w:p>
    <w:p w:rsidR="00BA0C2A" w:rsidRDefault="00BA0C2A" w:rsidP="00BA0C2A">
      <w:pPr>
        <w:spacing w:after="0" w:line="240" w:lineRule="auto"/>
        <w:ind w:left="1080"/>
      </w:pPr>
      <w:r>
        <w:t xml:space="preserve">         &lt;paymentDetails&gt;</w:t>
      </w:r>
    </w:p>
    <w:p w:rsidR="00BA0C2A" w:rsidRDefault="00BA0C2A" w:rsidP="00BA0C2A">
      <w:pPr>
        <w:spacing w:after="0" w:line="240" w:lineRule="auto"/>
        <w:ind w:left="1080"/>
      </w:pPr>
      <w:r>
        <w:t xml:space="preserve">            &lt;YANDEXMONEY-SSL shopperCountryCode="RU"&gt;</w:t>
      </w:r>
    </w:p>
    <w:p w:rsidR="00BA0C2A" w:rsidRDefault="00BA0C2A" w:rsidP="00BA0C2A">
      <w:pPr>
        <w:spacing w:after="0" w:line="240" w:lineRule="auto"/>
        <w:ind w:left="1080"/>
      </w:pPr>
      <w:r>
        <w:t xml:space="preserve">               &lt;successURL&gt;http://www.worldpay.com/?successURL&lt;/successURL&gt;</w:t>
      </w:r>
    </w:p>
    <w:p w:rsidR="00BA0C2A" w:rsidRDefault="00BA0C2A" w:rsidP="00BA0C2A">
      <w:pPr>
        <w:spacing w:after="0" w:line="240" w:lineRule="auto"/>
        <w:ind w:left="1080"/>
      </w:pPr>
      <w:r>
        <w:t xml:space="preserve">               &lt;cancelURL&gt;http://www.worldpay.com/?cancelURL&lt;/cancelURL&gt;</w:t>
      </w:r>
    </w:p>
    <w:p w:rsidR="00BA0C2A" w:rsidRDefault="00BA0C2A" w:rsidP="00BA0C2A">
      <w:pPr>
        <w:spacing w:after="0" w:line="240" w:lineRule="auto"/>
        <w:ind w:left="1080"/>
      </w:pPr>
      <w:r>
        <w:t xml:space="preserve">               &lt;pendingURL&gt;http://www.worldpay.com/?pendingURL&lt;/pendingURL&gt;</w:t>
      </w:r>
    </w:p>
    <w:p w:rsidR="00BA0C2A" w:rsidRDefault="00BA0C2A" w:rsidP="00BA0C2A">
      <w:pPr>
        <w:spacing w:after="0" w:line="240" w:lineRule="auto"/>
        <w:ind w:left="1080"/>
      </w:pPr>
      <w:r>
        <w:t xml:space="preserve">            &lt;/YANDEXMONEY-SSL&gt;</w:t>
      </w:r>
    </w:p>
    <w:p w:rsidR="00BA0C2A" w:rsidRDefault="00BA0C2A" w:rsidP="00BA0C2A">
      <w:pPr>
        <w:spacing w:after="0" w:line="240" w:lineRule="auto"/>
        <w:ind w:left="1080"/>
      </w:pPr>
      <w:r>
        <w:t xml:space="preserve">         &lt;/paymentDetails&gt;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&lt;shopperEmailAddress&gt;shopper@worldpay.com&lt;/shopperEmailAddress&gt;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&lt;/order&gt;</w:t>
      </w:r>
    </w:p>
    <w:p w:rsidR="00BA0C2A" w:rsidRDefault="00BA0C2A" w:rsidP="00BA0C2A">
      <w:pPr>
        <w:spacing w:after="0" w:line="240" w:lineRule="auto"/>
        <w:ind w:left="1080"/>
      </w:pPr>
      <w:r>
        <w:t xml:space="preserve">   &lt;/submit&gt;</w:t>
      </w:r>
    </w:p>
    <w:p w:rsidR="00BA0C2A" w:rsidRDefault="00BA0C2A" w:rsidP="00BA0C2A">
      <w:pPr>
        <w:spacing w:after="0" w:line="240" w:lineRule="auto"/>
        <w:ind w:left="1080"/>
      </w:pPr>
      <w:r>
        <w:t>&lt;/paymentService&gt;</w:t>
      </w:r>
    </w:p>
    <w:p w:rsidR="00BA0C2A" w:rsidRPr="003C27B4" w:rsidRDefault="00BA0C2A" w:rsidP="00BA0C2A">
      <w:pPr>
        <w:spacing w:after="0" w:line="240" w:lineRule="auto"/>
        <w:ind w:left="1080"/>
      </w:pPr>
    </w:p>
    <w:p w:rsidR="00BA0C2A" w:rsidRDefault="00BA0C2A" w:rsidP="00BA0C2A">
      <w:pPr>
        <w:pStyle w:val="Heading4"/>
        <w:keepNext/>
        <w:keepLines/>
        <w:ind w:left="1800"/>
      </w:pPr>
      <w:bookmarkStart w:id="92" w:name="_Toc400982038"/>
      <w:r>
        <w:t>Response Attribute Mapping</w:t>
      </w:r>
      <w:bookmarkEnd w:id="92"/>
    </w:p>
    <w:p w:rsidR="00BA0C2A" w:rsidRDefault="00BA0C2A" w:rsidP="00BA0C2A">
      <w:pPr>
        <w:spacing w:after="0" w:line="240" w:lineRule="auto"/>
        <w:ind w:left="1080"/>
      </w:pPr>
    </w:p>
    <w:p w:rsidR="00BA0C2A" w:rsidRDefault="00BA0C2A" w:rsidP="00BA0C2A">
      <w:pPr>
        <w:spacing w:after="0" w:line="240" w:lineRule="auto"/>
        <w:ind w:left="1080"/>
      </w:pPr>
      <w:r>
        <w:t>&lt;?xml version="1.0" encoding="UTF-8"?&gt;</w:t>
      </w:r>
    </w:p>
    <w:p w:rsidR="00BA0C2A" w:rsidRDefault="00BA0C2A" w:rsidP="00BA0C2A">
      <w:pPr>
        <w:spacing w:after="0" w:line="240" w:lineRule="auto"/>
        <w:ind w:left="1080"/>
      </w:pPr>
      <w:r>
        <w:t>&lt;!DOCTYPE paymentService PUBLIC "-//</w:t>
      </w:r>
      <w:r w:rsidR="00C04461">
        <w:t>Worldpay</w:t>
      </w:r>
      <w:r>
        <w:t xml:space="preserve">//DTD </w:t>
      </w:r>
      <w:r w:rsidR="00C04461">
        <w:t>Worldpay</w:t>
      </w:r>
      <w:r>
        <w:t xml:space="preserve"> PaymentService v1//EN"</w:t>
      </w:r>
    </w:p>
    <w:p w:rsidR="00BA0C2A" w:rsidRDefault="00BA0C2A" w:rsidP="00BA0C2A">
      <w:pPr>
        <w:spacing w:after="0" w:line="240" w:lineRule="auto"/>
        <w:ind w:left="1080"/>
      </w:pPr>
      <w:r>
        <w:t xml:space="preserve">                                "http://dtd.worldpay.com/paymentService_v1.dtd"&gt;</w:t>
      </w: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 xml:space="preserve">        &lt;orderStatus orderCode="Example_Yandex_Order_Code_0"&gt;</w:t>
      </w:r>
    </w:p>
    <w:p w:rsidR="00BA0C2A" w:rsidRDefault="00BA0C2A" w:rsidP="00BA0C2A">
      <w:pPr>
        <w:spacing w:after="0" w:line="240" w:lineRule="auto"/>
        <w:ind w:left="1080"/>
      </w:pPr>
      <w:r>
        <w:t xml:space="preserve">            &lt;reference id="3015839577"&gt;https://secure-test.worldpay.com/jsp/test/shopper/APMSTSimulator.jsp?customerRef=3013340527&amp;amp;paymentMethod=YANDEXMONEY&lt;/reference&gt;</w:t>
      </w:r>
    </w:p>
    <w:p w:rsidR="00BA0C2A" w:rsidRDefault="00BA0C2A" w:rsidP="00BA0C2A">
      <w:pPr>
        <w:spacing w:after="0" w:line="240" w:lineRule="auto"/>
        <w:ind w:left="1080"/>
      </w:pPr>
      <w:r>
        <w:t xml:space="preserve">        &lt;/orderStatus&gt;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&lt;/paymentService&gt;</w:t>
      </w:r>
    </w:p>
    <w:p w:rsidR="00BA0C2A" w:rsidRDefault="00BA0C2A" w:rsidP="00BA0C2A">
      <w:pPr>
        <w:ind w:left="1080"/>
      </w:pPr>
    </w:p>
    <w:p w:rsidR="00BA0C2A" w:rsidRDefault="00BA0C2A" w:rsidP="00BA0C2A">
      <w:pPr>
        <w:ind w:left="1080"/>
      </w:pPr>
    </w:p>
    <w:p w:rsidR="00BA0C2A" w:rsidRPr="00F61D5D" w:rsidRDefault="00BA0C2A" w:rsidP="00F61D5D">
      <w:pPr>
        <w:pStyle w:val="Heading3"/>
        <w:keepNext/>
        <w:keepLines/>
        <w:numPr>
          <w:ilvl w:val="2"/>
          <w:numId w:val="47"/>
        </w:numPr>
        <w:pBdr>
          <w:bottom w:val="none" w:sz="0" w:space="0" w:color="auto"/>
        </w:pBdr>
        <w:spacing w:line="276" w:lineRule="auto"/>
        <w:ind w:left="1764"/>
        <w:rPr>
          <w:i w:val="0"/>
          <w:sz w:val="24"/>
          <w:szCs w:val="24"/>
        </w:rPr>
      </w:pPr>
      <w:bookmarkStart w:id="93" w:name="_Toc400982039"/>
      <w:bookmarkStart w:id="94" w:name="_Toc18418346"/>
      <w:r w:rsidRPr="00F61D5D">
        <w:rPr>
          <w:i w:val="0"/>
          <w:sz w:val="24"/>
          <w:szCs w:val="24"/>
        </w:rPr>
        <w:lastRenderedPageBreak/>
        <w:t>QIWI</w:t>
      </w:r>
      <w:bookmarkEnd w:id="93"/>
      <w:bookmarkEnd w:id="94"/>
    </w:p>
    <w:p w:rsidR="00BA0C2A" w:rsidRDefault="00BA0C2A" w:rsidP="00BA0C2A">
      <w:pPr>
        <w:pStyle w:val="NormalWeb"/>
        <w:spacing w:before="120" w:after="0"/>
        <w:ind w:left="1080"/>
        <w:rPr>
          <w:rFonts w:ascii="Calibri" w:hAnsi="Calibri"/>
          <w:color w:val="393939"/>
          <w:sz w:val="21"/>
          <w:szCs w:val="21"/>
        </w:rPr>
      </w:pPr>
      <w:r>
        <w:rPr>
          <w:rFonts w:ascii="Calibri" w:hAnsi="Calibri"/>
          <w:color w:val="393939"/>
          <w:sz w:val="21"/>
          <w:szCs w:val="21"/>
        </w:rPr>
        <w:t>Qiwi is a payment method that shoppers based in Russia and Kazakhstan can use to make payments. Shoppers who pay with Qiwi can complete their payment using one of the following:</w:t>
      </w:r>
    </w:p>
    <w:p w:rsidR="00BA0C2A" w:rsidRDefault="00BA0C2A" w:rsidP="00B761DF">
      <w:pPr>
        <w:pStyle w:val="bulletlist"/>
        <w:numPr>
          <w:ilvl w:val="0"/>
          <w:numId w:val="28"/>
        </w:numPr>
        <w:tabs>
          <w:tab w:val="clear" w:pos="720"/>
          <w:tab w:val="num" w:pos="1296"/>
        </w:tabs>
        <w:spacing w:before="60" w:beforeAutospacing="0" w:after="0" w:afterAutospacing="0"/>
        <w:ind w:left="1913"/>
        <w:rPr>
          <w:rFonts w:ascii="Calibri" w:hAnsi="Calibri"/>
          <w:color w:val="393939"/>
          <w:sz w:val="21"/>
          <w:szCs w:val="21"/>
        </w:rPr>
      </w:pPr>
      <w:r>
        <w:rPr>
          <w:rFonts w:ascii="Calibri" w:hAnsi="Calibri"/>
          <w:color w:val="393939"/>
          <w:sz w:val="21"/>
          <w:szCs w:val="21"/>
        </w:rPr>
        <w:t>Their Qiwi eWallet, split into purses for different currencies</w:t>
      </w:r>
    </w:p>
    <w:p w:rsidR="00BA0C2A" w:rsidRDefault="00BA0C2A" w:rsidP="00B761DF">
      <w:pPr>
        <w:pStyle w:val="bulletlist"/>
        <w:numPr>
          <w:ilvl w:val="0"/>
          <w:numId w:val="28"/>
        </w:numPr>
        <w:spacing w:before="60" w:beforeAutospacing="0" w:after="0" w:afterAutospacing="0"/>
        <w:ind w:left="1913"/>
        <w:rPr>
          <w:rFonts w:ascii="Calibri" w:hAnsi="Calibri"/>
          <w:color w:val="393939"/>
          <w:sz w:val="21"/>
          <w:szCs w:val="21"/>
        </w:rPr>
      </w:pPr>
      <w:r>
        <w:rPr>
          <w:rFonts w:ascii="Calibri" w:hAnsi="Calibri"/>
          <w:color w:val="393939"/>
          <w:sz w:val="21"/>
          <w:szCs w:val="21"/>
        </w:rPr>
        <w:t>A payment kiosk</w:t>
      </w:r>
    </w:p>
    <w:p w:rsidR="00BA0C2A" w:rsidRDefault="00BA0C2A" w:rsidP="00B761DF">
      <w:pPr>
        <w:pStyle w:val="bulletlist"/>
        <w:numPr>
          <w:ilvl w:val="0"/>
          <w:numId w:val="28"/>
        </w:numPr>
        <w:spacing w:before="60" w:beforeAutospacing="0" w:after="0" w:afterAutospacing="0"/>
        <w:ind w:left="1913"/>
        <w:rPr>
          <w:rFonts w:ascii="Calibri" w:hAnsi="Calibri"/>
          <w:color w:val="393939"/>
          <w:sz w:val="21"/>
          <w:szCs w:val="21"/>
        </w:rPr>
      </w:pPr>
      <w:r>
        <w:rPr>
          <w:rFonts w:ascii="Calibri" w:hAnsi="Calibri"/>
          <w:color w:val="393939"/>
          <w:sz w:val="21"/>
          <w:szCs w:val="21"/>
        </w:rPr>
        <w:t>A credit/debit card linked to their Qiwi account</w:t>
      </w:r>
    </w:p>
    <w:p w:rsidR="00BA0C2A" w:rsidRDefault="00BA0C2A" w:rsidP="00B761DF">
      <w:pPr>
        <w:pStyle w:val="bulletlist"/>
        <w:numPr>
          <w:ilvl w:val="0"/>
          <w:numId w:val="28"/>
        </w:numPr>
        <w:spacing w:before="60" w:beforeAutospacing="0" w:after="0" w:afterAutospacing="0"/>
        <w:ind w:left="1913"/>
        <w:rPr>
          <w:rFonts w:ascii="Calibri" w:hAnsi="Calibri"/>
          <w:color w:val="393939"/>
          <w:sz w:val="21"/>
          <w:szCs w:val="21"/>
        </w:rPr>
      </w:pPr>
      <w:r>
        <w:rPr>
          <w:rFonts w:ascii="Calibri" w:hAnsi="Calibri"/>
          <w:color w:val="393939"/>
          <w:sz w:val="21"/>
          <w:szCs w:val="21"/>
        </w:rPr>
        <w:t>The prepay balance on the shopper’s mobile phone</w:t>
      </w:r>
    </w:p>
    <w:p w:rsidR="00BA0C2A" w:rsidRDefault="00BA0C2A" w:rsidP="00B761DF">
      <w:pPr>
        <w:pStyle w:val="bulletlist"/>
        <w:numPr>
          <w:ilvl w:val="0"/>
          <w:numId w:val="28"/>
        </w:numPr>
        <w:spacing w:before="60" w:beforeAutospacing="0" w:after="0" w:afterAutospacing="0"/>
        <w:ind w:left="1913"/>
        <w:rPr>
          <w:rFonts w:ascii="Calibri" w:hAnsi="Calibri"/>
          <w:color w:val="393939"/>
          <w:sz w:val="21"/>
          <w:szCs w:val="21"/>
        </w:rPr>
      </w:pPr>
      <w:r>
        <w:rPr>
          <w:rFonts w:ascii="Calibri" w:hAnsi="Calibri"/>
          <w:color w:val="393939"/>
          <w:sz w:val="21"/>
          <w:szCs w:val="21"/>
        </w:rPr>
        <w:t>A Webmoney account linked to their Qiwi account</w:t>
      </w:r>
    </w:p>
    <w:p w:rsidR="00BA0C2A" w:rsidRPr="00D85FCA" w:rsidRDefault="00BA0C2A" w:rsidP="00BA0C2A">
      <w:pPr>
        <w:ind w:left="1080"/>
      </w:pPr>
    </w:p>
    <w:tbl>
      <w:tblPr>
        <w:tblW w:w="4670" w:type="pct"/>
        <w:tblCellSpacing w:w="15"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4357"/>
        <w:gridCol w:w="4731"/>
      </w:tblGrid>
      <w:tr w:rsidR="00BA0C2A" w:rsidRPr="00103D9C" w:rsidTr="003E51B1">
        <w:trPr>
          <w:trHeight w:val="266"/>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rsidTr="003E51B1">
        <w:trPr>
          <w:trHeight w:val="252"/>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sz w:val="20"/>
                <w:szCs w:val="20"/>
              </w:rPr>
            </w:pPr>
            <w:r>
              <w:rPr>
                <w:rFonts w:ascii="Calibri" w:hAnsi="Calibri"/>
                <w:color w:val="393939"/>
                <w:sz w:val="20"/>
                <w:szCs w:val="20"/>
              </w:rPr>
              <w:t>eWallet / Postpay via kiosk</w:t>
            </w:r>
          </w:p>
        </w:tc>
      </w:tr>
      <w:tr w:rsidR="00BA0C2A" w:rsidRPr="00103D9C" w:rsidTr="003E51B1">
        <w:trPr>
          <w:trHeight w:val="266"/>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sz w:val="20"/>
                <w:szCs w:val="20"/>
              </w:rPr>
            </w:pPr>
            <w:r>
              <w:rPr>
                <w:rFonts w:ascii="Calibri" w:hAnsi="Calibri"/>
                <w:color w:val="393939"/>
                <w:sz w:val="20"/>
                <w:szCs w:val="20"/>
              </w:rPr>
              <w:t>Russia and Kazakhstan</w:t>
            </w:r>
          </w:p>
        </w:tc>
      </w:tr>
      <w:tr w:rsidR="00BA0C2A" w:rsidRPr="00103D9C" w:rsidTr="003E51B1">
        <w:trPr>
          <w:trHeight w:val="252"/>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Default="00BA0C2A" w:rsidP="00BA0C2A">
            <w:pPr>
              <w:pStyle w:val="tablebody"/>
              <w:spacing w:before="0" w:beforeAutospacing="0" w:after="0" w:afterAutospacing="0"/>
              <w:ind w:left="1080"/>
              <w:rPr>
                <w:rFonts w:ascii="Calibri" w:hAnsi="Calibri"/>
                <w:color w:val="393939"/>
                <w:sz w:val="20"/>
                <w:szCs w:val="20"/>
              </w:rPr>
            </w:pPr>
            <w:r>
              <w:rPr>
                <w:rFonts w:ascii="Calibri" w:hAnsi="Calibri"/>
                <w:color w:val="393939"/>
                <w:sz w:val="20"/>
                <w:szCs w:val="20"/>
              </w:rPr>
              <w:t>RUB and USD</w:t>
            </w:r>
          </w:p>
        </w:tc>
      </w:tr>
      <w:tr w:rsidR="00BA0C2A" w:rsidRPr="00103D9C" w:rsidTr="003E51B1">
        <w:trPr>
          <w:trHeight w:val="252"/>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20" w:lineRule="atLeast"/>
              <w:ind w:left="1080"/>
              <w:rPr>
                <w:rFonts w:ascii="Verdana" w:eastAsia="Times New Roman" w:hAnsi="Verdana" w:cs="Times New Roman"/>
                <w:sz w:val="20"/>
                <w:szCs w:val="20"/>
              </w:rPr>
            </w:pPr>
            <w:r w:rsidRPr="00103D9C">
              <w:rPr>
                <w:rFonts w:ascii="Calibri" w:hAnsi="Calibri"/>
                <w:color w:val="393939"/>
                <w:sz w:val="20"/>
                <w:szCs w:val="20"/>
              </w:rPr>
              <w:t>DIRECT</w:t>
            </w:r>
          </w:p>
        </w:tc>
      </w:tr>
    </w:tbl>
    <w:p w:rsidR="00BA0C2A" w:rsidRPr="00D85FCA" w:rsidRDefault="00BA0C2A" w:rsidP="00BA0C2A">
      <w:pPr>
        <w:pStyle w:val="Heading4"/>
        <w:keepNext/>
        <w:keepLines/>
        <w:ind w:left="1800"/>
      </w:pPr>
      <w:bookmarkStart w:id="95" w:name="_Toc400982040"/>
      <w:r>
        <w:t>Request Attribute Mapping</w:t>
      </w:r>
      <w:bookmarkEnd w:id="95"/>
    </w:p>
    <w:p w:rsidR="00BA0C2A" w:rsidRDefault="00BA0C2A" w:rsidP="00BA0C2A">
      <w:pPr>
        <w:spacing w:after="0" w:line="240" w:lineRule="auto"/>
        <w:ind w:left="1080"/>
      </w:pPr>
    </w:p>
    <w:p w:rsidR="00BA0C2A" w:rsidRDefault="00BA0C2A" w:rsidP="00BA0C2A">
      <w:pPr>
        <w:spacing w:after="0" w:line="240" w:lineRule="auto"/>
        <w:ind w:left="1080"/>
      </w:pPr>
      <w:r>
        <w:t>&lt;?xml version="1.0" encoding="UTF-8"?&gt;</w:t>
      </w:r>
    </w:p>
    <w:p w:rsidR="00BA0C2A" w:rsidRDefault="00BA0C2A" w:rsidP="00BA0C2A">
      <w:pPr>
        <w:spacing w:after="0" w:line="240" w:lineRule="auto"/>
        <w:ind w:left="1080"/>
      </w:pPr>
      <w:r>
        <w:t>&lt;!DOCTYPE paymentService PUBLIC "-//Bibit//DTD Bibit PaymentService v1//EN" "http://dtd.worldpay.com/paymentService_v1.dtd"&gt;</w:t>
      </w:r>
    </w:p>
    <w:p w:rsidR="00BA0C2A" w:rsidRDefault="00BA0C2A" w:rsidP="00BA0C2A">
      <w:pPr>
        <w:spacing w:after="0" w:line="240" w:lineRule="auto"/>
        <w:ind w:left="1080"/>
      </w:pPr>
      <w:r>
        <w:t>&lt;paymentService merchantCode="SAPIENTNITROECOM" version="1.4"&gt;</w:t>
      </w:r>
    </w:p>
    <w:p w:rsidR="00BA0C2A" w:rsidRDefault="00BA0C2A" w:rsidP="00BA0C2A">
      <w:pPr>
        <w:spacing w:after="0" w:line="240" w:lineRule="auto"/>
        <w:ind w:left="1080"/>
      </w:pPr>
      <w:r>
        <w:t xml:space="preserve">    &lt;submit&gt;</w:t>
      </w:r>
    </w:p>
    <w:p w:rsidR="00BA0C2A" w:rsidRDefault="00BA0C2A" w:rsidP="00BA0C2A">
      <w:pPr>
        <w:spacing w:after="0" w:line="240" w:lineRule="auto"/>
        <w:ind w:left="1080"/>
      </w:pPr>
      <w:r>
        <w:t xml:space="preserve">        &lt;order orderCode="Example_Qiwi_Order_Code_0"&gt;</w:t>
      </w:r>
    </w:p>
    <w:p w:rsidR="00BA0C2A" w:rsidRDefault="00BA0C2A" w:rsidP="00BA0C2A">
      <w:pPr>
        <w:spacing w:after="0" w:line="240" w:lineRule="auto"/>
        <w:ind w:left="1080"/>
      </w:pPr>
      <w:r>
        <w:t xml:space="preserve">            &lt;description&gt;Description here&lt;/description&gt;</w:t>
      </w:r>
    </w:p>
    <w:p w:rsidR="00BA0C2A" w:rsidRDefault="00BA0C2A" w:rsidP="00BA0C2A">
      <w:pPr>
        <w:spacing w:after="0" w:line="240" w:lineRule="auto"/>
        <w:ind w:left="1080"/>
      </w:pPr>
      <w:r>
        <w:t xml:space="preserve">            &lt;amount currencyCode="RUB" value="5000" exponent="2"/&gt;</w:t>
      </w:r>
    </w:p>
    <w:p w:rsidR="00BA0C2A" w:rsidRDefault="00BA0C2A" w:rsidP="00BA0C2A">
      <w:pPr>
        <w:spacing w:after="0" w:line="240" w:lineRule="auto"/>
        <w:ind w:left="1080"/>
      </w:pPr>
      <w:r>
        <w:t xml:space="preserve">            &lt;orderContent&gt;</w:t>
      </w:r>
    </w:p>
    <w:p w:rsidR="00BA0C2A" w:rsidRDefault="00BA0C2A" w:rsidP="00BA0C2A">
      <w:pPr>
        <w:spacing w:after="0" w:line="240" w:lineRule="auto"/>
        <w:ind w:left="1080"/>
      </w:pPr>
      <w:r>
        <w:t xml:space="preserve">                &lt;![CDATA[      ]]&gt;</w:t>
      </w:r>
    </w:p>
    <w:p w:rsidR="00BA0C2A" w:rsidRDefault="00BA0C2A" w:rsidP="00BA0C2A">
      <w:pPr>
        <w:spacing w:after="0" w:line="240" w:lineRule="auto"/>
        <w:ind w:left="1080"/>
      </w:pPr>
      <w:r>
        <w:t xml:space="preserve">            &lt;/orderContent&gt;</w:t>
      </w:r>
    </w:p>
    <w:p w:rsidR="00BA0C2A" w:rsidRDefault="00BA0C2A" w:rsidP="00BA0C2A">
      <w:pPr>
        <w:spacing w:after="0" w:line="240" w:lineRule="auto"/>
        <w:ind w:left="1080"/>
      </w:pPr>
      <w:r>
        <w:t xml:space="preserve">            &lt;paymentDetails&gt;</w:t>
      </w:r>
    </w:p>
    <w:p w:rsidR="00BA0C2A" w:rsidRDefault="00BA0C2A" w:rsidP="00BA0C2A">
      <w:pPr>
        <w:spacing w:after="0" w:line="240" w:lineRule="auto"/>
        <w:ind w:left="1080"/>
      </w:pPr>
      <w:r>
        <w:t xml:space="preserve">                &lt;QIWI-SSL shopperCountryCode="RU"&gt;</w:t>
      </w:r>
    </w:p>
    <w:p w:rsidR="00BA0C2A" w:rsidRDefault="00BA0C2A" w:rsidP="00BA0C2A">
      <w:pPr>
        <w:spacing w:after="0" w:line="240" w:lineRule="auto"/>
        <w:ind w:left="1080"/>
      </w:pPr>
      <w:r>
        <w:t xml:space="preserve">                    &lt;successURL&gt;http://www.worldpay.com/?successURL&lt;/successURL&gt;</w:t>
      </w:r>
    </w:p>
    <w:p w:rsidR="00BA0C2A" w:rsidRDefault="00BA0C2A" w:rsidP="00BA0C2A">
      <w:pPr>
        <w:spacing w:after="0" w:line="240" w:lineRule="auto"/>
        <w:ind w:left="1080"/>
      </w:pPr>
      <w:r>
        <w:t xml:space="preserve">                    &lt;cancelURL&gt;http://www.worldpay.com/?cancelURL&lt;/cancelURL&gt;</w:t>
      </w:r>
    </w:p>
    <w:p w:rsidR="00BA0C2A" w:rsidRDefault="00BA0C2A" w:rsidP="00BA0C2A">
      <w:pPr>
        <w:spacing w:after="0" w:line="240" w:lineRule="auto"/>
        <w:ind w:left="1080"/>
      </w:pPr>
      <w:r>
        <w:t xml:space="preserve">                    &lt;pendingURL&gt;http://www.worldpay.com/?pendingURL&lt;/pendingURL&gt;</w:t>
      </w:r>
    </w:p>
    <w:p w:rsidR="00BA0C2A" w:rsidRDefault="00BA0C2A" w:rsidP="00BA0C2A">
      <w:pPr>
        <w:spacing w:after="0" w:line="240" w:lineRule="auto"/>
        <w:ind w:left="1080"/>
      </w:pPr>
      <w:r>
        <w:t xml:space="preserve">                &lt;/QIWI-SSL&gt;</w:t>
      </w:r>
    </w:p>
    <w:p w:rsidR="00BA0C2A" w:rsidRDefault="00BA0C2A" w:rsidP="00BA0C2A">
      <w:pPr>
        <w:spacing w:after="0" w:line="240" w:lineRule="auto"/>
        <w:ind w:left="1080"/>
      </w:pPr>
      <w:r>
        <w:t xml:space="preserve">            &lt;/paymentDetails&gt;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&lt;shopperEmailAddress&gt;shopper@worldpay.com&lt;/shopperEmailAddress&gt;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&lt;shippingAddress&gt;</w:t>
      </w:r>
    </w:p>
    <w:p w:rsidR="00BA0C2A" w:rsidRDefault="00BA0C2A" w:rsidP="00BA0C2A">
      <w:pPr>
        <w:spacing w:after="0" w:line="240" w:lineRule="auto"/>
        <w:ind w:left="1080"/>
      </w:pPr>
      <w:r>
        <w:t xml:space="preserve">                &lt;address&gt;</w:t>
      </w:r>
    </w:p>
    <w:p w:rsidR="00BA0C2A" w:rsidRDefault="00BA0C2A" w:rsidP="00BA0C2A">
      <w:pPr>
        <w:spacing w:after="0" w:line="240" w:lineRule="auto"/>
        <w:ind w:left="1080"/>
      </w:pPr>
      <w:r>
        <w:t xml:space="preserve">                    &lt;address1&gt;Tverskaya Ulitsa 3453&lt;/address1&gt;</w:t>
      </w:r>
    </w:p>
    <w:p w:rsidR="00BA0C2A" w:rsidRDefault="00BA0C2A" w:rsidP="00BA0C2A">
      <w:pPr>
        <w:spacing w:after="0" w:line="240" w:lineRule="auto"/>
        <w:ind w:left="1080"/>
      </w:pPr>
      <w:r>
        <w:t xml:space="preserve">                    &lt;postalCode&gt;74564&lt;/postalCode&gt;</w:t>
      </w:r>
    </w:p>
    <w:p w:rsidR="00BA0C2A" w:rsidRDefault="00BA0C2A" w:rsidP="00BA0C2A">
      <w:pPr>
        <w:spacing w:after="0" w:line="240" w:lineRule="auto"/>
        <w:ind w:left="1080"/>
      </w:pPr>
      <w:r>
        <w:t xml:space="preserve">                    &lt;city&gt;Moscow&lt;/city&gt;</w:t>
      </w:r>
    </w:p>
    <w:p w:rsidR="00BA0C2A" w:rsidRDefault="00BA0C2A" w:rsidP="00BA0C2A">
      <w:pPr>
        <w:spacing w:after="0" w:line="240" w:lineRule="auto"/>
        <w:ind w:left="1080"/>
      </w:pPr>
      <w:r>
        <w:t xml:space="preserve">                    &lt;countryCode&gt;RU&lt;/countryCode&gt;</w:t>
      </w:r>
    </w:p>
    <w:p w:rsidR="00BA0C2A" w:rsidRDefault="00BA0C2A" w:rsidP="00BA0C2A">
      <w:pPr>
        <w:spacing w:after="0" w:line="240" w:lineRule="auto"/>
        <w:ind w:left="1080"/>
      </w:pPr>
      <w:r>
        <w:lastRenderedPageBreak/>
        <w:t xml:space="preserve">                    &lt;telephoneNumber&gt;7987654321&lt;/telephoneNumber&gt;</w:t>
      </w:r>
    </w:p>
    <w:p w:rsidR="00BA0C2A" w:rsidRDefault="00BA0C2A" w:rsidP="00BA0C2A">
      <w:pPr>
        <w:spacing w:after="0" w:line="240" w:lineRule="auto"/>
        <w:ind w:left="1080"/>
      </w:pPr>
      <w:r>
        <w:t xml:space="preserve">                &lt;/address&gt;</w:t>
      </w:r>
    </w:p>
    <w:p w:rsidR="00BA0C2A" w:rsidRDefault="00BA0C2A" w:rsidP="00BA0C2A">
      <w:pPr>
        <w:spacing w:after="0" w:line="240" w:lineRule="auto"/>
        <w:ind w:left="1080"/>
      </w:pPr>
      <w:r>
        <w:t xml:space="preserve">            &lt;/shippingAddress&gt;</w:t>
      </w:r>
    </w:p>
    <w:p w:rsidR="00BA0C2A" w:rsidRDefault="00BA0C2A" w:rsidP="00BA0C2A">
      <w:pPr>
        <w:spacing w:after="0" w:line="240" w:lineRule="auto"/>
        <w:ind w:left="1080"/>
      </w:pPr>
      <w:r>
        <w:t xml:space="preserve">            &lt;statementNarrative&gt;MERCHANT STATEMENT NARRATIVE&lt;/statementNarrative&gt;</w:t>
      </w:r>
    </w:p>
    <w:p w:rsidR="00BA0C2A" w:rsidRDefault="00BA0C2A" w:rsidP="00BA0C2A">
      <w:pPr>
        <w:spacing w:after="0" w:line="240" w:lineRule="auto"/>
        <w:ind w:left="1080"/>
      </w:pPr>
      <w:r>
        <w:t xml:space="preserve">        &lt;/order&gt;</w:t>
      </w:r>
    </w:p>
    <w:p w:rsidR="00BA0C2A" w:rsidRDefault="00BA0C2A" w:rsidP="00BA0C2A">
      <w:pPr>
        <w:spacing w:after="0" w:line="240" w:lineRule="auto"/>
        <w:ind w:left="1080"/>
      </w:pPr>
      <w:r>
        <w:t xml:space="preserve">    &lt;/submit&gt;</w:t>
      </w:r>
    </w:p>
    <w:p w:rsidR="00BA0C2A" w:rsidRPr="00D85FCA" w:rsidRDefault="00BA0C2A" w:rsidP="00BA0C2A">
      <w:pPr>
        <w:spacing w:after="0" w:line="240" w:lineRule="auto"/>
        <w:ind w:left="1080"/>
      </w:pPr>
      <w:r>
        <w:t>&lt;/paymentService&gt;</w:t>
      </w:r>
    </w:p>
    <w:p w:rsidR="00BA0C2A" w:rsidRDefault="00BA0C2A" w:rsidP="00BA0C2A">
      <w:pPr>
        <w:pStyle w:val="Heading4"/>
        <w:keepNext/>
        <w:keepLines/>
        <w:ind w:left="1800"/>
      </w:pPr>
      <w:bookmarkStart w:id="96" w:name="_Toc400982041"/>
      <w:r>
        <w:t>Response Attribute Mapping</w:t>
      </w:r>
      <w:bookmarkEnd w:id="96"/>
    </w:p>
    <w:p w:rsidR="00BA0C2A" w:rsidRDefault="00BA0C2A" w:rsidP="00BA0C2A">
      <w:pPr>
        <w:spacing w:after="0" w:line="240" w:lineRule="auto"/>
        <w:ind w:left="1080"/>
      </w:pPr>
      <w:r>
        <w:t>&lt;?xml version="1.0" encoding="UTF-8"?&gt;</w:t>
      </w:r>
    </w:p>
    <w:p w:rsidR="00BA0C2A" w:rsidRDefault="00BA0C2A" w:rsidP="00BA0C2A">
      <w:pPr>
        <w:spacing w:after="0" w:line="240" w:lineRule="auto"/>
        <w:ind w:left="1080"/>
      </w:pPr>
      <w:r>
        <w:t>&lt;!DOCTYPE paymentService PUBLIC "-//</w:t>
      </w:r>
      <w:r w:rsidR="00C04461">
        <w:t>Worldpay</w:t>
      </w:r>
      <w:r>
        <w:t xml:space="preserve">//DTD </w:t>
      </w:r>
      <w:r w:rsidR="00C04461">
        <w:t>Worldpay</w:t>
      </w:r>
      <w:r>
        <w:t xml:space="preserve"> PaymentService v1//EN"</w:t>
      </w:r>
    </w:p>
    <w:p w:rsidR="00BA0C2A" w:rsidRDefault="00BA0C2A" w:rsidP="00BA0C2A">
      <w:pPr>
        <w:spacing w:after="0" w:line="240" w:lineRule="auto"/>
        <w:ind w:left="1080"/>
      </w:pPr>
      <w:r>
        <w:t xml:space="preserve">                                "http://dtd.worldpay.com/paymentService_v1.dtd"&gt;</w:t>
      </w: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 xml:space="preserve">        &lt;orderStatus orderCode="Example_Qiwi_Order_Code_0"&gt;</w:t>
      </w:r>
    </w:p>
    <w:p w:rsidR="00BA0C2A" w:rsidRDefault="00BA0C2A" w:rsidP="00BA0C2A">
      <w:pPr>
        <w:spacing w:after="0" w:line="240" w:lineRule="auto"/>
        <w:ind w:left="1080"/>
      </w:pPr>
      <w:r>
        <w:t xml:space="preserve">            &lt;reference id="3015840491"&gt;https://secure-test.worldpay.com/jsp/test/shopper/APMSTSimulator.jsp?customerRef=3013341249&amp;amp;paymentMethod=QIWI&lt;/reference&gt;</w:t>
      </w:r>
    </w:p>
    <w:p w:rsidR="00BA0C2A" w:rsidRDefault="00BA0C2A" w:rsidP="00BA0C2A">
      <w:pPr>
        <w:spacing w:after="0" w:line="240" w:lineRule="auto"/>
        <w:ind w:left="1080"/>
      </w:pPr>
      <w:r>
        <w:t xml:space="preserve">        &lt;/orderStatus&gt;</w:t>
      </w:r>
    </w:p>
    <w:p w:rsidR="00BA0C2A" w:rsidRDefault="00BA0C2A" w:rsidP="00BA0C2A">
      <w:pPr>
        <w:spacing w:after="0" w:line="240" w:lineRule="auto"/>
        <w:ind w:left="1080"/>
      </w:pPr>
      <w:r>
        <w:t xml:space="preserve">    &lt;/reply&gt;</w:t>
      </w:r>
    </w:p>
    <w:p w:rsidR="00BA0C2A" w:rsidRPr="00D85FCA" w:rsidRDefault="00BA0C2A" w:rsidP="00BA0C2A">
      <w:pPr>
        <w:spacing w:after="0" w:line="240" w:lineRule="auto"/>
        <w:ind w:left="1080"/>
      </w:pPr>
      <w:r>
        <w:t>&lt;/paymentService&gt;</w:t>
      </w:r>
    </w:p>
    <w:p w:rsidR="00BA0C2A" w:rsidRDefault="00BA0C2A" w:rsidP="00BA0C2A">
      <w:pPr>
        <w:ind w:left="1080"/>
      </w:pPr>
    </w:p>
    <w:p w:rsidR="00BA0C2A" w:rsidRPr="00F61D5D" w:rsidRDefault="00BA0C2A" w:rsidP="00F61D5D">
      <w:pPr>
        <w:pStyle w:val="Heading3"/>
        <w:keepNext/>
        <w:keepLines/>
        <w:numPr>
          <w:ilvl w:val="2"/>
          <w:numId w:val="47"/>
        </w:numPr>
        <w:pBdr>
          <w:bottom w:val="none" w:sz="0" w:space="0" w:color="auto"/>
        </w:pBdr>
        <w:spacing w:line="276" w:lineRule="auto"/>
        <w:ind w:left="1764"/>
        <w:rPr>
          <w:i w:val="0"/>
          <w:sz w:val="24"/>
          <w:szCs w:val="24"/>
        </w:rPr>
      </w:pPr>
      <w:bookmarkStart w:id="97" w:name="_Toc400982042"/>
      <w:bookmarkStart w:id="98" w:name="_Toc18418347"/>
      <w:r w:rsidRPr="00F61D5D">
        <w:rPr>
          <w:i w:val="0"/>
          <w:sz w:val="24"/>
          <w:szCs w:val="24"/>
        </w:rPr>
        <w:t>BOLETO</w:t>
      </w:r>
      <w:bookmarkEnd w:id="97"/>
      <w:bookmarkEnd w:id="98"/>
    </w:p>
    <w:p w:rsidR="00BA0C2A" w:rsidRPr="00E20259" w:rsidRDefault="00BA0C2A" w:rsidP="00BA0C2A">
      <w:pPr>
        <w:ind w:left="1080"/>
      </w:pPr>
      <w:r>
        <w:rPr>
          <w:rFonts w:ascii="Calibri" w:hAnsi="Calibri"/>
          <w:color w:val="393939"/>
          <w:sz w:val="21"/>
          <w:szCs w:val="21"/>
        </w:rPr>
        <w:t>Boleto Bancário is a post-payment service that allows a shopper to pay for online services over the counter at any supporting outlet in Brazil, or through internet banking. Boleto Bancário is a popular solution for e-commerce payments in Brazil, where a significant proportion of the population does not have access to a bank account.</w:t>
      </w:r>
    </w:p>
    <w:tbl>
      <w:tblPr>
        <w:tblW w:w="4670" w:type="pct"/>
        <w:tblCellSpacing w:w="15"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4821"/>
        <w:gridCol w:w="4267"/>
      </w:tblGrid>
      <w:tr w:rsidR="00BA0C2A" w:rsidRPr="00103D9C" w:rsidTr="003E51B1">
        <w:trPr>
          <w:trHeight w:val="258"/>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rsidTr="003E51B1">
        <w:trPr>
          <w:trHeight w:val="245"/>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sz w:val="20"/>
                <w:szCs w:val="20"/>
              </w:rPr>
            </w:pPr>
            <w:r>
              <w:rPr>
                <w:rFonts w:ascii="Calibri" w:hAnsi="Calibri"/>
                <w:color w:val="393939"/>
                <w:sz w:val="20"/>
                <w:szCs w:val="20"/>
              </w:rPr>
              <w:t>Post-pay voucher</w:t>
            </w:r>
          </w:p>
        </w:tc>
      </w:tr>
      <w:tr w:rsidR="00BA0C2A" w:rsidRPr="00103D9C" w:rsidTr="003E51B1">
        <w:trPr>
          <w:trHeight w:val="245"/>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sz w:val="20"/>
                <w:szCs w:val="20"/>
              </w:rPr>
            </w:pPr>
            <w:r>
              <w:rPr>
                <w:rFonts w:ascii="Calibri" w:hAnsi="Calibri"/>
                <w:color w:val="393939"/>
                <w:sz w:val="20"/>
                <w:szCs w:val="20"/>
              </w:rPr>
              <w:t>Brazil</w:t>
            </w:r>
          </w:p>
        </w:tc>
      </w:tr>
      <w:tr w:rsidR="00BA0C2A" w:rsidRPr="00103D9C" w:rsidTr="003E51B1">
        <w:trPr>
          <w:trHeight w:val="25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Default="00BA0C2A" w:rsidP="00BA0C2A">
            <w:pPr>
              <w:pStyle w:val="tablebody"/>
              <w:spacing w:before="0" w:beforeAutospacing="0" w:after="0" w:afterAutospacing="0"/>
              <w:ind w:left="1080"/>
              <w:rPr>
                <w:rFonts w:ascii="Calibri" w:hAnsi="Calibri"/>
                <w:color w:val="393939"/>
                <w:sz w:val="20"/>
                <w:szCs w:val="20"/>
              </w:rPr>
            </w:pPr>
            <w:r>
              <w:rPr>
                <w:rFonts w:ascii="Calibri" w:hAnsi="Calibri"/>
                <w:color w:val="393939"/>
                <w:sz w:val="20"/>
                <w:szCs w:val="20"/>
              </w:rPr>
              <w:t>BRL</w:t>
            </w:r>
          </w:p>
        </w:tc>
      </w:tr>
      <w:tr w:rsidR="00BA0C2A" w:rsidRPr="00103D9C" w:rsidTr="003E51B1">
        <w:trPr>
          <w:trHeight w:val="231"/>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20" w:lineRule="atLeast"/>
              <w:ind w:left="1080"/>
              <w:rPr>
                <w:rFonts w:ascii="Verdana" w:eastAsia="Times New Roman" w:hAnsi="Verdana" w:cs="Times New Roman"/>
                <w:sz w:val="20"/>
                <w:szCs w:val="20"/>
              </w:rPr>
            </w:pPr>
            <w:r w:rsidRPr="00103D9C">
              <w:rPr>
                <w:rFonts w:ascii="Calibri" w:hAnsi="Calibri"/>
                <w:color w:val="393939"/>
                <w:sz w:val="20"/>
                <w:szCs w:val="20"/>
              </w:rPr>
              <w:t>DIRECT</w:t>
            </w:r>
          </w:p>
        </w:tc>
      </w:tr>
    </w:tbl>
    <w:p w:rsidR="00BA0C2A" w:rsidRDefault="00BA0C2A" w:rsidP="00BA0C2A">
      <w:pPr>
        <w:pStyle w:val="Heading4"/>
        <w:keepNext/>
        <w:keepLines/>
        <w:ind w:left="1800"/>
      </w:pPr>
      <w:bookmarkStart w:id="99" w:name="_Toc400982043"/>
      <w:r>
        <w:t>Request Attribute Mapping</w:t>
      </w:r>
      <w:bookmarkEnd w:id="99"/>
    </w:p>
    <w:p w:rsidR="00BA0C2A" w:rsidRDefault="00BA0C2A" w:rsidP="00BA0C2A">
      <w:pPr>
        <w:spacing w:after="0" w:line="240" w:lineRule="auto"/>
        <w:ind w:left="1080"/>
      </w:pPr>
      <w:r>
        <w:t>&lt;?xml version="1.0" encoding="UTF-8"?&gt;</w:t>
      </w:r>
    </w:p>
    <w:p w:rsidR="00BA0C2A" w:rsidRDefault="00BA0C2A" w:rsidP="00BA0C2A">
      <w:pPr>
        <w:spacing w:after="0" w:line="240" w:lineRule="auto"/>
        <w:ind w:left="1080"/>
      </w:pPr>
      <w:r>
        <w:t>&lt;!DOCTYPE paymentService PUBLIC "-//</w:t>
      </w:r>
      <w:r w:rsidR="00C04461">
        <w:t>Worldpay</w:t>
      </w:r>
      <w:r>
        <w:t xml:space="preserve">/DTD </w:t>
      </w:r>
      <w:r w:rsidR="00C04461">
        <w:t>Worldpay</w:t>
      </w:r>
      <w:r>
        <w:t xml:space="preserve"> PaymentService v1//EN" "http://dtd.worldpay.com/paymentService_v1.dtd"&gt;</w:t>
      </w: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&lt;submit&gt;</w:t>
      </w:r>
    </w:p>
    <w:p w:rsidR="00BA0C2A" w:rsidRDefault="00BA0C2A" w:rsidP="00BA0C2A">
      <w:pPr>
        <w:spacing w:after="0" w:line="240" w:lineRule="auto"/>
        <w:ind w:left="1080"/>
      </w:pPr>
      <w:r>
        <w:t xml:space="preserve"> &lt;order orderCode="Example_Boleto_Order_32"&gt;</w:t>
      </w:r>
    </w:p>
    <w:p w:rsidR="00BA0C2A" w:rsidRDefault="00BA0C2A" w:rsidP="00BA0C2A">
      <w:pPr>
        <w:spacing w:after="0" w:line="240" w:lineRule="auto"/>
        <w:ind w:left="1080"/>
      </w:pPr>
      <w:r>
        <w:t xml:space="preserve">   &lt;description&gt;test order&lt;/description&gt;</w:t>
      </w:r>
    </w:p>
    <w:p w:rsidR="00BA0C2A" w:rsidRDefault="00BA0C2A" w:rsidP="00BA0C2A">
      <w:pPr>
        <w:spacing w:after="0" w:line="240" w:lineRule="auto"/>
        <w:ind w:left="1080"/>
      </w:pPr>
      <w:r>
        <w:t xml:space="preserve">  &lt;amount value="2000" currencyCode="BRL" exponent="2"/&gt;</w:t>
      </w:r>
    </w:p>
    <w:p w:rsidR="00BA0C2A" w:rsidRDefault="00BA0C2A" w:rsidP="00BA0C2A">
      <w:pPr>
        <w:spacing w:after="0" w:line="240" w:lineRule="auto"/>
        <w:ind w:left="1080"/>
      </w:pPr>
      <w:r>
        <w:t xml:space="preserve">  &lt;orderContent&gt;</w:t>
      </w:r>
    </w:p>
    <w:p w:rsidR="00BA0C2A" w:rsidRDefault="00BA0C2A" w:rsidP="00BA0C2A">
      <w:pPr>
        <w:spacing w:after="0" w:line="240" w:lineRule="auto"/>
        <w:ind w:left="1080"/>
      </w:pPr>
      <w:r>
        <w:t xml:space="preserve">   &lt;![CDATA[]]&gt;</w:t>
      </w:r>
    </w:p>
    <w:p w:rsidR="00BA0C2A" w:rsidRDefault="00BA0C2A" w:rsidP="00BA0C2A">
      <w:pPr>
        <w:spacing w:after="0" w:line="240" w:lineRule="auto"/>
        <w:ind w:left="1080"/>
      </w:pPr>
      <w:r>
        <w:t xml:space="preserve">  &lt;/orderContent&gt;</w:t>
      </w:r>
    </w:p>
    <w:p w:rsidR="00BA0C2A" w:rsidRDefault="00BA0C2A" w:rsidP="00BA0C2A">
      <w:pPr>
        <w:spacing w:after="0" w:line="240" w:lineRule="auto"/>
        <w:ind w:left="1080"/>
      </w:pPr>
      <w:r>
        <w:lastRenderedPageBreak/>
        <w:t xml:space="preserve">   &lt;paymentDetails&gt;</w:t>
      </w:r>
    </w:p>
    <w:p w:rsidR="00BA0C2A" w:rsidRDefault="00BA0C2A" w:rsidP="00BA0C2A">
      <w:pPr>
        <w:spacing w:after="0" w:line="240" w:lineRule="auto"/>
        <w:ind w:left="1080"/>
      </w:pPr>
      <w:r>
        <w:t xml:space="preserve">     &lt;BOLETO-SSL shopperCountryCode="BR"&gt;</w:t>
      </w:r>
    </w:p>
    <w:p w:rsidR="00BA0C2A" w:rsidRDefault="00BA0C2A" w:rsidP="00BA0C2A">
      <w:pPr>
        <w:spacing w:after="0" w:line="240" w:lineRule="auto"/>
        <w:ind w:left="1080"/>
      </w:pPr>
      <w:r>
        <w:t xml:space="preserve">      &lt;cpf&gt;263.946.533-30&lt;/cpf&gt;</w:t>
      </w:r>
    </w:p>
    <w:p w:rsidR="00BA0C2A" w:rsidRDefault="00BA0C2A" w:rsidP="00BA0C2A">
      <w:pPr>
        <w:spacing w:after="0" w:line="240" w:lineRule="auto"/>
        <w:ind w:left="1080"/>
      </w:pPr>
      <w:r>
        <w:t xml:space="preserve">      &lt;successURL&gt;http://www.worldpay.com/successURL&lt;/successURL&gt;</w:t>
      </w:r>
    </w:p>
    <w:p w:rsidR="00BA0C2A" w:rsidRDefault="00BA0C2A" w:rsidP="00BA0C2A">
      <w:pPr>
        <w:spacing w:after="0" w:line="240" w:lineRule="auto"/>
        <w:ind w:left="1080"/>
      </w:pPr>
      <w:r>
        <w:t xml:space="preserve">      &lt;cancelURL&gt;http://www.worldpay.com/cancelURL&lt;/cancelURL&gt;    </w:t>
      </w:r>
    </w:p>
    <w:p w:rsidR="00BA0C2A" w:rsidRDefault="00BA0C2A" w:rsidP="00BA0C2A">
      <w:pPr>
        <w:spacing w:after="0" w:line="240" w:lineRule="auto"/>
        <w:ind w:left="1080"/>
      </w:pPr>
      <w:r>
        <w:t xml:space="preserve">      &lt;pendingURL&gt;http://www.worldpay.com/pendingURL&lt;/pendingURL&gt;</w:t>
      </w:r>
    </w:p>
    <w:p w:rsidR="00BA0C2A" w:rsidRDefault="00BA0C2A" w:rsidP="00BA0C2A">
      <w:pPr>
        <w:spacing w:after="0" w:line="240" w:lineRule="auto"/>
        <w:ind w:left="1080"/>
      </w:pPr>
      <w:r>
        <w:t xml:space="preserve">    &lt;/BOLETO-SSL&gt;</w:t>
      </w:r>
    </w:p>
    <w:p w:rsidR="00BA0C2A" w:rsidRDefault="00BA0C2A" w:rsidP="00BA0C2A">
      <w:pPr>
        <w:spacing w:after="0" w:line="240" w:lineRule="auto"/>
        <w:ind w:left="1080"/>
      </w:pPr>
      <w:r>
        <w:t xml:space="preserve">  &lt;/paymentDetails&gt;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&lt;shopperEmailAddress&gt;shopper@worldpay.com&lt;/shopperEmailAddress&gt;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&lt;shippingAddress&gt;</w:t>
      </w:r>
    </w:p>
    <w:p w:rsidR="00BA0C2A" w:rsidRDefault="00BA0C2A" w:rsidP="00BA0C2A">
      <w:pPr>
        <w:spacing w:after="0" w:line="240" w:lineRule="auto"/>
        <w:ind w:left="1080"/>
      </w:pPr>
      <w:r>
        <w:t xml:space="preserve">       &lt;address&gt;</w:t>
      </w:r>
    </w:p>
    <w:p w:rsidR="00BA0C2A" w:rsidRDefault="00BA0C2A" w:rsidP="00BA0C2A">
      <w:pPr>
        <w:spacing w:after="0" w:line="240" w:lineRule="auto"/>
        <w:ind w:left="1080"/>
      </w:pPr>
      <w:r>
        <w:t xml:space="preserve">         &lt;firstName&gt;Joe&lt;/firstName&gt;</w:t>
      </w:r>
    </w:p>
    <w:p w:rsidR="00BA0C2A" w:rsidRDefault="00BA0C2A" w:rsidP="00BA0C2A">
      <w:pPr>
        <w:spacing w:after="0" w:line="240" w:lineRule="auto"/>
        <w:ind w:left="1080"/>
      </w:pPr>
      <w:r>
        <w:t xml:space="preserve">         &lt;lastName&gt;Bloggs&lt;/lastName&gt;</w:t>
      </w:r>
    </w:p>
    <w:p w:rsidR="00BA0C2A" w:rsidRDefault="00BA0C2A" w:rsidP="00BA0C2A">
      <w:pPr>
        <w:spacing w:after="0" w:line="240" w:lineRule="auto"/>
        <w:ind w:left="1080"/>
      </w:pPr>
      <w:r>
        <w:t xml:space="preserve">         &lt;address1&gt;Rua Castilho 34&lt;/address1&gt;</w:t>
      </w:r>
    </w:p>
    <w:p w:rsidR="00BA0C2A" w:rsidRDefault="00BA0C2A" w:rsidP="00BA0C2A">
      <w:pPr>
        <w:spacing w:after="0" w:line="240" w:lineRule="auto"/>
        <w:ind w:left="1080"/>
      </w:pPr>
      <w:r>
        <w:t xml:space="preserve">         &lt;address2&gt;Santo André&lt;/address2&gt;</w:t>
      </w:r>
    </w:p>
    <w:p w:rsidR="00BA0C2A" w:rsidRDefault="00BA0C2A" w:rsidP="00BA0C2A">
      <w:pPr>
        <w:spacing w:after="0" w:line="240" w:lineRule="auto"/>
        <w:ind w:left="1080"/>
      </w:pPr>
      <w:r>
        <w:t xml:space="preserve">         &lt;address3&gt;&lt;/address3&gt;</w:t>
      </w:r>
    </w:p>
    <w:p w:rsidR="00BA0C2A" w:rsidRDefault="00BA0C2A" w:rsidP="00BA0C2A">
      <w:pPr>
        <w:spacing w:after="0" w:line="240" w:lineRule="auto"/>
        <w:ind w:left="1080"/>
      </w:pPr>
      <w:r>
        <w:t xml:space="preserve">         &lt;postalCode&gt;04642-000&lt;/postalCode&gt;</w:t>
      </w:r>
    </w:p>
    <w:p w:rsidR="00BA0C2A" w:rsidRDefault="00BA0C2A" w:rsidP="00BA0C2A">
      <w:pPr>
        <w:spacing w:after="0" w:line="240" w:lineRule="auto"/>
        <w:ind w:left="1080"/>
      </w:pPr>
      <w:r>
        <w:t xml:space="preserve">         &lt;city&gt;São Paulo&lt;/city&gt;</w:t>
      </w:r>
    </w:p>
    <w:p w:rsidR="00BA0C2A" w:rsidRDefault="00BA0C2A" w:rsidP="00BA0C2A">
      <w:pPr>
        <w:spacing w:after="0" w:line="240" w:lineRule="auto"/>
        <w:ind w:left="1080"/>
      </w:pPr>
      <w:r>
        <w:t xml:space="preserve">         &lt;state&gt;São Paulo&lt;/state&gt;</w:t>
      </w:r>
    </w:p>
    <w:p w:rsidR="00BA0C2A" w:rsidRDefault="00BA0C2A" w:rsidP="00BA0C2A">
      <w:pPr>
        <w:spacing w:after="0" w:line="240" w:lineRule="auto"/>
        <w:ind w:left="1080"/>
      </w:pPr>
      <w:r>
        <w:t xml:space="preserve">         &lt;countryCode&gt;BR&lt;/countryCode&gt;</w:t>
      </w:r>
    </w:p>
    <w:p w:rsidR="00BA0C2A" w:rsidRDefault="00BA0C2A" w:rsidP="00BA0C2A">
      <w:pPr>
        <w:spacing w:after="0" w:line="240" w:lineRule="auto"/>
        <w:ind w:left="1080"/>
      </w:pPr>
      <w:r>
        <w:t xml:space="preserve">         &lt;telephoneNumber&gt;0123456789&lt;/telephoneNumber&gt;</w:t>
      </w:r>
    </w:p>
    <w:p w:rsidR="00BA0C2A" w:rsidRDefault="00BA0C2A" w:rsidP="00BA0C2A">
      <w:pPr>
        <w:spacing w:after="0" w:line="240" w:lineRule="auto"/>
        <w:ind w:left="1080"/>
      </w:pPr>
      <w:r>
        <w:t xml:space="preserve">       &lt;/address&gt;</w:t>
      </w:r>
    </w:p>
    <w:p w:rsidR="00BA0C2A" w:rsidRDefault="00BA0C2A" w:rsidP="00BA0C2A">
      <w:pPr>
        <w:spacing w:after="0" w:line="240" w:lineRule="auto"/>
        <w:ind w:left="1080"/>
      </w:pPr>
      <w:r>
        <w:t xml:space="preserve">     &lt;/shippingAddress&gt;</w:t>
      </w:r>
    </w:p>
    <w:p w:rsidR="00BA0C2A" w:rsidRDefault="00BA0C2A" w:rsidP="00BA0C2A">
      <w:pPr>
        <w:spacing w:after="0" w:line="240" w:lineRule="auto"/>
        <w:ind w:left="1080"/>
      </w:pPr>
      <w:r>
        <w:t xml:space="preserve">      &lt;/order&gt;</w:t>
      </w:r>
    </w:p>
    <w:p w:rsidR="00BA0C2A" w:rsidRDefault="00BA0C2A" w:rsidP="00BA0C2A">
      <w:pPr>
        <w:spacing w:after="0" w:line="240" w:lineRule="auto"/>
        <w:ind w:left="1080"/>
      </w:pPr>
      <w:r>
        <w:t>&lt;/submit&gt;</w:t>
      </w:r>
    </w:p>
    <w:p w:rsidR="00BA0C2A" w:rsidRPr="008E71B2" w:rsidRDefault="00BA0C2A" w:rsidP="00BA0C2A">
      <w:pPr>
        <w:spacing w:after="0" w:line="240" w:lineRule="auto"/>
        <w:ind w:left="1080"/>
      </w:pPr>
      <w:r>
        <w:t>&lt;/paymentService&gt;</w:t>
      </w:r>
    </w:p>
    <w:p w:rsidR="00BA0C2A" w:rsidRDefault="00BA0C2A" w:rsidP="00BA0C2A">
      <w:pPr>
        <w:pStyle w:val="Heading4"/>
        <w:keepNext/>
        <w:keepLines/>
        <w:ind w:left="1800"/>
      </w:pPr>
      <w:bookmarkStart w:id="100" w:name="_Toc400982044"/>
      <w:r>
        <w:t>Response Attribute Mapping</w:t>
      </w:r>
      <w:bookmarkEnd w:id="100"/>
    </w:p>
    <w:p w:rsidR="00BA0C2A" w:rsidRDefault="00BA0C2A" w:rsidP="00BA0C2A">
      <w:pPr>
        <w:spacing w:after="0" w:line="240" w:lineRule="auto"/>
        <w:ind w:left="1080"/>
      </w:pPr>
      <w:r>
        <w:t>&lt;?xml version="1.0" encoding="UTF-8"?&gt;</w:t>
      </w:r>
    </w:p>
    <w:p w:rsidR="00BA0C2A" w:rsidRDefault="00BA0C2A" w:rsidP="00BA0C2A">
      <w:pPr>
        <w:spacing w:after="0" w:line="240" w:lineRule="auto"/>
        <w:ind w:left="1080"/>
      </w:pPr>
      <w:r>
        <w:t>&lt;!DOCTYPE paymentService PUBLIC "-//</w:t>
      </w:r>
      <w:r w:rsidR="00C04461">
        <w:t>Worldpay</w:t>
      </w:r>
      <w:r>
        <w:t xml:space="preserve">//DTD </w:t>
      </w:r>
      <w:r w:rsidR="00C04461">
        <w:t>Worldpay</w:t>
      </w:r>
      <w:r>
        <w:t xml:space="preserve"> PaymentService v1//EN"</w:t>
      </w:r>
    </w:p>
    <w:p w:rsidR="00BA0C2A" w:rsidRDefault="00BA0C2A" w:rsidP="00BA0C2A">
      <w:pPr>
        <w:spacing w:after="0" w:line="240" w:lineRule="auto"/>
        <w:ind w:left="1080"/>
      </w:pPr>
      <w:r>
        <w:t xml:space="preserve">                                "http://dtd.worldpay.com/paymentService_v1.dtd"&gt;</w:t>
      </w: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 xml:space="preserve">        &lt;orderStatus orderCode="Example_Boleto_Order_32"&gt;</w:t>
      </w:r>
    </w:p>
    <w:p w:rsidR="00BA0C2A" w:rsidRDefault="00BA0C2A" w:rsidP="00BA0C2A">
      <w:pPr>
        <w:spacing w:after="0" w:line="240" w:lineRule="auto"/>
        <w:ind w:left="1080"/>
      </w:pPr>
      <w:r>
        <w:t xml:space="preserve">            &lt;reference id="3015902434"&gt;https://secure-test.worldpay.com/jsp/test/shopper/APMSTSimulator.jsp?customerRef=3013397009&amp;amp;paymentMethod=BOLETO&lt;/reference&gt;</w:t>
      </w:r>
    </w:p>
    <w:p w:rsidR="00BA0C2A" w:rsidRDefault="00BA0C2A" w:rsidP="00BA0C2A">
      <w:pPr>
        <w:spacing w:after="0" w:line="240" w:lineRule="auto"/>
        <w:ind w:left="1080"/>
      </w:pPr>
      <w:r>
        <w:t xml:space="preserve">        &lt;/orderStatus&gt;</w:t>
      </w:r>
    </w:p>
    <w:p w:rsidR="00BA0C2A" w:rsidRDefault="00BA0C2A" w:rsidP="00BA0C2A">
      <w:pPr>
        <w:spacing w:after="0" w:line="240" w:lineRule="auto"/>
        <w:ind w:left="1080"/>
      </w:pPr>
      <w:r>
        <w:t xml:space="preserve">    &lt;/reply&gt;</w:t>
      </w:r>
    </w:p>
    <w:p w:rsidR="00BA0C2A" w:rsidRPr="008E71B2" w:rsidRDefault="00BA0C2A" w:rsidP="00BA0C2A">
      <w:pPr>
        <w:spacing w:after="0" w:line="240" w:lineRule="auto"/>
        <w:ind w:left="1080"/>
      </w:pPr>
      <w:r>
        <w:t>&lt;/paymentService&gt;</w:t>
      </w:r>
    </w:p>
    <w:p w:rsidR="00BA0C2A" w:rsidRDefault="00BA0C2A" w:rsidP="00BA0C2A">
      <w:pPr>
        <w:ind w:left="1080"/>
      </w:pPr>
    </w:p>
    <w:p w:rsidR="00BA0C2A" w:rsidRPr="00F61D5D" w:rsidRDefault="00755D05" w:rsidP="00F61D5D">
      <w:pPr>
        <w:pStyle w:val="Heading3"/>
        <w:keepNext/>
        <w:keepLines/>
        <w:numPr>
          <w:ilvl w:val="2"/>
          <w:numId w:val="47"/>
        </w:numPr>
        <w:pBdr>
          <w:bottom w:val="none" w:sz="0" w:space="0" w:color="auto"/>
        </w:pBdr>
        <w:spacing w:line="276" w:lineRule="auto"/>
        <w:ind w:left="1764"/>
        <w:rPr>
          <w:i w:val="0"/>
          <w:sz w:val="24"/>
          <w:szCs w:val="24"/>
        </w:rPr>
      </w:pPr>
      <w:bookmarkStart w:id="101" w:name="_Toc400982045"/>
      <w:bookmarkStart w:id="102" w:name="_Toc18418348"/>
      <w:r w:rsidRPr="00F61D5D">
        <w:rPr>
          <w:i w:val="0"/>
          <w:sz w:val="24"/>
          <w:szCs w:val="24"/>
        </w:rPr>
        <w:t>MISTER CASH</w:t>
      </w:r>
      <w:bookmarkEnd w:id="101"/>
      <w:bookmarkEnd w:id="102"/>
    </w:p>
    <w:p w:rsidR="00BA0C2A" w:rsidRPr="008E71B2" w:rsidRDefault="00BA0C2A" w:rsidP="00BA0C2A">
      <w:pPr>
        <w:ind w:left="1080"/>
      </w:pPr>
      <w:r>
        <w:rPr>
          <w:rFonts w:ascii="Calibri" w:hAnsi="Calibri"/>
          <w:color w:val="393939"/>
          <w:sz w:val="21"/>
          <w:szCs w:val="21"/>
        </w:rPr>
        <w:t>Mister Cash/Bancontact is a debit card service available in Belgium. Shoppers can use this service to make real-time card payments for products and services.</w:t>
      </w:r>
      <w:r>
        <w:rPr>
          <w:rStyle w:val="apple-converted-space"/>
          <w:rFonts w:ascii="Calibri" w:hAnsi="Calibri"/>
          <w:color w:val="393939"/>
          <w:sz w:val="21"/>
          <w:szCs w:val="21"/>
        </w:rPr>
        <w:t> </w:t>
      </w:r>
    </w:p>
    <w:tbl>
      <w:tblPr>
        <w:tblW w:w="4381" w:type="pct"/>
        <w:tblCellSpacing w:w="15" w:type="dxa"/>
        <w:tblInd w:w="576"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4438"/>
        <w:gridCol w:w="4087"/>
      </w:tblGrid>
      <w:tr w:rsidR="00BA0C2A" w:rsidRPr="00103D9C" w:rsidTr="003E51B1">
        <w:trPr>
          <w:trHeight w:val="211"/>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rsidTr="003E51B1">
        <w:trPr>
          <w:trHeight w:val="201"/>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504"/>
              <w:rPr>
                <w:rFonts w:ascii="Calibri" w:eastAsia="Times New Roman" w:hAnsi="Calibri" w:cs="Times New Roman"/>
                <w:b/>
                <w:bCs/>
                <w:sz w:val="20"/>
                <w:szCs w:val="20"/>
              </w:rPr>
            </w:pPr>
            <w:r>
              <w:rPr>
                <w:rFonts w:ascii="Calibri" w:hAnsi="Calibri"/>
                <w:b/>
                <w:bCs/>
                <w:color w:val="393939"/>
                <w:sz w:val="20"/>
                <w:szCs w:val="20"/>
              </w:rPr>
              <w:lastRenderedPageBreak/>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504"/>
              <w:rPr>
                <w:rFonts w:ascii="Calibri" w:eastAsia="Times New Roman" w:hAnsi="Calibri" w:cs="Times New Roman"/>
                <w:sz w:val="20"/>
                <w:szCs w:val="20"/>
              </w:rPr>
            </w:pPr>
            <w:r>
              <w:rPr>
                <w:rFonts w:ascii="Calibri" w:hAnsi="Calibri"/>
                <w:color w:val="393939"/>
                <w:sz w:val="20"/>
                <w:szCs w:val="20"/>
              </w:rPr>
              <w:t>Debit  Card payment</w:t>
            </w:r>
          </w:p>
        </w:tc>
      </w:tr>
      <w:tr w:rsidR="00BA0C2A" w:rsidRPr="00103D9C" w:rsidTr="003E51B1">
        <w:trPr>
          <w:trHeight w:val="201"/>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sz w:val="20"/>
                <w:szCs w:val="20"/>
              </w:rPr>
            </w:pPr>
            <w:r>
              <w:rPr>
                <w:rFonts w:ascii="Calibri" w:hAnsi="Calibri"/>
                <w:color w:val="393939"/>
                <w:sz w:val="20"/>
                <w:szCs w:val="20"/>
              </w:rPr>
              <w:t>Belgium</w:t>
            </w:r>
          </w:p>
        </w:tc>
      </w:tr>
      <w:tr w:rsidR="00BA0C2A" w:rsidRPr="00103D9C" w:rsidTr="003E51B1">
        <w:trPr>
          <w:trHeight w:val="211"/>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504"/>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Default="003E470C" w:rsidP="003E470C">
            <w:pPr>
              <w:spacing w:after="0" w:line="240" w:lineRule="auto"/>
              <w:ind w:left="504"/>
              <w:rPr>
                <w:rFonts w:ascii="Calibri" w:hAnsi="Calibri"/>
                <w:color w:val="393939"/>
                <w:sz w:val="20"/>
                <w:szCs w:val="20"/>
              </w:rPr>
            </w:pPr>
            <w:r w:rsidRPr="003E470C">
              <w:rPr>
                <w:rFonts w:ascii="Calibri" w:hAnsi="Calibri"/>
                <w:color w:val="393939"/>
                <w:sz w:val="20"/>
                <w:szCs w:val="20"/>
              </w:rPr>
              <w:t>EUR</w:t>
            </w:r>
          </w:p>
        </w:tc>
      </w:tr>
      <w:tr w:rsidR="00BA0C2A" w:rsidRPr="00103D9C" w:rsidTr="003E51B1">
        <w:trPr>
          <w:trHeight w:val="201"/>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20" w:lineRule="atLeast"/>
              <w:ind w:left="504"/>
              <w:rPr>
                <w:rFonts w:ascii="Verdana" w:eastAsia="Times New Roman" w:hAnsi="Verdana" w:cs="Times New Roman"/>
                <w:sz w:val="20"/>
                <w:szCs w:val="20"/>
              </w:rPr>
            </w:pPr>
            <w:r w:rsidRPr="00103D9C">
              <w:rPr>
                <w:rFonts w:ascii="Calibri" w:hAnsi="Calibri"/>
                <w:color w:val="393939"/>
                <w:sz w:val="20"/>
                <w:szCs w:val="20"/>
              </w:rPr>
              <w:t>DIRECT</w:t>
            </w:r>
          </w:p>
        </w:tc>
      </w:tr>
    </w:tbl>
    <w:p w:rsidR="00BA0C2A" w:rsidRDefault="00BA0C2A" w:rsidP="00BA0C2A">
      <w:pPr>
        <w:pStyle w:val="Heading4"/>
        <w:keepNext/>
        <w:keepLines/>
        <w:ind w:left="1800"/>
      </w:pPr>
      <w:bookmarkStart w:id="103" w:name="_Toc400982046"/>
      <w:r>
        <w:t>Request Attribute Mapping</w:t>
      </w:r>
      <w:bookmarkEnd w:id="103"/>
    </w:p>
    <w:p w:rsidR="00BA0C2A" w:rsidRDefault="00BA0C2A" w:rsidP="00BA0C2A">
      <w:pPr>
        <w:spacing w:after="0" w:line="240" w:lineRule="auto"/>
        <w:ind w:left="1080"/>
      </w:pPr>
      <w:r>
        <w:t>&lt;?xml version='1.0' ?&gt;</w:t>
      </w:r>
    </w:p>
    <w:p w:rsidR="00BA0C2A" w:rsidRDefault="00BA0C2A" w:rsidP="00BA0C2A">
      <w:pPr>
        <w:spacing w:after="0" w:line="240" w:lineRule="auto"/>
        <w:ind w:left="1080"/>
      </w:pPr>
      <w:r>
        <w:t>&lt;!DOCTYPE paymentService PUBLIC '-//</w:t>
      </w:r>
      <w:r w:rsidR="00C04461">
        <w:t>Worldpay</w:t>
      </w:r>
      <w:r>
        <w:t xml:space="preserve">//DTD </w:t>
      </w:r>
      <w:r w:rsidR="00C04461">
        <w:t>Worldpay</w:t>
      </w:r>
      <w:r>
        <w:t xml:space="preserve"> PaymentService v1//EN' 'dtd/paymentService_v1.dtd'&gt;</w:t>
      </w:r>
    </w:p>
    <w:p w:rsidR="00BA0C2A" w:rsidRDefault="00BA0C2A" w:rsidP="00BA0C2A">
      <w:pPr>
        <w:spacing w:after="0" w:line="240" w:lineRule="auto"/>
        <w:ind w:left="1080"/>
      </w:pPr>
      <w:r>
        <w:t>&lt;paymentService merchantCode='SAPIENTNITROECOM' version='1.4'&gt;</w:t>
      </w:r>
    </w:p>
    <w:p w:rsidR="00BA0C2A" w:rsidRDefault="00BA0C2A" w:rsidP="00BA0C2A">
      <w:pPr>
        <w:spacing w:after="0" w:line="240" w:lineRule="auto"/>
        <w:ind w:left="1080"/>
      </w:pPr>
      <w:r>
        <w:t xml:space="preserve"> &lt;submit&gt;</w:t>
      </w:r>
    </w:p>
    <w:p w:rsidR="00BA0C2A" w:rsidRDefault="00BA0C2A" w:rsidP="00BA0C2A">
      <w:pPr>
        <w:spacing w:after="0" w:line="240" w:lineRule="auto"/>
        <w:ind w:left="1080"/>
      </w:pPr>
      <w:r>
        <w:t xml:space="preserve">   &lt;order orderCode='ORDERCODE_Mister_Cash'&gt;</w:t>
      </w:r>
    </w:p>
    <w:p w:rsidR="00BA0C2A" w:rsidRDefault="00BA0C2A" w:rsidP="00BA0C2A">
      <w:pPr>
        <w:spacing w:after="0" w:line="240" w:lineRule="auto"/>
        <w:ind w:left="1080"/>
      </w:pPr>
      <w:r>
        <w:t xml:space="preserve">     &lt;description&gt;Description here&lt;/description&gt;</w:t>
      </w:r>
    </w:p>
    <w:p w:rsidR="00BA0C2A" w:rsidRDefault="00BA0C2A" w:rsidP="00BA0C2A">
      <w:pPr>
        <w:spacing w:after="0" w:line="240" w:lineRule="auto"/>
        <w:ind w:left="1080"/>
      </w:pPr>
      <w:r>
        <w:t xml:space="preserve">     &lt;amount currencyCode='EUR' value='100' exponent='2'/&gt;</w:t>
      </w:r>
    </w:p>
    <w:p w:rsidR="00BA0C2A" w:rsidRDefault="00BA0C2A" w:rsidP="00BA0C2A">
      <w:pPr>
        <w:spacing w:after="0" w:line="240" w:lineRule="auto"/>
        <w:ind w:left="1080"/>
      </w:pPr>
      <w:r>
        <w:t xml:space="preserve">     &lt;orderContent&gt;Order Content Here&lt;/orderContent&gt;</w:t>
      </w:r>
    </w:p>
    <w:p w:rsidR="00BA0C2A" w:rsidRDefault="00BA0C2A" w:rsidP="00BA0C2A">
      <w:pPr>
        <w:spacing w:after="0" w:line="240" w:lineRule="auto"/>
        <w:ind w:left="1080"/>
      </w:pPr>
      <w:r>
        <w:t xml:space="preserve">     &lt;paymentDetails&gt;</w:t>
      </w:r>
    </w:p>
    <w:p w:rsidR="00BA0C2A" w:rsidRDefault="00BA0C2A" w:rsidP="00BA0C2A">
      <w:pPr>
        <w:spacing w:after="0" w:line="240" w:lineRule="auto"/>
        <w:ind w:left="1080"/>
      </w:pPr>
      <w:r>
        <w:t xml:space="preserve">       &lt;MISTERCASH-SSL shopperCountryCode='BE'&gt;</w:t>
      </w:r>
    </w:p>
    <w:p w:rsidR="00BA0C2A" w:rsidRDefault="00BA0C2A" w:rsidP="00BA0C2A">
      <w:pPr>
        <w:spacing w:after="0" w:line="240" w:lineRule="auto"/>
        <w:ind w:left="1080"/>
      </w:pPr>
      <w:r>
        <w:t xml:space="preserve">     &lt;successURL&gt;http://www.worldpay.com/successURL&lt;/successURL&gt;</w:t>
      </w:r>
    </w:p>
    <w:p w:rsidR="00BA0C2A" w:rsidRDefault="00BA0C2A" w:rsidP="00BA0C2A">
      <w:pPr>
        <w:spacing w:after="0" w:line="240" w:lineRule="auto"/>
        <w:ind w:left="1080"/>
      </w:pPr>
      <w:r>
        <w:t xml:space="preserve">     &lt;cancelURL&gt;http://www.worldpay.com/cancelURL&lt;/cancelURL&gt;</w:t>
      </w:r>
    </w:p>
    <w:p w:rsidR="00BA0C2A" w:rsidRDefault="00BA0C2A" w:rsidP="00BA0C2A">
      <w:pPr>
        <w:spacing w:after="0" w:line="240" w:lineRule="auto"/>
        <w:ind w:left="1080"/>
      </w:pPr>
      <w:r>
        <w:t xml:space="preserve">     &lt;pendingURL&gt;http://www.worldpay.com/pendingURL&lt;/pendingURL&gt;</w:t>
      </w:r>
    </w:p>
    <w:p w:rsidR="00BA0C2A" w:rsidRDefault="00BA0C2A" w:rsidP="00BA0C2A">
      <w:pPr>
        <w:spacing w:after="0" w:line="240" w:lineRule="auto"/>
        <w:ind w:left="1080"/>
      </w:pPr>
      <w:r>
        <w:t xml:space="preserve">       &lt;/MISTERCASH-SSL&gt;</w:t>
      </w:r>
    </w:p>
    <w:p w:rsidR="00BA0C2A" w:rsidRDefault="00BA0C2A" w:rsidP="00BA0C2A">
      <w:pPr>
        <w:spacing w:after="0" w:line="240" w:lineRule="auto"/>
        <w:ind w:left="1080"/>
      </w:pPr>
      <w:r>
        <w:t xml:space="preserve">     &lt;/paymentDetails&gt;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&lt;shopperEmailAddress&gt;shopper@worldpay.com&lt;/shopperEmailAddress&gt;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&lt;shippingAddress&gt;</w:t>
      </w:r>
    </w:p>
    <w:p w:rsidR="00BA0C2A" w:rsidRDefault="00BA0C2A" w:rsidP="00BA0C2A">
      <w:pPr>
        <w:spacing w:after="0" w:line="240" w:lineRule="auto"/>
        <w:ind w:left="1080"/>
      </w:pPr>
      <w:r>
        <w:t xml:space="preserve">       &lt;address&gt;</w:t>
      </w:r>
    </w:p>
    <w:p w:rsidR="00BA0C2A" w:rsidRDefault="00BA0C2A" w:rsidP="00BA0C2A">
      <w:pPr>
        <w:spacing w:after="0" w:line="240" w:lineRule="auto"/>
        <w:ind w:left="1080"/>
      </w:pPr>
      <w:r>
        <w:t xml:space="preserve">         &lt;firstName&gt;Pierre&lt;/firstName&gt;</w:t>
      </w:r>
    </w:p>
    <w:p w:rsidR="00BA0C2A" w:rsidRDefault="00BA0C2A" w:rsidP="00BA0C2A">
      <w:pPr>
        <w:spacing w:after="0" w:line="240" w:lineRule="auto"/>
        <w:ind w:left="1080"/>
      </w:pPr>
      <w:r>
        <w:t xml:space="preserve">         &lt;lastName&gt;Bloggs&lt;/lastName&gt;</w:t>
      </w:r>
    </w:p>
    <w:p w:rsidR="00BA0C2A" w:rsidRDefault="00BA0C2A" w:rsidP="00BA0C2A">
      <w:pPr>
        <w:spacing w:after="0" w:line="240" w:lineRule="auto"/>
        <w:ind w:left="1080"/>
      </w:pPr>
      <w:r>
        <w:t xml:space="preserve">         &lt;address1&gt;Shopperstreet&lt;/address1&gt;</w:t>
      </w:r>
    </w:p>
    <w:p w:rsidR="00BA0C2A" w:rsidRDefault="00BA0C2A" w:rsidP="00BA0C2A">
      <w:pPr>
        <w:spacing w:after="0" w:line="240" w:lineRule="auto"/>
        <w:ind w:left="1080"/>
      </w:pPr>
      <w:r>
        <w:t xml:space="preserve">         &lt;postalCode&gt;1234&lt;/postalCode&gt;</w:t>
      </w:r>
    </w:p>
    <w:p w:rsidR="00BA0C2A" w:rsidRDefault="00BA0C2A" w:rsidP="00BA0C2A">
      <w:pPr>
        <w:spacing w:after="0" w:line="240" w:lineRule="auto"/>
        <w:ind w:left="1080"/>
      </w:pPr>
      <w:r>
        <w:t xml:space="preserve">         &lt;city&gt;Shoppercity&lt;/city&gt;</w:t>
      </w:r>
    </w:p>
    <w:p w:rsidR="00BA0C2A" w:rsidRDefault="00BA0C2A" w:rsidP="00BA0C2A">
      <w:pPr>
        <w:spacing w:after="0" w:line="240" w:lineRule="auto"/>
        <w:ind w:left="1080"/>
      </w:pPr>
      <w:r>
        <w:t xml:space="preserve">         &lt;countryCode&gt;BE&lt;/countryCode&gt;</w:t>
      </w:r>
    </w:p>
    <w:p w:rsidR="00BA0C2A" w:rsidRDefault="00BA0C2A" w:rsidP="00BA0C2A">
      <w:pPr>
        <w:spacing w:after="0" w:line="240" w:lineRule="auto"/>
        <w:ind w:left="1080"/>
      </w:pPr>
      <w:r>
        <w:t xml:space="preserve">       &lt;/address&gt;</w:t>
      </w:r>
    </w:p>
    <w:p w:rsidR="00BA0C2A" w:rsidRDefault="00BA0C2A" w:rsidP="00BA0C2A">
      <w:pPr>
        <w:spacing w:after="0" w:line="240" w:lineRule="auto"/>
        <w:ind w:left="1080"/>
      </w:pPr>
      <w:r>
        <w:t xml:space="preserve">     &lt;/shippingAddress&gt;</w:t>
      </w:r>
    </w:p>
    <w:p w:rsidR="00BA0C2A" w:rsidRDefault="00BA0C2A" w:rsidP="00BA0C2A">
      <w:pPr>
        <w:spacing w:after="0" w:line="240" w:lineRule="auto"/>
        <w:ind w:left="1080"/>
      </w:pPr>
      <w:r>
        <w:t xml:space="preserve">   &lt;/order&gt;</w:t>
      </w:r>
    </w:p>
    <w:p w:rsidR="00BA0C2A" w:rsidRDefault="00BA0C2A" w:rsidP="00BA0C2A">
      <w:pPr>
        <w:spacing w:after="0" w:line="240" w:lineRule="auto"/>
        <w:ind w:left="1080"/>
      </w:pPr>
      <w:r>
        <w:t xml:space="preserve"> &lt;/submit&gt;</w:t>
      </w:r>
    </w:p>
    <w:p w:rsidR="00BA0C2A" w:rsidRPr="008E71B2" w:rsidRDefault="00BA0C2A" w:rsidP="00BA0C2A">
      <w:pPr>
        <w:spacing w:after="0" w:line="240" w:lineRule="auto"/>
        <w:ind w:left="1080"/>
      </w:pPr>
      <w:r>
        <w:t>&lt;/paymentService&gt;</w:t>
      </w:r>
    </w:p>
    <w:p w:rsidR="00BA0C2A" w:rsidRDefault="00BA0C2A" w:rsidP="00BA0C2A">
      <w:pPr>
        <w:pStyle w:val="Heading4"/>
        <w:keepNext/>
        <w:keepLines/>
        <w:ind w:left="1800"/>
      </w:pPr>
      <w:bookmarkStart w:id="104" w:name="_Toc400982047"/>
      <w:r>
        <w:t>Response Attribute Mapping</w:t>
      </w:r>
      <w:bookmarkEnd w:id="104"/>
    </w:p>
    <w:p w:rsidR="00BA0C2A" w:rsidRPr="00E20259" w:rsidRDefault="00BA0C2A" w:rsidP="00BA0C2A">
      <w:pPr>
        <w:spacing w:after="0" w:line="240" w:lineRule="auto"/>
        <w:ind w:left="1080"/>
      </w:pPr>
    </w:p>
    <w:p w:rsidR="00BA0C2A" w:rsidRDefault="00BA0C2A" w:rsidP="00BA0C2A">
      <w:pPr>
        <w:spacing w:after="0" w:line="240" w:lineRule="auto"/>
        <w:ind w:left="1080"/>
      </w:pPr>
      <w:r>
        <w:t>&lt;?xml version="1.0" encoding="UTF-8"?&gt;</w:t>
      </w:r>
    </w:p>
    <w:p w:rsidR="00BA0C2A" w:rsidRDefault="00BA0C2A" w:rsidP="00BA0C2A">
      <w:pPr>
        <w:spacing w:after="0" w:line="240" w:lineRule="auto"/>
        <w:ind w:left="1080"/>
      </w:pPr>
      <w:r>
        <w:t>&lt;!DOCTYPE paymentService PUBLIC "-//</w:t>
      </w:r>
      <w:r w:rsidR="00C04461">
        <w:t>Worldpay</w:t>
      </w:r>
      <w:r>
        <w:t xml:space="preserve">//DTD </w:t>
      </w:r>
      <w:r w:rsidR="00C04461">
        <w:t>Worldpay</w:t>
      </w:r>
      <w:r>
        <w:t xml:space="preserve"> PaymentService v1//EN"</w:t>
      </w:r>
    </w:p>
    <w:p w:rsidR="00BA0C2A" w:rsidRDefault="00BA0C2A" w:rsidP="00BA0C2A">
      <w:pPr>
        <w:spacing w:after="0" w:line="240" w:lineRule="auto"/>
        <w:ind w:left="1080"/>
      </w:pPr>
      <w:r>
        <w:t xml:space="preserve">                                "http://dtd.worldpay.com/paymentService_v1.dtd"&gt;</w:t>
      </w: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 xml:space="preserve">        &lt;orderStatus orderCode="ORDERCODE_Mister_Cash"&gt;</w:t>
      </w:r>
    </w:p>
    <w:p w:rsidR="00BA0C2A" w:rsidRDefault="00BA0C2A" w:rsidP="00BA0C2A">
      <w:pPr>
        <w:spacing w:after="0" w:line="240" w:lineRule="auto"/>
        <w:ind w:left="1080"/>
      </w:pPr>
      <w:r>
        <w:lastRenderedPageBreak/>
        <w:t xml:space="preserve">            &lt;reference id="3015902737"&gt;https://secure-test.worldpay.com/jsp/test/shopper/APMSTSimulator.jsp?customerRef=3013397287&amp;amp;paymentMethod=MISTERCASH&lt;/reference&gt;</w:t>
      </w:r>
    </w:p>
    <w:p w:rsidR="00BA0C2A" w:rsidRDefault="00BA0C2A" w:rsidP="00BA0C2A">
      <w:pPr>
        <w:spacing w:after="0" w:line="240" w:lineRule="auto"/>
        <w:ind w:left="1080"/>
      </w:pPr>
      <w:r>
        <w:t xml:space="preserve">        &lt;/orderStatus&gt;</w:t>
      </w:r>
    </w:p>
    <w:p w:rsidR="00BA0C2A" w:rsidRDefault="00BA0C2A" w:rsidP="00BA0C2A">
      <w:pPr>
        <w:spacing w:after="0" w:line="240" w:lineRule="auto"/>
        <w:ind w:left="1080"/>
      </w:pPr>
      <w:r>
        <w:t xml:space="preserve">    &lt;/reply&gt;</w:t>
      </w:r>
    </w:p>
    <w:p w:rsidR="00BA0C2A" w:rsidRDefault="00BA0C2A" w:rsidP="00BA0C2A">
      <w:pPr>
        <w:ind w:left="1080"/>
      </w:pPr>
      <w:r>
        <w:t>&lt;/paymentService&gt;</w:t>
      </w:r>
    </w:p>
    <w:p w:rsidR="00BA0C2A" w:rsidRPr="00F61D5D" w:rsidRDefault="00755D05" w:rsidP="00F61D5D">
      <w:pPr>
        <w:pStyle w:val="Heading3"/>
        <w:keepNext/>
        <w:keepLines/>
        <w:numPr>
          <w:ilvl w:val="2"/>
          <w:numId w:val="47"/>
        </w:numPr>
        <w:pBdr>
          <w:bottom w:val="none" w:sz="0" w:space="0" w:color="auto"/>
        </w:pBdr>
        <w:spacing w:line="276" w:lineRule="auto"/>
        <w:ind w:left="1764"/>
        <w:rPr>
          <w:i w:val="0"/>
          <w:sz w:val="24"/>
          <w:szCs w:val="24"/>
        </w:rPr>
      </w:pPr>
      <w:bookmarkStart w:id="105" w:name="_Toc400982048"/>
      <w:bookmarkStart w:id="106" w:name="_Toc18418349"/>
      <w:r w:rsidRPr="00F61D5D">
        <w:rPr>
          <w:i w:val="0"/>
          <w:sz w:val="24"/>
          <w:szCs w:val="24"/>
        </w:rPr>
        <w:t>PAYPAL</w:t>
      </w:r>
      <w:bookmarkEnd w:id="105"/>
      <w:bookmarkEnd w:id="106"/>
    </w:p>
    <w:p w:rsidR="00BA0C2A" w:rsidRPr="00060408" w:rsidRDefault="00BA0C2A" w:rsidP="00BA0C2A">
      <w:pPr>
        <w:ind w:left="1080"/>
        <w:rPr>
          <w:rFonts w:ascii="Calibri" w:hAnsi="Calibri"/>
          <w:color w:val="393939"/>
          <w:sz w:val="21"/>
          <w:szCs w:val="21"/>
        </w:rPr>
      </w:pPr>
      <w:r w:rsidRPr="00060408">
        <w:rPr>
          <w:rFonts w:ascii="Calibri" w:hAnsi="Calibri"/>
          <w:color w:val="393939"/>
          <w:sz w:val="21"/>
          <w:szCs w:val="21"/>
        </w:rPr>
        <w:t>PayPal</w:t>
      </w:r>
      <w:r w:rsidRPr="00060408">
        <w:rPr>
          <w:rFonts w:ascii="Calibri" w:hAnsi="Calibri"/>
          <w:color w:val="393939"/>
        </w:rPr>
        <w:t> </w:t>
      </w:r>
      <w:r w:rsidRPr="00060408">
        <w:rPr>
          <w:rFonts w:ascii="Calibri" w:hAnsi="Calibri"/>
          <w:color w:val="393939"/>
          <w:sz w:val="21"/>
          <w:szCs w:val="21"/>
        </w:rPr>
        <w:t>is an American international </w:t>
      </w:r>
      <w:hyperlink r:id="rId15" w:tooltip="E-commerce" w:history="1">
        <w:r w:rsidRPr="00060408">
          <w:rPr>
            <w:rFonts w:ascii="Calibri" w:hAnsi="Calibri"/>
            <w:color w:val="393939"/>
            <w:sz w:val="21"/>
            <w:szCs w:val="21"/>
          </w:rPr>
          <w:t>e-commerce</w:t>
        </w:r>
      </w:hyperlink>
      <w:r w:rsidRPr="00060408">
        <w:rPr>
          <w:rFonts w:ascii="Calibri" w:hAnsi="Calibri"/>
          <w:color w:val="393939"/>
          <w:sz w:val="21"/>
          <w:szCs w:val="21"/>
        </w:rPr>
        <w:t> business allowing payments and money transfers to be made through the Internet.</w:t>
      </w:r>
      <w:hyperlink r:id="rId16" w:tooltip="Online money transfers" w:history="1">
        <w:r w:rsidRPr="00060408">
          <w:rPr>
            <w:rFonts w:ascii="Calibri" w:hAnsi="Calibri"/>
            <w:color w:val="393939"/>
            <w:sz w:val="21"/>
            <w:szCs w:val="21"/>
          </w:rPr>
          <w:t>Online money transfers</w:t>
        </w:r>
      </w:hyperlink>
      <w:r w:rsidRPr="00060408">
        <w:rPr>
          <w:rFonts w:ascii="Calibri" w:hAnsi="Calibri"/>
          <w:color w:val="393939"/>
          <w:sz w:val="21"/>
          <w:szCs w:val="21"/>
        </w:rPr>
        <w:t> serve as electronic alternatives to paying with traditional paper methods, such as </w:t>
      </w:r>
      <w:hyperlink r:id="rId17" w:tooltip="Cheques" w:history="1">
        <w:r w:rsidRPr="00060408">
          <w:rPr>
            <w:rFonts w:ascii="Calibri" w:hAnsi="Calibri"/>
            <w:color w:val="393939"/>
            <w:sz w:val="21"/>
            <w:szCs w:val="21"/>
          </w:rPr>
          <w:t>cheques</w:t>
        </w:r>
      </w:hyperlink>
      <w:r w:rsidRPr="00060408">
        <w:rPr>
          <w:rFonts w:ascii="Calibri" w:hAnsi="Calibri"/>
          <w:color w:val="393939"/>
          <w:sz w:val="21"/>
          <w:szCs w:val="21"/>
        </w:rPr>
        <w:t> and </w:t>
      </w:r>
      <w:hyperlink r:id="rId18" w:tooltip="Money order" w:history="1">
        <w:r w:rsidRPr="00060408">
          <w:rPr>
            <w:rFonts w:ascii="Calibri" w:hAnsi="Calibri"/>
            <w:color w:val="393939"/>
            <w:sz w:val="21"/>
            <w:szCs w:val="21"/>
          </w:rPr>
          <w:t>money orders</w:t>
        </w:r>
      </w:hyperlink>
      <w:r w:rsidRPr="00060408">
        <w:rPr>
          <w:rFonts w:ascii="Calibri" w:hAnsi="Calibri"/>
          <w:color w:val="393939"/>
          <w:sz w:val="21"/>
          <w:szCs w:val="21"/>
        </w:rPr>
        <w:t>. </w:t>
      </w:r>
    </w:p>
    <w:tbl>
      <w:tblPr>
        <w:tblW w:w="3907" w:type="pct"/>
        <w:tblCellSpacing w:w="15" w:type="dxa"/>
        <w:tblInd w:w="1275"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4427"/>
        <w:gridCol w:w="3176"/>
      </w:tblGrid>
      <w:tr w:rsidR="00BA0C2A" w:rsidRPr="00103D9C" w:rsidTr="005E4EC7">
        <w:trPr>
          <w:tblCellSpacing w:w="15" w:type="dxa"/>
        </w:trPr>
        <w:tc>
          <w:tcPr>
            <w:tcW w:w="2883" w:type="pct"/>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2060" w:type="pct"/>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rsidTr="005E4EC7">
        <w:trPr>
          <w:tblCellSpacing w:w="15" w:type="dxa"/>
        </w:trPr>
        <w:tc>
          <w:tcPr>
            <w:tcW w:w="2883" w:type="pct"/>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504"/>
              <w:rPr>
                <w:rFonts w:ascii="Calibri" w:eastAsia="Times New Roman" w:hAnsi="Calibri" w:cs="Times New Roman"/>
                <w:b/>
                <w:bCs/>
                <w:sz w:val="20"/>
                <w:szCs w:val="20"/>
              </w:rPr>
            </w:pPr>
            <w:r>
              <w:rPr>
                <w:rFonts w:ascii="Calibri" w:hAnsi="Calibri"/>
                <w:b/>
                <w:bCs/>
                <w:color w:val="393939"/>
                <w:sz w:val="20"/>
                <w:szCs w:val="20"/>
              </w:rPr>
              <w:t>Payment Type</w:t>
            </w:r>
          </w:p>
        </w:tc>
        <w:tc>
          <w:tcPr>
            <w:tcW w:w="2060" w:type="pct"/>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504"/>
              <w:rPr>
                <w:rFonts w:ascii="Calibri" w:eastAsia="Times New Roman" w:hAnsi="Calibri" w:cs="Times New Roman"/>
                <w:sz w:val="20"/>
                <w:szCs w:val="20"/>
              </w:rPr>
            </w:pPr>
            <w:r>
              <w:rPr>
                <w:rFonts w:ascii="Calibri" w:hAnsi="Calibri"/>
                <w:color w:val="393939"/>
                <w:sz w:val="20"/>
                <w:szCs w:val="20"/>
              </w:rPr>
              <w:t>Debit  Card payment</w:t>
            </w:r>
          </w:p>
        </w:tc>
      </w:tr>
      <w:tr w:rsidR="00BA0C2A" w:rsidRPr="00103D9C" w:rsidTr="005E4EC7">
        <w:trPr>
          <w:tblCellSpacing w:w="15" w:type="dxa"/>
        </w:trPr>
        <w:tc>
          <w:tcPr>
            <w:tcW w:w="2883" w:type="pct"/>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2060" w:type="pct"/>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sz w:val="20"/>
                <w:szCs w:val="20"/>
              </w:rPr>
            </w:pPr>
            <w:r>
              <w:rPr>
                <w:rFonts w:ascii="Calibri" w:hAnsi="Calibri"/>
                <w:color w:val="393939"/>
                <w:sz w:val="20"/>
                <w:szCs w:val="20"/>
              </w:rPr>
              <w:t>Belgium</w:t>
            </w:r>
            <w:r w:rsidR="00EF0F98">
              <w:rPr>
                <w:rFonts w:ascii="Calibri" w:hAnsi="Calibri"/>
                <w:color w:val="393939"/>
                <w:sz w:val="20"/>
                <w:szCs w:val="20"/>
              </w:rPr>
              <w:t>,All</w:t>
            </w:r>
          </w:p>
        </w:tc>
      </w:tr>
      <w:tr w:rsidR="00BA0C2A" w:rsidRPr="00103D9C" w:rsidTr="005E4EC7">
        <w:trPr>
          <w:tblCellSpacing w:w="15" w:type="dxa"/>
        </w:trPr>
        <w:tc>
          <w:tcPr>
            <w:tcW w:w="2883" w:type="pct"/>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504"/>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2060" w:type="pct"/>
            <w:tcBorders>
              <w:bottom w:val="single" w:sz="6" w:space="0" w:color="999999"/>
              <w:right w:val="single" w:sz="6" w:space="0" w:color="999999"/>
            </w:tcBorders>
            <w:tcMar>
              <w:top w:w="90" w:type="dxa"/>
              <w:left w:w="150" w:type="dxa"/>
              <w:bottom w:w="60" w:type="dxa"/>
              <w:right w:w="150" w:type="dxa"/>
            </w:tcMar>
            <w:vAlign w:val="center"/>
          </w:tcPr>
          <w:p w:rsidR="00BA0C2A" w:rsidRDefault="00411D68" w:rsidP="00BA0C2A">
            <w:pPr>
              <w:pStyle w:val="tablebody"/>
              <w:spacing w:before="0" w:beforeAutospacing="0" w:after="0" w:afterAutospacing="0"/>
              <w:ind w:left="504"/>
              <w:rPr>
                <w:rFonts w:ascii="Calibri" w:hAnsi="Calibri"/>
                <w:color w:val="393939"/>
                <w:sz w:val="20"/>
                <w:szCs w:val="20"/>
              </w:rPr>
            </w:pPr>
            <w:r>
              <w:rPr>
                <w:rFonts w:ascii="Calibri" w:hAnsi="Calibri"/>
                <w:color w:val="393939"/>
                <w:sz w:val="20"/>
                <w:szCs w:val="20"/>
              </w:rPr>
              <w:t>GBP,USD and EUR</w:t>
            </w:r>
          </w:p>
        </w:tc>
      </w:tr>
      <w:tr w:rsidR="00BA0C2A" w:rsidRPr="00103D9C" w:rsidTr="005E4EC7">
        <w:trPr>
          <w:tblCellSpacing w:w="15" w:type="dxa"/>
        </w:trPr>
        <w:tc>
          <w:tcPr>
            <w:tcW w:w="2883" w:type="pct"/>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2060" w:type="pct"/>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20" w:lineRule="atLeast"/>
              <w:ind w:left="504"/>
              <w:rPr>
                <w:rFonts w:ascii="Verdana" w:eastAsia="Times New Roman" w:hAnsi="Verdana" w:cs="Times New Roman"/>
                <w:sz w:val="20"/>
                <w:szCs w:val="20"/>
              </w:rPr>
            </w:pPr>
            <w:r w:rsidRPr="00103D9C">
              <w:rPr>
                <w:rFonts w:ascii="Calibri" w:hAnsi="Calibri"/>
                <w:color w:val="393939"/>
                <w:sz w:val="20"/>
                <w:szCs w:val="20"/>
              </w:rPr>
              <w:t>DIRECT</w:t>
            </w:r>
          </w:p>
        </w:tc>
      </w:tr>
    </w:tbl>
    <w:p w:rsidR="00BA0C2A" w:rsidRDefault="00BA0C2A" w:rsidP="00BA0C2A">
      <w:pPr>
        <w:ind w:left="1080"/>
      </w:pPr>
    </w:p>
    <w:p w:rsidR="00BA0C2A" w:rsidRDefault="00BA0C2A" w:rsidP="00BA0C2A">
      <w:pPr>
        <w:pStyle w:val="Heading4"/>
        <w:keepNext/>
        <w:keepLines/>
        <w:ind w:left="1800"/>
      </w:pPr>
      <w:bookmarkStart w:id="107" w:name="_Toc400982049"/>
      <w:r>
        <w:t>Request Attribute Mapping</w:t>
      </w:r>
      <w:bookmarkEnd w:id="107"/>
    </w:p>
    <w:p w:rsidR="00BA0C2A" w:rsidRDefault="00BA0C2A" w:rsidP="00BA0C2A">
      <w:pPr>
        <w:spacing w:after="0" w:line="240" w:lineRule="auto"/>
        <w:ind w:left="1080"/>
      </w:pPr>
      <w:r>
        <w:t>&lt;?xml version="1.0" encoding="UTF-8"?&gt;</w:t>
      </w:r>
    </w:p>
    <w:p w:rsidR="00BA0C2A" w:rsidRDefault="00BA0C2A" w:rsidP="00BA0C2A">
      <w:pPr>
        <w:spacing w:after="0" w:line="240" w:lineRule="auto"/>
        <w:ind w:left="1080"/>
      </w:pPr>
      <w:r>
        <w:t>&lt;!DOCTYPE paymentService PUBLIC "-//Bibit//DTD Bibit PaymentService v1//EN" "http://dtd.bibit.com/paymentService_v1.dtd"&gt;</w:t>
      </w:r>
    </w:p>
    <w:p w:rsidR="00BA0C2A" w:rsidRDefault="00BA0C2A" w:rsidP="00BA0C2A">
      <w:pPr>
        <w:spacing w:after="0" w:line="240" w:lineRule="auto"/>
        <w:ind w:left="1080"/>
      </w:pPr>
      <w:r>
        <w:t>&lt;paymentService version="1.2" merchantCode="SAPIENTNITROECOM"&gt;</w:t>
      </w:r>
    </w:p>
    <w:p w:rsidR="00BA0C2A" w:rsidRDefault="00BA0C2A" w:rsidP="00BA0C2A">
      <w:pPr>
        <w:spacing w:after="0" w:line="240" w:lineRule="auto"/>
        <w:ind w:left="1080"/>
      </w:pPr>
      <w:r>
        <w:t xml:space="preserve">     &lt;submit&gt;</w:t>
      </w:r>
    </w:p>
    <w:p w:rsidR="00BA0C2A" w:rsidRDefault="00BA0C2A" w:rsidP="00BA0C2A">
      <w:pPr>
        <w:spacing w:after="0" w:line="240" w:lineRule="auto"/>
        <w:ind w:left="1800"/>
      </w:pPr>
      <w:r>
        <w:t>&lt;order orderCode="TG20071016-002"&gt;</w:t>
      </w:r>
    </w:p>
    <w:p w:rsidR="00BA0C2A" w:rsidRDefault="00BA0C2A" w:rsidP="00BA0C2A">
      <w:pPr>
        <w:spacing w:after="0" w:line="240" w:lineRule="auto"/>
        <w:ind w:left="1800"/>
      </w:pPr>
      <w:r>
        <w:t xml:space="preserve">   &lt;description&gt;IT Products&lt;/description&gt;</w:t>
      </w:r>
    </w:p>
    <w:p w:rsidR="00BA0C2A" w:rsidRDefault="00BA0C2A" w:rsidP="00BA0C2A">
      <w:pPr>
        <w:spacing w:after="0" w:line="240" w:lineRule="auto"/>
        <w:ind w:left="1800"/>
      </w:pPr>
      <w:r>
        <w:t xml:space="preserve">   &lt;amount value="8933" currencyCode="EUR" exponent="2"/&gt;</w:t>
      </w:r>
    </w:p>
    <w:p w:rsidR="00BA0C2A" w:rsidRDefault="00BA0C2A" w:rsidP="00BA0C2A">
      <w:pPr>
        <w:spacing w:after="0" w:line="240" w:lineRule="auto"/>
        <w:ind w:left="1800"/>
      </w:pPr>
      <w:r>
        <w:t xml:space="preserve">   &lt;orderContent&gt;The order content&lt;/orderContent&gt;</w:t>
      </w:r>
    </w:p>
    <w:p w:rsidR="00BA0C2A" w:rsidRDefault="00BA0C2A" w:rsidP="00BA0C2A">
      <w:pPr>
        <w:spacing w:after="0" w:line="240" w:lineRule="auto"/>
        <w:ind w:left="1800"/>
      </w:pPr>
      <w:r>
        <w:t xml:space="preserve">   &lt;paymentDetails&gt;</w:t>
      </w:r>
    </w:p>
    <w:p w:rsidR="00BA0C2A" w:rsidRDefault="00BA0C2A" w:rsidP="00BA0C2A">
      <w:pPr>
        <w:spacing w:after="0" w:line="240" w:lineRule="auto"/>
        <w:ind w:left="1800"/>
      </w:pPr>
      <w:r>
        <w:t xml:space="preserve">        &lt;PAYPAL-EXPRESS&gt;</w:t>
      </w:r>
    </w:p>
    <w:p w:rsidR="00BA0C2A" w:rsidRDefault="00BA0C2A" w:rsidP="00BA0C2A">
      <w:pPr>
        <w:spacing w:after="0" w:line="240" w:lineRule="auto"/>
        <w:ind w:left="2520"/>
      </w:pPr>
      <w:r>
        <w:t>&lt;successURL&gt;https://www.merchant.com/paymentProcessor.html?order=TG20071016-</w:t>
      </w:r>
    </w:p>
    <w:p w:rsidR="00BA0C2A" w:rsidRDefault="00BA0C2A" w:rsidP="00BA0C2A">
      <w:pPr>
        <w:spacing w:after="0" w:line="240" w:lineRule="auto"/>
        <w:ind w:left="2520"/>
      </w:pPr>
      <w:r>
        <w:t xml:space="preserve">   002&amp;amp;status=success&lt;/successURL&gt;</w:t>
      </w:r>
    </w:p>
    <w:p w:rsidR="00BA0C2A" w:rsidRDefault="00BA0C2A" w:rsidP="00BA0C2A">
      <w:pPr>
        <w:spacing w:after="0" w:line="240" w:lineRule="auto"/>
        <w:ind w:left="1080"/>
      </w:pPr>
      <w:r>
        <w:t xml:space="preserve">                             &lt;failureURL&gt;https://www.merchant.com/paymentProcessor.html?order=TG20071016-</w:t>
      </w:r>
    </w:p>
    <w:p w:rsidR="00BA0C2A" w:rsidRDefault="00BA0C2A" w:rsidP="00BA0C2A">
      <w:pPr>
        <w:spacing w:after="0" w:line="240" w:lineRule="auto"/>
        <w:ind w:left="2520"/>
      </w:pPr>
      <w:r>
        <w:t xml:space="preserve">   002&amp;amp;status=failure&lt;/failureURL&gt;</w:t>
      </w:r>
    </w:p>
    <w:p w:rsidR="00BA0C2A" w:rsidRDefault="00BA0C2A" w:rsidP="00BA0C2A">
      <w:pPr>
        <w:spacing w:after="0" w:line="240" w:lineRule="auto"/>
        <w:ind w:left="2520"/>
      </w:pPr>
      <w:r>
        <w:t>&lt;cancelURL&gt;</w:t>
      </w:r>
      <w:hyperlink r:id="rId19" w:history="1">
        <w:r w:rsidRPr="00210057">
          <w:rPr>
            <w:rStyle w:val="Hyperlink"/>
          </w:rPr>
          <w:t>https://www.merchant.com/shoppingCart.html?order=TG20071016-</w:t>
        </w:r>
      </w:hyperlink>
      <w:r>
        <w:t xml:space="preserve">      </w:t>
      </w:r>
    </w:p>
    <w:p w:rsidR="00BA0C2A" w:rsidRDefault="00BA0C2A" w:rsidP="00BA0C2A">
      <w:pPr>
        <w:spacing w:after="0" w:line="240" w:lineRule="auto"/>
        <w:ind w:left="2520"/>
      </w:pPr>
      <w:r>
        <w:t xml:space="preserve">   002&lt;/cancelURL&gt;</w:t>
      </w:r>
    </w:p>
    <w:p w:rsidR="00BA0C2A" w:rsidRDefault="00BA0C2A" w:rsidP="00BA0C2A">
      <w:pPr>
        <w:spacing w:after="0" w:line="240" w:lineRule="auto"/>
        <w:ind w:left="1080"/>
      </w:pPr>
      <w:r>
        <w:t xml:space="preserve">                      &lt;/PAYPAL-EXPRESS&gt;</w:t>
      </w:r>
    </w:p>
    <w:p w:rsidR="00BA0C2A" w:rsidRDefault="00BA0C2A" w:rsidP="00BA0C2A">
      <w:pPr>
        <w:spacing w:after="0" w:line="240" w:lineRule="auto"/>
        <w:ind w:left="1800"/>
      </w:pPr>
      <w:r>
        <w:t xml:space="preserve">   &lt;/paymentDetails&gt;</w:t>
      </w:r>
    </w:p>
    <w:p w:rsidR="00BA0C2A" w:rsidRDefault="00BA0C2A" w:rsidP="00BA0C2A">
      <w:pPr>
        <w:spacing w:after="0" w:line="240" w:lineRule="auto"/>
        <w:ind w:left="1800"/>
      </w:pPr>
      <w:r>
        <w:t>&lt;/order&gt;</w:t>
      </w:r>
    </w:p>
    <w:p w:rsidR="00BA0C2A" w:rsidRDefault="00BA0C2A" w:rsidP="00BA0C2A">
      <w:pPr>
        <w:spacing w:after="0" w:line="240" w:lineRule="auto"/>
        <w:ind w:left="1080"/>
      </w:pPr>
      <w:r>
        <w:t xml:space="preserve">   &lt;/submit&gt;</w:t>
      </w:r>
    </w:p>
    <w:p w:rsidR="00BA0C2A" w:rsidRPr="00CA130B" w:rsidRDefault="00BA0C2A" w:rsidP="00BA0C2A">
      <w:pPr>
        <w:spacing w:after="0" w:line="240" w:lineRule="auto"/>
        <w:ind w:left="1080"/>
      </w:pPr>
      <w:r>
        <w:t>&lt;/paymentService&gt;</w:t>
      </w:r>
    </w:p>
    <w:p w:rsidR="00BA0C2A" w:rsidRDefault="00BA0C2A" w:rsidP="00BA0C2A">
      <w:pPr>
        <w:pStyle w:val="Heading4"/>
        <w:keepNext/>
        <w:keepLines/>
        <w:ind w:left="1800"/>
      </w:pPr>
      <w:bookmarkStart w:id="108" w:name="_Toc400982050"/>
      <w:r>
        <w:lastRenderedPageBreak/>
        <w:t>Response Attribute Mapping</w:t>
      </w:r>
      <w:bookmarkEnd w:id="108"/>
    </w:p>
    <w:p w:rsidR="00BA0C2A" w:rsidRDefault="00BA0C2A" w:rsidP="00BA0C2A">
      <w:pPr>
        <w:spacing w:after="0" w:line="240" w:lineRule="auto"/>
        <w:ind w:left="1080"/>
      </w:pPr>
      <w:r>
        <w:t>&lt;?xml version="1.0" encoding="UTF-8"?&gt;</w:t>
      </w:r>
    </w:p>
    <w:p w:rsidR="00BA0C2A" w:rsidRDefault="00BA0C2A" w:rsidP="00BA0C2A">
      <w:pPr>
        <w:spacing w:after="0" w:line="240" w:lineRule="auto"/>
        <w:ind w:left="1080"/>
      </w:pPr>
      <w:r>
        <w:t>&lt;!DOCTYPE paymentService PUBLIC "-//</w:t>
      </w:r>
      <w:r w:rsidR="00C04461">
        <w:t>Worldpay</w:t>
      </w:r>
      <w:r>
        <w:t xml:space="preserve">//DTD </w:t>
      </w:r>
      <w:r w:rsidR="00C04461">
        <w:t>Worldpay</w:t>
      </w:r>
      <w:r>
        <w:t xml:space="preserve"> PaymentService v1//EN"</w:t>
      </w:r>
    </w:p>
    <w:p w:rsidR="00BA0C2A" w:rsidRDefault="00BA0C2A" w:rsidP="00BA0C2A">
      <w:pPr>
        <w:spacing w:after="0" w:line="240" w:lineRule="auto"/>
        <w:ind w:left="1080"/>
      </w:pPr>
      <w:r>
        <w:t xml:space="preserve">                                "http://dtd.worldpay.com/paymentService_v1.dtd"&gt;</w:t>
      </w: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 xml:space="preserve">        &lt;orderStatus orderCode="TG20071016-002"&gt;</w:t>
      </w:r>
    </w:p>
    <w:p w:rsidR="00BA0C2A" w:rsidRDefault="00BA0C2A" w:rsidP="00BA0C2A">
      <w:pPr>
        <w:spacing w:after="0" w:line="240" w:lineRule="auto"/>
        <w:ind w:left="1080"/>
      </w:pPr>
      <w:r>
        <w:t xml:space="preserve">            &lt;reference id="3015903693"&gt;https://secure-test.worldpay.com/jsp/simulators/shopper/PayPal_dummy_redirect.jsp?returnURL=https%3A%2F%2Fsecure-test.worldpay.com%2Fshopper%2Fpaypal%2FdirectPayment.html%3Ftoken%3DTOKEN1412764560062&amp;amp;cancelURL=https%3A%2F%2Fwww.merchant.com%2FshoppingCart.html%3Forder%3DTG20071016-002&amp;amp;subject=DUMMY&amp;amp;merchant=SAPIENTNITROECOM&amp;amp;order=TG20071016-002&amp;amp;amount=89.33&amp;amp;currency=EUR&amp;amp;description=IT Products&lt;/reference&gt;</w:t>
      </w:r>
    </w:p>
    <w:p w:rsidR="00BA0C2A" w:rsidRDefault="00BA0C2A" w:rsidP="00BA0C2A">
      <w:pPr>
        <w:spacing w:after="0" w:line="240" w:lineRule="auto"/>
        <w:ind w:left="1080"/>
      </w:pPr>
      <w:r>
        <w:t xml:space="preserve">        &lt;/orderStatus&gt;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&lt;/paymentService&gt;</w:t>
      </w:r>
    </w:p>
    <w:p w:rsidR="00BA0C2A" w:rsidRDefault="00BA0C2A" w:rsidP="00BA0C2A">
      <w:pPr>
        <w:spacing w:after="0" w:line="240" w:lineRule="auto"/>
        <w:ind w:left="1080"/>
      </w:pPr>
    </w:p>
    <w:p w:rsidR="00BA0C2A" w:rsidRDefault="00BA0C2A" w:rsidP="00BA0C2A">
      <w:pPr>
        <w:spacing w:after="0" w:line="240" w:lineRule="auto"/>
        <w:ind w:left="1080"/>
      </w:pPr>
    </w:p>
    <w:p w:rsidR="00BA0C2A" w:rsidRPr="00F61D5D" w:rsidRDefault="00BA0C2A" w:rsidP="00F61D5D">
      <w:pPr>
        <w:pStyle w:val="Heading3"/>
        <w:keepNext/>
        <w:keepLines/>
        <w:numPr>
          <w:ilvl w:val="2"/>
          <w:numId w:val="47"/>
        </w:numPr>
        <w:pBdr>
          <w:bottom w:val="none" w:sz="0" w:space="0" w:color="auto"/>
        </w:pBdr>
        <w:spacing w:line="276" w:lineRule="auto"/>
        <w:ind w:left="1764"/>
        <w:rPr>
          <w:i w:val="0"/>
          <w:sz w:val="24"/>
          <w:szCs w:val="24"/>
        </w:rPr>
      </w:pPr>
      <w:bookmarkStart w:id="109" w:name="_Toc400982051"/>
      <w:bookmarkStart w:id="110" w:name="_Toc18418350"/>
      <w:r w:rsidRPr="00F61D5D">
        <w:rPr>
          <w:i w:val="0"/>
          <w:sz w:val="24"/>
          <w:szCs w:val="24"/>
        </w:rPr>
        <w:t>eNETS</w:t>
      </w:r>
      <w:bookmarkEnd w:id="109"/>
      <w:bookmarkEnd w:id="110"/>
    </w:p>
    <w:p w:rsidR="00BA0C2A" w:rsidRDefault="00BA0C2A" w:rsidP="00BA0C2A">
      <w:pPr>
        <w:spacing w:after="0" w:line="240" w:lineRule="auto"/>
        <w:ind w:left="1080"/>
        <w:rPr>
          <w:sz w:val="20"/>
          <w:szCs w:val="20"/>
        </w:rPr>
      </w:pPr>
      <w:r>
        <w:rPr>
          <w:sz w:val="20"/>
          <w:szCs w:val="20"/>
        </w:rPr>
        <w:t>eNETS is a popular real-time bank transfer payment method, available in Singapore. Shoppers can make payments online by logging on to their own bank account. The eNETS payment method supports major browsers and mobile platforms.</w:t>
      </w:r>
    </w:p>
    <w:p w:rsidR="00BA0C2A" w:rsidRDefault="00BA0C2A" w:rsidP="00BA0C2A">
      <w:pPr>
        <w:spacing w:after="0" w:line="240" w:lineRule="auto"/>
        <w:ind w:left="1080"/>
        <w:rPr>
          <w:sz w:val="20"/>
          <w:szCs w:val="20"/>
        </w:rPr>
      </w:pPr>
    </w:p>
    <w:tbl>
      <w:tblPr>
        <w:tblW w:w="4381" w:type="pct"/>
        <w:tblCellSpacing w:w="15" w:type="dxa"/>
        <w:tblInd w:w="576"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4477"/>
        <w:gridCol w:w="4048"/>
      </w:tblGrid>
      <w:tr w:rsidR="00BA0C2A" w:rsidRPr="00103D9C" w:rsidTr="003E51B1">
        <w:trPr>
          <w:trHeight w:val="264"/>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rsidTr="003E51B1">
        <w:trPr>
          <w:trHeight w:val="251"/>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504"/>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504"/>
              <w:rPr>
                <w:rFonts w:ascii="Calibri" w:eastAsia="Times New Roman" w:hAnsi="Calibri" w:cs="Times New Roman"/>
                <w:sz w:val="20"/>
                <w:szCs w:val="20"/>
              </w:rPr>
            </w:pPr>
            <w:r>
              <w:rPr>
                <w:rFonts w:ascii="Calibri" w:hAnsi="Calibri"/>
                <w:color w:val="393939"/>
                <w:sz w:val="20"/>
                <w:szCs w:val="20"/>
              </w:rPr>
              <w:t>Debit Card payment</w:t>
            </w:r>
          </w:p>
        </w:tc>
      </w:tr>
      <w:tr w:rsidR="00BA0C2A" w:rsidRPr="00103D9C" w:rsidTr="003E51B1">
        <w:trPr>
          <w:trHeight w:val="251"/>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sz w:val="20"/>
                <w:szCs w:val="20"/>
              </w:rPr>
            </w:pPr>
            <w:r>
              <w:rPr>
                <w:rFonts w:ascii="Calibri" w:hAnsi="Calibri"/>
                <w:color w:val="393939"/>
                <w:sz w:val="20"/>
                <w:szCs w:val="20"/>
              </w:rPr>
              <w:t>Singapore</w:t>
            </w:r>
          </w:p>
        </w:tc>
      </w:tr>
      <w:tr w:rsidR="00BA0C2A" w:rsidRPr="00103D9C" w:rsidTr="003E51B1">
        <w:trPr>
          <w:trHeight w:val="264"/>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504"/>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Default="00BA0C2A" w:rsidP="00BA0C2A">
            <w:pPr>
              <w:pStyle w:val="tablebody"/>
              <w:spacing w:before="0" w:beforeAutospacing="0" w:after="0" w:afterAutospacing="0"/>
              <w:ind w:left="504"/>
              <w:rPr>
                <w:rFonts w:ascii="Calibri" w:hAnsi="Calibri"/>
                <w:color w:val="393939"/>
                <w:sz w:val="20"/>
                <w:szCs w:val="20"/>
              </w:rPr>
            </w:pPr>
            <w:r>
              <w:rPr>
                <w:rFonts w:ascii="Calibri" w:hAnsi="Calibri"/>
                <w:color w:val="393939"/>
                <w:sz w:val="20"/>
                <w:szCs w:val="20"/>
              </w:rPr>
              <w:t>SGD</w:t>
            </w:r>
          </w:p>
        </w:tc>
      </w:tr>
      <w:tr w:rsidR="00BA0C2A" w:rsidRPr="00103D9C" w:rsidTr="003E51B1">
        <w:trPr>
          <w:trHeight w:val="237"/>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20" w:lineRule="atLeast"/>
              <w:ind w:left="504"/>
              <w:rPr>
                <w:rFonts w:ascii="Verdana" w:eastAsia="Times New Roman" w:hAnsi="Verdana" w:cs="Times New Roman"/>
                <w:sz w:val="20"/>
                <w:szCs w:val="20"/>
              </w:rPr>
            </w:pPr>
            <w:r>
              <w:rPr>
                <w:rFonts w:ascii="Calibri" w:hAnsi="Calibri"/>
                <w:color w:val="393939"/>
                <w:sz w:val="20"/>
                <w:szCs w:val="20"/>
              </w:rPr>
              <w:t>RE</w:t>
            </w:r>
            <w:r w:rsidRPr="00103D9C">
              <w:rPr>
                <w:rFonts w:ascii="Calibri" w:hAnsi="Calibri"/>
                <w:color w:val="393939"/>
                <w:sz w:val="20"/>
                <w:szCs w:val="20"/>
              </w:rPr>
              <w:t>DIRECT</w:t>
            </w:r>
          </w:p>
        </w:tc>
      </w:tr>
    </w:tbl>
    <w:p w:rsidR="00BA0C2A" w:rsidRDefault="00BA0C2A" w:rsidP="00BA0C2A">
      <w:pPr>
        <w:spacing w:after="0" w:line="240" w:lineRule="auto"/>
        <w:ind w:left="1080"/>
        <w:rPr>
          <w:sz w:val="20"/>
          <w:szCs w:val="20"/>
        </w:rPr>
      </w:pPr>
    </w:p>
    <w:p w:rsidR="00BA0C2A" w:rsidRDefault="00BA0C2A" w:rsidP="00BA0C2A">
      <w:pPr>
        <w:pStyle w:val="Heading4"/>
        <w:keepNext/>
        <w:keepLines/>
        <w:ind w:left="1800"/>
      </w:pPr>
      <w:bookmarkStart w:id="111" w:name="_Toc400982052"/>
      <w:r>
        <w:t>Request Attribute Mapping</w:t>
      </w:r>
      <w:bookmarkEnd w:id="111"/>
    </w:p>
    <w:p w:rsidR="00BA0C2A" w:rsidRPr="00C75E15" w:rsidRDefault="00BA0C2A" w:rsidP="00BA0C2A">
      <w:pPr>
        <w:spacing w:after="0" w:line="240" w:lineRule="auto"/>
        <w:ind w:left="1080"/>
      </w:pPr>
      <w:r w:rsidRPr="00C75E15">
        <w:t xml:space="preserve">&lt;?xml version="1.0"?&gt;&lt;!DOCTYPE paymentService PUBLIC "-//RBS </w:t>
      </w:r>
      <w:r w:rsidR="00C04461">
        <w:t>Worldpay</w:t>
      </w:r>
      <w:r w:rsidRPr="00C75E15">
        <w:t xml:space="preserve">/DTD RBS </w:t>
      </w:r>
      <w:r w:rsidR="00C04461">
        <w:t>Worldpay</w:t>
      </w:r>
      <w:r w:rsidRPr="00C75E15">
        <w:t>PaymentService v1//EN" "http://dtd.wp3.rbsworldpay.com/paymentService_v1.dtd"&gt;</w:t>
      </w:r>
    </w:p>
    <w:p w:rsidR="00BA0C2A" w:rsidRPr="00C75E15" w:rsidRDefault="00BA0C2A" w:rsidP="00BA0C2A">
      <w:pPr>
        <w:spacing w:after="0" w:line="240" w:lineRule="auto"/>
        <w:ind w:left="1080"/>
      </w:pPr>
      <w:r w:rsidRPr="00C75E15">
        <w:t>&lt;paymentService merchantCode="SAPIENTNITROECOM" version="1.4"&gt;</w:t>
      </w:r>
    </w:p>
    <w:p w:rsidR="00BA0C2A" w:rsidRPr="00C75E15" w:rsidRDefault="00BA0C2A" w:rsidP="00BA0C2A">
      <w:pPr>
        <w:spacing w:after="0" w:line="240" w:lineRule="auto"/>
        <w:ind w:left="1080"/>
      </w:pPr>
      <w:r w:rsidRPr="00C75E15">
        <w:t>&lt;submit&gt;</w:t>
      </w:r>
    </w:p>
    <w:p w:rsidR="00BA0C2A" w:rsidRPr="00C75E15" w:rsidRDefault="00BA0C2A" w:rsidP="00BA0C2A">
      <w:pPr>
        <w:spacing w:after="0" w:line="240" w:lineRule="auto"/>
        <w:ind w:left="1080"/>
      </w:pPr>
      <w:r w:rsidRPr="00C75E15">
        <w:tab/>
        <w:t>&lt;order orderCode="Sample_Enets_0"&gt;</w:t>
      </w:r>
    </w:p>
    <w:p w:rsidR="00BA0C2A" w:rsidRPr="00C75E15" w:rsidRDefault="00BA0C2A" w:rsidP="00BA0C2A">
      <w:pPr>
        <w:spacing w:after="0" w:line="240" w:lineRule="auto"/>
        <w:ind w:left="1080"/>
      </w:pPr>
      <w:r w:rsidRPr="00C75E15">
        <w:tab/>
      </w:r>
      <w:r w:rsidRPr="00C75E15">
        <w:tab/>
        <w:t>&lt;description&gt;Sample_Enets_9&lt;/description&gt;</w:t>
      </w:r>
    </w:p>
    <w:p w:rsidR="00BA0C2A" w:rsidRPr="00C75E15" w:rsidRDefault="00BA0C2A" w:rsidP="00BA0C2A">
      <w:pPr>
        <w:spacing w:after="0" w:line="240" w:lineRule="auto"/>
        <w:ind w:left="1080"/>
      </w:pPr>
      <w:r w:rsidRPr="00C75E15">
        <w:tab/>
      </w:r>
      <w:r w:rsidRPr="00C75E15">
        <w:tab/>
        <w:t>&lt;amount currencyCode="SGD" exponent="2" value="1"/&gt;</w:t>
      </w:r>
    </w:p>
    <w:p w:rsidR="00BA0C2A" w:rsidRPr="00C75E15" w:rsidRDefault="00BA0C2A" w:rsidP="00BA0C2A">
      <w:pPr>
        <w:spacing w:after="0" w:line="240" w:lineRule="auto"/>
        <w:ind w:left="1080"/>
      </w:pPr>
      <w:r w:rsidRPr="00C75E15">
        <w:tab/>
      </w:r>
      <w:r w:rsidRPr="00C75E15">
        <w:tab/>
        <w:t xml:space="preserve">&lt;orderContent&gt;&amp;lt;center&amp;gt;&amp;lt;table border="1"&amp;gt;&amp;lt;tr&amp;gt;&amp;lt;th&amp;gt;ProductID&amp;lt;/th&amp;gt;&amp;lt;th&amp;gt;Product Name&amp;lt;/th&amp;gt;&amp;lt;th&amp;gt;Quantity&amp;lt;/th&amp;gt;&amp;lt;th&amp;gt;Price&amp;lt;/th&amp;gt;&amp;lt;/tr&amp;gt;&amp;lt;tr&amp;gt;&amp;lt;td&amp;gt;taylor-dress-1951113_01&amp;lt;/td&amp;gt;&amp;lt;td&amp;gt;TAYLOR DRESS&amp;lt;/td&amp;gt;&amp;lt;td&amp;gt;1&amp;lt;/td&amp;gt;&amp;lt;td&amp;gt;58&amp;lt;/td&amp;gt;&amp;lt;/tr&amp;gt;&amp;lt;tr&amp;gt;&amp;lt;td&amp;gt;taylor-dress-1951113_02&amp;lt;/td&amp;gt;&amp;lt;td&amp;gt;TAYLOR </w:t>
      </w:r>
      <w:r w:rsidRPr="00C75E15">
        <w:lastRenderedPageBreak/>
        <w:t xml:space="preserve">DRESS&amp;lt;/td&amp;gt;&amp;lt;td&amp;gt;1&amp;lt;/td&amp;gt;&amp;lt;td&amp;gt;60&amp;lt;/td&amp;gt;&amp;lt;/tr&amp;gt;&amp;lt;tr&amp;gt;&amp;lt;td colspan="4"&amp;gt;Your payment will be handled by RBS </w:t>
      </w:r>
      <w:r w:rsidR="00C04461">
        <w:t>Worldpay</w:t>
      </w:r>
      <w:r w:rsidRPr="00C75E15">
        <w:t xml:space="preserve"> Payments Services&amp;lt;br/&amp;gt;This name may appear on your bank statement&amp;lt;br/&amp;gt;http://www.rbsworldpay.com&amp;lt;/td&amp;gt;&amp;lt;/tr&amp;gt;&amp;lt;/table&amp;gt;&amp;lt;/center&amp;gt;&lt;/orderContent&gt;</w:t>
      </w:r>
    </w:p>
    <w:p w:rsidR="00BA0C2A" w:rsidRPr="00C75E15" w:rsidRDefault="00BA0C2A" w:rsidP="00BA0C2A">
      <w:pPr>
        <w:spacing w:after="0" w:line="240" w:lineRule="auto"/>
        <w:ind w:left="1080"/>
      </w:pPr>
      <w:r w:rsidRPr="00C75E15">
        <w:tab/>
      </w:r>
      <w:r w:rsidRPr="00C75E15">
        <w:tab/>
        <w:t>&lt;paymentMethodMask&gt;</w:t>
      </w:r>
    </w:p>
    <w:p w:rsidR="00BA0C2A" w:rsidRPr="00C75E15" w:rsidRDefault="00BA0C2A" w:rsidP="00BA0C2A">
      <w:pPr>
        <w:spacing w:after="0" w:line="240" w:lineRule="auto"/>
        <w:ind w:left="1080"/>
      </w:pPr>
      <w:r w:rsidRPr="00C75E15">
        <w:tab/>
      </w:r>
      <w:r w:rsidRPr="00C75E15">
        <w:tab/>
      </w:r>
      <w:r w:rsidRPr="00C75E15">
        <w:tab/>
        <w:t>&lt;include code="ENETS-SSL"/&gt;</w:t>
      </w:r>
    </w:p>
    <w:p w:rsidR="00BA0C2A" w:rsidRPr="00C75E15" w:rsidRDefault="00BA0C2A" w:rsidP="00BA0C2A">
      <w:pPr>
        <w:spacing w:after="0" w:line="240" w:lineRule="auto"/>
        <w:ind w:left="1080"/>
      </w:pPr>
      <w:r w:rsidRPr="00C75E15">
        <w:tab/>
      </w:r>
      <w:r w:rsidRPr="00C75E15">
        <w:tab/>
        <w:t>&lt;/paymentMethodMask&gt;</w:t>
      </w:r>
    </w:p>
    <w:p w:rsidR="00BA0C2A" w:rsidRPr="00C75E15" w:rsidRDefault="00BA0C2A" w:rsidP="00BA0C2A">
      <w:pPr>
        <w:spacing w:after="0" w:line="240" w:lineRule="auto"/>
        <w:ind w:left="1080"/>
      </w:pPr>
      <w:r w:rsidRPr="00C75E15">
        <w:tab/>
      </w:r>
      <w:r w:rsidRPr="00C75E15">
        <w:tab/>
        <w:t>&lt;shopper&gt;</w:t>
      </w:r>
    </w:p>
    <w:p w:rsidR="00BA0C2A" w:rsidRPr="00C75E15" w:rsidRDefault="00BA0C2A" w:rsidP="00BA0C2A">
      <w:pPr>
        <w:spacing w:after="0" w:line="240" w:lineRule="auto"/>
        <w:ind w:left="1080"/>
      </w:pPr>
      <w:r w:rsidRPr="00C75E15">
        <w:tab/>
      </w:r>
      <w:r w:rsidRPr="00C75E15">
        <w:tab/>
      </w:r>
      <w:r w:rsidRPr="00C75E15">
        <w:tab/>
        <w:t>&lt;shopperEmailAddress&gt;manav@gmail.com&lt;/shopperEmailAddress&gt;</w:t>
      </w:r>
    </w:p>
    <w:p w:rsidR="00BA0C2A" w:rsidRPr="00C75E15" w:rsidRDefault="00BA0C2A" w:rsidP="00BA0C2A">
      <w:pPr>
        <w:spacing w:after="0" w:line="240" w:lineRule="auto"/>
        <w:ind w:left="1080"/>
      </w:pPr>
      <w:r w:rsidRPr="00C75E15">
        <w:tab/>
      </w:r>
      <w:r w:rsidRPr="00C75E15">
        <w:tab/>
        <w:t>&lt;/shopper&gt;</w:t>
      </w:r>
    </w:p>
    <w:p w:rsidR="00BA0C2A" w:rsidRPr="00C75E15" w:rsidRDefault="00BA0C2A" w:rsidP="00BA0C2A">
      <w:pPr>
        <w:spacing w:after="0" w:line="240" w:lineRule="auto"/>
        <w:ind w:left="1080"/>
      </w:pPr>
      <w:r w:rsidRPr="00C75E15">
        <w:tab/>
      </w:r>
      <w:r w:rsidRPr="00C75E15">
        <w:tab/>
        <w:t>&lt;shippingAddress&gt;</w:t>
      </w:r>
    </w:p>
    <w:p w:rsidR="00BA0C2A" w:rsidRPr="00C75E15" w:rsidRDefault="00BA0C2A" w:rsidP="00BA0C2A">
      <w:pPr>
        <w:spacing w:after="0" w:line="240" w:lineRule="auto"/>
        <w:ind w:left="1080"/>
      </w:pPr>
      <w:r w:rsidRPr="00C75E15">
        <w:tab/>
      </w:r>
      <w:r w:rsidRPr="00C75E15">
        <w:tab/>
      </w:r>
      <w:r w:rsidRPr="00C75E15">
        <w:tab/>
        <w:t>&lt;address&gt;</w:t>
      </w:r>
    </w:p>
    <w:p w:rsidR="00BA0C2A" w:rsidRPr="00C75E15" w:rsidRDefault="00BA0C2A" w:rsidP="00BA0C2A">
      <w:pPr>
        <w:spacing w:after="0" w:line="240" w:lineRule="auto"/>
        <w:ind w:left="1080"/>
      </w:pPr>
      <w:r w:rsidRPr="00C75E15">
        <w:tab/>
      </w:r>
      <w:r w:rsidRPr="00C75E15">
        <w:tab/>
      </w:r>
      <w:r w:rsidRPr="00C75E15">
        <w:tab/>
      </w:r>
      <w:r w:rsidRPr="00C75E15">
        <w:tab/>
        <w:t>&lt;firstName&gt;Manav&lt;/firstName&gt;</w:t>
      </w:r>
    </w:p>
    <w:p w:rsidR="00BA0C2A" w:rsidRPr="00C75E15" w:rsidRDefault="00BA0C2A" w:rsidP="00BA0C2A">
      <w:pPr>
        <w:spacing w:after="0" w:line="240" w:lineRule="auto"/>
        <w:ind w:left="1080"/>
      </w:pPr>
      <w:r w:rsidRPr="00C75E15">
        <w:tab/>
      </w:r>
      <w:r w:rsidRPr="00C75E15">
        <w:tab/>
      </w:r>
      <w:r w:rsidRPr="00C75E15">
        <w:tab/>
      </w:r>
      <w:r w:rsidRPr="00C75E15">
        <w:tab/>
        <w:t>&lt;lastName&gt;Gulati&lt;/lastName&gt;</w:t>
      </w:r>
    </w:p>
    <w:p w:rsidR="00BA0C2A" w:rsidRPr="00C75E15" w:rsidRDefault="00BA0C2A" w:rsidP="00BA0C2A">
      <w:pPr>
        <w:spacing w:after="0" w:line="240" w:lineRule="auto"/>
        <w:ind w:left="1080"/>
      </w:pPr>
      <w:r w:rsidRPr="00C75E15">
        <w:tab/>
      </w:r>
      <w:r w:rsidRPr="00C75E15">
        <w:tab/>
      </w:r>
      <w:r w:rsidRPr="00C75E15">
        <w:tab/>
      </w:r>
      <w:r w:rsidRPr="00C75E15">
        <w:tab/>
        <w:t>&lt;street&gt;test&lt;/street&gt;</w:t>
      </w:r>
    </w:p>
    <w:p w:rsidR="00BA0C2A" w:rsidRPr="00C75E15" w:rsidRDefault="00BA0C2A" w:rsidP="00BA0C2A">
      <w:pPr>
        <w:spacing w:after="0" w:line="240" w:lineRule="auto"/>
        <w:ind w:left="1080"/>
      </w:pPr>
      <w:r w:rsidRPr="00C75E15">
        <w:tab/>
      </w:r>
      <w:r w:rsidRPr="00C75E15">
        <w:tab/>
      </w:r>
      <w:r w:rsidRPr="00C75E15">
        <w:tab/>
      </w:r>
      <w:r w:rsidRPr="00C75E15">
        <w:tab/>
        <w:t>&lt;postalCode&gt;10005&lt;/postalCode&gt;</w:t>
      </w:r>
    </w:p>
    <w:p w:rsidR="00BA0C2A" w:rsidRPr="00C75E15" w:rsidRDefault="00BA0C2A" w:rsidP="00BA0C2A">
      <w:pPr>
        <w:spacing w:after="0" w:line="240" w:lineRule="auto"/>
        <w:ind w:left="1080"/>
      </w:pPr>
      <w:r w:rsidRPr="00C75E15">
        <w:tab/>
      </w:r>
      <w:r w:rsidRPr="00C75E15">
        <w:tab/>
      </w:r>
      <w:r w:rsidRPr="00C75E15">
        <w:tab/>
      </w:r>
      <w:r w:rsidRPr="00C75E15">
        <w:tab/>
        <w:t>&lt;city&gt;NY&lt;/city&gt;</w:t>
      </w:r>
    </w:p>
    <w:p w:rsidR="00BA0C2A" w:rsidRPr="00C75E15" w:rsidRDefault="00BA0C2A" w:rsidP="00BA0C2A">
      <w:pPr>
        <w:spacing w:after="0" w:line="240" w:lineRule="auto"/>
        <w:ind w:left="1080"/>
      </w:pPr>
      <w:r w:rsidRPr="00C75E15">
        <w:tab/>
      </w:r>
      <w:r w:rsidRPr="00C75E15">
        <w:tab/>
      </w:r>
      <w:r w:rsidRPr="00C75E15">
        <w:tab/>
      </w:r>
      <w:r w:rsidRPr="00C75E15">
        <w:tab/>
        <w:t>&lt;countryCode&gt;CN&lt;/countryCode&gt;</w:t>
      </w:r>
    </w:p>
    <w:p w:rsidR="00BA0C2A" w:rsidRPr="00C75E15" w:rsidRDefault="00BA0C2A" w:rsidP="00BA0C2A">
      <w:pPr>
        <w:spacing w:after="0" w:line="240" w:lineRule="auto"/>
        <w:ind w:left="1080"/>
      </w:pPr>
      <w:r w:rsidRPr="00C75E15">
        <w:tab/>
      </w:r>
      <w:r w:rsidRPr="00C75E15">
        <w:tab/>
      </w:r>
      <w:r w:rsidRPr="00C75E15">
        <w:tab/>
      </w:r>
      <w:r w:rsidRPr="00C75E15">
        <w:tab/>
        <w:t>&lt;telephoneNumber&gt;9999999999&lt;/telephoneNumber&gt;</w:t>
      </w:r>
    </w:p>
    <w:p w:rsidR="00BA0C2A" w:rsidRPr="00C75E15" w:rsidRDefault="00BA0C2A" w:rsidP="00BA0C2A">
      <w:pPr>
        <w:spacing w:after="0" w:line="240" w:lineRule="auto"/>
        <w:ind w:left="1080"/>
      </w:pPr>
      <w:r w:rsidRPr="00C75E15">
        <w:tab/>
      </w:r>
      <w:r w:rsidRPr="00C75E15">
        <w:tab/>
      </w:r>
      <w:r w:rsidRPr="00C75E15">
        <w:tab/>
        <w:t>&lt;/address&gt;</w:t>
      </w:r>
    </w:p>
    <w:p w:rsidR="00BA0C2A" w:rsidRPr="00C75E15" w:rsidRDefault="00BA0C2A" w:rsidP="00BA0C2A">
      <w:pPr>
        <w:spacing w:after="0" w:line="240" w:lineRule="auto"/>
        <w:ind w:left="1080"/>
      </w:pPr>
      <w:r w:rsidRPr="00C75E15">
        <w:tab/>
      </w:r>
      <w:r w:rsidRPr="00C75E15">
        <w:tab/>
        <w:t>&lt;/shippingAddress&gt;</w:t>
      </w:r>
    </w:p>
    <w:p w:rsidR="00BA0C2A" w:rsidRPr="00C75E15" w:rsidRDefault="00BA0C2A" w:rsidP="00BA0C2A">
      <w:pPr>
        <w:spacing w:after="0" w:line="240" w:lineRule="auto"/>
        <w:ind w:left="1080"/>
      </w:pPr>
      <w:r w:rsidRPr="00C75E15">
        <w:tab/>
        <w:t>&lt;/order&gt;</w:t>
      </w:r>
    </w:p>
    <w:p w:rsidR="00BA0C2A" w:rsidRPr="00C75E15" w:rsidRDefault="00BA0C2A" w:rsidP="00BA0C2A">
      <w:pPr>
        <w:spacing w:after="0" w:line="240" w:lineRule="auto"/>
        <w:ind w:left="1080"/>
      </w:pPr>
      <w:r w:rsidRPr="00C75E15">
        <w:t>&lt;/submit&gt;</w:t>
      </w:r>
    </w:p>
    <w:p w:rsidR="00BA0C2A" w:rsidRPr="00C75E15" w:rsidRDefault="00BA0C2A" w:rsidP="00BA0C2A">
      <w:pPr>
        <w:spacing w:after="0" w:line="240" w:lineRule="auto"/>
        <w:ind w:left="1080"/>
      </w:pPr>
      <w:r w:rsidRPr="00C75E15">
        <w:t>&lt;/paymentService&gt;</w:t>
      </w:r>
    </w:p>
    <w:p w:rsidR="00BA0C2A" w:rsidRDefault="00BA0C2A" w:rsidP="00BA0C2A">
      <w:pPr>
        <w:pStyle w:val="Heading4"/>
        <w:keepNext/>
        <w:keepLines/>
        <w:ind w:left="1800"/>
      </w:pPr>
      <w:bookmarkStart w:id="112" w:name="_Toc400982053"/>
      <w:r>
        <w:t>Response Attribute Mapping</w:t>
      </w:r>
      <w:bookmarkEnd w:id="112"/>
    </w:p>
    <w:p w:rsidR="00BA0C2A" w:rsidRDefault="00BA0C2A" w:rsidP="00BA0C2A">
      <w:pPr>
        <w:spacing w:after="0" w:line="240" w:lineRule="auto"/>
        <w:ind w:left="1080"/>
      </w:pPr>
      <w:r>
        <w:t>&lt;?xml version="1.0" encoding="UTF-8"?&gt;</w:t>
      </w:r>
    </w:p>
    <w:p w:rsidR="00BA0C2A" w:rsidRDefault="00BA0C2A" w:rsidP="00BA0C2A">
      <w:pPr>
        <w:spacing w:after="0" w:line="240" w:lineRule="auto"/>
        <w:ind w:left="1080"/>
      </w:pPr>
      <w:r>
        <w:t>&lt;!DOCTYPE paymentService PUBLIC "-//</w:t>
      </w:r>
      <w:r w:rsidR="00C04461">
        <w:t>Worldpay</w:t>
      </w:r>
      <w:r>
        <w:t xml:space="preserve">//DTD </w:t>
      </w:r>
      <w:r w:rsidR="00C04461">
        <w:t>Worldpay</w:t>
      </w:r>
      <w:r>
        <w:t xml:space="preserve"> PaymentService v1//EN"</w:t>
      </w:r>
    </w:p>
    <w:p w:rsidR="00BA0C2A" w:rsidRDefault="00BA0C2A" w:rsidP="00BA0C2A">
      <w:pPr>
        <w:spacing w:after="0" w:line="240" w:lineRule="auto"/>
        <w:ind w:left="1080"/>
      </w:pPr>
      <w:r>
        <w:t xml:space="preserve">                                "http://dtd.worldpay.com/paymentService_v1.dtd"&gt;</w:t>
      </w: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 xml:space="preserve">        &lt;orderStatus orderCode="Sample_Enets_0"&gt;</w:t>
      </w:r>
    </w:p>
    <w:p w:rsidR="00BA0C2A" w:rsidRDefault="00BA0C2A" w:rsidP="00BA0C2A">
      <w:pPr>
        <w:spacing w:after="0" w:line="240" w:lineRule="auto"/>
        <w:ind w:left="1080"/>
      </w:pPr>
      <w:r>
        <w:t xml:space="preserve">            &lt;reference id="3015959319"&gt;https://secure-test.worldpay.com/jsp/shopper/SelectPaymentMethod.jsp?OrderKey=SAPIENTNITROECOM%5ESample_Enets_0&lt;/reference&gt;</w:t>
      </w:r>
    </w:p>
    <w:p w:rsidR="00BA0C2A" w:rsidRDefault="00BA0C2A" w:rsidP="00BA0C2A">
      <w:pPr>
        <w:spacing w:after="0" w:line="240" w:lineRule="auto"/>
        <w:ind w:left="1080"/>
      </w:pPr>
      <w:r>
        <w:t xml:space="preserve">        &lt;/orderStatus&gt;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&lt;/paymentService&gt;</w:t>
      </w:r>
    </w:p>
    <w:p w:rsidR="00BA0C2A" w:rsidRDefault="00BA0C2A" w:rsidP="00BA0C2A">
      <w:pPr>
        <w:spacing w:after="0" w:line="240" w:lineRule="auto"/>
        <w:ind w:left="1080"/>
      </w:pPr>
    </w:p>
    <w:p w:rsidR="00BA0C2A" w:rsidRPr="00F61D5D" w:rsidRDefault="00755D05" w:rsidP="00F61D5D">
      <w:pPr>
        <w:pStyle w:val="Heading3"/>
        <w:keepNext/>
        <w:keepLines/>
        <w:numPr>
          <w:ilvl w:val="2"/>
          <w:numId w:val="47"/>
        </w:numPr>
        <w:pBdr>
          <w:bottom w:val="none" w:sz="0" w:space="0" w:color="auto"/>
        </w:pBdr>
        <w:spacing w:line="276" w:lineRule="auto"/>
        <w:ind w:left="1764"/>
        <w:rPr>
          <w:i w:val="0"/>
          <w:sz w:val="24"/>
          <w:szCs w:val="24"/>
        </w:rPr>
      </w:pPr>
      <w:bookmarkStart w:id="113" w:name="_Toc400982054"/>
      <w:r w:rsidRPr="00F61D5D">
        <w:rPr>
          <w:i w:val="0"/>
          <w:sz w:val="24"/>
          <w:szCs w:val="24"/>
        </w:rPr>
        <w:t xml:space="preserve"> </w:t>
      </w:r>
      <w:bookmarkStart w:id="114" w:name="_Toc18418351"/>
      <w:r w:rsidR="00BA0C2A" w:rsidRPr="00F61D5D">
        <w:rPr>
          <w:i w:val="0"/>
          <w:sz w:val="24"/>
          <w:szCs w:val="24"/>
        </w:rPr>
        <w:t>iDEAL</w:t>
      </w:r>
      <w:bookmarkEnd w:id="113"/>
      <w:bookmarkEnd w:id="114"/>
    </w:p>
    <w:p w:rsidR="00BA0C2A" w:rsidRDefault="00BA0C2A" w:rsidP="00BA0C2A">
      <w:pPr>
        <w:spacing w:after="0" w:line="240" w:lineRule="auto"/>
        <w:ind w:left="1080"/>
        <w:rPr>
          <w:bCs/>
        </w:rPr>
      </w:pPr>
      <w:r w:rsidRPr="008E41E8">
        <w:rPr>
          <w:bCs/>
        </w:rPr>
        <w:t>iDEAL is a method of payment that enables</w:t>
      </w:r>
      <w:r w:rsidRPr="008E41E8">
        <w:t> </w:t>
      </w:r>
      <w:hyperlink r:id="rId20" w:anchor="consumer" w:history="1">
        <w:r w:rsidRPr="008E41E8">
          <w:t>consumer</w:t>
        </w:r>
      </w:hyperlink>
      <w:r w:rsidRPr="008E41E8">
        <w:t> </w:t>
      </w:r>
      <w:r w:rsidRPr="008E41E8">
        <w:rPr>
          <w:bCs/>
        </w:rPr>
        <w:t>to pay online through their own bank. In addition t</w:t>
      </w:r>
      <w:r w:rsidR="00DF25C7">
        <w:rPr>
          <w:bCs/>
        </w:rPr>
        <w:t>o webshops, other online organiz</w:t>
      </w:r>
      <w:r w:rsidRPr="008E41E8">
        <w:rPr>
          <w:bCs/>
        </w:rPr>
        <w:t xml:space="preserve">ations that are not part of the e-commerce market also offer iDEAL. </w:t>
      </w:r>
    </w:p>
    <w:p w:rsidR="00BA0C2A" w:rsidRDefault="00BA0C2A" w:rsidP="00BA0C2A">
      <w:pPr>
        <w:spacing w:after="0" w:line="240" w:lineRule="auto"/>
        <w:ind w:left="1080"/>
      </w:pPr>
    </w:p>
    <w:p w:rsidR="00EF0F98" w:rsidRPr="008E41E8" w:rsidRDefault="00EF0F98" w:rsidP="00BA0C2A">
      <w:pPr>
        <w:spacing w:after="0" w:line="240" w:lineRule="auto"/>
        <w:ind w:left="1080"/>
      </w:pPr>
    </w:p>
    <w:tbl>
      <w:tblPr>
        <w:tblW w:w="4462" w:type="pct"/>
        <w:tblCellSpacing w:w="15" w:type="dxa"/>
        <w:tblInd w:w="576"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4667"/>
        <w:gridCol w:w="4016"/>
      </w:tblGrid>
      <w:tr w:rsidR="00BA0C2A" w:rsidRPr="00103D9C" w:rsidTr="003E51B1">
        <w:trPr>
          <w:trHeight w:val="252"/>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rsidTr="003E51B1">
        <w:trPr>
          <w:trHeight w:val="239"/>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sz w:val="20"/>
                <w:szCs w:val="20"/>
              </w:rPr>
            </w:pPr>
            <w:r w:rsidRPr="003C55C4">
              <w:rPr>
                <w:rFonts w:ascii="Calibri" w:hAnsi="Calibri"/>
                <w:color w:val="393939"/>
                <w:sz w:val="20"/>
                <w:szCs w:val="20"/>
              </w:rPr>
              <w:t>Netherlands</w:t>
            </w:r>
          </w:p>
        </w:tc>
      </w:tr>
      <w:tr w:rsidR="00BA0C2A" w:rsidRPr="00103D9C" w:rsidTr="003E51B1">
        <w:trPr>
          <w:trHeight w:val="252"/>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504"/>
              <w:rPr>
                <w:rFonts w:ascii="Calibri" w:eastAsia="Times New Roman" w:hAnsi="Calibri" w:cs="Times New Roman"/>
                <w:b/>
                <w:bCs/>
                <w:sz w:val="20"/>
                <w:szCs w:val="20"/>
              </w:rPr>
            </w:pPr>
            <w:r w:rsidRPr="00103D9C">
              <w:rPr>
                <w:rFonts w:ascii="Calibri" w:eastAsia="Times New Roman" w:hAnsi="Calibri" w:cs="Times New Roman"/>
                <w:b/>
                <w:bCs/>
                <w:sz w:val="20"/>
                <w:szCs w:val="20"/>
              </w:rPr>
              <w:lastRenderedPageBreak/>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Default="00BA0C2A" w:rsidP="00BA0C2A">
            <w:pPr>
              <w:spacing w:after="0" w:line="240" w:lineRule="auto"/>
              <w:ind w:left="504"/>
              <w:rPr>
                <w:rFonts w:ascii="Calibri" w:hAnsi="Calibri"/>
                <w:color w:val="393939"/>
                <w:sz w:val="20"/>
                <w:szCs w:val="20"/>
              </w:rPr>
            </w:pPr>
            <w:r w:rsidRPr="008E41E8">
              <w:rPr>
                <w:rFonts w:ascii="Calibri" w:hAnsi="Calibri"/>
                <w:color w:val="393939"/>
                <w:sz w:val="20"/>
                <w:szCs w:val="20"/>
              </w:rPr>
              <w:t>EUR</w:t>
            </w:r>
          </w:p>
        </w:tc>
      </w:tr>
      <w:tr w:rsidR="00BA0C2A" w:rsidRPr="00103D9C" w:rsidTr="003E51B1">
        <w:trPr>
          <w:trHeight w:val="226"/>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20" w:lineRule="atLeast"/>
              <w:ind w:left="504"/>
              <w:rPr>
                <w:rFonts w:ascii="Verdana" w:eastAsia="Times New Roman" w:hAnsi="Verdana" w:cs="Times New Roman"/>
                <w:sz w:val="20"/>
                <w:szCs w:val="20"/>
              </w:rPr>
            </w:pPr>
            <w:r w:rsidRPr="00103D9C">
              <w:rPr>
                <w:rFonts w:ascii="Calibri" w:hAnsi="Calibri"/>
                <w:color w:val="393939"/>
                <w:sz w:val="20"/>
                <w:szCs w:val="20"/>
              </w:rPr>
              <w:t>DIRECT</w:t>
            </w:r>
          </w:p>
        </w:tc>
      </w:tr>
    </w:tbl>
    <w:p w:rsidR="00BA0C2A" w:rsidRDefault="00BA0C2A" w:rsidP="00BA0C2A">
      <w:pPr>
        <w:spacing w:after="0" w:line="240" w:lineRule="auto"/>
        <w:ind w:left="1080"/>
      </w:pPr>
    </w:p>
    <w:p w:rsidR="00BA0C2A" w:rsidRDefault="00BA0C2A" w:rsidP="00BA0C2A">
      <w:pPr>
        <w:spacing w:after="0" w:line="240" w:lineRule="auto"/>
        <w:ind w:left="1080"/>
      </w:pPr>
    </w:p>
    <w:tbl>
      <w:tblPr>
        <w:tblW w:w="4475" w:type="pct"/>
        <w:tblCellSpacing w:w="15" w:type="dxa"/>
        <w:tblInd w:w="576"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4100"/>
        <w:gridCol w:w="4608"/>
      </w:tblGrid>
      <w:tr w:rsidR="00BA0C2A" w:rsidRPr="00103D9C" w:rsidTr="003E51B1">
        <w:trPr>
          <w:trHeight w:val="156"/>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color w:val="000000"/>
                <w:sz w:val="20"/>
                <w:szCs w:val="20"/>
              </w:rPr>
            </w:pPr>
            <w:r>
              <w:rPr>
                <w:rFonts w:ascii="Calibri" w:eastAsia="Times New Roman" w:hAnsi="Calibri" w:cs="Times New Roman"/>
                <w:b/>
                <w:bCs/>
                <w:color w:val="000000"/>
                <w:sz w:val="20"/>
                <w:szCs w:val="20"/>
              </w:rPr>
              <w:t>Bank Names</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color w:val="000000"/>
                <w:sz w:val="20"/>
                <w:szCs w:val="20"/>
              </w:rPr>
            </w:pPr>
            <w:r>
              <w:rPr>
                <w:rFonts w:ascii="Calibri" w:eastAsia="Times New Roman" w:hAnsi="Calibri" w:cs="Times New Roman"/>
                <w:b/>
                <w:bCs/>
                <w:color w:val="000000"/>
                <w:sz w:val="20"/>
                <w:szCs w:val="20"/>
              </w:rPr>
              <w:t>Bank ID’s</w:t>
            </w:r>
          </w:p>
        </w:tc>
      </w:tr>
      <w:tr w:rsidR="00BA0C2A" w:rsidRPr="00103D9C" w:rsidTr="003E51B1">
        <w:trPr>
          <w:trHeight w:val="14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ING</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ING</w:t>
            </w:r>
          </w:p>
        </w:tc>
      </w:tr>
      <w:tr w:rsidR="00BA0C2A" w:rsidRPr="00103D9C" w:rsidTr="003E51B1">
        <w:trPr>
          <w:trHeight w:val="14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ABN</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ABN_AMRO</w:t>
            </w:r>
          </w:p>
        </w:tc>
      </w:tr>
      <w:tr w:rsidR="00BA0C2A" w:rsidRPr="00103D9C" w:rsidTr="003E51B1">
        <w:trPr>
          <w:trHeight w:val="156"/>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ASN</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20" w:lineRule="atLeast"/>
              <w:ind w:left="504"/>
              <w:rPr>
                <w:rFonts w:ascii="Calibri" w:hAnsi="Calibri"/>
                <w:color w:val="393939"/>
                <w:sz w:val="20"/>
                <w:szCs w:val="20"/>
              </w:rPr>
            </w:pPr>
            <w:r w:rsidRPr="003C55C4">
              <w:rPr>
                <w:rFonts w:ascii="Calibri" w:hAnsi="Calibri"/>
                <w:color w:val="393939"/>
                <w:sz w:val="20"/>
                <w:szCs w:val="20"/>
              </w:rPr>
              <w:t>ASN</w:t>
            </w:r>
          </w:p>
        </w:tc>
      </w:tr>
      <w:tr w:rsidR="00BA0C2A" w:rsidRPr="00103D9C" w:rsidTr="003E51B1">
        <w:trPr>
          <w:trHeight w:val="14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Rabobank</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20" w:lineRule="atLeast"/>
              <w:ind w:left="504"/>
              <w:rPr>
                <w:rFonts w:ascii="Calibri" w:hAnsi="Calibri"/>
                <w:color w:val="393939"/>
                <w:sz w:val="20"/>
                <w:szCs w:val="20"/>
              </w:rPr>
            </w:pPr>
            <w:r w:rsidRPr="003C55C4">
              <w:rPr>
                <w:rFonts w:ascii="Calibri" w:hAnsi="Calibri"/>
                <w:color w:val="393939"/>
                <w:sz w:val="20"/>
                <w:szCs w:val="20"/>
              </w:rPr>
              <w:t>RABOBANK</w:t>
            </w:r>
          </w:p>
        </w:tc>
      </w:tr>
      <w:tr w:rsidR="00BA0C2A" w:rsidRPr="00103D9C" w:rsidTr="003E51B1">
        <w:trPr>
          <w:trHeight w:val="14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SNS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20" w:lineRule="atLeast"/>
              <w:ind w:left="504"/>
              <w:rPr>
                <w:rFonts w:ascii="Calibri" w:hAnsi="Calibri"/>
                <w:color w:val="393939"/>
                <w:sz w:val="20"/>
                <w:szCs w:val="20"/>
              </w:rPr>
            </w:pPr>
            <w:r w:rsidRPr="003C55C4">
              <w:rPr>
                <w:rFonts w:ascii="Calibri" w:hAnsi="Calibri"/>
                <w:color w:val="393939"/>
                <w:sz w:val="20"/>
                <w:szCs w:val="20"/>
              </w:rPr>
              <w:t>SNS</w:t>
            </w:r>
          </w:p>
        </w:tc>
      </w:tr>
      <w:tr w:rsidR="00BA0C2A" w:rsidRPr="00103D9C" w:rsidTr="003E51B1">
        <w:trPr>
          <w:trHeight w:val="156"/>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SNS Regio</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20" w:lineRule="atLeast"/>
              <w:ind w:left="504"/>
              <w:rPr>
                <w:rFonts w:ascii="Calibri" w:hAnsi="Calibri"/>
                <w:color w:val="393939"/>
                <w:sz w:val="20"/>
                <w:szCs w:val="20"/>
              </w:rPr>
            </w:pPr>
            <w:r w:rsidRPr="003C55C4">
              <w:rPr>
                <w:rFonts w:ascii="Calibri" w:hAnsi="Calibri"/>
                <w:color w:val="393939"/>
                <w:sz w:val="20"/>
                <w:szCs w:val="20"/>
              </w:rPr>
              <w:t>SNS_REGIO</w:t>
            </w:r>
          </w:p>
        </w:tc>
      </w:tr>
      <w:tr w:rsidR="00BA0C2A" w:rsidRPr="00103D9C" w:rsidTr="003E51B1">
        <w:trPr>
          <w:trHeight w:val="14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Triodos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20" w:lineRule="atLeast"/>
              <w:ind w:left="504"/>
              <w:rPr>
                <w:rFonts w:ascii="Calibri" w:hAnsi="Calibri"/>
                <w:color w:val="393939"/>
                <w:sz w:val="20"/>
                <w:szCs w:val="20"/>
              </w:rPr>
            </w:pPr>
            <w:r w:rsidRPr="003C55C4">
              <w:rPr>
                <w:rFonts w:ascii="Calibri" w:hAnsi="Calibri"/>
                <w:color w:val="393939"/>
                <w:sz w:val="20"/>
                <w:szCs w:val="20"/>
              </w:rPr>
              <w:t>TRIODOS</w:t>
            </w:r>
          </w:p>
        </w:tc>
      </w:tr>
      <w:tr w:rsidR="00BA0C2A" w:rsidRPr="00103D9C" w:rsidTr="003E51B1">
        <w:trPr>
          <w:trHeight w:val="14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Van Lanschot</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20" w:lineRule="atLeast"/>
              <w:ind w:left="504"/>
              <w:rPr>
                <w:rFonts w:ascii="Calibri" w:hAnsi="Calibri"/>
                <w:color w:val="393939"/>
                <w:sz w:val="20"/>
                <w:szCs w:val="20"/>
              </w:rPr>
            </w:pPr>
            <w:r w:rsidRPr="003C55C4">
              <w:rPr>
                <w:rFonts w:ascii="Calibri" w:hAnsi="Calibri"/>
                <w:color w:val="393939"/>
                <w:sz w:val="20"/>
                <w:szCs w:val="20"/>
              </w:rPr>
              <w:t>VAN_LANSCHOT</w:t>
            </w:r>
          </w:p>
        </w:tc>
      </w:tr>
      <w:tr w:rsidR="00BA0C2A" w:rsidRPr="00103D9C" w:rsidTr="003E51B1">
        <w:trPr>
          <w:trHeight w:val="14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Knab</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20" w:lineRule="atLeast"/>
              <w:ind w:left="504"/>
              <w:rPr>
                <w:rFonts w:ascii="Calibri" w:hAnsi="Calibri"/>
                <w:color w:val="393939"/>
                <w:sz w:val="20"/>
                <w:szCs w:val="20"/>
              </w:rPr>
            </w:pPr>
            <w:r w:rsidRPr="003C55C4">
              <w:rPr>
                <w:rFonts w:ascii="Calibri" w:hAnsi="Calibri"/>
                <w:color w:val="393939"/>
                <w:sz w:val="20"/>
                <w:szCs w:val="20"/>
              </w:rPr>
              <w:t>KNAB</w:t>
            </w:r>
          </w:p>
        </w:tc>
      </w:tr>
    </w:tbl>
    <w:p w:rsidR="00BA0C2A" w:rsidRDefault="00BA0C2A" w:rsidP="00BA0C2A">
      <w:pPr>
        <w:spacing w:after="0" w:line="240" w:lineRule="auto"/>
        <w:ind w:left="1080"/>
      </w:pPr>
    </w:p>
    <w:p w:rsidR="00BA0C2A" w:rsidRDefault="00BA0C2A" w:rsidP="00BA0C2A">
      <w:pPr>
        <w:pStyle w:val="Heading4"/>
        <w:keepNext/>
        <w:keepLines/>
        <w:ind w:left="1800"/>
      </w:pPr>
      <w:bookmarkStart w:id="115" w:name="_Toc400982055"/>
      <w:r>
        <w:t>Request Attribute Mapping</w:t>
      </w:r>
      <w:bookmarkEnd w:id="115"/>
    </w:p>
    <w:p w:rsidR="00BA0C2A" w:rsidRDefault="00BA0C2A" w:rsidP="00BA0C2A">
      <w:pPr>
        <w:spacing w:line="240" w:lineRule="auto"/>
        <w:ind w:left="1080"/>
      </w:pPr>
      <w:r>
        <w:t>&lt;?xml version="1.0" encoding="UTF-8"?&gt;</w:t>
      </w:r>
    </w:p>
    <w:p w:rsidR="00BA0C2A" w:rsidRDefault="00BA0C2A" w:rsidP="00BA0C2A">
      <w:pPr>
        <w:spacing w:line="240" w:lineRule="auto"/>
        <w:ind w:left="1080"/>
      </w:pPr>
      <w:r>
        <w:t>&lt;!DOCTYPE paymentService PUBLIC "-//</w:t>
      </w:r>
      <w:r w:rsidR="00C04461">
        <w:t>Worldpay</w:t>
      </w:r>
      <w:r>
        <w:t xml:space="preserve">//DTD </w:t>
      </w:r>
      <w:r w:rsidR="00C04461">
        <w:t>Worldpay</w:t>
      </w:r>
      <w:r>
        <w:t xml:space="preserve"> PaymentService v1//EN"</w:t>
      </w:r>
    </w:p>
    <w:p w:rsidR="00BA0C2A" w:rsidRDefault="00BA0C2A" w:rsidP="00BA0C2A">
      <w:pPr>
        <w:spacing w:line="240" w:lineRule="auto"/>
        <w:ind w:left="1080"/>
      </w:pPr>
      <w:r>
        <w:t xml:space="preserve">                                "http://dtd.worldpay.com/paymentService_v1.dtd"&gt;</w:t>
      </w:r>
    </w:p>
    <w:p w:rsidR="00BA0C2A" w:rsidRDefault="00BA0C2A" w:rsidP="00BA0C2A">
      <w:pPr>
        <w:spacing w:line="240" w:lineRule="auto"/>
        <w:ind w:left="1080"/>
      </w:pP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 xml:space="preserve"> &lt;submit&gt;</w:t>
      </w:r>
    </w:p>
    <w:p w:rsidR="00BA0C2A" w:rsidRDefault="00BA0C2A" w:rsidP="00BA0C2A">
      <w:pPr>
        <w:spacing w:after="0" w:line="240" w:lineRule="auto"/>
        <w:ind w:left="1080"/>
      </w:pPr>
      <w:r>
        <w:t xml:space="preserve">   &lt;order orderCode="TG20090909-123"&gt;</w:t>
      </w:r>
    </w:p>
    <w:p w:rsidR="00BA0C2A" w:rsidRDefault="00BA0C2A" w:rsidP="00BA0C2A">
      <w:pPr>
        <w:spacing w:after="0" w:line="240" w:lineRule="auto"/>
        <w:ind w:left="1080"/>
      </w:pPr>
      <w:r>
        <w:t xml:space="preserve">     &lt;description&gt;IT Products&lt;/description&gt;</w:t>
      </w:r>
    </w:p>
    <w:p w:rsidR="00BA0C2A" w:rsidRDefault="00BA0C2A" w:rsidP="00BA0C2A">
      <w:pPr>
        <w:spacing w:after="0" w:line="240" w:lineRule="auto"/>
        <w:ind w:left="1080"/>
      </w:pPr>
      <w:r>
        <w:t xml:space="preserve">      &lt;amount value="2002" currencyCode="EUR" exponent="2"/&gt;</w:t>
      </w:r>
    </w:p>
    <w:p w:rsidR="00BA0C2A" w:rsidRDefault="00BA0C2A" w:rsidP="00BA0C2A">
      <w:pPr>
        <w:spacing w:after="0" w:line="240" w:lineRule="auto"/>
        <w:ind w:left="1080"/>
      </w:pPr>
      <w:r>
        <w:t xml:space="preserve">      &lt;orderContent&gt;The order content&lt;/orderContent&gt;</w:t>
      </w:r>
    </w:p>
    <w:p w:rsidR="00BA0C2A" w:rsidRDefault="00BA0C2A" w:rsidP="00BA0C2A">
      <w:pPr>
        <w:spacing w:after="0" w:line="240" w:lineRule="auto"/>
        <w:ind w:left="1080"/>
      </w:pPr>
      <w:r>
        <w:t xml:space="preserve">      &lt;paymentDetails&gt;</w:t>
      </w:r>
    </w:p>
    <w:p w:rsidR="00BA0C2A" w:rsidRDefault="00BA0C2A" w:rsidP="00BA0C2A">
      <w:pPr>
        <w:spacing w:after="0" w:line="240" w:lineRule="auto"/>
        <w:ind w:left="1080"/>
      </w:pPr>
      <w:r>
        <w:t xml:space="preserve">       &lt;IDEAL-SSL shopperBankCode="ING"&gt;</w:t>
      </w:r>
    </w:p>
    <w:p w:rsidR="00BA0C2A" w:rsidRDefault="00BA0C2A" w:rsidP="00BA0C2A">
      <w:pPr>
        <w:spacing w:after="0" w:line="240" w:lineRule="auto"/>
        <w:ind w:left="1080"/>
      </w:pPr>
      <w:r>
        <w:tab/>
      </w:r>
      <w:r>
        <w:tab/>
      </w:r>
      <w:r>
        <w:tab/>
        <w:t xml:space="preserve">&lt;successURL&gt;https://www.merchant.com/success?order=1249480932689&lt;/successURL&gt;   </w:t>
      </w:r>
    </w:p>
    <w:p w:rsidR="00BA0C2A" w:rsidRDefault="00BA0C2A" w:rsidP="00BA0C2A">
      <w:pPr>
        <w:spacing w:after="0" w:line="240" w:lineRule="auto"/>
        <w:ind w:left="1080"/>
      </w:pPr>
      <w:r>
        <w:tab/>
      </w:r>
      <w:r>
        <w:tab/>
      </w:r>
      <w:r>
        <w:tab/>
        <w:t>&lt;failureURL&gt;https://www.merchant.com/failure?order=1249480932689&lt;/failureURL&gt;</w:t>
      </w:r>
    </w:p>
    <w:p w:rsidR="00BA0C2A" w:rsidRDefault="00BA0C2A" w:rsidP="00BA0C2A">
      <w:pPr>
        <w:spacing w:after="0" w:line="240" w:lineRule="auto"/>
        <w:ind w:left="1080"/>
      </w:pPr>
      <w:r>
        <w:tab/>
      </w:r>
      <w:r>
        <w:tab/>
      </w:r>
      <w:r>
        <w:tab/>
        <w:t>&lt;cancelURL&gt;https://www.merchant.com/cancel?order=1249480932689&lt;/cancelURL&gt;</w:t>
      </w:r>
    </w:p>
    <w:p w:rsidR="00BA0C2A" w:rsidRDefault="00BA0C2A" w:rsidP="00BA0C2A">
      <w:pPr>
        <w:spacing w:after="0" w:line="240" w:lineRule="auto"/>
        <w:ind w:left="1080"/>
      </w:pPr>
      <w:r>
        <w:t xml:space="preserve">         &lt;/IDEAL-SSL&gt;</w:t>
      </w:r>
    </w:p>
    <w:p w:rsidR="00BA0C2A" w:rsidRDefault="00BA0C2A" w:rsidP="00BA0C2A">
      <w:pPr>
        <w:spacing w:after="0" w:line="240" w:lineRule="auto"/>
        <w:ind w:left="1080"/>
      </w:pPr>
      <w:r>
        <w:t xml:space="preserve">      &lt;/paymentDetails&gt;</w:t>
      </w:r>
    </w:p>
    <w:p w:rsidR="00BA0C2A" w:rsidRDefault="00BA0C2A" w:rsidP="00BA0C2A">
      <w:pPr>
        <w:spacing w:after="0" w:line="240" w:lineRule="auto"/>
        <w:ind w:left="1080"/>
      </w:pPr>
      <w:r>
        <w:t xml:space="preserve">    &lt;/order&gt;</w:t>
      </w:r>
    </w:p>
    <w:p w:rsidR="00BA0C2A" w:rsidRDefault="00BA0C2A" w:rsidP="00BA0C2A">
      <w:pPr>
        <w:spacing w:after="0" w:line="240" w:lineRule="auto"/>
        <w:ind w:left="1080"/>
      </w:pPr>
      <w:r>
        <w:t xml:space="preserve">  &lt;/submit&gt;</w:t>
      </w:r>
    </w:p>
    <w:p w:rsidR="00BA0C2A" w:rsidRPr="00426BF5" w:rsidRDefault="00BA0C2A" w:rsidP="00BA0C2A">
      <w:pPr>
        <w:spacing w:after="0" w:line="240" w:lineRule="auto"/>
        <w:ind w:left="1080"/>
      </w:pPr>
      <w:r>
        <w:lastRenderedPageBreak/>
        <w:t>&lt;/paymentService&gt;</w:t>
      </w:r>
    </w:p>
    <w:p w:rsidR="00BA0C2A" w:rsidRDefault="00BA0C2A" w:rsidP="00BA0C2A">
      <w:pPr>
        <w:pStyle w:val="Heading4"/>
        <w:keepNext/>
        <w:keepLines/>
        <w:ind w:left="1800"/>
      </w:pPr>
      <w:bookmarkStart w:id="116" w:name="_Toc400982056"/>
      <w:r>
        <w:t>Response Attribute Mapping</w:t>
      </w:r>
      <w:bookmarkEnd w:id="116"/>
    </w:p>
    <w:p w:rsidR="00BA0C2A" w:rsidRDefault="00BA0C2A" w:rsidP="00BA0C2A">
      <w:pPr>
        <w:spacing w:after="0"/>
        <w:ind w:left="1080"/>
      </w:pPr>
      <w:r>
        <w:t xml:space="preserve">  &lt;?xml version="1.0" encoding="UTF-8"?&gt;</w:t>
      </w:r>
    </w:p>
    <w:p w:rsidR="00BA0C2A" w:rsidRDefault="00BA0C2A" w:rsidP="00BA0C2A">
      <w:pPr>
        <w:spacing w:after="0"/>
        <w:ind w:left="1080"/>
      </w:pPr>
      <w:r>
        <w:t xml:space="preserve">  &lt;!DOCTYPE paymentService PUBLIC "-//</w:t>
      </w:r>
      <w:r w:rsidR="00C04461">
        <w:t>Worldpay</w:t>
      </w:r>
      <w:r>
        <w:t xml:space="preserve">//DTD </w:t>
      </w:r>
      <w:r w:rsidR="00C04461">
        <w:t>Worldpay</w:t>
      </w:r>
      <w:r>
        <w:t xml:space="preserve"> PaymentService v1//EN"</w:t>
      </w:r>
    </w:p>
    <w:p w:rsidR="00BA0C2A" w:rsidRDefault="00BA0C2A" w:rsidP="00BA0C2A">
      <w:pPr>
        <w:spacing w:after="0"/>
        <w:ind w:left="1080"/>
      </w:pPr>
      <w:r>
        <w:t xml:space="preserve">                                  "http://dtd.worldpay.com/paymentService_v1.dtd"&gt;</w:t>
      </w:r>
    </w:p>
    <w:p w:rsidR="00BA0C2A" w:rsidRDefault="00BA0C2A" w:rsidP="00BA0C2A">
      <w:pPr>
        <w:spacing w:after="0"/>
        <w:ind w:left="1080"/>
      </w:pPr>
      <w:r>
        <w:t xml:space="preserve">  &lt;paymentService version="1.4" merchantCode="SAPIENTNITROECOM"&gt;</w:t>
      </w:r>
    </w:p>
    <w:p w:rsidR="00BA0C2A" w:rsidRDefault="00BA0C2A" w:rsidP="00BA0C2A">
      <w:pPr>
        <w:spacing w:after="0"/>
        <w:ind w:left="1080"/>
      </w:pPr>
      <w:r>
        <w:t xml:space="preserve">      &lt;reply&gt;</w:t>
      </w:r>
    </w:p>
    <w:p w:rsidR="00BA0C2A" w:rsidRDefault="00BA0C2A" w:rsidP="00BA0C2A">
      <w:pPr>
        <w:spacing w:after="0"/>
        <w:ind w:left="1080"/>
      </w:pPr>
      <w:r>
        <w:t xml:space="preserve">          &lt;orderStatus orderCode="TG20090909-123"&gt;</w:t>
      </w:r>
    </w:p>
    <w:p w:rsidR="00BA0C2A" w:rsidRDefault="00BA0C2A" w:rsidP="00BA0C2A">
      <w:pPr>
        <w:spacing w:after="0"/>
        <w:ind w:left="1080"/>
      </w:pPr>
      <w:r>
        <w:t xml:space="preserve">              &lt;reference id="3015960397"&gt;https://secure-test.worldpay.com/wcc/simulator?op=IDEAL-AuthInit&amp;amp;trxId=126208818731246&lt;/reference&gt;</w:t>
      </w:r>
    </w:p>
    <w:p w:rsidR="00BA0C2A" w:rsidRDefault="00BA0C2A" w:rsidP="00BA0C2A">
      <w:pPr>
        <w:spacing w:after="0"/>
        <w:ind w:left="1080"/>
      </w:pPr>
      <w:r>
        <w:t xml:space="preserve">          &lt;/orderStatus&gt;</w:t>
      </w:r>
    </w:p>
    <w:p w:rsidR="00BA0C2A" w:rsidRDefault="00BA0C2A" w:rsidP="00BA0C2A">
      <w:pPr>
        <w:spacing w:after="0"/>
        <w:ind w:left="1080"/>
      </w:pPr>
      <w:r>
        <w:t xml:space="preserve">      &lt;/reply&gt;</w:t>
      </w:r>
    </w:p>
    <w:p w:rsidR="00BA0C2A" w:rsidRDefault="00BA0C2A" w:rsidP="00BA0C2A">
      <w:pPr>
        <w:spacing w:after="0"/>
        <w:ind w:left="1080"/>
      </w:pPr>
      <w:r>
        <w:t xml:space="preserve">  &lt;/paymentService&gt;</w:t>
      </w:r>
    </w:p>
    <w:p w:rsidR="00B84250" w:rsidRPr="00F61D5D" w:rsidRDefault="00B84250" w:rsidP="00F61D5D">
      <w:pPr>
        <w:pStyle w:val="Heading3"/>
        <w:keepNext/>
        <w:keepLines/>
        <w:numPr>
          <w:ilvl w:val="2"/>
          <w:numId w:val="47"/>
        </w:numPr>
        <w:pBdr>
          <w:bottom w:val="none" w:sz="0" w:space="0" w:color="auto"/>
        </w:pBdr>
        <w:spacing w:line="276" w:lineRule="auto"/>
        <w:ind w:left="1764"/>
        <w:rPr>
          <w:i w:val="0"/>
          <w:sz w:val="24"/>
          <w:szCs w:val="24"/>
        </w:rPr>
      </w:pPr>
      <w:bookmarkStart w:id="117" w:name="_Toc406163048"/>
      <w:bookmarkStart w:id="118" w:name="_Toc18418352"/>
      <w:r w:rsidRPr="00F61D5D">
        <w:rPr>
          <w:i w:val="0"/>
          <w:sz w:val="24"/>
          <w:szCs w:val="24"/>
        </w:rPr>
        <w:t>GiroPay</w:t>
      </w:r>
      <w:bookmarkEnd w:id="117"/>
      <w:bookmarkEnd w:id="118"/>
    </w:p>
    <w:p w:rsidR="00B84250" w:rsidRDefault="00B84250" w:rsidP="00B84250">
      <w:pPr>
        <w:spacing w:after="0" w:line="240" w:lineRule="auto"/>
        <w:ind w:left="1080"/>
        <w:rPr>
          <w:bCs/>
        </w:rPr>
      </w:pPr>
      <w:r w:rsidRPr="00ED0CEA">
        <w:rPr>
          <w:bCs/>
        </w:rPr>
        <w:t>This is a popular German bank transfer payment method that shoppers can use to login to their bank account to make an online paymen</w:t>
      </w:r>
      <w:r w:rsidR="00DF25C7">
        <w:rPr>
          <w:bCs/>
        </w:rPr>
        <w:t>t. Giropay payments are authoriz</w:t>
      </w:r>
      <w:r w:rsidRPr="00ED0CEA">
        <w:rPr>
          <w:bCs/>
        </w:rPr>
        <w:t>ed immediately after the shopper submits their payment request</w:t>
      </w:r>
      <w:r>
        <w:rPr>
          <w:bCs/>
        </w:rPr>
        <w:t xml:space="preserve">. Shopper needs to enter the Bank Code value on payment page </w:t>
      </w:r>
      <w:r w:rsidR="00EF0F98">
        <w:rPr>
          <w:bCs/>
        </w:rPr>
        <w:t>and Bank</w:t>
      </w:r>
      <w:r>
        <w:rPr>
          <w:bCs/>
        </w:rPr>
        <w:t xml:space="preserve"> details will be sent in as a part of DIRECT XML request as b</w:t>
      </w:r>
      <w:r w:rsidRPr="008242C1">
        <w:rPr>
          <w:b/>
        </w:rPr>
        <w:t>ankCode</w:t>
      </w:r>
      <w:r>
        <w:t xml:space="preserve"> node</w:t>
      </w:r>
      <w:r>
        <w:rPr>
          <w:bCs/>
        </w:rPr>
        <w:t>.</w:t>
      </w:r>
    </w:p>
    <w:p w:rsidR="00B84250" w:rsidRPr="008E41E8" w:rsidRDefault="00B84250" w:rsidP="00B84250">
      <w:pPr>
        <w:spacing w:after="0" w:line="240" w:lineRule="auto"/>
        <w:ind w:left="1080"/>
      </w:pPr>
    </w:p>
    <w:tbl>
      <w:tblPr>
        <w:tblStyle w:val="LightGrid-Accent5"/>
        <w:tblW w:w="4304" w:type="pct"/>
        <w:tblInd w:w="1188" w:type="dxa"/>
        <w:tblLook w:val="04A0" w:firstRow="1" w:lastRow="0" w:firstColumn="1" w:lastColumn="0" w:noHBand="0" w:noVBand="1"/>
      </w:tblPr>
      <w:tblGrid>
        <w:gridCol w:w="3921"/>
        <w:gridCol w:w="4451"/>
      </w:tblGrid>
      <w:tr w:rsidR="00B84250" w:rsidRPr="00103D9C" w:rsidTr="00B84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hideMark/>
          </w:tcPr>
          <w:p w:rsidR="00B84250" w:rsidRPr="00F40143" w:rsidRDefault="00B84250" w:rsidP="00B84250">
            <w:pPr>
              <w:spacing w:line="360" w:lineRule="auto"/>
              <w:ind w:left="1080"/>
              <w:rPr>
                <w:rFonts w:ascii="Calibri" w:eastAsia="Times New Roman" w:hAnsi="Calibri" w:cs="Times New Roman"/>
                <w:bCs w:val="0"/>
                <w:color w:val="000000"/>
                <w:sz w:val="20"/>
                <w:szCs w:val="20"/>
              </w:rPr>
            </w:pPr>
            <w:r w:rsidRPr="00F40143">
              <w:rPr>
                <w:rFonts w:ascii="Calibri" w:eastAsia="Times New Roman" w:hAnsi="Calibri" w:cs="Times New Roman"/>
                <w:bCs w:val="0"/>
                <w:color w:val="000000"/>
                <w:sz w:val="20"/>
                <w:szCs w:val="20"/>
              </w:rPr>
              <w:t>Property</w:t>
            </w:r>
          </w:p>
        </w:tc>
        <w:tc>
          <w:tcPr>
            <w:tcW w:w="0" w:type="auto"/>
            <w:hideMark/>
          </w:tcPr>
          <w:p w:rsidR="00B84250" w:rsidRPr="00F40143" w:rsidRDefault="00B84250" w:rsidP="00B84250">
            <w:pPr>
              <w:spacing w:line="360" w:lineRule="auto"/>
              <w:ind w:left="1080"/>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sz w:val="20"/>
                <w:szCs w:val="20"/>
              </w:rPr>
            </w:pPr>
            <w:r w:rsidRPr="00F40143">
              <w:rPr>
                <w:rFonts w:ascii="Calibri" w:eastAsia="Times New Roman" w:hAnsi="Calibri" w:cs="Times New Roman"/>
                <w:bCs w:val="0"/>
                <w:color w:val="000000"/>
                <w:sz w:val="20"/>
                <w:szCs w:val="20"/>
              </w:rPr>
              <w:t>Description/Value</w:t>
            </w:r>
          </w:p>
        </w:tc>
      </w:tr>
      <w:tr w:rsidR="00B84250" w:rsidRPr="00103D9C" w:rsidTr="00B84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B84250" w:rsidRPr="00F40143" w:rsidRDefault="00B84250" w:rsidP="00B84250">
            <w:pPr>
              <w:spacing w:line="360" w:lineRule="auto"/>
              <w:ind w:left="1080"/>
              <w:rPr>
                <w:rFonts w:ascii="Calibri" w:eastAsia="Times New Roman" w:hAnsi="Calibri" w:cs="Times New Roman"/>
                <w:sz w:val="20"/>
                <w:szCs w:val="20"/>
              </w:rPr>
            </w:pPr>
            <w:r>
              <w:rPr>
                <w:rFonts w:ascii="Calibri" w:eastAsia="Times New Roman" w:hAnsi="Calibri" w:cs="Times New Roman"/>
                <w:sz w:val="20"/>
                <w:szCs w:val="20"/>
              </w:rPr>
              <w:t>Payment Type</w:t>
            </w:r>
          </w:p>
        </w:tc>
        <w:tc>
          <w:tcPr>
            <w:tcW w:w="0" w:type="auto"/>
          </w:tcPr>
          <w:p w:rsidR="00B84250" w:rsidRPr="00103D9C" w:rsidRDefault="00B84250" w:rsidP="00B84250">
            <w:pPr>
              <w:spacing w:line="360" w:lineRule="auto"/>
              <w:ind w:left="108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Real Time Bank Transfer</w:t>
            </w:r>
          </w:p>
        </w:tc>
      </w:tr>
      <w:tr w:rsidR="00B84250" w:rsidRPr="00103D9C" w:rsidTr="00B8425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B84250" w:rsidRPr="00F40143" w:rsidRDefault="00B84250" w:rsidP="00B84250">
            <w:pPr>
              <w:spacing w:line="360" w:lineRule="auto"/>
              <w:ind w:left="1080"/>
              <w:rPr>
                <w:rFonts w:ascii="Calibri" w:eastAsia="Times New Roman" w:hAnsi="Calibri" w:cs="Times New Roman"/>
                <w:bCs w:val="0"/>
                <w:sz w:val="20"/>
                <w:szCs w:val="20"/>
              </w:rPr>
            </w:pPr>
            <w:r w:rsidRPr="00F40143">
              <w:rPr>
                <w:rFonts w:ascii="Calibri" w:eastAsia="Times New Roman" w:hAnsi="Calibri" w:cs="Times New Roman"/>
                <w:bCs w:val="0"/>
                <w:sz w:val="20"/>
                <w:szCs w:val="20"/>
              </w:rPr>
              <w:t>Countries</w:t>
            </w:r>
          </w:p>
        </w:tc>
        <w:tc>
          <w:tcPr>
            <w:tcW w:w="0" w:type="auto"/>
          </w:tcPr>
          <w:p w:rsidR="00B84250" w:rsidRPr="00103D9C" w:rsidRDefault="00B84250" w:rsidP="00B84250">
            <w:pPr>
              <w:spacing w:line="360" w:lineRule="auto"/>
              <w:ind w:left="108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20"/>
                <w:szCs w:val="20"/>
              </w:rPr>
            </w:pPr>
            <w:r>
              <w:rPr>
                <w:rFonts w:ascii="Calibri" w:hAnsi="Calibri"/>
                <w:color w:val="393939"/>
                <w:sz w:val="20"/>
                <w:szCs w:val="20"/>
              </w:rPr>
              <w:t>Germany</w:t>
            </w:r>
          </w:p>
        </w:tc>
      </w:tr>
      <w:tr w:rsidR="00B84250" w:rsidRPr="00103D9C" w:rsidTr="00B84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B84250" w:rsidRPr="00F40143" w:rsidRDefault="00B84250" w:rsidP="00B84250">
            <w:pPr>
              <w:spacing w:line="360" w:lineRule="auto"/>
              <w:ind w:left="1080"/>
              <w:rPr>
                <w:rFonts w:ascii="Calibri" w:eastAsia="Times New Roman" w:hAnsi="Calibri" w:cs="Times New Roman"/>
                <w:bCs w:val="0"/>
                <w:sz w:val="20"/>
                <w:szCs w:val="20"/>
              </w:rPr>
            </w:pPr>
            <w:r w:rsidRPr="00F40143">
              <w:rPr>
                <w:rFonts w:ascii="Calibri" w:eastAsia="Times New Roman" w:hAnsi="Calibri" w:cs="Times New Roman"/>
                <w:bCs w:val="0"/>
                <w:sz w:val="20"/>
                <w:szCs w:val="20"/>
              </w:rPr>
              <w:t>Acceptance Currencies</w:t>
            </w:r>
          </w:p>
        </w:tc>
        <w:tc>
          <w:tcPr>
            <w:tcW w:w="0" w:type="auto"/>
          </w:tcPr>
          <w:p w:rsidR="00B84250" w:rsidRDefault="00B84250" w:rsidP="00B84250">
            <w:pPr>
              <w:spacing w:line="360" w:lineRule="auto"/>
              <w:ind w:left="108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sidRPr="008E41E8">
              <w:rPr>
                <w:rFonts w:ascii="Calibri" w:hAnsi="Calibri"/>
                <w:color w:val="393939"/>
                <w:sz w:val="20"/>
                <w:szCs w:val="20"/>
              </w:rPr>
              <w:t>EUR</w:t>
            </w:r>
          </w:p>
        </w:tc>
      </w:tr>
      <w:tr w:rsidR="00B84250" w:rsidRPr="00103D9C" w:rsidTr="00B8425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B84250" w:rsidRPr="00F40143" w:rsidRDefault="00B84250" w:rsidP="00B84250">
            <w:pPr>
              <w:spacing w:line="360" w:lineRule="auto"/>
              <w:ind w:left="1080"/>
              <w:rPr>
                <w:rFonts w:ascii="Calibri" w:eastAsia="Times New Roman" w:hAnsi="Calibri" w:cs="Times New Roman"/>
                <w:bCs w:val="0"/>
                <w:sz w:val="20"/>
                <w:szCs w:val="20"/>
              </w:rPr>
            </w:pPr>
            <w:r w:rsidRPr="00F40143">
              <w:rPr>
                <w:rFonts w:ascii="Calibri" w:eastAsia="Times New Roman" w:hAnsi="Calibri" w:cs="Times New Roman"/>
                <w:bCs w:val="0"/>
                <w:sz w:val="20"/>
                <w:szCs w:val="20"/>
              </w:rPr>
              <w:t>Mode</w:t>
            </w:r>
          </w:p>
        </w:tc>
        <w:tc>
          <w:tcPr>
            <w:tcW w:w="0" w:type="auto"/>
          </w:tcPr>
          <w:p w:rsidR="00B84250" w:rsidRPr="00103D9C" w:rsidRDefault="00B84250" w:rsidP="00B84250">
            <w:pPr>
              <w:spacing w:line="360" w:lineRule="auto"/>
              <w:ind w:left="1080"/>
              <w:cnfStyle w:val="000000010000" w:firstRow="0" w:lastRow="0" w:firstColumn="0" w:lastColumn="0" w:oddVBand="0" w:evenVBand="0" w:oddHBand="0" w:evenHBand="1" w:firstRowFirstColumn="0" w:firstRowLastColumn="0" w:lastRowFirstColumn="0" w:lastRowLastColumn="0"/>
              <w:rPr>
                <w:rFonts w:ascii="Verdana" w:eastAsia="Times New Roman" w:hAnsi="Verdana" w:cs="Times New Roman"/>
                <w:sz w:val="20"/>
                <w:szCs w:val="20"/>
              </w:rPr>
            </w:pPr>
            <w:r w:rsidRPr="00103D9C">
              <w:rPr>
                <w:rFonts w:ascii="Calibri" w:hAnsi="Calibri"/>
                <w:color w:val="393939"/>
                <w:sz w:val="20"/>
                <w:szCs w:val="20"/>
              </w:rPr>
              <w:t>DIRECT</w:t>
            </w:r>
          </w:p>
        </w:tc>
      </w:tr>
      <w:tr w:rsidR="00B84250" w:rsidRPr="00103D9C" w:rsidTr="00B84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B84250" w:rsidRPr="00F40143" w:rsidRDefault="00B84250" w:rsidP="00B84250">
            <w:pPr>
              <w:spacing w:line="360" w:lineRule="auto"/>
              <w:ind w:left="1080"/>
              <w:rPr>
                <w:rFonts w:ascii="Calibri" w:eastAsia="Times New Roman" w:hAnsi="Calibri" w:cs="Times New Roman"/>
                <w:bCs w:val="0"/>
                <w:sz w:val="20"/>
                <w:szCs w:val="20"/>
              </w:rPr>
            </w:pPr>
            <w:r>
              <w:rPr>
                <w:rFonts w:ascii="Calibri" w:eastAsia="Times New Roman" w:hAnsi="Calibri" w:cs="Times New Roman"/>
                <w:bCs w:val="0"/>
                <w:sz w:val="20"/>
                <w:szCs w:val="20"/>
              </w:rPr>
              <w:t>Payment Method Mask</w:t>
            </w:r>
          </w:p>
        </w:tc>
        <w:tc>
          <w:tcPr>
            <w:tcW w:w="0" w:type="auto"/>
          </w:tcPr>
          <w:p w:rsidR="00B84250" w:rsidRPr="00103D9C" w:rsidRDefault="00B84250" w:rsidP="00B84250">
            <w:pPr>
              <w:spacing w:line="360" w:lineRule="auto"/>
              <w:ind w:left="108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Pr>
                <w:rFonts w:ascii="Calibri" w:eastAsia="Times New Roman" w:hAnsi="Calibri" w:cs="Times New Roman"/>
                <w:sz w:val="20"/>
                <w:szCs w:val="20"/>
              </w:rPr>
              <w:t>GIROPAY-SSL</w:t>
            </w:r>
          </w:p>
        </w:tc>
      </w:tr>
    </w:tbl>
    <w:p w:rsidR="00B84250" w:rsidRDefault="00B84250" w:rsidP="00B84250">
      <w:pPr>
        <w:spacing w:after="0" w:line="240" w:lineRule="auto"/>
        <w:ind w:left="1080"/>
      </w:pPr>
    </w:p>
    <w:p w:rsidR="00B84250" w:rsidRDefault="00856FA3" w:rsidP="0095421A">
      <w:pPr>
        <w:pStyle w:val="Heading4"/>
        <w:keepNext/>
        <w:keepLines/>
        <w:ind w:left="1800"/>
      </w:pPr>
      <w:bookmarkStart w:id="119" w:name="_Toc406163049"/>
      <w:r>
        <w:tab/>
      </w:r>
      <w:r w:rsidR="00B84250">
        <w:t>Request Attribute Mapping</w:t>
      </w:r>
      <w:bookmarkEnd w:id="119"/>
    </w:p>
    <w:p w:rsidR="00B84250" w:rsidRDefault="00B84250" w:rsidP="00B84250">
      <w:pPr>
        <w:spacing w:after="0" w:line="240" w:lineRule="auto"/>
        <w:ind w:left="1080"/>
      </w:pPr>
      <w:r>
        <w:t xml:space="preserve">&lt;?xml version="1.0" encoding="UTF-8"?&gt; </w:t>
      </w:r>
    </w:p>
    <w:p w:rsidR="00B84250" w:rsidRDefault="00B84250" w:rsidP="00B84250">
      <w:pPr>
        <w:spacing w:after="0" w:line="240" w:lineRule="auto"/>
        <w:ind w:left="1080"/>
      </w:pPr>
      <w:r>
        <w:t>&lt;!DOCTYPE paymentService PUBLIC "-//</w:t>
      </w:r>
      <w:r w:rsidR="00C04461">
        <w:t>Worldpay</w:t>
      </w:r>
      <w:r>
        <w:t xml:space="preserve">/DTD </w:t>
      </w:r>
      <w:r w:rsidR="00C04461">
        <w:t>Worldpay</w:t>
      </w:r>
      <w:r>
        <w:t xml:space="preserve"> PaymentService v1//EN" "http://dtd.worldpay.com/paymentService_v1.dtd"&gt; </w:t>
      </w:r>
    </w:p>
    <w:p w:rsidR="00B84250" w:rsidRDefault="00B84250" w:rsidP="00B84250">
      <w:pPr>
        <w:spacing w:after="0" w:line="240" w:lineRule="auto"/>
        <w:ind w:left="1080"/>
      </w:pPr>
      <w:r>
        <w:t>&lt;paymentService version="1.4" merchantCode="MERCHANTCODE"&gt;</w:t>
      </w:r>
    </w:p>
    <w:p w:rsidR="00B84250" w:rsidRDefault="00B84250" w:rsidP="00B84250">
      <w:pPr>
        <w:spacing w:after="0" w:line="240" w:lineRule="auto"/>
        <w:ind w:left="1080"/>
      </w:pPr>
      <w:r>
        <w:t>&lt;submit&gt;</w:t>
      </w:r>
    </w:p>
    <w:p w:rsidR="00B84250" w:rsidRDefault="00B84250" w:rsidP="00B84250">
      <w:pPr>
        <w:spacing w:after="0" w:line="240" w:lineRule="auto"/>
        <w:ind w:left="1080"/>
      </w:pPr>
      <w:r>
        <w:t xml:space="preserve">&lt;order orderCode="GiropayTestOrder"&gt; </w:t>
      </w:r>
    </w:p>
    <w:p w:rsidR="00B84250" w:rsidRDefault="00B84250" w:rsidP="00B84250">
      <w:pPr>
        <w:spacing w:after="0" w:line="240" w:lineRule="auto"/>
        <w:ind w:left="1080"/>
      </w:pPr>
      <w:r>
        <w:tab/>
        <w:t xml:space="preserve">&lt;description&gt;test order&lt;/description&gt; </w:t>
      </w:r>
    </w:p>
    <w:p w:rsidR="00B84250" w:rsidRDefault="00B84250" w:rsidP="00B84250">
      <w:pPr>
        <w:spacing w:after="0" w:line="240" w:lineRule="auto"/>
        <w:ind w:left="1080"/>
      </w:pPr>
      <w:r>
        <w:tab/>
        <w:t xml:space="preserve">&lt;amount value="100" currencyCode="EUR" exponent="2"/&gt; </w:t>
      </w:r>
    </w:p>
    <w:p w:rsidR="00B84250" w:rsidRDefault="00B84250" w:rsidP="00B84250">
      <w:pPr>
        <w:spacing w:after="0" w:line="240" w:lineRule="auto"/>
        <w:ind w:left="1080"/>
      </w:pPr>
      <w:r>
        <w:tab/>
        <w:t xml:space="preserve">&lt;orderContent&gt;&lt;![CDATA[]]&gt; &lt;/orderContent&gt; </w:t>
      </w:r>
    </w:p>
    <w:p w:rsidR="00B84250" w:rsidRDefault="00B84250" w:rsidP="00B84250">
      <w:pPr>
        <w:spacing w:after="0" w:line="240" w:lineRule="auto"/>
        <w:ind w:left="1080"/>
      </w:pPr>
      <w:r>
        <w:tab/>
        <w:t xml:space="preserve">&lt;paymentDetails&gt; </w:t>
      </w:r>
    </w:p>
    <w:p w:rsidR="00B84250" w:rsidRDefault="00B84250" w:rsidP="00B84250">
      <w:pPr>
        <w:spacing w:after="0" w:line="240" w:lineRule="auto"/>
        <w:ind w:left="1080"/>
      </w:pPr>
      <w:r>
        <w:tab/>
      </w:r>
      <w:r>
        <w:tab/>
        <w:t xml:space="preserve">&lt;GIROPAY-SSL&gt; </w:t>
      </w:r>
    </w:p>
    <w:p w:rsidR="00B84250" w:rsidRDefault="00B84250" w:rsidP="00B84250">
      <w:pPr>
        <w:spacing w:after="0" w:line="240" w:lineRule="auto"/>
        <w:ind w:left="1080"/>
      </w:pPr>
      <w:r>
        <w:tab/>
      </w:r>
      <w:r>
        <w:tab/>
      </w:r>
      <w:r>
        <w:tab/>
        <w:t xml:space="preserve">&lt;successURL&gt;http://www.worldpay.com/?success&lt;/successURL&gt; </w:t>
      </w:r>
    </w:p>
    <w:p w:rsidR="00B84250" w:rsidRDefault="00B84250" w:rsidP="00B84250">
      <w:pPr>
        <w:spacing w:after="0" w:line="240" w:lineRule="auto"/>
        <w:ind w:left="1080"/>
      </w:pPr>
      <w:r>
        <w:tab/>
      </w:r>
      <w:r>
        <w:tab/>
      </w:r>
      <w:r>
        <w:tab/>
        <w:t>&lt;failureURL&gt;http:// www.worldpay.com/?failure&lt;/failureURL&gt;</w:t>
      </w:r>
    </w:p>
    <w:p w:rsidR="00B84250" w:rsidRDefault="00B84250" w:rsidP="00B84250">
      <w:pPr>
        <w:spacing w:after="0" w:line="240" w:lineRule="auto"/>
        <w:ind w:left="1080"/>
      </w:pPr>
      <w:r>
        <w:tab/>
      </w:r>
      <w:r>
        <w:tab/>
      </w:r>
      <w:r>
        <w:tab/>
        <w:t xml:space="preserve">&lt;cancelURL&gt;http:// www.worldpay.com/?cancel&lt;/cancelURL&gt; </w:t>
      </w:r>
    </w:p>
    <w:p w:rsidR="00B84250" w:rsidRDefault="00B84250" w:rsidP="00B84250">
      <w:pPr>
        <w:spacing w:after="0" w:line="240" w:lineRule="auto"/>
        <w:ind w:left="1080"/>
      </w:pPr>
      <w:r>
        <w:lastRenderedPageBreak/>
        <w:tab/>
      </w:r>
      <w:r>
        <w:tab/>
      </w:r>
      <w:r>
        <w:tab/>
        <w:t xml:space="preserve">&lt;bankCode&gt;12345678&lt;/bankCode&gt; </w:t>
      </w:r>
    </w:p>
    <w:p w:rsidR="00B84250" w:rsidRDefault="00B84250" w:rsidP="00B84250">
      <w:pPr>
        <w:spacing w:after="0" w:line="240" w:lineRule="auto"/>
        <w:ind w:left="1080"/>
      </w:pPr>
      <w:r>
        <w:tab/>
      </w:r>
      <w:r>
        <w:tab/>
        <w:t>&lt;/GIROPAY-SSL&gt;</w:t>
      </w:r>
    </w:p>
    <w:p w:rsidR="00B84250" w:rsidRDefault="00B84250" w:rsidP="00B84250">
      <w:pPr>
        <w:spacing w:after="0" w:line="240" w:lineRule="auto"/>
        <w:ind w:left="1080"/>
      </w:pPr>
      <w:r>
        <w:tab/>
      </w:r>
      <w:r>
        <w:tab/>
        <w:t xml:space="preserve">&lt;session shopperIPAddress="127.0.0.1" id="ssn97414780"/&gt; </w:t>
      </w:r>
    </w:p>
    <w:p w:rsidR="00B84250" w:rsidRDefault="00B84250" w:rsidP="00B84250">
      <w:pPr>
        <w:spacing w:after="0" w:line="240" w:lineRule="auto"/>
        <w:ind w:left="1080"/>
      </w:pPr>
      <w:r>
        <w:tab/>
        <w:t xml:space="preserve">&lt;/paymentDetails&gt; </w:t>
      </w:r>
    </w:p>
    <w:p w:rsidR="00B84250" w:rsidRDefault="00B84250" w:rsidP="00B84250">
      <w:pPr>
        <w:spacing w:after="0" w:line="240" w:lineRule="auto"/>
        <w:ind w:left="1080"/>
      </w:pPr>
      <w:r>
        <w:tab/>
        <w:t>&lt;shopper&gt;</w:t>
      </w:r>
    </w:p>
    <w:p w:rsidR="00B84250" w:rsidRDefault="00B84250" w:rsidP="00B84250">
      <w:pPr>
        <w:spacing w:after="0" w:line="240" w:lineRule="auto"/>
        <w:ind w:left="1080"/>
      </w:pPr>
      <w:r>
        <w:tab/>
      </w:r>
      <w:r>
        <w:tab/>
        <w:t xml:space="preserve">&lt;shopperEmailAddress&gt;shopper@worldpay.com&lt;/shopperEmailAddress&gt; </w:t>
      </w:r>
    </w:p>
    <w:p w:rsidR="00B84250" w:rsidRDefault="00B84250" w:rsidP="00B84250">
      <w:pPr>
        <w:spacing w:after="0" w:line="240" w:lineRule="auto"/>
        <w:ind w:left="1080"/>
      </w:pPr>
      <w:r>
        <w:tab/>
      </w:r>
      <w:r>
        <w:tab/>
        <w:t xml:space="preserve">&lt;browser&gt; </w:t>
      </w:r>
    </w:p>
    <w:p w:rsidR="00B84250" w:rsidRDefault="00B84250" w:rsidP="00B84250">
      <w:pPr>
        <w:spacing w:after="0" w:line="240" w:lineRule="auto"/>
        <w:ind w:left="1080"/>
      </w:pPr>
      <w:r>
        <w:tab/>
      </w:r>
      <w:r>
        <w:tab/>
      </w:r>
      <w:r>
        <w:tab/>
        <w:t xml:space="preserve">&lt;acceptHeader&gt;text/html&lt;/acceptHeader&gt; </w:t>
      </w:r>
    </w:p>
    <w:p w:rsidR="00B84250" w:rsidRDefault="00B84250" w:rsidP="00B84250">
      <w:pPr>
        <w:spacing w:after="0" w:line="240" w:lineRule="auto"/>
        <w:ind w:left="1080"/>
      </w:pPr>
      <w:r>
        <w:tab/>
      </w:r>
      <w:r>
        <w:tab/>
      </w:r>
      <w:r>
        <w:tab/>
        <w:t xml:space="preserve">&lt;userAgentHeader&gt;Mozilla/5.0 ...&lt;/userAgentHeader&gt; </w:t>
      </w:r>
    </w:p>
    <w:p w:rsidR="00B84250" w:rsidRDefault="00B84250" w:rsidP="00B84250">
      <w:pPr>
        <w:spacing w:after="0" w:line="240" w:lineRule="auto"/>
        <w:ind w:left="1080"/>
      </w:pPr>
      <w:r>
        <w:tab/>
      </w:r>
      <w:r>
        <w:tab/>
        <w:t>&lt;/browser&gt;</w:t>
      </w:r>
    </w:p>
    <w:p w:rsidR="00B84250" w:rsidRDefault="00B84250" w:rsidP="00B84250">
      <w:pPr>
        <w:spacing w:after="0" w:line="240" w:lineRule="auto"/>
        <w:ind w:left="1080"/>
      </w:pPr>
      <w:r>
        <w:tab/>
        <w:t xml:space="preserve">&lt;/shopper&gt; </w:t>
      </w:r>
    </w:p>
    <w:p w:rsidR="00B84250" w:rsidRDefault="00B84250" w:rsidP="00B84250">
      <w:pPr>
        <w:spacing w:after="0" w:line="240" w:lineRule="auto"/>
        <w:ind w:left="1080"/>
      </w:pPr>
      <w:r>
        <w:t xml:space="preserve">&lt;/order&gt; </w:t>
      </w:r>
    </w:p>
    <w:p w:rsidR="00B84250" w:rsidRDefault="00B84250" w:rsidP="00B84250">
      <w:pPr>
        <w:spacing w:after="0" w:line="240" w:lineRule="auto"/>
        <w:ind w:left="1080"/>
      </w:pPr>
      <w:r>
        <w:t>&lt;/submit&gt;</w:t>
      </w:r>
    </w:p>
    <w:p w:rsidR="00B84250" w:rsidRDefault="00B84250" w:rsidP="00B84250">
      <w:pPr>
        <w:spacing w:after="0" w:line="240" w:lineRule="auto"/>
        <w:ind w:left="1080"/>
      </w:pPr>
      <w:r>
        <w:t>&lt;/paymentService&gt;</w:t>
      </w:r>
    </w:p>
    <w:p w:rsidR="00B84250" w:rsidRDefault="00856FA3" w:rsidP="0095421A">
      <w:pPr>
        <w:pStyle w:val="Heading4"/>
        <w:keepNext/>
        <w:keepLines/>
        <w:ind w:left="1800"/>
      </w:pPr>
      <w:bookmarkStart w:id="120" w:name="_Toc406163050"/>
      <w:r>
        <w:tab/>
      </w:r>
      <w:r w:rsidR="00B84250">
        <w:t>Response Attribute Mapping</w:t>
      </w:r>
      <w:bookmarkEnd w:id="120"/>
    </w:p>
    <w:p w:rsidR="00B84250" w:rsidRDefault="00B84250" w:rsidP="00B84250">
      <w:pPr>
        <w:spacing w:after="0" w:line="240" w:lineRule="auto"/>
        <w:ind w:left="1080"/>
      </w:pPr>
    </w:p>
    <w:p w:rsidR="00B84250" w:rsidRDefault="00B84250" w:rsidP="00B84250">
      <w:pPr>
        <w:ind w:left="1080"/>
      </w:pPr>
      <w:r>
        <w:t>&lt;?xml version="1.0" encoding="UTF-8"?&gt;</w:t>
      </w:r>
    </w:p>
    <w:p w:rsidR="00B84250" w:rsidRDefault="00B84250" w:rsidP="00B84250">
      <w:pPr>
        <w:ind w:left="1080"/>
      </w:pPr>
      <w:r>
        <w:t>&lt;!DOCTYPE paymentService PUBLIC "-//</w:t>
      </w:r>
      <w:r w:rsidR="00C04461">
        <w:t>Worldpay</w:t>
      </w:r>
      <w:r>
        <w:t xml:space="preserve">//DTD </w:t>
      </w:r>
      <w:r w:rsidR="00C04461">
        <w:t>Worldpay</w:t>
      </w:r>
      <w:r>
        <w:t xml:space="preserve"> PaymentService v1//EN"</w:t>
      </w:r>
    </w:p>
    <w:p w:rsidR="00B84250" w:rsidRDefault="00B84250" w:rsidP="00B84250">
      <w:pPr>
        <w:ind w:left="1080"/>
      </w:pPr>
      <w:r>
        <w:t xml:space="preserve">                                "http://dtd.worldpay.com/paymentService_v1.dtd"&gt;</w:t>
      </w:r>
    </w:p>
    <w:p w:rsidR="00B84250" w:rsidRDefault="00B84250" w:rsidP="00B84250">
      <w:pPr>
        <w:ind w:left="1080"/>
      </w:pPr>
      <w:r>
        <w:t>&lt;paymentService version="1.4" merchantCode="SAPIENTNITROECOMMERCEV1"&gt;</w:t>
      </w:r>
    </w:p>
    <w:p w:rsidR="00B84250" w:rsidRDefault="00B84250" w:rsidP="00B84250">
      <w:pPr>
        <w:ind w:left="1080"/>
      </w:pPr>
      <w:r>
        <w:t xml:space="preserve">    &lt;reply&gt;</w:t>
      </w:r>
    </w:p>
    <w:p w:rsidR="00B84250" w:rsidRDefault="00B84250" w:rsidP="00B84250">
      <w:pPr>
        <w:ind w:left="1080"/>
      </w:pPr>
      <w:r>
        <w:t xml:space="preserve">        &lt;orderStatus orderCode="00004805"&gt;</w:t>
      </w:r>
    </w:p>
    <w:p w:rsidR="00B84250" w:rsidRDefault="00B84250" w:rsidP="00B84250">
      <w:pPr>
        <w:ind w:left="1080"/>
      </w:pPr>
      <w:r>
        <w:t xml:space="preserve">            &lt;reference id="3019678016"&gt;https://secure-test.worldpay.com/jsp/test/shopper/APMSTSimulator.jsp?customerRef=3016933093&amp;amp;paymentMethod=GIROPAY/reference&gt;</w:t>
      </w:r>
    </w:p>
    <w:p w:rsidR="00B84250" w:rsidRDefault="00B84250" w:rsidP="00B84250">
      <w:pPr>
        <w:ind w:left="1080"/>
      </w:pPr>
      <w:r>
        <w:t xml:space="preserve">        &lt;/orderStatus&gt;</w:t>
      </w:r>
    </w:p>
    <w:p w:rsidR="00B84250" w:rsidRDefault="00B84250" w:rsidP="00B84250">
      <w:pPr>
        <w:ind w:left="1080"/>
      </w:pPr>
      <w:r>
        <w:t xml:space="preserve">    &lt;/reply&gt;</w:t>
      </w:r>
    </w:p>
    <w:p w:rsidR="00B84250" w:rsidRPr="00E22B7D" w:rsidRDefault="00B84250" w:rsidP="00B84250">
      <w:pPr>
        <w:ind w:left="1080"/>
      </w:pPr>
      <w:r>
        <w:t>&lt;/paymentService&gt;</w:t>
      </w:r>
    </w:p>
    <w:p w:rsidR="00B84250" w:rsidRPr="00B67C0E" w:rsidRDefault="00B84250" w:rsidP="00B84250">
      <w:pPr>
        <w:ind w:left="1080"/>
      </w:pPr>
    </w:p>
    <w:p w:rsidR="00831D6C" w:rsidRPr="00F61D5D" w:rsidRDefault="00831D6C" w:rsidP="00F61D5D">
      <w:pPr>
        <w:pStyle w:val="Heading3"/>
        <w:keepNext/>
        <w:keepLines/>
        <w:numPr>
          <w:ilvl w:val="2"/>
          <w:numId w:val="47"/>
        </w:numPr>
        <w:pBdr>
          <w:bottom w:val="none" w:sz="0" w:space="0" w:color="auto"/>
        </w:pBdr>
        <w:spacing w:line="276" w:lineRule="auto"/>
        <w:ind w:left="1764"/>
        <w:rPr>
          <w:i w:val="0"/>
          <w:sz w:val="24"/>
          <w:szCs w:val="24"/>
        </w:rPr>
      </w:pPr>
      <w:bookmarkStart w:id="121" w:name="_Toc413668788"/>
      <w:bookmarkStart w:id="122" w:name="_Toc406163051"/>
      <w:bookmarkStart w:id="123" w:name="_Toc18418353"/>
      <w:r w:rsidRPr="00F61D5D">
        <w:rPr>
          <w:i w:val="0"/>
          <w:sz w:val="24"/>
          <w:szCs w:val="24"/>
        </w:rPr>
        <w:t>Konbini</w:t>
      </w:r>
      <w:bookmarkEnd w:id="121"/>
      <w:bookmarkEnd w:id="123"/>
    </w:p>
    <w:p w:rsidR="00831D6C" w:rsidRPr="009F4F3A" w:rsidRDefault="00831D6C" w:rsidP="00831D6C">
      <w:pPr>
        <w:pStyle w:val="NormalWeb"/>
        <w:spacing w:before="120" w:after="0"/>
        <w:ind w:left="1080"/>
        <w:rPr>
          <w:rFonts w:ascii="Calibri" w:hAnsi="Calibri"/>
          <w:color w:val="393939"/>
          <w:sz w:val="21"/>
          <w:szCs w:val="21"/>
        </w:rPr>
      </w:pPr>
      <w:r w:rsidRPr="009F4F3A">
        <w:rPr>
          <w:rFonts w:ascii="Calibri" w:hAnsi="Calibri"/>
          <w:color w:val="393939"/>
          <w:sz w:val="21"/>
          <w:szCs w:val="21"/>
        </w:rPr>
        <w:t>Digital Garage offers a number of payment methods that shoppers in Japan use to shop online. These include:</w:t>
      </w:r>
    </w:p>
    <w:p w:rsidR="00831D6C" w:rsidRPr="009F4F3A" w:rsidRDefault="00831D6C" w:rsidP="00B761DF">
      <w:pPr>
        <w:numPr>
          <w:ilvl w:val="0"/>
          <w:numId w:val="37"/>
        </w:numPr>
        <w:tabs>
          <w:tab w:val="clear" w:pos="720"/>
          <w:tab w:val="num" w:pos="1800"/>
        </w:tabs>
        <w:spacing w:before="60" w:after="0" w:line="240" w:lineRule="auto"/>
        <w:ind w:left="1913"/>
        <w:rPr>
          <w:rFonts w:ascii="Calibri" w:eastAsia="Times New Roman" w:hAnsi="Calibri" w:cs="Times New Roman"/>
          <w:color w:val="393939"/>
          <w:sz w:val="21"/>
          <w:szCs w:val="21"/>
        </w:rPr>
      </w:pPr>
      <w:r w:rsidRPr="009F4F3A">
        <w:rPr>
          <w:rFonts w:ascii="Calibri" w:eastAsia="Times New Roman" w:hAnsi="Calibri" w:cs="Times New Roman"/>
          <w:color w:val="393939"/>
          <w:sz w:val="21"/>
          <w:szCs w:val="21"/>
        </w:rPr>
        <w:t>Offline cash payment at a convenience store (known as </w:t>
      </w:r>
      <w:r w:rsidRPr="00C75E15">
        <w:rPr>
          <w:rFonts w:ascii="Calibri" w:eastAsia="Times New Roman" w:hAnsi="Calibri" w:cs="Times New Roman"/>
          <w:color w:val="393939"/>
          <w:sz w:val="21"/>
          <w:szCs w:val="21"/>
        </w:rPr>
        <w:t>Konbini</w:t>
      </w:r>
      <w:r w:rsidRPr="009F4F3A">
        <w:rPr>
          <w:rFonts w:ascii="Calibri" w:eastAsia="Times New Roman" w:hAnsi="Calibri" w:cs="Times New Roman"/>
          <w:color w:val="393939"/>
          <w:sz w:val="21"/>
          <w:szCs w:val="21"/>
        </w:rPr>
        <w:t>). The penetration of convenience stores is very high in Japan, so this offers shoppers a very convenient way of making payments.</w:t>
      </w:r>
    </w:p>
    <w:p w:rsidR="00831D6C" w:rsidRPr="009F4F3A" w:rsidRDefault="00831D6C" w:rsidP="00B761DF">
      <w:pPr>
        <w:numPr>
          <w:ilvl w:val="0"/>
          <w:numId w:val="37"/>
        </w:numPr>
        <w:tabs>
          <w:tab w:val="clear" w:pos="720"/>
          <w:tab w:val="num" w:pos="1800"/>
        </w:tabs>
        <w:spacing w:before="60" w:after="0" w:line="240" w:lineRule="auto"/>
        <w:ind w:left="1913"/>
        <w:rPr>
          <w:rFonts w:ascii="Calibri" w:eastAsia="Times New Roman" w:hAnsi="Calibri" w:cs="Times New Roman"/>
          <w:color w:val="393939"/>
          <w:sz w:val="21"/>
          <w:szCs w:val="21"/>
        </w:rPr>
      </w:pPr>
      <w:r w:rsidRPr="009F4F3A">
        <w:rPr>
          <w:rFonts w:ascii="Calibri" w:eastAsia="Times New Roman" w:hAnsi="Calibri" w:cs="Times New Roman"/>
          <w:color w:val="393939"/>
          <w:sz w:val="21"/>
          <w:szCs w:val="21"/>
        </w:rPr>
        <w:t>Offline electronic payment at an ATM or internet banking (known as </w:t>
      </w:r>
      <w:r w:rsidRPr="009F4F3A">
        <w:rPr>
          <w:rFonts w:ascii="Calibri" w:eastAsia="Times New Roman" w:hAnsi="Calibri" w:cs="Times New Roman"/>
          <w:i/>
          <w:iCs/>
          <w:color w:val="393939"/>
          <w:sz w:val="21"/>
          <w:szCs w:val="21"/>
        </w:rPr>
        <w:t>Pay-Easy</w:t>
      </w:r>
      <w:r w:rsidRPr="009F4F3A">
        <w:rPr>
          <w:rFonts w:ascii="Calibri" w:eastAsia="Times New Roman" w:hAnsi="Calibri" w:cs="Times New Roman"/>
          <w:color w:val="393939"/>
          <w:sz w:val="21"/>
          <w:szCs w:val="21"/>
        </w:rPr>
        <w:t>).</w:t>
      </w:r>
    </w:p>
    <w:p w:rsidR="00831D6C" w:rsidRPr="009F4F3A" w:rsidRDefault="00831D6C" w:rsidP="00B761DF">
      <w:pPr>
        <w:numPr>
          <w:ilvl w:val="0"/>
          <w:numId w:val="37"/>
        </w:numPr>
        <w:tabs>
          <w:tab w:val="clear" w:pos="720"/>
          <w:tab w:val="num" w:pos="1800"/>
        </w:tabs>
        <w:spacing w:before="60" w:after="0" w:line="240" w:lineRule="auto"/>
        <w:ind w:left="1913"/>
        <w:rPr>
          <w:rFonts w:ascii="Calibri" w:eastAsia="Times New Roman" w:hAnsi="Calibri" w:cs="Times New Roman"/>
          <w:color w:val="393939"/>
          <w:sz w:val="21"/>
          <w:szCs w:val="21"/>
        </w:rPr>
      </w:pPr>
      <w:r w:rsidRPr="009F4F3A">
        <w:rPr>
          <w:rFonts w:ascii="Calibri" w:eastAsia="Times New Roman" w:hAnsi="Calibri" w:cs="Times New Roman"/>
          <w:color w:val="393939"/>
          <w:sz w:val="21"/>
          <w:szCs w:val="21"/>
        </w:rPr>
        <w:t>Online electronic payment by internet banking.</w:t>
      </w:r>
    </w:p>
    <w:p w:rsidR="00831D6C" w:rsidRPr="009F4F3A" w:rsidRDefault="00831D6C" w:rsidP="00831D6C">
      <w:pPr>
        <w:spacing w:before="120" w:after="0" w:line="240" w:lineRule="auto"/>
        <w:ind w:left="1080"/>
        <w:rPr>
          <w:rFonts w:ascii="Calibri" w:eastAsia="Times New Roman" w:hAnsi="Calibri" w:cs="Times New Roman"/>
          <w:color w:val="393939"/>
          <w:sz w:val="21"/>
          <w:szCs w:val="21"/>
        </w:rPr>
      </w:pPr>
      <w:r w:rsidRPr="009F4F3A">
        <w:rPr>
          <w:rFonts w:ascii="Calibri" w:eastAsia="Times New Roman" w:hAnsi="Calibri" w:cs="Times New Roman"/>
          <w:color w:val="393939"/>
          <w:sz w:val="21"/>
          <w:szCs w:val="21"/>
        </w:rPr>
        <w:lastRenderedPageBreak/>
        <w:t>Since most payment options are off-line, merchants should expect the system to create a payment with SHOPPER_REDIRECTED status where it can remain for a number of days whilst the shopper makes their payment.</w:t>
      </w:r>
    </w:p>
    <w:p w:rsidR="00831D6C" w:rsidRPr="009F4F3A" w:rsidRDefault="00831D6C" w:rsidP="00831D6C">
      <w:pPr>
        <w:spacing w:before="120" w:after="0" w:line="240" w:lineRule="auto"/>
        <w:ind w:left="1080"/>
        <w:rPr>
          <w:rFonts w:ascii="Calibri" w:eastAsia="Times New Roman" w:hAnsi="Calibri" w:cs="Times New Roman"/>
          <w:color w:val="393939"/>
          <w:sz w:val="21"/>
          <w:szCs w:val="21"/>
        </w:rPr>
      </w:pPr>
      <w:r w:rsidRPr="009F4F3A">
        <w:rPr>
          <w:rFonts w:ascii="Calibri" w:eastAsia="Times New Roman" w:hAnsi="Calibri" w:cs="Times New Roman"/>
          <w:color w:val="393939"/>
          <w:sz w:val="21"/>
          <w:szCs w:val="21"/>
        </w:rPr>
        <w:t>If the shopper pays immediately, the payment is in SHOPPER_REDIRECTED status for a short period of time and then moves to AUTHORISED.</w:t>
      </w:r>
    </w:p>
    <w:p w:rsidR="00831D6C" w:rsidRDefault="00831D6C" w:rsidP="00831D6C">
      <w:pPr>
        <w:spacing w:before="120" w:after="0" w:line="240" w:lineRule="auto"/>
        <w:ind w:left="1080"/>
        <w:rPr>
          <w:rFonts w:ascii="Calibri" w:eastAsia="Times New Roman" w:hAnsi="Calibri" w:cs="Times New Roman"/>
          <w:color w:val="393939"/>
          <w:sz w:val="21"/>
          <w:szCs w:val="21"/>
        </w:rPr>
      </w:pPr>
      <w:r w:rsidRPr="009F4F3A">
        <w:rPr>
          <w:rFonts w:ascii="Calibri" w:eastAsia="Times New Roman" w:hAnsi="Calibri" w:cs="Times New Roman"/>
          <w:color w:val="393939"/>
          <w:sz w:val="21"/>
          <w:szCs w:val="21"/>
        </w:rPr>
        <w:t>The following table provides more detail of the available payment options:</w:t>
      </w:r>
    </w:p>
    <w:p w:rsidR="00831D6C" w:rsidRPr="00514062" w:rsidRDefault="00831D6C" w:rsidP="00831D6C">
      <w:pPr>
        <w:spacing w:after="0" w:line="360" w:lineRule="auto"/>
        <w:ind w:left="1080"/>
        <w:rPr>
          <w:rFonts w:ascii="Calibri" w:eastAsia="Times New Roman" w:hAnsi="Calibri" w:cs="Times New Roman"/>
          <w:b/>
          <w:color w:val="000000"/>
          <w:sz w:val="20"/>
          <w:szCs w:val="20"/>
        </w:rPr>
      </w:pPr>
    </w:p>
    <w:tbl>
      <w:tblPr>
        <w:tblStyle w:val="LightGrid-Accent5"/>
        <w:tblW w:w="9284" w:type="dxa"/>
        <w:tblInd w:w="879" w:type="dxa"/>
        <w:tblLayout w:type="fixed"/>
        <w:tblLook w:val="04A0" w:firstRow="1" w:lastRow="0" w:firstColumn="1" w:lastColumn="0" w:noHBand="0" w:noVBand="1"/>
      </w:tblPr>
      <w:tblGrid>
        <w:gridCol w:w="1569"/>
        <w:gridCol w:w="6120"/>
        <w:gridCol w:w="1595"/>
      </w:tblGrid>
      <w:tr w:rsidR="00831D6C" w:rsidRPr="00514062" w:rsidTr="002264F5">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569" w:type="dxa"/>
          </w:tcPr>
          <w:p w:rsidR="00831D6C" w:rsidRPr="00514062" w:rsidRDefault="00831D6C" w:rsidP="002264F5">
            <w:pPr>
              <w:spacing w:line="360" w:lineRule="auto"/>
              <w:ind w:left="291"/>
              <w:jc w:val="center"/>
              <w:rPr>
                <w:rFonts w:ascii="Calibri" w:eastAsia="Times New Roman" w:hAnsi="Calibri" w:cs="Times New Roman"/>
                <w:bCs w:val="0"/>
                <w:color w:val="000000"/>
                <w:sz w:val="20"/>
                <w:szCs w:val="20"/>
              </w:rPr>
            </w:pPr>
            <w:r w:rsidRPr="00514062">
              <w:rPr>
                <w:rFonts w:ascii="Calibri" w:eastAsia="Times New Roman" w:hAnsi="Calibri" w:cs="Times New Roman"/>
                <w:bCs w:val="0"/>
                <w:color w:val="000000"/>
                <w:sz w:val="20"/>
                <w:szCs w:val="20"/>
              </w:rPr>
              <w:t>Options</w:t>
            </w:r>
          </w:p>
        </w:tc>
        <w:tc>
          <w:tcPr>
            <w:tcW w:w="6120" w:type="dxa"/>
          </w:tcPr>
          <w:p w:rsidR="00831D6C" w:rsidRPr="00514062" w:rsidRDefault="00831D6C" w:rsidP="002264F5">
            <w:pPr>
              <w:spacing w:line="360" w:lineRule="auto"/>
              <w:ind w:left="342" w:right="126"/>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sz w:val="20"/>
                <w:szCs w:val="20"/>
              </w:rPr>
            </w:pPr>
            <w:r w:rsidRPr="00514062">
              <w:rPr>
                <w:rFonts w:ascii="Calibri" w:eastAsia="Times New Roman" w:hAnsi="Calibri" w:cs="Times New Roman"/>
                <w:bCs w:val="0"/>
                <w:color w:val="000000"/>
                <w:sz w:val="20"/>
                <w:szCs w:val="20"/>
              </w:rPr>
              <w:t>Notes</w:t>
            </w:r>
          </w:p>
        </w:tc>
        <w:tc>
          <w:tcPr>
            <w:tcW w:w="1595" w:type="dxa"/>
          </w:tcPr>
          <w:p w:rsidR="00831D6C" w:rsidRPr="00514062" w:rsidRDefault="00831D6C" w:rsidP="002264F5">
            <w:pPr>
              <w:spacing w:line="360" w:lineRule="auto"/>
              <w:ind w:left="198"/>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sz w:val="20"/>
                <w:szCs w:val="20"/>
              </w:rPr>
            </w:pPr>
            <w:r w:rsidRPr="00514062">
              <w:rPr>
                <w:rFonts w:ascii="Calibri" w:eastAsia="Times New Roman" w:hAnsi="Calibri" w:cs="Times New Roman"/>
                <w:bCs w:val="0"/>
                <w:color w:val="000000"/>
                <w:sz w:val="20"/>
                <w:szCs w:val="20"/>
              </w:rPr>
              <w:t>Authorization</w:t>
            </w:r>
          </w:p>
        </w:tc>
      </w:tr>
      <w:tr w:rsidR="00831D6C" w:rsidRPr="00514062" w:rsidTr="002264F5">
        <w:trPr>
          <w:cnfStyle w:val="000000100000" w:firstRow="0" w:lastRow="0" w:firstColumn="0" w:lastColumn="0" w:oddVBand="0" w:evenVBand="0" w:oddHBand="1" w:evenHBand="0" w:firstRowFirstColumn="0" w:firstRowLastColumn="0" w:lastRowFirstColumn="0" w:lastRowLastColumn="0"/>
          <w:trHeight w:val="5067"/>
        </w:trPr>
        <w:tc>
          <w:tcPr>
            <w:cnfStyle w:val="001000000000" w:firstRow="0" w:lastRow="0" w:firstColumn="1" w:lastColumn="0" w:oddVBand="0" w:evenVBand="0" w:oddHBand="0" w:evenHBand="0" w:firstRowFirstColumn="0" w:firstRowLastColumn="0" w:lastRowFirstColumn="0" w:lastRowLastColumn="0"/>
            <w:tcW w:w="1569" w:type="dxa"/>
          </w:tcPr>
          <w:p w:rsidR="00831D6C" w:rsidRPr="00514062" w:rsidRDefault="00831D6C" w:rsidP="002264F5">
            <w:pPr>
              <w:spacing w:line="360" w:lineRule="auto"/>
              <w:ind w:left="291"/>
              <w:jc w:val="both"/>
              <w:rPr>
                <w:rFonts w:ascii="Calibri" w:eastAsia="Times New Roman" w:hAnsi="Calibri" w:cs="Times New Roman"/>
                <w:bCs w:val="0"/>
                <w:color w:val="000000"/>
                <w:sz w:val="20"/>
                <w:szCs w:val="20"/>
              </w:rPr>
            </w:pPr>
            <w:r w:rsidRPr="00514062">
              <w:rPr>
                <w:rFonts w:ascii="Calibri" w:eastAsia="Times New Roman" w:hAnsi="Calibri" w:cs="Times New Roman"/>
                <w:bCs w:val="0"/>
                <w:color w:val="000000"/>
                <w:sz w:val="20"/>
                <w:szCs w:val="20"/>
              </w:rPr>
              <w:t>Digital Garage (Konbini)</w:t>
            </w:r>
          </w:p>
        </w:tc>
        <w:tc>
          <w:tcPr>
            <w:tcW w:w="6120" w:type="dxa"/>
          </w:tcPr>
          <w:p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The shopper places their order. At the end of the shopper journey the shopper views a unique payment reference, along with instructions on how to complete the payment.</w:t>
            </w:r>
          </w:p>
          <w:p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The shopper makes a note of the unique payment reference and visits their local convenience store.</w:t>
            </w:r>
          </w:p>
          <w:p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At the convenience store the shopper inputs their unique payment reference and phone number into a kiosk. The terminal prints a payment slip which the shopper takes to the store till and pays in cash.</w:t>
            </w:r>
          </w:p>
          <w:p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 xml:space="preserve">A number of major convenience stores participate in the Konbini scheme, </w:t>
            </w:r>
            <w:r w:rsidR="00D400C9" w:rsidRPr="00514062">
              <w:rPr>
                <w:rFonts w:ascii="Calibri" w:eastAsia="Times New Roman" w:hAnsi="Calibri" w:cs="Times New Roman"/>
                <w:bCs/>
                <w:color w:val="000000"/>
                <w:sz w:val="20"/>
                <w:szCs w:val="20"/>
              </w:rPr>
              <w:t>including 7</w:t>
            </w:r>
            <w:r w:rsidRPr="00514062">
              <w:rPr>
                <w:rFonts w:ascii="Calibri" w:eastAsia="Times New Roman" w:hAnsi="Calibri" w:cs="Times New Roman"/>
                <w:bCs/>
                <w:color w:val="000000"/>
                <w:sz w:val="20"/>
                <w:szCs w:val="20"/>
              </w:rPr>
              <w:t>Eleven,  Lawson, FamilyMart, Circle K Sunkus and Seicomart. Not all stores are automatically available to all merchants (please speak to your Worldpay support</w:t>
            </w:r>
            <w:r>
              <w:rPr>
                <w:rFonts w:ascii="Calibri" w:eastAsia="Times New Roman" w:hAnsi="Calibri" w:cs="Times New Roman"/>
                <w:bCs/>
                <w:color w:val="000000"/>
                <w:sz w:val="20"/>
                <w:szCs w:val="20"/>
              </w:rPr>
              <w:t xml:space="preserve"> contact for more information).</w:t>
            </w:r>
          </w:p>
        </w:tc>
        <w:tc>
          <w:tcPr>
            <w:tcW w:w="1595" w:type="dxa"/>
          </w:tcPr>
          <w:p w:rsidR="00831D6C" w:rsidRPr="00514062" w:rsidRDefault="00831D6C" w:rsidP="002264F5">
            <w:pPr>
              <w:spacing w:line="360" w:lineRule="auto"/>
              <w:ind w:left="468"/>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Delayed</w:t>
            </w:r>
          </w:p>
        </w:tc>
      </w:tr>
      <w:tr w:rsidR="00831D6C" w:rsidRPr="00514062" w:rsidTr="002264F5">
        <w:trPr>
          <w:cnfStyle w:val="000000010000" w:firstRow="0" w:lastRow="0" w:firstColumn="0" w:lastColumn="0" w:oddVBand="0" w:evenVBand="0" w:oddHBand="0" w:evenHBand="1" w:firstRowFirstColumn="0" w:firstRowLastColumn="0" w:lastRowFirstColumn="0" w:lastRowLastColumn="0"/>
          <w:trHeight w:val="2167"/>
        </w:trPr>
        <w:tc>
          <w:tcPr>
            <w:cnfStyle w:val="001000000000" w:firstRow="0" w:lastRow="0" w:firstColumn="1" w:lastColumn="0" w:oddVBand="0" w:evenVBand="0" w:oddHBand="0" w:evenHBand="0" w:firstRowFirstColumn="0" w:firstRowLastColumn="0" w:lastRowFirstColumn="0" w:lastRowLastColumn="0"/>
            <w:tcW w:w="1569" w:type="dxa"/>
          </w:tcPr>
          <w:p w:rsidR="00831D6C" w:rsidRPr="00514062" w:rsidRDefault="00831D6C" w:rsidP="002264F5">
            <w:pPr>
              <w:spacing w:line="360" w:lineRule="auto"/>
              <w:ind w:left="471"/>
              <w:jc w:val="both"/>
              <w:rPr>
                <w:rFonts w:ascii="Calibri" w:eastAsia="Times New Roman" w:hAnsi="Calibri" w:cs="Times New Roman"/>
                <w:bCs w:val="0"/>
                <w:color w:val="000000"/>
                <w:sz w:val="20"/>
                <w:szCs w:val="20"/>
              </w:rPr>
            </w:pPr>
            <w:r w:rsidRPr="00514062">
              <w:rPr>
                <w:rFonts w:ascii="Calibri" w:eastAsia="Times New Roman" w:hAnsi="Calibri" w:cs="Times New Roman"/>
                <w:bCs w:val="0"/>
                <w:color w:val="000000"/>
                <w:sz w:val="20"/>
                <w:szCs w:val="20"/>
              </w:rPr>
              <w:t>ATM Payment</w:t>
            </w:r>
          </w:p>
        </w:tc>
        <w:tc>
          <w:tcPr>
            <w:tcW w:w="6120" w:type="dxa"/>
          </w:tcPr>
          <w:p w:rsidR="00831D6C" w:rsidRPr="00514062" w:rsidRDefault="00831D6C" w:rsidP="002264F5">
            <w:pPr>
              <w:spacing w:line="360" w:lineRule="auto"/>
              <w:ind w:left="342" w:right="126"/>
              <w:jc w:val="both"/>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The shopper places their order. At the end of the shopper journey the shopper is shown a unique payment reference, along with instructions on how to complete the payment. The shopper can either:</w:t>
            </w:r>
          </w:p>
          <w:p w:rsidR="00831D6C" w:rsidRPr="00514062" w:rsidRDefault="00831D6C" w:rsidP="002264F5">
            <w:pPr>
              <w:spacing w:line="360" w:lineRule="auto"/>
              <w:ind w:left="342" w:right="126"/>
              <w:jc w:val="both"/>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Pay at an ATM which is part of the Pay-Easy payment scheme</w:t>
            </w:r>
          </w:p>
          <w:p w:rsidR="00831D6C" w:rsidRPr="00514062" w:rsidRDefault="00831D6C" w:rsidP="002264F5">
            <w:pPr>
              <w:spacing w:line="360" w:lineRule="auto"/>
              <w:ind w:left="342" w:right="126"/>
              <w:jc w:val="both"/>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 xml:space="preserve">Pay at an ATM of another </w:t>
            </w:r>
            <w:r>
              <w:rPr>
                <w:rFonts w:ascii="Calibri" w:eastAsia="Times New Roman" w:hAnsi="Calibri" w:cs="Times New Roman"/>
                <w:bCs/>
                <w:color w:val="000000"/>
                <w:sz w:val="20"/>
                <w:szCs w:val="20"/>
              </w:rPr>
              <w:t>institution</w:t>
            </w:r>
          </w:p>
        </w:tc>
        <w:tc>
          <w:tcPr>
            <w:tcW w:w="1595" w:type="dxa"/>
          </w:tcPr>
          <w:p w:rsidR="00831D6C" w:rsidRPr="00514062" w:rsidRDefault="00831D6C" w:rsidP="002264F5">
            <w:pPr>
              <w:spacing w:line="360" w:lineRule="auto"/>
              <w:ind w:left="468"/>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Delayed</w:t>
            </w:r>
          </w:p>
        </w:tc>
      </w:tr>
      <w:tr w:rsidR="00831D6C" w:rsidRPr="00514062" w:rsidTr="002264F5">
        <w:trPr>
          <w:cnfStyle w:val="000000100000" w:firstRow="0" w:lastRow="0" w:firstColumn="0" w:lastColumn="0" w:oddVBand="0" w:evenVBand="0" w:oddHBand="1" w:evenHBand="0" w:firstRowFirstColumn="0" w:firstRowLastColumn="0" w:lastRowFirstColumn="0" w:lastRowLastColumn="0"/>
          <w:trHeight w:val="2230"/>
        </w:trPr>
        <w:tc>
          <w:tcPr>
            <w:cnfStyle w:val="001000000000" w:firstRow="0" w:lastRow="0" w:firstColumn="1" w:lastColumn="0" w:oddVBand="0" w:evenVBand="0" w:oddHBand="0" w:evenHBand="0" w:firstRowFirstColumn="0" w:firstRowLastColumn="0" w:lastRowFirstColumn="0" w:lastRowLastColumn="0"/>
            <w:tcW w:w="1569" w:type="dxa"/>
          </w:tcPr>
          <w:p w:rsidR="00831D6C" w:rsidRPr="00514062" w:rsidRDefault="00831D6C" w:rsidP="002264F5">
            <w:pPr>
              <w:spacing w:line="360" w:lineRule="auto"/>
              <w:ind w:left="471"/>
              <w:jc w:val="both"/>
              <w:rPr>
                <w:rFonts w:ascii="Calibri" w:eastAsia="Times New Roman" w:hAnsi="Calibri" w:cs="Times New Roman"/>
                <w:bCs w:val="0"/>
                <w:color w:val="000000"/>
                <w:sz w:val="20"/>
                <w:szCs w:val="20"/>
              </w:rPr>
            </w:pPr>
            <w:r w:rsidRPr="00514062">
              <w:rPr>
                <w:rFonts w:ascii="Calibri" w:eastAsia="Times New Roman" w:hAnsi="Calibri" w:cs="Times New Roman"/>
                <w:bCs w:val="0"/>
                <w:color w:val="000000"/>
                <w:sz w:val="20"/>
                <w:szCs w:val="20"/>
              </w:rPr>
              <w:t>Internet Banking</w:t>
            </w:r>
          </w:p>
        </w:tc>
        <w:tc>
          <w:tcPr>
            <w:tcW w:w="6120" w:type="dxa"/>
          </w:tcPr>
          <w:p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The shopper places their order. At the end of the shopper journey the shopper is shown a unique payment reference, along with instructions on how to complete the payment. The shopper can either:</w:t>
            </w:r>
          </w:p>
          <w:p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Pay at a bank which is part of the Pay-Easy payment scheme</w:t>
            </w:r>
          </w:p>
          <w:p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Pay at a bank of another institution</w:t>
            </w:r>
          </w:p>
          <w:p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The shopper then logs into their internet banking application to complete the payment.</w:t>
            </w:r>
          </w:p>
          <w:p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p>
        </w:tc>
        <w:tc>
          <w:tcPr>
            <w:tcW w:w="1595" w:type="dxa"/>
          </w:tcPr>
          <w:p w:rsidR="00831D6C" w:rsidRPr="00514062" w:rsidRDefault="00831D6C" w:rsidP="002264F5">
            <w:pPr>
              <w:spacing w:line="360" w:lineRule="auto"/>
              <w:ind w:left="252"/>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Delayed</w:t>
            </w:r>
          </w:p>
        </w:tc>
      </w:tr>
    </w:tbl>
    <w:tbl>
      <w:tblPr>
        <w:tblStyle w:val="LightGrid-Accent51"/>
        <w:tblpPr w:leftFromText="180" w:rightFromText="180" w:vertAnchor="text" w:horzAnchor="margin" w:tblpXSpec="right" w:tblpY="113"/>
        <w:tblW w:w="0" w:type="auto"/>
        <w:tblLook w:val="04A0" w:firstRow="1" w:lastRow="0" w:firstColumn="1" w:lastColumn="0" w:noHBand="0" w:noVBand="1"/>
      </w:tblPr>
      <w:tblGrid>
        <w:gridCol w:w="4392"/>
        <w:gridCol w:w="4698"/>
      </w:tblGrid>
      <w:tr w:rsidR="00831D6C" w:rsidTr="002264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2" w:type="dxa"/>
          </w:tcPr>
          <w:p w:rsidR="00831D6C" w:rsidRPr="009D0934" w:rsidRDefault="00831D6C" w:rsidP="002264F5">
            <w:pPr>
              <w:spacing w:line="360" w:lineRule="auto"/>
              <w:ind w:left="450"/>
              <w:jc w:val="center"/>
              <w:rPr>
                <w:rFonts w:ascii="Calibri" w:eastAsia="Times New Roman" w:hAnsi="Calibri" w:cs="Times New Roman"/>
                <w:bCs w:val="0"/>
                <w:color w:val="000000"/>
                <w:sz w:val="20"/>
                <w:szCs w:val="20"/>
              </w:rPr>
            </w:pPr>
            <w:r w:rsidRPr="009D0934">
              <w:rPr>
                <w:rFonts w:ascii="Calibri" w:eastAsia="Times New Roman" w:hAnsi="Calibri" w:cs="Times New Roman"/>
                <w:bCs w:val="0"/>
                <w:color w:val="000000"/>
                <w:sz w:val="20"/>
                <w:szCs w:val="20"/>
              </w:rPr>
              <w:lastRenderedPageBreak/>
              <w:t>Property</w:t>
            </w:r>
          </w:p>
        </w:tc>
        <w:tc>
          <w:tcPr>
            <w:tcW w:w="4698" w:type="dxa"/>
          </w:tcPr>
          <w:p w:rsidR="00831D6C" w:rsidRPr="009D0934" w:rsidRDefault="00831D6C" w:rsidP="002264F5">
            <w:pPr>
              <w:spacing w:line="360" w:lineRule="auto"/>
              <w:ind w:left="45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sz w:val="20"/>
                <w:szCs w:val="20"/>
              </w:rPr>
            </w:pPr>
            <w:r w:rsidRPr="009D0934">
              <w:rPr>
                <w:rFonts w:ascii="Calibri" w:eastAsia="Times New Roman" w:hAnsi="Calibri" w:cs="Times New Roman"/>
                <w:bCs w:val="0"/>
                <w:color w:val="000000"/>
                <w:sz w:val="20"/>
                <w:szCs w:val="20"/>
              </w:rPr>
              <w:t>Description Value</w:t>
            </w:r>
          </w:p>
        </w:tc>
      </w:tr>
      <w:tr w:rsidR="00831D6C" w:rsidTr="00226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2" w:type="dxa"/>
            <w:vAlign w:val="center"/>
          </w:tcPr>
          <w:p w:rsidR="00831D6C" w:rsidRPr="009D0934" w:rsidRDefault="00831D6C" w:rsidP="002264F5">
            <w:pPr>
              <w:spacing w:line="360" w:lineRule="auto"/>
              <w:ind w:left="450"/>
              <w:rPr>
                <w:rFonts w:ascii="Calibri" w:eastAsia="Times New Roman" w:hAnsi="Calibri" w:cs="Times New Roman"/>
                <w:bCs w:val="0"/>
                <w:color w:val="000000"/>
                <w:sz w:val="20"/>
                <w:szCs w:val="20"/>
              </w:rPr>
            </w:pPr>
            <w:r w:rsidRPr="009D0934">
              <w:rPr>
                <w:rFonts w:ascii="Calibri" w:eastAsia="Times New Roman" w:hAnsi="Calibri" w:cs="Times New Roman"/>
                <w:bCs w:val="0"/>
                <w:color w:val="000000"/>
                <w:sz w:val="20"/>
                <w:szCs w:val="20"/>
              </w:rPr>
              <w:t>Payment Type</w:t>
            </w:r>
          </w:p>
        </w:tc>
        <w:tc>
          <w:tcPr>
            <w:tcW w:w="4698" w:type="dxa"/>
            <w:vAlign w:val="center"/>
          </w:tcPr>
          <w:p w:rsidR="00831D6C" w:rsidRPr="009D0934" w:rsidRDefault="00831D6C" w:rsidP="002264F5">
            <w:pPr>
              <w:spacing w:line="360" w:lineRule="auto"/>
              <w:ind w:left="18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9D0934">
              <w:rPr>
                <w:rFonts w:ascii="Calibri" w:eastAsia="Times New Roman" w:hAnsi="Calibri" w:cs="Times New Roman"/>
                <w:bCs/>
                <w:color w:val="000000"/>
                <w:sz w:val="20"/>
                <w:szCs w:val="20"/>
              </w:rPr>
              <w:t>Post-Pay Voucher/Internet banking/ATM Payment</w:t>
            </w:r>
          </w:p>
        </w:tc>
      </w:tr>
      <w:tr w:rsidR="00831D6C" w:rsidTr="002264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2" w:type="dxa"/>
            <w:vAlign w:val="center"/>
          </w:tcPr>
          <w:p w:rsidR="00831D6C" w:rsidRPr="009D0934" w:rsidRDefault="00831D6C" w:rsidP="002264F5">
            <w:pPr>
              <w:spacing w:line="360" w:lineRule="auto"/>
              <w:ind w:left="450"/>
              <w:rPr>
                <w:rFonts w:ascii="Calibri" w:eastAsia="Times New Roman" w:hAnsi="Calibri" w:cs="Times New Roman"/>
                <w:bCs w:val="0"/>
                <w:color w:val="000000"/>
                <w:sz w:val="20"/>
                <w:szCs w:val="20"/>
              </w:rPr>
            </w:pPr>
            <w:r w:rsidRPr="009D0934">
              <w:rPr>
                <w:rFonts w:ascii="Calibri" w:eastAsia="Times New Roman" w:hAnsi="Calibri" w:cs="Times New Roman"/>
                <w:bCs w:val="0"/>
                <w:color w:val="000000"/>
                <w:sz w:val="20"/>
                <w:szCs w:val="20"/>
              </w:rPr>
              <w:t>Countries</w:t>
            </w:r>
          </w:p>
        </w:tc>
        <w:tc>
          <w:tcPr>
            <w:tcW w:w="4698" w:type="dxa"/>
            <w:vAlign w:val="center"/>
          </w:tcPr>
          <w:p w:rsidR="00831D6C" w:rsidRPr="009D0934" w:rsidRDefault="00831D6C" w:rsidP="002264F5">
            <w:pPr>
              <w:spacing w:line="360" w:lineRule="auto"/>
              <w:ind w:left="18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bCs/>
                <w:color w:val="000000"/>
                <w:sz w:val="20"/>
                <w:szCs w:val="20"/>
              </w:rPr>
            </w:pPr>
            <w:r w:rsidRPr="009D0934">
              <w:rPr>
                <w:rFonts w:ascii="Calibri" w:eastAsia="Times New Roman" w:hAnsi="Calibri" w:cs="Times New Roman"/>
                <w:bCs/>
                <w:color w:val="000000"/>
                <w:sz w:val="20"/>
                <w:szCs w:val="20"/>
              </w:rPr>
              <w:t>Japan</w:t>
            </w:r>
          </w:p>
        </w:tc>
      </w:tr>
      <w:tr w:rsidR="00831D6C" w:rsidTr="00226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2" w:type="dxa"/>
            <w:vAlign w:val="center"/>
          </w:tcPr>
          <w:p w:rsidR="00831D6C" w:rsidRPr="009D0934" w:rsidRDefault="00831D6C" w:rsidP="002264F5">
            <w:pPr>
              <w:spacing w:line="360" w:lineRule="auto"/>
              <w:ind w:left="450"/>
              <w:rPr>
                <w:rFonts w:ascii="Calibri" w:eastAsia="Times New Roman" w:hAnsi="Calibri" w:cs="Times New Roman"/>
                <w:bCs w:val="0"/>
                <w:color w:val="000000"/>
                <w:sz w:val="20"/>
                <w:szCs w:val="20"/>
              </w:rPr>
            </w:pPr>
            <w:r w:rsidRPr="009D0934">
              <w:rPr>
                <w:rFonts w:ascii="Calibri" w:eastAsia="Times New Roman" w:hAnsi="Calibri" w:cs="Times New Roman"/>
                <w:bCs w:val="0"/>
                <w:color w:val="000000"/>
                <w:sz w:val="20"/>
                <w:szCs w:val="20"/>
              </w:rPr>
              <w:t>Acceptance Currencies</w:t>
            </w:r>
          </w:p>
        </w:tc>
        <w:tc>
          <w:tcPr>
            <w:tcW w:w="4698" w:type="dxa"/>
            <w:vAlign w:val="center"/>
          </w:tcPr>
          <w:p w:rsidR="00831D6C" w:rsidRPr="009D0934" w:rsidRDefault="00831D6C" w:rsidP="002264F5">
            <w:pPr>
              <w:spacing w:line="360" w:lineRule="auto"/>
              <w:ind w:left="18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9D0934">
              <w:rPr>
                <w:rFonts w:ascii="Calibri" w:eastAsia="Times New Roman" w:hAnsi="Calibri" w:cs="Times New Roman"/>
                <w:bCs/>
                <w:color w:val="000000"/>
                <w:sz w:val="20"/>
                <w:szCs w:val="20"/>
              </w:rPr>
              <w:t>JPY</w:t>
            </w:r>
          </w:p>
        </w:tc>
      </w:tr>
      <w:tr w:rsidR="00831D6C" w:rsidTr="002264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2" w:type="dxa"/>
            <w:vAlign w:val="center"/>
          </w:tcPr>
          <w:p w:rsidR="00831D6C" w:rsidRPr="009D0934" w:rsidRDefault="00831D6C" w:rsidP="002264F5">
            <w:pPr>
              <w:spacing w:line="360" w:lineRule="auto"/>
              <w:ind w:left="450"/>
              <w:rPr>
                <w:rFonts w:ascii="Calibri" w:eastAsia="Times New Roman" w:hAnsi="Calibri" w:cs="Times New Roman"/>
                <w:bCs w:val="0"/>
                <w:color w:val="000000"/>
                <w:sz w:val="20"/>
                <w:szCs w:val="20"/>
              </w:rPr>
            </w:pPr>
            <w:r w:rsidRPr="009D0934">
              <w:rPr>
                <w:rFonts w:ascii="Calibri" w:eastAsia="Times New Roman" w:hAnsi="Calibri" w:cs="Times New Roman"/>
                <w:bCs w:val="0"/>
                <w:color w:val="000000"/>
                <w:sz w:val="20"/>
                <w:szCs w:val="20"/>
              </w:rPr>
              <w:t>Supported Languages</w:t>
            </w:r>
          </w:p>
        </w:tc>
        <w:tc>
          <w:tcPr>
            <w:tcW w:w="4698" w:type="dxa"/>
            <w:vAlign w:val="center"/>
          </w:tcPr>
          <w:p w:rsidR="00831D6C" w:rsidRPr="009D0934" w:rsidRDefault="00831D6C" w:rsidP="002264F5">
            <w:pPr>
              <w:spacing w:line="360" w:lineRule="auto"/>
              <w:ind w:left="18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bCs/>
                <w:color w:val="000000"/>
                <w:sz w:val="20"/>
                <w:szCs w:val="20"/>
              </w:rPr>
            </w:pPr>
            <w:r w:rsidRPr="009D0934">
              <w:rPr>
                <w:rFonts w:ascii="Calibri" w:eastAsia="Times New Roman" w:hAnsi="Calibri" w:cs="Times New Roman"/>
                <w:bCs/>
                <w:color w:val="000000"/>
                <w:sz w:val="20"/>
                <w:szCs w:val="20"/>
              </w:rPr>
              <w:t>JP</w:t>
            </w:r>
          </w:p>
        </w:tc>
      </w:tr>
    </w:tbl>
    <w:p w:rsidR="00D400C9" w:rsidRPr="00514062" w:rsidRDefault="00D400C9" w:rsidP="00831D6C">
      <w:pPr>
        <w:spacing w:after="0" w:line="360" w:lineRule="auto"/>
        <w:ind w:left="1080"/>
        <w:rPr>
          <w:rFonts w:ascii="Calibri" w:eastAsia="Times New Roman" w:hAnsi="Calibri" w:cs="Times New Roman"/>
          <w:b/>
          <w:color w:val="000000"/>
          <w:sz w:val="20"/>
          <w:szCs w:val="20"/>
        </w:rPr>
      </w:pPr>
    </w:p>
    <w:p w:rsidR="00831D6C" w:rsidRPr="00772E9A" w:rsidRDefault="00831D6C" w:rsidP="008A78A6">
      <w:pPr>
        <w:pStyle w:val="Heading4"/>
        <w:keepNext/>
        <w:keepLines/>
        <w:ind w:left="1800"/>
        <w:rPr>
          <w:iCs w:val="0"/>
        </w:rPr>
      </w:pPr>
      <w:bookmarkStart w:id="124" w:name="_Toc409710791"/>
      <w:bookmarkStart w:id="125" w:name="_Toc413668789"/>
      <w:r w:rsidRPr="00772E9A">
        <w:rPr>
          <w:iCs w:val="0"/>
        </w:rPr>
        <w:t>Request Attribute Mapping</w:t>
      </w:r>
      <w:bookmarkEnd w:id="124"/>
      <w:bookmarkEnd w:id="125"/>
    </w:p>
    <w:p w:rsidR="00831D6C" w:rsidRDefault="00831D6C" w:rsidP="00831D6C">
      <w:pPr>
        <w:spacing w:line="240" w:lineRule="auto"/>
        <w:ind w:left="720"/>
      </w:pPr>
      <w:r>
        <w:t>&lt;?xml version="1.0" encoding="UTF-8"?&gt;</w:t>
      </w:r>
    </w:p>
    <w:p w:rsidR="00831D6C" w:rsidRDefault="00831D6C" w:rsidP="00831D6C">
      <w:pPr>
        <w:spacing w:line="240" w:lineRule="auto"/>
        <w:ind w:left="720"/>
      </w:pPr>
      <w:r>
        <w:t>&lt;!DOCTYPE paymentService PUBLIC "-//Bibit//DTD Bibit PaymentService v1//EN" "http://dtd.worldpay.com/paymentService_v1.dtd"&gt;</w:t>
      </w:r>
    </w:p>
    <w:p w:rsidR="00831D6C" w:rsidRDefault="00831D6C" w:rsidP="00831D6C">
      <w:pPr>
        <w:spacing w:line="240" w:lineRule="auto"/>
        <w:ind w:left="720"/>
      </w:pPr>
      <w:r>
        <w:t>&lt;paymentService merchantCode="</w:t>
      </w:r>
      <w:r w:rsidRPr="00B9456C">
        <w:t>SAPIENTNITROECOMMERCEV1</w:t>
      </w:r>
      <w:r>
        <w:t>" version="1.4"&gt;</w:t>
      </w:r>
    </w:p>
    <w:p w:rsidR="00831D6C" w:rsidRDefault="00831D6C" w:rsidP="00831D6C">
      <w:pPr>
        <w:spacing w:line="240" w:lineRule="auto"/>
        <w:ind w:left="720"/>
      </w:pPr>
      <w:r>
        <w:t xml:space="preserve">    &lt;submit&gt;</w:t>
      </w:r>
    </w:p>
    <w:p w:rsidR="00831D6C" w:rsidRDefault="00831D6C" w:rsidP="00831D6C">
      <w:pPr>
        <w:spacing w:line="240" w:lineRule="auto"/>
        <w:ind w:left="720"/>
      </w:pPr>
      <w:r>
        <w:t xml:space="preserve">        &lt;order orderCode="ORDERCODE"&gt;</w:t>
      </w:r>
    </w:p>
    <w:p w:rsidR="00831D6C" w:rsidRDefault="00831D6C" w:rsidP="00831D6C">
      <w:pPr>
        <w:spacing w:line="240" w:lineRule="auto"/>
        <w:ind w:left="720"/>
      </w:pPr>
      <w:r>
        <w:t xml:space="preserve">            &lt;description&gt;Description here&lt;/description&gt;</w:t>
      </w:r>
    </w:p>
    <w:p w:rsidR="00831D6C" w:rsidRDefault="00831D6C" w:rsidP="00831D6C">
      <w:pPr>
        <w:spacing w:line="240" w:lineRule="auto"/>
        <w:ind w:left="720"/>
      </w:pPr>
      <w:r>
        <w:t xml:space="preserve">            &lt;amount currencyCode="JPY" value="100" exponent="0"/&gt;</w:t>
      </w:r>
    </w:p>
    <w:p w:rsidR="00831D6C" w:rsidRDefault="00831D6C" w:rsidP="00831D6C">
      <w:pPr>
        <w:spacing w:line="240" w:lineRule="auto"/>
        <w:ind w:left="720"/>
      </w:pPr>
      <w:r>
        <w:t xml:space="preserve">            &lt;orderContent&gt;</w:t>
      </w:r>
    </w:p>
    <w:p w:rsidR="00831D6C" w:rsidRDefault="00831D6C" w:rsidP="00831D6C">
      <w:pPr>
        <w:spacing w:line="240" w:lineRule="auto"/>
        <w:ind w:left="720"/>
      </w:pPr>
      <w:r>
        <w:t xml:space="preserve">                &lt;![CDATA[      ]]&gt;</w:t>
      </w:r>
    </w:p>
    <w:p w:rsidR="00831D6C" w:rsidRDefault="00831D6C" w:rsidP="00831D6C">
      <w:pPr>
        <w:spacing w:line="240" w:lineRule="auto"/>
        <w:ind w:left="720"/>
      </w:pPr>
      <w:r>
        <w:t xml:space="preserve">            &lt;/orderContent&gt;</w:t>
      </w:r>
    </w:p>
    <w:p w:rsidR="00831D6C" w:rsidRDefault="00831D6C" w:rsidP="00831D6C">
      <w:pPr>
        <w:spacing w:line="240" w:lineRule="auto"/>
        <w:ind w:left="720"/>
      </w:pPr>
      <w:r>
        <w:t xml:space="preserve">            &lt;paymentDetails&gt;</w:t>
      </w:r>
    </w:p>
    <w:p w:rsidR="00831D6C" w:rsidRDefault="00831D6C" w:rsidP="00831D6C">
      <w:pPr>
        <w:spacing w:line="240" w:lineRule="auto"/>
        <w:ind w:left="720"/>
      </w:pPr>
      <w:r>
        <w:t xml:space="preserve">                &lt;KONBINI-SSL shopperCountryCode="JP"&gt;                   </w:t>
      </w:r>
    </w:p>
    <w:p w:rsidR="00831D6C" w:rsidRDefault="00831D6C" w:rsidP="00831D6C">
      <w:pPr>
        <w:spacing w:line="240" w:lineRule="auto"/>
        <w:ind w:left="720"/>
      </w:pPr>
      <w:r>
        <w:t xml:space="preserve">&lt;successURL&gt;http://www.worldpay.com/?successURL&lt;/successURL&gt;                    </w:t>
      </w:r>
    </w:p>
    <w:p w:rsidR="00831D6C" w:rsidRDefault="00831D6C" w:rsidP="00831D6C">
      <w:pPr>
        <w:spacing w:line="240" w:lineRule="auto"/>
        <w:ind w:left="720"/>
      </w:pPr>
      <w:r>
        <w:t xml:space="preserve">&lt;cancelURL&gt;http://www.worldpay.com/?cancelURL&lt;/cancelURL&gt;                    </w:t>
      </w:r>
    </w:p>
    <w:p w:rsidR="00831D6C" w:rsidRDefault="00831D6C" w:rsidP="00831D6C">
      <w:pPr>
        <w:spacing w:line="240" w:lineRule="auto"/>
        <w:ind w:left="720"/>
      </w:pPr>
      <w:r>
        <w:t>&lt;pendingURL&gt;http://www.worldpay.com/?pendingURL&lt;/pendingURL&gt;</w:t>
      </w:r>
    </w:p>
    <w:p w:rsidR="00831D6C" w:rsidRDefault="00831D6C" w:rsidP="00831D6C">
      <w:pPr>
        <w:spacing w:line="240" w:lineRule="auto"/>
        <w:ind w:left="720"/>
      </w:pPr>
      <w:r>
        <w:t xml:space="preserve">                &lt;/KONBINI-SSL&gt;</w:t>
      </w:r>
    </w:p>
    <w:p w:rsidR="00831D6C" w:rsidRDefault="00831D6C" w:rsidP="00831D6C">
      <w:pPr>
        <w:spacing w:line="240" w:lineRule="auto"/>
        <w:ind w:left="720"/>
      </w:pPr>
      <w:r>
        <w:t xml:space="preserve">            &lt;/paymentDetails&gt;</w:t>
      </w:r>
    </w:p>
    <w:p w:rsidR="00831D6C" w:rsidRDefault="00831D6C" w:rsidP="00831D6C">
      <w:pPr>
        <w:spacing w:line="240" w:lineRule="auto"/>
        <w:ind w:left="720"/>
      </w:pPr>
      <w:r>
        <w:t xml:space="preserve">            &lt;shopper&gt;              </w:t>
      </w:r>
    </w:p>
    <w:p w:rsidR="00831D6C" w:rsidRDefault="00831D6C" w:rsidP="00831D6C">
      <w:pPr>
        <w:spacing w:line="240" w:lineRule="auto"/>
        <w:ind w:left="720"/>
      </w:pPr>
      <w:r>
        <w:t>&lt;shopperEmailAddress&gt;shopper@worldpay.com&lt;/shopperEmailAddress&gt;</w:t>
      </w:r>
    </w:p>
    <w:p w:rsidR="00831D6C" w:rsidRDefault="00831D6C" w:rsidP="00831D6C">
      <w:pPr>
        <w:spacing w:line="240" w:lineRule="auto"/>
        <w:ind w:left="720"/>
      </w:pPr>
      <w:r>
        <w:t xml:space="preserve">            &lt;/shopper&gt;</w:t>
      </w:r>
    </w:p>
    <w:p w:rsidR="00831D6C" w:rsidRDefault="00831D6C" w:rsidP="00831D6C">
      <w:pPr>
        <w:spacing w:line="240" w:lineRule="auto"/>
        <w:ind w:left="720"/>
      </w:pPr>
      <w:r>
        <w:t xml:space="preserve">            &lt;shippingAddress&gt;</w:t>
      </w:r>
    </w:p>
    <w:p w:rsidR="00831D6C" w:rsidRDefault="00831D6C" w:rsidP="00831D6C">
      <w:pPr>
        <w:spacing w:line="240" w:lineRule="auto"/>
        <w:ind w:left="720"/>
      </w:pPr>
      <w:r>
        <w:t xml:space="preserve">                &lt;address&gt;</w:t>
      </w:r>
    </w:p>
    <w:p w:rsidR="00831D6C" w:rsidRDefault="00831D6C" w:rsidP="00831D6C">
      <w:pPr>
        <w:spacing w:line="240" w:lineRule="auto"/>
        <w:ind w:left="720"/>
      </w:pPr>
      <w:r>
        <w:lastRenderedPageBreak/>
        <w:t xml:space="preserve"> &lt;firstName&gt;Doe&lt;/firstName&gt;</w:t>
      </w:r>
    </w:p>
    <w:p w:rsidR="00831D6C" w:rsidRDefault="00831D6C" w:rsidP="00831D6C">
      <w:pPr>
        <w:spacing w:line="240" w:lineRule="auto"/>
        <w:ind w:left="720"/>
      </w:pPr>
      <w:r>
        <w:t xml:space="preserve">     &lt;lastName&gt;John&lt;/lastName&gt;</w:t>
      </w:r>
    </w:p>
    <w:p w:rsidR="00831D6C" w:rsidRDefault="00831D6C" w:rsidP="00831D6C">
      <w:pPr>
        <w:spacing w:line="240" w:lineRule="auto"/>
        <w:ind w:left="720"/>
      </w:pPr>
      <w:r>
        <w:t xml:space="preserve">                &lt;address1&gt;Main Street 3453&lt;/address1&gt;</w:t>
      </w:r>
    </w:p>
    <w:p w:rsidR="00831D6C" w:rsidRDefault="00831D6C" w:rsidP="00831D6C">
      <w:pPr>
        <w:spacing w:line="240" w:lineRule="auto"/>
        <w:ind w:left="720"/>
      </w:pPr>
      <w:r>
        <w:t xml:space="preserve">                 &lt;postalCode&gt;74564&lt;/postalCode&gt;</w:t>
      </w:r>
    </w:p>
    <w:p w:rsidR="00831D6C" w:rsidRDefault="00831D6C" w:rsidP="00831D6C">
      <w:pPr>
        <w:spacing w:line="240" w:lineRule="auto"/>
        <w:ind w:left="720"/>
      </w:pPr>
      <w:r>
        <w:t xml:space="preserve">                &lt;city&gt;Tokyo&lt;/city&gt;</w:t>
      </w:r>
    </w:p>
    <w:p w:rsidR="00831D6C" w:rsidRDefault="00831D6C" w:rsidP="00831D6C">
      <w:pPr>
        <w:spacing w:line="240" w:lineRule="auto"/>
        <w:ind w:left="720"/>
      </w:pPr>
      <w:r>
        <w:t xml:space="preserve">                &lt;countryCode&gt;JP&lt;/countryCode&gt;</w:t>
      </w:r>
    </w:p>
    <w:p w:rsidR="00831D6C" w:rsidRDefault="00831D6C" w:rsidP="00831D6C">
      <w:pPr>
        <w:spacing w:line="240" w:lineRule="auto"/>
        <w:ind w:left="720"/>
      </w:pPr>
      <w:r>
        <w:t xml:space="preserve">                &lt;telephoneNumber&gt;08012534568&lt;/telephoneNumber&gt;</w:t>
      </w:r>
    </w:p>
    <w:p w:rsidR="00831D6C" w:rsidRDefault="00831D6C" w:rsidP="00831D6C">
      <w:pPr>
        <w:spacing w:line="240" w:lineRule="auto"/>
        <w:ind w:left="720"/>
      </w:pPr>
      <w:r>
        <w:t xml:space="preserve">                &lt;/address&gt;</w:t>
      </w:r>
    </w:p>
    <w:p w:rsidR="00831D6C" w:rsidRDefault="00831D6C" w:rsidP="00831D6C">
      <w:pPr>
        <w:spacing w:line="240" w:lineRule="auto"/>
        <w:ind w:left="720"/>
      </w:pPr>
      <w:r>
        <w:t xml:space="preserve">            &lt;/shippingAddress&gt;</w:t>
      </w:r>
    </w:p>
    <w:p w:rsidR="00831D6C" w:rsidRDefault="00831D6C" w:rsidP="00831D6C">
      <w:pPr>
        <w:spacing w:line="240" w:lineRule="auto"/>
        <w:ind w:left="720"/>
      </w:pPr>
      <w:r>
        <w:t xml:space="preserve">        &lt;/order&gt;</w:t>
      </w:r>
    </w:p>
    <w:p w:rsidR="00831D6C" w:rsidRDefault="00831D6C" w:rsidP="00831D6C">
      <w:pPr>
        <w:spacing w:line="240" w:lineRule="auto"/>
        <w:ind w:left="720"/>
      </w:pPr>
      <w:r>
        <w:t xml:space="preserve">    &lt;/submit&gt;</w:t>
      </w:r>
    </w:p>
    <w:p w:rsidR="00831D6C" w:rsidRDefault="00831D6C" w:rsidP="00831D6C">
      <w:pPr>
        <w:spacing w:line="240" w:lineRule="auto"/>
        <w:ind w:left="720"/>
      </w:pPr>
      <w:r>
        <w:t>&lt;/paymentService&gt;</w:t>
      </w:r>
    </w:p>
    <w:p w:rsidR="00831D6C" w:rsidRPr="00B93A33" w:rsidRDefault="00831D6C" w:rsidP="00831D6C">
      <w:pPr>
        <w:spacing w:line="240" w:lineRule="auto"/>
        <w:ind w:left="720"/>
      </w:pPr>
    </w:p>
    <w:p w:rsidR="00831D6C" w:rsidRPr="00772E9A" w:rsidRDefault="00831D6C" w:rsidP="008A78A6">
      <w:pPr>
        <w:pStyle w:val="Heading4"/>
        <w:keepNext/>
        <w:keepLines/>
        <w:ind w:left="1800"/>
        <w:rPr>
          <w:iCs w:val="0"/>
        </w:rPr>
      </w:pPr>
      <w:bookmarkStart w:id="126" w:name="_Toc409710792"/>
      <w:bookmarkStart w:id="127" w:name="_Toc413668790"/>
      <w:r w:rsidRPr="00772E9A">
        <w:rPr>
          <w:iCs w:val="0"/>
        </w:rPr>
        <w:t>Response Attribute Mapping</w:t>
      </w:r>
      <w:bookmarkEnd w:id="126"/>
      <w:bookmarkEnd w:id="127"/>
    </w:p>
    <w:p w:rsidR="00831D6C" w:rsidRDefault="00831D6C" w:rsidP="00831D6C">
      <w:pPr>
        <w:ind w:left="576"/>
      </w:pPr>
      <w:r>
        <w:t>&lt;?xml version="1.0" encoding="UTF-8"?&gt;</w:t>
      </w:r>
    </w:p>
    <w:p w:rsidR="00831D6C" w:rsidRDefault="00831D6C" w:rsidP="00831D6C">
      <w:pPr>
        <w:ind w:left="576"/>
      </w:pPr>
      <w:r>
        <w:t>&lt;!DOCTYPE paymentService PUBLIC "-//</w:t>
      </w:r>
      <w:r w:rsidR="00C04461">
        <w:t>Worldpay</w:t>
      </w:r>
      <w:r>
        <w:t xml:space="preserve">//DTD </w:t>
      </w:r>
      <w:r w:rsidR="00C04461">
        <w:t>Worldpay</w:t>
      </w:r>
      <w:r>
        <w:t xml:space="preserve"> PaymentService v1//EN"</w:t>
      </w:r>
    </w:p>
    <w:p w:rsidR="00831D6C" w:rsidRDefault="00831D6C" w:rsidP="00831D6C">
      <w:pPr>
        <w:ind w:left="576"/>
      </w:pPr>
      <w:r>
        <w:t xml:space="preserve">                                "http://dtd.worldpay.com/paymentService_v1.dtd"&gt;</w:t>
      </w:r>
    </w:p>
    <w:p w:rsidR="00831D6C" w:rsidRDefault="00831D6C" w:rsidP="00831D6C">
      <w:pPr>
        <w:ind w:left="576"/>
      </w:pPr>
      <w:r>
        <w:t>&lt;paymentService version="1.4" merchantCode="SAPIENTNITROECOMMERCEV1"&gt;</w:t>
      </w:r>
    </w:p>
    <w:p w:rsidR="00831D6C" w:rsidRDefault="00831D6C" w:rsidP="00831D6C">
      <w:pPr>
        <w:ind w:left="576"/>
      </w:pPr>
      <w:r>
        <w:t xml:space="preserve">    &lt;reply&gt;</w:t>
      </w:r>
    </w:p>
    <w:p w:rsidR="00831D6C" w:rsidRDefault="00831D6C" w:rsidP="00831D6C">
      <w:pPr>
        <w:ind w:left="576"/>
      </w:pPr>
      <w:r>
        <w:t xml:space="preserve">        &lt;orderStatus orderCode="ORDERCODE"&gt;</w:t>
      </w:r>
    </w:p>
    <w:p w:rsidR="00831D6C" w:rsidRDefault="00831D6C" w:rsidP="00831D6C">
      <w:pPr>
        <w:ind w:left="576"/>
      </w:pPr>
      <w:r>
        <w:t xml:space="preserve">            &lt;reference id="3020978183"&gt;https://secure-test.worldpay.com/jsp/test/shopper/APMSTSimulator.jsp?customerRef=3018125177&amp;amp;paymentMethod=KONBINI&lt;/reference&gt;</w:t>
      </w:r>
    </w:p>
    <w:p w:rsidR="00831D6C" w:rsidRDefault="00831D6C" w:rsidP="00831D6C">
      <w:pPr>
        <w:ind w:left="576"/>
      </w:pPr>
      <w:r>
        <w:t xml:space="preserve">        &lt;/orderStatus&gt;</w:t>
      </w:r>
    </w:p>
    <w:p w:rsidR="00831D6C" w:rsidRDefault="00831D6C" w:rsidP="00831D6C">
      <w:pPr>
        <w:ind w:left="576"/>
      </w:pPr>
      <w:r>
        <w:t xml:space="preserve">    &lt;/reply&gt;</w:t>
      </w:r>
    </w:p>
    <w:p w:rsidR="00831D6C" w:rsidRPr="00B93A33" w:rsidRDefault="00831D6C" w:rsidP="00831D6C">
      <w:pPr>
        <w:ind w:left="576"/>
      </w:pPr>
      <w:r>
        <w:t>&lt;/paymentService&gt;</w:t>
      </w:r>
    </w:p>
    <w:p w:rsidR="00831D6C" w:rsidRDefault="00831D6C" w:rsidP="00831D6C">
      <w:pPr>
        <w:rPr>
          <w:rFonts w:ascii="Calibri" w:eastAsia="Times New Roman" w:hAnsi="Calibri" w:cs="Times New Roman"/>
          <w:b/>
          <w:color w:val="000000"/>
          <w:sz w:val="20"/>
          <w:szCs w:val="20"/>
        </w:rPr>
      </w:pPr>
    </w:p>
    <w:p w:rsidR="00831D6C" w:rsidRPr="00F61D5D" w:rsidRDefault="00831D6C" w:rsidP="00F61D5D">
      <w:pPr>
        <w:pStyle w:val="Heading3"/>
        <w:keepNext/>
        <w:keepLines/>
        <w:numPr>
          <w:ilvl w:val="2"/>
          <w:numId w:val="47"/>
        </w:numPr>
        <w:pBdr>
          <w:bottom w:val="none" w:sz="0" w:space="0" w:color="auto"/>
        </w:pBdr>
        <w:spacing w:line="276" w:lineRule="auto"/>
        <w:ind w:left="1764"/>
        <w:rPr>
          <w:i w:val="0"/>
          <w:sz w:val="24"/>
          <w:szCs w:val="24"/>
        </w:rPr>
      </w:pPr>
      <w:bookmarkStart w:id="128" w:name="_Toc409710793"/>
      <w:bookmarkStart w:id="129" w:name="_Toc413668791"/>
      <w:bookmarkStart w:id="130" w:name="_Toc18418354"/>
      <w:r w:rsidRPr="00F61D5D">
        <w:rPr>
          <w:i w:val="0"/>
          <w:sz w:val="24"/>
          <w:szCs w:val="24"/>
        </w:rPr>
        <w:t>Poli</w:t>
      </w:r>
      <w:bookmarkEnd w:id="128"/>
      <w:bookmarkEnd w:id="129"/>
      <w:bookmarkEnd w:id="130"/>
    </w:p>
    <w:p w:rsidR="00831D6C" w:rsidRDefault="00831D6C" w:rsidP="00831D6C">
      <w:pPr>
        <w:pStyle w:val="NormalWeb"/>
        <w:spacing w:before="120" w:after="0"/>
        <w:ind w:left="708"/>
        <w:rPr>
          <w:rFonts w:ascii="Calibri" w:hAnsi="Calibri"/>
          <w:color w:val="393939"/>
          <w:sz w:val="21"/>
          <w:szCs w:val="21"/>
        </w:rPr>
      </w:pPr>
      <w:r>
        <w:rPr>
          <w:rFonts w:ascii="Calibri" w:hAnsi="Calibri"/>
          <w:color w:val="393939"/>
          <w:sz w:val="21"/>
          <w:szCs w:val="21"/>
        </w:rPr>
        <w:t>POLi is real-time bank transfer payment method that shoppers can use to make real-time payments directly from their online bank account.</w:t>
      </w:r>
    </w:p>
    <w:p w:rsidR="00831D6C" w:rsidRDefault="00831D6C" w:rsidP="00831D6C">
      <w:pPr>
        <w:pStyle w:val="NormalWeb"/>
        <w:spacing w:before="120" w:after="0"/>
        <w:ind w:left="708"/>
        <w:rPr>
          <w:rFonts w:ascii="Calibri" w:hAnsi="Calibri"/>
          <w:color w:val="393939"/>
          <w:sz w:val="21"/>
          <w:szCs w:val="21"/>
        </w:rPr>
      </w:pPr>
      <w:r>
        <w:rPr>
          <w:rFonts w:ascii="Calibri" w:hAnsi="Calibri"/>
          <w:color w:val="393939"/>
          <w:sz w:val="21"/>
          <w:szCs w:val="21"/>
        </w:rPr>
        <w:lastRenderedPageBreak/>
        <w:t>To make a payment by using this method:</w:t>
      </w:r>
    </w:p>
    <w:p w:rsidR="00831D6C" w:rsidRDefault="00831D6C" w:rsidP="00B761DF">
      <w:pPr>
        <w:pStyle w:val="NormalWeb"/>
        <w:numPr>
          <w:ilvl w:val="0"/>
          <w:numId w:val="38"/>
        </w:numPr>
        <w:spacing w:before="120" w:after="0" w:line="240" w:lineRule="auto"/>
        <w:ind w:left="1773"/>
        <w:rPr>
          <w:rFonts w:ascii="Calibri" w:hAnsi="Calibri"/>
          <w:color w:val="393939"/>
          <w:sz w:val="21"/>
          <w:szCs w:val="21"/>
        </w:rPr>
      </w:pPr>
      <w:r>
        <w:rPr>
          <w:rFonts w:ascii="Calibri" w:hAnsi="Calibri"/>
          <w:color w:val="393939"/>
          <w:sz w:val="21"/>
          <w:szCs w:val="21"/>
        </w:rPr>
        <w:t>On the payment pa</w:t>
      </w:r>
      <w:r w:rsidR="00DF25C7">
        <w:rPr>
          <w:rFonts w:ascii="Calibri" w:hAnsi="Calibri"/>
          <w:color w:val="393939"/>
          <w:sz w:val="21"/>
          <w:szCs w:val="21"/>
        </w:rPr>
        <w:t>ge, the shopper selects the Poli</w:t>
      </w:r>
      <w:r>
        <w:rPr>
          <w:rFonts w:ascii="Calibri" w:hAnsi="Calibri"/>
          <w:color w:val="393939"/>
          <w:sz w:val="21"/>
          <w:szCs w:val="21"/>
        </w:rPr>
        <w:t xml:space="preserve"> payment method. The s</w:t>
      </w:r>
      <w:r w:rsidR="00DF25C7">
        <w:rPr>
          <w:rFonts w:ascii="Calibri" w:hAnsi="Calibri"/>
          <w:color w:val="393939"/>
          <w:sz w:val="21"/>
          <w:szCs w:val="21"/>
        </w:rPr>
        <w:t>hopper is redirected to the Poli</w:t>
      </w:r>
      <w:r>
        <w:rPr>
          <w:rFonts w:ascii="Calibri" w:hAnsi="Calibri"/>
          <w:color w:val="393939"/>
          <w:sz w:val="21"/>
          <w:szCs w:val="21"/>
        </w:rPr>
        <w:t xml:space="preserve"> website.</w:t>
      </w:r>
    </w:p>
    <w:p w:rsidR="00831D6C" w:rsidRDefault="00831D6C" w:rsidP="00B761DF">
      <w:pPr>
        <w:pStyle w:val="NormalWeb"/>
        <w:numPr>
          <w:ilvl w:val="0"/>
          <w:numId w:val="38"/>
        </w:numPr>
        <w:spacing w:before="120" w:after="0" w:line="240" w:lineRule="auto"/>
        <w:ind w:left="1773"/>
        <w:rPr>
          <w:rFonts w:ascii="Calibri" w:hAnsi="Calibri"/>
          <w:color w:val="393939"/>
          <w:sz w:val="21"/>
          <w:szCs w:val="21"/>
        </w:rPr>
      </w:pPr>
      <w:r>
        <w:rPr>
          <w:rFonts w:ascii="Calibri" w:hAnsi="Calibri"/>
          <w:color w:val="393939"/>
          <w:sz w:val="21"/>
          <w:szCs w:val="21"/>
        </w:rPr>
        <w:t>The shopper selects the bank from which the payment must be made. The shopper is redirected to the website of the bank.</w:t>
      </w:r>
    </w:p>
    <w:p w:rsidR="00831D6C" w:rsidRDefault="00831D6C" w:rsidP="00B761DF">
      <w:pPr>
        <w:pStyle w:val="NormalWeb"/>
        <w:numPr>
          <w:ilvl w:val="0"/>
          <w:numId w:val="38"/>
        </w:numPr>
        <w:spacing w:before="120" w:after="0" w:line="240" w:lineRule="auto"/>
        <w:ind w:left="1773"/>
        <w:rPr>
          <w:rFonts w:ascii="Calibri" w:hAnsi="Calibri"/>
          <w:color w:val="393939"/>
          <w:sz w:val="21"/>
          <w:szCs w:val="21"/>
        </w:rPr>
      </w:pPr>
      <w:r>
        <w:rPr>
          <w:rFonts w:ascii="Calibri" w:hAnsi="Calibri"/>
          <w:color w:val="393939"/>
          <w:sz w:val="21"/>
          <w:szCs w:val="21"/>
        </w:rPr>
        <w:t>The shopper logs on to the bank and makes the payment.</w:t>
      </w:r>
    </w:p>
    <w:p w:rsidR="00831D6C" w:rsidRDefault="00831D6C" w:rsidP="00831D6C">
      <w:pPr>
        <w:spacing w:before="120" w:after="0" w:line="240" w:lineRule="auto"/>
        <w:rPr>
          <w:rFonts w:ascii="Calibri" w:eastAsia="Times New Roman" w:hAnsi="Calibri" w:cs="Times New Roman"/>
          <w:b/>
          <w:color w:val="393939"/>
          <w:sz w:val="21"/>
          <w:szCs w:val="21"/>
        </w:rPr>
      </w:pPr>
    </w:p>
    <w:p w:rsidR="00831D6C" w:rsidRPr="00772E9A" w:rsidRDefault="00831D6C" w:rsidP="00831D6C">
      <w:pPr>
        <w:spacing w:before="120" w:after="0" w:line="240" w:lineRule="auto"/>
        <w:ind w:firstLine="708"/>
        <w:rPr>
          <w:rFonts w:asciiTheme="majorHAnsi" w:eastAsiaTheme="majorEastAsia" w:hAnsiTheme="majorHAnsi" w:cstheme="majorBidi"/>
          <w:b/>
          <w:bCs/>
          <w:i/>
          <w:iCs/>
        </w:rPr>
      </w:pPr>
      <w:r w:rsidRPr="00772E9A">
        <w:rPr>
          <w:rFonts w:asciiTheme="majorHAnsi" w:eastAsiaTheme="majorEastAsia" w:hAnsiTheme="majorHAnsi" w:cstheme="majorBidi"/>
          <w:b/>
          <w:bCs/>
          <w:i/>
          <w:iCs/>
        </w:rPr>
        <w:t>Payment method properties</w:t>
      </w:r>
    </w:p>
    <w:p w:rsidR="00831D6C" w:rsidRDefault="00831D6C" w:rsidP="00831D6C">
      <w:pPr>
        <w:pStyle w:val="NormalWeb"/>
        <w:spacing w:before="120" w:after="0"/>
        <w:ind w:firstLine="708"/>
        <w:rPr>
          <w:rFonts w:ascii="Calibri" w:hAnsi="Calibri"/>
          <w:color w:val="393939"/>
          <w:sz w:val="21"/>
          <w:szCs w:val="21"/>
        </w:rPr>
      </w:pPr>
      <w:r>
        <w:rPr>
          <w:rFonts w:ascii="Calibri" w:hAnsi="Calibri"/>
          <w:color w:val="393939"/>
          <w:sz w:val="21"/>
          <w:szCs w:val="21"/>
        </w:rPr>
        <w:t>The properties for this payment method are described in the following table.</w:t>
      </w:r>
    </w:p>
    <w:p w:rsidR="00831D6C" w:rsidRDefault="00831D6C" w:rsidP="00831D6C">
      <w:pPr>
        <w:pStyle w:val="NormalWeb"/>
        <w:spacing w:before="120" w:after="0"/>
        <w:rPr>
          <w:rFonts w:ascii="Calibri" w:hAnsi="Calibri"/>
          <w:color w:val="393939"/>
          <w:sz w:val="21"/>
          <w:szCs w:val="21"/>
        </w:rPr>
      </w:pPr>
    </w:p>
    <w:tbl>
      <w:tblPr>
        <w:tblStyle w:val="LightGrid-Accent51"/>
        <w:tblW w:w="4584" w:type="pct"/>
        <w:tblInd w:w="828" w:type="dxa"/>
        <w:tblLook w:val="04A0" w:firstRow="1" w:lastRow="0" w:firstColumn="1" w:lastColumn="0" w:noHBand="0" w:noVBand="1"/>
      </w:tblPr>
      <w:tblGrid>
        <w:gridCol w:w="2515"/>
        <w:gridCol w:w="6402"/>
      </w:tblGrid>
      <w:tr w:rsidR="00831D6C" w:rsidTr="002264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pct"/>
            <w:hideMark/>
          </w:tcPr>
          <w:p w:rsidR="00831D6C" w:rsidRPr="00772E9A" w:rsidRDefault="00831D6C" w:rsidP="002264F5">
            <w:pPr>
              <w:spacing w:before="150"/>
              <w:jc w:val="center"/>
              <w:rPr>
                <w:rFonts w:ascii="Calibri" w:hAnsi="Calibri"/>
                <w:color w:val="000000"/>
                <w:sz w:val="20"/>
                <w:szCs w:val="20"/>
              </w:rPr>
            </w:pPr>
            <w:r w:rsidRPr="00772E9A">
              <w:rPr>
                <w:rFonts w:ascii="Calibri" w:hAnsi="Calibri"/>
                <w:bCs w:val="0"/>
                <w:color w:val="000000"/>
                <w:sz w:val="20"/>
                <w:szCs w:val="20"/>
              </w:rPr>
              <w:t>Property</w:t>
            </w:r>
          </w:p>
        </w:tc>
        <w:tc>
          <w:tcPr>
            <w:tcW w:w="3590" w:type="pct"/>
            <w:hideMark/>
          </w:tcPr>
          <w:p w:rsidR="00831D6C" w:rsidRPr="00772E9A" w:rsidRDefault="00831D6C" w:rsidP="002264F5">
            <w:pPr>
              <w:spacing w:before="15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772E9A">
              <w:rPr>
                <w:rFonts w:ascii="Calibri" w:hAnsi="Calibri"/>
                <w:bCs w:val="0"/>
                <w:color w:val="000000"/>
                <w:sz w:val="20"/>
                <w:szCs w:val="20"/>
              </w:rPr>
              <w:t>Description/Value</w:t>
            </w:r>
          </w:p>
        </w:tc>
      </w:tr>
      <w:tr w:rsidR="00831D6C" w:rsidTr="00226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pct"/>
            <w:hideMark/>
          </w:tcPr>
          <w:p w:rsidR="00831D6C" w:rsidRDefault="00831D6C" w:rsidP="002264F5">
            <w:pPr>
              <w:spacing w:before="150"/>
              <w:rPr>
                <w:rFonts w:ascii="Calibri" w:hAnsi="Calibri"/>
                <w:color w:val="393939"/>
                <w:sz w:val="20"/>
                <w:szCs w:val="20"/>
              </w:rPr>
            </w:pPr>
            <w:r>
              <w:rPr>
                <w:rFonts w:ascii="Calibri" w:hAnsi="Calibri"/>
                <w:b w:val="0"/>
                <w:bCs w:val="0"/>
                <w:color w:val="393939"/>
                <w:sz w:val="20"/>
                <w:szCs w:val="20"/>
              </w:rPr>
              <w:t>Payment Type</w:t>
            </w:r>
          </w:p>
        </w:tc>
        <w:tc>
          <w:tcPr>
            <w:tcW w:w="3590" w:type="pct"/>
            <w:hideMark/>
          </w:tcPr>
          <w:p w:rsidR="00831D6C" w:rsidRDefault="00831D6C" w:rsidP="002264F5">
            <w:pPr>
              <w:spacing w:before="15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Real-time bank transfer</w:t>
            </w:r>
          </w:p>
        </w:tc>
      </w:tr>
      <w:tr w:rsidR="00831D6C" w:rsidTr="002264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pct"/>
            <w:hideMark/>
          </w:tcPr>
          <w:p w:rsidR="00831D6C" w:rsidRDefault="00831D6C" w:rsidP="002264F5">
            <w:pPr>
              <w:spacing w:before="150"/>
              <w:rPr>
                <w:rFonts w:ascii="Calibri" w:hAnsi="Calibri"/>
                <w:color w:val="393939"/>
                <w:sz w:val="20"/>
                <w:szCs w:val="20"/>
              </w:rPr>
            </w:pPr>
            <w:r>
              <w:rPr>
                <w:rFonts w:ascii="Calibri" w:hAnsi="Calibri"/>
                <w:b w:val="0"/>
                <w:bCs w:val="0"/>
                <w:color w:val="393939"/>
                <w:sz w:val="20"/>
                <w:szCs w:val="20"/>
              </w:rPr>
              <w:t>Countries</w:t>
            </w:r>
          </w:p>
        </w:tc>
        <w:tc>
          <w:tcPr>
            <w:tcW w:w="3590" w:type="pct"/>
            <w:hideMark/>
          </w:tcPr>
          <w:p w:rsidR="00831D6C" w:rsidRDefault="00831D6C" w:rsidP="002264F5">
            <w:pPr>
              <w:spacing w:before="150"/>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Pr>
                <w:rFonts w:ascii="Calibri" w:hAnsi="Calibri"/>
                <w:color w:val="393939"/>
                <w:sz w:val="20"/>
                <w:szCs w:val="20"/>
              </w:rPr>
              <w:t>Australia and New Zealand</w:t>
            </w:r>
          </w:p>
        </w:tc>
      </w:tr>
      <w:tr w:rsidR="00831D6C" w:rsidTr="00226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pct"/>
            <w:hideMark/>
          </w:tcPr>
          <w:p w:rsidR="00831D6C" w:rsidRDefault="00831D6C" w:rsidP="002264F5">
            <w:pPr>
              <w:spacing w:before="150"/>
              <w:rPr>
                <w:rFonts w:ascii="Calibri" w:hAnsi="Calibri"/>
                <w:color w:val="393939"/>
                <w:sz w:val="20"/>
                <w:szCs w:val="20"/>
              </w:rPr>
            </w:pPr>
            <w:r>
              <w:rPr>
                <w:rFonts w:ascii="Calibri" w:hAnsi="Calibri"/>
                <w:b w:val="0"/>
                <w:bCs w:val="0"/>
                <w:color w:val="393939"/>
                <w:sz w:val="20"/>
                <w:szCs w:val="20"/>
              </w:rPr>
              <w:t>Default Language</w:t>
            </w:r>
          </w:p>
        </w:tc>
        <w:tc>
          <w:tcPr>
            <w:tcW w:w="3590" w:type="pct"/>
            <w:hideMark/>
          </w:tcPr>
          <w:p w:rsidR="00831D6C" w:rsidRDefault="00826C25" w:rsidP="002264F5">
            <w:pPr>
              <w:spacing w:before="15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E</w:t>
            </w:r>
            <w:r w:rsidR="00831D6C">
              <w:rPr>
                <w:rFonts w:ascii="Calibri" w:hAnsi="Calibri"/>
                <w:color w:val="393939"/>
                <w:sz w:val="20"/>
                <w:szCs w:val="20"/>
              </w:rPr>
              <w:t>n</w:t>
            </w:r>
          </w:p>
        </w:tc>
      </w:tr>
      <w:tr w:rsidR="00831D6C" w:rsidTr="002264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pct"/>
            <w:hideMark/>
          </w:tcPr>
          <w:p w:rsidR="00831D6C" w:rsidRDefault="00831D6C" w:rsidP="002264F5">
            <w:pPr>
              <w:spacing w:before="150"/>
              <w:rPr>
                <w:rFonts w:ascii="Calibri" w:hAnsi="Calibri"/>
                <w:color w:val="393939"/>
                <w:sz w:val="20"/>
                <w:szCs w:val="20"/>
              </w:rPr>
            </w:pPr>
            <w:r>
              <w:rPr>
                <w:rFonts w:ascii="Calibri" w:hAnsi="Calibri"/>
                <w:b w:val="0"/>
                <w:bCs w:val="0"/>
                <w:color w:val="393939"/>
                <w:sz w:val="20"/>
                <w:szCs w:val="20"/>
              </w:rPr>
              <w:t>Supported Languages</w:t>
            </w:r>
          </w:p>
        </w:tc>
        <w:tc>
          <w:tcPr>
            <w:tcW w:w="3590" w:type="pct"/>
            <w:hideMark/>
          </w:tcPr>
          <w:p w:rsidR="00831D6C" w:rsidRDefault="00826C25" w:rsidP="002264F5">
            <w:pPr>
              <w:spacing w:before="150"/>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Pr>
                <w:rFonts w:ascii="Calibri" w:hAnsi="Calibri"/>
                <w:color w:val="393939"/>
                <w:sz w:val="20"/>
                <w:szCs w:val="20"/>
              </w:rPr>
              <w:t>E</w:t>
            </w:r>
            <w:r w:rsidR="00831D6C">
              <w:rPr>
                <w:rFonts w:ascii="Calibri" w:hAnsi="Calibri"/>
                <w:color w:val="393939"/>
                <w:sz w:val="20"/>
                <w:szCs w:val="20"/>
              </w:rPr>
              <w:t>n</w:t>
            </w:r>
          </w:p>
        </w:tc>
      </w:tr>
      <w:tr w:rsidR="00831D6C" w:rsidTr="00226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pct"/>
            <w:hideMark/>
          </w:tcPr>
          <w:p w:rsidR="00831D6C" w:rsidRDefault="00831D6C" w:rsidP="002264F5">
            <w:pPr>
              <w:spacing w:before="150"/>
              <w:rPr>
                <w:rFonts w:ascii="Calibri" w:hAnsi="Calibri"/>
                <w:color w:val="393939"/>
                <w:sz w:val="20"/>
                <w:szCs w:val="20"/>
              </w:rPr>
            </w:pPr>
            <w:r>
              <w:rPr>
                <w:rFonts w:ascii="Calibri" w:hAnsi="Calibri"/>
                <w:b w:val="0"/>
                <w:bCs w:val="0"/>
                <w:color w:val="393939"/>
                <w:sz w:val="20"/>
                <w:szCs w:val="20"/>
              </w:rPr>
              <w:t>Acceptance Currency and Preferred Currency</w:t>
            </w:r>
          </w:p>
        </w:tc>
        <w:tc>
          <w:tcPr>
            <w:tcW w:w="3590" w:type="pct"/>
            <w:hideMark/>
          </w:tcPr>
          <w:p w:rsidR="00831D6C" w:rsidRDefault="00831D6C" w:rsidP="00B761DF">
            <w:pPr>
              <w:pStyle w:val="bulletlist"/>
              <w:numPr>
                <w:ilvl w:val="0"/>
                <w:numId w:val="39"/>
              </w:numPr>
              <w:spacing w:before="60" w:beforeAutospacing="0" w:after="0" w:afterAutospacing="0"/>
              <w:ind w:left="533"/>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b/>
                <w:bCs/>
                <w:color w:val="393939"/>
                <w:sz w:val="20"/>
                <w:szCs w:val="20"/>
              </w:rPr>
              <w:t>Australia</w:t>
            </w:r>
            <w:r>
              <w:rPr>
                <w:rFonts w:ascii="Calibri" w:hAnsi="Calibri"/>
                <w:color w:val="393939"/>
                <w:sz w:val="20"/>
                <w:szCs w:val="20"/>
              </w:rPr>
              <w:t>: AUD</w:t>
            </w:r>
          </w:p>
          <w:p w:rsidR="00831D6C" w:rsidRDefault="00831D6C" w:rsidP="00B761DF">
            <w:pPr>
              <w:pStyle w:val="bulletlist"/>
              <w:numPr>
                <w:ilvl w:val="0"/>
                <w:numId w:val="39"/>
              </w:numPr>
              <w:spacing w:before="60" w:beforeAutospacing="0" w:after="0" w:afterAutospacing="0"/>
              <w:ind w:left="533"/>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b/>
                <w:bCs/>
                <w:color w:val="393939"/>
                <w:sz w:val="20"/>
                <w:szCs w:val="20"/>
              </w:rPr>
              <w:t>New Zealand</w:t>
            </w:r>
            <w:r>
              <w:rPr>
                <w:rFonts w:ascii="Calibri" w:hAnsi="Calibri"/>
                <w:color w:val="393939"/>
                <w:sz w:val="20"/>
                <w:szCs w:val="20"/>
              </w:rPr>
              <w:t>: NZD</w:t>
            </w:r>
          </w:p>
        </w:tc>
      </w:tr>
    </w:tbl>
    <w:p w:rsidR="00831D6C" w:rsidRDefault="00831D6C" w:rsidP="00831D6C">
      <w:pPr>
        <w:pStyle w:val="NormalWeb"/>
        <w:spacing w:before="120" w:after="0"/>
        <w:ind w:left="1065"/>
        <w:rPr>
          <w:rFonts w:ascii="Calibri" w:hAnsi="Calibri"/>
          <w:color w:val="393939"/>
          <w:sz w:val="21"/>
          <w:szCs w:val="21"/>
        </w:rPr>
      </w:pPr>
    </w:p>
    <w:p w:rsidR="00831D6C" w:rsidRPr="00772E9A" w:rsidRDefault="00831D6C" w:rsidP="008A78A6">
      <w:pPr>
        <w:pStyle w:val="Heading4"/>
        <w:keepNext/>
        <w:keepLines/>
        <w:ind w:left="1800"/>
        <w:rPr>
          <w:iCs w:val="0"/>
        </w:rPr>
      </w:pPr>
      <w:bookmarkStart w:id="131" w:name="_Toc409710794"/>
      <w:bookmarkStart w:id="132" w:name="_Toc413668792"/>
      <w:r w:rsidRPr="00772E9A">
        <w:rPr>
          <w:iCs w:val="0"/>
        </w:rPr>
        <w:t>Request Attribute Mapping</w:t>
      </w:r>
      <w:bookmarkEnd w:id="131"/>
      <w:bookmarkEnd w:id="132"/>
    </w:p>
    <w:p w:rsidR="00831D6C" w:rsidRPr="00772E9A" w:rsidRDefault="00831D6C" w:rsidP="00831D6C">
      <w:pPr>
        <w:spacing w:before="120" w:after="0" w:line="240" w:lineRule="auto"/>
        <w:ind w:firstLine="708"/>
        <w:rPr>
          <w:rFonts w:asciiTheme="majorHAnsi" w:eastAsiaTheme="majorEastAsia" w:hAnsiTheme="majorHAnsi" w:cstheme="majorBidi"/>
          <w:b/>
          <w:bCs/>
          <w:i/>
          <w:iCs/>
        </w:rPr>
      </w:pPr>
      <w:r w:rsidRPr="00772E9A">
        <w:rPr>
          <w:rFonts w:asciiTheme="majorHAnsi" w:eastAsiaTheme="majorEastAsia" w:hAnsiTheme="majorHAnsi" w:cstheme="majorBidi"/>
          <w:b/>
          <w:bCs/>
          <w:i/>
          <w:iCs/>
        </w:rPr>
        <w:t>Australia</w:t>
      </w:r>
    </w:p>
    <w:p w:rsidR="00831D6C" w:rsidRPr="000C2ED9" w:rsidRDefault="00831D6C" w:rsidP="00831D6C">
      <w:pPr>
        <w:spacing w:before="120" w:after="0" w:line="240" w:lineRule="auto"/>
        <w:rPr>
          <w:rFonts w:ascii="Calibri" w:eastAsia="Times New Roman" w:hAnsi="Calibri" w:cs="Times New Roman"/>
          <w:b/>
          <w:color w:val="393939"/>
          <w:sz w:val="21"/>
          <w:szCs w:val="21"/>
        </w:rPr>
      </w:pPr>
    </w:p>
    <w:p w:rsidR="00831D6C" w:rsidRPr="00771C86" w:rsidRDefault="00831D6C" w:rsidP="00831D6C">
      <w:pPr>
        <w:spacing w:line="240" w:lineRule="auto"/>
        <w:ind w:left="720"/>
      </w:pPr>
      <w:r w:rsidRPr="00771C86">
        <w:t>&lt;?xml version='1.0' ?&gt;</w:t>
      </w:r>
    </w:p>
    <w:p w:rsidR="00831D6C" w:rsidRPr="00771C86" w:rsidRDefault="00831D6C" w:rsidP="00831D6C">
      <w:pPr>
        <w:spacing w:line="240" w:lineRule="auto"/>
        <w:ind w:left="720"/>
      </w:pPr>
      <w:r w:rsidRPr="00771C86">
        <w:t>&lt;!DOCTYPE paymentService PUBLIC '-//</w:t>
      </w:r>
      <w:r w:rsidR="00C04461">
        <w:t>Worldpay</w:t>
      </w:r>
      <w:r w:rsidRPr="00771C86">
        <w:t xml:space="preserve">//DTD </w:t>
      </w:r>
      <w:r w:rsidR="00C04461">
        <w:t>Worldpay</w:t>
      </w:r>
      <w:r w:rsidRPr="00771C86">
        <w:t xml:space="preserve"> PaymentService v1//EN' 'dtd/paymentService_v1.dtd'&gt;</w:t>
      </w:r>
    </w:p>
    <w:p w:rsidR="00831D6C" w:rsidRPr="00771C86" w:rsidRDefault="00831D6C" w:rsidP="00831D6C">
      <w:pPr>
        <w:spacing w:line="240" w:lineRule="auto"/>
        <w:ind w:left="720"/>
      </w:pPr>
      <w:r w:rsidRPr="00771C86">
        <w:t>&lt;paymentService merchantCode='</w:t>
      </w:r>
      <w:r w:rsidRPr="00C11381">
        <w:t>SAPIENTNITROECOMMERCEV1</w:t>
      </w:r>
      <w:r w:rsidRPr="00771C86">
        <w:t>' version='1.4'&gt;</w:t>
      </w:r>
    </w:p>
    <w:p w:rsidR="00831D6C" w:rsidRPr="00771C86" w:rsidRDefault="00831D6C" w:rsidP="00831D6C">
      <w:pPr>
        <w:spacing w:line="240" w:lineRule="auto"/>
        <w:ind w:left="720"/>
      </w:pPr>
      <w:r w:rsidRPr="00771C86">
        <w:t>&lt;submit&gt;</w:t>
      </w:r>
    </w:p>
    <w:p w:rsidR="00831D6C" w:rsidRPr="00771C86" w:rsidRDefault="00831D6C" w:rsidP="00831D6C">
      <w:pPr>
        <w:spacing w:line="240" w:lineRule="auto"/>
        <w:ind w:left="720"/>
      </w:pPr>
      <w:r w:rsidRPr="00771C86">
        <w:t xml:space="preserve">   &lt;order orderCode='Example_Poli_order'&gt;</w:t>
      </w:r>
    </w:p>
    <w:p w:rsidR="00831D6C" w:rsidRPr="00771C86" w:rsidRDefault="00831D6C" w:rsidP="00831D6C">
      <w:pPr>
        <w:spacing w:line="240" w:lineRule="auto"/>
        <w:ind w:left="720"/>
      </w:pPr>
      <w:r w:rsidRPr="00771C86">
        <w:t xml:space="preserve">     &lt;description&gt;Description here&lt;/description&gt;</w:t>
      </w:r>
    </w:p>
    <w:p w:rsidR="00831D6C" w:rsidRPr="00771C86" w:rsidRDefault="00831D6C" w:rsidP="00831D6C">
      <w:pPr>
        <w:spacing w:line="240" w:lineRule="auto"/>
        <w:ind w:left="720"/>
      </w:pPr>
      <w:r w:rsidRPr="00771C86">
        <w:t xml:space="preserve">     &lt;amount currencyCode='AUD' value='100' exponent='2'/&gt;</w:t>
      </w:r>
    </w:p>
    <w:p w:rsidR="00831D6C" w:rsidRPr="00771C86" w:rsidRDefault="00831D6C" w:rsidP="00831D6C">
      <w:pPr>
        <w:spacing w:line="240" w:lineRule="auto"/>
        <w:ind w:left="720"/>
      </w:pPr>
      <w:r w:rsidRPr="00771C86">
        <w:t xml:space="preserve">     &lt;orderContent&gt;Order Content Here&lt;/orderContent&gt;</w:t>
      </w:r>
    </w:p>
    <w:p w:rsidR="00831D6C" w:rsidRPr="00771C86" w:rsidRDefault="00831D6C" w:rsidP="00831D6C">
      <w:pPr>
        <w:spacing w:line="240" w:lineRule="auto"/>
        <w:ind w:left="720"/>
      </w:pPr>
      <w:r w:rsidRPr="00771C86">
        <w:t xml:space="preserve">     &lt;paymentDetails&gt;</w:t>
      </w:r>
    </w:p>
    <w:p w:rsidR="00831D6C" w:rsidRPr="00771C86" w:rsidRDefault="00831D6C" w:rsidP="00831D6C">
      <w:pPr>
        <w:spacing w:line="240" w:lineRule="auto"/>
        <w:ind w:left="720"/>
      </w:pPr>
      <w:r w:rsidRPr="00771C86">
        <w:t xml:space="preserve">      &lt;POLI-SSL shopperCountryCode='AU'&gt;</w:t>
      </w:r>
    </w:p>
    <w:p w:rsidR="00831D6C" w:rsidRPr="00771C86" w:rsidRDefault="00831D6C" w:rsidP="00831D6C">
      <w:pPr>
        <w:spacing w:line="240" w:lineRule="auto"/>
        <w:ind w:left="720"/>
      </w:pPr>
      <w:r w:rsidRPr="00771C86">
        <w:t xml:space="preserve">      &lt;successURL&gt;http://www.worldpay.com/successURL&lt;/successURL&gt;</w:t>
      </w:r>
    </w:p>
    <w:p w:rsidR="00831D6C" w:rsidRPr="00771C86" w:rsidRDefault="00831D6C" w:rsidP="00831D6C">
      <w:pPr>
        <w:spacing w:line="240" w:lineRule="auto"/>
        <w:ind w:left="720"/>
      </w:pPr>
      <w:r w:rsidRPr="00771C86">
        <w:lastRenderedPageBreak/>
        <w:t xml:space="preserve">      &lt;cancelURL&gt;http://www.worldpay.com/cancelURL&lt;/cancelURL&gt;</w:t>
      </w:r>
    </w:p>
    <w:p w:rsidR="00831D6C" w:rsidRPr="00771C86" w:rsidRDefault="00831D6C" w:rsidP="00831D6C">
      <w:pPr>
        <w:spacing w:line="240" w:lineRule="auto"/>
        <w:ind w:left="720"/>
      </w:pPr>
      <w:r w:rsidRPr="00771C86">
        <w:t xml:space="preserve">      &lt;pendingURL&gt;http://www.worldpay.com/pendingURL&lt;/pendingURL&gt;</w:t>
      </w:r>
    </w:p>
    <w:p w:rsidR="00831D6C" w:rsidRPr="00771C86" w:rsidRDefault="00831D6C" w:rsidP="00831D6C">
      <w:pPr>
        <w:spacing w:line="240" w:lineRule="auto"/>
        <w:ind w:left="720"/>
      </w:pPr>
      <w:r w:rsidRPr="00771C86">
        <w:t xml:space="preserve">       &lt;/POLI-SSL&gt;</w:t>
      </w:r>
    </w:p>
    <w:p w:rsidR="00831D6C" w:rsidRPr="00771C86" w:rsidRDefault="00831D6C" w:rsidP="00831D6C">
      <w:pPr>
        <w:spacing w:line="240" w:lineRule="auto"/>
        <w:ind w:left="720"/>
      </w:pPr>
      <w:r w:rsidRPr="00771C86">
        <w:t xml:space="preserve">     &lt;/paymentDetails&gt;</w:t>
      </w:r>
    </w:p>
    <w:p w:rsidR="00831D6C" w:rsidRPr="00771C86" w:rsidRDefault="00831D6C" w:rsidP="00831D6C">
      <w:pPr>
        <w:spacing w:line="240" w:lineRule="auto"/>
        <w:ind w:left="720"/>
      </w:pPr>
      <w:r w:rsidRPr="00771C86">
        <w:t xml:space="preserve">     &lt;shopper&gt;</w:t>
      </w:r>
    </w:p>
    <w:p w:rsidR="00831D6C" w:rsidRPr="00771C86" w:rsidRDefault="00831D6C" w:rsidP="00831D6C">
      <w:pPr>
        <w:spacing w:line="240" w:lineRule="auto"/>
        <w:ind w:left="720"/>
      </w:pPr>
      <w:r w:rsidRPr="00771C86">
        <w:t>&lt;shopperEmailAddress&gt;shopper@worldpay.com&lt;/shopperEmailAddress&gt;</w:t>
      </w:r>
    </w:p>
    <w:p w:rsidR="00831D6C" w:rsidRPr="00771C86" w:rsidRDefault="00831D6C" w:rsidP="00831D6C">
      <w:pPr>
        <w:spacing w:line="240" w:lineRule="auto"/>
        <w:ind w:left="720"/>
      </w:pPr>
      <w:r w:rsidRPr="00771C86">
        <w:t xml:space="preserve">     &lt;/shopper&gt;</w:t>
      </w:r>
    </w:p>
    <w:p w:rsidR="00831D6C" w:rsidRPr="00771C86" w:rsidRDefault="00831D6C" w:rsidP="00831D6C">
      <w:pPr>
        <w:spacing w:line="240" w:lineRule="auto"/>
        <w:ind w:left="720"/>
      </w:pPr>
      <w:r w:rsidRPr="00771C86">
        <w:t xml:space="preserve">   &lt;/order&gt;</w:t>
      </w:r>
    </w:p>
    <w:p w:rsidR="00831D6C" w:rsidRPr="00771C86" w:rsidRDefault="00831D6C" w:rsidP="00831D6C">
      <w:pPr>
        <w:spacing w:line="240" w:lineRule="auto"/>
        <w:ind w:left="720"/>
      </w:pPr>
      <w:r w:rsidRPr="00771C86">
        <w:t xml:space="preserve"> &lt;/submit&gt;</w:t>
      </w:r>
    </w:p>
    <w:p w:rsidR="00831D6C" w:rsidRPr="00771C86" w:rsidRDefault="00831D6C" w:rsidP="00831D6C">
      <w:pPr>
        <w:spacing w:line="240" w:lineRule="auto"/>
        <w:ind w:left="720"/>
      </w:pPr>
      <w:r w:rsidRPr="00771C86">
        <w:t>&lt;/paymentService&gt;</w:t>
      </w:r>
    </w:p>
    <w:p w:rsidR="00831D6C" w:rsidRPr="00772E9A" w:rsidRDefault="00831D6C" w:rsidP="00831D6C">
      <w:pPr>
        <w:spacing w:before="120" w:after="0" w:line="240" w:lineRule="auto"/>
        <w:ind w:firstLine="708"/>
        <w:rPr>
          <w:rFonts w:asciiTheme="majorHAnsi" w:eastAsiaTheme="majorEastAsia" w:hAnsiTheme="majorHAnsi" w:cstheme="majorBidi"/>
          <w:b/>
          <w:bCs/>
          <w:i/>
          <w:iCs/>
        </w:rPr>
      </w:pPr>
      <w:r w:rsidRPr="00772E9A">
        <w:rPr>
          <w:rFonts w:asciiTheme="majorHAnsi" w:eastAsiaTheme="majorEastAsia" w:hAnsiTheme="majorHAnsi" w:cstheme="majorBidi"/>
          <w:b/>
          <w:bCs/>
          <w:i/>
          <w:iCs/>
        </w:rPr>
        <w:t>New Zealand</w:t>
      </w:r>
    </w:p>
    <w:p w:rsidR="00831D6C" w:rsidRPr="000C2ED9" w:rsidRDefault="00831D6C" w:rsidP="00831D6C">
      <w:pPr>
        <w:spacing w:before="120" w:after="0" w:line="240" w:lineRule="auto"/>
        <w:rPr>
          <w:rFonts w:ascii="Calibri" w:eastAsia="Times New Roman" w:hAnsi="Calibri" w:cs="Times New Roman"/>
          <w:b/>
          <w:color w:val="393939"/>
          <w:sz w:val="21"/>
          <w:szCs w:val="21"/>
        </w:rPr>
      </w:pPr>
    </w:p>
    <w:p w:rsidR="00831D6C" w:rsidRDefault="00831D6C" w:rsidP="00831D6C">
      <w:pPr>
        <w:ind w:left="720"/>
      </w:pPr>
      <w:r>
        <w:t>&lt;?xml version='1.0' ?&gt;</w:t>
      </w:r>
    </w:p>
    <w:p w:rsidR="00831D6C" w:rsidRDefault="00831D6C" w:rsidP="00831D6C">
      <w:pPr>
        <w:ind w:left="720"/>
      </w:pPr>
      <w:r>
        <w:t>&lt;!DOCTYPE paymentService PUBLIC '-//</w:t>
      </w:r>
      <w:r w:rsidR="00C04461">
        <w:t>Worldpay</w:t>
      </w:r>
      <w:r>
        <w:t xml:space="preserve">//DTD </w:t>
      </w:r>
      <w:r w:rsidR="00C04461">
        <w:t>Worldpay</w:t>
      </w:r>
      <w:r>
        <w:t xml:space="preserve"> PaymentService v1//EN' 'dtd/paymentService_v1.dtd'&gt;</w:t>
      </w:r>
    </w:p>
    <w:p w:rsidR="00831D6C" w:rsidRDefault="00831D6C" w:rsidP="00831D6C">
      <w:pPr>
        <w:ind w:left="720"/>
      </w:pPr>
      <w:r>
        <w:t>&lt;paymentService merchantCode=</w:t>
      </w:r>
      <w:r w:rsidRPr="00771C86">
        <w:t>'</w:t>
      </w:r>
      <w:r w:rsidRPr="00C11381">
        <w:t>SAPIENTNITROECOMMERCEV1</w:t>
      </w:r>
      <w:r w:rsidRPr="00771C86">
        <w:t xml:space="preserve">' </w:t>
      </w:r>
      <w:r>
        <w:t>version='1.4'&gt;</w:t>
      </w:r>
    </w:p>
    <w:p w:rsidR="00831D6C" w:rsidRDefault="00831D6C" w:rsidP="00831D6C">
      <w:pPr>
        <w:ind w:left="720"/>
      </w:pPr>
      <w:r>
        <w:t>&lt;submit&gt;</w:t>
      </w:r>
    </w:p>
    <w:p w:rsidR="00831D6C" w:rsidRDefault="00831D6C" w:rsidP="00831D6C">
      <w:pPr>
        <w:ind w:left="720"/>
      </w:pPr>
      <w:r>
        <w:t xml:space="preserve">   &lt;order orderCode='Example_PoliNZ_order'&gt;</w:t>
      </w:r>
    </w:p>
    <w:p w:rsidR="00831D6C" w:rsidRDefault="00831D6C" w:rsidP="00831D6C">
      <w:pPr>
        <w:ind w:left="720"/>
      </w:pPr>
      <w:r>
        <w:t xml:space="preserve">     &lt;description&gt;Description here&lt;/description&gt;</w:t>
      </w:r>
    </w:p>
    <w:p w:rsidR="00831D6C" w:rsidRDefault="00831D6C" w:rsidP="00831D6C">
      <w:pPr>
        <w:ind w:left="720"/>
      </w:pPr>
      <w:r>
        <w:t xml:space="preserve">     &lt;amount currencyCode='NZD' value='100' exponent='2'/&gt;</w:t>
      </w:r>
    </w:p>
    <w:p w:rsidR="00831D6C" w:rsidRDefault="00831D6C" w:rsidP="00831D6C">
      <w:pPr>
        <w:ind w:left="720"/>
      </w:pPr>
      <w:r>
        <w:t xml:space="preserve">     &lt;orderContent&gt;Order Content Here&lt;/orderContent&gt;</w:t>
      </w:r>
    </w:p>
    <w:p w:rsidR="00831D6C" w:rsidRDefault="00831D6C" w:rsidP="00831D6C">
      <w:pPr>
        <w:ind w:left="720"/>
      </w:pPr>
      <w:r>
        <w:t xml:space="preserve">     &lt;paymentDetails&gt;</w:t>
      </w:r>
    </w:p>
    <w:p w:rsidR="00831D6C" w:rsidRDefault="00831D6C" w:rsidP="00831D6C">
      <w:pPr>
        <w:ind w:left="720"/>
      </w:pPr>
      <w:r>
        <w:t xml:space="preserve">      &lt;POLINZ-SSL shopperCountryCode='NZ'&gt;</w:t>
      </w:r>
    </w:p>
    <w:p w:rsidR="00831D6C" w:rsidRDefault="00831D6C" w:rsidP="00831D6C">
      <w:pPr>
        <w:ind w:left="720"/>
      </w:pPr>
      <w:r>
        <w:t xml:space="preserve">      &lt;successURL&gt;http://www.worldpay.com/successURL&lt;/successURL&gt;</w:t>
      </w:r>
    </w:p>
    <w:p w:rsidR="00831D6C" w:rsidRDefault="00831D6C" w:rsidP="00831D6C">
      <w:pPr>
        <w:ind w:left="720"/>
      </w:pPr>
      <w:r>
        <w:t xml:space="preserve">      &lt;cancelURL&gt;http://www.worldpay.com/cancelURL&lt;/cancelURL&gt;</w:t>
      </w:r>
    </w:p>
    <w:p w:rsidR="00831D6C" w:rsidRDefault="00831D6C" w:rsidP="00831D6C">
      <w:pPr>
        <w:ind w:left="720"/>
      </w:pPr>
      <w:r>
        <w:t xml:space="preserve">      &lt;pendingURL&gt;http://www.worldpay.com/pendingURL&lt;/pendingURL&gt;</w:t>
      </w:r>
    </w:p>
    <w:p w:rsidR="00831D6C" w:rsidRDefault="00831D6C" w:rsidP="00831D6C">
      <w:pPr>
        <w:ind w:left="720"/>
      </w:pPr>
      <w:r>
        <w:t xml:space="preserve">       &lt;/POLINZ-SSL&gt;</w:t>
      </w:r>
    </w:p>
    <w:p w:rsidR="00831D6C" w:rsidRDefault="00831D6C" w:rsidP="00831D6C">
      <w:pPr>
        <w:ind w:left="720"/>
      </w:pPr>
      <w:r>
        <w:t xml:space="preserve">     &lt;/paymentDetails&gt;</w:t>
      </w:r>
    </w:p>
    <w:p w:rsidR="00831D6C" w:rsidRDefault="00831D6C" w:rsidP="00831D6C">
      <w:pPr>
        <w:ind w:left="720"/>
      </w:pPr>
      <w:r>
        <w:t xml:space="preserve">     &lt;shopper&gt;</w:t>
      </w:r>
    </w:p>
    <w:p w:rsidR="00831D6C" w:rsidRDefault="00831D6C" w:rsidP="00831D6C">
      <w:pPr>
        <w:ind w:left="720"/>
      </w:pPr>
      <w:r>
        <w:lastRenderedPageBreak/>
        <w:t>&lt;shopperEmailAddress&gt;shopper@worldpay.com&lt;/shopperEmailAddress&gt;</w:t>
      </w:r>
    </w:p>
    <w:p w:rsidR="00831D6C" w:rsidRDefault="00831D6C" w:rsidP="00831D6C">
      <w:pPr>
        <w:ind w:left="720"/>
      </w:pPr>
      <w:r>
        <w:t xml:space="preserve">     &lt;/shopper&gt;</w:t>
      </w:r>
    </w:p>
    <w:p w:rsidR="00831D6C" w:rsidRDefault="00831D6C" w:rsidP="00831D6C">
      <w:pPr>
        <w:ind w:left="720"/>
      </w:pPr>
      <w:r>
        <w:t xml:space="preserve">   &lt;/order&gt;</w:t>
      </w:r>
    </w:p>
    <w:p w:rsidR="00831D6C" w:rsidRDefault="00831D6C" w:rsidP="00831D6C">
      <w:pPr>
        <w:ind w:left="720"/>
      </w:pPr>
      <w:r>
        <w:t xml:space="preserve"> &lt;/submit&gt;</w:t>
      </w:r>
    </w:p>
    <w:p w:rsidR="00831D6C" w:rsidRDefault="00831D6C" w:rsidP="00831D6C">
      <w:pPr>
        <w:ind w:left="720"/>
      </w:pPr>
      <w:r>
        <w:t>&lt;/paymentService&gt;</w:t>
      </w:r>
    </w:p>
    <w:p w:rsidR="00831D6C" w:rsidRDefault="00831D6C" w:rsidP="00831D6C">
      <w:pPr>
        <w:ind w:left="720"/>
      </w:pPr>
    </w:p>
    <w:p w:rsidR="00831D6C" w:rsidRPr="00772E9A" w:rsidRDefault="00831D6C" w:rsidP="008A78A6">
      <w:pPr>
        <w:pStyle w:val="Heading4"/>
        <w:keepNext/>
        <w:keepLines/>
        <w:ind w:left="1800"/>
        <w:rPr>
          <w:iCs w:val="0"/>
        </w:rPr>
      </w:pPr>
      <w:bookmarkStart w:id="133" w:name="_Toc409710795"/>
      <w:bookmarkStart w:id="134" w:name="_Toc413668793"/>
      <w:r w:rsidRPr="00772E9A">
        <w:rPr>
          <w:iCs w:val="0"/>
        </w:rPr>
        <w:t>Response Attribute Mapping</w:t>
      </w:r>
      <w:bookmarkEnd w:id="133"/>
      <w:bookmarkEnd w:id="134"/>
    </w:p>
    <w:p w:rsidR="00831D6C" w:rsidRPr="00772E9A" w:rsidRDefault="00831D6C" w:rsidP="00831D6C">
      <w:pPr>
        <w:spacing w:before="120" w:after="0" w:line="240" w:lineRule="auto"/>
        <w:ind w:firstLine="708"/>
        <w:rPr>
          <w:rFonts w:asciiTheme="majorHAnsi" w:eastAsiaTheme="majorEastAsia" w:hAnsiTheme="majorHAnsi" w:cstheme="majorBidi"/>
          <w:b/>
          <w:bCs/>
          <w:i/>
          <w:iCs/>
        </w:rPr>
      </w:pPr>
      <w:r w:rsidRPr="00772E9A">
        <w:rPr>
          <w:rFonts w:asciiTheme="majorHAnsi" w:eastAsiaTheme="majorEastAsia" w:hAnsiTheme="majorHAnsi" w:cstheme="majorBidi"/>
          <w:b/>
          <w:bCs/>
          <w:i/>
          <w:iCs/>
        </w:rPr>
        <w:t>Australia</w:t>
      </w:r>
    </w:p>
    <w:p w:rsidR="00831D6C" w:rsidRPr="000C2ED9" w:rsidRDefault="00831D6C" w:rsidP="00831D6C">
      <w:pPr>
        <w:spacing w:before="120" w:after="0" w:line="240" w:lineRule="auto"/>
        <w:rPr>
          <w:rFonts w:ascii="Calibri" w:eastAsia="Times New Roman" w:hAnsi="Calibri" w:cs="Times New Roman"/>
          <w:b/>
          <w:color w:val="393939"/>
          <w:sz w:val="21"/>
          <w:szCs w:val="21"/>
        </w:rPr>
      </w:pPr>
    </w:p>
    <w:p w:rsidR="00831D6C" w:rsidRPr="008D0D9A" w:rsidRDefault="00831D6C" w:rsidP="00831D6C">
      <w:pPr>
        <w:spacing w:line="240" w:lineRule="auto"/>
        <w:ind w:left="708"/>
      </w:pPr>
      <w:r w:rsidRPr="008D0D9A">
        <w:t>&lt;?xml version="1.0" encoding="UTF-8"?&gt;</w:t>
      </w:r>
    </w:p>
    <w:p w:rsidR="00831D6C" w:rsidRPr="008D0D9A" w:rsidRDefault="00831D6C" w:rsidP="00831D6C">
      <w:pPr>
        <w:spacing w:line="240" w:lineRule="auto"/>
        <w:ind w:left="708"/>
      </w:pPr>
      <w:r w:rsidRPr="008D0D9A">
        <w:t>&lt;!DOCTYPE paymentService PUBLIC "-//</w:t>
      </w:r>
      <w:r w:rsidR="00C04461">
        <w:t>Worldpay</w:t>
      </w:r>
      <w:r w:rsidRPr="008D0D9A">
        <w:t xml:space="preserve">//DTD </w:t>
      </w:r>
      <w:r w:rsidR="00C04461">
        <w:t>Worldpay</w:t>
      </w:r>
      <w:r w:rsidRPr="008D0D9A">
        <w:t xml:space="preserve"> PaymentService v1//EN"</w:t>
      </w:r>
    </w:p>
    <w:p w:rsidR="00831D6C" w:rsidRPr="008D0D9A" w:rsidRDefault="00831D6C" w:rsidP="00831D6C">
      <w:pPr>
        <w:spacing w:line="240" w:lineRule="auto"/>
        <w:ind w:left="708"/>
      </w:pPr>
      <w:r w:rsidRPr="008D0D9A">
        <w:t xml:space="preserve">                                "http://dtd.worldpay.com/paymentService_v1.dtd"&gt;</w:t>
      </w:r>
    </w:p>
    <w:p w:rsidR="00831D6C" w:rsidRPr="008D0D9A" w:rsidRDefault="00831D6C" w:rsidP="00831D6C">
      <w:pPr>
        <w:spacing w:line="240" w:lineRule="auto"/>
        <w:ind w:left="708"/>
      </w:pPr>
      <w:r w:rsidRPr="008D0D9A">
        <w:t>&lt;paymentService version="1.4" merchantCode="SAPIENTNITROECOMMERCEV1"&gt;</w:t>
      </w:r>
    </w:p>
    <w:p w:rsidR="00831D6C" w:rsidRPr="008D0D9A" w:rsidRDefault="00831D6C" w:rsidP="00831D6C">
      <w:pPr>
        <w:spacing w:line="240" w:lineRule="auto"/>
        <w:ind w:left="708"/>
      </w:pPr>
      <w:r w:rsidRPr="008D0D9A">
        <w:t xml:space="preserve">    &lt;reply&gt;</w:t>
      </w:r>
    </w:p>
    <w:p w:rsidR="00831D6C" w:rsidRPr="008D0D9A" w:rsidRDefault="00831D6C" w:rsidP="00831D6C">
      <w:pPr>
        <w:spacing w:line="240" w:lineRule="auto"/>
        <w:ind w:left="708"/>
      </w:pPr>
      <w:r w:rsidRPr="008D0D9A">
        <w:t xml:space="preserve">        &lt;orderStatus orderCode="Example_Poli_order"&gt;</w:t>
      </w:r>
    </w:p>
    <w:p w:rsidR="00831D6C" w:rsidRPr="008D0D9A" w:rsidRDefault="00831D6C" w:rsidP="00831D6C">
      <w:pPr>
        <w:spacing w:line="240" w:lineRule="auto"/>
        <w:ind w:left="708"/>
      </w:pPr>
      <w:r w:rsidRPr="008D0D9A">
        <w:t xml:space="preserve">            &lt;reference id="3020978372"&gt;https://secure-test.worldpay.com/jsp/test/shopper/APMSTSimulator.jsp?customerRef=3018125342&amp;amp;paymentMethod=POLI&lt;/reference&gt;</w:t>
      </w:r>
    </w:p>
    <w:p w:rsidR="00831D6C" w:rsidRPr="008D0D9A" w:rsidRDefault="00831D6C" w:rsidP="00831D6C">
      <w:pPr>
        <w:spacing w:line="240" w:lineRule="auto"/>
        <w:ind w:left="708"/>
      </w:pPr>
      <w:r w:rsidRPr="008D0D9A">
        <w:t xml:space="preserve">        &lt;/orderStatus&gt;</w:t>
      </w:r>
    </w:p>
    <w:p w:rsidR="00831D6C" w:rsidRPr="008D0D9A" w:rsidRDefault="00831D6C" w:rsidP="00831D6C">
      <w:pPr>
        <w:spacing w:line="240" w:lineRule="auto"/>
        <w:ind w:left="708"/>
      </w:pPr>
      <w:r w:rsidRPr="008D0D9A">
        <w:t xml:space="preserve">    &lt;/reply&gt;</w:t>
      </w:r>
    </w:p>
    <w:p w:rsidR="00831D6C" w:rsidRDefault="00831D6C" w:rsidP="00831D6C">
      <w:pPr>
        <w:spacing w:line="240" w:lineRule="auto"/>
        <w:ind w:left="708"/>
      </w:pPr>
      <w:r w:rsidRPr="008D0D9A">
        <w:t>&lt;/paymentService&gt;</w:t>
      </w:r>
    </w:p>
    <w:p w:rsidR="00831D6C" w:rsidRDefault="00831D6C" w:rsidP="00831D6C">
      <w:pPr>
        <w:spacing w:line="240" w:lineRule="auto"/>
        <w:ind w:left="708"/>
      </w:pPr>
    </w:p>
    <w:p w:rsidR="00831D6C" w:rsidRPr="00772E9A" w:rsidRDefault="00831D6C" w:rsidP="00831D6C">
      <w:pPr>
        <w:spacing w:before="120" w:after="0" w:line="240" w:lineRule="auto"/>
        <w:ind w:left="708"/>
        <w:rPr>
          <w:rFonts w:asciiTheme="majorHAnsi" w:eastAsiaTheme="majorEastAsia" w:hAnsiTheme="majorHAnsi" w:cstheme="majorBidi"/>
          <w:b/>
          <w:bCs/>
          <w:i/>
          <w:iCs/>
        </w:rPr>
      </w:pPr>
      <w:r w:rsidRPr="00772E9A">
        <w:rPr>
          <w:rFonts w:asciiTheme="majorHAnsi" w:eastAsiaTheme="majorEastAsia" w:hAnsiTheme="majorHAnsi" w:cstheme="majorBidi"/>
          <w:b/>
          <w:bCs/>
          <w:i/>
          <w:iCs/>
        </w:rPr>
        <w:t>New Zealand</w:t>
      </w:r>
    </w:p>
    <w:p w:rsidR="00831D6C" w:rsidRPr="000C2ED9" w:rsidRDefault="00831D6C" w:rsidP="00831D6C">
      <w:pPr>
        <w:spacing w:before="120" w:after="0" w:line="240" w:lineRule="auto"/>
        <w:ind w:left="708"/>
        <w:rPr>
          <w:rFonts w:ascii="Calibri" w:eastAsia="Times New Roman" w:hAnsi="Calibri" w:cs="Times New Roman"/>
          <w:b/>
          <w:color w:val="393939"/>
          <w:sz w:val="21"/>
          <w:szCs w:val="21"/>
        </w:rPr>
      </w:pPr>
    </w:p>
    <w:p w:rsidR="00831D6C" w:rsidRDefault="00831D6C" w:rsidP="00831D6C">
      <w:pPr>
        <w:ind w:left="708"/>
      </w:pPr>
      <w:r>
        <w:t>&lt;?xml version="1.0" encoding="UTF-8"?&gt;</w:t>
      </w:r>
    </w:p>
    <w:p w:rsidR="00831D6C" w:rsidRDefault="00831D6C" w:rsidP="00831D6C">
      <w:pPr>
        <w:ind w:left="708"/>
      </w:pPr>
      <w:r>
        <w:t>&lt;!DOCTYPE paymentService PUBLIC "-//</w:t>
      </w:r>
      <w:r w:rsidR="00C04461">
        <w:t>Worldpay</w:t>
      </w:r>
      <w:r>
        <w:t xml:space="preserve">//DTD </w:t>
      </w:r>
      <w:r w:rsidR="00C04461">
        <w:t>Worldpay</w:t>
      </w:r>
      <w:r>
        <w:t xml:space="preserve"> PaymentService v1//EN"</w:t>
      </w:r>
    </w:p>
    <w:p w:rsidR="00831D6C" w:rsidRDefault="00831D6C" w:rsidP="00831D6C">
      <w:pPr>
        <w:ind w:left="708"/>
      </w:pPr>
      <w:r>
        <w:t xml:space="preserve">                                "http://dtd.worldpay.com/paymentService_v1.dtd"&gt;</w:t>
      </w:r>
    </w:p>
    <w:p w:rsidR="00831D6C" w:rsidRDefault="00831D6C" w:rsidP="00831D6C">
      <w:pPr>
        <w:ind w:left="708"/>
      </w:pPr>
      <w:r>
        <w:t>&lt;paymentService version="1.4" merchantCode="SAPIENTNITROECOMMERCEV1"&gt;</w:t>
      </w:r>
    </w:p>
    <w:p w:rsidR="00831D6C" w:rsidRDefault="00831D6C" w:rsidP="00831D6C">
      <w:pPr>
        <w:ind w:left="708"/>
      </w:pPr>
      <w:r>
        <w:t xml:space="preserve">    &lt;reply&gt;</w:t>
      </w:r>
    </w:p>
    <w:p w:rsidR="00831D6C" w:rsidRDefault="00831D6C" w:rsidP="00831D6C">
      <w:pPr>
        <w:ind w:left="708"/>
      </w:pPr>
      <w:r>
        <w:t xml:space="preserve">        &lt;orderStatus orderCode="Example_PoliNZ_order"&gt;</w:t>
      </w:r>
    </w:p>
    <w:p w:rsidR="00831D6C" w:rsidRDefault="00831D6C" w:rsidP="00831D6C">
      <w:pPr>
        <w:ind w:left="708"/>
      </w:pPr>
      <w:r>
        <w:lastRenderedPageBreak/>
        <w:t xml:space="preserve">            &lt;reference id="3020978547"&gt;https://secure-test.worldpay.com/jsp/test/shopper/APMSTSimulator.jsp?customerRef=3018125494&amp;amp;paymentMethod=POLINZ&lt;/reference&gt;</w:t>
      </w:r>
    </w:p>
    <w:p w:rsidR="00831D6C" w:rsidRDefault="00831D6C" w:rsidP="00831D6C">
      <w:pPr>
        <w:ind w:left="708"/>
      </w:pPr>
      <w:r>
        <w:t xml:space="preserve">        &lt;/orderStatus&gt;</w:t>
      </w:r>
    </w:p>
    <w:p w:rsidR="00831D6C" w:rsidRDefault="00831D6C" w:rsidP="00831D6C">
      <w:pPr>
        <w:ind w:left="708"/>
      </w:pPr>
      <w:r>
        <w:t xml:space="preserve">    &lt;/reply&gt;</w:t>
      </w:r>
    </w:p>
    <w:p w:rsidR="00831D6C" w:rsidRDefault="00831D6C" w:rsidP="00831D6C">
      <w:pPr>
        <w:ind w:left="708"/>
      </w:pPr>
      <w:r>
        <w:t>&lt;/paymentService&gt;</w:t>
      </w:r>
    </w:p>
    <w:p w:rsidR="00831D6C" w:rsidRDefault="00831D6C" w:rsidP="00831D6C">
      <w:pPr>
        <w:ind w:left="708"/>
      </w:pPr>
    </w:p>
    <w:p w:rsidR="00831D6C" w:rsidRPr="00F61D5D" w:rsidRDefault="00A64E46" w:rsidP="00F61D5D">
      <w:pPr>
        <w:pStyle w:val="Heading3"/>
        <w:keepNext/>
        <w:keepLines/>
        <w:numPr>
          <w:ilvl w:val="2"/>
          <w:numId w:val="47"/>
        </w:numPr>
        <w:pBdr>
          <w:bottom w:val="none" w:sz="0" w:space="0" w:color="auto"/>
        </w:pBdr>
        <w:spacing w:line="276" w:lineRule="auto"/>
        <w:ind w:left="1764"/>
        <w:rPr>
          <w:i w:val="0"/>
          <w:sz w:val="24"/>
          <w:szCs w:val="24"/>
        </w:rPr>
      </w:pPr>
      <w:bookmarkStart w:id="135" w:name="_Toc413668794"/>
      <w:bookmarkStart w:id="136" w:name="_Toc18418355"/>
      <w:bookmarkEnd w:id="135"/>
      <w:r w:rsidRPr="00F61D5D">
        <w:rPr>
          <w:i w:val="0"/>
          <w:sz w:val="24"/>
          <w:szCs w:val="24"/>
        </w:rPr>
        <w:t>SEPA-DD</w:t>
      </w:r>
      <w:bookmarkEnd w:id="136"/>
    </w:p>
    <w:p w:rsidR="00831D6C" w:rsidRDefault="00EC61C3" w:rsidP="00831D6C">
      <w:pPr>
        <w:ind w:left="576"/>
      </w:pPr>
      <w:r>
        <w:t xml:space="preserve">SEPA-DD </w:t>
      </w:r>
      <w:r w:rsidR="00831D6C">
        <w:t xml:space="preserve">is </w:t>
      </w:r>
      <w:r w:rsidR="00F61D5D">
        <w:t>an</w:t>
      </w:r>
      <w:r>
        <w:t xml:space="preserve"> </w:t>
      </w:r>
      <w:r w:rsidR="00831D6C">
        <w:t xml:space="preserve">alternative payment method service, which provides option to make payment using IBAN or Bank account number.  </w:t>
      </w:r>
      <w:r w:rsidR="00FF0064">
        <w:t xml:space="preserve">SEPA-DD </w:t>
      </w:r>
      <w:r w:rsidR="00831D6C">
        <w:t>provides normal as well recurring payment options.</w:t>
      </w:r>
    </w:p>
    <w:p w:rsidR="00831D6C" w:rsidRPr="008A78A6" w:rsidRDefault="00831D6C" w:rsidP="008A78A6">
      <w:pPr>
        <w:pStyle w:val="Heading4"/>
        <w:keepNext/>
        <w:keepLines/>
        <w:ind w:left="1800"/>
      </w:pPr>
      <w:bookmarkStart w:id="137" w:name="_Toc409710800"/>
      <w:bookmarkStart w:id="138" w:name="_Toc413668811"/>
      <w:r w:rsidRPr="008A78A6">
        <w:t>Request Attribute Mapping</w:t>
      </w:r>
      <w:bookmarkEnd w:id="137"/>
      <w:bookmarkEnd w:id="138"/>
    </w:p>
    <w:p w:rsidR="00831D6C" w:rsidRPr="004E1109" w:rsidRDefault="00831D6C" w:rsidP="00831D6C">
      <w:pPr>
        <w:spacing w:before="120" w:after="0" w:line="240" w:lineRule="auto"/>
        <w:ind w:left="576"/>
        <w:rPr>
          <w:rFonts w:asciiTheme="majorHAnsi" w:eastAsiaTheme="majorEastAsia" w:hAnsiTheme="majorHAnsi" w:cstheme="majorBidi"/>
          <w:b/>
          <w:bCs/>
          <w:i/>
          <w:iCs/>
        </w:rPr>
      </w:pPr>
      <w:r w:rsidRPr="004E1109">
        <w:rPr>
          <w:rFonts w:asciiTheme="majorHAnsi" w:eastAsiaTheme="majorEastAsia" w:hAnsiTheme="majorHAnsi" w:cstheme="majorBidi"/>
          <w:b/>
          <w:bCs/>
          <w:i/>
          <w:iCs/>
        </w:rPr>
        <w:t>ONE-OFF Order</w:t>
      </w:r>
    </w:p>
    <w:p w:rsidR="00831D6C" w:rsidRPr="000C2ED9" w:rsidRDefault="00831D6C" w:rsidP="00831D6C">
      <w:pPr>
        <w:spacing w:before="120" w:after="0" w:line="240" w:lineRule="auto"/>
        <w:ind w:left="576"/>
        <w:rPr>
          <w:rFonts w:ascii="Calibri" w:eastAsia="Times New Roman" w:hAnsi="Calibri" w:cs="Times New Roman"/>
          <w:b/>
          <w:color w:val="393939"/>
          <w:sz w:val="21"/>
          <w:szCs w:val="21"/>
        </w:rPr>
      </w:pPr>
    </w:p>
    <w:p w:rsidR="007F6DEA" w:rsidRDefault="00831D6C" w:rsidP="007F6DEA">
      <w:pPr>
        <w:ind w:left="576"/>
      </w:pPr>
      <w:r>
        <w:t>&lt;?xml version="1.0"?&gt;&lt;!DOCTYPE paymentService PUBLIC "-//</w:t>
      </w:r>
      <w:r w:rsidR="00C04461">
        <w:t>Worldpay</w:t>
      </w:r>
      <w:r>
        <w:t xml:space="preserve">//DTD </w:t>
      </w:r>
      <w:r w:rsidR="00C04461">
        <w:t>Worldpay</w:t>
      </w:r>
      <w:r>
        <w:t xml:space="preserve"> PaymentService v1//EN" "</w:t>
      </w:r>
      <w:hyperlink r:id="rId21" w:history="1">
        <w:r>
          <w:rPr>
            <w:rStyle w:val="Hyperlink"/>
          </w:rPr>
          <w:t>http://dtd.worldpay.com/paymentService_v1.dtd</w:t>
        </w:r>
      </w:hyperlink>
      <w:r>
        <w:t>"&gt;</w:t>
      </w:r>
      <w:r w:rsidR="007F6DEA" w:rsidRPr="007F6DEA">
        <w:t xml:space="preserve"> </w:t>
      </w:r>
      <w:r w:rsidR="007F6DEA">
        <w:t>&lt;paymentService merchantCode="SAPIENTNITROECOM" version="1.4"&gt;</w:t>
      </w:r>
    </w:p>
    <w:p w:rsidR="007F6DEA" w:rsidRDefault="007F6DEA" w:rsidP="007F6DEA">
      <w:pPr>
        <w:ind w:left="576"/>
      </w:pPr>
      <w:r>
        <w:t xml:space="preserve">  &lt;submit&gt;</w:t>
      </w:r>
    </w:p>
    <w:p w:rsidR="007F6DEA" w:rsidRDefault="007F6DEA" w:rsidP="007F6DEA">
      <w:pPr>
        <w:ind w:left="576"/>
      </w:pPr>
      <w:r>
        <w:t xml:space="preserve">    &lt;order orderCode="00008304"&gt;</w:t>
      </w:r>
    </w:p>
    <w:p w:rsidR="007F6DEA" w:rsidRDefault="007F6DEA" w:rsidP="007F6DEA">
      <w:pPr>
        <w:ind w:left="576"/>
      </w:pPr>
      <w:r>
        <w:t xml:space="preserve">      &lt;description&gt;Merchant Order Number : 00008304&lt;/description&gt;</w:t>
      </w:r>
    </w:p>
    <w:p w:rsidR="007F6DEA" w:rsidRDefault="007F6DEA" w:rsidP="007F6DEA">
      <w:pPr>
        <w:ind w:left="576"/>
      </w:pPr>
      <w:r>
        <w:t xml:space="preserve">      &lt;amount currencyCode="USD" exponent="2" value="11024"/&gt;</w:t>
      </w:r>
    </w:p>
    <w:p w:rsidR="007F6DEA" w:rsidRDefault="007F6DEA" w:rsidP="007F6DEA">
      <w:pPr>
        <w:ind w:left="576"/>
      </w:pPr>
      <w:r>
        <w:t xml:space="preserve">      &lt;orderContent&gt;Product Name Platinum V Neck Suit Dress price USD 99.00Your payment will be handled by  </w:t>
      </w:r>
      <w:r w:rsidR="00C04461">
        <w:t>Worldpay</w:t>
      </w:r>
      <w:r>
        <w:t xml:space="preserve"> Payments Services.&lt;/orderContent&gt;</w:t>
      </w:r>
    </w:p>
    <w:p w:rsidR="007F6DEA" w:rsidRDefault="007F6DEA" w:rsidP="007F6DEA">
      <w:pPr>
        <w:ind w:left="576"/>
      </w:pPr>
      <w:r>
        <w:t xml:space="preserve">      &lt;paymentDetails&gt;</w:t>
      </w:r>
    </w:p>
    <w:p w:rsidR="007F6DEA" w:rsidRDefault="007F6DEA" w:rsidP="007F6DEA">
      <w:pPr>
        <w:ind w:left="576"/>
      </w:pPr>
      <w:r>
        <w:t xml:space="preserve">        &lt;SEPA_DIRECT_DEBIT-SSL&gt;</w:t>
      </w:r>
    </w:p>
    <w:p w:rsidR="007F6DEA" w:rsidRDefault="007F6DEA" w:rsidP="007F6DEA">
      <w:pPr>
        <w:ind w:left="576"/>
      </w:pPr>
      <w:r>
        <w:t xml:space="preserve">          &lt;bankAccount-SEPA&gt;</w:t>
      </w:r>
    </w:p>
    <w:p w:rsidR="007F6DEA" w:rsidRDefault="007F6DEA" w:rsidP="007F6DEA">
      <w:pPr>
        <w:ind w:left="576"/>
      </w:pPr>
      <w:r>
        <w:t xml:space="preserve">            &lt;iban&gt;DE93100000000012345678&lt;/iban&gt;</w:t>
      </w:r>
    </w:p>
    <w:p w:rsidR="007F6DEA" w:rsidRDefault="007F6DEA" w:rsidP="007F6DEA">
      <w:pPr>
        <w:ind w:left="576"/>
      </w:pPr>
      <w:r>
        <w:t xml:space="preserve">            &lt;accountHolderName&gt;M.Mustermann&lt;/accountHolderName&gt;</w:t>
      </w:r>
    </w:p>
    <w:p w:rsidR="007F6DEA" w:rsidRDefault="007F6DEA" w:rsidP="007F6DEA">
      <w:pPr>
        <w:ind w:left="576"/>
      </w:pPr>
      <w:r>
        <w:t xml:space="preserve">          &lt;/bankAccount-SEPA&gt;</w:t>
      </w:r>
    </w:p>
    <w:p w:rsidR="007F6DEA" w:rsidRDefault="007F6DEA" w:rsidP="007F6DEA">
      <w:pPr>
        <w:ind w:left="576"/>
      </w:pPr>
      <w:r>
        <w:t xml:space="preserve">        &lt;/SEPA_DIRECT_DEBIT-SSL&gt;</w:t>
      </w:r>
    </w:p>
    <w:p w:rsidR="007F6DEA" w:rsidRDefault="007F6DEA" w:rsidP="007F6DEA">
      <w:pPr>
        <w:ind w:left="576"/>
      </w:pPr>
      <w:r>
        <w:t xml:space="preserve">      &lt;/paymentDetails&gt;</w:t>
      </w:r>
    </w:p>
    <w:p w:rsidR="007F6DEA" w:rsidRDefault="007F6DEA" w:rsidP="007F6DEA">
      <w:pPr>
        <w:ind w:left="576"/>
      </w:pPr>
      <w:r>
        <w:lastRenderedPageBreak/>
        <w:t xml:space="preserve">      &lt;shopper&gt;</w:t>
      </w:r>
    </w:p>
    <w:p w:rsidR="007F6DEA" w:rsidRDefault="007F6DEA" w:rsidP="007F6DEA">
      <w:pPr>
        <w:ind w:left="576"/>
      </w:pPr>
      <w:r>
        <w:t xml:space="preserve">        &lt;shopperEmailAddress&gt;Mustermann@example.de&lt;/shopperEmailAddress&gt;</w:t>
      </w:r>
    </w:p>
    <w:p w:rsidR="007F6DEA" w:rsidRDefault="007F6DEA" w:rsidP="007F6DEA">
      <w:pPr>
        <w:ind w:left="576"/>
      </w:pPr>
      <w:r>
        <w:t xml:space="preserve">        &lt;session id="00008304" shopperIPAddress="14.140.116.135"/&gt;</w:t>
      </w:r>
    </w:p>
    <w:p w:rsidR="007F6DEA" w:rsidRDefault="007F6DEA" w:rsidP="007F6DEA">
      <w:pPr>
        <w:ind w:left="576"/>
      </w:pPr>
      <w:r>
        <w:t xml:space="preserve">      &lt;/shopper&gt;</w:t>
      </w:r>
    </w:p>
    <w:p w:rsidR="007F6DEA" w:rsidRDefault="007F6DEA" w:rsidP="007F6DEA">
      <w:pPr>
        <w:ind w:left="576"/>
      </w:pPr>
      <w:r>
        <w:t xml:space="preserve">      &lt;billingAddress&gt;</w:t>
      </w:r>
    </w:p>
    <w:p w:rsidR="007F6DEA" w:rsidRDefault="007F6DEA" w:rsidP="007F6DEA">
      <w:pPr>
        <w:ind w:left="576"/>
      </w:pPr>
      <w:r>
        <w:t xml:space="preserve">        &lt;address&gt;</w:t>
      </w:r>
    </w:p>
    <w:p w:rsidR="007F6DEA" w:rsidRDefault="007F6DEA" w:rsidP="007F6DEA">
      <w:pPr>
        <w:ind w:left="576"/>
      </w:pPr>
      <w:r>
        <w:t xml:space="preserve">          &lt;firstName&gt;Mustermaan&lt;/firstName&gt;</w:t>
      </w:r>
    </w:p>
    <w:p w:rsidR="007F6DEA" w:rsidRDefault="007F6DEA" w:rsidP="007F6DEA">
      <w:pPr>
        <w:ind w:left="576"/>
      </w:pPr>
      <w:r>
        <w:t xml:space="preserve">          &lt;lastName&gt;M&lt;/lastName&gt;</w:t>
      </w:r>
    </w:p>
    <w:p w:rsidR="007F6DEA" w:rsidRDefault="007F6DEA" w:rsidP="007F6DEA">
      <w:pPr>
        <w:ind w:left="576"/>
      </w:pPr>
      <w:r>
        <w:t xml:space="preserve">          &lt;address1&gt;23&lt;/address1&gt;</w:t>
      </w:r>
    </w:p>
    <w:p w:rsidR="007F6DEA" w:rsidRDefault="007F6DEA" w:rsidP="007F6DEA">
      <w:pPr>
        <w:ind w:left="576"/>
      </w:pPr>
      <w:r>
        <w:t xml:space="preserve">          &lt;postalCode&gt;94109&lt;/postalCode&gt;</w:t>
      </w:r>
    </w:p>
    <w:p w:rsidR="007F6DEA" w:rsidRDefault="007F6DEA" w:rsidP="007F6DEA">
      <w:pPr>
        <w:ind w:left="576"/>
      </w:pPr>
      <w:r>
        <w:t xml:space="preserve">          &lt;city&gt;Berlin&lt;/city&gt;</w:t>
      </w:r>
    </w:p>
    <w:p w:rsidR="007F6DEA" w:rsidRDefault="007F6DEA" w:rsidP="007F6DEA">
      <w:pPr>
        <w:ind w:left="576"/>
      </w:pPr>
      <w:r>
        <w:t xml:space="preserve">          &lt;state&gt;CA&lt;/state&gt;</w:t>
      </w:r>
    </w:p>
    <w:p w:rsidR="007F6DEA" w:rsidRDefault="007F6DEA" w:rsidP="007F6DEA">
      <w:pPr>
        <w:ind w:left="576"/>
      </w:pPr>
      <w:r>
        <w:t xml:space="preserve">          &lt;countryCode&gt;DE&lt;/countryCode&gt;</w:t>
      </w:r>
    </w:p>
    <w:p w:rsidR="007F6DEA" w:rsidRDefault="007F6DEA" w:rsidP="007F6DEA">
      <w:pPr>
        <w:ind w:left="576"/>
      </w:pPr>
      <w:r>
        <w:t xml:space="preserve">          &lt;telephoneNumber&gt;1212121212&lt;/telephoneNumber&gt;</w:t>
      </w:r>
    </w:p>
    <w:p w:rsidR="007F6DEA" w:rsidRDefault="007F6DEA" w:rsidP="007F6DEA">
      <w:pPr>
        <w:ind w:left="576"/>
      </w:pPr>
      <w:r>
        <w:t xml:space="preserve">        &lt;/address&gt;</w:t>
      </w:r>
    </w:p>
    <w:p w:rsidR="007F6DEA" w:rsidRDefault="007F6DEA" w:rsidP="007F6DEA">
      <w:pPr>
        <w:ind w:left="576"/>
      </w:pPr>
      <w:r>
        <w:t xml:space="preserve">      &lt;/billingAddress&gt;</w:t>
      </w:r>
    </w:p>
    <w:p w:rsidR="007F6DEA" w:rsidRDefault="007F6DEA" w:rsidP="007F6DEA">
      <w:pPr>
        <w:ind w:left="576"/>
      </w:pPr>
      <w:r>
        <w:t xml:space="preserve">      &lt;mandate&gt;</w:t>
      </w:r>
    </w:p>
    <w:p w:rsidR="007F6DEA" w:rsidRDefault="007F6DEA" w:rsidP="007F6DEA">
      <w:pPr>
        <w:ind w:left="576"/>
      </w:pPr>
      <w:r>
        <w:t xml:space="preserve">        &lt;mandateType&gt;ONE-OFF&lt;/mandateType&gt;</w:t>
      </w:r>
    </w:p>
    <w:p w:rsidR="007F6DEA" w:rsidRDefault="007F6DEA" w:rsidP="007F6DEA">
      <w:pPr>
        <w:ind w:left="576"/>
      </w:pPr>
      <w:r>
        <w:t xml:space="preserve">        &lt;mandateId&gt;M-100038056-201832512945355&lt;/mandateId&gt;</w:t>
      </w:r>
    </w:p>
    <w:p w:rsidR="007F6DEA" w:rsidRDefault="007F6DEA" w:rsidP="007F6DEA">
      <w:pPr>
        <w:ind w:left="576"/>
      </w:pPr>
      <w:r>
        <w:t xml:space="preserve">      &lt;/mandate&gt;</w:t>
      </w:r>
    </w:p>
    <w:p w:rsidR="007F6DEA" w:rsidRDefault="007F6DEA" w:rsidP="007F6DEA">
      <w:pPr>
        <w:ind w:left="576"/>
      </w:pPr>
      <w:r>
        <w:t xml:space="preserve">    &lt;/order&gt;</w:t>
      </w:r>
    </w:p>
    <w:p w:rsidR="007F6DEA" w:rsidRDefault="007F6DEA" w:rsidP="007F6DEA">
      <w:pPr>
        <w:ind w:left="576"/>
      </w:pPr>
      <w:r>
        <w:t xml:space="preserve">  &lt;/submit&gt;</w:t>
      </w:r>
    </w:p>
    <w:p w:rsidR="00831D6C" w:rsidRDefault="007F6DEA" w:rsidP="007F6DEA">
      <w:pPr>
        <w:ind w:left="576"/>
      </w:pPr>
      <w:r>
        <w:t>&lt;/paymentService&gt;</w:t>
      </w:r>
      <w:r w:rsidR="00831D6C">
        <w:t xml:space="preserve"> </w:t>
      </w:r>
    </w:p>
    <w:p w:rsidR="00831D6C" w:rsidRPr="004E1109" w:rsidRDefault="00831D6C" w:rsidP="00831D6C">
      <w:pPr>
        <w:spacing w:before="120" w:after="0" w:line="240" w:lineRule="auto"/>
        <w:ind w:left="576"/>
        <w:rPr>
          <w:rFonts w:asciiTheme="majorHAnsi" w:eastAsiaTheme="majorEastAsia" w:hAnsiTheme="majorHAnsi" w:cstheme="majorBidi"/>
          <w:b/>
          <w:bCs/>
          <w:i/>
          <w:iCs/>
        </w:rPr>
      </w:pPr>
      <w:r w:rsidRPr="004E1109">
        <w:rPr>
          <w:rFonts w:asciiTheme="majorHAnsi" w:eastAsiaTheme="majorEastAsia" w:hAnsiTheme="majorHAnsi" w:cstheme="majorBidi"/>
          <w:b/>
          <w:bCs/>
          <w:i/>
          <w:iCs/>
        </w:rPr>
        <w:t>RECURRING ORDER</w:t>
      </w:r>
    </w:p>
    <w:p w:rsidR="00831D6C" w:rsidRPr="000C2ED9" w:rsidRDefault="00831D6C" w:rsidP="00831D6C">
      <w:pPr>
        <w:spacing w:before="120" w:after="0" w:line="240" w:lineRule="auto"/>
        <w:ind w:left="576"/>
        <w:rPr>
          <w:rFonts w:ascii="Calibri" w:eastAsia="Times New Roman" w:hAnsi="Calibri" w:cs="Times New Roman"/>
          <w:b/>
          <w:color w:val="393939"/>
          <w:sz w:val="21"/>
          <w:szCs w:val="21"/>
        </w:rPr>
      </w:pPr>
    </w:p>
    <w:p w:rsidR="00990F1F" w:rsidRDefault="00831D6C" w:rsidP="00990F1F">
      <w:pPr>
        <w:ind w:left="576"/>
      </w:pPr>
      <w:r>
        <w:t>&lt;?xml version="1.0"?&gt;&lt;!DOCTYPE paymentService PUBLIC "-//</w:t>
      </w:r>
      <w:r w:rsidR="00C04461">
        <w:t>Worldpay</w:t>
      </w:r>
      <w:r>
        <w:t xml:space="preserve">//DTD </w:t>
      </w:r>
      <w:r w:rsidR="00C04461">
        <w:t>Worldpay</w:t>
      </w:r>
      <w:r>
        <w:t xml:space="preserve"> PaymentService v1//EN" "</w:t>
      </w:r>
      <w:hyperlink r:id="rId22" w:history="1">
        <w:r>
          <w:rPr>
            <w:rStyle w:val="Hyperlink"/>
          </w:rPr>
          <w:t>http://dtd.worldpay.com/paymentService_v1.dtd</w:t>
        </w:r>
      </w:hyperlink>
      <w:r>
        <w:t>"&gt;</w:t>
      </w:r>
      <w:r w:rsidR="00990F1F" w:rsidRPr="00990F1F">
        <w:t xml:space="preserve"> </w:t>
      </w:r>
      <w:r w:rsidR="00990F1F">
        <w:t>&lt;paymentService merchantCode="SAPIENTNITROECOM" version="1.4"&gt;</w:t>
      </w:r>
    </w:p>
    <w:p w:rsidR="00990F1F" w:rsidRDefault="00990F1F" w:rsidP="00990F1F">
      <w:pPr>
        <w:ind w:left="576"/>
      </w:pPr>
      <w:r>
        <w:lastRenderedPageBreak/>
        <w:t xml:space="preserve">  &lt;submit&gt;</w:t>
      </w:r>
    </w:p>
    <w:p w:rsidR="00990F1F" w:rsidRDefault="00990F1F" w:rsidP="00990F1F">
      <w:pPr>
        <w:ind w:left="576"/>
      </w:pPr>
      <w:r>
        <w:t xml:space="preserve">    &lt;order orderCode="00008305"&gt;</w:t>
      </w:r>
    </w:p>
    <w:p w:rsidR="00990F1F" w:rsidRDefault="00990F1F" w:rsidP="00990F1F">
      <w:pPr>
        <w:ind w:left="576"/>
      </w:pPr>
      <w:r>
        <w:t xml:space="preserve">      &lt;description&gt;Merchant Order Number : 00008305&lt;/description&gt;</w:t>
      </w:r>
    </w:p>
    <w:p w:rsidR="00990F1F" w:rsidRDefault="00990F1F" w:rsidP="00990F1F">
      <w:pPr>
        <w:ind w:left="576"/>
      </w:pPr>
      <w:r>
        <w:t xml:space="preserve">      &lt;amount currencyCode="USD" exponent="2" value="14384"/&gt;</w:t>
      </w:r>
    </w:p>
    <w:p w:rsidR="00990F1F" w:rsidRDefault="00990F1F" w:rsidP="00990F1F">
      <w:pPr>
        <w:ind w:left="576"/>
      </w:pPr>
      <w:r>
        <w:t xml:space="preserve">      &lt;orderContent&gt;Product Name Platinum V Neck Suit Dress price USD 99.00Your payment will be handled </w:t>
      </w:r>
      <w:r w:rsidR="00DF25C7">
        <w:t>by Worldpay</w:t>
      </w:r>
      <w:r>
        <w:t xml:space="preserve"> Payments Services.&lt;/orderContent&gt;</w:t>
      </w:r>
    </w:p>
    <w:p w:rsidR="00990F1F" w:rsidRDefault="00990F1F" w:rsidP="00990F1F">
      <w:pPr>
        <w:ind w:left="576"/>
      </w:pPr>
      <w:r>
        <w:t xml:space="preserve">      &lt;paymentDetails&gt;</w:t>
      </w:r>
    </w:p>
    <w:p w:rsidR="00990F1F" w:rsidRDefault="00990F1F" w:rsidP="00990F1F">
      <w:pPr>
        <w:ind w:left="576"/>
      </w:pPr>
      <w:r>
        <w:t xml:space="preserve">        &lt;SEPA_DIRECT_DEBIT-SSL&gt;</w:t>
      </w:r>
    </w:p>
    <w:p w:rsidR="00990F1F" w:rsidRDefault="00990F1F" w:rsidP="00990F1F">
      <w:pPr>
        <w:ind w:left="576"/>
      </w:pPr>
      <w:r>
        <w:t xml:space="preserve">          &lt;bankAccount-SEPA&gt;</w:t>
      </w:r>
    </w:p>
    <w:p w:rsidR="00990F1F" w:rsidRDefault="00990F1F" w:rsidP="00990F1F">
      <w:pPr>
        <w:ind w:left="576"/>
      </w:pPr>
      <w:r>
        <w:t xml:space="preserve">            &lt;iban&gt;DE93100000000012345678&lt;/iban&gt;</w:t>
      </w:r>
    </w:p>
    <w:p w:rsidR="00990F1F" w:rsidRDefault="00990F1F" w:rsidP="00990F1F">
      <w:pPr>
        <w:ind w:left="576"/>
      </w:pPr>
      <w:r>
        <w:t xml:space="preserve">            &lt;accountHolderName&gt;M.Mustermann&lt;/accountHolderName&gt;</w:t>
      </w:r>
    </w:p>
    <w:p w:rsidR="00990F1F" w:rsidRDefault="00990F1F" w:rsidP="00990F1F">
      <w:pPr>
        <w:ind w:left="576"/>
      </w:pPr>
      <w:r>
        <w:t xml:space="preserve">          &lt;/bankAccount-SEPA&gt;</w:t>
      </w:r>
    </w:p>
    <w:p w:rsidR="00990F1F" w:rsidRDefault="00990F1F" w:rsidP="00990F1F">
      <w:pPr>
        <w:ind w:left="576"/>
      </w:pPr>
      <w:r>
        <w:t xml:space="preserve">        &lt;/SEPA_DIRECT_DEBIT-SSL&gt;</w:t>
      </w:r>
    </w:p>
    <w:p w:rsidR="00990F1F" w:rsidRDefault="00990F1F" w:rsidP="00990F1F">
      <w:pPr>
        <w:ind w:left="576"/>
      </w:pPr>
      <w:r>
        <w:t xml:space="preserve">      &lt;/paymentDetails&gt;</w:t>
      </w:r>
    </w:p>
    <w:p w:rsidR="00990F1F" w:rsidRDefault="00990F1F" w:rsidP="00990F1F">
      <w:pPr>
        <w:ind w:left="576"/>
      </w:pPr>
      <w:r>
        <w:t xml:space="preserve">      &lt;shopper&gt;</w:t>
      </w:r>
    </w:p>
    <w:p w:rsidR="00990F1F" w:rsidRDefault="00990F1F" w:rsidP="00990F1F">
      <w:pPr>
        <w:ind w:left="576"/>
      </w:pPr>
      <w:r>
        <w:t xml:space="preserve">        &lt;shopperEmailAddress&gt;Mustermann@example.de&lt;/shopperEmailAddress&gt;</w:t>
      </w:r>
    </w:p>
    <w:p w:rsidR="00990F1F" w:rsidRDefault="00990F1F" w:rsidP="00990F1F">
      <w:pPr>
        <w:ind w:left="576"/>
      </w:pPr>
      <w:r>
        <w:t xml:space="preserve">        &lt;session id="00008305" shopperIPAddress="14.140.116.135"/&gt;</w:t>
      </w:r>
    </w:p>
    <w:p w:rsidR="00990F1F" w:rsidRDefault="00990F1F" w:rsidP="00990F1F">
      <w:pPr>
        <w:ind w:left="576"/>
      </w:pPr>
      <w:r>
        <w:t xml:space="preserve">      &lt;/shopper&gt;</w:t>
      </w:r>
    </w:p>
    <w:p w:rsidR="00990F1F" w:rsidRDefault="00990F1F" w:rsidP="00990F1F">
      <w:pPr>
        <w:ind w:left="576"/>
      </w:pPr>
      <w:r>
        <w:t xml:space="preserve">      &lt;billingAddress&gt;</w:t>
      </w:r>
    </w:p>
    <w:p w:rsidR="00990F1F" w:rsidRDefault="00990F1F" w:rsidP="00990F1F">
      <w:pPr>
        <w:ind w:left="576"/>
      </w:pPr>
      <w:r>
        <w:t xml:space="preserve">        &lt;address&gt;</w:t>
      </w:r>
    </w:p>
    <w:p w:rsidR="00990F1F" w:rsidRDefault="00990F1F" w:rsidP="00990F1F">
      <w:pPr>
        <w:ind w:left="576"/>
      </w:pPr>
      <w:r>
        <w:t xml:space="preserve">          &lt;firstName&gt;Mustermaan&lt;/firstName&gt;</w:t>
      </w:r>
    </w:p>
    <w:p w:rsidR="00990F1F" w:rsidRDefault="00990F1F" w:rsidP="00990F1F">
      <w:pPr>
        <w:ind w:left="576"/>
      </w:pPr>
      <w:r>
        <w:t xml:space="preserve">          &lt;lastName&gt;M&lt;/lastName&gt;</w:t>
      </w:r>
    </w:p>
    <w:p w:rsidR="00990F1F" w:rsidRDefault="00990F1F" w:rsidP="00990F1F">
      <w:pPr>
        <w:ind w:left="576"/>
      </w:pPr>
      <w:r>
        <w:t xml:space="preserve">          &lt;address1&gt;23&lt;/address1&gt;</w:t>
      </w:r>
    </w:p>
    <w:p w:rsidR="00990F1F" w:rsidRDefault="00990F1F" w:rsidP="00990F1F">
      <w:pPr>
        <w:ind w:left="576"/>
      </w:pPr>
      <w:r>
        <w:t xml:space="preserve">          &lt;postalCode&gt;94109&lt;/postalCode&gt;</w:t>
      </w:r>
    </w:p>
    <w:p w:rsidR="00990F1F" w:rsidRDefault="00990F1F" w:rsidP="00990F1F">
      <w:pPr>
        <w:ind w:left="576"/>
      </w:pPr>
      <w:r>
        <w:t xml:space="preserve">          &lt;city&gt;Berlin&lt;/city&gt;</w:t>
      </w:r>
    </w:p>
    <w:p w:rsidR="00990F1F" w:rsidRDefault="00990F1F" w:rsidP="00990F1F">
      <w:pPr>
        <w:ind w:left="576"/>
      </w:pPr>
      <w:r>
        <w:t xml:space="preserve">          &lt;state&gt;CA&lt;/state&gt;</w:t>
      </w:r>
    </w:p>
    <w:p w:rsidR="00990F1F" w:rsidRDefault="00990F1F" w:rsidP="00990F1F">
      <w:pPr>
        <w:ind w:left="576"/>
      </w:pPr>
      <w:r>
        <w:t xml:space="preserve">          &lt;countryCode&gt;DE&lt;/countryCode&gt;</w:t>
      </w:r>
    </w:p>
    <w:p w:rsidR="00990F1F" w:rsidRDefault="00990F1F" w:rsidP="00990F1F">
      <w:pPr>
        <w:ind w:left="576"/>
      </w:pPr>
      <w:r>
        <w:lastRenderedPageBreak/>
        <w:t xml:space="preserve">          &lt;telephoneNumber&gt;1212121212&lt;/telephoneNumber&gt;</w:t>
      </w:r>
    </w:p>
    <w:p w:rsidR="00990F1F" w:rsidRDefault="00990F1F" w:rsidP="00990F1F">
      <w:pPr>
        <w:ind w:left="576"/>
      </w:pPr>
      <w:r>
        <w:t xml:space="preserve">        &lt;/address&gt;</w:t>
      </w:r>
    </w:p>
    <w:p w:rsidR="00990F1F" w:rsidRDefault="00990F1F" w:rsidP="00990F1F">
      <w:pPr>
        <w:ind w:left="576"/>
      </w:pPr>
      <w:r>
        <w:t xml:space="preserve">      &lt;/billingAddress&gt;</w:t>
      </w:r>
    </w:p>
    <w:p w:rsidR="00990F1F" w:rsidRDefault="00990F1F" w:rsidP="00990F1F">
      <w:pPr>
        <w:ind w:left="576"/>
      </w:pPr>
      <w:r>
        <w:t xml:space="preserve">      &lt;mandate&gt;</w:t>
      </w:r>
    </w:p>
    <w:p w:rsidR="00990F1F" w:rsidRDefault="00990F1F" w:rsidP="00990F1F">
      <w:pPr>
        <w:ind w:left="576"/>
      </w:pPr>
      <w:r>
        <w:t xml:space="preserve">        &lt;mandateType&gt;RECURRING&lt;/mandateType&gt;</w:t>
      </w:r>
    </w:p>
    <w:p w:rsidR="00990F1F" w:rsidRDefault="00990F1F" w:rsidP="00990F1F">
      <w:pPr>
        <w:ind w:left="576"/>
      </w:pPr>
      <w:r>
        <w:t xml:space="preserve">        &lt;mandateId&gt;M-100038056-201832512180546&lt;/mandateId&gt;</w:t>
      </w:r>
    </w:p>
    <w:p w:rsidR="00990F1F" w:rsidRDefault="00990F1F" w:rsidP="00990F1F">
      <w:pPr>
        <w:ind w:left="576"/>
      </w:pPr>
      <w:r>
        <w:t xml:space="preserve">      &lt;/mandate&gt;</w:t>
      </w:r>
    </w:p>
    <w:p w:rsidR="00990F1F" w:rsidRDefault="00990F1F" w:rsidP="00990F1F">
      <w:pPr>
        <w:ind w:left="576"/>
      </w:pPr>
      <w:r>
        <w:t xml:space="preserve">    &lt;/order&gt;</w:t>
      </w:r>
    </w:p>
    <w:p w:rsidR="00990F1F" w:rsidRDefault="00990F1F" w:rsidP="00990F1F">
      <w:pPr>
        <w:ind w:left="576"/>
      </w:pPr>
      <w:r>
        <w:t xml:space="preserve">  &lt;/submit&gt;</w:t>
      </w:r>
    </w:p>
    <w:p w:rsidR="00831D6C" w:rsidRDefault="00990F1F" w:rsidP="00C75E15">
      <w:pPr>
        <w:ind w:left="576"/>
      </w:pPr>
      <w:r>
        <w:t>&lt;/paymentService&gt;</w:t>
      </w:r>
    </w:p>
    <w:p w:rsidR="00831D6C" w:rsidRDefault="00831D6C" w:rsidP="00831D6C">
      <w:pPr>
        <w:ind w:left="1284"/>
      </w:pPr>
    </w:p>
    <w:p w:rsidR="00831D6C" w:rsidRPr="00C25169" w:rsidRDefault="00831D6C" w:rsidP="00C25169">
      <w:pPr>
        <w:pStyle w:val="Heading3"/>
        <w:keepNext/>
        <w:keepLines/>
        <w:numPr>
          <w:ilvl w:val="2"/>
          <w:numId w:val="47"/>
        </w:numPr>
        <w:pBdr>
          <w:bottom w:val="none" w:sz="0" w:space="0" w:color="auto"/>
        </w:pBdr>
        <w:spacing w:line="276" w:lineRule="auto"/>
        <w:ind w:left="1764"/>
        <w:rPr>
          <w:i w:val="0"/>
          <w:sz w:val="24"/>
          <w:szCs w:val="24"/>
        </w:rPr>
      </w:pPr>
      <w:bookmarkStart w:id="139" w:name="_Toc409710802"/>
      <w:bookmarkStart w:id="140" w:name="_Toc413668812"/>
      <w:bookmarkStart w:id="141" w:name="_Toc18418356"/>
      <w:r w:rsidRPr="00C25169">
        <w:rPr>
          <w:i w:val="0"/>
          <w:sz w:val="24"/>
          <w:szCs w:val="24"/>
        </w:rPr>
        <w:t>Przeleway24</w:t>
      </w:r>
      <w:bookmarkEnd w:id="139"/>
      <w:bookmarkEnd w:id="140"/>
      <w:bookmarkEnd w:id="141"/>
    </w:p>
    <w:p w:rsidR="00831D6C" w:rsidRDefault="00831D6C" w:rsidP="00831D6C">
      <w:pPr>
        <w:ind w:left="708"/>
      </w:pPr>
      <w:r w:rsidRPr="00002FAE">
        <w:t>Przelewy24 is a real-time bank transfer, offline or pre-payment payment method that shoppers based in Poland can use to transfer funds directly to merchants from their bank accounts.</w:t>
      </w:r>
    </w:p>
    <w:p w:rsidR="00831D6C" w:rsidRPr="004E1109" w:rsidRDefault="00831D6C" w:rsidP="00831D6C">
      <w:pPr>
        <w:spacing w:before="120" w:after="0" w:line="240" w:lineRule="auto"/>
        <w:ind w:left="708"/>
        <w:rPr>
          <w:rFonts w:asciiTheme="majorHAnsi" w:eastAsiaTheme="majorEastAsia" w:hAnsiTheme="majorHAnsi" w:cstheme="majorBidi"/>
          <w:b/>
          <w:bCs/>
          <w:i/>
          <w:iCs/>
        </w:rPr>
      </w:pPr>
      <w:r w:rsidRPr="004E1109">
        <w:rPr>
          <w:rFonts w:asciiTheme="majorHAnsi" w:eastAsiaTheme="majorEastAsia" w:hAnsiTheme="majorHAnsi" w:cstheme="majorBidi"/>
          <w:b/>
          <w:bCs/>
          <w:i/>
          <w:iCs/>
        </w:rPr>
        <w:t>Payment method properties</w:t>
      </w:r>
    </w:p>
    <w:p w:rsidR="00831D6C" w:rsidRPr="000C2ED9" w:rsidRDefault="00831D6C" w:rsidP="00831D6C">
      <w:pPr>
        <w:spacing w:before="120" w:after="0" w:line="240" w:lineRule="auto"/>
        <w:ind w:left="708"/>
        <w:rPr>
          <w:rFonts w:ascii="Calibri" w:eastAsia="Times New Roman" w:hAnsi="Calibri" w:cs="Times New Roman"/>
          <w:b/>
          <w:color w:val="393939"/>
          <w:sz w:val="21"/>
          <w:szCs w:val="21"/>
        </w:rPr>
      </w:pPr>
    </w:p>
    <w:tbl>
      <w:tblPr>
        <w:tblStyle w:val="LightGrid-Accent51"/>
        <w:tblW w:w="5000" w:type="pct"/>
        <w:tblInd w:w="708" w:type="dxa"/>
        <w:tblLook w:val="04A0" w:firstRow="1" w:lastRow="0" w:firstColumn="1" w:lastColumn="0" w:noHBand="0" w:noVBand="1"/>
      </w:tblPr>
      <w:tblGrid>
        <w:gridCol w:w="2927"/>
        <w:gridCol w:w="6799"/>
      </w:tblGrid>
      <w:tr w:rsidR="00831D6C" w:rsidTr="002264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31D6C" w:rsidRPr="003F757F" w:rsidRDefault="00831D6C" w:rsidP="002264F5">
            <w:pPr>
              <w:pStyle w:val="tablebody"/>
              <w:spacing w:before="0" w:beforeAutospacing="0" w:after="0" w:afterAutospacing="0"/>
              <w:rPr>
                <w:rFonts w:ascii="Calibri" w:hAnsi="Calibri"/>
                <w:color w:val="000000"/>
                <w:sz w:val="20"/>
                <w:szCs w:val="20"/>
              </w:rPr>
            </w:pPr>
            <w:r w:rsidRPr="003F757F">
              <w:rPr>
                <w:rFonts w:ascii="Calibri" w:hAnsi="Calibri"/>
                <w:bCs w:val="0"/>
                <w:color w:val="000000"/>
                <w:sz w:val="20"/>
                <w:szCs w:val="20"/>
              </w:rPr>
              <w:t>Property</w:t>
            </w:r>
          </w:p>
        </w:tc>
        <w:tc>
          <w:tcPr>
            <w:tcW w:w="0" w:type="auto"/>
            <w:hideMark/>
          </w:tcPr>
          <w:p w:rsidR="00831D6C" w:rsidRPr="003F757F" w:rsidRDefault="00831D6C" w:rsidP="002264F5">
            <w:pPr>
              <w:pStyle w:val="tablebody"/>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3F757F">
              <w:rPr>
                <w:rFonts w:ascii="Calibri" w:hAnsi="Calibri"/>
                <w:bCs w:val="0"/>
                <w:color w:val="000000"/>
                <w:sz w:val="20"/>
                <w:szCs w:val="20"/>
              </w:rPr>
              <w:t>Description/Value</w:t>
            </w:r>
          </w:p>
        </w:tc>
      </w:tr>
      <w:tr w:rsidR="00831D6C" w:rsidTr="00226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31D6C" w:rsidRDefault="00831D6C" w:rsidP="002264F5">
            <w:pPr>
              <w:pStyle w:val="tablebody"/>
              <w:spacing w:before="0" w:beforeAutospacing="0" w:after="0" w:afterAutospacing="0"/>
              <w:rPr>
                <w:rFonts w:ascii="Calibri" w:hAnsi="Calibri"/>
                <w:color w:val="393939"/>
                <w:sz w:val="20"/>
                <w:szCs w:val="20"/>
              </w:rPr>
            </w:pPr>
            <w:r>
              <w:rPr>
                <w:rFonts w:ascii="Calibri" w:hAnsi="Calibri"/>
                <w:b w:val="0"/>
                <w:bCs w:val="0"/>
                <w:color w:val="393939"/>
                <w:sz w:val="20"/>
                <w:szCs w:val="20"/>
              </w:rPr>
              <w:t>Payment Type</w:t>
            </w:r>
          </w:p>
        </w:tc>
        <w:tc>
          <w:tcPr>
            <w:tcW w:w="0" w:type="auto"/>
            <w:hideMark/>
          </w:tcPr>
          <w:p w:rsidR="00831D6C" w:rsidRDefault="00831D6C" w:rsidP="002264F5">
            <w:pPr>
              <w:pStyle w:val="tablebody"/>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Real-time bank transfer, offline bank transfer, pre-payment</w:t>
            </w:r>
          </w:p>
        </w:tc>
      </w:tr>
      <w:tr w:rsidR="00831D6C" w:rsidTr="002264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31D6C" w:rsidRDefault="00831D6C" w:rsidP="002264F5">
            <w:pPr>
              <w:pStyle w:val="tablebody"/>
              <w:spacing w:before="0" w:beforeAutospacing="0" w:after="0" w:afterAutospacing="0"/>
              <w:rPr>
                <w:rFonts w:ascii="Calibri" w:hAnsi="Calibri"/>
                <w:color w:val="393939"/>
                <w:sz w:val="20"/>
                <w:szCs w:val="20"/>
              </w:rPr>
            </w:pPr>
            <w:r>
              <w:rPr>
                <w:rFonts w:ascii="Calibri" w:hAnsi="Calibri"/>
                <w:b w:val="0"/>
                <w:bCs w:val="0"/>
                <w:color w:val="393939"/>
                <w:sz w:val="20"/>
                <w:szCs w:val="20"/>
              </w:rPr>
              <w:t>Countries</w:t>
            </w:r>
          </w:p>
        </w:tc>
        <w:tc>
          <w:tcPr>
            <w:tcW w:w="0" w:type="auto"/>
            <w:hideMark/>
          </w:tcPr>
          <w:p w:rsidR="00831D6C" w:rsidRDefault="00831D6C" w:rsidP="002264F5">
            <w:pPr>
              <w:pStyle w:val="tablebody"/>
              <w:spacing w:before="0" w:beforeAutospacing="0" w:after="0" w:afterAutospacing="0"/>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Pr>
                <w:rFonts w:ascii="Calibri" w:hAnsi="Calibri"/>
                <w:color w:val="393939"/>
                <w:sz w:val="20"/>
                <w:szCs w:val="20"/>
              </w:rPr>
              <w:t>Poland</w:t>
            </w:r>
          </w:p>
        </w:tc>
      </w:tr>
      <w:tr w:rsidR="00831D6C" w:rsidTr="00226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31D6C" w:rsidRDefault="00831D6C" w:rsidP="002264F5">
            <w:pPr>
              <w:pStyle w:val="tablebody"/>
              <w:spacing w:before="0" w:beforeAutospacing="0" w:after="0" w:afterAutospacing="0"/>
              <w:rPr>
                <w:rFonts w:ascii="Calibri" w:hAnsi="Calibri"/>
                <w:color w:val="393939"/>
                <w:sz w:val="20"/>
                <w:szCs w:val="20"/>
              </w:rPr>
            </w:pPr>
            <w:r>
              <w:rPr>
                <w:rFonts w:ascii="Calibri" w:hAnsi="Calibri"/>
                <w:b w:val="0"/>
                <w:bCs w:val="0"/>
                <w:color w:val="393939"/>
                <w:sz w:val="20"/>
                <w:szCs w:val="20"/>
              </w:rPr>
              <w:t>Acceptance Currencies</w:t>
            </w:r>
          </w:p>
        </w:tc>
        <w:tc>
          <w:tcPr>
            <w:tcW w:w="0" w:type="auto"/>
            <w:hideMark/>
          </w:tcPr>
          <w:p w:rsidR="00831D6C" w:rsidRDefault="00831D6C" w:rsidP="002264F5">
            <w:pPr>
              <w:pStyle w:val="tablebody"/>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PLN</w:t>
            </w:r>
          </w:p>
        </w:tc>
      </w:tr>
      <w:tr w:rsidR="00831D6C" w:rsidTr="002264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31D6C" w:rsidRDefault="00831D6C" w:rsidP="002264F5">
            <w:pPr>
              <w:pStyle w:val="tablebody"/>
              <w:spacing w:before="0" w:beforeAutospacing="0" w:after="0" w:afterAutospacing="0"/>
              <w:rPr>
                <w:rFonts w:ascii="Calibri" w:hAnsi="Calibri"/>
                <w:color w:val="393939"/>
                <w:sz w:val="20"/>
                <w:szCs w:val="20"/>
              </w:rPr>
            </w:pPr>
            <w:r>
              <w:rPr>
                <w:rFonts w:ascii="Calibri" w:hAnsi="Calibri"/>
                <w:b w:val="0"/>
                <w:bCs w:val="0"/>
                <w:color w:val="393939"/>
                <w:sz w:val="20"/>
                <w:szCs w:val="20"/>
              </w:rPr>
              <w:t>Settlement to Worldpay Currency</w:t>
            </w:r>
          </w:p>
        </w:tc>
        <w:tc>
          <w:tcPr>
            <w:tcW w:w="0" w:type="auto"/>
            <w:hideMark/>
          </w:tcPr>
          <w:p w:rsidR="00831D6C" w:rsidRDefault="00831D6C" w:rsidP="002264F5">
            <w:pPr>
              <w:pStyle w:val="tablebody"/>
              <w:spacing w:before="0" w:beforeAutospacing="0" w:after="0" w:afterAutospacing="0"/>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Pr>
                <w:rFonts w:ascii="Calibri" w:hAnsi="Calibri"/>
                <w:color w:val="393939"/>
                <w:sz w:val="20"/>
                <w:szCs w:val="20"/>
              </w:rPr>
              <w:t>PLN</w:t>
            </w:r>
          </w:p>
        </w:tc>
      </w:tr>
      <w:tr w:rsidR="00831D6C" w:rsidTr="00226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31D6C" w:rsidRDefault="00831D6C" w:rsidP="002264F5">
            <w:pPr>
              <w:pStyle w:val="tablebody"/>
              <w:spacing w:before="0" w:beforeAutospacing="0" w:after="0" w:afterAutospacing="0"/>
              <w:rPr>
                <w:rFonts w:ascii="Calibri" w:hAnsi="Calibri"/>
                <w:color w:val="393939"/>
                <w:sz w:val="20"/>
                <w:szCs w:val="20"/>
              </w:rPr>
            </w:pPr>
            <w:r>
              <w:rPr>
                <w:rFonts w:ascii="Calibri" w:hAnsi="Calibri"/>
                <w:b w:val="0"/>
                <w:bCs w:val="0"/>
                <w:color w:val="393939"/>
                <w:sz w:val="20"/>
                <w:szCs w:val="20"/>
              </w:rPr>
              <w:t>Chargebacks (Yes/No)</w:t>
            </w:r>
          </w:p>
        </w:tc>
        <w:tc>
          <w:tcPr>
            <w:tcW w:w="0" w:type="auto"/>
            <w:hideMark/>
          </w:tcPr>
          <w:p w:rsidR="00831D6C" w:rsidRDefault="00831D6C" w:rsidP="002264F5">
            <w:pPr>
              <w:pStyle w:val="tablebody"/>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Yes</w:t>
            </w:r>
          </w:p>
        </w:tc>
      </w:tr>
      <w:tr w:rsidR="00831D6C" w:rsidTr="002264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31D6C" w:rsidRDefault="00831D6C" w:rsidP="002264F5">
            <w:pPr>
              <w:pStyle w:val="tablebody"/>
              <w:spacing w:before="0" w:beforeAutospacing="0" w:after="0" w:afterAutospacing="0"/>
              <w:rPr>
                <w:rFonts w:ascii="Calibri" w:hAnsi="Calibri"/>
                <w:color w:val="393939"/>
                <w:sz w:val="20"/>
                <w:szCs w:val="20"/>
              </w:rPr>
            </w:pPr>
            <w:r>
              <w:rPr>
                <w:rFonts w:ascii="Calibri" w:hAnsi="Calibri"/>
                <w:b w:val="0"/>
                <w:bCs w:val="0"/>
                <w:color w:val="393939"/>
                <w:sz w:val="20"/>
                <w:szCs w:val="20"/>
              </w:rPr>
              <w:t>Supported Languages</w:t>
            </w:r>
          </w:p>
        </w:tc>
        <w:tc>
          <w:tcPr>
            <w:tcW w:w="0" w:type="auto"/>
            <w:hideMark/>
          </w:tcPr>
          <w:p w:rsidR="00831D6C" w:rsidRDefault="00831D6C" w:rsidP="002264F5">
            <w:pPr>
              <w:pStyle w:val="tablebody"/>
              <w:spacing w:before="0" w:beforeAutospacing="0" w:after="0" w:afterAutospacing="0"/>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Pr>
                <w:rFonts w:ascii="Calibri" w:hAnsi="Calibri"/>
                <w:color w:val="393939"/>
                <w:sz w:val="20"/>
                <w:szCs w:val="20"/>
              </w:rPr>
              <w:t>PL (Polish), DE (German), ES (Spanish), IT (Italian)</w:t>
            </w:r>
          </w:p>
          <w:p w:rsidR="00831D6C" w:rsidRDefault="00831D6C" w:rsidP="002264F5">
            <w:pPr>
              <w:pStyle w:val="tablebody"/>
              <w:spacing w:before="0" w:beforeAutospacing="0" w:after="0" w:afterAutospacing="0"/>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Pr>
                <w:rFonts w:ascii="Calibri" w:hAnsi="Calibri"/>
                <w:color w:val="393939"/>
                <w:sz w:val="20"/>
                <w:szCs w:val="20"/>
              </w:rPr>
              <w:t>There is also an option to switch to EN (English) on the Przelewy24 payment page.</w:t>
            </w:r>
          </w:p>
        </w:tc>
      </w:tr>
      <w:tr w:rsidR="00831D6C" w:rsidTr="00226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31D6C" w:rsidRDefault="00831D6C" w:rsidP="002264F5">
            <w:pPr>
              <w:pStyle w:val="tablebody"/>
              <w:spacing w:before="0" w:beforeAutospacing="0" w:after="0" w:afterAutospacing="0"/>
              <w:rPr>
                <w:rFonts w:ascii="Calibri" w:hAnsi="Calibri"/>
                <w:color w:val="393939"/>
                <w:sz w:val="20"/>
                <w:szCs w:val="20"/>
              </w:rPr>
            </w:pPr>
            <w:r>
              <w:rPr>
                <w:rFonts w:ascii="Calibri" w:hAnsi="Calibri"/>
                <w:b w:val="0"/>
                <w:bCs w:val="0"/>
                <w:color w:val="393939"/>
                <w:sz w:val="20"/>
                <w:szCs w:val="20"/>
              </w:rPr>
              <w:t>Direct Model (Yes/No)</w:t>
            </w:r>
          </w:p>
        </w:tc>
        <w:tc>
          <w:tcPr>
            <w:tcW w:w="0" w:type="auto"/>
            <w:hideMark/>
          </w:tcPr>
          <w:p w:rsidR="00831D6C" w:rsidRDefault="00831D6C" w:rsidP="002264F5">
            <w:pPr>
              <w:pStyle w:val="tablebody"/>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Yes</w:t>
            </w:r>
          </w:p>
        </w:tc>
      </w:tr>
    </w:tbl>
    <w:p w:rsidR="00831D6C" w:rsidRPr="00043FE8" w:rsidRDefault="00831D6C" w:rsidP="00831D6C"/>
    <w:p w:rsidR="00831D6C" w:rsidRPr="008A78A6" w:rsidRDefault="00831D6C" w:rsidP="008A78A6">
      <w:pPr>
        <w:pStyle w:val="Heading4"/>
        <w:keepNext/>
        <w:keepLines/>
        <w:ind w:left="1800"/>
      </w:pPr>
      <w:bookmarkStart w:id="142" w:name="_Toc409710803"/>
      <w:bookmarkStart w:id="143" w:name="_Toc413668813"/>
      <w:r w:rsidRPr="008A78A6">
        <w:t>Request Attribute Mapping</w:t>
      </w:r>
      <w:bookmarkEnd w:id="142"/>
      <w:bookmarkEnd w:id="143"/>
    </w:p>
    <w:p w:rsidR="00831D6C" w:rsidRDefault="00831D6C" w:rsidP="00831D6C">
      <w:pPr>
        <w:ind w:left="708"/>
      </w:pPr>
      <w:r>
        <w:t>&lt;?xml version="1.0" encoding="UTF-8"?&gt;</w:t>
      </w:r>
    </w:p>
    <w:p w:rsidR="00831D6C" w:rsidRDefault="00831D6C" w:rsidP="00831D6C">
      <w:pPr>
        <w:ind w:left="708"/>
      </w:pPr>
      <w:r>
        <w:t>&lt;!DOCTYPE paymentService PUBLIC '-//</w:t>
      </w:r>
      <w:r w:rsidR="00C04461">
        <w:t>Worldpay</w:t>
      </w:r>
      <w:r>
        <w:t xml:space="preserve">//DTD </w:t>
      </w:r>
      <w:r w:rsidR="00C04461">
        <w:t>Worldpay</w:t>
      </w:r>
      <w:r>
        <w:t xml:space="preserve"> PaymentService v1//EN' 'http://dtd.worldpay.com/paymentService_v1.dtd'&gt;</w:t>
      </w:r>
    </w:p>
    <w:p w:rsidR="00831D6C" w:rsidRDefault="00831D6C" w:rsidP="00831D6C">
      <w:pPr>
        <w:ind w:left="708"/>
      </w:pPr>
      <w:r>
        <w:t>&lt;paymentService merchantCode="SAPIENTNITROECOMMERCEV1" version="1.4"&gt;</w:t>
      </w:r>
    </w:p>
    <w:p w:rsidR="00831D6C" w:rsidRDefault="00831D6C" w:rsidP="00831D6C">
      <w:pPr>
        <w:ind w:left="708"/>
      </w:pPr>
      <w:r>
        <w:t xml:space="preserve">   &lt;submit&gt;</w:t>
      </w:r>
    </w:p>
    <w:p w:rsidR="00831D6C" w:rsidRDefault="00831D6C" w:rsidP="00831D6C">
      <w:pPr>
        <w:ind w:left="708"/>
      </w:pPr>
      <w:r>
        <w:lastRenderedPageBreak/>
        <w:t xml:space="preserve">      &lt;order orderCode="Example_Przelewy24_Order_Code"&gt;</w:t>
      </w:r>
    </w:p>
    <w:p w:rsidR="00831D6C" w:rsidRDefault="00831D6C" w:rsidP="00831D6C">
      <w:pPr>
        <w:ind w:left="708"/>
      </w:pPr>
      <w:r>
        <w:t xml:space="preserve">         &lt;description&gt;Description here&lt;/description&gt;</w:t>
      </w:r>
    </w:p>
    <w:p w:rsidR="00831D6C" w:rsidRDefault="00831D6C" w:rsidP="00831D6C">
      <w:pPr>
        <w:ind w:left="708"/>
      </w:pPr>
      <w:r>
        <w:t xml:space="preserve">         &lt;amount currencyCode="PLN" value="100" exponent="2" /&gt;</w:t>
      </w:r>
    </w:p>
    <w:p w:rsidR="00831D6C" w:rsidRDefault="00831D6C" w:rsidP="00831D6C">
      <w:pPr>
        <w:ind w:left="708"/>
      </w:pPr>
      <w:r>
        <w:t xml:space="preserve">         &lt;orderContent&gt;</w:t>
      </w:r>
    </w:p>
    <w:p w:rsidR="00831D6C" w:rsidRDefault="00831D6C" w:rsidP="00831D6C">
      <w:pPr>
        <w:ind w:left="708"/>
      </w:pPr>
      <w:r>
        <w:t xml:space="preserve">       &lt;![CDATA[      ]]&gt;</w:t>
      </w:r>
    </w:p>
    <w:p w:rsidR="00831D6C" w:rsidRDefault="00831D6C" w:rsidP="00831D6C">
      <w:pPr>
        <w:ind w:left="708"/>
      </w:pPr>
      <w:r>
        <w:t xml:space="preserve">   &lt;/orderContent&gt;</w:t>
      </w:r>
    </w:p>
    <w:p w:rsidR="00831D6C" w:rsidRDefault="00831D6C" w:rsidP="00831D6C">
      <w:pPr>
        <w:ind w:left="708"/>
      </w:pPr>
      <w:r>
        <w:t xml:space="preserve">         &lt;paymentDetails&gt;</w:t>
      </w:r>
    </w:p>
    <w:p w:rsidR="00831D6C" w:rsidRDefault="00831D6C" w:rsidP="00831D6C">
      <w:pPr>
        <w:ind w:left="708"/>
      </w:pPr>
      <w:r>
        <w:t xml:space="preserve">            &lt;PRZELEWY-SSL shopperCountryCode="PL"&gt;</w:t>
      </w:r>
    </w:p>
    <w:p w:rsidR="00831D6C" w:rsidRDefault="00831D6C" w:rsidP="00831D6C">
      <w:pPr>
        <w:ind w:left="708"/>
      </w:pPr>
      <w:r>
        <w:t xml:space="preserve">               &lt;successURL&gt;http://www.worldpay.com/?successURL&lt;/successURL&gt;</w:t>
      </w:r>
    </w:p>
    <w:p w:rsidR="00831D6C" w:rsidRDefault="00831D6C" w:rsidP="00831D6C">
      <w:pPr>
        <w:ind w:left="708"/>
      </w:pPr>
      <w:r>
        <w:t xml:space="preserve">               &lt;cancelURL&gt;http://www.worldpay.com/?cancelURL&lt;/cancelURL&gt;</w:t>
      </w:r>
    </w:p>
    <w:p w:rsidR="00831D6C" w:rsidRDefault="00831D6C" w:rsidP="00831D6C">
      <w:pPr>
        <w:ind w:left="708"/>
      </w:pPr>
      <w:r>
        <w:t xml:space="preserve">               &lt;pendingURL&gt;http://www.worldpay.com/?pendingURL&lt;/pendingURL&gt;</w:t>
      </w:r>
    </w:p>
    <w:p w:rsidR="00831D6C" w:rsidRDefault="00831D6C" w:rsidP="00831D6C">
      <w:pPr>
        <w:ind w:left="708"/>
      </w:pPr>
      <w:r>
        <w:t xml:space="preserve">            &lt;/PRZELEWY-SSL&gt;</w:t>
      </w:r>
    </w:p>
    <w:p w:rsidR="00831D6C" w:rsidRDefault="00831D6C" w:rsidP="00831D6C">
      <w:pPr>
        <w:ind w:left="708"/>
      </w:pPr>
      <w:r>
        <w:t xml:space="preserve">         &lt;/paymentDetails&gt;</w:t>
      </w:r>
    </w:p>
    <w:p w:rsidR="00831D6C" w:rsidRDefault="00831D6C" w:rsidP="00831D6C">
      <w:pPr>
        <w:ind w:left="708"/>
      </w:pPr>
      <w:r>
        <w:t xml:space="preserve">         &lt;shopper&gt;</w:t>
      </w:r>
    </w:p>
    <w:p w:rsidR="00831D6C" w:rsidRDefault="00831D6C" w:rsidP="00831D6C">
      <w:pPr>
        <w:ind w:left="708"/>
      </w:pPr>
      <w:r>
        <w:t xml:space="preserve">            &lt;shopperEmailAddress&gt;shopper@worldpay.com&lt;/shopperEmailAddress&gt;</w:t>
      </w:r>
    </w:p>
    <w:p w:rsidR="00831D6C" w:rsidRDefault="00831D6C" w:rsidP="00831D6C">
      <w:pPr>
        <w:ind w:left="708"/>
      </w:pPr>
      <w:r>
        <w:t xml:space="preserve">         &lt;/shopper&gt;         </w:t>
      </w:r>
    </w:p>
    <w:p w:rsidR="00831D6C" w:rsidRDefault="00831D6C" w:rsidP="00831D6C">
      <w:pPr>
        <w:ind w:left="708"/>
      </w:pPr>
      <w:r>
        <w:t xml:space="preserve">      &lt;/order&gt;</w:t>
      </w:r>
    </w:p>
    <w:p w:rsidR="00831D6C" w:rsidRDefault="00831D6C" w:rsidP="00831D6C">
      <w:pPr>
        <w:ind w:left="708"/>
      </w:pPr>
      <w:r>
        <w:t xml:space="preserve">   &lt;/submit&gt;</w:t>
      </w:r>
    </w:p>
    <w:p w:rsidR="00831D6C" w:rsidRDefault="00831D6C" w:rsidP="00831D6C">
      <w:pPr>
        <w:ind w:left="708"/>
      </w:pPr>
      <w:r>
        <w:t>&lt;/paymentService&gt;</w:t>
      </w:r>
    </w:p>
    <w:p w:rsidR="00831D6C" w:rsidRPr="002D32A3" w:rsidRDefault="00831D6C" w:rsidP="00831D6C">
      <w:pPr>
        <w:ind w:left="708"/>
      </w:pPr>
    </w:p>
    <w:p w:rsidR="00831D6C" w:rsidRPr="008A78A6" w:rsidRDefault="00831D6C" w:rsidP="008A78A6">
      <w:pPr>
        <w:pStyle w:val="Heading4"/>
        <w:keepNext/>
        <w:keepLines/>
        <w:ind w:left="1800"/>
      </w:pPr>
      <w:bookmarkStart w:id="144" w:name="_Toc409710804"/>
      <w:bookmarkStart w:id="145" w:name="_Toc413668814"/>
      <w:r w:rsidRPr="008A78A6">
        <w:t>Response Attribute Mapping</w:t>
      </w:r>
      <w:bookmarkEnd w:id="144"/>
      <w:bookmarkEnd w:id="145"/>
    </w:p>
    <w:p w:rsidR="00831D6C" w:rsidRDefault="00831D6C" w:rsidP="00831D6C">
      <w:pPr>
        <w:ind w:left="708"/>
      </w:pPr>
      <w:r>
        <w:t>&lt;?xml version="1.0" encoding="UTF-8"?&gt;</w:t>
      </w:r>
    </w:p>
    <w:p w:rsidR="00831D6C" w:rsidRDefault="00831D6C" w:rsidP="00831D6C">
      <w:pPr>
        <w:ind w:left="708"/>
      </w:pPr>
      <w:r>
        <w:t>&lt;!DOCTYPE paymentService PUBLIC "-//</w:t>
      </w:r>
      <w:r w:rsidR="00C04461">
        <w:t>Worldpay</w:t>
      </w:r>
      <w:r>
        <w:t xml:space="preserve">//DTD </w:t>
      </w:r>
      <w:r w:rsidR="00C04461">
        <w:t>Worldpay</w:t>
      </w:r>
      <w:r>
        <w:t xml:space="preserve"> PaymentService v1//EN"</w:t>
      </w:r>
    </w:p>
    <w:p w:rsidR="00831D6C" w:rsidRDefault="00831D6C" w:rsidP="00831D6C">
      <w:pPr>
        <w:ind w:left="708"/>
      </w:pPr>
      <w:r>
        <w:t xml:space="preserve">                                "http://dtd.worldpay.com/paymentService_v1.dtd"&gt;</w:t>
      </w:r>
    </w:p>
    <w:p w:rsidR="00831D6C" w:rsidRDefault="00831D6C" w:rsidP="00831D6C">
      <w:pPr>
        <w:ind w:left="708"/>
      </w:pPr>
      <w:r>
        <w:t>&lt;paymentService version="1.4" merchantCode="SAPIENTNITROECOMMERCEV1"&gt;</w:t>
      </w:r>
    </w:p>
    <w:p w:rsidR="00831D6C" w:rsidRDefault="00831D6C" w:rsidP="00831D6C">
      <w:pPr>
        <w:ind w:left="708"/>
      </w:pPr>
      <w:r>
        <w:t xml:space="preserve">    &lt;reply&gt;</w:t>
      </w:r>
    </w:p>
    <w:p w:rsidR="00831D6C" w:rsidRDefault="00831D6C" w:rsidP="00831D6C">
      <w:pPr>
        <w:ind w:left="708"/>
      </w:pPr>
      <w:r>
        <w:t xml:space="preserve">        &lt;orderStatus orderCode="Example_Przelewy24_Order_Code"&gt;</w:t>
      </w:r>
    </w:p>
    <w:p w:rsidR="00831D6C" w:rsidRDefault="00831D6C" w:rsidP="00831D6C">
      <w:pPr>
        <w:ind w:left="708"/>
      </w:pPr>
      <w:r>
        <w:lastRenderedPageBreak/>
        <w:t xml:space="preserve">            &lt;reference id="3020980234"&gt;https://secure-test.worldpay.com/jsp/test/shopper/APMSTSimulator.jsp?customerRef=3018127000&amp;amp;paymentMethod=PRZELEWY&lt;/reference&gt;</w:t>
      </w:r>
    </w:p>
    <w:p w:rsidR="00831D6C" w:rsidRDefault="00831D6C" w:rsidP="00831D6C">
      <w:pPr>
        <w:ind w:left="708"/>
      </w:pPr>
      <w:r>
        <w:t xml:space="preserve">        &lt;/orderStatus&gt;</w:t>
      </w:r>
    </w:p>
    <w:p w:rsidR="00831D6C" w:rsidRDefault="00831D6C" w:rsidP="00831D6C">
      <w:pPr>
        <w:ind w:left="708"/>
      </w:pPr>
      <w:r>
        <w:t xml:space="preserve">    &lt;/reply&gt;</w:t>
      </w:r>
    </w:p>
    <w:p w:rsidR="00831D6C" w:rsidRDefault="00831D6C" w:rsidP="00831D6C">
      <w:pPr>
        <w:ind w:firstLine="708"/>
      </w:pPr>
      <w:r>
        <w:t>&lt;/paymentService&gt;</w:t>
      </w:r>
    </w:p>
    <w:p w:rsidR="00B84250" w:rsidRPr="00C25169" w:rsidRDefault="00B84250" w:rsidP="00C25169">
      <w:pPr>
        <w:pStyle w:val="Heading3"/>
        <w:keepNext/>
        <w:keepLines/>
        <w:numPr>
          <w:ilvl w:val="2"/>
          <w:numId w:val="47"/>
        </w:numPr>
        <w:pBdr>
          <w:bottom w:val="none" w:sz="0" w:space="0" w:color="auto"/>
        </w:pBdr>
        <w:spacing w:line="276" w:lineRule="auto"/>
        <w:ind w:left="1764"/>
        <w:rPr>
          <w:i w:val="0"/>
          <w:sz w:val="24"/>
          <w:szCs w:val="24"/>
        </w:rPr>
      </w:pPr>
      <w:bookmarkStart w:id="146" w:name="_Toc18418357"/>
      <w:r w:rsidRPr="00C25169">
        <w:rPr>
          <w:i w:val="0"/>
          <w:sz w:val="24"/>
          <w:szCs w:val="24"/>
        </w:rPr>
        <w:t>CashU</w:t>
      </w:r>
      <w:bookmarkEnd w:id="122"/>
      <w:bookmarkEnd w:id="146"/>
    </w:p>
    <w:p w:rsidR="00B84250" w:rsidRDefault="00B84250" w:rsidP="00B84250">
      <w:pPr>
        <w:ind w:left="1080"/>
      </w:pPr>
      <w:r w:rsidRPr="00F55730">
        <w:t>CashU is a popular eWallet service that allows shoppers to make online payments in the Middle East, North Africa and many other countries including Russia and Canada. Shoppers can load the eWallet in a variety of ways such as Ukash voucher and cash over the counter. In some countries a CashU prepaid card and credit card are also available</w:t>
      </w:r>
      <w:r>
        <w:t>.</w:t>
      </w:r>
    </w:p>
    <w:tbl>
      <w:tblPr>
        <w:tblStyle w:val="LightGrid-Accent5"/>
        <w:tblW w:w="4304" w:type="pct"/>
        <w:tblInd w:w="1188" w:type="dxa"/>
        <w:tblLook w:val="04A0" w:firstRow="1" w:lastRow="0" w:firstColumn="1" w:lastColumn="0" w:noHBand="0" w:noVBand="1"/>
      </w:tblPr>
      <w:tblGrid>
        <w:gridCol w:w="3921"/>
        <w:gridCol w:w="4451"/>
      </w:tblGrid>
      <w:tr w:rsidR="00B84250" w:rsidRPr="00103D9C" w:rsidTr="00B84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hideMark/>
          </w:tcPr>
          <w:p w:rsidR="00B84250" w:rsidRPr="00F40143" w:rsidRDefault="00B84250" w:rsidP="00B84250">
            <w:pPr>
              <w:spacing w:line="360" w:lineRule="auto"/>
              <w:ind w:left="1080"/>
              <w:rPr>
                <w:rFonts w:ascii="Calibri" w:eastAsia="Times New Roman" w:hAnsi="Calibri" w:cs="Times New Roman"/>
                <w:bCs w:val="0"/>
                <w:color w:val="000000"/>
                <w:sz w:val="20"/>
                <w:szCs w:val="20"/>
              </w:rPr>
            </w:pPr>
            <w:r w:rsidRPr="00F40143">
              <w:rPr>
                <w:rFonts w:ascii="Calibri" w:eastAsia="Times New Roman" w:hAnsi="Calibri" w:cs="Times New Roman"/>
                <w:bCs w:val="0"/>
                <w:color w:val="000000"/>
                <w:sz w:val="20"/>
                <w:szCs w:val="20"/>
              </w:rPr>
              <w:t>Property</w:t>
            </w:r>
          </w:p>
        </w:tc>
        <w:tc>
          <w:tcPr>
            <w:tcW w:w="0" w:type="auto"/>
            <w:hideMark/>
          </w:tcPr>
          <w:p w:rsidR="00B84250" w:rsidRPr="00F40143" w:rsidRDefault="00B84250" w:rsidP="00B84250">
            <w:pPr>
              <w:spacing w:line="360" w:lineRule="auto"/>
              <w:ind w:left="1080"/>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sz w:val="20"/>
                <w:szCs w:val="20"/>
              </w:rPr>
            </w:pPr>
            <w:r w:rsidRPr="00F40143">
              <w:rPr>
                <w:rFonts w:ascii="Calibri" w:eastAsia="Times New Roman" w:hAnsi="Calibri" w:cs="Times New Roman"/>
                <w:bCs w:val="0"/>
                <w:color w:val="000000"/>
                <w:sz w:val="20"/>
                <w:szCs w:val="20"/>
              </w:rPr>
              <w:t>Description/Value</w:t>
            </w:r>
          </w:p>
        </w:tc>
      </w:tr>
      <w:tr w:rsidR="00B84250" w:rsidRPr="00103D9C" w:rsidTr="00B84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B84250" w:rsidRPr="00F40143" w:rsidRDefault="00B84250" w:rsidP="00B84250">
            <w:pPr>
              <w:spacing w:line="360" w:lineRule="auto"/>
              <w:ind w:left="1080"/>
              <w:rPr>
                <w:rFonts w:ascii="Calibri" w:eastAsia="Times New Roman" w:hAnsi="Calibri" w:cs="Times New Roman"/>
                <w:sz w:val="20"/>
                <w:szCs w:val="20"/>
              </w:rPr>
            </w:pPr>
            <w:r>
              <w:rPr>
                <w:rFonts w:ascii="Calibri" w:eastAsia="Times New Roman" w:hAnsi="Calibri" w:cs="Times New Roman"/>
                <w:sz w:val="20"/>
                <w:szCs w:val="20"/>
              </w:rPr>
              <w:t>Payment Type</w:t>
            </w:r>
          </w:p>
        </w:tc>
        <w:tc>
          <w:tcPr>
            <w:tcW w:w="0" w:type="auto"/>
          </w:tcPr>
          <w:p w:rsidR="00B84250" w:rsidRPr="00103D9C" w:rsidRDefault="00B84250" w:rsidP="00B84250">
            <w:pPr>
              <w:spacing w:line="360" w:lineRule="auto"/>
              <w:ind w:left="108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eWallet</w:t>
            </w:r>
          </w:p>
        </w:tc>
      </w:tr>
      <w:tr w:rsidR="00B84250" w:rsidRPr="00103D9C" w:rsidTr="00B8425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B84250" w:rsidRPr="00F40143" w:rsidRDefault="00B84250" w:rsidP="00B84250">
            <w:pPr>
              <w:spacing w:line="360" w:lineRule="auto"/>
              <w:ind w:left="1080"/>
              <w:rPr>
                <w:rFonts w:ascii="Calibri" w:eastAsia="Times New Roman" w:hAnsi="Calibri" w:cs="Times New Roman"/>
                <w:bCs w:val="0"/>
                <w:sz w:val="20"/>
                <w:szCs w:val="20"/>
              </w:rPr>
            </w:pPr>
            <w:r w:rsidRPr="00F40143">
              <w:rPr>
                <w:rFonts w:ascii="Calibri" w:eastAsia="Times New Roman" w:hAnsi="Calibri" w:cs="Times New Roman"/>
                <w:bCs w:val="0"/>
                <w:sz w:val="20"/>
                <w:szCs w:val="20"/>
              </w:rPr>
              <w:t>Countries</w:t>
            </w:r>
          </w:p>
        </w:tc>
        <w:tc>
          <w:tcPr>
            <w:tcW w:w="0" w:type="auto"/>
          </w:tcPr>
          <w:p w:rsidR="00B84250" w:rsidRPr="00103D9C" w:rsidRDefault="00B84250" w:rsidP="00B84250">
            <w:pPr>
              <w:spacing w:line="360" w:lineRule="auto"/>
              <w:ind w:left="108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20"/>
                <w:szCs w:val="20"/>
              </w:rPr>
            </w:pPr>
            <w:r w:rsidRPr="001B6E0C">
              <w:rPr>
                <w:rFonts w:ascii="Calibri" w:eastAsia="Times New Roman" w:hAnsi="Calibri" w:cs="Times New Roman"/>
                <w:sz w:val="20"/>
                <w:szCs w:val="20"/>
              </w:rPr>
              <w:t>Bahrain, Canada, Egypt, Jordan, Kuwait, Lebanon, Malaysia, Mauritania, Morocco, Oman, Qatar, Saudi Arabia, Tunisia, Turkey, United Arab Emirates, Israel, Russian Federation, Tanzania, Ukraine, Uruguay, Venezuela</w:t>
            </w:r>
          </w:p>
        </w:tc>
      </w:tr>
      <w:tr w:rsidR="00B84250" w:rsidRPr="00103D9C" w:rsidTr="00B84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B84250" w:rsidRPr="00F40143" w:rsidRDefault="00B84250" w:rsidP="00B84250">
            <w:pPr>
              <w:spacing w:line="360" w:lineRule="auto"/>
              <w:ind w:left="1080"/>
              <w:rPr>
                <w:rFonts w:ascii="Calibri" w:eastAsia="Times New Roman" w:hAnsi="Calibri" w:cs="Times New Roman"/>
                <w:bCs w:val="0"/>
                <w:sz w:val="20"/>
                <w:szCs w:val="20"/>
              </w:rPr>
            </w:pPr>
            <w:r w:rsidRPr="00F40143">
              <w:rPr>
                <w:rFonts w:ascii="Calibri" w:eastAsia="Times New Roman" w:hAnsi="Calibri" w:cs="Times New Roman"/>
                <w:bCs w:val="0"/>
                <w:sz w:val="20"/>
                <w:szCs w:val="20"/>
              </w:rPr>
              <w:t>Acceptance Currencies</w:t>
            </w:r>
          </w:p>
        </w:tc>
        <w:tc>
          <w:tcPr>
            <w:tcW w:w="0" w:type="auto"/>
          </w:tcPr>
          <w:p w:rsidR="00B84250" w:rsidRDefault="00B84250" w:rsidP="00B84250">
            <w:pPr>
              <w:spacing w:line="360" w:lineRule="auto"/>
              <w:ind w:left="108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USD</w:t>
            </w:r>
          </w:p>
        </w:tc>
      </w:tr>
      <w:tr w:rsidR="00B84250" w:rsidRPr="00103D9C" w:rsidTr="00B8425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B84250" w:rsidRPr="00F40143" w:rsidRDefault="00B84250" w:rsidP="00B84250">
            <w:pPr>
              <w:spacing w:line="360" w:lineRule="auto"/>
              <w:ind w:left="1080"/>
              <w:rPr>
                <w:rFonts w:ascii="Calibri" w:eastAsia="Times New Roman" w:hAnsi="Calibri" w:cs="Times New Roman"/>
                <w:bCs w:val="0"/>
                <w:sz w:val="20"/>
                <w:szCs w:val="20"/>
              </w:rPr>
            </w:pPr>
            <w:r w:rsidRPr="00F40143">
              <w:rPr>
                <w:rFonts w:ascii="Calibri" w:eastAsia="Times New Roman" w:hAnsi="Calibri" w:cs="Times New Roman"/>
                <w:bCs w:val="0"/>
                <w:sz w:val="20"/>
                <w:szCs w:val="20"/>
              </w:rPr>
              <w:t>Mode</w:t>
            </w:r>
          </w:p>
        </w:tc>
        <w:tc>
          <w:tcPr>
            <w:tcW w:w="0" w:type="auto"/>
          </w:tcPr>
          <w:p w:rsidR="00B84250" w:rsidRPr="00103D9C" w:rsidRDefault="00B84250" w:rsidP="00B84250">
            <w:pPr>
              <w:spacing w:line="360" w:lineRule="auto"/>
              <w:ind w:left="1080"/>
              <w:cnfStyle w:val="000000010000" w:firstRow="0" w:lastRow="0" w:firstColumn="0" w:lastColumn="0" w:oddVBand="0" w:evenVBand="0" w:oddHBand="0" w:evenHBand="1" w:firstRowFirstColumn="0" w:firstRowLastColumn="0" w:lastRowFirstColumn="0" w:lastRowLastColumn="0"/>
              <w:rPr>
                <w:rFonts w:ascii="Verdana" w:eastAsia="Times New Roman" w:hAnsi="Verdana" w:cs="Times New Roman"/>
                <w:sz w:val="20"/>
                <w:szCs w:val="20"/>
              </w:rPr>
            </w:pPr>
            <w:r w:rsidRPr="00103D9C">
              <w:rPr>
                <w:rFonts w:ascii="Calibri" w:hAnsi="Calibri"/>
                <w:color w:val="393939"/>
                <w:sz w:val="20"/>
                <w:szCs w:val="20"/>
              </w:rPr>
              <w:t>DIRECT</w:t>
            </w:r>
          </w:p>
        </w:tc>
      </w:tr>
      <w:tr w:rsidR="00B84250" w:rsidRPr="00103D9C" w:rsidTr="00B84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B84250" w:rsidRPr="00F40143" w:rsidRDefault="00B84250" w:rsidP="00B84250">
            <w:pPr>
              <w:spacing w:line="360" w:lineRule="auto"/>
              <w:ind w:left="1080"/>
              <w:rPr>
                <w:rFonts w:ascii="Calibri" w:eastAsia="Times New Roman" w:hAnsi="Calibri" w:cs="Times New Roman"/>
                <w:bCs w:val="0"/>
                <w:sz w:val="20"/>
                <w:szCs w:val="20"/>
              </w:rPr>
            </w:pPr>
            <w:r>
              <w:rPr>
                <w:rFonts w:ascii="Calibri" w:eastAsia="Times New Roman" w:hAnsi="Calibri" w:cs="Times New Roman"/>
                <w:bCs w:val="0"/>
                <w:sz w:val="20"/>
                <w:szCs w:val="20"/>
              </w:rPr>
              <w:t>Payment Method Mask</w:t>
            </w:r>
          </w:p>
        </w:tc>
        <w:tc>
          <w:tcPr>
            <w:tcW w:w="0" w:type="auto"/>
          </w:tcPr>
          <w:p w:rsidR="00B84250" w:rsidRPr="00103D9C" w:rsidRDefault="00B84250" w:rsidP="00B84250">
            <w:pPr>
              <w:spacing w:line="360" w:lineRule="auto"/>
              <w:ind w:left="108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Pr>
                <w:rFonts w:ascii="Calibri" w:eastAsia="Times New Roman" w:hAnsi="Calibri" w:cs="Times New Roman"/>
                <w:sz w:val="20"/>
                <w:szCs w:val="20"/>
              </w:rPr>
              <w:t>CASHU-SSL</w:t>
            </w:r>
          </w:p>
        </w:tc>
      </w:tr>
    </w:tbl>
    <w:p w:rsidR="00B84250" w:rsidRPr="004F5C1D" w:rsidRDefault="00B84250" w:rsidP="00B84250">
      <w:pPr>
        <w:ind w:left="1080"/>
      </w:pPr>
    </w:p>
    <w:p w:rsidR="00B84250" w:rsidRDefault="00557CE6" w:rsidP="0095421A">
      <w:pPr>
        <w:pStyle w:val="Heading4"/>
        <w:keepNext/>
        <w:keepLines/>
        <w:ind w:left="1800"/>
      </w:pPr>
      <w:bookmarkStart w:id="147" w:name="_Toc406163052"/>
      <w:r>
        <w:tab/>
      </w:r>
      <w:r w:rsidR="00B84250">
        <w:t>Request Attribute Mapping</w:t>
      </w:r>
      <w:bookmarkEnd w:id="147"/>
    </w:p>
    <w:p w:rsidR="00B84250" w:rsidRDefault="00B84250" w:rsidP="00B84250">
      <w:pPr>
        <w:ind w:left="1080"/>
      </w:pPr>
      <w:r>
        <w:t>&lt;?xml version="1.0"?&gt;&lt;!DOCTYPE paymentService PUBLIC "-//</w:t>
      </w:r>
      <w:r w:rsidR="00C04461">
        <w:t>Worldpay</w:t>
      </w:r>
      <w:r>
        <w:t xml:space="preserve">//DTD </w:t>
      </w:r>
      <w:r w:rsidR="00C04461">
        <w:t>Worldpay</w:t>
      </w:r>
      <w:r>
        <w:t xml:space="preserve"> PaymentService v1//EN" "http://dtd.worldpay.com/paymentService_v1.dtd"&gt;&lt;paymentService merchantCode="SAPIENTNITROECOMMERCEV1" version="1.4"&gt;</w:t>
      </w:r>
    </w:p>
    <w:p w:rsidR="00B84250" w:rsidRDefault="00B84250" w:rsidP="00B84250">
      <w:pPr>
        <w:ind w:left="1080"/>
      </w:pPr>
      <w:r>
        <w:t xml:space="preserve">  &lt;submit&gt;</w:t>
      </w:r>
    </w:p>
    <w:p w:rsidR="00B84250" w:rsidRDefault="00B84250" w:rsidP="00B84250">
      <w:pPr>
        <w:ind w:left="1080"/>
      </w:pPr>
      <w:r>
        <w:t xml:space="preserve">    &lt;order orderCode="00004805"&gt;</w:t>
      </w:r>
    </w:p>
    <w:p w:rsidR="00B84250" w:rsidRDefault="00B84250" w:rsidP="00B84250">
      <w:pPr>
        <w:ind w:left="1080"/>
      </w:pPr>
      <w:r>
        <w:t xml:space="preserve">      &lt;description&gt;Merchant Order No 00004805&lt;/description&gt;</w:t>
      </w:r>
    </w:p>
    <w:p w:rsidR="00B84250" w:rsidRDefault="00B84250" w:rsidP="00B84250">
      <w:pPr>
        <w:ind w:left="1080"/>
      </w:pPr>
      <w:r>
        <w:t xml:space="preserve">      &lt;amount currencyCode="USD" exponent="2" value="29398"/&gt;</w:t>
      </w:r>
    </w:p>
    <w:p w:rsidR="00B84250" w:rsidRDefault="00B84250" w:rsidP="00B84250">
      <w:pPr>
        <w:ind w:left="1080"/>
      </w:pPr>
      <w:r>
        <w:t xml:space="preserve">      &lt;orderContent&gt;&amp;lt;center&amp;gt;&amp;lt;table border="1"&amp;gt;&amp;lt;tr&amp;gt;&amp;lt;th&amp;gt;Product ID&amp;lt;/th&amp;gt;&amp;lt;th&amp;gt;Product </w:t>
      </w:r>
      <w:r>
        <w:lastRenderedPageBreak/>
        <w:t xml:space="preserve">Name&amp;lt;/th&amp;gt;&amp;lt;th&amp;gt;Quantity&amp;lt;/th&amp;gt;&amp;lt;th&amp;gt;Price&amp;lt;/th&amp;gt;&amp;lt;/tr&amp;gt;&amp;lt;tr&amp;gt;&amp;lt;td&amp;gt;750518703626&amp;lt;/td&amp;gt;&amp;lt;td&amp;gt;Black Flat Front Wool Suit&amp;lt;/td&amp;gt;&amp;lt;td&amp;gt;1&amp;lt;/td&amp;gt;&amp;lt;td&amp;gt;USD 269.99&amp;lt;/td&amp;gt;&amp;lt;/tr&amp;gt;&amp;lt;tr&amp;gt;&amp;lt;td colspan="4"&amp;gt;Your payment will be handled by  </w:t>
      </w:r>
      <w:r w:rsidR="00C04461">
        <w:t>Worldpay</w:t>
      </w:r>
      <w:r>
        <w:t xml:space="preserve"> Payments Services&amp;lt;br/&amp;gt;This name may appear on your bank statement&amp;lt;br/&amp;gt;http://www.worldpay.com&amp;lt;/td&amp;gt;&amp;lt;/tr&amp;gt;&amp;lt;/table&amp;gt;&amp;lt;/center&amp;gt;&lt;/orderContent&gt;</w:t>
      </w:r>
    </w:p>
    <w:p w:rsidR="00B84250" w:rsidRDefault="00B84250" w:rsidP="00B84250">
      <w:pPr>
        <w:ind w:left="1080"/>
      </w:pPr>
      <w:r>
        <w:t xml:space="preserve">      &lt;paymentDetails&gt;</w:t>
      </w:r>
    </w:p>
    <w:p w:rsidR="00B84250" w:rsidRDefault="00B84250" w:rsidP="00B84250">
      <w:pPr>
        <w:ind w:left="1080"/>
      </w:pPr>
      <w:r>
        <w:t xml:space="preserve">        &lt;CASHU-SSL shopperCountryCode="BH"&gt;</w:t>
      </w:r>
    </w:p>
    <w:p w:rsidR="00B84250" w:rsidRDefault="00B84250" w:rsidP="00B84250">
      <w:pPr>
        <w:ind w:left="1080"/>
      </w:pPr>
      <w:r>
        <w:t xml:space="preserve">          &lt;successURL&gt;https://worldpay02-tech-prtnr-eu02-dw.demandware.net/on/demandware.store/Sites-SiteGenesis-Site/default/</w:t>
      </w:r>
      <w:r w:rsidR="00C04461">
        <w:t>Worldpay</w:t>
      </w:r>
      <w:r>
        <w:t>-Success?orderNo=00004805&lt;/successURL&gt;</w:t>
      </w:r>
    </w:p>
    <w:p w:rsidR="00B84250" w:rsidRDefault="00B84250" w:rsidP="00B84250">
      <w:pPr>
        <w:ind w:left="1080"/>
      </w:pPr>
      <w:r>
        <w:t xml:space="preserve">          &lt;cancelURL&gt;https://worldpay02-tech-prtnr-eu02-dw.demandware.net/on/demandware.store/Sites-SiteGenesis-Site/default/</w:t>
      </w:r>
      <w:r w:rsidR="00C04461">
        <w:t>Worldpay</w:t>
      </w:r>
      <w:r>
        <w:t>-Cancel?orderNo=00004805&amp;amp;apmName=CASHU-SSL&lt;/cancelURL&gt;</w:t>
      </w:r>
    </w:p>
    <w:p w:rsidR="00B84250" w:rsidRDefault="00B84250" w:rsidP="00B84250">
      <w:pPr>
        <w:ind w:left="1080"/>
      </w:pPr>
      <w:r>
        <w:t xml:space="preserve">          &lt;pendingURL&gt;https://worldpay02-tech-prtnr-eu02-dw.demandware.net/on/demandware.store/Sites-SiteGenesis-Site/default/</w:t>
      </w:r>
      <w:r w:rsidR="00C04461">
        <w:t>Worldpay</w:t>
      </w:r>
      <w:r>
        <w:t>-Pending?orderNo=00004805&amp;amp;apmName=CASHU-SSL&lt;/pendingURL&gt;</w:t>
      </w:r>
    </w:p>
    <w:p w:rsidR="00B84250" w:rsidRDefault="00B84250" w:rsidP="00B84250">
      <w:pPr>
        <w:ind w:left="1080"/>
      </w:pPr>
      <w:r>
        <w:t xml:space="preserve">        &lt;/CASHU-SSL&gt;</w:t>
      </w:r>
    </w:p>
    <w:p w:rsidR="00B84250" w:rsidRDefault="00B84250" w:rsidP="00B84250">
      <w:pPr>
        <w:ind w:left="1080"/>
      </w:pPr>
      <w:r>
        <w:t xml:space="preserve">      &lt;/paymentDetails&gt;</w:t>
      </w:r>
    </w:p>
    <w:p w:rsidR="00B84250" w:rsidRDefault="00B84250" w:rsidP="00B84250">
      <w:pPr>
        <w:ind w:left="1080"/>
      </w:pPr>
      <w:r>
        <w:t xml:space="preserve">      &lt;shopper&gt;</w:t>
      </w:r>
    </w:p>
    <w:p w:rsidR="00B84250" w:rsidRDefault="00B84250" w:rsidP="00B84250">
      <w:pPr>
        <w:ind w:left="1080"/>
      </w:pPr>
      <w:r>
        <w:t xml:space="preserve">        &lt;shopperEmailAddress&gt;usingh5@sapient.com&lt;/shopperEmailAddress&gt;</w:t>
      </w:r>
    </w:p>
    <w:p w:rsidR="00B84250" w:rsidRDefault="00B84250" w:rsidP="00B84250">
      <w:pPr>
        <w:ind w:left="1080"/>
      </w:pPr>
      <w:r>
        <w:t xml:space="preserve">      &lt;/shopper&gt;</w:t>
      </w:r>
    </w:p>
    <w:p w:rsidR="00B84250" w:rsidRDefault="00B84250" w:rsidP="00B84250">
      <w:pPr>
        <w:ind w:left="1080"/>
      </w:pPr>
      <w:r>
        <w:t xml:space="preserve">    &lt;/order&gt;</w:t>
      </w:r>
    </w:p>
    <w:p w:rsidR="00B84250" w:rsidRDefault="00B84250" w:rsidP="00B84250">
      <w:pPr>
        <w:ind w:left="1080"/>
      </w:pPr>
      <w:r>
        <w:t xml:space="preserve">  &lt;/submit&gt;</w:t>
      </w:r>
    </w:p>
    <w:p w:rsidR="00B84250" w:rsidRDefault="00B84250" w:rsidP="00B84250">
      <w:pPr>
        <w:ind w:left="1080"/>
      </w:pPr>
      <w:r>
        <w:t>&lt;/paymentService&gt;</w:t>
      </w:r>
    </w:p>
    <w:p w:rsidR="00B84250" w:rsidRDefault="00140D2E" w:rsidP="0095421A">
      <w:pPr>
        <w:pStyle w:val="Heading4"/>
        <w:keepNext/>
        <w:keepLines/>
        <w:ind w:left="1800"/>
      </w:pPr>
      <w:bookmarkStart w:id="148" w:name="_Toc406163053"/>
      <w:r>
        <w:tab/>
      </w:r>
      <w:r w:rsidR="00B84250">
        <w:t>Response Attribute Mapping</w:t>
      </w:r>
      <w:bookmarkEnd w:id="148"/>
    </w:p>
    <w:p w:rsidR="00B84250" w:rsidRDefault="00B84250" w:rsidP="00B84250">
      <w:pPr>
        <w:ind w:left="1080"/>
      </w:pPr>
      <w:r>
        <w:t>&lt;?xml version="1.0" encoding="UTF-8"?&gt;</w:t>
      </w:r>
    </w:p>
    <w:p w:rsidR="00B84250" w:rsidRDefault="00B84250" w:rsidP="00B84250">
      <w:pPr>
        <w:ind w:left="1080"/>
      </w:pPr>
      <w:r>
        <w:t>&lt;!DOCTYPE paymentService PUBLIC "-//</w:t>
      </w:r>
      <w:r w:rsidR="00C04461">
        <w:t>Worldpay</w:t>
      </w:r>
      <w:r>
        <w:t xml:space="preserve">//DTD </w:t>
      </w:r>
      <w:r w:rsidR="00C04461">
        <w:t>Worldpay</w:t>
      </w:r>
      <w:r>
        <w:t xml:space="preserve"> PaymentService v1//EN"</w:t>
      </w:r>
    </w:p>
    <w:p w:rsidR="00B84250" w:rsidRDefault="00B84250" w:rsidP="00B84250">
      <w:pPr>
        <w:ind w:left="1080"/>
      </w:pPr>
      <w:r>
        <w:t xml:space="preserve">                                "http://dtd.worldpay.com/paymentService_v1.dtd"&gt;</w:t>
      </w:r>
    </w:p>
    <w:p w:rsidR="00B84250" w:rsidRDefault="00B84250" w:rsidP="00B84250">
      <w:pPr>
        <w:ind w:left="1080"/>
      </w:pPr>
      <w:r>
        <w:t>&lt;paymentService version="1.4" merchantCode="SAPIENTNITROECOMMERCEV1"&gt;</w:t>
      </w:r>
    </w:p>
    <w:p w:rsidR="00B84250" w:rsidRDefault="00B84250" w:rsidP="00B84250">
      <w:pPr>
        <w:ind w:left="1080"/>
      </w:pPr>
      <w:r>
        <w:t xml:space="preserve">    &lt;reply&gt;</w:t>
      </w:r>
    </w:p>
    <w:p w:rsidR="00B84250" w:rsidRDefault="00B84250" w:rsidP="00B84250">
      <w:pPr>
        <w:ind w:left="1080"/>
      </w:pPr>
      <w:r>
        <w:lastRenderedPageBreak/>
        <w:t xml:space="preserve">        &lt;orderStatus orderCode="00004805"&gt;</w:t>
      </w:r>
    </w:p>
    <w:p w:rsidR="00B84250" w:rsidRDefault="00B84250" w:rsidP="00B84250">
      <w:pPr>
        <w:ind w:left="1080"/>
      </w:pPr>
      <w:r>
        <w:t xml:space="preserve">            &lt;reference id="3019678016"&gt;https://secure-test.worldpay.com/jsp/test/shopper/APMSTSimulator.jsp?customerRef=3016933093&amp;amp;paymentMethod=CASHU&lt;/reference&gt;</w:t>
      </w:r>
    </w:p>
    <w:p w:rsidR="00B84250" w:rsidRDefault="00B84250" w:rsidP="00B84250">
      <w:pPr>
        <w:ind w:left="1080"/>
      </w:pPr>
      <w:r>
        <w:t xml:space="preserve">        &lt;/orderStatus&gt;</w:t>
      </w:r>
    </w:p>
    <w:p w:rsidR="00B84250" w:rsidRDefault="00B84250" w:rsidP="00B84250">
      <w:pPr>
        <w:ind w:left="1080"/>
      </w:pPr>
      <w:r>
        <w:t xml:space="preserve">    &lt;/reply&gt;</w:t>
      </w:r>
    </w:p>
    <w:p w:rsidR="00B84250" w:rsidRDefault="00B84250" w:rsidP="00B84250">
      <w:pPr>
        <w:ind w:left="1080"/>
      </w:pPr>
      <w:r>
        <w:t>&lt;/paymentService&gt;</w:t>
      </w:r>
    </w:p>
    <w:p w:rsidR="00484375" w:rsidRDefault="00484375" w:rsidP="00484375">
      <w:pPr>
        <w:pStyle w:val="Heading3"/>
        <w:keepNext/>
        <w:keepLines/>
        <w:numPr>
          <w:ilvl w:val="2"/>
          <w:numId w:val="47"/>
        </w:numPr>
        <w:pBdr>
          <w:bottom w:val="none" w:sz="0" w:space="0" w:color="auto"/>
        </w:pBdr>
        <w:spacing w:line="276" w:lineRule="auto"/>
        <w:ind w:left="1764"/>
        <w:rPr>
          <w:i w:val="0"/>
          <w:sz w:val="24"/>
          <w:szCs w:val="24"/>
        </w:rPr>
      </w:pPr>
      <w:bookmarkStart w:id="149" w:name="_Toc18418358"/>
      <w:r w:rsidRPr="00484375">
        <w:rPr>
          <w:i w:val="0"/>
          <w:sz w:val="24"/>
          <w:szCs w:val="24"/>
        </w:rPr>
        <w:t>KLARNA</w:t>
      </w:r>
      <w:bookmarkEnd w:id="149"/>
    </w:p>
    <w:p w:rsidR="00206A57" w:rsidRDefault="00484375" w:rsidP="00206A57">
      <w:pPr>
        <w:ind w:left="1080"/>
        <w:rPr>
          <w:rFonts w:ascii="Calibri" w:hAnsi="Calibri"/>
          <w:color w:val="333333"/>
          <w:shd w:val="clear" w:color="auto" w:fill="FFFFFF"/>
        </w:rPr>
      </w:pPr>
      <w:r w:rsidRPr="00484375">
        <w:t>Klarna is a 'buy now, pay later' deferred payment method that gives shoppers</w:t>
      </w:r>
      <w:r w:rsidR="00206A57">
        <w:t xml:space="preserve"> the chance to view and use</w:t>
      </w:r>
      <w:r w:rsidRPr="00484375">
        <w:t xml:space="preserve"> product before they pay for it.</w:t>
      </w:r>
      <w:r w:rsidR="00206A57" w:rsidRPr="00206A57">
        <w:rPr>
          <w:rFonts w:ascii="Calibri" w:hAnsi="Calibri"/>
          <w:color w:val="333333"/>
          <w:shd w:val="clear" w:color="auto" w:fill="FFFFFF"/>
        </w:rPr>
        <w:t xml:space="preserve"> </w:t>
      </w:r>
      <w:r w:rsidR="00206A57">
        <w:rPr>
          <w:rFonts w:ascii="Calibri" w:hAnsi="Calibri"/>
          <w:color w:val="333333"/>
          <w:shd w:val="clear" w:color="auto" w:fill="FFFFFF"/>
        </w:rPr>
        <w:t>Klarna provide three payments methods to the shopper, Pay later, Slice it and Pay now, each with further options to give maximum flexibility. </w:t>
      </w:r>
    </w:p>
    <w:tbl>
      <w:tblPr>
        <w:tblStyle w:val="LightGrid-Accent5"/>
        <w:tblW w:w="4304" w:type="pct"/>
        <w:tblInd w:w="1188" w:type="dxa"/>
        <w:tblLook w:val="04A0" w:firstRow="1" w:lastRow="0" w:firstColumn="1" w:lastColumn="0" w:noHBand="0" w:noVBand="1"/>
      </w:tblPr>
      <w:tblGrid>
        <w:gridCol w:w="3921"/>
        <w:gridCol w:w="4451"/>
      </w:tblGrid>
      <w:tr w:rsidR="00206A57" w:rsidRPr="00F40143" w:rsidTr="00EE7F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hideMark/>
          </w:tcPr>
          <w:p w:rsidR="00206A57" w:rsidRPr="00F40143" w:rsidRDefault="00206A57" w:rsidP="00EE7F39">
            <w:pPr>
              <w:spacing w:line="360" w:lineRule="auto"/>
              <w:ind w:left="1080"/>
              <w:rPr>
                <w:rFonts w:ascii="Calibri" w:eastAsia="Times New Roman" w:hAnsi="Calibri" w:cs="Times New Roman"/>
                <w:bCs w:val="0"/>
                <w:color w:val="000000"/>
                <w:sz w:val="20"/>
                <w:szCs w:val="20"/>
              </w:rPr>
            </w:pPr>
            <w:r w:rsidRPr="00F40143">
              <w:rPr>
                <w:rFonts w:ascii="Calibri" w:eastAsia="Times New Roman" w:hAnsi="Calibri" w:cs="Times New Roman"/>
                <w:bCs w:val="0"/>
                <w:color w:val="000000"/>
                <w:sz w:val="20"/>
                <w:szCs w:val="20"/>
              </w:rPr>
              <w:t>Property</w:t>
            </w:r>
          </w:p>
        </w:tc>
        <w:tc>
          <w:tcPr>
            <w:tcW w:w="0" w:type="auto"/>
            <w:hideMark/>
          </w:tcPr>
          <w:p w:rsidR="00206A57" w:rsidRPr="00F40143" w:rsidRDefault="00206A57" w:rsidP="00EE7F39">
            <w:pPr>
              <w:spacing w:line="360" w:lineRule="auto"/>
              <w:ind w:left="1080"/>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sz w:val="20"/>
                <w:szCs w:val="20"/>
              </w:rPr>
            </w:pPr>
            <w:r w:rsidRPr="00F40143">
              <w:rPr>
                <w:rFonts w:ascii="Calibri" w:eastAsia="Times New Roman" w:hAnsi="Calibri" w:cs="Times New Roman"/>
                <w:bCs w:val="0"/>
                <w:color w:val="000000"/>
                <w:sz w:val="20"/>
                <w:szCs w:val="20"/>
              </w:rPr>
              <w:t>Description/Value</w:t>
            </w:r>
          </w:p>
        </w:tc>
      </w:tr>
      <w:tr w:rsidR="00206A57" w:rsidRPr="00103D9C" w:rsidTr="00EE7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206A57" w:rsidRPr="00F40143" w:rsidRDefault="00206A57" w:rsidP="00EE7F39">
            <w:pPr>
              <w:spacing w:line="360" w:lineRule="auto"/>
              <w:ind w:left="1080"/>
              <w:rPr>
                <w:rFonts w:ascii="Calibri" w:eastAsia="Times New Roman" w:hAnsi="Calibri" w:cs="Times New Roman"/>
                <w:sz w:val="20"/>
                <w:szCs w:val="20"/>
              </w:rPr>
            </w:pPr>
            <w:r>
              <w:rPr>
                <w:rFonts w:ascii="Calibri" w:eastAsia="Times New Roman" w:hAnsi="Calibri" w:cs="Times New Roman"/>
                <w:sz w:val="20"/>
                <w:szCs w:val="20"/>
              </w:rPr>
              <w:t>Payment Type</w:t>
            </w:r>
          </w:p>
        </w:tc>
        <w:tc>
          <w:tcPr>
            <w:tcW w:w="0" w:type="auto"/>
          </w:tcPr>
          <w:p w:rsidR="00206A57" w:rsidRPr="00206A57" w:rsidRDefault="00206A57" w:rsidP="00206A57">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sidRPr="00206A57">
              <w:rPr>
                <w:rFonts w:ascii="Calibri" w:hAnsi="Calibri"/>
                <w:color w:val="393939"/>
                <w:sz w:val="20"/>
                <w:szCs w:val="20"/>
              </w:rPr>
              <w:t xml:space="preserve">Invoice, Account, Planned Payments, </w:t>
            </w:r>
            <w:r>
              <w:rPr>
                <w:rFonts w:ascii="Calibri" w:hAnsi="Calibri"/>
                <w:color w:val="393939"/>
                <w:sz w:val="20"/>
                <w:szCs w:val="20"/>
              </w:rPr>
              <w:t>Pay in X months</w:t>
            </w:r>
          </w:p>
          <w:p w:rsidR="00206A57" w:rsidRPr="00103D9C" w:rsidRDefault="00206A57" w:rsidP="00EE7F39">
            <w:pPr>
              <w:spacing w:line="360" w:lineRule="auto"/>
              <w:ind w:left="108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p>
        </w:tc>
      </w:tr>
      <w:tr w:rsidR="00206A57" w:rsidRPr="00103D9C" w:rsidTr="00EE7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206A57" w:rsidRPr="00F40143" w:rsidRDefault="00206A57" w:rsidP="00EE7F39">
            <w:pPr>
              <w:spacing w:line="360" w:lineRule="auto"/>
              <w:ind w:left="1080"/>
              <w:rPr>
                <w:rFonts w:ascii="Calibri" w:eastAsia="Times New Roman" w:hAnsi="Calibri" w:cs="Times New Roman"/>
                <w:bCs w:val="0"/>
                <w:sz w:val="20"/>
                <w:szCs w:val="20"/>
              </w:rPr>
            </w:pPr>
            <w:r w:rsidRPr="00F40143">
              <w:rPr>
                <w:rFonts w:ascii="Calibri" w:eastAsia="Times New Roman" w:hAnsi="Calibri" w:cs="Times New Roman"/>
                <w:bCs w:val="0"/>
                <w:sz w:val="20"/>
                <w:szCs w:val="20"/>
              </w:rPr>
              <w:t>Countries</w:t>
            </w:r>
          </w:p>
        </w:tc>
        <w:tc>
          <w:tcPr>
            <w:tcW w:w="0" w:type="auto"/>
          </w:tcPr>
          <w:p w:rsidR="0022158E" w:rsidRPr="0022158E" w:rsidRDefault="0022158E" w:rsidP="0022158E">
            <w:pPr>
              <w:spacing w:line="360" w:lineRule="auto"/>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sidRPr="0022158E">
              <w:rPr>
                <w:rFonts w:ascii="Calibri" w:hAnsi="Calibri"/>
                <w:color w:val="393939"/>
                <w:sz w:val="20"/>
                <w:szCs w:val="20"/>
              </w:rPr>
              <w:t>Invoice: Austria, Finland, Germany, Netherlands, Norway, Sweden, United Kingdom</w:t>
            </w:r>
          </w:p>
          <w:p w:rsidR="0022158E" w:rsidRPr="0022158E" w:rsidRDefault="0022158E" w:rsidP="0022158E">
            <w:pPr>
              <w:spacing w:line="360" w:lineRule="auto"/>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sidRPr="0022158E">
              <w:rPr>
                <w:rFonts w:ascii="Calibri" w:hAnsi="Calibri"/>
                <w:color w:val="393939"/>
                <w:sz w:val="20"/>
                <w:szCs w:val="20"/>
              </w:rPr>
              <w:t>Account: Finland, Germany, Norway, Sweden</w:t>
            </w:r>
          </w:p>
          <w:p w:rsidR="0022158E" w:rsidRPr="0022158E" w:rsidRDefault="0022158E" w:rsidP="0022158E">
            <w:pPr>
              <w:spacing w:line="360" w:lineRule="auto"/>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sidRPr="0022158E">
              <w:rPr>
                <w:rFonts w:ascii="Calibri" w:hAnsi="Calibri"/>
                <w:color w:val="393939"/>
                <w:sz w:val="20"/>
                <w:szCs w:val="20"/>
              </w:rPr>
              <w:t>Planned Payments: Finland, Germany, Norway, Sweden</w:t>
            </w:r>
          </w:p>
          <w:p w:rsidR="0022158E" w:rsidRPr="0022158E" w:rsidRDefault="0022158E" w:rsidP="0022158E">
            <w:pPr>
              <w:spacing w:line="360" w:lineRule="auto"/>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Pr>
                <w:rFonts w:ascii="Calibri" w:hAnsi="Calibri"/>
                <w:color w:val="393939"/>
                <w:sz w:val="20"/>
                <w:szCs w:val="20"/>
              </w:rPr>
              <w:t>Pay in X Month</w:t>
            </w:r>
            <w:r w:rsidRPr="0022158E">
              <w:rPr>
                <w:rFonts w:ascii="Calibri" w:hAnsi="Calibri"/>
                <w:color w:val="393939"/>
                <w:sz w:val="20"/>
                <w:szCs w:val="20"/>
              </w:rPr>
              <w:t>: Finland, Germany, Norway, Sweden</w:t>
            </w:r>
          </w:p>
          <w:p w:rsidR="00206A57" w:rsidRPr="00103D9C" w:rsidRDefault="00206A57" w:rsidP="00EE7F39">
            <w:pPr>
              <w:spacing w:line="360" w:lineRule="auto"/>
              <w:ind w:left="108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20"/>
                <w:szCs w:val="20"/>
              </w:rPr>
            </w:pPr>
          </w:p>
        </w:tc>
      </w:tr>
      <w:tr w:rsidR="00206A57" w:rsidTr="00EE7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206A57" w:rsidRPr="00F40143" w:rsidRDefault="00206A57" w:rsidP="00EE7F39">
            <w:pPr>
              <w:spacing w:line="360" w:lineRule="auto"/>
              <w:ind w:left="1080"/>
              <w:rPr>
                <w:rFonts w:ascii="Calibri" w:eastAsia="Times New Roman" w:hAnsi="Calibri" w:cs="Times New Roman"/>
                <w:bCs w:val="0"/>
                <w:sz w:val="20"/>
                <w:szCs w:val="20"/>
              </w:rPr>
            </w:pPr>
            <w:r w:rsidRPr="00F40143">
              <w:rPr>
                <w:rFonts w:ascii="Calibri" w:eastAsia="Times New Roman" w:hAnsi="Calibri" w:cs="Times New Roman"/>
                <w:bCs w:val="0"/>
                <w:sz w:val="20"/>
                <w:szCs w:val="20"/>
              </w:rPr>
              <w:t>Acceptance Currencies</w:t>
            </w:r>
          </w:p>
        </w:tc>
        <w:tc>
          <w:tcPr>
            <w:tcW w:w="0" w:type="auto"/>
          </w:tcPr>
          <w:p w:rsidR="00206A57" w:rsidRDefault="0022158E" w:rsidP="00EE7F39">
            <w:pPr>
              <w:spacing w:line="360" w:lineRule="auto"/>
              <w:ind w:left="108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EUR,GBP,NOK,SEK</w:t>
            </w:r>
          </w:p>
        </w:tc>
      </w:tr>
      <w:tr w:rsidR="00206A57" w:rsidRPr="00103D9C" w:rsidTr="00EE7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206A57" w:rsidRPr="00F40143" w:rsidRDefault="00206A57" w:rsidP="00EE7F39">
            <w:pPr>
              <w:spacing w:line="360" w:lineRule="auto"/>
              <w:ind w:left="1080"/>
              <w:rPr>
                <w:rFonts w:ascii="Calibri" w:eastAsia="Times New Roman" w:hAnsi="Calibri" w:cs="Times New Roman"/>
                <w:bCs w:val="0"/>
                <w:sz w:val="20"/>
                <w:szCs w:val="20"/>
              </w:rPr>
            </w:pPr>
            <w:r w:rsidRPr="00F40143">
              <w:rPr>
                <w:rFonts w:ascii="Calibri" w:eastAsia="Times New Roman" w:hAnsi="Calibri" w:cs="Times New Roman"/>
                <w:bCs w:val="0"/>
                <w:sz w:val="20"/>
                <w:szCs w:val="20"/>
              </w:rPr>
              <w:t>Mode</w:t>
            </w:r>
          </w:p>
        </w:tc>
        <w:tc>
          <w:tcPr>
            <w:tcW w:w="0" w:type="auto"/>
          </w:tcPr>
          <w:p w:rsidR="00206A57" w:rsidRPr="00103D9C" w:rsidRDefault="00206A57" w:rsidP="00EE7F39">
            <w:pPr>
              <w:spacing w:line="360" w:lineRule="auto"/>
              <w:ind w:left="1080"/>
              <w:cnfStyle w:val="000000010000" w:firstRow="0" w:lastRow="0" w:firstColumn="0" w:lastColumn="0" w:oddVBand="0" w:evenVBand="0" w:oddHBand="0" w:evenHBand="1" w:firstRowFirstColumn="0" w:firstRowLastColumn="0" w:lastRowFirstColumn="0" w:lastRowLastColumn="0"/>
              <w:rPr>
                <w:rFonts w:ascii="Verdana" w:eastAsia="Times New Roman" w:hAnsi="Verdana" w:cs="Times New Roman"/>
                <w:sz w:val="20"/>
                <w:szCs w:val="20"/>
              </w:rPr>
            </w:pPr>
            <w:r w:rsidRPr="00103D9C">
              <w:rPr>
                <w:rFonts w:ascii="Calibri" w:hAnsi="Calibri"/>
                <w:color w:val="393939"/>
                <w:sz w:val="20"/>
                <w:szCs w:val="20"/>
              </w:rPr>
              <w:t>DIRECT</w:t>
            </w:r>
            <w:r w:rsidR="0022158E">
              <w:rPr>
                <w:rFonts w:ascii="Calibri" w:hAnsi="Calibri"/>
                <w:color w:val="393939"/>
                <w:sz w:val="20"/>
                <w:szCs w:val="20"/>
              </w:rPr>
              <w:t xml:space="preserve"> and HPP </w:t>
            </w:r>
          </w:p>
        </w:tc>
      </w:tr>
      <w:tr w:rsidR="00206A57" w:rsidRPr="00103D9C" w:rsidTr="00EE7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206A57" w:rsidRPr="00F40143" w:rsidRDefault="00206A57" w:rsidP="00EE7F39">
            <w:pPr>
              <w:spacing w:line="360" w:lineRule="auto"/>
              <w:ind w:left="1080"/>
              <w:rPr>
                <w:rFonts w:ascii="Calibri" w:eastAsia="Times New Roman" w:hAnsi="Calibri" w:cs="Times New Roman"/>
                <w:bCs w:val="0"/>
                <w:sz w:val="20"/>
                <w:szCs w:val="20"/>
              </w:rPr>
            </w:pPr>
            <w:r>
              <w:rPr>
                <w:rFonts w:ascii="Calibri" w:eastAsia="Times New Roman" w:hAnsi="Calibri" w:cs="Times New Roman"/>
                <w:bCs w:val="0"/>
                <w:sz w:val="20"/>
                <w:szCs w:val="20"/>
              </w:rPr>
              <w:t>Payment Method Mask</w:t>
            </w:r>
          </w:p>
        </w:tc>
        <w:tc>
          <w:tcPr>
            <w:tcW w:w="0" w:type="auto"/>
          </w:tcPr>
          <w:p w:rsidR="00206A57" w:rsidRPr="00103D9C" w:rsidRDefault="0022158E" w:rsidP="00EE7F39">
            <w:pPr>
              <w:spacing w:line="360" w:lineRule="auto"/>
              <w:ind w:left="108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Pr>
                <w:rFonts w:ascii="Calibri" w:eastAsia="Times New Roman" w:hAnsi="Calibri" w:cs="Times New Roman"/>
                <w:sz w:val="20"/>
                <w:szCs w:val="20"/>
              </w:rPr>
              <w:t>KLARNA</w:t>
            </w:r>
            <w:r w:rsidR="00206A57">
              <w:rPr>
                <w:rFonts w:ascii="Calibri" w:eastAsia="Times New Roman" w:hAnsi="Calibri" w:cs="Times New Roman"/>
                <w:sz w:val="20"/>
                <w:szCs w:val="20"/>
              </w:rPr>
              <w:t>-SSL</w:t>
            </w:r>
          </w:p>
        </w:tc>
      </w:tr>
    </w:tbl>
    <w:p w:rsidR="00206A57" w:rsidRPr="00484375" w:rsidRDefault="00206A57" w:rsidP="00206A57">
      <w:pPr>
        <w:ind w:left="1080"/>
      </w:pPr>
    </w:p>
    <w:p w:rsidR="0022158E" w:rsidRDefault="0022158E" w:rsidP="00024B54">
      <w:pPr>
        <w:pStyle w:val="Heading4"/>
        <w:keepNext/>
        <w:keepLines/>
        <w:ind w:left="1800"/>
      </w:pPr>
      <w:r>
        <w:t>Request Attribute Mapping</w:t>
      </w:r>
      <w:r w:rsidR="00024B54">
        <w:t xml:space="preserve"> Direct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&lt;?xml version="1.0" encoding="UTF-8"?&gt;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&lt;!DOCTYPE paymentService PUBLIC "-//RBS WorldPay//DTD RBS WorldPay PaymentService v1//EN" "http://dtd.wp3.rbsworldpay.com/paymentService_v1.dtd"&gt;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&lt;paymentService version="1.4" merchantCode="$$MERCHANT_CODE$$"&gt;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&lt;submit&gt;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 orderCode="$$ORDER_CODE$$"&gt;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&lt;description&gt;jsredirect test order&lt;/description&gt;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&lt;amount value="20000" currencyCode="GBP" exponent="2"/&gt;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&lt;orderContent&gt;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lastRenderedPageBreak/>
        <w:t>        &lt;![CDATA[]]&gt;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&lt;/orderContent&gt;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&lt;paymentDetails&gt;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&lt;KLARNA-SSL&gt;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&lt;purchaseCountry&gt;gb&lt;/purchaseCountry&gt;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&lt;shopperLocale&gt;en-gb&lt;/shopperLocale&gt;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&lt;merchantUrls&gt;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&lt;checkoutURL&gt;http://www.companyname.co.uk&lt;/checkoutURL&gt;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&lt;confirmationURL&gt;http://www.success.com&lt;/confirmationURL&gt;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&lt;/merchantUrls&gt;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&lt;/KLARNA-SSL&gt;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&lt;/paymentDetails&gt;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&lt;shopper&gt;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&lt;shopperEmailAddress&gt;sp@worldpay.com&lt;/shopperEmailAddress&gt;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&lt;/shopper&gt;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&lt;orderLines&gt;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&lt;orderTaxAmount&gt;4000&lt;/orderTaxAmount&gt;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&lt;termsURL&gt;http://www.terms.co.uk?test&lt;/termsURL&gt;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&lt;lineItem&gt;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&lt;physical/&gt;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&lt;reference&gt;1&lt;/reference&gt;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&lt;name&gt;Bananas&lt;/name&gt;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&lt;quantity&gt;10&lt;/quantity&gt;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&lt;quantityUnit&gt;bag&lt;/quantityUnit&gt;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&lt;unitPrice&gt;1000&lt;/unitPrice&gt;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&lt;taxRate&gt;2500&lt;/taxRate&gt;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&lt;totalAmount&gt;10000&lt;/totalAmount&gt;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&lt;totalTaxAmount&gt;2000&lt;/totalTaxAmount&gt;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&lt;totalDiscountAmount&gt;0&lt;/totalDiscountAmount&gt;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&lt;/lineItem&gt;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&lt;lineItem&gt;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&lt;physical/&gt;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&lt;reference&gt;2&lt;/reference&gt;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&lt;name&gt;Oranges&lt;/name&gt;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&lt;quantity&gt;1&lt;/quantity&gt;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&lt;quantityUnit&gt;bag&lt;/quantityUnit&gt;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&lt;unitPrice&gt;10000&lt;/unitPrice&gt;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&lt;taxRate&gt;2500&lt;/taxRate&gt;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&lt;totalAmount&gt;10000&lt;/totalAmount&gt;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&lt;totalTaxAmount&gt;2000&lt;/totalTaxAmount&gt;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&lt;totalDiscountAmount&gt;0&lt;/totalDiscountAmount&gt;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&lt;/lineItem&gt;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&lt;/orderLines&gt;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&lt;/submit&gt;</w:t>
      </w:r>
    </w:p>
    <w:p w:rsidR="00024B54" w:rsidRPr="00024B54" w:rsidRDefault="00024B54" w:rsidP="00024B54">
      <w:pPr>
        <w:shd w:val="clear" w:color="auto" w:fill="FFFFFF"/>
        <w:spacing w:after="0" w:line="240" w:lineRule="auto"/>
        <w:rPr>
          <w:rFonts w:eastAsia="Times New Roman" w:cs="Consolas"/>
          <w:color w:val="333333"/>
        </w:rPr>
      </w:pPr>
      <w:r w:rsidRPr="00024B54">
        <w:rPr>
          <w:rFonts w:eastAsia="Times New Roman" w:cs="Consolas"/>
        </w:rPr>
        <w:t>&lt;/paymentService&gt;</w:t>
      </w:r>
    </w:p>
    <w:p w:rsidR="00024B54" w:rsidRDefault="00024B54" w:rsidP="00024B54"/>
    <w:p w:rsidR="005B2C2E" w:rsidRPr="00024B54" w:rsidRDefault="005B2C2E" w:rsidP="00024B54"/>
    <w:p w:rsidR="00024B54" w:rsidRDefault="0022158E" w:rsidP="00024B54">
      <w:pPr>
        <w:pStyle w:val="Heading4"/>
        <w:keepNext/>
        <w:keepLines/>
        <w:ind w:left="1800"/>
      </w:pPr>
      <w:r>
        <w:lastRenderedPageBreak/>
        <w:t>Response Attribute Mapping</w:t>
      </w:r>
      <w:r w:rsidR="00024B54">
        <w:t xml:space="preserve"> Direct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&lt;?xml version="1.0" encoding="UTF-8"?&gt;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&lt;!DOCTYPE paymentService PUBLIC "-//WorldPay//DTD WorldPay PaymentService v1//EN" "https://secure.worldpay.com/dtd/paymentService_v1.dtd"&gt;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&lt;paymentService version="1.4" merchantCode="YOUR_MERCHANT_CODE"&gt;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&lt;reply&gt;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&lt;orderStatus orderCode="jsxml3857727180"&gt;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&lt;payment&gt;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&lt;paymentMethod&gt;KLARNA-SSL&lt;/paymentMethod&gt;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&lt;amount value="20000" currencyCode="EUR" exponent="2" debitCreditIndicator="credit"/&gt;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&lt;lastEvent&gt;SHOPPER_REDIRECTED&lt;/lastEvent&gt;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&lt;/payment&gt;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&lt;reference id="be76920a-0fc3-5299-996f-af7476253837"&gt;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CDATA[PGRpdiBpZD0ia2xhcm5hLWNoZWNrb3V0LWNvbnRhaW5lciIgc3R5bGU9Im92ZXJmbG93LXg6IGhpZGRlbjsiPgogICAgPHNjcmlwdCB0eXBlPSJ0ZXh0L2phdmFzY3JpcHQiPgogICAgLyogPCFbQ0RBVEFbICovCiAgICAgICAgKGZ1bmN0aW9uKHcsayxpLGQsbixjLGwscCl7CiAgICAgICAgICAgIHdba109d1trXXx8ZnVuY3Rpb24oKXsod1trXS5x&gt;</w:t>
      </w:r>
    </w:p>
    <w:p w:rsidR="00024B54" w:rsidRPr="00024B54" w:rsidRDefault="00024B54" w:rsidP="00024B54"/>
    <w:p w:rsidR="00024B54" w:rsidRDefault="00024B54" w:rsidP="00024B54">
      <w:pPr>
        <w:pStyle w:val="Heading4"/>
        <w:keepNext/>
        <w:keepLines/>
        <w:ind w:left="1800"/>
      </w:pPr>
      <w:r>
        <w:t>Request Attribute Mapping Hosted Payment Pages</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&lt;?xml version="1.0" encoding="UTF-8"?&gt;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&lt;!DOCTYPE paymentService PUBLIC "-//RBS WorldPay//DTD RBS WorldPay PaymentService v1//EN" "http://dtd.wp3.rbsworldpay.com/paymentService_v1.dtd"&gt;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&lt;paymentService version="1.4" merchantCode="$$MERCHANT_CODE$$"&gt;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&lt;submit&gt;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 orderCode="$$ORDER_CODE$$" installationId="$$INSTALLATION_ID$$"&gt;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&lt;description&gt;jsredirect test order&lt;/description&gt;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&lt;amount value="20000" currencyCode="GBP" exponent="2"/&gt;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&lt;orderContent&gt;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&lt;![CDATA[]]&gt;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&lt;/orderContent&gt;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&lt;paymentMethodMask&gt;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&lt;include code="ALL"/&gt;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&lt;/paymentMethodMask&gt;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&lt;shopper&gt;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&lt;shopperEmailAddress&gt;sp@worldpay.com&lt;/shopperEmailAddress&gt;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&lt;/shopper&gt;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&lt;shippingAddress&gt;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&lt;address&gt;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&lt;firstName&gt;John&lt;/firstName&gt;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&lt;lastName&gt;Doe&lt;/lastName&gt;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&lt;address1&gt;Units 270 - 289&lt;/address1&gt;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&lt;address2&gt;The Science Park&lt;/address2&gt;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&lt;address3&gt;Milton Road&lt;/address3&gt;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&lt;postalCode&gt;CB4 0WE&lt;/postalCode&gt;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&lt;city&gt;Cambridge&lt;/city&gt;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&lt;state&gt;Cambridgeshire&lt;/state&gt;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&lt;countryCode&gt;GB&lt;/countryCode&gt;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&lt;telephoneNumber&gt;01223 123456&lt;/telephoneNumber&gt;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&lt;/address&gt;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lastRenderedPageBreak/>
        <w:t>      &lt;/shippingAddress&gt;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&lt;orderLines&gt;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&lt;orderTaxAmount&gt;4000&lt;/orderTaxAmount&gt;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&lt;termsURL&gt;http://www.terms.co.uk?test&lt;/termsURL&gt;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&lt;lineItem&gt;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&lt;physical/&gt;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&lt;reference&gt;1&lt;/reference&gt;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&lt;name&gt;Bananas&lt;/name&gt;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&lt;quantity&gt;10&lt;/quantity&gt;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&lt;quantityUnit&gt;bag&lt;/quantityUnit&gt;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&lt;unitPrice&gt;1000&lt;/unitPrice&gt;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&lt;taxRate&gt;2500&lt;/taxRate&gt;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&lt;totalAmount&gt;10000&lt;/totalAmount&gt;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&lt;totalTaxAmount&gt;2000&lt;/totalTaxAmount&gt;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&lt;totalDiscountAmount&gt;0&lt;/totalDiscountAmount&gt;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&lt;/lineItem&gt;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&lt;lineItem&gt;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&lt;physical/&gt;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&lt;reference&gt;2&lt;/reference&gt;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&lt;name&gt;Oranges&lt;/name&gt;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&lt;quantity&gt;1&lt;/quantity&gt;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&lt;quantityUnit&gt;bag&lt;/quantityUnit&gt;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&lt;unitPrice&gt;10000&lt;/unitPrice&gt;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&lt;taxRate&gt;2500&lt;/taxRate&gt;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&lt;totalAmount&gt;10000&lt;/totalAmount&gt;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&lt;totalTaxAmount&gt;2000&lt;/totalTaxAmount&gt;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&lt;totalDiscountAmount&gt;0&lt;/totalDiscountAmount&gt;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&lt;/lineItem&gt;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&lt;/orderLines&gt;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&lt;/submit&gt;</w:t>
      </w:r>
    </w:p>
    <w:p w:rsidR="00024B54" w:rsidRPr="00024B54" w:rsidRDefault="00024B54" w:rsidP="00024B54">
      <w:pPr>
        <w:shd w:val="clear" w:color="auto" w:fill="FFFFFF"/>
        <w:spacing w:after="0" w:line="240" w:lineRule="auto"/>
        <w:rPr>
          <w:rFonts w:ascii="Consolas" w:eastAsia="Times New Roman" w:hAnsi="Consolas" w:cs="Consolas"/>
          <w:color w:val="333333"/>
          <w:sz w:val="24"/>
          <w:szCs w:val="24"/>
        </w:rPr>
      </w:pPr>
      <w:r w:rsidRPr="00024B54">
        <w:rPr>
          <w:rFonts w:eastAsia="Times New Roman" w:cs="Consolas"/>
        </w:rPr>
        <w:t>&lt;/paymentService&gt;</w:t>
      </w:r>
    </w:p>
    <w:p w:rsidR="00024B54" w:rsidRPr="00024B54" w:rsidRDefault="00024B54" w:rsidP="00024B54"/>
    <w:p w:rsidR="00024B54" w:rsidRDefault="00024B54" w:rsidP="00024B54">
      <w:pPr>
        <w:pStyle w:val="Heading4"/>
        <w:keepNext/>
        <w:keepLines/>
        <w:ind w:left="1800"/>
      </w:pPr>
      <w:r>
        <w:t>Response Attribute Mapping Mapping Hosted Payment Pages</w:t>
      </w:r>
    </w:p>
    <w:p w:rsidR="00024B54" w:rsidRPr="00024B54" w:rsidRDefault="00024B54" w:rsidP="00024B54">
      <w:pPr>
        <w:shd w:val="clear" w:color="auto" w:fill="FFFFFF"/>
        <w:spacing w:after="0" w:line="240" w:lineRule="auto"/>
        <w:rPr>
          <w:rFonts w:eastAsia="Times New Roman" w:cs="Consolas"/>
        </w:rPr>
      </w:pPr>
      <w:r w:rsidRPr="005B2C2E">
        <w:rPr>
          <w:rFonts w:eastAsia="Times New Roman" w:cs="Consolas"/>
        </w:rPr>
        <w:t>&lt;?xml version="1.0" encoding="UTF-8"?&gt;</w:t>
      </w:r>
    </w:p>
    <w:p w:rsidR="00024B54" w:rsidRPr="00024B54" w:rsidRDefault="00024B54" w:rsidP="00024B54">
      <w:pPr>
        <w:shd w:val="clear" w:color="auto" w:fill="FFFFFF"/>
        <w:spacing w:after="0" w:line="240" w:lineRule="auto"/>
        <w:rPr>
          <w:rFonts w:eastAsia="Times New Roman" w:cs="Consolas"/>
        </w:rPr>
      </w:pPr>
      <w:r w:rsidRPr="005B2C2E">
        <w:rPr>
          <w:rFonts w:eastAsia="Times New Roman" w:cs="Consolas"/>
        </w:rPr>
        <w:t>&lt;!DOCTYPE paymentService PUBLIC "-//WorldPay//DTD WorldPay PaymentService v1//EN""http://dtd.worldpay.com/paymentService_v1.dtd"&gt;</w:t>
      </w:r>
    </w:p>
    <w:p w:rsidR="00024B54" w:rsidRPr="00024B54" w:rsidRDefault="00024B54" w:rsidP="00024B54">
      <w:pPr>
        <w:shd w:val="clear" w:color="auto" w:fill="FFFFFF"/>
        <w:spacing w:after="0" w:line="240" w:lineRule="auto"/>
        <w:rPr>
          <w:rFonts w:eastAsia="Times New Roman" w:cs="Consolas"/>
        </w:rPr>
      </w:pPr>
      <w:r w:rsidRPr="005B2C2E">
        <w:rPr>
          <w:rFonts w:eastAsia="Times New Roman" w:cs="Consolas"/>
        </w:rPr>
        <w:t>  &lt;paymentService version="1.4" merchantCode="YOUR_MERCHANT_CODE"&gt;</w:t>
      </w:r>
    </w:p>
    <w:p w:rsidR="00024B54" w:rsidRPr="00024B54" w:rsidRDefault="00024B54" w:rsidP="00024B54">
      <w:pPr>
        <w:shd w:val="clear" w:color="auto" w:fill="FFFFFF"/>
        <w:spacing w:after="0" w:line="240" w:lineRule="auto"/>
        <w:rPr>
          <w:rFonts w:eastAsia="Times New Roman" w:cs="Consolas"/>
        </w:rPr>
      </w:pPr>
      <w:r w:rsidRPr="005B2C2E">
        <w:rPr>
          <w:rFonts w:eastAsia="Times New Roman" w:cs="Consolas"/>
        </w:rPr>
        <w:t>    &lt;reply&gt;</w:t>
      </w:r>
    </w:p>
    <w:p w:rsidR="00024B54" w:rsidRPr="00024B54" w:rsidRDefault="00024B54" w:rsidP="00024B54">
      <w:pPr>
        <w:shd w:val="clear" w:color="auto" w:fill="FFFFFF"/>
        <w:spacing w:after="0" w:line="240" w:lineRule="auto"/>
        <w:rPr>
          <w:rFonts w:eastAsia="Times New Roman" w:cs="Consolas"/>
        </w:rPr>
      </w:pPr>
      <w:r w:rsidRPr="005B2C2E">
        <w:rPr>
          <w:rFonts w:eastAsia="Times New Roman" w:cs="Consolas"/>
        </w:rPr>
        <w:t>      &lt;orderStatus orderCode="jsxml340676070"&gt;</w:t>
      </w:r>
    </w:p>
    <w:p w:rsidR="00024B54" w:rsidRPr="00024B54" w:rsidRDefault="00024B54" w:rsidP="00024B54">
      <w:pPr>
        <w:shd w:val="clear" w:color="auto" w:fill="FFFFFF"/>
        <w:spacing w:after="0" w:line="240" w:lineRule="auto"/>
        <w:rPr>
          <w:rFonts w:eastAsia="Times New Roman" w:cs="Consolas"/>
        </w:rPr>
      </w:pPr>
      <w:r w:rsidRPr="005B2C2E">
        <w:rPr>
          <w:rFonts w:eastAsia="Times New Roman" w:cs="Consolas"/>
        </w:rPr>
        <w:t>        &lt;reference id="6052026061"&gt;</w:t>
      </w:r>
    </w:p>
    <w:p w:rsidR="00024B54" w:rsidRPr="00024B54" w:rsidRDefault="00024B54" w:rsidP="00024B54">
      <w:pPr>
        <w:shd w:val="clear" w:color="auto" w:fill="FFFFFF"/>
        <w:spacing w:after="0" w:line="240" w:lineRule="auto"/>
        <w:rPr>
          <w:rFonts w:eastAsia="Times New Roman" w:cs="Consolas"/>
        </w:rPr>
      </w:pPr>
      <w:r w:rsidRPr="005B2C2E">
        <w:rPr>
          <w:rFonts w:eastAsia="Times New Roman" w:cs="Consolas"/>
        </w:rPr>
        <w:t>https://payments.worldpay.com/app/hpp/integration/wpg/corporate?OrderKey=YOUR_MERCHANT_CODE%5Ejsxml340676070&amp;amp;Ticket=00148933873090202KHvnMUxIT69nb3TvO-85Vg&amp;amp;source=sc5</w:t>
      </w:r>
    </w:p>
    <w:p w:rsidR="00024B54" w:rsidRPr="00024B54" w:rsidRDefault="00024B54" w:rsidP="00024B54">
      <w:pPr>
        <w:shd w:val="clear" w:color="auto" w:fill="FFFFFF"/>
        <w:spacing w:after="0" w:line="240" w:lineRule="auto"/>
        <w:rPr>
          <w:rFonts w:eastAsia="Times New Roman" w:cs="Consolas"/>
        </w:rPr>
      </w:pPr>
      <w:r w:rsidRPr="005B2C2E">
        <w:rPr>
          <w:rFonts w:eastAsia="Times New Roman" w:cs="Consolas"/>
        </w:rPr>
        <w:t>        &lt;/reference&gt;</w:t>
      </w:r>
    </w:p>
    <w:p w:rsidR="00024B54" w:rsidRPr="00024B54" w:rsidRDefault="00024B54" w:rsidP="00024B54">
      <w:pPr>
        <w:shd w:val="clear" w:color="auto" w:fill="FFFFFF"/>
        <w:spacing w:after="0" w:line="240" w:lineRule="auto"/>
        <w:rPr>
          <w:rFonts w:eastAsia="Times New Roman" w:cs="Consolas"/>
        </w:rPr>
      </w:pPr>
      <w:r w:rsidRPr="005B2C2E">
        <w:rPr>
          <w:rFonts w:eastAsia="Times New Roman" w:cs="Consolas"/>
        </w:rPr>
        <w:t>      &lt;/orderStatus&gt;</w:t>
      </w:r>
    </w:p>
    <w:p w:rsidR="00024B54" w:rsidRPr="00024B54" w:rsidRDefault="00024B54" w:rsidP="00024B54">
      <w:pPr>
        <w:shd w:val="clear" w:color="auto" w:fill="FFFFFF"/>
        <w:spacing w:after="0" w:line="240" w:lineRule="auto"/>
        <w:rPr>
          <w:rFonts w:eastAsia="Times New Roman" w:cs="Consolas"/>
        </w:rPr>
      </w:pPr>
      <w:r w:rsidRPr="005B2C2E">
        <w:rPr>
          <w:rFonts w:eastAsia="Times New Roman" w:cs="Consolas"/>
        </w:rPr>
        <w:t>    &lt;/reply&gt;</w:t>
      </w:r>
    </w:p>
    <w:p w:rsidR="00024B54" w:rsidRDefault="00024B54" w:rsidP="00024B54">
      <w:pPr>
        <w:shd w:val="clear" w:color="auto" w:fill="FFFFFF"/>
        <w:spacing w:after="0" w:line="240" w:lineRule="auto"/>
        <w:rPr>
          <w:ins w:id="150" w:author="Karthick Nagarajan" w:date="2018-12-19T11:32:00Z"/>
          <w:rFonts w:eastAsia="Times New Roman" w:cs="Consolas"/>
        </w:rPr>
      </w:pPr>
      <w:r w:rsidRPr="005B2C2E">
        <w:rPr>
          <w:rFonts w:eastAsia="Times New Roman" w:cs="Consolas"/>
        </w:rPr>
        <w:t>  &lt;/paymentService&gt;</w:t>
      </w:r>
    </w:p>
    <w:p w:rsidR="00411B70" w:rsidRPr="00024B54" w:rsidDel="00411B70" w:rsidRDefault="00411B70" w:rsidP="00411B70">
      <w:pPr>
        <w:shd w:val="clear" w:color="auto" w:fill="FFFFFF"/>
        <w:spacing w:after="0" w:line="240" w:lineRule="auto"/>
        <w:rPr>
          <w:del w:id="151" w:author="Karthick Nagarajan" w:date="2018-12-19T11:37:00Z"/>
          <w:rFonts w:eastAsia="Times New Roman" w:cs="Consolas"/>
        </w:rPr>
      </w:pPr>
    </w:p>
    <w:p w:rsidR="00B84250" w:rsidRPr="003C55C4" w:rsidRDefault="00B84250" w:rsidP="005B2C2E">
      <w:pPr>
        <w:spacing w:after="0"/>
      </w:pPr>
    </w:p>
    <w:p w:rsidR="00B82215" w:rsidRPr="00F61D5D" w:rsidRDefault="00B82215" w:rsidP="00B82215">
      <w:pPr>
        <w:pStyle w:val="Heading3"/>
        <w:keepNext/>
        <w:keepLines/>
        <w:numPr>
          <w:ilvl w:val="2"/>
          <w:numId w:val="47"/>
        </w:numPr>
        <w:pBdr>
          <w:bottom w:val="none" w:sz="0" w:space="0" w:color="auto"/>
        </w:pBdr>
        <w:spacing w:line="276" w:lineRule="auto"/>
        <w:ind w:left="1764"/>
        <w:rPr>
          <w:i w:val="0"/>
          <w:sz w:val="24"/>
          <w:szCs w:val="24"/>
        </w:rPr>
      </w:pPr>
      <w:bookmarkStart w:id="152" w:name="_Toc18418359"/>
      <w:r w:rsidRPr="00F61D5D">
        <w:rPr>
          <w:i w:val="0"/>
          <w:sz w:val="24"/>
          <w:szCs w:val="24"/>
        </w:rPr>
        <w:lastRenderedPageBreak/>
        <w:t>YANDEX</w:t>
      </w:r>
      <w:bookmarkEnd w:id="152"/>
    </w:p>
    <w:p w:rsidR="00B82215" w:rsidRDefault="00B82215" w:rsidP="00B82215">
      <w:pPr>
        <w:ind w:left="1080"/>
        <w:rPr>
          <w:rFonts w:ascii="Calibri" w:hAnsi="Calibri"/>
          <w:color w:val="393939"/>
          <w:sz w:val="21"/>
          <w:szCs w:val="21"/>
        </w:rPr>
      </w:pPr>
      <w:r>
        <w:rPr>
          <w:rFonts w:ascii="Calibri" w:hAnsi="Calibri"/>
          <w:color w:val="393939"/>
          <w:sz w:val="21"/>
          <w:szCs w:val="21"/>
        </w:rPr>
        <w:t>Yandex.Money is primarily an eWallet that shoppers based in the countries in the</w:t>
      </w:r>
      <w:r>
        <w:rPr>
          <w:rStyle w:val="apple-converted-space"/>
          <w:rFonts w:ascii="Calibri" w:hAnsi="Calibri"/>
          <w:color w:val="393939"/>
          <w:sz w:val="21"/>
          <w:szCs w:val="21"/>
        </w:rPr>
        <w:t> </w:t>
      </w:r>
      <w:hyperlink r:id="rId23" w:anchor="Payment_Method_Properties" w:history="1">
        <w:r>
          <w:rPr>
            <w:rStyle w:val="Hyperlink"/>
            <w:rFonts w:ascii="Calibri" w:hAnsi="Calibri"/>
            <w:color w:val="800080"/>
            <w:sz w:val="21"/>
            <w:szCs w:val="21"/>
          </w:rPr>
          <w:t>Payment Method Properties table</w:t>
        </w:r>
      </w:hyperlink>
      <w:r>
        <w:rPr>
          <w:rStyle w:val="apple-converted-space"/>
          <w:rFonts w:ascii="Calibri" w:hAnsi="Calibri"/>
          <w:color w:val="393939"/>
          <w:sz w:val="21"/>
          <w:szCs w:val="21"/>
        </w:rPr>
        <w:t> </w:t>
      </w:r>
      <w:r>
        <w:rPr>
          <w:rFonts w:ascii="Calibri" w:hAnsi="Calibri"/>
          <w:color w:val="393939"/>
          <w:sz w:val="21"/>
          <w:szCs w:val="21"/>
        </w:rPr>
        <w:t>below use to make real-time online payments. There is an additional option available to shoppers wishing to pay by a credit or debit card linked to their Yandex.Money account.</w:t>
      </w:r>
    </w:p>
    <w:p w:rsidR="00B82215" w:rsidRPr="003C27B4" w:rsidRDefault="00B82215" w:rsidP="00B82215">
      <w:pPr>
        <w:ind w:left="1080"/>
      </w:pPr>
    </w:p>
    <w:tbl>
      <w:tblPr>
        <w:tblW w:w="4704" w:type="pct"/>
        <w:tblCellSpacing w:w="15"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2762"/>
        <w:gridCol w:w="6392"/>
      </w:tblGrid>
      <w:tr w:rsidR="00B82215" w:rsidRPr="00103D9C" w:rsidTr="002D5C96">
        <w:trPr>
          <w:trHeight w:val="261"/>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82215" w:rsidRPr="00103D9C" w:rsidRDefault="00B82215" w:rsidP="002D5C96">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82215" w:rsidRPr="00103D9C" w:rsidRDefault="00B82215" w:rsidP="002D5C96">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82215" w:rsidRPr="00103D9C" w:rsidTr="002D5C96">
        <w:trPr>
          <w:trHeight w:val="247"/>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82215" w:rsidRPr="00103D9C" w:rsidRDefault="00B82215" w:rsidP="002D5C96">
            <w:pPr>
              <w:spacing w:after="0" w:line="240" w:lineRule="auto"/>
              <w:ind w:left="1080"/>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82215" w:rsidRPr="00103D9C" w:rsidRDefault="00B82215" w:rsidP="002D5C96">
            <w:pPr>
              <w:spacing w:after="0" w:line="240" w:lineRule="auto"/>
              <w:ind w:left="1080"/>
              <w:rPr>
                <w:rFonts w:ascii="Calibri" w:eastAsia="Times New Roman" w:hAnsi="Calibri" w:cs="Times New Roman"/>
                <w:sz w:val="20"/>
                <w:szCs w:val="20"/>
              </w:rPr>
            </w:pPr>
            <w:r>
              <w:rPr>
                <w:rFonts w:ascii="Calibri" w:hAnsi="Calibri"/>
                <w:color w:val="393939"/>
                <w:sz w:val="20"/>
                <w:szCs w:val="20"/>
              </w:rPr>
              <w:t>eWallet/credit and debit card</w:t>
            </w:r>
          </w:p>
        </w:tc>
      </w:tr>
      <w:tr w:rsidR="00B82215" w:rsidRPr="00103D9C" w:rsidTr="002D5C96">
        <w:trPr>
          <w:trHeight w:val="50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82215" w:rsidRPr="00103D9C" w:rsidRDefault="00B82215" w:rsidP="002D5C96">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82215" w:rsidRPr="00103D9C" w:rsidRDefault="00B82215" w:rsidP="002D5C96">
            <w:pPr>
              <w:spacing w:after="0" w:line="240" w:lineRule="auto"/>
              <w:ind w:left="1080"/>
              <w:rPr>
                <w:rFonts w:ascii="Calibri" w:eastAsia="Times New Roman" w:hAnsi="Calibri" w:cs="Times New Roman"/>
                <w:sz w:val="20"/>
                <w:szCs w:val="20"/>
              </w:rPr>
            </w:pPr>
            <w:r w:rsidRPr="00E30928">
              <w:rPr>
                <w:rFonts w:ascii="Calibri" w:hAnsi="Calibri"/>
                <w:color w:val="393939"/>
                <w:sz w:val="20"/>
                <w:szCs w:val="20"/>
              </w:rPr>
              <w:t>Armenia, Azerbaijan, Belarus, Georgia, Kazakhstan, Kyrgyzstan, Moldova, Russia, Tajikistan, Turkmenistan, Ukraine and Uzbekistan</w:t>
            </w:r>
          </w:p>
        </w:tc>
      </w:tr>
      <w:tr w:rsidR="00B82215" w:rsidRPr="00103D9C" w:rsidTr="002D5C96">
        <w:trPr>
          <w:trHeight w:val="494"/>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82215" w:rsidRPr="00103D9C" w:rsidRDefault="00B82215" w:rsidP="002D5C96">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82215" w:rsidRDefault="00B82215" w:rsidP="002D5C96">
            <w:pPr>
              <w:pStyle w:val="tablebody"/>
              <w:spacing w:before="0" w:beforeAutospacing="0" w:after="0" w:afterAutospacing="0"/>
              <w:ind w:left="1080"/>
              <w:rPr>
                <w:rFonts w:ascii="Calibri" w:hAnsi="Calibri"/>
                <w:color w:val="393939"/>
                <w:sz w:val="20"/>
                <w:szCs w:val="20"/>
              </w:rPr>
            </w:pPr>
            <w:r>
              <w:rPr>
                <w:rFonts w:ascii="Calibri" w:hAnsi="Calibri"/>
                <w:color w:val="393939"/>
                <w:sz w:val="20"/>
                <w:szCs w:val="20"/>
              </w:rPr>
              <w:t>RUB and USD</w:t>
            </w:r>
          </w:p>
        </w:tc>
      </w:tr>
      <w:tr w:rsidR="00B82215" w:rsidRPr="00103D9C" w:rsidTr="002D5C96">
        <w:trPr>
          <w:trHeight w:val="247"/>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82215" w:rsidRPr="00103D9C" w:rsidRDefault="00B82215" w:rsidP="002D5C96">
            <w:pPr>
              <w:spacing w:after="0" w:line="240" w:lineRule="auto"/>
              <w:ind w:left="1080"/>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82215" w:rsidRPr="00103D9C" w:rsidRDefault="00B82215" w:rsidP="002D5C96">
            <w:pPr>
              <w:spacing w:after="0" w:line="220" w:lineRule="atLeast"/>
              <w:ind w:left="1080"/>
              <w:rPr>
                <w:rFonts w:ascii="Verdana" w:eastAsia="Times New Roman" w:hAnsi="Verdana" w:cs="Times New Roman"/>
                <w:sz w:val="20"/>
                <w:szCs w:val="20"/>
              </w:rPr>
            </w:pPr>
            <w:r w:rsidRPr="00103D9C">
              <w:rPr>
                <w:rFonts w:ascii="Calibri" w:hAnsi="Calibri"/>
                <w:color w:val="393939"/>
                <w:sz w:val="20"/>
                <w:szCs w:val="20"/>
              </w:rPr>
              <w:t>DIRECT</w:t>
            </w:r>
          </w:p>
        </w:tc>
      </w:tr>
    </w:tbl>
    <w:p w:rsidR="00B82215" w:rsidRPr="003C27B4" w:rsidRDefault="00B82215" w:rsidP="00B82215">
      <w:pPr>
        <w:pStyle w:val="Heading4"/>
        <w:keepNext/>
        <w:keepLines/>
        <w:ind w:left="1800"/>
      </w:pPr>
      <w:r>
        <w:t>Request Attribute Mapping</w:t>
      </w:r>
    </w:p>
    <w:p w:rsidR="00B82215" w:rsidRDefault="00B82215" w:rsidP="00B82215">
      <w:pPr>
        <w:spacing w:after="0" w:line="240" w:lineRule="auto"/>
        <w:ind w:left="1080"/>
      </w:pPr>
    </w:p>
    <w:p w:rsidR="00B82215" w:rsidRDefault="00B82215" w:rsidP="00B82215">
      <w:pPr>
        <w:spacing w:after="0" w:line="240" w:lineRule="auto"/>
        <w:ind w:left="1080"/>
      </w:pPr>
      <w:r>
        <w:t>&lt;?xml version="1.0" encoding="UTF-8"?&gt;</w:t>
      </w:r>
    </w:p>
    <w:p w:rsidR="00B82215" w:rsidRDefault="00B82215" w:rsidP="00B82215">
      <w:pPr>
        <w:spacing w:after="0" w:line="240" w:lineRule="auto"/>
        <w:ind w:left="1080"/>
      </w:pPr>
      <w:r>
        <w:t>&lt;!DOCTYPE paymentService PUBLIC '-//Bibit//DTD Bibit PaymentService v1//EN' 'http://dtd.worldpay.com/paymentService_v1.dtd'&gt;</w:t>
      </w:r>
    </w:p>
    <w:p w:rsidR="00B82215" w:rsidRDefault="00B82215" w:rsidP="00B82215">
      <w:pPr>
        <w:spacing w:after="0" w:line="240" w:lineRule="auto"/>
        <w:ind w:left="1080"/>
      </w:pPr>
      <w:r>
        <w:t>&lt;paymentService merchantCode="SAPIENTNITROECOM" version="1.4"&gt;</w:t>
      </w:r>
    </w:p>
    <w:p w:rsidR="00B82215" w:rsidRDefault="00B82215" w:rsidP="00B82215">
      <w:pPr>
        <w:spacing w:after="0" w:line="240" w:lineRule="auto"/>
        <w:ind w:left="1080"/>
      </w:pPr>
      <w:r>
        <w:t xml:space="preserve">   &lt;submit&gt;</w:t>
      </w:r>
    </w:p>
    <w:p w:rsidR="00B82215" w:rsidRDefault="00B82215" w:rsidP="00B82215">
      <w:pPr>
        <w:spacing w:after="0" w:line="240" w:lineRule="auto"/>
        <w:ind w:left="1080"/>
      </w:pPr>
      <w:r>
        <w:t xml:space="preserve">      &lt;order orderCode="Example_Yandex_Order_Code_0"&gt;</w:t>
      </w:r>
    </w:p>
    <w:p w:rsidR="00B82215" w:rsidRDefault="00B82215" w:rsidP="00B82215">
      <w:pPr>
        <w:spacing w:after="0" w:line="240" w:lineRule="auto"/>
        <w:ind w:left="1080"/>
      </w:pPr>
      <w:r>
        <w:t xml:space="preserve">         &lt;description&gt;Description here&lt;/description&gt;</w:t>
      </w:r>
    </w:p>
    <w:p w:rsidR="00B82215" w:rsidRDefault="00B82215" w:rsidP="00B82215">
      <w:pPr>
        <w:spacing w:after="0" w:line="240" w:lineRule="auto"/>
        <w:ind w:left="1080"/>
      </w:pPr>
      <w:r>
        <w:t xml:space="preserve">         &lt;amount currencyCode="RUB" value="5000" exponent="2" /&gt;</w:t>
      </w:r>
    </w:p>
    <w:p w:rsidR="00B82215" w:rsidRDefault="00B82215" w:rsidP="00B82215">
      <w:pPr>
        <w:spacing w:after="0" w:line="240" w:lineRule="auto"/>
        <w:ind w:left="1080"/>
      </w:pPr>
      <w:r>
        <w:t xml:space="preserve">         &lt;orderContent&gt;</w:t>
      </w:r>
    </w:p>
    <w:p w:rsidR="00B82215" w:rsidRDefault="00B82215" w:rsidP="00B82215">
      <w:pPr>
        <w:spacing w:after="0" w:line="240" w:lineRule="auto"/>
        <w:ind w:left="1080"/>
      </w:pPr>
      <w:r>
        <w:t xml:space="preserve">       &lt;![CDATA[      ]]&gt;</w:t>
      </w:r>
    </w:p>
    <w:p w:rsidR="00B82215" w:rsidRDefault="00B82215" w:rsidP="00B82215">
      <w:pPr>
        <w:spacing w:after="0" w:line="240" w:lineRule="auto"/>
        <w:ind w:left="1080"/>
      </w:pPr>
      <w:r>
        <w:t xml:space="preserve">   &lt;/orderContent&gt;</w:t>
      </w:r>
    </w:p>
    <w:p w:rsidR="00B82215" w:rsidRDefault="00B82215" w:rsidP="00B82215">
      <w:pPr>
        <w:spacing w:after="0" w:line="240" w:lineRule="auto"/>
        <w:ind w:left="1080"/>
      </w:pPr>
      <w:r>
        <w:t xml:space="preserve">         &lt;paymentDetails&gt;</w:t>
      </w:r>
    </w:p>
    <w:p w:rsidR="00B82215" w:rsidRDefault="00B82215" w:rsidP="00B82215">
      <w:pPr>
        <w:spacing w:after="0" w:line="240" w:lineRule="auto"/>
        <w:ind w:left="1080"/>
      </w:pPr>
      <w:r>
        <w:t xml:space="preserve">            &lt;YANDEXMONEY-SSL shopperCountryCode="RU"&gt;</w:t>
      </w:r>
    </w:p>
    <w:p w:rsidR="00B82215" w:rsidRDefault="00B82215" w:rsidP="00B82215">
      <w:pPr>
        <w:spacing w:after="0" w:line="240" w:lineRule="auto"/>
        <w:ind w:left="1080"/>
      </w:pPr>
      <w:r>
        <w:t xml:space="preserve">               &lt;successURL&gt;http://www.worldpay.com/?successURL&lt;/successURL&gt;</w:t>
      </w:r>
    </w:p>
    <w:p w:rsidR="00B82215" w:rsidRDefault="00B82215" w:rsidP="00B82215">
      <w:pPr>
        <w:spacing w:after="0" w:line="240" w:lineRule="auto"/>
        <w:ind w:left="1080"/>
      </w:pPr>
      <w:r>
        <w:t xml:space="preserve">               &lt;cancelURL&gt;http://www.worldpay.com/?cancelURL&lt;/cancelURL&gt;</w:t>
      </w:r>
    </w:p>
    <w:p w:rsidR="00B82215" w:rsidRDefault="00B82215" w:rsidP="00B82215">
      <w:pPr>
        <w:spacing w:after="0" w:line="240" w:lineRule="auto"/>
        <w:ind w:left="1080"/>
      </w:pPr>
      <w:r>
        <w:t xml:space="preserve">               &lt;pendingURL&gt;http://www.worldpay.com/?pendingURL&lt;/pendingURL&gt;</w:t>
      </w:r>
    </w:p>
    <w:p w:rsidR="00B82215" w:rsidRDefault="00B82215" w:rsidP="00B82215">
      <w:pPr>
        <w:spacing w:after="0" w:line="240" w:lineRule="auto"/>
        <w:ind w:left="1080"/>
      </w:pPr>
      <w:r>
        <w:t xml:space="preserve">            &lt;/YANDEXMONEY-SSL&gt;</w:t>
      </w:r>
    </w:p>
    <w:p w:rsidR="00B82215" w:rsidRDefault="00B82215" w:rsidP="00B82215">
      <w:pPr>
        <w:spacing w:after="0" w:line="240" w:lineRule="auto"/>
        <w:ind w:left="1080"/>
      </w:pPr>
      <w:r>
        <w:t xml:space="preserve">         &lt;/paymentDetails&gt;</w:t>
      </w:r>
    </w:p>
    <w:p w:rsidR="00B82215" w:rsidRDefault="00B82215" w:rsidP="00B82215">
      <w:pPr>
        <w:spacing w:after="0" w:line="240" w:lineRule="auto"/>
        <w:ind w:left="1080"/>
      </w:pPr>
      <w:r>
        <w:t xml:space="preserve">         &lt;shopper&gt;</w:t>
      </w:r>
    </w:p>
    <w:p w:rsidR="00B82215" w:rsidRDefault="00B82215" w:rsidP="00B82215">
      <w:pPr>
        <w:spacing w:after="0" w:line="240" w:lineRule="auto"/>
        <w:ind w:left="1080"/>
      </w:pPr>
      <w:r>
        <w:t xml:space="preserve">            &lt;shopperEmailAddress&gt;shopper@worldpay.com&lt;/shopperEmailAddress&gt;</w:t>
      </w:r>
    </w:p>
    <w:p w:rsidR="00B82215" w:rsidRDefault="00B82215" w:rsidP="00B82215">
      <w:pPr>
        <w:spacing w:after="0" w:line="240" w:lineRule="auto"/>
        <w:ind w:left="1080"/>
      </w:pPr>
      <w:r>
        <w:t xml:space="preserve">         &lt;/shopper&gt;</w:t>
      </w:r>
    </w:p>
    <w:p w:rsidR="00B82215" w:rsidRDefault="00B82215" w:rsidP="00B82215">
      <w:pPr>
        <w:spacing w:after="0" w:line="240" w:lineRule="auto"/>
        <w:ind w:left="1080"/>
      </w:pPr>
      <w:r>
        <w:t xml:space="preserve">      &lt;/order&gt;</w:t>
      </w:r>
    </w:p>
    <w:p w:rsidR="00B82215" w:rsidRDefault="00B82215" w:rsidP="00B82215">
      <w:pPr>
        <w:spacing w:after="0" w:line="240" w:lineRule="auto"/>
        <w:ind w:left="1080"/>
      </w:pPr>
      <w:r>
        <w:t xml:space="preserve">   &lt;/submit&gt;</w:t>
      </w:r>
    </w:p>
    <w:p w:rsidR="00B82215" w:rsidRDefault="00B82215" w:rsidP="00B82215">
      <w:pPr>
        <w:spacing w:after="0" w:line="240" w:lineRule="auto"/>
        <w:ind w:left="1080"/>
      </w:pPr>
      <w:r>
        <w:t>&lt;/paymentService&gt;</w:t>
      </w:r>
    </w:p>
    <w:p w:rsidR="00B82215" w:rsidRPr="003C27B4" w:rsidRDefault="00B82215" w:rsidP="00B82215">
      <w:pPr>
        <w:spacing w:after="0" w:line="240" w:lineRule="auto"/>
        <w:ind w:left="1080"/>
      </w:pPr>
    </w:p>
    <w:p w:rsidR="00B82215" w:rsidRDefault="00B82215" w:rsidP="00B82215">
      <w:pPr>
        <w:pStyle w:val="Heading4"/>
        <w:keepNext/>
        <w:keepLines/>
        <w:ind w:left="1800"/>
      </w:pPr>
      <w:r>
        <w:t>Response Attribute Mapping</w:t>
      </w:r>
    </w:p>
    <w:p w:rsidR="00B82215" w:rsidRDefault="00B82215" w:rsidP="00B82215">
      <w:pPr>
        <w:spacing w:after="0" w:line="240" w:lineRule="auto"/>
        <w:ind w:left="1080"/>
      </w:pPr>
    </w:p>
    <w:p w:rsidR="00B82215" w:rsidRDefault="00B82215" w:rsidP="00B82215">
      <w:pPr>
        <w:spacing w:after="0" w:line="240" w:lineRule="auto"/>
        <w:ind w:left="1080"/>
      </w:pPr>
      <w:r>
        <w:t>&lt;?xml version="1.0" encoding="UTF-8"?&gt;</w:t>
      </w:r>
    </w:p>
    <w:p w:rsidR="00B82215" w:rsidRDefault="00B82215" w:rsidP="00B82215">
      <w:pPr>
        <w:spacing w:after="0" w:line="240" w:lineRule="auto"/>
        <w:ind w:left="1080"/>
      </w:pPr>
      <w:r>
        <w:lastRenderedPageBreak/>
        <w:t>&lt;!DOCTYPE paymentService PUBLIC "-//Worldpay//DTD Worldpay PaymentService v1//EN"</w:t>
      </w:r>
    </w:p>
    <w:p w:rsidR="00B82215" w:rsidRDefault="00B82215" w:rsidP="00B82215">
      <w:pPr>
        <w:spacing w:after="0" w:line="240" w:lineRule="auto"/>
        <w:ind w:left="1080"/>
      </w:pPr>
      <w:r>
        <w:t xml:space="preserve">                                "http://dtd.worldpay.com/paymentService_v1.dtd"&gt;</w:t>
      </w:r>
    </w:p>
    <w:p w:rsidR="00B82215" w:rsidRDefault="00B82215" w:rsidP="00B82215">
      <w:pPr>
        <w:spacing w:after="0" w:line="240" w:lineRule="auto"/>
        <w:ind w:left="1080"/>
      </w:pPr>
      <w:r>
        <w:t>&lt;paymentService version="1.4" merchantCode="SAPIENTNITROECOM"&gt;</w:t>
      </w:r>
    </w:p>
    <w:p w:rsidR="00B82215" w:rsidRDefault="00B82215" w:rsidP="00B82215">
      <w:pPr>
        <w:spacing w:after="0" w:line="240" w:lineRule="auto"/>
        <w:ind w:left="1080"/>
      </w:pPr>
      <w:r>
        <w:t xml:space="preserve">    &lt;reply&gt;</w:t>
      </w:r>
    </w:p>
    <w:p w:rsidR="00B82215" w:rsidRDefault="00B82215" w:rsidP="00B82215">
      <w:pPr>
        <w:spacing w:after="0" w:line="240" w:lineRule="auto"/>
        <w:ind w:left="1080"/>
      </w:pPr>
      <w:r>
        <w:t xml:space="preserve">        &lt;orderStatus orderCode="Example_Yandex_Order_Code_0"&gt;</w:t>
      </w:r>
    </w:p>
    <w:p w:rsidR="00B82215" w:rsidRDefault="00B82215" w:rsidP="00B82215">
      <w:pPr>
        <w:spacing w:after="0" w:line="240" w:lineRule="auto"/>
        <w:ind w:left="1080"/>
      </w:pPr>
      <w:r>
        <w:t xml:space="preserve">            &lt;reference id="3015839577"&gt;https://secure-test.worldpay.com/jsp/test/shopper/APMSTSimulator.jsp?customerRef=3013340527&amp;amp;paymentMethod=YANDEXMONEY&lt;/reference&gt;</w:t>
      </w:r>
    </w:p>
    <w:p w:rsidR="00B82215" w:rsidRDefault="00B82215" w:rsidP="00B82215">
      <w:pPr>
        <w:spacing w:after="0" w:line="240" w:lineRule="auto"/>
        <w:ind w:left="1080"/>
      </w:pPr>
      <w:r>
        <w:t xml:space="preserve">        &lt;/orderStatus&gt;</w:t>
      </w:r>
    </w:p>
    <w:p w:rsidR="00B82215" w:rsidRDefault="00B82215" w:rsidP="00B82215">
      <w:pPr>
        <w:spacing w:after="0" w:line="240" w:lineRule="auto"/>
        <w:ind w:left="1080"/>
      </w:pPr>
      <w:r>
        <w:t xml:space="preserve">    &lt;/reply&gt;</w:t>
      </w:r>
    </w:p>
    <w:p w:rsidR="000B3BAC" w:rsidRDefault="00B82215" w:rsidP="00605DD7">
      <w:pPr>
        <w:spacing w:after="0" w:line="240" w:lineRule="auto"/>
        <w:ind w:left="1080"/>
      </w:pPr>
      <w:r>
        <w:t>&lt;/paymentService&gt;</w:t>
      </w:r>
    </w:p>
    <w:p w:rsidR="00245DD2" w:rsidRDefault="00245DD2" w:rsidP="00605DD7">
      <w:pPr>
        <w:spacing w:after="0" w:line="240" w:lineRule="auto"/>
        <w:ind w:left="1080"/>
      </w:pPr>
    </w:p>
    <w:p w:rsidR="00245DD2" w:rsidRDefault="00245DD2">
      <w:pPr>
        <w:pStyle w:val="Heading3"/>
        <w:keepNext/>
        <w:keepLines/>
        <w:numPr>
          <w:ilvl w:val="2"/>
          <w:numId w:val="47"/>
        </w:numPr>
        <w:pBdr>
          <w:bottom w:val="none" w:sz="0" w:space="0" w:color="auto"/>
        </w:pBdr>
        <w:spacing w:line="276" w:lineRule="auto"/>
        <w:ind w:left="1764"/>
        <w:rPr>
          <w:ins w:id="153" w:author="Karthick Nagarajan" w:date="2018-12-19T11:33:00Z"/>
          <w:i w:val="0"/>
          <w:sz w:val="24"/>
          <w:szCs w:val="24"/>
        </w:rPr>
        <w:pPrChange w:id="154" w:author="Karthick Nagarajan" w:date="2018-12-19T11:35:00Z">
          <w:pPr>
            <w:pStyle w:val="Heading3"/>
            <w:keepNext/>
            <w:keepLines/>
            <w:numPr>
              <w:ilvl w:val="2"/>
              <w:numId w:val="68"/>
            </w:numPr>
            <w:pBdr>
              <w:bottom w:val="none" w:sz="0" w:space="0" w:color="auto"/>
            </w:pBdr>
            <w:spacing w:line="276" w:lineRule="auto"/>
            <w:ind w:left="2700" w:hanging="720"/>
          </w:pPr>
        </w:pPrChange>
      </w:pPr>
      <w:bookmarkStart w:id="155" w:name="_Toc8312227"/>
      <w:bookmarkStart w:id="156" w:name="_Toc18418360"/>
      <w:ins w:id="157" w:author="Karthick Nagarajan" w:date="2018-12-19T11:33:00Z">
        <w:r>
          <w:rPr>
            <w:i w:val="0"/>
            <w:sz w:val="24"/>
            <w:szCs w:val="24"/>
          </w:rPr>
          <w:t>MOTO</w:t>
        </w:r>
        <w:bookmarkEnd w:id="155"/>
        <w:bookmarkEnd w:id="156"/>
      </w:ins>
    </w:p>
    <w:p w:rsidR="00245DD2" w:rsidRDefault="00245DD2" w:rsidP="00245DD2">
      <w:pPr>
        <w:shd w:val="clear" w:color="auto" w:fill="FFFFFF"/>
        <w:spacing w:after="0" w:line="240" w:lineRule="auto"/>
        <w:rPr>
          <w:ins w:id="158" w:author="Karthick Nagarajan" w:date="2018-12-19T12:07:00Z"/>
          <w:rFonts w:eastAsia="Times New Roman" w:cs="Consolas"/>
        </w:rPr>
      </w:pPr>
      <w:ins w:id="159" w:author="Karthick Nagarajan" w:date="2018-12-19T11:36:00Z">
        <w:r>
          <w:rPr>
            <w:rFonts w:eastAsia="Times New Roman" w:cs="Consolas"/>
          </w:rPr>
          <w:t>MOTO is the mobile or telephone order</w:t>
        </w:r>
      </w:ins>
      <w:ins w:id="160" w:author="Karthick Nagarajan" w:date="2018-12-19T11:37:00Z">
        <w:r>
          <w:rPr>
            <w:rFonts w:eastAsia="Times New Roman" w:cs="Consolas"/>
          </w:rPr>
          <w:t xml:space="preserve">, where the customer service agent placing the order for customer. </w:t>
        </w:r>
      </w:ins>
    </w:p>
    <w:p w:rsidR="00245DD2" w:rsidRDefault="00245DD2" w:rsidP="00245DD2">
      <w:pPr>
        <w:shd w:val="clear" w:color="auto" w:fill="FFFFFF"/>
        <w:spacing w:after="0" w:line="240" w:lineRule="auto"/>
        <w:rPr>
          <w:ins w:id="161" w:author="Karthick Nagarajan" w:date="2018-12-19T12:09:00Z"/>
          <w:rFonts w:eastAsia="Times New Roman" w:cs="Consolas"/>
        </w:rPr>
      </w:pPr>
      <w:ins w:id="162" w:author="Karthick Nagarajan" w:date="2018-12-19T12:07:00Z">
        <w:r>
          <w:rPr>
            <w:rFonts w:eastAsia="Times New Roman" w:cs="Consolas"/>
          </w:rPr>
          <w:t xml:space="preserve">In order to use moto payment your customer service center agent should have the </w:t>
        </w:r>
      </w:ins>
      <w:ins w:id="163" w:author="Karthick Nagarajan" w:date="2018-12-19T12:08:00Z">
        <w:r>
          <w:rPr>
            <w:rFonts w:eastAsia="Times New Roman" w:cs="Consolas"/>
          </w:rPr>
          <w:t>‘Login_on_behalf’, ‘Login_Agent permission’.</w:t>
        </w:r>
      </w:ins>
    </w:p>
    <w:p w:rsidR="00245DD2" w:rsidRDefault="00245DD2" w:rsidP="00245DD2">
      <w:pPr>
        <w:shd w:val="clear" w:color="auto" w:fill="FFFFFF"/>
        <w:spacing w:after="0" w:line="240" w:lineRule="auto"/>
        <w:rPr>
          <w:ins w:id="164" w:author="Karthick Nagarajan" w:date="2018-12-19T12:09:00Z"/>
          <w:rFonts w:eastAsia="Times New Roman" w:cs="Consolas"/>
        </w:rPr>
      </w:pPr>
    </w:p>
    <w:p w:rsidR="00245DD2" w:rsidRDefault="00245DD2">
      <w:pPr>
        <w:pStyle w:val="ListParagraph"/>
        <w:numPr>
          <w:ilvl w:val="0"/>
          <w:numId w:val="73"/>
        </w:numPr>
        <w:shd w:val="clear" w:color="auto" w:fill="FFFFFF"/>
        <w:spacing w:after="0" w:line="240" w:lineRule="auto"/>
        <w:rPr>
          <w:ins w:id="165" w:author="Karthick Nagarajan" w:date="2018-12-19T12:10:00Z"/>
          <w:rFonts w:eastAsia="Times New Roman" w:cs="Consolas"/>
        </w:rPr>
        <w:pPrChange w:id="166" w:author="Karthick Nagarajan" w:date="2018-12-19T12:09:00Z">
          <w:pPr>
            <w:shd w:val="clear" w:color="auto" w:fill="FFFFFF"/>
            <w:spacing w:after="0" w:line="240" w:lineRule="auto"/>
          </w:pPr>
        </w:pPrChange>
      </w:pPr>
      <w:ins w:id="167" w:author="Karthick Nagarajan" w:date="2018-12-19T12:09:00Z">
        <w:r>
          <w:rPr>
            <w:rFonts w:eastAsia="Times New Roman" w:cs="Consolas"/>
          </w:rPr>
          <w:t xml:space="preserve">Navigate to Administration &gt; Organization &gt; Roles </w:t>
        </w:r>
      </w:ins>
      <w:ins w:id="168" w:author="Karthick Nagarajan" w:date="2018-12-19T12:10:00Z">
        <w:r>
          <w:rPr>
            <w:rFonts w:eastAsia="Times New Roman" w:cs="Consolas"/>
          </w:rPr>
          <w:t>and permission</w:t>
        </w:r>
      </w:ins>
    </w:p>
    <w:p w:rsidR="00245DD2" w:rsidRDefault="00245DD2">
      <w:pPr>
        <w:pStyle w:val="ListParagraph"/>
        <w:numPr>
          <w:ilvl w:val="0"/>
          <w:numId w:val="73"/>
        </w:numPr>
        <w:shd w:val="clear" w:color="auto" w:fill="FFFFFF"/>
        <w:spacing w:after="0" w:line="240" w:lineRule="auto"/>
        <w:rPr>
          <w:ins w:id="169" w:author="Karthick Nagarajan" w:date="2018-12-19T12:10:00Z"/>
          <w:rFonts w:eastAsia="Times New Roman" w:cs="Consolas"/>
        </w:rPr>
        <w:pPrChange w:id="170" w:author="Karthick Nagarajan" w:date="2018-12-19T12:10:00Z">
          <w:pPr>
            <w:shd w:val="clear" w:color="auto" w:fill="FFFFFF"/>
            <w:spacing w:after="0" w:line="240" w:lineRule="auto"/>
          </w:pPr>
        </w:pPrChange>
      </w:pPr>
      <w:ins w:id="171" w:author="Karthick Nagarajan" w:date="2018-12-19T12:10:00Z">
        <w:r>
          <w:rPr>
            <w:rFonts w:eastAsia="Times New Roman" w:cs="Consolas"/>
          </w:rPr>
          <w:t>Click the roles</w:t>
        </w:r>
      </w:ins>
    </w:p>
    <w:p w:rsidR="00245DD2" w:rsidRDefault="00245DD2">
      <w:pPr>
        <w:pStyle w:val="ListParagraph"/>
        <w:numPr>
          <w:ilvl w:val="0"/>
          <w:numId w:val="73"/>
        </w:numPr>
        <w:shd w:val="clear" w:color="auto" w:fill="FFFFFF"/>
        <w:spacing w:after="0" w:line="240" w:lineRule="auto"/>
        <w:rPr>
          <w:ins w:id="172" w:author="Karthick Nagarajan" w:date="2018-12-19T12:10:00Z"/>
          <w:rFonts w:eastAsia="Times New Roman" w:cs="Consolas"/>
        </w:rPr>
        <w:pPrChange w:id="173" w:author="Karthick Nagarajan" w:date="2018-12-19T12:10:00Z">
          <w:pPr>
            <w:shd w:val="clear" w:color="auto" w:fill="FFFFFF"/>
            <w:spacing w:after="0" w:line="240" w:lineRule="auto"/>
          </w:pPr>
        </w:pPrChange>
      </w:pPr>
      <w:ins w:id="174" w:author="Karthick Nagarajan" w:date="2018-12-19T12:10:00Z">
        <w:r>
          <w:rPr>
            <w:rFonts w:eastAsia="Times New Roman" w:cs="Consolas"/>
          </w:rPr>
          <w:t>Click functional permission</w:t>
        </w:r>
      </w:ins>
    </w:p>
    <w:p w:rsidR="00245DD2" w:rsidRDefault="00245DD2">
      <w:pPr>
        <w:pStyle w:val="ListParagraph"/>
        <w:numPr>
          <w:ilvl w:val="0"/>
          <w:numId w:val="73"/>
        </w:numPr>
        <w:shd w:val="clear" w:color="auto" w:fill="FFFFFF"/>
        <w:spacing w:after="0" w:line="240" w:lineRule="auto"/>
        <w:rPr>
          <w:ins w:id="175" w:author="Karthick Nagarajan" w:date="2018-12-19T12:11:00Z"/>
          <w:rFonts w:eastAsia="Times New Roman" w:cs="Consolas"/>
        </w:rPr>
        <w:pPrChange w:id="176" w:author="Karthick Nagarajan" w:date="2018-12-19T12:10:00Z">
          <w:pPr>
            <w:shd w:val="clear" w:color="auto" w:fill="FFFFFF"/>
            <w:spacing w:after="0" w:line="240" w:lineRule="auto"/>
          </w:pPr>
        </w:pPrChange>
      </w:pPr>
      <w:ins w:id="177" w:author="Karthick Nagarajan" w:date="2018-12-19T12:11:00Z">
        <w:r>
          <w:rPr>
            <w:rFonts w:eastAsia="Times New Roman" w:cs="Consolas"/>
          </w:rPr>
          <w:t>Select the site</w:t>
        </w:r>
      </w:ins>
    </w:p>
    <w:p w:rsidR="00245DD2" w:rsidRPr="00685E39" w:rsidRDefault="00245DD2" w:rsidP="00245DD2">
      <w:pPr>
        <w:pStyle w:val="ListParagraph"/>
        <w:numPr>
          <w:ilvl w:val="0"/>
          <w:numId w:val="73"/>
        </w:numPr>
        <w:shd w:val="clear" w:color="auto" w:fill="FFFFFF"/>
        <w:spacing w:after="0" w:line="240" w:lineRule="auto"/>
        <w:rPr>
          <w:ins w:id="178" w:author="Karthick Nagarajan" w:date="2018-12-19T12:11:00Z"/>
          <w:rFonts w:eastAsia="Times New Roman" w:cs="Consolas"/>
        </w:rPr>
      </w:pPr>
      <w:ins w:id="179" w:author="Karthick Nagarajan" w:date="2018-12-19T12:11:00Z">
        <w:r>
          <w:rPr>
            <w:rFonts w:eastAsia="Times New Roman" w:cs="Consolas"/>
          </w:rPr>
          <w:t xml:space="preserve">Give </w:t>
        </w:r>
        <w:r w:rsidRPr="00685E39">
          <w:rPr>
            <w:rFonts w:eastAsia="Times New Roman" w:cs="Consolas"/>
          </w:rPr>
          <w:t>‘Login_on_behalf’, ‘Login_Agent permission.</w:t>
        </w:r>
      </w:ins>
    </w:p>
    <w:p w:rsidR="00245DD2" w:rsidRPr="00685E39" w:rsidRDefault="00245DD2">
      <w:pPr>
        <w:pStyle w:val="ListParagraph"/>
        <w:shd w:val="clear" w:color="auto" w:fill="FFFFFF"/>
        <w:spacing w:after="0" w:line="240" w:lineRule="auto"/>
        <w:ind w:left="1080"/>
        <w:rPr>
          <w:ins w:id="180" w:author="Karthick Nagarajan" w:date="2018-12-19T12:08:00Z"/>
          <w:rFonts w:eastAsia="Times New Roman" w:cs="Consolas"/>
          <w:rPrChange w:id="181" w:author="Karthick Nagarajan" w:date="2018-12-19T12:10:00Z">
            <w:rPr>
              <w:ins w:id="182" w:author="Karthick Nagarajan" w:date="2018-12-19T12:08:00Z"/>
            </w:rPr>
          </w:rPrChange>
        </w:rPr>
        <w:pPrChange w:id="183" w:author="Karthick Nagarajan" w:date="2018-12-19T12:12:00Z">
          <w:pPr>
            <w:shd w:val="clear" w:color="auto" w:fill="FFFFFF"/>
            <w:spacing w:after="0" w:line="240" w:lineRule="auto"/>
          </w:pPr>
        </w:pPrChange>
      </w:pPr>
    </w:p>
    <w:p w:rsidR="00245DD2" w:rsidRDefault="00245DD2" w:rsidP="00245DD2">
      <w:pPr>
        <w:shd w:val="clear" w:color="auto" w:fill="FFFFFF"/>
        <w:spacing w:after="0" w:line="240" w:lineRule="auto"/>
        <w:rPr>
          <w:ins w:id="184" w:author="Karthick Nagarajan" w:date="2018-12-19T12:09:00Z"/>
          <w:rFonts w:eastAsia="Times New Roman" w:cs="Consolas"/>
        </w:rPr>
      </w:pPr>
    </w:p>
    <w:p w:rsidR="00245DD2" w:rsidRDefault="00245DD2" w:rsidP="00245DD2">
      <w:pPr>
        <w:shd w:val="clear" w:color="auto" w:fill="FFFFFF"/>
        <w:spacing w:after="0" w:line="240" w:lineRule="auto"/>
        <w:rPr>
          <w:ins w:id="185" w:author="Karthick Nagarajan" w:date="2018-12-19T12:09:00Z"/>
          <w:rFonts w:eastAsia="Times New Roman" w:cs="Consolas"/>
        </w:rPr>
      </w:pPr>
      <w:ins w:id="186" w:author="Karthick Nagarajan" w:date="2018-12-19T12:09:00Z">
        <w:r>
          <w:rPr>
            <w:rFonts w:eastAsia="Times New Roman" w:cs="Consolas"/>
          </w:rPr>
          <w:t>Moto payment c</w:t>
        </w:r>
        <w:r w:rsidRPr="00411B70">
          <w:rPr>
            <w:rFonts w:eastAsia="Times New Roman" w:cs="Consolas"/>
          </w:rPr>
          <w:t xml:space="preserve">an be handled in two ways </w:t>
        </w:r>
      </w:ins>
    </w:p>
    <w:p w:rsidR="00245DD2" w:rsidRDefault="00245DD2" w:rsidP="00245DD2">
      <w:pPr>
        <w:shd w:val="clear" w:color="auto" w:fill="FFFFFF"/>
        <w:spacing w:after="0" w:line="240" w:lineRule="auto"/>
        <w:rPr>
          <w:ins w:id="187" w:author="Karthick Nagarajan" w:date="2018-12-19T11:51:00Z"/>
          <w:rFonts w:eastAsia="Times New Roman" w:cs="Consolas"/>
        </w:rPr>
      </w:pPr>
      <w:ins w:id="188" w:author="Karthick Nagarajan" w:date="2018-12-19T11:37:00Z">
        <w:r>
          <w:rPr>
            <w:rFonts w:eastAsia="Times New Roman" w:cs="Consolas"/>
          </w:rPr>
          <w:t>1</w:t>
        </w:r>
        <w:r w:rsidRPr="00411B70">
          <w:rPr>
            <w:rFonts w:eastAsia="Times New Roman" w:cs="Consolas"/>
          </w:rPr>
          <w:t>). Customer service agent placing the order for the customer from business manager itself.</w:t>
        </w:r>
      </w:ins>
      <w:ins w:id="189" w:author="Karthick Nagarajan" w:date="2018-12-19T11:51:00Z">
        <w:r>
          <w:rPr>
            <w:rFonts w:eastAsia="Times New Roman" w:cs="Consolas"/>
          </w:rPr>
          <w:t xml:space="preserve"> In order to use this update the following settings in your business manager</w:t>
        </w:r>
      </w:ins>
      <w:ins w:id="190" w:author="Nishikant ." w:date="2019-01-03T12:35:00Z">
        <w:r>
          <w:rPr>
            <w:rFonts w:eastAsia="Times New Roman" w:cs="Consolas"/>
          </w:rPr>
          <w:t>, just to dis</w:t>
        </w:r>
      </w:ins>
      <w:ins w:id="191" w:author="Nishikant ." w:date="2019-01-03T12:36:00Z">
        <w:r>
          <w:rPr>
            <w:rFonts w:eastAsia="Times New Roman" w:cs="Consolas"/>
          </w:rPr>
          <w:t>a</w:t>
        </w:r>
      </w:ins>
      <w:ins w:id="192" w:author="Nishikant ." w:date="2019-01-03T12:35:00Z">
        <w:r>
          <w:rPr>
            <w:rFonts w:eastAsia="Times New Roman" w:cs="Consolas"/>
          </w:rPr>
          <w:t>ble the amount</w:t>
        </w:r>
      </w:ins>
      <w:ins w:id="193" w:author="Nishikant ." w:date="2019-01-03T12:36:00Z">
        <w:r>
          <w:rPr>
            <w:rFonts w:eastAsia="Times New Roman" w:cs="Consolas"/>
          </w:rPr>
          <w:t xml:space="preserve"> to be paid field in the credit card payment section.</w:t>
        </w:r>
      </w:ins>
      <w:ins w:id="194" w:author="Nishikant ." w:date="2019-01-03T12:35:00Z">
        <w:r>
          <w:rPr>
            <w:rFonts w:eastAsia="Times New Roman" w:cs="Consolas"/>
          </w:rPr>
          <w:t xml:space="preserve"> </w:t>
        </w:r>
      </w:ins>
    </w:p>
    <w:p w:rsidR="00245DD2" w:rsidRDefault="00245DD2" w:rsidP="00245DD2">
      <w:pPr>
        <w:shd w:val="clear" w:color="auto" w:fill="FFFFFF"/>
        <w:spacing w:after="0" w:line="240" w:lineRule="auto"/>
        <w:rPr>
          <w:ins w:id="195" w:author="Karthick Nagarajan" w:date="2018-12-19T11:52:00Z"/>
          <w:rFonts w:eastAsia="Times New Roman" w:cs="Consolas"/>
        </w:rPr>
      </w:pPr>
    </w:p>
    <w:p w:rsidR="00245DD2" w:rsidRDefault="00245DD2">
      <w:pPr>
        <w:pStyle w:val="ListParagraph"/>
        <w:numPr>
          <w:ilvl w:val="0"/>
          <w:numId w:val="72"/>
        </w:numPr>
        <w:shd w:val="clear" w:color="auto" w:fill="FFFFFF"/>
        <w:spacing w:after="0" w:line="240" w:lineRule="auto"/>
        <w:rPr>
          <w:ins w:id="196" w:author="Karthick Nagarajan" w:date="2018-12-19T11:52:00Z"/>
          <w:rFonts w:eastAsia="Times New Roman" w:cs="Consolas"/>
        </w:rPr>
        <w:pPrChange w:id="197" w:author="Karthick Nagarajan" w:date="2018-12-19T11:52:00Z">
          <w:pPr>
            <w:shd w:val="clear" w:color="auto" w:fill="FFFFFF"/>
            <w:spacing w:after="0" w:line="240" w:lineRule="auto"/>
          </w:pPr>
        </w:pPrChange>
      </w:pPr>
      <w:ins w:id="198" w:author="Karthick Nagarajan" w:date="2018-12-19T11:52:00Z">
        <w:r>
          <w:rPr>
            <w:rFonts w:eastAsia="Times New Roman" w:cs="Consolas"/>
          </w:rPr>
          <w:t>Navigate Administration &gt; Site development &gt; Customer service center settings</w:t>
        </w:r>
      </w:ins>
    </w:p>
    <w:p w:rsidR="00245DD2" w:rsidRDefault="00245DD2">
      <w:pPr>
        <w:pStyle w:val="ListParagraph"/>
        <w:numPr>
          <w:ilvl w:val="0"/>
          <w:numId w:val="72"/>
        </w:numPr>
        <w:shd w:val="clear" w:color="auto" w:fill="FFFFFF"/>
        <w:spacing w:after="0" w:line="240" w:lineRule="auto"/>
        <w:rPr>
          <w:ins w:id="199" w:author="Nishikant ." w:date="2019-01-03T12:41:00Z"/>
          <w:rFonts w:eastAsia="Times New Roman" w:cs="Consolas"/>
        </w:rPr>
        <w:pPrChange w:id="200" w:author="Karthick Nagarajan" w:date="2018-12-19T11:52:00Z">
          <w:pPr>
            <w:shd w:val="clear" w:color="auto" w:fill="FFFFFF"/>
            <w:spacing w:after="0" w:line="240" w:lineRule="auto"/>
          </w:pPr>
        </w:pPrChange>
      </w:pPr>
      <w:ins w:id="201" w:author="Karthick Nagarajan" w:date="2018-12-19T11:52:00Z">
        <w:r>
          <w:rPr>
            <w:rFonts w:eastAsia="Times New Roman" w:cs="Consolas"/>
          </w:rPr>
          <w:t>Open Order payment Instrument in customizable area</w:t>
        </w:r>
      </w:ins>
    </w:p>
    <w:p w:rsidR="00245DD2" w:rsidRPr="001A1DC6" w:rsidRDefault="00245DD2" w:rsidP="00245DD2">
      <w:pPr>
        <w:pStyle w:val="ListParagraph"/>
        <w:numPr>
          <w:ilvl w:val="0"/>
          <w:numId w:val="72"/>
        </w:numPr>
        <w:shd w:val="clear" w:color="auto" w:fill="FFFFFF"/>
        <w:spacing w:after="0" w:line="240" w:lineRule="auto"/>
        <w:rPr>
          <w:ins w:id="202" w:author="Nishikant ." w:date="2019-01-03T12:41:00Z"/>
          <w:rFonts w:eastAsia="Times New Roman" w:cs="Consolas"/>
        </w:rPr>
      </w:pPr>
      <w:ins w:id="203" w:author="Nishikant ." w:date="2019-01-03T12:41:00Z">
        <w:r>
          <w:rPr>
            <w:rFonts w:eastAsia="Times New Roman" w:cs="Consolas"/>
          </w:rPr>
          <w:t xml:space="preserve">Update the existing condtion </w:t>
        </w:r>
        <w:r w:rsidRPr="00B46E42">
          <w:rPr>
            <w:rFonts w:eastAsia="Times New Roman" w:cs="Consolas"/>
          </w:rPr>
          <w:t>"condition" : "data.payment_method_id</w:t>
        </w:r>
        <w:r w:rsidRPr="007F0AB1">
          <w:rPr>
            <w:rFonts w:eastAsia="Times New Roman" w:cs="Consolas"/>
          </w:rPr>
          <w:t>=== 'CREDIT_CARD'"</w:t>
        </w:r>
      </w:ins>
    </w:p>
    <w:p w:rsidR="00245DD2" w:rsidRDefault="00245DD2">
      <w:pPr>
        <w:pStyle w:val="ListParagraph"/>
        <w:shd w:val="clear" w:color="auto" w:fill="FFFFFF"/>
        <w:spacing w:after="0" w:line="240" w:lineRule="auto"/>
        <w:rPr>
          <w:ins w:id="204" w:author="Nishikant ." w:date="2019-01-03T12:41:00Z"/>
          <w:rFonts w:eastAsia="Times New Roman" w:cs="Consolas"/>
        </w:rPr>
        <w:pPrChange w:id="205" w:author="Nishikant ." w:date="2019-01-03T12:41:00Z">
          <w:pPr>
            <w:shd w:val="clear" w:color="auto" w:fill="FFFFFF"/>
            <w:spacing w:after="0" w:line="240" w:lineRule="auto"/>
          </w:pPr>
        </w:pPrChange>
      </w:pPr>
      <w:ins w:id="206" w:author="Nishikant ." w:date="2019-01-03T12:41:00Z">
        <w:r>
          <w:rPr>
            <w:rFonts w:eastAsia="Times New Roman" w:cs="Consolas"/>
          </w:rPr>
          <w:t xml:space="preserve">Search for </w:t>
        </w:r>
        <w:r w:rsidRPr="007F0AB1">
          <w:rPr>
            <w:rFonts w:eastAsia="Times New Roman" w:cs="Consolas"/>
          </w:rPr>
          <w:t>"condition" : "data.country !== 'FR'",</w:t>
        </w:r>
      </w:ins>
    </w:p>
    <w:p w:rsidR="00245DD2" w:rsidRDefault="00245DD2">
      <w:pPr>
        <w:pStyle w:val="ListParagraph"/>
        <w:shd w:val="clear" w:color="auto" w:fill="FFFFFF"/>
        <w:spacing w:after="0" w:line="240" w:lineRule="auto"/>
        <w:rPr>
          <w:ins w:id="207" w:author="Nishikant ." w:date="2019-01-03T12:42:00Z"/>
          <w:rFonts w:eastAsia="Times New Roman" w:cs="Consolas"/>
        </w:rPr>
        <w:pPrChange w:id="208" w:author="Nishikant ." w:date="2019-01-03T12:41:00Z">
          <w:pPr>
            <w:shd w:val="clear" w:color="auto" w:fill="FFFFFF"/>
            <w:spacing w:after="0" w:line="240" w:lineRule="auto"/>
          </w:pPr>
        </w:pPrChange>
      </w:pPr>
      <w:ins w:id="209" w:author="Nishikant ." w:date="2019-01-03T12:41:00Z">
        <w:r>
          <w:rPr>
            <w:rFonts w:eastAsia="Times New Roman" w:cs="Consolas"/>
          </w:rPr>
          <w:t xml:space="preserve">After that add </w:t>
        </w:r>
      </w:ins>
    </w:p>
    <w:p w:rsidR="00245DD2" w:rsidRPr="007F0AB1" w:rsidRDefault="00245DD2" w:rsidP="00245DD2">
      <w:pPr>
        <w:pStyle w:val="ListParagraph"/>
        <w:shd w:val="clear" w:color="auto" w:fill="FFFFFF"/>
        <w:spacing w:after="0" w:line="240" w:lineRule="auto"/>
        <w:rPr>
          <w:ins w:id="210" w:author="Nishikant ." w:date="2019-01-03T12:42:00Z"/>
          <w:rFonts w:eastAsia="Times New Roman" w:cs="Consolas"/>
        </w:rPr>
      </w:pPr>
      <w:ins w:id="211" w:author="Nishikant ." w:date="2019-01-03T12:42:00Z">
        <w:r w:rsidRPr="007F0AB1">
          <w:rPr>
            <w:rFonts w:eastAsia="Times New Roman" w:cs="Consolas"/>
          </w:rPr>
          <w:t>"meta" : {</w:t>
        </w:r>
      </w:ins>
    </w:p>
    <w:p w:rsidR="00245DD2" w:rsidRPr="007F0AB1" w:rsidRDefault="00245DD2" w:rsidP="00245DD2">
      <w:pPr>
        <w:pStyle w:val="ListParagraph"/>
        <w:shd w:val="clear" w:color="auto" w:fill="FFFFFF"/>
        <w:spacing w:after="0" w:line="240" w:lineRule="auto"/>
        <w:rPr>
          <w:ins w:id="212" w:author="Nishikant ." w:date="2019-01-03T12:42:00Z"/>
          <w:rFonts w:eastAsia="Times New Roman" w:cs="Consolas"/>
        </w:rPr>
      </w:pPr>
      <w:ins w:id="213" w:author="Nishikant ." w:date="2019-01-03T12:42:00Z">
        <w:r w:rsidRPr="007F0AB1">
          <w:rPr>
            <w:rFonts w:eastAsia="Times New Roman" w:cs="Consolas"/>
          </w:rPr>
          <w:t xml:space="preserve">          "disabled" : true</w:t>
        </w:r>
      </w:ins>
    </w:p>
    <w:p w:rsidR="00245DD2" w:rsidRDefault="00245DD2">
      <w:pPr>
        <w:pStyle w:val="ListParagraph"/>
        <w:shd w:val="clear" w:color="auto" w:fill="FFFFFF"/>
        <w:spacing w:after="0" w:line="240" w:lineRule="auto"/>
        <w:rPr>
          <w:ins w:id="214" w:author="Karthick Nagarajan" w:date="2018-12-19T11:52:00Z"/>
          <w:rFonts w:eastAsia="Times New Roman" w:cs="Consolas"/>
        </w:rPr>
        <w:pPrChange w:id="215" w:author="Nishikant ." w:date="2019-01-03T12:41:00Z">
          <w:pPr>
            <w:shd w:val="clear" w:color="auto" w:fill="FFFFFF"/>
            <w:spacing w:after="0" w:line="240" w:lineRule="auto"/>
          </w:pPr>
        </w:pPrChange>
      </w:pPr>
      <w:ins w:id="216" w:author="Nishikant ." w:date="2019-01-03T12:42:00Z">
        <w:r w:rsidRPr="007F0AB1">
          <w:rPr>
            <w:rFonts w:eastAsia="Times New Roman" w:cs="Consolas"/>
          </w:rPr>
          <w:t xml:space="preserve">        },</w:t>
        </w:r>
      </w:ins>
    </w:p>
    <w:p w:rsidR="00245DD2" w:rsidRPr="00D532A7" w:rsidDel="007F0AB1" w:rsidRDefault="00245DD2">
      <w:pPr>
        <w:pStyle w:val="ListParagraph"/>
        <w:shd w:val="clear" w:color="auto" w:fill="FFFFFF"/>
        <w:spacing w:after="0" w:line="240" w:lineRule="auto"/>
        <w:rPr>
          <w:ins w:id="217" w:author="Karthick Nagarajan" w:date="2018-12-19T11:53:00Z"/>
          <w:del w:id="218" w:author="Nishikant ." w:date="2019-01-03T12:42:00Z"/>
          <w:rFonts w:eastAsia="Times New Roman" w:cs="Consolas"/>
          <w:rPrChange w:id="219" w:author="Nishikant ." w:date="2019-01-03T12:38:00Z">
            <w:rPr>
              <w:ins w:id="220" w:author="Karthick Nagarajan" w:date="2018-12-19T11:53:00Z"/>
              <w:del w:id="221" w:author="Nishikant ." w:date="2019-01-03T12:42:00Z"/>
            </w:rPr>
          </w:rPrChange>
        </w:rPr>
        <w:pPrChange w:id="222" w:author="Nishikant ." w:date="2019-01-03T12:38:00Z">
          <w:pPr>
            <w:shd w:val="clear" w:color="auto" w:fill="FFFFFF"/>
            <w:spacing w:after="0" w:line="240" w:lineRule="auto"/>
          </w:pPr>
        </w:pPrChange>
      </w:pPr>
      <w:ins w:id="223" w:author="Karthick Nagarajan" w:date="2018-12-19T11:53:00Z">
        <w:del w:id="224" w:author="Nishikant ." w:date="2019-01-03T12:42:00Z">
          <w:r w:rsidDel="007F0AB1">
            <w:rPr>
              <w:rFonts w:eastAsia="Times New Roman" w:cs="Consolas"/>
            </w:rPr>
            <w:delText xml:space="preserve">Update the </w:delText>
          </w:r>
        </w:del>
        <w:del w:id="225" w:author="Nishikant ." w:date="2019-01-03T12:38:00Z">
          <w:r w:rsidDel="00D532A7">
            <w:rPr>
              <w:rFonts w:eastAsia="Times New Roman" w:cs="Consolas"/>
            </w:rPr>
            <w:delText>moto</w:delText>
          </w:r>
        </w:del>
        <w:del w:id="226" w:author="Nishikant ." w:date="2019-01-03T12:42:00Z">
          <w:r w:rsidDel="007F0AB1">
            <w:rPr>
              <w:rFonts w:eastAsia="Times New Roman" w:cs="Consolas"/>
            </w:rPr>
            <w:delText xml:space="preserve"> payment json below the credit card payment sectio</w:delText>
          </w:r>
        </w:del>
        <w:del w:id="227" w:author="Nishikant ." w:date="2019-01-03T12:38:00Z">
          <w:r w:rsidDel="00D532A7">
            <w:rPr>
              <w:rFonts w:eastAsia="Times New Roman" w:cs="Consolas"/>
            </w:rPr>
            <w:delText>n</w:delText>
          </w:r>
        </w:del>
      </w:ins>
    </w:p>
    <w:p w:rsidR="00245DD2" w:rsidRPr="002022F3" w:rsidDel="007F0AB1" w:rsidRDefault="00245DD2" w:rsidP="00245DD2">
      <w:pPr>
        <w:pStyle w:val="ListParagraph"/>
        <w:shd w:val="clear" w:color="auto" w:fill="FFFFFF"/>
        <w:spacing w:after="0" w:line="240" w:lineRule="auto"/>
        <w:rPr>
          <w:ins w:id="228" w:author="Karthick Nagarajan" w:date="2018-12-19T11:53:00Z"/>
          <w:del w:id="229" w:author="Nishikant ." w:date="2019-01-03T12:40:00Z"/>
          <w:rFonts w:eastAsia="Times New Roman" w:cs="Consolas"/>
        </w:rPr>
      </w:pPr>
      <w:ins w:id="230" w:author="Karthick Nagarajan" w:date="2018-12-19T11:53:00Z">
        <w:del w:id="231" w:author="Nishikant ." w:date="2019-01-03T12:40:00Z">
          <w:r w:rsidRPr="002022F3" w:rsidDel="007F0AB1">
            <w:rPr>
              <w:rFonts w:eastAsia="Times New Roman" w:cs="Consolas"/>
            </w:rPr>
            <w:delText>{</w:delText>
          </w:r>
        </w:del>
      </w:ins>
    </w:p>
    <w:p w:rsidR="00245DD2" w:rsidRPr="002022F3" w:rsidDel="007F0AB1" w:rsidRDefault="00245DD2" w:rsidP="00245DD2">
      <w:pPr>
        <w:pStyle w:val="ListParagraph"/>
        <w:shd w:val="clear" w:color="auto" w:fill="FFFFFF"/>
        <w:spacing w:after="0" w:line="240" w:lineRule="auto"/>
        <w:rPr>
          <w:ins w:id="232" w:author="Karthick Nagarajan" w:date="2018-12-19T11:53:00Z"/>
          <w:del w:id="233" w:author="Nishikant ." w:date="2019-01-03T12:40:00Z"/>
          <w:rFonts w:eastAsia="Times New Roman" w:cs="Consolas"/>
        </w:rPr>
      </w:pPr>
      <w:ins w:id="234" w:author="Karthick Nagarajan" w:date="2018-12-19T11:53:00Z">
        <w:del w:id="235" w:author="Nishikant ." w:date="2019-01-03T12:40:00Z">
          <w:r w:rsidRPr="002022F3" w:rsidDel="007F0AB1">
            <w:rPr>
              <w:rFonts w:eastAsia="Times New Roman" w:cs="Consolas"/>
            </w:rPr>
            <w:delText xml:space="preserve">    "condition" : "data.payment_method_id === 'MOTO'",</w:delText>
          </w:r>
        </w:del>
      </w:ins>
    </w:p>
    <w:p w:rsidR="00245DD2" w:rsidRPr="002022F3" w:rsidDel="007F0AB1" w:rsidRDefault="00245DD2" w:rsidP="00245DD2">
      <w:pPr>
        <w:pStyle w:val="ListParagraph"/>
        <w:shd w:val="clear" w:color="auto" w:fill="FFFFFF"/>
        <w:spacing w:after="0" w:line="240" w:lineRule="auto"/>
        <w:rPr>
          <w:ins w:id="236" w:author="Karthick Nagarajan" w:date="2018-12-19T11:53:00Z"/>
          <w:del w:id="237" w:author="Nishikant ." w:date="2019-01-03T12:40:00Z"/>
          <w:rFonts w:eastAsia="Times New Roman" w:cs="Consolas"/>
        </w:rPr>
      </w:pPr>
      <w:ins w:id="238" w:author="Karthick Nagarajan" w:date="2018-12-19T11:53:00Z">
        <w:del w:id="239" w:author="Nishikant ." w:date="2019-01-03T12:40:00Z">
          <w:r w:rsidRPr="002022F3" w:rsidDel="007F0AB1">
            <w:rPr>
              <w:rFonts w:eastAsia="Times New Roman" w:cs="Consolas"/>
            </w:rPr>
            <w:delText xml:space="preserve">    "layout" : [ {</w:delText>
          </w:r>
        </w:del>
      </w:ins>
    </w:p>
    <w:p w:rsidR="00245DD2" w:rsidRPr="002022F3" w:rsidDel="007F0AB1" w:rsidRDefault="00245DD2" w:rsidP="00245DD2">
      <w:pPr>
        <w:pStyle w:val="ListParagraph"/>
        <w:shd w:val="clear" w:color="auto" w:fill="FFFFFF"/>
        <w:spacing w:after="0" w:line="240" w:lineRule="auto"/>
        <w:rPr>
          <w:ins w:id="240" w:author="Karthick Nagarajan" w:date="2018-12-19T11:53:00Z"/>
          <w:del w:id="241" w:author="Nishikant ." w:date="2019-01-03T12:40:00Z"/>
          <w:rFonts w:eastAsia="Times New Roman" w:cs="Consolas"/>
        </w:rPr>
      </w:pPr>
      <w:ins w:id="242" w:author="Karthick Nagarajan" w:date="2018-12-19T11:53:00Z">
        <w:del w:id="243" w:author="Nishikant ." w:date="2019-01-03T12:40:00Z">
          <w:r w:rsidRPr="002022F3" w:rsidDel="007F0AB1">
            <w:rPr>
              <w:rFonts w:eastAsia="Times New Roman" w:cs="Consolas"/>
            </w:rPr>
            <w:delText xml:space="preserve">      "id" : "MOTO",</w:delText>
          </w:r>
        </w:del>
      </w:ins>
    </w:p>
    <w:p w:rsidR="00245DD2" w:rsidRPr="002022F3" w:rsidDel="007F0AB1" w:rsidRDefault="00245DD2" w:rsidP="00245DD2">
      <w:pPr>
        <w:pStyle w:val="ListParagraph"/>
        <w:shd w:val="clear" w:color="auto" w:fill="FFFFFF"/>
        <w:spacing w:after="0" w:line="240" w:lineRule="auto"/>
        <w:rPr>
          <w:ins w:id="244" w:author="Karthick Nagarajan" w:date="2018-12-19T11:53:00Z"/>
          <w:del w:id="245" w:author="Nishikant ." w:date="2019-01-03T12:40:00Z"/>
          <w:rFonts w:eastAsia="Times New Roman" w:cs="Consolas"/>
        </w:rPr>
      </w:pPr>
      <w:ins w:id="246" w:author="Karthick Nagarajan" w:date="2018-12-19T11:53:00Z">
        <w:del w:id="247" w:author="Nishikant ." w:date="2019-01-03T12:40:00Z">
          <w:r w:rsidRPr="002022F3" w:rsidDel="007F0AB1">
            <w:rPr>
              <w:rFonts w:eastAsia="Times New Roman" w:cs="Consolas"/>
            </w:rPr>
            <w:delText xml:space="preserve">      "layout" : [ {</w:delText>
          </w:r>
        </w:del>
      </w:ins>
    </w:p>
    <w:p w:rsidR="00245DD2" w:rsidRPr="002022F3" w:rsidDel="007F0AB1" w:rsidRDefault="00245DD2" w:rsidP="00245DD2">
      <w:pPr>
        <w:pStyle w:val="ListParagraph"/>
        <w:shd w:val="clear" w:color="auto" w:fill="FFFFFF"/>
        <w:spacing w:after="0" w:line="240" w:lineRule="auto"/>
        <w:rPr>
          <w:ins w:id="248" w:author="Karthick Nagarajan" w:date="2018-12-19T11:53:00Z"/>
          <w:del w:id="249" w:author="Nishikant ." w:date="2019-01-03T12:40:00Z"/>
          <w:rFonts w:eastAsia="Times New Roman" w:cs="Consolas"/>
        </w:rPr>
      </w:pPr>
      <w:ins w:id="250" w:author="Karthick Nagarajan" w:date="2018-12-19T11:53:00Z">
        <w:del w:id="251" w:author="Nishikant ." w:date="2019-01-03T12:40:00Z">
          <w:r w:rsidRPr="002022F3" w:rsidDel="007F0AB1">
            <w:rPr>
              <w:rFonts w:eastAsia="Times New Roman" w:cs="Consolas"/>
            </w:rPr>
            <w:delText xml:space="preserve">        "id" : "totals",</w:delText>
          </w:r>
        </w:del>
      </w:ins>
    </w:p>
    <w:p w:rsidR="00245DD2" w:rsidRPr="002022F3" w:rsidDel="007F0AB1" w:rsidRDefault="00245DD2" w:rsidP="00245DD2">
      <w:pPr>
        <w:pStyle w:val="ListParagraph"/>
        <w:shd w:val="clear" w:color="auto" w:fill="FFFFFF"/>
        <w:spacing w:after="0" w:line="240" w:lineRule="auto"/>
        <w:rPr>
          <w:ins w:id="252" w:author="Karthick Nagarajan" w:date="2018-12-19T11:53:00Z"/>
          <w:del w:id="253" w:author="Nishikant ." w:date="2019-01-03T12:40:00Z"/>
          <w:rFonts w:eastAsia="Times New Roman" w:cs="Consolas"/>
        </w:rPr>
      </w:pPr>
      <w:ins w:id="254" w:author="Karthick Nagarajan" w:date="2018-12-19T11:53:00Z">
        <w:del w:id="255" w:author="Nishikant ." w:date="2019-01-03T12:40:00Z">
          <w:r w:rsidRPr="002022F3" w:rsidDel="007F0AB1">
            <w:rPr>
              <w:rFonts w:eastAsia="Times New Roman" w:cs="Consolas"/>
            </w:rPr>
            <w:delText xml:space="preserve">        "width" : 12</w:delText>
          </w:r>
        </w:del>
      </w:ins>
    </w:p>
    <w:p w:rsidR="00245DD2" w:rsidRPr="002022F3" w:rsidDel="007F0AB1" w:rsidRDefault="00245DD2" w:rsidP="00245DD2">
      <w:pPr>
        <w:pStyle w:val="ListParagraph"/>
        <w:shd w:val="clear" w:color="auto" w:fill="FFFFFF"/>
        <w:spacing w:after="0" w:line="240" w:lineRule="auto"/>
        <w:rPr>
          <w:ins w:id="256" w:author="Karthick Nagarajan" w:date="2018-12-19T11:53:00Z"/>
          <w:del w:id="257" w:author="Nishikant ." w:date="2019-01-03T12:40:00Z"/>
          <w:rFonts w:eastAsia="Times New Roman" w:cs="Consolas"/>
        </w:rPr>
      </w:pPr>
      <w:ins w:id="258" w:author="Karthick Nagarajan" w:date="2018-12-19T11:53:00Z">
        <w:del w:id="259" w:author="Nishikant ." w:date="2019-01-03T12:40:00Z">
          <w:r w:rsidRPr="002022F3" w:rsidDel="007F0AB1">
            <w:rPr>
              <w:rFonts w:eastAsia="Times New Roman" w:cs="Consolas"/>
            </w:rPr>
            <w:delText xml:space="preserve">      }, {</w:delText>
          </w:r>
        </w:del>
      </w:ins>
    </w:p>
    <w:p w:rsidR="00245DD2" w:rsidRPr="00B46E42" w:rsidDel="007F0AB1" w:rsidRDefault="00245DD2" w:rsidP="00245DD2">
      <w:pPr>
        <w:pStyle w:val="ListParagraph"/>
        <w:shd w:val="clear" w:color="auto" w:fill="FFFFFF"/>
        <w:spacing w:after="0" w:line="240" w:lineRule="auto"/>
        <w:rPr>
          <w:ins w:id="260" w:author="Karthick Nagarajan" w:date="2018-12-19T11:53:00Z"/>
          <w:del w:id="261" w:author="Nishikant ." w:date="2019-01-03T12:40:00Z"/>
          <w:rFonts w:eastAsia="Times New Roman" w:cs="Consolas"/>
          <w:rPrChange w:id="262" w:author="Karthick Nagarajan" w:date="2018-12-27T10:57:00Z">
            <w:rPr>
              <w:ins w:id="263" w:author="Karthick Nagarajan" w:date="2018-12-19T11:53:00Z"/>
              <w:del w:id="264" w:author="Nishikant ." w:date="2019-01-03T12:40:00Z"/>
            </w:rPr>
          </w:rPrChange>
        </w:rPr>
      </w:pPr>
      <w:ins w:id="265" w:author="Karthick Nagarajan" w:date="2018-12-19T11:53:00Z">
        <w:del w:id="266" w:author="Nishikant ." w:date="2019-01-03T12:40:00Z">
          <w:r w:rsidRPr="002022F3" w:rsidDel="007F0AB1">
            <w:rPr>
              <w:rFonts w:eastAsia="Times New Roman" w:cs="Consolas"/>
            </w:rPr>
            <w:delText xml:space="preserve">        "attribute" : "amount",</w:delText>
          </w:r>
        </w:del>
      </w:ins>
    </w:p>
    <w:p w:rsidR="00245DD2" w:rsidRPr="002022F3" w:rsidDel="007F0AB1" w:rsidRDefault="00245DD2" w:rsidP="00245DD2">
      <w:pPr>
        <w:pStyle w:val="ListParagraph"/>
        <w:shd w:val="clear" w:color="auto" w:fill="FFFFFF"/>
        <w:spacing w:after="0" w:line="240" w:lineRule="auto"/>
        <w:rPr>
          <w:ins w:id="267" w:author="Karthick Nagarajan" w:date="2018-12-19T11:53:00Z"/>
          <w:del w:id="268" w:author="Nishikant ." w:date="2019-01-03T12:40:00Z"/>
          <w:rFonts w:eastAsia="Times New Roman" w:cs="Consolas"/>
        </w:rPr>
      </w:pPr>
      <w:ins w:id="269" w:author="Karthick Nagarajan" w:date="2018-12-19T11:53:00Z">
        <w:del w:id="270" w:author="Nishikant ." w:date="2019-01-03T12:40:00Z">
          <w:r w:rsidRPr="002022F3" w:rsidDel="007F0AB1">
            <w:rPr>
              <w:rFonts w:eastAsia="Times New Roman" w:cs="Consolas"/>
            </w:rPr>
            <w:delText xml:space="preserve">        "meta" : {</w:delText>
          </w:r>
        </w:del>
      </w:ins>
    </w:p>
    <w:p w:rsidR="00245DD2" w:rsidRPr="002022F3" w:rsidDel="007F0AB1" w:rsidRDefault="00245DD2" w:rsidP="00245DD2">
      <w:pPr>
        <w:pStyle w:val="ListParagraph"/>
        <w:shd w:val="clear" w:color="auto" w:fill="FFFFFF"/>
        <w:spacing w:after="0" w:line="240" w:lineRule="auto"/>
        <w:rPr>
          <w:ins w:id="271" w:author="Karthick Nagarajan" w:date="2018-12-19T11:53:00Z"/>
          <w:del w:id="272" w:author="Nishikant ." w:date="2019-01-03T12:40:00Z"/>
          <w:rFonts w:eastAsia="Times New Roman" w:cs="Consolas"/>
        </w:rPr>
      </w:pPr>
      <w:ins w:id="273" w:author="Karthick Nagarajan" w:date="2018-12-19T11:53:00Z">
        <w:del w:id="274" w:author="Nishikant ." w:date="2019-01-03T12:40:00Z">
          <w:r w:rsidRPr="002022F3" w:rsidDel="007F0AB1">
            <w:rPr>
              <w:rFonts w:eastAsia="Times New Roman" w:cs="Consolas"/>
            </w:rPr>
            <w:delText xml:space="preserve">          "disabled" : true</w:delText>
          </w:r>
        </w:del>
      </w:ins>
    </w:p>
    <w:p w:rsidR="00245DD2" w:rsidRPr="002022F3" w:rsidDel="007F0AB1" w:rsidRDefault="00245DD2" w:rsidP="00245DD2">
      <w:pPr>
        <w:pStyle w:val="ListParagraph"/>
        <w:shd w:val="clear" w:color="auto" w:fill="FFFFFF"/>
        <w:spacing w:after="0" w:line="240" w:lineRule="auto"/>
        <w:rPr>
          <w:ins w:id="275" w:author="Karthick Nagarajan" w:date="2018-12-19T11:53:00Z"/>
          <w:del w:id="276" w:author="Nishikant ." w:date="2019-01-03T12:40:00Z"/>
          <w:rFonts w:eastAsia="Times New Roman" w:cs="Consolas"/>
        </w:rPr>
      </w:pPr>
      <w:ins w:id="277" w:author="Karthick Nagarajan" w:date="2018-12-19T11:53:00Z">
        <w:del w:id="278" w:author="Nishikant ." w:date="2019-01-03T12:40:00Z">
          <w:r w:rsidRPr="002022F3" w:rsidDel="007F0AB1">
            <w:rPr>
              <w:rFonts w:eastAsia="Times New Roman" w:cs="Consolas"/>
            </w:rPr>
            <w:delText xml:space="preserve">        },</w:delText>
          </w:r>
        </w:del>
      </w:ins>
    </w:p>
    <w:p w:rsidR="00245DD2" w:rsidRPr="002022F3" w:rsidDel="007F0AB1" w:rsidRDefault="00245DD2" w:rsidP="00245DD2">
      <w:pPr>
        <w:pStyle w:val="ListParagraph"/>
        <w:shd w:val="clear" w:color="auto" w:fill="FFFFFF"/>
        <w:spacing w:after="0" w:line="240" w:lineRule="auto"/>
        <w:rPr>
          <w:ins w:id="279" w:author="Karthick Nagarajan" w:date="2018-12-19T11:53:00Z"/>
          <w:del w:id="280" w:author="Nishikant ." w:date="2019-01-03T12:40:00Z"/>
          <w:rFonts w:eastAsia="Times New Roman" w:cs="Consolas"/>
        </w:rPr>
      </w:pPr>
      <w:ins w:id="281" w:author="Karthick Nagarajan" w:date="2018-12-19T11:53:00Z">
        <w:del w:id="282" w:author="Nishikant ." w:date="2019-01-03T12:40:00Z">
          <w:r w:rsidRPr="002022F3" w:rsidDel="007F0AB1">
            <w:rPr>
              <w:rFonts w:eastAsia="Times New Roman" w:cs="Consolas"/>
            </w:rPr>
            <w:delText xml:space="preserve">        "width" : 12</w:delText>
          </w:r>
        </w:del>
      </w:ins>
    </w:p>
    <w:p w:rsidR="00245DD2" w:rsidRPr="002022F3" w:rsidDel="007F0AB1" w:rsidRDefault="00245DD2" w:rsidP="00245DD2">
      <w:pPr>
        <w:pStyle w:val="ListParagraph"/>
        <w:shd w:val="clear" w:color="auto" w:fill="FFFFFF"/>
        <w:spacing w:after="0" w:line="240" w:lineRule="auto"/>
        <w:rPr>
          <w:ins w:id="283" w:author="Karthick Nagarajan" w:date="2018-12-19T11:53:00Z"/>
          <w:del w:id="284" w:author="Nishikant ." w:date="2019-01-03T12:40:00Z"/>
          <w:rFonts w:eastAsia="Times New Roman" w:cs="Consolas"/>
        </w:rPr>
      </w:pPr>
      <w:ins w:id="285" w:author="Karthick Nagarajan" w:date="2018-12-19T11:53:00Z">
        <w:del w:id="286" w:author="Nishikant ." w:date="2019-01-03T12:40:00Z">
          <w:r w:rsidRPr="002022F3" w:rsidDel="007F0AB1">
            <w:rPr>
              <w:rFonts w:eastAsia="Times New Roman" w:cs="Consolas"/>
            </w:rPr>
            <w:delText xml:space="preserve">      }, {</w:delText>
          </w:r>
        </w:del>
      </w:ins>
    </w:p>
    <w:p w:rsidR="00245DD2" w:rsidRPr="002022F3" w:rsidDel="007F0AB1" w:rsidRDefault="00245DD2" w:rsidP="00245DD2">
      <w:pPr>
        <w:pStyle w:val="ListParagraph"/>
        <w:shd w:val="clear" w:color="auto" w:fill="FFFFFF"/>
        <w:spacing w:after="0" w:line="240" w:lineRule="auto"/>
        <w:rPr>
          <w:ins w:id="287" w:author="Karthick Nagarajan" w:date="2018-12-19T11:53:00Z"/>
          <w:del w:id="288" w:author="Nishikant ." w:date="2019-01-03T12:40:00Z"/>
          <w:rFonts w:eastAsia="Times New Roman" w:cs="Consolas"/>
        </w:rPr>
      </w:pPr>
      <w:ins w:id="289" w:author="Karthick Nagarajan" w:date="2018-12-19T11:53:00Z">
        <w:del w:id="290" w:author="Nishikant ." w:date="2019-01-03T12:40:00Z">
          <w:r w:rsidRPr="002022F3" w:rsidDel="007F0AB1">
            <w:rPr>
              <w:rFonts w:eastAsia="Times New Roman" w:cs="Consolas"/>
            </w:rPr>
            <w:delText xml:space="preserve">        "attribute" : "payment_card.holder",</w:delText>
          </w:r>
        </w:del>
      </w:ins>
    </w:p>
    <w:p w:rsidR="00245DD2" w:rsidRPr="002022F3" w:rsidDel="007F0AB1" w:rsidRDefault="00245DD2" w:rsidP="00245DD2">
      <w:pPr>
        <w:pStyle w:val="ListParagraph"/>
        <w:shd w:val="clear" w:color="auto" w:fill="FFFFFF"/>
        <w:spacing w:after="0" w:line="240" w:lineRule="auto"/>
        <w:rPr>
          <w:ins w:id="291" w:author="Karthick Nagarajan" w:date="2018-12-19T11:53:00Z"/>
          <w:del w:id="292" w:author="Nishikant ." w:date="2019-01-03T12:40:00Z"/>
          <w:rFonts w:eastAsia="Times New Roman" w:cs="Consolas"/>
        </w:rPr>
      </w:pPr>
      <w:ins w:id="293" w:author="Karthick Nagarajan" w:date="2018-12-19T11:53:00Z">
        <w:del w:id="294" w:author="Nishikant ." w:date="2019-01-03T12:40:00Z">
          <w:r w:rsidRPr="002022F3" w:rsidDel="007F0AB1">
            <w:rPr>
              <w:rFonts w:eastAsia="Times New Roman" w:cs="Consolas"/>
            </w:rPr>
            <w:delText xml:space="preserve">        "width" : 12</w:delText>
          </w:r>
        </w:del>
      </w:ins>
    </w:p>
    <w:p w:rsidR="00245DD2" w:rsidRPr="002022F3" w:rsidDel="007F0AB1" w:rsidRDefault="00245DD2" w:rsidP="00245DD2">
      <w:pPr>
        <w:pStyle w:val="ListParagraph"/>
        <w:shd w:val="clear" w:color="auto" w:fill="FFFFFF"/>
        <w:spacing w:after="0" w:line="240" w:lineRule="auto"/>
        <w:rPr>
          <w:ins w:id="295" w:author="Karthick Nagarajan" w:date="2018-12-19T11:53:00Z"/>
          <w:del w:id="296" w:author="Nishikant ." w:date="2019-01-03T12:40:00Z"/>
          <w:rFonts w:eastAsia="Times New Roman" w:cs="Consolas"/>
        </w:rPr>
      </w:pPr>
      <w:ins w:id="297" w:author="Karthick Nagarajan" w:date="2018-12-19T11:53:00Z">
        <w:del w:id="298" w:author="Nishikant ." w:date="2019-01-03T12:40:00Z">
          <w:r w:rsidRPr="002022F3" w:rsidDel="007F0AB1">
            <w:rPr>
              <w:rFonts w:eastAsia="Times New Roman" w:cs="Consolas"/>
            </w:rPr>
            <w:delText xml:space="preserve">      }, {</w:delText>
          </w:r>
        </w:del>
      </w:ins>
    </w:p>
    <w:p w:rsidR="00245DD2" w:rsidRPr="002022F3" w:rsidDel="007F0AB1" w:rsidRDefault="00245DD2" w:rsidP="00245DD2">
      <w:pPr>
        <w:pStyle w:val="ListParagraph"/>
        <w:shd w:val="clear" w:color="auto" w:fill="FFFFFF"/>
        <w:spacing w:after="0" w:line="240" w:lineRule="auto"/>
        <w:rPr>
          <w:ins w:id="299" w:author="Karthick Nagarajan" w:date="2018-12-19T11:53:00Z"/>
          <w:del w:id="300" w:author="Nishikant ." w:date="2019-01-03T12:40:00Z"/>
          <w:rFonts w:eastAsia="Times New Roman" w:cs="Consolas"/>
        </w:rPr>
      </w:pPr>
      <w:ins w:id="301" w:author="Karthick Nagarajan" w:date="2018-12-19T11:53:00Z">
        <w:del w:id="302" w:author="Nishikant ." w:date="2019-01-03T12:40:00Z">
          <w:r w:rsidRPr="002022F3" w:rsidDel="007F0AB1">
            <w:rPr>
              <w:rFonts w:eastAsia="Times New Roman" w:cs="Consolas"/>
            </w:rPr>
            <w:delText xml:space="preserve">        "attribute" : "payment_card.card_type",</w:delText>
          </w:r>
        </w:del>
      </w:ins>
    </w:p>
    <w:p w:rsidR="00245DD2" w:rsidRPr="002022F3" w:rsidDel="007F0AB1" w:rsidRDefault="00245DD2" w:rsidP="00245DD2">
      <w:pPr>
        <w:pStyle w:val="ListParagraph"/>
        <w:shd w:val="clear" w:color="auto" w:fill="FFFFFF"/>
        <w:spacing w:after="0" w:line="240" w:lineRule="auto"/>
        <w:rPr>
          <w:ins w:id="303" w:author="Karthick Nagarajan" w:date="2018-12-19T11:53:00Z"/>
          <w:del w:id="304" w:author="Nishikant ." w:date="2019-01-03T12:40:00Z"/>
          <w:rFonts w:eastAsia="Times New Roman" w:cs="Consolas"/>
        </w:rPr>
      </w:pPr>
      <w:ins w:id="305" w:author="Karthick Nagarajan" w:date="2018-12-19T11:53:00Z">
        <w:del w:id="306" w:author="Nishikant ." w:date="2019-01-03T12:40:00Z">
          <w:r w:rsidRPr="002022F3" w:rsidDel="007F0AB1">
            <w:rPr>
              <w:rFonts w:eastAsia="Times New Roman" w:cs="Consolas"/>
            </w:rPr>
            <w:delText xml:space="preserve">        "meta": {</w:delText>
          </w:r>
        </w:del>
      </w:ins>
    </w:p>
    <w:p w:rsidR="00245DD2" w:rsidRPr="002022F3" w:rsidDel="007F0AB1" w:rsidRDefault="00245DD2" w:rsidP="00245DD2">
      <w:pPr>
        <w:pStyle w:val="ListParagraph"/>
        <w:shd w:val="clear" w:color="auto" w:fill="FFFFFF"/>
        <w:spacing w:after="0" w:line="240" w:lineRule="auto"/>
        <w:rPr>
          <w:ins w:id="307" w:author="Karthick Nagarajan" w:date="2018-12-19T11:53:00Z"/>
          <w:del w:id="308" w:author="Nishikant ." w:date="2019-01-03T12:40:00Z"/>
          <w:rFonts w:eastAsia="Times New Roman" w:cs="Consolas"/>
        </w:rPr>
      </w:pPr>
      <w:ins w:id="309" w:author="Karthick Nagarajan" w:date="2018-12-19T11:53:00Z">
        <w:del w:id="310" w:author="Nishikant ." w:date="2019-01-03T12:40:00Z">
          <w:r w:rsidRPr="002022F3" w:rsidDel="007F0AB1">
            <w:rPr>
              <w:rFonts w:eastAsia="Times New Roman" w:cs="Consolas"/>
            </w:rPr>
            <w:delText xml:space="preserve">        "required" : true,</w:delText>
          </w:r>
        </w:del>
      </w:ins>
    </w:p>
    <w:p w:rsidR="00245DD2" w:rsidRPr="002022F3" w:rsidDel="007F0AB1" w:rsidRDefault="00245DD2" w:rsidP="00245DD2">
      <w:pPr>
        <w:pStyle w:val="ListParagraph"/>
        <w:shd w:val="clear" w:color="auto" w:fill="FFFFFF"/>
        <w:spacing w:after="0" w:line="240" w:lineRule="auto"/>
        <w:rPr>
          <w:ins w:id="311" w:author="Karthick Nagarajan" w:date="2018-12-19T11:53:00Z"/>
          <w:del w:id="312" w:author="Nishikant ." w:date="2019-01-03T12:40:00Z"/>
          <w:rFonts w:eastAsia="Times New Roman" w:cs="Consolas"/>
        </w:rPr>
      </w:pPr>
      <w:ins w:id="313" w:author="Karthick Nagarajan" w:date="2018-12-19T11:53:00Z">
        <w:del w:id="314" w:author="Nishikant ." w:date="2019-01-03T12:40:00Z">
          <w:r w:rsidRPr="002022F3" w:rsidDel="007F0AB1">
            <w:rPr>
              <w:rFonts w:eastAsia="Times New Roman" w:cs="Consolas"/>
            </w:rPr>
            <w:delText xml:space="preserve">    "enum": [</w:delText>
          </w:r>
        </w:del>
      </w:ins>
    </w:p>
    <w:p w:rsidR="00245DD2" w:rsidRPr="002022F3" w:rsidDel="007F0AB1" w:rsidRDefault="00245DD2" w:rsidP="00245DD2">
      <w:pPr>
        <w:pStyle w:val="ListParagraph"/>
        <w:shd w:val="clear" w:color="auto" w:fill="FFFFFF"/>
        <w:spacing w:after="0" w:line="240" w:lineRule="auto"/>
        <w:rPr>
          <w:ins w:id="315" w:author="Karthick Nagarajan" w:date="2018-12-19T11:53:00Z"/>
          <w:del w:id="316" w:author="Nishikant ." w:date="2019-01-03T12:40:00Z"/>
          <w:rFonts w:eastAsia="Times New Roman" w:cs="Consolas"/>
        </w:rPr>
      </w:pPr>
      <w:ins w:id="317" w:author="Karthick Nagarajan" w:date="2018-12-19T11:53:00Z">
        <w:del w:id="318"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45DD2" w:rsidRPr="002022F3" w:rsidDel="007F0AB1" w:rsidRDefault="00245DD2" w:rsidP="00245DD2">
      <w:pPr>
        <w:pStyle w:val="ListParagraph"/>
        <w:shd w:val="clear" w:color="auto" w:fill="FFFFFF"/>
        <w:spacing w:after="0" w:line="240" w:lineRule="auto"/>
        <w:rPr>
          <w:ins w:id="319" w:author="Karthick Nagarajan" w:date="2018-12-19T11:53:00Z"/>
          <w:del w:id="320" w:author="Nishikant ." w:date="2019-01-03T12:40:00Z"/>
          <w:rFonts w:eastAsia="Times New Roman" w:cs="Consolas"/>
        </w:rPr>
      </w:pPr>
      <w:ins w:id="321" w:author="Karthick Nagarajan" w:date="2018-12-19T11:53:00Z">
        <w:del w:id="322"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"code": "Visa",</w:delText>
          </w:r>
        </w:del>
      </w:ins>
    </w:p>
    <w:p w:rsidR="00245DD2" w:rsidRPr="002022F3" w:rsidDel="007F0AB1" w:rsidRDefault="00245DD2" w:rsidP="00245DD2">
      <w:pPr>
        <w:pStyle w:val="ListParagraph"/>
        <w:shd w:val="clear" w:color="auto" w:fill="FFFFFF"/>
        <w:spacing w:after="0" w:line="240" w:lineRule="auto"/>
        <w:rPr>
          <w:ins w:id="323" w:author="Karthick Nagarajan" w:date="2018-12-19T11:53:00Z"/>
          <w:del w:id="324" w:author="Nishikant ." w:date="2019-01-03T12:40:00Z"/>
          <w:rFonts w:eastAsia="Times New Roman" w:cs="Consolas"/>
        </w:rPr>
      </w:pPr>
      <w:ins w:id="325" w:author="Karthick Nagarajan" w:date="2018-12-19T11:53:00Z">
        <w:del w:id="326"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"label": {</w:delText>
          </w:r>
        </w:del>
      </w:ins>
    </w:p>
    <w:p w:rsidR="00245DD2" w:rsidRPr="002022F3" w:rsidDel="007F0AB1" w:rsidRDefault="00245DD2" w:rsidP="00245DD2">
      <w:pPr>
        <w:pStyle w:val="ListParagraph"/>
        <w:shd w:val="clear" w:color="auto" w:fill="FFFFFF"/>
        <w:spacing w:after="0" w:line="240" w:lineRule="auto"/>
        <w:rPr>
          <w:ins w:id="327" w:author="Karthick Nagarajan" w:date="2018-12-19T11:53:00Z"/>
          <w:del w:id="328" w:author="Nishikant ." w:date="2019-01-03T12:40:00Z"/>
          <w:rFonts w:eastAsia="Times New Roman" w:cs="Consolas"/>
        </w:rPr>
      </w:pPr>
      <w:ins w:id="329" w:author="Karthick Nagarajan" w:date="2018-12-19T11:53:00Z">
        <w:del w:id="330"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"default": "Visa"</w:delText>
          </w:r>
        </w:del>
      </w:ins>
    </w:p>
    <w:p w:rsidR="00245DD2" w:rsidRPr="002022F3" w:rsidDel="007F0AB1" w:rsidRDefault="00245DD2" w:rsidP="00245DD2">
      <w:pPr>
        <w:pStyle w:val="ListParagraph"/>
        <w:shd w:val="clear" w:color="auto" w:fill="FFFFFF"/>
        <w:spacing w:after="0" w:line="240" w:lineRule="auto"/>
        <w:rPr>
          <w:ins w:id="331" w:author="Karthick Nagarajan" w:date="2018-12-19T11:53:00Z"/>
          <w:del w:id="332" w:author="Nishikant ." w:date="2019-01-03T12:40:00Z"/>
          <w:rFonts w:eastAsia="Times New Roman" w:cs="Consolas"/>
        </w:rPr>
      </w:pPr>
      <w:ins w:id="333" w:author="Karthick Nagarajan" w:date="2018-12-19T11:53:00Z">
        <w:del w:id="334"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w:delText>
          </w:r>
        </w:del>
      </w:ins>
    </w:p>
    <w:p w:rsidR="00245DD2" w:rsidRPr="002022F3" w:rsidDel="007F0AB1" w:rsidRDefault="00245DD2" w:rsidP="00245DD2">
      <w:pPr>
        <w:pStyle w:val="ListParagraph"/>
        <w:shd w:val="clear" w:color="auto" w:fill="FFFFFF"/>
        <w:spacing w:after="0" w:line="240" w:lineRule="auto"/>
        <w:rPr>
          <w:ins w:id="335" w:author="Karthick Nagarajan" w:date="2018-12-19T11:53:00Z"/>
          <w:del w:id="336" w:author="Nishikant ." w:date="2019-01-03T12:40:00Z"/>
          <w:rFonts w:eastAsia="Times New Roman" w:cs="Consolas"/>
        </w:rPr>
      </w:pPr>
      <w:ins w:id="337" w:author="Karthick Nagarajan" w:date="2018-12-19T11:53:00Z">
        <w:del w:id="338"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45DD2" w:rsidRPr="002022F3" w:rsidDel="007F0AB1" w:rsidRDefault="00245DD2" w:rsidP="00245DD2">
      <w:pPr>
        <w:pStyle w:val="ListParagraph"/>
        <w:shd w:val="clear" w:color="auto" w:fill="FFFFFF"/>
        <w:spacing w:after="0" w:line="240" w:lineRule="auto"/>
        <w:rPr>
          <w:ins w:id="339" w:author="Karthick Nagarajan" w:date="2018-12-19T11:53:00Z"/>
          <w:del w:id="340" w:author="Nishikant ." w:date="2019-01-03T12:40:00Z"/>
          <w:rFonts w:eastAsia="Times New Roman" w:cs="Consolas"/>
        </w:rPr>
      </w:pPr>
      <w:ins w:id="341" w:author="Karthick Nagarajan" w:date="2018-12-19T11:53:00Z">
        <w:del w:id="342"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45DD2" w:rsidRPr="002022F3" w:rsidDel="007F0AB1" w:rsidRDefault="00245DD2" w:rsidP="00245DD2">
      <w:pPr>
        <w:pStyle w:val="ListParagraph"/>
        <w:shd w:val="clear" w:color="auto" w:fill="FFFFFF"/>
        <w:spacing w:after="0" w:line="240" w:lineRule="auto"/>
        <w:rPr>
          <w:ins w:id="343" w:author="Karthick Nagarajan" w:date="2018-12-19T11:53:00Z"/>
          <w:del w:id="344" w:author="Nishikant ." w:date="2019-01-03T12:40:00Z"/>
          <w:rFonts w:eastAsia="Times New Roman" w:cs="Consolas"/>
        </w:rPr>
      </w:pPr>
      <w:ins w:id="345" w:author="Karthick Nagarajan" w:date="2018-12-19T11:53:00Z">
        <w:del w:id="346"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"code": "JCB",</w:delText>
          </w:r>
        </w:del>
      </w:ins>
    </w:p>
    <w:p w:rsidR="00245DD2" w:rsidRPr="002022F3" w:rsidDel="007F0AB1" w:rsidRDefault="00245DD2" w:rsidP="00245DD2">
      <w:pPr>
        <w:pStyle w:val="ListParagraph"/>
        <w:shd w:val="clear" w:color="auto" w:fill="FFFFFF"/>
        <w:spacing w:after="0" w:line="240" w:lineRule="auto"/>
        <w:rPr>
          <w:ins w:id="347" w:author="Karthick Nagarajan" w:date="2018-12-19T11:53:00Z"/>
          <w:del w:id="348" w:author="Nishikant ." w:date="2019-01-03T12:40:00Z"/>
          <w:rFonts w:eastAsia="Times New Roman" w:cs="Consolas"/>
        </w:rPr>
      </w:pPr>
      <w:ins w:id="349" w:author="Karthick Nagarajan" w:date="2018-12-19T11:53:00Z">
        <w:del w:id="350"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"label": {</w:delText>
          </w:r>
        </w:del>
      </w:ins>
    </w:p>
    <w:p w:rsidR="00245DD2" w:rsidRPr="002022F3" w:rsidDel="007F0AB1" w:rsidRDefault="00245DD2" w:rsidP="00245DD2">
      <w:pPr>
        <w:pStyle w:val="ListParagraph"/>
        <w:shd w:val="clear" w:color="auto" w:fill="FFFFFF"/>
        <w:spacing w:after="0" w:line="240" w:lineRule="auto"/>
        <w:rPr>
          <w:ins w:id="351" w:author="Karthick Nagarajan" w:date="2018-12-19T11:53:00Z"/>
          <w:del w:id="352" w:author="Nishikant ." w:date="2019-01-03T12:40:00Z"/>
          <w:rFonts w:eastAsia="Times New Roman" w:cs="Consolas"/>
        </w:rPr>
      </w:pPr>
      <w:ins w:id="353" w:author="Karthick Nagarajan" w:date="2018-12-19T11:53:00Z">
        <w:del w:id="354"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"default": "JCB"</w:delText>
          </w:r>
        </w:del>
      </w:ins>
    </w:p>
    <w:p w:rsidR="00245DD2" w:rsidRPr="002022F3" w:rsidDel="007F0AB1" w:rsidRDefault="00245DD2" w:rsidP="00245DD2">
      <w:pPr>
        <w:pStyle w:val="ListParagraph"/>
        <w:shd w:val="clear" w:color="auto" w:fill="FFFFFF"/>
        <w:spacing w:after="0" w:line="240" w:lineRule="auto"/>
        <w:rPr>
          <w:ins w:id="355" w:author="Karthick Nagarajan" w:date="2018-12-19T11:53:00Z"/>
          <w:del w:id="356" w:author="Nishikant ." w:date="2019-01-03T12:40:00Z"/>
          <w:rFonts w:eastAsia="Times New Roman" w:cs="Consolas"/>
        </w:rPr>
      </w:pPr>
      <w:ins w:id="357" w:author="Karthick Nagarajan" w:date="2018-12-19T11:53:00Z">
        <w:del w:id="358"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w:delText>
          </w:r>
        </w:del>
      </w:ins>
    </w:p>
    <w:p w:rsidR="00245DD2" w:rsidRPr="002022F3" w:rsidDel="007F0AB1" w:rsidRDefault="00245DD2" w:rsidP="00245DD2">
      <w:pPr>
        <w:pStyle w:val="ListParagraph"/>
        <w:shd w:val="clear" w:color="auto" w:fill="FFFFFF"/>
        <w:spacing w:after="0" w:line="240" w:lineRule="auto"/>
        <w:rPr>
          <w:ins w:id="359" w:author="Karthick Nagarajan" w:date="2018-12-19T11:53:00Z"/>
          <w:del w:id="360" w:author="Nishikant ." w:date="2019-01-03T12:40:00Z"/>
          <w:rFonts w:eastAsia="Times New Roman" w:cs="Consolas"/>
        </w:rPr>
      </w:pPr>
      <w:ins w:id="361" w:author="Karthick Nagarajan" w:date="2018-12-19T11:53:00Z">
        <w:del w:id="362"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45DD2" w:rsidRPr="002022F3" w:rsidDel="007F0AB1" w:rsidRDefault="00245DD2" w:rsidP="00245DD2">
      <w:pPr>
        <w:pStyle w:val="ListParagraph"/>
        <w:shd w:val="clear" w:color="auto" w:fill="FFFFFF"/>
        <w:spacing w:after="0" w:line="240" w:lineRule="auto"/>
        <w:rPr>
          <w:ins w:id="363" w:author="Karthick Nagarajan" w:date="2018-12-19T11:53:00Z"/>
          <w:del w:id="364" w:author="Nishikant ." w:date="2019-01-03T12:40:00Z"/>
          <w:rFonts w:eastAsia="Times New Roman" w:cs="Consolas"/>
        </w:rPr>
      </w:pPr>
      <w:ins w:id="365" w:author="Karthick Nagarajan" w:date="2018-12-19T11:53:00Z">
        <w:del w:id="366"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45DD2" w:rsidRPr="002022F3" w:rsidDel="007F0AB1" w:rsidRDefault="00245DD2" w:rsidP="00245DD2">
      <w:pPr>
        <w:pStyle w:val="ListParagraph"/>
        <w:shd w:val="clear" w:color="auto" w:fill="FFFFFF"/>
        <w:spacing w:after="0" w:line="240" w:lineRule="auto"/>
        <w:rPr>
          <w:ins w:id="367" w:author="Karthick Nagarajan" w:date="2018-12-19T11:53:00Z"/>
          <w:del w:id="368" w:author="Nishikant ." w:date="2019-01-03T12:40:00Z"/>
          <w:rFonts w:eastAsia="Times New Roman" w:cs="Consolas"/>
        </w:rPr>
      </w:pPr>
      <w:ins w:id="369" w:author="Karthick Nagarajan" w:date="2018-12-19T11:53:00Z">
        <w:del w:id="370"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"code": "Amex",</w:delText>
          </w:r>
        </w:del>
      </w:ins>
    </w:p>
    <w:p w:rsidR="00245DD2" w:rsidRPr="002022F3" w:rsidDel="007F0AB1" w:rsidRDefault="00245DD2" w:rsidP="00245DD2">
      <w:pPr>
        <w:pStyle w:val="ListParagraph"/>
        <w:shd w:val="clear" w:color="auto" w:fill="FFFFFF"/>
        <w:spacing w:after="0" w:line="240" w:lineRule="auto"/>
        <w:rPr>
          <w:ins w:id="371" w:author="Karthick Nagarajan" w:date="2018-12-19T11:53:00Z"/>
          <w:del w:id="372" w:author="Nishikant ." w:date="2019-01-03T12:40:00Z"/>
          <w:rFonts w:eastAsia="Times New Roman" w:cs="Consolas"/>
        </w:rPr>
      </w:pPr>
      <w:ins w:id="373" w:author="Karthick Nagarajan" w:date="2018-12-19T11:53:00Z">
        <w:del w:id="374"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"label": {</w:delText>
          </w:r>
        </w:del>
      </w:ins>
    </w:p>
    <w:p w:rsidR="00245DD2" w:rsidRPr="002022F3" w:rsidDel="007F0AB1" w:rsidRDefault="00245DD2" w:rsidP="00245DD2">
      <w:pPr>
        <w:pStyle w:val="ListParagraph"/>
        <w:shd w:val="clear" w:color="auto" w:fill="FFFFFF"/>
        <w:spacing w:after="0" w:line="240" w:lineRule="auto"/>
        <w:rPr>
          <w:ins w:id="375" w:author="Karthick Nagarajan" w:date="2018-12-19T11:53:00Z"/>
          <w:del w:id="376" w:author="Nishikant ." w:date="2019-01-03T12:40:00Z"/>
          <w:rFonts w:eastAsia="Times New Roman" w:cs="Consolas"/>
        </w:rPr>
      </w:pPr>
      <w:ins w:id="377" w:author="Karthick Nagarajan" w:date="2018-12-19T11:53:00Z">
        <w:del w:id="378"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"default": "American Express"</w:delText>
          </w:r>
        </w:del>
      </w:ins>
    </w:p>
    <w:p w:rsidR="00245DD2" w:rsidRPr="002022F3" w:rsidDel="007F0AB1" w:rsidRDefault="00245DD2" w:rsidP="00245DD2">
      <w:pPr>
        <w:pStyle w:val="ListParagraph"/>
        <w:shd w:val="clear" w:color="auto" w:fill="FFFFFF"/>
        <w:spacing w:after="0" w:line="240" w:lineRule="auto"/>
        <w:rPr>
          <w:ins w:id="379" w:author="Karthick Nagarajan" w:date="2018-12-19T11:53:00Z"/>
          <w:del w:id="380" w:author="Nishikant ." w:date="2019-01-03T12:40:00Z"/>
          <w:rFonts w:eastAsia="Times New Roman" w:cs="Consolas"/>
        </w:rPr>
      </w:pPr>
      <w:ins w:id="381" w:author="Karthick Nagarajan" w:date="2018-12-19T11:53:00Z">
        <w:del w:id="382"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w:delText>
          </w:r>
        </w:del>
      </w:ins>
    </w:p>
    <w:p w:rsidR="00245DD2" w:rsidRPr="002022F3" w:rsidDel="007F0AB1" w:rsidRDefault="00245DD2" w:rsidP="00245DD2">
      <w:pPr>
        <w:pStyle w:val="ListParagraph"/>
        <w:shd w:val="clear" w:color="auto" w:fill="FFFFFF"/>
        <w:spacing w:after="0" w:line="240" w:lineRule="auto"/>
        <w:rPr>
          <w:ins w:id="383" w:author="Karthick Nagarajan" w:date="2018-12-19T11:53:00Z"/>
          <w:del w:id="384" w:author="Nishikant ." w:date="2019-01-03T12:40:00Z"/>
          <w:rFonts w:eastAsia="Times New Roman" w:cs="Consolas"/>
        </w:rPr>
      </w:pPr>
      <w:ins w:id="385" w:author="Karthick Nagarajan" w:date="2018-12-19T11:53:00Z">
        <w:del w:id="386"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45DD2" w:rsidRPr="002022F3" w:rsidDel="007F0AB1" w:rsidRDefault="00245DD2" w:rsidP="00245DD2">
      <w:pPr>
        <w:pStyle w:val="ListParagraph"/>
        <w:shd w:val="clear" w:color="auto" w:fill="FFFFFF"/>
        <w:spacing w:after="0" w:line="240" w:lineRule="auto"/>
        <w:rPr>
          <w:ins w:id="387" w:author="Karthick Nagarajan" w:date="2018-12-19T11:53:00Z"/>
          <w:del w:id="388" w:author="Nishikant ." w:date="2019-01-03T12:40:00Z"/>
          <w:rFonts w:eastAsia="Times New Roman" w:cs="Consolas"/>
        </w:rPr>
      </w:pPr>
      <w:ins w:id="389" w:author="Karthick Nagarajan" w:date="2018-12-19T11:53:00Z">
        <w:del w:id="390"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45DD2" w:rsidRPr="002022F3" w:rsidDel="007F0AB1" w:rsidRDefault="00245DD2" w:rsidP="00245DD2">
      <w:pPr>
        <w:pStyle w:val="ListParagraph"/>
        <w:shd w:val="clear" w:color="auto" w:fill="FFFFFF"/>
        <w:spacing w:after="0" w:line="240" w:lineRule="auto"/>
        <w:rPr>
          <w:ins w:id="391" w:author="Karthick Nagarajan" w:date="2018-12-19T11:53:00Z"/>
          <w:del w:id="392" w:author="Nishikant ." w:date="2019-01-03T12:40:00Z"/>
          <w:rFonts w:eastAsia="Times New Roman" w:cs="Consolas"/>
        </w:rPr>
      </w:pPr>
      <w:ins w:id="393" w:author="Karthick Nagarajan" w:date="2018-12-19T11:53:00Z">
        <w:del w:id="394"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"code": "MasterCard",</w:delText>
          </w:r>
        </w:del>
      </w:ins>
    </w:p>
    <w:p w:rsidR="00245DD2" w:rsidRPr="002022F3" w:rsidDel="007F0AB1" w:rsidRDefault="00245DD2" w:rsidP="00245DD2">
      <w:pPr>
        <w:pStyle w:val="ListParagraph"/>
        <w:shd w:val="clear" w:color="auto" w:fill="FFFFFF"/>
        <w:spacing w:after="0" w:line="240" w:lineRule="auto"/>
        <w:rPr>
          <w:ins w:id="395" w:author="Karthick Nagarajan" w:date="2018-12-19T11:53:00Z"/>
          <w:del w:id="396" w:author="Nishikant ." w:date="2019-01-03T12:40:00Z"/>
          <w:rFonts w:eastAsia="Times New Roman" w:cs="Consolas"/>
        </w:rPr>
      </w:pPr>
      <w:ins w:id="397" w:author="Karthick Nagarajan" w:date="2018-12-19T11:53:00Z">
        <w:del w:id="398"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"label": {</w:delText>
          </w:r>
        </w:del>
      </w:ins>
    </w:p>
    <w:p w:rsidR="00245DD2" w:rsidRPr="002022F3" w:rsidDel="007F0AB1" w:rsidRDefault="00245DD2" w:rsidP="00245DD2">
      <w:pPr>
        <w:pStyle w:val="ListParagraph"/>
        <w:shd w:val="clear" w:color="auto" w:fill="FFFFFF"/>
        <w:spacing w:after="0" w:line="240" w:lineRule="auto"/>
        <w:rPr>
          <w:ins w:id="399" w:author="Karthick Nagarajan" w:date="2018-12-19T11:53:00Z"/>
          <w:del w:id="400" w:author="Nishikant ." w:date="2019-01-03T12:40:00Z"/>
          <w:rFonts w:eastAsia="Times New Roman" w:cs="Consolas"/>
        </w:rPr>
      </w:pPr>
      <w:ins w:id="401" w:author="Karthick Nagarajan" w:date="2018-12-19T11:53:00Z">
        <w:del w:id="402"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"default": "MasterCard"</w:delText>
          </w:r>
        </w:del>
      </w:ins>
    </w:p>
    <w:p w:rsidR="00245DD2" w:rsidRPr="002022F3" w:rsidDel="007F0AB1" w:rsidRDefault="00245DD2" w:rsidP="00245DD2">
      <w:pPr>
        <w:pStyle w:val="ListParagraph"/>
        <w:shd w:val="clear" w:color="auto" w:fill="FFFFFF"/>
        <w:spacing w:after="0" w:line="240" w:lineRule="auto"/>
        <w:rPr>
          <w:ins w:id="403" w:author="Karthick Nagarajan" w:date="2018-12-19T11:53:00Z"/>
          <w:del w:id="404" w:author="Nishikant ." w:date="2019-01-03T12:40:00Z"/>
          <w:rFonts w:eastAsia="Times New Roman" w:cs="Consolas"/>
        </w:rPr>
      </w:pPr>
      <w:ins w:id="405" w:author="Karthick Nagarajan" w:date="2018-12-19T11:53:00Z">
        <w:del w:id="406"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w:delText>
          </w:r>
        </w:del>
      </w:ins>
    </w:p>
    <w:p w:rsidR="00245DD2" w:rsidRPr="002022F3" w:rsidDel="007F0AB1" w:rsidRDefault="00245DD2" w:rsidP="00245DD2">
      <w:pPr>
        <w:pStyle w:val="ListParagraph"/>
        <w:shd w:val="clear" w:color="auto" w:fill="FFFFFF"/>
        <w:spacing w:after="0" w:line="240" w:lineRule="auto"/>
        <w:rPr>
          <w:ins w:id="407" w:author="Karthick Nagarajan" w:date="2018-12-19T11:53:00Z"/>
          <w:del w:id="408" w:author="Nishikant ." w:date="2019-01-03T12:40:00Z"/>
          <w:rFonts w:eastAsia="Times New Roman" w:cs="Consolas"/>
        </w:rPr>
      </w:pPr>
      <w:ins w:id="409" w:author="Karthick Nagarajan" w:date="2018-12-19T11:53:00Z">
        <w:del w:id="410"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45DD2" w:rsidRPr="002022F3" w:rsidDel="007F0AB1" w:rsidRDefault="00245DD2" w:rsidP="00245DD2">
      <w:pPr>
        <w:pStyle w:val="ListParagraph"/>
        <w:shd w:val="clear" w:color="auto" w:fill="FFFFFF"/>
        <w:spacing w:after="0" w:line="240" w:lineRule="auto"/>
        <w:rPr>
          <w:ins w:id="411" w:author="Karthick Nagarajan" w:date="2018-12-19T11:53:00Z"/>
          <w:del w:id="412" w:author="Nishikant ." w:date="2019-01-03T12:40:00Z"/>
          <w:rFonts w:eastAsia="Times New Roman" w:cs="Consolas"/>
        </w:rPr>
      </w:pPr>
      <w:ins w:id="413" w:author="Karthick Nagarajan" w:date="2018-12-19T11:53:00Z">
        <w:del w:id="414"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45DD2" w:rsidRPr="002022F3" w:rsidDel="007F0AB1" w:rsidRDefault="00245DD2" w:rsidP="00245DD2">
      <w:pPr>
        <w:pStyle w:val="ListParagraph"/>
        <w:shd w:val="clear" w:color="auto" w:fill="FFFFFF"/>
        <w:spacing w:after="0" w:line="240" w:lineRule="auto"/>
        <w:rPr>
          <w:ins w:id="415" w:author="Karthick Nagarajan" w:date="2018-12-19T11:53:00Z"/>
          <w:del w:id="416" w:author="Nishikant ." w:date="2019-01-03T12:40:00Z"/>
          <w:rFonts w:eastAsia="Times New Roman" w:cs="Consolas"/>
        </w:rPr>
      </w:pPr>
      <w:ins w:id="417" w:author="Karthick Nagarajan" w:date="2018-12-19T11:53:00Z">
        <w:del w:id="418"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"code": "Discover",</w:delText>
          </w:r>
        </w:del>
      </w:ins>
    </w:p>
    <w:p w:rsidR="00245DD2" w:rsidRPr="002022F3" w:rsidDel="007F0AB1" w:rsidRDefault="00245DD2" w:rsidP="00245DD2">
      <w:pPr>
        <w:pStyle w:val="ListParagraph"/>
        <w:shd w:val="clear" w:color="auto" w:fill="FFFFFF"/>
        <w:spacing w:after="0" w:line="240" w:lineRule="auto"/>
        <w:rPr>
          <w:ins w:id="419" w:author="Karthick Nagarajan" w:date="2018-12-19T11:53:00Z"/>
          <w:del w:id="420" w:author="Nishikant ." w:date="2019-01-03T12:40:00Z"/>
          <w:rFonts w:eastAsia="Times New Roman" w:cs="Consolas"/>
        </w:rPr>
      </w:pPr>
      <w:ins w:id="421" w:author="Karthick Nagarajan" w:date="2018-12-19T11:53:00Z">
        <w:del w:id="422"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"label": {</w:delText>
          </w:r>
        </w:del>
      </w:ins>
    </w:p>
    <w:p w:rsidR="00245DD2" w:rsidRPr="002022F3" w:rsidDel="007F0AB1" w:rsidRDefault="00245DD2" w:rsidP="00245DD2">
      <w:pPr>
        <w:pStyle w:val="ListParagraph"/>
        <w:shd w:val="clear" w:color="auto" w:fill="FFFFFF"/>
        <w:spacing w:after="0" w:line="240" w:lineRule="auto"/>
        <w:rPr>
          <w:ins w:id="423" w:author="Karthick Nagarajan" w:date="2018-12-19T11:53:00Z"/>
          <w:del w:id="424" w:author="Nishikant ." w:date="2019-01-03T12:40:00Z"/>
          <w:rFonts w:eastAsia="Times New Roman" w:cs="Consolas"/>
        </w:rPr>
      </w:pPr>
      <w:ins w:id="425" w:author="Karthick Nagarajan" w:date="2018-12-19T11:53:00Z">
        <w:del w:id="426"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"default": "Discover"</w:delText>
          </w:r>
        </w:del>
      </w:ins>
    </w:p>
    <w:p w:rsidR="00245DD2" w:rsidRPr="002022F3" w:rsidDel="007F0AB1" w:rsidRDefault="00245DD2" w:rsidP="00245DD2">
      <w:pPr>
        <w:pStyle w:val="ListParagraph"/>
        <w:shd w:val="clear" w:color="auto" w:fill="FFFFFF"/>
        <w:spacing w:after="0" w:line="240" w:lineRule="auto"/>
        <w:rPr>
          <w:ins w:id="427" w:author="Karthick Nagarajan" w:date="2018-12-19T11:53:00Z"/>
          <w:del w:id="428" w:author="Nishikant ." w:date="2019-01-03T12:40:00Z"/>
          <w:rFonts w:eastAsia="Times New Roman" w:cs="Consolas"/>
        </w:rPr>
      </w:pPr>
      <w:ins w:id="429" w:author="Karthick Nagarajan" w:date="2018-12-19T11:53:00Z">
        <w:del w:id="430"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w:delText>
          </w:r>
        </w:del>
      </w:ins>
    </w:p>
    <w:p w:rsidR="00245DD2" w:rsidRPr="002022F3" w:rsidDel="007F0AB1" w:rsidRDefault="00245DD2" w:rsidP="00245DD2">
      <w:pPr>
        <w:pStyle w:val="ListParagraph"/>
        <w:shd w:val="clear" w:color="auto" w:fill="FFFFFF"/>
        <w:spacing w:after="0" w:line="240" w:lineRule="auto"/>
        <w:rPr>
          <w:ins w:id="431" w:author="Karthick Nagarajan" w:date="2018-12-19T11:53:00Z"/>
          <w:del w:id="432" w:author="Nishikant ." w:date="2019-01-03T12:40:00Z"/>
          <w:rFonts w:eastAsia="Times New Roman" w:cs="Consolas"/>
        </w:rPr>
      </w:pPr>
      <w:ins w:id="433" w:author="Karthick Nagarajan" w:date="2018-12-19T11:53:00Z">
        <w:del w:id="434"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45DD2" w:rsidRPr="002022F3" w:rsidDel="007F0AB1" w:rsidRDefault="00245DD2" w:rsidP="00245DD2">
      <w:pPr>
        <w:pStyle w:val="ListParagraph"/>
        <w:shd w:val="clear" w:color="auto" w:fill="FFFFFF"/>
        <w:spacing w:after="0" w:line="240" w:lineRule="auto"/>
        <w:rPr>
          <w:ins w:id="435" w:author="Karthick Nagarajan" w:date="2018-12-19T11:53:00Z"/>
          <w:del w:id="436" w:author="Nishikant ." w:date="2019-01-03T12:40:00Z"/>
          <w:rFonts w:eastAsia="Times New Roman" w:cs="Consolas"/>
        </w:rPr>
      </w:pPr>
      <w:ins w:id="437" w:author="Karthick Nagarajan" w:date="2018-12-19T11:53:00Z">
        <w:del w:id="438"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45DD2" w:rsidRPr="002022F3" w:rsidDel="007F0AB1" w:rsidRDefault="00245DD2" w:rsidP="00245DD2">
      <w:pPr>
        <w:pStyle w:val="ListParagraph"/>
        <w:shd w:val="clear" w:color="auto" w:fill="FFFFFF"/>
        <w:spacing w:after="0" w:line="240" w:lineRule="auto"/>
        <w:rPr>
          <w:ins w:id="439" w:author="Karthick Nagarajan" w:date="2018-12-19T11:53:00Z"/>
          <w:del w:id="440" w:author="Nishikant ." w:date="2019-01-03T12:40:00Z"/>
          <w:rFonts w:eastAsia="Times New Roman" w:cs="Consolas"/>
        </w:rPr>
      </w:pPr>
      <w:ins w:id="441" w:author="Karthick Nagarajan" w:date="2018-12-19T11:53:00Z">
        <w:del w:id="442"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"code": "DinersClub",</w:delText>
          </w:r>
        </w:del>
      </w:ins>
    </w:p>
    <w:p w:rsidR="00245DD2" w:rsidRPr="002022F3" w:rsidDel="007F0AB1" w:rsidRDefault="00245DD2" w:rsidP="00245DD2">
      <w:pPr>
        <w:pStyle w:val="ListParagraph"/>
        <w:shd w:val="clear" w:color="auto" w:fill="FFFFFF"/>
        <w:spacing w:after="0" w:line="240" w:lineRule="auto"/>
        <w:rPr>
          <w:ins w:id="443" w:author="Karthick Nagarajan" w:date="2018-12-19T11:53:00Z"/>
          <w:del w:id="444" w:author="Nishikant ." w:date="2019-01-03T12:40:00Z"/>
          <w:rFonts w:eastAsia="Times New Roman" w:cs="Consolas"/>
        </w:rPr>
      </w:pPr>
      <w:ins w:id="445" w:author="Karthick Nagarajan" w:date="2018-12-19T11:53:00Z">
        <w:del w:id="446"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"label": {</w:delText>
          </w:r>
        </w:del>
      </w:ins>
    </w:p>
    <w:p w:rsidR="00245DD2" w:rsidRPr="002022F3" w:rsidDel="007F0AB1" w:rsidRDefault="00245DD2" w:rsidP="00245DD2">
      <w:pPr>
        <w:pStyle w:val="ListParagraph"/>
        <w:shd w:val="clear" w:color="auto" w:fill="FFFFFF"/>
        <w:spacing w:after="0" w:line="240" w:lineRule="auto"/>
        <w:rPr>
          <w:ins w:id="447" w:author="Karthick Nagarajan" w:date="2018-12-19T11:53:00Z"/>
          <w:del w:id="448" w:author="Nishikant ." w:date="2019-01-03T12:40:00Z"/>
          <w:rFonts w:eastAsia="Times New Roman" w:cs="Consolas"/>
        </w:rPr>
      </w:pPr>
      <w:ins w:id="449" w:author="Karthick Nagarajan" w:date="2018-12-19T11:53:00Z">
        <w:del w:id="450"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"default": "Diners Club International"</w:delText>
          </w:r>
        </w:del>
      </w:ins>
    </w:p>
    <w:p w:rsidR="00245DD2" w:rsidRPr="002022F3" w:rsidDel="007F0AB1" w:rsidRDefault="00245DD2" w:rsidP="00245DD2">
      <w:pPr>
        <w:pStyle w:val="ListParagraph"/>
        <w:shd w:val="clear" w:color="auto" w:fill="FFFFFF"/>
        <w:spacing w:after="0" w:line="240" w:lineRule="auto"/>
        <w:rPr>
          <w:ins w:id="451" w:author="Karthick Nagarajan" w:date="2018-12-19T11:53:00Z"/>
          <w:del w:id="452" w:author="Nishikant ." w:date="2019-01-03T12:40:00Z"/>
          <w:rFonts w:eastAsia="Times New Roman" w:cs="Consolas"/>
        </w:rPr>
      </w:pPr>
      <w:ins w:id="453" w:author="Karthick Nagarajan" w:date="2018-12-19T11:53:00Z">
        <w:del w:id="454"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w:delText>
          </w:r>
        </w:del>
      </w:ins>
    </w:p>
    <w:p w:rsidR="00245DD2" w:rsidRPr="002022F3" w:rsidDel="007F0AB1" w:rsidRDefault="00245DD2" w:rsidP="00245DD2">
      <w:pPr>
        <w:pStyle w:val="ListParagraph"/>
        <w:shd w:val="clear" w:color="auto" w:fill="FFFFFF"/>
        <w:spacing w:after="0" w:line="240" w:lineRule="auto"/>
        <w:rPr>
          <w:ins w:id="455" w:author="Karthick Nagarajan" w:date="2018-12-19T11:53:00Z"/>
          <w:del w:id="456" w:author="Nishikant ." w:date="2019-01-03T12:40:00Z"/>
          <w:rFonts w:eastAsia="Times New Roman" w:cs="Consolas"/>
        </w:rPr>
      </w:pPr>
      <w:ins w:id="457" w:author="Karthick Nagarajan" w:date="2018-12-19T11:53:00Z">
        <w:del w:id="458"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45DD2" w:rsidRPr="002022F3" w:rsidDel="007F0AB1" w:rsidRDefault="00245DD2" w:rsidP="00245DD2">
      <w:pPr>
        <w:pStyle w:val="ListParagraph"/>
        <w:shd w:val="clear" w:color="auto" w:fill="FFFFFF"/>
        <w:spacing w:after="0" w:line="240" w:lineRule="auto"/>
        <w:rPr>
          <w:ins w:id="459" w:author="Karthick Nagarajan" w:date="2018-12-19T11:53:00Z"/>
          <w:del w:id="460" w:author="Nishikant ." w:date="2019-01-03T12:40:00Z"/>
          <w:rFonts w:eastAsia="Times New Roman" w:cs="Consolas"/>
        </w:rPr>
      </w:pPr>
      <w:ins w:id="461" w:author="Karthick Nagarajan" w:date="2018-12-19T11:53:00Z">
        <w:del w:id="462"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45DD2" w:rsidRPr="002022F3" w:rsidDel="007F0AB1" w:rsidRDefault="00245DD2" w:rsidP="00245DD2">
      <w:pPr>
        <w:pStyle w:val="ListParagraph"/>
        <w:shd w:val="clear" w:color="auto" w:fill="FFFFFF"/>
        <w:spacing w:after="0" w:line="240" w:lineRule="auto"/>
        <w:rPr>
          <w:ins w:id="463" w:author="Karthick Nagarajan" w:date="2018-12-19T11:53:00Z"/>
          <w:del w:id="464" w:author="Nishikant ." w:date="2019-01-03T12:40:00Z"/>
          <w:rFonts w:eastAsia="Times New Roman" w:cs="Consolas"/>
        </w:rPr>
      </w:pPr>
      <w:ins w:id="465" w:author="Karthick Nagarajan" w:date="2018-12-19T11:53:00Z">
        <w:del w:id="466"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"code": "Airplus",</w:delText>
          </w:r>
        </w:del>
      </w:ins>
    </w:p>
    <w:p w:rsidR="00245DD2" w:rsidRPr="002022F3" w:rsidDel="007F0AB1" w:rsidRDefault="00245DD2" w:rsidP="00245DD2">
      <w:pPr>
        <w:pStyle w:val="ListParagraph"/>
        <w:shd w:val="clear" w:color="auto" w:fill="FFFFFF"/>
        <w:spacing w:after="0" w:line="240" w:lineRule="auto"/>
        <w:rPr>
          <w:ins w:id="467" w:author="Karthick Nagarajan" w:date="2018-12-19T11:53:00Z"/>
          <w:del w:id="468" w:author="Nishikant ." w:date="2019-01-03T12:40:00Z"/>
          <w:rFonts w:eastAsia="Times New Roman" w:cs="Consolas"/>
        </w:rPr>
      </w:pPr>
      <w:ins w:id="469" w:author="Karthick Nagarajan" w:date="2018-12-19T11:53:00Z">
        <w:del w:id="470"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"label": {</w:delText>
          </w:r>
        </w:del>
      </w:ins>
    </w:p>
    <w:p w:rsidR="00245DD2" w:rsidRPr="002022F3" w:rsidDel="007F0AB1" w:rsidRDefault="00245DD2" w:rsidP="00245DD2">
      <w:pPr>
        <w:pStyle w:val="ListParagraph"/>
        <w:shd w:val="clear" w:color="auto" w:fill="FFFFFF"/>
        <w:spacing w:after="0" w:line="240" w:lineRule="auto"/>
        <w:rPr>
          <w:ins w:id="471" w:author="Karthick Nagarajan" w:date="2018-12-19T11:53:00Z"/>
          <w:del w:id="472" w:author="Nishikant ." w:date="2019-01-03T12:40:00Z"/>
          <w:rFonts w:eastAsia="Times New Roman" w:cs="Consolas"/>
        </w:rPr>
      </w:pPr>
      <w:ins w:id="473" w:author="Karthick Nagarajan" w:date="2018-12-19T11:53:00Z">
        <w:del w:id="474"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"default": "Airplus"</w:delText>
          </w:r>
        </w:del>
      </w:ins>
    </w:p>
    <w:p w:rsidR="00245DD2" w:rsidRPr="002022F3" w:rsidDel="007F0AB1" w:rsidRDefault="00245DD2" w:rsidP="00245DD2">
      <w:pPr>
        <w:pStyle w:val="ListParagraph"/>
        <w:shd w:val="clear" w:color="auto" w:fill="FFFFFF"/>
        <w:spacing w:after="0" w:line="240" w:lineRule="auto"/>
        <w:rPr>
          <w:ins w:id="475" w:author="Karthick Nagarajan" w:date="2018-12-19T11:53:00Z"/>
          <w:del w:id="476" w:author="Nishikant ." w:date="2019-01-03T12:40:00Z"/>
          <w:rFonts w:eastAsia="Times New Roman" w:cs="Consolas"/>
        </w:rPr>
      </w:pPr>
      <w:ins w:id="477" w:author="Karthick Nagarajan" w:date="2018-12-19T11:53:00Z">
        <w:del w:id="478"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w:delText>
          </w:r>
        </w:del>
      </w:ins>
    </w:p>
    <w:p w:rsidR="00245DD2" w:rsidRPr="002022F3" w:rsidDel="007F0AB1" w:rsidRDefault="00245DD2" w:rsidP="00245DD2">
      <w:pPr>
        <w:pStyle w:val="ListParagraph"/>
        <w:shd w:val="clear" w:color="auto" w:fill="FFFFFF"/>
        <w:spacing w:after="0" w:line="240" w:lineRule="auto"/>
        <w:rPr>
          <w:ins w:id="479" w:author="Karthick Nagarajan" w:date="2018-12-19T11:53:00Z"/>
          <w:del w:id="480" w:author="Nishikant ." w:date="2019-01-03T12:40:00Z"/>
          <w:rFonts w:eastAsia="Times New Roman" w:cs="Consolas"/>
        </w:rPr>
      </w:pPr>
      <w:ins w:id="481" w:author="Karthick Nagarajan" w:date="2018-12-19T11:53:00Z">
        <w:del w:id="482"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45DD2" w:rsidRPr="002022F3" w:rsidDel="007F0AB1" w:rsidRDefault="00245DD2" w:rsidP="00245DD2">
      <w:pPr>
        <w:pStyle w:val="ListParagraph"/>
        <w:shd w:val="clear" w:color="auto" w:fill="FFFFFF"/>
        <w:spacing w:after="0" w:line="240" w:lineRule="auto"/>
        <w:rPr>
          <w:ins w:id="483" w:author="Karthick Nagarajan" w:date="2018-12-19T11:53:00Z"/>
          <w:del w:id="484" w:author="Nishikant ." w:date="2019-01-03T12:40:00Z"/>
          <w:rFonts w:eastAsia="Times New Roman" w:cs="Consolas"/>
        </w:rPr>
      </w:pPr>
      <w:ins w:id="485" w:author="Karthick Nagarajan" w:date="2018-12-19T11:53:00Z">
        <w:del w:id="486"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45DD2" w:rsidRPr="002022F3" w:rsidDel="007F0AB1" w:rsidRDefault="00245DD2" w:rsidP="00245DD2">
      <w:pPr>
        <w:pStyle w:val="ListParagraph"/>
        <w:shd w:val="clear" w:color="auto" w:fill="FFFFFF"/>
        <w:spacing w:after="0" w:line="240" w:lineRule="auto"/>
        <w:rPr>
          <w:ins w:id="487" w:author="Karthick Nagarajan" w:date="2018-12-19T11:53:00Z"/>
          <w:del w:id="488" w:author="Nishikant ." w:date="2019-01-03T12:40:00Z"/>
          <w:rFonts w:eastAsia="Times New Roman" w:cs="Consolas"/>
        </w:rPr>
      </w:pPr>
      <w:ins w:id="489" w:author="Karthick Nagarajan" w:date="2018-12-19T11:53:00Z">
        <w:del w:id="490"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"code": "Dankort",</w:delText>
          </w:r>
        </w:del>
      </w:ins>
    </w:p>
    <w:p w:rsidR="00245DD2" w:rsidRPr="002022F3" w:rsidDel="007F0AB1" w:rsidRDefault="00245DD2" w:rsidP="00245DD2">
      <w:pPr>
        <w:pStyle w:val="ListParagraph"/>
        <w:shd w:val="clear" w:color="auto" w:fill="FFFFFF"/>
        <w:spacing w:after="0" w:line="240" w:lineRule="auto"/>
        <w:rPr>
          <w:ins w:id="491" w:author="Karthick Nagarajan" w:date="2018-12-19T11:53:00Z"/>
          <w:del w:id="492" w:author="Nishikant ." w:date="2019-01-03T12:40:00Z"/>
          <w:rFonts w:eastAsia="Times New Roman" w:cs="Consolas"/>
        </w:rPr>
      </w:pPr>
      <w:ins w:id="493" w:author="Karthick Nagarajan" w:date="2018-12-19T11:53:00Z">
        <w:del w:id="494"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"label": {</w:delText>
          </w:r>
        </w:del>
      </w:ins>
    </w:p>
    <w:p w:rsidR="00245DD2" w:rsidRPr="002022F3" w:rsidDel="007F0AB1" w:rsidRDefault="00245DD2" w:rsidP="00245DD2">
      <w:pPr>
        <w:pStyle w:val="ListParagraph"/>
        <w:shd w:val="clear" w:color="auto" w:fill="FFFFFF"/>
        <w:spacing w:after="0" w:line="240" w:lineRule="auto"/>
        <w:rPr>
          <w:ins w:id="495" w:author="Karthick Nagarajan" w:date="2018-12-19T11:53:00Z"/>
          <w:del w:id="496" w:author="Nishikant ." w:date="2019-01-03T12:40:00Z"/>
          <w:rFonts w:eastAsia="Times New Roman" w:cs="Consolas"/>
        </w:rPr>
      </w:pPr>
      <w:ins w:id="497" w:author="Karthick Nagarajan" w:date="2018-12-19T11:53:00Z">
        <w:del w:id="498"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"default": "Dankort"</w:delText>
          </w:r>
        </w:del>
      </w:ins>
    </w:p>
    <w:p w:rsidR="00245DD2" w:rsidRPr="002022F3" w:rsidDel="007F0AB1" w:rsidRDefault="00245DD2" w:rsidP="00245DD2">
      <w:pPr>
        <w:pStyle w:val="ListParagraph"/>
        <w:shd w:val="clear" w:color="auto" w:fill="FFFFFF"/>
        <w:spacing w:after="0" w:line="240" w:lineRule="auto"/>
        <w:rPr>
          <w:ins w:id="499" w:author="Karthick Nagarajan" w:date="2018-12-19T11:53:00Z"/>
          <w:del w:id="500" w:author="Nishikant ." w:date="2019-01-03T12:40:00Z"/>
          <w:rFonts w:eastAsia="Times New Roman" w:cs="Consolas"/>
        </w:rPr>
      </w:pPr>
      <w:ins w:id="501" w:author="Karthick Nagarajan" w:date="2018-12-19T11:53:00Z">
        <w:del w:id="502"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w:delText>
          </w:r>
        </w:del>
      </w:ins>
    </w:p>
    <w:p w:rsidR="00245DD2" w:rsidRPr="002022F3" w:rsidDel="007F0AB1" w:rsidRDefault="00245DD2" w:rsidP="00245DD2">
      <w:pPr>
        <w:pStyle w:val="ListParagraph"/>
        <w:shd w:val="clear" w:color="auto" w:fill="FFFFFF"/>
        <w:spacing w:after="0" w:line="240" w:lineRule="auto"/>
        <w:rPr>
          <w:ins w:id="503" w:author="Karthick Nagarajan" w:date="2018-12-19T11:53:00Z"/>
          <w:del w:id="504" w:author="Nishikant ." w:date="2019-01-03T12:40:00Z"/>
          <w:rFonts w:eastAsia="Times New Roman" w:cs="Consolas"/>
        </w:rPr>
      </w:pPr>
      <w:ins w:id="505" w:author="Karthick Nagarajan" w:date="2018-12-19T11:53:00Z">
        <w:del w:id="506"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45DD2" w:rsidRPr="002022F3" w:rsidDel="007F0AB1" w:rsidRDefault="00245DD2" w:rsidP="00245DD2">
      <w:pPr>
        <w:pStyle w:val="ListParagraph"/>
        <w:shd w:val="clear" w:color="auto" w:fill="FFFFFF"/>
        <w:spacing w:after="0" w:line="240" w:lineRule="auto"/>
        <w:rPr>
          <w:ins w:id="507" w:author="Karthick Nagarajan" w:date="2018-12-19T11:53:00Z"/>
          <w:del w:id="508" w:author="Nishikant ." w:date="2019-01-03T12:40:00Z"/>
          <w:rFonts w:eastAsia="Times New Roman" w:cs="Consolas"/>
        </w:rPr>
      </w:pPr>
      <w:ins w:id="509" w:author="Karthick Nagarajan" w:date="2018-12-19T11:53:00Z">
        <w:del w:id="510"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45DD2" w:rsidRPr="002022F3" w:rsidDel="007F0AB1" w:rsidRDefault="00245DD2" w:rsidP="00245DD2">
      <w:pPr>
        <w:pStyle w:val="ListParagraph"/>
        <w:shd w:val="clear" w:color="auto" w:fill="FFFFFF"/>
        <w:spacing w:after="0" w:line="240" w:lineRule="auto"/>
        <w:rPr>
          <w:ins w:id="511" w:author="Karthick Nagarajan" w:date="2018-12-19T11:53:00Z"/>
          <w:del w:id="512" w:author="Nishikant ." w:date="2019-01-03T12:40:00Z"/>
          <w:rFonts w:eastAsia="Times New Roman" w:cs="Consolas"/>
        </w:rPr>
      </w:pPr>
      <w:ins w:id="513" w:author="Karthick Nagarajan" w:date="2018-12-19T11:53:00Z">
        <w:del w:id="514"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"code": "Laser",</w:delText>
          </w:r>
        </w:del>
      </w:ins>
    </w:p>
    <w:p w:rsidR="00245DD2" w:rsidRPr="002022F3" w:rsidDel="007F0AB1" w:rsidRDefault="00245DD2" w:rsidP="00245DD2">
      <w:pPr>
        <w:pStyle w:val="ListParagraph"/>
        <w:shd w:val="clear" w:color="auto" w:fill="FFFFFF"/>
        <w:spacing w:after="0" w:line="240" w:lineRule="auto"/>
        <w:rPr>
          <w:ins w:id="515" w:author="Karthick Nagarajan" w:date="2018-12-19T11:53:00Z"/>
          <w:del w:id="516" w:author="Nishikant ." w:date="2019-01-03T12:40:00Z"/>
          <w:rFonts w:eastAsia="Times New Roman" w:cs="Consolas"/>
        </w:rPr>
      </w:pPr>
      <w:ins w:id="517" w:author="Karthick Nagarajan" w:date="2018-12-19T11:53:00Z">
        <w:del w:id="518"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"label": {</w:delText>
          </w:r>
        </w:del>
      </w:ins>
    </w:p>
    <w:p w:rsidR="00245DD2" w:rsidRPr="002022F3" w:rsidDel="007F0AB1" w:rsidRDefault="00245DD2" w:rsidP="00245DD2">
      <w:pPr>
        <w:pStyle w:val="ListParagraph"/>
        <w:shd w:val="clear" w:color="auto" w:fill="FFFFFF"/>
        <w:spacing w:after="0" w:line="240" w:lineRule="auto"/>
        <w:rPr>
          <w:ins w:id="519" w:author="Karthick Nagarajan" w:date="2018-12-19T11:53:00Z"/>
          <w:del w:id="520" w:author="Nishikant ." w:date="2019-01-03T12:40:00Z"/>
          <w:rFonts w:eastAsia="Times New Roman" w:cs="Consolas"/>
        </w:rPr>
      </w:pPr>
      <w:ins w:id="521" w:author="Karthick Nagarajan" w:date="2018-12-19T11:53:00Z">
        <w:del w:id="522"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"default": "Laser"</w:delText>
          </w:r>
        </w:del>
      </w:ins>
    </w:p>
    <w:p w:rsidR="00245DD2" w:rsidRPr="002022F3" w:rsidDel="007F0AB1" w:rsidRDefault="00245DD2" w:rsidP="00245DD2">
      <w:pPr>
        <w:pStyle w:val="ListParagraph"/>
        <w:shd w:val="clear" w:color="auto" w:fill="FFFFFF"/>
        <w:spacing w:after="0" w:line="240" w:lineRule="auto"/>
        <w:rPr>
          <w:ins w:id="523" w:author="Karthick Nagarajan" w:date="2018-12-19T11:53:00Z"/>
          <w:del w:id="524" w:author="Nishikant ." w:date="2019-01-03T12:40:00Z"/>
          <w:rFonts w:eastAsia="Times New Roman" w:cs="Consolas"/>
        </w:rPr>
      </w:pPr>
      <w:ins w:id="525" w:author="Karthick Nagarajan" w:date="2018-12-19T11:53:00Z">
        <w:del w:id="526"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w:delText>
          </w:r>
        </w:del>
      </w:ins>
    </w:p>
    <w:p w:rsidR="00245DD2" w:rsidRPr="002022F3" w:rsidDel="007F0AB1" w:rsidRDefault="00245DD2" w:rsidP="00245DD2">
      <w:pPr>
        <w:pStyle w:val="ListParagraph"/>
        <w:shd w:val="clear" w:color="auto" w:fill="FFFFFF"/>
        <w:spacing w:after="0" w:line="240" w:lineRule="auto"/>
        <w:rPr>
          <w:ins w:id="527" w:author="Karthick Nagarajan" w:date="2018-12-19T11:53:00Z"/>
          <w:del w:id="528" w:author="Nishikant ." w:date="2019-01-03T12:40:00Z"/>
          <w:rFonts w:eastAsia="Times New Roman" w:cs="Consolas"/>
        </w:rPr>
      </w:pPr>
      <w:ins w:id="529" w:author="Karthick Nagarajan" w:date="2018-12-19T11:53:00Z">
        <w:del w:id="530"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45DD2" w:rsidRPr="002022F3" w:rsidDel="007F0AB1" w:rsidRDefault="00245DD2" w:rsidP="00245DD2">
      <w:pPr>
        <w:pStyle w:val="ListParagraph"/>
        <w:shd w:val="clear" w:color="auto" w:fill="FFFFFF"/>
        <w:spacing w:after="0" w:line="240" w:lineRule="auto"/>
        <w:rPr>
          <w:ins w:id="531" w:author="Karthick Nagarajan" w:date="2018-12-19T11:53:00Z"/>
          <w:del w:id="532" w:author="Nishikant ." w:date="2019-01-03T12:40:00Z"/>
          <w:rFonts w:eastAsia="Times New Roman" w:cs="Consolas"/>
        </w:rPr>
      </w:pPr>
      <w:ins w:id="533" w:author="Karthick Nagarajan" w:date="2018-12-19T11:53:00Z">
        <w:del w:id="534"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45DD2" w:rsidRPr="002022F3" w:rsidDel="007F0AB1" w:rsidRDefault="00245DD2" w:rsidP="00245DD2">
      <w:pPr>
        <w:pStyle w:val="ListParagraph"/>
        <w:shd w:val="clear" w:color="auto" w:fill="FFFFFF"/>
        <w:spacing w:after="0" w:line="240" w:lineRule="auto"/>
        <w:rPr>
          <w:ins w:id="535" w:author="Karthick Nagarajan" w:date="2018-12-19T11:53:00Z"/>
          <w:del w:id="536" w:author="Nishikant ." w:date="2019-01-03T12:40:00Z"/>
          <w:rFonts w:eastAsia="Times New Roman" w:cs="Consolas"/>
        </w:rPr>
      </w:pPr>
      <w:ins w:id="537" w:author="Karthick Nagarajan" w:date="2018-12-19T11:53:00Z">
        <w:del w:id="538"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"code": "Maestro",</w:delText>
          </w:r>
        </w:del>
      </w:ins>
    </w:p>
    <w:p w:rsidR="00245DD2" w:rsidRPr="002022F3" w:rsidDel="007F0AB1" w:rsidRDefault="00245DD2" w:rsidP="00245DD2">
      <w:pPr>
        <w:pStyle w:val="ListParagraph"/>
        <w:shd w:val="clear" w:color="auto" w:fill="FFFFFF"/>
        <w:spacing w:after="0" w:line="240" w:lineRule="auto"/>
        <w:rPr>
          <w:ins w:id="539" w:author="Karthick Nagarajan" w:date="2018-12-19T11:53:00Z"/>
          <w:del w:id="540" w:author="Nishikant ." w:date="2019-01-03T12:40:00Z"/>
          <w:rFonts w:eastAsia="Times New Roman" w:cs="Consolas"/>
        </w:rPr>
      </w:pPr>
      <w:ins w:id="541" w:author="Karthick Nagarajan" w:date="2018-12-19T11:53:00Z">
        <w:del w:id="542"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"label": {</w:delText>
          </w:r>
        </w:del>
      </w:ins>
    </w:p>
    <w:p w:rsidR="00245DD2" w:rsidRPr="002022F3" w:rsidDel="007F0AB1" w:rsidRDefault="00245DD2" w:rsidP="00245DD2">
      <w:pPr>
        <w:pStyle w:val="ListParagraph"/>
        <w:shd w:val="clear" w:color="auto" w:fill="FFFFFF"/>
        <w:spacing w:after="0" w:line="240" w:lineRule="auto"/>
        <w:rPr>
          <w:ins w:id="543" w:author="Karthick Nagarajan" w:date="2018-12-19T11:53:00Z"/>
          <w:del w:id="544" w:author="Nishikant ." w:date="2019-01-03T12:40:00Z"/>
          <w:rFonts w:eastAsia="Times New Roman" w:cs="Consolas"/>
        </w:rPr>
      </w:pPr>
      <w:ins w:id="545" w:author="Karthick Nagarajan" w:date="2018-12-19T11:53:00Z">
        <w:del w:id="546"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"default": "Maestro"</w:delText>
          </w:r>
        </w:del>
      </w:ins>
    </w:p>
    <w:p w:rsidR="00245DD2" w:rsidRPr="002022F3" w:rsidDel="007F0AB1" w:rsidRDefault="00245DD2" w:rsidP="00245DD2">
      <w:pPr>
        <w:pStyle w:val="ListParagraph"/>
        <w:shd w:val="clear" w:color="auto" w:fill="FFFFFF"/>
        <w:spacing w:after="0" w:line="240" w:lineRule="auto"/>
        <w:rPr>
          <w:ins w:id="547" w:author="Karthick Nagarajan" w:date="2018-12-19T11:53:00Z"/>
          <w:del w:id="548" w:author="Nishikant ." w:date="2019-01-03T12:40:00Z"/>
          <w:rFonts w:eastAsia="Times New Roman" w:cs="Consolas"/>
        </w:rPr>
      </w:pPr>
      <w:ins w:id="549" w:author="Karthick Nagarajan" w:date="2018-12-19T11:53:00Z">
        <w:del w:id="550"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w:delText>
          </w:r>
        </w:del>
      </w:ins>
    </w:p>
    <w:p w:rsidR="00245DD2" w:rsidRPr="002022F3" w:rsidDel="007F0AB1" w:rsidRDefault="00245DD2" w:rsidP="00245DD2">
      <w:pPr>
        <w:pStyle w:val="ListParagraph"/>
        <w:shd w:val="clear" w:color="auto" w:fill="FFFFFF"/>
        <w:spacing w:after="0" w:line="240" w:lineRule="auto"/>
        <w:rPr>
          <w:ins w:id="551" w:author="Karthick Nagarajan" w:date="2018-12-19T11:53:00Z"/>
          <w:del w:id="552" w:author="Nishikant ." w:date="2019-01-03T12:40:00Z"/>
          <w:rFonts w:eastAsia="Times New Roman" w:cs="Consolas"/>
        </w:rPr>
      </w:pPr>
      <w:ins w:id="553" w:author="Karthick Nagarajan" w:date="2018-12-19T11:53:00Z">
        <w:del w:id="554"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 xml:space="preserve">  }</w:delText>
          </w:r>
        </w:del>
      </w:ins>
    </w:p>
    <w:p w:rsidR="00245DD2" w:rsidRPr="002022F3" w:rsidDel="007F0AB1" w:rsidRDefault="00245DD2" w:rsidP="00245DD2">
      <w:pPr>
        <w:pStyle w:val="ListParagraph"/>
        <w:shd w:val="clear" w:color="auto" w:fill="FFFFFF"/>
        <w:spacing w:after="0" w:line="240" w:lineRule="auto"/>
        <w:rPr>
          <w:ins w:id="555" w:author="Karthick Nagarajan" w:date="2018-12-19T11:53:00Z"/>
          <w:del w:id="556" w:author="Nishikant ." w:date="2019-01-03T12:40:00Z"/>
          <w:rFonts w:eastAsia="Times New Roman" w:cs="Consolas"/>
        </w:rPr>
      </w:pPr>
      <w:ins w:id="557" w:author="Karthick Nagarajan" w:date="2018-12-19T11:53:00Z">
        <w:del w:id="558" w:author="Nishikant ." w:date="2019-01-03T12:40:00Z">
          <w:r w:rsidRPr="002022F3" w:rsidDel="007F0AB1">
            <w:rPr>
              <w:rFonts w:eastAsia="Times New Roman" w:cs="Consolas"/>
            </w:rPr>
            <w:tab/>
          </w:r>
          <w:r w:rsidRPr="002022F3" w:rsidDel="007F0AB1">
            <w:rPr>
              <w:rFonts w:eastAsia="Times New Roman" w:cs="Consolas"/>
            </w:rPr>
            <w:tab/>
          </w:r>
          <w:r w:rsidRPr="002022F3" w:rsidDel="007F0AB1">
            <w:rPr>
              <w:rFonts w:eastAsia="Times New Roman" w:cs="Consolas"/>
            </w:rPr>
            <w:tab/>
            <w:delText>]</w:delText>
          </w:r>
        </w:del>
      </w:ins>
    </w:p>
    <w:p w:rsidR="00245DD2" w:rsidRPr="002022F3" w:rsidDel="007F0AB1" w:rsidRDefault="00245DD2" w:rsidP="00245DD2">
      <w:pPr>
        <w:pStyle w:val="ListParagraph"/>
        <w:shd w:val="clear" w:color="auto" w:fill="FFFFFF"/>
        <w:spacing w:after="0" w:line="240" w:lineRule="auto"/>
        <w:rPr>
          <w:ins w:id="559" w:author="Karthick Nagarajan" w:date="2018-12-19T11:53:00Z"/>
          <w:del w:id="560" w:author="Nishikant ." w:date="2019-01-03T12:40:00Z"/>
          <w:rFonts w:eastAsia="Times New Roman" w:cs="Consolas"/>
        </w:rPr>
      </w:pPr>
      <w:ins w:id="561" w:author="Karthick Nagarajan" w:date="2018-12-19T11:53:00Z">
        <w:del w:id="562" w:author="Nishikant ." w:date="2019-01-03T12:40:00Z">
          <w:r w:rsidRPr="002022F3" w:rsidDel="007F0AB1">
            <w:rPr>
              <w:rFonts w:eastAsia="Times New Roman" w:cs="Consolas"/>
            </w:rPr>
            <w:tab/>
          </w:r>
          <w:r w:rsidRPr="002022F3" w:rsidDel="007F0AB1">
            <w:rPr>
              <w:rFonts w:eastAsia="Times New Roman" w:cs="Consolas"/>
            </w:rPr>
            <w:tab/>
            <w:delText>},</w:delText>
          </w:r>
        </w:del>
      </w:ins>
    </w:p>
    <w:p w:rsidR="00245DD2" w:rsidRPr="002022F3" w:rsidDel="007F0AB1" w:rsidRDefault="00245DD2" w:rsidP="00245DD2">
      <w:pPr>
        <w:pStyle w:val="ListParagraph"/>
        <w:shd w:val="clear" w:color="auto" w:fill="FFFFFF"/>
        <w:spacing w:after="0" w:line="240" w:lineRule="auto"/>
        <w:rPr>
          <w:ins w:id="563" w:author="Karthick Nagarajan" w:date="2018-12-19T11:53:00Z"/>
          <w:del w:id="564" w:author="Nishikant ." w:date="2019-01-03T12:40:00Z"/>
          <w:rFonts w:eastAsia="Times New Roman" w:cs="Consolas"/>
        </w:rPr>
      </w:pPr>
      <w:ins w:id="565" w:author="Karthick Nagarajan" w:date="2018-12-19T11:53:00Z">
        <w:del w:id="566" w:author="Nishikant ." w:date="2019-01-03T12:40:00Z">
          <w:r w:rsidRPr="002022F3" w:rsidDel="007F0AB1">
            <w:rPr>
              <w:rFonts w:eastAsia="Times New Roman" w:cs="Consolas"/>
            </w:rPr>
            <w:delText xml:space="preserve">        "width" : 12</w:delText>
          </w:r>
        </w:del>
      </w:ins>
    </w:p>
    <w:p w:rsidR="00245DD2" w:rsidRPr="002022F3" w:rsidDel="007F0AB1" w:rsidRDefault="00245DD2" w:rsidP="00245DD2">
      <w:pPr>
        <w:pStyle w:val="ListParagraph"/>
        <w:shd w:val="clear" w:color="auto" w:fill="FFFFFF"/>
        <w:spacing w:after="0" w:line="240" w:lineRule="auto"/>
        <w:rPr>
          <w:ins w:id="567" w:author="Karthick Nagarajan" w:date="2018-12-19T11:53:00Z"/>
          <w:del w:id="568" w:author="Nishikant ." w:date="2019-01-03T12:40:00Z"/>
          <w:rFonts w:eastAsia="Times New Roman" w:cs="Consolas"/>
        </w:rPr>
      </w:pPr>
      <w:ins w:id="569" w:author="Karthick Nagarajan" w:date="2018-12-19T11:53:00Z">
        <w:del w:id="570" w:author="Nishikant ." w:date="2019-01-03T12:40:00Z">
          <w:r w:rsidRPr="002022F3" w:rsidDel="007F0AB1">
            <w:rPr>
              <w:rFonts w:eastAsia="Times New Roman" w:cs="Consolas"/>
            </w:rPr>
            <w:delText xml:space="preserve">      }, {</w:delText>
          </w:r>
        </w:del>
      </w:ins>
    </w:p>
    <w:p w:rsidR="00245DD2" w:rsidRPr="002022F3" w:rsidDel="007F0AB1" w:rsidRDefault="00245DD2" w:rsidP="00245DD2">
      <w:pPr>
        <w:pStyle w:val="ListParagraph"/>
        <w:shd w:val="clear" w:color="auto" w:fill="FFFFFF"/>
        <w:spacing w:after="0" w:line="240" w:lineRule="auto"/>
        <w:rPr>
          <w:ins w:id="571" w:author="Karthick Nagarajan" w:date="2018-12-19T11:53:00Z"/>
          <w:del w:id="572" w:author="Nishikant ." w:date="2019-01-03T12:40:00Z"/>
          <w:rFonts w:eastAsia="Times New Roman" w:cs="Consolas"/>
        </w:rPr>
      </w:pPr>
      <w:ins w:id="573" w:author="Karthick Nagarajan" w:date="2018-12-19T11:53:00Z">
        <w:del w:id="574" w:author="Nishikant ." w:date="2019-01-03T12:40:00Z">
          <w:r w:rsidRPr="002022F3" w:rsidDel="007F0AB1">
            <w:rPr>
              <w:rFonts w:eastAsia="Times New Roman" w:cs="Consolas"/>
            </w:rPr>
            <w:delText xml:space="preserve">        "attribute" : "payment_card.number",</w:delText>
          </w:r>
        </w:del>
      </w:ins>
    </w:p>
    <w:p w:rsidR="00245DD2" w:rsidRPr="002022F3" w:rsidDel="007F0AB1" w:rsidRDefault="00245DD2" w:rsidP="00245DD2">
      <w:pPr>
        <w:pStyle w:val="ListParagraph"/>
        <w:shd w:val="clear" w:color="auto" w:fill="FFFFFF"/>
        <w:spacing w:after="0" w:line="240" w:lineRule="auto"/>
        <w:rPr>
          <w:ins w:id="575" w:author="Karthick Nagarajan" w:date="2018-12-19T11:53:00Z"/>
          <w:del w:id="576" w:author="Nishikant ." w:date="2019-01-03T12:40:00Z"/>
          <w:rFonts w:eastAsia="Times New Roman" w:cs="Consolas"/>
        </w:rPr>
      </w:pPr>
      <w:ins w:id="577" w:author="Karthick Nagarajan" w:date="2018-12-19T11:53:00Z">
        <w:del w:id="578" w:author="Nishikant ." w:date="2019-01-03T12:40:00Z">
          <w:r w:rsidRPr="002022F3" w:rsidDel="007F0AB1">
            <w:rPr>
              <w:rFonts w:eastAsia="Times New Roman" w:cs="Consolas"/>
            </w:rPr>
            <w:delText xml:space="preserve">        "width" : 12</w:delText>
          </w:r>
        </w:del>
      </w:ins>
    </w:p>
    <w:p w:rsidR="00245DD2" w:rsidRPr="002022F3" w:rsidDel="007F0AB1" w:rsidRDefault="00245DD2" w:rsidP="00245DD2">
      <w:pPr>
        <w:pStyle w:val="ListParagraph"/>
        <w:shd w:val="clear" w:color="auto" w:fill="FFFFFF"/>
        <w:spacing w:after="0" w:line="240" w:lineRule="auto"/>
        <w:rPr>
          <w:ins w:id="579" w:author="Karthick Nagarajan" w:date="2018-12-19T11:53:00Z"/>
          <w:del w:id="580" w:author="Nishikant ." w:date="2019-01-03T12:40:00Z"/>
          <w:rFonts w:eastAsia="Times New Roman" w:cs="Consolas"/>
        </w:rPr>
      </w:pPr>
      <w:ins w:id="581" w:author="Karthick Nagarajan" w:date="2018-12-19T11:53:00Z">
        <w:del w:id="582" w:author="Nishikant ." w:date="2019-01-03T12:40:00Z">
          <w:r w:rsidRPr="002022F3" w:rsidDel="007F0AB1">
            <w:rPr>
              <w:rFonts w:eastAsia="Times New Roman" w:cs="Consolas"/>
            </w:rPr>
            <w:delText xml:space="preserve">      }, {</w:delText>
          </w:r>
        </w:del>
      </w:ins>
    </w:p>
    <w:p w:rsidR="00245DD2" w:rsidRPr="002022F3" w:rsidDel="007F0AB1" w:rsidRDefault="00245DD2" w:rsidP="00245DD2">
      <w:pPr>
        <w:pStyle w:val="ListParagraph"/>
        <w:shd w:val="clear" w:color="auto" w:fill="FFFFFF"/>
        <w:spacing w:after="0" w:line="240" w:lineRule="auto"/>
        <w:rPr>
          <w:ins w:id="583" w:author="Karthick Nagarajan" w:date="2018-12-19T11:53:00Z"/>
          <w:del w:id="584" w:author="Nishikant ." w:date="2019-01-03T12:40:00Z"/>
          <w:rFonts w:eastAsia="Times New Roman" w:cs="Consolas"/>
        </w:rPr>
      </w:pPr>
      <w:ins w:id="585" w:author="Karthick Nagarajan" w:date="2018-12-19T11:53:00Z">
        <w:del w:id="586" w:author="Nishikant ." w:date="2019-01-03T12:40:00Z">
          <w:r w:rsidRPr="002022F3" w:rsidDel="007F0AB1">
            <w:rPr>
              <w:rFonts w:eastAsia="Times New Roman" w:cs="Consolas"/>
            </w:rPr>
            <w:delText xml:space="preserve">        "attribute" : "payment_card.expiration_month",</w:delText>
          </w:r>
        </w:del>
      </w:ins>
    </w:p>
    <w:p w:rsidR="00245DD2" w:rsidRPr="002022F3" w:rsidDel="007F0AB1" w:rsidRDefault="00245DD2" w:rsidP="00245DD2">
      <w:pPr>
        <w:pStyle w:val="ListParagraph"/>
        <w:shd w:val="clear" w:color="auto" w:fill="FFFFFF"/>
        <w:spacing w:after="0" w:line="240" w:lineRule="auto"/>
        <w:rPr>
          <w:ins w:id="587" w:author="Karthick Nagarajan" w:date="2018-12-19T11:53:00Z"/>
          <w:del w:id="588" w:author="Nishikant ." w:date="2019-01-03T12:40:00Z"/>
          <w:rFonts w:eastAsia="Times New Roman" w:cs="Consolas"/>
        </w:rPr>
      </w:pPr>
      <w:ins w:id="589" w:author="Karthick Nagarajan" w:date="2018-12-19T11:53:00Z">
        <w:del w:id="590" w:author="Nishikant ." w:date="2019-01-03T12:40:00Z">
          <w:r w:rsidRPr="002022F3" w:rsidDel="007F0AB1">
            <w:rPr>
              <w:rFonts w:eastAsia="Times New Roman" w:cs="Consolas"/>
            </w:rPr>
            <w:delText xml:space="preserve">        "meta" : {</w:delText>
          </w:r>
        </w:del>
      </w:ins>
    </w:p>
    <w:p w:rsidR="00245DD2" w:rsidRPr="002022F3" w:rsidDel="007F0AB1" w:rsidRDefault="00245DD2" w:rsidP="00245DD2">
      <w:pPr>
        <w:pStyle w:val="ListParagraph"/>
        <w:shd w:val="clear" w:color="auto" w:fill="FFFFFF"/>
        <w:spacing w:after="0" w:line="240" w:lineRule="auto"/>
        <w:rPr>
          <w:ins w:id="591" w:author="Karthick Nagarajan" w:date="2018-12-19T11:53:00Z"/>
          <w:del w:id="592" w:author="Nishikant ." w:date="2019-01-03T12:40:00Z"/>
          <w:rFonts w:eastAsia="Times New Roman" w:cs="Consolas"/>
        </w:rPr>
      </w:pPr>
      <w:ins w:id="593" w:author="Karthick Nagarajan" w:date="2018-12-19T11:53:00Z">
        <w:del w:id="594" w:author="Nishikant ." w:date="2019-01-03T12:40:00Z">
          <w:r w:rsidRPr="002022F3" w:rsidDel="007F0AB1">
            <w:rPr>
              <w:rFonts w:eastAsia="Times New Roman" w:cs="Consolas"/>
            </w:rPr>
            <w:delText xml:space="preserve">          "format" : "int32",</w:delText>
          </w:r>
        </w:del>
      </w:ins>
    </w:p>
    <w:p w:rsidR="00245DD2" w:rsidRPr="002022F3" w:rsidDel="007F0AB1" w:rsidRDefault="00245DD2" w:rsidP="00245DD2">
      <w:pPr>
        <w:pStyle w:val="ListParagraph"/>
        <w:shd w:val="clear" w:color="auto" w:fill="FFFFFF"/>
        <w:spacing w:after="0" w:line="240" w:lineRule="auto"/>
        <w:rPr>
          <w:ins w:id="595" w:author="Karthick Nagarajan" w:date="2018-12-19T11:53:00Z"/>
          <w:del w:id="596" w:author="Nishikant ." w:date="2019-01-03T12:40:00Z"/>
          <w:rFonts w:eastAsia="Times New Roman" w:cs="Consolas"/>
        </w:rPr>
      </w:pPr>
      <w:ins w:id="597" w:author="Karthick Nagarajan" w:date="2018-12-19T11:53:00Z">
        <w:del w:id="598" w:author="Nishikant ." w:date="2019-01-03T12:40:00Z">
          <w:r w:rsidRPr="002022F3" w:rsidDel="007F0AB1">
            <w:rPr>
              <w:rFonts w:eastAsia="Times New Roman" w:cs="Consolas"/>
            </w:rPr>
            <w:delText xml:space="preserve">          "required" : true</w:delText>
          </w:r>
        </w:del>
      </w:ins>
    </w:p>
    <w:p w:rsidR="00245DD2" w:rsidRPr="002022F3" w:rsidDel="007F0AB1" w:rsidRDefault="00245DD2" w:rsidP="00245DD2">
      <w:pPr>
        <w:pStyle w:val="ListParagraph"/>
        <w:shd w:val="clear" w:color="auto" w:fill="FFFFFF"/>
        <w:spacing w:after="0" w:line="240" w:lineRule="auto"/>
        <w:rPr>
          <w:ins w:id="599" w:author="Karthick Nagarajan" w:date="2018-12-19T11:53:00Z"/>
          <w:del w:id="600" w:author="Nishikant ." w:date="2019-01-03T12:40:00Z"/>
          <w:rFonts w:eastAsia="Times New Roman" w:cs="Consolas"/>
        </w:rPr>
      </w:pPr>
      <w:ins w:id="601" w:author="Karthick Nagarajan" w:date="2018-12-19T11:53:00Z">
        <w:del w:id="602" w:author="Nishikant ." w:date="2019-01-03T12:40:00Z">
          <w:r w:rsidRPr="002022F3" w:rsidDel="007F0AB1">
            <w:rPr>
              <w:rFonts w:eastAsia="Times New Roman" w:cs="Consolas"/>
            </w:rPr>
            <w:delText xml:space="preserve">        },</w:delText>
          </w:r>
        </w:del>
      </w:ins>
    </w:p>
    <w:p w:rsidR="00245DD2" w:rsidRPr="002022F3" w:rsidDel="007F0AB1" w:rsidRDefault="00245DD2" w:rsidP="00245DD2">
      <w:pPr>
        <w:pStyle w:val="ListParagraph"/>
        <w:shd w:val="clear" w:color="auto" w:fill="FFFFFF"/>
        <w:spacing w:after="0" w:line="240" w:lineRule="auto"/>
        <w:rPr>
          <w:ins w:id="603" w:author="Karthick Nagarajan" w:date="2018-12-19T11:53:00Z"/>
          <w:del w:id="604" w:author="Nishikant ." w:date="2019-01-03T12:40:00Z"/>
          <w:rFonts w:eastAsia="Times New Roman" w:cs="Consolas"/>
        </w:rPr>
      </w:pPr>
      <w:ins w:id="605" w:author="Karthick Nagarajan" w:date="2018-12-19T11:53:00Z">
        <w:del w:id="606" w:author="Nishikant ." w:date="2019-01-03T12:40:00Z">
          <w:r w:rsidRPr="002022F3" w:rsidDel="007F0AB1">
            <w:rPr>
              <w:rFonts w:eastAsia="Times New Roman" w:cs="Consolas"/>
            </w:rPr>
            <w:delText xml:space="preserve">        "width" : 6</w:delText>
          </w:r>
        </w:del>
      </w:ins>
    </w:p>
    <w:p w:rsidR="00245DD2" w:rsidRPr="002022F3" w:rsidDel="007F0AB1" w:rsidRDefault="00245DD2" w:rsidP="00245DD2">
      <w:pPr>
        <w:pStyle w:val="ListParagraph"/>
        <w:shd w:val="clear" w:color="auto" w:fill="FFFFFF"/>
        <w:spacing w:after="0" w:line="240" w:lineRule="auto"/>
        <w:rPr>
          <w:ins w:id="607" w:author="Karthick Nagarajan" w:date="2018-12-19T11:53:00Z"/>
          <w:del w:id="608" w:author="Nishikant ." w:date="2019-01-03T12:40:00Z"/>
          <w:rFonts w:eastAsia="Times New Roman" w:cs="Consolas"/>
        </w:rPr>
      </w:pPr>
      <w:ins w:id="609" w:author="Karthick Nagarajan" w:date="2018-12-19T11:53:00Z">
        <w:del w:id="610" w:author="Nishikant ." w:date="2019-01-03T12:40:00Z">
          <w:r w:rsidRPr="002022F3" w:rsidDel="007F0AB1">
            <w:rPr>
              <w:rFonts w:eastAsia="Times New Roman" w:cs="Consolas"/>
            </w:rPr>
            <w:delText xml:space="preserve">      }, {</w:delText>
          </w:r>
        </w:del>
      </w:ins>
    </w:p>
    <w:p w:rsidR="00245DD2" w:rsidRPr="002022F3" w:rsidDel="007F0AB1" w:rsidRDefault="00245DD2" w:rsidP="00245DD2">
      <w:pPr>
        <w:pStyle w:val="ListParagraph"/>
        <w:shd w:val="clear" w:color="auto" w:fill="FFFFFF"/>
        <w:spacing w:after="0" w:line="240" w:lineRule="auto"/>
        <w:rPr>
          <w:ins w:id="611" w:author="Karthick Nagarajan" w:date="2018-12-19T11:53:00Z"/>
          <w:del w:id="612" w:author="Nishikant ." w:date="2019-01-03T12:40:00Z"/>
          <w:rFonts w:eastAsia="Times New Roman" w:cs="Consolas"/>
        </w:rPr>
      </w:pPr>
      <w:ins w:id="613" w:author="Karthick Nagarajan" w:date="2018-12-19T11:53:00Z">
        <w:del w:id="614" w:author="Nishikant ." w:date="2019-01-03T12:40:00Z">
          <w:r w:rsidRPr="002022F3" w:rsidDel="007F0AB1">
            <w:rPr>
              <w:rFonts w:eastAsia="Times New Roman" w:cs="Consolas"/>
            </w:rPr>
            <w:delText xml:space="preserve">        "attribute" : "payment_card.expiration_year",</w:delText>
          </w:r>
        </w:del>
      </w:ins>
    </w:p>
    <w:p w:rsidR="00245DD2" w:rsidRPr="002022F3" w:rsidDel="007F0AB1" w:rsidRDefault="00245DD2" w:rsidP="00245DD2">
      <w:pPr>
        <w:pStyle w:val="ListParagraph"/>
        <w:shd w:val="clear" w:color="auto" w:fill="FFFFFF"/>
        <w:spacing w:after="0" w:line="240" w:lineRule="auto"/>
        <w:rPr>
          <w:ins w:id="615" w:author="Karthick Nagarajan" w:date="2018-12-19T11:53:00Z"/>
          <w:del w:id="616" w:author="Nishikant ." w:date="2019-01-03T12:40:00Z"/>
          <w:rFonts w:eastAsia="Times New Roman" w:cs="Consolas"/>
        </w:rPr>
      </w:pPr>
      <w:ins w:id="617" w:author="Karthick Nagarajan" w:date="2018-12-19T11:53:00Z">
        <w:del w:id="618" w:author="Nishikant ." w:date="2019-01-03T12:40:00Z">
          <w:r w:rsidRPr="002022F3" w:rsidDel="007F0AB1">
            <w:rPr>
              <w:rFonts w:eastAsia="Times New Roman" w:cs="Consolas"/>
            </w:rPr>
            <w:delText xml:space="preserve">        "meta" : {</w:delText>
          </w:r>
        </w:del>
      </w:ins>
    </w:p>
    <w:p w:rsidR="00245DD2" w:rsidRPr="002022F3" w:rsidDel="007F0AB1" w:rsidRDefault="00245DD2" w:rsidP="00245DD2">
      <w:pPr>
        <w:pStyle w:val="ListParagraph"/>
        <w:shd w:val="clear" w:color="auto" w:fill="FFFFFF"/>
        <w:spacing w:after="0" w:line="240" w:lineRule="auto"/>
        <w:rPr>
          <w:ins w:id="619" w:author="Karthick Nagarajan" w:date="2018-12-19T11:53:00Z"/>
          <w:del w:id="620" w:author="Nishikant ." w:date="2019-01-03T12:40:00Z"/>
          <w:rFonts w:eastAsia="Times New Roman" w:cs="Consolas"/>
        </w:rPr>
      </w:pPr>
      <w:ins w:id="621" w:author="Karthick Nagarajan" w:date="2018-12-19T11:53:00Z">
        <w:del w:id="622" w:author="Nishikant ." w:date="2019-01-03T12:40:00Z">
          <w:r w:rsidRPr="002022F3" w:rsidDel="007F0AB1">
            <w:rPr>
              <w:rFonts w:eastAsia="Times New Roman" w:cs="Consolas"/>
            </w:rPr>
            <w:delText xml:space="preserve">          "format" : "int32",</w:delText>
          </w:r>
        </w:del>
      </w:ins>
    </w:p>
    <w:p w:rsidR="00245DD2" w:rsidRPr="002022F3" w:rsidDel="007F0AB1" w:rsidRDefault="00245DD2" w:rsidP="00245DD2">
      <w:pPr>
        <w:pStyle w:val="ListParagraph"/>
        <w:shd w:val="clear" w:color="auto" w:fill="FFFFFF"/>
        <w:spacing w:after="0" w:line="240" w:lineRule="auto"/>
        <w:rPr>
          <w:ins w:id="623" w:author="Karthick Nagarajan" w:date="2018-12-19T11:53:00Z"/>
          <w:del w:id="624" w:author="Nishikant ." w:date="2019-01-03T12:40:00Z"/>
          <w:rFonts w:eastAsia="Times New Roman" w:cs="Consolas"/>
        </w:rPr>
      </w:pPr>
      <w:ins w:id="625" w:author="Karthick Nagarajan" w:date="2018-12-19T11:53:00Z">
        <w:del w:id="626" w:author="Nishikant ." w:date="2019-01-03T12:40:00Z">
          <w:r w:rsidRPr="002022F3" w:rsidDel="007F0AB1">
            <w:rPr>
              <w:rFonts w:eastAsia="Times New Roman" w:cs="Consolas"/>
            </w:rPr>
            <w:delText xml:space="preserve">          "required" : true</w:delText>
          </w:r>
        </w:del>
      </w:ins>
    </w:p>
    <w:p w:rsidR="00245DD2" w:rsidRPr="002022F3" w:rsidDel="007F0AB1" w:rsidRDefault="00245DD2" w:rsidP="00245DD2">
      <w:pPr>
        <w:pStyle w:val="ListParagraph"/>
        <w:shd w:val="clear" w:color="auto" w:fill="FFFFFF"/>
        <w:spacing w:after="0" w:line="240" w:lineRule="auto"/>
        <w:rPr>
          <w:ins w:id="627" w:author="Karthick Nagarajan" w:date="2018-12-19T11:53:00Z"/>
          <w:del w:id="628" w:author="Nishikant ." w:date="2019-01-03T12:40:00Z"/>
          <w:rFonts w:eastAsia="Times New Roman" w:cs="Consolas"/>
        </w:rPr>
      </w:pPr>
      <w:ins w:id="629" w:author="Karthick Nagarajan" w:date="2018-12-19T11:53:00Z">
        <w:del w:id="630" w:author="Nishikant ." w:date="2019-01-03T12:40:00Z">
          <w:r w:rsidRPr="002022F3" w:rsidDel="007F0AB1">
            <w:rPr>
              <w:rFonts w:eastAsia="Times New Roman" w:cs="Consolas"/>
            </w:rPr>
            <w:delText xml:space="preserve">        },</w:delText>
          </w:r>
        </w:del>
      </w:ins>
    </w:p>
    <w:p w:rsidR="00245DD2" w:rsidRPr="002022F3" w:rsidDel="007F0AB1" w:rsidRDefault="00245DD2" w:rsidP="00245DD2">
      <w:pPr>
        <w:pStyle w:val="ListParagraph"/>
        <w:shd w:val="clear" w:color="auto" w:fill="FFFFFF"/>
        <w:spacing w:after="0" w:line="240" w:lineRule="auto"/>
        <w:rPr>
          <w:ins w:id="631" w:author="Karthick Nagarajan" w:date="2018-12-19T11:53:00Z"/>
          <w:del w:id="632" w:author="Nishikant ." w:date="2019-01-03T12:40:00Z"/>
          <w:rFonts w:eastAsia="Times New Roman" w:cs="Consolas"/>
        </w:rPr>
      </w:pPr>
      <w:ins w:id="633" w:author="Karthick Nagarajan" w:date="2018-12-19T11:53:00Z">
        <w:del w:id="634" w:author="Nishikant ." w:date="2019-01-03T12:40:00Z">
          <w:r w:rsidRPr="002022F3" w:rsidDel="007F0AB1">
            <w:rPr>
              <w:rFonts w:eastAsia="Times New Roman" w:cs="Consolas"/>
            </w:rPr>
            <w:delText xml:space="preserve">        "width" : 6</w:delText>
          </w:r>
        </w:del>
      </w:ins>
    </w:p>
    <w:p w:rsidR="00245DD2" w:rsidRPr="002022F3" w:rsidDel="007F0AB1" w:rsidRDefault="00245DD2" w:rsidP="00245DD2">
      <w:pPr>
        <w:pStyle w:val="ListParagraph"/>
        <w:shd w:val="clear" w:color="auto" w:fill="FFFFFF"/>
        <w:spacing w:after="0" w:line="240" w:lineRule="auto"/>
        <w:rPr>
          <w:ins w:id="635" w:author="Karthick Nagarajan" w:date="2018-12-19T11:53:00Z"/>
          <w:del w:id="636" w:author="Nishikant ." w:date="2019-01-03T12:40:00Z"/>
          <w:rFonts w:eastAsia="Times New Roman" w:cs="Consolas"/>
        </w:rPr>
      </w:pPr>
      <w:ins w:id="637" w:author="Karthick Nagarajan" w:date="2018-12-19T11:53:00Z">
        <w:del w:id="638" w:author="Nishikant ." w:date="2019-01-03T12:40:00Z">
          <w:r w:rsidRPr="002022F3" w:rsidDel="007F0AB1">
            <w:rPr>
              <w:rFonts w:eastAsia="Times New Roman" w:cs="Consolas"/>
            </w:rPr>
            <w:delText xml:space="preserve">      }, {</w:delText>
          </w:r>
        </w:del>
      </w:ins>
    </w:p>
    <w:p w:rsidR="00245DD2" w:rsidRPr="002022F3" w:rsidDel="007F0AB1" w:rsidRDefault="00245DD2" w:rsidP="00245DD2">
      <w:pPr>
        <w:pStyle w:val="ListParagraph"/>
        <w:shd w:val="clear" w:color="auto" w:fill="FFFFFF"/>
        <w:spacing w:after="0" w:line="240" w:lineRule="auto"/>
        <w:rPr>
          <w:ins w:id="639" w:author="Karthick Nagarajan" w:date="2018-12-19T11:53:00Z"/>
          <w:del w:id="640" w:author="Nishikant ." w:date="2019-01-03T12:40:00Z"/>
          <w:rFonts w:eastAsia="Times New Roman" w:cs="Consolas"/>
        </w:rPr>
      </w:pPr>
      <w:ins w:id="641" w:author="Karthick Nagarajan" w:date="2018-12-19T11:53:00Z">
        <w:del w:id="642" w:author="Nishikant ." w:date="2019-01-03T12:40:00Z">
          <w:r w:rsidRPr="002022F3" w:rsidDel="007F0AB1">
            <w:rPr>
              <w:rFonts w:eastAsia="Times New Roman" w:cs="Consolas"/>
            </w:rPr>
            <w:delText xml:space="preserve">        "attribute" : "payment_card.security_code",</w:delText>
          </w:r>
        </w:del>
      </w:ins>
    </w:p>
    <w:p w:rsidR="00245DD2" w:rsidRPr="002022F3" w:rsidDel="007F0AB1" w:rsidRDefault="00245DD2" w:rsidP="00245DD2">
      <w:pPr>
        <w:pStyle w:val="ListParagraph"/>
        <w:shd w:val="clear" w:color="auto" w:fill="FFFFFF"/>
        <w:spacing w:after="0" w:line="240" w:lineRule="auto"/>
        <w:rPr>
          <w:ins w:id="643" w:author="Karthick Nagarajan" w:date="2018-12-19T11:53:00Z"/>
          <w:del w:id="644" w:author="Nishikant ." w:date="2019-01-03T12:40:00Z"/>
          <w:rFonts w:eastAsia="Times New Roman" w:cs="Consolas"/>
        </w:rPr>
      </w:pPr>
      <w:ins w:id="645" w:author="Karthick Nagarajan" w:date="2018-12-19T11:53:00Z">
        <w:del w:id="646" w:author="Nishikant ." w:date="2019-01-03T12:40:00Z">
          <w:r w:rsidRPr="002022F3" w:rsidDel="007F0AB1">
            <w:rPr>
              <w:rFonts w:eastAsia="Times New Roman" w:cs="Consolas"/>
            </w:rPr>
            <w:delText xml:space="preserve">        "width" : 6</w:delText>
          </w:r>
        </w:del>
      </w:ins>
    </w:p>
    <w:p w:rsidR="00245DD2" w:rsidRPr="002022F3" w:rsidDel="007F0AB1" w:rsidRDefault="00245DD2" w:rsidP="00245DD2">
      <w:pPr>
        <w:pStyle w:val="ListParagraph"/>
        <w:shd w:val="clear" w:color="auto" w:fill="FFFFFF"/>
        <w:spacing w:after="0" w:line="240" w:lineRule="auto"/>
        <w:rPr>
          <w:ins w:id="647" w:author="Karthick Nagarajan" w:date="2018-12-19T11:53:00Z"/>
          <w:del w:id="648" w:author="Nishikant ." w:date="2019-01-03T12:40:00Z"/>
          <w:rFonts w:eastAsia="Times New Roman" w:cs="Consolas"/>
        </w:rPr>
      </w:pPr>
      <w:ins w:id="649" w:author="Karthick Nagarajan" w:date="2018-12-19T11:53:00Z">
        <w:del w:id="650" w:author="Nishikant ." w:date="2019-01-03T12:40:00Z">
          <w:r w:rsidRPr="002022F3" w:rsidDel="007F0AB1">
            <w:rPr>
              <w:rFonts w:eastAsia="Times New Roman" w:cs="Consolas"/>
            </w:rPr>
            <w:delText xml:space="preserve">      } ]</w:delText>
          </w:r>
        </w:del>
      </w:ins>
    </w:p>
    <w:p w:rsidR="00245DD2" w:rsidRPr="002022F3" w:rsidDel="007F0AB1" w:rsidRDefault="00245DD2" w:rsidP="00245DD2">
      <w:pPr>
        <w:pStyle w:val="ListParagraph"/>
        <w:shd w:val="clear" w:color="auto" w:fill="FFFFFF"/>
        <w:spacing w:after="0" w:line="240" w:lineRule="auto"/>
        <w:rPr>
          <w:ins w:id="651" w:author="Karthick Nagarajan" w:date="2018-12-19T11:53:00Z"/>
          <w:del w:id="652" w:author="Nishikant ." w:date="2019-01-03T12:40:00Z"/>
          <w:rFonts w:eastAsia="Times New Roman" w:cs="Consolas"/>
        </w:rPr>
      </w:pPr>
      <w:ins w:id="653" w:author="Karthick Nagarajan" w:date="2018-12-19T11:53:00Z">
        <w:del w:id="654" w:author="Nishikant ." w:date="2019-01-03T12:40:00Z">
          <w:r w:rsidRPr="002022F3" w:rsidDel="007F0AB1">
            <w:rPr>
              <w:rFonts w:eastAsia="Times New Roman" w:cs="Consolas"/>
            </w:rPr>
            <w:delText xml:space="preserve">    } ]</w:delText>
          </w:r>
        </w:del>
      </w:ins>
    </w:p>
    <w:p w:rsidR="00245DD2" w:rsidDel="007F0AB1" w:rsidRDefault="00245DD2">
      <w:pPr>
        <w:pStyle w:val="ListParagraph"/>
        <w:shd w:val="clear" w:color="auto" w:fill="FFFFFF"/>
        <w:spacing w:after="0" w:line="240" w:lineRule="auto"/>
        <w:rPr>
          <w:ins w:id="655" w:author="Karthick Nagarajan" w:date="2018-12-19T11:54:00Z"/>
          <w:del w:id="656" w:author="Nishikant ." w:date="2019-01-03T12:40:00Z"/>
          <w:rFonts w:eastAsia="Times New Roman" w:cs="Consolas"/>
        </w:rPr>
        <w:pPrChange w:id="657" w:author="Karthick Nagarajan" w:date="2018-12-19T11:53:00Z">
          <w:pPr>
            <w:shd w:val="clear" w:color="auto" w:fill="FFFFFF"/>
            <w:spacing w:after="0" w:line="240" w:lineRule="auto"/>
          </w:pPr>
        </w:pPrChange>
      </w:pPr>
      <w:ins w:id="658" w:author="Karthick Nagarajan" w:date="2018-12-19T11:53:00Z">
        <w:del w:id="659" w:author="Nishikant ." w:date="2019-01-03T12:40:00Z">
          <w:r w:rsidRPr="002022F3" w:rsidDel="007F0AB1">
            <w:rPr>
              <w:rFonts w:eastAsia="Times New Roman" w:cs="Consolas"/>
            </w:rPr>
            <w:delText xml:space="preserve">  }</w:delText>
          </w:r>
        </w:del>
      </w:ins>
    </w:p>
    <w:p w:rsidR="00245DD2" w:rsidDel="007F0AB1" w:rsidRDefault="00245DD2" w:rsidP="00245DD2">
      <w:pPr>
        <w:shd w:val="clear" w:color="auto" w:fill="FFFFFF"/>
        <w:spacing w:after="0" w:line="240" w:lineRule="auto"/>
        <w:rPr>
          <w:ins w:id="660" w:author="Karthick Nagarajan" w:date="2018-12-19T11:54:00Z"/>
          <w:del w:id="661" w:author="Nishikant ." w:date="2019-01-03T12:40:00Z"/>
          <w:rFonts w:eastAsia="Times New Roman" w:cs="Consolas"/>
        </w:rPr>
      </w:pPr>
      <w:ins w:id="662" w:author="Karthick Nagarajan" w:date="2018-12-19T11:54:00Z">
        <w:del w:id="663" w:author="Nishikant ." w:date="2019-01-03T12:40:00Z">
          <w:r w:rsidDel="007F0AB1">
            <w:rPr>
              <w:rFonts w:eastAsia="Times New Roman" w:cs="Consolas"/>
            </w:rPr>
            <w:delText xml:space="preserve">d. Update the below json in widgets section </w:delText>
          </w:r>
        </w:del>
      </w:ins>
    </w:p>
    <w:p w:rsidR="00245DD2" w:rsidRPr="00C25413" w:rsidDel="007F0AB1" w:rsidRDefault="00245DD2" w:rsidP="00245DD2">
      <w:pPr>
        <w:shd w:val="clear" w:color="auto" w:fill="FFFFFF"/>
        <w:spacing w:after="0" w:line="240" w:lineRule="auto"/>
        <w:rPr>
          <w:ins w:id="664" w:author="Karthick Nagarajan" w:date="2018-12-19T11:54:00Z"/>
          <w:del w:id="665" w:author="Nishikant ." w:date="2019-01-03T12:40:00Z"/>
          <w:rFonts w:eastAsia="Times New Roman" w:cs="Consolas"/>
        </w:rPr>
      </w:pPr>
      <w:ins w:id="666" w:author="Karthick Nagarajan" w:date="2018-12-19T11:54:00Z">
        <w:del w:id="667" w:author="Nishikant ." w:date="2019-01-03T12:40:00Z">
          <w:r w:rsidRPr="00C25413" w:rsidDel="007F0AB1">
            <w:rPr>
              <w:rFonts w:eastAsia="Times New Roman" w:cs="Consolas"/>
            </w:rPr>
            <w:delText>"MOTO" : {</w:delText>
          </w:r>
        </w:del>
      </w:ins>
    </w:p>
    <w:p w:rsidR="00245DD2" w:rsidRPr="00C25413" w:rsidDel="007F0AB1" w:rsidRDefault="00245DD2" w:rsidP="00245DD2">
      <w:pPr>
        <w:shd w:val="clear" w:color="auto" w:fill="FFFFFF"/>
        <w:spacing w:after="0" w:line="240" w:lineRule="auto"/>
        <w:rPr>
          <w:ins w:id="668" w:author="Karthick Nagarajan" w:date="2018-12-19T11:54:00Z"/>
          <w:del w:id="669" w:author="Nishikant ." w:date="2019-01-03T12:40:00Z"/>
          <w:rFonts w:eastAsia="Times New Roman" w:cs="Consolas"/>
        </w:rPr>
      </w:pPr>
      <w:ins w:id="670" w:author="Karthick Nagarajan" w:date="2018-12-19T11:54:00Z">
        <w:del w:id="671" w:author="Nishikant ." w:date="2019-01-03T12:40:00Z">
          <w:r w:rsidRPr="00C25413" w:rsidDel="007F0AB1">
            <w:rPr>
              <w:rFonts w:eastAsia="Times New Roman" w:cs="Consolas"/>
            </w:rPr>
            <w:delText xml:space="preserve">      "type" : "attribute_form"</w:delText>
          </w:r>
        </w:del>
      </w:ins>
    </w:p>
    <w:p w:rsidR="00245DD2" w:rsidDel="007F0AB1" w:rsidRDefault="00245DD2" w:rsidP="00245DD2">
      <w:pPr>
        <w:shd w:val="clear" w:color="auto" w:fill="FFFFFF"/>
        <w:spacing w:after="0" w:line="240" w:lineRule="auto"/>
        <w:rPr>
          <w:ins w:id="672" w:author="Karthick Nagarajan" w:date="2018-12-27T10:59:00Z"/>
          <w:del w:id="673" w:author="Nishikant ." w:date="2019-01-03T12:40:00Z"/>
          <w:rFonts w:eastAsia="Times New Roman" w:cs="Consolas"/>
        </w:rPr>
      </w:pPr>
      <w:ins w:id="674" w:author="Karthick Nagarajan" w:date="2018-12-19T11:54:00Z">
        <w:del w:id="675" w:author="Nishikant ." w:date="2019-01-03T12:40:00Z">
          <w:r w:rsidRPr="00C25413" w:rsidDel="007F0AB1">
            <w:rPr>
              <w:rFonts w:eastAsia="Times New Roman" w:cs="Consolas"/>
            </w:rPr>
            <w:delText xml:space="preserve">    },</w:delText>
          </w:r>
        </w:del>
      </w:ins>
    </w:p>
    <w:p w:rsidR="00245DD2" w:rsidDel="007F0AB1" w:rsidRDefault="00245DD2" w:rsidP="00245DD2">
      <w:pPr>
        <w:shd w:val="clear" w:color="auto" w:fill="FFFFFF"/>
        <w:spacing w:after="0" w:line="240" w:lineRule="auto"/>
        <w:rPr>
          <w:ins w:id="676" w:author="Karthick Nagarajan" w:date="2018-12-27T10:57:00Z"/>
          <w:del w:id="677" w:author="Nishikant ." w:date="2019-01-03T12:40:00Z"/>
          <w:rFonts w:eastAsia="Times New Roman" w:cs="Consolas"/>
        </w:rPr>
      </w:pPr>
    </w:p>
    <w:p w:rsidR="00245DD2" w:rsidDel="007F0AB1" w:rsidRDefault="00245DD2" w:rsidP="00245DD2">
      <w:pPr>
        <w:shd w:val="clear" w:color="auto" w:fill="FFFFFF"/>
        <w:spacing w:after="0" w:line="240" w:lineRule="auto"/>
        <w:rPr>
          <w:ins w:id="678" w:author="Karthick Nagarajan" w:date="2018-12-27T10:58:00Z"/>
          <w:del w:id="679" w:author="Nishikant ." w:date="2019-01-03T12:42:00Z"/>
          <w:rFonts w:eastAsia="Times New Roman" w:cs="Consolas"/>
        </w:rPr>
      </w:pPr>
      <w:ins w:id="680" w:author="Karthick Nagarajan" w:date="2018-12-27T10:57:00Z">
        <w:del w:id="681" w:author="Nishikant ." w:date="2019-01-03T12:42:00Z">
          <w:r w:rsidDel="007F0AB1">
            <w:rPr>
              <w:rFonts w:eastAsia="Times New Roman" w:cs="Consolas"/>
            </w:rPr>
            <w:delText xml:space="preserve">e. Update the existing condtion </w:delText>
          </w:r>
        </w:del>
      </w:ins>
    </w:p>
    <w:p w:rsidR="00245DD2" w:rsidDel="007F0AB1" w:rsidRDefault="00245DD2" w:rsidP="00245DD2">
      <w:pPr>
        <w:shd w:val="clear" w:color="auto" w:fill="FFFFFF"/>
        <w:spacing w:after="0" w:line="240" w:lineRule="auto"/>
        <w:rPr>
          <w:ins w:id="682" w:author="Karthick Nagarajan" w:date="2018-12-27T10:59:00Z"/>
          <w:del w:id="683" w:author="Nishikant ." w:date="2019-01-03T12:42:00Z"/>
          <w:rFonts w:eastAsia="Times New Roman" w:cs="Consolas"/>
        </w:rPr>
      </w:pPr>
      <w:ins w:id="684" w:author="Karthick Nagarajan" w:date="2018-12-27T10:59:00Z">
        <w:del w:id="685" w:author="Nishikant ." w:date="2019-01-03T12:42:00Z">
          <w:r w:rsidDel="007F0AB1">
            <w:rPr>
              <w:rFonts w:eastAsia="Times New Roman" w:cs="Consolas"/>
            </w:rPr>
            <w:tab/>
          </w:r>
          <w:r w:rsidRPr="00B46E42" w:rsidDel="007F0AB1">
            <w:rPr>
              <w:rFonts w:eastAsia="Times New Roman" w:cs="Consolas"/>
            </w:rPr>
            <w:delText>"condition" : "data.payment_method_id &amp;&amp; data.payment_method_id != 'GIFT_CERTIFICATE' &amp;&amp; data.payment_method_id != 'CREDIT_CARD'"</w:delText>
          </w:r>
          <w:r w:rsidDel="007F0AB1">
            <w:rPr>
              <w:rFonts w:eastAsia="Times New Roman" w:cs="Consolas"/>
            </w:rPr>
            <w:delText>,</w:delText>
          </w:r>
        </w:del>
      </w:ins>
    </w:p>
    <w:p w:rsidR="00245DD2" w:rsidDel="007F0AB1" w:rsidRDefault="00245DD2" w:rsidP="00245DD2">
      <w:pPr>
        <w:shd w:val="clear" w:color="auto" w:fill="FFFFFF"/>
        <w:spacing w:after="0" w:line="240" w:lineRule="auto"/>
        <w:rPr>
          <w:ins w:id="686" w:author="Karthick Nagarajan" w:date="2018-12-27T10:59:00Z"/>
          <w:del w:id="687" w:author="Nishikant ." w:date="2019-01-03T12:42:00Z"/>
          <w:rFonts w:eastAsia="Times New Roman" w:cs="Consolas"/>
        </w:rPr>
      </w:pPr>
      <w:ins w:id="688" w:author="Karthick Nagarajan" w:date="2018-12-27T10:59:00Z">
        <w:del w:id="689" w:author="Nishikant ." w:date="2019-01-03T12:42:00Z">
          <w:r w:rsidDel="007F0AB1">
            <w:rPr>
              <w:rFonts w:eastAsia="Times New Roman" w:cs="Consolas"/>
            </w:rPr>
            <w:delText xml:space="preserve">                         To</w:delText>
          </w:r>
        </w:del>
      </w:ins>
    </w:p>
    <w:p w:rsidR="00245DD2" w:rsidDel="007F0AB1" w:rsidRDefault="00245DD2" w:rsidP="00245DD2">
      <w:pPr>
        <w:shd w:val="clear" w:color="auto" w:fill="FFFFFF"/>
        <w:spacing w:after="0" w:line="240" w:lineRule="auto"/>
        <w:rPr>
          <w:ins w:id="690" w:author="Karthick Nagarajan" w:date="2018-12-27T10:59:00Z"/>
          <w:del w:id="691" w:author="Nishikant ." w:date="2019-01-03T12:42:00Z"/>
          <w:rFonts w:eastAsia="Times New Roman" w:cs="Consolas"/>
        </w:rPr>
      </w:pPr>
      <w:ins w:id="692" w:author="Karthick Nagarajan" w:date="2018-12-27T10:59:00Z">
        <w:del w:id="693" w:author="Nishikant ." w:date="2019-01-03T12:42:00Z">
          <w:r w:rsidDel="007F0AB1">
            <w:rPr>
              <w:rFonts w:eastAsia="Times New Roman" w:cs="Consolas"/>
            </w:rPr>
            <w:tab/>
          </w:r>
          <w:r w:rsidRPr="00B46E42" w:rsidDel="007F0AB1">
            <w:rPr>
              <w:rFonts w:eastAsia="Times New Roman" w:cs="Consolas"/>
            </w:rPr>
            <w:delText>"condition" : "data.payment_method_id &amp;&amp; data.payment_method_id != 'GIFT_CERTIFICATE' &amp;&amp; data.payment_method_id != 'CREDIT_CARD' &amp;&amp; data.payment_method_id != 'MOTO'",</w:delText>
          </w:r>
        </w:del>
      </w:ins>
    </w:p>
    <w:p w:rsidR="00245DD2" w:rsidRPr="00B46E42" w:rsidRDefault="00245DD2" w:rsidP="00245DD2">
      <w:pPr>
        <w:shd w:val="clear" w:color="auto" w:fill="FFFFFF"/>
        <w:spacing w:after="0" w:line="240" w:lineRule="auto"/>
        <w:rPr>
          <w:ins w:id="694" w:author="Karthick Nagarajan" w:date="2018-12-19T11:56:00Z"/>
          <w:rFonts w:eastAsia="Times New Roman" w:cs="Consolas"/>
        </w:rPr>
      </w:pPr>
    </w:p>
    <w:p w:rsidR="00245DD2" w:rsidRPr="00903E8A" w:rsidRDefault="00245DD2" w:rsidP="00245DD2">
      <w:pPr>
        <w:shd w:val="clear" w:color="auto" w:fill="FFFFFF"/>
        <w:spacing w:after="0" w:line="240" w:lineRule="auto"/>
        <w:rPr>
          <w:ins w:id="695" w:author="Karthick Nagarajan" w:date="2018-12-19T11:51:00Z"/>
          <w:rFonts w:eastAsia="Times New Roman" w:cs="Consolas"/>
          <w:rPrChange w:id="696" w:author="Karthick Nagarajan" w:date="2018-12-19T11:56:00Z">
            <w:rPr>
              <w:ins w:id="697" w:author="Karthick Nagarajan" w:date="2018-12-19T11:51:00Z"/>
            </w:rPr>
          </w:rPrChange>
        </w:rPr>
      </w:pPr>
      <w:ins w:id="698" w:author="Karthick Nagarajan" w:date="2018-12-19T11:56:00Z">
        <w:r>
          <w:rPr>
            <w:rFonts w:eastAsia="Times New Roman" w:cs="Consolas"/>
          </w:rPr>
          <w:t xml:space="preserve">f. Since the customer service center customization works with OCAPI settings, make sure your site have the access to </w:t>
        </w:r>
      </w:ins>
      <w:ins w:id="699" w:author="Karthick Nagarajan" w:date="2018-12-19T11:59:00Z">
        <w:r>
          <w:rPr>
            <w:rFonts w:eastAsia="Times New Roman" w:cs="Consolas"/>
          </w:rPr>
          <w:t xml:space="preserve"> ‘</w:t>
        </w:r>
        <w:r>
          <w:t xml:space="preserve">POST /orders/{order_no}/payment_instruments’ in </w:t>
        </w:r>
      </w:ins>
      <w:ins w:id="700" w:author="Karthick Nagarajan" w:date="2018-12-19T12:00:00Z">
        <w:r>
          <w:t xml:space="preserve">(Administration &gt; Site Development &gt; Open </w:t>
        </w:r>
        <w:r w:rsidRPr="007F0AB1">
          <w:t xml:space="preserve">commerce </w:t>
        </w:r>
        <w:r>
          <w:t xml:space="preserve">settings) </w:t>
        </w:r>
      </w:ins>
    </w:p>
    <w:p w:rsidR="00245DD2" w:rsidRDefault="00245DD2" w:rsidP="00245DD2">
      <w:pPr>
        <w:shd w:val="clear" w:color="auto" w:fill="FFFFFF"/>
        <w:spacing w:after="0" w:line="240" w:lineRule="auto"/>
        <w:rPr>
          <w:ins w:id="701" w:author="Karthick Nagarajan" w:date="2018-12-19T11:51:00Z"/>
          <w:rFonts w:eastAsia="Times New Roman" w:cs="Consolas"/>
        </w:rPr>
      </w:pPr>
    </w:p>
    <w:p w:rsidR="00245DD2" w:rsidRPr="00411B70" w:rsidRDefault="00245DD2" w:rsidP="00245DD2">
      <w:pPr>
        <w:shd w:val="clear" w:color="auto" w:fill="FFFFFF"/>
        <w:spacing w:after="0" w:line="240" w:lineRule="auto"/>
        <w:rPr>
          <w:ins w:id="702" w:author="Karthick Nagarajan" w:date="2018-12-19T11:37:00Z"/>
          <w:rFonts w:eastAsia="Times New Roman" w:cs="Consolas"/>
        </w:rPr>
      </w:pPr>
      <w:ins w:id="703" w:author="Karthick Nagarajan" w:date="2018-12-19T11:37:00Z">
        <w:r w:rsidRPr="00411B70">
          <w:rPr>
            <w:rFonts w:eastAsia="Times New Roman" w:cs="Consolas"/>
          </w:rPr>
          <w:t xml:space="preserve"> Please refer the attached workflow .</w:t>
        </w:r>
        <w:r>
          <w:rPr>
            <w:rFonts w:eastAsia="Times New Roman" w:cs="Consolas"/>
          </w:rPr>
          <w:t xml:space="preserve"> </w:t>
        </w:r>
      </w:ins>
    </w:p>
    <w:p w:rsidR="00245DD2" w:rsidRDefault="00245DD2">
      <w:pPr>
        <w:rPr>
          <w:ins w:id="704" w:author="Karthick Nagarajan" w:date="2018-12-19T11:41:00Z"/>
        </w:rPr>
        <w:pPrChange w:id="705" w:author="Karthick Nagarajan" w:date="2018-12-19T11:40:00Z">
          <w:pPr>
            <w:pStyle w:val="Heading1"/>
          </w:pPr>
        </w:pPrChange>
      </w:pPr>
    </w:p>
    <w:p w:rsidR="00245DD2" w:rsidRPr="001D2546" w:rsidRDefault="00245DD2">
      <w:pPr>
        <w:rPr>
          <w:ins w:id="706" w:author="Karthick Nagarajan" w:date="2018-12-19T11:40:00Z"/>
        </w:rPr>
        <w:pPrChange w:id="707" w:author="Karthick Nagarajan" w:date="2018-12-19T11:40:00Z">
          <w:pPr>
            <w:pStyle w:val="Heading1"/>
          </w:pPr>
        </w:pPrChange>
      </w:pPr>
      <w:ins w:id="708" w:author="Karthick Nagarajan" w:date="2018-12-19T11:40:00Z">
        <w:r>
          <w:t>Screen1</w:t>
        </w:r>
      </w:ins>
    </w:p>
    <w:p w:rsidR="00245DD2" w:rsidRDefault="00245DD2" w:rsidP="00245DD2">
      <w:pPr>
        <w:rPr>
          <w:ins w:id="709" w:author="Karthick Nagarajan" w:date="2018-12-19T11:40:00Z"/>
        </w:rPr>
      </w:pPr>
      <w:ins w:id="710" w:author="Karthick Nagarajan" w:date="2018-12-19T11:40:00Z">
        <w:r>
          <w:rPr>
            <w:noProof/>
          </w:rPr>
          <w:lastRenderedPageBreak/>
          <w:drawing>
            <wp:inline distT="0" distB="0" distL="0" distR="0" wp14:anchorId="213FEB2C" wp14:editId="2C2DA8BD">
              <wp:extent cx="5943600" cy="28721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872105"/>
                      </a:xfrm>
                      <a:prstGeom prst="rect">
                        <a:avLst/>
                      </a:prstGeom>
                    </pic:spPr>
                  </pic:pic>
                </a:graphicData>
              </a:graphic>
            </wp:inline>
          </w:drawing>
        </w:r>
      </w:ins>
    </w:p>
    <w:p w:rsidR="00245DD2" w:rsidRDefault="00245DD2" w:rsidP="00245DD2">
      <w:pPr>
        <w:rPr>
          <w:ins w:id="711" w:author="Karthick Nagarajan" w:date="2018-12-19T11:40:00Z"/>
        </w:rPr>
      </w:pPr>
    </w:p>
    <w:p w:rsidR="00245DD2" w:rsidRPr="001D2546" w:rsidRDefault="00245DD2">
      <w:pPr>
        <w:rPr>
          <w:ins w:id="712" w:author="Karthick Nagarajan" w:date="2018-12-19T11:40:00Z"/>
        </w:rPr>
        <w:pPrChange w:id="713" w:author="Karthick Nagarajan" w:date="2018-12-19T11:41:00Z">
          <w:pPr>
            <w:pStyle w:val="Heading1"/>
          </w:pPr>
        </w:pPrChange>
      </w:pPr>
      <w:ins w:id="714" w:author="Karthick Nagarajan" w:date="2018-12-19T11:41:00Z">
        <w:r>
          <w:t>Screen 2</w:t>
        </w:r>
      </w:ins>
    </w:p>
    <w:p w:rsidR="00245DD2" w:rsidRDefault="00245DD2" w:rsidP="00245DD2">
      <w:pPr>
        <w:rPr>
          <w:ins w:id="715" w:author="Karthick Nagarajan" w:date="2018-12-19T11:40:00Z"/>
        </w:rPr>
      </w:pPr>
      <w:ins w:id="716" w:author="Karthick Nagarajan" w:date="2018-12-19T11:40:00Z">
        <w:r>
          <w:rPr>
            <w:noProof/>
          </w:rPr>
          <w:drawing>
            <wp:inline distT="0" distB="0" distL="0" distR="0" wp14:anchorId="6EAF2583" wp14:editId="503EFE09">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ins>
    </w:p>
    <w:p w:rsidR="00245DD2" w:rsidRPr="001D2546" w:rsidRDefault="00245DD2">
      <w:pPr>
        <w:rPr>
          <w:ins w:id="717" w:author="Karthick Nagarajan" w:date="2018-12-19T11:40:00Z"/>
        </w:rPr>
        <w:pPrChange w:id="718" w:author="Karthick Nagarajan" w:date="2018-12-19T11:42:00Z">
          <w:pPr>
            <w:pStyle w:val="Heading1"/>
          </w:pPr>
        </w:pPrChange>
      </w:pPr>
      <w:ins w:id="719" w:author="Karthick Nagarajan" w:date="2018-12-19T11:42:00Z">
        <w:r>
          <w:t>Screen 3</w:t>
        </w:r>
      </w:ins>
    </w:p>
    <w:p w:rsidR="00245DD2" w:rsidRPr="002250CA" w:rsidRDefault="00245DD2" w:rsidP="00245DD2">
      <w:pPr>
        <w:pStyle w:val="ListParagraph"/>
        <w:numPr>
          <w:ilvl w:val="0"/>
          <w:numId w:val="69"/>
        </w:numPr>
        <w:spacing w:after="160" w:line="259" w:lineRule="auto"/>
        <w:rPr>
          <w:ins w:id="720" w:author="Karthick Nagarajan" w:date="2018-12-19T11:40:00Z"/>
        </w:rPr>
      </w:pPr>
      <w:ins w:id="721" w:author="Karthick Nagarajan" w:date="2018-12-19T11:40:00Z">
        <w:r>
          <w:t>Fill all the details of the customer and click submit order button</w:t>
        </w:r>
      </w:ins>
    </w:p>
    <w:p w:rsidR="00245DD2" w:rsidRDefault="00245DD2" w:rsidP="00245DD2">
      <w:pPr>
        <w:rPr>
          <w:ins w:id="722" w:author="Karthick Nagarajan" w:date="2018-12-19T11:40:00Z"/>
        </w:rPr>
      </w:pPr>
      <w:ins w:id="723" w:author="Karthick Nagarajan" w:date="2018-12-19T11:40:00Z">
        <w:r>
          <w:rPr>
            <w:noProof/>
          </w:rPr>
          <w:lastRenderedPageBreak/>
          <w:drawing>
            <wp:inline distT="0" distB="0" distL="0" distR="0" wp14:anchorId="1BA48B65" wp14:editId="1284594B">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3.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ins>
    </w:p>
    <w:p w:rsidR="00245DD2" w:rsidRDefault="00245DD2" w:rsidP="00245DD2">
      <w:pPr>
        <w:rPr>
          <w:ins w:id="724" w:author="Karthick Nagarajan" w:date="2018-12-19T11:40:00Z"/>
        </w:rPr>
      </w:pPr>
    </w:p>
    <w:p w:rsidR="00245DD2" w:rsidRPr="001D2546" w:rsidRDefault="00245DD2">
      <w:pPr>
        <w:rPr>
          <w:ins w:id="725" w:author="Karthick Nagarajan" w:date="2018-12-19T11:40:00Z"/>
        </w:rPr>
        <w:pPrChange w:id="726" w:author="Karthick Nagarajan" w:date="2018-12-19T11:42:00Z">
          <w:pPr>
            <w:pStyle w:val="Heading1"/>
          </w:pPr>
        </w:pPrChange>
      </w:pPr>
      <w:ins w:id="727" w:author="Karthick Nagarajan" w:date="2018-12-19T11:42:00Z">
        <w:r>
          <w:t>Screen 4</w:t>
        </w:r>
      </w:ins>
    </w:p>
    <w:p w:rsidR="00245DD2" w:rsidRPr="002250CA" w:rsidRDefault="00245DD2" w:rsidP="00245DD2">
      <w:pPr>
        <w:pStyle w:val="ListParagraph"/>
        <w:numPr>
          <w:ilvl w:val="0"/>
          <w:numId w:val="69"/>
        </w:numPr>
        <w:spacing w:after="160" w:line="259" w:lineRule="auto"/>
        <w:rPr>
          <w:ins w:id="728" w:author="Karthick Nagarajan" w:date="2018-12-19T11:40:00Z"/>
        </w:rPr>
      </w:pPr>
      <w:ins w:id="729" w:author="Karthick Nagarajan" w:date="2018-12-19T11:40:00Z">
        <w:r>
          <w:t>Worldpay moto payment method listed in payment methods section</w:t>
        </w:r>
      </w:ins>
    </w:p>
    <w:p w:rsidR="00245DD2" w:rsidRDefault="00245DD2" w:rsidP="00245DD2">
      <w:pPr>
        <w:rPr>
          <w:ins w:id="730" w:author="Karthick Nagarajan" w:date="2018-12-19T11:40:00Z"/>
        </w:rPr>
      </w:pPr>
      <w:ins w:id="731" w:author="Karthick Nagarajan" w:date="2018-12-19T11:40:00Z">
        <w:del w:id="732" w:author="Nishikant ." w:date="2019-01-03T12:48:00Z">
          <w:r w:rsidDel="007F0AB1">
            <w:rPr>
              <w:noProof/>
            </w:rPr>
            <w:drawing>
              <wp:inline distT="0" distB="0" distL="0" distR="0" wp14:anchorId="7A623D2D" wp14:editId="25D1EAA0">
                <wp:extent cx="5353050" cy="300937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55496" cy="3010750"/>
                        </a:xfrm>
                        <a:prstGeom prst="rect">
                          <a:avLst/>
                        </a:prstGeom>
                      </pic:spPr>
                    </pic:pic>
                  </a:graphicData>
                </a:graphic>
              </wp:inline>
            </w:drawing>
          </w:r>
        </w:del>
      </w:ins>
      <w:ins w:id="733" w:author="Nishikant ." w:date="2019-01-03T12:48:00Z">
        <w:r w:rsidRPr="007F0AB1">
          <w:rPr>
            <w:noProof/>
          </w:rPr>
          <w:t xml:space="preserve"> </w:t>
        </w:r>
      </w:ins>
      <w:ins w:id="734" w:author="Nishikant ." w:date="2019-01-03T12:50:00Z">
        <w:r>
          <w:rPr>
            <w:noProof/>
          </w:rPr>
          <w:drawing>
            <wp:inline distT="0" distB="0" distL="0" distR="0" wp14:anchorId="0122B899" wp14:editId="2C106919">
              <wp:extent cx="5506085" cy="34588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6085" cy="3458845"/>
                      </a:xfrm>
                      <a:prstGeom prst="rect">
                        <a:avLst/>
                      </a:prstGeom>
                      <a:noFill/>
                      <a:ln>
                        <a:noFill/>
                      </a:ln>
                    </pic:spPr>
                  </pic:pic>
                </a:graphicData>
              </a:graphic>
            </wp:inline>
          </w:drawing>
        </w:r>
      </w:ins>
    </w:p>
    <w:p w:rsidR="00245DD2" w:rsidRDefault="00245DD2" w:rsidP="00245DD2">
      <w:pPr>
        <w:rPr>
          <w:ins w:id="735" w:author="Karthick Nagarajan" w:date="2018-12-19T11:40:00Z"/>
        </w:rPr>
      </w:pPr>
    </w:p>
    <w:p w:rsidR="00245DD2" w:rsidRPr="001D2546" w:rsidRDefault="00245DD2">
      <w:pPr>
        <w:rPr>
          <w:ins w:id="736" w:author="Karthick Nagarajan" w:date="2018-12-19T11:40:00Z"/>
        </w:rPr>
        <w:pPrChange w:id="737" w:author="Karthick Nagarajan" w:date="2018-12-19T11:42:00Z">
          <w:pPr>
            <w:pStyle w:val="Heading1"/>
          </w:pPr>
        </w:pPrChange>
      </w:pPr>
      <w:ins w:id="738" w:author="Karthick Nagarajan" w:date="2018-12-19T11:42:00Z">
        <w:r>
          <w:t>Screen 5</w:t>
        </w:r>
      </w:ins>
    </w:p>
    <w:p w:rsidR="00245DD2" w:rsidRPr="002250CA" w:rsidRDefault="00245DD2" w:rsidP="00245DD2">
      <w:pPr>
        <w:rPr>
          <w:ins w:id="739" w:author="Karthick Nagarajan" w:date="2018-12-19T11:40:00Z"/>
        </w:rPr>
      </w:pPr>
      <w:ins w:id="740" w:author="Karthick Nagarajan" w:date="2018-12-19T11:40:00Z">
        <w:r>
          <w:lastRenderedPageBreak/>
          <w:t xml:space="preserve">   Filling all the credit card details of the customer and click save</w:t>
        </w:r>
      </w:ins>
    </w:p>
    <w:p w:rsidR="00245DD2" w:rsidRDefault="00245DD2" w:rsidP="00245DD2">
      <w:pPr>
        <w:rPr>
          <w:ins w:id="741" w:author="Karthick Nagarajan" w:date="2018-12-19T11:40:00Z"/>
        </w:rPr>
      </w:pPr>
      <w:ins w:id="742" w:author="Karthick Nagarajan" w:date="2018-12-19T11:40:00Z">
        <w:del w:id="743" w:author="Nishikant ." w:date="2019-01-03T12:50:00Z">
          <w:r w:rsidDel="009C586B">
            <w:rPr>
              <w:noProof/>
            </w:rPr>
            <w:drawing>
              <wp:inline distT="0" distB="0" distL="0" distR="0" wp14:anchorId="0C9CC1AC" wp14:editId="74BE9D7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5.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del>
      </w:ins>
      <w:ins w:id="744" w:author="Nishikant ." w:date="2019-01-03T12:51:00Z">
        <w:r w:rsidRPr="009C586B">
          <w:rPr>
            <w:noProof/>
          </w:rPr>
          <w:t xml:space="preserve"> </w:t>
        </w:r>
        <w:r>
          <w:rPr>
            <w:noProof/>
          </w:rPr>
          <w:drawing>
            <wp:inline distT="0" distB="0" distL="0" distR="0" wp14:anchorId="4FAAD1DA" wp14:editId="674179AD">
              <wp:extent cx="6188710" cy="386778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3867785"/>
                      </a:xfrm>
                      <a:prstGeom prst="rect">
                        <a:avLst/>
                      </a:prstGeom>
                    </pic:spPr>
                  </pic:pic>
                </a:graphicData>
              </a:graphic>
            </wp:inline>
          </w:drawing>
        </w:r>
      </w:ins>
    </w:p>
    <w:p w:rsidR="00245DD2" w:rsidRPr="001D2546" w:rsidRDefault="00245DD2">
      <w:pPr>
        <w:rPr>
          <w:ins w:id="745" w:author="Karthick Nagarajan" w:date="2018-12-19T11:43:00Z"/>
        </w:rPr>
        <w:pPrChange w:id="746" w:author="Karthick Nagarajan" w:date="2018-12-19T11:43:00Z">
          <w:pPr>
            <w:pStyle w:val="Heading1"/>
          </w:pPr>
        </w:pPrChange>
      </w:pPr>
      <w:ins w:id="747" w:author="Karthick Nagarajan" w:date="2018-12-19T11:43:00Z">
        <w:r>
          <w:t>Screen 6</w:t>
        </w:r>
      </w:ins>
    </w:p>
    <w:p w:rsidR="00245DD2" w:rsidRPr="002250CA" w:rsidRDefault="00245DD2" w:rsidP="00245DD2">
      <w:pPr>
        <w:pStyle w:val="ListParagraph"/>
        <w:numPr>
          <w:ilvl w:val="0"/>
          <w:numId w:val="69"/>
        </w:numPr>
        <w:spacing w:after="160" w:line="259" w:lineRule="auto"/>
        <w:rPr>
          <w:ins w:id="748" w:author="Karthick Nagarajan" w:date="2018-12-19T11:43:00Z"/>
        </w:rPr>
      </w:pPr>
      <w:ins w:id="749" w:author="Karthick Nagarajan" w:date="2018-12-19T11:43:00Z">
        <w:r>
          <w:t xml:space="preserve"> Order placed successfully for the customer</w:t>
        </w:r>
      </w:ins>
    </w:p>
    <w:p w:rsidR="00245DD2" w:rsidRDefault="00245DD2" w:rsidP="00245DD2">
      <w:pPr>
        <w:shd w:val="clear" w:color="auto" w:fill="FFFFFF"/>
        <w:spacing w:after="0" w:line="240" w:lineRule="auto"/>
        <w:rPr>
          <w:ins w:id="750" w:author="Karthick Nagarajan" w:date="2018-12-19T11:47:00Z"/>
          <w:rFonts w:eastAsia="Times New Roman" w:cs="Consolas"/>
        </w:rPr>
      </w:pPr>
      <w:ins w:id="751" w:author="Karthick Nagarajan" w:date="2018-12-19T11:43:00Z">
        <w:del w:id="752" w:author="Nishikant ." w:date="2019-01-03T12:52:00Z">
          <w:r w:rsidDel="009C586B">
            <w:rPr>
              <w:noProof/>
            </w:rPr>
            <w:lastRenderedPageBreak/>
            <w:drawing>
              <wp:inline distT="0" distB="0" distL="0" distR="0" wp14:anchorId="55E5C7C0" wp14:editId="6B2CEBC9">
                <wp:extent cx="5438775" cy="3057568"/>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44209" cy="3060623"/>
                        </a:xfrm>
                        <a:prstGeom prst="rect">
                          <a:avLst/>
                        </a:prstGeom>
                      </pic:spPr>
                    </pic:pic>
                  </a:graphicData>
                </a:graphic>
              </wp:inline>
            </w:drawing>
          </w:r>
        </w:del>
      </w:ins>
      <w:ins w:id="753" w:author="Nishikant ." w:date="2019-01-03T12:52:00Z">
        <w:r w:rsidRPr="009C586B">
          <w:rPr>
            <w:noProof/>
          </w:rPr>
          <w:t xml:space="preserve"> </w:t>
        </w:r>
        <w:r>
          <w:rPr>
            <w:noProof/>
          </w:rPr>
          <w:drawing>
            <wp:inline distT="0" distB="0" distL="0" distR="0" wp14:anchorId="355E7276" wp14:editId="0359D6D6">
              <wp:extent cx="6188710" cy="38677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3867785"/>
                      </a:xfrm>
                      <a:prstGeom prst="rect">
                        <a:avLst/>
                      </a:prstGeom>
                    </pic:spPr>
                  </pic:pic>
                </a:graphicData>
              </a:graphic>
            </wp:inline>
          </w:drawing>
        </w:r>
      </w:ins>
    </w:p>
    <w:p w:rsidR="00245DD2" w:rsidRDefault="00245DD2" w:rsidP="00245DD2">
      <w:pPr>
        <w:shd w:val="clear" w:color="auto" w:fill="FFFFFF"/>
        <w:spacing w:after="0" w:line="240" w:lineRule="auto"/>
        <w:rPr>
          <w:ins w:id="754" w:author="Karthick Nagarajan" w:date="2018-12-19T11:47:00Z"/>
          <w:rFonts w:eastAsia="Times New Roman" w:cs="Consolas"/>
        </w:rPr>
      </w:pPr>
    </w:p>
    <w:p w:rsidR="00245DD2" w:rsidRDefault="00245DD2" w:rsidP="00245DD2">
      <w:pPr>
        <w:shd w:val="clear" w:color="auto" w:fill="FFFFFF"/>
        <w:spacing w:after="0" w:line="240" w:lineRule="auto"/>
        <w:rPr>
          <w:ins w:id="755" w:author="Karthick Nagarajan" w:date="2018-12-19T11:45:00Z"/>
          <w:rFonts w:eastAsia="Times New Roman" w:cs="Consolas"/>
        </w:rPr>
      </w:pPr>
    </w:p>
    <w:p w:rsidR="00245DD2" w:rsidRDefault="00245DD2" w:rsidP="00245DD2">
      <w:pPr>
        <w:shd w:val="clear" w:color="auto" w:fill="FFFFFF"/>
        <w:spacing w:after="0" w:line="240" w:lineRule="auto"/>
        <w:rPr>
          <w:ins w:id="756" w:author="Karthick Nagarajan" w:date="2018-12-19T11:44:00Z"/>
          <w:rFonts w:eastAsia="Times New Roman" w:cs="Consolas"/>
        </w:rPr>
      </w:pPr>
    </w:p>
    <w:p w:rsidR="00245DD2" w:rsidRPr="00411B70" w:rsidRDefault="00245DD2" w:rsidP="00245DD2">
      <w:pPr>
        <w:shd w:val="clear" w:color="auto" w:fill="FFFFFF"/>
        <w:spacing w:after="0" w:line="240" w:lineRule="auto"/>
        <w:rPr>
          <w:ins w:id="757" w:author="Karthick Nagarajan" w:date="2018-12-19T11:37:00Z"/>
          <w:rFonts w:eastAsia="Times New Roman" w:cs="Consolas"/>
        </w:rPr>
      </w:pPr>
    </w:p>
    <w:p w:rsidR="00245DD2" w:rsidRPr="00411B70" w:rsidRDefault="00245DD2" w:rsidP="00245DD2">
      <w:pPr>
        <w:shd w:val="clear" w:color="auto" w:fill="FFFFFF"/>
        <w:spacing w:after="0" w:line="240" w:lineRule="auto"/>
        <w:rPr>
          <w:ins w:id="758" w:author="Karthick Nagarajan" w:date="2018-12-19T11:37:00Z"/>
          <w:rFonts w:eastAsia="Times New Roman" w:cs="Consolas"/>
        </w:rPr>
      </w:pPr>
      <w:ins w:id="759" w:author="Karthick Nagarajan" w:date="2018-12-19T11:37:00Z">
        <w:r>
          <w:rPr>
            <w:rFonts w:eastAsia="Times New Roman" w:cs="Consolas"/>
          </w:rPr>
          <w:t>2</w:t>
        </w:r>
        <w:r w:rsidRPr="00411B70">
          <w:rPr>
            <w:rFonts w:eastAsia="Times New Roman" w:cs="Consolas"/>
          </w:rPr>
          <w:t>). Customer service agent placing the order for the customer from storefront. Refer the attached workflow.</w:t>
        </w:r>
      </w:ins>
    </w:p>
    <w:p w:rsidR="00245DD2" w:rsidRDefault="00245DD2">
      <w:pPr>
        <w:rPr>
          <w:ins w:id="760" w:author="Karthick Nagarajan" w:date="2018-12-19T12:02:00Z"/>
        </w:rPr>
        <w:pPrChange w:id="761" w:author="Karthick Nagarajan" w:date="2018-12-19T11:45:00Z">
          <w:pPr>
            <w:pStyle w:val="Heading1"/>
          </w:pPr>
        </w:pPrChange>
      </w:pPr>
    </w:p>
    <w:p w:rsidR="00245DD2" w:rsidRDefault="00245DD2">
      <w:pPr>
        <w:rPr>
          <w:ins w:id="762" w:author="Karthick Nagarajan" w:date="2018-12-19T11:46:00Z"/>
        </w:rPr>
        <w:pPrChange w:id="763" w:author="Karthick Nagarajan" w:date="2018-12-19T11:45:00Z">
          <w:pPr>
            <w:pStyle w:val="Heading1"/>
          </w:pPr>
        </w:pPrChange>
      </w:pPr>
      <w:ins w:id="764" w:author="Karthick Nagarajan" w:date="2018-12-19T12:02:00Z">
        <w:r>
          <w:t xml:space="preserve">In order to enable storefront button in customer centre, </w:t>
        </w:r>
      </w:ins>
      <w:ins w:id="765" w:author="Karthick Nagarajan" w:date="2018-12-19T12:03:00Z">
        <w:r>
          <w:t>update</w:t>
        </w:r>
      </w:ins>
      <w:ins w:id="766" w:author="Karthick Nagarajan" w:date="2018-12-19T12:02:00Z">
        <w:r>
          <w:t xml:space="preserve"> your </w:t>
        </w:r>
      </w:ins>
      <w:ins w:id="767" w:author="Karthick Nagarajan" w:date="2018-12-19T12:03:00Z">
        <w:r>
          <w:t>storefront hostname</w:t>
        </w:r>
      </w:ins>
      <w:ins w:id="768" w:author="Karthick Nagarajan" w:date="2018-12-19T12:02:00Z">
        <w:r>
          <w:t xml:space="preserve"> and storefront path in </w:t>
        </w:r>
      </w:ins>
      <w:ins w:id="769" w:author="Karthick Nagarajan" w:date="2018-12-19T12:04:00Z">
        <w:r>
          <w:t>(Merchant tools &gt; site preferences &gt; custom preferences)</w:t>
        </w:r>
      </w:ins>
    </w:p>
    <w:p w:rsidR="00245DD2" w:rsidRDefault="00245DD2" w:rsidP="00245DD2">
      <w:pPr>
        <w:rPr>
          <w:ins w:id="770" w:author="Karthick Nagarajan" w:date="2018-12-19T11:45:00Z"/>
        </w:rPr>
      </w:pPr>
      <w:ins w:id="771" w:author="Karthick Nagarajan" w:date="2018-12-19T11:45:00Z">
        <w:r>
          <w:lastRenderedPageBreak/>
          <w:t>Screen 1</w:t>
        </w:r>
        <w:r>
          <w:rPr>
            <w:noProof/>
          </w:rPr>
          <w:drawing>
            <wp:inline distT="0" distB="0" distL="0" distR="0" wp14:anchorId="28938B89" wp14:editId="3F5CDEA9">
              <wp:extent cx="5943600" cy="28721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872105"/>
                      </a:xfrm>
                      <a:prstGeom prst="rect">
                        <a:avLst/>
                      </a:prstGeom>
                    </pic:spPr>
                  </pic:pic>
                </a:graphicData>
              </a:graphic>
            </wp:inline>
          </w:drawing>
        </w:r>
      </w:ins>
    </w:p>
    <w:p w:rsidR="00245DD2" w:rsidRDefault="00245DD2" w:rsidP="00245DD2">
      <w:pPr>
        <w:rPr>
          <w:ins w:id="772" w:author="Karthick Nagarajan" w:date="2018-12-19T11:45:00Z"/>
        </w:rPr>
      </w:pPr>
    </w:p>
    <w:p w:rsidR="00245DD2" w:rsidRPr="001D2546" w:rsidRDefault="00245DD2">
      <w:pPr>
        <w:rPr>
          <w:ins w:id="773" w:author="Karthick Nagarajan" w:date="2018-12-19T11:45:00Z"/>
        </w:rPr>
        <w:pPrChange w:id="774" w:author="Karthick Nagarajan" w:date="2018-12-19T11:46:00Z">
          <w:pPr>
            <w:pStyle w:val="Heading1"/>
          </w:pPr>
        </w:pPrChange>
      </w:pPr>
      <w:ins w:id="775" w:author="Karthick Nagarajan" w:date="2018-12-19T11:46:00Z">
        <w:r>
          <w:t>Screen 2</w:t>
        </w:r>
      </w:ins>
    </w:p>
    <w:p w:rsidR="00245DD2" w:rsidRDefault="00245DD2" w:rsidP="00245DD2">
      <w:pPr>
        <w:rPr>
          <w:ins w:id="776" w:author="Karthick Nagarajan" w:date="2018-12-19T11:45:00Z"/>
        </w:rPr>
      </w:pPr>
      <w:ins w:id="777" w:author="Karthick Nagarajan" w:date="2018-12-19T11:45:00Z">
        <w:r>
          <w:rPr>
            <w:noProof/>
          </w:rPr>
          <w:drawing>
            <wp:inline distT="0" distB="0" distL="0" distR="0" wp14:anchorId="68D6D5B4" wp14:editId="14D15234">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ins>
    </w:p>
    <w:p w:rsidR="00245DD2" w:rsidRDefault="00245DD2" w:rsidP="00245DD2">
      <w:pPr>
        <w:rPr>
          <w:ins w:id="778" w:author="Karthick Nagarajan" w:date="2018-12-19T11:45:00Z"/>
        </w:rPr>
      </w:pPr>
    </w:p>
    <w:p w:rsidR="00245DD2" w:rsidRPr="001D2546" w:rsidRDefault="00245DD2">
      <w:pPr>
        <w:rPr>
          <w:ins w:id="779" w:author="Karthick Nagarajan" w:date="2018-12-19T11:45:00Z"/>
        </w:rPr>
        <w:pPrChange w:id="780" w:author="Karthick Nagarajan" w:date="2018-12-19T11:46:00Z">
          <w:pPr>
            <w:pStyle w:val="Heading1"/>
          </w:pPr>
        </w:pPrChange>
      </w:pPr>
      <w:ins w:id="781" w:author="Karthick Nagarajan" w:date="2018-12-19T11:46:00Z">
        <w:r>
          <w:t>Screen 3</w:t>
        </w:r>
      </w:ins>
    </w:p>
    <w:p w:rsidR="00245DD2" w:rsidRPr="00845BDF" w:rsidRDefault="00245DD2" w:rsidP="00245DD2">
      <w:pPr>
        <w:pStyle w:val="ListParagraph"/>
        <w:numPr>
          <w:ilvl w:val="0"/>
          <w:numId w:val="71"/>
        </w:numPr>
        <w:spacing w:after="160" w:line="259" w:lineRule="auto"/>
        <w:rPr>
          <w:ins w:id="782" w:author="Karthick Nagarajan" w:date="2018-12-19T11:45:00Z"/>
        </w:rPr>
      </w:pPr>
      <w:ins w:id="783" w:author="Karthick Nagarajan" w:date="2018-12-19T11:45:00Z">
        <w:r>
          <w:t>Search the customer and click storefront</w:t>
        </w:r>
      </w:ins>
    </w:p>
    <w:p w:rsidR="00245DD2" w:rsidRDefault="00245DD2" w:rsidP="00245DD2">
      <w:pPr>
        <w:rPr>
          <w:ins w:id="784" w:author="Karthick Nagarajan" w:date="2018-12-19T11:45:00Z"/>
        </w:rPr>
      </w:pPr>
      <w:ins w:id="785" w:author="Karthick Nagarajan" w:date="2018-12-19T11:45:00Z">
        <w:r>
          <w:rPr>
            <w:noProof/>
          </w:rPr>
          <w:lastRenderedPageBreak/>
          <w:drawing>
            <wp:inline distT="0" distB="0" distL="0" distR="0" wp14:anchorId="3D4B5960" wp14:editId="0EB09277">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3.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ins>
    </w:p>
    <w:p w:rsidR="00245DD2" w:rsidRDefault="00245DD2" w:rsidP="00245DD2">
      <w:pPr>
        <w:rPr>
          <w:ins w:id="786" w:author="Karthick Nagarajan" w:date="2018-12-19T11:45:00Z"/>
        </w:rPr>
      </w:pPr>
    </w:p>
    <w:p w:rsidR="00245DD2" w:rsidRPr="001D2546" w:rsidRDefault="00245DD2">
      <w:pPr>
        <w:rPr>
          <w:ins w:id="787" w:author="Karthick Nagarajan" w:date="2018-12-19T11:45:00Z"/>
        </w:rPr>
        <w:pPrChange w:id="788" w:author="Karthick Nagarajan" w:date="2018-12-19T11:47:00Z">
          <w:pPr>
            <w:pStyle w:val="Heading1"/>
          </w:pPr>
        </w:pPrChange>
      </w:pPr>
      <w:ins w:id="789" w:author="Karthick Nagarajan" w:date="2018-12-19T11:47:00Z">
        <w:r>
          <w:t>Screen 4</w:t>
        </w:r>
      </w:ins>
    </w:p>
    <w:p w:rsidR="00245DD2" w:rsidRPr="002059EE" w:rsidRDefault="00245DD2" w:rsidP="00245DD2">
      <w:pPr>
        <w:pStyle w:val="ListParagraph"/>
        <w:numPr>
          <w:ilvl w:val="0"/>
          <w:numId w:val="70"/>
        </w:numPr>
        <w:spacing w:after="160" w:line="259" w:lineRule="auto"/>
        <w:rPr>
          <w:ins w:id="790" w:author="Karthick Nagarajan" w:date="2018-12-19T11:45:00Z"/>
        </w:rPr>
      </w:pPr>
      <w:ins w:id="791" w:author="Karthick Nagarajan" w:date="2018-12-19T11:45:00Z">
        <w:r>
          <w:t>Customer agent logged in on behalf of customer, here in the storefront checkout page they can’t see the moto as separate payment method. They can normally use credit card payment methods the request will go as moto order</w:t>
        </w:r>
      </w:ins>
    </w:p>
    <w:p w:rsidR="00245DD2" w:rsidRDefault="00245DD2" w:rsidP="00245DD2">
      <w:pPr>
        <w:rPr>
          <w:ins w:id="792" w:author="Karthick Nagarajan" w:date="2018-12-19T12:15:00Z"/>
        </w:rPr>
      </w:pPr>
      <w:ins w:id="793" w:author="Karthick Nagarajan" w:date="2018-12-19T11:45:00Z">
        <w:r>
          <w:rPr>
            <w:noProof/>
          </w:rPr>
          <w:drawing>
            <wp:inline distT="0" distB="0" distL="0" distR="0" wp14:anchorId="26EFA9DC" wp14:editId="53543377">
              <wp:extent cx="5404813" cy="303847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7957" cy="3040243"/>
                      </a:xfrm>
                      <a:prstGeom prst="rect">
                        <a:avLst/>
                      </a:prstGeom>
                    </pic:spPr>
                  </pic:pic>
                </a:graphicData>
              </a:graphic>
            </wp:inline>
          </w:drawing>
        </w:r>
      </w:ins>
    </w:p>
    <w:p w:rsidR="00245DD2" w:rsidRDefault="00245DD2" w:rsidP="00245DD2">
      <w:pPr>
        <w:rPr>
          <w:ins w:id="794" w:author="Karthick Nagarajan" w:date="2018-12-19T12:15:00Z"/>
        </w:rPr>
      </w:pPr>
    </w:p>
    <w:p w:rsidR="00245DD2" w:rsidRDefault="00245DD2" w:rsidP="00245DD2">
      <w:pPr>
        <w:rPr>
          <w:ins w:id="795" w:author="Karthick Nagarajan" w:date="2018-12-19T12:17:00Z"/>
        </w:rPr>
      </w:pPr>
      <w:ins w:id="796" w:author="Karthick Nagarajan" w:date="2018-12-19T12:15:00Z">
        <w:r>
          <w:lastRenderedPageBreak/>
          <w:t>Request and Response will be same as the credit card pa</w:t>
        </w:r>
      </w:ins>
      <w:ins w:id="797" w:author="Karthick Nagarajan" w:date="2018-12-19T12:16:00Z">
        <w:r>
          <w:t>yment method, only the additional part in the xml is ‘</w:t>
        </w:r>
      </w:ins>
      <w:ins w:id="798" w:author="Karthick Nagarajan" w:date="2018-12-19T12:17:00Z">
        <w:r w:rsidRPr="004E426B">
          <w:t>&lt;dynamicInteractionType type="MOTO"/&gt;</w:t>
        </w:r>
      </w:ins>
      <w:ins w:id="799" w:author="Karthick Nagarajan" w:date="2018-12-19T12:16:00Z">
        <w:r>
          <w:t>’</w:t>
        </w:r>
      </w:ins>
    </w:p>
    <w:p w:rsidR="00245DD2" w:rsidRPr="00E148A0" w:rsidRDefault="00245DD2" w:rsidP="00245DD2">
      <w:pPr>
        <w:rPr>
          <w:ins w:id="800" w:author="Karthick Nagarajan" w:date="2018-12-19T12:23:00Z"/>
          <w:b/>
          <w:rPrChange w:id="801" w:author="Karthick Nagarajan" w:date="2018-12-19T12:26:00Z">
            <w:rPr>
              <w:ins w:id="802" w:author="Karthick Nagarajan" w:date="2018-12-19T12:23:00Z"/>
            </w:rPr>
          </w:rPrChange>
        </w:rPr>
      </w:pPr>
      <w:ins w:id="803" w:author="Karthick Nagarajan" w:date="2018-12-19T12:17:00Z">
        <w:r w:rsidRPr="00E148A0">
          <w:rPr>
            <w:b/>
            <w:rPrChange w:id="804" w:author="Karthick Nagarajan" w:date="2018-12-19T12:26:00Z">
              <w:rPr/>
            </w:rPrChange>
          </w:rPr>
          <w:t>Request</w:t>
        </w:r>
      </w:ins>
    </w:p>
    <w:p w:rsidR="00245DD2" w:rsidRDefault="00245DD2" w:rsidP="00245DD2">
      <w:pPr>
        <w:spacing w:line="240" w:lineRule="auto"/>
        <w:rPr>
          <w:ins w:id="805" w:author="Karthick Nagarajan" w:date="2018-12-19T12:26:00Z"/>
        </w:rPr>
      </w:pPr>
      <w:ins w:id="806" w:author="Karthick Nagarajan" w:date="2018-12-19T12:26:00Z">
        <w:r>
          <w:t>&lt;?xml version="1.0"?&gt;&lt;!DOCTYPE paymentService PUBLIC "-//Worldpay/DTD Worldpay PaymentService v1//EN" "http://dtd.worldpay.com/paymentService_v1.dtd"&gt;&lt;paymentService merchantCode="SAPIENTNITROECOM" version="1.4"&gt;</w:t>
        </w:r>
      </w:ins>
    </w:p>
    <w:p w:rsidR="00245DD2" w:rsidRDefault="00245DD2" w:rsidP="00245DD2">
      <w:pPr>
        <w:spacing w:line="240" w:lineRule="auto"/>
        <w:rPr>
          <w:ins w:id="807" w:author="Karthick Nagarajan" w:date="2018-12-19T12:26:00Z"/>
        </w:rPr>
      </w:pPr>
      <w:ins w:id="808" w:author="Karthick Nagarajan" w:date="2018-12-19T12:26:00Z">
        <w:r>
          <w:t xml:space="preserve">  &lt;submit&gt;</w:t>
        </w:r>
      </w:ins>
    </w:p>
    <w:p w:rsidR="00245DD2" w:rsidRDefault="00245DD2" w:rsidP="00245DD2">
      <w:pPr>
        <w:spacing w:line="240" w:lineRule="auto"/>
        <w:rPr>
          <w:ins w:id="809" w:author="Karthick Nagarajan" w:date="2018-12-19T12:26:00Z"/>
        </w:rPr>
      </w:pPr>
      <w:ins w:id="810" w:author="Karthick Nagarajan" w:date="2018-12-19T12:26:00Z">
        <w:r>
          <w:t xml:space="preserve">    &lt;order orderCode="T00048284"&gt;</w:t>
        </w:r>
      </w:ins>
    </w:p>
    <w:p w:rsidR="00245DD2" w:rsidRDefault="00245DD2" w:rsidP="00245DD2">
      <w:pPr>
        <w:spacing w:line="240" w:lineRule="auto"/>
        <w:rPr>
          <w:ins w:id="811" w:author="Karthick Nagarajan" w:date="2018-12-19T12:26:00Z"/>
        </w:rPr>
      </w:pPr>
      <w:ins w:id="812" w:author="Karthick Nagarajan" w:date="2018-12-19T12:26:00Z">
        <w:r>
          <w:t xml:space="preserve">      &lt;description&gt;Merchant Order Number : T00048284&lt;/description&gt;</w:t>
        </w:r>
      </w:ins>
    </w:p>
    <w:p w:rsidR="00245DD2" w:rsidRDefault="00245DD2" w:rsidP="00245DD2">
      <w:pPr>
        <w:spacing w:line="240" w:lineRule="auto"/>
        <w:rPr>
          <w:ins w:id="813" w:author="Karthick Nagarajan" w:date="2018-12-19T12:26:00Z"/>
        </w:rPr>
      </w:pPr>
      <w:ins w:id="814" w:author="Karthick Nagarajan" w:date="2018-12-19T12:26:00Z">
        <w:r>
          <w:t xml:space="preserve">      &lt;amount currencyCode="USD" exponent="2" value="3149"/&gt;</w:t>
        </w:r>
      </w:ins>
    </w:p>
    <w:p w:rsidR="00245DD2" w:rsidRDefault="00245DD2" w:rsidP="00245DD2">
      <w:pPr>
        <w:spacing w:line="240" w:lineRule="auto"/>
        <w:rPr>
          <w:ins w:id="815" w:author="Karthick Nagarajan" w:date="2018-12-19T12:26:00Z"/>
        </w:rPr>
      </w:pPr>
      <w:ins w:id="816" w:author="Karthick Nagarajan" w:date="2018-12-19T12:26:00Z">
        <w:r>
          <w:t xml:space="preserve">      &lt;orderContent&gt;&amp;lt;center&amp;gt;&amp;lt;table border="1"&amp;gt;&amp;lt;tr&amp;gt;&amp;lt;th&amp;gt;Product ID&amp;lt;/th&amp;gt;&amp;lt;th&amp;gt;Product Name&amp;lt;/th&amp;gt;&amp;lt;th&amp;gt;Quantity&amp;lt;/th&amp;gt;&amp;lt;th&amp;gt;Price&amp;lt;/th&amp;gt;&amp;lt;/tr&amp;gt;&amp;lt;tr&amp;gt;&amp;lt;td&amp;gt;793775064963&amp;lt;/td&amp;gt;&amp;lt;td&amp;gt;Striped Silk Tie&amp;lt;/td&amp;gt;&amp;lt;td&amp;gt;1&amp;lt;/td&amp;gt;&amp;lt;td&amp;gt;USD 29.99&amp;lt;/td&amp;gt;&amp;lt;/tr&amp;gt;&amp;lt;tr&amp;gt;&amp;lt;td colspan="4"&amp;gt;Your payment will be handled by  Worldpay Payments Services&amp;lt;br/&amp;gt;This name may appear on your bank statement&amp;lt;br/&amp;gt;http://www.worldpay.com&amp;lt;/td&amp;gt;&amp;lt;/tr&amp;gt;&amp;lt;/table&amp;gt;&amp;lt;/center&amp;gt;&lt;/orderContent&gt;</w:t>
        </w:r>
      </w:ins>
    </w:p>
    <w:p w:rsidR="00245DD2" w:rsidRDefault="00245DD2" w:rsidP="00245DD2">
      <w:pPr>
        <w:spacing w:line="240" w:lineRule="auto"/>
        <w:rPr>
          <w:ins w:id="817" w:author="Karthick Nagarajan" w:date="2018-12-19T12:26:00Z"/>
        </w:rPr>
      </w:pPr>
      <w:ins w:id="818" w:author="Karthick Nagarajan" w:date="2018-12-19T12:26:00Z">
        <w:r>
          <w:t xml:space="preserve">      &lt;paymentDetails&gt;</w:t>
        </w:r>
      </w:ins>
    </w:p>
    <w:p w:rsidR="00245DD2" w:rsidRDefault="00245DD2" w:rsidP="00245DD2">
      <w:pPr>
        <w:spacing w:line="240" w:lineRule="auto"/>
        <w:rPr>
          <w:ins w:id="819" w:author="Karthick Nagarajan" w:date="2018-12-19T12:26:00Z"/>
        </w:rPr>
      </w:pPr>
      <w:ins w:id="820" w:author="Karthick Nagarajan" w:date="2018-12-19T12:26:00Z">
        <w:r>
          <w:t xml:space="preserve">        &lt;ECMC-SSL&gt;</w:t>
        </w:r>
      </w:ins>
    </w:p>
    <w:p w:rsidR="00245DD2" w:rsidRDefault="00245DD2" w:rsidP="00245DD2">
      <w:pPr>
        <w:spacing w:line="240" w:lineRule="auto"/>
        <w:rPr>
          <w:ins w:id="821" w:author="Karthick Nagarajan" w:date="2018-12-19T12:26:00Z"/>
        </w:rPr>
      </w:pPr>
      <w:ins w:id="822" w:author="Karthick Nagarajan" w:date="2018-12-19T12:26:00Z">
        <w:r>
          <w:t xml:space="preserve">          &lt;cardNumber&gt;5555555555554444&lt;/cardNumber&gt;</w:t>
        </w:r>
      </w:ins>
    </w:p>
    <w:p w:rsidR="00245DD2" w:rsidRDefault="00245DD2" w:rsidP="00245DD2">
      <w:pPr>
        <w:spacing w:line="240" w:lineRule="auto"/>
        <w:rPr>
          <w:ins w:id="823" w:author="Karthick Nagarajan" w:date="2018-12-19T12:26:00Z"/>
        </w:rPr>
      </w:pPr>
      <w:ins w:id="824" w:author="Karthick Nagarajan" w:date="2018-12-19T12:26:00Z">
        <w:r>
          <w:t xml:space="preserve">          &lt;expiryDate&gt;</w:t>
        </w:r>
      </w:ins>
    </w:p>
    <w:p w:rsidR="00245DD2" w:rsidRDefault="00245DD2" w:rsidP="00245DD2">
      <w:pPr>
        <w:spacing w:line="240" w:lineRule="auto"/>
        <w:rPr>
          <w:ins w:id="825" w:author="Karthick Nagarajan" w:date="2018-12-19T12:26:00Z"/>
        </w:rPr>
      </w:pPr>
      <w:ins w:id="826" w:author="Karthick Nagarajan" w:date="2018-12-19T12:26:00Z">
        <w:r>
          <w:t xml:space="preserve">            &lt;date month="4" year="2021"/&gt;</w:t>
        </w:r>
      </w:ins>
    </w:p>
    <w:p w:rsidR="00245DD2" w:rsidRDefault="00245DD2" w:rsidP="00245DD2">
      <w:pPr>
        <w:spacing w:line="240" w:lineRule="auto"/>
        <w:rPr>
          <w:ins w:id="827" w:author="Karthick Nagarajan" w:date="2018-12-19T12:26:00Z"/>
        </w:rPr>
      </w:pPr>
      <w:ins w:id="828" w:author="Karthick Nagarajan" w:date="2018-12-19T12:26:00Z">
        <w:r>
          <w:t xml:space="preserve">          &lt;/expiryDate&gt;</w:t>
        </w:r>
      </w:ins>
    </w:p>
    <w:p w:rsidR="00245DD2" w:rsidRDefault="00245DD2" w:rsidP="00245DD2">
      <w:pPr>
        <w:spacing w:line="240" w:lineRule="auto"/>
        <w:rPr>
          <w:ins w:id="829" w:author="Karthick Nagarajan" w:date="2018-12-19T12:26:00Z"/>
        </w:rPr>
      </w:pPr>
      <w:ins w:id="830" w:author="Karthick Nagarajan" w:date="2018-12-19T12:26:00Z">
        <w:r>
          <w:t xml:space="preserve">          &lt;cardHolderName&gt;KARTHICK NAGARAJ&lt;/cardHolderName&gt;</w:t>
        </w:r>
      </w:ins>
    </w:p>
    <w:p w:rsidR="00245DD2" w:rsidRDefault="00245DD2" w:rsidP="00245DD2">
      <w:pPr>
        <w:spacing w:line="240" w:lineRule="auto"/>
        <w:rPr>
          <w:ins w:id="831" w:author="Karthick Nagarajan" w:date="2018-12-19T12:26:00Z"/>
        </w:rPr>
      </w:pPr>
      <w:ins w:id="832" w:author="Karthick Nagarajan" w:date="2018-12-19T12:26:00Z">
        <w:r>
          <w:t xml:space="preserve">          &lt;cardAddress&gt;</w:t>
        </w:r>
      </w:ins>
    </w:p>
    <w:p w:rsidR="00245DD2" w:rsidRDefault="00245DD2" w:rsidP="00245DD2">
      <w:pPr>
        <w:spacing w:line="240" w:lineRule="auto"/>
        <w:rPr>
          <w:ins w:id="833" w:author="Karthick Nagarajan" w:date="2018-12-19T12:26:00Z"/>
        </w:rPr>
      </w:pPr>
      <w:ins w:id="834" w:author="Karthick Nagarajan" w:date="2018-12-19T12:26:00Z">
        <w:r>
          <w:t xml:space="preserve">            &lt;address&gt;</w:t>
        </w:r>
      </w:ins>
    </w:p>
    <w:p w:rsidR="00245DD2" w:rsidRDefault="00245DD2" w:rsidP="00245DD2">
      <w:pPr>
        <w:spacing w:line="240" w:lineRule="auto"/>
        <w:rPr>
          <w:ins w:id="835" w:author="Karthick Nagarajan" w:date="2018-12-19T12:26:00Z"/>
        </w:rPr>
      </w:pPr>
      <w:ins w:id="836" w:author="Karthick Nagarajan" w:date="2018-12-19T12:26:00Z">
        <w:r>
          <w:t xml:space="preserve">              &lt;firstName&gt;Karthick&lt;/firstName&gt;</w:t>
        </w:r>
      </w:ins>
    </w:p>
    <w:p w:rsidR="00245DD2" w:rsidRDefault="00245DD2" w:rsidP="00245DD2">
      <w:pPr>
        <w:spacing w:line="240" w:lineRule="auto"/>
        <w:rPr>
          <w:ins w:id="837" w:author="Karthick Nagarajan" w:date="2018-12-19T12:26:00Z"/>
        </w:rPr>
      </w:pPr>
      <w:ins w:id="838" w:author="Karthick Nagarajan" w:date="2018-12-19T12:26:00Z">
        <w:r>
          <w:t xml:space="preserve">              &lt;lastName&gt;Nagarajan&lt;/lastName&gt;</w:t>
        </w:r>
      </w:ins>
    </w:p>
    <w:p w:rsidR="00245DD2" w:rsidRDefault="00245DD2" w:rsidP="00245DD2">
      <w:pPr>
        <w:spacing w:line="240" w:lineRule="auto"/>
        <w:rPr>
          <w:ins w:id="839" w:author="Karthick Nagarajan" w:date="2018-12-19T12:26:00Z"/>
        </w:rPr>
      </w:pPr>
      <w:ins w:id="840" w:author="Karthick Nagarajan" w:date="2018-12-19T12:26:00Z">
        <w:r>
          <w:t xml:space="preserve">              &lt;address1&gt;1807 Continental Ave Apt 114&lt;/address1&gt;</w:t>
        </w:r>
      </w:ins>
    </w:p>
    <w:p w:rsidR="00245DD2" w:rsidRDefault="00245DD2" w:rsidP="00245DD2">
      <w:pPr>
        <w:spacing w:line="240" w:lineRule="auto"/>
        <w:rPr>
          <w:ins w:id="841" w:author="Karthick Nagarajan" w:date="2018-12-19T12:26:00Z"/>
        </w:rPr>
      </w:pPr>
      <w:ins w:id="842" w:author="Karthick Nagarajan" w:date="2018-12-19T12:26:00Z">
        <w:r>
          <w:t xml:space="preserve">              &lt;address2/&gt;</w:t>
        </w:r>
      </w:ins>
    </w:p>
    <w:p w:rsidR="00245DD2" w:rsidRDefault="00245DD2" w:rsidP="00245DD2">
      <w:pPr>
        <w:spacing w:line="240" w:lineRule="auto"/>
        <w:rPr>
          <w:ins w:id="843" w:author="Karthick Nagarajan" w:date="2018-12-19T12:26:00Z"/>
        </w:rPr>
      </w:pPr>
      <w:ins w:id="844" w:author="Karthick Nagarajan" w:date="2018-12-19T12:26:00Z">
        <w:r>
          <w:t xml:space="preserve">              &lt;postalCode&gt;60563&lt;/postalCode&gt;</w:t>
        </w:r>
      </w:ins>
    </w:p>
    <w:p w:rsidR="00245DD2" w:rsidRDefault="00245DD2" w:rsidP="00245DD2">
      <w:pPr>
        <w:spacing w:line="240" w:lineRule="auto"/>
        <w:rPr>
          <w:ins w:id="845" w:author="Karthick Nagarajan" w:date="2018-12-19T12:26:00Z"/>
        </w:rPr>
      </w:pPr>
      <w:ins w:id="846" w:author="Karthick Nagarajan" w:date="2018-12-19T12:26:00Z">
        <w:r>
          <w:t xml:space="preserve">              &lt;city&gt;Naperville&lt;/city&gt;</w:t>
        </w:r>
      </w:ins>
    </w:p>
    <w:p w:rsidR="00245DD2" w:rsidRDefault="00245DD2" w:rsidP="00245DD2">
      <w:pPr>
        <w:spacing w:line="240" w:lineRule="auto"/>
        <w:rPr>
          <w:ins w:id="847" w:author="Karthick Nagarajan" w:date="2018-12-19T12:26:00Z"/>
        </w:rPr>
      </w:pPr>
      <w:ins w:id="848" w:author="Karthick Nagarajan" w:date="2018-12-19T12:26:00Z">
        <w:r>
          <w:lastRenderedPageBreak/>
          <w:t xml:space="preserve">              &lt;state&gt;IL&lt;/state&gt;</w:t>
        </w:r>
      </w:ins>
    </w:p>
    <w:p w:rsidR="00245DD2" w:rsidRDefault="00245DD2" w:rsidP="00245DD2">
      <w:pPr>
        <w:spacing w:line="240" w:lineRule="auto"/>
        <w:rPr>
          <w:ins w:id="849" w:author="Karthick Nagarajan" w:date="2018-12-19T12:26:00Z"/>
        </w:rPr>
      </w:pPr>
      <w:ins w:id="850" w:author="Karthick Nagarajan" w:date="2018-12-19T12:26:00Z">
        <w:r>
          <w:t xml:space="preserve">              &lt;countryCode&gt;US&lt;/countryCode&gt;</w:t>
        </w:r>
      </w:ins>
    </w:p>
    <w:p w:rsidR="00245DD2" w:rsidRDefault="00245DD2" w:rsidP="00245DD2">
      <w:pPr>
        <w:spacing w:line="240" w:lineRule="auto"/>
        <w:rPr>
          <w:ins w:id="851" w:author="Karthick Nagarajan" w:date="2018-12-19T12:26:00Z"/>
        </w:rPr>
      </w:pPr>
      <w:ins w:id="852" w:author="Karthick Nagarajan" w:date="2018-12-19T12:26:00Z">
        <w:r>
          <w:t xml:space="preserve">              &lt;telephoneNumber&gt;123456789&lt;/telephoneNumber&gt;</w:t>
        </w:r>
      </w:ins>
    </w:p>
    <w:p w:rsidR="00245DD2" w:rsidRDefault="00245DD2" w:rsidP="00245DD2">
      <w:pPr>
        <w:spacing w:line="240" w:lineRule="auto"/>
        <w:rPr>
          <w:ins w:id="853" w:author="Karthick Nagarajan" w:date="2018-12-19T12:26:00Z"/>
        </w:rPr>
      </w:pPr>
      <w:ins w:id="854" w:author="Karthick Nagarajan" w:date="2018-12-19T12:26:00Z">
        <w:r>
          <w:t xml:space="preserve">            &lt;/address&gt;</w:t>
        </w:r>
      </w:ins>
    </w:p>
    <w:p w:rsidR="00245DD2" w:rsidRDefault="00245DD2" w:rsidP="00245DD2">
      <w:pPr>
        <w:spacing w:line="240" w:lineRule="auto"/>
        <w:rPr>
          <w:ins w:id="855" w:author="Karthick Nagarajan" w:date="2018-12-19T12:26:00Z"/>
        </w:rPr>
      </w:pPr>
      <w:ins w:id="856" w:author="Karthick Nagarajan" w:date="2018-12-19T12:26:00Z">
        <w:r>
          <w:t xml:space="preserve">          &lt;/cardAddress&gt;</w:t>
        </w:r>
      </w:ins>
    </w:p>
    <w:p w:rsidR="00245DD2" w:rsidRDefault="00245DD2" w:rsidP="00245DD2">
      <w:pPr>
        <w:spacing w:line="240" w:lineRule="auto"/>
        <w:rPr>
          <w:ins w:id="857" w:author="Karthick Nagarajan" w:date="2018-12-19T12:26:00Z"/>
        </w:rPr>
      </w:pPr>
      <w:ins w:id="858" w:author="Karthick Nagarajan" w:date="2018-12-19T12:26:00Z">
        <w:r>
          <w:t xml:space="preserve">        &lt;/ECMC-SSL&gt;</w:t>
        </w:r>
      </w:ins>
    </w:p>
    <w:p w:rsidR="00245DD2" w:rsidRDefault="00245DD2" w:rsidP="00245DD2">
      <w:pPr>
        <w:spacing w:line="240" w:lineRule="auto"/>
        <w:rPr>
          <w:ins w:id="859" w:author="Karthick Nagarajan" w:date="2018-12-19T12:26:00Z"/>
        </w:rPr>
      </w:pPr>
      <w:ins w:id="860" w:author="Karthick Nagarajan" w:date="2018-12-19T12:26:00Z">
        <w:r>
          <w:t xml:space="preserve">        &lt;session id="T00048284" shopperIPAddress="125.16.91.5"/&gt;</w:t>
        </w:r>
      </w:ins>
    </w:p>
    <w:p w:rsidR="00245DD2" w:rsidRDefault="00245DD2" w:rsidP="00245DD2">
      <w:pPr>
        <w:spacing w:line="240" w:lineRule="auto"/>
        <w:rPr>
          <w:ins w:id="861" w:author="Karthick Nagarajan" w:date="2018-12-19T12:26:00Z"/>
        </w:rPr>
      </w:pPr>
      <w:ins w:id="862" w:author="Karthick Nagarajan" w:date="2018-12-19T12:26:00Z">
        <w:r>
          <w:t xml:space="preserve">      &lt;/paymentDetails&gt;</w:t>
        </w:r>
      </w:ins>
    </w:p>
    <w:p w:rsidR="00245DD2" w:rsidRDefault="00245DD2" w:rsidP="00245DD2">
      <w:pPr>
        <w:spacing w:line="240" w:lineRule="auto"/>
        <w:rPr>
          <w:ins w:id="863" w:author="Karthick Nagarajan" w:date="2018-12-19T12:26:00Z"/>
        </w:rPr>
      </w:pPr>
      <w:ins w:id="864" w:author="Karthick Nagarajan" w:date="2018-12-19T12:26:00Z">
        <w:r>
          <w:t xml:space="preserve">      &lt;shopper&gt;</w:t>
        </w:r>
      </w:ins>
    </w:p>
    <w:p w:rsidR="00245DD2" w:rsidRDefault="00245DD2" w:rsidP="00245DD2">
      <w:pPr>
        <w:spacing w:line="240" w:lineRule="auto"/>
        <w:rPr>
          <w:ins w:id="865" w:author="Karthick Nagarajan" w:date="2018-12-19T12:26:00Z"/>
        </w:rPr>
      </w:pPr>
      <w:ins w:id="866" w:author="Karthick Nagarajan" w:date="2018-12-19T12:26:00Z">
        <w:r>
          <w:t xml:space="preserve">        &lt;shopperEmailAddress&gt;karthicksapient@gmail.com&lt;/shopperEmailAddress&gt;</w:t>
        </w:r>
      </w:ins>
    </w:p>
    <w:p w:rsidR="00245DD2" w:rsidRDefault="00245DD2" w:rsidP="00245DD2">
      <w:pPr>
        <w:spacing w:line="240" w:lineRule="auto"/>
        <w:rPr>
          <w:ins w:id="867" w:author="Karthick Nagarajan" w:date="2018-12-19T12:26:00Z"/>
        </w:rPr>
      </w:pPr>
      <w:ins w:id="868" w:author="Karthick Nagarajan" w:date="2018-12-19T12:26:00Z">
        <w:r>
          <w:t xml:space="preserve">        &lt;browser&gt;</w:t>
        </w:r>
      </w:ins>
    </w:p>
    <w:p w:rsidR="00245DD2" w:rsidRDefault="00245DD2" w:rsidP="00245DD2">
      <w:pPr>
        <w:spacing w:line="240" w:lineRule="auto"/>
        <w:rPr>
          <w:ins w:id="869" w:author="Karthick Nagarajan" w:date="2018-12-19T12:26:00Z"/>
        </w:rPr>
      </w:pPr>
      <w:ins w:id="870" w:author="Karthick Nagarajan" w:date="2018-12-19T12:26:00Z">
        <w:r>
          <w:t xml:space="preserve">          &lt;acceptHeader&gt;*/*&lt;/acceptHeader&gt;</w:t>
        </w:r>
      </w:ins>
    </w:p>
    <w:p w:rsidR="00245DD2" w:rsidRDefault="00245DD2" w:rsidP="00245DD2">
      <w:pPr>
        <w:spacing w:line="240" w:lineRule="auto"/>
        <w:rPr>
          <w:ins w:id="871" w:author="Karthick Nagarajan" w:date="2018-12-19T12:26:00Z"/>
        </w:rPr>
      </w:pPr>
      <w:ins w:id="872" w:author="Karthick Nagarajan" w:date="2018-12-19T12:26:00Z">
        <w:r>
          <w:t xml:space="preserve">          &lt;userAgentHeader&gt;Mozilla/5.0 (Windows NT 10.0; Win64; x64) AppleWebKit/537.36 (KHTML, like Gecko) Chrome/70.0.3538.110 Safari/537.36&lt;/userAgentHeader&gt;</w:t>
        </w:r>
      </w:ins>
    </w:p>
    <w:p w:rsidR="00245DD2" w:rsidRDefault="00245DD2" w:rsidP="00245DD2">
      <w:pPr>
        <w:spacing w:line="240" w:lineRule="auto"/>
        <w:rPr>
          <w:ins w:id="873" w:author="Karthick Nagarajan" w:date="2018-12-19T12:26:00Z"/>
        </w:rPr>
      </w:pPr>
      <w:ins w:id="874" w:author="Karthick Nagarajan" w:date="2018-12-19T12:26:00Z">
        <w:r>
          <w:t xml:space="preserve">        &lt;/browser&gt;</w:t>
        </w:r>
      </w:ins>
    </w:p>
    <w:p w:rsidR="00245DD2" w:rsidRDefault="00245DD2" w:rsidP="00245DD2">
      <w:pPr>
        <w:spacing w:line="240" w:lineRule="auto"/>
        <w:rPr>
          <w:ins w:id="875" w:author="Karthick Nagarajan" w:date="2018-12-19T12:26:00Z"/>
        </w:rPr>
      </w:pPr>
      <w:ins w:id="876" w:author="Karthick Nagarajan" w:date="2018-12-19T12:26:00Z">
        <w:r>
          <w:t xml:space="preserve">      &lt;/shopper&gt;</w:t>
        </w:r>
      </w:ins>
    </w:p>
    <w:p w:rsidR="00245DD2" w:rsidRDefault="00245DD2" w:rsidP="00245DD2">
      <w:pPr>
        <w:spacing w:line="240" w:lineRule="auto"/>
        <w:rPr>
          <w:ins w:id="877" w:author="Karthick Nagarajan" w:date="2018-12-19T12:26:00Z"/>
        </w:rPr>
      </w:pPr>
      <w:ins w:id="878" w:author="Karthick Nagarajan" w:date="2018-12-19T12:26:00Z">
        <w:r>
          <w:t xml:space="preserve">      &lt;shippingAddress&gt;</w:t>
        </w:r>
      </w:ins>
    </w:p>
    <w:p w:rsidR="00245DD2" w:rsidRDefault="00245DD2" w:rsidP="00245DD2">
      <w:pPr>
        <w:spacing w:line="240" w:lineRule="auto"/>
        <w:rPr>
          <w:ins w:id="879" w:author="Karthick Nagarajan" w:date="2018-12-19T12:26:00Z"/>
        </w:rPr>
      </w:pPr>
      <w:ins w:id="880" w:author="Karthick Nagarajan" w:date="2018-12-19T12:26:00Z">
        <w:r>
          <w:t xml:space="preserve">        &lt;address&gt;</w:t>
        </w:r>
      </w:ins>
    </w:p>
    <w:p w:rsidR="00245DD2" w:rsidRDefault="00245DD2" w:rsidP="00245DD2">
      <w:pPr>
        <w:spacing w:line="240" w:lineRule="auto"/>
        <w:rPr>
          <w:ins w:id="881" w:author="Karthick Nagarajan" w:date="2018-12-19T12:26:00Z"/>
        </w:rPr>
      </w:pPr>
      <w:ins w:id="882" w:author="Karthick Nagarajan" w:date="2018-12-19T12:26:00Z">
        <w:r>
          <w:t xml:space="preserve">          &lt;firstName&gt;Karthick&lt;/firstName&gt;</w:t>
        </w:r>
      </w:ins>
    </w:p>
    <w:p w:rsidR="00245DD2" w:rsidRDefault="00245DD2" w:rsidP="00245DD2">
      <w:pPr>
        <w:spacing w:line="240" w:lineRule="auto"/>
        <w:rPr>
          <w:ins w:id="883" w:author="Karthick Nagarajan" w:date="2018-12-19T12:26:00Z"/>
        </w:rPr>
      </w:pPr>
      <w:ins w:id="884" w:author="Karthick Nagarajan" w:date="2018-12-19T12:26:00Z">
        <w:r>
          <w:t xml:space="preserve">          &lt;lastName&gt;Nagarajan&lt;/lastName&gt;</w:t>
        </w:r>
      </w:ins>
    </w:p>
    <w:p w:rsidR="00245DD2" w:rsidRDefault="00245DD2" w:rsidP="00245DD2">
      <w:pPr>
        <w:spacing w:line="240" w:lineRule="auto"/>
        <w:rPr>
          <w:ins w:id="885" w:author="Karthick Nagarajan" w:date="2018-12-19T12:26:00Z"/>
        </w:rPr>
      </w:pPr>
      <w:ins w:id="886" w:author="Karthick Nagarajan" w:date="2018-12-19T12:26:00Z">
        <w:r>
          <w:t xml:space="preserve">          &lt;address1&gt;1807 Continental Ave Apt 114&lt;/address1&gt;</w:t>
        </w:r>
      </w:ins>
    </w:p>
    <w:p w:rsidR="00245DD2" w:rsidRDefault="00245DD2" w:rsidP="00245DD2">
      <w:pPr>
        <w:spacing w:line="240" w:lineRule="auto"/>
        <w:rPr>
          <w:ins w:id="887" w:author="Karthick Nagarajan" w:date="2018-12-19T12:26:00Z"/>
        </w:rPr>
      </w:pPr>
      <w:ins w:id="888" w:author="Karthick Nagarajan" w:date="2018-12-19T12:26:00Z">
        <w:r>
          <w:t xml:space="preserve">          &lt;address2/&gt;</w:t>
        </w:r>
      </w:ins>
    </w:p>
    <w:p w:rsidR="00245DD2" w:rsidRDefault="00245DD2" w:rsidP="00245DD2">
      <w:pPr>
        <w:spacing w:line="240" w:lineRule="auto"/>
        <w:rPr>
          <w:ins w:id="889" w:author="Karthick Nagarajan" w:date="2018-12-19T12:26:00Z"/>
        </w:rPr>
      </w:pPr>
      <w:ins w:id="890" w:author="Karthick Nagarajan" w:date="2018-12-19T12:26:00Z">
        <w:r>
          <w:t xml:space="preserve">          &lt;postalCode&gt;60563&lt;/postalCode&gt;</w:t>
        </w:r>
      </w:ins>
    </w:p>
    <w:p w:rsidR="00245DD2" w:rsidRDefault="00245DD2" w:rsidP="00245DD2">
      <w:pPr>
        <w:spacing w:line="240" w:lineRule="auto"/>
        <w:rPr>
          <w:ins w:id="891" w:author="Karthick Nagarajan" w:date="2018-12-19T12:26:00Z"/>
        </w:rPr>
      </w:pPr>
      <w:ins w:id="892" w:author="Karthick Nagarajan" w:date="2018-12-19T12:26:00Z">
        <w:r>
          <w:t xml:space="preserve">          &lt;city&gt;Naperville&lt;/city&gt;</w:t>
        </w:r>
      </w:ins>
    </w:p>
    <w:p w:rsidR="00245DD2" w:rsidRDefault="00245DD2" w:rsidP="00245DD2">
      <w:pPr>
        <w:spacing w:line="240" w:lineRule="auto"/>
        <w:rPr>
          <w:ins w:id="893" w:author="Karthick Nagarajan" w:date="2018-12-19T12:26:00Z"/>
        </w:rPr>
      </w:pPr>
      <w:ins w:id="894" w:author="Karthick Nagarajan" w:date="2018-12-19T12:26:00Z">
        <w:r>
          <w:t xml:space="preserve">          &lt;state&gt;IL&lt;/state&gt;</w:t>
        </w:r>
      </w:ins>
    </w:p>
    <w:p w:rsidR="00245DD2" w:rsidRDefault="00245DD2" w:rsidP="00245DD2">
      <w:pPr>
        <w:spacing w:line="240" w:lineRule="auto"/>
        <w:rPr>
          <w:ins w:id="895" w:author="Karthick Nagarajan" w:date="2018-12-19T12:26:00Z"/>
        </w:rPr>
      </w:pPr>
      <w:ins w:id="896" w:author="Karthick Nagarajan" w:date="2018-12-19T12:26:00Z">
        <w:r>
          <w:t xml:space="preserve">          &lt;countryCode&gt;US&lt;/countryCode&gt;</w:t>
        </w:r>
      </w:ins>
    </w:p>
    <w:p w:rsidR="00245DD2" w:rsidRDefault="00245DD2" w:rsidP="00245DD2">
      <w:pPr>
        <w:spacing w:line="240" w:lineRule="auto"/>
        <w:rPr>
          <w:ins w:id="897" w:author="Karthick Nagarajan" w:date="2018-12-19T12:26:00Z"/>
        </w:rPr>
      </w:pPr>
      <w:ins w:id="898" w:author="Karthick Nagarajan" w:date="2018-12-19T12:26:00Z">
        <w:r>
          <w:t xml:space="preserve">          &lt;telephoneNumber&gt;2343422234&lt;/telephoneNumber&gt;</w:t>
        </w:r>
      </w:ins>
    </w:p>
    <w:p w:rsidR="00245DD2" w:rsidRDefault="00245DD2" w:rsidP="00245DD2">
      <w:pPr>
        <w:spacing w:line="240" w:lineRule="auto"/>
        <w:rPr>
          <w:ins w:id="899" w:author="Karthick Nagarajan" w:date="2018-12-19T12:26:00Z"/>
        </w:rPr>
      </w:pPr>
      <w:ins w:id="900" w:author="Karthick Nagarajan" w:date="2018-12-19T12:26:00Z">
        <w:r>
          <w:t xml:space="preserve">        &lt;/address&gt;</w:t>
        </w:r>
      </w:ins>
    </w:p>
    <w:p w:rsidR="00245DD2" w:rsidRDefault="00245DD2" w:rsidP="00245DD2">
      <w:pPr>
        <w:spacing w:line="240" w:lineRule="auto"/>
        <w:rPr>
          <w:ins w:id="901" w:author="Karthick Nagarajan" w:date="2018-12-19T12:26:00Z"/>
        </w:rPr>
      </w:pPr>
      <w:ins w:id="902" w:author="Karthick Nagarajan" w:date="2018-12-19T12:26:00Z">
        <w:r>
          <w:t xml:space="preserve">      &lt;/shippingAddress&gt;</w:t>
        </w:r>
      </w:ins>
    </w:p>
    <w:p w:rsidR="00245DD2" w:rsidRDefault="00245DD2" w:rsidP="00245DD2">
      <w:pPr>
        <w:spacing w:line="240" w:lineRule="auto"/>
        <w:rPr>
          <w:ins w:id="903" w:author="Karthick Nagarajan" w:date="2018-12-19T12:26:00Z"/>
        </w:rPr>
      </w:pPr>
      <w:ins w:id="904" w:author="Karthick Nagarajan" w:date="2018-12-19T12:26:00Z">
        <w:r>
          <w:lastRenderedPageBreak/>
          <w:t xml:space="preserve">      &lt;dynamicInteractionType type="MOTO"/&gt;</w:t>
        </w:r>
      </w:ins>
    </w:p>
    <w:p w:rsidR="00245DD2" w:rsidRDefault="00245DD2" w:rsidP="00245DD2">
      <w:pPr>
        <w:spacing w:line="240" w:lineRule="auto"/>
        <w:rPr>
          <w:ins w:id="905" w:author="Karthick Nagarajan" w:date="2018-12-19T12:26:00Z"/>
        </w:rPr>
      </w:pPr>
      <w:ins w:id="906" w:author="Karthick Nagarajan" w:date="2018-12-19T12:26:00Z">
        <w:r>
          <w:t xml:space="preserve">    &lt;/order&gt;</w:t>
        </w:r>
      </w:ins>
    </w:p>
    <w:p w:rsidR="00245DD2" w:rsidRDefault="00245DD2" w:rsidP="00245DD2">
      <w:pPr>
        <w:spacing w:line="240" w:lineRule="auto"/>
        <w:rPr>
          <w:ins w:id="907" w:author="Karthick Nagarajan" w:date="2018-12-19T12:26:00Z"/>
        </w:rPr>
      </w:pPr>
      <w:ins w:id="908" w:author="Karthick Nagarajan" w:date="2018-12-19T12:26:00Z">
        <w:r>
          <w:t xml:space="preserve">  &lt;/submit&gt;</w:t>
        </w:r>
      </w:ins>
    </w:p>
    <w:p w:rsidR="00245DD2" w:rsidRDefault="00245DD2">
      <w:pPr>
        <w:spacing w:line="240" w:lineRule="auto"/>
        <w:rPr>
          <w:ins w:id="909" w:author="Karthick Nagarajan" w:date="2018-12-19T12:17:00Z"/>
        </w:rPr>
        <w:pPrChange w:id="910" w:author="Karthick Nagarajan" w:date="2018-12-19T12:26:00Z">
          <w:pPr/>
        </w:pPrChange>
      </w:pPr>
      <w:ins w:id="911" w:author="Karthick Nagarajan" w:date="2018-12-19T12:26:00Z">
        <w:r>
          <w:t>&lt;/paymentService&gt;</w:t>
        </w:r>
      </w:ins>
    </w:p>
    <w:p w:rsidR="00245DD2" w:rsidRPr="00E148A0" w:rsidRDefault="00245DD2" w:rsidP="00245DD2">
      <w:pPr>
        <w:rPr>
          <w:ins w:id="912" w:author="Karthick Nagarajan" w:date="2018-12-19T12:16:00Z"/>
          <w:b/>
          <w:rPrChange w:id="913" w:author="Karthick Nagarajan" w:date="2018-12-19T12:28:00Z">
            <w:rPr>
              <w:ins w:id="914" w:author="Karthick Nagarajan" w:date="2018-12-19T12:16:00Z"/>
            </w:rPr>
          </w:rPrChange>
        </w:rPr>
      </w:pPr>
      <w:ins w:id="915" w:author="Karthick Nagarajan" w:date="2018-12-19T12:17:00Z">
        <w:r w:rsidRPr="00E148A0">
          <w:rPr>
            <w:b/>
            <w:rPrChange w:id="916" w:author="Karthick Nagarajan" w:date="2018-12-19T12:28:00Z">
              <w:rPr/>
            </w:rPrChange>
          </w:rPr>
          <w:t>Response</w:t>
        </w:r>
      </w:ins>
    </w:p>
    <w:p w:rsidR="00245DD2" w:rsidRDefault="00245DD2" w:rsidP="00245DD2">
      <w:pPr>
        <w:spacing w:after="0" w:line="240" w:lineRule="auto"/>
        <w:rPr>
          <w:ins w:id="917" w:author="Karthick Nagarajan" w:date="2018-12-19T12:28:00Z"/>
        </w:rPr>
      </w:pPr>
      <w:ins w:id="918" w:author="Karthick Nagarajan" w:date="2018-12-19T12:28:00Z">
        <w:r>
          <w:t>&lt;?xml version="1.0" encoding="UTF-8"?&gt;</w:t>
        </w:r>
      </w:ins>
    </w:p>
    <w:p w:rsidR="00245DD2" w:rsidRDefault="00245DD2" w:rsidP="00245DD2">
      <w:pPr>
        <w:spacing w:after="0" w:line="240" w:lineRule="auto"/>
        <w:rPr>
          <w:ins w:id="919" w:author="Karthick Nagarajan" w:date="2018-12-19T12:28:00Z"/>
        </w:rPr>
      </w:pPr>
      <w:ins w:id="920" w:author="Karthick Nagarajan" w:date="2018-12-19T12:28:00Z">
        <w:r>
          <w:t>&lt;!DOCTYPE paymentService PUBLIC "-//WorldPay//DTD WorldPay PaymentService v1//EN"</w:t>
        </w:r>
      </w:ins>
    </w:p>
    <w:p w:rsidR="00245DD2" w:rsidRDefault="00245DD2" w:rsidP="00245DD2">
      <w:pPr>
        <w:spacing w:after="0" w:line="240" w:lineRule="auto"/>
        <w:rPr>
          <w:ins w:id="921" w:author="Karthick Nagarajan" w:date="2018-12-19T12:28:00Z"/>
        </w:rPr>
      </w:pPr>
      <w:ins w:id="922" w:author="Karthick Nagarajan" w:date="2018-12-19T12:28:00Z">
        <w:r>
          <w:t xml:space="preserve">                                "http://dtd.worldpay.com/paymentService_v1.dtd"&gt;</w:t>
        </w:r>
      </w:ins>
    </w:p>
    <w:p w:rsidR="00245DD2" w:rsidRDefault="00245DD2" w:rsidP="00245DD2">
      <w:pPr>
        <w:spacing w:after="0" w:line="240" w:lineRule="auto"/>
        <w:rPr>
          <w:ins w:id="923" w:author="Karthick Nagarajan" w:date="2018-12-19T12:28:00Z"/>
        </w:rPr>
      </w:pPr>
      <w:ins w:id="924" w:author="Karthick Nagarajan" w:date="2018-12-19T12:28:00Z">
        <w:r>
          <w:t>&lt;paymentService version="1.4" merchantCode="SAPIENTNITROECOM"&gt;</w:t>
        </w:r>
      </w:ins>
    </w:p>
    <w:p w:rsidR="00245DD2" w:rsidRDefault="00245DD2" w:rsidP="00245DD2">
      <w:pPr>
        <w:spacing w:after="0" w:line="240" w:lineRule="auto"/>
        <w:rPr>
          <w:ins w:id="925" w:author="Karthick Nagarajan" w:date="2018-12-19T12:28:00Z"/>
        </w:rPr>
      </w:pPr>
      <w:ins w:id="926" w:author="Karthick Nagarajan" w:date="2018-12-19T12:28:00Z">
        <w:r>
          <w:t xml:space="preserve">    &lt;reply&gt;</w:t>
        </w:r>
      </w:ins>
    </w:p>
    <w:p w:rsidR="00245DD2" w:rsidRDefault="00245DD2" w:rsidP="00245DD2">
      <w:pPr>
        <w:spacing w:after="0" w:line="240" w:lineRule="auto"/>
        <w:rPr>
          <w:ins w:id="927" w:author="Karthick Nagarajan" w:date="2018-12-19T12:28:00Z"/>
        </w:rPr>
      </w:pPr>
      <w:ins w:id="928" w:author="Karthick Nagarajan" w:date="2018-12-19T12:28:00Z">
        <w:r>
          <w:t xml:space="preserve">        &lt;orderStatus orderCode="T00048284"&gt;</w:t>
        </w:r>
      </w:ins>
    </w:p>
    <w:p w:rsidR="00245DD2" w:rsidRDefault="00245DD2" w:rsidP="00245DD2">
      <w:pPr>
        <w:spacing w:after="0" w:line="240" w:lineRule="auto"/>
        <w:rPr>
          <w:ins w:id="929" w:author="Karthick Nagarajan" w:date="2018-12-19T12:28:00Z"/>
        </w:rPr>
      </w:pPr>
      <w:ins w:id="930" w:author="Karthick Nagarajan" w:date="2018-12-19T12:28:00Z">
        <w:r>
          <w:t xml:space="preserve">            &lt;payment&gt;</w:t>
        </w:r>
      </w:ins>
    </w:p>
    <w:p w:rsidR="00245DD2" w:rsidRDefault="00245DD2" w:rsidP="00245DD2">
      <w:pPr>
        <w:spacing w:after="0" w:line="240" w:lineRule="auto"/>
        <w:rPr>
          <w:ins w:id="931" w:author="Karthick Nagarajan" w:date="2018-12-19T12:28:00Z"/>
        </w:rPr>
      </w:pPr>
      <w:ins w:id="932" w:author="Karthick Nagarajan" w:date="2018-12-19T12:28:00Z">
        <w:r>
          <w:t xml:space="preserve">                &lt;paymentMethod&gt;ECMC-SSL&lt;/paymentMethod&gt;</w:t>
        </w:r>
      </w:ins>
    </w:p>
    <w:p w:rsidR="00245DD2" w:rsidRDefault="00245DD2" w:rsidP="00245DD2">
      <w:pPr>
        <w:spacing w:after="0" w:line="240" w:lineRule="auto"/>
        <w:rPr>
          <w:ins w:id="933" w:author="Karthick Nagarajan" w:date="2018-12-19T12:28:00Z"/>
        </w:rPr>
      </w:pPr>
      <w:ins w:id="934" w:author="Karthick Nagarajan" w:date="2018-12-19T12:28:00Z">
        <w:r>
          <w:t xml:space="preserve">                &lt;paymentMethodDetail&gt;</w:t>
        </w:r>
      </w:ins>
    </w:p>
    <w:p w:rsidR="00245DD2" w:rsidRDefault="00245DD2" w:rsidP="00245DD2">
      <w:pPr>
        <w:spacing w:after="0" w:line="240" w:lineRule="auto"/>
        <w:rPr>
          <w:ins w:id="935" w:author="Karthick Nagarajan" w:date="2018-12-19T12:28:00Z"/>
        </w:rPr>
      </w:pPr>
      <w:ins w:id="936" w:author="Karthick Nagarajan" w:date="2018-12-19T12:28:00Z">
        <w:r>
          <w:t xml:space="preserve">                    &lt;card number="5555********4444" hash="0x65bb11198e83d0f98592df932a1bd5a979fc7c25" type="creditcard"&gt;</w:t>
        </w:r>
      </w:ins>
    </w:p>
    <w:p w:rsidR="00245DD2" w:rsidRDefault="00245DD2" w:rsidP="00245DD2">
      <w:pPr>
        <w:spacing w:after="0" w:line="240" w:lineRule="auto"/>
        <w:rPr>
          <w:ins w:id="937" w:author="Karthick Nagarajan" w:date="2018-12-19T12:28:00Z"/>
        </w:rPr>
      </w:pPr>
      <w:ins w:id="938" w:author="Karthick Nagarajan" w:date="2018-12-19T12:28:00Z">
        <w:r>
          <w:t xml:space="preserve">                        &lt;expiryDate&gt;</w:t>
        </w:r>
      </w:ins>
    </w:p>
    <w:p w:rsidR="00245DD2" w:rsidRDefault="00245DD2" w:rsidP="00245DD2">
      <w:pPr>
        <w:spacing w:after="0" w:line="240" w:lineRule="auto"/>
        <w:rPr>
          <w:ins w:id="939" w:author="Karthick Nagarajan" w:date="2018-12-19T12:28:00Z"/>
        </w:rPr>
      </w:pPr>
      <w:ins w:id="940" w:author="Karthick Nagarajan" w:date="2018-12-19T12:28:00Z">
        <w:r>
          <w:t xml:space="preserve">                            &lt;date month="04" year="2021"/&gt;</w:t>
        </w:r>
      </w:ins>
    </w:p>
    <w:p w:rsidR="00245DD2" w:rsidRDefault="00245DD2" w:rsidP="00245DD2">
      <w:pPr>
        <w:spacing w:after="0" w:line="240" w:lineRule="auto"/>
        <w:rPr>
          <w:ins w:id="941" w:author="Karthick Nagarajan" w:date="2018-12-19T12:28:00Z"/>
        </w:rPr>
      </w:pPr>
      <w:ins w:id="942" w:author="Karthick Nagarajan" w:date="2018-12-19T12:28:00Z">
        <w:r>
          <w:t xml:space="preserve">                        &lt;/expiryDate&gt;</w:t>
        </w:r>
      </w:ins>
    </w:p>
    <w:p w:rsidR="00245DD2" w:rsidRDefault="00245DD2" w:rsidP="00245DD2">
      <w:pPr>
        <w:spacing w:after="0" w:line="240" w:lineRule="auto"/>
        <w:rPr>
          <w:ins w:id="943" w:author="Karthick Nagarajan" w:date="2018-12-19T12:28:00Z"/>
        </w:rPr>
      </w:pPr>
      <w:ins w:id="944" w:author="Karthick Nagarajan" w:date="2018-12-19T12:28:00Z">
        <w:r>
          <w:t xml:space="preserve">                    &lt;/card&gt;</w:t>
        </w:r>
      </w:ins>
    </w:p>
    <w:p w:rsidR="00245DD2" w:rsidRDefault="00245DD2" w:rsidP="00245DD2">
      <w:pPr>
        <w:spacing w:after="0" w:line="240" w:lineRule="auto"/>
        <w:rPr>
          <w:ins w:id="945" w:author="Karthick Nagarajan" w:date="2018-12-19T12:28:00Z"/>
        </w:rPr>
      </w:pPr>
      <w:ins w:id="946" w:author="Karthick Nagarajan" w:date="2018-12-19T12:28:00Z">
        <w:r>
          <w:t xml:space="preserve">                &lt;/paymentMethodDetail&gt;</w:t>
        </w:r>
      </w:ins>
    </w:p>
    <w:p w:rsidR="00245DD2" w:rsidRDefault="00245DD2" w:rsidP="00245DD2">
      <w:pPr>
        <w:spacing w:after="0" w:line="240" w:lineRule="auto"/>
        <w:rPr>
          <w:ins w:id="947" w:author="Karthick Nagarajan" w:date="2018-12-19T12:28:00Z"/>
        </w:rPr>
      </w:pPr>
      <w:ins w:id="948" w:author="Karthick Nagarajan" w:date="2018-12-19T12:28:00Z">
        <w:r>
          <w:t xml:space="preserve">                &lt;amount value="3149" currencyCode="USD" exponent="2" debitCreditIndicator="credit"/&gt;</w:t>
        </w:r>
      </w:ins>
    </w:p>
    <w:p w:rsidR="00245DD2" w:rsidRDefault="00245DD2" w:rsidP="00245DD2">
      <w:pPr>
        <w:spacing w:after="0" w:line="240" w:lineRule="auto"/>
        <w:rPr>
          <w:ins w:id="949" w:author="Karthick Nagarajan" w:date="2018-12-19T12:28:00Z"/>
        </w:rPr>
      </w:pPr>
      <w:ins w:id="950" w:author="Karthick Nagarajan" w:date="2018-12-19T12:28:00Z">
        <w:r>
          <w:t xml:space="preserve">                &lt;lastEvent&gt;AUTHORISED&lt;/lastEvent&gt;</w:t>
        </w:r>
      </w:ins>
    </w:p>
    <w:p w:rsidR="00245DD2" w:rsidRDefault="00245DD2" w:rsidP="00245DD2">
      <w:pPr>
        <w:spacing w:after="0" w:line="240" w:lineRule="auto"/>
        <w:rPr>
          <w:ins w:id="951" w:author="Karthick Nagarajan" w:date="2018-12-19T12:28:00Z"/>
        </w:rPr>
      </w:pPr>
      <w:ins w:id="952" w:author="Karthick Nagarajan" w:date="2018-12-19T12:28:00Z">
        <w:r>
          <w:t xml:space="preserve">                &lt;AuthorisationId id="237758"/&gt;</w:t>
        </w:r>
      </w:ins>
    </w:p>
    <w:p w:rsidR="00245DD2" w:rsidRDefault="00245DD2" w:rsidP="00245DD2">
      <w:pPr>
        <w:spacing w:after="0" w:line="240" w:lineRule="auto"/>
        <w:rPr>
          <w:ins w:id="953" w:author="Karthick Nagarajan" w:date="2018-12-19T12:28:00Z"/>
        </w:rPr>
      </w:pPr>
      <w:ins w:id="954" w:author="Karthick Nagarajan" w:date="2018-12-19T12:28:00Z">
        <w:r>
          <w:t xml:space="preserve">                &lt;CVCResultCode description="B"/&gt;</w:t>
        </w:r>
      </w:ins>
    </w:p>
    <w:p w:rsidR="00245DD2" w:rsidRDefault="00245DD2" w:rsidP="00245DD2">
      <w:pPr>
        <w:spacing w:after="0" w:line="240" w:lineRule="auto"/>
        <w:rPr>
          <w:ins w:id="955" w:author="Karthick Nagarajan" w:date="2018-12-19T12:28:00Z"/>
        </w:rPr>
      </w:pPr>
      <w:ins w:id="956" w:author="Karthick Nagarajan" w:date="2018-12-19T12:28:00Z">
        <w:r>
          <w:t xml:space="preserve">                &lt;AVSResultCode description="E"/&gt;</w:t>
        </w:r>
      </w:ins>
    </w:p>
    <w:p w:rsidR="00245DD2" w:rsidRDefault="00245DD2" w:rsidP="00245DD2">
      <w:pPr>
        <w:spacing w:after="0" w:line="240" w:lineRule="auto"/>
        <w:rPr>
          <w:ins w:id="957" w:author="Karthick Nagarajan" w:date="2018-12-19T12:28:00Z"/>
        </w:rPr>
      </w:pPr>
      <w:ins w:id="958" w:author="Karthick Nagarajan" w:date="2018-12-19T12:28:00Z">
        <w:r>
          <w:t xml:space="preserve">                &lt;cardHolderName&gt;</w:t>
        </w:r>
      </w:ins>
    </w:p>
    <w:p w:rsidR="00245DD2" w:rsidRDefault="00245DD2" w:rsidP="00245DD2">
      <w:pPr>
        <w:spacing w:after="0" w:line="240" w:lineRule="auto"/>
        <w:rPr>
          <w:ins w:id="959" w:author="Karthick Nagarajan" w:date="2018-12-19T12:28:00Z"/>
        </w:rPr>
      </w:pPr>
      <w:ins w:id="960" w:author="Karthick Nagarajan" w:date="2018-12-19T12:28:00Z">
        <w:r>
          <w:t xml:space="preserve">                    &lt;![CDATA[KARTHICK NAGARAJ]]&gt;</w:t>
        </w:r>
      </w:ins>
    </w:p>
    <w:p w:rsidR="00245DD2" w:rsidRDefault="00245DD2" w:rsidP="00245DD2">
      <w:pPr>
        <w:spacing w:after="0" w:line="240" w:lineRule="auto"/>
        <w:rPr>
          <w:ins w:id="961" w:author="Karthick Nagarajan" w:date="2018-12-19T12:28:00Z"/>
        </w:rPr>
      </w:pPr>
      <w:ins w:id="962" w:author="Karthick Nagarajan" w:date="2018-12-19T12:28:00Z">
        <w:r>
          <w:t xml:space="preserve">                &lt;/cardHolderName&gt;</w:t>
        </w:r>
      </w:ins>
    </w:p>
    <w:p w:rsidR="00245DD2" w:rsidRDefault="00245DD2" w:rsidP="00245DD2">
      <w:pPr>
        <w:spacing w:after="0" w:line="240" w:lineRule="auto"/>
        <w:rPr>
          <w:ins w:id="963" w:author="Karthick Nagarajan" w:date="2018-12-19T12:28:00Z"/>
        </w:rPr>
      </w:pPr>
      <w:ins w:id="964" w:author="Karthick Nagarajan" w:date="2018-12-19T12:28:00Z">
        <w:r>
          <w:t xml:space="preserve">                &lt;issuerCountryCode&gt;N/A&lt;/issuerCountryCode&gt;</w:t>
        </w:r>
      </w:ins>
    </w:p>
    <w:p w:rsidR="00245DD2" w:rsidRDefault="00245DD2" w:rsidP="00245DD2">
      <w:pPr>
        <w:spacing w:after="0" w:line="240" w:lineRule="auto"/>
        <w:rPr>
          <w:ins w:id="965" w:author="Karthick Nagarajan" w:date="2018-12-19T12:28:00Z"/>
        </w:rPr>
      </w:pPr>
      <w:ins w:id="966" w:author="Karthick Nagarajan" w:date="2018-12-19T12:28:00Z">
        <w:r>
          <w:t xml:space="preserve">                &lt;balance accountType="IN_PROCESS_AUTHORISED"&gt;</w:t>
        </w:r>
      </w:ins>
    </w:p>
    <w:p w:rsidR="00245DD2" w:rsidRDefault="00245DD2" w:rsidP="00245DD2">
      <w:pPr>
        <w:spacing w:after="0" w:line="240" w:lineRule="auto"/>
        <w:rPr>
          <w:ins w:id="967" w:author="Karthick Nagarajan" w:date="2018-12-19T12:28:00Z"/>
        </w:rPr>
      </w:pPr>
      <w:ins w:id="968" w:author="Karthick Nagarajan" w:date="2018-12-19T12:28:00Z">
        <w:r>
          <w:t xml:space="preserve">                    &lt;amount value="3149" currencyCode="USD" exponent="2" debitCreditIndicator="credit"/&gt;</w:t>
        </w:r>
      </w:ins>
    </w:p>
    <w:p w:rsidR="00245DD2" w:rsidRDefault="00245DD2" w:rsidP="00245DD2">
      <w:pPr>
        <w:spacing w:after="0" w:line="240" w:lineRule="auto"/>
        <w:rPr>
          <w:ins w:id="969" w:author="Karthick Nagarajan" w:date="2018-12-19T12:28:00Z"/>
        </w:rPr>
      </w:pPr>
      <w:ins w:id="970" w:author="Karthick Nagarajan" w:date="2018-12-19T12:28:00Z">
        <w:r>
          <w:t xml:space="preserve">                &lt;/balance&gt;</w:t>
        </w:r>
      </w:ins>
    </w:p>
    <w:p w:rsidR="00245DD2" w:rsidRDefault="00245DD2" w:rsidP="00245DD2">
      <w:pPr>
        <w:spacing w:after="0" w:line="240" w:lineRule="auto"/>
        <w:rPr>
          <w:ins w:id="971" w:author="Karthick Nagarajan" w:date="2018-12-19T12:28:00Z"/>
        </w:rPr>
      </w:pPr>
      <w:ins w:id="972" w:author="Karthick Nagarajan" w:date="2018-12-19T12:28:00Z">
        <w:r>
          <w:t xml:space="preserve">                &lt;riskScore value="-5"/&gt;</w:t>
        </w:r>
      </w:ins>
    </w:p>
    <w:p w:rsidR="00245DD2" w:rsidRDefault="00245DD2" w:rsidP="00245DD2">
      <w:pPr>
        <w:spacing w:after="0" w:line="240" w:lineRule="auto"/>
        <w:rPr>
          <w:ins w:id="973" w:author="Karthick Nagarajan" w:date="2018-12-19T12:28:00Z"/>
        </w:rPr>
      </w:pPr>
      <w:ins w:id="974" w:author="Karthick Nagarajan" w:date="2018-12-19T12:28:00Z">
        <w:r>
          <w:t xml:space="preserve">            &lt;/payment&gt;</w:t>
        </w:r>
      </w:ins>
    </w:p>
    <w:p w:rsidR="00245DD2" w:rsidRDefault="00245DD2" w:rsidP="00245DD2">
      <w:pPr>
        <w:spacing w:after="0" w:line="240" w:lineRule="auto"/>
        <w:rPr>
          <w:ins w:id="975" w:author="Karthick Nagarajan" w:date="2018-12-19T12:28:00Z"/>
        </w:rPr>
      </w:pPr>
      <w:ins w:id="976" w:author="Karthick Nagarajan" w:date="2018-12-19T12:28:00Z">
        <w:r>
          <w:t xml:space="preserve">        &lt;/orderStatus&gt;</w:t>
        </w:r>
      </w:ins>
    </w:p>
    <w:p w:rsidR="00245DD2" w:rsidRDefault="00245DD2" w:rsidP="00245DD2">
      <w:pPr>
        <w:spacing w:after="0" w:line="240" w:lineRule="auto"/>
        <w:rPr>
          <w:ins w:id="977" w:author="Karthick Nagarajan" w:date="2018-12-19T12:28:00Z"/>
        </w:rPr>
      </w:pPr>
      <w:ins w:id="978" w:author="Karthick Nagarajan" w:date="2018-12-19T12:28:00Z">
        <w:r>
          <w:t xml:space="preserve">    &lt;/reply&gt;</w:t>
        </w:r>
      </w:ins>
    </w:p>
    <w:p w:rsidR="00245DD2" w:rsidRPr="00E00FDB" w:rsidRDefault="00245DD2" w:rsidP="00245DD2">
      <w:pPr>
        <w:spacing w:after="0" w:line="240" w:lineRule="auto"/>
        <w:rPr>
          <w:ins w:id="979" w:author="Karthick Nagarajan" w:date="2018-12-19T12:28:00Z"/>
        </w:rPr>
      </w:pPr>
      <w:ins w:id="980" w:author="Karthick Nagarajan" w:date="2018-12-19T12:28:00Z">
        <w:r>
          <w:t>&lt;/paymentService&gt;</w:t>
        </w:r>
      </w:ins>
    </w:p>
    <w:p w:rsidR="00245DD2" w:rsidRPr="002059EE" w:rsidRDefault="00245DD2" w:rsidP="00245DD2">
      <w:pPr>
        <w:rPr>
          <w:ins w:id="981" w:author="Karthick Nagarajan" w:date="2018-12-19T11:45:00Z"/>
        </w:rPr>
      </w:pPr>
    </w:p>
    <w:p w:rsidR="00245DD2" w:rsidRPr="00024B54" w:rsidDel="00411B70" w:rsidRDefault="00245DD2" w:rsidP="00245DD2">
      <w:pPr>
        <w:shd w:val="clear" w:color="auto" w:fill="FFFFFF"/>
        <w:spacing w:after="0" w:line="240" w:lineRule="auto"/>
        <w:rPr>
          <w:del w:id="982" w:author="Karthick Nagarajan" w:date="2018-12-19T11:37:00Z"/>
          <w:rFonts w:eastAsia="Times New Roman" w:cs="Consolas"/>
        </w:rPr>
      </w:pPr>
    </w:p>
    <w:p w:rsidR="00245DD2" w:rsidRPr="003C55C4" w:rsidRDefault="00245DD2" w:rsidP="00245DD2">
      <w:pPr>
        <w:spacing w:after="0"/>
      </w:pPr>
    </w:p>
    <w:p w:rsidR="00245DD2" w:rsidRDefault="00245DD2" w:rsidP="00245DD2">
      <w:pPr>
        <w:pStyle w:val="Heading3"/>
        <w:numPr>
          <w:ilvl w:val="2"/>
          <w:numId w:val="47"/>
        </w:numPr>
        <w:ind w:left="2700"/>
      </w:pPr>
      <w:bookmarkStart w:id="983" w:name="_Toc8312228"/>
      <w:bookmarkStart w:id="984" w:name="_Toc18418361"/>
      <w:r>
        <w:t>WECHATPAY</w:t>
      </w:r>
      <w:bookmarkEnd w:id="983"/>
      <w:bookmarkEnd w:id="984"/>
    </w:p>
    <w:p w:rsidR="00245DD2" w:rsidRPr="00B82215" w:rsidRDefault="00245DD2" w:rsidP="00245DD2">
      <w:pPr>
        <w:pStyle w:val="NormalWeb"/>
        <w:spacing w:before="120" w:after="0"/>
        <w:ind w:left="1080"/>
        <w:rPr>
          <w:rFonts w:asciiTheme="minorHAnsi" w:hAnsiTheme="minorHAnsi" w:cstheme="minorHAnsi"/>
          <w:color w:val="000000"/>
          <w:sz w:val="22"/>
          <w:szCs w:val="22"/>
          <w:shd w:val="clear" w:color="auto" w:fill="FFFFFF"/>
        </w:rPr>
      </w:pPr>
      <w:r w:rsidRPr="00B82215">
        <w:rPr>
          <w:rFonts w:asciiTheme="minorHAnsi" w:hAnsiTheme="minorHAnsi" w:cstheme="minorHAnsi"/>
          <w:color w:val="000000"/>
          <w:sz w:val="22"/>
          <w:szCs w:val="22"/>
          <w:shd w:val="clear" w:color="auto" w:fill="FFFFFF"/>
        </w:rPr>
        <w:t>WeChat Pay is an eWallet payment method, incorporated into the WeChat app. It is one of the most popular payment methods in China, with over 600 million active users</w:t>
      </w:r>
      <w:r>
        <w:rPr>
          <w:rFonts w:asciiTheme="minorHAnsi" w:hAnsiTheme="minorHAnsi" w:cstheme="minorHAnsi"/>
          <w:color w:val="000000"/>
          <w:sz w:val="22"/>
          <w:szCs w:val="22"/>
          <w:shd w:val="clear" w:color="auto" w:fill="FFFFFF"/>
        </w:rPr>
        <w:t xml:space="preserve"> </w:t>
      </w:r>
      <w:r w:rsidRPr="00B82215">
        <w:rPr>
          <w:rFonts w:asciiTheme="minorHAnsi" w:hAnsiTheme="minorHAnsi" w:cstheme="minorHAnsi"/>
          <w:color w:val="000000"/>
          <w:sz w:val="22"/>
          <w:szCs w:val="22"/>
          <w:shd w:val="clear" w:color="auto" w:fill="FFFFFF"/>
        </w:rPr>
        <w:t xml:space="preserve">WeChat Pay is available to shoppers who hold a Chinese domestic bank account. When adding a bank card </w:t>
      </w:r>
      <w:r w:rsidRPr="00B82215">
        <w:rPr>
          <w:rFonts w:asciiTheme="minorHAnsi" w:hAnsiTheme="minorHAnsi" w:cstheme="minorHAnsi"/>
          <w:color w:val="000000"/>
          <w:sz w:val="22"/>
          <w:szCs w:val="22"/>
          <w:shd w:val="clear" w:color="auto" w:fill="FFFFFF"/>
        </w:rPr>
        <w:lastRenderedPageBreak/>
        <w:t>(credit or debit) to their WeChat wallet, shoppers must also provide their Chinese ID (resident identity card), name and phone number. These details are verified in real-time with their bank and must match exactly for successful verification. Without successful verification shoppers will not be able to use WeChat Pay for online purchases.</w:t>
      </w:r>
    </w:p>
    <w:p w:rsidR="00245DD2" w:rsidRPr="00B82215" w:rsidRDefault="00245DD2" w:rsidP="00245DD2">
      <w:pPr>
        <w:pStyle w:val="NormalWeb"/>
        <w:spacing w:before="120" w:after="0"/>
        <w:ind w:left="1080"/>
        <w:rPr>
          <w:rFonts w:asciiTheme="minorHAnsi" w:hAnsiTheme="minorHAnsi" w:cstheme="minorHAnsi"/>
          <w:color w:val="000000"/>
          <w:sz w:val="22"/>
          <w:szCs w:val="22"/>
          <w:shd w:val="clear" w:color="auto" w:fill="FFFFFF"/>
        </w:rPr>
      </w:pPr>
    </w:p>
    <w:p w:rsidR="00245DD2" w:rsidRPr="00B82215" w:rsidRDefault="00245DD2" w:rsidP="00245DD2">
      <w:pPr>
        <w:pStyle w:val="NormalWeb"/>
        <w:spacing w:before="120" w:after="0"/>
        <w:ind w:left="1080"/>
        <w:rPr>
          <w:rFonts w:asciiTheme="minorHAnsi" w:hAnsiTheme="minorHAnsi" w:cstheme="minorHAnsi"/>
          <w:color w:val="000000"/>
          <w:sz w:val="22"/>
          <w:szCs w:val="22"/>
          <w:shd w:val="clear" w:color="auto" w:fill="FFFFFF"/>
        </w:rPr>
      </w:pPr>
      <w:r w:rsidRPr="00B82215">
        <w:rPr>
          <w:rFonts w:asciiTheme="minorHAnsi" w:hAnsiTheme="minorHAnsi" w:cstheme="minorHAnsi"/>
          <w:color w:val="000000"/>
          <w:sz w:val="22"/>
          <w:szCs w:val="22"/>
          <w:shd w:val="clear" w:color="auto" w:fill="FFFFFF"/>
        </w:rPr>
        <w:t>WeChat Pay is available in 10 currencies but shoppers will always have their wallet debited in CNY. WeChat Pay will perform any currency conversion immediately and show the CNY amount throughout the shopper journey. The exchange rate is obtained from their partner settlement banks (China Construction Bank or China CITIC Bank) at 10am each day (02:00 UTC), which is shown to the shopper on the payment success page.</w:t>
      </w:r>
    </w:p>
    <w:p w:rsidR="00245DD2" w:rsidRPr="00B82215" w:rsidRDefault="00245DD2" w:rsidP="00245DD2">
      <w:pPr>
        <w:pStyle w:val="NormalWeb"/>
        <w:spacing w:before="120" w:after="0"/>
        <w:ind w:left="1080"/>
        <w:rPr>
          <w:rFonts w:asciiTheme="minorHAnsi" w:hAnsiTheme="minorHAnsi" w:cstheme="minorHAnsi"/>
          <w:color w:val="000000"/>
          <w:sz w:val="22"/>
          <w:szCs w:val="22"/>
          <w:shd w:val="clear" w:color="auto" w:fill="FFFFFF"/>
        </w:rPr>
      </w:pPr>
    </w:p>
    <w:p w:rsidR="00245DD2" w:rsidRPr="00B82215" w:rsidRDefault="00245DD2" w:rsidP="00245DD2">
      <w:pPr>
        <w:pStyle w:val="NormalWeb"/>
        <w:spacing w:before="120" w:after="0"/>
        <w:ind w:left="1080"/>
        <w:rPr>
          <w:rFonts w:asciiTheme="minorHAnsi" w:hAnsiTheme="minorHAnsi" w:cstheme="minorHAnsi"/>
          <w:color w:val="393939"/>
          <w:sz w:val="22"/>
          <w:szCs w:val="22"/>
        </w:rPr>
      </w:pPr>
      <w:r w:rsidRPr="00B82215">
        <w:rPr>
          <w:rFonts w:asciiTheme="minorHAnsi" w:hAnsiTheme="minorHAnsi" w:cstheme="minorHAnsi"/>
          <w:color w:val="000000"/>
          <w:sz w:val="22"/>
          <w:szCs w:val="22"/>
          <w:shd w:val="clear" w:color="auto" w:fill="FFFFFF"/>
        </w:rPr>
        <w:t>Shoppers can link multiple bank cards to their wallet. They can opt to fund their payment from their wallet, provided they have a sufficient balance, or directly from their linked cards at time of payment.</w:t>
      </w:r>
      <w:r w:rsidRPr="00B82215">
        <w:rPr>
          <w:rFonts w:asciiTheme="minorHAnsi" w:hAnsiTheme="minorHAnsi" w:cstheme="minorHAnsi"/>
          <w:color w:val="393939"/>
          <w:sz w:val="22"/>
          <w:szCs w:val="22"/>
        </w:rPr>
        <w:t>:</w:t>
      </w:r>
    </w:p>
    <w:p w:rsidR="00245DD2" w:rsidRDefault="00245DD2" w:rsidP="00245DD2">
      <w:pPr>
        <w:pStyle w:val="bulletlist"/>
        <w:numPr>
          <w:ilvl w:val="0"/>
          <w:numId w:val="27"/>
        </w:numPr>
        <w:tabs>
          <w:tab w:val="clear" w:pos="720"/>
          <w:tab w:val="num" w:pos="1800"/>
        </w:tabs>
        <w:spacing w:before="60" w:beforeAutospacing="0" w:after="0" w:afterAutospacing="0"/>
        <w:ind w:left="1913"/>
        <w:rPr>
          <w:rFonts w:ascii="Calibri" w:hAnsi="Calibri"/>
          <w:color w:val="393939"/>
          <w:sz w:val="21"/>
          <w:szCs w:val="21"/>
        </w:rPr>
      </w:pPr>
      <w:r>
        <w:rPr>
          <w:color w:val="393939"/>
          <w:sz w:val="14"/>
          <w:szCs w:val="14"/>
        </w:rPr>
        <w:t>      </w:t>
      </w:r>
      <w:r>
        <w:rPr>
          <w:rFonts w:ascii="Calibri" w:hAnsi="Calibri"/>
          <w:color w:val="393939"/>
          <w:sz w:val="21"/>
          <w:szCs w:val="21"/>
        </w:rPr>
        <w:t> </w:t>
      </w:r>
      <w:r>
        <w:rPr>
          <w:rFonts w:ascii="Calibri" w:hAnsi="Calibri"/>
          <w:color w:val="393939"/>
          <w:sz w:val="21"/>
          <w:szCs w:val="21"/>
        </w:rPr>
        <w:tab/>
        <w:t>eWallet</w:t>
      </w:r>
    </w:p>
    <w:p w:rsidR="00245DD2" w:rsidRPr="00343A98" w:rsidRDefault="00245DD2" w:rsidP="00245DD2">
      <w:pPr>
        <w:ind w:left="1080"/>
      </w:pPr>
    </w:p>
    <w:tbl>
      <w:tblPr>
        <w:tblW w:w="4664" w:type="pct"/>
        <w:tblCellSpacing w:w="15"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4815"/>
        <w:gridCol w:w="4261"/>
      </w:tblGrid>
      <w:tr w:rsidR="00245DD2" w:rsidRPr="00103D9C" w:rsidTr="00143467">
        <w:trPr>
          <w:trHeight w:val="250"/>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245DD2" w:rsidRPr="00103D9C" w:rsidRDefault="00245DD2" w:rsidP="00143467">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245DD2" w:rsidRPr="00103D9C" w:rsidRDefault="00245DD2" w:rsidP="00143467">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245DD2" w:rsidRPr="00103D9C" w:rsidTr="00143467">
        <w:trPr>
          <w:trHeight w:val="264"/>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245DD2" w:rsidRPr="00103D9C" w:rsidRDefault="00245DD2" w:rsidP="00143467">
            <w:pPr>
              <w:spacing w:after="0" w:line="240" w:lineRule="auto"/>
              <w:ind w:left="1080"/>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245DD2" w:rsidRPr="00103D9C" w:rsidRDefault="00245DD2" w:rsidP="00143467">
            <w:pPr>
              <w:spacing w:after="0" w:line="240" w:lineRule="auto"/>
              <w:ind w:left="1080"/>
              <w:rPr>
                <w:rFonts w:ascii="Calibri" w:eastAsia="Times New Roman" w:hAnsi="Calibri" w:cs="Times New Roman"/>
                <w:sz w:val="20"/>
                <w:szCs w:val="20"/>
              </w:rPr>
            </w:pPr>
            <w:r>
              <w:rPr>
                <w:rFonts w:ascii="Calibri" w:hAnsi="Calibri"/>
                <w:color w:val="393939"/>
                <w:sz w:val="20"/>
                <w:szCs w:val="20"/>
              </w:rPr>
              <w:t>eWallet</w:t>
            </w:r>
          </w:p>
        </w:tc>
      </w:tr>
      <w:tr w:rsidR="00245DD2" w:rsidRPr="00103D9C" w:rsidTr="00143467">
        <w:trPr>
          <w:trHeight w:val="250"/>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245DD2" w:rsidRPr="00103D9C" w:rsidRDefault="00245DD2" w:rsidP="00143467">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245DD2" w:rsidRPr="00103D9C" w:rsidRDefault="00245DD2" w:rsidP="00143467">
            <w:pPr>
              <w:spacing w:after="0" w:line="240" w:lineRule="auto"/>
              <w:ind w:left="1080"/>
              <w:rPr>
                <w:rFonts w:ascii="Calibri" w:eastAsia="Times New Roman" w:hAnsi="Calibri" w:cs="Times New Roman"/>
                <w:sz w:val="20"/>
                <w:szCs w:val="20"/>
              </w:rPr>
            </w:pPr>
            <w:r>
              <w:rPr>
                <w:rFonts w:ascii="Calibri" w:hAnsi="Calibri"/>
                <w:color w:val="393939"/>
                <w:sz w:val="20"/>
                <w:szCs w:val="20"/>
              </w:rPr>
              <w:t>China</w:t>
            </w:r>
          </w:p>
        </w:tc>
      </w:tr>
      <w:tr w:rsidR="00245DD2" w:rsidRPr="00103D9C" w:rsidTr="00143467">
        <w:trPr>
          <w:trHeight w:val="500"/>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245DD2" w:rsidRPr="00103D9C" w:rsidRDefault="00245DD2" w:rsidP="00143467">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245DD2" w:rsidRDefault="00245DD2" w:rsidP="00143467">
            <w:pPr>
              <w:spacing w:after="0" w:line="240" w:lineRule="auto"/>
              <w:ind w:left="1080"/>
              <w:rPr>
                <w:rFonts w:ascii="Calibri" w:hAnsi="Calibri"/>
                <w:color w:val="393939"/>
                <w:sz w:val="20"/>
                <w:szCs w:val="20"/>
              </w:rPr>
            </w:pPr>
            <w:r w:rsidRPr="003F0B53">
              <w:rPr>
                <w:rFonts w:ascii="Calibri" w:hAnsi="Calibri"/>
                <w:color w:val="393939"/>
                <w:sz w:val="20"/>
                <w:szCs w:val="20"/>
              </w:rPr>
              <w:t>CNY</w:t>
            </w:r>
          </w:p>
        </w:tc>
      </w:tr>
      <w:tr w:rsidR="00245DD2" w:rsidRPr="00103D9C" w:rsidTr="00143467">
        <w:trPr>
          <w:trHeight w:val="250"/>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245DD2" w:rsidRPr="00103D9C" w:rsidRDefault="00245DD2" w:rsidP="00143467">
            <w:pPr>
              <w:spacing w:after="0" w:line="240" w:lineRule="auto"/>
              <w:ind w:left="1080"/>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245DD2" w:rsidRPr="00103D9C" w:rsidRDefault="00245DD2" w:rsidP="00143467">
            <w:pPr>
              <w:spacing w:after="0" w:line="220" w:lineRule="atLeast"/>
              <w:ind w:left="1080"/>
              <w:rPr>
                <w:rFonts w:ascii="Verdana" w:eastAsia="Times New Roman" w:hAnsi="Verdana" w:cs="Times New Roman"/>
                <w:sz w:val="20"/>
                <w:szCs w:val="20"/>
              </w:rPr>
            </w:pPr>
            <w:r w:rsidRPr="00103D9C">
              <w:rPr>
                <w:rFonts w:ascii="Calibri" w:hAnsi="Calibri"/>
                <w:color w:val="393939"/>
                <w:sz w:val="20"/>
                <w:szCs w:val="20"/>
              </w:rPr>
              <w:t>DIRECT</w:t>
            </w:r>
          </w:p>
        </w:tc>
      </w:tr>
    </w:tbl>
    <w:p w:rsidR="00245DD2" w:rsidRDefault="00245DD2" w:rsidP="00245DD2">
      <w:pPr>
        <w:pStyle w:val="Heading4"/>
        <w:keepNext/>
        <w:keepLines/>
        <w:ind w:left="1800"/>
      </w:pPr>
      <w:r>
        <w:t>Request Attribute Mapping</w:t>
      </w:r>
    </w:p>
    <w:p w:rsidR="00245DD2" w:rsidRDefault="00245DD2" w:rsidP="00245DD2">
      <w:pPr>
        <w:spacing w:after="0" w:line="240" w:lineRule="auto"/>
        <w:ind w:left="1080"/>
      </w:pPr>
      <w:r>
        <w:t>&lt;?xml version="1.0"?&gt;&lt;!DOCTYPE paymentService PUBLIC "-//Worldpay/DTD Worldpay PaymentService v1//EN" "http://dtd.worldpay.com/paymentService_v1.dtd"&gt;&lt;paymentService merchantCode="SAPIENTNITROECOM" version="1.4"&gt;</w:t>
      </w:r>
    </w:p>
    <w:p w:rsidR="00245DD2" w:rsidRDefault="00245DD2" w:rsidP="00245DD2">
      <w:pPr>
        <w:spacing w:after="0" w:line="240" w:lineRule="auto"/>
        <w:ind w:left="1080"/>
      </w:pPr>
      <w:r>
        <w:t xml:space="preserve">  &lt;submit&gt;</w:t>
      </w:r>
    </w:p>
    <w:p w:rsidR="00245DD2" w:rsidRDefault="00245DD2" w:rsidP="00245DD2">
      <w:pPr>
        <w:spacing w:after="0" w:line="240" w:lineRule="auto"/>
        <w:ind w:left="1080"/>
      </w:pPr>
      <w:r>
        <w:t xml:space="preserve">    &lt;order installationId="1029012" orderCode="01154011"&gt;</w:t>
      </w:r>
    </w:p>
    <w:p w:rsidR="00245DD2" w:rsidRDefault="00245DD2" w:rsidP="00245DD2">
      <w:pPr>
        <w:spacing w:after="0" w:line="240" w:lineRule="auto"/>
        <w:ind w:left="1080"/>
      </w:pPr>
      <w:r>
        <w:t xml:space="preserve">      &lt;description&gt;Merchant Order Number : 01154011&lt;/description&gt;</w:t>
      </w:r>
    </w:p>
    <w:p w:rsidR="00245DD2" w:rsidRDefault="00245DD2" w:rsidP="00245DD2">
      <w:pPr>
        <w:spacing w:after="0" w:line="240" w:lineRule="auto"/>
        <w:ind w:left="1080"/>
      </w:pPr>
      <w:r>
        <w:t xml:space="preserve">      &lt;amount currencyCode="USD" exponent="2" value="7349"/&gt;</w:t>
      </w:r>
    </w:p>
    <w:p w:rsidR="00245DD2" w:rsidRDefault="00245DD2" w:rsidP="00245DD2">
      <w:pPr>
        <w:spacing w:after="0" w:line="240" w:lineRule="auto"/>
        <w:ind w:left="1080"/>
      </w:pPr>
      <w:r>
        <w:t xml:space="preserve">      &lt;orderContent&gt;&amp;lt;center&amp;gt;&amp;lt;table border="1"&amp;gt;&amp;lt;tr&amp;gt;&amp;lt;th&amp;gt;Product ID&amp;lt;/th&amp;gt;&amp;lt;th&amp;gt;Product Name&amp;lt;/th&amp;gt;&amp;lt;th&amp;gt;Quantity&amp;lt;/th&amp;gt;&amp;lt;th&amp;gt;Price&amp;lt;/th&amp;gt;&amp;lt;/tr&amp;gt;&amp;lt;tr&amp;gt;&amp;lt;td&amp;gt;701644388317&amp;lt;/td&amp;gt;&amp;lt;td&amp;gt;Stripe Button Down Shirt.&amp;lt;/td&amp;gt;&amp;lt;td&amp;gt;1&amp;lt;/td&amp;gt;&amp;lt;td&amp;gt;USD 64.00&amp;lt;/td&amp;gt;&amp;lt;/tr&amp;gt;&amp;lt;tr&amp;gt;&amp;lt;td colspan="4"&amp;gt;Your payment will be handled by  Worldpay Payments Services&amp;lt;br/&amp;gt;This name may appear on your bank statement&amp;lt;br/&amp;gt;http://www.worldpay.com&amp;lt;/td&amp;gt;&amp;lt;/tr&amp;gt;&amp;lt;/table&amp;gt;&amp;lt;/center&amp;gt;&lt;/orderContent&gt;</w:t>
      </w:r>
    </w:p>
    <w:p w:rsidR="00245DD2" w:rsidRDefault="00245DD2" w:rsidP="00245DD2">
      <w:pPr>
        <w:spacing w:after="0" w:line="240" w:lineRule="auto"/>
        <w:ind w:left="1080"/>
      </w:pPr>
      <w:r>
        <w:t xml:space="preserve">      &lt;paymentDetails&gt;</w:t>
      </w:r>
    </w:p>
    <w:p w:rsidR="00245DD2" w:rsidRDefault="00245DD2" w:rsidP="00245DD2">
      <w:pPr>
        <w:spacing w:after="0" w:line="240" w:lineRule="auto"/>
        <w:ind w:left="1080"/>
      </w:pPr>
      <w:r>
        <w:t xml:space="preserve">        &lt;WECHATPAY-SSL/&gt;</w:t>
      </w:r>
    </w:p>
    <w:p w:rsidR="00245DD2" w:rsidRDefault="00245DD2" w:rsidP="00245DD2">
      <w:pPr>
        <w:spacing w:after="0" w:line="240" w:lineRule="auto"/>
        <w:ind w:left="1080"/>
      </w:pPr>
      <w:r>
        <w:lastRenderedPageBreak/>
        <w:t xml:space="preserve">      &lt;/paymentDetails&gt;</w:t>
      </w:r>
    </w:p>
    <w:p w:rsidR="00245DD2" w:rsidRDefault="00245DD2" w:rsidP="00245DD2">
      <w:pPr>
        <w:spacing w:after="0" w:line="240" w:lineRule="auto"/>
        <w:ind w:left="1080"/>
      </w:pPr>
      <w:r>
        <w:t xml:space="preserve">      &lt;shopper&gt;</w:t>
      </w:r>
    </w:p>
    <w:p w:rsidR="00245DD2" w:rsidRDefault="00245DD2" w:rsidP="00245DD2">
      <w:pPr>
        <w:spacing w:after="0" w:line="240" w:lineRule="auto"/>
        <w:ind w:left="1080"/>
      </w:pPr>
      <w:r>
        <w:t xml:space="preserve">        &lt;shopperEmailAddress&gt;admin@gmail.com&lt;/shopperEmailAddress&gt;</w:t>
      </w:r>
    </w:p>
    <w:p w:rsidR="00245DD2" w:rsidRDefault="00245DD2" w:rsidP="00245DD2">
      <w:pPr>
        <w:spacing w:after="0" w:line="240" w:lineRule="auto"/>
        <w:ind w:left="1080"/>
      </w:pPr>
      <w:r>
        <w:t xml:space="preserve">        &lt;browser deviceType="0"/&gt;</w:t>
      </w:r>
    </w:p>
    <w:p w:rsidR="00245DD2" w:rsidRDefault="00245DD2" w:rsidP="00245DD2">
      <w:pPr>
        <w:spacing w:after="0" w:line="240" w:lineRule="auto"/>
        <w:ind w:left="1080"/>
      </w:pPr>
      <w:r>
        <w:t xml:space="preserve">      &lt;/shopper&gt;</w:t>
      </w:r>
    </w:p>
    <w:p w:rsidR="00245DD2" w:rsidRDefault="00245DD2" w:rsidP="00245DD2">
      <w:pPr>
        <w:spacing w:after="0" w:line="240" w:lineRule="auto"/>
        <w:ind w:left="1080"/>
      </w:pPr>
      <w:r>
        <w:t xml:space="preserve">    &lt;/order&gt;</w:t>
      </w:r>
    </w:p>
    <w:p w:rsidR="00245DD2" w:rsidRDefault="00245DD2" w:rsidP="00245DD2">
      <w:pPr>
        <w:spacing w:after="0" w:line="240" w:lineRule="auto"/>
        <w:ind w:left="1080"/>
      </w:pPr>
      <w:r>
        <w:t xml:space="preserve">  &lt;/submit&gt;</w:t>
      </w:r>
    </w:p>
    <w:p w:rsidR="00245DD2" w:rsidRPr="00343A98" w:rsidRDefault="00245DD2" w:rsidP="00245DD2">
      <w:pPr>
        <w:spacing w:after="0" w:line="240" w:lineRule="auto"/>
        <w:ind w:left="1080"/>
      </w:pPr>
      <w:r>
        <w:t>&lt;/paymentService&gt;</w:t>
      </w:r>
    </w:p>
    <w:p w:rsidR="00245DD2" w:rsidRDefault="00245DD2" w:rsidP="00245DD2">
      <w:pPr>
        <w:pStyle w:val="Heading4"/>
        <w:keepNext/>
        <w:keepLines/>
        <w:ind w:left="1800"/>
      </w:pPr>
      <w:r>
        <w:t>Response Attribute Mapping</w:t>
      </w:r>
    </w:p>
    <w:p w:rsidR="00245DD2" w:rsidRDefault="00245DD2" w:rsidP="00245DD2">
      <w:pPr>
        <w:spacing w:after="0" w:line="240" w:lineRule="auto"/>
        <w:ind w:left="1080"/>
      </w:pPr>
      <w:r>
        <w:t>&lt;?xml version="1.0" encoding="UTF-8"?&gt;</w:t>
      </w:r>
    </w:p>
    <w:p w:rsidR="00245DD2" w:rsidRDefault="00245DD2" w:rsidP="00245DD2">
      <w:pPr>
        <w:spacing w:after="0" w:line="240" w:lineRule="auto"/>
        <w:ind w:left="1080"/>
      </w:pPr>
      <w:r>
        <w:t>&lt;!DOCTYPE paymentService PUBLIC "-//WorldPay//DTD WorldPay PaymentService v1//EN"</w:t>
      </w:r>
    </w:p>
    <w:p w:rsidR="00245DD2" w:rsidRDefault="00245DD2" w:rsidP="00245DD2">
      <w:pPr>
        <w:spacing w:after="0" w:line="240" w:lineRule="auto"/>
        <w:ind w:left="1080"/>
      </w:pPr>
      <w:r>
        <w:t xml:space="preserve">                                "http://dtd.worldpay.com/paymentService_v1.dtd"&gt;</w:t>
      </w:r>
    </w:p>
    <w:p w:rsidR="00245DD2" w:rsidRDefault="00245DD2" w:rsidP="00245DD2">
      <w:pPr>
        <w:spacing w:after="0" w:line="240" w:lineRule="auto"/>
        <w:ind w:left="1080"/>
      </w:pPr>
      <w:r>
        <w:t>&lt;paymentService version="1.4" merchantCode="SAPIENTNITROECOM"&gt;&lt;reply&gt;&lt;orderStatus orderCode="01154011"&gt;&lt;payment&gt;&lt;paymentMethod&gt;WECHATPAY-SSL&lt;/paymentMethod&gt;&lt;amount value="7349" currencyCode="USD" exponent="2" debitCreditIndicator="credit"/&gt;&lt;lastEvent&gt;SENT_FOR_AUTHORISATION&lt;/lastEvent&gt;&lt;riskScore value="-1"/&gt;&lt;/payment&gt;&lt;qrCode&gt;&lt;![CDATA[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]]&gt;&lt;/qrCode&gt;&lt;/orderStatus&gt;&lt;/reply&gt;&lt;/paymentService&gt;</w:t>
      </w:r>
    </w:p>
    <w:p w:rsidR="00245DD2" w:rsidRDefault="00245DD2" w:rsidP="00245DD2">
      <w:pPr>
        <w:spacing w:after="0" w:line="240" w:lineRule="auto"/>
        <w:ind w:left="1080"/>
      </w:pPr>
    </w:p>
    <w:p w:rsidR="00245DD2" w:rsidRDefault="00245DD2" w:rsidP="00245DD2">
      <w:pPr>
        <w:spacing w:after="0" w:line="240" w:lineRule="auto"/>
        <w:ind w:left="1080"/>
      </w:pPr>
    </w:p>
    <w:p w:rsidR="00245DD2" w:rsidRDefault="00245DD2" w:rsidP="00245DD2">
      <w:pPr>
        <w:spacing w:after="0" w:line="240" w:lineRule="auto"/>
        <w:ind w:left="1080"/>
      </w:pPr>
    </w:p>
    <w:p w:rsidR="00245DD2" w:rsidRDefault="00245DD2" w:rsidP="00245DD2">
      <w:pPr>
        <w:spacing w:after="0" w:line="240" w:lineRule="auto"/>
        <w:rPr>
          <w:noProof/>
        </w:rPr>
      </w:pPr>
    </w:p>
    <w:p w:rsidR="00245DD2" w:rsidRDefault="00245DD2" w:rsidP="00245DD2">
      <w:pPr>
        <w:spacing w:after="0" w:line="240" w:lineRule="auto"/>
        <w:ind w:left="1080"/>
      </w:pPr>
      <w:r>
        <w:rPr>
          <w:noProof/>
        </w:rPr>
        <w:drawing>
          <wp:inline distT="0" distB="0" distL="0" distR="0" wp14:anchorId="60472E33" wp14:editId="25C44FCB">
            <wp:extent cx="5343525" cy="3067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6464" t="11328" r="7193" b="9374"/>
                    <a:stretch/>
                  </pic:blipFill>
                  <pic:spPr bwMode="auto">
                    <a:xfrm>
                      <a:off x="0" y="0"/>
                      <a:ext cx="5343525" cy="3067050"/>
                    </a:xfrm>
                    <a:prstGeom prst="rect">
                      <a:avLst/>
                    </a:prstGeom>
                    <a:ln>
                      <a:noFill/>
                    </a:ln>
                    <a:extLst>
                      <a:ext uri="{53640926-AAD7-44D8-BBD7-CCE9431645EC}">
                        <a14:shadowObscured xmlns:a14="http://schemas.microsoft.com/office/drawing/2010/main"/>
                      </a:ext>
                    </a:extLst>
                  </pic:spPr>
                </pic:pic>
              </a:graphicData>
            </a:graphic>
          </wp:inline>
        </w:drawing>
      </w:r>
    </w:p>
    <w:p w:rsidR="00245DD2" w:rsidRDefault="00245DD2" w:rsidP="00245DD2">
      <w:pPr>
        <w:ind w:left="1080"/>
      </w:pPr>
    </w:p>
    <w:p w:rsidR="00245DD2" w:rsidRDefault="00245DD2" w:rsidP="00245DD2">
      <w:pPr>
        <w:ind w:left="1080"/>
      </w:pPr>
      <w:r>
        <w:lastRenderedPageBreak/>
        <w:t>NOTE: The order is automatically authorised after 15 seconds in the test environment.</w:t>
      </w:r>
    </w:p>
    <w:p w:rsidR="00B654BC" w:rsidRDefault="00245DD2" w:rsidP="00D73131">
      <w:pPr>
        <w:ind w:left="1080"/>
      </w:pPr>
      <w:r>
        <w:t>For the Production environment, user needs to scan the QR code at their end from the wechat payment app to complete the order authorisation. You can refer the screenshot attached above.</w:t>
      </w:r>
    </w:p>
    <w:p w:rsidR="00D73131" w:rsidRDefault="00D73131" w:rsidP="00D73131">
      <w:pPr>
        <w:ind w:left="1080"/>
      </w:pPr>
    </w:p>
    <w:p w:rsidR="004B6FF8" w:rsidRDefault="001B5E27" w:rsidP="004D5EF3">
      <w:pPr>
        <w:pStyle w:val="Heading3"/>
        <w:keepNext/>
        <w:keepLines/>
        <w:pBdr>
          <w:bottom w:val="none" w:sz="0" w:space="0" w:color="auto"/>
        </w:pBdr>
        <w:spacing w:line="276" w:lineRule="auto"/>
        <w:ind w:firstLine="708"/>
        <w:rPr>
          <w:i w:val="0"/>
          <w:sz w:val="24"/>
          <w:szCs w:val="24"/>
        </w:rPr>
      </w:pPr>
      <w:bookmarkStart w:id="985" w:name="_Toc18418362"/>
      <w:r>
        <w:rPr>
          <w:i w:val="0"/>
          <w:sz w:val="24"/>
          <w:szCs w:val="24"/>
        </w:rPr>
        <w:t xml:space="preserve">4.2.21 </w:t>
      </w:r>
      <w:r w:rsidR="004B6FF8">
        <w:rPr>
          <w:i w:val="0"/>
          <w:sz w:val="24"/>
          <w:szCs w:val="24"/>
        </w:rPr>
        <w:t>Google Pay</w:t>
      </w:r>
      <w:bookmarkEnd w:id="985"/>
    </w:p>
    <w:p w:rsidR="004B0005" w:rsidRDefault="004B6FF8" w:rsidP="00B23D24">
      <w:pPr>
        <w:ind w:left="1080"/>
      </w:pPr>
      <w:r>
        <w:t xml:space="preserve">   Update the site preferences named, </w:t>
      </w:r>
      <w:r w:rsidRPr="00F950C3">
        <w:t>Google Pay Merchant ID and Google Pay Environment, for google pay integration.</w:t>
      </w:r>
      <w:r w:rsidR="00B23D24">
        <w:t xml:space="preserve"> For Test environment, Google Pay environment will be TEST, and a merchant ID will be given by worldpay for both the Instances (TEST &amp; PRODUCTION).</w:t>
      </w:r>
    </w:p>
    <w:p w:rsidR="004B0005" w:rsidRDefault="00B23D24" w:rsidP="004B0005">
      <w:pPr>
        <w:ind w:left="1080"/>
      </w:pPr>
      <w:r w:rsidRPr="00650E55">
        <w:t>Here is</w:t>
      </w:r>
      <w:r w:rsidR="004B0005" w:rsidRPr="00650E55">
        <w:t xml:space="preserve"> an example of the payload within &lt;PAYWITHGOOGLE-SSL&gt;:</w:t>
      </w:r>
    </w:p>
    <w:p w:rsidR="00B23D24" w:rsidRPr="00650E55" w:rsidRDefault="00B23D24" w:rsidP="004B0005">
      <w:pPr>
        <w:ind w:left="1080"/>
      </w:pPr>
    </w:p>
    <w:p w:rsidR="004B0005" w:rsidRPr="003C7F47" w:rsidRDefault="004B0005" w:rsidP="003C7F47">
      <w:pPr>
        <w:pStyle w:val="code"/>
        <w:rPr>
          <w:b/>
        </w:rPr>
      </w:pPr>
      <w:r w:rsidRPr="003C7F47">
        <w:rPr>
          <w:b/>
        </w:rPr>
        <w:t>&lt;PAYWITHGOOGLE-SSL&gt;</w:t>
      </w:r>
    </w:p>
    <w:p w:rsidR="004B0005" w:rsidRPr="003C7F47" w:rsidRDefault="004B0005" w:rsidP="003C7F47">
      <w:pPr>
        <w:pStyle w:val="code"/>
        <w:rPr>
          <w:b/>
        </w:rPr>
      </w:pPr>
      <w:r w:rsidRPr="003C7F47">
        <w:rPr>
          <w:b/>
        </w:rPr>
        <w:t>  &lt;protocolVersion&gt;ECv1&lt;/protocolVersion&gt;</w:t>
      </w:r>
    </w:p>
    <w:p w:rsidR="004B0005" w:rsidRPr="003C7F47" w:rsidRDefault="004B0005" w:rsidP="003C7F47">
      <w:pPr>
        <w:pStyle w:val="code"/>
        <w:rPr>
          <w:b/>
        </w:rPr>
      </w:pPr>
      <w:r w:rsidRPr="003C7F47">
        <w:rPr>
          <w:b/>
        </w:rPr>
        <w:t>  &lt;signature&gt;TJVA95OrM7E2cBab30RMHrHDcEfxjoYZgeFONFh7HgQ&lt;/signature&gt;</w:t>
      </w:r>
    </w:p>
    <w:p w:rsidR="004B0005" w:rsidRPr="003C7F47" w:rsidRDefault="004B0005" w:rsidP="003C7F47">
      <w:pPr>
        <w:pStyle w:val="code"/>
        <w:rPr>
          <w:b/>
        </w:rPr>
      </w:pPr>
      <w:r w:rsidRPr="003C7F47">
        <w:rPr>
          <w:b/>
        </w:rPr>
        <w:t>  &lt;signedMessage&gt;{"encryptedMessage":"qrnk5KIV1syX8xuaJYpjAxjvTmAfH4arrxK+5wT4XNsn+K/21QC5KyNyXVnaZsfz+FjYeZcZyTDsAXMGp01u9Psq3wp/9aJJyZ9PS9+G2sVJ+symppSvIHhPYxfcFLyvDxcU7J2ZUIU2o7ZAsHkc9eUL0zqcjTfRxxyladBQmP3mjy7OtIZbXodSr5vZZqKrRm0MqmPo/ISYor0gPmv+l+wRdLmCugdhBrg6mFGMuMBtnIjdtOZ+o4iSl4NqYo4BnI1py4GXG78FPHAlqU9Im+a9V6CtOsVG1eiLCn616fI8WorvPU46bDL7UApF/+vRF6lJviV9Ie9pUJHejO5Z17GPTfBuxO8ZAPWqcPY\u003d","ephemeralPublicKey":"BJ8xDzqkngvLUZcOAkqgkYpwGIHi2TzOXO6ZDJpKHPJCnJZ5WZOTO0HtNrTiOgiVc2gdZQ+TWmcy2Y1KnNsAGpg\u003d","tag":"5t5pipJgyhxJUg9XcymYcdcKmtBxQ71VvF2uhnempbs\u003d"}&lt;/signedMessage&gt;</w:t>
      </w:r>
    </w:p>
    <w:p w:rsidR="004B0005" w:rsidRPr="003C7F47" w:rsidRDefault="004B0005" w:rsidP="003C7F47">
      <w:pPr>
        <w:pStyle w:val="code"/>
        <w:rPr>
          <w:b/>
        </w:rPr>
      </w:pPr>
      <w:r w:rsidRPr="003C7F47">
        <w:rPr>
          <w:b/>
        </w:rPr>
        <w:t>&lt;/PAYWITHGOOGLE-SSL&gt;</w:t>
      </w:r>
    </w:p>
    <w:p w:rsidR="00B23D24" w:rsidRDefault="00B23D24" w:rsidP="00B23D24"/>
    <w:p w:rsidR="00B23D24" w:rsidRDefault="00B23D24" w:rsidP="00B23D24"/>
    <w:p w:rsidR="00B23D24" w:rsidRPr="00D73131" w:rsidRDefault="00B23D24" w:rsidP="00B23D24">
      <w:r>
        <w:t xml:space="preserve">The order Request can be found inline. The Response is standard xml response.  </w:t>
      </w:r>
    </w:p>
    <w:tbl>
      <w:tblPr>
        <w:tblpPr w:leftFromText="180" w:rightFromText="180" w:vertAnchor="text" w:horzAnchor="page" w:tblpX="1" w:tblpY="-33"/>
        <w:tblW w:w="31680" w:type="dxa"/>
        <w:shd w:val="clear" w:color="auto" w:fill="FFFFFF"/>
        <w:tblCellMar>
          <w:top w:w="15" w:type="dxa"/>
          <w:left w:w="15" w:type="dxa"/>
          <w:bottom w:w="15" w:type="dxa"/>
          <w:right w:w="15" w:type="dxa"/>
        </w:tblCellMar>
        <w:tblLook w:val="04A0" w:firstRow="1" w:lastRow="0" w:firstColumn="1" w:lastColumn="0" w:noHBand="0" w:noVBand="1"/>
      </w:tblPr>
      <w:tblGrid>
        <w:gridCol w:w="30159"/>
        <w:gridCol w:w="1521"/>
      </w:tblGrid>
      <w:tr w:rsidR="004B6FF8" w:rsidRPr="00CC6940" w:rsidTr="00F12DC5">
        <w:tc>
          <w:tcPr>
            <w:tcW w:w="0" w:type="auto"/>
            <w:shd w:val="clear" w:color="auto" w:fill="FFFFFF" w:themeFill="background1"/>
            <w:noWrap/>
            <w:tcMar>
              <w:top w:w="120" w:type="dxa"/>
              <w:left w:w="240" w:type="dxa"/>
              <w:bottom w:w="120" w:type="dxa"/>
              <w:right w:w="240" w:type="dxa"/>
            </w:tcMar>
            <w:vAlign w:val="center"/>
            <w:hideMark/>
          </w:tcPr>
          <w:p w:rsidR="00B23D24" w:rsidRPr="003C7F47" w:rsidRDefault="00B23D24" w:rsidP="00B23D24">
            <w:pPr>
              <w:rPr>
                <w:b/>
              </w:rPr>
            </w:pPr>
            <w:r w:rsidRPr="003C7F47">
              <w:rPr>
                <w:b/>
              </w:rPr>
              <w:lastRenderedPageBreak/>
              <w:t xml:space="preserve">Request : </w:t>
            </w:r>
          </w:p>
          <w:p w:rsidR="004B6FF8" w:rsidRPr="00C408D4" w:rsidRDefault="004B6FF8" w:rsidP="00B23D24">
            <w:r w:rsidRPr="00C408D4">
              <w:t>&lt;?xml version="1.0" encoding="UTF-8"?&gt;</w:t>
            </w:r>
          </w:p>
          <w:p w:rsidR="004B6FF8" w:rsidRPr="00C408D4" w:rsidRDefault="004B6FF8" w:rsidP="00C408D4">
            <w:pPr>
              <w:ind w:left="1080"/>
            </w:pPr>
            <w:r w:rsidRPr="00C408D4">
              <w:t>&lt;!DOCTYPE paymentService PUBLIC "-//WorldPay/DTD WorldPay PaymentService v1//EN"</w:t>
            </w:r>
          </w:p>
          <w:p w:rsidR="004B6FF8" w:rsidRPr="00C408D4" w:rsidRDefault="004B6FF8" w:rsidP="00C408D4">
            <w:pPr>
              <w:ind w:left="1080"/>
            </w:pPr>
            <w:r w:rsidRPr="00C408D4">
              <w:t>  "http://dtd.worldpay.com/paymentService_v1.dtd"&gt;</w:t>
            </w:r>
          </w:p>
          <w:p w:rsidR="004B6FF8" w:rsidRPr="00C408D4" w:rsidRDefault="004B6FF8" w:rsidP="00C408D4">
            <w:pPr>
              <w:ind w:left="1080"/>
            </w:pPr>
            <w:r w:rsidRPr="00C408D4">
              <w:t>&lt;paymentService version="1.4" merchantCode="YOUR_MERCHANT_CODE"&gt;</w:t>
            </w:r>
          </w:p>
          <w:p w:rsidR="004B6FF8" w:rsidRPr="00C408D4" w:rsidRDefault="004B6FF8" w:rsidP="00C408D4">
            <w:pPr>
              <w:ind w:left="1080"/>
            </w:pPr>
            <w:r w:rsidRPr="00C408D4">
              <w:t>  &lt;submit&gt;</w:t>
            </w:r>
          </w:p>
          <w:p w:rsidR="004B6FF8" w:rsidRPr="00C408D4" w:rsidRDefault="004B6FF8" w:rsidP="00C408D4">
            <w:pPr>
              <w:ind w:left="1080"/>
            </w:pPr>
            <w:r w:rsidRPr="00C408D4">
              <w:t>    &lt;order orderCode="YOUR_ORDER_CODE" shopperLanguageCode="en"&gt;</w:t>
            </w:r>
          </w:p>
          <w:p w:rsidR="004B6FF8" w:rsidRPr="00C408D4" w:rsidRDefault="004B6FF8" w:rsidP="00C408D4">
            <w:pPr>
              <w:ind w:left="1080"/>
            </w:pPr>
            <w:r w:rsidRPr="00C408D4">
              <w:t>      &lt;description&gt;GOOGLE_PAY_TEST_ORDER&lt;/description&gt;</w:t>
            </w:r>
          </w:p>
          <w:p w:rsidR="004B6FF8" w:rsidRPr="00C408D4" w:rsidRDefault="004B6FF8" w:rsidP="00C408D4">
            <w:pPr>
              <w:ind w:left="1080"/>
            </w:pPr>
            <w:r w:rsidRPr="00C408D4">
              <w:t>      &lt;amount value="100" currencyCode="GBP" exponent="2"/&gt;</w:t>
            </w:r>
          </w:p>
          <w:p w:rsidR="004B6FF8" w:rsidRPr="00C408D4" w:rsidRDefault="004B6FF8" w:rsidP="00C408D4">
            <w:pPr>
              <w:ind w:left="1080"/>
            </w:pPr>
            <w:r w:rsidRPr="00C408D4">
              <w:t>      &lt;orderContent&gt;</w:t>
            </w:r>
          </w:p>
          <w:p w:rsidR="004B6FF8" w:rsidRPr="00C408D4" w:rsidRDefault="004B6FF8" w:rsidP="00C408D4">
            <w:pPr>
              <w:ind w:left="1080"/>
            </w:pPr>
            <w:r w:rsidRPr="00C408D4">
              <w:t>        &lt;![CDATA[]]&gt;</w:t>
            </w:r>
          </w:p>
          <w:p w:rsidR="004B6FF8" w:rsidRPr="00C408D4" w:rsidRDefault="004B6FF8" w:rsidP="00C408D4">
            <w:pPr>
              <w:ind w:left="1080"/>
            </w:pPr>
            <w:r w:rsidRPr="00C408D4">
              <w:t>      &lt;/orderContent&gt;</w:t>
            </w:r>
          </w:p>
          <w:p w:rsidR="004B6FF8" w:rsidRPr="00C408D4" w:rsidRDefault="004B6FF8" w:rsidP="00C408D4">
            <w:pPr>
              <w:ind w:left="1080"/>
            </w:pPr>
            <w:r w:rsidRPr="00C408D4">
              <w:t>      &lt;paymentDetails&gt;</w:t>
            </w:r>
          </w:p>
          <w:p w:rsidR="004B6FF8" w:rsidRPr="00C408D4" w:rsidRDefault="004B6FF8" w:rsidP="00C408D4">
            <w:pPr>
              <w:ind w:left="1080"/>
            </w:pPr>
            <w:r w:rsidRPr="00C408D4">
              <w:t>        &lt;PAYWITHGOOGLE-SSL&gt;</w:t>
            </w:r>
          </w:p>
          <w:p w:rsidR="004B6FF8" w:rsidRPr="00C408D4" w:rsidRDefault="004B6FF8" w:rsidP="00C408D4">
            <w:pPr>
              <w:ind w:left="1080"/>
            </w:pPr>
            <w:r w:rsidRPr="00C408D4">
              <w:t>          &lt;protocolVersion&gt;AAAAAA...&lt;/protocolVersion&gt;</w:t>
            </w:r>
          </w:p>
          <w:p w:rsidR="004B6FF8" w:rsidRPr="00C408D4" w:rsidRDefault="004B6FF8" w:rsidP="00C408D4">
            <w:pPr>
              <w:ind w:left="1080"/>
            </w:pPr>
            <w:r w:rsidRPr="00C408D4">
              <w:t>          &lt;signature&gt;AAAAAA...&lt;/signature&gt;</w:t>
            </w:r>
          </w:p>
          <w:p w:rsidR="004B6FF8" w:rsidRPr="00C408D4" w:rsidRDefault="004B6FF8" w:rsidP="00C408D4">
            <w:pPr>
              <w:ind w:left="1080"/>
            </w:pPr>
            <w:r w:rsidRPr="00C408D4">
              <w:t>          &lt;signedMessage&gt;AAAAAA...&lt;/signedMessage&gt;</w:t>
            </w:r>
          </w:p>
          <w:p w:rsidR="004B6FF8" w:rsidRPr="00C408D4" w:rsidRDefault="004B6FF8" w:rsidP="00C408D4">
            <w:pPr>
              <w:ind w:left="1080"/>
            </w:pPr>
            <w:r w:rsidRPr="00C408D4">
              <w:t>        &lt;/PAYWITHGOOGLE-SSL&gt;</w:t>
            </w:r>
          </w:p>
          <w:p w:rsidR="004B6FF8" w:rsidRPr="00C408D4" w:rsidRDefault="004B6FF8" w:rsidP="00C408D4">
            <w:pPr>
              <w:ind w:left="1080"/>
            </w:pPr>
            <w:r w:rsidRPr="00C408D4">
              <w:t>      &lt;/paymentDetails&gt;</w:t>
            </w:r>
          </w:p>
          <w:p w:rsidR="004B6FF8" w:rsidRPr="00C408D4" w:rsidRDefault="004B6FF8" w:rsidP="00C408D4">
            <w:pPr>
              <w:ind w:left="1080"/>
            </w:pPr>
            <w:r w:rsidRPr="00C408D4">
              <w:t>      &lt;shopper&gt;</w:t>
            </w:r>
          </w:p>
          <w:p w:rsidR="004B6FF8" w:rsidRPr="00C408D4" w:rsidRDefault="004B6FF8" w:rsidP="00C408D4">
            <w:pPr>
              <w:ind w:left="1080"/>
            </w:pPr>
            <w:r w:rsidRPr="00C408D4">
              <w:t>        &lt;shopperEmailAddress&gt;shopper@worldpay.com&lt;/shopperEmailAddress&gt;</w:t>
            </w:r>
          </w:p>
          <w:p w:rsidR="004B6FF8" w:rsidRPr="00C408D4" w:rsidRDefault="004B6FF8" w:rsidP="00C408D4">
            <w:pPr>
              <w:ind w:left="1080"/>
            </w:pPr>
            <w:r w:rsidRPr="00C408D4">
              <w:t>      &lt;/shopper&gt;</w:t>
            </w:r>
          </w:p>
          <w:p w:rsidR="004B6FF8" w:rsidRPr="00C408D4" w:rsidRDefault="004B6FF8" w:rsidP="00C408D4">
            <w:pPr>
              <w:ind w:left="1080"/>
            </w:pPr>
            <w:r w:rsidRPr="00C408D4">
              <w:t>    &lt;/order&gt;</w:t>
            </w:r>
          </w:p>
          <w:p w:rsidR="004B6FF8" w:rsidRPr="00C408D4" w:rsidRDefault="004B6FF8" w:rsidP="00C408D4">
            <w:pPr>
              <w:ind w:left="1080"/>
            </w:pPr>
            <w:r w:rsidRPr="00C408D4">
              <w:t>  &lt;/submit&gt;</w:t>
            </w:r>
          </w:p>
          <w:p w:rsidR="004B6FF8" w:rsidRPr="00813CE3" w:rsidRDefault="004B6FF8" w:rsidP="00B23D24">
            <w:pPr>
              <w:ind w:left="1080"/>
            </w:pPr>
            <w:r w:rsidRPr="00C408D4">
              <w:t>&lt;/paymentService&gt;</w:t>
            </w:r>
          </w:p>
          <w:p w:rsidR="004B6FF8" w:rsidRPr="00C408D4" w:rsidRDefault="004B6FF8" w:rsidP="00C408D4">
            <w:pPr>
              <w:ind w:left="1080"/>
            </w:pPr>
          </w:p>
          <w:p w:rsidR="004B6FF8" w:rsidRPr="00C408D4" w:rsidRDefault="004B6FF8" w:rsidP="00C408D4">
            <w:pPr>
              <w:ind w:left="1080"/>
            </w:pPr>
          </w:p>
        </w:tc>
        <w:tc>
          <w:tcPr>
            <w:tcW w:w="0" w:type="auto"/>
            <w:shd w:val="clear" w:color="auto" w:fill="E6E5E5"/>
            <w:noWrap/>
            <w:tcMar>
              <w:top w:w="120" w:type="dxa"/>
              <w:left w:w="240" w:type="dxa"/>
              <w:bottom w:w="120" w:type="dxa"/>
              <w:right w:w="240" w:type="dxa"/>
            </w:tcMar>
            <w:vAlign w:val="center"/>
            <w:hideMark/>
          </w:tcPr>
          <w:p w:rsidR="004B6FF8" w:rsidRPr="00C408D4" w:rsidRDefault="004B6FF8" w:rsidP="00C408D4">
            <w:pPr>
              <w:ind w:left="1080"/>
            </w:pPr>
          </w:p>
        </w:tc>
      </w:tr>
    </w:tbl>
    <w:p w:rsidR="009B6E51" w:rsidRDefault="009B6E51">
      <w:pPr>
        <w:pStyle w:val="Heading3"/>
        <w:keepNext/>
        <w:keepLines/>
        <w:numPr>
          <w:ilvl w:val="2"/>
          <w:numId w:val="47"/>
        </w:numPr>
        <w:pBdr>
          <w:bottom w:val="none" w:sz="0" w:space="0" w:color="auto"/>
        </w:pBdr>
        <w:spacing w:line="276" w:lineRule="auto"/>
        <w:ind w:left="2700"/>
        <w:rPr>
          <w:sz w:val="24"/>
          <w:szCs w:val="24"/>
        </w:rPr>
        <w:pPrChange w:id="986" w:author="Nishikant ." w:date="2019-01-28T15:18:00Z">
          <w:pPr>
            <w:pStyle w:val="Heading2"/>
          </w:pPr>
        </w:pPrChange>
      </w:pPr>
      <w:bookmarkStart w:id="987" w:name="_Toc8312201"/>
      <w:bookmarkStart w:id="988" w:name="_Toc18418363"/>
      <w:ins w:id="989" w:author="Nishikant ." w:date="2019-01-28T12:58:00Z">
        <w:r w:rsidRPr="00DB314E">
          <w:rPr>
            <w:i w:val="0"/>
            <w:sz w:val="24"/>
            <w:szCs w:val="24"/>
          </w:rPr>
          <w:t>Stored Credentials</w:t>
        </w:r>
      </w:ins>
      <w:bookmarkEnd w:id="987"/>
      <w:bookmarkEnd w:id="988"/>
    </w:p>
    <w:p w:rsidR="009B6E51" w:rsidRPr="006D22BF" w:rsidRDefault="009B6E51" w:rsidP="009B6E51">
      <w:pPr>
        <w:ind w:left="1980"/>
        <w:rPr>
          <w:ins w:id="990" w:author="Nishikant ." w:date="2019-01-28T12:58:00Z"/>
        </w:rPr>
      </w:pPr>
    </w:p>
    <w:p w:rsidR="009B6E51" w:rsidRPr="00FA4DD9" w:rsidRDefault="009B6E51" w:rsidP="00FA4DD9">
      <w:pPr>
        <w:rPr>
          <w:ins w:id="991" w:author="Nishikant ." w:date="2019-01-28T13:04:00Z"/>
          <w:rPrChange w:id="992" w:author="Nishikant ." w:date="2019-01-28T15:17:00Z">
            <w:rPr>
              <w:ins w:id="993" w:author="Nishikant ." w:date="2019-01-28T13:04:00Z"/>
              <w:rFonts w:ascii="Arial" w:hAnsi="Arial" w:cs="Arial"/>
              <w:b/>
              <w:bCs/>
              <w:color w:val="000000"/>
              <w:sz w:val="48"/>
              <w:szCs w:val="48"/>
            </w:rPr>
          </w:rPrChange>
        </w:rPr>
      </w:pPr>
      <w:ins w:id="994" w:author="Nishikant ." w:date="2019-01-28T13:03:00Z">
        <w:r w:rsidRPr="0071034B">
          <w:t>A stored credential is Visa or Mastercard information (such as a card number) stored by a merchant or its agent, a </w:t>
        </w:r>
        <w:r>
          <w:fldChar w:fldCharType="begin"/>
        </w:r>
        <w:r>
          <w:instrText xml:space="preserve"> HYPERLINK "http://support.worldpay.com/support/kb/gg/corporate-gateway-guide/content/industryschemeextras/paymentfacilitatorrules.htm" </w:instrText>
        </w:r>
        <w:r>
          <w:fldChar w:fldCharType="separate"/>
        </w:r>
        <w:r w:rsidRPr="0071034B">
          <w:t>Payment Facilitator</w:t>
        </w:r>
        <w:r>
          <w:fldChar w:fldCharType="end"/>
        </w:r>
        <w:r w:rsidRPr="0071034B">
          <w:t> (PF) or a </w:t>
        </w:r>
        <w:r>
          <w:fldChar w:fldCharType="begin"/>
        </w:r>
        <w:r>
          <w:instrText xml:space="preserve"> HYPERLINK "http://support.worldpay.com/support/kb/gg/corporate-gateway-guide/content/staged-digital-wallet-operator/staged-digital-wallet-operator.htm" </w:instrText>
        </w:r>
        <w:r>
          <w:fldChar w:fldCharType="separate"/>
        </w:r>
        <w:r w:rsidRPr="0071034B">
          <w:t>Staged Digital Wallet Operator</w:t>
        </w:r>
        <w:r>
          <w:fldChar w:fldCharType="end"/>
        </w:r>
        <w:r w:rsidRPr="0071034B">
          <w:t> (SDWO) to process future transactions.</w:t>
        </w:r>
      </w:ins>
    </w:p>
    <w:p w:rsidR="009B6E51" w:rsidRPr="0071034B" w:rsidRDefault="00A41EC3">
      <w:pPr>
        <w:rPr>
          <w:ins w:id="995" w:author="Nishikant ." w:date="2019-01-28T15:17:00Z"/>
          <w:rPrChange w:id="996" w:author="Nishikant ." w:date="2019-01-28T15:17:00Z">
            <w:rPr>
              <w:ins w:id="997" w:author="Nishikant ." w:date="2019-01-28T15:17:00Z"/>
              <w:rFonts w:ascii="Arial" w:hAnsi="Arial" w:cs="Arial"/>
              <w:b/>
              <w:bCs/>
              <w:color w:val="000000"/>
              <w:shd w:val="clear" w:color="auto" w:fill="FFFFFF"/>
            </w:rPr>
          </w:rPrChange>
        </w:rPr>
        <w:pPrChange w:id="998" w:author="Nishikant ." w:date="2019-01-28T15:17:00Z">
          <w:pPr>
            <w:pStyle w:val="ListParagraph"/>
            <w:ind w:left="1770"/>
          </w:pPr>
        </w:pPrChange>
      </w:pPr>
      <w:r>
        <w:t xml:space="preserve">Where to </w:t>
      </w:r>
      <w:r w:rsidRPr="0071034B">
        <w:t>include</w:t>
      </w:r>
      <w:ins w:id="999" w:author="Nishikant ." w:date="2019-01-28T15:17:00Z">
        <w:r w:rsidR="009B6E51" w:rsidRPr="0071034B">
          <w:rPr>
            <w:rPrChange w:id="1000" w:author="Nishikant ." w:date="2019-01-28T15:17:00Z">
              <w:rPr>
                <w:rFonts w:ascii="Arial" w:hAnsi="Arial" w:cs="Arial"/>
                <w:b/>
                <w:bCs/>
                <w:color w:val="000000"/>
                <w:shd w:val="clear" w:color="auto" w:fill="FFFFFF"/>
              </w:rPr>
            </w:rPrChange>
          </w:rPr>
          <w:t xml:space="preserve"> the storedCredentials </w:t>
        </w:r>
      </w:ins>
      <w:r w:rsidRPr="0071034B">
        <w:t>element</w:t>
      </w:r>
      <w:r>
        <w:t xml:space="preserve">: </w:t>
      </w:r>
    </w:p>
    <w:p w:rsidR="009B6E51" w:rsidRDefault="009B6E51" w:rsidP="00A41EC3">
      <w:pPr>
        <w:pStyle w:val="ListParagraph"/>
        <w:ind w:left="1770"/>
      </w:pPr>
      <w:ins w:id="1001" w:author="Nishikant ." w:date="2019-01-28T15:17:00Z">
        <w:r w:rsidRPr="0071034B">
          <w:t xml:space="preserve">To indicate that </w:t>
        </w:r>
      </w:ins>
      <w:r w:rsidR="00A41EC3" w:rsidRPr="0071034B">
        <w:t>you are</w:t>
      </w:r>
      <w:ins w:id="1002" w:author="Nishikant ." w:date="2019-01-28T15:17:00Z">
        <w:r w:rsidRPr="0071034B">
          <w:t xml:space="preserve"> storing payment details, include &lt;storedCredentials&gt; with the usage value of "FIRST" in your authorisation request:</w:t>
        </w:r>
      </w:ins>
    </w:p>
    <w:p w:rsidR="00A41EC3" w:rsidRPr="0071034B" w:rsidRDefault="00A41EC3" w:rsidP="00A41EC3">
      <w:pPr>
        <w:pStyle w:val="ListParagraph"/>
        <w:ind w:left="1770"/>
        <w:rPr>
          <w:ins w:id="1003" w:author="Nishikant ." w:date="2019-01-28T15:17:00Z"/>
        </w:rPr>
      </w:pPr>
      <w:bookmarkStart w:id="1004" w:name="Standing"/>
      <w:bookmarkStart w:id="1005" w:name="Example2"/>
      <w:bookmarkStart w:id="1006" w:name="Response"/>
      <w:bookmarkEnd w:id="1004"/>
      <w:bookmarkEnd w:id="1005"/>
      <w:bookmarkEnd w:id="1006"/>
    </w:p>
    <w:p w:rsidR="009B6E51" w:rsidRPr="0071034B" w:rsidRDefault="009B6E51" w:rsidP="009B6E51">
      <w:pPr>
        <w:pStyle w:val="ListParagraph"/>
        <w:ind w:left="1770"/>
        <w:rPr>
          <w:ins w:id="1007" w:author="Nishikant ." w:date="2019-01-28T15:17:00Z"/>
        </w:rPr>
      </w:pPr>
      <w:ins w:id="1008" w:author="Nishikant ." w:date="2019-01-28T15:17:00Z">
        <w:r w:rsidRPr="0071034B">
          <w:t>  &lt;storedCredentials usage="FIRST"/&gt;</w:t>
        </w:r>
      </w:ins>
    </w:p>
    <w:p w:rsidR="009B6E51" w:rsidRPr="0071034B" w:rsidRDefault="009B6E51" w:rsidP="009B6E51">
      <w:pPr>
        <w:pStyle w:val="ListParagraph"/>
        <w:ind w:left="1770"/>
        <w:rPr>
          <w:ins w:id="1009" w:author="Nishikant ." w:date="2019-01-28T15:18:00Z"/>
        </w:rPr>
      </w:pPr>
      <w:ins w:id="1010" w:author="Nishikant ." w:date="2019-01-28T15:17:00Z">
        <w:r w:rsidRPr="0071034B">
          <w:t>&lt;/paymentDetails&gt;</w:t>
        </w:r>
      </w:ins>
    </w:p>
    <w:p w:rsidR="009B6E51" w:rsidRPr="0071034B" w:rsidRDefault="009B6E51" w:rsidP="009B6E51">
      <w:pPr>
        <w:rPr>
          <w:ins w:id="1011" w:author="Nishikant ." w:date="2019-01-28T15:19:00Z"/>
          <w:rPrChange w:id="1012" w:author="Nishikant ." w:date="2019-01-28T15:19:00Z">
            <w:rPr>
              <w:ins w:id="1013" w:author="Nishikant ." w:date="2019-01-28T15:19:00Z"/>
              <w:rFonts w:ascii="Arial" w:hAnsi="Arial" w:cs="Arial"/>
              <w:b/>
              <w:bCs/>
              <w:color w:val="000000"/>
              <w:shd w:val="clear" w:color="auto" w:fill="FFFFFF"/>
            </w:rPr>
          </w:rPrChange>
        </w:rPr>
      </w:pPr>
      <w:ins w:id="1014" w:author="Nishikant ." w:date="2019-01-28T15:19:00Z">
        <w:r w:rsidRPr="0071034B">
          <w:rPr>
            <w:rPrChange w:id="1015" w:author="Nishikant ." w:date="2019-01-28T15:19:00Z">
              <w:rPr>
                <w:rFonts w:ascii="Arial" w:hAnsi="Arial" w:cs="Arial"/>
                <w:b/>
                <w:bCs/>
                <w:color w:val="000000"/>
                <w:shd w:val="clear" w:color="auto" w:fill="FFFFFF"/>
              </w:rPr>
            </w:rPrChange>
          </w:rPr>
          <w:t>Store the transactionIdentifier from the response</w:t>
        </w:r>
      </w:ins>
    </w:p>
    <w:p w:rsidR="009B6E51" w:rsidRPr="0071034B" w:rsidRDefault="009B6E51" w:rsidP="009B6E51">
      <w:pPr>
        <w:rPr>
          <w:ins w:id="1016" w:author="Nishikant ." w:date="2019-01-28T15:19:00Z"/>
        </w:rPr>
      </w:pPr>
      <w:ins w:id="1017" w:author="Nishikant ." w:date="2019-01-28T15:19:00Z">
        <w:r w:rsidRPr="0071034B">
          <w:t>In the response, you get a &lt;transactionIdentifier&gt; (a child of &lt;schemeResponse&gt;), as shown below. This must be stored and (where applicable) supplied with subsequent use of these card details.</w:t>
        </w:r>
      </w:ins>
    </w:p>
    <w:p w:rsidR="009B6E51" w:rsidRPr="0071034B" w:rsidRDefault="009B6E51" w:rsidP="009B6E51">
      <w:pPr>
        <w:rPr>
          <w:ins w:id="1018" w:author="Nishikant ." w:date="2019-01-28T15:19:00Z"/>
        </w:rPr>
      </w:pPr>
      <w:ins w:id="1019" w:author="Nishikant ." w:date="2019-01-28T15:19:00Z">
        <w:r w:rsidRPr="0071034B">
          <w:t>Note:  The &lt;transactionIdentifier&gt; may contain up to 56 characters, and may include spaces, even at the beginning or end. Preserve all of these characters.</w:t>
        </w:r>
      </w:ins>
    </w:p>
    <w:p w:rsidR="009B6E51" w:rsidRPr="0071034B" w:rsidRDefault="009B6E51" w:rsidP="009B6E51">
      <w:pPr>
        <w:rPr>
          <w:ins w:id="1020" w:author="Nishikant ." w:date="2019-01-28T15:19:00Z"/>
        </w:rPr>
      </w:pPr>
      <w:ins w:id="1021" w:author="Nishikant ." w:date="2019-01-28T15:19:00Z">
        <w:r w:rsidRPr="0071034B">
          <w:t>...</w:t>
        </w:r>
      </w:ins>
    </w:p>
    <w:p w:rsidR="009B6E51" w:rsidRPr="0071034B" w:rsidRDefault="009B6E51" w:rsidP="009B6E51">
      <w:pPr>
        <w:rPr>
          <w:ins w:id="1022" w:author="Nishikant ." w:date="2019-01-28T15:19:00Z"/>
        </w:rPr>
      </w:pPr>
      <w:ins w:id="1023" w:author="Nishikant ." w:date="2019-01-28T15:19:00Z">
        <w:r w:rsidRPr="0071034B">
          <w:t>  &lt;schemeResponse&gt;</w:t>
        </w:r>
      </w:ins>
    </w:p>
    <w:p w:rsidR="009B6E51" w:rsidRPr="0071034B" w:rsidRDefault="009B6E51" w:rsidP="009B6E51">
      <w:pPr>
        <w:rPr>
          <w:ins w:id="1024" w:author="Nishikant ." w:date="2019-01-28T15:19:00Z"/>
        </w:rPr>
      </w:pPr>
      <w:ins w:id="1025" w:author="Nishikant ." w:date="2019-01-28T15:19:00Z">
        <w:r w:rsidRPr="0071034B">
          <w:t>    &lt;transactionIdentifier&gt;1234567890&lt;/transactionIdentifier&gt;</w:t>
        </w:r>
      </w:ins>
    </w:p>
    <w:p w:rsidR="009B6E51" w:rsidRPr="0071034B" w:rsidRDefault="009B6E51" w:rsidP="009B6E51">
      <w:pPr>
        <w:rPr>
          <w:ins w:id="1026" w:author="Nishikant ." w:date="2019-01-28T15:19:00Z"/>
        </w:rPr>
      </w:pPr>
      <w:ins w:id="1027" w:author="Nishikant ." w:date="2019-01-28T15:19:00Z">
        <w:r w:rsidRPr="0071034B">
          <w:t>  &lt;/schemeResponse&gt;</w:t>
        </w:r>
      </w:ins>
    </w:p>
    <w:p w:rsidR="009B6E51" w:rsidRPr="0071034B" w:rsidRDefault="009B6E51" w:rsidP="009B6E51">
      <w:pPr>
        <w:rPr>
          <w:ins w:id="1028" w:author="Nishikant ." w:date="2019-01-28T15:19:00Z"/>
        </w:rPr>
      </w:pPr>
      <w:ins w:id="1029" w:author="Nishikant ." w:date="2019-01-28T15:19:00Z">
        <w:r w:rsidRPr="0071034B">
          <w:t>&lt;/payment&gt;</w:t>
        </w:r>
      </w:ins>
    </w:p>
    <w:p w:rsidR="009B6E51" w:rsidRPr="0071034B" w:rsidRDefault="009B6E51" w:rsidP="009B6E51">
      <w:pPr>
        <w:rPr>
          <w:ins w:id="1030" w:author="Nishikant ." w:date="2019-01-28T15:19:00Z"/>
        </w:rPr>
      </w:pPr>
    </w:p>
    <w:p w:rsidR="009B6E51" w:rsidRPr="0071034B" w:rsidRDefault="009B6E51" w:rsidP="009B6E51">
      <w:pPr>
        <w:pStyle w:val="NormalWeb"/>
        <w:shd w:val="clear" w:color="auto" w:fill="FFFFFF"/>
        <w:spacing w:before="175" w:after="86"/>
        <w:rPr>
          <w:ins w:id="1031" w:author="Nishikant ." w:date="2019-01-28T15:19:00Z"/>
          <w:rFonts w:asciiTheme="minorHAnsi" w:hAnsiTheme="minorHAnsi"/>
          <w:sz w:val="22"/>
          <w:szCs w:val="22"/>
        </w:rPr>
      </w:pPr>
      <w:ins w:id="1032" w:author="Nishikant ." w:date="2019-01-28T15:20:00Z">
        <w:r w:rsidRPr="0071034B">
          <w:rPr>
            <w:rFonts w:asciiTheme="minorHAnsi" w:hAnsiTheme="minorHAnsi"/>
            <w:sz w:val="22"/>
            <w:szCs w:val="22"/>
          </w:rPr>
          <w:t xml:space="preserve">Note: </w:t>
        </w:r>
      </w:ins>
      <w:ins w:id="1033" w:author="Nishikant ." w:date="2019-01-28T15:19:00Z">
        <w:r w:rsidRPr="0071034B">
          <w:rPr>
            <w:rFonts w:asciiTheme="minorHAnsi" w:hAnsiTheme="minorHAnsi"/>
            <w:sz w:val="22"/>
            <w:szCs w:val="22"/>
          </w:rPr>
          <w:t>There are two ways to use stored credentials, depending on whether the cardholder or merchant initiates a transaction.</w:t>
        </w:r>
      </w:ins>
    </w:p>
    <w:p w:rsidR="00ED384D" w:rsidRPr="003C7F47" w:rsidRDefault="00ED384D" w:rsidP="00ED384D">
      <w:pPr>
        <w:pStyle w:val="NormalWeb"/>
        <w:shd w:val="clear" w:color="auto" w:fill="FFFFFF"/>
        <w:spacing w:before="175" w:after="86"/>
        <w:rPr>
          <w:rFonts w:asciiTheme="minorHAnsi" w:hAnsiTheme="minorHAnsi"/>
          <w:b/>
          <w:sz w:val="22"/>
          <w:szCs w:val="22"/>
        </w:rPr>
      </w:pPr>
      <w:r w:rsidRPr="003C7F47">
        <w:rPr>
          <w:rFonts w:asciiTheme="minorHAnsi" w:hAnsiTheme="minorHAnsi"/>
          <w:b/>
          <w:sz w:val="22"/>
          <w:szCs w:val="22"/>
        </w:rPr>
        <w:t>CARDHOLDER initiates:</w:t>
      </w:r>
    </w:p>
    <w:p w:rsidR="009B6E51" w:rsidRPr="0071034B" w:rsidRDefault="009B6E51" w:rsidP="009B6E51">
      <w:pPr>
        <w:pStyle w:val="NormalWeb"/>
        <w:shd w:val="clear" w:color="auto" w:fill="FFFFFF"/>
        <w:spacing w:before="175" w:after="86"/>
        <w:rPr>
          <w:ins w:id="1034" w:author="Nishikant ." w:date="2019-01-28T15:19:00Z"/>
          <w:rFonts w:asciiTheme="minorHAnsi" w:hAnsiTheme="minorHAnsi"/>
          <w:sz w:val="22"/>
          <w:szCs w:val="22"/>
        </w:rPr>
      </w:pPr>
      <w:ins w:id="1035" w:author="Nishikant ." w:date="2019-01-28T15:19:00Z">
        <w:r w:rsidRPr="0071034B">
          <w:rPr>
            <w:rFonts w:asciiTheme="minorHAnsi" w:hAnsiTheme="minorHAnsi"/>
            <w:sz w:val="22"/>
            <w:szCs w:val="22"/>
          </w:rPr>
          <w:t>If the cardholder initiates a transaction with their stored details, you must include </w:t>
        </w:r>
        <w:r w:rsidRPr="0071034B">
          <w:t>&lt;storedCredentials&gt;</w:t>
        </w:r>
        <w:r w:rsidRPr="0071034B">
          <w:rPr>
            <w:rFonts w:asciiTheme="minorHAnsi" w:hAnsiTheme="minorHAnsi"/>
            <w:sz w:val="22"/>
            <w:szCs w:val="22"/>
          </w:rPr>
          <w:t> with the </w:t>
        </w:r>
        <w:r w:rsidRPr="0071034B">
          <w:t>usage</w:t>
        </w:r>
        <w:r w:rsidRPr="0071034B">
          <w:rPr>
            <w:rFonts w:asciiTheme="minorHAnsi" w:hAnsiTheme="minorHAnsi"/>
            <w:sz w:val="22"/>
            <w:szCs w:val="22"/>
          </w:rPr>
          <w:t> value of </w:t>
        </w:r>
        <w:r w:rsidRPr="0071034B">
          <w:t>"USED"</w:t>
        </w:r>
        <w:r w:rsidRPr="0071034B">
          <w:rPr>
            <w:rFonts w:asciiTheme="minorHAnsi" w:hAnsiTheme="minorHAnsi"/>
            <w:sz w:val="22"/>
            <w:szCs w:val="22"/>
          </w:rPr>
          <w:t>:</w:t>
        </w:r>
      </w:ins>
    </w:p>
    <w:p w:rsidR="009B6E51" w:rsidRPr="0071034B" w:rsidRDefault="009B6E51" w:rsidP="009B6E51">
      <w:pPr>
        <w:pStyle w:val="NormalWeb"/>
        <w:shd w:val="clear" w:color="auto" w:fill="F7F7F5"/>
        <w:spacing w:after="0"/>
        <w:rPr>
          <w:ins w:id="1036" w:author="Nishikant ." w:date="2019-01-28T15:19:00Z"/>
          <w:rFonts w:asciiTheme="minorHAnsi" w:hAnsiTheme="minorHAnsi"/>
          <w:sz w:val="22"/>
          <w:szCs w:val="22"/>
        </w:rPr>
      </w:pPr>
      <w:ins w:id="1037" w:author="Nishikant ." w:date="2019-01-28T15:19:00Z">
        <w:r w:rsidRPr="0071034B">
          <w:rPr>
            <w:rFonts w:asciiTheme="minorHAnsi" w:hAnsiTheme="minorHAnsi"/>
            <w:sz w:val="22"/>
            <w:szCs w:val="22"/>
          </w:rPr>
          <w:t>  &lt;storedCredentials usage="USED"&gt;</w:t>
        </w:r>
      </w:ins>
    </w:p>
    <w:p w:rsidR="009B6E51" w:rsidRPr="0071034B" w:rsidRDefault="009B6E51" w:rsidP="009B6E51">
      <w:pPr>
        <w:pStyle w:val="NormalWeb"/>
        <w:shd w:val="clear" w:color="auto" w:fill="F7F7F5"/>
        <w:spacing w:after="0"/>
        <w:rPr>
          <w:ins w:id="1038" w:author="Nishikant ." w:date="2019-01-28T15:19:00Z"/>
          <w:rFonts w:asciiTheme="minorHAnsi" w:hAnsiTheme="minorHAnsi"/>
          <w:sz w:val="22"/>
          <w:szCs w:val="22"/>
        </w:rPr>
      </w:pPr>
      <w:ins w:id="1039" w:author="Nishikant ." w:date="2019-01-28T15:19:00Z">
        <w:r w:rsidRPr="0071034B">
          <w:rPr>
            <w:rFonts w:asciiTheme="minorHAnsi" w:hAnsiTheme="minorHAnsi"/>
            <w:sz w:val="22"/>
            <w:szCs w:val="22"/>
          </w:rPr>
          <w:t>  &lt;/storedCredentials&gt;</w:t>
        </w:r>
      </w:ins>
    </w:p>
    <w:p w:rsidR="00ED384D" w:rsidRPr="00ED384D" w:rsidRDefault="009B6E51" w:rsidP="00ED384D">
      <w:pPr>
        <w:pStyle w:val="NormalWeb"/>
        <w:shd w:val="clear" w:color="auto" w:fill="F7F7F5"/>
        <w:spacing w:after="0"/>
        <w:rPr>
          <w:ins w:id="1040" w:author="Nishikant ." w:date="2019-01-28T15:19:00Z"/>
          <w:rFonts w:asciiTheme="minorHAnsi" w:hAnsiTheme="minorHAnsi"/>
          <w:sz w:val="22"/>
          <w:szCs w:val="22"/>
        </w:rPr>
      </w:pPr>
      <w:ins w:id="1041" w:author="Nishikant ." w:date="2019-01-28T15:19:00Z">
        <w:r w:rsidRPr="0071034B">
          <w:rPr>
            <w:rFonts w:asciiTheme="minorHAnsi" w:hAnsiTheme="minorHAnsi"/>
            <w:sz w:val="22"/>
            <w:szCs w:val="22"/>
          </w:rPr>
          <w:t>&lt;/paymentDetails</w:t>
        </w:r>
        <w:bookmarkStart w:id="1042" w:name="merchant"/>
      </w:ins>
    </w:p>
    <w:p w:rsidR="00634555" w:rsidRDefault="00634555" w:rsidP="009B6E51">
      <w:pPr>
        <w:pStyle w:val="NormalWeb"/>
        <w:shd w:val="clear" w:color="auto" w:fill="FFFFFF"/>
        <w:spacing w:before="175" w:after="86"/>
        <w:rPr>
          <w:rFonts w:asciiTheme="minorHAnsi" w:hAnsiTheme="minorHAnsi"/>
          <w:sz w:val="22"/>
          <w:szCs w:val="22"/>
          <w:highlight w:val="magenta"/>
        </w:rPr>
      </w:pPr>
    </w:p>
    <w:p w:rsidR="00ED384D" w:rsidRPr="003C7F47" w:rsidRDefault="00ED384D" w:rsidP="009B6E51">
      <w:pPr>
        <w:pStyle w:val="NormalWeb"/>
        <w:shd w:val="clear" w:color="auto" w:fill="FFFFFF"/>
        <w:spacing w:before="175" w:after="86"/>
        <w:rPr>
          <w:rFonts w:asciiTheme="minorHAnsi" w:hAnsiTheme="minorHAnsi"/>
          <w:b/>
          <w:sz w:val="22"/>
          <w:szCs w:val="22"/>
        </w:rPr>
      </w:pPr>
      <w:r w:rsidRPr="003C7F47">
        <w:rPr>
          <w:rFonts w:asciiTheme="minorHAnsi" w:hAnsiTheme="minorHAnsi"/>
          <w:b/>
          <w:sz w:val="22"/>
          <w:szCs w:val="22"/>
        </w:rPr>
        <w:lastRenderedPageBreak/>
        <w:t>MERCHANT initiates:</w:t>
      </w:r>
    </w:p>
    <w:p w:rsidR="009B6E51" w:rsidRPr="0071034B" w:rsidRDefault="00ED384D" w:rsidP="009B6E51">
      <w:pPr>
        <w:pStyle w:val="NormalWeb"/>
        <w:shd w:val="clear" w:color="auto" w:fill="FFFFFF"/>
        <w:spacing w:before="175" w:after="86"/>
        <w:rPr>
          <w:ins w:id="1043" w:author="Nishikant ." w:date="2019-01-28T15:19:00Z"/>
          <w:rFonts w:asciiTheme="minorHAnsi" w:hAnsiTheme="minorHAnsi"/>
          <w:sz w:val="22"/>
          <w:szCs w:val="22"/>
        </w:rPr>
      </w:pPr>
      <w:r>
        <w:rPr>
          <w:rFonts w:asciiTheme="minorHAnsi" w:hAnsiTheme="minorHAnsi"/>
          <w:sz w:val="22"/>
          <w:szCs w:val="22"/>
        </w:rPr>
        <w:br/>
      </w:r>
      <w:ins w:id="1044" w:author="Nishikant ." w:date="2019-01-28T15:19:00Z">
        <w:r w:rsidR="009B6E51" w:rsidRPr="0071034B">
          <w:rPr>
            <w:rFonts w:asciiTheme="minorHAnsi" w:hAnsiTheme="minorHAnsi"/>
            <w:sz w:val="22"/>
            <w:szCs w:val="22"/>
          </w:rPr>
          <w:t>If the merchant initiates a transaction with the stored details (such as with a recurring payment), you must include:</w:t>
        </w:r>
      </w:ins>
    </w:p>
    <w:p w:rsidR="009B6E51" w:rsidRPr="0071034B" w:rsidRDefault="009B6E51" w:rsidP="009B6E51">
      <w:pPr>
        <w:pStyle w:val="NormalWeb"/>
        <w:numPr>
          <w:ilvl w:val="0"/>
          <w:numId w:val="81"/>
        </w:numPr>
        <w:shd w:val="clear" w:color="auto" w:fill="FFFFFF"/>
        <w:spacing w:before="175" w:after="86" w:line="240" w:lineRule="auto"/>
        <w:rPr>
          <w:ins w:id="1045" w:author="Nishikant ." w:date="2019-01-28T15:19:00Z"/>
          <w:rFonts w:asciiTheme="minorHAnsi" w:hAnsiTheme="minorHAnsi"/>
          <w:sz w:val="22"/>
          <w:szCs w:val="22"/>
        </w:rPr>
      </w:pPr>
      <w:ins w:id="1046" w:author="Nishikant ." w:date="2019-01-28T15:19:00Z">
        <w:r w:rsidRPr="0071034B">
          <w:t>&lt;storedCredentials&gt;</w:t>
        </w:r>
        <w:r w:rsidRPr="0071034B">
          <w:rPr>
            <w:rFonts w:asciiTheme="minorHAnsi" w:hAnsiTheme="minorHAnsi"/>
            <w:sz w:val="22"/>
            <w:szCs w:val="22"/>
          </w:rPr>
          <w:t> with:</w:t>
        </w:r>
      </w:ins>
    </w:p>
    <w:p w:rsidR="009B6E51" w:rsidRPr="0071034B" w:rsidRDefault="009B6E51" w:rsidP="009B6E51">
      <w:pPr>
        <w:pStyle w:val="NormalWeb"/>
        <w:numPr>
          <w:ilvl w:val="1"/>
          <w:numId w:val="82"/>
        </w:numPr>
        <w:shd w:val="clear" w:color="auto" w:fill="FFFFFF"/>
        <w:spacing w:before="175" w:after="86" w:line="240" w:lineRule="auto"/>
        <w:ind w:left="450"/>
        <w:rPr>
          <w:ins w:id="1047" w:author="Nishikant ." w:date="2019-01-28T15:19:00Z"/>
          <w:rFonts w:asciiTheme="minorHAnsi" w:hAnsiTheme="minorHAnsi"/>
          <w:sz w:val="22"/>
          <w:szCs w:val="22"/>
        </w:rPr>
      </w:pPr>
      <w:ins w:id="1048" w:author="Nishikant ." w:date="2019-01-28T15:19:00Z">
        <w:r w:rsidRPr="0071034B">
          <w:rPr>
            <w:rFonts w:asciiTheme="minorHAnsi" w:hAnsiTheme="minorHAnsi"/>
            <w:sz w:val="22"/>
            <w:szCs w:val="22"/>
          </w:rPr>
          <w:t>the </w:t>
        </w:r>
        <w:r w:rsidRPr="0071034B">
          <w:t>usage</w:t>
        </w:r>
        <w:r w:rsidRPr="0071034B">
          <w:rPr>
            <w:rFonts w:asciiTheme="minorHAnsi" w:hAnsiTheme="minorHAnsi"/>
            <w:sz w:val="22"/>
            <w:szCs w:val="22"/>
          </w:rPr>
          <w:t> value of "USED", and</w:t>
        </w:r>
      </w:ins>
    </w:p>
    <w:p w:rsidR="009B6E51" w:rsidRPr="0071034B" w:rsidRDefault="009B6E51" w:rsidP="009B6E51">
      <w:pPr>
        <w:pStyle w:val="NormalWeb"/>
        <w:numPr>
          <w:ilvl w:val="1"/>
          <w:numId w:val="83"/>
        </w:numPr>
        <w:shd w:val="clear" w:color="auto" w:fill="FFFFFF"/>
        <w:spacing w:before="175" w:after="86" w:line="240" w:lineRule="auto"/>
        <w:ind w:left="450"/>
        <w:rPr>
          <w:ins w:id="1049" w:author="Nishikant ." w:date="2019-01-28T15:19:00Z"/>
          <w:rFonts w:asciiTheme="minorHAnsi" w:hAnsiTheme="minorHAnsi"/>
          <w:sz w:val="22"/>
          <w:szCs w:val="22"/>
        </w:rPr>
      </w:pPr>
      <w:ins w:id="1050" w:author="Nishikant ." w:date="2019-01-28T15:19:00Z">
        <w:r w:rsidRPr="0071034B">
          <w:rPr>
            <w:rFonts w:asciiTheme="minorHAnsi" w:hAnsiTheme="minorHAnsi"/>
            <w:sz w:val="22"/>
            <w:szCs w:val="22"/>
          </w:rPr>
          <w:t>the appropriate </w:t>
        </w:r>
        <w:r w:rsidRPr="0071034B">
          <w:t>merchantInitiatedReason</w:t>
        </w:r>
        <w:r w:rsidRPr="0071034B">
          <w:rPr>
            <w:rFonts w:asciiTheme="minorHAnsi" w:hAnsiTheme="minorHAnsi"/>
            <w:sz w:val="22"/>
            <w:szCs w:val="22"/>
          </w:rPr>
          <w:t> </w:t>
        </w:r>
      </w:ins>
    </w:p>
    <w:p w:rsidR="009B6E51" w:rsidRPr="0071034B" w:rsidRDefault="009B6E51" w:rsidP="009B6E51">
      <w:pPr>
        <w:pStyle w:val="NormalWeb"/>
        <w:numPr>
          <w:ilvl w:val="0"/>
          <w:numId w:val="84"/>
        </w:numPr>
        <w:shd w:val="clear" w:color="auto" w:fill="FFFFFF"/>
        <w:spacing w:before="175" w:after="86" w:line="240" w:lineRule="auto"/>
        <w:rPr>
          <w:ins w:id="1051" w:author="Nishikant ." w:date="2019-01-28T15:23:00Z"/>
          <w:rFonts w:asciiTheme="minorHAnsi" w:hAnsiTheme="minorHAnsi"/>
          <w:sz w:val="22"/>
          <w:szCs w:val="22"/>
        </w:rPr>
      </w:pPr>
      <w:ins w:id="1052" w:author="Nishikant ." w:date="2019-01-28T15:19:00Z">
        <w:r w:rsidRPr="0071034B">
          <w:t>&lt;schemeTransactionIdentifier&gt;</w:t>
        </w:r>
        <w:r w:rsidRPr="0071034B">
          <w:rPr>
            <w:rFonts w:asciiTheme="minorHAnsi" w:hAnsiTheme="minorHAnsi"/>
            <w:sz w:val="22"/>
            <w:szCs w:val="22"/>
          </w:rPr>
          <w:t>, which is the </w:t>
        </w:r>
        <w:r w:rsidRPr="0071034B">
          <w:t>&lt;transactionIdentifier&gt;</w:t>
        </w:r>
        <w:r w:rsidRPr="0071034B">
          <w:rPr>
            <w:rFonts w:asciiTheme="minorHAnsi" w:hAnsiTheme="minorHAnsi"/>
            <w:sz w:val="22"/>
            <w:szCs w:val="22"/>
          </w:rPr>
          <w:t> from either:</w:t>
        </w:r>
      </w:ins>
    </w:p>
    <w:p w:rsidR="009B6E51" w:rsidRPr="0071034B" w:rsidRDefault="009B6E51">
      <w:pPr>
        <w:pStyle w:val="NormalWeb"/>
        <w:shd w:val="clear" w:color="auto" w:fill="FFFFFF"/>
        <w:spacing w:before="175" w:after="86" w:line="240" w:lineRule="auto"/>
        <w:ind w:left="720"/>
        <w:rPr>
          <w:ins w:id="1053" w:author="Nishikant ." w:date="2019-01-28T15:30:00Z"/>
          <w:rFonts w:asciiTheme="minorHAnsi" w:hAnsiTheme="minorHAnsi"/>
          <w:sz w:val="22"/>
          <w:szCs w:val="22"/>
        </w:rPr>
        <w:pPrChange w:id="1054" w:author="Nishikant ." w:date="2019-01-28T15:23:00Z">
          <w:pPr>
            <w:pStyle w:val="NormalWeb"/>
            <w:numPr>
              <w:numId w:val="84"/>
            </w:numPr>
            <w:shd w:val="clear" w:color="auto" w:fill="FFFFFF"/>
            <w:tabs>
              <w:tab w:val="num" w:pos="720"/>
            </w:tabs>
            <w:spacing w:before="175" w:after="86" w:line="240" w:lineRule="auto"/>
            <w:ind w:left="720" w:hanging="360"/>
          </w:pPr>
        </w:pPrChange>
      </w:pPr>
      <w:ins w:id="1055" w:author="Nishikant ." w:date="2019-01-28T15:23:00Z">
        <w:r w:rsidRPr="0071034B">
          <w:rPr>
            <w:rFonts w:asciiTheme="minorHAnsi" w:hAnsiTheme="minorHAnsi"/>
            <w:sz w:val="22"/>
            <w:szCs w:val="22"/>
          </w:rPr>
          <w:t xml:space="preserve">Note: The Merchant initiated reasons can be </w:t>
        </w:r>
      </w:ins>
      <w:ins w:id="1056" w:author="Nishikant ." w:date="2019-01-28T15:29:00Z">
        <w:r w:rsidRPr="0071034B">
          <w:rPr>
            <w:rFonts w:asciiTheme="minorHAnsi" w:hAnsiTheme="minorHAnsi"/>
            <w:sz w:val="22"/>
            <w:szCs w:val="22"/>
          </w:rPr>
          <w:t>INSTALMENT, RECURRING</w:t>
        </w:r>
      </w:ins>
      <w:ins w:id="1057" w:author="Nishikant ." w:date="2019-01-28T15:30:00Z">
        <w:r w:rsidRPr="0071034B">
          <w:rPr>
            <w:rFonts w:asciiTheme="minorHAnsi" w:hAnsiTheme="minorHAnsi"/>
            <w:sz w:val="22"/>
            <w:szCs w:val="22"/>
          </w:rPr>
          <w:t>, UNSCHEDULED</w:t>
        </w:r>
      </w:ins>
    </w:p>
    <w:p w:rsidR="009B6E51" w:rsidRPr="0071034B" w:rsidRDefault="009B6E51">
      <w:pPr>
        <w:pStyle w:val="NormalWeb"/>
        <w:shd w:val="clear" w:color="auto" w:fill="FFFFFF"/>
        <w:spacing w:before="175" w:after="86" w:line="240" w:lineRule="auto"/>
        <w:ind w:left="720"/>
        <w:rPr>
          <w:ins w:id="1058" w:author="Nishikant ." w:date="2019-01-28T15:31:00Z"/>
          <w:rFonts w:asciiTheme="minorHAnsi" w:hAnsiTheme="minorHAnsi"/>
          <w:sz w:val="22"/>
          <w:szCs w:val="22"/>
        </w:rPr>
        <w:pPrChange w:id="1059" w:author="Nishikant ." w:date="2019-01-28T15:23:00Z">
          <w:pPr>
            <w:pStyle w:val="NormalWeb"/>
            <w:numPr>
              <w:numId w:val="84"/>
            </w:numPr>
            <w:shd w:val="clear" w:color="auto" w:fill="FFFFFF"/>
            <w:tabs>
              <w:tab w:val="num" w:pos="720"/>
            </w:tabs>
            <w:spacing w:before="175" w:after="86" w:line="240" w:lineRule="auto"/>
            <w:ind w:left="720" w:hanging="360"/>
          </w:pPr>
        </w:pPrChange>
      </w:pPr>
      <w:ins w:id="1060" w:author="Nishikant ." w:date="2019-01-28T15:30:00Z">
        <w:r w:rsidRPr="0071034B">
          <w:rPr>
            <w:rFonts w:asciiTheme="minorHAnsi" w:hAnsiTheme="minorHAnsi"/>
            <w:sz w:val="22"/>
            <w:szCs w:val="22"/>
          </w:rPr>
          <w:t xml:space="preserve">To change the type of reason </w:t>
        </w:r>
      </w:ins>
      <w:ins w:id="1061" w:author="Nishikant ." w:date="2019-01-28T15:31:00Z">
        <w:r w:rsidRPr="0071034B">
          <w:rPr>
            <w:rFonts w:asciiTheme="minorHAnsi" w:hAnsiTheme="minorHAnsi"/>
            <w:sz w:val="22"/>
            <w:szCs w:val="22"/>
          </w:rPr>
          <w:t>we have to change it from the code base in the following files:</w:t>
        </w:r>
      </w:ins>
    </w:p>
    <w:p w:rsidR="009B6E51" w:rsidRPr="0071034B" w:rsidRDefault="009B6E51">
      <w:pPr>
        <w:pStyle w:val="NormalWeb"/>
        <w:numPr>
          <w:ilvl w:val="0"/>
          <w:numId w:val="87"/>
        </w:numPr>
        <w:shd w:val="clear" w:color="auto" w:fill="FFFFFF"/>
        <w:spacing w:before="175" w:after="86" w:line="240" w:lineRule="auto"/>
        <w:rPr>
          <w:ins w:id="1062" w:author="Nishikant ." w:date="2019-01-28T15:32:00Z"/>
          <w:rFonts w:asciiTheme="minorHAnsi" w:hAnsiTheme="minorHAnsi"/>
          <w:sz w:val="22"/>
          <w:szCs w:val="22"/>
        </w:rPr>
        <w:pPrChange w:id="1063" w:author="Nishikant ." w:date="2019-01-28T15:32:00Z">
          <w:pPr>
            <w:pStyle w:val="NormalWeb"/>
            <w:numPr>
              <w:numId w:val="84"/>
            </w:numPr>
            <w:shd w:val="clear" w:color="auto" w:fill="FFFFFF"/>
            <w:tabs>
              <w:tab w:val="num" w:pos="720"/>
            </w:tabs>
            <w:spacing w:before="175" w:after="86" w:line="240" w:lineRule="auto"/>
            <w:ind w:left="720" w:hanging="360"/>
          </w:pPr>
        </w:pPrChange>
      </w:pPr>
      <w:ins w:id="1064" w:author="Nishikant ." w:date="2019-01-28T15:32:00Z">
        <w:r w:rsidRPr="0071034B">
          <w:rPr>
            <w:rFonts w:asciiTheme="minorHAnsi" w:hAnsiTheme="minorHAnsi"/>
            <w:sz w:val="22"/>
            <w:szCs w:val="22"/>
          </w:rPr>
          <w:t>The types are mentioned in the properties file, named worldpay.properties</w:t>
        </w:r>
      </w:ins>
    </w:p>
    <w:p w:rsidR="009B6E51" w:rsidRPr="0071034B" w:rsidRDefault="009B6E51">
      <w:pPr>
        <w:autoSpaceDE w:val="0"/>
        <w:autoSpaceDN w:val="0"/>
        <w:adjustRightInd w:val="0"/>
        <w:spacing w:after="0" w:line="240" w:lineRule="auto"/>
        <w:ind w:left="1275"/>
        <w:rPr>
          <w:ins w:id="1065" w:author="Nishikant ." w:date="2019-01-28T15:50:00Z"/>
        </w:rPr>
        <w:pPrChange w:id="1066" w:author="Nishikant ." w:date="2019-01-28T15:50:00Z">
          <w:pPr>
            <w:pStyle w:val="ListParagraph"/>
            <w:numPr>
              <w:numId w:val="87"/>
            </w:numPr>
            <w:autoSpaceDE w:val="0"/>
            <w:autoSpaceDN w:val="0"/>
            <w:adjustRightInd w:val="0"/>
            <w:spacing w:after="0" w:line="240" w:lineRule="auto"/>
            <w:ind w:left="1275" w:hanging="360"/>
          </w:pPr>
        </w:pPrChange>
      </w:pPr>
      <w:ins w:id="1067" w:author="Nishikant ." w:date="2019-01-28T15:50:00Z">
        <w:r w:rsidRPr="0071034B">
          <w:t>worldpay.storedcred.mi.INSTALMENT= INSTALMENT</w:t>
        </w:r>
      </w:ins>
    </w:p>
    <w:p w:rsidR="00634555" w:rsidRDefault="009B6E51">
      <w:pPr>
        <w:autoSpaceDE w:val="0"/>
        <w:autoSpaceDN w:val="0"/>
        <w:adjustRightInd w:val="0"/>
        <w:spacing w:after="0" w:line="240" w:lineRule="auto"/>
        <w:ind w:left="360"/>
        <w:pPrChange w:id="1068" w:author="Nishikant ." w:date="2019-01-28T15:50:00Z">
          <w:pPr>
            <w:pStyle w:val="NormalWeb"/>
            <w:numPr>
              <w:numId w:val="84"/>
            </w:numPr>
            <w:shd w:val="clear" w:color="auto" w:fill="FFFFFF"/>
            <w:tabs>
              <w:tab w:val="num" w:pos="720"/>
            </w:tabs>
            <w:spacing w:before="175" w:after="86" w:line="240" w:lineRule="auto"/>
            <w:ind w:left="720" w:hanging="360"/>
          </w:pPr>
        </w:pPrChange>
      </w:pPr>
      <w:ins w:id="1069" w:author="Nishikant ." w:date="2019-01-28T15:50:00Z">
        <w:r w:rsidRPr="0071034B">
          <w:t xml:space="preserve">        </w:t>
        </w:r>
      </w:ins>
      <w:r w:rsidR="00634555">
        <w:t xml:space="preserve">          </w:t>
      </w:r>
      <w:ins w:id="1070" w:author="Nishikant ." w:date="2019-01-28T15:50:00Z">
        <w:r w:rsidRPr="0071034B">
          <w:t>worldpay.storedcred.mi.RECURRING= RECURRING</w:t>
        </w:r>
      </w:ins>
      <w:r w:rsidR="00634555">
        <w:t xml:space="preserve">      </w:t>
      </w:r>
    </w:p>
    <w:p w:rsidR="009B6E51" w:rsidRPr="0071034B" w:rsidRDefault="00634555" w:rsidP="00634555">
      <w:pPr>
        <w:autoSpaceDE w:val="0"/>
        <w:autoSpaceDN w:val="0"/>
        <w:adjustRightInd w:val="0"/>
        <w:spacing w:after="0" w:line="240" w:lineRule="auto"/>
        <w:ind w:left="360"/>
        <w:rPr>
          <w:ins w:id="1071" w:author="Nishikant ." w:date="2019-01-28T15:33:00Z"/>
        </w:rPr>
      </w:pPr>
      <w:r>
        <w:t xml:space="preserve">                  </w:t>
      </w:r>
      <w:ins w:id="1072" w:author="Nishikant ." w:date="2019-01-28T15:50:00Z">
        <w:r w:rsidR="009B6E51" w:rsidRPr="0071034B">
          <w:t>worldpay.storedcred.mi.UNSCHEDULED = UNSCHEDULED</w:t>
        </w:r>
      </w:ins>
    </w:p>
    <w:p w:rsidR="009B6E51" w:rsidRPr="0071034B" w:rsidRDefault="009B6E51">
      <w:pPr>
        <w:pStyle w:val="NormalWeb"/>
        <w:shd w:val="clear" w:color="auto" w:fill="FFFFFF"/>
        <w:spacing w:before="175" w:after="86" w:line="240" w:lineRule="auto"/>
        <w:ind w:left="1275"/>
        <w:rPr>
          <w:ins w:id="1073" w:author="Nishikant ." w:date="2019-01-28T15:34:00Z"/>
          <w:rFonts w:asciiTheme="minorHAnsi" w:hAnsiTheme="minorHAnsi"/>
          <w:sz w:val="22"/>
          <w:szCs w:val="22"/>
        </w:rPr>
        <w:pPrChange w:id="1074" w:author="Nishikant ." w:date="2019-01-28T15:32:00Z">
          <w:pPr>
            <w:pStyle w:val="NormalWeb"/>
            <w:numPr>
              <w:numId w:val="84"/>
            </w:numPr>
            <w:shd w:val="clear" w:color="auto" w:fill="FFFFFF"/>
            <w:tabs>
              <w:tab w:val="num" w:pos="720"/>
            </w:tabs>
            <w:spacing w:before="175" w:after="86" w:line="240" w:lineRule="auto"/>
            <w:ind w:left="720" w:hanging="360"/>
          </w:pPr>
        </w:pPrChange>
      </w:pPr>
    </w:p>
    <w:p w:rsidR="009B6E51" w:rsidRPr="0071034B" w:rsidRDefault="009B6E51">
      <w:pPr>
        <w:pStyle w:val="NormalWeb"/>
        <w:numPr>
          <w:ilvl w:val="0"/>
          <w:numId w:val="87"/>
        </w:numPr>
        <w:shd w:val="clear" w:color="auto" w:fill="FFFFFF"/>
        <w:spacing w:before="175" w:after="86" w:line="240" w:lineRule="auto"/>
        <w:rPr>
          <w:ins w:id="1075" w:author="Nishikant ." w:date="2019-01-28T15:34:00Z"/>
          <w:rFonts w:asciiTheme="minorHAnsi" w:hAnsiTheme="minorHAnsi"/>
          <w:sz w:val="22"/>
          <w:szCs w:val="22"/>
        </w:rPr>
        <w:pPrChange w:id="1076" w:author="Nishikant ." w:date="2019-01-28T15:34:00Z">
          <w:pPr>
            <w:pStyle w:val="NormalWeb"/>
            <w:numPr>
              <w:numId w:val="84"/>
            </w:numPr>
            <w:shd w:val="clear" w:color="auto" w:fill="FFFFFF"/>
            <w:tabs>
              <w:tab w:val="num" w:pos="720"/>
            </w:tabs>
            <w:spacing w:before="175" w:after="86" w:line="240" w:lineRule="auto"/>
            <w:ind w:left="720" w:hanging="360"/>
          </w:pPr>
        </w:pPrChange>
      </w:pPr>
      <w:ins w:id="1077" w:author="Nishikant ." w:date="2019-01-28T15:34:00Z">
        <w:r w:rsidRPr="0071034B">
          <w:rPr>
            <w:rFonts w:asciiTheme="minorHAnsi" w:hAnsiTheme="minorHAnsi"/>
            <w:sz w:val="22"/>
            <w:szCs w:val="22"/>
          </w:rPr>
          <w:t>To change its type we have to change in file named LibCreateRequest.js</w:t>
        </w:r>
      </w:ins>
    </w:p>
    <w:p w:rsidR="009B6E51" w:rsidRPr="0071034B" w:rsidRDefault="009B6E51">
      <w:pPr>
        <w:pStyle w:val="NormalWeb"/>
        <w:shd w:val="clear" w:color="auto" w:fill="FFFFFF"/>
        <w:spacing w:before="175" w:after="86" w:line="240" w:lineRule="auto"/>
        <w:ind w:left="1275"/>
        <w:rPr>
          <w:ins w:id="1078" w:author="Nishikant ." w:date="2019-01-28T15:38:00Z"/>
          <w:rFonts w:asciiTheme="minorHAnsi" w:hAnsiTheme="minorHAnsi"/>
          <w:sz w:val="22"/>
          <w:szCs w:val="22"/>
        </w:rPr>
        <w:pPrChange w:id="1079" w:author="Nishikant ." w:date="2019-01-28T15:37:00Z">
          <w:pPr>
            <w:pStyle w:val="NormalWeb"/>
            <w:numPr>
              <w:numId w:val="84"/>
            </w:numPr>
            <w:shd w:val="clear" w:color="auto" w:fill="FFFFFF"/>
            <w:tabs>
              <w:tab w:val="num" w:pos="720"/>
            </w:tabs>
            <w:spacing w:before="175" w:after="86" w:line="240" w:lineRule="auto"/>
            <w:ind w:left="720" w:hanging="360"/>
          </w:pPr>
        </w:pPrChange>
      </w:pPr>
      <w:ins w:id="1080" w:author="Nishikant ." w:date="2019-01-28T15:38:00Z">
        <w:r w:rsidRPr="0071034B">
          <w:rPr>
            <w:rFonts w:asciiTheme="minorHAnsi" w:hAnsiTheme="minorHAnsi"/>
            <w:sz w:val="22"/>
            <w:szCs w:val="22"/>
          </w:rPr>
          <w:t>Find this code:</w:t>
        </w:r>
      </w:ins>
    </w:p>
    <w:p w:rsidR="000B2D88" w:rsidRDefault="009B6E51" w:rsidP="000B2D88">
      <w:pPr>
        <w:pStyle w:val="code"/>
        <w:rPr>
          <w:highlight w:val="green"/>
        </w:rPr>
      </w:pPr>
      <w:ins w:id="1081" w:author="Nishikant ." w:date="2019-01-28T15:38:00Z">
        <w:r w:rsidRPr="000B2D88">
          <w:rPr>
            <w:highlight w:val="green"/>
            <w:rPrChange w:id="1082" w:author="Nishikant ." w:date="2019-01-28T15:52:00Z">
              <w:rPr>
                <w:rFonts w:cs="Courier New"/>
                <w:b/>
                <w:bCs/>
                <w:color w:val="7F0055"/>
                <w:sz w:val="20"/>
                <w:szCs w:val="20"/>
              </w:rPr>
            </w:rPrChange>
          </w:rPr>
          <w:t>if</w:t>
        </w:r>
        <w:r w:rsidRPr="000B2D88">
          <w:rPr>
            <w:highlight w:val="green"/>
            <w:rPrChange w:id="1083" w:author="Nishikant ." w:date="2019-01-28T15:52:00Z">
              <w:rPr>
                <w:rFonts w:cs="Courier New"/>
                <w:color w:val="000000"/>
                <w:sz w:val="20"/>
                <w:szCs w:val="20"/>
              </w:rPr>
            </w:rPrChange>
          </w:rPr>
          <w:t xml:space="preserve"> (!(orderObj.createdBy.equals(WorldpayConstants.CUSTOMERORDER)) &amp;&amp; session.isUserAuthenticated())</w:t>
        </w:r>
      </w:ins>
    </w:p>
    <w:p w:rsidR="009B6E51" w:rsidRPr="000B2D88" w:rsidRDefault="009B6E51" w:rsidP="000B2D88">
      <w:pPr>
        <w:pStyle w:val="code"/>
        <w:rPr>
          <w:ins w:id="1084" w:author="Nishikant ." w:date="2019-01-28T15:38:00Z"/>
          <w:highlight w:val="green"/>
          <w:rPrChange w:id="1085" w:author="Nishikant ." w:date="2019-01-28T15:52:00Z">
            <w:rPr>
              <w:ins w:id="1086" w:author="Nishikant ." w:date="2019-01-28T15:38:00Z"/>
              <w:rFonts w:cs="Courier New"/>
              <w:sz w:val="20"/>
              <w:szCs w:val="20"/>
            </w:rPr>
          </w:rPrChange>
        </w:rPr>
      </w:pPr>
      <w:ins w:id="1087" w:author="Nishikant ." w:date="2019-01-28T15:38:00Z">
        <w:r w:rsidRPr="000B2D88">
          <w:rPr>
            <w:highlight w:val="green"/>
            <w:rPrChange w:id="1088" w:author="Nishikant ." w:date="2019-01-28T15:52:00Z">
              <w:rPr>
                <w:rFonts w:cs="Courier New"/>
                <w:color w:val="000000"/>
                <w:sz w:val="20"/>
                <w:szCs w:val="20"/>
              </w:rPr>
            </w:rPrChange>
          </w:rPr>
          <w:t xml:space="preserve"> { /</w:t>
        </w:r>
        <w:r w:rsidRPr="000B2D88">
          <w:rPr>
            <w:highlight w:val="green"/>
            <w:rPrChange w:id="1089" w:author="Nishikant ." w:date="2019-01-28T15:52:00Z">
              <w:rPr>
                <w:rFonts w:cs="Courier New"/>
                <w:color w:val="3F7F5F"/>
                <w:sz w:val="20"/>
                <w:szCs w:val="20"/>
              </w:rPr>
            </w:rPrChange>
          </w:rPr>
          <w:t>/</w:t>
        </w:r>
        <w:r w:rsidRPr="000B2D88">
          <w:rPr>
            <w:highlight w:val="green"/>
            <w:rPrChange w:id="1090" w:author="Nishikant ." w:date="2019-01-28T15:52:00Z">
              <w:rPr>
                <w:rFonts w:cs="Courier New"/>
                <w:color w:val="3F7F5F"/>
                <w:sz w:val="20"/>
                <w:szCs w:val="20"/>
                <w:u w:val="single"/>
              </w:rPr>
            </w:rPrChange>
          </w:rPr>
          <w:t>eslint</w:t>
        </w:r>
        <w:r w:rsidRPr="000B2D88">
          <w:rPr>
            <w:highlight w:val="green"/>
            <w:rPrChange w:id="1091" w:author="Nishikant ." w:date="2019-01-28T15:52:00Z">
              <w:rPr>
                <w:rFonts w:cs="Courier New"/>
                <w:color w:val="3F7F5F"/>
                <w:sz w:val="20"/>
                <w:szCs w:val="20"/>
              </w:rPr>
            </w:rPrChange>
          </w:rPr>
          <w:t>-disable-line</w:t>
        </w:r>
      </w:ins>
    </w:p>
    <w:p w:rsidR="009B6E51" w:rsidRPr="000B2D88" w:rsidRDefault="009B6E51" w:rsidP="000B2D88">
      <w:pPr>
        <w:pStyle w:val="code"/>
        <w:rPr>
          <w:ins w:id="1092" w:author="Nishikant ." w:date="2019-01-28T15:52:00Z"/>
          <w:highlight w:val="green"/>
          <w:rPrChange w:id="1093" w:author="Nishikant ." w:date="2019-01-28T15:52:00Z">
            <w:rPr>
              <w:ins w:id="1094" w:author="Nishikant ." w:date="2019-01-28T15:52:00Z"/>
              <w:rFonts w:cs="Courier New"/>
              <w:color w:val="3F7F5F"/>
              <w:sz w:val="20"/>
              <w:szCs w:val="20"/>
            </w:rPr>
          </w:rPrChange>
        </w:rPr>
      </w:pPr>
      <w:ins w:id="1095" w:author="Nishikant ." w:date="2019-01-28T15:38:00Z">
        <w:r w:rsidRPr="000B2D88">
          <w:rPr>
            <w:highlight w:val="green"/>
            <w:rPrChange w:id="1096" w:author="Nishikant ." w:date="2019-01-28T15:52:00Z">
              <w:rPr>
                <w:rFonts w:cs="Courier New"/>
                <w:color w:val="000000"/>
                <w:sz w:val="20"/>
                <w:szCs w:val="20"/>
              </w:rPr>
            </w:rPrChange>
          </w:rPr>
          <w:t xml:space="preserve">        storedCredentials = </w:t>
        </w:r>
        <w:r w:rsidRPr="000B2D88">
          <w:rPr>
            <w:highlight w:val="green"/>
            <w:rPrChange w:id="1097" w:author="Nishikant ." w:date="2019-01-28T15:52:00Z">
              <w:rPr>
                <w:rFonts w:cs="Courier New"/>
                <w:b/>
                <w:bCs/>
                <w:color w:val="7F0055"/>
                <w:sz w:val="20"/>
                <w:szCs w:val="20"/>
              </w:rPr>
            </w:rPrChange>
          </w:rPr>
          <w:t>new</w:t>
        </w:r>
        <w:r w:rsidRPr="000B2D88">
          <w:rPr>
            <w:highlight w:val="green"/>
            <w:rPrChange w:id="1098" w:author="Nishikant ." w:date="2019-01-28T15:52:00Z">
              <w:rPr>
                <w:rFonts w:cs="Courier New"/>
                <w:color w:val="000000"/>
                <w:sz w:val="20"/>
                <w:szCs w:val="20"/>
              </w:rPr>
            </w:rPrChange>
          </w:rPr>
          <w:t xml:space="preserve"> XML(</w:t>
        </w:r>
        <w:r w:rsidRPr="000B2D88">
          <w:rPr>
            <w:highlight w:val="green"/>
            <w:rPrChange w:id="1099" w:author="Nishikant ." w:date="2019-01-28T15:52:00Z">
              <w:rPr>
                <w:rFonts w:cs="Courier New"/>
                <w:color w:val="2A00FF"/>
                <w:sz w:val="20"/>
                <w:szCs w:val="20"/>
              </w:rPr>
            </w:rPrChange>
          </w:rPr>
          <w:t>'&lt;storedCredentials usage="USED" merchantInitiatedReason="'</w:t>
        </w:r>
        <w:r w:rsidRPr="000B2D88">
          <w:rPr>
            <w:highlight w:val="green"/>
            <w:rPrChange w:id="1100" w:author="Nishikant ." w:date="2019-01-28T15:52:00Z">
              <w:rPr>
                <w:rFonts w:cs="Courier New"/>
                <w:color w:val="000000"/>
                <w:sz w:val="20"/>
                <w:szCs w:val="20"/>
              </w:rPr>
            </w:rPrChange>
          </w:rPr>
          <w:t xml:space="preserve"> + Resource.msg(</w:t>
        </w:r>
        <w:r w:rsidRPr="000B2D88">
          <w:rPr>
            <w:highlight w:val="green"/>
            <w:rPrChange w:id="1101" w:author="Nishikant ." w:date="2019-01-28T15:52:00Z">
              <w:rPr>
                <w:rFonts w:cs="Courier New"/>
                <w:color w:val="2A00FF"/>
                <w:sz w:val="20"/>
                <w:szCs w:val="20"/>
              </w:rPr>
            </w:rPrChange>
          </w:rPr>
          <w:t>'worldpay.storedcred.mi.UNSCHEDULED'</w:t>
        </w:r>
        <w:r w:rsidRPr="000B2D88">
          <w:rPr>
            <w:highlight w:val="green"/>
            <w:rPrChange w:id="1102" w:author="Nishikant ." w:date="2019-01-28T15:52:00Z">
              <w:rPr>
                <w:rFonts w:cs="Courier New"/>
                <w:color w:val="000000"/>
                <w:sz w:val="20"/>
                <w:szCs w:val="20"/>
              </w:rPr>
            </w:rPrChange>
          </w:rPr>
          <w:t xml:space="preserve">, </w:t>
        </w:r>
        <w:r w:rsidRPr="000B2D88">
          <w:rPr>
            <w:highlight w:val="green"/>
            <w:rPrChange w:id="1103" w:author="Nishikant ." w:date="2019-01-28T15:52:00Z">
              <w:rPr>
                <w:rFonts w:cs="Courier New"/>
                <w:color w:val="2A00FF"/>
                <w:sz w:val="20"/>
                <w:szCs w:val="20"/>
              </w:rPr>
            </w:rPrChange>
          </w:rPr>
          <w:t>'worldpay'</w:t>
        </w:r>
        <w:r w:rsidRPr="000B2D88">
          <w:rPr>
            <w:highlight w:val="green"/>
            <w:rPrChange w:id="1104" w:author="Nishikant ." w:date="2019-01-28T15:52:00Z">
              <w:rPr>
                <w:rFonts w:cs="Courier New"/>
                <w:color w:val="000000"/>
                <w:sz w:val="20"/>
                <w:szCs w:val="20"/>
              </w:rPr>
            </w:rPrChange>
          </w:rPr>
          <w:t xml:space="preserve">, </w:t>
        </w:r>
        <w:r w:rsidRPr="000B2D88">
          <w:rPr>
            <w:highlight w:val="green"/>
            <w:rPrChange w:id="1105" w:author="Nishikant ." w:date="2019-01-28T15:52:00Z">
              <w:rPr>
                <w:rFonts w:cs="Courier New"/>
                <w:b/>
                <w:bCs/>
                <w:color w:val="7F0055"/>
                <w:sz w:val="20"/>
                <w:szCs w:val="20"/>
              </w:rPr>
            </w:rPrChange>
          </w:rPr>
          <w:t>null</w:t>
        </w:r>
        <w:r w:rsidRPr="000B2D88">
          <w:rPr>
            <w:highlight w:val="green"/>
            <w:rPrChange w:id="1106" w:author="Nishikant ." w:date="2019-01-28T15:52:00Z">
              <w:rPr>
                <w:rFonts w:cs="Courier New"/>
                <w:color w:val="000000"/>
                <w:sz w:val="20"/>
                <w:szCs w:val="20"/>
              </w:rPr>
            </w:rPrChange>
          </w:rPr>
          <w:t xml:space="preserve">) + </w:t>
        </w:r>
        <w:r w:rsidRPr="000B2D88">
          <w:rPr>
            <w:highlight w:val="green"/>
            <w:rPrChange w:id="1107" w:author="Nishikant ." w:date="2019-01-28T15:52:00Z">
              <w:rPr>
                <w:rFonts w:cs="Courier New"/>
                <w:color w:val="2A00FF"/>
                <w:sz w:val="20"/>
                <w:szCs w:val="20"/>
              </w:rPr>
            </w:rPrChange>
          </w:rPr>
          <w:t>'"&gt;&lt;/storedCredentials&gt;'</w:t>
        </w:r>
        <w:r w:rsidRPr="000B2D88">
          <w:rPr>
            <w:highlight w:val="green"/>
            <w:rPrChange w:id="1108" w:author="Nishikant ." w:date="2019-01-28T15:52:00Z">
              <w:rPr>
                <w:rFonts w:cs="Courier New"/>
                <w:color w:val="000000"/>
                <w:sz w:val="20"/>
                <w:szCs w:val="20"/>
              </w:rPr>
            </w:rPrChange>
          </w:rPr>
          <w:t xml:space="preserve">); </w:t>
        </w:r>
        <w:r w:rsidRPr="000B2D88">
          <w:rPr>
            <w:highlight w:val="green"/>
            <w:rPrChange w:id="1109" w:author="Nishikant ." w:date="2019-01-28T15:52:00Z">
              <w:rPr>
                <w:rFonts w:cs="Courier New"/>
                <w:color w:val="3F7F5F"/>
                <w:sz w:val="20"/>
                <w:szCs w:val="20"/>
              </w:rPr>
            </w:rPrChange>
          </w:rPr>
          <w:t>//</w:t>
        </w:r>
        <w:r w:rsidRPr="000B2D88">
          <w:rPr>
            <w:highlight w:val="green"/>
            <w:rPrChange w:id="1110" w:author="Nishikant ." w:date="2019-01-28T15:52:00Z">
              <w:rPr>
                <w:rFonts w:cs="Courier New"/>
                <w:color w:val="3F7F5F"/>
                <w:sz w:val="20"/>
                <w:szCs w:val="20"/>
                <w:u w:val="single"/>
              </w:rPr>
            </w:rPrChange>
          </w:rPr>
          <w:t>eslint</w:t>
        </w:r>
        <w:r w:rsidRPr="000B2D88">
          <w:rPr>
            <w:highlight w:val="green"/>
            <w:rPrChange w:id="1111" w:author="Nishikant ." w:date="2019-01-28T15:52:00Z">
              <w:rPr>
                <w:rFonts w:cs="Courier New"/>
                <w:color w:val="3F7F5F"/>
                <w:sz w:val="20"/>
                <w:szCs w:val="20"/>
              </w:rPr>
            </w:rPrChange>
          </w:rPr>
          <w:t>-disable-line</w:t>
        </w:r>
      </w:ins>
    </w:p>
    <w:p w:rsidR="009B6E51" w:rsidRPr="0071034B" w:rsidRDefault="009B6E51" w:rsidP="000B2D88">
      <w:pPr>
        <w:pStyle w:val="code"/>
        <w:rPr>
          <w:ins w:id="1112" w:author="Nishikant ." w:date="2019-01-28T15:52:00Z"/>
        </w:rPr>
      </w:pPr>
      <w:ins w:id="1113" w:author="Nishikant ." w:date="2019-01-28T15:52:00Z">
        <w:r w:rsidRPr="000B2D88">
          <w:rPr>
            <w:highlight w:val="green"/>
            <w:rPrChange w:id="1114" w:author="Nishikant ." w:date="2019-01-28T15:52:00Z">
              <w:rPr>
                <w:rFonts w:cs="Courier New"/>
                <w:color w:val="000000"/>
                <w:sz w:val="20"/>
                <w:szCs w:val="20"/>
              </w:rPr>
            </w:rPrChange>
          </w:rPr>
          <w:t xml:space="preserve">        }</w:t>
        </w:r>
        <w:r w:rsidRPr="0071034B">
          <w:rPr>
            <w:rPrChange w:id="1115" w:author="Nishikant ." w:date="2019-01-28T15:52:00Z">
              <w:rPr>
                <w:rFonts w:cs="Courier New"/>
                <w:color w:val="000000"/>
                <w:sz w:val="20"/>
                <w:szCs w:val="20"/>
              </w:rPr>
            </w:rPrChange>
          </w:rPr>
          <w:t xml:space="preserve"> </w:t>
        </w:r>
      </w:ins>
    </w:p>
    <w:p w:rsidR="009B6E51" w:rsidRPr="0071034B" w:rsidRDefault="009B6E51" w:rsidP="009B6E51">
      <w:pPr>
        <w:autoSpaceDE w:val="0"/>
        <w:autoSpaceDN w:val="0"/>
        <w:adjustRightInd w:val="0"/>
        <w:spacing w:after="0" w:line="240" w:lineRule="auto"/>
        <w:rPr>
          <w:ins w:id="1116" w:author="Nishikant ." w:date="2019-01-28T15:40:00Z"/>
          <w:rPrChange w:id="1117" w:author="Nishikant ." w:date="2019-01-28T15:52:00Z">
            <w:rPr>
              <w:ins w:id="1118" w:author="Nishikant ." w:date="2019-01-28T15:40:00Z"/>
              <w:rFonts w:ascii="Courier New" w:hAnsi="Courier New" w:cs="Courier New"/>
              <w:color w:val="3F7F5F"/>
              <w:sz w:val="20"/>
              <w:szCs w:val="20"/>
            </w:rPr>
          </w:rPrChange>
        </w:rPr>
      </w:pPr>
    </w:p>
    <w:p w:rsidR="009B6E51" w:rsidRPr="0071034B" w:rsidRDefault="009B6E51" w:rsidP="009B6E51">
      <w:pPr>
        <w:autoSpaceDE w:val="0"/>
        <w:autoSpaceDN w:val="0"/>
        <w:adjustRightInd w:val="0"/>
        <w:spacing w:after="0" w:line="240" w:lineRule="auto"/>
        <w:rPr>
          <w:ins w:id="1119" w:author="Nishikant ." w:date="2019-01-28T15:40:00Z"/>
          <w:rPrChange w:id="1120" w:author="Nishikant ." w:date="2019-01-28T15:52:00Z">
            <w:rPr>
              <w:ins w:id="1121" w:author="Nishikant ." w:date="2019-01-28T15:40:00Z"/>
              <w:rFonts w:ascii="Courier New" w:hAnsi="Courier New" w:cs="Courier New"/>
              <w:color w:val="3F7F5F"/>
              <w:sz w:val="20"/>
              <w:szCs w:val="20"/>
            </w:rPr>
          </w:rPrChange>
        </w:rPr>
      </w:pPr>
    </w:p>
    <w:p w:rsidR="009B6E51" w:rsidRPr="0071034B" w:rsidRDefault="009B6E51" w:rsidP="009B6E51">
      <w:pPr>
        <w:autoSpaceDE w:val="0"/>
        <w:autoSpaceDN w:val="0"/>
        <w:adjustRightInd w:val="0"/>
        <w:spacing w:after="0" w:line="240" w:lineRule="auto"/>
        <w:rPr>
          <w:ins w:id="1122" w:author="Nishikant ." w:date="2019-01-28T15:51:00Z"/>
          <w:rPrChange w:id="1123" w:author="Nishikant ." w:date="2019-01-28T15:52:00Z">
            <w:rPr>
              <w:ins w:id="1124" w:author="Nishikant ." w:date="2019-01-28T15:51:00Z"/>
              <w:rFonts w:ascii="Courier New" w:hAnsi="Courier New" w:cs="Courier New"/>
              <w:color w:val="3F7F5F"/>
              <w:sz w:val="20"/>
              <w:szCs w:val="20"/>
            </w:rPr>
          </w:rPrChange>
        </w:rPr>
      </w:pPr>
      <w:ins w:id="1125" w:author="Nishikant ." w:date="2019-01-28T15:40:00Z">
        <w:r w:rsidRPr="0071034B">
          <w:rPr>
            <w:rPrChange w:id="1126" w:author="Nishikant ." w:date="2019-01-28T15:52:00Z">
              <w:rPr>
                <w:rFonts w:ascii="Courier New" w:hAnsi="Courier New" w:cs="Courier New"/>
                <w:color w:val="3F7F5F"/>
                <w:sz w:val="20"/>
                <w:szCs w:val="20"/>
              </w:rPr>
            </w:rPrChange>
          </w:rPr>
          <w:t xml:space="preserve">In </w:t>
        </w:r>
      </w:ins>
      <w:ins w:id="1127" w:author="Nishikant ." w:date="2019-01-28T15:50:00Z">
        <w:r w:rsidRPr="0071034B">
          <w:rPr>
            <w:rPrChange w:id="1128" w:author="Nishikant ." w:date="2019-01-28T15:52:00Z">
              <w:rPr>
                <w:rFonts w:ascii="Courier New" w:hAnsi="Courier New" w:cs="Courier New"/>
                <w:color w:val="3F7F5F"/>
                <w:sz w:val="20"/>
                <w:szCs w:val="20"/>
              </w:rPr>
            </w:rPrChange>
          </w:rPr>
          <w:t xml:space="preserve">this part of code change </w:t>
        </w:r>
      </w:ins>
      <w:ins w:id="1129" w:author="Nishikant ." w:date="2019-01-28T15:51:00Z">
        <w:r w:rsidRPr="0071034B">
          <w:rPr>
            <w:rPrChange w:id="1130" w:author="Nishikant ." w:date="2019-01-28T15:52:00Z">
              <w:rPr>
                <w:rFonts w:ascii="Courier New" w:hAnsi="Courier New" w:cs="Courier New"/>
                <w:color w:val="3F7F5F"/>
                <w:sz w:val="20"/>
                <w:szCs w:val="20"/>
              </w:rPr>
            </w:rPrChange>
          </w:rPr>
          <w:t>inside Resource.msg.</w:t>
        </w:r>
      </w:ins>
    </w:p>
    <w:p w:rsidR="009B6E51" w:rsidRPr="0071034B" w:rsidRDefault="009B6E51" w:rsidP="009B6E51">
      <w:pPr>
        <w:autoSpaceDE w:val="0"/>
        <w:autoSpaceDN w:val="0"/>
        <w:adjustRightInd w:val="0"/>
        <w:spacing w:after="0" w:line="240" w:lineRule="auto"/>
        <w:rPr>
          <w:ins w:id="1131" w:author="Nishikant ." w:date="2019-01-28T15:52:00Z"/>
          <w:rPrChange w:id="1132" w:author="Nishikant ." w:date="2019-01-28T15:52:00Z">
            <w:rPr>
              <w:ins w:id="1133" w:author="Nishikant ." w:date="2019-01-28T15:52:00Z"/>
              <w:rFonts w:ascii="Courier New" w:hAnsi="Courier New" w:cs="Courier New"/>
              <w:color w:val="000000"/>
              <w:sz w:val="20"/>
              <w:szCs w:val="20"/>
            </w:rPr>
          </w:rPrChange>
        </w:rPr>
      </w:pPr>
      <w:ins w:id="1134" w:author="Nishikant ." w:date="2019-01-28T15:51:00Z">
        <w:r w:rsidRPr="0071034B">
          <w:rPr>
            <w:rPrChange w:id="1135" w:author="Nishikant ." w:date="2019-01-28T15:52:00Z">
              <w:rPr>
                <w:rFonts w:ascii="Courier New" w:hAnsi="Courier New" w:cs="Courier New"/>
                <w:color w:val="3F7F5F"/>
                <w:sz w:val="20"/>
                <w:szCs w:val="20"/>
              </w:rPr>
            </w:rPrChange>
          </w:rPr>
          <w:t xml:space="preserve"> For eg, for installment</w:t>
        </w:r>
      </w:ins>
      <w:ins w:id="1136" w:author="Nishikant ." w:date="2019-01-28T15:52:00Z">
        <w:r w:rsidRPr="0071034B">
          <w:rPr>
            <w:rPrChange w:id="1137" w:author="Nishikant ." w:date="2019-01-28T15:52:00Z">
              <w:rPr>
                <w:rFonts w:ascii="Courier New" w:hAnsi="Courier New" w:cs="Courier New"/>
                <w:color w:val="3F7F5F"/>
                <w:sz w:val="20"/>
                <w:szCs w:val="20"/>
              </w:rPr>
            </w:rPrChange>
          </w:rPr>
          <w:t xml:space="preserve"> + </w:t>
        </w:r>
        <w:r w:rsidRPr="0071034B">
          <w:rPr>
            <w:rPrChange w:id="1138" w:author="Nishikant ." w:date="2019-01-28T15:52:00Z">
              <w:rPr>
                <w:rFonts w:ascii="Courier New" w:hAnsi="Courier New" w:cs="Courier New"/>
                <w:color w:val="000000"/>
                <w:sz w:val="20"/>
                <w:szCs w:val="20"/>
              </w:rPr>
            </w:rPrChange>
          </w:rPr>
          <w:t>Resource.msg(</w:t>
        </w:r>
        <w:r w:rsidRPr="0071034B">
          <w:rPr>
            <w:rPrChange w:id="1139" w:author="Nishikant ." w:date="2019-01-28T15:52:00Z">
              <w:rPr>
                <w:rFonts w:ascii="Courier New" w:hAnsi="Courier New" w:cs="Courier New"/>
                <w:color w:val="2A00FF"/>
                <w:sz w:val="20"/>
                <w:szCs w:val="20"/>
              </w:rPr>
            </w:rPrChange>
          </w:rPr>
          <w:t>'worldpay.storedcred.mi.</w:t>
        </w:r>
        <w:r w:rsidRPr="0071034B">
          <w:rPr>
            <w:rPrChange w:id="1140" w:author="Nishikant ." w:date="2019-01-28T15:52:00Z">
              <w:rPr>
                <w:rFonts w:ascii="Courier New" w:hAnsi="Courier New" w:cs="Courier New"/>
                <w:color w:val="000000"/>
                <w:sz w:val="20"/>
                <w:szCs w:val="20"/>
              </w:rPr>
            </w:rPrChange>
          </w:rPr>
          <w:t xml:space="preserve"> INSTALMENT, </w:t>
        </w:r>
        <w:r w:rsidRPr="0071034B">
          <w:rPr>
            <w:rPrChange w:id="1141" w:author="Nishikant ." w:date="2019-01-28T15:52:00Z">
              <w:rPr>
                <w:rFonts w:ascii="Courier New" w:hAnsi="Courier New" w:cs="Courier New"/>
                <w:color w:val="2A00FF"/>
                <w:sz w:val="20"/>
                <w:szCs w:val="20"/>
              </w:rPr>
            </w:rPrChange>
          </w:rPr>
          <w:t>'worldpay'</w:t>
        </w:r>
        <w:r w:rsidRPr="0071034B">
          <w:rPr>
            <w:rPrChange w:id="1142" w:author="Nishikant ." w:date="2019-01-28T15:52:00Z">
              <w:rPr>
                <w:rFonts w:ascii="Courier New" w:hAnsi="Courier New" w:cs="Courier New"/>
                <w:color w:val="000000"/>
                <w:sz w:val="20"/>
                <w:szCs w:val="20"/>
              </w:rPr>
            </w:rPrChange>
          </w:rPr>
          <w:t xml:space="preserve">, </w:t>
        </w:r>
        <w:r w:rsidRPr="0071034B">
          <w:rPr>
            <w:rPrChange w:id="1143" w:author="Nishikant ." w:date="2019-01-28T15:52:00Z">
              <w:rPr>
                <w:rFonts w:ascii="Courier New" w:hAnsi="Courier New" w:cs="Courier New"/>
                <w:b/>
                <w:bCs/>
                <w:color w:val="7F0055"/>
                <w:sz w:val="20"/>
                <w:szCs w:val="20"/>
              </w:rPr>
            </w:rPrChange>
          </w:rPr>
          <w:t>null</w:t>
        </w:r>
        <w:r w:rsidRPr="0071034B">
          <w:rPr>
            <w:rPrChange w:id="1144" w:author="Nishikant ." w:date="2019-01-28T15:52:00Z">
              <w:rPr>
                <w:rFonts w:ascii="Courier New" w:hAnsi="Courier New" w:cs="Courier New"/>
                <w:color w:val="000000"/>
                <w:sz w:val="20"/>
                <w:szCs w:val="20"/>
              </w:rPr>
            </w:rPrChange>
          </w:rPr>
          <w:t>)</w:t>
        </w:r>
      </w:ins>
    </w:p>
    <w:p w:rsidR="009B6E51" w:rsidRPr="0071034B" w:rsidRDefault="009B6E51" w:rsidP="009B6E51">
      <w:pPr>
        <w:autoSpaceDE w:val="0"/>
        <w:autoSpaceDN w:val="0"/>
        <w:adjustRightInd w:val="0"/>
        <w:spacing w:after="0" w:line="240" w:lineRule="auto"/>
        <w:rPr>
          <w:ins w:id="1145" w:author="Nishikant ." w:date="2019-01-28T15:38:00Z"/>
          <w:rPrChange w:id="1146" w:author="Nishikant ." w:date="2019-01-28T15:52:00Z">
            <w:rPr>
              <w:ins w:id="1147" w:author="Nishikant ." w:date="2019-01-28T15:38:00Z"/>
              <w:rFonts w:ascii="Courier New" w:hAnsi="Courier New" w:cs="Courier New"/>
              <w:sz w:val="20"/>
              <w:szCs w:val="20"/>
            </w:rPr>
          </w:rPrChange>
        </w:rPr>
      </w:pPr>
      <w:ins w:id="1148" w:author="Nishikant ." w:date="2019-01-28T15:52:00Z">
        <w:r w:rsidRPr="0071034B">
          <w:rPr>
            <w:rPrChange w:id="1149" w:author="Nishikant ." w:date="2019-01-28T15:52:00Z">
              <w:rPr>
                <w:rFonts w:ascii="Courier New" w:hAnsi="Courier New" w:cs="Courier New"/>
                <w:color w:val="000000"/>
                <w:sz w:val="20"/>
                <w:szCs w:val="20"/>
              </w:rPr>
            </w:rPrChange>
          </w:rPr>
          <w:t>And so on,</w:t>
        </w:r>
      </w:ins>
    </w:p>
    <w:p w:rsidR="009B6E51" w:rsidRPr="0071034B" w:rsidRDefault="009B6E51">
      <w:pPr>
        <w:pStyle w:val="NormalWeb"/>
        <w:shd w:val="clear" w:color="auto" w:fill="FFFFFF"/>
        <w:spacing w:before="175" w:after="86" w:line="240" w:lineRule="auto"/>
        <w:ind w:left="720"/>
        <w:rPr>
          <w:ins w:id="1150" w:author="Nishikant ." w:date="2019-01-28T15:19:00Z"/>
          <w:rFonts w:asciiTheme="minorHAnsi" w:hAnsiTheme="minorHAnsi"/>
          <w:sz w:val="22"/>
          <w:szCs w:val="22"/>
        </w:rPr>
        <w:pPrChange w:id="1151" w:author="Nishikant ." w:date="2019-01-28T15:23:00Z">
          <w:pPr>
            <w:pStyle w:val="NormalWeb"/>
            <w:numPr>
              <w:numId w:val="84"/>
            </w:numPr>
            <w:shd w:val="clear" w:color="auto" w:fill="FFFFFF"/>
            <w:tabs>
              <w:tab w:val="num" w:pos="720"/>
            </w:tabs>
            <w:spacing w:before="175" w:after="86" w:line="240" w:lineRule="auto"/>
            <w:ind w:left="720" w:hanging="360"/>
          </w:pPr>
        </w:pPrChange>
      </w:pPr>
    </w:p>
    <w:p w:rsidR="009B6E51" w:rsidRPr="0071034B" w:rsidRDefault="009B6E51" w:rsidP="009B6E51">
      <w:pPr>
        <w:pStyle w:val="NormalWeb"/>
        <w:numPr>
          <w:ilvl w:val="1"/>
          <w:numId w:val="82"/>
        </w:numPr>
        <w:shd w:val="clear" w:color="auto" w:fill="FFFFFF"/>
        <w:spacing w:before="175" w:after="86" w:line="240" w:lineRule="auto"/>
        <w:ind w:left="450"/>
        <w:rPr>
          <w:ins w:id="1152" w:author="Nishikant ." w:date="2019-01-28T15:19:00Z"/>
          <w:rFonts w:asciiTheme="minorHAnsi" w:hAnsiTheme="minorHAnsi"/>
          <w:sz w:val="22"/>
          <w:szCs w:val="22"/>
        </w:rPr>
      </w:pPr>
      <w:ins w:id="1153" w:author="Nishikant ." w:date="2019-01-28T15:19:00Z">
        <w:r w:rsidRPr="0071034B">
          <w:rPr>
            <w:rFonts w:asciiTheme="minorHAnsi" w:hAnsiTheme="minorHAnsi"/>
            <w:sz w:val="22"/>
            <w:szCs w:val="22"/>
          </w:rPr>
          <w:t>The "FIRST" response message</w:t>
        </w:r>
      </w:ins>
    </w:p>
    <w:p w:rsidR="009B6E51" w:rsidRPr="0071034B" w:rsidRDefault="009B6E51" w:rsidP="0071034B">
      <w:pPr>
        <w:pStyle w:val="NormalWeb"/>
        <w:numPr>
          <w:ilvl w:val="1"/>
          <w:numId w:val="83"/>
        </w:numPr>
        <w:shd w:val="clear" w:color="auto" w:fill="FFFFFF"/>
        <w:spacing w:before="175" w:after="86" w:line="240" w:lineRule="auto"/>
        <w:ind w:left="450"/>
        <w:rPr>
          <w:ins w:id="1154" w:author="Nishikant ." w:date="2019-01-28T15:19:00Z"/>
          <w:rFonts w:asciiTheme="minorHAnsi" w:hAnsiTheme="minorHAnsi"/>
          <w:sz w:val="22"/>
          <w:szCs w:val="22"/>
        </w:rPr>
      </w:pPr>
      <w:ins w:id="1155" w:author="Nishikant ." w:date="2019-01-28T15:19:00Z">
        <w:r w:rsidRPr="0071034B">
          <w:rPr>
            <w:rFonts w:asciiTheme="minorHAnsi" w:hAnsiTheme="minorHAnsi"/>
            <w:sz w:val="22"/>
            <w:szCs w:val="22"/>
          </w:rPr>
          <w:t>The previous "USED" response message</w:t>
        </w:r>
      </w:ins>
    </w:p>
    <w:p w:rsidR="009B6E51" w:rsidRPr="0071034B" w:rsidRDefault="009B6E51" w:rsidP="009B6E51">
      <w:pPr>
        <w:pStyle w:val="NormalWeb"/>
        <w:shd w:val="clear" w:color="auto" w:fill="F7F7F5"/>
        <w:spacing w:after="0"/>
        <w:rPr>
          <w:ins w:id="1156" w:author="Nishikant ." w:date="2019-01-28T15:19:00Z"/>
          <w:rFonts w:asciiTheme="minorHAnsi" w:hAnsiTheme="minorHAnsi"/>
          <w:sz w:val="22"/>
          <w:szCs w:val="22"/>
        </w:rPr>
      </w:pPr>
      <w:ins w:id="1157" w:author="Nishikant ." w:date="2019-01-28T15:19:00Z">
        <w:r w:rsidRPr="0071034B">
          <w:rPr>
            <w:rFonts w:asciiTheme="minorHAnsi" w:hAnsiTheme="minorHAnsi"/>
            <w:sz w:val="22"/>
            <w:szCs w:val="22"/>
          </w:rPr>
          <w:t>  &lt;storedCredentials usage="USED" merchantInitiatedReason="UNSCHEDULED"&gt;</w:t>
        </w:r>
      </w:ins>
    </w:p>
    <w:p w:rsidR="009B6E51" w:rsidRPr="0071034B" w:rsidRDefault="009B6E51" w:rsidP="009B6E51">
      <w:pPr>
        <w:pStyle w:val="NormalWeb"/>
        <w:shd w:val="clear" w:color="auto" w:fill="F7F7F5"/>
        <w:spacing w:after="0"/>
        <w:rPr>
          <w:ins w:id="1158" w:author="Nishikant ." w:date="2019-01-28T15:19:00Z"/>
          <w:rFonts w:asciiTheme="minorHAnsi" w:hAnsiTheme="minorHAnsi"/>
          <w:sz w:val="22"/>
          <w:szCs w:val="22"/>
        </w:rPr>
      </w:pPr>
      <w:ins w:id="1159" w:author="Nishikant ." w:date="2019-01-28T15:19:00Z">
        <w:r w:rsidRPr="0071034B">
          <w:rPr>
            <w:rFonts w:asciiTheme="minorHAnsi" w:hAnsiTheme="minorHAnsi"/>
            <w:sz w:val="22"/>
            <w:szCs w:val="22"/>
          </w:rPr>
          <w:t>    &lt;schemeTransactionIdentifier&gt;1234567890&lt;/schemeTransactionIdentifier&gt; &lt;!-- &lt;transactionIdentifier&gt; response from FIRST or USED request--&gt;</w:t>
        </w:r>
      </w:ins>
    </w:p>
    <w:p w:rsidR="009B6E51" w:rsidRPr="0071034B" w:rsidRDefault="009B6E51" w:rsidP="009B6E51">
      <w:pPr>
        <w:pStyle w:val="NormalWeb"/>
        <w:shd w:val="clear" w:color="auto" w:fill="F7F7F5"/>
        <w:spacing w:after="0"/>
        <w:rPr>
          <w:ins w:id="1160" w:author="Nishikant ." w:date="2019-01-28T15:19:00Z"/>
          <w:rFonts w:asciiTheme="minorHAnsi" w:hAnsiTheme="minorHAnsi"/>
          <w:sz w:val="22"/>
          <w:szCs w:val="22"/>
        </w:rPr>
      </w:pPr>
      <w:ins w:id="1161" w:author="Nishikant ." w:date="2019-01-28T15:19:00Z">
        <w:r w:rsidRPr="0071034B">
          <w:rPr>
            <w:rFonts w:asciiTheme="minorHAnsi" w:hAnsiTheme="minorHAnsi"/>
            <w:sz w:val="22"/>
            <w:szCs w:val="22"/>
          </w:rPr>
          <w:lastRenderedPageBreak/>
          <w:t>  &lt;/storedCredentials&gt;</w:t>
        </w:r>
      </w:ins>
    </w:p>
    <w:p w:rsidR="009B6E51" w:rsidRPr="00E37B9C" w:rsidRDefault="009B6E51" w:rsidP="00E37B9C">
      <w:pPr>
        <w:pStyle w:val="NormalWeb"/>
        <w:shd w:val="clear" w:color="auto" w:fill="F7F7F5"/>
        <w:spacing w:after="0"/>
        <w:rPr>
          <w:ins w:id="1162" w:author="Nishikant ." w:date="2019-01-28T16:37:00Z"/>
          <w:rFonts w:asciiTheme="minorHAnsi" w:hAnsiTheme="minorHAnsi"/>
          <w:sz w:val="22"/>
          <w:szCs w:val="22"/>
        </w:rPr>
      </w:pPr>
      <w:ins w:id="1163" w:author="Nishikant ." w:date="2019-01-28T15:19:00Z">
        <w:r w:rsidRPr="0071034B">
          <w:rPr>
            <w:rFonts w:asciiTheme="minorHAnsi" w:hAnsiTheme="minorHAnsi"/>
            <w:sz w:val="22"/>
            <w:szCs w:val="22"/>
          </w:rPr>
          <w:t>&lt;/paymentDetails&gt;</w:t>
        </w:r>
      </w:ins>
      <w:bookmarkEnd w:id="1042"/>
    </w:p>
    <w:p w:rsidR="00E37B9C" w:rsidRDefault="00E37B9C" w:rsidP="00E37B9C">
      <w:pPr>
        <w:pStyle w:val="Body"/>
      </w:pPr>
    </w:p>
    <w:p w:rsidR="00664BC7" w:rsidRPr="003C7F47" w:rsidRDefault="00664BC7" w:rsidP="00E37B9C">
      <w:pPr>
        <w:pStyle w:val="Body"/>
        <w:rPr>
          <w:b/>
        </w:rPr>
      </w:pPr>
      <w:r w:rsidRPr="003C7F47">
        <w:rPr>
          <w:b/>
        </w:rPr>
        <w:t xml:space="preserve">REQUEST: </w:t>
      </w:r>
    </w:p>
    <w:p w:rsidR="00074D2C" w:rsidRDefault="00074D2C" w:rsidP="00E37B9C">
      <w:pPr>
        <w:pStyle w:val="Body"/>
      </w:pPr>
    </w:p>
    <w:p w:rsidR="009B6E51" w:rsidRPr="00074D2C" w:rsidRDefault="009B6E51" w:rsidP="00074D2C">
      <w:pPr>
        <w:pStyle w:val="NormalWeb"/>
        <w:spacing w:after="0"/>
        <w:rPr>
          <w:ins w:id="1164" w:author="Nishikant ." w:date="2019-01-28T16:37:00Z"/>
          <w:rFonts w:asciiTheme="minorHAnsi" w:hAnsiTheme="minorHAnsi" w:cstheme="minorHAnsi"/>
          <w:sz w:val="22"/>
          <w:szCs w:val="22"/>
        </w:rPr>
      </w:pPr>
      <w:ins w:id="1165" w:author="Nishikant ." w:date="2019-01-28T16:37:00Z">
        <w:r w:rsidRPr="00074D2C">
          <w:rPr>
            <w:rFonts w:asciiTheme="minorHAnsi" w:hAnsiTheme="minorHAnsi" w:cstheme="minorHAnsi"/>
            <w:sz w:val="22"/>
            <w:szCs w:val="22"/>
          </w:rPr>
          <w:t>&lt;?xml version="1.0" encoding="UTF-8"?&gt;</w:t>
        </w:r>
      </w:ins>
    </w:p>
    <w:p w:rsidR="009B6E51" w:rsidRPr="00074D2C" w:rsidRDefault="009B6E51" w:rsidP="00074D2C">
      <w:pPr>
        <w:pStyle w:val="NormalWeb"/>
        <w:spacing w:after="0"/>
        <w:rPr>
          <w:ins w:id="1166" w:author="Nishikant ." w:date="2019-01-28T16:37:00Z"/>
          <w:rFonts w:asciiTheme="minorHAnsi" w:hAnsiTheme="minorHAnsi" w:cstheme="minorHAnsi"/>
          <w:sz w:val="22"/>
          <w:szCs w:val="22"/>
        </w:rPr>
      </w:pPr>
      <w:ins w:id="1167" w:author="Nishikant ." w:date="2019-01-28T16:37:00Z">
        <w:r w:rsidRPr="00074D2C">
          <w:rPr>
            <w:rFonts w:asciiTheme="minorHAnsi" w:hAnsiTheme="minorHAnsi" w:cstheme="minorHAnsi"/>
            <w:sz w:val="22"/>
            <w:szCs w:val="22"/>
          </w:rPr>
          <w:t>&lt;!DOCTYPE paymentService PUBLIC "-//WorldPay//DTD WorldPay PaymentService v1//EN"</w:t>
        </w:r>
      </w:ins>
    </w:p>
    <w:p w:rsidR="009B6E51" w:rsidRPr="00074D2C" w:rsidRDefault="009B6E51" w:rsidP="00074D2C">
      <w:pPr>
        <w:pStyle w:val="NormalWeb"/>
        <w:spacing w:after="0"/>
        <w:rPr>
          <w:ins w:id="1168" w:author="Nishikant ." w:date="2019-01-28T16:37:00Z"/>
          <w:rFonts w:asciiTheme="minorHAnsi" w:hAnsiTheme="minorHAnsi" w:cstheme="minorHAnsi"/>
          <w:sz w:val="22"/>
          <w:szCs w:val="22"/>
        </w:rPr>
      </w:pPr>
      <w:ins w:id="1169" w:author="Nishikant ." w:date="2019-01-28T16:37:00Z">
        <w:r w:rsidRPr="00074D2C">
          <w:rPr>
            <w:rFonts w:asciiTheme="minorHAnsi" w:hAnsiTheme="minorHAnsi" w:cstheme="minorHAnsi"/>
            <w:sz w:val="22"/>
            <w:szCs w:val="22"/>
          </w:rPr>
          <w:t xml:space="preserve"> "http://dtd.worldpay.com/paymentService_v1.dtd"&gt;</w:t>
        </w:r>
      </w:ins>
    </w:p>
    <w:p w:rsidR="009B6E51" w:rsidRPr="00074D2C" w:rsidRDefault="009B6E51" w:rsidP="00074D2C">
      <w:pPr>
        <w:pStyle w:val="NormalWeb"/>
        <w:spacing w:after="0"/>
        <w:rPr>
          <w:ins w:id="1170" w:author="Nishikant ." w:date="2019-01-28T16:37:00Z"/>
          <w:rFonts w:asciiTheme="minorHAnsi" w:hAnsiTheme="minorHAnsi" w:cstheme="minorHAnsi"/>
          <w:sz w:val="22"/>
          <w:szCs w:val="22"/>
        </w:rPr>
      </w:pPr>
      <w:ins w:id="1171" w:author="Nishikant ." w:date="2019-01-28T16:37:00Z">
        <w:r w:rsidRPr="00074D2C">
          <w:rPr>
            <w:rFonts w:asciiTheme="minorHAnsi" w:hAnsiTheme="minorHAnsi" w:cstheme="minorHAnsi"/>
            <w:sz w:val="22"/>
            <w:szCs w:val="22"/>
          </w:rPr>
          <w:t>&lt;paymentService version="1.4" merchantCode="YOUR_MERCHANT_CODE"&gt;</w:t>
        </w:r>
      </w:ins>
    </w:p>
    <w:p w:rsidR="009B6E51" w:rsidRPr="00074D2C" w:rsidRDefault="009B6E51" w:rsidP="00074D2C">
      <w:pPr>
        <w:pStyle w:val="NormalWeb"/>
        <w:spacing w:after="0"/>
        <w:rPr>
          <w:ins w:id="1172" w:author="Nishikant ." w:date="2019-01-28T16:37:00Z"/>
          <w:rFonts w:asciiTheme="minorHAnsi" w:hAnsiTheme="minorHAnsi" w:cstheme="minorHAnsi"/>
          <w:sz w:val="22"/>
          <w:szCs w:val="22"/>
        </w:rPr>
      </w:pPr>
      <w:ins w:id="1173" w:author="Nishikant ." w:date="2019-01-28T16:37:00Z">
        <w:r w:rsidRPr="00074D2C">
          <w:rPr>
            <w:rFonts w:asciiTheme="minorHAnsi" w:hAnsiTheme="minorHAnsi" w:cstheme="minorHAnsi"/>
            <w:sz w:val="22"/>
            <w:szCs w:val="22"/>
          </w:rPr>
          <w:t>  &lt;submit&gt;</w:t>
        </w:r>
      </w:ins>
    </w:p>
    <w:p w:rsidR="009B6E51" w:rsidRPr="00074D2C" w:rsidRDefault="009B6E51" w:rsidP="00074D2C">
      <w:pPr>
        <w:pStyle w:val="NormalWeb"/>
        <w:spacing w:after="0"/>
        <w:rPr>
          <w:ins w:id="1174" w:author="Nishikant ." w:date="2019-01-28T16:37:00Z"/>
          <w:rFonts w:asciiTheme="minorHAnsi" w:hAnsiTheme="minorHAnsi" w:cstheme="minorHAnsi"/>
          <w:sz w:val="22"/>
          <w:szCs w:val="22"/>
        </w:rPr>
      </w:pPr>
      <w:ins w:id="1175" w:author="Nishikant ." w:date="2019-01-28T16:37:00Z">
        <w:r w:rsidRPr="00074D2C">
          <w:rPr>
            <w:rFonts w:asciiTheme="minorHAnsi" w:hAnsiTheme="minorHAnsi" w:cstheme="minorHAnsi"/>
            <w:sz w:val="22"/>
            <w:szCs w:val="22"/>
          </w:rPr>
          <w:t xml:space="preserve">    &lt;order orderCode="YOUR_ORDER_CODE"&gt; </w:t>
        </w:r>
      </w:ins>
    </w:p>
    <w:p w:rsidR="009B6E51" w:rsidRPr="00074D2C" w:rsidRDefault="009B6E51" w:rsidP="00074D2C">
      <w:pPr>
        <w:pStyle w:val="NormalWeb"/>
        <w:spacing w:after="0"/>
        <w:rPr>
          <w:ins w:id="1176" w:author="Nishikant ." w:date="2019-01-28T16:37:00Z"/>
          <w:rFonts w:asciiTheme="minorHAnsi" w:hAnsiTheme="minorHAnsi" w:cstheme="minorHAnsi"/>
          <w:sz w:val="22"/>
          <w:szCs w:val="22"/>
        </w:rPr>
      </w:pPr>
      <w:ins w:id="1177" w:author="Nishikant ." w:date="2019-01-28T16:37:00Z">
        <w:r w:rsidRPr="00074D2C">
          <w:rPr>
            <w:rFonts w:asciiTheme="minorHAnsi" w:hAnsiTheme="minorHAnsi" w:cstheme="minorHAnsi"/>
            <w:sz w:val="22"/>
            <w:szCs w:val="22"/>
          </w:rPr>
          <w:t xml:space="preserve">      &lt;description&gt;YOUR DESCRIPTION&lt;/description&gt; </w:t>
        </w:r>
      </w:ins>
    </w:p>
    <w:p w:rsidR="009B6E51" w:rsidRPr="00074D2C" w:rsidRDefault="009B6E51" w:rsidP="00074D2C">
      <w:pPr>
        <w:pStyle w:val="NormalWeb"/>
        <w:spacing w:after="0"/>
        <w:rPr>
          <w:ins w:id="1178" w:author="Nishikant ." w:date="2019-01-28T16:37:00Z"/>
          <w:rFonts w:asciiTheme="minorHAnsi" w:hAnsiTheme="minorHAnsi" w:cstheme="minorHAnsi"/>
          <w:sz w:val="22"/>
          <w:szCs w:val="22"/>
        </w:rPr>
      </w:pPr>
      <w:ins w:id="1179" w:author="Nishikant ." w:date="2019-01-28T16:37:00Z">
        <w:r w:rsidRPr="00074D2C">
          <w:rPr>
            <w:rFonts w:asciiTheme="minorHAnsi" w:hAnsiTheme="minorHAnsi" w:cstheme="minorHAnsi"/>
            <w:sz w:val="22"/>
            <w:szCs w:val="22"/>
          </w:rPr>
          <w:t>      &lt;amount currencyCode="GBP" exponent="2" value="5000"/&gt;</w:t>
        </w:r>
      </w:ins>
    </w:p>
    <w:p w:rsidR="009B6E51" w:rsidRPr="00074D2C" w:rsidRDefault="009B6E51" w:rsidP="00074D2C">
      <w:pPr>
        <w:pStyle w:val="NormalWeb"/>
        <w:spacing w:after="0"/>
        <w:rPr>
          <w:ins w:id="1180" w:author="Nishikant ." w:date="2019-01-28T16:37:00Z"/>
          <w:rFonts w:asciiTheme="minorHAnsi" w:hAnsiTheme="minorHAnsi" w:cstheme="minorHAnsi"/>
          <w:sz w:val="22"/>
          <w:szCs w:val="22"/>
        </w:rPr>
      </w:pPr>
      <w:ins w:id="1181" w:author="Nishikant ." w:date="2019-01-28T16:37:00Z">
        <w:r w:rsidRPr="00074D2C">
          <w:rPr>
            <w:rFonts w:asciiTheme="minorHAnsi" w:hAnsiTheme="minorHAnsi" w:cstheme="minorHAnsi"/>
            <w:sz w:val="22"/>
            <w:szCs w:val="22"/>
          </w:rPr>
          <w:t>      &lt;paymentDetails&gt;</w:t>
        </w:r>
      </w:ins>
    </w:p>
    <w:p w:rsidR="009B6E51" w:rsidRPr="00074D2C" w:rsidRDefault="009B6E51" w:rsidP="00074D2C">
      <w:pPr>
        <w:pStyle w:val="NormalWeb"/>
        <w:spacing w:after="0"/>
        <w:rPr>
          <w:ins w:id="1182" w:author="Nishikant ." w:date="2019-01-28T16:37:00Z"/>
          <w:rFonts w:asciiTheme="minorHAnsi" w:hAnsiTheme="minorHAnsi" w:cstheme="minorHAnsi"/>
          <w:sz w:val="22"/>
          <w:szCs w:val="22"/>
        </w:rPr>
      </w:pPr>
      <w:ins w:id="1183" w:author="Nishikant ." w:date="2019-01-28T16:37:00Z">
        <w:r w:rsidRPr="00074D2C">
          <w:rPr>
            <w:rFonts w:asciiTheme="minorHAnsi" w:hAnsiTheme="minorHAnsi" w:cstheme="minorHAnsi"/>
            <w:sz w:val="22"/>
            <w:szCs w:val="22"/>
          </w:rPr>
          <w:t>        &lt;CARD-SSL&gt;</w:t>
        </w:r>
      </w:ins>
    </w:p>
    <w:p w:rsidR="009B6E51" w:rsidRPr="00074D2C" w:rsidRDefault="009B6E51" w:rsidP="00074D2C">
      <w:pPr>
        <w:pStyle w:val="NormalWeb"/>
        <w:spacing w:after="0"/>
        <w:rPr>
          <w:ins w:id="1184" w:author="Nishikant ." w:date="2019-01-28T16:37:00Z"/>
          <w:rFonts w:asciiTheme="minorHAnsi" w:hAnsiTheme="minorHAnsi" w:cstheme="minorHAnsi"/>
          <w:sz w:val="22"/>
          <w:szCs w:val="22"/>
        </w:rPr>
      </w:pPr>
      <w:ins w:id="1185" w:author="Nishikant ." w:date="2019-01-28T16:37:00Z">
        <w:r w:rsidRPr="00074D2C">
          <w:rPr>
            <w:rFonts w:asciiTheme="minorHAnsi" w:hAnsiTheme="minorHAnsi" w:cstheme="minorHAnsi"/>
            <w:sz w:val="22"/>
            <w:szCs w:val="22"/>
          </w:rPr>
          <w:t>          &lt;cardNumber&gt;4444333322221111&lt;/cardNumber&gt;</w:t>
        </w:r>
      </w:ins>
    </w:p>
    <w:p w:rsidR="009B6E51" w:rsidRPr="00074D2C" w:rsidRDefault="009B6E51" w:rsidP="00074D2C">
      <w:pPr>
        <w:pStyle w:val="NormalWeb"/>
        <w:spacing w:after="0"/>
        <w:rPr>
          <w:ins w:id="1186" w:author="Nishikant ." w:date="2019-01-28T16:37:00Z"/>
          <w:rFonts w:asciiTheme="minorHAnsi" w:hAnsiTheme="minorHAnsi" w:cstheme="minorHAnsi"/>
          <w:sz w:val="22"/>
          <w:szCs w:val="22"/>
        </w:rPr>
      </w:pPr>
      <w:ins w:id="1187" w:author="Nishikant ." w:date="2019-01-28T16:37:00Z">
        <w:r w:rsidRPr="00074D2C">
          <w:rPr>
            <w:rFonts w:asciiTheme="minorHAnsi" w:hAnsiTheme="minorHAnsi" w:cstheme="minorHAnsi"/>
            <w:sz w:val="22"/>
            <w:szCs w:val="22"/>
          </w:rPr>
          <w:t>          &lt;expiryDate&gt;</w:t>
        </w:r>
      </w:ins>
    </w:p>
    <w:p w:rsidR="009B6E51" w:rsidRPr="00074D2C" w:rsidRDefault="009B6E51" w:rsidP="00074D2C">
      <w:pPr>
        <w:pStyle w:val="NormalWeb"/>
        <w:spacing w:after="0"/>
        <w:rPr>
          <w:ins w:id="1188" w:author="Nishikant ." w:date="2019-01-28T16:37:00Z"/>
          <w:rFonts w:asciiTheme="minorHAnsi" w:hAnsiTheme="minorHAnsi" w:cstheme="minorHAnsi"/>
          <w:sz w:val="22"/>
          <w:szCs w:val="22"/>
        </w:rPr>
      </w:pPr>
      <w:ins w:id="1189" w:author="Nishikant ." w:date="2019-01-28T16:37:00Z">
        <w:r w:rsidRPr="00074D2C">
          <w:rPr>
            <w:rFonts w:asciiTheme="minorHAnsi" w:hAnsiTheme="minorHAnsi" w:cstheme="minorHAnsi"/>
            <w:sz w:val="22"/>
            <w:szCs w:val="22"/>
          </w:rPr>
          <w:t>            &lt;date month="01" year="2020"/&gt;</w:t>
        </w:r>
      </w:ins>
    </w:p>
    <w:p w:rsidR="009B6E51" w:rsidRPr="00074D2C" w:rsidRDefault="009B6E51" w:rsidP="00074D2C">
      <w:pPr>
        <w:pStyle w:val="NormalWeb"/>
        <w:spacing w:after="0"/>
        <w:rPr>
          <w:ins w:id="1190" w:author="Nishikant ." w:date="2019-01-28T16:37:00Z"/>
          <w:rFonts w:asciiTheme="minorHAnsi" w:hAnsiTheme="minorHAnsi" w:cstheme="minorHAnsi"/>
          <w:sz w:val="22"/>
          <w:szCs w:val="22"/>
        </w:rPr>
      </w:pPr>
      <w:ins w:id="1191" w:author="Nishikant ." w:date="2019-01-28T16:37:00Z">
        <w:r w:rsidRPr="00074D2C">
          <w:rPr>
            <w:rFonts w:asciiTheme="minorHAnsi" w:hAnsiTheme="minorHAnsi" w:cstheme="minorHAnsi"/>
            <w:sz w:val="22"/>
            <w:szCs w:val="22"/>
          </w:rPr>
          <w:t>          &lt;/expiryDate&gt;</w:t>
        </w:r>
      </w:ins>
    </w:p>
    <w:p w:rsidR="009B6E51" w:rsidRPr="00074D2C" w:rsidRDefault="009B6E51" w:rsidP="00074D2C">
      <w:pPr>
        <w:pStyle w:val="NormalWeb"/>
        <w:spacing w:after="0"/>
        <w:rPr>
          <w:ins w:id="1192" w:author="Nishikant ." w:date="2019-01-28T16:37:00Z"/>
          <w:rFonts w:asciiTheme="minorHAnsi" w:hAnsiTheme="minorHAnsi" w:cstheme="minorHAnsi"/>
          <w:sz w:val="22"/>
          <w:szCs w:val="22"/>
        </w:rPr>
      </w:pPr>
      <w:ins w:id="1193" w:author="Nishikant ." w:date="2019-01-28T16:37:00Z">
        <w:r w:rsidRPr="00074D2C">
          <w:rPr>
            <w:rFonts w:asciiTheme="minorHAnsi" w:hAnsiTheme="minorHAnsi" w:cstheme="minorHAnsi"/>
            <w:sz w:val="22"/>
            <w:szCs w:val="22"/>
          </w:rPr>
          <w:t>          &lt;cardHolderName&gt;A Shopper&lt;/cardHolderName&gt;</w:t>
        </w:r>
      </w:ins>
    </w:p>
    <w:p w:rsidR="009B6E51" w:rsidRPr="00074D2C" w:rsidRDefault="009B6E51" w:rsidP="00074D2C">
      <w:pPr>
        <w:pStyle w:val="NormalWeb"/>
        <w:spacing w:after="0"/>
        <w:rPr>
          <w:ins w:id="1194" w:author="Nishikant ." w:date="2019-01-28T16:37:00Z"/>
          <w:rFonts w:asciiTheme="minorHAnsi" w:hAnsiTheme="minorHAnsi" w:cstheme="minorHAnsi"/>
          <w:sz w:val="22"/>
          <w:szCs w:val="22"/>
        </w:rPr>
      </w:pPr>
      <w:ins w:id="1195" w:author="Nishikant ." w:date="2019-01-28T16:37:00Z">
        <w:r w:rsidRPr="00074D2C">
          <w:rPr>
            <w:rFonts w:asciiTheme="minorHAnsi" w:hAnsiTheme="minorHAnsi" w:cstheme="minorHAnsi"/>
            <w:sz w:val="22"/>
            <w:szCs w:val="22"/>
          </w:rPr>
          <w:t>          &lt;cardAddress&gt;</w:t>
        </w:r>
      </w:ins>
    </w:p>
    <w:p w:rsidR="009B6E51" w:rsidRPr="00074D2C" w:rsidRDefault="009B6E51" w:rsidP="00074D2C">
      <w:pPr>
        <w:pStyle w:val="NormalWeb"/>
        <w:spacing w:after="0"/>
        <w:rPr>
          <w:ins w:id="1196" w:author="Nishikant ." w:date="2019-01-28T16:37:00Z"/>
          <w:rFonts w:asciiTheme="minorHAnsi" w:hAnsiTheme="minorHAnsi" w:cstheme="minorHAnsi"/>
          <w:sz w:val="22"/>
          <w:szCs w:val="22"/>
        </w:rPr>
      </w:pPr>
      <w:ins w:id="1197" w:author="Nishikant ." w:date="2019-01-28T16:37:00Z">
        <w:r w:rsidRPr="00074D2C">
          <w:rPr>
            <w:rFonts w:asciiTheme="minorHAnsi" w:hAnsiTheme="minorHAnsi" w:cstheme="minorHAnsi"/>
            <w:sz w:val="22"/>
            <w:szCs w:val="22"/>
          </w:rPr>
          <w:t>            &lt;address&gt;</w:t>
        </w:r>
      </w:ins>
    </w:p>
    <w:p w:rsidR="009B6E51" w:rsidRPr="00074D2C" w:rsidRDefault="009B6E51" w:rsidP="00074D2C">
      <w:pPr>
        <w:pStyle w:val="NormalWeb"/>
        <w:spacing w:after="0"/>
        <w:rPr>
          <w:ins w:id="1198" w:author="Nishikant ." w:date="2019-01-28T16:37:00Z"/>
          <w:rFonts w:asciiTheme="minorHAnsi" w:hAnsiTheme="minorHAnsi" w:cstheme="minorHAnsi"/>
          <w:sz w:val="22"/>
          <w:szCs w:val="22"/>
        </w:rPr>
      </w:pPr>
      <w:ins w:id="1199" w:author="Nishikant ." w:date="2019-01-28T16:37:00Z">
        <w:r w:rsidRPr="00074D2C">
          <w:rPr>
            <w:rFonts w:asciiTheme="minorHAnsi" w:hAnsiTheme="minorHAnsi" w:cstheme="minorHAnsi"/>
            <w:sz w:val="22"/>
            <w:szCs w:val="22"/>
          </w:rPr>
          <w:t>              &lt;address1&gt;47A&lt;/address1&gt;</w:t>
        </w:r>
      </w:ins>
    </w:p>
    <w:p w:rsidR="009B6E51" w:rsidRPr="00074D2C" w:rsidRDefault="009B6E51" w:rsidP="00074D2C">
      <w:pPr>
        <w:pStyle w:val="NormalWeb"/>
        <w:spacing w:after="0"/>
        <w:rPr>
          <w:ins w:id="1200" w:author="Nishikant ." w:date="2019-01-28T16:37:00Z"/>
          <w:rFonts w:asciiTheme="minorHAnsi" w:hAnsiTheme="minorHAnsi" w:cstheme="minorHAnsi"/>
          <w:sz w:val="22"/>
          <w:szCs w:val="22"/>
        </w:rPr>
      </w:pPr>
      <w:ins w:id="1201" w:author="Nishikant ." w:date="2019-01-28T16:37:00Z">
        <w:r w:rsidRPr="00074D2C">
          <w:rPr>
            <w:rFonts w:asciiTheme="minorHAnsi" w:hAnsiTheme="minorHAnsi" w:cstheme="minorHAnsi"/>
            <w:sz w:val="22"/>
            <w:szCs w:val="22"/>
          </w:rPr>
          <w:t>              &lt;address2&gt;Queensbridge Road&lt;/address2&gt;</w:t>
        </w:r>
      </w:ins>
    </w:p>
    <w:p w:rsidR="009B6E51" w:rsidRPr="00074D2C" w:rsidRDefault="009B6E51" w:rsidP="00074D2C">
      <w:pPr>
        <w:pStyle w:val="NormalWeb"/>
        <w:spacing w:after="0"/>
        <w:rPr>
          <w:ins w:id="1202" w:author="Nishikant ." w:date="2019-01-28T16:37:00Z"/>
          <w:rFonts w:asciiTheme="minorHAnsi" w:hAnsiTheme="minorHAnsi" w:cstheme="minorHAnsi"/>
          <w:sz w:val="22"/>
          <w:szCs w:val="22"/>
        </w:rPr>
      </w:pPr>
      <w:ins w:id="1203" w:author="Nishikant ." w:date="2019-01-28T16:37:00Z">
        <w:r w:rsidRPr="00074D2C">
          <w:rPr>
            <w:rFonts w:asciiTheme="minorHAnsi" w:hAnsiTheme="minorHAnsi" w:cstheme="minorHAnsi"/>
            <w:sz w:val="22"/>
            <w:szCs w:val="22"/>
          </w:rPr>
          <w:t>              &lt;address3&gt;Suburbia&lt;/address3&gt;</w:t>
        </w:r>
      </w:ins>
    </w:p>
    <w:p w:rsidR="009B6E51" w:rsidRPr="00074D2C" w:rsidRDefault="009B6E51" w:rsidP="00074D2C">
      <w:pPr>
        <w:pStyle w:val="NormalWeb"/>
        <w:spacing w:after="0"/>
        <w:rPr>
          <w:ins w:id="1204" w:author="Nishikant ." w:date="2019-01-28T16:37:00Z"/>
          <w:rFonts w:asciiTheme="minorHAnsi" w:hAnsiTheme="minorHAnsi" w:cstheme="minorHAnsi"/>
          <w:sz w:val="22"/>
          <w:szCs w:val="22"/>
        </w:rPr>
      </w:pPr>
      <w:ins w:id="1205" w:author="Nishikant ." w:date="2019-01-28T16:37:00Z">
        <w:r w:rsidRPr="00074D2C">
          <w:rPr>
            <w:rFonts w:asciiTheme="minorHAnsi" w:hAnsiTheme="minorHAnsi" w:cstheme="minorHAnsi"/>
            <w:sz w:val="22"/>
            <w:szCs w:val="22"/>
          </w:rPr>
          <w:t>              &lt;postalCode&gt;CB94BQ&lt;/postalCode&gt;</w:t>
        </w:r>
      </w:ins>
    </w:p>
    <w:p w:rsidR="009B6E51" w:rsidRPr="00074D2C" w:rsidRDefault="009B6E51" w:rsidP="00074D2C">
      <w:pPr>
        <w:pStyle w:val="NormalWeb"/>
        <w:spacing w:after="0"/>
        <w:rPr>
          <w:ins w:id="1206" w:author="Nishikant ." w:date="2019-01-28T16:37:00Z"/>
          <w:rFonts w:asciiTheme="minorHAnsi" w:hAnsiTheme="minorHAnsi" w:cstheme="minorHAnsi"/>
          <w:sz w:val="22"/>
          <w:szCs w:val="22"/>
        </w:rPr>
      </w:pPr>
      <w:ins w:id="1207" w:author="Nishikant ." w:date="2019-01-28T16:37:00Z">
        <w:r w:rsidRPr="00074D2C">
          <w:rPr>
            <w:rFonts w:asciiTheme="minorHAnsi" w:hAnsiTheme="minorHAnsi" w:cstheme="minorHAnsi"/>
            <w:sz w:val="22"/>
            <w:szCs w:val="22"/>
          </w:rPr>
          <w:t>              &lt;city&gt;Cambridge&lt;/city&gt;</w:t>
        </w:r>
      </w:ins>
    </w:p>
    <w:p w:rsidR="009B6E51" w:rsidRPr="00074D2C" w:rsidRDefault="009B6E51" w:rsidP="00074D2C">
      <w:pPr>
        <w:pStyle w:val="NormalWeb"/>
        <w:spacing w:after="0"/>
        <w:rPr>
          <w:ins w:id="1208" w:author="Nishikant ." w:date="2019-01-28T16:37:00Z"/>
          <w:rFonts w:asciiTheme="minorHAnsi" w:hAnsiTheme="minorHAnsi" w:cstheme="minorHAnsi"/>
          <w:sz w:val="22"/>
          <w:szCs w:val="22"/>
        </w:rPr>
      </w:pPr>
      <w:ins w:id="1209" w:author="Nishikant ." w:date="2019-01-28T16:37:00Z">
        <w:r w:rsidRPr="00074D2C">
          <w:rPr>
            <w:rFonts w:asciiTheme="minorHAnsi" w:hAnsiTheme="minorHAnsi" w:cstheme="minorHAnsi"/>
            <w:sz w:val="22"/>
            <w:szCs w:val="22"/>
          </w:rPr>
          <w:t>              &lt;state&gt;Cambridgeshire&lt;/state&gt;</w:t>
        </w:r>
      </w:ins>
    </w:p>
    <w:p w:rsidR="009B6E51" w:rsidRPr="00074D2C" w:rsidRDefault="009B6E51" w:rsidP="00074D2C">
      <w:pPr>
        <w:pStyle w:val="NormalWeb"/>
        <w:spacing w:after="0"/>
        <w:rPr>
          <w:ins w:id="1210" w:author="Nishikant ." w:date="2019-01-28T16:37:00Z"/>
          <w:rFonts w:asciiTheme="minorHAnsi" w:hAnsiTheme="minorHAnsi" w:cstheme="minorHAnsi"/>
          <w:sz w:val="22"/>
          <w:szCs w:val="22"/>
        </w:rPr>
      </w:pPr>
      <w:ins w:id="1211" w:author="Nishikant ." w:date="2019-01-28T16:37:00Z">
        <w:r w:rsidRPr="00074D2C">
          <w:rPr>
            <w:rFonts w:asciiTheme="minorHAnsi" w:hAnsiTheme="minorHAnsi" w:cstheme="minorHAnsi"/>
            <w:sz w:val="22"/>
            <w:szCs w:val="22"/>
          </w:rPr>
          <w:t>              &lt;countryCode&gt;GB&lt;/countryCode&gt;</w:t>
        </w:r>
      </w:ins>
    </w:p>
    <w:p w:rsidR="009B6E51" w:rsidRPr="00074D2C" w:rsidRDefault="009B6E51" w:rsidP="00074D2C">
      <w:pPr>
        <w:pStyle w:val="NormalWeb"/>
        <w:spacing w:after="0"/>
        <w:rPr>
          <w:ins w:id="1212" w:author="Nishikant ." w:date="2019-01-28T16:37:00Z"/>
          <w:rFonts w:asciiTheme="minorHAnsi" w:hAnsiTheme="minorHAnsi" w:cstheme="minorHAnsi"/>
          <w:sz w:val="22"/>
          <w:szCs w:val="22"/>
        </w:rPr>
      </w:pPr>
      <w:ins w:id="1213" w:author="Nishikant ." w:date="2019-01-28T16:37:00Z">
        <w:r w:rsidRPr="00074D2C">
          <w:rPr>
            <w:rFonts w:asciiTheme="minorHAnsi" w:hAnsiTheme="minorHAnsi" w:cstheme="minorHAnsi"/>
            <w:sz w:val="22"/>
            <w:szCs w:val="22"/>
          </w:rPr>
          <w:t>            &lt;/address&gt;</w:t>
        </w:r>
      </w:ins>
    </w:p>
    <w:p w:rsidR="009B6E51" w:rsidRPr="00074D2C" w:rsidRDefault="009B6E51" w:rsidP="00074D2C">
      <w:pPr>
        <w:pStyle w:val="NormalWeb"/>
        <w:spacing w:after="0"/>
        <w:rPr>
          <w:ins w:id="1214" w:author="Nishikant ." w:date="2019-01-28T16:37:00Z"/>
          <w:rFonts w:asciiTheme="minorHAnsi" w:hAnsiTheme="minorHAnsi" w:cstheme="minorHAnsi"/>
          <w:sz w:val="22"/>
          <w:szCs w:val="22"/>
        </w:rPr>
      </w:pPr>
      <w:ins w:id="1215" w:author="Nishikant ." w:date="2019-01-28T16:37:00Z">
        <w:r w:rsidRPr="00074D2C">
          <w:rPr>
            <w:rFonts w:asciiTheme="minorHAnsi" w:hAnsiTheme="minorHAnsi" w:cstheme="minorHAnsi"/>
            <w:sz w:val="22"/>
            <w:szCs w:val="22"/>
          </w:rPr>
          <w:t>          &lt;/cardAddress&gt;</w:t>
        </w:r>
      </w:ins>
    </w:p>
    <w:p w:rsidR="009B6E51" w:rsidRPr="00074D2C" w:rsidRDefault="009B6E51" w:rsidP="00074D2C">
      <w:pPr>
        <w:pStyle w:val="NormalWeb"/>
        <w:spacing w:after="0"/>
        <w:rPr>
          <w:ins w:id="1216" w:author="Nishikant ." w:date="2019-01-28T16:37:00Z"/>
          <w:rFonts w:asciiTheme="minorHAnsi" w:hAnsiTheme="minorHAnsi" w:cstheme="minorHAnsi"/>
          <w:sz w:val="22"/>
          <w:szCs w:val="22"/>
        </w:rPr>
      </w:pPr>
      <w:ins w:id="1217" w:author="Nishikant ." w:date="2019-01-28T16:37:00Z">
        <w:r w:rsidRPr="00074D2C">
          <w:rPr>
            <w:rFonts w:asciiTheme="minorHAnsi" w:hAnsiTheme="minorHAnsi" w:cstheme="minorHAnsi"/>
            <w:sz w:val="22"/>
            <w:szCs w:val="22"/>
          </w:rPr>
          <w:t>        &lt;/CARD-SSL&gt;</w:t>
        </w:r>
      </w:ins>
    </w:p>
    <w:p w:rsidR="009B6E51" w:rsidRPr="00074D2C" w:rsidRDefault="009B6E51" w:rsidP="00074D2C">
      <w:pPr>
        <w:pStyle w:val="NormalWeb"/>
        <w:spacing w:after="0"/>
        <w:rPr>
          <w:ins w:id="1218" w:author="Nishikant ." w:date="2019-01-28T16:37:00Z"/>
          <w:rFonts w:asciiTheme="minorHAnsi" w:hAnsiTheme="minorHAnsi" w:cstheme="minorHAnsi"/>
          <w:sz w:val="22"/>
          <w:szCs w:val="22"/>
        </w:rPr>
      </w:pPr>
      <w:ins w:id="1219" w:author="Nishikant ." w:date="2019-01-28T16:37:00Z">
        <w:r w:rsidRPr="00074D2C">
          <w:rPr>
            <w:rFonts w:asciiTheme="minorHAnsi" w:hAnsiTheme="minorHAnsi" w:cstheme="minorHAnsi"/>
            <w:sz w:val="22"/>
            <w:szCs w:val="22"/>
          </w:rPr>
          <w:t>        &lt;storedCredentials usage="FIRST"/&gt; &lt;!--Indicates that you are storing credentials--&gt;</w:t>
        </w:r>
      </w:ins>
    </w:p>
    <w:p w:rsidR="009B6E51" w:rsidRPr="00074D2C" w:rsidRDefault="009B6E51" w:rsidP="00074D2C">
      <w:pPr>
        <w:pStyle w:val="NormalWeb"/>
        <w:spacing w:after="0"/>
        <w:rPr>
          <w:ins w:id="1220" w:author="Nishikant ." w:date="2019-01-28T16:37:00Z"/>
          <w:rFonts w:asciiTheme="minorHAnsi" w:hAnsiTheme="minorHAnsi" w:cstheme="minorHAnsi"/>
          <w:sz w:val="22"/>
          <w:szCs w:val="22"/>
        </w:rPr>
      </w:pPr>
      <w:ins w:id="1221" w:author="Nishikant ." w:date="2019-01-28T16:37:00Z">
        <w:r w:rsidRPr="00074D2C">
          <w:rPr>
            <w:rFonts w:asciiTheme="minorHAnsi" w:hAnsiTheme="minorHAnsi" w:cstheme="minorHAnsi"/>
            <w:sz w:val="22"/>
            <w:szCs w:val="22"/>
          </w:rPr>
          <w:t>        &lt;session shopperIPAddress="123.123.123.123" id="0215ui8ib1"/&gt;</w:t>
        </w:r>
      </w:ins>
    </w:p>
    <w:p w:rsidR="009B6E51" w:rsidRPr="00074D2C" w:rsidRDefault="009B6E51" w:rsidP="00074D2C">
      <w:pPr>
        <w:pStyle w:val="NormalWeb"/>
        <w:spacing w:after="0"/>
        <w:rPr>
          <w:ins w:id="1222" w:author="Nishikant ." w:date="2019-01-28T16:37:00Z"/>
          <w:rFonts w:asciiTheme="minorHAnsi" w:hAnsiTheme="minorHAnsi" w:cstheme="minorHAnsi"/>
          <w:sz w:val="22"/>
          <w:szCs w:val="22"/>
        </w:rPr>
      </w:pPr>
      <w:ins w:id="1223" w:author="Nishikant ." w:date="2019-01-28T16:37:00Z">
        <w:r w:rsidRPr="00074D2C">
          <w:rPr>
            <w:rFonts w:asciiTheme="minorHAnsi" w:hAnsiTheme="minorHAnsi" w:cstheme="minorHAnsi"/>
            <w:sz w:val="22"/>
            <w:szCs w:val="22"/>
          </w:rPr>
          <w:t>      &lt;/paymentDetails&gt;</w:t>
        </w:r>
      </w:ins>
    </w:p>
    <w:p w:rsidR="009B6E51" w:rsidRPr="00074D2C" w:rsidRDefault="009B6E51" w:rsidP="00074D2C">
      <w:pPr>
        <w:pStyle w:val="NormalWeb"/>
        <w:spacing w:after="0"/>
        <w:rPr>
          <w:ins w:id="1224" w:author="Nishikant ." w:date="2019-01-28T16:37:00Z"/>
          <w:rFonts w:asciiTheme="minorHAnsi" w:hAnsiTheme="minorHAnsi" w:cstheme="minorHAnsi"/>
          <w:sz w:val="22"/>
          <w:szCs w:val="22"/>
        </w:rPr>
      </w:pPr>
      <w:ins w:id="1225" w:author="Nishikant ." w:date="2019-01-28T16:37:00Z">
        <w:r w:rsidRPr="00074D2C">
          <w:rPr>
            <w:rFonts w:asciiTheme="minorHAnsi" w:hAnsiTheme="minorHAnsi" w:cstheme="minorHAnsi"/>
            <w:sz w:val="22"/>
            <w:szCs w:val="22"/>
          </w:rPr>
          <w:t>      &lt;shopper&gt;</w:t>
        </w:r>
      </w:ins>
    </w:p>
    <w:p w:rsidR="009B6E51" w:rsidRPr="00074D2C" w:rsidRDefault="009B6E51" w:rsidP="00074D2C">
      <w:pPr>
        <w:pStyle w:val="NormalWeb"/>
        <w:spacing w:after="0"/>
        <w:rPr>
          <w:ins w:id="1226" w:author="Nishikant ." w:date="2019-01-28T16:37:00Z"/>
          <w:rFonts w:asciiTheme="minorHAnsi" w:hAnsiTheme="minorHAnsi" w:cstheme="minorHAnsi"/>
          <w:sz w:val="22"/>
          <w:szCs w:val="22"/>
        </w:rPr>
      </w:pPr>
      <w:ins w:id="1227" w:author="Nishikant ." w:date="2019-01-28T16:37:00Z">
        <w:r w:rsidRPr="00074D2C">
          <w:rPr>
            <w:rFonts w:asciiTheme="minorHAnsi" w:hAnsiTheme="minorHAnsi" w:cstheme="minorHAnsi"/>
            <w:sz w:val="22"/>
            <w:szCs w:val="22"/>
          </w:rPr>
          <w:t>        &lt;shopperEmailAddress&gt;ashopper@myprovider.com&lt;/shopperEmailAddress&gt;</w:t>
        </w:r>
      </w:ins>
    </w:p>
    <w:p w:rsidR="009B6E51" w:rsidRPr="00074D2C" w:rsidRDefault="009B6E51" w:rsidP="00074D2C">
      <w:pPr>
        <w:pStyle w:val="NormalWeb"/>
        <w:spacing w:after="0"/>
        <w:rPr>
          <w:ins w:id="1228" w:author="Nishikant ." w:date="2019-01-28T16:37:00Z"/>
          <w:rFonts w:asciiTheme="minorHAnsi" w:hAnsiTheme="minorHAnsi" w:cstheme="minorHAnsi"/>
          <w:sz w:val="22"/>
          <w:szCs w:val="22"/>
        </w:rPr>
      </w:pPr>
      <w:ins w:id="1229" w:author="Nishikant ." w:date="2019-01-28T16:37:00Z">
        <w:r w:rsidRPr="00074D2C">
          <w:rPr>
            <w:rFonts w:asciiTheme="minorHAnsi" w:hAnsiTheme="minorHAnsi" w:cstheme="minorHAnsi"/>
            <w:sz w:val="22"/>
            <w:szCs w:val="22"/>
          </w:rPr>
          <w:t>        &lt;browser&gt;</w:t>
        </w:r>
      </w:ins>
    </w:p>
    <w:p w:rsidR="009B6E51" w:rsidRPr="00074D2C" w:rsidRDefault="009B6E51" w:rsidP="00074D2C">
      <w:pPr>
        <w:pStyle w:val="NormalWeb"/>
        <w:spacing w:after="0"/>
        <w:rPr>
          <w:ins w:id="1230" w:author="Nishikant ." w:date="2019-01-28T16:37:00Z"/>
          <w:rFonts w:asciiTheme="minorHAnsi" w:hAnsiTheme="minorHAnsi" w:cstheme="minorHAnsi"/>
          <w:sz w:val="22"/>
          <w:szCs w:val="22"/>
        </w:rPr>
      </w:pPr>
      <w:ins w:id="1231" w:author="Nishikant ." w:date="2019-01-28T16:37:00Z">
        <w:r w:rsidRPr="00074D2C">
          <w:rPr>
            <w:rFonts w:asciiTheme="minorHAnsi" w:hAnsiTheme="minorHAnsi" w:cstheme="minorHAnsi"/>
            <w:sz w:val="22"/>
            <w:szCs w:val="22"/>
          </w:rPr>
          <w:t>          &lt;acceptHeader&gt;text/html&lt;/acceptHeader&gt;</w:t>
        </w:r>
      </w:ins>
    </w:p>
    <w:p w:rsidR="009B6E51" w:rsidRPr="00074D2C" w:rsidRDefault="009B6E51" w:rsidP="00074D2C">
      <w:pPr>
        <w:pStyle w:val="NormalWeb"/>
        <w:spacing w:after="0"/>
        <w:rPr>
          <w:ins w:id="1232" w:author="Nishikant ." w:date="2019-01-28T16:37:00Z"/>
          <w:rFonts w:asciiTheme="minorHAnsi" w:hAnsiTheme="minorHAnsi" w:cstheme="minorHAnsi"/>
          <w:sz w:val="22"/>
          <w:szCs w:val="22"/>
        </w:rPr>
      </w:pPr>
      <w:ins w:id="1233" w:author="Nishikant ." w:date="2019-01-28T16:37:00Z">
        <w:r w:rsidRPr="00074D2C">
          <w:rPr>
            <w:rFonts w:asciiTheme="minorHAnsi" w:hAnsiTheme="minorHAnsi" w:cstheme="minorHAnsi"/>
            <w:sz w:val="22"/>
            <w:szCs w:val="22"/>
          </w:rPr>
          <w:t>          &lt;userAgentHeader&gt;Mozilla/5.0 ...&lt;/userAgentHeader&gt;</w:t>
        </w:r>
      </w:ins>
    </w:p>
    <w:p w:rsidR="009B6E51" w:rsidRPr="00074D2C" w:rsidRDefault="009B6E51" w:rsidP="00074D2C">
      <w:pPr>
        <w:pStyle w:val="NormalWeb"/>
        <w:spacing w:after="0"/>
        <w:rPr>
          <w:ins w:id="1234" w:author="Nishikant ." w:date="2019-01-28T16:37:00Z"/>
          <w:rFonts w:asciiTheme="minorHAnsi" w:hAnsiTheme="minorHAnsi" w:cstheme="minorHAnsi"/>
          <w:sz w:val="22"/>
          <w:szCs w:val="22"/>
        </w:rPr>
      </w:pPr>
      <w:ins w:id="1235" w:author="Nishikant ." w:date="2019-01-28T16:37:00Z">
        <w:r w:rsidRPr="00074D2C">
          <w:rPr>
            <w:rFonts w:asciiTheme="minorHAnsi" w:hAnsiTheme="minorHAnsi" w:cstheme="minorHAnsi"/>
            <w:sz w:val="22"/>
            <w:szCs w:val="22"/>
          </w:rPr>
          <w:t>        &lt;/browser&gt;</w:t>
        </w:r>
      </w:ins>
    </w:p>
    <w:p w:rsidR="009B6E51" w:rsidRPr="00074D2C" w:rsidRDefault="009B6E51" w:rsidP="00074D2C">
      <w:pPr>
        <w:pStyle w:val="NormalWeb"/>
        <w:spacing w:after="0"/>
        <w:rPr>
          <w:ins w:id="1236" w:author="Nishikant ." w:date="2019-01-28T16:37:00Z"/>
          <w:rFonts w:asciiTheme="minorHAnsi" w:hAnsiTheme="minorHAnsi" w:cstheme="minorHAnsi"/>
          <w:sz w:val="22"/>
          <w:szCs w:val="22"/>
        </w:rPr>
      </w:pPr>
      <w:ins w:id="1237" w:author="Nishikant ." w:date="2019-01-28T16:37:00Z">
        <w:r w:rsidRPr="00074D2C">
          <w:rPr>
            <w:rFonts w:asciiTheme="minorHAnsi" w:hAnsiTheme="minorHAnsi" w:cstheme="minorHAnsi"/>
            <w:sz w:val="22"/>
            <w:szCs w:val="22"/>
          </w:rPr>
          <w:t>      &lt;/shopper&gt;</w:t>
        </w:r>
      </w:ins>
    </w:p>
    <w:p w:rsidR="009B6E51" w:rsidRPr="00074D2C" w:rsidRDefault="009B6E51" w:rsidP="00074D2C">
      <w:pPr>
        <w:pStyle w:val="NormalWeb"/>
        <w:spacing w:after="0"/>
        <w:rPr>
          <w:ins w:id="1238" w:author="Nishikant ." w:date="2019-01-28T16:37:00Z"/>
          <w:rFonts w:asciiTheme="minorHAnsi" w:hAnsiTheme="minorHAnsi" w:cstheme="minorHAnsi"/>
          <w:sz w:val="22"/>
          <w:szCs w:val="22"/>
        </w:rPr>
      </w:pPr>
      <w:ins w:id="1239" w:author="Nishikant ." w:date="2019-01-28T16:37:00Z">
        <w:r w:rsidRPr="00074D2C">
          <w:rPr>
            <w:rFonts w:asciiTheme="minorHAnsi" w:hAnsiTheme="minorHAnsi" w:cstheme="minorHAnsi"/>
            <w:sz w:val="22"/>
            <w:szCs w:val="22"/>
          </w:rPr>
          <w:lastRenderedPageBreak/>
          <w:t>    &lt;/order&gt;</w:t>
        </w:r>
      </w:ins>
    </w:p>
    <w:p w:rsidR="009B6E51" w:rsidRPr="00074D2C" w:rsidRDefault="009B6E51" w:rsidP="00074D2C">
      <w:pPr>
        <w:pStyle w:val="NormalWeb"/>
        <w:spacing w:after="0"/>
        <w:rPr>
          <w:ins w:id="1240" w:author="Nishikant ." w:date="2019-01-28T16:37:00Z"/>
          <w:rFonts w:asciiTheme="minorHAnsi" w:hAnsiTheme="minorHAnsi" w:cstheme="minorHAnsi"/>
          <w:sz w:val="22"/>
          <w:szCs w:val="22"/>
        </w:rPr>
      </w:pPr>
      <w:ins w:id="1241" w:author="Nishikant ." w:date="2019-01-28T16:37:00Z">
        <w:r w:rsidRPr="00074D2C">
          <w:rPr>
            <w:rFonts w:asciiTheme="minorHAnsi" w:hAnsiTheme="minorHAnsi" w:cstheme="minorHAnsi"/>
            <w:sz w:val="22"/>
            <w:szCs w:val="22"/>
          </w:rPr>
          <w:t>  &lt;/submit&gt;</w:t>
        </w:r>
      </w:ins>
    </w:p>
    <w:p w:rsidR="009B6E51" w:rsidRPr="00070507" w:rsidRDefault="009B6E51" w:rsidP="00074D2C">
      <w:pPr>
        <w:pStyle w:val="NormalWeb"/>
        <w:spacing w:after="0"/>
        <w:rPr>
          <w:ins w:id="1242" w:author="Nishikant ." w:date="2019-01-28T16:37:00Z"/>
          <w:rFonts w:asciiTheme="minorHAnsi" w:hAnsiTheme="minorHAnsi" w:cstheme="minorHAnsi"/>
          <w:sz w:val="22"/>
          <w:szCs w:val="22"/>
        </w:rPr>
      </w:pPr>
      <w:ins w:id="1243" w:author="Nishikant ." w:date="2019-01-28T16:37:00Z">
        <w:r w:rsidRPr="00074D2C">
          <w:rPr>
            <w:rFonts w:asciiTheme="minorHAnsi" w:hAnsiTheme="minorHAnsi" w:cstheme="minorHAnsi"/>
            <w:sz w:val="22"/>
            <w:szCs w:val="22"/>
          </w:rPr>
          <w:t>&lt;/paymentService&gt;</w:t>
        </w:r>
      </w:ins>
    </w:p>
    <w:p w:rsidR="00B04D3B" w:rsidRDefault="00B04D3B" w:rsidP="009B6E51">
      <w:pPr>
        <w:pStyle w:val="NormalWeb"/>
        <w:shd w:val="clear" w:color="auto" w:fill="FFFFFF"/>
        <w:spacing w:before="175" w:after="86"/>
        <w:rPr>
          <w:rFonts w:asciiTheme="minorHAnsi" w:hAnsiTheme="minorHAnsi" w:cstheme="minorHAnsi"/>
          <w:sz w:val="22"/>
          <w:szCs w:val="22"/>
        </w:rPr>
      </w:pPr>
    </w:p>
    <w:p w:rsidR="00B04D3B" w:rsidRPr="003C7F47" w:rsidRDefault="00B04D3B" w:rsidP="009B6E51">
      <w:pPr>
        <w:pStyle w:val="NormalWeb"/>
        <w:shd w:val="clear" w:color="auto" w:fill="FFFFFF"/>
        <w:spacing w:before="175" w:after="86"/>
        <w:rPr>
          <w:rFonts w:asciiTheme="minorHAnsi" w:hAnsiTheme="minorHAnsi" w:cstheme="minorHAnsi"/>
          <w:b/>
          <w:sz w:val="22"/>
          <w:szCs w:val="22"/>
        </w:rPr>
      </w:pPr>
      <w:r w:rsidRPr="003C7F47">
        <w:rPr>
          <w:rFonts w:asciiTheme="minorHAnsi" w:hAnsiTheme="minorHAnsi" w:cstheme="minorHAnsi"/>
          <w:b/>
          <w:sz w:val="22"/>
          <w:szCs w:val="22"/>
        </w:rPr>
        <w:t xml:space="preserve">RESPONSE: </w:t>
      </w:r>
    </w:p>
    <w:p w:rsidR="00B04D3B" w:rsidRDefault="00B04D3B" w:rsidP="009B6E51">
      <w:pPr>
        <w:pStyle w:val="NormalWeb"/>
        <w:shd w:val="clear" w:color="auto" w:fill="FFFFFF"/>
        <w:spacing w:before="175" w:after="86"/>
        <w:rPr>
          <w:rFonts w:asciiTheme="minorHAnsi" w:hAnsiTheme="minorHAnsi" w:cstheme="minorHAnsi"/>
          <w:sz w:val="22"/>
          <w:szCs w:val="22"/>
        </w:rPr>
      </w:pPr>
    </w:p>
    <w:p w:rsidR="009B6E51" w:rsidRDefault="00B04D3B" w:rsidP="009B6E51">
      <w:pPr>
        <w:pStyle w:val="NormalWeb"/>
        <w:shd w:val="clear" w:color="auto" w:fill="FFFFFF"/>
        <w:spacing w:before="175" w:after="86"/>
        <w:rPr>
          <w:rFonts w:asciiTheme="minorHAnsi" w:hAnsiTheme="minorHAnsi" w:cstheme="minorHAnsi"/>
          <w:sz w:val="22"/>
          <w:szCs w:val="22"/>
        </w:rPr>
      </w:pPr>
      <w:r>
        <w:rPr>
          <w:rFonts w:asciiTheme="minorHAnsi" w:hAnsiTheme="minorHAnsi" w:cstheme="minorHAnsi"/>
          <w:sz w:val="22"/>
          <w:szCs w:val="22"/>
        </w:rPr>
        <w:t>The</w:t>
      </w:r>
      <w:ins w:id="1244" w:author="Nishikant ." w:date="2019-01-28T16:37:00Z">
        <w:r w:rsidR="009B6E51" w:rsidRPr="00070507">
          <w:rPr>
            <w:rFonts w:asciiTheme="minorHAnsi" w:hAnsiTheme="minorHAnsi" w:cstheme="minorHAnsi"/>
            <w:sz w:val="22"/>
            <w:szCs w:val="22"/>
          </w:rPr>
          <w:t xml:space="preserve"> response includes the &lt;schemeResponse&gt; parameter, within which you get the &lt;transactionIdentifier&gt;. Where required, use the value returned in &lt;transactionIdentifier&gt; as the &lt;schemeTransactionIdentifier&gt; in your request to use credentials:</w:t>
        </w:r>
      </w:ins>
    </w:p>
    <w:p w:rsidR="00B04D3B" w:rsidRPr="00070507" w:rsidRDefault="00B04D3B" w:rsidP="009B6E51">
      <w:pPr>
        <w:pStyle w:val="NormalWeb"/>
        <w:shd w:val="clear" w:color="auto" w:fill="FFFFFF"/>
        <w:spacing w:before="175" w:after="86"/>
        <w:rPr>
          <w:ins w:id="1245" w:author="Nishikant ." w:date="2019-01-28T16:37:00Z"/>
          <w:rFonts w:asciiTheme="minorHAnsi" w:hAnsiTheme="minorHAnsi" w:cstheme="minorHAnsi"/>
          <w:sz w:val="22"/>
          <w:szCs w:val="22"/>
        </w:rPr>
      </w:pPr>
    </w:p>
    <w:p w:rsidR="009B6E51" w:rsidRPr="00070507" w:rsidRDefault="009B6E51" w:rsidP="00074D2C">
      <w:pPr>
        <w:pStyle w:val="NormalWeb"/>
        <w:spacing w:after="0"/>
        <w:rPr>
          <w:ins w:id="1246" w:author="Nishikant ." w:date="2019-01-28T16:37:00Z"/>
          <w:rFonts w:asciiTheme="minorHAnsi" w:hAnsiTheme="minorHAnsi" w:cstheme="minorHAnsi"/>
          <w:sz w:val="22"/>
          <w:szCs w:val="22"/>
        </w:rPr>
      </w:pPr>
      <w:ins w:id="1247" w:author="Nishikant ." w:date="2019-01-28T16:37:00Z">
        <w:r w:rsidRPr="00070507">
          <w:rPr>
            <w:rFonts w:asciiTheme="minorHAnsi" w:hAnsiTheme="minorHAnsi" w:cstheme="minorHAnsi"/>
            <w:sz w:val="22"/>
            <w:szCs w:val="22"/>
          </w:rPr>
          <w:t>&lt;?xml version="1.0" encoding="UTF-8"?&gt;</w:t>
        </w:r>
      </w:ins>
    </w:p>
    <w:p w:rsidR="009B6E51" w:rsidRPr="00070507" w:rsidRDefault="009B6E51" w:rsidP="00074D2C">
      <w:pPr>
        <w:pStyle w:val="NormalWeb"/>
        <w:spacing w:after="0"/>
        <w:rPr>
          <w:ins w:id="1248" w:author="Nishikant ." w:date="2019-01-28T16:37:00Z"/>
          <w:rFonts w:asciiTheme="minorHAnsi" w:hAnsiTheme="minorHAnsi" w:cstheme="minorHAnsi"/>
          <w:sz w:val="22"/>
          <w:szCs w:val="22"/>
        </w:rPr>
      </w:pPr>
      <w:ins w:id="1249" w:author="Nishikant ." w:date="2019-01-28T16:37:00Z">
        <w:r w:rsidRPr="00070507">
          <w:rPr>
            <w:rFonts w:asciiTheme="minorHAnsi" w:hAnsiTheme="minorHAnsi" w:cstheme="minorHAnsi"/>
            <w:sz w:val="22"/>
            <w:szCs w:val="22"/>
          </w:rPr>
          <w:t>&lt;!DOCTYPE paymentService PUBLIC "-//WorldPay//DTD WorldPay PaymentService v1//EN"</w:t>
        </w:r>
      </w:ins>
    </w:p>
    <w:p w:rsidR="009B6E51" w:rsidRPr="00070507" w:rsidRDefault="009B6E51" w:rsidP="00074D2C">
      <w:pPr>
        <w:pStyle w:val="NormalWeb"/>
        <w:spacing w:after="0"/>
        <w:rPr>
          <w:ins w:id="1250" w:author="Nishikant ." w:date="2019-01-28T16:37:00Z"/>
          <w:rFonts w:asciiTheme="minorHAnsi" w:hAnsiTheme="minorHAnsi" w:cstheme="minorHAnsi"/>
          <w:sz w:val="22"/>
          <w:szCs w:val="22"/>
        </w:rPr>
      </w:pPr>
      <w:ins w:id="1251" w:author="Nishikant ." w:date="2019-01-28T16:37:00Z">
        <w:r w:rsidRPr="00070507">
          <w:rPr>
            <w:rFonts w:asciiTheme="minorHAnsi" w:hAnsiTheme="minorHAnsi" w:cstheme="minorHAnsi"/>
            <w:sz w:val="22"/>
            <w:szCs w:val="22"/>
          </w:rPr>
          <w:t>  "http://dtd.worldpay.com/paymentService_v1.dtd"&gt;</w:t>
        </w:r>
      </w:ins>
    </w:p>
    <w:p w:rsidR="009B6E51" w:rsidRPr="00070507" w:rsidRDefault="009B6E51" w:rsidP="00074D2C">
      <w:pPr>
        <w:pStyle w:val="NormalWeb"/>
        <w:spacing w:after="0"/>
        <w:rPr>
          <w:ins w:id="1252" w:author="Nishikant ." w:date="2019-01-28T16:37:00Z"/>
          <w:rFonts w:asciiTheme="minorHAnsi" w:hAnsiTheme="minorHAnsi" w:cstheme="minorHAnsi"/>
          <w:sz w:val="22"/>
          <w:szCs w:val="22"/>
        </w:rPr>
      </w:pPr>
      <w:ins w:id="1253" w:author="Nishikant ." w:date="2019-01-28T16:37:00Z">
        <w:r w:rsidRPr="00070507">
          <w:rPr>
            <w:rFonts w:asciiTheme="minorHAnsi" w:hAnsiTheme="minorHAnsi" w:cstheme="minorHAnsi"/>
            <w:sz w:val="22"/>
            <w:szCs w:val="22"/>
          </w:rPr>
          <w:t xml:space="preserve">&lt;paymentService version="1.4" merchantCode="ExampleCode1"&gt; </w:t>
        </w:r>
      </w:ins>
    </w:p>
    <w:p w:rsidR="009B6E51" w:rsidRPr="00070507" w:rsidRDefault="009B6E51" w:rsidP="00074D2C">
      <w:pPr>
        <w:pStyle w:val="NormalWeb"/>
        <w:spacing w:after="0"/>
        <w:rPr>
          <w:ins w:id="1254" w:author="Nishikant ." w:date="2019-01-28T16:37:00Z"/>
          <w:rFonts w:asciiTheme="minorHAnsi" w:hAnsiTheme="minorHAnsi" w:cstheme="minorHAnsi"/>
          <w:sz w:val="22"/>
          <w:szCs w:val="22"/>
        </w:rPr>
      </w:pPr>
      <w:ins w:id="1255" w:author="Nishikant ." w:date="2019-01-28T16:37:00Z">
        <w:r w:rsidRPr="00070507">
          <w:rPr>
            <w:rFonts w:asciiTheme="minorHAnsi" w:hAnsiTheme="minorHAnsi" w:cstheme="minorHAnsi"/>
            <w:sz w:val="22"/>
            <w:szCs w:val="22"/>
          </w:rPr>
          <w:t>  &lt;reply&gt;</w:t>
        </w:r>
      </w:ins>
    </w:p>
    <w:p w:rsidR="009B6E51" w:rsidRPr="00070507" w:rsidRDefault="009B6E51" w:rsidP="00074D2C">
      <w:pPr>
        <w:pStyle w:val="NormalWeb"/>
        <w:spacing w:after="0"/>
        <w:rPr>
          <w:ins w:id="1256" w:author="Nishikant ." w:date="2019-01-28T16:37:00Z"/>
          <w:rFonts w:asciiTheme="minorHAnsi" w:hAnsiTheme="minorHAnsi" w:cstheme="minorHAnsi"/>
          <w:sz w:val="22"/>
          <w:szCs w:val="22"/>
        </w:rPr>
      </w:pPr>
      <w:ins w:id="1257" w:author="Nishikant ." w:date="2019-01-28T16:37:00Z">
        <w:r w:rsidRPr="00070507">
          <w:rPr>
            <w:rFonts w:asciiTheme="minorHAnsi" w:hAnsiTheme="minorHAnsi" w:cstheme="minorHAnsi"/>
            <w:sz w:val="22"/>
            <w:szCs w:val="22"/>
          </w:rPr>
          <w:t xml:space="preserve">    &lt;orderStatus orderCode="ExampleOrder1"&gt; </w:t>
        </w:r>
      </w:ins>
    </w:p>
    <w:p w:rsidR="009B6E51" w:rsidRPr="00070507" w:rsidRDefault="009B6E51" w:rsidP="00074D2C">
      <w:pPr>
        <w:pStyle w:val="NormalWeb"/>
        <w:spacing w:after="0"/>
        <w:rPr>
          <w:ins w:id="1258" w:author="Nishikant ." w:date="2019-01-28T16:37:00Z"/>
          <w:rFonts w:asciiTheme="minorHAnsi" w:hAnsiTheme="minorHAnsi" w:cstheme="minorHAnsi"/>
          <w:sz w:val="22"/>
          <w:szCs w:val="22"/>
        </w:rPr>
      </w:pPr>
      <w:ins w:id="1259" w:author="Nishikant ." w:date="2019-01-28T16:37:00Z">
        <w:r w:rsidRPr="00070507">
          <w:rPr>
            <w:rFonts w:asciiTheme="minorHAnsi" w:hAnsiTheme="minorHAnsi" w:cstheme="minorHAnsi"/>
            <w:sz w:val="22"/>
            <w:szCs w:val="22"/>
          </w:rPr>
          <w:t>      &lt;payment&gt;</w:t>
        </w:r>
      </w:ins>
    </w:p>
    <w:p w:rsidR="009B6E51" w:rsidRPr="00070507" w:rsidRDefault="009B6E51" w:rsidP="00074D2C">
      <w:pPr>
        <w:pStyle w:val="NormalWeb"/>
        <w:spacing w:after="0"/>
        <w:rPr>
          <w:ins w:id="1260" w:author="Nishikant ." w:date="2019-01-28T16:37:00Z"/>
          <w:rFonts w:asciiTheme="minorHAnsi" w:hAnsiTheme="minorHAnsi" w:cstheme="minorHAnsi"/>
          <w:sz w:val="22"/>
          <w:szCs w:val="22"/>
        </w:rPr>
      </w:pPr>
      <w:ins w:id="1261" w:author="Nishikant ." w:date="2019-01-28T16:37:00Z">
        <w:r w:rsidRPr="00070507">
          <w:rPr>
            <w:rFonts w:asciiTheme="minorHAnsi" w:hAnsiTheme="minorHAnsi" w:cstheme="minorHAnsi"/>
            <w:sz w:val="22"/>
            <w:szCs w:val="22"/>
          </w:rPr>
          <w:t>        &lt;paymentMethod&gt;VISA-SSL&lt;/paymentMethod&gt;</w:t>
        </w:r>
      </w:ins>
    </w:p>
    <w:p w:rsidR="009B6E51" w:rsidRPr="00070507" w:rsidRDefault="009B6E51" w:rsidP="00074D2C">
      <w:pPr>
        <w:pStyle w:val="NormalWeb"/>
        <w:spacing w:after="0"/>
        <w:rPr>
          <w:ins w:id="1262" w:author="Nishikant ." w:date="2019-01-28T16:37:00Z"/>
          <w:rFonts w:asciiTheme="minorHAnsi" w:hAnsiTheme="minorHAnsi" w:cstheme="minorHAnsi"/>
          <w:sz w:val="22"/>
          <w:szCs w:val="22"/>
        </w:rPr>
      </w:pPr>
      <w:ins w:id="1263" w:author="Nishikant ." w:date="2019-01-28T16:37:00Z">
        <w:r w:rsidRPr="00070507">
          <w:rPr>
            <w:rFonts w:asciiTheme="minorHAnsi" w:hAnsiTheme="minorHAnsi" w:cstheme="minorHAnsi"/>
            <w:sz w:val="22"/>
            <w:szCs w:val="22"/>
          </w:rPr>
          <w:t>        &lt;amount value="5000" currencyCode="GBP" exponent="2" debitCreditIndicator="credit"/&gt;</w:t>
        </w:r>
      </w:ins>
    </w:p>
    <w:p w:rsidR="009B6E51" w:rsidRPr="00070507" w:rsidRDefault="009B6E51" w:rsidP="00074D2C">
      <w:pPr>
        <w:pStyle w:val="NormalWeb"/>
        <w:spacing w:after="0"/>
        <w:rPr>
          <w:ins w:id="1264" w:author="Nishikant ." w:date="2019-01-28T16:37:00Z"/>
          <w:rFonts w:asciiTheme="minorHAnsi" w:hAnsiTheme="minorHAnsi" w:cstheme="minorHAnsi"/>
          <w:sz w:val="22"/>
          <w:szCs w:val="22"/>
        </w:rPr>
      </w:pPr>
      <w:ins w:id="1265" w:author="Nishikant ." w:date="2019-01-28T16:37:00Z">
        <w:r w:rsidRPr="00070507">
          <w:rPr>
            <w:rFonts w:asciiTheme="minorHAnsi" w:hAnsiTheme="minorHAnsi" w:cstheme="minorHAnsi"/>
            <w:sz w:val="22"/>
            <w:szCs w:val="22"/>
          </w:rPr>
          <w:t>        &lt;lastEvent&gt;AUTHORISED&lt;/lastEvent&gt;</w:t>
        </w:r>
      </w:ins>
    </w:p>
    <w:p w:rsidR="009B6E51" w:rsidRPr="00070507" w:rsidRDefault="009B6E51" w:rsidP="00074D2C">
      <w:pPr>
        <w:pStyle w:val="NormalWeb"/>
        <w:spacing w:after="0"/>
        <w:rPr>
          <w:ins w:id="1266" w:author="Nishikant ." w:date="2019-01-28T16:37:00Z"/>
          <w:rFonts w:asciiTheme="minorHAnsi" w:hAnsiTheme="minorHAnsi" w:cstheme="minorHAnsi"/>
          <w:sz w:val="22"/>
          <w:szCs w:val="22"/>
        </w:rPr>
      </w:pPr>
      <w:ins w:id="1267" w:author="Nishikant ." w:date="2019-01-28T16:37:00Z">
        <w:r w:rsidRPr="00070507">
          <w:rPr>
            <w:rFonts w:asciiTheme="minorHAnsi" w:hAnsiTheme="minorHAnsi" w:cstheme="minorHAnsi"/>
            <w:sz w:val="22"/>
            <w:szCs w:val="22"/>
          </w:rPr>
          <w:t xml:space="preserve">        &lt;AuthorisationId id="666"/&gt; </w:t>
        </w:r>
      </w:ins>
    </w:p>
    <w:p w:rsidR="009B6E51" w:rsidRPr="00070507" w:rsidRDefault="009B6E51" w:rsidP="00074D2C">
      <w:pPr>
        <w:pStyle w:val="NormalWeb"/>
        <w:spacing w:after="0"/>
        <w:rPr>
          <w:ins w:id="1268" w:author="Nishikant ." w:date="2019-01-28T16:37:00Z"/>
          <w:rFonts w:asciiTheme="minorHAnsi" w:hAnsiTheme="minorHAnsi" w:cstheme="minorHAnsi"/>
          <w:sz w:val="22"/>
          <w:szCs w:val="22"/>
        </w:rPr>
      </w:pPr>
      <w:ins w:id="1269" w:author="Nishikant ." w:date="2019-01-28T16:37:00Z">
        <w:r w:rsidRPr="00070507">
          <w:rPr>
            <w:rFonts w:asciiTheme="minorHAnsi" w:hAnsiTheme="minorHAnsi" w:cstheme="minorHAnsi"/>
            <w:sz w:val="22"/>
            <w:szCs w:val="22"/>
          </w:rPr>
          <w:t>        &lt;balance accountType="IN_PROCESS_AUTHORISED"&gt;</w:t>
        </w:r>
      </w:ins>
    </w:p>
    <w:p w:rsidR="009B6E51" w:rsidRPr="00070507" w:rsidRDefault="009B6E51" w:rsidP="00074D2C">
      <w:pPr>
        <w:pStyle w:val="NormalWeb"/>
        <w:spacing w:after="0"/>
        <w:rPr>
          <w:ins w:id="1270" w:author="Nishikant ." w:date="2019-01-28T16:37:00Z"/>
          <w:rFonts w:asciiTheme="minorHAnsi" w:hAnsiTheme="minorHAnsi" w:cstheme="minorHAnsi"/>
          <w:sz w:val="22"/>
          <w:szCs w:val="22"/>
        </w:rPr>
      </w:pPr>
      <w:ins w:id="1271" w:author="Nishikant ." w:date="2019-01-28T16:37:00Z">
        <w:r w:rsidRPr="00070507">
          <w:rPr>
            <w:rFonts w:asciiTheme="minorHAnsi" w:hAnsiTheme="minorHAnsi" w:cstheme="minorHAnsi"/>
            <w:sz w:val="22"/>
            <w:szCs w:val="22"/>
          </w:rPr>
          <w:t>          &lt;amount value="5000" currencyCode="GBP" exponent="2" debitCreditIndicator="credit"/&gt;</w:t>
        </w:r>
      </w:ins>
    </w:p>
    <w:p w:rsidR="009B6E51" w:rsidRPr="00070507" w:rsidRDefault="009B6E51" w:rsidP="00074D2C">
      <w:pPr>
        <w:pStyle w:val="NormalWeb"/>
        <w:spacing w:after="0"/>
        <w:rPr>
          <w:ins w:id="1272" w:author="Nishikant ." w:date="2019-01-28T16:37:00Z"/>
          <w:rFonts w:asciiTheme="minorHAnsi" w:hAnsiTheme="minorHAnsi" w:cstheme="minorHAnsi"/>
          <w:sz w:val="22"/>
          <w:szCs w:val="22"/>
        </w:rPr>
      </w:pPr>
      <w:ins w:id="1273" w:author="Nishikant ." w:date="2019-01-28T16:37:00Z">
        <w:r w:rsidRPr="00070507">
          <w:rPr>
            <w:rFonts w:asciiTheme="minorHAnsi" w:hAnsiTheme="minorHAnsi" w:cstheme="minorHAnsi"/>
            <w:sz w:val="22"/>
            <w:szCs w:val="22"/>
          </w:rPr>
          <w:t>        &lt;/balance&gt;</w:t>
        </w:r>
      </w:ins>
    </w:p>
    <w:p w:rsidR="009B6E51" w:rsidRPr="00070507" w:rsidRDefault="009B6E51" w:rsidP="00074D2C">
      <w:pPr>
        <w:pStyle w:val="NormalWeb"/>
        <w:spacing w:after="0"/>
        <w:rPr>
          <w:ins w:id="1274" w:author="Nishikant ." w:date="2019-01-28T16:37:00Z"/>
          <w:rFonts w:asciiTheme="minorHAnsi" w:hAnsiTheme="minorHAnsi" w:cstheme="minorHAnsi"/>
          <w:sz w:val="22"/>
          <w:szCs w:val="22"/>
        </w:rPr>
      </w:pPr>
      <w:ins w:id="1275" w:author="Nishikant ." w:date="2019-01-28T16:37:00Z">
        <w:r w:rsidRPr="00070507">
          <w:rPr>
            <w:rFonts w:asciiTheme="minorHAnsi" w:hAnsiTheme="minorHAnsi" w:cstheme="minorHAnsi"/>
            <w:sz w:val="22"/>
            <w:szCs w:val="22"/>
          </w:rPr>
          <w:t>        &lt;cardNumber&gt;4444********1111&lt;/cardNumber&gt;</w:t>
        </w:r>
      </w:ins>
    </w:p>
    <w:p w:rsidR="009B6E51" w:rsidRPr="00070507" w:rsidRDefault="009B6E51" w:rsidP="00074D2C">
      <w:pPr>
        <w:pStyle w:val="NormalWeb"/>
        <w:spacing w:after="0"/>
        <w:rPr>
          <w:ins w:id="1276" w:author="Nishikant ." w:date="2019-01-28T16:37:00Z"/>
          <w:rFonts w:asciiTheme="minorHAnsi" w:hAnsiTheme="minorHAnsi" w:cstheme="minorHAnsi"/>
          <w:sz w:val="22"/>
          <w:szCs w:val="22"/>
        </w:rPr>
      </w:pPr>
      <w:ins w:id="1277" w:author="Nishikant ." w:date="2019-01-28T16:37:00Z">
        <w:r w:rsidRPr="00070507">
          <w:rPr>
            <w:rFonts w:asciiTheme="minorHAnsi" w:hAnsiTheme="minorHAnsi" w:cstheme="minorHAnsi"/>
            <w:sz w:val="22"/>
            <w:szCs w:val="22"/>
          </w:rPr>
          <w:t>        &lt;riskScore value="0"/&gt;</w:t>
        </w:r>
      </w:ins>
    </w:p>
    <w:p w:rsidR="009B6E51" w:rsidRPr="00070507" w:rsidRDefault="009B6E51" w:rsidP="00074D2C">
      <w:pPr>
        <w:pStyle w:val="NormalWeb"/>
        <w:spacing w:after="0"/>
        <w:rPr>
          <w:ins w:id="1278" w:author="Nishikant ." w:date="2019-01-28T16:37:00Z"/>
          <w:rFonts w:asciiTheme="minorHAnsi" w:hAnsiTheme="minorHAnsi" w:cstheme="minorHAnsi"/>
          <w:sz w:val="22"/>
          <w:szCs w:val="22"/>
        </w:rPr>
      </w:pPr>
      <w:ins w:id="1279" w:author="Nishikant ." w:date="2019-01-28T16:37:00Z">
        <w:r w:rsidRPr="00070507">
          <w:rPr>
            <w:rFonts w:asciiTheme="minorHAnsi" w:hAnsiTheme="minorHAnsi" w:cstheme="minorHAnsi"/>
            <w:sz w:val="22"/>
            <w:szCs w:val="22"/>
          </w:rPr>
          <w:t>        &lt;schemeResponse&gt;</w:t>
        </w:r>
      </w:ins>
    </w:p>
    <w:p w:rsidR="009B6E51" w:rsidRPr="00070507" w:rsidRDefault="009B6E51" w:rsidP="00074D2C">
      <w:pPr>
        <w:pStyle w:val="NormalWeb"/>
        <w:spacing w:after="0"/>
        <w:rPr>
          <w:ins w:id="1280" w:author="Nishikant ." w:date="2019-01-28T16:37:00Z"/>
          <w:rFonts w:asciiTheme="minorHAnsi" w:hAnsiTheme="minorHAnsi" w:cstheme="minorHAnsi"/>
          <w:sz w:val="22"/>
          <w:szCs w:val="22"/>
        </w:rPr>
      </w:pPr>
      <w:ins w:id="1281" w:author="Nishikant ." w:date="2019-01-28T16:37:00Z">
        <w:r w:rsidRPr="00070507">
          <w:rPr>
            <w:rFonts w:asciiTheme="minorHAnsi" w:hAnsiTheme="minorHAnsi" w:cstheme="minorHAnsi"/>
            <w:sz w:val="22"/>
            <w:szCs w:val="22"/>
          </w:rPr>
          <w:t>          &lt;transactionIdentifier&gt;20005060720116005061&lt;/transactionIdentifier&gt; &lt;!--Store this for later use--&gt;</w:t>
        </w:r>
      </w:ins>
    </w:p>
    <w:p w:rsidR="009B6E51" w:rsidRPr="00070507" w:rsidRDefault="009B6E51" w:rsidP="00074D2C">
      <w:pPr>
        <w:pStyle w:val="NormalWeb"/>
        <w:spacing w:after="0"/>
        <w:rPr>
          <w:ins w:id="1282" w:author="Nishikant ." w:date="2019-01-28T16:37:00Z"/>
          <w:rFonts w:asciiTheme="minorHAnsi" w:hAnsiTheme="minorHAnsi" w:cstheme="minorHAnsi"/>
          <w:sz w:val="22"/>
          <w:szCs w:val="22"/>
        </w:rPr>
      </w:pPr>
      <w:ins w:id="1283" w:author="Nishikant ." w:date="2019-01-28T16:37:00Z">
        <w:r w:rsidRPr="00070507">
          <w:rPr>
            <w:rFonts w:asciiTheme="minorHAnsi" w:hAnsiTheme="minorHAnsi" w:cstheme="minorHAnsi"/>
            <w:sz w:val="22"/>
            <w:szCs w:val="22"/>
          </w:rPr>
          <w:t>        &lt;/schemeResponse&gt;</w:t>
        </w:r>
      </w:ins>
    </w:p>
    <w:p w:rsidR="009B6E51" w:rsidRPr="00070507" w:rsidRDefault="009B6E51" w:rsidP="00074D2C">
      <w:pPr>
        <w:pStyle w:val="NormalWeb"/>
        <w:spacing w:after="0"/>
        <w:rPr>
          <w:ins w:id="1284" w:author="Nishikant ." w:date="2019-01-28T16:37:00Z"/>
          <w:rFonts w:asciiTheme="minorHAnsi" w:hAnsiTheme="minorHAnsi" w:cstheme="minorHAnsi"/>
          <w:sz w:val="22"/>
          <w:szCs w:val="22"/>
        </w:rPr>
      </w:pPr>
      <w:ins w:id="1285" w:author="Nishikant ." w:date="2019-01-28T16:37:00Z">
        <w:r w:rsidRPr="00070507">
          <w:rPr>
            <w:rFonts w:asciiTheme="minorHAnsi" w:hAnsiTheme="minorHAnsi" w:cstheme="minorHAnsi"/>
            <w:sz w:val="22"/>
            <w:szCs w:val="22"/>
          </w:rPr>
          <w:t>      &lt;/payment&gt;</w:t>
        </w:r>
      </w:ins>
    </w:p>
    <w:p w:rsidR="009B6E51" w:rsidRPr="00070507" w:rsidRDefault="009B6E51" w:rsidP="00074D2C">
      <w:pPr>
        <w:pStyle w:val="NormalWeb"/>
        <w:spacing w:after="0"/>
        <w:rPr>
          <w:ins w:id="1286" w:author="Nishikant ." w:date="2019-01-28T16:37:00Z"/>
          <w:rFonts w:asciiTheme="minorHAnsi" w:hAnsiTheme="minorHAnsi" w:cstheme="minorHAnsi"/>
          <w:sz w:val="22"/>
          <w:szCs w:val="22"/>
        </w:rPr>
      </w:pPr>
      <w:ins w:id="1287" w:author="Nishikant ." w:date="2019-01-28T16:37:00Z">
        <w:r w:rsidRPr="00070507">
          <w:rPr>
            <w:rFonts w:asciiTheme="minorHAnsi" w:hAnsiTheme="minorHAnsi" w:cstheme="minorHAnsi"/>
            <w:sz w:val="22"/>
            <w:szCs w:val="22"/>
          </w:rPr>
          <w:t>    &lt;/orderStatus&gt;</w:t>
        </w:r>
      </w:ins>
    </w:p>
    <w:p w:rsidR="009B6E51" w:rsidRPr="00070507" w:rsidRDefault="009B6E51" w:rsidP="00074D2C">
      <w:pPr>
        <w:pStyle w:val="NormalWeb"/>
        <w:spacing w:after="0"/>
        <w:rPr>
          <w:ins w:id="1288" w:author="Nishikant ." w:date="2019-01-28T16:37:00Z"/>
          <w:rFonts w:asciiTheme="minorHAnsi" w:hAnsiTheme="minorHAnsi" w:cstheme="minorHAnsi"/>
          <w:sz w:val="22"/>
          <w:szCs w:val="22"/>
        </w:rPr>
      </w:pPr>
      <w:ins w:id="1289" w:author="Nishikant ." w:date="2019-01-28T16:37:00Z">
        <w:r w:rsidRPr="00070507">
          <w:rPr>
            <w:rFonts w:asciiTheme="minorHAnsi" w:hAnsiTheme="minorHAnsi" w:cstheme="minorHAnsi"/>
            <w:sz w:val="22"/>
            <w:szCs w:val="22"/>
          </w:rPr>
          <w:t>  &lt;/reply&gt;</w:t>
        </w:r>
      </w:ins>
    </w:p>
    <w:p w:rsidR="009B6E51" w:rsidRPr="00070507" w:rsidRDefault="009B6E51" w:rsidP="00074D2C">
      <w:pPr>
        <w:pStyle w:val="NormalWeb"/>
        <w:spacing w:after="0"/>
        <w:rPr>
          <w:ins w:id="1290" w:author="Nishikant ." w:date="2019-01-28T16:37:00Z"/>
          <w:rFonts w:asciiTheme="minorHAnsi" w:hAnsiTheme="minorHAnsi" w:cstheme="minorHAnsi"/>
          <w:sz w:val="22"/>
          <w:szCs w:val="22"/>
        </w:rPr>
      </w:pPr>
      <w:ins w:id="1291" w:author="Nishikant ." w:date="2019-01-28T16:37:00Z">
        <w:r w:rsidRPr="00070507">
          <w:rPr>
            <w:rFonts w:asciiTheme="minorHAnsi" w:hAnsiTheme="minorHAnsi" w:cstheme="minorHAnsi"/>
            <w:sz w:val="22"/>
            <w:szCs w:val="22"/>
          </w:rPr>
          <w:t>&lt;/paymentService&gt;</w:t>
        </w:r>
      </w:ins>
    </w:p>
    <w:p w:rsidR="00B04D3B" w:rsidRDefault="00B04D3B" w:rsidP="00B04D3B">
      <w:pPr>
        <w:rPr>
          <w:highlight w:val="magenta"/>
        </w:rPr>
      </w:pPr>
    </w:p>
    <w:p w:rsidR="00B04D3B" w:rsidRPr="003C7F47" w:rsidRDefault="00B04D3B" w:rsidP="00B04D3B">
      <w:pPr>
        <w:rPr>
          <w:ins w:id="1292" w:author="Nishikant ." w:date="2019-01-28T16:37:00Z"/>
          <w:b/>
        </w:rPr>
      </w:pPr>
      <w:r w:rsidRPr="003C7F47">
        <w:rPr>
          <w:b/>
        </w:rPr>
        <w:t xml:space="preserve"> ‘USED’ Request: </w:t>
      </w:r>
    </w:p>
    <w:p w:rsidR="009B6E51" w:rsidRPr="00070507" w:rsidRDefault="009B6E51" w:rsidP="00074D2C">
      <w:pPr>
        <w:pStyle w:val="NormalWeb"/>
        <w:spacing w:after="0"/>
        <w:rPr>
          <w:ins w:id="1293" w:author="Nishikant ." w:date="2019-01-28T16:37:00Z"/>
          <w:rFonts w:asciiTheme="minorHAnsi" w:hAnsiTheme="minorHAnsi" w:cstheme="minorHAnsi"/>
          <w:sz w:val="22"/>
          <w:szCs w:val="22"/>
        </w:rPr>
      </w:pPr>
      <w:ins w:id="1294" w:author="Nishikant ." w:date="2019-01-28T16:37:00Z">
        <w:r w:rsidRPr="00070507">
          <w:rPr>
            <w:rFonts w:asciiTheme="minorHAnsi" w:hAnsiTheme="minorHAnsi" w:cstheme="minorHAnsi"/>
            <w:sz w:val="22"/>
            <w:szCs w:val="22"/>
          </w:rPr>
          <w:t>&lt;?xml version="1.0" encoding="UTF-8"?&gt;</w:t>
        </w:r>
      </w:ins>
    </w:p>
    <w:p w:rsidR="009B6E51" w:rsidRPr="00070507" w:rsidRDefault="009B6E51" w:rsidP="00074D2C">
      <w:pPr>
        <w:pStyle w:val="NormalWeb"/>
        <w:spacing w:after="0"/>
        <w:rPr>
          <w:ins w:id="1295" w:author="Nishikant ." w:date="2019-01-28T16:37:00Z"/>
          <w:rFonts w:asciiTheme="minorHAnsi" w:hAnsiTheme="minorHAnsi" w:cstheme="minorHAnsi"/>
          <w:sz w:val="22"/>
          <w:szCs w:val="22"/>
        </w:rPr>
      </w:pPr>
      <w:ins w:id="1296" w:author="Nishikant ." w:date="2019-01-28T16:37:00Z">
        <w:r w:rsidRPr="00070507">
          <w:rPr>
            <w:rFonts w:asciiTheme="minorHAnsi" w:hAnsiTheme="minorHAnsi" w:cstheme="minorHAnsi"/>
            <w:sz w:val="22"/>
            <w:szCs w:val="22"/>
          </w:rPr>
          <w:t>&lt;!DOCTYPE paymentService PUBLIC "-//WorldPay//DTD WorldPay PaymentService v1//EN"</w:t>
        </w:r>
      </w:ins>
    </w:p>
    <w:p w:rsidR="009B6E51" w:rsidRPr="00070507" w:rsidRDefault="009B6E51" w:rsidP="00074D2C">
      <w:pPr>
        <w:pStyle w:val="NormalWeb"/>
        <w:spacing w:after="0"/>
        <w:rPr>
          <w:ins w:id="1297" w:author="Nishikant ." w:date="2019-01-28T16:37:00Z"/>
          <w:rFonts w:asciiTheme="minorHAnsi" w:hAnsiTheme="minorHAnsi" w:cstheme="minorHAnsi"/>
          <w:sz w:val="22"/>
          <w:szCs w:val="22"/>
        </w:rPr>
      </w:pPr>
      <w:ins w:id="1298" w:author="Nishikant ." w:date="2019-01-28T16:37:00Z">
        <w:r w:rsidRPr="00070507">
          <w:rPr>
            <w:rFonts w:asciiTheme="minorHAnsi" w:hAnsiTheme="minorHAnsi" w:cstheme="minorHAnsi"/>
            <w:sz w:val="22"/>
            <w:szCs w:val="22"/>
          </w:rPr>
          <w:t xml:space="preserve"> "http://dtd.worldpay.com/paymentService_v1.dtd"&gt;</w:t>
        </w:r>
      </w:ins>
    </w:p>
    <w:p w:rsidR="009B6E51" w:rsidRPr="00070507" w:rsidRDefault="009B6E51" w:rsidP="00074D2C">
      <w:pPr>
        <w:pStyle w:val="NormalWeb"/>
        <w:spacing w:after="0"/>
        <w:rPr>
          <w:ins w:id="1299" w:author="Nishikant ." w:date="2019-01-28T16:37:00Z"/>
          <w:rFonts w:asciiTheme="minorHAnsi" w:hAnsiTheme="minorHAnsi" w:cstheme="minorHAnsi"/>
          <w:sz w:val="22"/>
          <w:szCs w:val="22"/>
        </w:rPr>
      </w:pPr>
      <w:ins w:id="1300" w:author="Nishikant ." w:date="2019-01-28T16:37:00Z">
        <w:r w:rsidRPr="00070507">
          <w:rPr>
            <w:rFonts w:asciiTheme="minorHAnsi" w:hAnsiTheme="minorHAnsi" w:cstheme="minorHAnsi"/>
            <w:sz w:val="22"/>
            <w:szCs w:val="22"/>
          </w:rPr>
          <w:t>&lt;paymentService version="1.4" merchantCode="YOUR_MERCHANT_CODE"&gt;</w:t>
        </w:r>
      </w:ins>
    </w:p>
    <w:p w:rsidR="009B6E51" w:rsidRPr="00070507" w:rsidRDefault="009B6E51" w:rsidP="00074D2C">
      <w:pPr>
        <w:pStyle w:val="NormalWeb"/>
        <w:spacing w:after="0"/>
        <w:rPr>
          <w:ins w:id="1301" w:author="Nishikant ." w:date="2019-01-28T16:37:00Z"/>
          <w:rFonts w:asciiTheme="minorHAnsi" w:hAnsiTheme="minorHAnsi" w:cstheme="minorHAnsi"/>
          <w:sz w:val="22"/>
          <w:szCs w:val="22"/>
        </w:rPr>
      </w:pPr>
      <w:ins w:id="1302" w:author="Nishikant ." w:date="2019-01-28T16:37:00Z">
        <w:r w:rsidRPr="00070507">
          <w:rPr>
            <w:rFonts w:asciiTheme="minorHAnsi" w:hAnsiTheme="minorHAnsi" w:cstheme="minorHAnsi"/>
            <w:sz w:val="22"/>
            <w:szCs w:val="22"/>
          </w:rPr>
          <w:lastRenderedPageBreak/>
          <w:t>  &lt;submit&gt;</w:t>
        </w:r>
      </w:ins>
    </w:p>
    <w:p w:rsidR="009B6E51" w:rsidRPr="00070507" w:rsidRDefault="009B6E51" w:rsidP="00074D2C">
      <w:pPr>
        <w:pStyle w:val="NormalWeb"/>
        <w:spacing w:after="0"/>
        <w:rPr>
          <w:ins w:id="1303" w:author="Nishikant ." w:date="2019-01-28T16:37:00Z"/>
          <w:rFonts w:asciiTheme="minorHAnsi" w:hAnsiTheme="minorHAnsi" w:cstheme="minorHAnsi"/>
          <w:sz w:val="22"/>
          <w:szCs w:val="22"/>
        </w:rPr>
      </w:pPr>
      <w:ins w:id="1304" w:author="Nishikant ." w:date="2019-01-28T16:37:00Z">
        <w:r w:rsidRPr="00070507">
          <w:rPr>
            <w:rFonts w:asciiTheme="minorHAnsi" w:hAnsiTheme="minorHAnsi" w:cstheme="minorHAnsi"/>
            <w:sz w:val="22"/>
            <w:szCs w:val="22"/>
          </w:rPr>
          <w:t xml:space="preserve">    &lt;order orderCode="YOUR_ORDER_CODE"&gt; </w:t>
        </w:r>
      </w:ins>
    </w:p>
    <w:p w:rsidR="009B6E51" w:rsidRPr="00070507" w:rsidRDefault="009B6E51" w:rsidP="00074D2C">
      <w:pPr>
        <w:pStyle w:val="NormalWeb"/>
        <w:spacing w:after="0"/>
        <w:rPr>
          <w:ins w:id="1305" w:author="Nishikant ." w:date="2019-01-28T16:37:00Z"/>
          <w:rFonts w:asciiTheme="minorHAnsi" w:hAnsiTheme="minorHAnsi" w:cstheme="minorHAnsi"/>
          <w:sz w:val="22"/>
          <w:szCs w:val="22"/>
        </w:rPr>
      </w:pPr>
      <w:ins w:id="1306" w:author="Nishikant ." w:date="2019-01-28T16:37:00Z">
        <w:r w:rsidRPr="00070507">
          <w:rPr>
            <w:rFonts w:asciiTheme="minorHAnsi" w:hAnsiTheme="minorHAnsi" w:cstheme="minorHAnsi"/>
            <w:sz w:val="22"/>
            <w:szCs w:val="22"/>
          </w:rPr>
          <w:t xml:space="preserve">      &lt;description&gt;YOUR DESCRIPTION&lt;/description&gt; </w:t>
        </w:r>
      </w:ins>
    </w:p>
    <w:p w:rsidR="009B6E51" w:rsidRPr="00070507" w:rsidRDefault="009B6E51" w:rsidP="00074D2C">
      <w:pPr>
        <w:pStyle w:val="NormalWeb"/>
        <w:spacing w:after="0"/>
        <w:rPr>
          <w:ins w:id="1307" w:author="Nishikant ." w:date="2019-01-28T16:37:00Z"/>
          <w:rFonts w:asciiTheme="minorHAnsi" w:hAnsiTheme="minorHAnsi" w:cstheme="minorHAnsi"/>
          <w:sz w:val="22"/>
          <w:szCs w:val="22"/>
        </w:rPr>
      </w:pPr>
      <w:ins w:id="1308" w:author="Nishikant ." w:date="2019-01-28T16:37:00Z">
        <w:r w:rsidRPr="00070507">
          <w:rPr>
            <w:rFonts w:asciiTheme="minorHAnsi" w:hAnsiTheme="minorHAnsi" w:cstheme="minorHAnsi"/>
            <w:sz w:val="22"/>
            <w:szCs w:val="22"/>
          </w:rPr>
          <w:t>      &lt;amount currencyCode="GBP" exponent="2" value="5000"/&gt;</w:t>
        </w:r>
      </w:ins>
    </w:p>
    <w:p w:rsidR="009B6E51" w:rsidRPr="00070507" w:rsidRDefault="009B6E51" w:rsidP="00074D2C">
      <w:pPr>
        <w:pStyle w:val="NormalWeb"/>
        <w:spacing w:after="0"/>
        <w:rPr>
          <w:ins w:id="1309" w:author="Nishikant ." w:date="2019-01-28T16:37:00Z"/>
          <w:rFonts w:asciiTheme="minorHAnsi" w:hAnsiTheme="minorHAnsi" w:cstheme="minorHAnsi"/>
          <w:sz w:val="22"/>
          <w:szCs w:val="22"/>
        </w:rPr>
      </w:pPr>
      <w:ins w:id="1310" w:author="Nishikant ." w:date="2019-01-28T16:37:00Z">
        <w:r w:rsidRPr="00070507">
          <w:rPr>
            <w:rFonts w:asciiTheme="minorHAnsi" w:hAnsiTheme="minorHAnsi" w:cstheme="minorHAnsi"/>
            <w:sz w:val="22"/>
            <w:szCs w:val="22"/>
          </w:rPr>
          <w:t>      &lt;paymentDetails&gt;</w:t>
        </w:r>
      </w:ins>
    </w:p>
    <w:p w:rsidR="009B6E51" w:rsidRPr="00070507" w:rsidRDefault="009B6E51" w:rsidP="00074D2C">
      <w:pPr>
        <w:pStyle w:val="NormalWeb"/>
        <w:spacing w:after="0"/>
        <w:rPr>
          <w:ins w:id="1311" w:author="Nishikant ." w:date="2019-01-28T16:37:00Z"/>
          <w:rFonts w:asciiTheme="minorHAnsi" w:hAnsiTheme="minorHAnsi" w:cstheme="minorHAnsi"/>
          <w:sz w:val="22"/>
          <w:szCs w:val="22"/>
        </w:rPr>
      </w:pPr>
      <w:ins w:id="1312" w:author="Nishikant ." w:date="2019-01-28T16:37:00Z">
        <w:r w:rsidRPr="00070507">
          <w:rPr>
            <w:rFonts w:asciiTheme="minorHAnsi" w:hAnsiTheme="minorHAnsi" w:cstheme="minorHAnsi"/>
            <w:sz w:val="22"/>
            <w:szCs w:val="22"/>
          </w:rPr>
          <w:t>        &lt;CARD-SSL&gt;</w:t>
        </w:r>
      </w:ins>
    </w:p>
    <w:p w:rsidR="009B6E51" w:rsidRPr="00070507" w:rsidRDefault="009B6E51" w:rsidP="00074D2C">
      <w:pPr>
        <w:pStyle w:val="NormalWeb"/>
        <w:spacing w:after="0"/>
        <w:rPr>
          <w:ins w:id="1313" w:author="Nishikant ." w:date="2019-01-28T16:37:00Z"/>
          <w:rFonts w:asciiTheme="minorHAnsi" w:hAnsiTheme="minorHAnsi" w:cstheme="minorHAnsi"/>
          <w:sz w:val="22"/>
          <w:szCs w:val="22"/>
        </w:rPr>
      </w:pPr>
      <w:ins w:id="1314" w:author="Nishikant ." w:date="2019-01-28T16:37:00Z">
        <w:r w:rsidRPr="00070507">
          <w:rPr>
            <w:rFonts w:asciiTheme="minorHAnsi" w:hAnsiTheme="minorHAnsi" w:cstheme="minorHAnsi"/>
            <w:sz w:val="22"/>
            <w:szCs w:val="22"/>
          </w:rPr>
          <w:t>          &lt;cardNumber&gt;4444333322221111&lt;/cardNumber&gt;</w:t>
        </w:r>
      </w:ins>
    </w:p>
    <w:p w:rsidR="009B6E51" w:rsidRPr="00070507" w:rsidRDefault="009B6E51" w:rsidP="00074D2C">
      <w:pPr>
        <w:pStyle w:val="NormalWeb"/>
        <w:spacing w:after="0"/>
        <w:rPr>
          <w:ins w:id="1315" w:author="Nishikant ." w:date="2019-01-28T16:37:00Z"/>
          <w:rFonts w:asciiTheme="minorHAnsi" w:hAnsiTheme="minorHAnsi" w:cstheme="minorHAnsi"/>
          <w:sz w:val="22"/>
          <w:szCs w:val="22"/>
        </w:rPr>
      </w:pPr>
      <w:ins w:id="1316" w:author="Nishikant ." w:date="2019-01-28T16:37:00Z">
        <w:r w:rsidRPr="00070507">
          <w:rPr>
            <w:rFonts w:asciiTheme="minorHAnsi" w:hAnsiTheme="minorHAnsi" w:cstheme="minorHAnsi"/>
            <w:sz w:val="22"/>
            <w:szCs w:val="22"/>
          </w:rPr>
          <w:t>          &lt;expiryDate&gt;</w:t>
        </w:r>
      </w:ins>
    </w:p>
    <w:p w:rsidR="009B6E51" w:rsidRPr="00070507" w:rsidRDefault="009B6E51" w:rsidP="00074D2C">
      <w:pPr>
        <w:pStyle w:val="NormalWeb"/>
        <w:spacing w:after="0"/>
        <w:rPr>
          <w:ins w:id="1317" w:author="Nishikant ." w:date="2019-01-28T16:37:00Z"/>
          <w:rFonts w:asciiTheme="minorHAnsi" w:hAnsiTheme="minorHAnsi" w:cstheme="minorHAnsi"/>
          <w:sz w:val="22"/>
          <w:szCs w:val="22"/>
        </w:rPr>
      </w:pPr>
      <w:ins w:id="1318" w:author="Nishikant ." w:date="2019-01-28T16:37:00Z">
        <w:r w:rsidRPr="00070507">
          <w:rPr>
            <w:rFonts w:asciiTheme="minorHAnsi" w:hAnsiTheme="minorHAnsi" w:cstheme="minorHAnsi"/>
            <w:sz w:val="22"/>
            <w:szCs w:val="22"/>
          </w:rPr>
          <w:t>            &lt;date month="01" year="2020"/&gt;</w:t>
        </w:r>
      </w:ins>
    </w:p>
    <w:p w:rsidR="009B6E51" w:rsidRPr="00070507" w:rsidRDefault="009B6E51" w:rsidP="00074D2C">
      <w:pPr>
        <w:pStyle w:val="NormalWeb"/>
        <w:spacing w:after="0"/>
        <w:rPr>
          <w:ins w:id="1319" w:author="Nishikant ." w:date="2019-01-28T16:37:00Z"/>
          <w:rFonts w:asciiTheme="minorHAnsi" w:hAnsiTheme="minorHAnsi" w:cstheme="minorHAnsi"/>
          <w:sz w:val="22"/>
          <w:szCs w:val="22"/>
        </w:rPr>
      </w:pPr>
      <w:ins w:id="1320" w:author="Nishikant ." w:date="2019-01-28T16:37:00Z">
        <w:r w:rsidRPr="00070507">
          <w:rPr>
            <w:rFonts w:asciiTheme="minorHAnsi" w:hAnsiTheme="minorHAnsi" w:cstheme="minorHAnsi"/>
            <w:sz w:val="22"/>
            <w:szCs w:val="22"/>
          </w:rPr>
          <w:t>          &lt;/expiryDate&gt;</w:t>
        </w:r>
      </w:ins>
    </w:p>
    <w:p w:rsidR="009B6E51" w:rsidRPr="00070507" w:rsidRDefault="009B6E51" w:rsidP="00074D2C">
      <w:pPr>
        <w:pStyle w:val="NormalWeb"/>
        <w:spacing w:after="0"/>
        <w:rPr>
          <w:ins w:id="1321" w:author="Nishikant ." w:date="2019-01-28T16:37:00Z"/>
          <w:rFonts w:asciiTheme="minorHAnsi" w:hAnsiTheme="minorHAnsi" w:cstheme="minorHAnsi"/>
          <w:sz w:val="22"/>
          <w:szCs w:val="22"/>
        </w:rPr>
      </w:pPr>
      <w:ins w:id="1322" w:author="Nishikant ." w:date="2019-01-28T16:37:00Z">
        <w:r w:rsidRPr="00070507">
          <w:rPr>
            <w:rFonts w:asciiTheme="minorHAnsi" w:hAnsiTheme="minorHAnsi" w:cstheme="minorHAnsi"/>
            <w:sz w:val="22"/>
            <w:szCs w:val="22"/>
          </w:rPr>
          <w:t>          &lt;cardHolderName&gt;A Shopper&lt;/cardHolderName&gt;</w:t>
        </w:r>
      </w:ins>
    </w:p>
    <w:p w:rsidR="009B6E51" w:rsidRPr="00070507" w:rsidRDefault="009B6E51" w:rsidP="00074D2C">
      <w:pPr>
        <w:pStyle w:val="NormalWeb"/>
        <w:spacing w:after="0"/>
        <w:rPr>
          <w:ins w:id="1323" w:author="Nishikant ." w:date="2019-01-28T16:37:00Z"/>
          <w:rFonts w:asciiTheme="minorHAnsi" w:hAnsiTheme="minorHAnsi" w:cstheme="minorHAnsi"/>
          <w:sz w:val="22"/>
          <w:szCs w:val="22"/>
        </w:rPr>
      </w:pPr>
      <w:ins w:id="1324" w:author="Nishikant ." w:date="2019-01-28T16:37:00Z">
        <w:r w:rsidRPr="00070507">
          <w:rPr>
            <w:rFonts w:asciiTheme="minorHAnsi" w:hAnsiTheme="minorHAnsi" w:cstheme="minorHAnsi"/>
            <w:sz w:val="22"/>
            <w:szCs w:val="22"/>
          </w:rPr>
          <w:t>          &lt;cardAddress&gt;</w:t>
        </w:r>
      </w:ins>
    </w:p>
    <w:p w:rsidR="009B6E51" w:rsidRPr="00070507" w:rsidRDefault="009B6E51" w:rsidP="00074D2C">
      <w:pPr>
        <w:pStyle w:val="NormalWeb"/>
        <w:spacing w:after="0"/>
        <w:rPr>
          <w:ins w:id="1325" w:author="Nishikant ." w:date="2019-01-28T16:37:00Z"/>
          <w:rFonts w:asciiTheme="minorHAnsi" w:hAnsiTheme="minorHAnsi" w:cstheme="minorHAnsi"/>
          <w:sz w:val="22"/>
          <w:szCs w:val="22"/>
        </w:rPr>
      </w:pPr>
      <w:ins w:id="1326" w:author="Nishikant ." w:date="2019-01-28T16:37:00Z">
        <w:r w:rsidRPr="00070507">
          <w:rPr>
            <w:rFonts w:asciiTheme="minorHAnsi" w:hAnsiTheme="minorHAnsi" w:cstheme="minorHAnsi"/>
            <w:sz w:val="22"/>
            <w:szCs w:val="22"/>
          </w:rPr>
          <w:t>            &lt;address&gt;</w:t>
        </w:r>
      </w:ins>
    </w:p>
    <w:p w:rsidR="009B6E51" w:rsidRPr="00070507" w:rsidRDefault="009B6E51" w:rsidP="00074D2C">
      <w:pPr>
        <w:pStyle w:val="NormalWeb"/>
        <w:spacing w:after="0"/>
        <w:rPr>
          <w:ins w:id="1327" w:author="Nishikant ." w:date="2019-01-28T16:37:00Z"/>
          <w:rFonts w:asciiTheme="minorHAnsi" w:hAnsiTheme="minorHAnsi" w:cstheme="minorHAnsi"/>
          <w:sz w:val="22"/>
          <w:szCs w:val="22"/>
        </w:rPr>
      </w:pPr>
      <w:ins w:id="1328" w:author="Nishikant ." w:date="2019-01-28T16:37:00Z">
        <w:r w:rsidRPr="00070507">
          <w:rPr>
            <w:rFonts w:asciiTheme="minorHAnsi" w:hAnsiTheme="minorHAnsi" w:cstheme="minorHAnsi"/>
            <w:sz w:val="22"/>
            <w:szCs w:val="22"/>
          </w:rPr>
          <w:t>              &lt;address1&gt;47A&lt;/address1&gt;</w:t>
        </w:r>
      </w:ins>
    </w:p>
    <w:p w:rsidR="009B6E51" w:rsidRPr="00070507" w:rsidRDefault="009B6E51" w:rsidP="00074D2C">
      <w:pPr>
        <w:pStyle w:val="NormalWeb"/>
        <w:spacing w:after="0"/>
        <w:rPr>
          <w:ins w:id="1329" w:author="Nishikant ." w:date="2019-01-28T16:37:00Z"/>
          <w:rFonts w:asciiTheme="minorHAnsi" w:hAnsiTheme="minorHAnsi" w:cstheme="minorHAnsi"/>
          <w:sz w:val="22"/>
          <w:szCs w:val="22"/>
        </w:rPr>
      </w:pPr>
      <w:ins w:id="1330" w:author="Nishikant ." w:date="2019-01-28T16:37:00Z">
        <w:r w:rsidRPr="00070507">
          <w:rPr>
            <w:rFonts w:asciiTheme="minorHAnsi" w:hAnsiTheme="minorHAnsi" w:cstheme="minorHAnsi"/>
            <w:sz w:val="22"/>
            <w:szCs w:val="22"/>
          </w:rPr>
          <w:t>              &lt;address2&gt;Queensbridge Road&lt;/address2&gt;</w:t>
        </w:r>
      </w:ins>
    </w:p>
    <w:p w:rsidR="009B6E51" w:rsidRPr="00070507" w:rsidRDefault="009B6E51" w:rsidP="00074D2C">
      <w:pPr>
        <w:pStyle w:val="NormalWeb"/>
        <w:spacing w:after="0"/>
        <w:rPr>
          <w:ins w:id="1331" w:author="Nishikant ." w:date="2019-01-28T16:37:00Z"/>
          <w:rFonts w:asciiTheme="minorHAnsi" w:hAnsiTheme="minorHAnsi" w:cstheme="minorHAnsi"/>
          <w:sz w:val="22"/>
          <w:szCs w:val="22"/>
        </w:rPr>
      </w:pPr>
      <w:ins w:id="1332" w:author="Nishikant ." w:date="2019-01-28T16:37:00Z">
        <w:r w:rsidRPr="00070507">
          <w:rPr>
            <w:rFonts w:asciiTheme="minorHAnsi" w:hAnsiTheme="minorHAnsi" w:cstheme="minorHAnsi"/>
            <w:sz w:val="22"/>
            <w:szCs w:val="22"/>
          </w:rPr>
          <w:t>              &lt;address3&gt;Suburbia&lt;/address3&gt;</w:t>
        </w:r>
      </w:ins>
    </w:p>
    <w:p w:rsidR="009B6E51" w:rsidRPr="00070507" w:rsidRDefault="009B6E51" w:rsidP="00074D2C">
      <w:pPr>
        <w:pStyle w:val="NormalWeb"/>
        <w:spacing w:after="0"/>
        <w:rPr>
          <w:ins w:id="1333" w:author="Nishikant ." w:date="2019-01-28T16:37:00Z"/>
          <w:rFonts w:asciiTheme="minorHAnsi" w:hAnsiTheme="minorHAnsi" w:cstheme="minorHAnsi"/>
          <w:sz w:val="22"/>
          <w:szCs w:val="22"/>
        </w:rPr>
      </w:pPr>
      <w:ins w:id="1334" w:author="Nishikant ." w:date="2019-01-28T16:37:00Z">
        <w:r w:rsidRPr="00070507">
          <w:rPr>
            <w:rFonts w:asciiTheme="minorHAnsi" w:hAnsiTheme="minorHAnsi" w:cstheme="minorHAnsi"/>
            <w:sz w:val="22"/>
            <w:szCs w:val="22"/>
          </w:rPr>
          <w:t>              &lt;postalCode&gt;CB94BQ&lt;/postalCode&gt;</w:t>
        </w:r>
      </w:ins>
    </w:p>
    <w:p w:rsidR="009B6E51" w:rsidRPr="00070507" w:rsidRDefault="009B6E51" w:rsidP="00074D2C">
      <w:pPr>
        <w:pStyle w:val="NormalWeb"/>
        <w:spacing w:after="0"/>
        <w:rPr>
          <w:ins w:id="1335" w:author="Nishikant ." w:date="2019-01-28T16:37:00Z"/>
          <w:rFonts w:asciiTheme="minorHAnsi" w:hAnsiTheme="minorHAnsi" w:cstheme="minorHAnsi"/>
          <w:sz w:val="22"/>
          <w:szCs w:val="22"/>
        </w:rPr>
      </w:pPr>
      <w:ins w:id="1336" w:author="Nishikant ." w:date="2019-01-28T16:37:00Z">
        <w:r w:rsidRPr="00070507">
          <w:rPr>
            <w:rFonts w:asciiTheme="minorHAnsi" w:hAnsiTheme="minorHAnsi" w:cstheme="minorHAnsi"/>
            <w:sz w:val="22"/>
            <w:szCs w:val="22"/>
          </w:rPr>
          <w:t>              &lt;city&gt;Cambridge&lt;/city&gt;</w:t>
        </w:r>
      </w:ins>
    </w:p>
    <w:p w:rsidR="009B6E51" w:rsidRPr="00070507" w:rsidRDefault="009B6E51" w:rsidP="00074D2C">
      <w:pPr>
        <w:pStyle w:val="NormalWeb"/>
        <w:spacing w:after="0"/>
        <w:rPr>
          <w:ins w:id="1337" w:author="Nishikant ." w:date="2019-01-28T16:37:00Z"/>
          <w:rFonts w:asciiTheme="minorHAnsi" w:hAnsiTheme="minorHAnsi" w:cstheme="minorHAnsi"/>
          <w:sz w:val="22"/>
          <w:szCs w:val="22"/>
        </w:rPr>
      </w:pPr>
      <w:ins w:id="1338" w:author="Nishikant ." w:date="2019-01-28T16:37:00Z">
        <w:r w:rsidRPr="00070507">
          <w:rPr>
            <w:rFonts w:asciiTheme="minorHAnsi" w:hAnsiTheme="minorHAnsi" w:cstheme="minorHAnsi"/>
            <w:sz w:val="22"/>
            <w:szCs w:val="22"/>
          </w:rPr>
          <w:t>              &lt;state&gt;Cambridgeshire&lt;/state&gt;</w:t>
        </w:r>
      </w:ins>
    </w:p>
    <w:p w:rsidR="009B6E51" w:rsidRPr="00070507" w:rsidRDefault="009B6E51" w:rsidP="00074D2C">
      <w:pPr>
        <w:pStyle w:val="NormalWeb"/>
        <w:spacing w:after="0"/>
        <w:rPr>
          <w:ins w:id="1339" w:author="Nishikant ." w:date="2019-01-28T16:37:00Z"/>
          <w:rFonts w:asciiTheme="minorHAnsi" w:hAnsiTheme="minorHAnsi" w:cstheme="minorHAnsi"/>
          <w:sz w:val="22"/>
          <w:szCs w:val="22"/>
        </w:rPr>
      </w:pPr>
      <w:ins w:id="1340" w:author="Nishikant ." w:date="2019-01-28T16:37:00Z">
        <w:r w:rsidRPr="00070507">
          <w:rPr>
            <w:rFonts w:asciiTheme="minorHAnsi" w:hAnsiTheme="minorHAnsi" w:cstheme="minorHAnsi"/>
            <w:sz w:val="22"/>
            <w:szCs w:val="22"/>
          </w:rPr>
          <w:t>              &lt;countryCode&gt;GB&lt;/countryCode&gt;</w:t>
        </w:r>
      </w:ins>
    </w:p>
    <w:p w:rsidR="009B6E51" w:rsidRPr="00070507" w:rsidRDefault="009B6E51" w:rsidP="00074D2C">
      <w:pPr>
        <w:pStyle w:val="NormalWeb"/>
        <w:spacing w:after="0"/>
        <w:rPr>
          <w:ins w:id="1341" w:author="Nishikant ." w:date="2019-01-28T16:37:00Z"/>
          <w:rFonts w:asciiTheme="minorHAnsi" w:hAnsiTheme="minorHAnsi" w:cstheme="minorHAnsi"/>
          <w:sz w:val="22"/>
          <w:szCs w:val="22"/>
        </w:rPr>
      </w:pPr>
      <w:ins w:id="1342" w:author="Nishikant ." w:date="2019-01-28T16:37:00Z">
        <w:r w:rsidRPr="00070507">
          <w:rPr>
            <w:rFonts w:asciiTheme="minorHAnsi" w:hAnsiTheme="minorHAnsi" w:cstheme="minorHAnsi"/>
            <w:sz w:val="22"/>
            <w:szCs w:val="22"/>
          </w:rPr>
          <w:t>            &lt;/address&gt;</w:t>
        </w:r>
      </w:ins>
    </w:p>
    <w:p w:rsidR="009B6E51" w:rsidRPr="00070507" w:rsidRDefault="009B6E51" w:rsidP="00074D2C">
      <w:pPr>
        <w:pStyle w:val="NormalWeb"/>
        <w:spacing w:after="0"/>
        <w:rPr>
          <w:ins w:id="1343" w:author="Nishikant ." w:date="2019-01-28T16:37:00Z"/>
          <w:rFonts w:asciiTheme="minorHAnsi" w:hAnsiTheme="minorHAnsi" w:cstheme="minorHAnsi"/>
          <w:sz w:val="22"/>
          <w:szCs w:val="22"/>
        </w:rPr>
      </w:pPr>
      <w:ins w:id="1344" w:author="Nishikant ." w:date="2019-01-28T16:37:00Z">
        <w:r w:rsidRPr="00070507">
          <w:rPr>
            <w:rFonts w:asciiTheme="minorHAnsi" w:hAnsiTheme="minorHAnsi" w:cstheme="minorHAnsi"/>
            <w:sz w:val="22"/>
            <w:szCs w:val="22"/>
          </w:rPr>
          <w:t>          &lt;/cardAddress&gt;</w:t>
        </w:r>
      </w:ins>
    </w:p>
    <w:p w:rsidR="009B6E51" w:rsidRPr="00070507" w:rsidRDefault="009B6E51" w:rsidP="00074D2C">
      <w:pPr>
        <w:pStyle w:val="NormalWeb"/>
        <w:spacing w:after="0"/>
        <w:rPr>
          <w:ins w:id="1345" w:author="Nishikant ." w:date="2019-01-28T16:37:00Z"/>
          <w:rFonts w:asciiTheme="minorHAnsi" w:hAnsiTheme="minorHAnsi" w:cstheme="minorHAnsi"/>
          <w:sz w:val="22"/>
          <w:szCs w:val="22"/>
        </w:rPr>
      </w:pPr>
      <w:ins w:id="1346" w:author="Nishikant ." w:date="2019-01-28T16:37:00Z">
        <w:r w:rsidRPr="00070507">
          <w:rPr>
            <w:rFonts w:asciiTheme="minorHAnsi" w:hAnsiTheme="minorHAnsi" w:cstheme="minorHAnsi"/>
            <w:sz w:val="22"/>
            <w:szCs w:val="22"/>
          </w:rPr>
          <w:t>        &lt;/CARD-SSL&gt;</w:t>
        </w:r>
      </w:ins>
    </w:p>
    <w:p w:rsidR="009B6E51" w:rsidRPr="00070507" w:rsidRDefault="009B6E51" w:rsidP="00074D2C">
      <w:pPr>
        <w:pStyle w:val="NormalWeb"/>
        <w:spacing w:after="0"/>
        <w:rPr>
          <w:ins w:id="1347" w:author="Nishikant ." w:date="2019-01-28T16:37:00Z"/>
          <w:rFonts w:asciiTheme="minorHAnsi" w:hAnsiTheme="minorHAnsi" w:cstheme="minorHAnsi"/>
          <w:sz w:val="22"/>
          <w:szCs w:val="22"/>
        </w:rPr>
      </w:pPr>
      <w:ins w:id="1348" w:author="Nishikant ." w:date="2019-01-28T16:37:00Z">
        <w:r w:rsidRPr="00070507">
          <w:rPr>
            <w:rFonts w:asciiTheme="minorHAnsi" w:hAnsiTheme="minorHAnsi" w:cstheme="minorHAnsi"/>
            <w:sz w:val="22"/>
            <w:szCs w:val="22"/>
          </w:rPr>
          <w:t>        &lt;storedCredentials usage="USED" merchantInitiatedReason="UNSCHEDULED"&gt;</w:t>
        </w:r>
      </w:ins>
    </w:p>
    <w:p w:rsidR="009B6E51" w:rsidRPr="00070507" w:rsidRDefault="009B6E51" w:rsidP="00074D2C">
      <w:pPr>
        <w:pStyle w:val="NormalWeb"/>
        <w:spacing w:after="0"/>
        <w:rPr>
          <w:ins w:id="1349" w:author="Nishikant ." w:date="2019-01-28T16:37:00Z"/>
          <w:rFonts w:asciiTheme="minorHAnsi" w:hAnsiTheme="minorHAnsi" w:cstheme="minorHAnsi"/>
          <w:sz w:val="22"/>
          <w:szCs w:val="22"/>
        </w:rPr>
      </w:pPr>
      <w:ins w:id="1350" w:author="Nishikant ." w:date="2019-01-28T16:37:00Z">
        <w:r w:rsidRPr="00070507">
          <w:rPr>
            <w:rFonts w:asciiTheme="minorHAnsi" w:hAnsiTheme="minorHAnsi" w:cstheme="minorHAnsi"/>
            <w:sz w:val="22"/>
            <w:szCs w:val="22"/>
          </w:rPr>
          <w:t>          &lt;schemeTransactionIdentifier&gt;20005060720116005061&lt;/schemeTransactionIdentifier&gt; &lt;!-- Only include this if it's a merchant-initiated transaction--&gt;</w:t>
        </w:r>
      </w:ins>
    </w:p>
    <w:p w:rsidR="009B6E51" w:rsidRPr="00070507" w:rsidRDefault="009B6E51" w:rsidP="00074D2C">
      <w:pPr>
        <w:pStyle w:val="NormalWeb"/>
        <w:spacing w:after="0"/>
        <w:rPr>
          <w:ins w:id="1351" w:author="Nishikant ." w:date="2019-01-28T16:37:00Z"/>
          <w:rFonts w:asciiTheme="minorHAnsi" w:hAnsiTheme="minorHAnsi" w:cstheme="minorHAnsi"/>
          <w:sz w:val="22"/>
          <w:szCs w:val="22"/>
        </w:rPr>
      </w:pPr>
      <w:ins w:id="1352" w:author="Nishikant ." w:date="2019-01-28T16:37:00Z">
        <w:r w:rsidRPr="00070507">
          <w:rPr>
            <w:rFonts w:asciiTheme="minorHAnsi" w:hAnsiTheme="minorHAnsi" w:cstheme="minorHAnsi"/>
            <w:sz w:val="22"/>
            <w:szCs w:val="22"/>
          </w:rPr>
          <w:t>        &lt;/storedCredentials&gt;</w:t>
        </w:r>
      </w:ins>
    </w:p>
    <w:p w:rsidR="009B6E51" w:rsidRPr="00070507" w:rsidRDefault="009B6E51" w:rsidP="00074D2C">
      <w:pPr>
        <w:pStyle w:val="NormalWeb"/>
        <w:spacing w:after="0"/>
        <w:rPr>
          <w:ins w:id="1353" w:author="Nishikant ." w:date="2019-01-28T16:37:00Z"/>
          <w:rFonts w:asciiTheme="minorHAnsi" w:hAnsiTheme="minorHAnsi" w:cstheme="minorHAnsi"/>
          <w:sz w:val="22"/>
          <w:szCs w:val="22"/>
        </w:rPr>
      </w:pPr>
      <w:ins w:id="1354" w:author="Nishikant ." w:date="2019-01-28T16:37:00Z">
        <w:r w:rsidRPr="00070507">
          <w:rPr>
            <w:rFonts w:asciiTheme="minorHAnsi" w:hAnsiTheme="minorHAnsi" w:cstheme="minorHAnsi"/>
            <w:sz w:val="22"/>
            <w:szCs w:val="22"/>
          </w:rPr>
          <w:t>        &lt;session shopperIPAddress="123.123.123.123" id="0215ui8ib1"/&gt;</w:t>
        </w:r>
      </w:ins>
    </w:p>
    <w:p w:rsidR="009B6E51" w:rsidRPr="00070507" w:rsidRDefault="009B6E51" w:rsidP="00074D2C">
      <w:pPr>
        <w:pStyle w:val="NormalWeb"/>
        <w:spacing w:after="0"/>
        <w:rPr>
          <w:ins w:id="1355" w:author="Nishikant ." w:date="2019-01-28T16:37:00Z"/>
          <w:rFonts w:asciiTheme="minorHAnsi" w:hAnsiTheme="minorHAnsi" w:cstheme="minorHAnsi"/>
          <w:sz w:val="22"/>
          <w:szCs w:val="22"/>
        </w:rPr>
      </w:pPr>
      <w:ins w:id="1356" w:author="Nishikant ." w:date="2019-01-28T16:37:00Z">
        <w:r w:rsidRPr="00070507">
          <w:rPr>
            <w:rFonts w:asciiTheme="minorHAnsi" w:hAnsiTheme="minorHAnsi" w:cstheme="minorHAnsi"/>
            <w:sz w:val="22"/>
            <w:szCs w:val="22"/>
          </w:rPr>
          <w:t>      &lt;/paymentDetails&gt;</w:t>
        </w:r>
      </w:ins>
    </w:p>
    <w:p w:rsidR="009B6E51" w:rsidRPr="00070507" w:rsidRDefault="009B6E51" w:rsidP="00074D2C">
      <w:pPr>
        <w:pStyle w:val="NormalWeb"/>
        <w:spacing w:after="0"/>
        <w:rPr>
          <w:ins w:id="1357" w:author="Nishikant ." w:date="2019-01-28T16:37:00Z"/>
          <w:rFonts w:asciiTheme="minorHAnsi" w:hAnsiTheme="minorHAnsi" w:cstheme="minorHAnsi"/>
          <w:sz w:val="22"/>
          <w:szCs w:val="22"/>
        </w:rPr>
      </w:pPr>
      <w:ins w:id="1358" w:author="Nishikant ." w:date="2019-01-28T16:37:00Z">
        <w:r w:rsidRPr="00070507">
          <w:rPr>
            <w:rFonts w:asciiTheme="minorHAnsi" w:hAnsiTheme="minorHAnsi" w:cstheme="minorHAnsi"/>
            <w:sz w:val="22"/>
            <w:szCs w:val="22"/>
          </w:rPr>
          <w:t>      &lt;shopper&gt;</w:t>
        </w:r>
      </w:ins>
    </w:p>
    <w:p w:rsidR="009B6E51" w:rsidRPr="00070507" w:rsidRDefault="009B6E51" w:rsidP="00074D2C">
      <w:pPr>
        <w:pStyle w:val="NormalWeb"/>
        <w:spacing w:after="0"/>
        <w:rPr>
          <w:ins w:id="1359" w:author="Nishikant ." w:date="2019-01-28T16:37:00Z"/>
          <w:rFonts w:asciiTheme="minorHAnsi" w:hAnsiTheme="minorHAnsi" w:cstheme="minorHAnsi"/>
          <w:sz w:val="22"/>
          <w:szCs w:val="22"/>
        </w:rPr>
      </w:pPr>
      <w:ins w:id="1360" w:author="Nishikant ." w:date="2019-01-28T16:37:00Z">
        <w:r w:rsidRPr="00070507">
          <w:rPr>
            <w:rFonts w:asciiTheme="minorHAnsi" w:hAnsiTheme="minorHAnsi" w:cstheme="minorHAnsi"/>
            <w:sz w:val="22"/>
            <w:szCs w:val="22"/>
          </w:rPr>
          <w:t>        &lt;shopperEmailAddress&gt;ashopper@myprovider.com&lt;/shopperEmailAddress&gt;</w:t>
        </w:r>
      </w:ins>
    </w:p>
    <w:p w:rsidR="009B6E51" w:rsidRPr="00070507" w:rsidRDefault="009B6E51" w:rsidP="00074D2C">
      <w:pPr>
        <w:pStyle w:val="NormalWeb"/>
        <w:spacing w:after="0"/>
        <w:rPr>
          <w:ins w:id="1361" w:author="Nishikant ." w:date="2019-01-28T16:37:00Z"/>
          <w:rFonts w:asciiTheme="minorHAnsi" w:hAnsiTheme="minorHAnsi" w:cstheme="minorHAnsi"/>
          <w:sz w:val="22"/>
          <w:szCs w:val="22"/>
        </w:rPr>
      </w:pPr>
      <w:ins w:id="1362" w:author="Nishikant ." w:date="2019-01-28T16:37:00Z">
        <w:r w:rsidRPr="00070507">
          <w:rPr>
            <w:rFonts w:asciiTheme="minorHAnsi" w:hAnsiTheme="minorHAnsi" w:cstheme="minorHAnsi"/>
            <w:sz w:val="22"/>
            <w:szCs w:val="22"/>
          </w:rPr>
          <w:t>        &lt;browser&gt;</w:t>
        </w:r>
      </w:ins>
    </w:p>
    <w:p w:rsidR="009B6E51" w:rsidRPr="00070507" w:rsidRDefault="009B6E51" w:rsidP="00074D2C">
      <w:pPr>
        <w:pStyle w:val="NormalWeb"/>
        <w:spacing w:after="0"/>
        <w:rPr>
          <w:ins w:id="1363" w:author="Nishikant ." w:date="2019-01-28T16:37:00Z"/>
          <w:rFonts w:asciiTheme="minorHAnsi" w:hAnsiTheme="minorHAnsi" w:cstheme="minorHAnsi"/>
          <w:sz w:val="22"/>
          <w:szCs w:val="22"/>
        </w:rPr>
      </w:pPr>
      <w:ins w:id="1364" w:author="Nishikant ." w:date="2019-01-28T16:37:00Z">
        <w:r w:rsidRPr="00070507">
          <w:rPr>
            <w:rFonts w:asciiTheme="minorHAnsi" w:hAnsiTheme="minorHAnsi" w:cstheme="minorHAnsi"/>
            <w:sz w:val="22"/>
            <w:szCs w:val="22"/>
          </w:rPr>
          <w:t>          &lt;acceptHeader&gt;text/html&lt;/acceptHeader&gt;</w:t>
        </w:r>
      </w:ins>
    </w:p>
    <w:p w:rsidR="009B6E51" w:rsidRPr="00070507" w:rsidRDefault="009B6E51" w:rsidP="00074D2C">
      <w:pPr>
        <w:pStyle w:val="NormalWeb"/>
        <w:spacing w:after="0"/>
        <w:rPr>
          <w:ins w:id="1365" w:author="Nishikant ." w:date="2019-01-28T16:37:00Z"/>
          <w:rFonts w:asciiTheme="minorHAnsi" w:hAnsiTheme="minorHAnsi" w:cstheme="minorHAnsi"/>
          <w:sz w:val="22"/>
          <w:szCs w:val="22"/>
        </w:rPr>
      </w:pPr>
      <w:ins w:id="1366" w:author="Nishikant ." w:date="2019-01-28T16:37:00Z">
        <w:r w:rsidRPr="00070507">
          <w:rPr>
            <w:rFonts w:asciiTheme="minorHAnsi" w:hAnsiTheme="minorHAnsi" w:cstheme="minorHAnsi"/>
            <w:sz w:val="22"/>
            <w:szCs w:val="22"/>
          </w:rPr>
          <w:t>          &lt;userAgentHeader&gt;Mozilla/5.0 ...&lt;/userAgentHeader&gt;</w:t>
        </w:r>
      </w:ins>
    </w:p>
    <w:p w:rsidR="009B6E51" w:rsidRPr="00070507" w:rsidRDefault="009B6E51" w:rsidP="00074D2C">
      <w:pPr>
        <w:pStyle w:val="NormalWeb"/>
        <w:spacing w:after="0"/>
        <w:rPr>
          <w:ins w:id="1367" w:author="Nishikant ." w:date="2019-01-28T16:37:00Z"/>
          <w:rFonts w:asciiTheme="minorHAnsi" w:hAnsiTheme="minorHAnsi" w:cstheme="minorHAnsi"/>
          <w:sz w:val="22"/>
          <w:szCs w:val="22"/>
        </w:rPr>
      </w:pPr>
      <w:ins w:id="1368" w:author="Nishikant ." w:date="2019-01-28T16:37:00Z">
        <w:r w:rsidRPr="00070507">
          <w:rPr>
            <w:rFonts w:asciiTheme="minorHAnsi" w:hAnsiTheme="minorHAnsi" w:cstheme="minorHAnsi"/>
            <w:sz w:val="22"/>
            <w:szCs w:val="22"/>
          </w:rPr>
          <w:t>        &lt;/browser&gt;</w:t>
        </w:r>
      </w:ins>
    </w:p>
    <w:p w:rsidR="009B6E51" w:rsidRPr="00070507" w:rsidRDefault="009B6E51" w:rsidP="00074D2C">
      <w:pPr>
        <w:pStyle w:val="NormalWeb"/>
        <w:spacing w:after="0"/>
        <w:rPr>
          <w:ins w:id="1369" w:author="Nishikant ." w:date="2019-01-28T16:37:00Z"/>
          <w:rFonts w:asciiTheme="minorHAnsi" w:hAnsiTheme="minorHAnsi" w:cstheme="minorHAnsi"/>
          <w:sz w:val="22"/>
          <w:szCs w:val="22"/>
        </w:rPr>
      </w:pPr>
      <w:ins w:id="1370" w:author="Nishikant ." w:date="2019-01-28T16:37:00Z">
        <w:r w:rsidRPr="00070507">
          <w:rPr>
            <w:rFonts w:asciiTheme="minorHAnsi" w:hAnsiTheme="minorHAnsi" w:cstheme="minorHAnsi"/>
            <w:sz w:val="22"/>
            <w:szCs w:val="22"/>
          </w:rPr>
          <w:t>      &lt;/shopper&gt;</w:t>
        </w:r>
      </w:ins>
    </w:p>
    <w:p w:rsidR="009B6E51" w:rsidRPr="00070507" w:rsidRDefault="009B6E51" w:rsidP="00074D2C">
      <w:pPr>
        <w:pStyle w:val="NormalWeb"/>
        <w:spacing w:after="0"/>
        <w:rPr>
          <w:ins w:id="1371" w:author="Nishikant ." w:date="2019-01-28T16:37:00Z"/>
          <w:rFonts w:asciiTheme="minorHAnsi" w:hAnsiTheme="minorHAnsi" w:cstheme="minorHAnsi"/>
          <w:sz w:val="22"/>
          <w:szCs w:val="22"/>
        </w:rPr>
      </w:pPr>
      <w:ins w:id="1372" w:author="Nishikant ." w:date="2019-01-28T16:37:00Z">
        <w:r w:rsidRPr="00070507">
          <w:rPr>
            <w:rFonts w:asciiTheme="minorHAnsi" w:hAnsiTheme="minorHAnsi" w:cstheme="minorHAnsi"/>
            <w:sz w:val="22"/>
            <w:szCs w:val="22"/>
          </w:rPr>
          <w:t>    &lt;/order&gt;</w:t>
        </w:r>
      </w:ins>
    </w:p>
    <w:p w:rsidR="009B6E51" w:rsidRPr="00070507" w:rsidRDefault="009B6E51" w:rsidP="00074D2C">
      <w:pPr>
        <w:pStyle w:val="NormalWeb"/>
        <w:spacing w:after="0"/>
        <w:rPr>
          <w:ins w:id="1373" w:author="Nishikant ." w:date="2019-01-28T16:37:00Z"/>
          <w:rFonts w:asciiTheme="minorHAnsi" w:hAnsiTheme="minorHAnsi" w:cstheme="minorHAnsi"/>
          <w:sz w:val="22"/>
          <w:szCs w:val="22"/>
        </w:rPr>
      </w:pPr>
      <w:ins w:id="1374" w:author="Nishikant ." w:date="2019-01-28T16:37:00Z">
        <w:r w:rsidRPr="00070507">
          <w:rPr>
            <w:rFonts w:asciiTheme="minorHAnsi" w:hAnsiTheme="minorHAnsi" w:cstheme="minorHAnsi"/>
            <w:sz w:val="22"/>
            <w:szCs w:val="22"/>
          </w:rPr>
          <w:t>  &lt;/submit&gt;</w:t>
        </w:r>
      </w:ins>
    </w:p>
    <w:p w:rsidR="009B6E51" w:rsidRPr="00070507" w:rsidRDefault="009B6E51" w:rsidP="00074D2C">
      <w:pPr>
        <w:pStyle w:val="NormalWeb"/>
        <w:spacing w:after="0"/>
        <w:rPr>
          <w:ins w:id="1375" w:author="Nishikant ." w:date="2019-01-28T16:37:00Z"/>
          <w:rFonts w:asciiTheme="minorHAnsi" w:hAnsiTheme="minorHAnsi" w:cstheme="minorHAnsi"/>
          <w:sz w:val="22"/>
          <w:szCs w:val="22"/>
        </w:rPr>
      </w:pPr>
      <w:ins w:id="1376" w:author="Nishikant ." w:date="2019-01-28T16:37:00Z">
        <w:r w:rsidRPr="00070507">
          <w:rPr>
            <w:rFonts w:asciiTheme="minorHAnsi" w:hAnsiTheme="minorHAnsi" w:cstheme="minorHAnsi"/>
            <w:sz w:val="22"/>
            <w:szCs w:val="22"/>
          </w:rPr>
          <w:t>&lt;/paymentService&gt;</w:t>
        </w:r>
      </w:ins>
    </w:p>
    <w:p w:rsidR="008C557B" w:rsidRDefault="008C557B" w:rsidP="009B6E51">
      <w:pPr>
        <w:pStyle w:val="NormalWeb"/>
        <w:shd w:val="clear" w:color="auto" w:fill="FFFFFF"/>
        <w:spacing w:before="175" w:after="86"/>
        <w:rPr>
          <w:rFonts w:asciiTheme="minorHAnsi" w:hAnsiTheme="minorHAnsi" w:cstheme="minorHAnsi"/>
          <w:sz w:val="22"/>
          <w:szCs w:val="22"/>
          <w:highlight w:val="magenta"/>
        </w:rPr>
      </w:pPr>
    </w:p>
    <w:p w:rsidR="008C557B" w:rsidRPr="003C7F47" w:rsidRDefault="008C557B" w:rsidP="009B6E51">
      <w:pPr>
        <w:pStyle w:val="NormalWeb"/>
        <w:shd w:val="clear" w:color="auto" w:fill="FFFFFF"/>
        <w:spacing w:before="175" w:after="86"/>
        <w:rPr>
          <w:rFonts w:asciiTheme="minorHAnsi" w:hAnsiTheme="minorHAnsi" w:cstheme="minorHAnsi"/>
          <w:b/>
          <w:sz w:val="22"/>
          <w:szCs w:val="22"/>
        </w:rPr>
      </w:pPr>
      <w:r w:rsidRPr="003C7F47">
        <w:rPr>
          <w:rFonts w:asciiTheme="minorHAnsi" w:hAnsiTheme="minorHAnsi" w:cstheme="minorHAnsi"/>
          <w:b/>
          <w:sz w:val="22"/>
          <w:szCs w:val="22"/>
        </w:rPr>
        <w:t>Response to 'used' request:</w:t>
      </w:r>
    </w:p>
    <w:p w:rsidR="009B6E51" w:rsidRPr="00070507" w:rsidRDefault="009B6E51" w:rsidP="00074D2C">
      <w:pPr>
        <w:pStyle w:val="NormalWeb"/>
        <w:spacing w:before="175" w:after="86"/>
        <w:rPr>
          <w:ins w:id="1377" w:author="Nishikant ." w:date="2019-01-28T16:37:00Z"/>
          <w:rFonts w:asciiTheme="minorHAnsi" w:hAnsiTheme="minorHAnsi" w:cstheme="minorHAnsi"/>
          <w:sz w:val="22"/>
          <w:szCs w:val="22"/>
        </w:rPr>
      </w:pPr>
      <w:ins w:id="1378" w:author="Nishikant ." w:date="2019-01-28T16:37:00Z">
        <w:r w:rsidRPr="00070507">
          <w:rPr>
            <w:rFonts w:asciiTheme="minorHAnsi" w:hAnsiTheme="minorHAnsi" w:cstheme="minorHAnsi"/>
            <w:sz w:val="22"/>
            <w:szCs w:val="22"/>
          </w:rPr>
          <w:lastRenderedPageBreak/>
          <w:t xml:space="preserve">In transactions, you receive another &lt;transactionIdentifier&gt;. </w:t>
        </w:r>
      </w:ins>
      <w:ins w:id="1379" w:author="Nishikant ." w:date="2019-01-28T16:38:00Z">
        <w:r w:rsidRPr="00070507">
          <w:rPr>
            <w:rFonts w:asciiTheme="minorHAnsi" w:hAnsiTheme="minorHAnsi" w:cstheme="minorHAnsi"/>
            <w:sz w:val="22"/>
            <w:szCs w:val="22"/>
          </w:rPr>
          <w:t>We are using the first time received transactionIdentifier value.</w:t>
        </w:r>
      </w:ins>
    </w:p>
    <w:p w:rsidR="009B6E51" w:rsidRPr="00070507" w:rsidRDefault="009B6E51" w:rsidP="00074D2C">
      <w:pPr>
        <w:pStyle w:val="NormalWeb"/>
        <w:spacing w:after="0"/>
        <w:rPr>
          <w:ins w:id="1380" w:author="Nishikant ." w:date="2019-01-28T16:37:00Z"/>
          <w:rFonts w:asciiTheme="minorHAnsi" w:hAnsiTheme="minorHAnsi" w:cstheme="minorHAnsi"/>
          <w:sz w:val="22"/>
          <w:szCs w:val="22"/>
        </w:rPr>
      </w:pPr>
      <w:ins w:id="1381" w:author="Nishikant ." w:date="2019-01-28T16:37:00Z">
        <w:r w:rsidRPr="00070507">
          <w:rPr>
            <w:rFonts w:asciiTheme="minorHAnsi" w:hAnsiTheme="minorHAnsi" w:cstheme="minorHAnsi"/>
            <w:sz w:val="22"/>
            <w:szCs w:val="22"/>
          </w:rPr>
          <w:t>&lt;?xml version="1.0" encoding="UTF-8"?&gt;</w:t>
        </w:r>
      </w:ins>
    </w:p>
    <w:p w:rsidR="009B6E51" w:rsidRPr="00070507" w:rsidRDefault="009B6E51" w:rsidP="00074D2C">
      <w:pPr>
        <w:pStyle w:val="NormalWeb"/>
        <w:spacing w:after="0"/>
        <w:rPr>
          <w:ins w:id="1382" w:author="Nishikant ." w:date="2019-01-28T16:37:00Z"/>
          <w:rFonts w:asciiTheme="minorHAnsi" w:hAnsiTheme="minorHAnsi" w:cstheme="minorHAnsi"/>
          <w:sz w:val="22"/>
          <w:szCs w:val="22"/>
        </w:rPr>
      </w:pPr>
      <w:ins w:id="1383" w:author="Nishikant ." w:date="2019-01-28T16:37:00Z">
        <w:r w:rsidRPr="00070507">
          <w:rPr>
            <w:rFonts w:asciiTheme="minorHAnsi" w:hAnsiTheme="minorHAnsi" w:cstheme="minorHAnsi"/>
            <w:sz w:val="22"/>
            <w:szCs w:val="22"/>
          </w:rPr>
          <w:t>&lt;!DOCTYPE paymentService PUBLIC "-//WorldPay//DTD WorldPay PaymentService v1//EN"</w:t>
        </w:r>
      </w:ins>
    </w:p>
    <w:p w:rsidR="009B6E51" w:rsidRPr="00070507" w:rsidRDefault="009B6E51" w:rsidP="00074D2C">
      <w:pPr>
        <w:pStyle w:val="NormalWeb"/>
        <w:spacing w:after="0"/>
        <w:rPr>
          <w:ins w:id="1384" w:author="Nishikant ." w:date="2019-01-28T16:37:00Z"/>
          <w:rFonts w:asciiTheme="minorHAnsi" w:hAnsiTheme="minorHAnsi" w:cstheme="minorHAnsi"/>
          <w:sz w:val="22"/>
          <w:szCs w:val="22"/>
        </w:rPr>
      </w:pPr>
      <w:ins w:id="1385" w:author="Nishikant ." w:date="2019-01-28T16:37:00Z">
        <w:r w:rsidRPr="00070507">
          <w:rPr>
            <w:rFonts w:asciiTheme="minorHAnsi" w:hAnsiTheme="minorHAnsi" w:cstheme="minorHAnsi"/>
            <w:sz w:val="22"/>
            <w:szCs w:val="22"/>
          </w:rPr>
          <w:t xml:space="preserve"> "http://dtd.worldpay.com/paymentService_v1.dtd"&gt;</w:t>
        </w:r>
      </w:ins>
    </w:p>
    <w:p w:rsidR="009B6E51" w:rsidRPr="00070507" w:rsidRDefault="009B6E51" w:rsidP="00074D2C">
      <w:pPr>
        <w:pStyle w:val="NormalWeb"/>
        <w:spacing w:after="0"/>
        <w:rPr>
          <w:ins w:id="1386" w:author="Nishikant ." w:date="2019-01-28T16:37:00Z"/>
          <w:rFonts w:asciiTheme="minorHAnsi" w:hAnsiTheme="minorHAnsi" w:cstheme="minorHAnsi"/>
          <w:sz w:val="22"/>
          <w:szCs w:val="22"/>
        </w:rPr>
      </w:pPr>
      <w:ins w:id="1387" w:author="Nishikant ." w:date="2019-01-28T16:37:00Z">
        <w:r w:rsidRPr="00070507">
          <w:rPr>
            <w:rFonts w:asciiTheme="minorHAnsi" w:hAnsiTheme="minorHAnsi" w:cstheme="minorHAnsi"/>
            <w:sz w:val="22"/>
            <w:szCs w:val="22"/>
          </w:rPr>
          <w:t>&lt;paymentService version="1.4" merchantCode="MYMERCHANT"&gt;</w:t>
        </w:r>
      </w:ins>
    </w:p>
    <w:p w:rsidR="009B6E51" w:rsidRPr="00070507" w:rsidRDefault="009B6E51" w:rsidP="00074D2C">
      <w:pPr>
        <w:pStyle w:val="NormalWeb"/>
        <w:spacing w:after="0"/>
        <w:rPr>
          <w:ins w:id="1388" w:author="Nishikant ." w:date="2019-01-28T16:37:00Z"/>
          <w:rFonts w:asciiTheme="minorHAnsi" w:hAnsiTheme="minorHAnsi" w:cstheme="minorHAnsi"/>
          <w:sz w:val="22"/>
          <w:szCs w:val="22"/>
        </w:rPr>
      </w:pPr>
      <w:ins w:id="1389" w:author="Nishikant ." w:date="2019-01-28T16:37:00Z">
        <w:r w:rsidRPr="00070507">
          <w:rPr>
            <w:rFonts w:asciiTheme="minorHAnsi" w:hAnsiTheme="minorHAnsi" w:cstheme="minorHAnsi"/>
            <w:sz w:val="22"/>
            <w:szCs w:val="22"/>
          </w:rPr>
          <w:t>  &lt;reply&gt;</w:t>
        </w:r>
      </w:ins>
    </w:p>
    <w:p w:rsidR="009B6E51" w:rsidRPr="00070507" w:rsidRDefault="009B6E51" w:rsidP="00074D2C">
      <w:pPr>
        <w:pStyle w:val="NormalWeb"/>
        <w:spacing w:after="0"/>
        <w:rPr>
          <w:ins w:id="1390" w:author="Nishikant ." w:date="2019-01-28T16:37:00Z"/>
          <w:rFonts w:asciiTheme="minorHAnsi" w:hAnsiTheme="minorHAnsi" w:cstheme="minorHAnsi"/>
          <w:sz w:val="22"/>
          <w:szCs w:val="22"/>
        </w:rPr>
      </w:pPr>
      <w:ins w:id="1391" w:author="Nishikant ." w:date="2019-01-28T16:37:00Z">
        <w:r w:rsidRPr="00070507">
          <w:rPr>
            <w:rFonts w:asciiTheme="minorHAnsi" w:hAnsiTheme="minorHAnsi" w:cstheme="minorHAnsi"/>
            <w:sz w:val="22"/>
            <w:szCs w:val="22"/>
          </w:rPr>
          <w:t>    &lt;orderStatus orderCode="ExampleOrder1"&gt; &lt;!--The orderCode you supplied in the order--&gt;</w:t>
        </w:r>
      </w:ins>
    </w:p>
    <w:p w:rsidR="009B6E51" w:rsidRPr="00070507" w:rsidRDefault="009B6E51" w:rsidP="00074D2C">
      <w:pPr>
        <w:pStyle w:val="NormalWeb"/>
        <w:spacing w:after="0"/>
        <w:rPr>
          <w:ins w:id="1392" w:author="Nishikant ." w:date="2019-01-28T16:37:00Z"/>
          <w:rFonts w:asciiTheme="minorHAnsi" w:hAnsiTheme="minorHAnsi" w:cstheme="minorHAnsi"/>
          <w:sz w:val="22"/>
          <w:szCs w:val="22"/>
        </w:rPr>
      </w:pPr>
      <w:ins w:id="1393" w:author="Nishikant ." w:date="2019-01-28T16:37:00Z">
        <w:r w:rsidRPr="00070507">
          <w:rPr>
            <w:rFonts w:asciiTheme="minorHAnsi" w:hAnsiTheme="minorHAnsi" w:cstheme="minorHAnsi"/>
            <w:sz w:val="22"/>
            <w:szCs w:val="22"/>
          </w:rPr>
          <w:t>      &lt;payment&gt;</w:t>
        </w:r>
      </w:ins>
    </w:p>
    <w:p w:rsidR="009B6E51" w:rsidRPr="00070507" w:rsidRDefault="009B6E51" w:rsidP="00074D2C">
      <w:pPr>
        <w:pStyle w:val="NormalWeb"/>
        <w:spacing w:after="0"/>
        <w:rPr>
          <w:ins w:id="1394" w:author="Nishikant ." w:date="2019-01-28T16:37:00Z"/>
          <w:rFonts w:asciiTheme="minorHAnsi" w:hAnsiTheme="minorHAnsi" w:cstheme="minorHAnsi"/>
          <w:sz w:val="22"/>
          <w:szCs w:val="22"/>
        </w:rPr>
      </w:pPr>
      <w:ins w:id="1395" w:author="Nishikant ." w:date="2019-01-28T16:37:00Z">
        <w:r w:rsidRPr="00070507">
          <w:rPr>
            <w:rFonts w:asciiTheme="minorHAnsi" w:hAnsiTheme="minorHAnsi" w:cstheme="minorHAnsi"/>
            <w:sz w:val="22"/>
            <w:szCs w:val="22"/>
          </w:rPr>
          <w:t>        &lt;paymentMethod&gt;VISA-SSL&lt;/paymentMethod&gt;</w:t>
        </w:r>
      </w:ins>
    </w:p>
    <w:p w:rsidR="009B6E51" w:rsidRPr="00070507" w:rsidRDefault="009B6E51" w:rsidP="00074D2C">
      <w:pPr>
        <w:pStyle w:val="NormalWeb"/>
        <w:spacing w:after="0"/>
        <w:rPr>
          <w:ins w:id="1396" w:author="Nishikant ." w:date="2019-01-28T16:37:00Z"/>
          <w:rFonts w:asciiTheme="minorHAnsi" w:hAnsiTheme="minorHAnsi" w:cstheme="minorHAnsi"/>
          <w:sz w:val="22"/>
          <w:szCs w:val="22"/>
        </w:rPr>
      </w:pPr>
      <w:ins w:id="1397" w:author="Nishikant ." w:date="2019-01-28T16:37:00Z">
        <w:r w:rsidRPr="00070507">
          <w:rPr>
            <w:rFonts w:asciiTheme="minorHAnsi" w:hAnsiTheme="minorHAnsi" w:cstheme="minorHAnsi"/>
            <w:sz w:val="22"/>
            <w:szCs w:val="22"/>
          </w:rPr>
          <w:t>        &lt;amount value="5000" currencyCode="GBP" exponent="2" debitCreditIndicator="credit"/&gt;</w:t>
        </w:r>
      </w:ins>
    </w:p>
    <w:p w:rsidR="009B6E51" w:rsidRPr="00070507" w:rsidRDefault="009B6E51" w:rsidP="00074D2C">
      <w:pPr>
        <w:pStyle w:val="NormalWeb"/>
        <w:spacing w:after="0"/>
        <w:rPr>
          <w:ins w:id="1398" w:author="Nishikant ." w:date="2019-01-28T16:37:00Z"/>
          <w:rFonts w:asciiTheme="minorHAnsi" w:hAnsiTheme="minorHAnsi" w:cstheme="minorHAnsi"/>
          <w:sz w:val="22"/>
          <w:szCs w:val="22"/>
        </w:rPr>
      </w:pPr>
      <w:ins w:id="1399" w:author="Nishikant ." w:date="2019-01-28T16:37:00Z">
        <w:r w:rsidRPr="00070507">
          <w:rPr>
            <w:rFonts w:asciiTheme="minorHAnsi" w:hAnsiTheme="minorHAnsi" w:cstheme="minorHAnsi"/>
            <w:sz w:val="22"/>
            <w:szCs w:val="22"/>
          </w:rPr>
          <w:t>        &lt;lastEvent&gt;AUTHORISED&lt;/lastEvent&gt;</w:t>
        </w:r>
      </w:ins>
    </w:p>
    <w:p w:rsidR="009B6E51" w:rsidRPr="00070507" w:rsidRDefault="009B6E51" w:rsidP="00074D2C">
      <w:pPr>
        <w:pStyle w:val="NormalWeb"/>
        <w:spacing w:after="0"/>
        <w:rPr>
          <w:ins w:id="1400" w:author="Nishikant ." w:date="2019-01-28T16:37:00Z"/>
          <w:rFonts w:asciiTheme="minorHAnsi" w:hAnsiTheme="minorHAnsi" w:cstheme="minorHAnsi"/>
          <w:sz w:val="22"/>
          <w:szCs w:val="22"/>
        </w:rPr>
      </w:pPr>
      <w:ins w:id="1401" w:author="Nishikant ." w:date="2019-01-28T16:37:00Z">
        <w:r w:rsidRPr="00070507">
          <w:rPr>
            <w:rFonts w:asciiTheme="minorHAnsi" w:hAnsiTheme="minorHAnsi" w:cstheme="minorHAnsi"/>
            <w:sz w:val="22"/>
            <w:szCs w:val="22"/>
          </w:rPr>
          <w:t xml:space="preserve">        &lt;AuthorisationId id="666"/&gt; </w:t>
        </w:r>
      </w:ins>
    </w:p>
    <w:p w:rsidR="009B6E51" w:rsidRPr="00070507" w:rsidRDefault="009B6E51" w:rsidP="00074D2C">
      <w:pPr>
        <w:pStyle w:val="NormalWeb"/>
        <w:spacing w:after="0"/>
        <w:rPr>
          <w:ins w:id="1402" w:author="Nishikant ." w:date="2019-01-28T16:37:00Z"/>
          <w:rFonts w:asciiTheme="minorHAnsi" w:hAnsiTheme="minorHAnsi" w:cstheme="minorHAnsi"/>
          <w:sz w:val="22"/>
          <w:szCs w:val="22"/>
        </w:rPr>
      </w:pPr>
      <w:ins w:id="1403" w:author="Nishikant ." w:date="2019-01-28T16:37:00Z">
        <w:r w:rsidRPr="00070507">
          <w:rPr>
            <w:rFonts w:asciiTheme="minorHAnsi" w:hAnsiTheme="minorHAnsi" w:cstheme="minorHAnsi"/>
            <w:sz w:val="22"/>
            <w:szCs w:val="22"/>
          </w:rPr>
          <w:t>        &lt;balance accountType="IN_PROCESS_AUTHORISED"&gt;</w:t>
        </w:r>
      </w:ins>
    </w:p>
    <w:p w:rsidR="009B6E51" w:rsidRPr="00070507" w:rsidRDefault="009B6E51" w:rsidP="00074D2C">
      <w:pPr>
        <w:pStyle w:val="NormalWeb"/>
        <w:spacing w:after="0"/>
        <w:rPr>
          <w:ins w:id="1404" w:author="Nishikant ." w:date="2019-01-28T16:37:00Z"/>
          <w:rFonts w:asciiTheme="minorHAnsi" w:hAnsiTheme="minorHAnsi" w:cstheme="minorHAnsi"/>
          <w:sz w:val="22"/>
          <w:szCs w:val="22"/>
        </w:rPr>
      </w:pPr>
      <w:ins w:id="1405" w:author="Nishikant ." w:date="2019-01-28T16:37:00Z">
        <w:r w:rsidRPr="00070507">
          <w:rPr>
            <w:rFonts w:asciiTheme="minorHAnsi" w:hAnsiTheme="minorHAnsi" w:cstheme="minorHAnsi"/>
            <w:sz w:val="22"/>
            <w:szCs w:val="22"/>
          </w:rPr>
          <w:t>          &lt;amount value="5000" currencyCode="GBP" exponent="2" debitCreditIndicator="credit"/&gt;</w:t>
        </w:r>
      </w:ins>
    </w:p>
    <w:p w:rsidR="009B6E51" w:rsidRPr="00070507" w:rsidRDefault="009B6E51" w:rsidP="00074D2C">
      <w:pPr>
        <w:pStyle w:val="NormalWeb"/>
        <w:spacing w:after="0"/>
        <w:rPr>
          <w:ins w:id="1406" w:author="Nishikant ." w:date="2019-01-28T16:37:00Z"/>
          <w:rFonts w:asciiTheme="minorHAnsi" w:hAnsiTheme="minorHAnsi" w:cstheme="minorHAnsi"/>
          <w:sz w:val="22"/>
          <w:szCs w:val="22"/>
        </w:rPr>
      </w:pPr>
      <w:ins w:id="1407" w:author="Nishikant ." w:date="2019-01-28T16:37:00Z">
        <w:r w:rsidRPr="00070507">
          <w:rPr>
            <w:rFonts w:asciiTheme="minorHAnsi" w:hAnsiTheme="minorHAnsi" w:cstheme="minorHAnsi"/>
            <w:sz w:val="22"/>
            <w:szCs w:val="22"/>
          </w:rPr>
          <w:t>        &lt;/balance&gt;</w:t>
        </w:r>
      </w:ins>
    </w:p>
    <w:p w:rsidR="009B6E51" w:rsidRPr="00070507" w:rsidRDefault="009B6E51" w:rsidP="00074D2C">
      <w:pPr>
        <w:pStyle w:val="NormalWeb"/>
        <w:spacing w:after="0"/>
        <w:rPr>
          <w:ins w:id="1408" w:author="Nishikant ." w:date="2019-01-28T16:37:00Z"/>
          <w:rFonts w:asciiTheme="minorHAnsi" w:hAnsiTheme="minorHAnsi" w:cstheme="minorHAnsi"/>
          <w:sz w:val="22"/>
          <w:szCs w:val="22"/>
        </w:rPr>
      </w:pPr>
      <w:ins w:id="1409" w:author="Nishikant ." w:date="2019-01-28T16:37:00Z">
        <w:r w:rsidRPr="00070507">
          <w:rPr>
            <w:rFonts w:asciiTheme="minorHAnsi" w:hAnsiTheme="minorHAnsi" w:cstheme="minorHAnsi"/>
            <w:sz w:val="22"/>
            <w:szCs w:val="22"/>
          </w:rPr>
          <w:t>        &lt;cardNumber&gt;4444********1111&lt;/cardNumber&gt;</w:t>
        </w:r>
      </w:ins>
    </w:p>
    <w:p w:rsidR="009B6E51" w:rsidRPr="00070507" w:rsidRDefault="009B6E51" w:rsidP="00074D2C">
      <w:pPr>
        <w:pStyle w:val="NormalWeb"/>
        <w:spacing w:after="0"/>
        <w:rPr>
          <w:ins w:id="1410" w:author="Nishikant ." w:date="2019-01-28T16:37:00Z"/>
          <w:rFonts w:asciiTheme="minorHAnsi" w:hAnsiTheme="minorHAnsi" w:cstheme="minorHAnsi"/>
          <w:sz w:val="22"/>
          <w:szCs w:val="22"/>
        </w:rPr>
      </w:pPr>
      <w:ins w:id="1411" w:author="Nishikant ." w:date="2019-01-28T16:37:00Z">
        <w:r w:rsidRPr="00070507">
          <w:rPr>
            <w:rFonts w:asciiTheme="minorHAnsi" w:hAnsiTheme="minorHAnsi" w:cstheme="minorHAnsi"/>
            <w:sz w:val="22"/>
            <w:szCs w:val="22"/>
          </w:rPr>
          <w:t>        &lt;riskScore value="0"/&gt;</w:t>
        </w:r>
      </w:ins>
    </w:p>
    <w:p w:rsidR="009B6E51" w:rsidRPr="00070507" w:rsidRDefault="009B6E51" w:rsidP="00074D2C">
      <w:pPr>
        <w:pStyle w:val="NormalWeb"/>
        <w:spacing w:after="0"/>
        <w:rPr>
          <w:ins w:id="1412" w:author="Nishikant ." w:date="2019-01-28T16:37:00Z"/>
          <w:rFonts w:asciiTheme="minorHAnsi" w:hAnsiTheme="minorHAnsi" w:cstheme="minorHAnsi"/>
          <w:sz w:val="22"/>
          <w:szCs w:val="22"/>
        </w:rPr>
      </w:pPr>
      <w:ins w:id="1413" w:author="Nishikant ." w:date="2019-01-28T16:37:00Z">
        <w:r w:rsidRPr="00070507">
          <w:rPr>
            <w:rFonts w:asciiTheme="minorHAnsi" w:hAnsiTheme="minorHAnsi" w:cstheme="minorHAnsi"/>
            <w:sz w:val="22"/>
            <w:szCs w:val="22"/>
          </w:rPr>
          <w:t>        &lt;schemeResponse&gt;</w:t>
        </w:r>
      </w:ins>
    </w:p>
    <w:p w:rsidR="009B6E51" w:rsidRPr="00070507" w:rsidRDefault="009B6E51" w:rsidP="00074D2C">
      <w:pPr>
        <w:pStyle w:val="NormalWeb"/>
        <w:spacing w:after="0"/>
        <w:rPr>
          <w:ins w:id="1414" w:author="Nishikant ." w:date="2019-01-28T16:37:00Z"/>
          <w:rFonts w:asciiTheme="minorHAnsi" w:hAnsiTheme="minorHAnsi" w:cstheme="minorHAnsi"/>
          <w:sz w:val="22"/>
          <w:szCs w:val="22"/>
        </w:rPr>
      </w:pPr>
      <w:ins w:id="1415" w:author="Nishikant ." w:date="2019-01-28T16:37:00Z">
        <w:r w:rsidRPr="00070507">
          <w:rPr>
            <w:rFonts w:asciiTheme="minorHAnsi" w:hAnsiTheme="minorHAnsi" w:cstheme="minorHAnsi"/>
            <w:sz w:val="22"/>
            <w:szCs w:val="22"/>
          </w:rPr>
          <w:t>          &lt;transactionIdentifier&gt;94443862893748229682&lt;/transactionIdentifier&gt; </w:t>
        </w:r>
      </w:ins>
    </w:p>
    <w:p w:rsidR="009B6E51" w:rsidRPr="00070507" w:rsidRDefault="009B6E51" w:rsidP="00074D2C">
      <w:pPr>
        <w:pStyle w:val="NormalWeb"/>
        <w:spacing w:after="0"/>
        <w:rPr>
          <w:ins w:id="1416" w:author="Nishikant ." w:date="2019-01-28T16:37:00Z"/>
          <w:rFonts w:asciiTheme="minorHAnsi" w:hAnsiTheme="minorHAnsi" w:cstheme="minorHAnsi"/>
          <w:sz w:val="22"/>
          <w:szCs w:val="22"/>
        </w:rPr>
      </w:pPr>
      <w:ins w:id="1417" w:author="Nishikant ." w:date="2019-01-28T16:37:00Z">
        <w:r w:rsidRPr="00070507">
          <w:rPr>
            <w:rFonts w:asciiTheme="minorHAnsi" w:hAnsiTheme="minorHAnsi" w:cstheme="minorHAnsi"/>
            <w:sz w:val="22"/>
            <w:szCs w:val="22"/>
          </w:rPr>
          <w:t>        &lt;/schemeResponse&gt;</w:t>
        </w:r>
      </w:ins>
    </w:p>
    <w:p w:rsidR="009B6E51" w:rsidRPr="00070507" w:rsidRDefault="009B6E51" w:rsidP="00074D2C">
      <w:pPr>
        <w:pStyle w:val="NormalWeb"/>
        <w:spacing w:after="0"/>
        <w:rPr>
          <w:ins w:id="1418" w:author="Nishikant ." w:date="2019-01-28T16:37:00Z"/>
          <w:rFonts w:asciiTheme="minorHAnsi" w:hAnsiTheme="minorHAnsi" w:cstheme="minorHAnsi"/>
          <w:sz w:val="22"/>
          <w:szCs w:val="22"/>
        </w:rPr>
      </w:pPr>
      <w:ins w:id="1419" w:author="Nishikant ." w:date="2019-01-28T16:37:00Z">
        <w:r w:rsidRPr="00070507">
          <w:rPr>
            <w:rFonts w:asciiTheme="minorHAnsi" w:hAnsiTheme="minorHAnsi" w:cstheme="minorHAnsi"/>
            <w:sz w:val="22"/>
            <w:szCs w:val="22"/>
          </w:rPr>
          <w:t>      &lt;/payment&gt;</w:t>
        </w:r>
      </w:ins>
    </w:p>
    <w:p w:rsidR="009B6E51" w:rsidRPr="00070507" w:rsidRDefault="009B6E51" w:rsidP="00074D2C">
      <w:pPr>
        <w:pStyle w:val="NormalWeb"/>
        <w:spacing w:after="0"/>
        <w:rPr>
          <w:ins w:id="1420" w:author="Nishikant ." w:date="2019-01-28T16:37:00Z"/>
          <w:rFonts w:asciiTheme="minorHAnsi" w:hAnsiTheme="minorHAnsi" w:cstheme="minorHAnsi"/>
          <w:sz w:val="22"/>
          <w:szCs w:val="22"/>
        </w:rPr>
      </w:pPr>
      <w:ins w:id="1421" w:author="Nishikant ." w:date="2019-01-28T16:37:00Z">
        <w:r w:rsidRPr="00070507">
          <w:rPr>
            <w:rFonts w:asciiTheme="minorHAnsi" w:hAnsiTheme="minorHAnsi" w:cstheme="minorHAnsi"/>
            <w:sz w:val="22"/>
            <w:szCs w:val="22"/>
          </w:rPr>
          <w:t>    &lt;/orderStatus&gt;</w:t>
        </w:r>
      </w:ins>
    </w:p>
    <w:p w:rsidR="009B6E51" w:rsidRPr="00070507" w:rsidRDefault="009B6E51" w:rsidP="00074D2C">
      <w:pPr>
        <w:pStyle w:val="NormalWeb"/>
        <w:spacing w:after="0"/>
        <w:rPr>
          <w:ins w:id="1422" w:author="Nishikant ." w:date="2019-01-28T16:37:00Z"/>
          <w:rFonts w:asciiTheme="minorHAnsi" w:hAnsiTheme="minorHAnsi" w:cstheme="minorHAnsi"/>
          <w:sz w:val="22"/>
          <w:szCs w:val="22"/>
        </w:rPr>
      </w:pPr>
      <w:ins w:id="1423" w:author="Nishikant ." w:date="2019-01-28T16:37:00Z">
        <w:r w:rsidRPr="00070507">
          <w:rPr>
            <w:rFonts w:asciiTheme="minorHAnsi" w:hAnsiTheme="minorHAnsi" w:cstheme="minorHAnsi"/>
            <w:sz w:val="22"/>
            <w:szCs w:val="22"/>
          </w:rPr>
          <w:t>  &lt;/reply&gt;</w:t>
        </w:r>
      </w:ins>
    </w:p>
    <w:p w:rsidR="009B6E51" w:rsidRPr="00070507" w:rsidRDefault="009B6E51" w:rsidP="00074D2C">
      <w:pPr>
        <w:pStyle w:val="NormalWeb"/>
        <w:spacing w:after="0"/>
        <w:rPr>
          <w:ins w:id="1424" w:author="Nishikant ." w:date="2019-01-28T16:37:00Z"/>
          <w:rFonts w:asciiTheme="minorHAnsi" w:hAnsiTheme="minorHAnsi" w:cstheme="minorHAnsi"/>
          <w:sz w:val="22"/>
          <w:szCs w:val="22"/>
        </w:rPr>
      </w:pPr>
      <w:ins w:id="1425" w:author="Nishikant ." w:date="2019-01-28T16:37:00Z">
        <w:r w:rsidRPr="00070507">
          <w:rPr>
            <w:rFonts w:asciiTheme="minorHAnsi" w:hAnsiTheme="minorHAnsi" w:cstheme="minorHAnsi"/>
            <w:sz w:val="22"/>
            <w:szCs w:val="22"/>
          </w:rPr>
          <w:t>&lt;/paymentService&gt;</w:t>
        </w:r>
      </w:ins>
    </w:p>
    <w:p w:rsidR="004B6FF8" w:rsidRPr="00343A98" w:rsidRDefault="004B6FF8" w:rsidP="00245DD2">
      <w:pPr>
        <w:ind w:left="1080"/>
      </w:pPr>
    </w:p>
    <w:p w:rsidR="004A50D2" w:rsidRDefault="004A50D2" w:rsidP="004A50D2">
      <w:pPr>
        <w:pStyle w:val="Heading3"/>
        <w:keepNext/>
        <w:keepLines/>
        <w:numPr>
          <w:ilvl w:val="2"/>
          <w:numId w:val="47"/>
        </w:numPr>
        <w:pBdr>
          <w:bottom w:val="none" w:sz="0" w:space="0" w:color="auto"/>
        </w:pBdr>
        <w:spacing w:line="276" w:lineRule="auto"/>
        <w:ind w:left="2700"/>
        <w:rPr>
          <w:i w:val="0"/>
          <w:sz w:val="24"/>
          <w:szCs w:val="24"/>
        </w:rPr>
      </w:pPr>
      <w:bookmarkStart w:id="1426" w:name="_Toc8312230"/>
      <w:bookmarkStart w:id="1427" w:name="_Toc18418364"/>
      <w:r>
        <w:rPr>
          <w:i w:val="0"/>
          <w:sz w:val="24"/>
          <w:szCs w:val="24"/>
        </w:rPr>
        <w:t>TOKENISATION</w:t>
      </w:r>
      <w:bookmarkEnd w:id="1426"/>
      <w:bookmarkEnd w:id="1427"/>
    </w:p>
    <w:p w:rsidR="004A50D2" w:rsidRDefault="004A50D2" w:rsidP="004A50D2"/>
    <w:p w:rsidR="004A50D2" w:rsidRDefault="004A50D2" w:rsidP="004A50D2">
      <w:r w:rsidRPr="008853F6">
        <w:t>Tokenisation is the replacement of sensitive credit card data with a unique identifier (the token) that can</w:t>
      </w:r>
      <w:r w:rsidR="00E0006F">
        <w:t xml:space="preserve"> </w:t>
      </w:r>
      <w:r w:rsidRPr="008853F6">
        <w:t>not be mathematically reversed</w:t>
      </w:r>
      <w:r>
        <w:t>.</w:t>
      </w:r>
    </w:p>
    <w:p w:rsidR="004A50D2" w:rsidRPr="008853F6" w:rsidRDefault="004A50D2" w:rsidP="004A50D2">
      <w:pPr>
        <w:numPr>
          <w:ilvl w:val="0"/>
          <w:numId w:val="100"/>
        </w:numPr>
      </w:pPr>
      <w:r w:rsidRPr="008853F6">
        <w:t>Choose </w:t>
      </w:r>
      <w:hyperlink r:id="rId37" w:history="1">
        <w:r w:rsidRPr="008853F6">
          <w:rPr>
            <w:rStyle w:val="Hyperlink"/>
          </w:rPr>
          <w:t>shopper</w:t>
        </w:r>
      </w:hyperlink>
      <w:r w:rsidRPr="008853F6">
        <w:t> tokens if you </w:t>
      </w:r>
      <w:r w:rsidRPr="008853F6">
        <w:rPr>
          <w:b/>
          <w:bCs/>
        </w:rPr>
        <w:t>only</w:t>
      </w:r>
      <w:r w:rsidRPr="008853F6">
        <w:t> intend to use tokens for your eCommerce channel</w:t>
      </w:r>
    </w:p>
    <w:p w:rsidR="004A50D2" w:rsidRPr="008853F6" w:rsidRDefault="004A50D2" w:rsidP="004A50D2">
      <w:pPr>
        <w:numPr>
          <w:ilvl w:val="0"/>
          <w:numId w:val="101"/>
        </w:numPr>
      </w:pPr>
      <w:r w:rsidRPr="008853F6">
        <w:t>Choose </w:t>
      </w:r>
      <w:hyperlink r:id="rId38" w:history="1">
        <w:r w:rsidRPr="008853F6">
          <w:rPr>
            <w:rStyle w:val="Hyperlink"/>
          </w:rPr>
          <w:t>merchant</w:t>
        </w:r>
      </w:hyperlink>
      <w:r w:rsidRPr="008853F6">
        <w:t> tokens if you intend to share tokens between your eCommerce and your Point of Sale (POS) channels (using Worldpay Total as your omni-channel solution)</w:t>
      </w:r>
    </w:p>
    <w:p w:rsidR="004A50D2" w:rsidRDefault="004A50D2" w:rsidP="004A50D2">
      <w:pPr>
        <w:rPr>
          <w:b/>
          <w:i/>
        </w:rPr>
      </w:pPr>
      <w:r>
        <w:rPr>
          <w:b/>
          <w:i/>
        </w:rPr>
        <w:t>SHOPPER TOKEN:</w:t>
      </w:r>
    </w:p>
    <w:p w:rsidR="004A50D2" w:rsidRDefault="004A50D2" w:rsidP="00C4065B">
      <w:pPr>
        <w:pStyle w:val="NormalWeb"/>
        <w:spacing w:after="0"/>
        <w:rPr>
          <w:rFonts w:asciiTheme="minorHAnsi" w:hAnsiTheme="minorHAnsi" w:cstheme="minorHAnsi"/>
          <w:sz w:val="22"/>
          <w:szCs w:val="22"/>
        </w:rPr>
      </w:pPr>
      <w:r w:rsidRPr="00C4065B">
        <w:rPr>
          <w:rFonts w:asciiTheme="minorHAnsi" w:hAnsiTheme="minorHAnsi" w:cstheme="minorHAnsi"/>
          <w:sz w:val="22"/>
          <w:szCs w:val="22"/>
        </w:rPr>
        <w:t>Create a shopper token with a payment request</w:t>
      </w:r>
    </w:p>
    <w:p w:rsidR="00C4065B" w:rsidRPr="00C4065B" w:rsidRDefault="00C4065B" w:rsidP="00C4065B">
      <w:pPr>
        <w:pStyle w:val="NormalWeb"/>
        <w:spacing w:after="0"/>
        <w:rPr>
          <w:rFonts w:asciiTheme="minorHAnsi" w:hAnsiTheme="minorHAnsi" w:cstheme="minorHAnsi"/>
          <w:sz w:val="22"/>
          <w:szCs w:val="22"/>
        </w:rPr>
      </w:pPr>
    </w:p>
    <w:p w:rsidR="004A50D2" w:rsidRPr="00C4065B" w:rsidRDefault="004A50D2" w:rsidP="00C4065B">
      <w:pPr>
        <w:pStyle w:val="NormalWeb"/>
        <w:spacing w:after="0"/>
        <w:rPr>
          <w:rFonts w:asciiTheme="minorHAnsi" w:hAnsiTheme="minorHAnsi" w:cstheme="minorHAnsi"/>
          <w:sz w:val="22"/>
          <w:szCs w:val="22"/>
        </w:rPr>
      </w:pPr>
      <w:r w:rsidRPr="00C4065B">
        <w:rPr>
          <w:rFonts w:asciiTheme="minorHAnsi" w:hAnsiTheme="minorHAnsi" w:cstheme="minorHAnsi"/>
          <w:sz w:val="22"/>
          <w:szCs w:val="22"/>
        </w:rPr>
        <w:t>&lt;createToken&gt; is the instruction to create a token for the card used. &lt;createToken&gt; must contain &lt;authenticatedShopperID&gt; - a reference that uniquely identifies each shopper so that you can associate their payment tokens with them.</w:t>
      </w:r>
    </w:p>
    <w:p w:rsidR="004A50D2" w:rsidRPr="00B14C3C" w:rsidRDefault="004A50D2" w:rsidP="004A50D2">
      <w:pPr>
        <w:shd w:val="clear" w:color="auto" w:fill="FFFFFF"/>
        <w:spacing w:before="175" w:after="86" w:line="240" w:lineRule="auto"/>
      </w:pPr>
    </w:p>
    <w:p w:rsidR="004A50D2" w:rsidRPr="00280190" w:rsidRDefault="00CE1F27" w:rsidP="004A50D2">
      <w:pPr>
        <w:rPr>
          <w:b/>
          <w:bCs/>
          <w:i/>
        </w:rPr>
      </w:pPr>
      <w:r>
        <w:rPr>
          <w:b/>
          <w:bCs/>
          <w:i/>
        </w:rPr>
        <w:t xml:space="preserve">Request : </w:t>
      </w:r>
    </w:p>
    <w:p w:rsidR="004A50D2" w:rsidRPr="007D286A" w:rsidRDefault="004A50D2" w:rsidP="007D286A">
      <w:pPr>
        <w:pStyle w:val="NormalWeb"/>
        <w:spacing w:after="0"/>
        <w:rPr>
          <w:rFonts w:asciiTheme="minorHAnsi" w:hAnsiTheme="minorHAnsi" w:cstheme="minorHAnsi"/>
          <w:sz w:val="22"/>
          <w:szCs w:val="22"/>
        </w:rPr>
      </w:pPr>
      <w:r w:rsidRPr="007D286A">
        <w:rPr>
          <w:rFonts w:asciiTheme="minorHAnsi" w:hAnsiTheme="minorHAnsi" w:cstheme="minorHAnsi"/>
          <w:sz w:val="22"/>
          <w:szCs w:val="22"/>
        </w:rPr>
        <w:t xml:space="preserve">&lt;?xml version="1.0" encoding="UTF-8"?&gt; </w:t>
      </w:r>
    </w:p>
    <w:p w:rsidR="004A50D2" w:rsidRPr="007D286A" w:rsidRDefault="004A50D2" w:rsidP="007D286A">
      <w:pPr>
        <w:pStyle w:val="NormalWeb"/>
        <w:spacing w:after="0"/>
        <w:rPr>
          <w:rFonts w:asciiTheme="minorHAnsi" w:hAnsiTheme="minorHAnsi" w:cstheme="minorHAnsi"/>
          <w:sz w:val="22"/>
          <w:szCs w:val="22"/>
        </w:rPr>
      </w:pPr>
      <w:r w:rsidRPr="007D286A">
        <w:rPr>
          <w:rFonts w:asciiTheme="minorHAnsi" w:hAnsiTheme="minorHAnsi" w:cstheme="minorHAnsi"/>
          <w:sz w:val="22"/>
          <w:szCs w:val="22"/>
        </w:rPr>
        <w:t>&lt;!DOCTYPE paymentService PUBLIC "-//WorldPay//DTD WorldPay PaymentService v1//EN"</w:t>
      </w:r>
    </w:p>
    <w:p w:rsidR="004A50D2" w:rsidRPr="007D286A" w:rsidRDefault="004A50D2" w:rsidP="007D286A">
      <w:pPr>
        <w:pStyle w:val="NormalWeb"/>
        <w:spacing w:after="0"/>
        <w:rPr>
          <w:rFonts w:asciiTheme="minorHAnsi" w:hAnsiTheme="minorHAnsi" w:cstheme="minorHAnsi"/>
          <w:sz w:val="22"/>
          <w:szCs w:val="22"/>
        </w:rPr>
      </w:pPr>
      <w:r w:rsidRPr="007D286A">
        <w:rPr>
          <w:rFonts w:asciiTheme="minorHAnsi" w:hAnsiTheme="minorHAnsi" w:cstheme="minorHAnsi"/>
          <w:sz w:val="22"/>
          <w:szCs w:val="22"/>
        </w:rPr>
        <w:t xml:space="preserve"> "http://dtd.worldpay.com/paymentService_v1.dtd"&gt;</w:t>
      </w:r>
    </w:p>
    <w:p w:rsidR="004A50D2" w:rsidRPr="007D286A" w:rsidRDefault="004A50D2" w:rsidP="007D286A">
      <w:pPr>
        <w:pStyle w:val="NormalWeb"/>
        <w:spacing w:after="0"/>
        <w:rPr>
          <w:rFonts w:asciiTheme="minorHAnsi" w:hAnsiTheme="minorHAnsi" w:cstheme="minorHAnsi"/>
          <w:sz w:val="22"/>
          <w:szCs w:val="22"/>
        </w:rPr>
      </w:pPr>
      <w:r w:rsidRPr="007D286A">
        <w:rPr>
          <w:rFonts w:asciiTheme="minorHAnsi" w:hAnsiTheme="minorHAnsi" w:cstheme="minorHAnsi"/>
          <w:sz w:val="22"/>
          <w:szCs w:val="22"/>
        </w:rPr>
        <w:t>&lt;paymentService version="1.4" merchantCode="MYMERCHANT"&gt;</w:t>
      </w:r>
    </w:p>
    <w:p w:rsidR="004A50D2" w:rsidRPr="007D286A" w:rsidRDefault="004A50D2" w:rsidP="007D286A">
      <w:pPr>
        <w:pStyle w:val="NormalWeb"/>
        <w:spacing w:after="0"/>
        <w:rPr>
          <w:rFonts w:asciiTheme="minorHAnsi" w:hAnsiTheme="minorHAnsi" w:cstheme="minorHAnsi"/>
          <w:sz w:val="22"/>
          <w:szCs w:val="22"/>
        </w:rPr>
      </w:pPr>
      <w:r w:rsidRPr="007D286A">
        <w:rPr>
          <w:rFonts w:asciiTheme="minorHAnsi" w:hAnsiTheme="minorHAnsi" w:cstheme="minorHAnsi"/>
          <w:sz w:val="22"/>
          <w:szCs w:val="22"/>
        </w:rPr>
        <w:t>  &lt;submit&gt;</w:t>
      </w:r>
    </w:p>
    <w:p w:rsidR="004A50D2" w:rsidRPr="007D286A" w:rsidRDefault="004A50D2" w:rsidP="007D286A">
      <w:pPr>
        <w:pStyle w:val="NormalWeb"/>
        <w:spacing w:after="0"/>
        <w:rPr>
          <w:rFonts w:asciiTheme="minorHAnsi" w:hAnsiTheme="minorHAnsi" w:cstheme="minorHAnsi"/>
          <w:sz w:val="22"/>
          <w:szCs w:val="22"/>
        </w:rPr>
      </w:pPr>
      <w:r w:rsidRPr="007D286A">
        <w:rPr>
          <w:rFonts w:asciiTheme="minorHAnsi" w:hAnsiTheme="minorHAnsi" w:cstheme="minorHAnsi"/>
          <w:sz w:val="22"/>
          <w:szCs w:val="22"/>
        </w:rPr>
        <w:t>    &lt;order orderCode="T0211010"&gt;</w:t>
      </w:r>
    </w:p>
    <w:p w:rsidR="004A50D2" w:rsidRPr="007D286A" w:rsidRDefault="004A50D2" w:rsidP="007D286A">
      <w:pPr>
        <w:pStyle w:val="NormalWeb"/>
        <w:spacing w:after="0"/>
        <w:rPr>
          <w:rFonts w:asciiTheme="minorHAnsi" w:hAnsiTheme="minorHAnsi" w:cstheme="minorHAnsi"/>
          <w:sz w:val="22"/>
          <w:szCs w:val="22"/>
        </w:rPr>
      </w:pPr>
      <w:r w:rsidRPr="007D286A">
        <w:rPr>
          <w:rFonts w:asciiTheme="minorHAnsi" w:hAnsiTheme="minorHAnsi" w:cstheme="minorHAnsi"/>
          <w:sz w:val="22"/>
          <w:szCs w:val="22"/>
        </w:rPr>
        <w:t>      &lt;description&gt;20 red roses from the MyMerchant webshop.&lt;/description&gt;</w:t>
      </w:r>
    </w:p>
    <w:p w:rsidR="004A50D2" w:rsidRPr="007D286A" w:rsidRDefault="004A50D2" w:rsidP="007D286A">
      <w:pPr>
        <w:pStyle w:val="NormalWeb"/>
        <w:spacing w:after="0"/>
        <w:rPr>
          <w:rFonts w:asciiTheme="minorHAnsi" w:hAnsiTheme="minorHAnsi" w:cstheme="minorHAnsi"/>
          <w:sz w:val="22"/>
          <w:szCs w:val="22"/>
        </w:rPr>
      </w:pPr>
      <w:r w:rsidRPr="007D286A">
        <w:rPr>
          <w:rFonts w:asciiTheme="minorHAnsi" w:hAnsiTheme="minorHAnsi" w:cstheme="minorHAnsi"/>
          <w:sz w:val="22"/>
          <w:szCs w:val="22"/>
        </w:rPr>
        <w:t>      &lt;amount currencyCode="GBP" exponent="2" value="5000"/&gt;</w:t>
      </w:r>
    </w:p>
    <w:p w:rsidR="004A50D2" w:rsidRPr="007D286A" w:rsidRDefault="004A50D2" w:rsidP="007D286A">
      <w:pPr>
        <w:pStyle w:val="NormalWeb"/>
        <w:spacing w:after="0"/>
        <w:rPr>
          <w:rFonts w:asciiTheme="minorHAnsi" w:hAnsiTheme="minorHAnsi" w:cstheme="minorHAnsi"/>
          <w:sz w:val="22"/>
          <w:szCs w:val="22"/>
        </w:rPr>
      </w:pPr>
      <w:r w:rsidRPr="007D286A">
        <w:rPr>
          <w:rFonts w:asciiTheme="minorHAnsi" w:hAnsiTheme="minorHAnsi" w:cstheme="minorHAnsi"/>
          <w:sz w:val="22"/>
          <w:szCs w:val="22"/>
        </w:rPr>
        <w:t>      &lt;paymentDetails&gt;</w:t>
      </w:r>
    </w:p>
    <w:p w:rsidR="004A50D2" w:rsidRPr="007D286A" w:rsidRDefault="004A50D2" w:rsidP="007D286A">
      <w:pPr>
        <w:pStyle w:val="NormalWeb"/>
        <w:spacing w:after="0"/>
        <w:rPr>
          <w:rFonts w:asciiTheme="minorHAnsi" w:hAnsiTheme="minorHAnsi" w:cstheme="minorHAnsi"/>
          <w:sz w:val="22"/>
          <w:szCs w:val="22"/>
        </w:rPr>
      </w:pPr>
      <w:r w:rsidRPr="007D286A">
        <w:rPr>
          <w:rFonts w:asciiTheme="minorHAnsi" w:hAnsiTheme="minorHAnsi" w:cstheme="minorHAnsi"/>
          <w:sz w:val="22"/>
          <w:szCs w:val="22"/>
        </w:rPr>
        <w:t>        &lt;VISA-SSL&gt;</w:t>
      </w:r>
    </w:p>
    <w:p w:rsidR="004A50D2" w:rsidRPr="007D286A" w:rsidRDefault="004A50D2" w:rsidP="007D286A">
      <w:pPr>
        <w:pStyle w:val="NormalWeb"/>
        <w:spacing w:after="0"/>
        <w:rPr>
          <w:rFonts w:asciiTheme="minorHAnsi" w:hAnsiTheme="minorHAnsi" w:cstheme="minorHAnsi"/>
          <w:sz w:val="22"/>
          <w:szCs w:val="22"/>
        </w:rPr>
      </w:pPr>
      <w:r w:rsidRPr="007D286A">
        <w:rPr>
          <w:rFonts w:asciiTheme="minorHAnsi" w:hAnsiTheme="minorHAnsi" w:cstheme="minorHAnsi"/>
          <w:sz w:val="22"/>
          <w:szCs w:val="22"/>
        </w:rPr>
        <w:t>          &lt;cardNumber&gt;44444433333322221111&lt;/cardNumber&gt;</w:t>
      </w:r>
    </w:p>
    <w:p w:rsidR="004A50D2" w:rsidRPr="007D286A" w:rsidRDefault="004A50D2" w:rsidP="007D286A">
      <w:pPr>
        <w:pStyle w:val="NormalWeb"/>
        <w:spacing w:after="0"/>
        <w:rPr>
          <w:rFonts w:asciiTheme="minorHAnsi" w:hAnsiTheme="minorHAnsi" w:cstheme="minorHAnsi"/>
          <w:sz w:val="22"/>
          <w:szCs w:val="22"/>
        </w:rPr>
      </w:pPr>
      <w:r w:rsidRPr="007D286A">
        <w:rPr>
          <w:rFonts w:asciiTheme="minorHAnsi" w:hAnsiTheme="minorHAnsi" w:cstheme="minorHAnsi"/>
          <w:sz w:val="22"/>
          <w:szCs w:val="22"/>
        </w:rPr>
        <w:t>          &lt;expiryDate&gt;</w:t>
      </w:r>
    </w:p>
    <w:p w:rsidR="004A50D2" w:rsidRPr="007D286A" w:rsidRDefault="004A50D2" w:rsidP="007D286A">
      <w:pPr>
        <w:pStyle w:val="NormalWeb"/>
        <w:spacing w:after="0"/>
        <w:rPr>
          <w:rFonts w:asciiTheme="minorHAnsi" w:hAnsiTheme="minorHAnsi" w:cstheme="minorHAnsi"/>
          <w:sz w:val="22"/>
          <w:szCs w:val="22"/>
        </w:rPr>
      </w:pPr>
      <w:r w:rsidRPr="007D286A">
        <w:rPr>
          <w:rFonts w:asciiTheme="minorHAnsi" w:hAnsiTheme="minorHAnsi" w:cstheme="minorHAnsi"/>
          <w:sz w:val="22"/>
          <w:szCs w:val="22"/>
        </w:rPr>
        <w:t>            &lt;date month="01" year="2020"/&gt;</w:t>
      </w:r>
    </w:p>
    <w:p w:rsidR="004A50D2" w:rsidRPr="007D286A" w:rsidRDefault="004A50D2" w:rsidP="007D286A">
      <w:pPr>
        <w:pStyle w:val="NormalWeb"/>
        <w:spacing w:after="0"/>
        <w:rPr>
          <w:rFonts w:asciiTheme="minorHAnsi" w:hAnsiTheme="minorHAnsi" w:cstheme="minorHAnsi"/>
          <w:sz w:val="22"/>
          <w:szCs w:val="22"/>
        </w:rPr>
      </w:pPr>
      <w:r w:rsidRPr="007D286A">
        <w:rPr>
          <w:rFonts w:asciiTheme="minorHAnsi" w:hAnsiTheme="minorHAnsi" w:cstheme="minorHAnsi"/>
          <w:sz w:val="22"/>
          <w:szCs w:val="22"/>
        </w:rPr>
        <w:t>          &lt;/expiryDate&gt;</w:t>
      </w:r>
    </w:p>
    <w:p w:rsidR="004A50D2" w:rsidRPr="007D286A" w:rsidRDefault="004A50D2" w:rsidP="007D286A">
      <w:pPr>
        <w:pStyle w:val="NormalWeb"/>
        <w:spacing w:after="0"/>
        <w:rPr>
          <w:rFonts w:asciiTheme="minorHAnsi" w:hAnsiTheme="minorHAnsi" w:cstheme="minorHAnsi"/>
          <w:sz w:val="22"/>
          <w:szCs w:val="22"/>
        </w:rPr>
      </w:pPr>
      <w:r w:rsidRPr="007D286A">
        <w:rPr>
          <w:rFonts w:asciiTheme="minorHAnsi" w:hAnsiTheme="minorHAnsi" w:cstheme="minorHAnsi"/>
          <w:sz w:val="22"/>
          <w:szCs w:val="22"/>
        </w:rPr>
        <w:t>          &lt;cardHolderName&gt;J. Shopper&lt;/cardHolderName&gt;</w:t>
      </w:r>
    </w:p>
    <w:p w:rsidR="004A50D2" w:rsidRPr="007D286A" w:rsidRDefault="004A50D2" w:rsidP="007D286A">
      <w:pPr>
        <w:pStyle w:val="NormalWeb"/>
        <w:spacing w:after="0"/>
        <w:rPr>
          <w:rFonts w:asciiTheme="minorHAnsi" w:hAnsiTheme="minorHAnsi" w:cstheme="minorHAnsi"/>
          <w:sz w:val="22"/>
          <w:szCs w:val="22"/>
        </w:rPr>
      </w:pPr>
      <w:r w:rsidRPr="007D286A">
        <w:rPr>
          <w:rFonts w:asciiTheme="minorHAnsi" w:hAnsiTheme="minorHAnsi" w:cstheme="minorHAnsi"/>
          <w:sz w:val="22"/>
          <w:szCs w:val="22"/>
        </w:rPr>
        <w:t>          &lt;cvc&gt;123&lt;/cvc&gt;</w:t>
      </w:r>
    </w:p>
    <w:p w:rsidR="004A50D2" w:rsidRPr="007D286A" w:rsidRDefault="004A50D2" w:rsidP="007D286A">
      <w:pPr>
        <w:pStyle w:val="NormalWeb"/>
        <w:spacing w:after="0"/>
        <w:rPr>
          <w:rFonts w:asciiTheme="minorHAnsi" w:hAnsiTheme="minorHAnsi" w:cstheme="minorHAnsi"/>
          <w:sz w:val="22"/>
          <w:szCs w:val="22"/>
        </w:rPr>
      </w:pPr>
      <w:r w:rsidRPr="007D286A">
        <w:rPr>
          <w:rFonts w:asciiTheme="minorHAnsi" w:hAnsiTheme="minorHAnsi" w:cstheme="minorHAnsi"/>
          <w:sz w:val="22"/>
          <w:szCs w:val="22"/>
        </w:rPr>
        <w:t>          &lt;cardAddress&gt;</w:t>
      </w:r>
    </w:p>
    <w:p w:rsidR="004A50D2" w:rsidRPr="007D286A" w:rsidRDefault="004A50D2" w:rsidP="007D286A">
      <w:pPr>
        <w:pStyle w:val="NormalWeb"/>
        <w:spacing w:after="0"/>
        <w:rPr>
          <w:rFonts w:asciiTheme="minorHAnsi" w:hAnsiTheme="minorHAnsi" w:cstheme="minorHAnsi"/>
          <w:sz w:val="22"/>
          <w:szCs w:val="22"/>
        </w:rPr>
      </w:pPr>
      <w:r w:rsidRPr="007D286A">
        <w:rPr>
          <w:rFonts w:asciiTheme="minorHAnsi" w:hAnsiTheme="minorHAnsi" w:cstheme="minorHAnsi"/>
          <w:sz w:val="22"/>
          <w:szCs w:val="22"/>
        </w:rPr>
        <w:t>            &lt;address&gt;</w:t>
      </w:r>
    </w:p>
    <w:p w:rsidR="004A50D2" w:rsidRPr="007D286A" w:rsidRDefault="004A50D2" w:rsidP="007D286A">
      <w:pPr>
        <w:pStyle w:val="NormalWeb"/>
        <w:spacing w:after="0"/>
        <w:rPr>
          <w:rFonts w:asciiTheme="minorHAnsi" w:hAnsiTheme="minorHAnsi" w:cstheme="minorHAnsi"/>
          <w:sz w:val="22"/>
          <w:szCs w:val="22"/>
        </w:rPr>
      </w:pPr>
      <w:r w:rsidRPr="007D286A">
        <w:rPr>
          <w:rFonts w:asciiTheme="minorHAnsi" w:hAnsiTheme="minorHAnsi" w:cstheme="minorHAnsi"/>
          <w:sz w:val="22"/>
          <w:szCs w:val="22"/>
        </w:rPr>
        <w:t>              &lt;address1&gt;47A&lt;/address1&gt;</w:t>
      </w:r>
    </w:p>
    <w:p w:rsidR="004A50D2" w:rsidRPr="007D286A" w:rsidRDefault="004A50D2" w:rsidP="007D286A">
      <w:pPr>
        <w:pStyle w:val="NormalWeb"/>
        <w:spacing w:after="0"/>
        <w:rPr>
          <w:rFonts w:asciiTheme="minorHAnsi" w:hAnsiTheme="minorHAnsi" w:cstheme="minorHAnsi"/>
          <w:sz w:val="22"/>
          <w:szCs w:val="22"/>
        </w:rPr>
      </w:pPr>
      <w:r w:rsidRPr="007D286A">
        <w:rPr>
          <w:rFonts w:asciiTheme="minorHAnsi" w:hAnsiTheme="minorHAnsi" w:cstheme="minorHAnsi"/>
          <w:sz w:val="22"/>
          <w:szCs w:val="22"/>
        </w:rPr>
        <w:t>              &lt;address2&gt;Queensbridge Road&lt;/address2&gt;</w:t>
      </w:r>
    </w:p>
    <w:p w:rsidR="004A50D2" w:rsidRPr="007D286A" w:rsidRDefault="004A50D2" w:rsidP="007D286A">
      <w:pPr>
        <w:pStyle w:val="NormalWeb"/>
        <w:spacing w:after="0"/>
        <w:rPr>
          <w:rFonts w:asciiTheme="minorHAnsi" w:hAnsiTheme="minorHAnsi" w:cstheme="minorHAnsi"/>
          <w:sz w:val="22"/>
          <w:szCs w:val="22"/>
        </w:rPr>
      </w:pPr>
      <w:r w:rsidRPr="007D286A">
        <w:rPr>
          <w:rFonts w:asciiTheme="minorHAnsi" w:hAnsiTheme="minorHAnsi" w:cstheme="minorHAnsi"/>
          <w:sz w:val="22"/>
          <w:szCs w:val="22"/>
        </w:rPr>
        <w:t>              &lt;address3&gt;Suburbia&lt;/address3&gt;</w:t>
      </w:r>
    </w:p>
    <w:p w:rsidR="004A50D2" w:rsidRPr="007D286A" w:rsidRDefault="004A50D2" w:rsidP="007D286A">
      <w:pPr>
        <w:pStyle w:val="NormalWeb"/>
        <w:spacing w:after="0"/>
        <w:rPr>
          <w:rFonts w:asciiTheme="minorHAnsi" w:hAnsiTheme="minorHAnsi" w:cstheme="minorHAnsi"/>
          <w:sz w:val="22"/>
          <w:szCs w:val="22"/>
        </w:rPr>
      </w:pPr>
      <w:r w:rsidRPr="007D286A">
        <w:rPr>
          <w:rFonts w:asciiTheme="minorHAnsi" w:hAnsiTheme="minorHAnsi" w:cstheme="minorHAnsi"/>
          <w:sz w:val="22"/>
          <w:szCs w:val="22"/>
        </w:rPr>
        <w:t>              &lt;postalCode&gt;CB94BQ&lt;/postalCode&gt;</w:t>
      </w:r>
    </w:p>
    <w:p w:rsidR="004A50D2" w:rsidRPr="007D286A" w:rsidRDefault="004A50D2" w:rsidP="007D286A">
      <w:pPr>
        <w:pStyle w:val="NormalWeb"/>
        <w:spacing w:after="0"/>
        <w:rPr>
          <w:rFonts w:asciiTheme="minorHAnsi" w:hAnsiTheme="minorHAnsi" w:cstheme="minorHAnsi"/>
          <w:sz w:val="22"/>
          <w:szCs w:val="22"/>
        </w:rPr>
      </w:pPr>
      <w:r w:rsidRPr="007D286A">
        <w:rPr>
          <w:rFonts w:asciiTheme="minorHAnsi" w:hAnsiTheme="minorHAnsi" w:cstheme="minorHAnsi"/>
          <w:sz w:val="22"/>
          <w:szCs w:val="22"/>
        </w:rPr>
        <w:t>              &lt;city&gt;Cambridge&lt;/city&gt;</w:t>
      </w:r>
    </w:p>
    <w:p w:rsidR="004A50D2" w:rsidRPr="007D286A" w:rsidRDefault="004A50D2" w:rsidP="007D286A">
      <w:pPr>
        <w:pStyle w:val="NormalWeb"/>
        <w:spacing w:after="0"/>
        <w:rPr>
          <w:rFonts w:asciiTheme="minorHAnsi" w:hAnsiTheme="minorHAnsi" w:cstheme="minorHAnsi"/>
          <w:sz w:val="22"/>
          <w:szCs w:val="22"/>
        </w:rPr>
      </w:pPr>
      <w:r w:rsidRPr="007D286A">
        <w:rPr>
          <w:rFonts w:asciiTheme="minorHAnsi" w:hAnsiTheme="minorHAnsi" w:cstheme="minorHAnsi"/>
          <w:sz w:val="22"/>
          <w:szCs w:val="22"/>
        </w:rPr>
        <w:t>              &lt;state&gt;Cambridgeshire&lt;/state&gt;</w:t>
      </w:r>
    </w:p>
    <w:p w:rsidR="004A50D2" w:rsidRPr="007D286A" w:rsidRDefault="004A50D2" w:rsidP="007D286A">
      <w:pPr>
        <w:pStyle w:val="NormalWeb"/>
        <w:spacing w:after="0"/>
        <w:rPr>
          <w:rFonts w:asciiTheme="minorHAnsi" w:hAnsiTheme="minorHAnsi" w:cstheme="minorHAnsi"/>
          <w:sz w:val="22"/>
          <w:szCs w:val="22"/>
        </w:rPr>
      </w:pPr>
      <w:r w:rsidRPr="007D286A">
        <w:rPr>
          <w:rFonts w:asciiTheme="minorHAnsi" w:hAnsiTheme="minorHAnsi" w:cstheme="minorHAnsi"/>
          <w:sz w:val="22"/>
          <w:szCs w:val="22"/>
        </w:rPr>
        <w:t>              &lt;countryCode&gt;GB&lt;/countryCode&gt;</w:t>
      </w:r>
    </w:p>
    <w:p w:rsidR="004A50D2" w:rsidRPr="007D286A" w:rsidRDefault="004A50D2" w:rsidP="007D286A">
      <w:pPr>
        <w:pStyle w:val="NormalWeb"/>
        <w:spacing w:after="0"/>
        <w:rPr>
          <w:rFonts w:asciiTheme="minorHAnsi" w:hAnsiTheme="minorHAnsi" w:cstheme="minorHAnsi"/>
          <w:sz w:val="22"/>
          <w:szCs w:val="22"/>
        </w:rPr>
      </w:pPr>
      <w:r w:rsidRPr="007D286A">
        <w:rPr>
          <w:rFonts w:asciiTheme="minorHAnsi" w:hAnsiTheme="minorHAnsi" w:cstheme="minorHAnsi"/>
          <w:sz w:val="22"/>
          <w:szCs w:val="22"/>
        </w:rPr>
        <w:t>              &lt;telephoneNumber&gt;0122312345&lt;/telephoneNumber&gt;</w:t>
      </w:r>
    </w:p>
    <w:p w:rsidR="004A50D2" w:rsidRPr="007D286A" w:rsidRDefault="004A50D2" w:rsidP="007D286A">
      <w:pPr>
        <w:pStyle w:val="NormalWeb"/>
        <w:spacing w:after="0"/>
        <w:rPr>
          <w:rFonts w:asciiTheme="minorHAnsi" w:hAnsiTheme="minorHAnsi" w:cstheme="minorHAnsi"/>
          <w:sz w:val="22"/>
          <w:szCs w:val="22"/>
        </w:rPr>
      </w:pPr>
      <w:r w:rsidRPr="007D286A">
        <w:rPr>
          <w:rFonts w:asciiTheme="minorHAnsi" w:hAnsiTheme="minorHAnsi" w:cstheme="minorHAnsi"/>
          <w:sz w:val="22"/>
          <w:szCs w:val="22"/>
        </w:rPr>
        <w:t>            &lt;/address&gt;</w:t>
      </w:r>
    </w:p>
    <w:p w:rsidR="004A50D2" w:rsidRPr="007D286A" w:rsidRDefault="004A50D2" w:rsidP="007D286A">
      <w:pPr>
        <w:pStyle w:val="NormalWeb"/>
        <w:spacing w:after="0"/>
        <w:rPr>
          <w:rFonts w:asciiTheme="minorHAnsi" w:hAnsiTheme="minorHAnsi" w:cstheme="minorHAnsi"/>
          <w:sz w:val="22"/>
          <w:szCs w:val="22"/>
        </w:rPr>
      </w:pPr>
      <w:r w:rsidRPr="007D286A">
        <w:rPr>
          <w:rFonts w:asciiTheme="minorHAnsi" w:hAnsiTheme="minorHAnsi" w:cstheme="minorHAnsi"/>
          <w:sz w:val="22"/>
          <w:szCs w:val="22"/>
        </w:rPr>
        <w:t>          &lt;/cardAddress&gt;</w:t>
      </w:r>
    </w:p>
    <w:p w:rsidR="004A50D2" w:rsidRPr="007D286A" w:rsidRDefault="004A50D2" w:rsidP="007D286A">
      <w:pPr>
        <w:pStyle w:val="NormalWeb"/>
        <w:spacing w:after="0"/>
        <w:rPr>
          <w:rFonts w:asciiTheme="minorHAnsi" w:hAnsiTheme="minorHAnsi" w:cstheme="minorHAnsi"/>
          <w:sz w:val="22"/>
          <w:szCs w:val="22"/>
        </w:rPr>
      </w:pPr>
      <w:r w:rsidRPr="007D286A">
        <w:rPr>
          <w:rFonts w:asciiTheme="minorHAnsi" w:hAnsiTheme="minorHAnsi" w:cstheme="minorHAnsi"/>
          <w:sz w:val="22"/>
          <w:szCs w:val="22"/>
        </w:rPr>
        <w:t>        &lt;/VISA-SSL&gt;</w:t>
      </w:r>
    </w:p>
    <w:p w:rsidR="004A50D2" w:rsidRPr="007D286A" w:rsidRDefault="004A50D2" w:rsidP="007D286A">
      <w:pPr>
        <w:pStyle w:val="NormalWeb"/>
        <w:spacing w:after="0"/>
        <w:rPr>
          <w:rFonts w:asciiTheme="minorHAnsi" w:hAnsiTheme="minorHAnsi" w:cstheme="minorHAnsi"/>
          <w:sz w:val="22"/>
          <w:szCs w:val="22"/>
        </w:rPr>
      </w:pPr>
      <w:r w:rsidRPr="007D286A">
        <w:rPr>
          <w:rFonts w:asciiTheme="minorHAnsi" w:hAnsiTheme="minorHAnsi" w:cstheme="minorHAnsi"/>
          <w:sz w:val="22"/>
          <w:szCs w:val="22"/>
        </w:rPr>
        <w:t>        &lt;session shopperIPAddress="123.123.123.123" id="0215ui8ib1" /&gt;</w:t>
      </w:r>
    </w:p>
    <w:p w:rsidR="004A50D2" w:rsidRPr="007D286A" w:rsidRDefault="004A50D2" w:rsidP="007D286A">
      <w:pPr>
        <w:pStyle w:val="NormalWeb"/>
        <w:spacing w:after="0"/>
        <w:rPr>
          <w:rFonts w:asciiTheme="minorHAnsi" w:hAnsiTheme="minorHAnsi" w:cstheme="minorHAnsi"/>
          <w:sz w:val="22"/>
          <w:szCs w:val="22"/>
        </w:rPr>
      </w:pPr>
      <w:r w:rsidRPr="007D286A">
        <w:rPr>
          <w:rFonts w:asciiTheme="minorHAnsi" w:hAnsiTheme="minorHAnsi" w:cstheme="minorHAnsi"/>
          <w:sz w:val="22"/>
          <w:szCs w:val="22"/>
        </w:rPr>
        <w:t>      &lt;/paymentDetails&gt;</w:t>
      </w:r>
    </w:p>
    <w:p w:rsidR="004A50D2" w:rsidRPr="007D286A" w:rsidRDefault="004A50D2" w:rsidP="007D286A">
      <w:pPr>
        <w:pStyle w:val="NormalWeb"/>
        <w:spacing w:after="0"/>
        <w:rPr>
          <w:rFonts w:asciiTheme="minorHAnsi" w:hAnsiTheme="minorHAnsi" w:cstheme="minorHAnsi"/>
          <w:sz w:val="22"/>
          <w:szCs w:val="22"/>
        </w:rPr>
      </w:pPr>
      <w:r w:rsidRPr="007D286A">
        <w:rPr>
          <w:rFonts w:asciiTheme="minorHAnsi" w:hAnsiTheme="minorHAnsi" w:cstheme="minorHAnsi"/>
          <w:sz w:val="22"/>
          <w:szCs w:val="22"/>
        </w:rPr>
        <w:t>      &lt;shopper&gt;</w:t>
      </w:r>
    </w:p>
    <w:p w:rsidR="004A50D2" w:rsidRPr="007D286A" w:rsidRDefault="004A50D2" w:rsidP="007D286A">
      <w:pPr>
        <w:pStyle w:val="NormalWeb"/>
        <w:spacing w:after="0"/>
        <w:rPr>
          <w:rFonts w:asciiTheme="minorHAnsi" w:hAnsiTheme="minorHAnsi" w:cstheme="minorHAnsi"/>
          <w:sz w:val="22"/>
          <w:szCs w:val="22"/>
        </w:rPr>
      </w:pPr>
      <w:r w:rsidRPr="007D286A">
        <w:rPr>
          <w:rFonts w:asciiTheme="minorHAnsi" w:hAnsiTheme="minorHAnsi" w:cstheme="minorHAnsi"/>
          <w:sz w:val="22"/>
          <w:szCs w:val="22"/>
        </w:rPr>
        <w:t>        &lt;shopperEmailAddress&gt;jshopper@myprovider.int&lt;/shopperEmailAddress&gt;</w:t>
      </w:r>
    </w:p>
    <w:p w:rsidR="004A50D2" w:rsidRPr="007D286A" w:rsidRDefault="004A50D2" w:rsidP="007D286A">
      <w:pPr>
        <w:pStyle w:val="NormalWeb"/>
        <w:spacing w:after="0"/>
        <w:rPr>
          <w:rFonts w:asciiTheme="minorHAnsi" w:hAnsiTheme="minorHAnsi" w:cstheme="minorHAnsi"/>
          <w:sz w:val="22"/>
          <w:szCs w:val="22"/>
        </w:rPr>
      </w:pPr>
      <w:r w:rsidRPr="007D286A">
        <w:rPr>
          <w:rFonts w:asciiTheme="minorHAnsi" w:hAnsiTheme="minorHAnsi" w:cstheme="minorHAnsi"/>
          <w:sz w:val="22"/>
          <w:szCs w:val="22"/>
        </w:rPr>
        <w:t>        &lt;authenticatedShopperID&gt;UniqueshopperID&lt;/authenticatedShopperID&gt; &lt;!--Mandatory for shopper tokens, don't send for merchant tokens--&gt;</w:t>
      </w:r>
    </w:p>
    <w:p w:rsidR="004A50D2" w:rsidRPr="007D286A" w:rsidRDefault="004A50D2" w:rsidP="007D286A">
      <w:pPr>
        <w:pStyle w:val="NormalWeb"/>
        <w:spacing w:after="0"/>
        <w:rPr>
          <w:rFonts w:asciiTheme="minorHAnsi" w:hAnsiTheme="minorHAnsi" w:cstheme="minorHAnsi"/>
          <w:sz w:val="22"/>
          <w:szCs w:val="22"/>
        </w:rPr>
      </w:pPr>
      <w:r w:rsidRPr="007D286A">
        <w:rPr>
          <w:rFonts w:asciiTheme="minorHAnsi" w:hAnsiTheme="minorHAnsi" w:cstheme="minorHAnsi"/>
          <w:sz w:val="22"/>
          <w:szCs w:val="22"/>
        </w:rPr>
        <w:t>        &lt;browser&gt;</w:t>
      </w:r>
    </w:p>
    <w:p w:rsidR="004A50D2" w:rsidRPr="007D286A" w:rsidRDefault="004A50D2" w:rsidP="007D286A">
      <w:pPr>
        <w:pStyle w:val="NormalWeb"/>
        <w:spacing w:after="0"/>
        <w:rPr>
          <w:rFonts w:asciiTheme="minorHAnsi" w:hAnsiTheme="minorHAnsi" w:cstheme="minorHAnsi"/>
          <w:sz w:val="22"/>
          <w:szCs w:val="22"/>
        </w:rPr>
      </w:pPr>
      <w:r w:rsidRPr="007D286A">
        <w:rPr>
          <w:rFonts w:asciiTheme="minorHAnsi" w:hAnsiTheme="minorHAnsi" w:cstheme="minorHAnsi"/>
          <w:sz w:val="22"/>
          <w:szCs w:val="22"/>
        </w:rPr>
        <w:t>          &lt;acceptHeader&gt;text/html,application/xhtml+xml,application/xml ;q=0.9,*/*;q=0.8 &lt;/acceptHeader&gt;</w:t>
      </w:r>
    </w:p>
    <w:p w:rsidR="004A50D2" w:rsidRPr="007D286A" w:rsidRDefault="004A50D2" w:rsidP="007D286A">
      <w:pPr>
        <w:pStyle w:val="NormalWeb"/>
        <w:spacing w:after="0"/>
        <w:rPr>
          <w:rFonts w:asciiTheme="minorHAnsi" w:hAnsiTheme="minorHAnsi" w:cstheme="minorHAnsi"/>
          <w:sz w:val="22"/>
          <w:szCs w:val="22"/>
        </w:rPr>
      </w:pPr>
      <w:r w:rsidRPr="007D286A">
        <w:rPr>
          <w:rFonts w:asciiTheme="minorHAnsi" w:hAnsiTheme="minorHAnsi" w:cstheme="minorHAnsi"/>
          <w:sz w:val="22"/>
          <w:szCs w:val="22"/>
        </w:rPr>
        <w:t>          &lt;userAgentHeader&gt;Mozilla/5.0 (Windows; U; Windows NT 5.1;en-GB; rv:1.9.1.5) Gecko/20091102 Firefox/3.5.5 (.NET CLR 3.5.30729)&lt;/userAgentHeader&gt;</w:t>
      </w:r>
    </w:p>
    <w:p w:rsidR="004A50D2" w:rsidRPr="007D286A" w:rsidRDefault="004A50D2" w:rsidP="007D286A">
      <w:pPr>
        <w:pStyle w:val="NormalWeb"/>
        <w:spacing w:after="0"/>
        <w:rPr>
          <w:rFonts w:asciiTheme="minorHAnsi" w:hAnsiTheme="minorHAnsi" w:cstheme="minorHAnsi"/>
          <w:sz w:val="22"/>
          <w:szCs w:val="22"/>
        </w:rPr>
      </w:pPr>
      <w:r w:rsidRPr="007D286A">
        <w:rPr>
          <w:rFonts w:asciiTheme="minorHAnsi" w:hAnsiTheme="minorHAnsi" w:cstheme="minorHAnsi"/>
          <w:sz w:val="22"/>
          <w:szCs w:val="22"/>
        </w:rPr>
        <w:t>        &lt;/browser&gt;</w:t>
      </w:r>
    </w:p>
    <w:p w:rsidR="004A50D2" w:rsidRPr="007D286A" w:rsidRDefault="004A50D2" w:rsidP="007D286A">
      <w:pPr>
        <w:pStyle w:val="NormalWeb"/>
        <w:spacing w:after="0"/>
        <w:rPr>
          <w:rFonts w:asciiTheme="minorHAnsi" w:hAnsiTheme="minorHAnsi" w:cstheme="minorHAnsi"/>
          <w:sz w:val="22"/>
          <w:szCs w:val="22"/>
        </w:rPr>
      </w:pPr>
      <w:r w:rsidRPr="007D286A">
        <w:rPr>
          <w:rFonts w:asciiTheme="minorHAnsi" w:hAnsiTheme="minorHAnsi" w:cstheme="minorHAnsi"/>
          <w:sz w:val="22"/>
          <w:szCs w:val="22"/>
        </w:rPr>
        <w:t>      &lt;/shopper&gt;</w:t>
      </w:r>
    </w:p>
    <w:p w:rsidR="004A50D2" w:rsidRPr="007D286A" w:rsidRDefault="004A50D2" w:rsidP="007D286A">
      <w:pPr>
        <w:pStyle w:val="NormalWeb"/>
        <w:spacing w:after="0"/>
        <w:rPr>
          <w:rFonts w:asciiTheme="minorHAnsi" w:hAnsiTheme="minorHAnsi" w:cstheme="minorHAnsi"/>
          <w:sz w:val="22"/>
          <w:szCs w:val="22"/>
        </w:rPr>
      </w:pPr>
      <w:r w:rsidRPr="007D286A">
        <w:rPr>
          <w:rFonts w:asciiTheme="minorHAnsi" w:hAnsiTheme="minorHAnsi" w:cstheme="minorHAnsi"/>
          <w:sz w:val="22"/>
          <w:szCs w:val="22"/>
        </w:rPr>
        <w:lastRenderedPageBreak/>
        <w:t>      &lt;createToken tokenScope="shopper"&gt;</w:t>
      </w:r>
    </w:p>
    <w:p w:rsidR="004A50D2" w:rsidRPr="007D286A" w:rsidRDefault="004A50D2" w:rsidP="007D286A">
      <w:pPr>
        <w:pStyle w:val="NormalWeb"/>
        <w:spacing w:after="0"/>
        <w:rPr>
          <w:rFonts w:asciiTheme="minorHAnsi" w:hAnsiTheme="minorHAnsi" w:cstheme="minorHAnsi"/>
          <w:sz w:val="22"/>
          <w:szCs w:val="22"/>
        </w:rPr>
      </w:pPr>
      <w:r w:rsidRPr="007D286A">
        <w:rPr>
          <w:rFonts w:asciiTheme="minorHAnsi" w:hAnsiTheme="minorHAnsi" w:cstheme="minorHAnsi"/>
          <w:sz w:val="22"/>
          <w:szCs w:val="22"/>
        </w:rPr>
        <w:t>        &lt;tokenEventReference&gt;TOK7854321&lt;/tokenEventReference&gt;</w:t>
      </w:r>
    </w:p>
    <w:p w:rsidR="004A50D2" w:rsidRPr="007D286A" w:rsidRDefault="004A50D2" w:rsidP="007D286A">
      <w:pPr>
        <w:pStyle w:val="NormalWeb"/>
        <w:spacing w:after="0"/>
        <w:rPr>
          <w:rFonts w:asciiTheme="minorHAnsi" w:hAnsiTheme="minorHAnsi" w:cstheme="minorHAnsi"/>
          <w:sz w:val="22"/>
          <w:szCs w:val="22"/>
        </w:rPr>
      </w:pPr>
      <w:r w:rsidRPr="007D286A">
        <w:rPr>
          <w:rFonts w:asciiTheme="minorHAnsi" w:hAnsiTheme="minorHAnsi" w:cstheme="minorHAnsi"/>
          <w:sz w:val="22"/>
          <w:szCs w:val="22"/>
        </w:rPr>
        <w:t>        &lt;tokenReason&gt;ClothesDepartment&lt;/tokenReason&gt;</w:t>
      </w:r>
    </w:p>
    <w:p w:rsidR="004A50D2" w:rsidRPr="007D286A" w:rsidRDefault="004A50D2" w:rsidP="007D286A">
      <w:pPr>
        <w:pStyle w:val="NormalWeb"/>
        <w:spacing w:after="0"/>
        <w:rPr>
          <w:rFonts w:asciiTheme="minorHAnsi" w:hAnsiTheme="minorHAnsi" w:cstheme="minorHAnsi"/>
          <w:sz w:val="22"/>
          <w:szCs w:val="22"/>
        </w:rPr>
      </w:pPr>
      <w:r w:rsidRPr="007D286A">
        <w:rPr>
          <w:rFonts w:asciiTheme="minorHAnsi" w:hAnsiTheme="minorHAnsi" w:cstheme="minorHAnsi"/>
          <w:sz w:val="22"/>
          <w:szCs w:val="22"/>
        </w:rPr>
        <w:t>      &lt;/createToken&gt;</w:t>
      </w:r>
    </w:p>
    <w:p w:rsidR="004A50D2" w:rsidRPr="007D286A" w:rsidRDefault="004A50D2" w:rsidP="007D286A">
      <w:pPr>
        <w:pStyle w:val="NormalWeb"/>
        <w:spacing w:after="0"/>
        <w:rPr>
          <w:rFonts w:asciiTheme="minorHAnsi" w:hAnsiTheme="minorHAnsi" w:cstheme="minorHAnsi"/>
          <w:sz w:val="22"/>
          <w:szCs w:val="22"/>
        </w:rPr>
      </w:pPr>
      <w:r w:rsidRPr="007D286A">
        <w:rPr>
          <w:rFonts w:asciiTheme="minorHAnsi" w:hAnsiTheme="minorHAnsi" w:cstheme="minorHAnsi"/>
          <w:sz w:val="22"/>
          <w:szCs w:val="22"/>
        </w:rPr>
        <w:t>    &lt;/order&gt;</w:t>
      </w:r>
    </w:p>
    <w:p w:rsidR="004A50D2" w:rsidRPr="007D286A" w:rsidRDefault="004A50D2" w:rsidP="007D286A">
      <w:pPr>
        <w:pStyle w:val="NormalWeb"/>
        <w:spacing w:after="0"/>
        <w:rPr>
          <w:rFonts w:asciiTheme="minorHAnsi" w:hAnsiTheme="minorHAnsi" w:cstheme="minorHAnsi"/>
          <w:sz w:val="22"/>
          <w:szCs w:val="22"/>
        </w:rPr>
      </w:pPr>
      <w:r w:rsidRPr="007D286A">
        <w:rPr>
          <w:rFonts w:asciiTheme="minorHAnsi" w:hAnsiTheme="minorHAnsi" w:cstheme="minorHAnsi"/>
          <w:sz w:val="22"/>
          <w:szCs w:val="22"/>
        </w:rPr>
        <w:t>  &lt;/submit&gt;</w:t>
      </w:r>
    </w:p>
    <w:p w:rsidR="004A50D2" w:rsidRPr="007D286A" w:rsidRDefault="004A50D2" w:rsidP="007D286A">
      <w:pPr>
        <w:pStyle w:val="NormalWeb"/>
        <w:spacing w:after="0"/>
        <w:rPr>
          <w:rFonts w:asciiTheme="minorHAnsi" w:hAnsiTheme="minorHAnsi" w:cstheme="minorHAnsi"/>
          <w:sz w:val="22"/>
          <w:szCs w:val="22"/>
        </w:rPr>
      </w:pPr>
      <w:r w:rsidRPr="007D286A">
        <w:rPr>
          <w:rFonts w:asciiTheme="minorHAnsi" w:hAnsiTheme="minorHAnsi" w:cstheme="minorHAnsi"/>
          <w:sz w:val="22"/>
          <w:szCs w:val="22"/>
        </w:rPr>
        <w:t>&lt;/paymentService&gt;</w:t>
      </w:r>
      <w:r w:rsidRPr="007D286A">
        <w:rPr>
          <w:rFonts w:asciiTheme="minorHAnsi" w:hAnsiTheme="minorHAnsi" w:cstheme="minorHAnsi"/>
          <w:sz w:val="22"/>
          <w:szCs w:val="22"/>
        </w:rPr>
        <w:tab/>
      </w:r>
    </w:p>
    <w:p w:rsidR="004A50D2" w:rsidRDefault="004A50D2" w:rsidP="00162DFD">
      <w:pPr>
        <w:spacing w:after="0" w:line="240" w:lineRule="auto"/>
      </w:pPr>
    </w:p>
    <w:p w:rsidR="00162DFD" w:rsidRDefault="00162DFD" w:rsidP="00162DFD">
      <w:pPr>
        <w:spacing w:after="0" w:line="240" w:lineRule="auto"/>
      </w:pPr>
    </w:p>
    <w:p w:rsidR="004A50D2" w:rsidRPr="00CE1F27" w:rsidRDefault="00162DFD" w:rsidP="004A50D2">
      <w:pPr>
        <w:rPr>
          <w:b/>
        </w:rPr>
      </w:pPr>
      <w:r w:rsidRPr="00CE1F27">
        <w:rPr>
          <w:b/>
        </w:rPr>
        <w:t xml:space="preserve">Response : </w:t>
      </w:r>
    </w:p>
    <w:p w:rsidR="00162DFD" w:rsidRPr="00266CC8" w:rsidRDefault="00162DFD" w:rsidP="004A50D2"/>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xml:space="preserve">&lt;?xml version="1.0" encoding="UTF-8"?&gt; </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&lt;!DOCTYPE paymentService PUBLIC "-//WorldPay//DTD WorldPay PaymentService v1//EN"</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xml:space="preserve"> "http://dtd.worldpay.com/paymentService_v1.dtd"&gt;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&lt;paymentService version="1.4" merchantCode="MYMERCHANT"&gt;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&lt;reply&gt;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&lt;orderStatus orderCode="T0211010"&gt;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&lt;payment&gt;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&lt;paymentMethod&gt;VISA-SSL&lt;/paymentMethod&gt;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&lt;amount value="5000" currencyCode="GBP" exponent="2" debitCreditIndicator="credit"/&gt;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&lt;lastEvent&gt;AUTHORISED&lt;/lastEvent&gt;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&lt;CVCResultCode description="UNKNOWN"/&gt;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&lt;AVSResultCode description="UNKNOWN"/&gt;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&lt;balance accountType="IN_PROCESS_AUTHORISED"&gt;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&lt;amount value="5000" currencyCode="GBP" exponent="2" debitCreditIndicator="credit"/&gt;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&lt;/balance&gt;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&lt;cardNumber&gt;4444********1111&lt;/cardNumber&gt;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&lt;riskScore value="4"/&gt;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&lt;/payment&gt;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&lt;token&gt;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&lt;authenticatedShopperID&gt;UniqueshopperID&lt;/authenticatedShopperID&gt;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&lt;tokenEventReference&gt;TOK7854321&lt;/tokenEventReference&gt; &lt;!--The event reference from your current submission--&gt;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&lt;tokenReason&gt;ClothesDepartment&lt;/tokenReason&gt;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&lt;tokenDetails tokenEvent="NEW"&gt;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&lt;paymentTokenID&gt;9902019934757792074&lt;/paymentTokenID&gt;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&lt;paymentTokenExpiry&gt;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&lt;date dayOfMonth="3" month="03" year="2019"/&gt;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&lt;/paymentTokenExpiry&gt;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&lt;tokenEventReference&gt;TOK7854321&lt;/tokenEventReference&gt; &lt;!--The event reference from the initial token creation--&gt;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&lt;tokenReason&gt;ClothesDepartment&lt;/tokenReason&gt;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&lt;/tokenDetails&gt;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lastRenderedPageBreak/>
        <w:t>        &lt;paymentInstrument&gt;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&lt;cardDetails&gt;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&lt;expiryDate&gt;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&lt;date month="03" year="2019"/&gt;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&lt;/expiryDate&gt;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&lt;cardHolderName&gt;J.Shopper&lt;/cardHolderName&gt;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&lt;cardAddress&gt;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&lt;address&gt;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&lt;lastName&gt;Shopper&lt;/lastName&gt;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&lt;address1&gt;47A&lt;/address1&gt;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&lt;address2&gt;Queensbridge Road&lt;/address2&gt;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&lt;address3&gt;Suburbia&lt;/address3&gt;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&lt;state&gt;Cambridge&lt;/state&gt;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&lt;countryCode&gt;GB&lt;/countryCode&gt;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&lt;telephoneNumber&gt;0122312345&lt;/telephoneNumber&gt;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&lt;/address&gt;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&lt;/cardAddress&gt;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&lt;derived&gt;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&lt;cardBrand&gt;VISA&lt;/cardBrand&gt;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&lt;cardSubBrand&gt;VISA_CREDIT&lt;/cardSubBrand&gt;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&lt;issuerCountryCode&gt;N/A&lt;/issuerCountryCode&gt;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&lt;obfuscatedPAN&gt;4444********1111&lt;/obfuscatedPAN&gt;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&lt;/derived&gt;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&lt;/cardDetails&gt;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&lt;/paymentInstrument&gt;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&lt;/token&gt;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&lt;/orderStatus&gt;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  &lt;/reply&gt;</w:t>
      </w:r>
    </w:p>
    <w:p w:rsidR="004A50D2" w:rsidRPr="00162DFD" w:rsidRDefault="004A50D2" w:rsidP="00162DFD">
      <w:pPr>
        <w:pStyle w:val="NormalWeb"/>
        <w:spacing w:after="0"/>
        <w:rPr>
          <w:rFonts w:asciiTheme="minorHAnsi" w:hAnsiTheme="minorHAnsi" w:cstheme="minorHAnsi"/>
          <w:sz w:val="22"/>
          <w:szCs w:val="22"/>
        </w:rPr>
      </w:pPr>
      <w:r w:rsidRPr="00835921">
        <w:rPr>
          <w:rFonts w:asciiTheme="minorHAnsi" w:hAnsiTheme="minorHAnsi" w:cstheme="minorHAnsi"/>
          <w:sz w:val="22"/>
          <w:szCs w:val="22"/>
        </w:rPr>
        <w:t>&lt;/paymentService&gt;</w:t>
      </w:r>
    </w:p>
    <w:p w:rsidR="004A50D2" w:rsidRPr="00481C1D" w:rsidRDefault="004A50D2" w:rsidP="004A50D2">
      <w:pPr>
        <w:spacing w:after="0" w:line="240" w:lineRule="auto"/>
        <w:ind w:left="1080"/>
        <w:rPr>
          <w:sz w:val="20"/>
          <w:szCs w:val="20"/>
        </w:rPr>
      </w:pPr>
    </w:p>
    <w:p w:rsidR="004A50D2" w:rsidRDefault="004A50D2" w:rsidP="004A50D2">
      <w:pPr>
        <w:spacing w:after="0" w:line="240" w:lineRule="auto"/>
        <w:ind w:left="1080"/>
      </w:pPr>
    </w:p>
    <w:p w:rsidR="004A50D2" w:rsidRDefault="004A50D2" w:rsidP="004A50D2">
      <w:pPr>
        <w:spacing w:after="0" w:line="240" w:lineRule="auto"/>
        <w:ind w:left="1080"/>
      </w:pPr>
    </w:p>
    <w:p w:rsidR="004A50D2" w:rsidRDefault="004A50D2" w:rsidP="004A50D2">
      <w:pPr>
        <w:spacing w:after="0" w:line="240" w:lineRule="auto"/>
        <w:rPr>
          <w:b/>
        </w:rPr>
      </w:pPr>
      <w:r w:rsidRPr="0038617D">
        <w:rPr>
          <w:b/>
        </w:rPr>
        <w:t>ZERO Order Request</w:t>
      </w:r>
      <w:r>
        <w:rPr>
          <w:b/>
        </w:rPr>
        <w:t>:</w:t>
      </w:r>
    </w:p>
    <w:p w:rsidR="004A50D2" w:rsidRPr="004674E2" w:rsidRDefault="004A50D2" w:rsidP="004674E2">
      <w:pPr>
        <w:pStyle w:val="NormalWeb"/>
        <w:spacing w:after="0"/>
        <w:rPr>
          <w:rFonts w:asciiTheme="minorHAnsi" w:hAnsiTheme="minorHAnsi" w:cstheme="minorHAnsi"/>
          <w:sz w:val="22"/>
          <w:szCs w:val="22"/>
        </w:rPr>
      </w:pP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&lt;?xml version="1.0"?&gt;&lt;!DOCTYPE paymentService PUBLIC "-//Worldpay/DTD Worldpay PaymentService v1//EN" "http://dtd.worldpay.com/paymentService_v1.dtd"&gt;&lt;paymentService merchantCode="SAPIENTNITROECOM" version="1.4"&gt;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 xml:space="preserve">  &lt;submit&gt;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 xml:space="preserve">    &lt;order orderCode="1557396491905"&gt;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 xml:space="preserve">      &lt;description&gt;Merchant Order Number : 1557396491905&lt;/description&gt;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 xml:space="preserve">      &lt;amount currencyCode="USD" exponent="2" value="0"/&gt;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 xml:space="preserve">      &lt;paymentDetails&gt;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 xml:space="preserve">        &lt;ECMC-SSL&gt;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 xml:space="preserve">          &lt;cardNumber&gt;5555555555554444&lt;/cardNumber&gt;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lastRenderedPageBreak/>
        <w:t xml:space="preserve">          &lt;expiryDate&gt;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 xml:space="preserve">            &lt;date month="4" year="2022"/&gt;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 xml:space="preserve">          &lt;/expiryDate&gt;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 xml:space="preserve">          &lt;cardHolderName&gt;Master&lt;/cardHolderName&gt;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 xml:space="preserve">        &lt;/ECMC-SSL&gt;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 xml:space="preserve">        &lt;storedCredentials usage="FIRST"/&gt;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 xml:space="preserve">      &lt;/paymentDetails&gt;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 xml:space="preserve">      &lt;shopper&gt;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 xml:space="preserve">        &lt;authenticatedShopperID&gt;00009001&lt;/authenticatedShopperID&gt;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 xml:space="preserve">        &lt;browser&gt;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 xml:space="preserve">          &lt;acceptHeader/&gt;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 xml:space="preserve">          &lt;userAgentHeader/&gt;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 xml:space="preserve">        &lt;/browser&gt;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 xml:space="preserve">      &lt;/shopper&gt;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 xml:space="preserve">      &lt;createToken tokenScope="shopper"&gt;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 xml:space="preserve">        &lt;tokenEventReference&gt;1557396491905&lt;/tokenEventReference&gt;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 xml:space="preserve">        &lt;tokenReason&gt;1557396491905&lt;/tokenReason&gt;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 xml:space="preserve">      &lt;/createToken&gt;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 xml:space="preserve">    &lt;/order&gt;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 xml:space="preserve">  &lt;/submit&gt;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&lt;/paymentService&gt;</w:t>
      </w:r>
    </w:p>
    <w:p w:rsidR="004A50D2" w:rsidRPr="004674E2" w:rsidRDefault="004A50D2" w:rsidP="004674E2">
      <w:pPr>
        <w:pStyle w:val="NormalWeb"/>
        <w:spacing w:after="0"/>
        <w:rPr>
          <w:rFonts w:asciiTheme="minorHAnsi" w:hAnsiTheme="minorHAnsi" w:cstheme="minorHAnsi"/>
          <w:sz w:val="22"/>
          <w:szCs w:val="22"/>
        </w:rPr>
      </w:pPr>
    </w:p>
    <w:p w:rsidR="004A50D2" w:rsidRPr="004674E2" w:rsidRDefault="004A50D2" w:rsidP="004674E2">
      <w:pPr>
        <w:pStyle w:val="NormalWeb"/>
        <w:spacing w:after="0"/>
        <w:rPr>
          <w:rFonts w:asciiTheme="minorHAnsi" w:hAnsiTheme="minorHAnsi" w:cstheme="minorHAnsi"/>
          <w:sz w:val="22"/>
          <w:szCs w:val="22"/>
        </w:rPr>
      </w:pPr>
    </w:p>
    <w:p w:rsidR="004A50D2" w:rsidRPr="004674E2" w:rsidRDefault="004A50D2" w:rsidP="004674E2">
      <w:pPr>
        <w:pStyle w:val="NormalWeb"/>
        <w:spacing w:after="0"/>
        <w:rPr>
          <w:rFonts w:asciiTheme="minorHAnsi" w:hAnsiTheme="minorHAnsi" w:cstheme="minorHAnsi"/>
          <w:sz w:val="22"/>
          <w:szCs w:val="22"/>
        </w:rPr>
      </w:pPr>
    </w:p>
    <w:p w:rsidR="004A50D2" w:rsidRPr="004674E2" w:rsidRDefault="004A50D2" w:rsidP="004674E2">
      <w:pPr>
        <w:pStyle w:val="NormalWeb"/>
        <w:spacing w:after="0"/>
        <w:rPr>
          <w:rFonts w:asciiTheme="minorHAnsi" w:hAnsiTheme="minorHAnsi" w:cstheme="minorHAnsi"/>
          <w:sz w:val="22"/>
          <w:szCs w:val="22"/>
        </w:rPr>
      </w:pPr>
    </w:p>
    <w:p w:rsidR="004A50D2" w:rsidRDefault="004A50D2" w:rsidP="004A50D2">
      <w:pPr>
        <w:spacing w:after="0" w:line="240" w:lineRule="auto"/>
        <w:rPr>
          <w:b/>
        </w:rPr>
      </w:pPr>
    </w:p>
    <w:p w:rsidR="004A50D2" w:rsidRDefault="004A50D2" w:rsidP="004A50D2">
      <w:pPr>
        <w:spacing w:after="0" w:line="240" w:lineRule="auto"/>
        <w:rPr>
          <w:b/>
        </w:rPr>
      </w:pPr>
      <w:r>
        <w:rPr>
          <w:b/>
        </w:rPr>
        <w:t>ZERO Order Response:</w:t>
      </w:r>
    </w:p>
    <w:p w:rsidR="004A50D2" w:rsidRPr="0038617D" w:rsidRDefault="004A50D2" w:rsidP="004A50D2">
      <w:pPr>
        <w:spacing w:after="0" w:line="240" w:lineRule="auto"/>
        <w:rPr>
          <w:b/>
        </w:rPr>
      </w:pP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&lt;?xml version="1.0" encoding="UTF-8"?&gt;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&lt;!DOCTYPE paymentService PUBLIC "-//WorldPay//DTD WorldPay PaymentService v1//EN"</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"http://dtd.worldpay.com/paymentService_v1.dtd"&gt;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&lt;paymentService version="1.4" merchantCode="SAPIENTNITROECOM"&gt;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&lt;reply&gt;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&lt;orderStatus orderCode="1557396491905"&gt;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&lt;payment&gt;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&lt;paymentMethod&gt;ECMC-SSL&lt;/paymentMethod&gt;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&lt;paymentMethodDetail&gt;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&lt;card number="5555********4444" hash="0x65bb11198e83d0f98592df932a1bd5a979fc7c25" type="creditcard"&gt;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&lt;expiryDate&gt;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&lt;date month="04" year="2022"/&gt;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&lt;/expiryDate&gt;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&lt;/card&gt;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&lt;/paymentMethodDetail&gt;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lastRenderedPageBreak/>
        <w:t>&lt;amount value="0" currencyCode="USD" exponent="2" debitCreditIndicator="credit"/&gt;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&lt;lastEvent&gt;AUTHORISED&lt;/lastEvent&gt;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&lt;AuthorisationId id="640020"/&gt;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&lt;CVCResultCode description="B"/&gt;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&lt;AVSResultCode description="H"/&gt;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&lt;cardHolderName&gt;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&lt;![CDATA[Master]]&gt;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&lt;/cardHolderName&gt;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&lt;issuerCountryCode&gt;N/A&lt;/issuerCountryCode&gt;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&lt;riskScore value="0"/&gt;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&lt;schemeResponse&gt;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&lt;transactionIdentifier&gt;000000000000020005060720116005060&lt;/transactionIdentifier&gt;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&lt;/schemeResponse&gt;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&lt;/payment&gt;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&lt;token&gt;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&lt;authenticatedShopperID&gt;00009001&lt;/authenticatedShopperID&gt;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&lt;tokenEventReference&gt;1557396491905&lt;/tokenEventReference&gt;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&lt;tokenReason&gt;1557396491905&lt;/tokenReason&gt;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&lt;tokenDetails tokenEvent="NEW"&gt;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&lt;paymentTokenID&gt;K5Z6F7E3B6F6L8R&lt;/paymentTokenID&gt;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&lt;paymentTokenExpiry&gt;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&lt;date dayOfMonth="16" month="05" year="2019" hour="10" minute="08" second="12"/&gt;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&lt;/paymentTokenExpiry&gt;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&lt;tokenEventReference&gt;1557396491905&lt;/tokenEventReference&gt;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&lt;tokenReason&gt;1557396491905&lt;/tokenReason&gt;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&lt;/tokenDetails&gt;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&lt;paymentInstrument&gt;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&lt;cardDetails&gt;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&lt;expiryDate&gt;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&lt;date month="04" year="2022"/&gt;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&lt;/expiryDate&gt;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&lt;cardHolderName&gt;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&lt;![CDATA[Master]]&gt;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&lt;/cardHolderName&gt;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&lt;derived&gt;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&lt;cardBrand&gt;ECMC&lt;/cardBrand&gt;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&lt;cardSubBrand&gt;ECMC_CREDIT&lt;/cardSubBrand&gt;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&lt;issuerCountryCode&gt;N/A&lt;/issuerCountryCode&gt;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&lt;obfuscatedPAN&gt;5555********4444&lt;/obfuscatedPAN&gt;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&lt;/derived&gt;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&lt;/cardDetails&gt;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&lt;/paymentInstrument&gt;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&lt;/token&gt;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&lt;/orderStatus&gt;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lastRenderedPageBreak/>
        <w:t>&lt;/reply&gt;</w:t>
      </w:r>
    </w:p>
    <w:p w:rsidR="004A50D2" w:rsidRPr="004674E2" w:rsidRDefault="004A50D2" w:rsidP="004674E2">
      <w:pPr>
        <w:pStyle w:val="NormalWeb"/>
        <w:spacing w:after="0"/>
        <w:rPr>
          <w:rFonts w:asciiTheme="minorHAnsi" w:hAnsiTheme="minorHAnsi" w:cstheme="minorHAnsi"/>
          <w:sz w:val="22"/>
          <w:szCs w:val="22"/>
        </w:rPr>
      </w:pPr>
      <w:r w:rsidRPr="004674E2">
        <w:rPr>
          <w:rFonts w:asciiTheme="minorHAnsi" w:hAnsiTheme="minorHAnsi" w:cstheme="minorHAnsi"/>
          <w:sz w:val="22"/>
          <w:szCs w:val="22"/>
        </w:rPr>
        <w:t>&lt;/paymentService&gt;</w:t>
      </w:r>
    </w:p>
    <w:p w:rsidR="004A50D2" w:rsidRDefault="004A50D2" w:rsidP="004A50D2">
      <w:pPr>
        <w:spacing w:after="0" w:line="240" w:lineRule="auto"/>
        <w:ind w:left="1080"/>
      </w:pPr>
    </w:p>
    <w:p w:rsidR="004A50D2" w:rsidRDefault="004A50D2" w:rsidP="00162AA6">
      <w:pPr>
        <w:spacing w:after="0" w:line="240" w:lineRule="auto"/>
      </w:pPr>
    </w:p>
    <w:p w:rsidR="004A50D2" w:rsidRDefault="004A50D2" w:rsidP="004A50D2">
      <w:pPr>
        <w:spacing w:after="0" w:line="240" w:lineRule="auto"/>
        <w:ind w:left="1080"/>
      </w:pPr>
    </w:p>
    <w:p w:rsidR="004A50D2" w:rsidRPr="002033AD" w:rsidRDefault="004A50D2" w:rsidP="004A50D2">
      <w:pPr>
        <w:spacing w:after="0" w:line="240" w:lineRule="auto"/>
        <w:rPr>
          <w:b/>
          <w:i/>
        </w:rPr>
      </w:pPr>
      <w:r w:rsidRPr="002033AD">
        <w:rPr>
          <w:b/>
          <w:i/>
        </w:rPr>
        <w:t>MERCHANT TOKEN:</w:t>
      </w:r>
    </w:p>
    <w:p w:rsidR="004A50D2" w:rsidRDefault="004A50D2" w:rsidP="004A50D2">
      <w:pPr>
        <w:spacing w:after="0" w:line="240" w:lineRule="auto"/>
        <w:ind w:left="1080"/>
        <w:rPr>
          <w:b/>
        </w:rPr>
      </w:pPr>
    </w:p>
    <w:p w:rsidR="004A50D2" w:rsidRPr="00662363" w:rsidRDefault="004A50D2" w:rsidP="004A50D2">
      <w:pPr>
        <w:spacing w:after="0" w:line="240" w:lineRule="auto"/>
        <w:rPr>
          <w:b/>
          <w:i/>
        </w:rPr>
      </w:pPr>
      <w:r w:rsidRPr="00662363">
        <w:rPr>
          <w:b/>
          <w:i/>
        </w:rPr>
        <w:t>Create a merchant token with a payment request</w:t>
      </w:r>
    </w:p>
    <w:p w:rsidR="004A50D2" w:rsidRDefault="004A50D2" w:rsidP="004A50D2">
      <w:pPr>
        <w:spacing w:after="0" w:line="240" w:lineRule="auto"/>
        <w:ind w:left="1080"/>
      </w:pPr>
    </w:p>
    <w:p w:rsidR="004A50D2" w:rsidRDefault="004A50D2" w:rsidP="004A50D2">
      <w:pPr>
        <w:spacing w:after="0" w:line="240" w:lineRule="auto"/>
        <w:rPr>
          <w:b/>
        </w:rPr>
      </w:pPr>
      <w:r w:rsidRPr="00662363">
        <w:t>&lt;createToken&gt; is the instruction to create a token for the card used. &lt;createToken&gt;</w:t>
      </w:r>
      <w:r>
        <w:t xml:space="preserve"> must contain </w:t>
      </w:r>
      <w:r w:rsidRPr="00662363">
        <w:t>tokenScope="merchant" - an attribute of &lt;createToken&gt; which states that the token will be a </w:t>
      </w:r>
      <w:r w:rsidRPr="00662363">
        <w:rPr>
          <w:bCs/>
        </w:rPr>
        <w:t>merchant</w:t>
      </w:r>
      <w:r w:rsidRPr="00662363">
        <w:t> token</w:t>
      </w:r>
      <w:r w:rsidRPr="00662363">
        <w:rPr>
          <w:b/>
        </w:rPr>
        <w:t>.</w:t>
      </w:r>
    </w:p>
    <w:p w:rsidR="004A50D2" w:rsidRDefault="004A50D2" w:rsidP="004A50D2">
      <w:pPr>
        <w:spacing w:after="0" w:line="240" w:lineRule="auto"/>
        <w:rPr>
          <w:b/>
        </w:rPr>
      </w:pPr>
    </w:p>
    <w:p w:rsidR="004A50D2" w:rsidRDefault="00CE1F27" w:rsidP="004A50D2">
      <w:pPr>
        <w:spacing w:after="0" w:line="240" w:lineRule="auto"/>
        <w:rPr>
          <w:b/>
        </w:rPr>
      </w:pPr>
      <w:r>
        <w:rPr>
          <w:b/>
        </w:rPr>
        <w:t xml:space="preserve">Merchant Token Request : </w:t>
      </w:r>
    </w:p>
    <w:p w:rsidR="004A50D2" w:rsidRDefault="004A50D2" w:rsidP="004A50D2">
      <w:pPr>
        <w:spacing w:after="0" w:line="240" w:lineRule="auto"/>
        <w:ind w:left="1080"/>
        <w:rPr>
          <w:b/>
        </w:rPr>
      </w:pPr>
    </w:p>
    <w:p w:rsidR="004A50D2" w:rsidRPr="00262C95" w:rsidRDefault="004A50D2" w:rsidP="00262C95">
      <w:pPr>
        <w:pStyle w:val="NormalWeb"/>
        <w:spacing w:after="0"/>
        <w:rPr>
          <w:rFonts w:asciiTheme="minorHAnsi" w:hAnsiTheme="minorHAnsi" w:cstheme="minorHAnsi"/>
          <w:sz w:val="22"/>
          <w:szCs w:val="22"/>
        </w:rPr>
      </w:pPr>
      <w:r w:rsidRPr="00262C95">
        <w:rPr>
          <w:rFonts w:asciiTheme="minorHAnsi" w:hAnsiTheme="minorHAnsi" w:cstheme="minorHAnsi"/>
          <w:sz w:val="22"/>
          <w:szCs w:val="22"/>
        </w:rPr>
        <w:t>&lt;?xml version="1.0" encoding="UTF-8"?&gt;</w:t>
      </w:r>
    </w:p>
    <w:p w:rsidR="004A50D2" w:rsidRPr="00262C95" w:rsidRDefault="004A50D2" w:rsidP="00262C95">
      <w:pPr>
        <w:pStyle w:val="NormalWeb"/>
        <w:spacing w:after="0"/>
        <w:rPr>
          <w:rFonts w:asciiTheme="minorHAnsi" w:hAnsiTheme="minorHAnsi" w:cstheme="minorHAnsi"/>
          <w:sz w:val="22"/>
          <w:szCs w:val="22"/>
        </w:rPr>
      </w:pPr>
      <w:r w:rsidRPr="00262C95">
        <w:rPr>
          <w:rFonts w:asciiTheme="minorHAnsi" w:hAnsiTheme="minorHAnsi" w:cstheme="minorHAnsi"/>
          <w:sz w:val="22"/>
          <w:szCs w:val="22"/>
        </w:rPr>
        <w:t>&lt;!DOCTYPE paymentService PUBLIC "-//WorldPay//DTD WorldPay PaymentService v1//EN"</w:t>
      </w:r>
    </w:p>
    <w:p w:rsidR="004A50D2" w:rsidRPr="00262C95" w:rsidRDefault="004A50D2" w:rsidP="00262C95">
      <w:pPr>
        <w:pStyle w:val="NormalWeb"/>
        <w:spacing w:after="0"/>
        <w:rPr>
          <w:rFonts w:asciiTheme="minorHAnsi" w:hAnsiTheme="minorHAnsi" w:cstheme="minorHAnsi"/>
          <w:sz w:val="22"/>
          <w:szCs w:val="22"/>
        </w:rPr>
      </w:pPr>
      <w:r w:rsidRPr="00262C95">
        <w:rPr>
          <w:rFonts w:asciiTheme="minorHAnsi" w:hAnsiTheme="minorHAnsi" w:cstheme="minorHAnsi"/>
          <w:sz w:val="22"/>
          <w:szCs w:val="22"/>
        </w:rPr>
        <w:t xml:space="preserve"> "http://dtd.worldpay.com/paymentService_v1.dtd"&gt;</w:t>
      </w:r>
    </w:p>
    <w:p w:rsidR="004A50D2" w:rsidRPr="00262C95" w:rsidRDefault="004A50D2" w:rsidP="00262C95">
      <w:pPr>
        <w:pStyle w:val="NormalWeb"/>
        <w:spacing w:after="0"/>
        <w:rPr>
          <w:rFonts w:asciiTheme="minorHAnsi" w:hAnsiTheme="minorHAnsi" w:cstheme="minorHAnsi"/>
          <w:sz w:val="22"/>
          <w:szCs w:val="22"/>
        </w:rPr>
      </w:pPr>
      <w:r w:rsidRPr="00262C95">
        <w:rPr>
          <w:rFonts w:asciiTheme="minorHAnsi" w:hAnsiTheme="minorHAnsi" w:cstheme="minorHAnsi"/>
          <w:sz w:val="22"/>
          <w:szCs w:val="22"/>
        </w:rPr>
        <w:t>&lt;paymentService version="1.4" merchantCode="MYMERCHANT"&gt;</w:t>
      </w:r>
    </w:p>
    <w:p w:rsidR="004A50D2" w:rsidRPr="00262C95" w:rsidRDefault="004A50D2" w:rsidP="00262C95">
      <w:pPr>
        <w:pStyle w:val="NormalWeb"/>
        <w:spacing w:after="0"/>
        <w:rPr>
          <w:rFonts w:asciiTheme="minorHAnsi" w:hAnsiTheme="minorHAnsi" w:cstheme="minorHAnsi"/>
          <w:sz w:val="22"/>
          <w:szCs w:val="22"/>
        </w:rPr>
      </w:pPr>
      <w:r w:rsidRPr="00262C95">
        <w:rPr>
          <w:rFonts w:asciiTheme="minorHAnsi" w:hAnsiTheme="minorHAnsi" w:cstheme="minorHAnsi"/>
          <w:sz w:val="22"/>
          <w:szCs w:val="22"/>
        </w:rPr>
        <w:t>  &lt;submit&gt;</w:t>
      </w:r>
    </w:p>
    <w:p w:rsidR="004A50D2" w:rsidRPr="00262C95" w:rsidRDefault="004A50D2" w:rsidP="00262C95">
      <w:pPr>
        <w:pStyle w:val="NormalWeb"/>
        <w:spacing w:after="0"/>
        <w:rPr>
          <w:rFonts w:asciiTheme="minorHAnsi" w:hAnsiTheme="minorHAnsi" w:cstheme="minorHAnsi"/>
          <w:sz w:val="22"/>
          <w:szCs w:val="22"/>
        </w:rPr>
      </w:pPr>
      <w:r w:rsidRPr="00262C95">
        <w:rPr>
          <w:rFonts w:asciiTheme="minorHAnsi" w:hAnsiTheme="minorHAnsi" w:cstheme="minorHAnsi"/>
          <w:sz w:val="22"/>
          <w:szCs w:val="22"/>
        </w:rPr>
        <w:t>    &lt;order orderCode="TS211010"&gt;</w:t>
      </w:r>
    </w:p>
    <w:p w:rsidR="004A50D2" w:rsidRPr="00262C95" w:rsidRDefault="004A50D2" w:rsidP="00262C95">
      <w:pPr>
        <w:pStyle w:val="NormalWeb"/>
        <w:spacing w:after="0"/>
        <w:rPr>
          <w:rFonts w:asciiTheme="minorHAnsi" w:hAnsiTheme="minorHAnsi" w:cstheme="minorHAnsi"/>
          <w:sz w:val="22"/>
          <w:szCs w:val="22"/>
        </w:rPr>
      </w:pPr>
      <w:r w:rsidRPr="00262C95">
        <w:rPr>
          <w:rFonts w:asciiTheme="minorHAnsi" w:hAnsiTheme="minorHAnsi" w:cstheme="minorHAnsi"/>
          <w:sz w:val="22"/>
          <w:szCs w:val="22"/>
        </w:rPr>
        <w:t>      &lt;description&gt;20 red roses from the MyMerchant store.&lt;/description&gt;</w:t>
      </w:r>
    </w:p>
    <w:p w:rsidR="004A50D2" w:rsidRPr="00262C95" w:rsidRDefault="004A50D2" w:rsidP="00262C95">
      <w:pPr>
        <w:pStyle w:val="NormalWeb"/>
        <w:spacing w:after="0"/>
        <w:rPr>
          <w:rFonts w:asciiTheme="minorHAnsi" w:hAnsiTheme="minorHAnsi" w:cstheme="minorHAnsi"/>
          <w:sz w:val="22"/>
          <w:szCs w:val="22"/>
        </w:rPr>
      </w:pPr>
      <w:r w:rsidRPr="00262C95">
        <w:rPr>
          <w:rFonts w:asciiTheme="minorHAnsi" w:hAnsiTheme="minorHAnsi" w:cstheme="minorHAnsi"/>
          <w:sz w:val="22"/>
          <w:szCs w:val="22"/>
        </w:rPr>
        <w:t>      &lt;amount value="5000" currencyCode="GBP" exponent="2"/&gt;</w:t>
      </w:r>
    </w:p>
    <w:p w:rsidR="004A50D2" w:rsidRPr="00262C95" w:rsidRDefault="004A50D2" w:rsidP="00262C95">
      <w:pPr>
        <w:pStyle w:val="NormalWeb"/>
        <w:spacing w:after="0"/>
        <w:rPr>
          <w:rFonts w:asciiTheme="minorHAnsi" w:hAnsiTheme="minorHAnsi" w:cstheme="minorHAnsi"/>
          <w:sz w:val="22"/>
          <w:szCs w:val="22"/>
        </w:rPr>
      </w:pPr>
      <w:r w:rsidRPr="00262C95">
        <w:rPr>
          <w:rFonts w:asciiTheme="minorHAnsi" w:hAnsiTheme="minorHAnsi" w:cstheme="minorHAnsi"/>
          <w:sz w:val="22"/>
          <w:szCs w:val="22"/>
        </w:rPr>
        <w:t>      &lt;paymentDetails&gt;</w:t>
      </w:r>
    </w:p>
    <w:p w:rsidR="004A50D2" w:rsidRPr="00262C95" w:rsidRDefault="004A50D2" w:rsidP="00262C95">
      <w:pPr>
        <w:pStyle w:val="NormalWeb"/>
        <w:spacing w:after="0"/>
        <w:rPr>
          <w:rFonts w:asciiTheme="minorHAnsi" w:hAnsiTheme="minorHAnsi" w:cstheme="minorHAnsi"/>
          <w:sz w:val="22"/>
          <w:szCs w:val="22"/>
        </w:rPr>
      </w:pPr>
      <w:r w:rsidRPr="00262C95">
        <w:rPr>
          <w:rFonts w:asciiTheme="minorHAnsi" w:hAnsiTheme="minorHAnsi" w:cstheme="minorHAnsi"/>
          <w:sz w:val="22"/>
          <w:szCs w:val="22"/>
        </w:rPr>
        <w:t>        &lt;VISA-SSL&gt;</w:t>
      </w:r>
    </w:p>
    <w:p w:rsidR="004A50D2" w:rsidRPr="00262C95" w:rsidRDefault="004A50D2" w:rsidP="00262C95">
      <w:pPr>
        <w:pStyle w:val="NormalWeb"/>
        <w:spacing w:after="0"/>
        <w:rPr>
          <w:rFonts w:asciiTheme="minorHAnsi" w:hAnsiTheme="minorHAnsi" w:cstheme="minorHAnsi"/>
          <w:sz w:val="22"/>
          <w:szCs w:val="22"/>
        </w:rPr>
      </w:pPr>
      <w:r w:rsidRPr="00262C95">
        <w:rPr>
          <w:rFonts w:asciiTheme="minorHAnsi" w:hAnsiTheme="minorHAnsi" w:cstheme="minorHAnsi"/>
          <w:sz w:val="22"/>
          <w:szCs w:val="22"/>
        </w:rPr>
        <w:t>          &lt;cardNumber&gt;4444333322221111&lt;/cardNumber&gt;</w:t>
      </w:r>
    </w:p>
    <w:p w:rsidR="004A50D2" w:rsidRPr="00262C95" w:rsidRDefault="004A50D2" w:rsidP="00262C95">
      <w:pPr>
        <w:pStyle w:val="NormalWeb"/>
        <w:spacing w:after="0"/>
        <w:rPr>
          <w:rFonts w:asciiTheme="minorHAnsi" w:hAnsiTheme="minorHAnsi" w:cstheme="minorHAnsi"/>
          <w:sz w:val="22"/>
          <w:szCs w:val="22"/>
        </w:rPr>
      </w:pPr>
      <w:r w:rsidRPr="00262C95">
        <w:rPr>
          <w:rFonts w:asciiTheme="minorHAnsi" w:hAnsiTheme="minorHAnsi" w:cstheme="minorHAnsi"/>
          <w:sz w:val="22"/>
          <w:szCs w:val="22"/>
        </w:rPr>
        <w:t>          &lt;expiryDate&gt;</w:t>
      </w:r>
    </w:p>
    <w:p w:rsidR="004A50D2" w:rsidRPr="00262C95" w:rsidRDefault="004A50D2" w:rsidP="00262C95">
      <w:pPr>
        <w:pStyle w:val="NormalWeb"/>
        <w:spacing w:after="0"/>
        <w:rPr>
          <w:rFonts w:asciiTheme="minorHAnsi" w:hAnsiTheme="minorHAnsi" w:cstheme="minorHAnsi"/>
          <w:sz w:val="22"/>
          <w:szCs w:val="22"/>
        </w:rPr>
      </w:pPr>
      <w:r w:rsidRPr="00262C95">
        <w:rPr>
          <w:rFonts w:asciiTheme="minorHAnsi" w:hAnsiTheme="minorHAnsi" w:cstheme="minorHAnsi"/>
          <w:sz w:val="22"/>
          <w:szCs w:val="22"/>
        </w:rPr>
        <w:t>            &lt;date month="06" year="2019" /&gt;</w:t>
      </w:r>
    </w:p>
    <w:p w:rsidR="004A50D2" w:rsidRPr="00262C95" w:rsidRDefault="004A50D2" w:rsidP="00262C95">
      <w:pPr>
        <w:pStyle w:val="NormalWeb"/>
        <w:spacing w:after="0"/>
        <w:rPr>
          <w:rFonts w:asciiTheme="minorHAnsi" w:hAnsiTheme="minorHAnsi" w:cstheme="minorHAnsi"/>
          <w:sz w:val="22"/>
          <w:szCs w:val="22"/>
        </w:rPr>
      </w:pPr>
      <w:r w:rsidRPr="00262C95">
        <w:rPr>
          <w:rFonts w:asciiTheme="minorHAnsi" w:hAnsiTheme="minorHAnsi" w:cstheme="minorHAnsi"/>
          <w:sz w:val="22"/>
          <w:szCs w:val="22"/>
        </w:rPr>
        <w:t>          &lt;/expiryDate&gt;</w:t>
      </w:r>
    </w:p>
    <w:p w:rsidR="004A50D2" w:rsidRPr="00262C95" w:rsidRDefault="004A50D2" w:rsidP="00262C95">
      <w:pPr>
        <w:pStyle w:val="NormalWeb"/>
        <w:spacing w:after="0"/>
        <w:rPr>
          <w:rFonts w:asciiTheme="minorHAnsi" w:hAnsiTheme="minorHAnsi" w:cstheme="minorHAnsi"/>
          <w:sz w:val="22"/>
          <w:szCs w:val="22"/>
        </w:rPr>
      </w:pPr>
      <w:r w:rsidRPr="00262C95">
        <w:rPr>
          <w:rFonts w:asciiTheme="minorHAnsi" w:hAnsiTheme="minorHAnsi" w:cstheme="minorHAnsi"/>
          <w:sz w:val="22"/>
          <w:szCs w:val="22"/>
        </w:rPr>
        <w:t>          &lt;cardHolderName&gt;J. Shopper&lt;/cardHolderName&gt;</w:t>
      </w:r>
    </w:p>
    <w:p w:rsidR="004A50D2" w:rsidRPr="00262C95" w:rsidRDefault="004A50D2" w:rsidP="00262C95">
      <w:pPr>
        <w:pStyle w:val="NormalWeb"/>
        <w:spacing w:after="0"/>
        <w:rPr>
          <w:rFonts w:asciiTheme="minorHAnsi" w:hAnsiTheme="minorHAnsi" w:cstheme="minorHAnsi"/>
          <w:sz w:val="22"/>
          <w:szCs w:val="22"/>
        </w:rPr>
      </w:pPr>
      <w:r w:rsidRPr="00262C95">
        <w:rPr>
          <w:rFonts w:asciiTheme="minorHAnsi" w:hAnsiTheme="minorHAnsi" w:cstheme="minorHAnsi"/>
          <w:sz w:val="22"/>
          <w:szCs w:val="22"/>
        </w:rPr>
        <w:t>          &lt;cvc&gt;123&lt;/cvc&gt;</w:t>
      </w:r>
    </w:p>
    <w:p w:rsidR="004A50D2" w:rsidRPr="00262C95" w:rsidRDefault="004A50D2" w:rsidP="00262C95">
      <w:pPr>
        <w:pStyle w:val="NormalWeb"/>
        <w:spacing w:after="0"/>
        <w:rPr>
          <w:rFonts w:asciiTheme="minorHAnsi" w:hAnsiTheme="minorHAnsi" w:cstheme="minorHAnsi"/>
          <w:sz w:val="22"/>
          <w:szCs w:val="22"/>
        </w:rPr>
      </w:pPr>
      <w:r w:rsidRPr="00262C95">
        <w:rPr>
          <w:rFonts w:asciiTheme="minorHAnsi" w:hAnsiTheme="minorHAnsi" w:cstheme="minorHAnsi"/>
          <w:sz w:val="22"/>
          <w:szCs w:val="22"/>
        </w:rPr>
        <w:t>        &lt;/VISA-SSL&gt;</w:t>
      </w:r>
    </w:p>
    <w:p w:rsidR="004A50D2" w:rsidRPr="00262C95" w:rsidRDefault="004A50D2" w:rsidP="00262C95">
      <w:pPr>
        <w:pStyle w:val="NormalWeb"/>
        <w:spacing w:after="0"/>
        <w:rPr>
          <w:rFonts w:asciiTheme="minorHAnsi" w:hAnsiTheme="minorHAnsi" w:cstheme="minorHAnsi"/>
          <w:sz w:val="22"/>
          <w:szCs w:val="22"/>
        </w:rPr>
      </w:pPr>
      <w:r w:rsidRPr="00262C95">
        <w:rPr>
          <w:rFonts w:asciiTheme="minorHAnsi" w:hAnsiTheme="minorHAnsi" w:cstheme="minorHAnsi"/>
          <w:sz w:val="22"/>
          <w:szCs w:val="22"/>
        </w:rPr>
        <w:t>      &lt;/paymentDetails&gt;</w:t>
      </w:r>
    </w:p>
    <w:p w:rsidR="004A50D2" w:rsidRPr="00262C95" w:rsidRDefault="004A50D2" w:rsidP="00262C95">
      <w:pPr>
        <w:pStyle w:val="NormalWeb"/>
        <w:spacing w:after="0"/>
        <w:rPr>
          <w:rFonts w:asciiTheme="minorHAnsi" w:hAnsiTheme="minorHAnsi" w:cstheme="minorHAnsi"/>
          <w:sz w:val="22"/>
          <w:szCs w:val="22"/>
        </w:rPr>
      </w:pPr>
      <w:r w:rsidRPr="00262C95">
        <w:rPr>
          <w:rFonts w:asciiTheme="minorHAnsi" w:hAnsiTheme="minorHAnsi" w:cstheme="minorHAnsi"/>
          <w:sz w:val="22"/>
          <w:szCs w:val="22"/>
        </w:rPr>
        <w:t>      &lt;createToken tokenScope="merchant"&gt; &lt;!--mandatory for merchant tokens--&gt;</w:t>
      </w:r>
    </w:p>
    <w:p w:rsidR="004A50D2" w:rsidRPr="00262C95" w:rsidRDefault="004A50D2" w:rsidP="00262C95">
      <w:pPr>
        <w:pStyle w:val="NormalWeb"/>
        <w:spacing w:after="0"/>
        <w:rPr>
          <w:rFonts w:asciiTheme="minorHAnsi" w:hAnsiTheme="minorHAnsi" w:cstheme="minorHAnsi"/>
          <w:sz w:val="22"/>
          <w:szCs w:val="22"/>
        </w:rPr>
      </w:pPr>
      <w:r w:rsidRPr="00262C95">
        <w:rPr>
          <w:rFonts w:asciiTheme="minorHAnsi" w:hAnsiTheme="minorHAnsi" w:cstheme="minorHAnsi"/>
          <w:sz w:val="22"/>
          <w:szCs w:val="22"/>
        </w:rPr>
        <w:t>        &lt;tokenEventReference&gt;TOK7854321&lt;/tokenEventReference&gt;</w:t>
      </w:r>
    </w:p>
    <w:p w:rsidR="004A50D2" w:rsidRPr="00262C95" w:rsidRDefault="004A50D2" w:rsidP="00262C95">
      <w:pPr>
        <w:pStyle w:val="NormalWeb"/>
        <w:spacing w:after="0"/>
        <w:rPr>
          <w:rFonts w:asciiTheme="minorHAnsi" w:hAnsiTheme="minorHAnsi" w:cstheme="minorHAnsi"/>
          <w:sz w:val="22"/>
          <w:szCs w:val="22"/>
        </w:rPr>
      </w:pPr>
      <w:r w:rsidRPr="00262C95">
        <w:rPr>
          <w:rFonts w:asciiTheme="minorHAnsi" w:hAnsiTheme="minorHAnsi" w:cstheme="minorHAnsi"/>
          <w:sz w:val="22"/>
          <w:szCs w:val="22"/>
        </w:rPr>
        <w:t>        &lt;tokenReason&gt;ClothesDepartment&lt;/tokenReason&gt;</w:t>
      </w:r>
    </w:p>
    <w:p w:rsidR="004A50D2" w:rsidRPr="00262C95" w:rsidRDefault="004A50D2" w:rsidP="00262C95">
      <w:pPr>
        <w:pStyle w:val="NormalWeb"/>
        <w:spacing w:after="0"/>
        <w:rPr>
          <w:rFonts w:asciiTheme="minorHAnsi" w:hAnsiTheme="minorHAnsi" w:cstheme="minorHAnsi"/>
          <w:sz w:val="22"/>
          <w:szCs w:val="22"/>
        </w:rPr>
      </w:pPr>
      <w:r w:rsidRPr="00262C95">
        <w:rPr>
          <w:rFonts w:asciiTheme="minorHAnsi" w:hAnsiTheme="minorHAnsi" w:cstheme="minorHAnsi"/>
          <w:sz w:val="22"/>
          <w:szCs w:val="22"/>
        </w:rPr>
        <w:t>      &lt;/createToken&gt;</w:t>
      </w:r>
    </w:p>
    <w:p w:rsidR="004A50D2" w:rsidRPr="00262C95" w:rsidRDefault="004A50D2" w:rsidP="00262C95">
      <w:pPr>
        <w:pStyle w:val="NormalWeb"/>
        <w:spacing w:after="0"/>
        <w:rPr>
          <w:rFonts w:asciiTheme="minorHAnsi" w:hAnsiTheme="minorHAnsi" w:cstheme="minorHAnsi"/>
          <w:sz w:val="22"/>
          <w:szCs w:val="22"/>
        </w:rPr>
      </w:pPr>
      <w:r w:rsidRPr="00262C95">
        <w:rPr>
          <w:rFonts w:asciiTheme="minorHAnsi" w:hAnsiTheme="minorHAnsi" w:cstheme="minorHAnsi"/>
          <w:sz w:val="22"/>
          <w:szCs w:val="22"/>
        </w:rPr>
        <w:t>    &lt;/order&gt;</w:t>
      </w:r>
    </w:p>
    <w:p w:rsidR="004A50D2" w:rsidRPr="00262C95" w:rsidRDefault="004A50D2" w:rsidP="00262C95">
      <w:pPr>
        <w:pStyle w:val="NormalWeb"/>
        <w:spacing w:after="0"/>
        <w:rPr>
          <w:rFonts w:asciiTheme="minorHAnsi" w:hAnsiTheme="minorHAnsi" w:cstheme="minorHAnsi"/>
          <w:sz w:val="22"/>
          <w:szCs w:val="22"/>
        </w:rPr>
      </w:pPr>
      <w:r w:rsidRPr="00262C95">
        <w:rPr>
          <w:rFonts w:asciiTheme="minorHAnsi" w:hAnsiTheme="minorHAnsi" w:cstheme="minorHAnsi"/>
          <w:sz w:val="22"/>
          <w:szCs w:val="22"/>
        </w:rPr>
        <w:t>  &lt;/submit&gt;</w:t>
      </w:r>
    </w:p>
    <w:p w:rsidR="004A50D2" w:rsidRDefault="004A50D2" w:rsidP="00E71F1F">
      <w:pPr>
        <w:pStyle w:val="NormalWeb"/>
        <w:spacing w:after="0"/>
        <w:rPr>
          <w:rFonts w:asciiTheme="minorHAnsi" w:hAnsiTheme="minorHAnsi" w:cstheme="minorHAnsi"/>
          <w:sz w:val="22"/>
          <w:szCs w:val="22"/>
        </w:rPr>
      </w:pPr>
      <w:r w:rsidRPr="00262C95">
        <w:rPr>
          <w:rFonts w:asciiTheme="minorHAnsi" w:hAnsiTheme="minorHAnsi" w:cstheme="minorHAnsi"/>
          <w:sz w:val="22"/>
          <w:szCs w:val="22"/>
        </w:rPr>
        <w:t>&lt;/paymentService&gt;</w:t>
      </w:r>
    </w:p>
    <w:p w:rsidR="00E71F1F" w:rsidRDefault="00E71F1F" w:rsidP="00E71F1F">
      <w:pPr>
        <w:pStyle w:val="NormalWeb"/>
        <w:spacing w:after="0"/>
        <w:rPr>
          <w:rFonts w:asciiTheme="minorHAnsi" w:hAnsiTheme="minorHAnsi" w:cstheme="minorHAnsi"/>
          <w:sz w:val="22"/>
          <w:szCs w:val="22"/>
        </w:rPr>
      </w:pPr>
    </w:p>
    <w:p w:rsidR="00E71F1F" w:rsidRDefault="00E71F1F" w:rsidP="00E71F1F">
      <w:pPr>
        <w:pStyle w:val="NormalWeb"/>
        <w:spacing w:after="0"/>
        <w:rPr>
          <w:rFonts w:asciiTheme="minorHAnsi" w:hAnsiTheme="minorHAnsi" w:cstheme="minorHAnsi"/>
          <w:sz w:val="22"/>
          <w:szCs w:val="22"/>
        </w:rPr>
      </w:pPr>
    </w:p>
    <w:p w:rsidR="00E71F1F" w:rsidRDefault="00E71F1F" w:rsidP="00E71F1F">
      <w:pPr>
        <w:pStyle w:val="NormalWeb"/>
        <w:spacing w:after="0"/>
        <w:rPr>
          <w:rFonts w:asciiTheme="minorHAnsi" w:hAnsiTheme="minorHAnsi" w:cstheme="minorHAnsi"/>
          <w:sz w:val="22"/>
          <w:szCs w:val="22"/>
        </w:rPr>
      </w:pPr>
    </w:p>
    <w:p w:rsidR="00E71F1F" w:rsidRDefault="00E71F1F" w:rsidP="00E71F1F">
      <w:pPr>
        <w:pStyle w:val="NormalWeb"/>
        <w:spacing w:after="0"/>
        <w:rPr>
          <w:rFonts w:asciiTheme="minorHAnsi" w:hAnsiTheme="minorHAnsi" w:cstheme="minorHAnsi"/>
          <w:sz w:val="22"/>
          <w:szCs w:val="22"/>
        </w:rPr>
      </w:pPr>
    </w:p>
    <w:p w:rsidR="00E71F1F" w:rsidRDefault="00E71F1F" w:rsidP="00E71F1F">
      <w:pPr>
        <w:pStyle w:val="NormalWeb"/>
        <w:spacing w:after="0"/>
        <w:rPr>
          <w:rFonts w:asciiTheme="minorHAnsi" w:hAnsiTheme="minorHAnsi" w:cstheme="minorHAnsi"/>
          <w:sz w:val="22"/>
          <w:szCs w:val="22"/>
        </w:rPr>
      </w:pPr>
    </w:p>
    <w:p w:rsidR="00E71F1F" w:rsidRPr="00E71F1F" w:rsidRDefault="00E71F1F" w:rsidP="00E71F1F">
      <w:pPr>
        <w:pStyle w:val="NormalWeb"/>
        <w:spacing w:after="0"/>
        <w:rPr>
          <w:rFonts w:asciiTheme="minorHAnsi" w:hAnsiTheme="minorHAnsi" w:cstheme="minorHAnsi"/>
          <w:b/>
          <w:sz w:val="22"/>
          <w:szCs w:val="22"/>
        </w:rPr>
      </w:pPr>
      <w:r w:rsidRPr="00E71F1F">
        <w:rPr>
          <w:rFonts w:asciiTheme="minorHAnsi" w:hAnsiTheme="minorHAnsi" w:cstheme="minorHAnsi"/>
          <w:b/>
          <w:sz w:val="22"/>
          <w:szCs w:val="22"/>
        </w:rPr>
        <w:lastRenderedPageBreak/>
        <w:t xml:space="preserve">Response: </w:t>
      </w:r>
    </w:p>
    <w:p w:rsidR="004A50D2" w:rsidRDefault="004A50D2" w:rsidP="004A50D2">
      <w:pPr>
        <w:spacing w:after="0" w:line="240" w:lineRule="auto"/>
        <w:ind w:left="1080"/>
        <w:rPr>
          <w:b/>
        </w:rPr>
      </w:pPr>
    </w:p>
    <w:p w:rsidR="004A50D2" w:rsidRPr="00E71F1F" w:rsidRDefault="004A50D2" w:rsidP="00E71F1F">
      <w:pPr>
        <w:pStyle w:val="NormalWeb"/>
        <w:spacing w:after="0"/>
        <w:rPr>
          <w:rFonts w:asciiTheme="minorHAnsi" w:hAnsiTheme="minorHAnsi" w:cstheme="minorHAnsi"/>
          <w:sz w:val="22"/>
          <w:szCs w:val="22"/>
        </w:rPr>
      </w:pPr>
      <w:r w:rsidRPr="00E71F1F">
        <w:rPr>
          <w:rFonts w:asciiTheme="minorHAnsi" w:hAnsiTheme="minorHAnsi" w:cstheme="minorHAnsi"/>
          <w:sz w:val="22"/>
          <w:szCs w:val="22"/>
        </w:rPr>
        <w:t xml:space="preserve">&lt;?xml version="1.0" encoding="UTF-8"?&gt; </w:t>
      </w:r>
    </w:p>
    <w:p w:rsidR="004A50D2" w:rsidRPr="00E71F1F" w:rsidRDefault="004A50D2" w:rsidP="00E71F1F">
      <w:pPr>
        <w:pStyle w:val="NormalWeb"/>
        <w:spacing w:after="0"/>
        <w:rPr>
          <w:rFonts w:asciiTheme="minorHAnsi" w:hAnsiTheme="minorHAnsi" w:cstheme="minorHAnsi"/>
          <w:sz w:val="22"/>
          <w:szCs w:val="22"/>
        </w:rPr>
      </w:pPr>
      <w:r w:rsidRPr="00E71F1F">
        <w:rPr>
          <w:rFonts w:asciiTheme="minorHAnsi" w:hAnsiTheme="minorHAnsi" w:cstheme="minorHAnsi"/>
          <w:sz w:val="22"/>
          <w:szCs w:val="22"/>
        </w:rPr>
        <w:t>&lt;!DOCTYPE paymentService PUBLIC "-//WorldPay//DTD WorldPay PaymentService v1//EN"</w:t>
      </w:r>
    </w:p>
    <w:p w:rsidR="004A50D2" w:rsidRPr="00E71F1F" w:rsidRDefault="004A50D2" w:rsidP="00E71F1F">
      <w:pPr>
        <w:pStyle w:val="NormalWeb"/>
        <w:spacing w:after="0"/>
        <w:rPr>
          <w:rFonts w:asciiTheme="minorHAnsi" w:hAnsiTheme="minorHAnsi" w:cstheme="minorHAnsi"/>
          <w:sz w:val="22"/>
          <w:szCs w:val="22"/>
        </w:rPr>
      </w:pPr>
      <w:r w:rsidRPr="00E71F1F">
        <w:rPr>
          <w:rFonts w:asciiTheme="minorHAnsi" w:hAnsiTheme="minorHAnsi" w:cstheme="minorHAnsi"/>
          <w:sz w:val="22"/>
          <w:szCs w:val="22"/>
        </w:rPr>
        <w:t xml:space="preserve"> "http://dtd.worldpay.com/paymentService_v1.dtd"&gt;</w:t>
      </w:r>
    </w:p>
    <w:p w:rsidR="004A50D2" w:rsidRPr="00E71F1F" w:rsidRDefault="004A50D2" w:rsidP="00E71F1F">
      <w:pPr>
        <w:pStyle w:val="NormalWeb"/>
        <w:spacing w:after="0"/>
        <w:rPr>
          <w:rFonts w:asciiTheme="minorHAnsi" w:hAnsiTheme="minorHAnsi" w:cstheme="minorHAnsi"/>
          <w:sz w:val="22"/>
          <w:szCs w:val="22"/>
        </w:rPr>
      </w:pPr>
      <w:r w:rsidRPr="00E71F1F">
        <w:rPr>
          <w:rFonts w:asciiTheme="minorHAnsi" w:hAnsiTheme="minorHAnsi" w:cstheme="minorHAnsi"/>
          <w:sz w:val="22"/>
          <w:szCs w:val="22"/>
        </w:rPr>
        <w:t>&lt;paymentService version="1.4" merchantCode="MYMERCHANT"&gt;</w:t>
      </w:r>
    </w:p>
    <w:p w:rsidR="004A50D2" w:rsidRPr="00E71F1F" w:rsidRDefault="004A50D2" w:rsidP="00E71F1F">
      <w:pPr>
        <w:pStyle w:val="NormalWeb"/>
        <w:spacing w:after="0"/>
        <w:rPr>
          <w:rFonts w:asciiTheme="minorHAnsi" w:hAnsiTheme="minorHAnsi" w:cstheme="minorHAnsi"/>
          <w:sz w:val="22"/>
          <w:szCs w:val="22"/>
        </w:rPr>
      </w:pPr>
      <w:r w:rsidRPr="00E71F1F">
        <w:rPr>
          <w:rFonts w:asciiTheme="minorHAnsi" w:hAnsiTheme="minorHAnsi" w:cstheme="minorHAnsi"/>
          <w:sz w:val="22"/>
          <w:szCs w:val="22"/>
        </w:rPr>
        <w:t>  &lt;reply&gt;</w:t>
      </w:r>
    </w:p>
    <w:p w:rsidR="004A50D2" w:rsidRPr="00E71F1F" w:rsidRDefault="004A50D2" w:rsidP="00E71F1F">
      <w:pPr>
        <w:pStyle w:val="NormalWeb"/>
        <w:spacing w:after="0"/>
        <w:rPr>
          <w:rFonts w:asciiTheme="minorHAnsi" w:hAnsiTheme="minorHAnsi" w:cstheme="minorHAnsi"/>
          <w:sz w:val="22"/>
          <w:szCs w:val="22"/>
        </w:rPr>
      </w:pPr>
      <w:r w:rsidRPr="00E71F1F">
        <w:rPr>
          <w:rFonts w:asciiTheme="minorHAnsi" w:hAnsiTheme="minorHAnsi" w:cstheme="minorHAnsi"/>
          <w:sz w:val="22"/>
          <w:szCs w:val="22"/>
        </w:rPr>
        <w:t>    &lt;orderStatus orderCode="TS211010"&gt;</w:t>
      </w:r>
    </w:p>
    <w:p w:rsidR="004A50D2" w:rsidRPr="00E71F1F" w:rsidRDefault="004A50D2" w:rsidP="00E71F1F">
      <w:pPr>
        <w:pStyle w:val="NormalWeb"/>
        <w:spacing w:after="0"/>
        <w:rPr>
          <w:rFonts w:asciiTheme="minorHAnsi" w:hAnsiTheme="minorHAnsi" w:cstheme="minorHAnsi"/>
          <w:sz w:val="22"/>
          <w:szCs w:val="22"/>
        </w:rPr>
      </w:pPr>
      <w:r w:rsidRPr="00E71F1F">
        <w:rPr>
          <w:rFonts w:asciiTheme="minorHAnsi" w:hAnsiTheme="minorHAnsi" w:cstheme="minorHAnsi"/>
          <w:sz w:val="22"/>
          <w:szCs w:val="22"/>
        </w:rPr>
        <w:t>      &lt;payment&gt;</w:t>
      </w:r>
    </w:p>
    <w:p w:rsidR="004A50D2" w:rsidRPr="00E71F1F" w:rsidRDefault="004A50D2" w:rsidP="00E71F1F">
      <w:pPr>
        <w:pStyle w:val="NormalWeb"/>
        <w:spacing w:after="0"/>
        <w:rPr>
          <w:rFonts w:asciiTheme="minorHAnsi" w:hAnsiTheme="minorHAnsi" w:cstheme="minorHAnsi"/>
          <w:sz w:val="22"/>
          <w:szCs w:val="22"/>
        </w:rPr>
      </w:pPr>
      <w:r w:rsidRPr="00E71F1F">
        <w:rPr>
          <w:rFonts w:asciiTheme="minorHAnsi" w:hAnsiTheme="minorHAnsi" w:cstheme="minorHAnsi"/>
          <w:sz w:val="22"/>
          <w:szCs w:val="22"/>
        </w:rPr>
        <w:t>        &lt;paymentMethod&gt;VISA-SSL&lt;/paymentMethod&gt;</w:t>
      </w:r>
    </w:p>
    <w:p w:rsidR="004A50D2" w:rsidRPr="00E71F1F" w:rsidRDefault="004A50D2" w:rsidP="00E71F1F">
      <w:pPr>
        <w:pStyle w:val="NormalWeb"/>
        <w:spacing w:after="0"/>
        <w:rPr>
          <w:rFonts w:asciiTheme="minorHAnsi" w:hAnsiTheme="minorHAnsi" w:cstheme="minorHAnsi"/>
          <w:sz w:val="22"/>
          <w:szCs w:val="22"/>
        </w:rPr>
      </w:pPr>
      <w:r w:rsidRPr="00E71F1F">
        <w:rPr>
          <w:rFonts w:asciiTheme="minorHAnsi" w:hAnsiTheme="minorHAnsi" w:cstheme="minorHAnsi"/>
          <w:sz w:val="22"/>
          <w:szCs w:val="22"/>
        </w:rPr>
        <w:t>        &lt;amount value="5000" currencyCode="GBP" exponent="2" debitCreditIndicator="credit"/&gt;</w:t>
      </w:r>
    </w:p>
    <w:p w:rsidR="004A50D2" w:rsidRPr="00E71F1F" w:rsidRDefault="004A50D2" w:rsidP="00E71F1F">
      <w:pPr>
        <w:pStyle w:val="NormalWeb"/>
        <w:spacing w:after="0"/>
        <w:rPr>
          <w:rFonts w:asciiTheme="minorHAnsi" w:hAnsiTheme="minorHAnsi" w:cstheme="minorHAnsi"/>
          <w:sz w:val="22"/>
          <w:szCs w:val="22"/>
        </w:rPr>
      </w:pPr>
      <w:r w:rsidRPr="00E71F1F">
        <w:rPr>
          <w:rFonts w:asciiTheme="minorHAnsi" w:hAnsiTheme="minorHAnsi" w:cstheme="minorHAnsi"/>
          <w:sz w:val="22"/>
          <w:szCs w:val="22"/>
        </w:rPr>
        <w:t>        &lt;lastEvent&gt;AUTHORISED&lt;/lastEvent&gt;</w:t>
      </w:r>
    </w:p>
    <w:p w:rsidR="004A50D2" w:rsidRPr="00E71F1F" w:rsidRDefault="004A50D2" w:rsidP="00E71F1F">
      <w:pPr>
        <w:pStyle w:val="NormalWeb"/>
        <w:spacing w:after="0"/>
        <w:rPr>
          <w:rFonts w:asciiTheme="minorHAnsi" w:hAnsiTheme="minorHAnsi" w:cstheme="minorHAnsi"/>
          <w:sz w:val="22"/>
          <w:szCs w:val="22"/>
        </w:rPr>
      </w:pPr>
      <w:r w:rsidRPr="00E71F1F">
        <w:rPr>
          <w:rFonts w:asciiTheme="minorHAnsi" w:hAnsiTheme="minorHAnsi" w:cstheme="minorHAnsi"/>
          <w:sz w:val="22"/>
          <w:szCs w:val="22"/>
        </w:rPr>
        <w:t>        &lt;CVCResultCode description="UNKNOWN"/&gt;</w:t>
      </w:r>
    </w:p>
    <w:p w:rsidR="004A50D2" w:rsidRPr="00E71F1F" w:rsidRDefault="004A50D2" w:rsidP="00E71F1F">
      <w:pPr>
        <w:pStyle w:val="NormalWeb"/>
        <w:spacing w:after="0"/>
        <w:rPr>
          <w:rFonts w:asciiTheme="minorHAnsi" w:hAnsiTheme="minorHAnsi" w:cstheme="minorHAnsi"/>
          <w:sz w:val="22"/>
          <w:szCs w:val="22"/>
        </w:rPr>
      </w:pPr>
      <w:r w:rsidRPr="00E71F1F">
        <w:rPr>
          <w:rFonts w:asciiTheme="minorHAnsi" w:hAnsiTheme="minorHAnsi" w:cstheme="minorHAnsi"/>
          <w:sz w:val="22"/>
          <w:szCs w:val="22"/>
        </w:rPr>
        <w:t>        &lt;AVSResultCode description="UNKNOWN"/&gt;</w:t>
      </w:r>
    </w:p>
    <w:p w:rsidR="004A50D2" w:rsidRPr="00E71F1F" w:rsidRDefault="004A50D2" w:rsidP="00E71F1F">
      <w:pPr>
        <w:pStyle w:val="NormalWeb"/>
        <w:spacing w:after="0"/>
        <w:rPr>
          <w:rFonts w:asciiTheme="minorHAnsi" w:hAnsiTheme="minorHAnsi" w:cstheme="minorHAnsi"/>
          <w:sz w:val="22"/>
          <w:szCs w:val="22"/>
        </w:rPr>
      </w:pPr>
      <w:r w:rsidRPr="00E71F1F">
        <w:rPr>
          <w:rFonts w:asciiTheme="minorHAnsi" w:hAnsiTheme="minorHAnsi" w:cstheme="minorHAnsi"/>
          <w:sz w:val="22"/>
          <w:szCs w:val="22"/>
        </w:rPr>
        <w:t>        &lt;balance accountType="IN_PROCESS_AUTHORISED"&gt;</w:t>
      </w:r>
    </w:p>
    <w:p w:rsidR="004A50D2" w:rsidRPr="00E71F1F" w:rsidRDefault="004A50D2" w:rsidP="00E71F1F">
      <w:pPr>
        <w:pStyle w:val="NormalWeb"/>
        <w:spacing w:after="0"/>
        <w:rPr>
          <w:rFonts w:asciiTheme="minorHAnsi" w:hAnsiTheme="minorHAnsi" w:cstheme="minorHAnsi"/>
          <w:sz w:val="22"/>
          <w:szCs w:val="22"/>
        </w:rPr>
      </w:pPr>
      <w:r w:rsidRPr="00E71F1F">
        <w:rPr>
          <w:rFonts w:asciiTheme="minorHAnsi" w:hAnsiTheme="minorHAnsi" w:cstheme="minorHAnsi"/>
          <w:sz w:val="22"/>
          <w:szCs w:val="22"/>
        </w:rPr>
        <w:t>          &lt;amount value="5000" currencyCode="GBP" exponent="2" debitCreditIndicator="credit"/&gt;</w:t>
      </w:r>
    </w:p>
    <w:p w:rsidR="004A50D2" w:rsidRPr="00E71F1F" w:rsidRDefault="004A50D2" w:rsidP="00E71F1F">
      <w:pPr>
        <w:pStyle w:val="NormalWeb"/>
        <w:spacing w:after="0"/>
        <w:rPr>
          <w:rFonts w:asciiTheme="minorHAnsi" w:hAnsiTheme="minorHAnsi" w:cstheme="minorHAnsi"/>
          <w:sz w:val="22"/>
          <w:szCs w:val="22"/>
        </w:rPr>
      </w:pPr>
      <w:r w:rsidRPr="00E71F1F">
        <w:rPr>
          <w:rFonts w:asciiTheme="minorHAnsi" w:hAnsiTheme="minorHAnsi" w:cstheme="minorHAnsi"/>
          <w:sz w:val="22"/>
          <w:szCs w:val="22"/>
        </w:rPr>
        <w:t>        &lt;/balance&gt;</w:t>
      </w:r>
    </w:p>
    <w:p w:rsidR="004A50D2" w:rsidRPr="00E71F1F" w:rsidRDefault="004A50D2" w:rsidP="00E71F1F">
      <w:pPr>
        <w:pStyle w:val="NormalWeb"/>
        <w:spacing w:after="0"/>
        <w:rPr>
          <w:rFonts w:asciiTheme="minorHAnsi" w:hAnsiTheme="minorHAnsi" w:cstheme="minorHAnsi"/>
          <w:sz w:val="22"/>
          <w:szCs w:val="22"/>
        </w:rPr>
      </w:pPr>
      <w:r w:rsidRPr="00E71F1F">
        <w:rPr>
          <w:rFonts w:asciiTheme="minorHAnsi" w:hAnsiTheme="minorHAnsi" w:cstheme="minorHAnsi"/>
          <w:sz w:val="22"/>
          <w:szCs w:val="22"/>
        </w:rPr>
        <w:t>        &lt;cardNumber&gt;4444********1111&lt;/cardNumber&gt;</w:t>
      </w:r>
    </w:p>
    <w:p w:rsidR="004A50D2" w:rsidRPr="00E71F1F" w:rsidRDefault="004A50D2" w:rsidP="00E71F1F">
      <w:pPr>
        <w:pStyle w:val="NormalWeb"/>
        <w:spacing w:after="0"/>
        <w:rPr>
          <w:rFonts w:asciiTheme="minorHAnsi" w:hAnsiTheme="minorHAnsi" w:cstheme="minorHAnsi"/>
          <w:sz w:val="22"/>
          <w:szCs w:val="22"/>
        </w:rPr>
      </w:pPr>
      <w:r w:rsidRPr="00E71F1F">
        <w:rPr>
          <w:rFonts w:asciiTheme="minorHAnsi" w:hAnsiTheme="minorHAnsi" w:cstheme="minorHAnsi"/>
          <w:sz w:val="22"/>
          <w:szCs w:val="22"/>
        </w:rPr>
        <w:t>        &lt;riskScore value="4"/&gt;</w:t>
      </w:r>
    </w:p>
    <w:p w:rsidR="004A50D2" w:rsidRPr="00E71F1F" w:rsidRDefault="004A50D2" w:rsidP="00E71F1F">
      <w:pPr>
        <w:pStyle w:val="NormalWeb"/>
        <w:spacing w:after="0"/>
        <w:rPr>
          <w:rFonts w:asciiTheme="minorHAnsi" w:hAnsiTheme="minorHAnsi" w:cstheme="minorHAnsi"/>
          <w:sz w:val="22"/>
          <w:szCs w:val="22"/>
        </w:rPr>
      </w:pPr>
      <w:r w:rsidRPr="00E71F1F">
        <w:rPr>
          <w:rFonts w:asciiTheme="minorHAnsi" w:hAnsiTheme="minorHAnsi" w:cstheme="minorHAnsi"/>
          <w:sz w:val="22"/>
          <w:szCs w:val="22"/>
        </w:rPr>
        <w:t>      &lt;/payment&gt;</w:t>
      </w:r>
    </w:p>
    <w:p w:rsidR="004A50D2" w:rsidRPr="00E71F1F" w:rsidRDefault="004A50D2" w:rsidP="00E71F1F">
      <w:pPr>
        <w:pStyle w:val="NormalWeb"/>
        <w:spacing w:after="0"/>
        <w:rPr>
          <w:rFonts w:asciiTheme="minorHAnsi" w:hAnsiTheme="minorHAnsi" w:cstheme="minorHAnsi"/>
          <w:sz w:val="22"/>
          <w:szCs w:val="22"/>
        </w:rPr>
      </w:pPr>
      <w:r w:rsidRPr="00E71F1F">
        <w:rPr>
          <w:rFonts w:asciiTheme="minorHAnsi" w:hAnsiTheme="minorHAnsi" w:cstheme="minorHAnsi"/>
          <w:sz w:val="22"/>
          <w:szCs w:val="22"/>
        </w:rPr>
        <w:t>      &lt;token&gt;</w:t>
      </w:r>
    </w:p>
    <w:p w:rsidR="004A50D2" w:rsidRPr="00E71F1F" w:rsidRDefault="004A50D2" w:rsidP="00E71F1F">
      <w:pPr>
        <w:pStyle w:val="NormalWeb"/>
        <w:spacing w:after="0"/>
        <w:rPr>
          <w:rFonts w:asciiTheme="minorHAnsi" w:hAnsiTheme="minorHAnsi" w:cstheme="minorHAnsi"/>
          <w:sz w:val="22"/>
          <w:szCs w:val="22"/>
        </w:rPr>
      </w:pPr>
      <w:r w:rsidRPr="00E71F1F">
        <w:rPr>
          <w:rFonts w:asciiTheme="minorHAnsi" w:hAnsiTheme="minorHAnsi" w:cstheme="minorHAnsi"/>
          <w:sz w:val="22"/>
          <w:szCs w:val="22"/>
        </w:rPr>
        <w:t>        &lt;tokenEventReference&gt;TOK7854321&lt;/tokenEventReference&gt; &lt;!--The event reference from your current submission--&gt;</w:t>
      </w:r>
    </w:p>
    <w:p w:rsidR="004A50D2" w:rsidRPr="00E71F1F" w:rsidRDefault="004A50D2" w:rsidP="00E71F1F">
      <w:pPr>
        <w:pStyle w:val="NormalWeb"/>
        <w:spacing w:after="0"/>
        <w:rPr>
          <w:rFonts w:asciiTheme="minorHAnsi" w:hAnsiTheme="minorHAnsi" w:cstheme="minorHAnsi"/>
          <w:sz w:val="22"/>
          <w:szCs w:val="22"/>
        </w:rPr>
      </w:pPr>
      <w:r w:rsidRPr="00E71F1F">
        <w:rPr>
          <w:rFonts w:asciiTheme="minorHAnsi" w:hAnsiTheme="minorHAnsi" w:cstheme="minorHAnsi"/>
          <w:sz w:val="22"/>
          <w:szCs w:val="22"/>
        </w:rPr>
        <w:t>        &lt;tokenReason&gt;ClothesDepartment&lt;/tokenReason&gt;</w:t>
      </w:r>
    </w:p>
    <w:p w:rsidR="004A50D2" w:rsidRPr="00E71F1F" w:rsidRDefault="004A50D2" w:rsidP="00E71F1F">
      <w:pPr>
        <w:pStyle w:val="NormalWeb"/>
        <w:spacing w:after="0"/>
        <w:rPr>
          <w:rFonts w:asciiTheme="minorHAnsi" w:hAnsiTheme="minorHAnsi" w:cstheme="minorHAnsi"/>
          <w:sz w:val="22"/>
          <w:szCs w:val="22"/>
        </w:rPr>
      </w:pPr>
      <w:r w:rsidRPr="00E71F1F">
        <w:rPr>
          <w:rFonts w:asciiTheme="minorHAnsi" w:hAnsiTheme="minorHAnsi" w:cstheme="minorHAnsi"/>
          <w:sz w:val="22"/>
          <w:szCs w:val="22"/>
        </w:rPr>
        <w:t>        &lt;tokenDetails tokenEvent="NEW"&gt;</w:t>
      </w:r>
    </w:p>
    <w:p w:rsidR="004A50D2" w:rsidRPr="00E71F1F" w:rsidRDefault="004A50D2" w:rsidP="00E71F1F">
      <w:pPr>
        <w:pStyle w:val="NormalWeb"/>
        <w:spacing w:after="0"/>
        <w:rPr>
          <w:rFonts w:asciiTheme="minorHAnsi" w:hAnsiTheme="minorHAnsi" w:cstheme="minorHAnsi"/>
          <w:sz w:val="22"/>
          <w:szCs w:val="22"/>
        </w:rPr>
      </w:pPr>
      <w:r w:rsidRPr="00E71F1F">
        <w:rPr>
          <w:rFonts w:asciiTheme="minorHAnsi" w:hAnsiTheme="minorHAnsi" w:cstheme="minorHAnsi"/>
          <w:sz w:val="22"/>
          <w:szCs w:val="22"/>
        </w:rPr>
        <w:t>          &lt;paymentTokenID&gt;9902019934757792074&lt;/paymentTokenID&gt;</w:t>
      </w:r>
    </w:p>
    <w:p w:rsidR="004A50D2" w:rsidRPr="00E71F1F" w:rsidRDefault="004A50D2" w:rsidP="00E71F1F">
      <w:pPr>
        <w:pStyle w:val="NormalWeb"/>
        <w:spacing w:after="0"/>
        <w:rPr>
          <w:rFonts w:asciiTheme="minorHAnsi" w:hAnsiTheme="minorHAnsi" w:cstheme="minorHAnsi"/>
          <w:sz w:val="22"/>
          <w:szCs w:val="22"/>
        </w:rPr>
      </w:pPr>
      <w:r w:rsidRPr="00E71F1F">
        <w:rPr>
          <w:rFonts w:asciiTheme="minorHAnsi" w:hAnsiTheme="minorHAnsi" w:cstheme="minorHAnsi"/>
          <w:sz w:val="22"/>
          <w:szCs w:val="22"/>
        </w:rPr>
        <w:t>          &lt;paymentTokenExpiry&gt;</w:t>
      </w:r>
    </w:p>
    <w:p w:rsidR="004A50D2" w:rsidRPr="00E71F1F" w:rsidRDefault="004A50D2" w:rsidP="00E71F1F">
      <w:pPr>
        <w:pStyle w:val="NormalWeb"/>
        <w:spacing w:after="0"/>
        <w:rPr>
          <w:rFonts w:asciiTheme="minorHAnsi" w:hAnsiTheme="minorHAnsi" w:cstheme="minorHAnsi"/>
          <w:sz w:val="22"/>
          <w:szCs w:val="22"/>
        </w:rPr>
      </w:pPr>
      <w:r w:rsidRPr="00E71F1F">
        <w:rPr>
          <w:rFonts w:asciiTheme="minorHAnsi" w:hAnsiTheme="minorHAnsi" w:cstheme="minorHAnsi"/>
          <w:sz w:val="22"/>
          <w:szCs w:val="22"/>
        </w:rPr>
        <w:t>            &lt;date dayOfMonth="3" month="03" year="2019"/&gt;</w:t>
      </w:r>
    </w:p>
    <w:p w:rsidR="004A50D2" w:rsidRPr="00E71F1F" w:rsidRDefault="004A50D2" w:rsidP="00E71F1F">
      <w:pPr>
        <w:pStyle w:val="NormalWeb"/>
        <w:spacing w:after="0"/>
        <w:rPr>
          <w:rFonts w:asciiTheme="minorHAnsi" w:hAnsiTheme="minorHAnsi" w:cstheme="minorHAnsi"/>
          <w:sz w:val="22"/>
          <w:szCs w:val="22"/>
        </w:rPr>
      </w:pPr>
      <w:r w:rsidRPr="00E71F1F">
        <w:rPr>
          <w:rFonts w:asciiTheme="minorHAnsi" w:hAnsiTheme="minorHAnsi" w:cstheme="minorHAnsi"/>
          <w:sz w:val="22"/>
          <w:szCs w:val="22"/>
        </w:rPr>
        <w:t>          &lt;/paymentTokenExpiry&gt;</w:t>
      </w:r>
    </w:p>
    <w:p w:rsidR="004A50D2" w:rsidRPr="00E71F1F" w:rsidRDefault="004A50D2" w:rsidP="00E71F1F">
      <w:pPr>
        <w:pStyle w:val="NormalWeb"/>
        <w:spacing w:after="0"/>
        <w:rPr>
          <w:rFonts w:asciiTheme="minorHAnsi" w:hAnsiTheme="minorHAnsi" w:cstheme="minorHAnsi"/>
          <w:sz w:val="22"/>
          <w:szCs w:val="22"/>
        </w:rPr>
      </w:pPr>
      <w:r w:rsidRPr="00E71F1F">
        <w:rPr>
          <w:rFonts w:asciiTheme="minorHAnsi" w:hAnsiTheme="minorHAnsi" w:cstheme="minorHAnsi"/>
          <w:sz w:val="22"/>
          <w:szCs w:val="22"/>
        </w:rPr>
        <w:t>          &lt;tokenEventReference&gt;TOK7854321&lt;/tokenEventReference&gt; &lt;!--The event reference from the initial token creation--&gt;</w:t>
      </w:r>
    </w:p>
    <w:p w:rsidR="004A50D2" w:rsidRPr="00E71F1F" w:rsidRDefault="004A50D2" w:rsidP="00E71F1F">
      <w:pPr>
        <w:pStyle w:val="NormalWeb"/>
        <w:spacing w:after="0"/>
        <w:rPr>
          <w:rFonts w:asciiTheme="minorHAnsi" w:hAnsiTheme="minorHAnsi" w:cstheme="minorHAnsi"/>
          <w:sz w:val="22"/>
          <w:szCs w:val="22"/>
        </w:rPr>
      </w:pPr>
      <w:r w:rsidRPr="00E71F1F">
        <w:rPr>
          <w:rFonts w:asciiTheme="minorHAnsi" w:hAnsiTheme="minorHAnsi" w:cstheme="minorHAnsi"/>
          <w:sz w:val="22"/>
          <w:szCs w:val="22"/>
        </w:rPr>
        <w:t>          &lt;tokenReason&gt;ClothesDepartment&lt;/tokenReason&gt;</w:t>
      </w:r>
    </w:p>
    <w:p w:rsidR="004A50D2" w:rsidRPr="00E71F1F" w:rsidRDefault="004A50D2" w:rsidP="00E71F1F">
      <w:pPr>
        <w:pStyle w:val="NormalWeb"/>
        <w:spacing w:after="0"/>
        <w:rPr>
          <w:rFonts w:asciiTheme="minorHAnsi" w:hAnsiTheme="minorHAnsi" w:cstheme="minorHAnsi"/>
          <w:sz w:val="22"/>
          <w:szCs w:val="22"/>
        </w:rPr>
      </w:pPr>
      <w:r w:rsidRPr="00E71F1F">
        <w:rPr>
          <w:rFonts w:asciiTheme="minorHAnsi" w:hAnsiTheme="minorHAnsi" w:cstheme="minorHAnsi"/>
          <w:sz w:val="22"/>
          <w:szCs w:val="22"/>
        </w:rPr>
        <w:t>        &lt;/tokenDetails&gt;</w:t>
      </w:r>
    </w:p>
    <w:p w:rsidR="004A50D2" w:rsidRPr="00E71F1F" w:rsidRDefault="004A50D2" w:rsidP="00E71F1F">
      <w:pPr>
        <w:pStyle w:val="NormalWeb"/>
        <w:spacing w:after="0"/>
        <w:rPr>
          <w:rFonts w:asciiTheme="minorHAnsi" w:hAnsiTheme="minorHAnsi" w:cstheme="minorHAnsi"/>
          <w:sz w:val="22"/>
          <w:szCs w:val="22"/>
        </w:rPr>
      </w:pPr>
      <w:r w:rsidRPr="00E71F1F">
        <w:rPr>
          <w:rFonts w:asciiTheme="minorHAnsi" w:hAnsiTheme="minorHAnsi" w:cstheme="minorHAnsi"/>
          <w:sz w:val="22"/>
          <w:szCs w:val="22"/>
        </w:rPr>
        <w:t>      &lt;/token&gt;</w:t>
      </w:r>
    </w:p>
    <w:p w:rsidR="004A50D2" w:rsidRPr="00E71F1F" w:rsidRDefault="004A50D2" w:rsidP="00E71F1F">
      <w:pPr>
        <w:pStyle w:val="NormalWeb"/>
        <w:spacing w:after="0"/>
        <w:rPr>
          <w:rFonts w:asciiTheme="minorHAnsi" w:hAnsiTheme="minorHAnsi" w:cstheme="minorHAnsi"/>
          <w:sz w:val="22"/>
          <w:szCs w:val="22"/>
        </w:rPr>
      </w:pPr>
      <w:r w:rsidRPr="00E71F1F">
        <w:rPr>
          <w:rFonts w:asciiTheme="minorHAnsi" w:hAnsiTheme="minorHAnsi" w:cstheme="minorHAnsi"/>
          <w:sz w:val="22"/>
          <w:szCs w:val="22"/>
        </w:rPr>
        <w:t>    &lt;/orderStatus&gt;</w:t>
      </w:r>
    </w:p>
    <w:p w:rsidR="004A50D2" w:rsidRPr="00E71F1F" w:rsidRDefault="004A50D2" w:rsidP="00E71F1F">
      <w:pPr>
        <w:pStyle w:val="NormalWeb"/>
        <w:spacing w:after="0"/>
        <w:rPr>
          <w:rFonts w:asciiTheme="minorHAnsi" w:hAnsiTheme="minorHAnsi" w:cstheme="minorHAnsi"/>
          <w:sz w:val="22"/>
          <w:szCs w:val="22"/>
        </w:rPr>
      </w:pPr>
      <w:r w:rsidRPr="00E71F1F">
        <w:rPr>
          <w:rFonts w:asciiTheme="minorHAnsi" w:hAnsiTheme="minorHAnsi" w:cstheme="minorHAnsi"/>
          <w:sz w:val="22"/>
          <w:szCs w:val="22"/>
        </w:rPr>
        <w:t>  &lt;/reply&gt;</w:t>
      </w:r>
    </w:p>
    <w:p w:rsidR="004A50D2" w:rsidRPr="00E71F1F" w:rsidRDefault="004A50D2" w:rsidP="00E71F1F">
      <w:pPr>
        <w:pStyle w:val="NormalWeb"/>
        <w:spacing w:after="0"/>
        <w:rPr>
          <w:rFonts w:asciiTheme="minorHAnsi" w:hAnsiTheme="minorHAnsi" w:cstheme="minorHAnsi"/>
          <w:sz w:val="22"/>
          <w:szCs w:val="22"/>
        </w:rPr>
      </w:pPr>
      <w:r w:rsidRPr="00E71F1F">
        <w:rPr>
          <w:rFonts w:asciiTheme="minorHAnsi" w:hAnsiTheme="minorHAnsi" w:cstheme="minorHAnsi"/>
          <w:sz w:val="22"/>
          <w:szCs w:val="22"/>
        </w:rPr>
        <w:t>&lt;/paymentService&gt;</w:t>
      </w:r>
    </w:p>
    <w:p w:rsidR="004A50D2" w:rsidRDefault="004A50D2" w:rsidP="004A50D2">
      <w:pPr>
        <w:spacing w:after="0" w:line="240" w:lineRule="auto"/>
        <w:ind w:left="1080"/>
      </w:pPr>
    </w:p>
    <w:p w:rsidR="004A50D2" w:rsidRDefault="004A50D2" w:rsidP="004A50D2">
      <w:pPr>
        <w:spacing w:after="0" w:line="240" w:lineRule="auto"/>
        <w:ind w:left="1080"/>
      </w:pPr>
    </w:p>
    <w:p w:rsidR="004A50D2" w:rsidRPr="002226E2" w:rsidRDefault="004A50D2" w:rsidP="004A50D2">
      <w:pPr>
        <w:pStyle w:val="NormalWeb"/>
        <w:shd w:val="clear" w:color="auto" w:fill="FFFFFF"/>
        <w:spacing w:before="175" w:after="86"/>
        <w:rPr>
          <w:rFonts w:asciiTheme="minorHAnsi" w:hAnsiTheme="minorHAnsi" w:cstheme="minorHAnsi"/>
          <w:b/>
          <w:color w:val="000000"/>
          <w:sz w:val="22"/>
          <w:szCs w:val="22"/>
        </w:rPr>
      </w:pPr>
      <w:r w:rsidRPr="002226E2">
        <w:rPr>
          <w:rFonts w:asciiTheme="minorHAnsi" w:hAnsiTheme="minorHAnsi" w:cstheme="minorHAnsi"/>
          <w:b/>
          <w:color w:val="000000"/>
          <w:sz w:val="22"/>
          <w:szCs w:val="22"/>
        </w:rPr>
        <w:t>The response to a Hosted order with a create token request is exactly the same as a standard Hosted response</w:t>
      </w:r>
    </w:p>
    <w:p w:rsidR="004A50D2" w:rsidRPr="002226E2" w:rsidRDefault="004A50D2" w:rsidP="004A50D2">
      <w:pPr>
        <w:spacing w:after="0" w:line="240" w:lineRule="auto"/>
        <w:ind w:left="1080"/>
        <w:rPr>
          <w:b/>
        </w:rPr>
      </w:pPr>
    </w:p>
    <w:p w:rsidR="00447694" w:rsidRDefault="004A50D2" w:rsidP="004A50D2">
      <w:pPr>
        <w:spacing w:after="0" w:line="240" w:lineRule="auto"/>
        <w:rPr>
          <w:rStyle w:val="Hyperlink"/>
        </w:rPr>
      </w:pPr>
      <w:r>
        <w:lastRenderedPageBreak/>
        <w:t>For more information please refer to :</w:t>
      </w:r>
      <w:hyperlink r:id="rId39" w:history="1">
        <w:r>
          <w:rPr>
            <w:rStyle w:val="Hyperlink"/>
          </w:rPr>
          <w:t>http://support.worldpay.com/support/kb/gg/corporate-gateway-guide/content/tokenisation/usetokens.htm</w:t>
        </w:r>
      </w:hyperlink>
    </w:p>
    <w:p w:rsidR="00447694" w:rsidRDefault="00447694" w:rsidP="004A50D2">
      <w:pPr>
        <w:spacing w:after="0" w:line="240" w:lineRule="auto"/>
        <w:rPr>
          <w:rStyle w:val="Hyperlink"/>
        </w:rPr>
      </w:pPr>
    </w:p>
    <w:p w:rsidR="00447694" w:rsidRDefault="00447694" w:rsidP="004A50D2">
      <w:pPr>
        <w:spacing w:after="0" w:line="240" w:lineRule="auto"/>
        <w:rPr>
          <w:rStyle w:val="Hyperlink"/>
        </w:rPr>
      </w:pPr>
    </w:p>
    <w:p w:rsidR="00A5325A" w:rsidRDefault="000B64EF" w:rsidP="00F15949">
      <w:pPr>
        <w:pStyle w:val="Heading3"/>
        <w:keepNext/>
        <w:keepLines/>
        <w:numPr>
          <w:ilvl w:val="2"/>
          <w:numId w:val="47"/>
        </w:numPr>
        <w:pBdr>
          <w:bottom w:val="none" w:sz="0" w:space="0" w:color="auto"/>
        </w:pBdr>
        <w:spacing w:line="276" w:lineRule="auto"/>
        <w:rPr>
          <w:i w:val="0"/>
          <w:sz w:val="24"/>
          <w:szCs w:val="24"/>
        </w:rPr>
      </w:pPr>
      <w:bookmarkStart w:id="1428" w:name="_Toc18418365"/>
      <w:r>
        <w:rPr>
          <w:i w:val="0"/>
          <w:sz w:val="24"/>
          <w:szCs w:val="24"/>
        </w:rPr>
        <w:t>3DS2</w:t>
      </w:r>
      <w:bookmarkEnd w:id="1428"/>
    </w:p>
    <w:p w:rsidR="00DE19B5" w:rsidRDefault="00DE19B5" w:rsidP="00DE19B5"/>
    <w:p w:rsidR="00181393" w:rsidRDefault="00DE19B5" w:rsidP="00181393">
      <w:r w:rsidRPr="00DE19B5">
        <w:t xml:space="preserve">3D Secure 2 allows businesses and their payment provider to send more data elements on each transaction to the cardholder’s bank. Worldpay have a relationship with Cardinal Commerce whereby your website integrates to Cardinal Commerce's 3DS2 authentication service for Device Data Collection and challenge flows. </w:t>
      </w:r>
      <w:r w:rsidR="00B213EC" w:rsidRPr="00DE19B5">
        <w:t>Worldpay manages the rest of the process</w:t>
      </w:r>
      <w:r w:rsidRPr="00DE19B5">
        <w:t>.</w:t>
      </w:r>
    </w:p>
    <w:p w:rsidR="00181393" w:rsidRPr="00181393" w:rsidRDefault="00181393" w:rsidP="00181393">
      <w:pPr>
        <w:pStyle w:val="Heading4"/>
        <w:rPr>
          <w:rFonts w:asciiTheme="minorHAnsi" w:eastAsiaTheme="minorEastAsia" w:hAnsiTheme="minorHAnsi" w:cstheme="minorHAnsi"/>
          <w:bCs w:val="0"/>
          <w:i w:val="0"/>
          <w:iCs w:val="0"/>
          <w:color w:val="000000"/>
        </w:rPr>
      </w:pPr>
      <w:r w:rsidRPr="00181393">
        <w:rPr>
          <w:rFonts w:asciiTheme="minorHAnsi" w:eastAsiaTheme="minorEastAsia" w:hAnsiTheme="minorHAnsi" w:cstheme="minorHAnsi"/>
          <w:bCs w:val="0"/>
          <w:i w:val="0"/>
          <w:iCs w:val="0"/>
          <w:color w:val="000000"/>
        </w:rPr>
        <w:t>Device Data Collection</w:t>
      </w:r>
    </w:p>
    <w:p w:rsidR="00181393" w:rsidRPr="00181393" w:rsidRDefault="00181393" w:rsidP="00181393">
      <w:pPr>
        <w:numPr>
          <w:ilvl w:val="0"/>
          <w:numId w:val="106"/>
        </w:numPr>
        <w:spacing w:before="240" w:after="240" w:line="240" w:lineRule="auto"/>
        <w:rPr>
          <w:rFonts w:cstheme="minorHAnsi"/>
          <w:color w:val="000000"/>
        </w:rPr>
      </w:pPr>
      <w:r w:rsidRPr="00181393">
        <w:rPr>
          <w:rFonts w:cstheme="minorHAnsi"/>
          <w:color w:val="000000"/>
        </w:rPr>
        <w:t>Create a JSON Web Token (JWT) on your server that is passed to the browser. When the shopper has entered a card number, start the Device Data Collection (DDC).</w:t>
      </w:r>
    </w:p>
    <w:p w:rsidR="00181393" w:rsidRPr="00181393" w:rsidRDefault="00181393" w:rsidP="00181393">
      <w:pPr>
        <w:numPr>
          <w:ilvl w:val="0"/>
          <w:numId w:val="106"/>
        </w:numPr>
        <w:spacing w:before="240" w:after="240" w:line="240" w:lineRule="auto"/>
        <w:rPr>
          <w:rFonts w:cstheme="minorHAnsi"/>
          <w:color w:val="000000"/>
        </w:rPr>
      </w:pPr>
      <w:r w:rsidRPr="00181393">
        <w:rPr>
          <w:rFonts w:cstheme="minorHAnsi"/>
          <w:color w:val="000000"/>
        </w:rPr>
        <w:t>Include a hidden DDC iframe, with the DDC JWT and the shopper's card number, on your page.</w:t>
      </w:r>
    </w:p>
    <w:p w:rsidR="00181393" w:rsidRPr="00181393" w:rsidRDefault="00181393" w:rsidP="00181393">
      <w:pPr>
        <w:numPr>
          <w:ilvl w:val="0"/>
          <w:numId w:val="106"/>
        </w:numPr>
        <w:spacing w:before="240" w:after="240" w:line="240" w:lineRule="auto"/>
        <w:rPr>
          <w:rFonts w:cstheme="minorHAnsi"/>
          <w:color w:val="000000"/>
        </w:rPr>
      </w:pPr>
      <w:r w:rsidRPr="00181393">
        <w:rPr>
          <w:rFonts w:cstheme="minorHAnsi"/>
          <w:color w:val="000000"/>
        </w:rPr>
        <w:t>Post the form to Cardinal Commerce's DDC endpoint.</w:t>
      </w:r>
    </w:p>
    <w:p w:rsidR="00181393" w:rsidRPr="00181393" w:rsidRDefault="00181393" w:rsidP="00181393">
      <w:pPr>
        <w:numPr>
          <w:ilvl w:val="0"/>
          <w:numId w:val="106"/>
        </w:numPr>
        <w:spacing w:before="240" w:after="240" w:line="240" w:lineRule="auto"/>
        <w:rPr>
          <w:rFonts w:cstheme="minorHAnsi"/>
          <w:color w:val="000000"/>
        </w:rPr>
      </w:pPr>
      <w:r w:rsidRPr="00181393">
        <w:rPr>
          <w:rFonts w:cstheme="minorHAnsi"/>
          <w:color w:val="000000"/>
        </w:rPr>
        <w:t>You receive a notification (on the shopper's browser) that DDC is complete. DDC returns a JavaScript message event, containing a SessionId.</w:t>
      </w:r>
    </w:p>
    <w:p w:rsidR="00181393" w:rsidRPr="00181393" w:rsidRDefault="00181393" w:rsidP="00181393">
      <w:pPr>
        <w:pStyle w:val="Heading4"/>
        <w:rPr>
          <w:rFonts w:asciiTheme="minorHAnsi" w:eastAsiaTheme="minorEastAsia" w:hAnsiTheme="minorHAnsi" w:cstheme="minorHAnsi"/>
          <w:bCs w:val="0"/>
          <w:i w:val="0"/>
          <w:iCs w:val="0"/>
          <w:color w:val="000000"/>
        </w:rPr>
      </w:pPr>
      <w:r w:rsidRPr="00181393">
        <w:rPr>
          <w:rFonts w:asciiTheme="minorHAnsi" w:eastAsiaTheme="minorEastAsia" w:hAnsiTheme="minorHAnsi" w:cstheme="minorHAnsi"/>
          <w:bCs w:val="0"/>
          <w:i w:val="0"/>
          <w:iCs w:val="0"/>
          <w:color w:val="000000"/>
        </w:rPr>
        <w:t>Initial Payment Request</w:t>
      </w:r>
    </w:p>
    <w:p w:rsidR="00181393" w:rsidRPr="00181393" w:rsidRDefault="00181393" w:rsidP="00181393">
      <w:pPr>
        <w:numPr>
          <w:ilvl w:val="0"/>
          <w:numId w:val="107"/>
        </w:numPr>
        <w:spacing w:before="240" w:after="240" w:line="240" w:lineRule="auto"/>
        <w:rPr>
          <w:rFonts w:cstheme="minorHAnsi"/>
          <w:color w:val="000000"/>
        </w:rPr>
      </w:pPr>
      <w:r w:rsidRPr="00181393">
        <w:rPr>
          <w:rFonts w:cstheme="minorHAnsi"/>
          <w:color w:val="000000"/>
        </w:rPr>
        <w:t>Use the SessionId and submit as dfReferenceId in your XML payment request.</w:t>
      </w:r>
    </w:p>
    <w:p w:rsidR="00181393" w:rsidRPr="00181393" w:rsidRDefault="00181393" w:rsidP="00181393">
      <w:pPr>
        <w:numPr>
          <w:ilvl w:val="0"/>
          <w:numId w:val="107"/>
        </w:numPr>
        <w:spacing w:before="240" w:after="240" w:line="240" w:lineRule="auto"/>
        <w:rPr>
          <w:rFonts w:cstheme="minorHAnsi"/>
          <w:color w:val="000000"/>
        </w:rPr>
      </w:pPr>
      <w:r w:rsidRPr="00181393">
        <w:rPr>
          <w:rFonts w:cstheme="minorHAnsi"/>
          <w:color w:val="000000"/>
        </w:rPr>
        <w:t>An authentication request is submitted to Cardinal Commerce to determine if a challenge is required. The possible outcomes are:</w:t>
      </w:r>
    </w:p>
    <w:p w:rsidR="00181393" w:rsidRPr="00181393" w:rsidRDefault="00181393" w:rsidP="00181393">
      <w:pPr>
        <w:numPr>
          <w:ilvl w:val="1"/>
          <w:numId w:val="107"/>
        </w:numPr>
        <w:spacing w:before="240" w:after="240" w:line="240" w:lineRule="auto"/>
        <w:rPr>
          <w:rFonts w:cstheme="minorHAnsi"/>
          <w:color w:val="000000"/>
        </w:rPr>
      </w:pPr>
      <w:r w:rsidRPr="00181393">
        <w:rPr>
          <w:rFonts w:cstheme="minorHAnsi"/>
          <w:color w:val="000000"/>
        </w:rPr>
        <w:t>Frictionless Flow - An authorisation is attempted (Proceed to Step 2 in </w:t>
      </w:r>
      <w:hyperlink r:id="rId40" w:anchor="second-payment-request" w:history="1">
        <w:r w:rsidRPr="00181393">
          <w:rPr>
            <w:rFonts w:cstheme="minorHAnsi"/>
            <w:color w:val="000000"/>
          </w:rPr>
          <w:t>Second Payment Request</w:t>
        </w:r>
      </w:hyperlink>
      <w:r w:rsidRPr="00181393">
        <w:rPr>
          <w:rFonts w:cstheme="minorHAnsi"/>
          <w:color w:val="000000"/>
        </w:rPr>
        <w:t>).</w:t>
      </w:r>
    </w:p>
    <w:p w:rsidR="00181393" w:rsidRPr="00181393" w:rsidRDefault="00181393" w:rsidP="00181393">
      <w:pPr>
        <w:numPr>
          <w:ilvl w:val="1"/>
          <w:numId w:val="107"/>
        </w:numPr>
        <w:spacing w:before="240" w:after="240" w:line="240" w:lineRule="auto"/>
        <w:rPr>
          <w:rFonts w:cstheme="minorHAnsi"/>
          <w:color w:val="000000"/>
        </w:rPr>
      </w:pPr>
      <w:r w:rsidRPr="00181393">
        <w:rPr>
          <w:rFonts w:cstheme="minorHAnsi"/>
          <w:color w:val="000000"/>
        </w:rPr>
        <w:t>Challenge Required - Proceed to 3DS2 Challenge</w:t>
      </w:r>
    </w:p>
    <w:p w:rsidR="00181393" w:rsidRPr="00181393" w:rsidRDefault="00181393" w:rsidP="00181393">
      <w:pPr>
        <w:pStyle w:val="Heading4"/>
        <w:rPr>
          <w:rFonts w:asciiTheme="minorHAnsi" w:eastAsiaTheme="minorEastAsia" w:hAnsiTheme="minorHAnsi" w:cstheme="minorHAnsi"/>
          <w:bCs w:val="0"/>
          <w:i w:val="0"/>
          <w:iCs w:val="0"/>
          <w:color w:val="000000"/>
        </w:rPr>
      </w:pPr>
      <w:r w:rsidRPr="00181393">
        <w:rPr>
          <w:rFonts w:asciiTheme="minorHAnsi" w:eastAsiaTheme="minorEastAsia" w:hAnsiTheme="minorHAnsi" w:cstheme="minorHAnsi"/>
          <w:bCs w:val="0"/>
          <w:i w:val="0"/>
          <w:iCs w:val="0"/>
          <w:color w:val="000000"/>
        </w:rPr>
        <w:t>3DS2 Challenge</w:t>
      </w:r>
    </w:p>
    <w:p w:rsidR="00181393" w:rsidRPr="00181393" w:rsidRDefault="00181393" w:rsidP="00181393">
      <w:pPr>
        <w:numPr>
          <w:ilvl w:val="0"/>
          <w:numId w:val="108"/>
        </w:numPr>
        <w:spacing w:before="240" w:after="240" w:line="240" w:lineRule="auto"/>
        <w:rPr>
          <w:rFonts w:cstheme="minorHAnsi"/>
          <w:color w:val="000000"/>
        </w:rPr>
      </w:pPr>
      <w:r w:rsidRPr="00181393">
        <w:rPr>
          <w:rFonts w:cstheme="minorHAnsi"/>
          <w:color w:val="000000"/>
        </w:rPr>
        <w:t>Extract the data from the challenge response.</w:t>
      </w:r>
    </w:p>
    <w:p w:rsidR="00181393" w:rsidRPr="00181393" w:rsidRDefault="00181393" w:rsidP="00181393">
      <w:pPr>
        <w:numPr>
          <w:ilvl w:val="0"/>
          <w:numId w:val="108"/>
        </w:numPr>
        <w:spacing w:before="240" w:after="240" w:line="240" w:lineRule="auto"/>
        <w:rPr>
          <w:rFonts w:cstheme="minorHAnsi"/>
          <w:color w:val="000000"/>
        </w:rPr>
      </w:pPr>
      <w:r w:rsidRPr="00181393">
        <w:rPr>
          <w:rFonts w:cstheme="minorHAnsi"/>
          <w:color w:val="000000"/>
        </w:rPr>
        <w:t>Create a challenge JWT on your server that is passed to the browser. Include a returnURL and the specified values returned in the XML challenge response.</w:t>
      </w:r>
    </w:p>
    <w:p w:rsidR="00181393" w:rsidRPr="00181393" w:rsidRDefault="00181393" w:rsidP="00181393">
      <w:pPr>
        <w:numPr>
          <w:ilvl w:val="0"/>
          <w:numId w:val="108"/>
        </w:numPr>
        <w:spacing w:before="240" w:after="240" w:line="240" w:lineRule="auto"/>
        <w:rPr>
          <w:rFonts w:cstheme="minorHAnsi"/>
          <w:color w:val="000000"/>
        </w:rPr>
      </w:pPr>
      <w:r w:rsidRPr="00181393">
        <w:rPr>
          <w:rFonts w:cstheme="minorHAnsi"/>
          <w:color w:val="000000"/>
        </w:rPr>
        <w:t>Include a challenge iframe, with the challenge JWT and the optional merchant data (MD), on your page.</w:t>
      </w:r>
    </w:p>
    <w:p w:rsidR="00181393" w:rsidRPr="00181393" w:rsidRDefault="00181393" w:rsidP="00181393">
      <w:pPr>
        <w:numPr>
          <w:ilvl w:val="0"/>
          <w:numId w:val="108"/>
        </w:numPr>
        <w:spacing w:before="240" w:after="240" w:line="240" w:lineRule="auto"/>
        <w:rPr>
          <w:rFonts w:cstheme="minorHAnsi"/>
          <w:color w:val="000000"/>
        </w:rPr>
      </w:pPr>
      <w:r w:rsidRPr="00181393">
        <w:rPr>
          <w:rFonts w:cstheme="minorHAnsi"/>
          <w:color w:val="000000"/>
        </w:rPr>
        <w:t>Automatically submit this form to the Cardinal Commerce endpoint.</w:t>
      </w:r>
    </w:p>
    <w:p w:rsidR="00181393" w:rsidRPr="00181393" w:rsidRDefault="00181393" w:rsidP="00181393">
      <w:pPr>
        <w:numPr>
          <w:ilvl w:val="0"/>
          <w:numId w:val="108"/>
        </w:numPr>
        <w:spacing w:before="240" w:after="240" w:line="240" w:lineRule="auto"/>
        <w:rPr>
          <w:rFonts w:cstheme="minorHAnsi"/>
          <w:color w:val="000000"/>
        </w:rPr>
      </w:pPr>
      <w:r w:rsidRPr="00181393">
        <w:rPr>
          <w:rFonts w:cstheme="minorHAnsi"/>
          <w:color w:val="000000"/>
        </w:rPr>
        <w:t>The shopper completes the challenge in the iframe and is redirected to the returnURL.</w:t>
      </w:r>
    </w:p>
    <w:p w:rsidR="00181393" w:rsidRPr="00181393" w:rsidRDefault="00181393" w:rsidP="00181393">
      <w:pPr>
        <w:pStyle w:val="Heading4"/>
        <w:rPr>
          <w:rFonts w:asciiTheme="minorHAnsi" w:eastAsiaTheme="minorEastAsia" w:hAnsiTheme="minorHAnsi" w:cstheme="minorHAnsi"/>
          <w:bCs w:val="0"/>
          <w:i w:val="0"/>
          <w:iCs w:val="0"/>
          <w:color w:val="000000"/>
        </w:rPr>
      </w:pPr>
      <w:r w:rsidRPr="00181393">
        <w:rPr>
          <w:rFonts w:asciiTheme="minorHAnsi" w:eastAsiaTheme="minorEastAsia" w:hAnsiTheme="minorHAnsi" w:cstheme="minorHAnsi"/>
          <w:bCs w:val="0"/>
          <w:i w:val="0"/>
          <w:iCs w:val="0"/>
          <w:color w:val="000000"/>
        </w:rPr>
        <w:lastRenderedPageBreak/>
        <w:t>Second Payment Request</w:t>
      </w:r>
    </w:p>
    <w:p w:rsidR="00181393" w:rsidRPr="00181393" w:rsidRDefault="00181393" w:rsidP="00181393">
      <w:pPr>
        <w:numPr>
          <w:ilvl w:val="0"/>
          <w:numId w:val="109"/>
        </w:numPr>
        <w:spacing w:before="240" w:after="240" w:line="240" w:lineRule="auto"/>
        <w:rPr>
          <w:rFonts w:cstheme="minorHAnsi"/>
          <w:color w:val="000000"/>
        </w:rPr>
      </w:pPr>
      <w:r w:rsidRPr="00181393">
        <w:rPr>
          <w:rFonts w:cstheme="minorHAnsi"/>
          <w:color w:val="000000"/>
        </w:rPr>
        <w:t>Submit a second XML request, including the session id and machine cookie.</w:t>
      </w:r>
    </w:p>
    <w:p w:rsidR="00181393" w:rsidRPr="00181393" w:rsidRDefault="00181393" w:rsidP="00181393">
      <w:pPr>
        <w:numPr>
          <w:ilvl w:val="0"/>
          <w:numId w:val="109"/>
        </w:numPr>
        <w:spacing w:before="240" w:after="240" w:line="240" w:lineRule="auto"/>
        <w:rPr>
          <w:rFonts w:cstheme="minorHAnsi"/>
          <w:color w:val="000000"/>
        </w:rPr>
      </w:pPr>
      <w:r w:rsidRPr="00181393">
        <w:rPr>
          <w:rFonts w:cstheme="minorHAnsi"/>
          <w:color w:val="000000"/>
        </w:rPr>
        <w:t>If authentication is successful, Worldpay attempts authorisation.</w:t>
      </w:r>
    </w:p>
    <w:p w:rsidR="005A7130" w:rsidRPr="00E0349D" w:rsidRDefault="005A7130" w:rsidP="005A7130">
      <w:pPr>
        <w:rPr>
          <w:b/>
          <w:i/>
        </w:rPr>
      </w:pPr>
      <w:r w:rsidRPr="00E0349D">
        <w:rPr>
          <w:b/>
          <w:i/>
        </w:rPr>
        <w:t>Initial XML Payment Request</w:t>
      </w:r>
    </w:p>
    <w:p w:rsidR="005A7130" w:rsidRDefault="005A7130" w:rsidP="005A7130">
      <w:r>
        <w:t xml:space="preserve">Create the XML authorisation </w:t>
      </w:r>
      <w:r w:rsidR="002E5B06">
        <w:t xml:space="preserve">request. </w:t>
      </w:r>
      <w:r>
        <w:t>Add the following two elements to your XML</w:t>
      </w:r>
    </w:p>
    <w:p w:rsidR="005A7130" w:rsidRDefault="005A7130" w:rsidP="005A7130">
      <w:pPr>
        <w:pStyle w:val="ListParagraph"/>
        <w:numPr>
          <w:ilvl w:val="0"/>
          <w:numId w:val="110"/>
        </w:numPr>
      </w:pPr>
      <w:r>
        <w:t>additional3DSData (Mandatory)</w:t>
      </w:r>
    </w:p>
    <w:p w:rsidR="00181393" w:rsidRDefault="005A7130" w:rsidP="00731084">
      <w:pPr>
        <w:pStyle w:val="ListParagraph"/>
        <w:numPr>
          <w:ilvl w:val="0"/>
          <w:numId w:val="110"/>
        </w:numPr>
      </w:pPr>
      <w:r>
        <w:t>riskData (Recommended to increase chances of a frictionless flow)</w:t>
      </w:r>
    </w:p>
    <w:p w:rsidR="004151C0" w:rsidRDefault="004151C0" w:rsidP="004151C0"/>
    <w:p w:rsidR="004151C0" w:rsidRPr="00181393" w:rsidRDefault="004151C0" w:rsidP="004151C0"/>
    <w:tbl>
      <w:tblPr>
        <w:tblStyle w:val="TableGrid"/>
        <w:tblW w:w="0" w:type="auto"/>
        <w:tblLook w:val="04A0" w:firstRow="1" w:lastRow="0" w:firstColumn="1" w:lastColumn="0" w:noHBand="0" w:noVBand="1"/>
      </w:tblPr>
      <w:tblGrid>
        <w:gridCol w:w="9736"/>
      </w:tblGrid>
      <w:tr w:rsidR="00731084" w:rsidTr="002E5B06">
        <w:tc>
          <w:tcPr>
            <w:tcW w:w="9736" w:type="dxa"/>
            <w:tcBorders>
              <w:top w:val="nil"/>
              <w:left w:val="nil"/>
              <w:bottom w:val="nil"/>
              <w:right w:val="nil"/>
            </w:tcBorders>
          </w:tcPr>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&lt;?xml version="1.0" encoding="UTF-8"?&gt;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&lt;!DOCTYPE paymentService PUBLIC "-//Worldpay//DTD Worldpay PaymentService v1//EN"</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"http://dtd.worldpay.com/paymentService_v1.dtd"&gt;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&lt;paymentService version="1.4" merchantCode="YOUR_MERCHANT_CODE"&gt; &lt;!--Enter your own merchant code--&gt;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&lt;submit&gt;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&lt;order orderCode="YOUR_ORDER_CODE"&gt; &lt;!--Enter a unique order code each time--&gt;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&lt;description&gt;YOUR DESCRIPTION&lt;/description&gt;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&lt;amount value="2000" currencyCode="EUR" exponent="2"/&gt;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&lt;orderContent&gt;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&lt;![CDATA[]]&gt;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&lt;/orderContent&gt;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&lt;paymentDetails&gt;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&lt;CARD-SSL&gt;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&lt;cardNumber&gt;4444333322221111&lt;/cardNumber&gt;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&lt;expiryDate&gt;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&lt;date month="01" year="2020"/&gt;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&lt;/expiryDate&gt;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&lt;cardHolderName&gt;3DS_V2_CHALLENGE_IDENTIFIED&lt;/cardHolderName&gt;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&lt;cvc&gt;123&lt;/cvc&gt;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&lt;cardAddress&gt;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&lt;address&gt;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&lt;address1&gt;Worldpay&lt;/address1&gt;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&lt;address2&gt;270-289 The Science Park&lt;/address2&gt;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&lt;address3&gt;Milton Road&lt;/address3&gt;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&lt;postalCode&gt;CB4 0WE&lt;/postalCode&gt;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&lt;city&gt;Cambridge&lt;/city&gt;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&lt;countryCode&gt;GB&lt;/countryCode&gt;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&lt;/address&gt;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&lt;/cardAddress&gt;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&lt;/CARD-SSL&gt;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&lt;session shopperIPAddress="127.0.0.1" id="SESSION_ID"/&gt; &lt;!--Session id must be unique for each order--&gt;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&lt;/paymentDetails&gt;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lastRenderedPageBreak/>
              <w:t xml:space="preserve">      &lt;shopper&gt;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&lt;shopperEmailAddress&gt;jshopper@myprovider.com&lt;/shopperEmailAddress&gt;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&lt;browser&gt;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&lt;acceptHeader&gt;text/html&lt;/acceptHeader&gt;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&lt;userAgentHeader&gt;Mozilla/5.0 ...&lt;/userAgentHeader&gt;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&lt;/browser&gt;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&lt;/shopper&gt;</w:t>
            </w:r>
          </w:p>
          <w:p w:rsidR="00731084" w:rsidRPr="002E5B06" w:rsidRDefault="00731084" w:rsidP="002E5B06">
            <w:pPr>
              <w:pStyle w:val="NormalWeb"/>
              <w:rPr>
                <w:rFonts w:asciiTheme="minorHAnsi" w:hAnsiTheme="minorHAnsi" w:cstheme="minorHAnsi"/>
                <w:sz w:val="22"/>
                <w:szCs w:val="22"/>
              </w:rPr>
            </w:pPr>
          </w:p>
          <w:p w:rsidR="00731084" w:rsidRDefault="00731084" w:rsidP="002E5B06">
            <w:pPr>
              <w:pStyle w:val="NormalWeb"/>
              <w:rPr>
                <w:rFonts w:asciiTheme="minorHAnsi" w:hAnsiTheme="minorHAnsi" w:cstheme="minorHAnsi"/>
                <w:b/>
                <w:sz w:val="22"/>
                <w:szCs w:val="22"/>
              </w:rPr>
            </w:pPr>
            <w:r w:rsidRPr="003F7C34">
              <w:rPr>
                <w:rFonts w:asciiTheme="minorHAnsi" w:hAnsiTheme="minorHAnsi" w:cstheme="minorHAnsi"/>
                <w:b/>
                <w:sz w:val="22"/>
                <w:szCs w:val="22"/>
              </w:rPr>
              <w:t xml:space="preserve">      </w:t>
            </w:r>
            <w:r w:rsidRPr="003F7C34">
              <w:rPr>
                <w:rFonts w:asciiTheme="minorHAnsi" w:hAnsiTheme="minorHAnsi" w:cstheme="minorHAnsi"/>
                <w:b/>
                <w:sz w:val="22"/>
                <w:szCs w:val="22"/>
                <w:highlight w:val="yellow"/>
              </w:rPr>
              <w:t>&lt;!-- Optional Risk Data --&gt;</w:t>
            </w:r>
          </w:p>
          <w:p w:rsidR="003F7C34" w:rsidRPr="003F7C34" w:rsidRDefault="003F7C34" w:rsidP="002E5B06">
            <w:pPr>
              <w:pStyle w:val="NormalWeb"/>
              <w:rPr>
                <w:rFonts w:asciiTheme="minorHAnsi" w:hAnsiTheme="minorHAnsi" w:cstheme="minorHAnsi"/>
                <w:b/>
                <w:sz w:val="22"/>
                <w:szCs w:val="22"/>
              </w:rPr>
            </w:pP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&lt;riskData&gt;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&lt;authenticationRiskData authenticationMethod="localAccount"&gt;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&lt;authenticationTimestamp&gt;&lt;date second="01" minute="02" hour="03" dayOfMonth="01" month="06" year="2019"/&gt;&lt;/authenticationTimestamp&gt;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&lt;/authenticationRiskData&gt;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&lt;shopperAccountRiskData</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transactionsAttemptedLastDay="1"</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transactionsAttemptedLastYear="100"</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purchasesCompletedLastSixMonths="50"</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addCardAttemptsLastDay="1"</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previousSuspiciousActivity="true"</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shippingNameMatchesAccountName="true"</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shopperAccountAgeIndicator="lessThanThirtyDays"</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shopperAccountChangeIndicator="lessThanThirtyDays"</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shopperAccountPasswordChangeIndicator="noChange"</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shopperAccountShippingAddressUsageIndicator="thisTransaction"</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shopperAccountPaymentAccountIndicator="lessThanThirtyDays"&gt;          </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&lt;shopperAccountCreationDate&gt;&lt;date dayOfMonth="01" month="02" year="2003"/&gt;&lt;/shopperAccountCreationDate&gt;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&lt;shopperAccountModificationDate&gt;&lt;date dayOfMonth="02" month="03" year="2004"/&gt;&lt;/shopperAccountModificationDate&gt;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&lt;shopperAccountPasswordChangeDate&gt;&lt;date dayOfMonth="03" month="04" year="2005"/&gt;&lt;/shopperAccountPasswordChangeDate&gt;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&lt;shopperAccountShippingAddressFirstUseDate&gt;&lt;date dayOfMonth="04" month="05" year="2006"/&gt;&lt;/shopperAccountShippingAddressFirstUseDate&gt; </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&lt;shopperAccountPaymentAccountFirstUseDate&gt;&lt;date dayOfMonth="05" month="06" year="2007"/&gt;&lt;/shopperAccountPaymentAccountFirstUseDate&gt;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&lt;/shopperAccountRiskData&gt;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&lt;transactionRiskData</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shippingMethod="shipToBillingAddress"</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deliveryTimeframe="overnightShipping"</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deliveryEmailAddress="sp@worldpay.com"</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reorderingPreviousPurchases="true"</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preOrderPurchase="false"</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giftCardCount="1"&gt;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&lt;transactionRiskDataGiftCardAmount&gt;&lt;amount value="1" currencyCode="EUR" exponent="2"/&gt;&lt;/transactionRiskDataGiftCardAmount&gt;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&lt;transactionRiskDataPreOrderDate&gt;&lt;date dayOfMonth="06" month="07" year="2008"/&gt;&lt;/transactionRiskDataPreOrderDate&gt;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&lt;/transactionRiskData&gt;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lastRenderedPageBreak/>
              <w:t xml:space="preserve">      &lt;/riskData&gt;</w:t>
            </w:r>
          </w:p>
          <w:p w:rsidR="00731084" w:rsidRPr="002E5B06" w:rsidRDefault="00731084" w:rsidP="002E5B06">
            <w:pPr>
              <w:pStyle w:val="NormalWeb"/>
              <w:rPr>
                <w:rFonts w:asciiTheme="minorHAnsi" w:hAnsiTheme="minorHAnsi" w:cstheme="minorHAnsi"/>
                <w:sz w:val="22"/>
                <w:szCs w:val="22"/>
              </w:rPr>
            </w:pP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 Additional 3DS data that you must provide to us --&gt;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&lt;additional3DSData</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dfReferenceId="1f1154b7-620d-4654-801b-893b5bb22db1"</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challengeWindowSize="390x400"</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challengePreference="challengeMandated"</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&lt;/order&gt;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&lt;/submit&gt;</w:t>
            </w:r>
          </w:p>
          <w:p w:rsidR="00731084" w:rsidRPr="002E5B06" w:rsidRDefault="00731084" w:rsidP="002E5B06">
            <w:pPr>
              <w:pStyle w:val="NormalWeb"/>
              <w:rPr>
                <w:rFonts w:asciiTheme="minorHAnsi" w:hAnsiTheme="minorHAnsi" w:cstheme="minorHAnsi"/>
                <w:sz w:val="22"/>
                <w:szCs w:val="22"/>
              </w:rPr>
            </w:pPr>
            <w:r w:rsidRPr="002E5B06">
              <w:rPr>
                <w:rFonts w:asciiTheme="minorHAnsi" w:hAnsiTheme="minorHAnsi" w:cstheme="minorHAnsi"/>
                <w:sz w:val="22"/>
                <w:szCs w:val="22"/>
              </w:rPr>
              <w:t xml:space="preserve">  &lt;/paymentService&gt;</w:t>
            </w:r>
          </w:p>
          <w:p w:rsidR="00731084" w:rsidRDefault="00731084" w:rsidP="004A50D2"/>
        </w:tc>
      </w:tr>
    </w:tbl>
    <w:p w:rsidR="00A5325A" w:rsidRDefault="00A5325A" w:rsidP="004A50D2">
      <w:pPr>
        <w:spacing w:after="0" w:line="240" w:lineRule="auto"/>
      </w:pPr>
    </w:p>
    <w:p w:rsidR="004226AF" w:rsidRDefault="004226AF" w:rsidP="004A50D2">
      <w:pPr>
        <w:spacing w:after="0" w:line="240" w:lineRule="auto"/>
      </w:pPr>
    </w:p>
    <w:p w:rsidR="004226AF" w:rsidRPr="004226AF" w:rsidRDefault="004226AF" w:rsidP="004226AF">
      <w:pPr>
        <w:spacing w:after="0" w:line="240" w:lineRule="auto"/>
      </w:pPr>
      <w:r w:rsidRPr="004226AF">
        <w:t>We pass the information to Cardinal Commerce, who matches the DDC to the payment request using the dfReferenceId value. This information is sent to the issuer who will then establish whether the payment requires additional authentication (i.e. a challenge) or not.</w:t>
      </w:r>
    </w:p>
    <w:p w:rsidR="004226AF" w:rsidRPr="004226AF" w:rsidRDefault="004226AF" w:rsidP="004226AF">
      <w:pPr>
        <w:spacing w:after="0" w:line="240" w:lineRule="auto"/>
      </w:pPr>
      <w:r w:rsidRPr="004226AF">
        <w:t>The response to your authorisation request will either be a normal </w:t>
      </w:r>
      <w:r w:rsidR="003F7C34">
        <w:t>authorization response</w:t>
      </w:r>
      <w:r w:rsidR="003F7C34" w:rsidRPr="004226AF">
        <w:t>, which ends the payment flow,</w:t>
      </w:r>
      <w:r w:rsidRPr="004226AF">
        <w:t xml:space="preserve"> or a 3DS challenge response.</w:t>
      </w:r>
    </w:p>
    <w:p w:rsidR="004226AF" w:rsidRDefault="004226AF" w:rsidP="004A50D2">
      <w:pPr>
        <w:spacing w:after="0" w:line="240" w:lineRule="auto"/>
      </w:pPr>
    </w:p>
    <w:p w:rsidR="004226AF" w:rsidRPr="004226AF" w:rsidRDefault="004226AF" w:rsidP="004226AF">
      <w:pPr>
        <w:spacing w:after="0" w:line="240" w:lineRule="auto"/>
        <w:rPr>
          <w:b/>
          <w:i/>
        </w:rPr>
      </w:pPr>
      <w:r w:rsidRPr="004226AF">
        <w:rPr>
          <w:b/>
          <w:i/>
        </w:rPr>
        <w:t>3DS Challenge</w:t>
      </w:r>
    </w:p>
    <w:p w:rsidR="00245DD2" w:rsidRDefault="004226AF" w:rsidP="004226AF">
      <w:pPr>
        <w:spacing w:after="0" w:line="240" w:lineRule="auto"/>
      </w:pPr>
      <w:r>
        <w:t xml:space="preserve">If the issuer decides that the payment requires additional authentication, they signal to Worldpay that a challenge is required. </w:t>
      </w:r>
      <w:r w:rsidR="002D01A6">
        <w:t>You will</w:t>
      </w:r>
      <w:r>
        <w:t xml:space="preserve"> receive a response from us to redirect the shopper to a challenge page. The 3DS related information is inside the threeDSChallengeDetails element.</w:t>
      </w:r>
    </w:p>
    <w:p w:rsidR="00E0349D" w:rsidRDefault="00E0349D" w:rsidP="004226AF">
      <w:pPr>
        <w:spacing w:after="0" w:line="240" w:lineRule="auto"/>
      </w:pPr>
    </w:p>
    <w:p w:rsidR="00E0349D" w:rsidRDefault="00E0349D" w:rsidP="004226AF">
      <w:pPr>
        <w:spacing w:after="0" w:line="240" w:lineRule="auto"/>
      </w:pPr>
    </w:p>
    <w:p w:rsidR="00E0349D" w:rsidRDefault="00E0349D" w:rsidP="00E0349D">
      <w:pPr>
        <w:spacing w:after="0" w:line="240" w:lineRule="auto"/>
        <w:rPr>
          <w:b/>
        </w:rPr>
      </w:pPr>
      <w:r w:rsidRPr="00E0349D">
        <w:rPr>
          <w:b/>
        </w:rPr>
        <w:t>Example response with payload:</w:t>
      </w:r>
    </w:p>
    <w:p w:rsidR="00621C34" w:rsidRDefault="00621C34" w:rsidP="00E0349D">
      <w:pPr>
        <w:spacing w:after="0" w:line="240" w:lineRule="auto"/>
        <w:rPr>
          <w:b/>
        </w:rPr>
      </w:pPr>
    </w:p>
    <w:p w:rsidR="00621C34" w:rsidRPr="00E0349D" w:rsidRDefault="00621C34" w:rsidP="00E0349D">
      <w:pPr>
        <w:spacing w:after="0" w:line="240" w:lineRule="auto"/>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621C34" w:rsidRPr="002D01A6" w:rsidTr="002D01A6">
        <w:tc>
          <w:tcPr>
            <w:tcW w:w="9736" w:type="dxa"/>
          </w:tcPr>
          <w:p w:rsidR="00621C34" w:rsidRPr="002D01A6" w:rsidRDefault="00621C34" w:rsidP="0034361A">
            <w:pPr>
              <w:pStyle w:val="NormalWeb"/>
              <w:spacing w:line="276" w:lineRule="auto"/>
              <w:rPr>
                <w:rFonts w:asciiTheme="minorHAnsi" w:hAnsiTheme="minorHAnsi" w:cstheme="minorHAnsi"/>
                <w:sz w:val="22"/>
                <w:szCs w:val="22"/>
              </w:rPr>
            </w:pPr>
            <w:r w:rsidRPr="002D01A6">
              <w:rPr>
                <w:rFonts w:asciiTheme="minorHAnsi" w:hAnsiTheme="minorHAnsi" w:cstheme="minorHAnsi"/>
                <w:sz w:val="22"/>
                <w:szCs w:val="22"/>
              </w:rPr>
              <w:t>&lt;?xml version="1.0" encoding="UTF-8"?&gt;</w:t>
            </w:r>
          </w:p>
          <w:p w:rsidR="00621C34" w:rsidRPr="002D01A6" w:rsidRDefault="00621C34" w:rsidP="0034361A">
            <w:pPr>
              <w:pStyle w:val="NormalWeb"/>
              <w:spacing w:line="276" w:lineRule="auto"/>
              <w:rPr>
                <w:rFonts w:asciiTheme="minorHAnsi" w:hAnsiTheme="minorHAnsi" w:cstheme="minorHAnsi"/>
                <w:sz w:val="22"/>
                <w:szCs w:val="22"/>
              </w:rPr>
            </w:pPr>
            <w:r w:rsidRPr="002D01A6">
              <w:rPr>
                <w:rFonts w:asciiTheme="minorHAnsi" w:hAnsiTheme="minorHAnsi" w:cstheme="minorHAnsi"/>
                <w:sz w:val="22"/>
                <w:szCs w:val="22"/>
              </w:rPr>
              <w:t>&lt;!DOCTYPE paymentService PUBLIC "-//WorldPay//DTD WorldPay PaymentService v1//EN"</w:t>
            </w:r>
          </w:p>
          <w:p w:rsidR="00621C34" w:rsidRPr="002D01A6" w:rsidRDefault="00621C34" w:rsidP="0034361A">
            <w:pPr>
              <w:pStyle w:val="NormalWeb"/>
              <w:spacing w:line="276" w:lineRule="auto"/>
              <w:rPr>
                <w:rFonts w:asciiTheme="minorHAnsi" w:hAnsiTheme="minorHAnsi" w:cstheme="minorHAnsi"/>
                <w:sz w:val="22"/>
                <w:szCs w:val="22"/>
              </w:rPr>
            </w:pPr>
            <w:r w:rsidRPr="002D01A6">
              <w:rPr>
                <w:rFonts w:asciiTheme="minorHAnsi" w:hAnsiTheme="minorHAnsi" w:cstheme="minorHAnsi"/>
                <w:sz w:val="22"/>
                <w:szCs w:val="22"/>
              </w:rPr>
              <w:t xml:space="preserve">      "http://dtd.worldpay.com/paymentService v1.dtd"&gt;</w:t>
            </w:r>
          </w:p>
          <w:p w:rsidR="00621C34" w:rsidRPr="002D01A6" w:rsidRDefault="00621C34" w:rsidP="0034361A">
            <w:pPr>
              <w:pStyle w:val="NormalWeb"/>
              <w:spacing w:line="276" w:lineRule="auto"/>
              <w:rPr>
                <w:rFonts w:asciiTheme="minorHAnsi" w:hAnsiTheme="minorHAnsi" w:cstheme="minorHAnsi"/>
                <w:sz w:val="22"/>
                <w:szCs w:val="22"/>
              </w:rPr>
            </w:pPr>
            <w:r w:rsidRPr="002D01A6">
              <w:rPr>
                <w:rFonts w:asciiTheme="minorHAnsi" w:hAnsiTheme="minorHAnsi" w:cstheme="minorHAnsi"/>
                <w:sz w:val="22"/>
                <w:szCs w:val="22"/>
              </w:rPr>
              <w:t>&lt;paymentService version="1.4" merchantCode="YOUR_MERCHANT_CODE"&gt;</w:t>
            </w:r>
          </w:p>
          <w:p w:rsidR="00621C34" w:rsidRPr="002D01A6" w:rsidRDefault="00621C34" w:rsidP="0034361A">
            <w:pPr>
              <w:pStyle w:val="NormalWeb"/>
              <w:spacing w:line="276" w:lineRule="auto"/>
              <w:rPr>
                <w:rFonts w:asciiTheme="minorHAnsi" w:hAnsiTheme="minorHAnsi" w:cstheme="minorHAnsi"/>
                <w:sz w:val="22"/>
                <w:szCs w:val="22"/>
              </w:rPr>
            </w:pPr>
            <w:r w:rsidRPr="002D01A6">
              <w:rPr>
                <w:rFonts w:asciiTheme="minorHAnsi" w:hAnsiTheme="minorHAnsi" w:cstheme="minorHAnsi"/>
                <w:sz w:val="22"/>
                <w:szCs w:val="22"/>
              </w:rPr>
              <w:t xml:space="preserve">    &lt;reply&gt;</w:t>
            </w:r>
          </w:p>
          <w:p w:rsidR="00621C34" w:rsidRPr="002D01A6" w:rsidRDefault="00621C34" w:rsidP="0034361A">
            <w:pPr>
              <w:pStyle w:val="NormalWeb"/>
              <w:spacing w:line="276" w:lineRule="auto"/>
              <w:rPr>
                <w:rFonts w:asciiTheme="minorHAnsi" w:hAnsiTheme="minorHAnsi" w:cstheme="minorHAnsi"/>
                <w:sz w:val="22"/>
                <w:szCs w:val="22"/>
              </w:rPr>
            </w:pPr>
            <w:r w:rsidRPr="002D01A6">
              <w:rPr>
                <w:rFonts w:asciiTheme="minorHAnsi" w:hAnsiTheme="minorHAnsi" w:cstheme="minorHAnsi"/>
                <w:sz w:val="22"/>
                <w:szCs w:val="22"/>
              </w:rPr>
              <w:t xml:space="preserve">        &lt;orderStatus orderCode='YOUR_ORDER_CODE'&gt;</w:t>
            </w:r>
          </w:p>
          <w:p w:rsidR="00621C34" w:rsidRPr="002D01A6" w:rsidRDefault="00621C34" w:rsidP="0034361A">
            <w:pPr>
              <w:pStyle w:val="NormalWeb"/>
              <w:spacing w:line="276" w:lineRule="auto"/>
              <w:rPr>
                <w:rFonts w:asciiTheme="minorHAnsi" w:hAnsiTheme="minorHAnsi" w:cstheme="minorHAnsi"/>
                <w:sz w:val="22"/>
                <w:szCs w:val="22"/>
              </w:rPr>
            </w:pPr>
            <w:r w:rsidRPr="002D01A6">
              <w:rPr>
                <w:rFonts w:asciiTheme="minorHAnsi" w:hAnsiTheme="minorHAnsi" w:cstheme="minorHAnsi"/>
                <w:sz w:val="22"/>
                <w:szCs w:val="22"/>
              </w:rPr>
              <w:t xml:space="preserve">            &lt;challengeRequired&gt;</w:t>
            </w:r>
          </w:p>
          <w:p w:rsidR="00621C34" w:rsidRPr="002D01A6" w:rsidRDefault="00621C34" w:rsidP="0034361A">
            <w:pPr>
              <w:pStyle w:val="NormalWeb"/>
              <w:spacing w:line="276" w:lineRule="auto"/>
              <w:rPr>
                <w:rFonts w:asciiTheme="minorHAnsi" w:hAnsiTheme="minorHAnsi" w:cstheme="minorHAnsi"/>
                <w:sz w:val="22"/>
                <w:szCs w:val="22"/>
              </w:rPr>
            </w:pPr>
            <w:r w:rsidRPr="002D01A6">
              <w:rPr>
                <w:rFonts w:asciiTheme="minorHAnsi" w:hAnsiTheme="minorHAnsi" w:cstheme="minorHAnsi"/>
                <w:sz w:val="22"/>
                <w:szCs w:val="22"/>
              </w:rPr>
              <w:t xml:space="preserve">                &lt;threeDSChallengeDetails&gt;</w:t>
            </w:r>
          </w:p>
          <w:p w:rsidR="00621C34" w:rsidRPr="002D01A6" w:rsidRDefault="00621C34" w:rsidP="0034361A">
            <w:pPr>
              <w:pStyle w:val="NormalWeb"/>
              <w:spacing w:line="276" w:lineRule="auto"/>
              <w:rPr>
                <w:rFonts w:asciiTheme="minorHAnsi" w:hAnsiTheme="minorHAnsi" w:cstheme="minorHAnsi"/>
                <w:sz w:val="22"/>
                <w:szCs w:val="22"/>
              </w:rPr>
            </w:pPr>
            <w:r w:rsidRPr="002D01A6">
              <w:rPr>
                <w:rFonts w:asciiTheme="minorHAnsi" w:hAnsiTheme="minorHAnsi" w:cstheme="minorHAnsi"/>
                <w:sz w:val="22"/>
                <w:szCs w:val="22"/>
              </w:rPr>
              <w:t xml:space="preserve">                    &lt;threeDSVersion&gt;2.1.0&lt;/threeDSVersion&gt;</w:t>
            </w:r>
          </w:p>
          <w:p w:rsidR="00621C34" w:rsidRPr="002D01A6" w:rsidRDefault="00621C34" w:rsidP="0034361A">
            <w:pPr>
              <w:pStyle w:val="NormalWeb"/>
              <w:spacing w:line="276" w:lineRule="auto"/>
              <w:rPr>
                <w:rFonts w:asciiTheme="minorHAnsi" w:hAnsiTheme="minorHAnsi" w:cstheme="minorHAnsi"/>
                <w:sz w:val="22"/>
                <w:szCs w:val="22"/>
              </w:rPr>
            </w:pPr>
            <w:r w:rsidRPr="002D01A6">
              <w:rPr>
                <w:rFonts w:asciiTheme="minorHAnsi" w:hAnsiTheme="minorHAnsi" w:cstheme="minorHAnsi"/>
                <w:sz w:val="22"/>
                <w:szCs w:val="22"/>
              </w:rPr>
              <w:t xml:space="preserve">                    &lt;transactionId3DS&gt;rUT8fLKDviHXr8aUn3l1&lt;/transactionId3DS&gt;</w:t>
            </w:r>
          </w:p>
          <w:p w:rsidR="00621C34" w:rsidRPr="002D01A6" w:rsidRDefault="00621C34" w:rsidP="0034361A">
            <w:pPr>
              <w:pStyle w:val="NormalWeb"/>
              <w:spacing w:line="276" w:lineRule="auto"/>
              <w:rPr>
                <w:rFonts w:asciiTheme="minorHAnsi" w:hAnsiTheme="minorHAnsi" w:cstheme="minorHAnsi"/>
                <w:sz w:val="22"/>
                <w:szCs w:val="22"/>
              </w:rPr>
            </w:pPr>
            <w:r w:rsidRPr="002D01A6">
              <w:rPr>
                <w:rFonts w:asciiTheme="minorHAnsi" w:hAnsiTheme="minorHAnsi" w:cstheme="minorHAnsi"/>
                <w:sz w:val="22"/>
                <w:szCs w:val="22"/>
              </w:rPr>
              <w:t xml:space="preserve">                    &lt;acsURL&gt;&lt;![CDATA[www.worldpay.com]]&gt;&lt;/acsURL&gt;</w:t>
            </w:r>
          </w:p>
          <w:p w:rsidR="00621C34" w:rsidRPr="002D01A6" w:rsidRDefault="00621C34" w:rsidP="0034361A">
            <w:pPr>
              <w:pStyle w:val="NormalWeb"/>
              <w:spacing w:line="276" w:lineRule="auto"/>
              <w:rPr>
                <w:rFonts w:asciiTheme="minorHAnsi" w:hAnsiTheme="minorHAnsi" w:cstheme="minorHAnsi"/>
                <w:sz w:val="22"/>
                <w:szCs w:val="22"/>
              </w:rPr>
            </w:pPr>
            <w:r w:rsidRPr="002D01A6">
              <w:rPr>
                <w:rFonts w:asciiTheme="minorHAnsi" w:hAnsiTheme="minorHAnsi" w:cstheme="minorHAnsi"/>
                <w:sz w:val="22"/>
                <w:szCs w:val="22"/>
              </w:rPr>
              <w:t xml:space="preserve">                    &lt;payload&gt;P.25de9db33221a55eedc6ac352b927a8c3a08d747643c592dd8f8ab7d3...&lt;/payload&gt;</w:t>
            </w:r>
          </w:p>
          <w:p w:rsidR="00621C34" w:rsidRPr="002D01A6" w:rsidRDefault="00621C34" w:rsidP="0034361A">
            <w:pPr>
              <w:pStyle w:val="NormalWeb"/>
              <w:spacing w:line="276" w:lineRule="auto"/>
              <w:rPr>
                <w:rFonts w:asciiTheme="minorHAnsi" w:hAnsiTheme="minorHAnsi" w:cstheme="minorHAnsi"/>
                <w:sz w:val="22"/>
                <w:szCs w:val="22"/>
              </w:rPr>
            </w:pPr>
            <w:r w:rsidRPr="002D01A6">
              <w:rPr>
                <w:rFonts w:asciiTheme="minorHAnsi" w:hAnsiTheme="minorHAnsi" w:cstheme="minorHAnsi"/>
                <w:sz w:val="22"/>
                <w:szCs w:val="22"/>
              </w:rPr>
              <w:t xml:space="preserve">                &lt;/threeDSChallengeDetails&gt;</w:t>
            </w:r>
          </w:p>
          <w:p w:rsidR="00621C34" w:rsidRPr="002D01A6" w:rsidRDefault="00621C34" w:rsidP="0034361A">
            <w:pPr>
              <w:pStyle w:val="NormalWeb"/>
              <w:spacing w:line="276" w:lineRule="auto"/>
              <w:rPr>
                <w:rFonts w:asciiTheme="minorHAnsi" w:hAnsiTheme="minorHAnsi" w:cstheme="minorHAnsi"/>
                <w:sz w:val="22"/>
                <w:szCs w:val="22"/>
              </w:rPr>
            </w:pPr>
            <w:r w:rsidRPr="002D01A6">
              <w:rPr>
                <w:rFonts w:asciiTheme="minorHAnsi" w:hAnsiTheme="minorHAnsi" w:cstheme="minorHAnsi"/>
                <w:sz w:val="22"/>
                <w:szCs w:val="22"/>
              </w:rPr>
              <w:t xml:space="preserve">            &lt;/challengeRequired&gt;</w:t>
            </w:r>
          </w:p>
          <w:p w:rsidR="00621C34" w:rsidRPr="002D01A6" w:rsidRDefault="00621C34" w:rsidP="0034361A">
            <w:pPr>
              <w:pStyle w:val="NormalWeb"/>
              <w:spacing w:line="276" w:lineRule="auto"/>
              <w:rPr>
                <w:rFonts w:asciiTheme="minorHAnsi" w:hAnsiTheme="minorHAnsi" w:cstheme="minorHAnsi"/>
                <w:sz w:val="22"/>
                <w:szCs w:val="22"/>
              </w:rPr>
            </w:pPr>
            <w:r w:rsidRPr="002D01A6">
              <w:rPr>
                <w:rFonts w:asciiTheme="minorHAnsi" w:hAnsiTheme="minorHAnsi" w:cstheme="minorHAnsi"/>
                <w:sz w:val="22"/>
                <w:szCs w:val="22"/>
              </w:rPr>
              <w:t xml:space="preserve">        &lt;/orderStatus&gt;</w:t>
            </w:r>
          </w:p>
          <w:p w:rsidR="00621C34" w:rsidRPr="002D01A6" w:rsidRDefault="00621C34" w:rsidP="0034361A">
            <w:pPr>
              <w:pStyle w:val="NormalWeb"/>
              <w:spacing w:line="276" w:lineRule="auto"/>
              <w:rPr>
                <w:rFonts w:asciiTheme="minorHAnsi" w:hAnsiTheme="minorHAnsi" w:cstheme="minorHAnsi"/>
                <w:sz w:val="22"/>
                <w:szCs w:val="22"/>
              </w:rPr>
            </w:pPr>
            <w:r w:rsidRPr="002D01A6">
              <w:rPr>
                <w:rFonts w:asciiTheme="minorHAnsi" w:hAnsiTheme="minorHAnsi" w:cstheme="minorHAnsi"/>
                <w:sz w:val="22"/>
                <w:szCs w:val="22"/>
              </w:rPr>
              <w:t xml:space="preserve">    &lt;/reply&gt;</w:t>
            </w:r>
          </w:p>
          <w:p w:rsidR="00621C34" w:rsidRPr="002D01A6" w:rsidRDefault="00621C34" w:rsidP="0034361A">
            <w:pPr>
              <w:pStyle w:val="NormalWeb"/>
              <w:spacing w:line="276" w:lineRule="auto"/>
              <w:rPr>
                <w:rFonts w:asciiTheme="minorHAnsi" w:hAnsiTheme="minorHAnsi" w:cstheme="minorHAnsi"/>
                <w:sz w:val="22"/>
                <w:szCs w:val="22"/>
              </w:rPr>
            </w:pPr>
            <w:r w:rsidRPr="002D01A6">
              <w:rPr>
                <w:rFonts w:asciiTheme="minorHAnsi" w:hAnsiTheme="minorHAnsi" w:cstheme="minorHAnsi"/>
                <w:sz w:val="22"/>
                <w:szCs w:val="22"/>
              </w:rPr>
              <w:t>&lt;/paymentService&gt;</w:t>
            </w:r>
          </w:p>
          <w:p w:rsidR="00621C34" w:rsidRPr="002D01A6" w:rsidRDefault="00621C34" w:rsidP="002D01A6">
            <w:pPr>
              <w:pStyle w:val="NormalWeb"/>
              <w:rPr>
                <w:rFonts w:asciiTheme="minorHAnsi" w:hAnsiTheme="minorHAnsi" w:cstheme="minorHAnsi"/>
                <w:sz w:val="22"/>
                <w:szCs w:val="22"/>
              </w:rPr>
            </w:pPr>
          </w:p>
        </w:tc>
      </w:tr>
    </w:tbl>
    <w:p w:rsidR="00E0349D" w:rsidRDefault="00E0349D" w:rsidP="004226AF">
      <w:pPr>
        <w:spacing w:after="0" w:line="240" w:lineRule="auto"/>
      </w:pPr>
    </w:p>
    <w:p w:rsidR="00621C34" w:rsidRPr="00621C34" w:rsidRDefault="00621C34" w:rsidP="00621C34">
      <w:pPr>
        <w:spacing w:after="0" w:line="240" w:lineRule="auto"/>
        <w:rPr>
          <w:b/>
          <w:i/>
        </w:rPr>
      </w:pPr>
      <w:r w:rsidRPr="00621C34">
        <w:rPr>
          <w:b/>
          <w:i/>
        </w:rPr>
        <w:lastRenderedPageBreak/>
        <w:t>Redirect to 3DS2 Challenge</w:t>
      </w:r>
    </w:p>
    <w:p w:rsidR="00621C34" w:rsidRDefault="00621C34" w:rsidP="00621C34">
      <w:pPr>
        <w:spacing w:after="0" w:line="240" w:lineRule="auto"/>
      </w:pPr>
      <w:r w:rsidRPr="00621C34">
        <w:t>As the redirect to challenge will be another Cardinal Commerce page, you must create a challenge JWT on your server that is passed to the browser</w:t>
      </w:r>
      <w:r>
        <w:t>.</w:t>
      </w:r>
    </w:p>
    <w:p w:rsidR="00621C34" w:rsidRDefault="00621C34" w:rsidP="00621C34">
      <w:pPr>
        <w:spacing w:after="0" w:line="240" w:lineRule="auto"/>
      </w:pPr>
    </w:p>
    <w:p w:rsidR="00621C34" w:rsidRPr="00621C34" w:rsidRDefault="00621C34" w:rsidP="00621C34">
      <w:pPr>
        <w:spacing w:after="0" w:line="240" w:lineRule="auto"/>
        <w:rPr>
          <w:b/>
        </w:rPr>
      </w:pPr>
      <w:r w:rsidRPr="00621C34">
        <w:rPr>
          <w:b/>
        </w:rPr>
        <w:t>Request Challenge Page</w:t>
      </w:r>
    </w:p>
    <w:p w:rsidR="00A92988" w:rsidRDefault="00621C34" w:rsidP="00621C34">
      <w:pPr>
        <w:spacing w:after="0" w:line="240" w:lineRule="auto"/>
      </w:pPr>
      <w:r w:rsidRPr="00621C34">
        <w:t>Create an iframe with an automatic form post to </w:t>
      </w:r>
      <w:hyperlink r:id="rId41" w:history="1">
        <w:r w:rsidR="00F749BB" w:rsidRPr="00900C60">
          <w:rPr>
            <w:rStyle w:val="Hyperlink"/>
            <w:b/>
            <w:bCs/>
          </w:rPr>
          <w:t>https://secure-test.worldpay.com/shopper/3ds/challenge.html (Test</w:t>
        </w:r>
      </w:hyperlink>
      <w:r>
        <w:rPr>
          <w:b/>
          <w:bCs/>
        </w:rPr>
        <w:t xml:space="preserve"> environment)</w:t>
      </w:r>
      <w:r w:rsidRPr="00621C34">
        <w:t>,</w:t>
      </w:r>
      <w:r w:rsidR="00F749BB">
        <w:t xml:space="preserve"> and </w:t>
      </w:r>
      <w:r w:rsidR="00F749BB" w:rsidRPr="00621C34">
        <w:t>to </w:t>
      </w:r>
      <w:r w:rsidR="00F749BB" w:rsidRPr="00F749BB">
        <w:rPr>
          <w:b/>
          <w:bCs/>
        </w:rPr>
        <w:t>https://secure.worldpay.com/shopper/3ds/challenge.html (</w:t>
      </w:r>
      <w:r w:rsidR="00F749BB">
        <w:rPr>
          <w:b/>
          <w:bCs/>
        </w:rPr>
        <w:t>Production environment)</w:t>
      </w:r>
    </w:p>
    <w:p w:rsidR="00621C34" w:rsidRPr="00621C34" w:rsidRDefault="00F749BB" w:rsidP="00621C34">
      <w:pPr>
        <w:spacing w:after="0" w:line="240" w:lineRule="auto"/>
      </w:pPr>
      <w:r w:rsidRPr="00621C34">
        <w:t>On</w:t>
      </w:r>
      <w:r w:rsidR="00621C34" w:rsidRPr="00621C34">
        <w:t xml:space="preserve"> the </w:t>
      </w:r>
      <w:r w:rsidR="003B1FFD" w:rsidRPr="00621C34">
        <w:t>page,</w:t>
      </w:r>
      <w:r w:rsidR="00621C34" w:rsidRPr="00621C34">
        <w:t xml:space="preserve"> you redirect the shopper to</w:t>
      </w:r>
      <w:r w:rsidR="00621C34">
        <w:t>.</w:t>
      </w:r>
    </w:p>
    <w:p w:rsidR="00621C34" w:rsidRDefault="00621C34" w:rsidP="00621C34">
      <w:pPr>
        <w:spacing w:after="0" w:line="240" w:lineRule="auto"/>
      </w:pPr>
    </w:p>
    <w:p w:rsidR="00621C34" w:rsidRPr="00621C34" w:rsidRDefault="00621C34" w:rsidP="00621C34">
      <w:pPr>
        <w:spacing w:after="0" w:line="240" w:lineRule="auto"/>
        <w:rPr>
          <w:b/>
          <w:i/>
        </w:rPr>
      </w:pPr>
      <w:r w:rsidRPr="00621C34">
        <w:rPr>
          <w:b/>
          <w:i/>
        </w:rPr>
        <w:t>Second XML Payment Request</w:t>
      </w:r>
    </w:p>
    <w:p w:rsidR="00621C34" w:rsidRPr="00621C34" w:rsidRDefault="00621C34" w:rsidP="00621C34">
      <w:pPr>
        <w:spacing w:after="0" w:line="240" w:lineRule="auto"/>
      </w:pPr>
      <w:r w:rsidRPr="00621C34">
        <w:t>Use this request for the returnUrl to trigger the second XML Payment Request</w:t>
      </w:r>
    </w:p>
    <w:p w:rsidR="00621C34" w:rsidRPr="00621C34" w:rsidRDefault="00621C34" w:rsidP="00621C34">
      <w:pPr>
        <w:spacing w:after="0" w:line="240" w:lineRule="auto"/>
      </w:pPr>
    </w:p>
    <w:p w:rsidR="00621C34" w:rsidRDefault="00621C34" w:rsidP="004226AF">
      <w:pPr>
        <w:spacing w:after="0" w:line="240" w:lineRule="auto"/>
      </w:pPr>
    </w:p>
    <w:tbl>
      <w:tblPr>
        <w:tblStyle w:val="TableGrid"/>
        <w:tblW w:w="0" w:type="auto"/>
        <w:tblLook w:val="04A0" w:firstRow="1" w:lastRow="0" w:firstColumn="1" w:lastColumn="0" w:noHBand="0" w:noVBand="1"/>
      </w:tblPr>
      <w:tblGrid>
        <w:gridCol w:w="9736"/>
      </w:tblGrid>
      <w:tr w:rsidR="00621C34" w:rsidTr="003B1FFD">
        <w:tc>
          <w:tcPr>
            <w:tcW w:w="9736" w:type="dxa"/>
            <w:tcBorders>
              <w:top w:val="nil"/>
              <w:left w:val="nil"/>
              <w:bottom w:val="nil"/>
              <w:right w:val="nil"/>
            </w:tcBorders>
          </w:tcPr>
          <w:p w:rsidR="00621C34" w:rsidRPr="003B1FFD" w:rsidRDefault="00621C34" w:rsidP="003B1FFD">
            <w:pPr>
              <w:pStyle w:val="NormalWeb"/>
              <w:spacing w:line="276" w:lineRule="auto"/>
              <w:rPr>
                <w:rFonts w:asciiTheme="minorHAnsi" w:hAnsiTheme="minorHAnsi" w:cstheme="minorHAnsi"/>
                <w:sz w:val="22"/>
                <w:szCs w:val="22"/>
              </w:rPr>
            </w:pPr>
            <w:r w:rsidRPr="003B1FFD">
              <w:rPr>
                <w:rFonts w:asciiTheme="minorHAnsi" w:hAnsiTheme="minorHAnsi" w:cstheme="minorHAnsi"/>
                <w:sz w:val="22"/>
                <w:szCs w:val="22"/>
              </w:rPr>
              <w:t>&lt;?xml version="1.0" encoding="UTF-8"?&gt;</w:t>
            </w:r>
          </w:p>
          <w:p w:rsidR="00621C34" w:rsidRPr="003B1FFD" w:rsidRDefault="00621C34" w:rsidP="003B1FFD">
            <w:pPr>
              <w:pStyle w:val="NormalWeb"/>
              <w:spacing w:line="276" w:lineRule="auto"/>
              <w:rPr>
                <w:rFonts w:asciiTheme="minorHAnsi" w:hAnsiTheme="minorHAnsi" w:cstheme="minorHAnsi"/>
                <w:sz w:val="22"/>
                <w:szCs w:val="22"/>
              </w:rPr>
            </w:pPr>
            <w:r w:rsidRPr="003B1FFD">
              <w:rPr>
                <w:rFonts w:asciiTheme="minorHAnsi" w:hAnsiTheme="minorHAnsi" w:cstheme="minorHAnsi"/>
                <w:sz w:val="22"/>
                <w:szCs w:val="22"/>
              </w:rPr>
              <w:t>&lt;!DOCTYPE paymentService PUBLIC "-//Worldpay//DTD Worldpay PaymentService v1//EN"</w:t>
            </w:r>
          </w:p>
          <w:p w:rsidR="00621C34" w:rsidRPr="003B1FFD" w:rsidRDefault="00621C34" w:rsidP="003B1FFD">
            <w:pPr>
              <w:pStyle w:val="NormalWeb"/>
              <w:spacing w:line="276" w:lineRule="auto"/>
              <w:rPr>
                <w:rFonts w:asciiTheme="minorHAnsi" w:hAnsiTheme="minorHAnsi" w:cstheme="minorHAnsi"/>
                <w:sz w:val="22"/>
                <w:szCs w:val="22"/>
              </w:rPr>
            </w:pPr>
            <w:r w:rsidRPr="003B1FFD">
              <w:rPr>
                <w:rFonts w:asciiTheme="minorHAnsi" w:hAnsiTheme="minorHAnsi" w:cstheme="minorHAnsi"/>
                <w:sz w:val="22"/>
                <w:szCs w:val="22"/>
              </w:rPr>
              <w:t xml:space="preserve">  "http://dtd.worldpay.com/paymentService_v1.dtd" &gt;</w:t>
            </w:r>
          </w:p>
          <w:p w:rsidR="00621C34" w:rsidRPr="003B1FFD" w:rsidRDefault="00621C34" w:rsidP="003B1FFD">
            <w:pPr>
              <w:pStyle w:val="NormalWeb"/>
              <w:spacing w:line="276" w:lineRule="auto"/>
              <w:rPr>
                <w:rFonts w:asciiTheme="minorHAnsi" w:hAnsiTheme="minorHAnsi" w:cstheme="minorHAnsi"/>
                <w:sz w:val="22"/>
                <w:szCs w:val="22"/>
              </w:rPr>
            </w:pPr>
            <w:r w:rsidRPr="003B1FFD">
              <w:rPr>
                <w:rFonts w:asciiTheme="minorHAnsi" w:hAnsiTheme="minorHAnsi" w:cstheme="minorHAnsi"/>
                <w:sz w:val="22"/>
                <w:szCs w:val="22"/>
              </w:rPr>
              <w:t>&lt;paymentService version="1.4" merchantCode="YOUR_MERCHANT_CODE"&gt;  &lt;submit&gt;</w:t>
            </w:r>
          </w:p>
          <w:p w:rsidR="00621C34" w:rsidRPr="003B1FFD" w:rsidRDefault="00621C34" w:rsidP="003B1FFD">
            <w:pPr>
              <w:pStyle w:val="NormalWeb"/>
              <w:spacing w:line="276" w:lineRule="auto"/>
              <w:rPr>
                <w:rFonts w:asciiTheme="minorHAnsi" w:hAnsiTheme="minorHAnsi" w:cstheme="minorHAnsi"/>
                <w:sz w:val="22"/>
                <w:szCs w:val="22"/>
              </w:rPr>
            </w:pPr>
            <w:r w:rsidRPr="003B1FFD">
              <w:rPr>
                <w:rFonts w:asciiTheme="minorHAnsi" w:hAnsiTheme="minorHAnsi" w:cstheme="minorHAnsi"/>
                <w:sz w:val="22"/>
                <w:szCs w:val="22"/>
              </w:rPr>
              <w:t xml:space="preserve">    &lt;order orderCode="YOUR_ORDER_CODE"&gt; &lt;!--The order code from the first message--&gt;</w:t>
            </w:r>
          </w:p>
          <w:p w:rsidR="00621C34" w:rsidRPr="003B1FFD" w:rsidRDefault="00621C34" w:rsidP="003B1FFD">
            <w:pPr>
              <w:pStyle w:val="NormalWeb"/>
              <w:spacing w:line="276" w:lineRule="auto"/>
              <w:rPr>
                <w:rFonts w:asciiTheme="minorHAnsi" w:hAnsiTheme="minorHAnsi" w:cstheme="minorHAnsi"/>
                <w:sz w:val="22"/>
                <w:szCs w:val="22"/>
              </w:rPr>
            </w:pPr>
            <w:r w:rsidRPr="003B1FFD">
              <w:rPr>
                <w:rFonts w:asciiTheme="minorHAnsi" w:hAnsiTheme="minorHAnsi" w:cstheme="minorHAnsi"/>
                <w:sz w:val="22"/>
                <w:szCs w:val="22"/>
              </w:rPr>
              <w:t xml:space="preserve">      &lt;info3DSecure&gt;</w:t>
            </w:r>
          </w:p>
          <w:p w:rsidR="00621C34" w:rsidRPr="003B1FFD" w:rsidRDefault="00621C34" w:rsidP="003B1FFD">
            <w:pPr>
              <w:pStyle w:val="NormalWeb"/>
              <w:spacing w:line="276" w:lineRule="auto"/>
              <w:rPr>
                <w:rFonts w:asciiTheme="minorHAnsi" w:hAnsiTheme="minorHAnsi" w:cstheme="minorHAnsi"/>
                <w:sz w:val="22"/>
                <w:szCs w:val="22"/>
              </w:rPr>
            </w:pPr>
            <w:r w:rsidRPr="003B1FFD">
              <w:rPr>
                <w:rFonts w:asciiTheme="minorHAnsi" w:hAnsiTheme="minorHAnsi" w:cstheme="minorHAnsi"/>
                <w:sz w:val="22"/>
                <w:szCs w:val="22"/>
              </w:rPr>
              <w:t xml:space="preserve">        &lt;completedAuthentication/&gt;</w:t>
            </w:r>
          </w:p>
          <w:p w:rsidR="00621C34" w:rsidRPr="003B1FFD" w:rsidRDefault="00621C34" w:rsidP="003B1FFD">
            <w:pPr>
              <w:pStyle w:val="NormalWeb"/>
              <w:spacing w:line="276" w:lineRule="auto"/>
              <w:rPr>
                <w:rFonts w:asciiTheme="minorHAnsi" w:hAnsiTheme="minorHAnsi" w:cstheme="minorHAnsi"/>
                <w:sz w:val="22"/>
                <w:szCs w:val="22"/>
              </w:rPr>
            </w:pPr>
            <w:r w:rsidRPr="003B1FFD">
              <w:rPr>
                <w:rFonts w:asciiTheme="minorHAnsi" w:hAnsiTheme="minorHAnsi" w:cstheme="minorHAnsi"/>
                <w:sz w:val="22"/>
                <w:szCs w:val="22"/>
              </w:rPr>
              <w:t xml:space="preserve">      &lt;/info3DSecure&gt;</w:t>
            </w:r>
          </w:p>
          <w:p w:rsidR="00621C34" w:rsidRPr="003B1FFD" w:rsidRDefault="00621C34" w:rsidP="003B1FFD">
            <w:pPr>
              <w:pStyle w:val="NormalWeb"/>
              <w:spacing w:line="276" w:lineRule="auto"/>
              <w:rPr>
                <w:rFonts w:asciiTheme="minorHAnsi" w:hAnsiTheme="minorHAnsi" w:cstheme="minorHAnsi"/>
                <w:sz w:val="22"/>
                <w:szCs w:val="22"/>
              </w:rPr>
            </w:pPr>
            <w:r w:rsidRPr="003B1FFD">
              <w:rPr>
                <w:rFonts w:asciiTheme="minorHAnsi" w:hAnsiTheme="minorHAnsi" w:cstheme="minorHAnsi"/>
                <w:sz w:val="22"/>
                <w:szCs w:val="22"/>
              </w:rPr>
              <w:t xml:space="preserve">      &lt;session id="SESSION_ID"/&gt; &lt;!--The session id in the first message--&gt;</w:t>
            </w:r>
          </w:p>
          <w:p w:rsidR="00621C34" w:rsidRPr="003B1FFD" w:rsidRDefault="00621C34" w:rsidP="003B1FFD">
            <w:pPr>
              <w:pStyle w:val="NormalWeb"/>
              <w:spacing w:line="276" w:lineRule="auto"/>
              <w:rPr>
                <w:rFonts w:asciiTheme="minorHAnsi" w:hAnsiTheme="minorHAnsi" w:cstheme="minorHAnsi"/>
                <w:sz w:val="22"/>
                <w:szCs w:val="22"/>
              </w:rPr>
            </w:pPr>
            <w:r w:rsidRPr="003B1FFD">
              <w:rPr>
                <w:rFonts w:asciiTheme="minorHAnsi" w:hAnsiTheme="minorHAnsi" w:cstheme="minorHAnsi"/>
                <w:sz w:val="22"/>
                <w:szCs w:val="22"/>
              </w:rPr>
              <w:t xml:space="preserve">    &lt;/order&gt;</w:t>
            </w:r>
          </w:p>
          <w:p w:rsidR="00621C34" w:rsidRPr="003B1FFD" w:rsidRDefault="00621C34" w:rsidP="003B1FFD">
            <w:pPr>
              <w:pStyle w:val="NormalWeb"/>
              <w:spacing w:line="276" w:lineRule="auto"/>
              <w:rPr>
                <w:rFonts w:asciiTheme="minorHAnsi" w:hAnsiTheme="minorHAnsi" w:cstheme="minorHAnsi"/>
                <w:sz w:val="22"/>
                <w:szCs w:val="22"/>
              </w:rPr>
            </w:pPr>
            <w:r w:rsidRPr="003B1FFD">
              <w:rPr>
                <w:rFonts w:asciiTheme="minorHAnsi" w:hAnsiTheme="minorHAnsi" w:cstheme="minorHAnsi"/>
                <w:sz w:val="22"/>
                <w:szCs w:val="22"/>
              </w:rPr>
              <w:t xml:space="preserve">  &lt;/submit&gt;</w:t>
            </w:r>
          </w:p>
          <w:p w:rsidR="00621C34" w:rsidRPr="003B1FFD" w:rsidRDefault="00621C34" w:rsidP="003B1FFD">
            <w:pPr>
              <w:pStyle w:val="NormalWeb"/>
              <w:spacing w:line="276" w:lineRule="auto"/>
              <w:rPr>
                <w:rFonts w:asciiTheme="minorHAnsi" w:hAnsiTheme="minorHAnsi" w:cstheme="minorHAnsi"/>
                <w:sz w:val="22"/>
                <w:szCs w:val="22"/>
              </w:rPr>
            </w:pPr>
            <w:r w:rsidRPr="003B1FFD">
              <w:rPr>
                <w:rFonts w:asciiTheme="minorHAnsi" w:hAnsiTheme="minorHAnsi" w:cstheme="minorHAnsi"/>
                <w:sz w:val="22"/>
                <w:szCs w:val="22"/>
              </w:rPr>
              <w:t>&lt;/paymentService&gt;</w:t>
            </w:r>
          </w:p>
          <w:p w:rsidR="00621C34" w:rsidRDefault="00621C34" w:rsidP="004226AF"/>
        </w:tc>
      </w:tr>
    </w:tbl>
    <w:p w:rsidR="00621C34" w:rsidRDefault="00621C34" w:rsidP="004226AF">
      <w:pPr>
        <w:spacing w:after="0" w:line="240" w:lineRule="auto"/>
      </w:pPr>
    </w:p>
    <w:p w:rsidR="00621C34" w:rsidRDefault="00621C34" w:rsidP="004226AF">
      <w:pPr>
        <w:spacing w:after="0" w:line="240" w:lineRule="auto"/>
      </w:pPr>
    </w:p>
    <w:p w:rsidR="00621C34" w:rsidRDefault="00621C34" w:rsidP="004226AF">
      <w:pPr>
        <w:spacing w:after="0" w:line="240" w:lineRule="auto"/>
      </w:pPr>
    </w:p>
    <w:p w:rsidR="00621C34" w:rsidRPr="00621C34" w:rsidRDefault="00621C34" w:rsidP="00621C34">
      <w:pPr>
        <w:spacing w:after="0" w:line="240" w:lineRule="auto"/>
        <w:rPr>
          <w:b/>
          <w:i/>
        </w:rPr>
      </w:pPr>
      <w:r w:rsidRPr="00621C34">
        <w:rPr>
          <w:b/>
          <w:i/>
        </w:rPr>
        <w:t>Authorisation Response</w:t>
      </w:r>
    </w:p>
    <w:p w:rsidR="00621C34" w:rsidRPr="00621C34" w:rsidRDefault="00621C34" w:rsidP="00621C34">
      <w:pPr>
        <w:spacing w:after="0" w:line="240" w:lineRule="auto"/>
      </w:pPr>
      <w:r w:rsidRPr="00621C34">
        <w:t>This is received because either the first authorisation request was authenticated without a challenge (frictionless flow), or a challenge has been completed by the shopper.</w:t>
      </w:r>
    </w:p>
    <w:p w:rsidR="00621C34" w:rsidRDefault="00621C34" w:rsidP="00621C34">
      <w:pPr>
        <w:spacing w:after="0" w:line="240" w:lineRule="auto"/>
      </w:pPr>
      <w:r w:rsidRPr="00621C34">
        <w:t>The XML response from Worldpay confirms t</w:t>
      </w:r>
      <w:r>
        <w:t>he result for the authorization.</w:t>
      </w:r>
    </w:p>
    <w:p w:rsidR="00621C34" w:rsidRDefault="00621C34" w:rsidP="00621C34">
      <w:pPr>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621C34" w:rsidTr="00E23D9C">
        <w:tc>
          <w:tcPr>
            <w:tcW w:w="9736" w:type="dxa"/>
          </w:tcPr>
          <w:p w:rsidR="00621C34" w:rsidRPr="00E23D9C" w:rsidRDefault="00621C34" w:rsidP="00E23D9C">
            <w:pPr>
              <w:pStyle w:val="NormalWeb"/>
              <w:spacing w:line="276" w:lineRule="auto"/>
              <w:rPr>
                <w:rFonts w:asciiTheme="minorHAnsi" w:hAnsiTheme="minorHAnsi" w:cstheme="minorHAnsi"/>
                <w:sz w:val="22"/>
                <w:szCs w:val="22"/>
              </w:rPr>
            </w:pPr>
            <w:r w:rsidRPr="00E23D9C">
              <w:rPr>
                <w:rFonts w:asciiTheme="minorHAnsi" w:hAnsiTheme="minorHAnsi" w:cstheme="minorHAnsi"/>
                <w:sz w:val="22"/>
                <w:szCs w:val="22"/>
              </w:rPr>
              <w:t>&lt;?xml version="1.0" encoding="UTF-8"?&gt;</w:t>
            </w:r>
          </w:p>
          <w:p w:rsidR="00621C34" w:rsidRPr="00E23D9C" w:rsidRDefault="00621C34" w:rsidP="00E23D9C">
            <w:pPr>
              <w:pStyle w:val="NormalWeb"/>
              <w:spacing w:line="276" w:lineRule="auto"/>
              <w:rPr>
                <w:rFonts w:asciiTheme="minorHAnsi" w:hAnsiTheme="minorHAnsi" w:cstheme="minorHAnsi"/>
                <w:sz w:val="22"/>
                <w:szCs w:val="22"/>
              </w:rPr>
            </w:pPr>
            <w:r w:rsidRPr="00E23D9C">
              <w:rPr>
                <w:rFonts w:asciiTheme="minorHAnsi" w:hAnsiTheme="minorHAnsi" w:cstheme="minorHAnsi"/>
                <w:sz w:val="22"/>
                <w:szCs w:val="22"/>
              </w:rPr>
              <w:t xml:space="preserve">  &lt;!DOCTYPE paymentService PUBLIC "-//WorldPay//DTD WorldPay PaymentService v1//EN" "http://dtd.worldpay.com/paymentService_v1.dtd" &gt;</w:t>
            </w:r>
          </w:p>
          <w:p w:rsidR="00621C34" w:rsidRPr="00E23D9C" w:rsidRDefault="00621C34" w:rsidP="00E23D9C">
            <w:pPr>
              <w:pStyle w:val="NormalWeb"/>
              <w:spacing w:line="276" w:lineRule="auto"/>
              <w:rPr>
                <w:rFonts w:asciiTheme="minorHAnsi" w:hAnsiTheme="minorHAnsi" w:cstheme="minorHAnsi"/>
                <w:sz w:val="22"/>
                <w:szCs w:val="22"/>
              </w:rPr>
            </w:pPr>
            <w:r w:rsidRPr="00E23D9C">
              <w:rPr>
                <w:rFonts w:asciiTheme="minorHAnsi" w:hAnsiTheme="minorHAnsi" w:cstheme="minorHAnsi"/>
                <w:sz w:val="22"/>
                <w:szCs w:val="22"/>
              </w:rPr>
              <w:t xml:space="preserve">      &lt;paymentService version="1.4" merchantCode="YOUR_MERCHANT_CODE"&gt; &lt;!--The merchantCode you supplied in the order--&gt;</w:t>
            </w:r>
          </w:p>
          <w:p w:rsidR="00621C34" w:rsidRPr="00E23D9C" w:rsidRDefault="00621C34" w:rsidP="00E23D9C">
            <w:pPr>
              <w:pStyle w:val="NormalWeb"/>
              <w:spacing w:line="276" w:lineRule="auto"/>
              <w:rPr>
                <w:rFonts w:asciiTheme="minorHAnsi" w:hAnsiTheme="minorHAnsi" w:cstheme="minorHAnsi"/>
                <w:sz w:val="22"/>
                <w:szCs w:val="22"/>
              </w:rPr>
            </w:pPr>
            <w:r w:rsidRPr="00E23D9C">
              <w:rPr>
                <w:rFonts w:asciiTheme="minorHAnsi" w:hAnsiTheme="minorHAnsi" w:cstheme="minorHAnsi"/>
                <w:sz w:val="22"/>
                <w:szCs w:val="22"/>
              </w:rPr>
              <w:t xml:space="preserve">        &lt;reply&gt;</w:t>
            </w:r>
          </w:p>
          <w:p w:rsidR="00621C34" w:rsidRPr="00E23D9C" w:rsidRDefault="00621C34" w:rsidP="00E23D9C">
            <w:pPr>
              <w:pStyle w:val="NormalWeb"/>
              <w:spacing w:line="276" w:lineRule="auto"/>
              <w:rPr>
                <w:rFonts w:asciiTheme="minorHAnsi" w:hAnsiTheme="minorHAnsi" w:cstheme="minorHAnsi"/>
                <w:sz w:val="22"/>
                <w:szCs w:val="22"/>
              </w:rPr>
            </w:pPr>
            <w:r w:rsidRPr="00E23D9C">
              <w:rPr>
                <w:rFonts w:asciiTheme="minorHAnsi" w:hAnsiTheme="minorHAnsi" w:cstheme="minorHAnsi"/>
                <w:sz w:val="22"/>
                <w:szCs w:val="22"/>
              </w:rPr>
              <w:t xml:space="preserve">          &lt;orderStatus orderCode="YOUR_ORDER_CODE"&gt; &lt;!--The orderCode you supplied in the order--&gt;</w:t>
            </w:r>
          </w:p>
          <w:p w:rsidR="00621C34" w:rsidRPr="00E23D9C" w:rsidRDefault="00621C34" w:rsidP="00E23D9C">
            <w:pPr>
              <w:pStyle w:val="NormalWeb"/>
              <w:spacing w:line="276" w:lineRule="auto"/>
              <w:rPr>
                <w:rFonts w:asciiTheme="minorHAnsi" w:hAnsiTheme="minorHAnsi" w:cstheme="minorHAnsi"/>
                <w:sz w:val="22"/>
                <w:szCs w:val="22"/>
              </w:rPr>
            </w:pPr>
            <w:r w:rsidRPr="00E23D9C">
              <w:rPr>
                <w:rFonts w:asciiTheme="minorHAnsi" w:hAnsiTheme="minorHAnsi" w:cstheme="minorHAnsi"/>
                <w:sz w:val="22"/>
                <w:szCs w:val="22"/>
              </w:rPr>
              <w:t xml:space="preserve">              &lt;payment&gt;</w:t>
            </w:r>
          </w:p>
          <w:p w:rsidR="00621C34" w:rsidRPr="00E23D9C" w:rsidRDefault="00621C34" w:rsidP="00E23D9C">
            <w:pPr>
              <w:pStyle w:val="NormalWeb"/>
              <w:spacing w:line="276" w:lineRule="auto"/>
              <w:rPr>
                <w:rFonts w:asciiTheme="minorHAnsi" w:hAnsiTheme="minorHAnsi" w:cstheme="minorHAnsi"/>
                <w:sz w:val="22"/>
                <w:szCs w:val="22"/>
              </w:rPr>
            </w:pPr>
            <w:r w:rsidRPr="00E23D9C">
              <w:rPr>
                <w:rFonts w:asciiTheme="minorHAnsi" w:hAnsiTheme="minorHAnsi" w:cstheme="minorHAnsi"/>
                <w:sz w:val="22"/>
                <w:szCs w:val="22"/>
              </w:rPr>
              <w:t xml:space="preserve">                &lt;paymentMethod&gt;VISA-SSL&lt;/paymentMethod&gt;</w:t>
            </w:r>
          </w:p>
          <w:p w:rsidR="00621C34" w:rsidRPr="00E23D9C" w:rsidRDefault="00621C34" w:rsidP="00E23D9C">
            <w:pPr>
              <w:pStyle w:val="NormalWeb"/>
              <w:spacing w:line="276" w:lineRule="auto"/>
              <w:rPr>
                <w:rFonts w:asciiTheme="minorHAnsi" w:hAnsiTheme="minorHAnsi" w:cstheme="minorHAnsi"/>
                <w:sz w:val="22"/>
                <w:szCs w:val="22"/>
              </w:rPr>
            </w:pPr>
            <w:r w:rsidRPr="00E23D9C">
              <w:rPr>
                <w:rFonts w:asciiTheme="minorHAnsi" w:hAnsiTheme="minorHAnsi" w:cstheme="minorHAnsi"/>
                <w:sz w:val="22"/>
                <w:szCs w:val="22"/>
              </w:rPr>
              <w:t xml:space="preserve">                &lt;amount value="5000" currencyCode="GBP" exponent="2" debitCreditIndicator="credit" /&gt;</w:t>
            </w:r>
          </w:p>
          <w:p w:rsidR="00621C34" w:rsidRPr="00E23D9C" w:rsidRDefault="00621C34" w:rsidP="00E23D9C">
            <w:pPr>
              <w:pStyle w:val="NormalWeb"/>
              <w:spacing w:line="276" w:lineRule="auto"/>
              <w:rPr>
                <w:rFonts w:asciiTheme="minorHAnsi" w:hAnsiTheme="minorHAnsi" w:cstheme="minorHAnsi"/>
                <w:sz w:val="22"/>
                <w:szCs w:val="22"/>
              </w:rPr>
            </w:pPr>
            <w:r w:rsidRPr="00E23D9C">
              <w:rPr>
                <w:rFonts w:asciiTheme="minorHAnsi" w:hAnsiTheme="minorHAnsi" w:cstheme="minorHAnsi"/>
                <w:sz w:val="22"/>
                <w:szCs w:val="22"/>
              </w:rPr>
              <w:t xml:space="preserve">                &lt;lastEvent&gt;AUTHORISED&lt;/lastEvent&gt;</w:t>
            </w:r>
          </w:p>
          <w:p w:rsidR="00621C34" w:rsidRPr="00E23D9C" w:rsidRDefault="00621C34" w:rsidP="00E23D9C">
            <w:pPr>
              <w:pStyle w:val="NormalWeb"/>
              <w:spacing w:line="276" w:lineRule="auto"/>
              <w:rPr>
                <w:rFonts w:asciiTheme="minorHAnsi" w:hAnsiTheme="minorHAnsi" w:cstheme="minorHAnsi"/>
                <w:sz w:val="22"/>
                <w:szCs w:val="22"/>
              </w:rPr>
            </w:pPr>
            <w:r w:rsidRPr="00E23D9C">
              <w:rPr>
                <w:rFonts w:asciiTheme="minorHAnsi" w:hAnsiTheme="minorHAnsi" w:cstheme="minorHAnsi"/>
                <w:sz w:val="22"/>
                <w:szCs w:val="22"/>
              </w:rPr>
              <w:t xml:space="preserve">                &lt;AuthorisationId id="123" /&gt;</w:t>
            </w:r>
          </w:p>
          <w:p w:rsidR="00621C34" w:rsidRPr="00E23D9C" w:rsidRDefault="00621C34" w:rsidP="00E23D9C">
            <w:pPr>
              <w:pStyle w:val="NormalWeb"/>
              <w:spacing w:line="276" w:lineRule="auto"/>
              <w:rPr>
                <w:rFonts w:asciiTheme="minorHAnsi" w:hAnsiTheme="minorHAnsi" w:cstheme="minorHAnsi"/>
                <w:sz w:val="22"/>
                <w:szCs w:val="22"/>
              </w:rPr>
            </w:pPr>
            <w:r w:rsidRPr="00E23D9C">
              <w:rPr>
                <w:rFonts w:asciiTheme="minorHAnsi" w:hAnsiTheme="minorHAnsi" w:cstheme="minorHAnsi"/>
                <w:sz w:val="22"/>
                <w:szCs w:val="22"/>
              </w:rPr>
              <w:lastRenderedPageBreak/>
              <w:t xml:space="preserve">                &lt;balance accountType="IN_PROCESS_AUTHORISED"&gt;</w:t>
            </w:r>
          </w:p>
          <w:p w:rsidR="00621C34" w:rsidRPr="00E23D9C" w:rsidRDefault="00621C34" w:rsidP="00E23D9C">
            <w:pPr>
              <w:pStyle w:val="NormalWeb"/>
              <w:spacing w:line="276" w:lineRule="auto"/>
              <w:rPr>
                <w:rFonts w:asciiTheme="minorHAnsi" w:hAnsiTheme="minorHAnsi" w:cstheme="minorHAnsi"/>
                <w:sz w:val="22"/>
                <w:szCs w:val="22"/>
              </w:rPr>
            </w:pPr>
            <w:r w:rsidRPr="00E23D9C">
              <w:rPr>
                <w:rFonts w:asciiTheme="minorHAnsi" w:hAnsiTheme="minorHAnsi" w:cstheme="minorHAnsi"/>
                <w:sz w:val="22"/>
                <w:szCs w:val="22"/>
              </w:rPr>
              <w:t xml:space="preserve">                    &lt;amount value="5000" currencyCode="GBP" exponent="2" debitCreditIndicator="credit" /&gt;</w:t>
            </w:r>
          </w:p>
          <w:p w:rsidR="00621C34" w:rsidRPr="00E23D9C" w:rsidRDefault="00621C34" w:rsidP="00E23D9C">
            <w:pPr>
              <w:pStyle w:val="NormalWeb"/>
              <w:spacing w:line="276" w:lineRule="auto"/>
              <w:rPr>
                <w:rFonts w:asciiTheme="minorHAnsi" w:hAnsiTheme="minorHAnsi" w:cstheme="minorHAnsi"/>
                <w:sz w:val="22"/>
                <w:szCs w:val="22"/>
              </w:rPr>
            </w:pPr>
            <w:r w:rsidRPr="00E23D9C">
              <w:rPr>
                <w:rFonts w:asciiTheme="minorHAnsi" w:hAnsiTheme="minorHAnsi" w:cstheme="minorHAnsi"/>
                <w:sz w:val="22"/>
                <w:szCs w:val="22"/>
              </w:rPr>
              <w:t xml:space="preserve">                &lt;/balance&gt;</w:t>
            </w:r>
          </w:p>
          <w:p w:rsidR="00621C34" w:rsidRPr="00E23D9C" w:rsidRDefault="00621C34" w:rsidP="00E23D9C">
            <w:pPr>
              <w:pStyle w:val="NormalWeb"/>
              <w:spacing w:line="276" w:lineRule="auto"/>
              <w:rPr>
                <w:rFonts w:asciiTheme="minorHAnsi" w:hAnsiTheme="minorHAnsi" w:cstheme="minorHAnsi"/>
                <w:sz w:val="22"/>
                <w:szCs w:val="22"/>
              </w:rPr>
            </w:pPr>
            <w:r w:rsidRPr="00E23D9C">
              <w:rPr>
                <w:rFonts w:asciiTheme="minorHAnsi" w:hAnsiTheme="minorHAnsi" w:cstheme="minorHAnsi"/>
                <w:sz w:val="22"/>
                <w:szCs w:val="22"/>
              </w:rPr>
              <w:t xml:space="preserve">                &lt;cardNumber&gt;4444**1111&lt;/cardNumber&gt;</w:t>
            </w:r>
          </w:p>
          <w:p w:rsidR="00621C34" w:rsidRPr="00E23D9C" w:rsidRDefault="00621C34" w:rsidP="00E23D9C">
            <w:pPr>
              <w:pStyle w:val="NormalWeb"/>
              <w:spacing w:line="276" w:lineRule="auto"/>
              <w:rPr>
                <w:rFonts w:asciiTheme="minorHAnsi" w:hAnsiTheme="minorHAnsi" w:cstheme="minorHAnsi"/>
                <w:sz w:val="22"/>
                <w:szCs w:val="22"/>
              </w:rPr>
            </w:pPr>
            <w:r w:rsidRPr="00E23D9C">
              <w:rPr>
                <w:rFonts w:asciiTheme="minorHAnsi" w:hAnsiTheme="minorHAnsi" w:cstheme="minorHAnsi"/>
                <w:sz w:val="22"/>
                <w:szCs w:val="22"/>
              </w:rPr>
              <w:t xml:space="preserve">                &lt;riskScore value="0" /&gt;</w:t>
            </w:r>
          </w:p>
          <w:p w:rsidR="00621C34" w:rsidRPr="00E23D9C" w:rsidRDefault="00621C34" w:rsidP="00E23D9C">
            <w:pPr>
              <w:pStyle w:val="NormalWeb"/>
              <w:spacing w:line="276" w:lineRule="auto"/>
              <w:rPr>
                <w:rFonts w:asciiTheme="minorHAnsi" w:hAnsiTheme="minorHAnsi" w:cstheme="minorHAnsi"/>
                <w:sz w:val="22"/>
                <w:szCs w:val="22"/>
              </w:rPr>
            </w:pPr>
            <w:r w:rsidRPr="00E23D9C">
              <w:rPr>
                <w:rFonts w:asciiTheme="minorHAnsi" w:hAnsiTheme="minorHAnsi" w:cstheme="minorHAnsi"/>
                <w:sz w:val="22"/>
                <w:szCs w:val="22"/>
              </w:rPr>
              <w:t xml:space="preserve">              &lt;/payment&gt;</w:t>
            </w:r>
          </w:p>
          <w:p w:rsidR="00621C34" w:rsidRPr="00E23D9C" w:rsidRDefault="00621C34" w:rsidP="00E23D9C">
            <w:pPr>
              <w:pStyle w:val="NormalWeb"/>
              <w:spacing w:line="276" w:lineRule="auto"/>
              <w:rPr>
                <w:rFonts w:asciiTheme="minorHAnsi" w:hAnsiTheme="minorHAnsi" w:cstheme="minorHAnsi"/>
                <w:sz w:val="22"/>
                <w:szCs w:val="22"/>
              </w:rPr>
            </w:pPr>
            <w:r w:rsidRPr="00E23D9C">
              <w:rPr>
                <w:rFonts w:asciiTheme="minorHAnsi" w:hAnsiTheme="minorHAnsi" w:cstheme="minorHAnsi"/>
                <w:sz w:val="22"/>
                <w:szCs w:val="22"/>
              </w:rPr>
              <w:t xml:space="preserve">              &lt;ThreeDSecureResult description="Cardholder authenticated" /&gt;</w:t>
            </w:r>
          </w:p>
          <w:p w:rsidR="00621C34" w:rsidRPr="00E23D9C" w:rsidRDefault="00621C34" w:rsidP="00E23D9C">
            <w:pPr>
              <w:pStyle w:val="NormalWeb"/>
              <w:spacing w:line="276" w:lineRule="auto"/>
              <w:rPr>
                <w:rFonts w:asciiTheme="minorHAnsi" w:hAnsiTheme="minorHAnsi" w:cstheme="minorHAnsi"/>
                <w:sz w:val="22"/>
                <w:szCs w:val="22"/>
              </w:rPr>
            </w:pPr>
            <w:r w:rsidRPr="00E23D9C">
              <w:rPr>
                <w:rFonts w:asciiTheme="minorHAnsi" w:hAnsiTheme="minorHAnsi" w:cstheme="minorHAnsi"/>
                <w:sz w:val="22"/>
                <w:szCs w:val="22"/>
              </w:rPr>
              <w:t xml:space="preserve">            &lt;/orderStatus&gt;</w:t>
            </w:r>
          </w:p>
          <w:p w:rsidR="00621C34" w:rsidRPr="00E23D9C" w:rsidRDefault="00621C34" w:rsidP="00E23D9C">
            <w:pPr>
              <w:pStyle w:val="NormalWeb"/>
              <w:spacing w:line="276" w:lineRule="auto"/>
              <w:rPr>
                <w:rFonts w:asciiTheme="minorHAnsi" w:hAnsiTheme="minorHAnsi" w:cstheme="minorHAnsi"/>
                <w:sz w:val="22"/>
                <w:szCs w:val="22"/>
              </w:rPr>
            </w:pPr>
            <w:r w:rsidRPr="00E23D9C">
              <w:rPr>
                <w:rFonts w:asciiTheme="minorHAnsi" w:hAnsiTheme="minorHAnsi" w:cstheme="minorHAnsi"/>
                <w:sz w:val="22"/>
                <w:szCs w:val="22"/>
              </w:rPr>
              <w:t xml:space="preserve">        &lt;/reply&gt;</w:t>
            </w:r>
          </w:p>
          <w:p w:rsidR="00621C34" w:rsidRDefault="00621C34" w:rsidP="00E23D9C">
            <w:pPr>
              <w:pStyle w:val="NormalWeb"/>
              <w:spacing w:line="276" w:lineRule="auto"/>
              <w:rPr>
                <w:rFonts w:asciiTheme="minorHAnsi" w:hAnsiTheme="minorHAnsi" w:cstheme="minorHAnsi"/>
                <w:sz w:val="22"/>
                <w:szCs w:val="22"/>
              </w:rPr>
            </w:pPr>
            <w:r w:rsidRPr="00E23D9C">
              <w:rPr>
                <w:rFonts w:asciiTheme="minorHAnsi" w:hAnsiTheme="minorHAnsi" w:cstheme="minorHAnsi"/>
                <w:sz w:val="22"/>
                <w:szCs w:val="22"/>
              </w:rPr>
              <w:t xml:space="preserve">      &lt;/paymentService&gt;</w:t>
            </w:r>
          </w:p>
          <w:p w:rsidR="00A479C0" w:rsidRDefault="00A479C0" w:rsidP="00E23D9C">
            <w:pPr>
              <w:pStyle w:val="NormalWeb"/>
              <w:spacing w:line="276" w:lineRule="auto"/>
              <w:rPr>
                <w:rFonts w:asciiTheme="minorHAnsi" w:hAnsiTheme="minorHAnsi" w:cstheme="minorHAnsi"/>
                <w:sz w:val="22"/>
                <w:szCs w:val="22"/>
              </w:rPr>
            </w:pPr>
          </w:p>
          <w:p w:rsidR="00991655" w:rsidRDefault="00991655" w:rsidP="00E23D9C">
            <w:pPr>
              <w:pStyle w:val="NormalWeb"/>
              <w:spacing w:line="276" w:lineRule="auto"/>
              <w:rPr>
                <w:rFonts w:asciiTheme="minorHAnsi" w:hAnsiTheme="minorHAnsi" w:cstheme="minorHAnsi"/>
                <w:sz w:val="22"/>
                <w:szCs w:val="22"/>
              </w:rPr>
            </w:pPr>
          </w:p>
          <w:p w:rsidR="00991655" w:rsidRDefault="00991655" w:rsidP="00E23D9C">
            <w:pPr>
              <w:pStyle w:val="NormalWeb"/>
              <w:spacing w:line="276" w:lineRule="auto"/>
              <w:rPr>
                <w:rFonts w:asciiTheme="minorHAnsi" w:hAnsiTheme="minorHAnsi" w:cstheme="minorHAnsi"/>
                <w:sz w:val="22"/>
                <w:szCs w:val="22"/>
              </w:rPr>
            </w:pPr>
          </w:p>
          <w:p w:rsidR="00991655" w:rsidRDefault="00991655" w:rsidP="00554C0F">
            <w:pPr>
              <w:pStyle w:val="Heading3"/>
              <w:keepNext/>
              <w:keepLines/>
              <w:numPr>
                <w:ilvl w:val="2"/>
                <w:numId w:val="47"/>
              </w:numPr>
              <w:pBdr>
                <w:bottom w:val="none" w:sz="0" w:space="0" w:color="auto"/>
              </w:pBdr>
              <w:spacing w:line="276" w:lineRule="auto"/>
              <w:outlineLvl w:val="2"/>
              <w:rPr>
                <w:i w:val="0"/>
                <w:sz w:val="24"/>
                <w:szCs w:val="24"/>
              </w:rPr>
            </w:pPr>
            <w:bookmarkStart w:id="1429" w:name="_Toc18418366"/>
            <w:r>
              <w:rPr>
                <w:i w:val="0"/>
                <w:sz w:val="24"/>
                <w:szCs w:val="24"/>
              </w:rPr>
              <w:t>US DOMESTIC (Prime Routing)</w:t>
            </w:r>
            <w:bookmarkEnd w:id="1429"/>
          </w:p>
          <w:p w:rsidR="00392984" w:rsidRDefault="00392984" w:rsidP="00392984"/>
          <w:p w:rsidR="00392984" w:rsidRDefault="00392984" w:rsidP="00392984">
            <w:pPr>
              <w:rPr>
                <w:b/>
              </w:rPr>
            </w:pPr>
            <w:r w:rsidRPr="00392984">
              <w:rPr>
                <w:b/>
              </w:rPr>
              <w:t xml:space="preserve">PRIME ROUTING : </w:t>
            </w:r>
          </w:p>
          <w:p w:rsidR="00392984" w:rsidRDefault="00392984" w:rsidP="00392984">
            <w:pPr>
              <w:rPr>
                <w:b/>
              </w:rPr>
            </w:pPr>
          </w:p>
          <w:p w:rsidR="00392984" w:rsidRPr="00392984" w:rsidRDefault="00392984" w:rsidP="00392984">
            <w:pPr>
              <w:pStyle w:val="NormalWeb"/>
              <w:rPr>
                <w:rFonts w:asciiTheme="minorHAnsi" w:hAnsiTheme="minorHAnsi" w:cstheme="minorHAnsi"/>
                <w:sz w:val="22"/>
                <w:szCs w:val="22"/>
              </w:rPr>
            </w:pPr>
            <w:r w:rsidRPr="00392984">
              <w:rPr>
                <w:rFonts w:asciiTheme="minorHAnsi" w:hAnsiTheme="minorHAnsi" w:cstheme="minorHAnsi"/>
                <w:sz w:val="22"/>
                <w:szCs w:val="22"/>
              </w:rPr>
              <w:t>Prerequisites</w:t>
            </w:r>
            <w:r w:rsidR="00F12934">
              <w:rPr>
                <w:rFonts w:asciiTheme="minorHAnsi" w:hAnsiTheme="minorHAnsi" w:cstheme="minorHAnsi"/>
                <w:sz w:val="22"/>
                <w:szCs w:val="22"/>
              </w:rPr>
              <w:t xml:space="preserve"> : </w:t>
            </w:r>
          </w:p>
          <w:p w:rsidR="00392984" w:rsidRPr="00392984" w:rsidRDefault="00392984" w:rsidP="00392984">
            <w:pPr>
              <w:pStyle w:val="NormalWeb"/>
              <w:rPr>
                <w:rFonts w:asciiTheme="minorHAnsi" w:hAnsiTheme="minorHAnsi" w:cstheme="minorHAnsi"/>
                <w:sz w:val="22"/>
                <w:szCs w:val="22"/>
              </w:rPr>
            </w:pPr>
            <w:r w:rsidRPr="00392984">
              <w:rPr>
                <w:rFonts w:asciiTheme="minorHAnsi" w:hAnsiTheme="minorHAnsi" w:cstheme="minorHAnsi"/>
                <w:sz w:val="22"/>
                <w:szCs w:val="22"/>
              </w:rPr>
              <w:t>To use this service you must meet the following prerequisites:</w:t>
            </w:r>
          </w:p>
          <w:p w:rsidR="00392984" w:rsidRPr="00392984" w:rsidRDefault="00392984" w:rsidP="00392984">
            <w:pPr>
              <w:pStyle w:val="NormalWeb"/>
              <w:rPr>
                <w:rFonts w:asciiTheme="minorHAnsi" w:hAnsiTheme="minorHAnsi" w:cstheme="minorHAnsi"/>
                <w:sz w:val="22"/>
                <w:szCs w:val="22"/>
              </w:rPr>
            </w:pPr>
          </w:p>
          <w:p w:rsidR="00392984" w:rsidRPr="00392984" w:rsidRDefault="00392984" w:rsidP="00F12934">
            <w:pPr>
              <w:pStyle w:val="NormalWeb"/>
              <w:numPr>
                <w:ilvl w:val="0"/>
                <w:numId w:val="115"/>
              </w:numPr>
              <w:rPr>
                <w:rFonts w:asciiTheme="minorHAnsi" w:hAnsiTheme="minorHAnsi" w:cstheme="minorHAnsi"/>
                <w:sz w:val="22"/>
                <w:szCs w:val="22"/>
              </w:rPr>
            </w:pPr>
            <w:r w:rsidRPr="00392984">
              <w:rPr>
                <w:rFonts w:asciiTheme="minorHAnsi" w:hAnsiTheme="minorHAnsi" w:cstheme="minorHAnsi"/>
                <w:sz w:val="22"/>
                <w:szCs w:val="22"/>
              </w:rPr>
              <w:t>The service must be enabled on your account</w:t>
            </w:r>
          </w:p>
          <w:p w:rsidR="00392984" w:rsidRPr="00392984" w:rsidRDefault="00392984" w:rsidP="00F12934">
            <w:pPr>
              <w:pStyle w:val="NormalWeb"/>
              <w:numPr>
                <w:ilvl w:val="0"/>
                <w:numId w:val="115"/>
              </w:numPr>
              <w:rPr>
                <w:rFonts w:asciiTheme="minorHAnsi" w:hAnsiTheme="minorHAnsi" w:cstheme="minorHAnsi"/>
                <w:sz w:val="22"/>
                <w:szCs w:val="22"/>
              </w:rPr>
            </w:pPr>
            <w:r w:rsidRPr="00392984">
              <w:rPr>
                <w:rFonts w:asciiTheme="minorHAnsi" w:hAnsiTheme="minorHAnsi" w:cstheme="minorHAnsi"/>
                <w:sz w:val="22"/>
                <w:szCs w:val="22"/>
              </w:rPr>
              <w:t>You must use the Direct XML API</w:t>
            </w:r>
          </w:p>
          <w:p w:rsidR="00392984" w:rsidRDefault="00392984" w:rsidP="00F12934">
            <w:pPr>
              <w:pStyle w:val="NormalWeb"/>
              <w:numPr>
                <w:ilvl w:val="0"/>
                <w:numId w:val="115"/>
              </w:numPr>
              <w:rPr>
                <w:rFonts w:asciiTheme="minorHAnsi" w:hAnsiTheme="minorHAnsi" w:cstheme="minorHAnsi"/>
                <w:sz w:val="22"/>
                <w:szCs w:val="22"/>
              </w:rPr>
            </w:pPr>
            <w:r w:rsidRPr="00392984">
              <w:rPr>
                <w:rFonts w:asciiTheme="minorHAnsi" w:hAnsiTheme="minorHAnsi" w:cstheme="minorHAnsi"/>
                <w:sz w:val="22"/>
                <w:szCs w:val="22"/>
              </w:rPr>
              <w:t>You must process transactions as sales</w:t>
            </w:r>
          </w:p>
          <w:p w:rsidR="00F12934" w:rsidRDefault="00F12934" w:rsidP="00F12934">
            <w:pPr>
              <w:pStyle w:val="NormalWeb"/>
              <w:ind w:left="720"/>
              <w:rPr>
                <w:rFonts w:asciiTheme="minorHAnsi" w:hAnsiTheme="minorHAnsi" w:cstheme="minorHAnsi"/>
                <w:sz w:val="22"/>
                <w:szCs w:val="22"/>
              </w:rPr>
            </w:pPr>
          </w:p>
          <w:p w:rsidR="00F12934" w:rsidRPr="00B420BF" w:rsidRDefault="00F12934" w:rsidP="00B420BF">
            <w:pPr>
              <w:pStyle w:val="NormalWeb"/>
              <w:rPr>
                <w:rFonts w:asciiTheme="minorHAnsi" w:hAnsiTheme="minorHAnsi" w:cstheme="minorHAnsi"/>
                <w:b/>
                <w:sz w:val="28"/>
                <w:szCs w:val="28"/>
                <w:u w:val="single"/>
              </w:rPr>
            </w:pPr>
            <w:r w:rsidRPr="00B420BF">
              <w:rPr>
                <w:rFonts w:asciiTheme="minorHAnsi" w:hAnsiTheme="minorHAnsi" w:cstheme="minorHAnsi"/>
                <w:b/>
                <w:sz w:val="28"/>
                <w:szCs w:val="28"/>
                <w:u w:val="single"/>
              </w:rPr>
              <w:t>Sale</w:t>
            </w:r>
          </w:p>
          <w:p w:rsidR="00F12934" w:rsidRPr="00F12934" w:rsidRDefault="00B420BF" w:rsidP="00463BFE">
            <w:pPr>
              <w:pStyle w:val="NormalWeb"/>
              <w:rPr>
                <w:rFonts w:asciiTheme="minorHAnsi" w:hAnsiTheme="minorHAnsi" w:cstheme="minorHAnsi"/>
                <w:sz w:val="22"/>
                <w:szCs w:val="22"/>
              </w:rPr>
            </w:pPr>
            <w:r>
              <w:rPr>
                <w:rFonts w:asciiTheme="minorHAnsi" w:hAnsiTheme="minorHAnsi" w:cstheme="minorHAnsi"/>
                <w:sz w:val="22"/>
                <w:szCs w:val="22"/>
              </w:rPr>
              <w:t xml:space="preserve">With the sales request, worldpay </w:t>
            </w:r>
            <w:r w:rsidR="00F12934" w:rsidRPr="00F12934">
              <w:rPr>
                <w:rFonts w:asciiTheme="minorHAnsi" w:hAnsiTheme="minorHAnsi" w:cstheme="minorHAnsi"/>
                <w:sz w:val="22"/>
                <w:szCs w:val="22"/>
              </w:rPr>
              <w:t>will automatically capture the funds from the shopper once the request has been authorized. For example, if you're a company that offers a digital product, be it a game or a video that is immediately downloaded once the customer has paid for it, you will want to know straight away that the customer has been charged for the item. There are two option</w:t>
            </w:r>
            <w:r w:rsidR="00463BFE">
              <w:rPr>
                <w:rFonts w:asciiTheme="minorHAnsi" w:hAnsiTheme="minorHAnsi" w:cstheme="minorHAnsi"/>
                <w:sz w:val="22"/>
                <w:szCs w:val="22"/>
              </w:rPr>
              <w:t>s for submitting Sale payments:</w:t>
            </w:r>
          </w:p>
          <w:p w:rsidR="00F12934" w:rsidRPr="00F12934" w:rsidRDefault="00F12934" w:rsidP="00463BFE">
            <w:pPr>
              <w:pStyle w:val="NormalWeb"/>
              <w:numPr>
                <w:ilvl w:val="0"/>
                <w:numId w:val="116"/>
              </w:numPr>
              <w:rPr>
                <w:rFonts w:asciiTheme="minorHAnsi" w:hAnsiTheme="minorHAnsi" w:cstheme="minorHAnsi"/>
                <w:sz w:val="22"/>
                <w:szCs w:val="22"/>
              </w:rPr>
            </w:pPr>
            <w:r w:rsidRPr="00F12934">
              <w:rPr>
                <w:rFonts w:asciiTheme="minorHAnsi" w:hAnsiTheme="minorHAnsi" w:cstheme="minorHAnsi"/>
                <w:sz w:val="22"/>
                <w:szCs w:val="22"/>
              </w:rPr>
              <w:t>You send a Sale API request</w:t>
            </w:r>
          </w:p>
          <w:p w:rsidR="00F12934" w:rsidRPr="00F12934" w:rsidRDefault="00F12934" w:rsidP="00463BFE">
            <w:pPr>
              <w:pStyle w:val="NormalWeb"/>
              <w:numPr>
                <w:ilvl w:val="0"/>
                <w:numId w:val="116"/>
              </w:numPr>
              <w:rPr>
                <w:rFonts w:asciiTheme="minorHAnsi" w:hAnsiTheme="minorHAnsi" w:cstheme="minorHAnsi"/>
                <w:sz w:val="22"/>
                <w:szCs w:val="22"/>
              </w:rPr>
            </w:pPr>
            <w:r w:rsidRPr="00F12934">
              <w:rPr>
                <w:rFonts w:asciiTheme="minorHAnsi" w:hAnsiTheme="minorHAnsi" w:cstheme="minorHAnsi"/>
                <w:sz w:val="22"/>
                <w:szCs w:val="22"/>
              </w:rPr>
              <w:t>Sale is set as the default on your US account</w:t>
            </w:r>
          </w:p>
          <w:p w:rsidR="00463BFE" w:rsidRDefault="00463BFE" w:rsidP="00F12934">
            <w:pPr>
              <w:pStyle w:val="NormalWeb"/>
              <w:ind w:left="720"/>
              <w:rPr>
                <w:rFonts w:asciiTheme="minorHAnsi" w:hAnsiTheme="minorHAnsi" w:cstheme="minorHAnsi"/>
                <w:sz w:val="22"/>
                <w:szCs w:val="22"/>
              </w:rPr>
            </w:pPr>
          </w:p>
          <w:p w:rsidR="00F12934" w:rsidRDefault="00F12934" w:rsidP="00463BFE">
            <w:pPr>
              <w:pStyle w:val="NormalWeb"/>
              <w:rPr>
                <w:rFonts w:asciiTheme="minorHAnsi" w:hAnsiTheme="minorHAnsi" w:cstheme="minorHAnsi"/>
                <w:b/>
                <w:sz w:val="22"/>
                <w:szCs w:val="22"/>
              </w:rPr>
            </w:pPr>
            <w:r w:rsidRPr="00463BFE">
              <w:rPr>
                <w:rFonts w:asciiTheme="minorHAnsi" w:hAnsiTheme="minorHAnsi" w:cstheme="minorHAnsi"/>
                <w:b/>
                <w:sz w:val="22"/>
                <w:szCs w:val="22"/>
              </w:rPr>
              <w:t>Sale request</w:t>
            </w:r>
          </w:p>
          <w:p w:rsidR="00463BFE" w:rsidRPr="00463BFE" w:rsidRDefault="00463BFE" w:rsidP="00463BFE">
            <w:pPr>
              <w:pStyle w:val="NormalWeb"/>
              <w:rPr>
                <w:rFonts w:asciiTheme="minorHAnsi" w:hAnsiTheme="minorHAnsi" w:cstheme="minorHAnsi"/>
                <w:b/>
                <w:sz w:val="22"/>
                <w:szCs w:val="22"/>
              </w:rPr>
            </w:pPr>
          </w:p>
          <w:p w:rsidR="00F12934" w:rsidRDefault="00F12934" w:rsidP="00463BFE">
            <w:pPr>
              <w:pStyle w:val="NormalWeb"/>
              <w:rPr>
                <w:rFonts w:asciiTheme="minorHAnsi" w:hAnsiTheme="minorHAnsi" w:cstheme="minorHAnsi"/>
                <w:sz w:val="22"/>
                <w:szCs w:val="22"/>
              </w:rPr>
            </w:pPr>
            <w:r w:rsidRPr="00F12934">
              <w:rPr>
                <w:rFonts w:asciiTheme="minorHAnsi" w:hAnsiTheme="minorHAnsi" w:cstheme="minorHAnsi"/>
                <w:sz w:val="22"/>
                <w:szCs w:val="22"/>
              </w:rPr>
              <w:t>The only difference between a sales and a standard Direct XML request  is that you need to include the action attribute set to SALE within the &lt;paymentDetails&gt; element. Here's an example authorization request:</w:t>
            </w:r>
          </w:p>
          <w:p w:rsidR="00C0373B" w:rsidRDefault="00C0373B" w:rsidP="00463BFE">
            <w:pPr>
              <w:pStyle w:val="NormalWeb"/>
              <w:rPr>
                <w:rFonts w:asciiTheme="minorHAnsi" w:hAnsiTheme="minorHAnsi" w:cstheme="minorHAnsi"/>
                <w:sz w:val="22"/>
                <w:szCs w:val="22"/>
              </w:rPr>
            </w:pPr>
          </w:p>
          <w:p w:rsidR="00C0373B" w:rsidRPr="00F12934" w:rsidRDefault="00C0373B" w:rsidP="00463BFE">
            <w:pPr>
              <w:pStyle w:val="NormalWeb"/>
              <w:rPr>
                <w:rFonts w:asciiTheme="minorHAnsi" w:hAnsiTheme="minorHAnsi" w:cstheme="minorHAnsi"/>
                <w:sz w:val="22"/>
                <w:szCs w:val="22"/>
              </w:rPr>
            </w:pPr>
            <w:r>
              <w:rPr>
                <w:rFonts w:asciiTheme="minorHAnsi" w:hAnsiTheme="minorHAnsi" w:cstheme="minorHAnsi"/>
                <w:sz w:val="22"/>
                <w:szCs w:val="22"/>
              </w:rPr>
              <w:t xml:space="preserve">BM CONFIGURATION : </w:t>
            </w:r>
            <w:r w:rsidRPr="003D1944">
              <w:rPr>
                <w:rFonts w:asciiTheme="minorHAnsi" w:hAnsiTheme="minorHAnsi" w:cstheme="minorHAnsi"/>
                <w:b/>
                <w:sz w:val="22"/>
                <w:szCs w:val="22"/>
              </w:rPr>
              <w:t xml:space="preserve">Go to the business manger &gt; </w:t>
            </w:r>
            <w:r w:rsidR="003D1944" w:rsidRPr="003D1944">
              <w:rPr>
                <w:rFonts w:asciiTheme="minorHAnsi" w:hAnsiTheme="minorHAnsi" w:cstheme="minorHAnsi"/>
                <w:b/>
                <w:sz w:val="22"/>
                <w:szCs w:val="22"/>
              </w:rPr>
              <w:t>Mechant Tools &gt; Site Preferences &gt; Custom Preferences &gt; Worldpay &gt; Enable Sales request (yes)</w:t>
            </w:r>
          </w:p>
          <w:p w:rsidR="00F12934" w:rsidRPr="00F12934" w:rsidRDefault="00F12934" w:rsidP="00F12934">
            <w:pPr>
              <w:pStyle w:val="NormalWeb"/>
              <w:ind w:left="720"/>
              <w:rPr>
                <w:rFonts w:asciiTheme="minorHAnsi" w:hAnsiTheme="minorHAnsi" w:cstheme="minorHAnsi"/>
                <w:sz w:val="22"/>
                <w:szCs w:val="22"/>
              </w:rPr>
            </w:pPr>
          </w:p>
          <w:p w:rsidR="00F12934" w:rsidRPr="00F12934" w:rsidRDefault="00F12934" w:rsidP="00F12934">
            <w:pPr>
              <w:pStyle w:val="NormalWeb"/>
              <w:ind w:left="720"/>
              <w:rPr>
                <w:rFonts w:asciiTheme="minorHAnsi" w:hAnsiTheme="minorHAnsi" w:cstheme="minorHAnsi"/>
                <w:sz w:val="22"/>
                <w:szCs w:val="22"/>
              </w:rPr>
            </w:pPr>
            <w:r w:rsidRPr="00F12934">
              <w:rPr>
                <w:rFonts w:asciiTheme="minorHAnsi" w:hAnsiTheme="minorHAnsi" w:cstheme="minorHAnsi"/>
                <w:sz w:val="22"/>
                <w:szCs w:val="22"/>
              </w:rPr>
              <w:t>&lt;?xml version="1.0" encoding="UTF-8"?&gt;</w:t>
            </w:r>
          </w:p>
          <w:p w:rsidR="00F12934" w:rsidRPr="00F12934" w:rsidRDefault="00F12934" w:rsidP="00F12934">
            <w:pPr>
              <w:pStyle w:val="NormalWeb"/>
              <w:ind w:left="720"/>
              <w:rPr>
                <w:rFonts w:asciiTheme="minorHAnsi" w:hAnsiTheme="minorHAnsi" w:cstheme="minorHAnsi"/>
                <w:sz w:val="22"/>
                <w:szCs w:val="22"/>
              </w:rPr>
            </w:pPr>
            <w:r w:rsidRPr="00F12934">
              <w:rPr>
                <w:rFonts w:asciiTheme="minorHAnsi" w:hAnsiTheme="minorHAnsi" w:cstheme="minorHAnsi"/>
                <w:sz w:val="22"/>
                <w:szCs w:val="22"/>
              </w:rPr>
              <w:t>&lt;!DOCTYPE paymentService PUBLIC "-//Worldpay//DTD Worldpay PaymentService v1//EN"</w:t>
            </w:r>
          </w:p>
          <w:p w:rsidR="00F12934" w:rsidRPr="00F12934" w:rsidRDefault="00F12934" w:rsidP="00F12934">
            <w:pPr>
              <w:pStyle w:val="NormalWeb"/>
              <w:ind w:left="720"/>
              <w:rPr>
                <w:rFonts w:asciiTheme="minorHAnsi" w:hAnsiTheme="minorHAnsi" w:cstheme="minorHAnsi"/>
                <w:sz w:val="22"/>
                <w:szCs w:val="22"/>
              </w:rPr>
            </w:pPr>
            <w:r w:rsidRPr="00F12934">
              <w:rPr>
                <w:rFonts w:asciiTheme="minorHAnsi" w:hAnsiTheme="minorHAnsi" w:cstheme="minorHAnsi"/>
                <w:sz w:val="22"/>
                <w:szCs w:val="22"/>
              </w:rPr>
              <w:t xml:space="preserve">    "http://dtd.worldpay.com/paymentService_v1.dtd" &gt;</w:t>
            </w:r>
          </w:p>
          <w:p w:rsidR="00F12934" w:rsidRPr="00F12934" w:rsidRDefault="00F12934" w:rsidP="00F12934">
            <w:pPr>
              <w:pStyle w:val="NormalWeb"/>
              <w:ind w:left="720"/>
              <w:rPr>
                <w:rFonts w:asciiTheme="minorHAnsi" w:hAnsiTheme="minorHAnsi" w:cstheme="minorHAnsi"/>
                <w:sz w:val="22"/>
                <w:szCs w:val="22"/>
              </w:rPr>
            </w:pPr>
            <w:r w:rsidRPr="00F12934">
              <w:rPr>
                <w:rFonts w:asciiTheme="minorHAnsi" w:hAnsiTheme="minorHAnsi" w:cstheme="minorHAnsi"/>
                <w:sz w:val="22"/>
                <w:szCs w:val="22"/>
              </w:rPr>
              <w:t>&lt;paymentService version="1.4" merchantCode="YOUR_MERCHANT_CODE"&gt;</w:t>
            </w:r>
          </w:p>
          <w:p w:rsidR="00F12934" w:rsidRPr="00F12934" w:rsidRDefault="00F12934" w:rsidP="00F12934">
            <w:pPr>
              <w:pStyle w:val="NormalWeb"/>
              <w:ind w:left="720"/>
              <w:rPr>
                <w:rFonts w:asciiTheme="minorHAnsi" w:hAnsiTheme="minorHAnsi" w:cstheme="minorHAnsi"/>
                <w:sz w:val="22"/>
                <w:szCs w:val="22"/>
              </w:rPr>
            </w:pPr>
            <w:r w:rsidRPr="00F12934">
              <w:rPr>
                <w:rFonts w:asciiTheme="minorHAnsi" w:hAnsiTheme="minorHAnsi" w:cstheme="minorHAnsi"/>
                <w:sz w:val="22"/>
                <w:szCs w:val="22"/>
              </w:rPr>
              <w:t xml:space="preserve">    &lt;submit&gt;</w:t>
            </w:r>
          </w:p>
          <w:p w:rsidR="00F12934" w:rsidRPr="00F12934" w:rsidRDefault="00F12934" w:rsidP="00F12934">
            <w:pPr>
              <w:pStyle w:val="NormalWeb"/>
              <w:ind w:left="720"/>
              <w:rPr>
                <w:rFonts w:asciiTheme="minorHAnsi" w:hAnsiTheme="minorHAnsi" w:cstheme="minorHAnsi"/>
                <w:sz w:val="22"/>
                <w:szCs w:val="22"/>
              </w:rPr>
            </w:pPr>
            <w:r w:rsidRPr="00F12934">
              <w:rPr>
                <w:rFonts w:asciiTheme="minorHAnsi" w:hAnsiTheme="minorHAnsi" w:cstheme="minorHAnsi"/>
                <w:sz w:val="22"/>
                <w:szCs w:val="22"/>
              </w:rPr>
              <w:lastRenderedPageBreak/>
              <w:t xml:space="preserve">        &lt;order orderCode="YOUR_ORDER_CODE"&gt;</w:t>
            </w:r>
          </w:p>
          <w:p w:rsidR="00F12934" w:rsidRPr="00F12934" w:rsidRDefault="00F12934" w:rsidP="00F12934">
            <w:pPr>
              <w:pStyle w:val="NormalWeb"/>
              <w:ind w:left="720"/>
              <w:rPr>
                <w:rFonts w:asciiTheme="minorHAnsi" w:hAnsiTheme="minorHAnsi" w:cstheme="minorHAnsi"/>
                <w:sz w:val="22"/>
                <w:szCs w:val="22"/>
              </w:rPr>
            </w:pPr>
            <w:r w:rsidRPr="00F12934">
              <w:rPr>
                <w:rFonts w:asciiTheme="minorHAnsi" w:hAnsiTheme="minorHAnsi" w:cstheme="minorHAnsi"/>
                <w:sz w:val="22"/>
                <w:szCs w:val="22"/>
              </w:rPr>
              <w:t xml:space="preserve">            &lt;description&gt;YOUR DESCRIPTION&lt;/description&gt;</w:t>
            </w:r>
          </w:p>
          <w:p w:rsidR="00F12934" w:rsidRPr="00F12934" w:rsidRDefault="00F12934" w:rsidP="00F12934">
            <w:pPr>
              <w:pStyle w:val="NormalWeb"/>
              <w:ind w:left="720"/>
              <w:rPr>
                <w:rFonts w:asciiTheme="minorHAnsi" w:hAnsiTheme="minorHAnsi" w:cstheme="minorHAnsi"/>
                <w:sz w:val="22"/>
                <w:szCs w:val="22"/>
              </w:rPr>
            </w:pPr>
            <w:r w:rsidRPr="00F12934">
              <w:rPr>
                <w:rFonts w:asciiTheme="minorHAnsi" w:hAnsiTheme="minorHAnsi" w:cstheme="minorHAnsi"/>
                <w:sz w:val="22"/>
                <w:szCs w:val="22"/>
              </w:rPr>
              <w:t xml:space="preserve">            &lt;amount value="2000" currencyCode="EUR" exponent="2"/&gt;</w:t>
            </w:r>
          </w:p>
          <w:p w:rsidR="00F12934" w:rsidRPr="00F12934" w:rsidRDefault="00F12934" w:rsidP="00F12934">
            <w:pPr>
              <w:pStyle w:val="NormalWeb"/>
              <w:ind w:left="720"/>
              <w:rPr>
                <w:rFonts w:asciiTheme="minorHAnsi" w:hAnsiTheme="minorHAnsi" w:cstheme="minorHAnsi"/>
                <w:sz w:val="22"/>
                <w:szCs w:val="22"/>
              </w:rPr>
            </w:pPr>
            <w:r w:rsidRPr="00F12934">
              <w:rPr>
                <w:rFonts w:asciiTheme="minorHAnsi" w:hAnsiTheme="minorHAnsi" w:cstheme="minorHAnsi"/>
                <w:sz w:val="22"/>
                <w:szCs w:val="22"/>
              </w:rPr>
              <w:t xml:space="preserve">            &lt;orderContent&gt;</w:t>
            </w:r>
          </w:p>
          <w:p w:rsidR="00F12934" w:rsidRPr="00F12934" w:rsidRDefault="00F12934" w:rsidP="00F12934">
            <w:pPr>
              <w:pStyle w:val="NormalWeb"/>
              <w:ind w:left="720"/>
              <w:rPr>
                <w:rFonts w:asciiTheme="minorHAnsi" w:hAnsiTheme="minorHAnsi" w:cstheme="minorHAnsi"/>
                <w:sz w:val="22"/>
                <w:szCs w:val="22"/>
              </w:rPr>
            </w:pPr>
            <w:r w:rsidRPr="00F12934">
              <w:rPr>
                <w:rFonts w:asciiTheme="minorHAnsi" w:hAnsiTheme="minorHAnsi" w:cstheme="minorHAnsi"/>
                <w:sz w:val="22"/>
                <w:szCs w:val="22"/>
              </w:rPr>
              <w:t xml:space="preserve">                &lt;![CDATA[]]&gt;</w:t>
            </w:r>
          </w:p>
          <w:p w:rsidR="00F12934" w:rsidRPr="00F12934" w:rsidRDefault="00F12934" w:rsidP="00F12934">
            <w:pPr>
              <w:pStyle w:val="NormalWeb"/>
              <w:ind w:left="720"/>
              <w:rPr>
                <w:rFonts w:asciiTheme="minorHAnsi" w:hAnsiTheme="minorHAnsi" w:cstheme="minorHAnsi"/>
                <w:sz w:val="22"/>
                <w:szCs w:val="22"/>
              </w:rPr>
            </w:pPr>
            <w:r w:rsidRPr="00F12934">
              <w:rPr>
                <w:rFonts w:asciiTheme="minorHAnsi" w:hAnsiTheme="minorHAnsi" w:cstheme="minorHAnsi"/>
                <w:sz w:val="22"/>
                <w:szCs w:val="22"/>
              </w:rPr>
              <w:t xml:space="preserve">            &lt;/orderContent&gt;</w:t>
            </w:r>
          </w:p>
          <w:p w:rsidR="00F12934" w:rsidRPr="00F12934" w:rsidRDefault="00F12934" w:rsidP="00F12934">
            <w:pPr>
              <w:pStyle w:val="NormalWeb"/>
              <w:ind w:left="720"/>
              <w:rPr>
                <w:rFonts w:asciiTheme="minorHAnsi" w:hAnsiTheme="minorHAnsi" w:cstheme="minorHAnsi"/>
                <w:sz w:val="22"/>
                <w:szCs w:val="22"/>
              </w:rPr>
            </w:pPr>
            <w:r w:rsidRPr="00F12934">
              <w:rPr>
                <w:rFonts w:asciiTheme="minorHAnsi" w:hAnsiTheme="minorHAnsi" w:cstheme="minorHAnsi"/>
                <w:sz w:val="22"/>
                <w:szCs w:val="22"/>
              </w:rPr>
              <w:t xml:space="preserve">            &lt;paymentDetails action="SALE"&gt;</w:t>
            </w:r>
          </w:p>
          <w:p w:rsidR="00F12934" w:rsidRPr="00F12934" w:rsidRDefault="00F12934" w:rsidP="00F12934">
            <w:pPr>
              <w:pStyle w:val="NormalWeb"/>
              <w:ind w:left="720"/>
              <w:rPr>
                <w:rFonts w:asciiTheme="minorHAnsi" w:hAnsiTheme="minorHAnsi" w:cstheme="minorHAnsi"/>
                <w:sz w:val="22"/>
                <w:szCs w:val="22"/>
              </w:rPr>
            </w:pPr>
            <w:r w:rsidRPr="00F12934">
              <w:rPr>
                <w:rFonts w:asciiTheme="minorHAnsi" w:hAnsiTheme="minorHAnsi" w:cstheme="minorHAnsi"/>
                <w:sz w:val="22"/>
                <w:szCs w:val="22"/>
              </w:rPr>
              <w:t xml:space="preserve">                &lt;CARD-SSL&gt;</w:t>
            </w:r>
          </w:p>
          <w:p w:rsidR="00F12934" w:rsidRPr="00F12934" w:rsidRDefault="00F12934" w:rsidP="00F12934">
            <w:pPr>
              <w:pStyle w:val="NormalWeb"/>
              <w:ind w:left="720"/>
              <w:rPr>
                <w:rFonts w:asciiTheme="minorHAnsi" w:hAnsiTheme="minorHAnsi" w:cstheme="minorHAnsi"/>
                <w:sz w:val="22"/>
                <w:szCs w:val="22"/>
              </w:rPr>
            </w:pPr>
            <w:r w:rsidRPr="00F12934">
              <w:rPr>
                <w:rFonts w:asciiTheme="minorHAnsi" w:hAnsiTheme="minorHAnsi" w:cstheme="minorHAnsi"/>
                <w:sz w:val="22"/>
                <w:szCs w:val="22"/>
              </w:rPr>
              <w:t xml:space="preserve">                    &lt;cardNumber&gt;4444333322221111&lt;/cardNumber&gt;</w:t>
            </w:r>
          </w:p>
          <w:p w:rsidR="00F12934" w:rsidRPr="00F12934" w:rsidRDefault="00F12934" w:rsidP="00F12934">
            <w:pPr>
              <w:pStyle w:val="NormalWeb"/>
              <w:ind w:left="720"/>
              <w:rPr>
                <w:rFonts w:asciiTheme="minorHAnsi" w:hAnsiTheme="minorHAnsi" w:cstheme="minorHAnsi"/>
                <w:sz w:val="22"/>
                <w:szCs w:val="22"/>
              </w:rPr>
            </w:pPr>
            <w:r w:rsidRPr="00F12934">
              <w:rPr>
                <w:rFonts w:asciiTheme="minorHAnsi" w:hAnsiTheme="minorHAnsi" w:cstheme="minorHAnsi"/>
                <w:sz w:val="22"/>
                <w:szCs w:val="22"/>
              </w:rPr>
              <w:t xml:space="preserve">                    &lt;expiryDate&gt;</w:t>
            </w:r>
          </w:p>
          <w:p w:rsidR="00F12934" w:rsidRPr="00F12934" w:rsidRDefault="00F12934" w:rsidP="00F12934">
            <w:pPr>
              <w:pStyle w:val="NormalWeb"/>
              <w:ind w:left="720"/>
              <w:rPr>
                <w:rFonts w:asciiTheme="minorHAnsi" w:hAnsiTheme="minorHAnsi" w:cstheme="minorHAnsi"/>
                <w:sz w:val="22"/>
                <w:szCs w:val="22"/>
              </w:rPr>
            </w:pPr>
            <w:r w:rsidRPr="00F12934">
              <w:rPr>
                <w:rFonts w:asciiTheme="minorHAnsi" w:hAnsiTheme="minorHAnsi" w:cstheme="minorHAnsi"/>
                <w:sz w:val="22"/>
                <w:szCs w:val="22"/>
              </w:rPr>
              <w:t xml:space="preserve">                        &lt;date month="01" year="2020" /&gt;</w:t>
            </w:r>
          </w:p>
          <w:p w:rsidR="00F12934" w:rsidRPr="00F12934" w:rsidRDefault="00F12934" w:rsidP="00F12934">
            <w:pPr>
              <w:pStyle w:val="NormalWeb"/>
              <w:ind w:left="720"/>
              <w:rPr>
                <w:rFonts w:asciiTheme="minorHAnsi" w:hAnsiTheme="minorHAnsi" w:cstheme="minorHAnsi"/>
                <w:sz w:val="22"/>
                <w:szCs w:val="22"/>
              </w:rPr>
            </w:pPr>
            <w:r w:rsidRPr="00F12934">
              <w:rPr>
                <w:rFonts w:asciiTheme="minorHAnsi" w:hAnsiTheme="minorHAnsi" w:cstheme="minorHAnsi"/>
                <w:sz w:val="22"/>
                <w:szCs w:val="22"/>
              </w:rPr>
              <w:t xml:space="preserve">                    &lt;/expiryDate&gt;</w:t>
            </w:r>
          </w:p>
          <w:p w:rsidR="00F12934" w:rsidRPr="00F12934" w:rsidRDefault="00F12934" w:rsidP="00F12934">
            <w:pPr>
              <w:pStyle w:val="NormalWeb"/>
              <w:ind w:left="720"/>
              <w:rPr>
                <w:rFonts w:asciiTheme="minorHAnsi" w:hAnsiTheme="minorHAnsi" w:cstheme="minorHAnsi"/>
                <w:sz w:val="22"/>
                <w:szCs w:val="22"/>
              </w:rPr>
            </w:pPr>
            <w:r w:rsidRPr="00F12934">
              <w:rPr>
                <w:rFonts w:asciiTheme="minorHAnsi" w:hAnsiTheme="minorHAnsi" w:cstheme="minorHAnsi"/>
                <w:sz w:val="22"/>
                <w:szCs w:val="22"/>
              </w:rPr>
              <w:t xml:space="preserve">                    &lt;cardHolderName&gt;J. Shopper&lt;/cardHolderName&gt;</w:t>
            </w:r>
          </w:p>
          <w:p w:rsidR="00F12934" w:rsidRPr="00F12934" w:rsidRDefault="00F12934" w:rsidP="00F12934">
            <w:pPr>
              <w:pStyle w:val="NormalWeb"/>
              <w:ind w:left="720"/>
              <w:rPr>
                <w:rFonts w:asciiTheme="minorHAnsi" w:hAnsiTheme="minorHAnsi" w:cstheme="minorHAnsi"/>
                <w:sz w:val="22"/>
                <w:szCs w:val="22"/>
              </w:rPr>
            </w:pPr>
            <w:r w:rsidRPr="00F12934">
              <w:rPr>
                <w:rFonts w:asciiTheme="minorHAnsi" w:hAnsiTheme="minorHAnsi" w:cstheme="minorHAnsi"/>
                <w:sz w:val="22"/>
                <w:szCs w:val="22"/>
              </w:rPr>
              <w:t xml:space="preserve">                    &lt;cardAddress&gt;</w:t>
            </w:r>
          </w:p>
          <w:p w:rsidR="00F12934" w:rsidRPr="00F12934" w:rsidRDefault="00F12934" w:rsidP="00F12934">
            <w:pPr>
              <w:pStyle w:val="NormalWeb"/>
              <w:ind w:left="720"/>
              <w:rPr>
                <w:rFonts w:asciiTheme="minorHAnsi" w:hAnsiTheme="minorHAnsi" w:cstheme="minorHAnsi"/>
                <w:sz w:val="22"/>
                <w:szCs w:val="22"/>
              </w:rPr>
            </w:pPr>
            <w:r w:rsidRPr="00F12934">
              <w:rPr>
                <w:rFonts w:asciiTheme="minorHAnsi" w:hAnsiTheme="minorHAnsi" w:cstheme="minorHAnsi"/>
                <w:sz w:val="22"/>
                <w:szCs w:val="22"/>
              </w:rPr>
              <w:t xml:space="preserve">                        &lt;address&gt;</w:t>
            </w:r>
          </w:p>
          <w:p w:rsidR="00F12934" w:rsidRPr="00F12934" w:rsidRDefault="00F12934" w:rsidP="00F12934">
            <w:pPr>
              <w:pStyle w:val="NormalWeb"/>
              <w:ind w:left="720"/>
              <w:rPr>
                <w:rFonts w:asciiTheme="minorHAnsi" w:hAnsiTheme="minorHAnsi" w:cstheme="minorHAnsi"/>
                <w:sz w:val="22"/>
                <w:szCs w:val="22"/>
              </w:rPr>
            </w:pPr>
            <w:r w:rsidRPr="00F12934">
              <w:rPr>
                <w:rFonts w:asciiTheme="minorHAnsi" w:hAnsiTheme="minorHAnsi" w:cstheme="minorHAnsi"/>
                <w:sz w:val="22"/>
                <w:szCs w:val="22"/>
              </w:rPr>
              <w:t xml:space="preserve">                            &lt;address1&gt;900 Chelmsford Street&lt;/address1&gt;</w:t>
            </w:r>
          </w:p>
          <w:p w:rsidR="00F12934" w:rsidRPr="00F12934" w:rsidRDefault="00F12934" w:rsidP="00F12934">
            <w:pPr>
              <w:pStyle w:val="NormalWeb"/>
              <w:ind w:left="720"/>
              <w:rPr>
                <w:rFonts w:asciiTheme="minorHAnsi" w:hAnsiTheme="minorHAnsi" w:cstheme="minorHAnsi"/>
                <w:sz w:val="22"/>
                <w:szCs w:val="22"/>
              </w:rPr>
            </w:pPr>
            <w:r w:rsidRPr="00F12934">
              <w:rPr>
                <w:rFonts w:asciiTheme="minorHAnsi" w:hAnsiTheme="minorHAnsi" w:cstheme="minorHAnsi"/>
                <w:sz w:val="22"/>
                <w:szCs w:val="22"/>
              </w:rPr>
              <w:t xml:space="preserve">                            &lt;postalCode&gt;01851&lt;/postalCode&gt;</w:t>
            </w:r>
          </w:p>
          <w:p w:rsidR="00F12934" w:rsidRPr="00F12934" w:rsidRDefault="00F12934" w:rsidP="00F12934">
            <w:pPr>
              <w:pStyle w:val="NormalWeb"/>
              <w:ind w:left="720"/>
              <w:rPr>
                <w:rFonts w:asciiTheme="minorHAnsi" w:hAnsiTheme="minorHAnsi" w:cstheme="minorHAnsi"/>
                <w:sz w:val="22"/>
                <w:szCs w:val="22"/>
              </w:rPr>
            </w:pPr>
            <w:r w:rsidRPr="00F12934">
              <w:rPr>
                <w:rFonts w:asciiTheme="minorHAnsi" w:hAnsiTheme="minorHAnsi" w:cstheme="minorHAnsi"/>
                <w:sz w:val="22"/>
                <w:szCs w:val="22"/>
              </w:rPr>
              <w:t xml:space="preserve">                            &lt;city&gt;Lowell&lt;/city&gt;</w:t>
            </w:r>
          </w:p>
          <w:p w:rsidR="00F12934" w:rsidRPr="00F12934" w:rsidRDefault="00F12934" w:rsidP="00F12934">
            <w:pPr>
              <w:pStyle w:val="NormalWeb"/>
              <w:ind w:left="720"/>
              <w:rPr>
                <w:rFonts w:asciiTheme="minorHAnsi" w:hAnsiTheme="minorHAnsi" w:cstheme="minorHAnsi"/>
                <w:sz w:val="22"/>
                <w:szCs w:val="22"/>
              </w:rPr>
            </w:pPr>
            <w:r w:rsidRPr="00F12934">
              <w:rPr>
                <w:rFonts w:asciiTheme="minorHAnsi" w:hAnsiTheme="minorHAnsi" w:cstheme="minorHAnsi"/>
                <w:sz w:val="22"/>
                <w:szCs w:val="22"/>
              </w:rPr>
              <w:t xml:space="preserve">                            &lt;state&gt;MA&lt;/state&gt;</w:t>
            </w:r>
          </w:p>
          <w:p w:rsidR="00F12934" w:rsidRPr="00F12934" w:rsidRDefault="00F12934" w:rsidP="00F12934">
            <w:pPr>
              <w:pStyle w:val="NormalWeb"/>
              <w:ind w:left="720"/>
              <w:rPr>
                <w:rFonts w:asciiTheme="minorHAnsi" w:hAnsiTheme="minorHAnsi" w:cstheme="minorHAnsi"/>
                <w:sz w:val="22"/>
                <w:szCs w:val="22"/>
              </w:rPr>
            </w:pPr>
            <w:r w:rsidRPr="00F12934">
              <w:rPr>
                <w:rFonts w:asciiTheme="minorHAnsi" w:hAnsiTheme="minorHAnsi" w:cstheme="minorHAnsi"/>
                <w:sz w:val="22"/>
                <w:szCs w:val="22"/>
              </w:rPr>
              <w:t xml:space="preserve">                            &lt;countryCode&gt;US&lt;/countryCode&gt;</w:t>
            </w:r>
          </w:p>
          <w:p w:rsidR="00F12934" w:rsidRPr="00F12934" w:rsidRDefault="00F12934" w:rsidP="00F12934">
            <w:pPr>
              <w:pStyle w:val="NormalWeb"/>
              <w:ind w:left="720"/>
              <w:rPr>
                <w:rFonts w:asciiTheme="minorHAnsi" w:hAnsiTheme="minorHAnsi" w:cstheme="minorHAnsi"/>
                <w:sz w:val="22"/>
                <w:szCs w:val="22"/>
              </w:rPr>
            </w:pPr>
            <w:r w:rsidRPr="00F12934">
              <w:rPr>
                <w:rFonts w:asciiTheme="minorHAnsi" w:hAnsiTheme="minorHAnsi" w:cstheme="minorHAnsi"/>
                <w:sz w:val="22"/>
                <w:szCs w:val="22"/>
              </w:rPr>
              <w:t xml:space="preserve">                        &lt;/address&gt;</w:t>
            </w:r>
          </w:p>
          <w:p w:rsidR="00F12934" w:rsidRPr="00F12934" w:rsidRDefault="00F12934" w:rsidP="00F12934">
            <w:pPr>
              <w:pStyle w:val="NormalWeb"/>
              <w:ind w:left="720"/>
              <w:rPr>
                <w:rFonts w:asciiTheme="minorHAnsi" w:hAnsiTheme="minorHAnsi" w:cstheme="minorHAnsi"/>
                <w:sz w:val="22"/>
                <w:szCs w:val="22"/>
              </w:rPr>
            </w:pPr>
            <w:r w:rsidRPr="00F12934">
              <w:rPr>
                <w:rFonts w:asciiTheme="minorHAnsi" w:hAnsiTheme="minorHAnsi" w:cstheme="minorHAnsi"/>
                <w:sz w:val="22"/>
                <w:szCs w:val="22"/>
              </w:rPr>
              <w:t xml:space="preserve">                    &lt;/cardAddress&gt;</w:t>
            </w:r>
          </w:p>
          <w:p w:rsidR="00F12934" w:rsidRPr="00F12934" w:rsidRDefault="00F12934" w:rsidP="00F12934">
            <w:pPr>
              <w:pStyle w:val="NormalWeb"/>
              <w:ind w:left="720"/>
              <w:rPr>
                <w:rFonts w:asciiTheme="minorHAnsi" w:hAnsiTheme="minorHAnsi" w:cstheme="minorHAnsi"/>
                <w:sz w:val="22"/>
                <w:szCs w:val="22"/>
              </w:rPr>
            </w:pPr>
            <w:r w:rsidRPr="00F12934">
              <w:rPr>
                <w:rFonts w:asciiTheme="minorHAnsi" w:hAnsiTheme="minorHAnsi" w:cstheme="minorHAnsi"/>
                <w:sz w:val="22"/>
                <w:szCs w:val="22"/>
              </w:rPr>
              <w:t xml:space="preserve">                &lt;/CARD-SSL&gt;</w:t>
            </w:r>
          </w:p>
          <w:p w:rsidR="00F12934" w:rsidRPr="00F12934" w:rsidRDefault="00F12934" w:rsidP="00F12934">
            <w:pPr>
              <w:pStyle w:val="NormalWeb"/>
              <w:ind w:left="720"/>
              <w:rPr>
                <w:rFonts w:asciiTheme="minorHAnsi" w:hAnsiTheme="minorHAnsi" w:cstheme="minorHAnsi"/>
                <w:sz w:val="22"/>
                <w:szCs w:val="22"/>
              </w:rPr>
            </w:pPr>
            <w:r w:rsidRPr="00F12934">
              <w:rPr>
                <w:rFonts w:asciiTheme="minorHAnsi" w:hAnsiTheme="minorHAnsi" w:cstheme="minorHAnsi"/>
                <w:sz w:val="22"/>
                <w:szCs w:val="22"/>
              </w:rPr>
              <w:t xml:space="preserve">                &lt;session shopperIPAddress="123.123.123.123" id="0215ui8ib1" /&gt;</w:t>
            </w:r>
          </w:p>
          <w:p w:rsidR="00F12934" w:rsidRPr="00F12934" w:rsidRDefault="00F12934" w:rsidP="00F12934">
            <w:pPr>
              <w:pStyle w:val="NormalWeb"/>
              <w:ind w:left="720"/>
              <w:rPr>
                <w:rFonts w:asciiTheme="minorHAnsi" w:hAnsiTheme="minorHAnsi" w:cstheme="minorHAnsi"/>
                <w:sz w:val="22"/>
                <w:szCs w:val="22"/>
              </w:rPr>
            </w:pPr>
            <w:r w:rsidRPr="00F12934">
              <w:rPr>
                <w:rFonts w:asciiTheme="minorHAnsi" w:hAnsiTheme="minorHAnsi" w:cstheme="minorHAnsi"/>
                <w:sz w:val="22"/>
                <w:szCs w:val="22"/>
              </w:rPr>
              <w:t xml:space="preserve">            &lt;/paymentDetails&gt;</w:t>
            </w:r>
          </w:p>
          <w:p w:rsidR="00F12934" w:rsidRPr="00F12934" w:rsidRDefault="00F12934" w:rsidP="00F12934">
            <w:pPr>
              <w:pStyle w:val="NormalWeb"/>
              <w:ind w:left="720"/>
              <w:rPr>
                <w:rFonts w:asciiTheme="minorHAnsi" w:hAnsiTheme="minorHAnsi" w:cstheme="minorHAnsi"/>
                <w:sz w:val="22"/>
                <w:szCs w:val="22"/>
              </w:rPr>
            </w:pPr>
            <w:r w:rsidRPr="00F12934">
              <w:rPr>
                <w:rFonts w:asciiTheme="minorHAnsi" w:hAnsiTheme="minorHAnsi" w:cstheme="minorHAnsi"/>
                <w:sz w:val="22"/>
                <w:szCs w:val="22"/>
              </w:rPr>
              <w:t xml:space="preserve">            &lt;shopper&gt;</w:t>
            </w:r>
          </w:p>
          <w:p w:rsidR="00F12934" w:rsidRPr="00F12934" w:rsidRDefault="00F12934" w:rsidP="00F12934">
            <w:pPr>
              <w:pStyle w:val="NormalWeb"/>
              <w:ind w:left="720"/>
              <w:rPr>
                <w:rFonts w:asciiTheme="minorHAnsi" w:hAnsiTheme="minorHAnsi" w:cstheme="minorHAnsi"/>
                <w:sz w:val="22"/>
                <w:szCs w:val="22"/>
              </w:rPr>
            </w:pPr>
            <w:r w:rsidRPr="00F12934">
              <w:rPr>
                <w:rFonts w:asciiTheme="minorHAnsi" w:hAnsiTheme="minorHAnsi" w:cstheme="minorHAnsi"/>
                <w:sz w:val="22"/>
                <w:szCs w:val="22"/>
              </w:rPr>
              <w:t xml:space="preserve">                &lt;shopperEmailAddress&gt;shopper email address&lt;/shopperEmailAddress&gt;</w:t>
            </w:r>
          </w:p>
          <w:p w:rsidR="00F12934" w:rsidRPr="00F12934" w:rsidRDefault="00F12934" w:rsidP="00F12934">
            <w:pPr>
              <w:pStyle w:val="NormalWeb"/>
              <w:ind w:left="720"/>
              <w:rPr>
                <w:rFonts w:asciiTheme="minorHAnsi" w:hAnsiTheme="minorHAnsi" w:cstheme="minorHAnsi"/>
                <w:sz w:val="22"/>
                <w:szCs w:val="22"/>
              </w:rPr>
            </w:pPr>
            <w:r w:rsidRPr="00F12934">
              <w:rPr>
                <w:rFonts w:asciiTheme="minorHAnsi" w:hAnsiTheme="minorHAnsi" w:cstheme="minorHAnsi"/>
                <w:sz w:val="22"/>
                <w:szCs w:val="22"/>
              </w:rPr>
              <w:t xml:space="preserve">                &lt;browser&gt;</w:t>
            </w:r>
          </w:p>
          <w:p w:rsidR="00F12934" w:rsidRPr="00F12934" w:rsidRDefault="00F12934" w:rsidP="00F12934">
            <w:pPr>
              <w:pStyle w:val="NormalWeb"/>
              <w:ind w:left="720"/>
              <w:rPr>
                <w:rFonts w:asciiTheme="minorHAnsi" w:hAnsiTheme="minorHAnsi" w:cstheme="minorHAnsi"/>
                <w:sz w:val="22"/>
                <w:szCs w:val="22"/>
              </w:rPr>
            </w:pPr>
            <w:r w:rsidRPr="00F12934">
              <w:rPr>
                <w:rFonts w:asciiTheme="minorHAnsi" w:hAnsiTheme="minorHAnsi" w:cstheme="minorHAnsi"/>
                <w:sz w:val="22"/>
                <w:szCs w:val="22"/>
              </w:rPr>
              <w:t xml:space="preserve">                    &lt;acceptHeader&gt;text/html&lt;/acceptHeader&gt;</w:t>
            </w:r>
          </w:p>
          <w:p w:rsidR="00F12934" w:rsidRPr="00F12934" w:rsidRDefault="00F12934" w:rsidP="00F12934">
            <w:pPr>
              <w:pStyle w:val="NormalWeb"/>
              <w:ind w:left="720"/>
              <w:rPr>
                <w:rFonts w:asciiTheme="minorHAnsi" w:hAnsiTheme="minorHAnsi" w:cstheme="minorHAnsi"/>
                <w:sz w:val="22"/>
                <w:szCs w:val="22"/>
              </w:rPr>
            </w:pPr>
            <w:r w:rsidRPr="00F12934">
              <w:rPr>
                <w:rFonts w:asciiTheme="minorHAnsi" w:hAnsiTheme="minorHAnsi" w:cstheme="minorHAnsi"/>
                <w:sz w:val="22"/>
                <w:szCs w:val="22"/>
              </w:rPr>
              <w:t xml:space="preserve">                    &lt;userAgentHeader&gt;Mozilla/5.0 ...&lt;/userAgentHeader&gt;</w:t>
            </w:r>
          </w:p>
          <w:p w:rsidR="00F12934" w:rsidRPr="00F12934" w:rsidRDefault="00F12934" w:rsidP="00F12934">
            <w:pPr>
              <w:pStyle w:val="NormalWeb"/>
              <w:ind w:left="720"/>
              <w:rPr>
                <w:rFonts w:asciiTheme="minorHAnsi" w:hAnsiTheme="minorHAnsi" w:cstheme="minorHAnsi"/>
                <w:sz w:val="22"/>
                <w:szCs w:val="22"/>
              </w:rPr>
            </w:pPr>
            <w:r w:rsidRPr="00F12934">
              <w:rPr>
                <w:rFonts w:asciiTheme="minorHAnsi" w:hAnsiTheme="minorHAnsi" w:cstheme="minorHAnsi"/>
                <w:sz w:val="22"/>
                <w:szCs w:val="22"/>
              </w:rPr>
              <w:t xml:space="preserve">                &lt;/browser&gt;</w:t>
            </w:r>
          </w:p>
          <w:p w:rsidR="00F12934" w:rsidRPr="00F12934" w:rsidRDefault="00F12934" w:rsidP="00F12934">
            <w:pPr>
              <w:pStyle w:val="NormalWeb"/>
              <w:ind w:left="720"/>
              <w:rPr>
                <w:rFonts w:asciiTheme="minorHAnsi" w:hAnsiTheme="minorHAnsi" w:cstheme="minorHAnsi"/>
                <w:sz w:val="22"/>
                <w:szCs w:val="22"/>
              </w:rPr>
            </w:pPr>
            <w:r w:rsidRPr="00F12934">
              <w:rPr>
                <w:rFonts w:asciiTheme="minorHAnsi" w:hAnsiTheme="minorHAnsi" w:cstheme="minorHAnsi"/>
                <w:sz w:val="22"/>
                <w:szCs w:val="22"/>
              </w:rPr>
              <w:t xml:space="preserve">            &lt;/shopper&gt;</w:t>
            </w:r>
          </w:p>
          <w:p w:rsidR="00F12934" w:rsidRPr="00F12934" w:rsidRDefault="00F12934" w:rsidP="00F12934">
            <w:pPr>
              <w:pStyle w:val="NormalWeb"/>
              <w:ind w:left="720"/>
              <w:rPr>
                <w:rFonts w:asciiTheme="minorHAnsi" w:hAnsiTheme="minorHAnsi" w:cstheme="minorHAnsi"/>
                <w:sz w:val="22"/>
                <w:szCs w:val="22"/>
              </w:rPr>
            </w:pPr>
            <w:r w:rsidRPr="00F12934">
              <w:rPr>
                <w:rFonts w:asciiTheme="minorHAnsi" w:hAnsiTheme="minorHAnsi" w:cstheme="minorHAnsi"/>
                <w:sz w:val="22"/>
                <w:szCs w:val="22"/>
              </w:rPr>
              <w:t xml:space="preserve">        &lt;/order&gt;</w:t>
            </w:r>
          </w:p>
          <w:p w:rsidR="00F12934" w:rsidRPr="00F12934" w:rsidRDefault="00F12934" w:rsidP="00F12934">
            <w:pPr>
              <w:pStyle w:val="NormalWeb"/>
              <w:ind w:left="720"/>
              <w:rPr>
                <w:rFonts w:asciiTheme="minorHAnsi" w:hAnsiTheme="minorHAnsi" w:cstheme="minorHAnsi"/>
                <w:sz w:val="22"/>
                <w:szCs w:val="22"/>
              </w:rPr>
            </w:pPr>
            <w:r w:rsidRPr="00F12934">
              <w:rPr>
                <w:rFonts w:asciiTheme="minorHAnsi" w:hAnsiTheme="minorHAnsi" w:cstheme="minorHAnsi"/>
                <w:sz w:val="22"/>
                <w:szCs w:val="22"/>
              </w:rPr>
              <w:t xml:space="preserve">    &lt;/submit&gt;</w:t>
            </w:r>
          </w:p>
          <w:p w:rsidR="00F12934" w:rsidRDefault="00F12934" w:rsidP="00F12934">
            <w:pPr>
              <w:pStyle w:val="NormalWeb"/>
              <w:ind w:left="720"/>
              <w:rPr>
                <w:rFonts w:asciiTheme="minorHAnsi" w:hAnsiTheme="minorHAnsi" w:cstheme="minorHAnsi"/>
                <w:sz w:val="22"/>
                <w:szCs w:val="22"/>
              </w:rPr>
            </w:pPr>
            <w:r w:rsidRPr="00F12934">
              <w:rPr>
                <w:rFonts w:asciiTheme="minorHAnsi" w:hAnsiTheme="minorHAnsi" w:cstheme="minorHAnsi"/>
                <w:sz w:val="22"/>
                <w:szCs w:val="22"/>
              </w:rPr>
              <w:t>&lt;/paymentService&gt;</w:t>
            </w:r>
          </w:p>
          <w:p w:rsidR="00463BFE" w:rsidRPr="00F12934" w:rsidRDefault="00463BFE" w:rsidP="00F12934">
            <w:pPr>
              <w:pStyle w:val="NormalWeb"/>
              <w:ind w:left="720"/>
              <w:rPr>
                <w:rFonts w:asciiTheme="minorHAnsi" w:hAnsiTheme="minorHAnsi" w:cstheme="minorHAnsi"/>
                <w:sz w:val="22"/>
                <w:szCs w:val="22"/>
              </w:rPr>
            </w:pPr>
          </w:p>
          <w:p w:rsidR="00F12934" w:rsidRPr="00463BFE" w:rsidRDefault="00F12934" w:rsidP="00F12934">
            <w:pPr>
              <w:pStyle w:val="NormalWeb"/>
              <w:ind w:left="720"/>
              <w:rPr>
                <w:rFonts w:asciiTheme="minorHAnsi" w:hAnsiTheme="minorHAnsi" w:cstheme="minorHAnsi"/>
                <w:b/>
                <w:sz w:val="22"/>
                <w:szCs w:val="22"/>
              </w:rPr>
            </w:pPr>
            <w:r w:rsidRPr="00463BFE">
              <w:rPr>
                <w:rFonts w:asciiTheme="minorHAnsi" w:hAnsiTheme="minorHAnsi" w:cstheme="minorHAnsi"/>
                <w:b/>
                <w:sz w:val="22"/>
                <w:szCs w:val="22"/>
              </w:rPr>
              <w:t>Sale response</w:t>
            </w:r>
          </w:p>
          <w:p w:rsidR="00F12934" w:rsidRPr="00F12934" w:rsidRDefault="00F12934" w:rsidP="00F12934">
            <w:pPr>
              <w:pStyle w:val="NormalWeb"/>
              <w:ind w:left="720"/>
              <w:rPr>
                <w:rFonts w:asciiTheme="minorHAnsi" w:hAnsiTheme="minorHAnsi" w:cstheme="minorHAnsi"/>
                <w:sz w:val="22"/>
                <w:szCs w:val="22"/>
              </w:rPr>
            </w:pPr>
            <w:r w:rsidRPr="00F12934">
              <w:rPr>
                <w:rFonts w:asciiTheme="minorHAnsi" w:hAnsiTheme="minorHAnsi" w:cstheme="minorHAnsi"/>
                <w:sz w:val="22"/>
                <w:szCs w:val="22"/>
              </w:rPr>
              <w:t>The response is the same as a standard Direct XML response with a &lt;lastEvent&gt; of AUTHORISED. This will be followed shortly by a CAPTURED notification (if enabled).</w:t>
            </w:r>
          </w:p>
          <w:p w:rsidR="00F12934" w:rsidRPr="00F12934" w:rsidRDefault="00F12934" w:rsidP="00F12934">
            <w:pPr>
              <w:pStyle w:val="NormalWeb"/>
              <w:ind w:left="720"/>
              <w:rPr>
                <w:rFonts w:asciiTheme="minorHAnsi" w:hAnsiTheme="minorHAnsi" w:cstheme="minorHAnsi"/>
                <w:sz w:val="22"/>
                <w:szCs w:val="22"/>
              </w:rPr>
            </w:pPr>
          </w:p>
          <w:p w:rsidR="00463BFE" w:rsidRPr="00392984" w:rsidRDefault="00F12934" w:rsidP="0063486A">
            <w:pPr>
              <w:pStyle w:val="NormalWeb"/>
              <w:ind w:left="720"/>
              <w:rPr>
                <w:rFonts w:asciiTheme="minorHAnsi" w:hAnsiTheme="minorHAnsi" w:cstheme="minorHAnsi"/>
                <w:sz w:val="22"/>
                <w:szCs w:val="22"/>
              </w:rPr>
            </w:pPr>
            <w:r w:rsidRPr="00F12934">
              <w:rPr>
                <w:rFonts w:asciiTheme="minorHAnsi" w:hAnsiTheme="minorHAnsi" w:cstheme="minorHAnsi"/>
                <w:sz w:val="22"/>
                <w:szCs w:val="22"/>
              </w:rPr>
              <w:t>Note: In secure-test the &lt;lastEvent&gt; is CAPTURED.</w:t>
            </w:r>
          </w:p>
          <w:p w:rsidR="00392984" w:rsidRPr="00F12934" w:rsidRDefault="00392984" w:rsidP="00392984">
            <w:pPr>
              <w:rPr>
                <w:rFonts w:cstheme="minorHAnsi"/>
              </w:rPr>
            </w:pPr>
          </w:p>
          <w:p w:rsidR="00991655" w:rsidRDefault="00991655" w:rsidP="00991655">
            <w:pPr>
              <w:rPr>
                <w:rFonts w:cstheme="minorHAnsi"/>
              </w:rPr>
            </w:pPr>
          </w:p>
          <w:p w:rsidR="002E4F4B" w:rsidRDefault="002E4F4B" w:rsidP="002E4F4B">
            <w:pPr>
              <w:rPr>
                <w:rFonts w:cstheme="minorHAnsi"/>
                <w:b/>
                <w:sz w:val="28"/>
                <w:szCs w:val="28"/>
                <w:u w:val="single"/>
              </w:rPr>
            </w:pPr>
            <w:r w:rsidRPr="002E4F4B">
              <w:rPr>
                <w:rFonts w:cstheme="minorHAnsi"/>
                <w:b/>
                <w:sz w:val="28"/>
                <w:szCs w:val="28"/>
                <w:u w:val="single"/>
              </w:rPr>
              <w:t>Void</w:t>
            </w:r>
          </w:p>
          <w:p w:rsidR="002E4F4B" w:rsidRPr="002E4F4B" w:rsidRDefault="002E4F4B" w:rsidP="002E4F4B">
            <w:pPr>
              <w:rPr>
                <w:rFonts w:cstheme="minorHAnsi"/>
                <w:b/>
                <w:sz w:val="28"/>
                <w:szCs w:val="28"/>
                <w:u w:val="single"/>
              </w:rPr>
            </w:pPr>
          </w:p>
          <w:p w:rsidR="002E4F4B" w:rsidRDefault="002E4F4B" w:rsidP="002E4F4B">
            <w:pPr>
              <w:rPr>
                <w:rFonts w:cstheme="minorHAnsi"/>
              </w:rPr>
            </w:pPr>
            <w:r w:rsidRPr="002E4F4B">
              <w:rPr>
                <w:rFonts w:cstheme="minorHAnsi"/>
              </w:rPr>
              <w:t>In some cases you may wish to void a sale request. This is done with an order modification. This must be done within the same US business day as the sale request, else it will fail. If it does fail, you'll need to submit a refund request.</w:t>
            </w:r>
          </w:p>
          <w:p w:rsidR="002E4F4B" w:rsidRDefault="002E4F4B" w:rsidP="002E4F4B">
            <w:pPr>
              <w:rPr>
                <w:rFonts w:cstheme="minorHAnsi"/>
              </w:rPr>
            </w:pPr>
          </w:p>
          <w:p w:rsidR="002E4F4B" w:rsidRDefault="002E4F4B" w:rsidP="002E4F4B">
            <w:pPr>
              <w:rPr>
                <w:rFonts w:cstheme="minorHAnsi"/>
              </w:rPr>
            </w:pPr>
          </w:p>
          <w:p w:rsidR="002E4F4B" w:rsidRDefault="002E4F4B" w:rsidP="002E4F4B">
            <w:pPr>
              <w:rPr>
                <w:rFonts w:cstheme="minorHAnsi"/>
              </w:rPr>
            </w:pPr>
            <w:r>
              <w:rPr>
                <w:rFonts w:cstheme="minorHAnsi"/>
              </w:rPr>
              <w:lastRenderedPageBreak/>
              <w:t>How to void sale from the Business manager :</w:t>
            </w:r>
          </w:p>
          <w:p w:rsidR="002E4F4B" w:rsidRDefault="002E4F4B" w:rsidP="002E4F4B">
            <w:pPr>
              <w:rPr>
                <w:rFonts w:cstheme="minorHAnsi"/>
              </w:rPr>
            </w:pPr>
            <w:r>
              <w:rPr>
                <w:rFonts w:cstheme="minorHAnsi"/>
              </w:rPr>
              <w:t xml:space="preserve">Note : The configuration and setup is explained in the installation guide for SFRA </w:t>
            </w:r>
          </w:p>
          <w:p w:rsidR="002E4F4B" w:rsidRDefault="002E4F4B" w:rsidP="002E4F4B">
            <w:pPr>
              <w:rPr>
                <w:rFonts w:cstheme="minorHAnsi"/>
              </w:rPr>
            </w:pPr>
          </w:p>
          <w:p w:rsidR="002E4F4B" w:rsidRDefault="002E4F4B" w:rsidP="002E4F4B">
            <w:pPr>
              <w:rPr>
                <w:rFonts w:cstheme="minorHAnsi"/>
              </w:rPr>
            </w:pPr>
            <w:r>
              <w:rPr>
                <w:rFonts w:cstheme="minorHAnsi"/>
              </w:rPr>
              <w:t xml:space="preserve">Go to </w:t>
            </w:r>
            <w:r w:rsidRPr="002E4F4B">
              <w:rPr>
                <w:rFonts w:cstheme="minorHAnsi"/>
                <w:b/>
              </w:rPr>
              <w:t>Mercahnt Tools &gt; Ordering &gt; Customer Service Center</w:t>
            </w:r>
          </w:p>
          <w:p w:rsidR="002E4F4B" w:rsidRPr="002E4F4B" w:rsidRDefault="002E4F4B" w:rsidP="002E4F4B">
            <w:pPr>
              <w:rPr>
                <w:rFonts w:cstheme="minorHAnsi"/>
              </w:rPr>
            </w:pPr>
          </w:p>
          <w:p w:rsidR="002E4F4B" w:rsidRDefault="002E4F4B" w:rsidP="002E4F4B">
            <w:pPr>
              <w:rPr>
                <w:rFonts w:cstheme="minorHAnsi"/>
              </w:rPr>
            </w:pPr>
            <w:r>
              <w:rPr>
                <w:noProof/>
              </w:rPr>
              <w:drawing>
                <wp:inline distT="0" distB="0" distL="0" distR="0" wp14:anchorId="7FB2FC17" wp14:editId="107E0049">
                  <wp:extent cx="5143500" cy="33486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57800" cy="3357915"/>
                          </a:xfrm>
                          <a:prstGeom prst="rect">
                            <a:avLst/>
                          </a:prstGeom>
                        </pic:spPr>
                      </pic:pic>
                    </a:graphicData>
                  </a:graphic>
                </wp:inline>
              </w:drawing>
            </w:r>
          </w:p>
          <w:p w:rsidR="00C76907" w:rsidRDefault="00C76907" w:rsidP="002E4F4B">
            <w:pPr>
              <w:rPr>
                <w:rFonts w:cstheme="minorHAnsi"/>
              </w:rPr>
            </w:pPr>
          </w:p>
          <w:p w:rsidR="00C76907" w:rsidRPr="00C76907" w:rsidRDefault="00C76907" w:rsidP="002E4F4B">
            <w:pPr>
              <w:rPr>
                <w:rFonts w:cstheme="minorHAnsi"/>
                <w:b/>
                <w:i/>
              </w:rPr>
            </w:pPr>
          </w:p>
          <w:p w:rsidR="00C76907" w:rsidRPr="00C76907" w:rsidRDefault="00C76907" w:rsidP="002E4F4B">
            <w:pPr>
              <w:rPr>
                <w:rFonts w:cstheme="minorHAnsi"/>
                <w:b/>
                <w:i/>
              </w:rPr>
            </w:pPr>
            <w:r w:rsidRPr="00C76907">
              <w:rPr>
                <w:rFonts w:cstheme="minorHAnsi"/>
                <w:b/>
                <w:i/>
              </w:rPr>
              <w:t xml:space="preserve">Find the order to void : </w:t>
            </w:r>
          </w:p>
          <w:p w:rsidR="00C76907" w:rsidRDefault="00C76907" w:rsidP="002E4F4B">
            <w:pPr>
              <w:rPr>
                <w:rFonts w:cstheme="minorHAnsi"/>
              </w:rPr>
            </w:pPr>
          </w:p>
          <w:p w:rsidR="002E4F4B" w:rsidRDefault="002E4F4B" w:rsidP="002E4F4B">
            <w:pPr>
              <w:rPr>
                <w:rFonts w:cstheme="minorHAnsi"/>
              </w:rPr>
            </w:pPr>
          </w:p>
          <w:p w:rsidR="002E4F4B" w:rsidRDefault="00C76907" w:rsidP="002E4F4B">
            <w:pPr>
              <w:rPr>
                <w:rFonts w:cstheme="minorHAnsi"/>
              </w:rPr>
            </w:pPr>
            <w:r>
              <w:rPr>
                <w:noProof/>
              </w:rPr>
              <w:drawing>
                <wp:inline distT="0" distB="0" distL="0" distR="0" wp14:anchorId="39E05AED" wp14:editId="238DA522">
                  <wp:extent cx="5324475" cy="15832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31891" cy="1585452"/>
                          </a:xfrm>
                          <a:prstGeom prst="rect">
                            <a:avLst/>
                          </a:prstGeom>
                        </pic:spPr>
                      </pic:pic>
                    </a:graphicData>
                  </a:graphic>
                </wp:inline>
              </w:drawing>
            </w:r>
          </w:p>
          <w:p w:rsidR="00C76907" w:rsidRDefault="00C76907" w:rsidP="002E4F4B">
            <w:pPr>
              <w:rPr>
                <w:rFonts w:cstheme="minorHAnsi"/>
              </w:rPr>
            </w:pPr>
          </w:p>
          <w:p w:rsidR="00C76907" w:rsidRDefault="00C76907" w:rsidP="002E4F4B">
            <w:pPr>
              <w:rPr>
                <w:rFonts w:cstheme="minorHAnsi"/>
              </w:rPr>
            </w:pPr>
          </w:p>
          <w:p w:rsidR="006F0337" w:rsidRDefault="006F0337" w:rsidP="002E4F4B">
            <w:pPr>
              <w:rPr>
                <w:rFonts w:cstheme="minorHAnsi"/>
              </w:rPr>
            </w:pPr>
            <w:r>
              <w:rPr>
                <w:rFonts w:cstheme="minorHAnsi"/>
              </w:rPr>
              <w:t xml:space="preserve">Click on the order. The next window will have the order details (Snippet inline). Click on more option to see void sale feature. </w:t>
            </w:r>
          </w:p>
          <w:p w:rsidR="006F0337" w:rsidRDefault="006F0337" w:rsidP="002E4F4B">
            <w:pPr>
              <w:rPr>
                <w:rFonts w:cstheme="minorHAnsi"/>
              </w:rPr>
            </w:pPr>
          </w:p>
          <w:p w:rsidR="00C76907" w:rsidRDefault="00B072BC" w:rsidP="002E4F4B">
            <w:pPr>
              <w:rPr>
                <w:rFonts w:cstheme="minorHAnsi"/>
              </w:rPr>
            </w:pPr>
            <w:r>
              <w:rPr>
                <w:noProof/>
              </w:rPr>
              <w:lastRenderedPageBreak/>
              <w:drawing>
                <wp:inline distT="0" distB="0" distL="0" distR="0" wp14:anchorId="5340D306" wp14:editId="181E06E2">
                  <wp:extent cx="4819650" cy="19830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33503" cy="1988749"/>
                          </a:xfrm>
                          <a:prstGeom prst="rect">
                            <a:avLst/>
                          </a:prstGeom>
                        </pic:spPr>
                      </pic:pic>
                    </a:graphicData>
                  </a:graphic>
                </wp:inline>
              </w:drawing>
            </w:r>
          </w:p>
          <w:p w:rsidR="00B072BC" w:rsidRDefault="00B072BC" w:rsidP="002E4F4B">
            <w:pPr>
              <w:rPr>
                <w:rFonts w:cstheme="minorHAnsi"/>
              </w:rPr>
            </w:pPr>
          </w:p>
          <w:p w:rsidR="006F0337" w:rsidRDefault="006F0337" w:rsidP="002E4F4B">
            <w:pPr>
              <w:rPr>
                <w:rFonts w:cstheme="minorHAnsi"/>
              </w:rPr>
            </w:pPr>
            <w:r>
              <w:rPr>
                <w:rFonts w:cstheme="minorHAnsi"/>
              </w:rPr>
              <w:t xml:space="preserve">Click On void sale button </w:t>
            </w:r>
          </w:p>
          <w:p w:rsidR="006F0337" w:rsidRDefault="006F0337" w:rsidP="002E4F4B">
            <w:pPr>
              <w:rPr>
                <w:rFonts w:cstheme="minorHAnsi"/>
              </w:rPr>
            </w:pPr>
          </w:p>
          <w:p w:rsidR="006F0337" w:rsidRDefault="006F0337" w:rsidP="002E4F4B">
            <w:pPr>
              <w:rPr>
                <w:rFonts w:cstheme="minorHAnsi"/>
              </w:rPr>
            </w:pPr>
            <w:r>
              <w:rPr>
                <w:noProof/>
              </w:rPr>
              <w:drawing>
                <wp:inline distT="0" distB="0" distL="0" distR="0" wp14:anchorId="3A9A8174" wp14:editId="3190AE7A">
                  <wp:extent cx="3990975" cy="188410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95493" cy="1886237"/>
                          </a:xfrm>
                          <a:prstGeom prst="rect">
                            <a:avLst/>
                          </a:prstGeom>
                        </pic:spPr>
                      </pic:pic>
                    </a:graphicData>
                  </a:graphic>
                </wp:inline>
              </w:drawing>
            </w:r>
          </w:p>
          <w:p w:rsidR="006F0337" w:rsidRDefault="006F0337" w:rsidP="002E4F4B">
            <w:pPr>
              <w:rPr>
                <w:rFonts w:cstheme="minorHAnsi"/>
              </w:rPr>
            </w:pPr>
          </w:p>
          <w:p w:rsidR="006F0337" w:rsidRDefault="006F0337" w:rsidP="002E4F4B">
            <w:pPr>
              <w:rPr>
                <w:rFonts w:cstheme="minorHAnsi"/>
              </w:rPr>
            </w:pPr>
            <w:r>
              <w:rPr>
                <w:rFonts w:cstheme="minorHAnsi"/>
              </w:rPr>
              <w:t xml:space="preserve">Order is voided successfully </w:t>
            </w:r>
          </w:p>
          <w:p w:rsidR="006F0337" w:rsidRDefault="006F0337" w:rsidP="002E4F4B">
            <w:pPr>
              <w:rPr>
                <w:rFonts w:cstheme="minorHAnsi"/>
              </w:rPr>
            </w:pPr>
          </w:p>
          <w:p w:rsidR="006F0337" w:rsidRDefault="006F0337" w:rsidP="002E4F4B">
            <w:pPr>
              <w:rPr>
                <w:rFonts w:cstheme="minorHAnsi"/>
              </w:rPr>
            </w:pPr>
            <w:r>
              <w:rPr>
                <w:noProof/>
              </w:rPr>
              <w:drawing>
                <wp:inline distT="0" distB="0" distL="0" distR="0" wp14:anchorId="416C8E2C" wp14:editId="3765CD0B">
                  <wp:extent cx="4676775" cy="22102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0066" cy="2211818"/>
                          </a:xfrm>
                          <a:prstGeom prst="rect">
                            <a:avLst/>
                          </a:prstGeom>
                        </pic:spPr>
                      </pic:pic>
                    </a:graphicData>
                  </a:graphic>
                </wp:inline>
              </w:drawing>
            </w:r>
          </w:p>
          <w:p w:rsidR="006F0337" w:rsidRDefault="006F0337" w:rsidP="002E4F4B">
            <w:pPr>
              <w:rPr>
                <w:rFonts w:cstheme="minorHAnsi"/>
              </w:rPr>
            </w:pPr>
          </w:p>
          <w:p w:rsidR="00B072BC" w:rsidRDefault="00B072BC" w:rsidP="002E4F4B">
            <w:pPr>
              <w:rPr>
                <w:rFonts w:cstheme="minorHAnsi"/>
              </w:rPr>
            </w:pPr>
          </w:p>
          <w:p w:rsidR="002E4F4B" w:rsidRPr="002E4F4B" w:rsidRDefault="002E4F4B" w:rsidP="002E4F4B">
            <w:pPr>
              <w:rPr>
                <w:rFonts w:cstheme="minorHAnsi"/>
              </w:rPr>
            </w:pPr>
          </w:p>
          <w:p w:rsidR="002E4F4B" w:rsidRDefault="002E4F4B" w:rsidP="002E4F4B">
            <w:pPr>
              <w:rPr>
                <w:rFonts w:cstheme="minorHAnsi"/>
                <w:b/>
              </w:rPr>
            </w:pPr>
            <w:r w:rsidRPr="002E4F4B">
              <w:rPr>
                <w:rFonts w:cstheme="minorHAnsi"/>
                <w:b/>
              </w:rPr>
              <w:t>Void request</w:t>
            </w:r>
          </w:p>
          <w:p w:rsidR="002E4F4B" w:rsidRPr="002E4F4B" w:rsidRDefault="002E4F4B" w:rsidP="002E4F4B">
            <w:pPr>
              <w:rPr>
                <w:rFonts w:cstheme="minorHAnsi"/>
                <w:b/>
              </w:rPr>
            </w:pPr>
          </w:p>
          <w:p w:rsidR="002E4F4B" w:rsidRPr="002E4F4B" w:rsidRDefault="002E4F4B" w:rsidP="002E4F4B">
            <w:pPr>
              <w:rPr>
                <w:rFonts w:cstheme="minorHAnsi"/>
              </w:rPr>
            </w:pPr>
            <w:r w:rsidRPr="002E4F4B">
              <w:rPr>
                <w:rFonts w:cstheme="minorHAnsi"/>
              </w:rPr>
              <w:t>To submit a void modification, include &lt;voidSale/&gt; in your modification request.</w:t>
            </w:r>
          </w:p>
          <w:p w:rsidR="002E4F4B" w:rsidRPr="002E4F4B" w:rsidRDefault="002E4F4B" w:rsidP="002E4F4B">
            <w:pPr>
              <w:rPr>
                <w:rFonts w:cstheme="minorHAnsi"/>
              </w:rPr>
            </w:pPr>
          </w:p>
          <w:p w:rsidR="002E4F4B" w:rsidRPr="002E4F4B" w:rsidRDefault="002E4F4B" w:rsidP="002E4F4B">
            <w:pPr>
              <w:rPr>
                <w:rFonts w:cstheme="minorHAnsi"/>
              </w:rPr>
            </w:pPr>
            <w:r w:rsidRPr="002E4F4B">
              <w:rPr>
                <w:rFonts w:cstheme="minorHAnsi"/>
              </w:rPr>
              <w:t>&lt;?xml version="1.0" encoding="UTF-8"?&gt;</w:t>
            </w:r>
          </w:p>
          <w:p w:rsidR="002E4F4B" w:rsidRPr="002E4F4B" w:rsidRDefault="002E4F4B" w:rsidP="002E4F4B">
            <w:pPr>
              <w:rPr>
                <w:rFonts w:cstheme="minorHAnsi"/>
              </w:rPr>
            </w:pPr>
            <w:r w:rsidRPr="002E4F4B">
              <w:rPr>
                <w:rFonts w:cstheme="minorHAnsi"/>
              </w:rPr>
              <w:lastRenderedPageBreak/>
              <w:t>&lt;!DOCTYPE paymentService PUBLIC "-//WorldPay//DTD WorldPay PaymentService v1//EN" "http://dtd.worldpay.com/paymentService_v1.dtd"&gt;</w:t>
            </w:r>
          </w:p>
          <w:p w:rsidR="002E4F4B" w:rsidRPr="002E4F4B" w:rsidRDefault="002E4F4B" w:rsidP="002E4F4B">
            <w:pPr>
              <w:rPr>
                <w:rFonts w:cstheme="minorHAnsi"/>
              </w:rPr>
            </w:pPr>
            <w:r w:rsidRPr="002E4F4B">
              <w:rPr>
                <w:rFonts w:cstheme="minorHAnsi"/>
              </w:rPr>
              <w:t>&lt;paymentService version="1.4" merchantCode="YOUR_MERCHANT_CODE"&gt;</w:t>
            </w:r>
          </w:p>
          <w:p w:rsidR="002E4F4B" w:rsidRPr="002E4F4B" w:rsidRDefault="002E4F4B" w:rsidP="002E4F4B">
            <w:pPr>
              <w:rPr>
                <w:rFonts w:cstheme="minorHAnsi"/>
              </w:rPr>
            </w:pPr>
            <w:r w:rsidRPr="002E4F4B">
              <w:rPr>
                <w:rFonts w:cstheme="minorHAnsi"/>
              </w:rPr>
              <w:t xml:space="preserve">   &lt;modify&gt;</w:t>
            </w:r>
          </w:p>
          <w:p w:rsidR="002E4F4B" w:rsidRPr="002E4F4B" w:rsidRDefault="002E4F4B" w:rsidP="002E4F4B">
            <w:pPr>
              <w:rPr>
                <w:rFonts w:cstheme="minorHAnsi"/>
              </w:rPr>
            </w:pPr>
            <w:r w:rsidRPr="002E4F4B">
              <w:rPr>
                <w:rFonts w:cstheme="minorHAnsi"/>
              </w:rPr>
              <w:t xml:space="preserve">      &lt;orderModification orderCode="YOUR_ORDER_CODE"&gt;</w:t>
            </w:r>
          </w:p>
          <w:p w:rsidR="002E4F4B" w:rsidRPr="002E4F4B" w:rsidRDefault="002E4F4B" w:rsidP="002E4F4B">
            <w:pPr>
              <w:rPr>
                <w:rFonts w:cstheme="minorHAnsi"/>
              </w:rPr>
            </w:pPr>
            <w:r w:rsidRPr="002E4F4B">
              <w:rPr>
                <w:rFonts w:cstheme="minorHAnsi"/>
              </w:rPr>
              <w:t xml:space="preserve">         &lt;voidSale/&gt;</w:t>
            </w:r>
          </w:p>
          <w:p w:rsidR="002E4F4B" w:rsidRPr="002E4F4B" w:rsidRDefault="002E4F4B" w:rsidP="002E4F4B">
            <w:pPr>
              <w:rPr>
                <w:rFonts w:cstheme="minorHAnsi"/>
              </w:rPr>
            </w:pPr>
            <w:r w:rsidRPr="002E4F4B">
              <w:rPr>
                <w:rFonts w:cstheme="minorHAnsi"/>
              </w:rPr>
              <w:t xml:space="preserve">      &lt;/orderModification&gt;</w:t>
            </w:r>
          </w:p>
          <w:p w:rsidR="002E4F4B" w:rsidRPr="002E4F4B" w:rsidRDefault="002E4F4B" w:rsidP="002E4F4B">
            <w:pPr>
              <w:rPr>
                <w:rFonts w:cstheme="minorHAnsi"/>
              </w:rPr>
            </w:pPr>
            <w:r w:rsidRPr="002E4F4B">
              <w:rPr>
                <w:rFonts w:cstheme="minorHAnsi"/>
              </w:rPr>
              <w:t xml:space="preserve">   &lt;/modify&gt;</w:t>
            </w:r>
          </w:p>
          <w:p w:rsidR="002E4F4B" w:rsidRDefault="002E4F4B" w:rsidP="002E4F4B">
            <w:pPr>
              <w:rPr>
                <w:rFonts w:cstheme="minorHAnsi"/>
              </w:rPr>
            </w:pPr>
            <w:r w:rsidRPr="002E4F4B">
              <w:rPr>
                <w:rFonts w:cstheme="minorHAnsi"/>
              </w:rPr>
              <w:t>&lt;/paymentService&gt;</w:t>
            </w:r>
          </w:p>
          <w:p w:rsidR="002E4F4B" w:rsidRDefault="002E4F4B" w:rsidP="002E4F4B">
            <w:pPr>
              <w:rPr>
                <w:rFonts w:cstheme="minorHAnsi"/>
              </w:rPr>
            </w:pPr>
          </w:p>
          <w:p w:rsidR="002E4F4B" w:rsidRDefault="002E4F4B" w:rsidP="002E4F4B">
            <w:pPr>
              <w:rPr>
                <w:rFonts w:cstheme="minorHAnsi"/>
              </w:rPr>
            </w:pPr>
          </w:p>
          <w:p w:rsidR="002E4F4B" w:rsidRPr="002E4F4B" w:rsidRDefault="002E4F4B" w:rsidP="002E4F4B">
            <w:pPr>
              <w:rPr>
                <w:rFonts w:cstheme="minorHAnsi"/>
              </w:rPr>
            </w:pPr>
          </w:p>
          <w:p w:rsidR="002E4F4B" w:rsidRDefault="002E4F4B" w:rsidP="002E4F4B">
            <w:pPr>
              <w:rPr>
                <w:rFonts w:cstheme="minorHAnsi"/>
                <w:b/>
              </w:rPr>
            </w:pPr>
            <w:r w:rsidRPr="00DB159F">
              <w:rPr>
                <w:rFonts w:cstheme="minorHAnsi"/>
                <w:b/>
              </w:rPr>
              <w:t>Void response</w:t>
            </w:r>
          </w:p>
          <w:p w:rsidR="00DB159F" w:rsidRDefault="00DB159F" w:rsidP="002E4F4B">
            <w:pPr>
              <w:rPr>
                <w:rFonts w:cstheme="minorHAnsi"/>
              </w:rPr>
            </w:pPr>
          </w:p>
          <w:p w:rsidR="002E4F4B" w:rsidRPr="002E4F4B" w:rsidRDefault="002E4F4B" w:rsidP="002E4F4B">
            <w:pPr>
              <w:rPr>
                <w:rFonts w:cstheme="minorHAnsi"/>
              </w:rPr>
            </w:pPr>
            <w:r w:rsidRPr="002E4F4B">
              <w:rPr>
                <w:rFonts w:cstheme="minorHAnsi"/>
              </w:rPr>
              <w:t>&lt;?xml version="1.0" encoding="UTF-8"?&gt;</w:t>
            </w:r>
          </w:p>
          <w:p w:rsidR="002E4F4B" w:rsidRPr="002E4F4B" w:rsidRDefault="002E4F4B" w:rsidP="002E4F4B">
            <w:pPr>
              <w:rPr>
                <w:rFonts w:cstheme="minorHAnsi"/>
              </w:rPr>
            </w:pPr>
            <w:r w:rsidRPr="002E4F4B">
              <w:rPr>
                <w:rFonts w:cstheme="minorHAnsi"/>
              </w:rPr>
              <w:t>&lt;!DOCTYPE paymentService PUBLIC "-//WorldPay//DTD WorldPay PaymentService v1//EN"      "http://dtd.worldpay.com/paymentService_v1.dtd"&gt;</w:t>
            </w:r>
          </w:p>
          <w:p w:rsidR="002E4F4B" w:rsidRPr="002E4F4B" w:rsidRDefault="002E4F4B" w:rsidP="002E4F4B">
            <w:pPr>
              <w:rPr>
                <w:rFonts w:cstheme="minorHAnsi"/>
              </w:rPr>
            </w:pPr>
            <w:r w:rsidRPr="002E4F4B">
              <w:rPr>
                <w:rFonts w:cstheme="minorHAnsi"/>
              </w:rPr>
              <w:t>&lt;paymentService version="1.4" merchantCode="YOUR_MERCHANT_CODE"&gt;</w:t>
            </w:r>
          </w:p>
          <w:p w:rsidR="002E4F4B" w:rsidRPr="002E4F4B" w:rsidRDefault="002E4F4B" w:rsidP="002E4F4B">
            <w:pPr>
              <w:rPr>
                <w:rFonts w:cstheme="minorHAnsi"/>
              </w:rPr>
            </w:pPr>
            <w:r w:rsidRPr="002E4F4B">
              <w:rPr>
                <w:rFonts w:cstheme="minorHAnsi"/>
              </w:rPr>
              <w:t xml:space="preserve">   &lt;reply&gt;</w:t>
            </w:r>
          </w:p>
          <w:p w:rsidR="002E4F4B" w:rsidRPr="002E4F4B" w:rsidRDefault="002E4F4B" w:rsidP="002E4F4B">
            <w:pPr>
              <w:rPr>
                <w:rFonts w:cstheme="minorHAnsi"/>
              </w:rPr>
            </w:pPr>
            <w:r w:rsidRPr="002E4F4B">
              <w:rPr>
                <w:rFonts w:cstheme="minorHAnsi"/>
              </w:rPr>
              <w:t xml:space="preserve">      &lt;ok&gt;</w:t>
            </w:r>
          </w:p>
          <w:p w:rsidR="002E4F4B" w:rsidRPr="002E4F4B" w:rsidRDefault="002E4F4B" w:rsidP="002E4F4B">
            <w:pPr>
              <w:rPr>
                <w:rFonts w:cstheme="minorHAnsi"/>
              </w:rPr>
            </w:pPr>
            <w:r w:rsidRPr="002E4F4B">
              <w:rPr>
                <w:rFonts w:cstheme="minorHAnsi"/>
              </w:rPr>
              <w:t xml:space="preserve">         &lt;voidReceived ordercode="YOUR_ORDER_CODE" /&gt;</w:t>
            </w:r>
          </w:p>
          <w:p w:rsidR="002E4F4B" w:rsidRPr="002E4F4B" w:rsidRDefault="002E4F4B" w:rsidP="002E4F4B">
            <w:pPr>
              <w:rPr>
                <w:rFonts w:cstheme="minorHAnsi"/>
              </w:rPr>
            </w:pPr>
            <w:r w:rsidRPr="002E4F4B">
              <w:rPr>
                <w:rFonts w:cstheme="minorHAnsi"/>
              </w:rPr>
              <w:t xml:space="preserve">      &lt;/ok&gt;</w:t>
            </w:r>
          </w:p>
          <w:p w:rsidR="002E4F4B" w:rsidRPr="002E4F4B" w:rsidRDefault="002E4F4B" w:rsidP="002E4F4B">
            <w:pPr>
              <w:rPr>
                <w:rFonts w:cstheme="minorHAnsi"/>
              </w:rPr>
            </w:pPr>
            <w:r w:rsidRPr="002E4F4B">
              <w:rPr>
                <w:rFonts w:cstheme="minorHAnsi"/>
              </w:rPr>
              <w:t xml:space="preserve">   &lt;/reply&gt;</w:t>
            </w:r>
          </w:p>
          <w:p w:rsidR="002E4F4B" w:rsidRDefault="002E4F4B" w:rsidP="002E4F4B">
            <w:pPr>
              <w:rPr>
                <w:rFonts w:cstheme="minorHAnsi"/>
              </w:rPr>
            </w:pPr>
            <w:r w:rsidRPr="002E4F4B">
              <w:rPr>
                <w:rFonts w:cstheme="minorHAnsi"/>
              </w:rPr>
              <w:t>&lt;/paymentService&gt;</w:t>
            </w:r>
          </w:p>
          <w:p w:rsidR="002E4F4B" w:rsidRDefault="002E4F4B" w:rsidP="002E4F4B">
            <w:pPr>
              <w:rPr>
                <w:rFonts w:cstheme="minorHAnsi"/>
              </w:rPr>
            </w:pPr>
          </w:p>
          <w:p w:rsidR="002E4F4B" w:rsidRPr="002E4F4B" w:rsidRDefault="002E4F4B" w:rsidP="002E4F4B">
            <w:pPr>
              <w:rPr>
                <w:rFonts w:cstheme="minorHAnsi"/>
              </w:rPr>
            </w:pPr>
          </w:p>
          <w:p w:rsidR="002E4F4B" w:rsidRPr="00DB159F" w:rsidRDefault="002E4F4B" w:rsidP="002E4F4B">
            <w:pPr>
              <w:rPr>
                <w:rFonts w:cstheme="minorHAnsi"/>
                <w:b/>
              </w:rPr>
            </w:pPr>
            <w:r w:rsidRPr="00DB159F">
              <w:rPr>
                <w:rFonts w:cstheme="minorHAnsi"/>
                <w:b/>
              </w:rPr>
              <w:t>Void notification</w:t>
            </w:r>
          </w:p>
          <w:p w:rsidR="002E4F4B" w:rsidRPr="002E4F4B" w:rsidRDefault="002E4F4B" w:rsidP="002E4F4B">
            <w:pPr>
              <w:rPr>
                <w:rFonts w:cstheme="minorHAnsi"/>
              </w:rPr>
            </w:pPr>
            <w:r w:rsidRPr="002E4F4B">
              <w:rPr>
                <w:rFonts w:cstheme="minorHAnsi"/>
              </w:rPr>
              <w:t>Once the void request has been processed a notification will sent.</w:t>
            </w:r>
          </w:p>
          <w:p w:rsidR="00DB159F" w:rsidRDefault="00DB159F" w:rsidP="002E4F4B">
            <w:pPr>
              <w:rPr>
                <w:rFonts w:cstheme="minorHAnsi"/>
              </w:rPr>
            </w:pPr>
          </w:p>
          <w:p w:rsidR="002E4F4B" w:rsidRPr="002E4F4B" w:rsidRDefault="002E4F4B" w:rsidP="002E4F4B">
            <w:pPr>
              <w:rPr>
                <w:rFonts w:cstheme="minorHAnsi"/>
              </w:rPr>
            </w:pPr>
            <w:r w:rsidRPr="002E4F4B">
              <w:rPr>
                <w:rFonts w:cstheme="minorHAnsi"/>
              </w:rPr>
              <w:t>&lt;?xml version="1.0" encoding="UTF-8"?&gt;</w:t>
            </w:r>
          </w:p>
          <w:p w:rsidR="002E4F4B" w:rsidRPr="002E4F4B" w:rsidRDefault="002E4F4B" w:rsidP="002E4F4B">
            <w:pPr>
              <w:rPr>
                <w:rFonts w:cstheme="minorHAnsi"/>
              </w:rPr>
            </w:pPr>
            <w:r w:rsidRPr="002E4F4B">
              <w:rPr>
                <w:rFonts w:cstheme="minorHAnsi"/>
              </w:rPr>
              <w:t>&lt;!DOCTYPE paymentService PUBLIC "-//Worldpay//DTD Worldpay PaymentService v1//EN" "http://dtd.worldpay.com/paymentService_v1.dtd"&gt;</w:t>
            </w:r>
          </w:p>
          <w:p w:rsidR="002E4F4B" w:rsidRPr="002E4F4B" w:rsidRDefault="002E4F4B" w:rsidP="002E4F4B">
            <w:pPr>
              <w:rPr>
                <w:rFonts w:cstheme="minorHAnsi"/>
              </w:rPr>
            </w:pPr>
            <w:r w:rsidRPr="002E4F4B">
              <w:rPr>
                <w:rFonts w:cstheme="minorHAnsi"/>
              </w:rPr>
              <w:t>&lt;paymentService version="1.4" merchantCode="YOUR_MERCHANT_CODE"&gt;</w:t>
            </w:r>
          </w:p>
          <w:p w:rsidR="002E4F4B" w:rsidRPr="002E4F4B" w:rsidRDefault="002E4F4B" w:rsidP="002E4F4B">
            <w:pPr>
              <w:rPr>
                <w:rFonts w:cstheme="minorHAnsi"/>
              </w:rPr>
            </w:pPr>
            <w:r w:rsidRPr="002E4F4B">
              <w:rPr>
                <w:rFonts w:cstheme="minorHAnsi"/>
              </w:rPr>
              <w:t xml:space="preserve">   &lt;notify&gt;</w:t>
            </w:r>
          </w:p>
          <w:p w:rsidR="002E4F4B" w:rsidRPr="002E4F4B" w:rsidRDefault="002E4F4B" w:rsidP="002E4F4B">
            <w:pPr>
              <w:rPr>
                <w:rFonts w:cstheme="minorHAnsi"/>
              </w:rPr>
            </w:pPr>
            <w:r w:rsidRPr="002E4F4B">
              <w:rPr>
                <w:rFonts w:cstheme="minorHAnsi"/>
              </w:rPr>
              <w:t xml:space="preserve">      &lt;orderStatusEvent orderCode="YOUR_ORDER_CODE"&gt;</w:t>
            </w:r>
          </w:p>
          <w:p w:rsidR="002E4F4B" w:rsidRPr="002E4F4B" w:rsidRDefault="002E4F4B" w:rsidP="002E4F4B">
            <w:pPr>
              <w:rPr>
                <w:rFonts w:cstheme="minorHAnsi"/>
              </w:rPr>
            </w:pPr>
            <w:r w:rsidRPr="002E4F4B">
              <w:rPr>
                <w:rFonts w:cstheme="minorHAnsi"/>
              </w:rPr>
              <w:t xml:space="preserve">         &lt;payment&gt;</w:t>
            </w:r>
          </w:p>
          <w:p w:rsidR="002E4F4B" w:rsidRPr="002E4F4B" w:rsidRDefault="002E4F4B" w:rsidP="002E4F4B">
            <w:pPr>
              <w:rPr>
                <w:rFonts w:cstheme="minorHAnsi"/>
              </w:rPr>
            </w:pPr>
            <w:r w:rsidRPr="002E4F4B">
              <w:rPr>
                <w:rFonts w:cstheme="minorHAnsi"/>
              </w:rPr>
              <w:t xml:space="preserve">            &lt;paymentMethod&gt;ECMC-SSL&lt;/paymentMethod&gt;</w:t>
            </w:r>
          </w:p>
          <w:p w:rsidR="002E4F4B" w:rsidRPr="002E4F4B" w:rsidRDefault="002E4F4B" w:rsidP="002E4F4B">
            <w:pPr>
              <w:rPr>
                <w:rFonts w:cstheme="minorHAnsi"/>
              </w:rPr>
            </w:pPr>
            <w:r w:rsidRPr="002E4F4B">
              <w:rPr>
                <w:rFonts w:cstheme="minorHAnsi"/>
              </w:rPr>
              <w:t xml:space="preserve">            &lt;amount value="1000" currencyCode="EUR" exponent="2" debitCreditIndicator="credit" /&gt;</w:t>
            </w:r>
          </w:p>
          <w:p w:rsidR="002E4F4B" w:rsidRPr="002E4F4B" w:rsidRDefault="002E4F4B" w:rsidP="002E4F4B">
            <w:pPr>
              <w:rPr>
                <w:rFonts w:cstheme="minorHAnsi"/>
              </w:rPr>
            </w:pPr>
            <w:r w:rsidRPr="002E4F4B">
              <w:rPr>
                <w:rFonts w:cstheme="minorHAnsi"/>
              </w:rPr>
              <w:t xml:space="preserve">            &lt;lastEvent&gt;VOIDED&lt;/lastEvent&gt;</w:t>
            </w:r>
          </w:p>
          <w:p w:rsidR="002E4F4B" w:rsidRPr="002E4F4B" w:rsidRDefault="002E4F4B" w:rsidP="002E4F4B">
            <w:pPr>
              <w:rPr>
                <w:rFonts w:cstheme="minorHAnsi"/>
              </w:rPr>
            </w:pPr>
            <w:r w:rsidRPr="002E4F4B">
              <w:rPr>
                <w:rFonts w:cstheme="minorHAnsi"/>
              </w:rPr>
              <w:t xml:space="preserve">         &lt;/payment&gt;</w:t>
            </w:r>
          </w:p>
          <w:p w:rsidR="002E4F4B" w:rsidRPr="002E4F4B" w:rsidRDefault="002E4F4B" w:rsidP="002E4F4B">
            <w:pPr>
              <w:rPr>
                <w:rFonts w:cstheme="minorHAnsi"/>
              </w:rPr>
            </w:pPr>
            <w:r w:rsidRPr="002E4F4B">
              <w:rPr>
                <w:rFonts w:cstheme="minorHAnsi"/>
              </w:rPr>
              <w:t xml:space="preserve">         &lt;journal journalType="VOIDED"&gt;</w:t>
            </w:r>
          </w:p>
          <w:p w:rsidR="002E4F4B" w:rsidRPr="002E4F4B" w:rsidRDefault="002E4F4B" w:rsidP="002E4F4B">
            <w:pPr>
              <w:rPr>
                <w:rFonts w:cstheme="minorHAnsi"/>
              </w:rPr>
            </w:pPr>
            <w:r w:rsidRPr="002E4F4B">
              <w:rPr>
                <w:rFonts w:cstheme="minorHAnsi"/>
              </w:rPr>
              <w:t xml:space="preserve">            &lt;bookingDate&gt;</w:t>
            </w:r>
          </w:p>
          <w:p w:rsidR="002E4F4B" w:rsidRPr="002E4F4B" w:rsidRDefault="002E4F4B" w:rsidP="002E4F4B">
            <w:pPr>
              <w:rPr>
                <w:rFonts w:cstheme="minorHAnsi"/>
              </w:rPr>
            </w:pPr>
            <w:r w:rsidRPr="002E4F4B">
              <w:rPr>
                <w:rFonts w:cstheme="minorHAnsi"/>
              </w:rPr>
              <w:t xml:space="preserve">               &lt;date dayOfMonth="01" month="01" year="2020" /&gt;</w:t>
            </w:r>
          </w:p>
          <w:p w:rsidR="002E4F4B" w:rsidRPr="002E4F4B" w:rsidRDefault="002E4F4B" w:rsidP="002E4F4B">
            <w:pPr>
              <w:rPr>
                <w:rFonts w:cstheme="minorHAnsi"/>
              </w:rPr>
            </w:pPr>
            <w:r w:rsidRPr="002E4F4B">
              <w:rPr>
                <w:rFonts w:cstheme="minorHAnsi"/>
              </w:rPr>
              <w:t xml:space="preserve">            &lt;/bookingDate&gt;</w:t>
            </w:r>
          </w:p>
          <w:p w:rsidR="002E4F4B" w:rsidRPr="002E4F4B" w:rsidRDefault="002E4F4B" w:rsidP="002E4F4B">
            <w:pPr>
              <w:rPr>
                <w:rFonts w:cstheme="minorHAnsi"/>
              </w:rPr>
            </w:pPr>
            <w:r w:rsidRPr="002E4F4B">
              <w:rPr>
                <w:rFonts w:cstheme="minorHAnsi"/>
              </w:rPr>
              <w:t xml:space="preserve">            &lt;accountTx accountType="IN_PROCESS_CAPTURED" batchId="1"&gt;</w:t>
            </w:r>
          </w:p>
          <w:p w:rsidR="002E4F4B" w:rsidRPr="002E4F4B" w:rsidRDefault="002E4F4B" w:rsidP="002E4F4B">
            <w:pPr>
              <w:rPr>
                <w:rFonts w:cstheme="minorHAnsi"/>
              </w:rPr>
            </w:pPr>
            <w:r w:rsidRPr="002E4F4B">
              <w:rPr>
                <w:rFonts w:cstheme="minorHAnsi"/>
              </w:rPr>
              <w:t xml:space="preserve">               &lt;amount value="1000" currencyCode="EUR" exponent="2" debitCreditIndicator="debit" /&gt;</w:t>
            </w:r>
          </w:p>
          <w:p w:rsidR="002E4F4B" w:rsidRPr="002E4F4B" w:rsidRDefault="002E4F4B" w:rsidP="002E4F4B">
            <w:pPr>
              <w:rPr>
                <w:rFonts w:cstheme="minorHAnsi"/>
              </w:rPr>
            </w:pPr>
            <w:r w:rsidRPr="002E4F4B">
              <w:rPr>
                <w:rFonts w:cstheme="minorHAnsi"/>
              </w:rPr>
              <w:t xml:space="preserve">            &lt;/accountTx&gt;</w:t>
            </w:r>
          </w:p>
          <w:p w:rsidR="002E4F4B" w:rsidRPr="002E4F4B" w:rsidRDefault="002E4F4B" w:rsidP="002E4F4B">
            <w:pPr>
              <w:rPr>
                <w:rFonts w:cstheme="minorHAnsi"/>
              </w:rPr>
            </w:pPr>
            <w:r w:rsidRPr="002E4F4B">
              <w:rPr>
                <w:rFonts w:cstheme="minorHAnsi"/>
              </w:rPr>
              <w:t xml:space="preserve">         &lt;/journal&gt;</w:t>
            </w:r>
          </w:p>
          <w:p w:rsidR="002E4F4B" w:rsidRPr="002E4F4B" w:rsidRDefault="002E4F4B" w:rsidP="002E4F4B">
            <w:pPr>
              <w:rPr>
                <w:rFonts w:cstheme="minorHAnsi"/>
              </w:rPr>
            </w:pPr>
            <w:r w:rsidRPr="002E4F4B">
              <w:rPr>
                <w:rFonts w:cstheme="minorHAnsi"/>
              </w:rPr>
              <w:t xml:space="preserve">      &lt;/orderStatusEvent&gt;</w:t>
            </w:r>
          </w:p>
          <w:p w:rsidR="002E4F4B" w:rsidRPr="002E4F4B" w:rsidRDefault="002E4F4B" w:rsidP="002E4F4B">
            <w:pPr>
              <w:rPr>
                <w:rFonts w:cstheme="minorHAnsi"/>
              </w:rPr>
            </w:pPr>
            <w:r w:rsidRPr="002E4F4B">
              <w:rPr>
                <w:rFonts w:cstheme="minorHAnsi"/>
              </w:rPr>
              <w:t xml:space="preserve">   &lt;/notify&gt;</w:t>
            </w:r>
          </w:p>
          <w:p w:rsidR="002E4F4B" w:rsidRPr="00F12934" w:rsidRDefault="002E4F4B" w:rsidP="002E4F4B">
            <w:pPr>
              <w:rPr>
                <w:rFonts w:cstheme="minorHAnsi"/>
              </w:rPr>
            </w:pPr>
            <w:r w:rsidRPr="002E4F4B">
              <w:rPr>
                <w:rFonts w:cstheme="minorHAnsi"/>
              </w:rPr>
              <w:lastRenderedPageBreak/>
              <w:t>&lt;/paymentService&gt;</w:t>
            </w:r>
          </w:p>
          <w:p w:rsidR="00991655" w:rsidRPr="0037308D" w:rsidRDefault="00991655" w:rsidP="00E23D9C">
            <w:pPr>
              <w:pStyle w:val="NormalWeb"/>
              <w:spacing w:line="276" w:lineRule="auto"/>
              <w:rPr>
                <w:rFonts w:asciiTheme="minorHAnsi" w:hAnsiTheme="minorHAnsi" w:cstheme="minorHAnsi"/>
                <w:b/>
                <w:u w:val="single"/>
              </w:rPr>
            </w:pPr>
          </w:p>
          <w:p w:rsidR="0037308D" w:rsidRPr="0037308D" w:rsidRDefault="0037308D" w:rsidP="0037308D">
            <w:pPr>
              <w:pStyle w:val="NormalWeb"/>
              <w:rPr>
                <w:rFonts w:asciiTheme="minorHAnsi" w:hAnsiTheme="minorHAnsi" w:cstheme="minorHAnsi"/>
                <w:b/>
                <w:u w:val="single"/>
              </w:rPr>
            </w:pPr>
            <w:r w:rsidRPr="0037308D">
              <w:rPr>
                <w:rFonts w:asciiTheme="minorHAnsi" w:hAnsiTheme="minorHAnsi" w:cstheme="minorHAnsi"/>
                <w:b/>
                <w:u w:val="single"/>
              </w:rPr>
              <w:t>Advanced Prime Routing</w:t>
            </w:r>
          </w:p>
          <w:p w:rsidR="0037308D" w:rsidRPr="0037308D" w:rsidRDefault="0037308D" w:rsidP="0037308D">
            <w:pPr>
              <w:pStyle w:val="NormalWeb"/>
              <w:rPr>
                <w:rFonts w:asciiTheme="minorHAnsi" w:hAnsiTheme="minorHAnsi" w:cstheme="minorHAnsi"/>
                <w:sz w:val="22"/>
                <w:szCs w:val="22"/>
              </w:rPr>
            </w:pPr>
            <w:r w:rsidRPr="0037308D">
              <w:rPr>
                <w:rFonts w:asciiTheme="minorHAnsi" w:hAnsiTheme="minorHAnsi" w:cstheme="minorHAnsi"/>
                <w:sz w:val="22"/>
                <w:szCs w:val="22"/>
              </w:rPr>
              <w:t>Advanc</w:t>
            </w:r>
            <w:r>
              <w:rPr>
                <w:rFonts w:asciiTheme="minorHAnsi" w:hAnsiTheme="minorHAnsi" w:cstheme="minorHAnsi"/>
                <w:sz w:val="22"/>
                <w:szCs w:val="22"/>
              </w:rPr>
              <w:t>ed Prime Routing allows you to:</w:t>
            </w:r>
          </w:p>
          <w:p w:rsidR="0037308D" w:rsidRPr="0037308D" w:rsidRDefault="0037308D" w:rsidP="0037308D">
            <w:pPr>
              <w:pStyle w:val="NormalWeb"/>
              <w:numPr>
                <w:ilvl w:val="0"/>
                <w:numId w:val="117"/>
              </w:numPr>
              <w:rPr>
                <w:rFonts w:asciiTheme="minorHAnsi" w:hAnsiTheme="minorHAnsi" w:cstheme="minorHAnsi"/>
                <w:sz w:val="22"/>
                <w:szCs w:val="22"/>
              </w:rPr>
            </w:pPr>
            <w:r w:rsidRPr="0037308D">
              <w:rPr>
                <w:rFonts w:asciiTheme="minorHAnsi" w:hAnsiTheme="minorHAnsi" w:cstheme="minorHAnsi"/>
                <w:sz w:val="22"/>
                <w:szCs w:val="22"/>
              </w:rPr>
              <w:t>Receive the debit network used to process the payment</w:t>
            </w:r>
          </w:p>
          <w:p w:rsidR="0037308D" w:rsidRPr="0037308D" w:rsidRDefault="0037308D" w:rsidP="0037308D">
            <w:pPr>
              <w:pStyle w:val="NormalWeb"/>
              <w:numPr>
                <w:ilvl w:val="0"/>
                <w:numId w:val="117"/>
              </w:numPr>
              <w:rPr>
                <w:rFonts w:asciiTheme="minorHAnsi" w:hAnsiTheme="minorHAnsi" w:cstheme="minorHAnsi"/>
                <w:sz w:val="22"/>
                <w:szCs w:val="22"/>
              </w:rPr>
            </w:pPr>
            <w:r w:rsidRPr="0037308D">
              <w:rPr>
                <w:rFonts w:asciiTheme="minorHAnsi" w:hAnsiTheme="minorHAnsi" w:cstheme="minorHAnsi"/>
                <w:sz w:val="22"/>
                <w:szCs w:val="22"/>
              </w:rPr>
              <w:t>Specify your preferred debit networks</w:t>
            </w:r>
          </w:p>
          <w:p w:rsidR="00824417" w:rsidRDefault="0037308D" w:rsidP="00824417">
            <w:pPr>
              <w:pStyle w:val="NormalWeb"/>
              <w:numPr>
                <w:ilvl w:val="0"/>
                <w:numId w:val="117"/>
              </w:numPr>
              <w:spacing w:line="276" w:lineRule="auto"/>
              <w:rPr>
                <w:rFonts w:asciiTheme="minorHAnsi" w:hAnsiTheme="minorHAnsi" w:cstheme="minorHAnsi"/>
                <w:sz w:val="22"/>
                <w:szCs w:val="22"/>
              </w:rPr>
            </w:pPr>
            <w:r w:rsidRPr="0037308D">
              <w:rPr>
                <w:rFonts w:asciiTheme="minorHAnsi" w:hAnsiTheme="minorHAnsi" w:cstheme="minorHAnsi"/>
                <w:sz w:val="22"/>
                <w:szCs w:val="22"/>
              </w:rPr>
              <w:t>Specify your routing preference</w:t>
            </w:r>
          </w:p>
          <w:p w:rsidR="00824417" w:rsidRDefault="00824417" w:rsidP="00824417">
            <w:pPr>
              <w:pStyle w:val="NormalWeb"/>
              <w:spacing w:line="276" w:lineRule="auto"/>
              <w:ind w:left="720"/>
              <w:rPr>
                <w:rFonts w:asciiTheme="minorHAnsi" w:hAnsiTheme="minorHAnsi" w:cstheme="minorHAnsi"/>
                <w:sz w:val="22"/>
                <w:szCs w:val="22"/>
              </w:rPr>
            </w:pPr>
          </w:p>
          <w:p w:rsidR="00824417" w:rsidRPr="00824417" w:rsidRDefault="00824417" w:rsidP="00824417">
            <w:pPr>
              <w:pStyle w:val="NormalWeb"/>
              <w:rPr>
                <w:rFonts w:asciiTheme="minorHAnsi" w:hAnsiTheme="minorHAnsi" w:cstheme="minorHAnsi"/>
                <w:b/>
                <w:sz w:val="22"/>
                <w:szCs w:val="22"/>
              </w:rPr>
            </w:pPr>
            <w:r w:rsidRPr="00824417">
              <w:rPr>
                <w:rFonts w:asciiTheme="minorHAnsi" w:hAnsiTheme="minorHAnsi" w:cstheme="minorHAnsi"/>
                <w:b/>
                <w:sz w:val="22"/>
                <w:szCs w:val="22"/>
              </w:rPr>
              <w:t>Routing preference</w:t>
            </w:r>
          </w:p>
          <w:p w:rsidR="00824417" w:rsidRPr="00824417" w:rsidRDefault="00824417" w:rsidP="00824417">
            <w:pPr>
              <w:pStyle w:val="NormalWeb"/>
              <w:rPr>
                <w:rFonts w:asciiTheme="minorHAnsi" w:hAnsiTheme="minorHAnsi" w:cstheme="minorHAnsi"/>
                <w:sz w:val="22"/>
                <w:szCs w:val="22"/>
              </w:rPr>
            </w:pPr>
            <w:r w:rsidRPr="00824417">
              <w:rPr>
                <w:rFonts w:asciiTheme="minorHAnsi" w:hAnsiTheme="minorHAnsi" w:cstheme="minorHAnsi"/>
                <w:sz w:val="22"/>
                <w:szCs w:val="22"/>
              </w:rPr>
              <w:t>You can optionally provide a routing preference to specify how a particular transaction should be routed:</w:t>
            </w:r>
          </w:p>
          <w:p w:rsidR="00824417" w:rsidRPr="00824417" w:rsidRDefault="00824417" w:rsidP="00824417">
            <w:pPr>
              <w:pStyle w:val="NormalWeb"/>
              <w:rPr>
                <w:rFonts w:asciiTheme="minorHAnsi" w:hAnsiTheme="minorHAnsi" w:cstheme="minorHAnsi"/>
                <w:sz w:val="22"/>
                <w:szCs w:val="22"/>
              </w:rPr>
            </w:pPr>
          </w:p>
          <w:p w:rsidR="00824417" w:rsidRPr="00824417" w:rsidRDefault="00824417" w:rsidP="00824417">
            <w:pPr>
              <w:pStyle w:val="NormalWeb"/>
              <w:numPr>
                <w:ilvl w:val="0"/>
                <w:numId w:val="118"/>
              </w:numPr>
              <w:rPr>
                <w:rFonts w:asciiTheme="minorHAnsi" w:hAnsiTheme="minorHAnsi" w:cstheme="minorHAnsi"/>
                <w:sz w:val="22"/>
                <w:szCs w:val="22"/>
              </w:rPr>
            </w:pPr>
            <w:r w:rsidRPr="00824417">
              <w:rPr>
                <w:rFonts w:asciiTheme="minorHAnsi" w:hAnsiTheme="minorHAnsi" w:cstheme="minorHAnsi"/>
                <w:sz w:val="22"/>
                <w:szCs w:val="22"/>
              </w:rPr>
              <w:t>pinlessDebitOnly - Route the transaction only through the PINless Debit networks</w:t>
            </w:r>
          </w:p>
          <w:p w:rsidR="00824417" w:rsidRPr="00824417" w:rsidRDefault="00824417" w:rsidP="00824417">
            <w:pPr>
              <w:pStyle w:val="NormalWeb"/>
              <w:numPr>
                <w:ilvl w:val="0"/>
                <w:numId w:val="118"/>
              </w:numPr>
              <w:rPr>
                <w:rFonts w:asciiTheme="minorHAnsi" w:hAnsiTheme="minorHAnsi" w:cstheme="minorHAnsi"/>
                <w:sz w:val="22"/>
                <w:szCs w:val="22"/>
              </w:rPr>
            </w:pPr>
            <w:r w:rsidRPr="00824417">
              <w:rPr>
                <w:rFonts w:asciiTheme="minorHAnsi" w:hAnsiTheme="minorHAnsi" w:cstheme="minorHAnsi"/>
                <w:sz w:val="22"/>
                <w:szCs w:val="22"/>
              </w:rPr>
              <w:t>signatureOnly - Route the transaction only through the signature networks</w:t>
            </w:r>
          </w:p>
          <w:p w:rsidR="00824417" w:rsidRPr="00824417" w:rsidRDefault="00824417" w:rsidP="00824417">
            <w:pPr>
              <w:pStyle w:val="NormalWeb"/>
              <w:numPr>
                <w:ilvl w:val="0"/>
                <w:numId w:val="118"/>
              </w:numPr>
              <w:spacing w:line="276" w:lineRule="auto"/>
              <w:rPr>
                <w:rFonts w:asciiTheme="minorHAnsi" w:hAnsiTheme="minorHAnsi" w:cstheme="minorHAnsi"/>
                <w:sz w:val="22"/>
                <w:szCs w:val="22"/>
              </w:rPr>
            </w:pPr>
            <w:r w:rsidRPr="00824417">
              <w:rPr>
                <w:rFonts w:asciiTheme="minorHAnsi" w:hAnsiTheme="minorHAnsi" w:cstheme="minorHAnsi"/>
                <w:sz w:val="22"/>
                <w:szCs w:val="22"/>
              </w:rPr>
              <w:t>regular - Use standard routing</w:t>
            </w:r>
          </w:p>
        </w:tc>
      </w:tr>
    </w:tbl>
    <w:p w:rsidR="00621C34" w:rsidRPr="00621C34" w:rsidRDefault="00621C34" w:rsidP="00621C34">
      <w:pPr>
        <w:spacing w:after="0" w:line="240" w:lineRule="auto"/>
      </w:pPr>
    </w:p>
    <w:p w:rsidR="007D3DE8" w:rsidRDefault="007D3DE8" w:rsidP="007D3DE8">
      <w:pPr>
        <w:spacing w:after="0" w:line="240" w:lineRule="auto"/>
        <w:rPr>
          <w:b/>
        </w:rPr>
      </w:pPr>
      <w:r w:rsidRPr="007D3DE8">
        <w:rPr>
          <w:b/>
        </w:rPr>
        <w:t>Debit networks</w:t>
      </w:r>
    </w:p>
    <w:p w:rsidR="007D3DE8" w:rsidRPr="007D3DE8" w:rsidRDefault="007D3DE8" w:rsidP="007D3DE8">
      <w:pPr>
        <w:spacing w:after="0" w:line="240" w:lineRule="auto"/>
        <w:rPr>
          <w:b/>
        </w:rPr>
      </w:pPr>
    </w:p>
    <w:p w:rsidR="007D3DE8" w:rsidRDefault="007D3DE8" w:rsidP="007D3DE8">
      <w:pPr>
        <w:spacing w:after="0" w:line="240" w:lineRule="auto"/>
      </w:pPr>
      <w:r>
        <w:t>The following table shows the debit network names used with Preferred debit network and Receive debit network along with the supported transaction types.</w:t>
      </w:r>
    </w:p>
    <w:p w:rsidR="007D3DE8" w:rsidRDefault="007D3DE8" w:rsidP="007D3DE8">
      <w:pPr>
        <w:spacing w:after="0" w:line="240" w:lineRule="auto"/>
      </w:pPr>
    </w:p>
    <w:p w:rsidR="007D3DE8" w:rsidRDefault="007D3DE8" w:rsidP="007D3DE8">
      <w:pPr>
        <w:spacing w:after="0" w:line="240" w:lineRule="auto"/>
      </w:pPr>
      <w:r>
        <w:t>Network</w:t>
      </w:r>
      <w:r>
        <w:tab/>
        <w:t>Recurring</w:t>
      </w:r>
      <w:r>
        <w:tab/>
        <w:t>eCommerce</w:t>
      </w:r>
    </w:p>
    <w:p w:rsidR="007D3DE8" w:rsidRDefault="007D3DE8" w:rsidP="007D3DE8">
      <w:pPr>
        <w:spacing w:after="0" w:line="240" w:lineRule="auto"/>
      </w:pPr>
      <w:r>
        <w:t>Accel</w:t>
      </w:r>
      <w:r>
        <w:tab/>
        <w:t xml:space="preserve">                        </w:t>
      </w:r>
      <w:r>
        <w:rPr>
          <w:rFonts w:ascii="Segoe UI Symbol" w:hAnsi="Segoe UI Symbol" w:cs="Segoe UI Symbol"/>
        </w:rPr>
        <w:t xml:space="preserve">✔ </w:t>
      </w:r>
      <w:r>
        <w:tab/>
      </w:r>
      <w:r>
        <w:rPr>
          <w:rFonts w:ascii="Segoe UI Symbol" w:hAnsi="Segoe UI Symbol" w:cs="Segoe UI Symbol"/>
        </w:rPr>
        <w:t>✔</w:t>
      </w:r>
    </w:p>
    <w:p w:rsidR="007D3DE8" w:rsidRDefault="007D3DE8" w:rsidP="007D3DE8">
      <w:pPr>
        <w:spacing w:after="0" w:line="240" w:lineRule="auto"/>
      </w:pPr>
      <w:r>
        <w:t>AFFN</w:t>
      </w:r>
      <w:r>
        <w:tab/>
        <w:t xml:space="preserve">                        </w:t>
      </w:r>
      <w:r>
        <w:rPr>
          <w:rFonts w:ascii="Segoe UI Symbol" w:hAnsi="Segoe UI Symbol" w:cs="Segoe UI Symbol"/>
        </w:rPr>
        <w:t xml:space="preserve">✔ </w:t>
      </w:r>
      <w:r>
        <w:tab/>
      </w:r>
      <w:r>
        <w:rPr>
          <w:rFonts w:ascii="Segoe UI Symbol" w:hAnsi="Segoe UI Symbol" w:cs="Segoe UI Symbol"/>
        </w:rPr>
        <w:t>✔</w:t>
      </w:r>
    </w:p>
    <w:p w:rsidR="007D3DE8" w:rsidRDefault="007D3DE8" w:rsidP="007D3DE8">
      <w:pPr>
        <w:spacing w:after="0" w:line="240" w:lineRule="auto"/>
      </w:pPr>
      <w:r>
        <w:t xml:space="preserve">CU24                            </w:t>
      </w:r>
      <w:r>
        <w:rPr>
          <w:rFonts w:ascii="Segoe UI Symbol" w:hAnsi="Segoe UI Symbol" w:cs="Segoe UI Symbol"/>
        </w:rPr>
        <w:t>✔             ✖</w:t>
      </w:r>
    </w:p>
    <w:p w:rsidR="007D3DE8" w:rsidRDefault="007D3DE8" w:rsidP="007D3DE8">
      <w:pPr>
        <w:spacing w:after="0" w:line="240" w:lineRule="auto"/>
      </w:pPr>
      <w:r>
        <w:t>Jeanie</w:t>
      </w:r>
      <w:r>
        <w:tab/>
        <w:t xml:space="preserve">                        </w:t>
      </w:r>
      <w:r>
        <w:rPr>
          <w:rFonts w:ascii="Segoe UI Symbol" w:hAnsi="Segoe UI Symbol" w:cs="Segoe UI Symbol"/>
        </w:rPr>
        <w:t xml:space="preserve">✔ </w:t>
      </w:r>
      <w:r>
        <w:tab/>
      </w:r>
      <w:r>
        <w:rPr>
          <w:rFonts w:ascii="Segoe UI Symbol" w:hAnsi="Segoe UI Symbol" w:cs="Segoe UI Symbol"/>
        </w:rPr>
        <w:t>✖</w:t>
      </w:r>
    </w:p>
    <w:p w:rsidR="007D3DE8" w:rsidRDefault="007D3DE8" w:rsidP="007D3DE8">
      <w:pPr>
        <w:spacing w:after="0" w:line="240" w:lineRule="auto"/>
      </w:pPr>
      <w:r>
        <w:t>NYCE</w:t>
      </w:r>
      <w:r>
        <w:tab/>
        <w:t xml:space="preserve">                        </w:t>
      </w:r>
      <w:r>
        <w:rPr>
          <w:rFonts w:ascii="Segoe UI Symbol" w:hAnsi="Segoe UI Symbol" w:cs="Segoe UI Symbol"/>
        </w:rPr>
        <w:t xml:space="preserve">✔ </w:t>
      </w:r>
      <w:r>
        <w:tab/>
      </w:r>
      <w:r>
        <w:rPr>
          <w:rFonts w:ascii="Segoe UI Symbol" w:hAnsi="Segoe UI Symbol" w:cs="Segoe UI Symbol"/>
        </w:rPr>
        <w:t>✔</w:t>
      </w:r>
    </w:p>
    <w:p w:rsidR="007D3DE8" w:rsidRDefault="007D3DE8" w:rsidP="007D3DE8">
      <w:pPr>
        <w:spacing w:after="0" w:line="240" w:lineRule="auto"/>
      </w:pPr>
      <w:r>
        <w:t>Pulse</w:t>
      </w:r>
      <w:r>
        <w:tab/>
        <w:t xml:space="preserve">                        </w:t>
      </w:r>
      <w:r>
        <w:rPr>
          <w:rFonts w:ascii="Segoe UI Symbol" w:hAnsi="Segoe UI Symbol" w:cs="Segoe UI Symbol"/>
        </w:rPr>
        <w:t xml:space="preserve">✔ </w:t>
      </w:r>
      <w:r>
        <w:tab/>
      </w:r>
      <w:r>
        <w:rPr>
          <w:rFonts w:ascii="Segoe UI Symbol" w:hAnsi="Segoe UI Symbol" w:cs="Segoe UI Symbol"/>
        </w:rPr>
        <w:t>✔</w:t>
      </w:r>
    </w:p>
    <w:p w:rsidR="007D3DE8" w:rsidRDefault="007D3DE8" w:rsidP="007D3DE8">
      <w:pPr>
        <w:spacing w:after="0" w:line="240" w:lineRule="auto"/>
      </w:pPr>
      <w:r>
        <w:t>Shazam</w:t>
      </w:r>
      <w:r>
        <w:tab/>
        <w:t xml:space="preserve">                        </w:t>
      </w:r>
      <w:r>
        <w:rPr>
          <w:rFonts w:ascii="Segoe UI Symbol" w:hAnsi="Segoe UI Symbol" w:cs="Segoe UI Symbol"/>
        </w:rPr>
        <w:t>✔</w:t>
      </w:r>
      <w:r>
        <w:tab/>
        <w:t xml:space="preserve">              </w:t>
      </w:r>
      <w:r>
        <w:rPr>
          <w:rFonts w:ascii="Segoe UI Symbol" w:hAnsi="Segoe UI Symbol" w:cs="Segoe UI Symbol"/>
        </w:rPr>
        <w:t>✔</w:t>
      </w:r>
    </w:p>
    <w:p w:rsidR="007D3DE8" w:rsidRDefault="007D3DE8" w:rsidP="007D3DE8">
      <w:pPr>
        <w:spacing w:after="0" w:line="240" w:lineRule="auto"/>
      </w:pPr>
      <w:r>
        <w:t xml:space="preserve">Star SouthEast            </w:t>
      </w:r>
      <w:r>
        <w:rPr>
          <w:rFonts w:ascii="Segoe UI Symbol" w:hAnsi="Segoe UI Symbol" w:cs="Segoe UI Symbol"/>
        </w:rPr>
        <w:t>✔</w:t>
      </w:r>
      <w:r>
        <w:tab/>
        <w:t xml:space="preserve">              </w:t>
      </w:r>
      <w:r>
        <w:rPr>
          <w:rFonts w:ascii="Segoe UI Symbol" w:hAnsi="Segoe UI Symbol" w:cs="Segoe UI Symbol"/>
        </w:rPr>
        <w:t>✔</w:t>
      </w:r>
    </w:p>
    <w:p w:rsidR="007D3DE8" w:rsidRDefault="007D3DE8" w:rsidP="007D3DE8">
      <w:pPr>
        <w:spacing w:after="0" w:line="240" w:lineRule="auto"/>
      </w:pPr>
      <w:r>
        <w:t>Star West</w:t>
      </w:r>
      <w:r>
        <w:tab/>
        <w:t xml:space="preserve">          </w:t>
      </w:r>
      <w:r>
        <w:rPr>
          <w:rFonts w:ascii="Segoe UI Symbol" w:hAnsi="Segoe UI Symbol" w:cs="Segoe UI Symbol"/>
        </w:rPr>
        <w:t xml:space="preserve">✔  </w:t>
      </w:r>
      <w:r>
        <w:tab/>
      </w:r>
      <w:r>
        <w:rPr>
          <w:rFonts w:ascii="Segoe UI Symbol" w:hAnsi="Segoe UI Symbol" w:cs="Segoe UI Symbol"/>
        </w:rPr>
        <w:t>✔</w:t>
      </w:r>
    </w:p>
    <w:p w:rsidR="007D3DE8" w:rsidRDefault="007D3DE8" w:rsidP="007D3DE8">
      <w:pPr>
        <w:spacing w:after="0" w:line="240" w:lineRule="auto"/>
      </w:pPr>
      <w:r>
        <w:t>Star NorthEast</w:t>
      </w:r>
      <w:r>
        <w:tab/>
        <w:t xml:space="preserve">           </w:t>
      </w:r>
      <w:r>
        <w:rPr>
          <w:rFonts w:ascii="Segoe UI Symbol" w:hAnsi="Segoe UI Symbol" w:cs="Segoe UI Symbol"/>
        </w:rPr>
        <w:t>✔</w:t>
      </w:r>
      <w:r>
        <w:tab/>
      </w:r>
      <w:r>
        <w:rPr>
          <w:rFonts w:ascii="Segoe UI Symbol" w:hAnsi="Segoe UI Symbol" w:cs="Segoe UI Symbol"/>
        </w:rPr>
        <w:t>✔</w:t>
      </w:r>
    </w:p>
    <w:p w:rsidR="00B3461C" w:rsidRDefault="00B3461C" w:rsidP="007D3DE8">
      <w:pPr>
        <w:spacing w:after="0" w:line="240" w:lineRule="auto"/>
      </w:pPr>
    </w:p>
    <w:p w:rsidR="007D3DE8" w:rsidRPr="00B3461C" w:rsidRDefault="007D3DE8" w:rsidP="007D3DE8">
      <w:pPr>
        <w:spacing w:after="0" w:line="240" w:lineRule="auto"/>
        <w:rPr>
          <w:b/>
        </w:rPr>
      </w:pPr>
      <w:r w:rsidRPr="00B3461C">
        <w:rPr>
          <w:b/>
        </w:rPr>
        <w:t>Errors</w:t>
      </w:r>
    </w:p>
    <w:p w:rsidR="007D3DE8" w:rsidRDefault="007D3DE8" w:rsidP="007D3DE8">
      <w:pPr>
        <w:spacing w:after="0" w:line="240" w:lineRule="auto"/>
      </w:pPr>
      <w:r>
        <w:t>All errors related to Prime Routing are reported under error code 10.</w:t>
      </w:r>
    </w:p>
    <w:p w:rsidR="007D3DE8" w:rsidRDefault="007D3DE8" w:rsidP="007D3DE8">
      <w:pPr>
        <w:spacing w:after="0" w:line="240" w:lineRule="auto"/>
      </w:pPr>
    </w:p>
    <w:p w:rsidR="007D3DE8" w:rsidRDefault="007D3DE8" w:rsidP="00B3461C">
      <w:pPr>
        <w:spacing w:after="0" w:line="240" w:lineRule="auto"/>
      </w:pPr>
      <w:r>
        <w:t>Error code</w:t>
      </w:r>
      <w:r>
        <w:tab/>
        <w:t>Description</w:t>
      </w:r>
    </w:p>
    <w:p w:rsidR="007D3DE8" w:rsidRDefault="007D3DE8" w:rsidP="00B3461C">
      <w:pPr>
        <w:spacing w:after="0" w:line="240" w:lineRule="auto"/>
        <w:ind w:left="708"/>
      </w:pPr>
      <w:r>
        <w:t>10</w:t>
      </w:r>
      <w:r>
        <w:tab/>
        <w:t>Merchant is not enabled for prime routing</w:t>
      </w:r>
    </w:p>
    <w:p w:rsidR="007D3DE8" w:rsidRDefault="007D3DE8" w:rsidP="00B3461C">
      <w:pPr>
        <w:spacing w:after="0" w:line="240" w:lineRule="auto"/>
        <w:ind w:left="708"/>
      </w:pPr>
      <w:r>
        <w:t>10</w:t>
      </w:r>
      <w:r>
        <w:tab/>
        <w:t>Invalid networkName: value supplied</w:t>
      </w:r>
    </w:p>
    <w:p w:rsidR="007D3DE8" w:rsidRDefault="007D3DE8" w:rsidP="00B3461C">
      <w:pPr>
        <w:spacing w:after="0" w:line="240" w:lineRule="auto"/>
        <w:ind w:left="708"/>
      </w:pPr>
      <w:r>
        <w:t>10</w:t>
      </w:r>
      <w:r>
        <w:tab/>
        <w:t>Invalid routingPreference: value supplied</w:t>
      </w:r>
    </w:p>
    <w:p w:rsidR="00621C34" w:rsidRPr="000B3BAC" w:rsidRDefault="007D3DE8" w:rsidP="00B3461C">
      <w:pPr>
        <w:spacing w:after="0" w:line="240" w:lineRule="auto"/>
        <w:ind w:left="708"/>
      </w:pPr>
      <w:r>
        <w:t>10</w:t>
      </w:r>
      <w:r>
        <w:tab/>
        <w:t>preferredNetworks can have up to 12 networkName elements</w:t>
      </w:r>
    </w:p>
    <w:p w:rsidR="00AC0F07" w:rsidRDefault="00AC0F07" w:rsidP="008F467C">
      <w:pPr>
        <w:pStyle w:val="Heading1"/>
        <w:numPr>
          <w:ilvl w:val="0"/>
          <w:numId w:val="48"/>
        </w:numPr>
      </w:pPr>
      <w:bookmarkStart w:id="1430" w:name="_Toc18418367"/>
      <w:r>
        <w:t>PRODUCTION SETUP</w:t>
      </w:r>
      <w:bookmarkEnd w:id="1430"/>
    </w:p>
    <w:p w:rsidR="00AC0F07" w:rsidRDefault="00AC0F07" w:rsidP="00A54A88"/>
    <w:p w:rsidR="008B65A2" w:rsidRPr="008B65A2" w:rsidRDefault="008B65A2" w:rsidP="008B65A2">
      <w:pPr>
        <w:pStyle w:val="ListParagraph"/>
        <w:numPr>
          <w:ilvl w:val="0"/>
          <w:numId w:val="97"/>
        </w:numPr>
        <w:pBdr>
          <w:bottom w:val="single" w:sz="4" w:space="1" w:color="auto"/>
        </w:pBdr>
        <w:spacing w:before="200" w:after="0"/>
        <w:contextualSpacing w:val="0"/>
        <w:outlineLvl w:val="1"/>
        <w:rPr>
          <w:rFonts w:ascii="Tw Cen MT Condensed" w:eastAsiaTheme="majorEastAsia" w:hAnsi="Tw Cen MT Condensed" w:cs="Times New Roman"/>
          <w:b/>
          <w:bCs/>
          <w:vanish/>
          <w:color w:val="000000" w:themeColor="text1"/>
          <w:sz w:val="28"/>
          <w:szCs w:val="28"/>
        </w:rPr>
      </w:pPr>
      <w:bookmarkStart w:id="1431" w:name="_Toc514075475"/>
      <w:bookmarkStart w:id="1432" w:name="_Toc517950278"/>
      <w:bookmarkStart w:id="1433" w:name="_Toc8294013"/>
      <w:bookmarkStart w:id="1434" w:name="_Toc8305824"/>
      <w:bookmarkStart w:id="1435" w:name="_Toc8306096"/>
      <w:bookmarkStart w:id="1436" w:name="_Toc9611655"/>
      <w:bookmarkStart w:id="1437" w:name="_Toc9611718"/>
      <w:bookmarkStart w:id="1438" w:name="_Toc9612005"/>
      <w:bookmarkStart w:id="1439" w:name="_Toc9612060"/>
      <w:bookmarkStart w:id="1440" w:name="_Toc11144984"/>
      <w:bookmarkStart w:id="1441" w:name="_Toc11145495"/>
      <w:bookmarkStart w:id="1442" w:name="_Toc11145607"/>
      <w:bookmarkStart w:id="1443" w:name="_Toc11145813"/>
      <w:bookmarkStart w:id="1444" w:name="_Toc15652067"/>
      <w:bookmarkStart w:id="1445" w:name="_Toc18418368"/>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p>
    <w:p w:rsidR="008B65A2" w:rsidRPr="008B65A2" w:rsidRDefault="008B65A2" w:rsidP="008B65A2">
      <w:pPr>
        <w:pStyle w:val="ListParagraph"/>
        <w:numPr>
          <w:ilvl w:val="0"/>
          <w:numId w:val="97"/>
        </w:numPr>
        <w:pBdr>
          <w:bottom w:val="single" w:sz="4" w:space="1" w:color="auto"/>
        </w:pBdr>
        <w:spacing w:before="200" w:after="0"/>
        <w:contextualSpacing w:val="0"/>
        <w:outlineLvl w:val="1"/>
        <w:rPr>
          <w:rFonts w:ascii="Tw Cen MT Condensed" w:eastAsiaTheme="majorEastAsia" w:hAnsi="Tw Cen MT Condensed" w:cs="Times New Roman"/>
          <w:b/>
          <w:bCs/>
          <w:vanish/>
          <w:color w:val="000000" w:themeColor="text1"/>
          <w:sz w:val="28"/>
          <w:szCs w:val="28"/>
        </w:rPr>
      </w:pPr>
      <w:bookmarkStart w:id="1446" w:name="_Toc8306097"/>
      <w:bookmarkStart w:id="1447" w:name="_Toc9611656"/>
      <w:bookmarkStart w:id="1448" w:name="_Toc9611719"/>
      <w:bookmarkStart w:id="1449" w:name="_Toc9612006"/>
      <w:bookmarkStart w:id="1450" w:name="_Toc9612061"/>
      <w:bookmarkStart w:id="1451" w:name="_Toc11144985"/>
      <w:bookmarkStart w:id="1452" w:name="_Toc11145496"/>
      <w:bookmarkStart w:id="1453" w:name="_Toc11145608"/>
      <w:bookmarkStart w:id="1454" w:name="_Toc11145814"/>
      <w:bookmarkStart w:id="1455" w:name="_Toc15652068"/>
      <w:bookmarkStart w:id="1456" w:name="_Toc18418369"/>
      <w:bookmarkEnd w:id="1446"/>
      <w:bookmarkEnd w:id="1447"/>
      <w:bookmarkEnd w:id="1448"/>
      <w:bookmarkEnd w:id="1449"/>
      <w:bookmarkEnd w:id="1450"/>
      <w:bookmarkEnd w:id="1451"/>
      <w:bookmarkEnd w:id="1452"/>
      <w:bookmarkEnd w:id="1453"/>
      <w:bookmarkEnd w:id="1454"/>
      <w:bookmarkEnd w:id="1455"/>
      <w:bookmarkEnd w:id="1456"/>
    </w:p>
    <w:p w:rsidR="008B65A2" w:rsidRPr="008B65A2" w:rsidRDefault="008B65A2" w:rsidP="008B65A2">
      <w:pPr>
        <w:pStyle w:val="ListParagraph"/>
        <w:numPr>
          <w:ilvl w:val="0"/>
          <w:numId w:val="97"/>
        </w:numPr>
        <w:pBdr>
          <w:bottom w:val="single" w:sz="4" w:space="1" w:color="auto"/>
        </w:pBdr>
        <w:spacing w:before="200" w:after="0"/>
        <w:contextualSpacing w:val="0"/>
        <w:outlineLvl w:val="1"/>
        <w:rPr>
          <w:rFonts w:ascii="Tw Cen MT Condensed" w:eastAsiaTheme="majorEastAsia" w:hAnsi="Tw Cen MT Condensed" w:cs="Times New Roman"/>
          <w:b/>
          <w:bCs/>
          <w:vanish/>
          <w:color w:val="000000" w:themeColor="text1"/>
          <w:sz w:val="28"/>
          <w:szCs w:val="28"/>
        </w:rPr>
      </w:pPr>
      <w:bookmarkStart w:id="1457" w:name="_Toc8306098"/>
      <w:bookmarkStart w:id="1458" w:name="_Toc9611657"/>
      <w:bookmarkStart w:id="1459" w:name="_Toc9611720"/>
      <w:bookmarkStart w:id="1460" w:name="_Toc9612007"/>
      <w:bookmarkStart w:id="1461" w:name="_Toc9612062"/>
      <w:bookmarkStart w:id="1462" w:name="_Toc11144986"/>
      <w:bookmarkStart w:id="1463" w:name="_Toc11145497"/>
      <w:bookmarkStart w:id="1464" w:name="_Toc11145609"/>
      <w:bookmarkStart w:id="1465" w:name="_Toc11145815"/>
      <w:bookmarkStart w:id="1466" w:name="_Toc15652069"/>
      <w:bookmarkStart w:id="1467" w:name="_Toc18418370"/>
      <w:bookmarkEnd w:id="1457"/>
      <w:bookmarkEnd w:id="1458"/>
      <w:bookmarkEnd w:id="1459"/>
      <w:bookmarkEnd w:id="1460"/>
      <w:bookmarkEnd w:id="1461"/>
      <w:bookmarkEnd w:id="1462"/>
      <w:bookmarkEnd w:id="1463"/>
      <w:bookmarkEnd w:id="1464"/>
      <w:bookmarkEnd w:id="1465"/>
      <w:bookmarkEnd w:id="1466"/>
      <w:bookmarkEnd w:id="1467"/>
    </w:p>
    <w:p w:rsidR="008B65A2" w:rsidRPr="008B65A2" w:rsidRDefault="008B65A2" w:rsidP="008B65A2">
      <w:pPr>
        <w:pStyle w:val="ListParagraph"/>
        <w:numPr>
          <w:ilvl w:val="0"/>
          <w:numId w:val="97"/>
        </w:numPr>
        <w:pBdr>
          <w:bottom w:val="single" w:sz="4" w:space="1" w:color="auto"/>
        </w:pBdr>
        <w:spacing w:before="200" w:after="0"/>
        <w:contextualSpacing w:val="0"/>
        <w:outlineLvl w:val="1"/>
        <w:rPr>
          <w:rFonts w:ascii="Tw Cen MT Condensed" w:eastAsiaTheme="majorEastAsia" w:hAnsi="Tw Cen MT Condensed" w:cs="Times New Roman"/>
          <w:b/>
          <w:bCs/>
          <w:vanish/>
          <w:color w:val="000000" w:themeColor="text1"/>
          <w:sz w:val="28"/>
          <w:szCs w:val="28"/>
        </w:rPr>
      </w:pPr>
      <w:bookmarkStart w:id="1468" w:name="_Toc8306099"/>
      <w:bookmarkStart w:id="1469" w:name="_Toc9611658"/>
      <w:bookmarkStart w:id="1470" w:name="_Toc9611721"/>
      <w:bookmarkStart w:id="1471" w:name="_Toc9612008"/>
      <w:bookmarkStart w:id="1472" w:name="_Toc9612063"/>
      <w:bookmarkStart w:id="1473" w:name="_Toc11144987"/>
      <w:bookmarkStart w:id="1474" w:name="_Toc11145498"/>
      <w:bookmarkStart w:id="1475" w:name="_Toc11145610"/>
      <w:bookmarkStart w:id="1476" w:name="_Toc11145816"/>
      <w:bookmarkStart w:id="1477" w:name="_Toc15652070"/>
      <w:bookmarkStart w:id="1478" w:name="_Toc18418371"/>
      <w:bookmarkEnd w:id="1468"/>
      <w:bookmarkEnd w:id="1469"/>
      <w:bookmarkEnd w:id="1470"/>
      <w:bookmarkEnd w:id="1471"/>
      <w:bookmarkEnd w:id="1472"/>
      <w:bookmarkEnd w:id="1473"/>
      <w:bookmarkEnd w:id="1474"/>
      <w:bookmarkEnd w:id="1475"/>
      <w:bookmarkEnd w:id="1476"/>
      <w:bookmarkEnd w:id="1477"/>
      <w:bookmarkEnd w:id="1478"/>
    </w:p>
    <w:p w:rsidR="00AC0F07" w:rsidRDefault="00AC0F07">
      <w:pPr>
        <w:pStyle w:val="Heading2"/>
        <w:numPr>
          <w:ilvl w:val="1"/>
          <w:numId w:val="97"/>
        </w:numPr>
        <w:pPrChange w:id="1479" w:author="Karthick Nagarajan" w:date="2018-12-19T11:33:00Z">
          <w:pPr>
            <w:pStyle w:val="Heading2"/>
            <w:numPr>
              <w:ilvl w:val="1"/>
              <w:numId w:val="68"/>
            </w:numPr>
            <w:ind w:left="1770" w:hanging="510"/>
          </w:pPr>
        </w:pPrChange>
      </w:pPr>
      <w:bookmarkStart w:id="1480" w:name="_Toc18418372"/>
      <w:r>
        <w:t>PRODUCTION SERVICE SETUP</w:t>
      </w:r>
      <w:bookmarkEnd w:id="1480"/>
    </w:p>
    <w:p w:rsidR="00AC0F07" w:rsidRDefault="00AC0F07" w:rsidP="00A54A88"/>
    <w:p w:rsidR="00AC0F07" w:rsidRPr="00101866" w:rsidRDefault="00AC0F07" w:rsidP="00101866">
      <w:pPr>
        <w:ind w:left="1080"/>
        <w:rPr>
          <w:rFonts w:ascii="Calibri" w:hAnsi="Calibri"/>
          <w:color w:val="393939"/>
          <w:sz w:val="21"/>
          <w:szCs w:val="21"/>
        </w:rPr>
      </w:pPr>
      <w:r w:rsidRPr="00101866">
        <w:rPr>
          <w:rFonts w:ascii="Calibri" w:hAnsi="Calibri"/>
          <w:color w:val="393939"/>
          <w:sz w:val="21"/>
          <w:szCs w:val="21"/>
        </w:rPr>
        <w:lastRenderedPageBreak/>
        <w:t>Steps for setting up the production service in business manager</w:t>
      </w:r>
    </w:p>
    <w:p w:rsidR="00AC0F07" w:rsidRDefault="00AC0F07" w:rsidP="00B761DF">
      <w:pPr>
        <w:pStyle w:val="ListParagraph"/>
        <w:numPr>
          <w:ilvl w:val="0"/>
          <w:numId w:val="45"/>
        </w:numPr>
      </w:pPr>
      <w:r w:rsidRPr="00101866">
        <w:t>In business manager navigate to “Administration &gt; Operations &gt; Services”</w:t>
      </w:r>
    </w:p>
    <w:p w:rsidR="00AC0F07" w:rsidRPr="00101866" w:rsidRDefault="00AC0F07" w:rsidP="00B761DF">
      <w:pPr>
        <w:pStyle w:val="ListParagraph"/>
        <w:numPr>
          <w:ilvl w:val="0"/>
          <w:numId w:val="45"/>
        </w:numPr>
      </w:pPr>
      <w:r w:rsidRPr="00101866">
        <w:rPr>
          <w:rFonts w:ascii="Calibri" w:hAnsi="Calibri"/>
          <w:color w:val="393939"/>
          <w:sz w:val="21"/>
          <w:szCs w:val="21"/>
        </w:rPr>
        <w:t>Click on “Credentials” Tab</w:t>
      </w:r>
    </w:p>
    <w:p w:rsidR="00AC0F07" w:rsidRPr="00101866" w:rsidRDefault="00AC0F07" w:rsidP="00B761DF">
      <w:pPr>
        <w:pStyle w:val="ListParagraph"/>
        <w:numPr>
          <w:ilvl w:val="0"/>
          <w:numId w:val="45"/>
        </w:numPr>
      </w:pPr>
      <w:r w:rsidRPr="00101866">
        <w:rPr>
          <w:rFonts w:ascii="Calibri" w:hAnsi="Calibri"/>
          <w:color w:val="393939"/>
          <w:sz w:val="21"/>
          <w:szCs w:val="21"/>
        </w:rPr>
        <w:t>Create new credentials by providing the merchant code, production URL, username and password</w:t>
      </w:r>
    </w:p>
    <w:p w:rsidR="00AC0F07" w:rsidRPr="00101866" w:rsidRDefault="00AC0F07" w:rsidP="00B761DF">
      <w:pPr>
        <w:pStyle w:val="ListParagraph"/>
        <w:numPr>
          <w:ilvl w:val="0"/>
          <w:numId w:val="45"/>
        </w:numPr>
      </w:pPr>
      <w:r w:rsidRPr="00101866">
        <w:rPr>
          <w:rFonts w:ascii="Calibri" w:hAnsi="Calibri"/>
          <w:color w:val="393939"/>
          <w:sz w:val="21"/>
          <w:szCs w:val="21"/>
        </w:rPr>
        <w:t>Now, navigate to “Merchant Tools &gt; Site Preferences &gt; Custom Preferences”</w:t>
      </w:r>
    </w:p>
    <w:p w:rsidR="00AC0F07" w:rsidRPr="00101866" w:rsidRDefault="00AC0F07" w:rsidP="00B761DF">
      <w:pPr>
        <w:pStyle w:val="ListParagraph"/>
        <w:numPr>
          <w:ilvl w:val="0"/>
          <w:numId w:val="45"/>
        </w:numPr>
      </w:pPr>
      <w:r w:rsidRPr="00101866">
        <w:rPr>
          <w:rFonts w:ascii="Calibri" w:hAnsi="Calibri"/>
          <w:color w:val="393939"/>
          <w:sz w:val="21"/>
          <w:szCs w:val="21"/>
        </w:rPr>
        <w:t>Inside “Worldpay” group “Merchant Code for Worldpay” as created in step 3. Also modify the other desired preferences on need basis</w:t>
      </w:r>
    </w:p>
    <w:p w:rsidR="00AC0F07" w:rsidRPr="00101866" w:rsidRDefault="00AC0F07" w:rsidP="00B761DF">
      <w:pPr>
        <w:pStyle w:val="ListParagraph"/>
        <w:numPr>
          <w:ilvl w:val="0"/>
          <w:numId w:val="46"/>
        </w:numPr>
      </w:pPr>
      <w:r w:rsidRPr="00101866">
        <w:rPr>
          <w:rFonts w:ascii="Calibri" w:hAnsi="Calibri"/>
          <w:color w:val="393939"/>
          <w:sz w:val="21"/>
          <w:szCs w:val="21"/>
        </w:rPr>
        <w:t>Worldpay Client Side Encryption Public Key</w:t>
      </w:r>
    </w:p>
    <w:p w:rsidR="00AC0F07" w:rsidRPr="00101866" w:rsidRDefault="00AC0F07" w:rsidP="00B761DF">
      <w:pPr>
        <w:pStyle w:val="ListParagraph"/>
        <w:numPr>
          <w:ilvl w:val="0"/>
          <w:numId w:val="46"/>
        </w:numPr>
      </w:pPr>
      <w:r w:rsidRPr="00101866">
        <w:rPr>
          <w:rFonts w:ascii="Calibri" w:hAnsi="Calibri"/>
          <w:color w:val="393939"/>
          <w:sz w:val="21"/>
          <w:szCs w:val="21"/>
        </w:rPr>
        <w:t>Worldpay MAC Secret Code</w:t>
      </w:r>
    </w:p>
    <w:p w:rsidR="00AC0F07" w:rsidRPr="00101866" w:rsidRDefault="00AC0F07" w:rsidP="00B761DF">
      <w:pPr>
        <w:pStyle w:val="ListParagraph"/>
        <w:numPr>
          <w:ilvl w:val="0"/>
          <w:numId w:val="46"/>
        </w:numPr>
      </w:pPr>
      <w:r w:rsidRPr="00101866">
        <w:rPr>
          <w:rFonts w:ascii="Calibri" w:hAnsi="Calibri"/>
          <w:color w:val="393939"/>
          <w:sz w:val="21"/>
          <w:szCs w:val="21"/>
        </w:rPr>
        <w:t>Worldpay Merchant Number</w:t>
      </w:r>
    </w:p>
    <w:p w:rsidR="00AC0F07" w:rsidRPr="00101866" w:rsidRDefault="00AC0F07" w:rsidP="00B761DF">
      <w:pPr>
        <w:pStyle w:val="ListParagraph"/>
        <w:numPr>
          <w:ilvl w:val="0"/>
          <w:numId w:val="46"/>
        </w:numPr>
      </w:pPr>
      <w:r w:rsidRPr="00101866">
        <w:rPr>
          <w:rFonts w:ascii="Calibri" w:hAnsi="Calibri"/>
          <w:color w:val="393939"/>
          <w:sz w:val="21"/>
          <w:szCs w:val="21"/>
        </w:rPr>
        <w:t>Worldpay Installation Id</w:t>
      </w:r>
    </w:p>
    <w:p w:rsidR="00AC0F07" w:rsidRPr="00101866" w:rsidRDefault="00AC0F07" w:rsidP="00B761DF">
      <w:pPr>
        <w:pStyle w:val="ListParagraph"/>
        <w:numPr>
          <w:ilvl w:val="0"/>
          <w:numId w:val="45"/>
        </w:numPr>
        <w:rPr>
          <w:rFonts w:ascii="Calibri" w:hAnsi="Calibri"/>
          <w:color w:val="393939"/>
          <w:sz w:val="21"/>
          <w:szCs w:val="21"/>
        </w:rPr>
      </w:pPr>
      <w:r w:rsidRPr="00101866">
        <w:rPr>
          <w:rFonts w:ascii="Calibri" w:hAnsi="Calibri"/>
          <w:color w:val="393939"/>
          <w:sz w:val="21"/>
          <w:szCs w:val="21"/>
        </w:rPr>
        <w:t>In case if for separate merchant to be used at APM level, then service detail modification to be done in “Merchant Tools &gt; Ordering &gt; Payment Methods”</w:t>
      </w:r>
    </w:p>
    <w:p w:rsidR="00AC0F07" w:rsidRPr="00A54A88" w:rsidRDefault="00AC0F07" w:rsidP="00A54A88"/>
    <w:p w:rsidR="00D11851" w:rsidRDefault="00361A69" w:rsidP="00A3027E">
      <w:pPr>
        <w:pStyle w:val="Heading1"/>
        <w:numPr>
          <w:ilvl w:val="0"/>
          <w:numId w:val="48"/>
        </w:numPr>
      </w:pPr>
      <w:bookmarkStart w:id="1481" w:name="_Toc245264376"/>
      <w:bookmarkStart w:id="1482" w:name="_Toc18418373"/>
      <w:bookmarkEnd w:id="49"/>
      <w:r>
        <w:t>OPERATIONS, MAINTENANCE</w:t>
      </w:r>
      <w:bookmarkEnd w:id="1482"/>
    </w:p>
    <w:p w:rsidR="003E41E2" w:rsidRPr="003E41E2" w:rsidRDefault="003E41E2" w:rsidP="003E41E2"/>
    <w:p w:rsidR="00A3027E" w:rsidRPr="00A3027E" w:rsidRDefault="00A3027E">
      <w:pPr>
        <w:pStyle w:val="ListParagraph"/>
        <w:numPr>
          <w:ilvl w:val="0"/>
          <w:numId w:val="97"/>
        </w:numPr>
        <w:pBdr>
          <w:bottom w:val="single" w:sz="4" w:space="1" w:color="auto"/>
        </w:pBdr>
        <w:spacing w:before="200" w:after="0"/>
        <w:contextualSpacing w:val="0"/>
        <w:outlineLvl w:val="1"/>
        <w:rPr>
          <w:rFonts w:ascii="Tw Cen MT Condensed" w:eastAsiaTheme="majorEastAsia" w:hAnsi="Tw Cen MT Condensed" w:cs="Times New Roman"/>
          <w:b/>
          <w:bCs/>
          <w:vanish/>
          <w:color w:val="000000" w:themeColor="text1"/>
          <w:sz w:val="28"/>
          <w:szCs w:val="28"/>
        </w:rPr>
        <w:pPrChange w:id="1483" w:author="Karthick Nagarajan" w:date="2018-12-19T11:33:00Z">
          <w:pPr>
            <w:pStyle w:val="ListParagraph"/>
            <w:numPr>
              <w:numId w:val="68"/>
            </w:numPr>
            <w:pBdr>
              <w:bottom w:val="single" w:sz="4" w:space="1" w:color="auto"/>
            </w:pBdr>
            <w:spacing w:before="200" w:after="0"/>
            <w:ind w:left="510" w:hanging="510"/>
            <w:contextualSpacing w:val="0"/>
            <w:outlineLvl w:val="1"/>
          </w:pPr>
        </w:pPrChange>
      </w:pPr>
      <w:bookmarkStart w:id="1484" w:name="_Toc514075478"/>
      <w:bookmarkStart w:id="1485" w:name="_Toc517950281"/>
      <w:bookmarkStart w:id="1486" w:name="_Toc8294016"/>
      <w:bookmarkStart w:id="1487" w:name="_Toc8305827"/>
      <w:bookmarkStart w:id="1488" w:name="_Toc8306102"/>
      <w:bookmarkStart w:id="1489" w:name="_Toc9611661"/>
      <w:bookmarkStart w:id="1490" w:name="_Toc9611724"/>
      <w:bookmarkStart w:id="1491" w:name="_Toc9612011"/>
      <w:bookmarkStart w:id="1492" w:name="_Toc9612066"/>
      <w:bookmarkStart w:id="1493" w:name="_Toc11144990"/>
      <w:bookmarkStart w:id="1494" w:name="_Toc11145501"/>
      <w:bookmarkStart w:id="1495" w:name="_Toc11145613"/>
      <w:bookmarkStart w:id="1496" w:name="_Toc11145819"/>
      <w:bookmarkStart w:id="1497" w:name="_Toc15652073"/>
      <w:bookmarkStart w:id="1498" w:name="_Toc18418374"/>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p>
    <w:p w:rsidR="00D11851" w:rsidRPr="00F10C2D" w:rsidRDefault="00361A69">
      <w:pPr>
        <w:pStyle w:val="Heading2"/>
        <w:numPr>
          <w:ilvl w:val="1"/>
          <w:numId w:val="97"/>
        </w:numPr>
        <w:pPrChange w:id="1499" w:author="Karthick Nagarajan" w:date="2018-12-19T11:33:00Z">
          <w:pPr>
            <w:pStyle w:val="Heading2"/>
            <w:numPr>
              <w:ilvl w:val="1"/>
              <w:numId w:val="68"/>
            </w:numPr>
            <w:ind w:left="1770" w:hanging="510"/>
          </w:pPr>
        </w:pPrChange>
      </w:pPr>
      <w:bookmarkStart w:id="1500" w:name="_Toc18418375"/>
      <w:r>
        <w:t>DATA STORAGE</w:t>
      </w:r>
      <w:bookmarkEnd w:id="1500"/>
    </w:p>
    <w:p w:rsidR="000D7235" w:rsidRPr="00A3027E" w:rsidRDefault="006929BD">
      <w:pPr>
        <w:pStyle w:val="Heading3"/>
        <w:keepNext/>
        <w:keepLines/>
        <w:numPr>
          <w:ilvl w:val="2"/>
          <w:numId w:val="97"/>
        </w:numPr>
        <w:pBdr>
          <w:bottom w:val="none" w:sz="0" w:space="0" w:color="auto"/>
        </w:pBdr>
        <w:spacing w:line="276" w:lineRule="auto"/>
        <w:ind w:left="1764"/>
        <w:rPr>
          <w:i w:val="0"/>
          <w:sz w:val="24"/>
          <w:szCs w:val="24"/>
        </w:rPr>
        <w:pPrChange w:id="1501" w:author="Karthick Nagarajan" w:date="2018-12-19T11:33:00Z">
          <w:pPr>
            <w:pStyle w:val="Heading3"/>
            <w:keepNext/>
            <w:keepLines/>
            <w:numPr>
              <w:ilvl w:val="2"/>
              <w:numId w:val="68"/>
            </w:numPr>
            <w:pBdr>
              <w:bottom w:val="none" w:sz="0" w:space="0" w:color="auto"/>
            </w:pBdr>
            <w:spacing w:line="276" w:lineRule="auto"/>
            <w:ind w:left="1764" w:hanging="720"/>
          </w:pPr>
        </w:pPrChange>
      </w:pPr>
      <w:bookmarkStart w:id="1502" w:name="_Toc18418376"/>
      <w:r w:rsidRPr="00A3027E">
        <w:rPr>
          <w:i w:val="0"/>
          <w:sz w:val="24"/>
          <w:szCs w:val="24"/>
        </w:rPr>
        <w:t>Order Level Attributes</w:t>
      </w:r>
      <w:bookmarkEnd w:id="1502"/>
    </w:p>
    <w:p w:rsidR="00110844" w:rsidRDefault="00D71D26" w:rsidP="00110844">
      <w:pPr>
        <w:ind w:left="1080"/>
      </w:pPr>
      <w:r w:rsidRPr="000D7235">
        <w:rPr>
          <w:rFonts w:ascii="Calibri" w:hAnsi="Calibri"/>
          <w:color w:val="393939"/>
          <w:sz w:val="21"/>
          <w:szCs w:val="21"/>
        </w:rPr>
        <w:t>Some ad</w:t>
      </w:r>
      <w:r>
        <w:rPr>
          <w:rFonts w:ascii="Calibri" w:hAnsi="Calibri"/>
          <w:color w:val="393939"/>
          <w:sz w:val="21"/>
          <w:szCs w:val="21"/>
        </w:rPr>
        <w:t>ditional attributes are defined and stored in Order object</w:t>
      </w:r>
      <w:r w:rsidRPr="000D7235">
        <w:rPr>
          <w:rFonts w:ascii="Calibri" w:hAnsi="Calibri"/>
          <w:color w:val="393939"/>
          <w:sz w:val="21"/>
          <w:szCs w:val="21"/>
        </w:rPr>
        <w:t>.</w:t>
      </w:r>
      <w:r>
        <w:rPr>
          <w:rFonts w:ascii="Calibri" w:hAnsi="Calibri"/>
          <w:color w:val="393939"/>
          <w:sz w:val="21"/>
          <w:szCs w:val="21"/>
        </w:rPr>
        <w:t xml:space="preserve">  These are the </w:t>
      </w:r>
      <w:r w:rsidRPr="000D7235">
        <w:rPr>
          <w:rFonts w:ascii="Calibri" w:hAnsi="Calibri"/>
          <w:color w:val="393939"/>
          <w:sz w:val="21"/>
          <w:szCs w:val="21"/>
        </w:rPr>
        <w:t>custom attributes and will be sent as a part of Order XML</w:t>
      </w:r>
      <w:r>
        <w:rPr>
          <w:rFonts w:ascii="Calibri" w:hAnsi="Calibri"/>
          <w:color w:val="393939"/>
          <w:sz w:val="21"/>
          <w:szCs w:val="21"/>
        </w:rPr>
        <w:t>,</w:t>
      </w:r>
      <w:r w:rsidRPr="000D7235">
        <w:rPr>
          <w:rFonts w:ascii="Calibri" w:hAnsi="Calibri"/>
          <w:color w:val="393939"/>
          <w:sz w:val="21"/>
          <w:szCs w:val="21"/>
        </w:rPr>
        <w:t xml:space="preserve"> so that </w:t>
      </w:r>
      <w:r w:rsidR="00EC0B7E" w:rsidRPr="000D7235">
        <w:rPr>
          <w:rFonts w:ascii="Calibri" w:hAnsi="Calibri"/>
          <w:color w:val="393939"/>
          <w:sz w:val="21"/>
          <w:szCs w:val="21"/>
        </w:rPr>
        <w:t>Order Management System can use the same</w:t>
      </w:r>
      <w:r w:rsidRPr="000D7235">
        <w:rPr>
          <w:rFonts w:ascii="Calibri" w:hAnsi="Calibri"/>
          <w:color w:val="393939"/>
          <w:sz w:val="21"/>
          <w:szCs w:val="21"/>
        </w:rPr>
        <w:t xml:space="preserve"> for further processing.</w:t>
      </w:r>
      <w:r w:rsidR="00110844">
        <w:t xml:space="preserve"> </w:t>
      </w:r>
    </w:p>
    <w:tbl>
      <w:tblPr>
        <w:tblW w:w="8789" w:type="dxa"/>
        <w:tblInd w:w="1173" w:type="dxa"/>
        <w:tblLook w:val="04A0" w:firstRow="1" w:lastRow="0" w:firstColumn="1" w:lastColumn="0" w:noHBand="0" w:noVBand="1"/>
      </w:tblPr>
      <w:tblGrid>
        <w:gridCol w:w="812"/>
        <w:gridCol w:w="2803"/>
        <w:gridCol w:w="3097"/>
        <w:gridCol w:w="2077"/>
      </w:tblGrid>
      <w:tr w:rsidR="00110844" w:rsidRPr="007034E9" w:rsidTr="00101866">
        <w:trPr>
          <w:trHeight w:val="315"/>
        </w:trPr>
        <w:tc>
          <w:tcPr>
            <w:tcW w:w="812"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110844" w:rsidRPr="000D7235" w:rsidRDefault="00110844" w:rsidP="002264F5">
            <w:pPr>
              <w:jc w:val="center"/>
              <w:rPr>
                <w:rFonts w:ascii="Calibri" w:hAnsi="Calibri"/>
                <w:color w:val="393939"/>
                <w:sz w:val="21"/>
                <w:szCs w:val="21"/>
              </w:rPr>
            </w:pPr>
            <w:r w:rsidRPr="000D7235">
              <w:rPr>
                <w:rFonts w:ascii="Calibri" w:hAnsi="Calibri"/>
                <w:color w:val="393939"/>
                <w:sz w:val="21"/>
                <w:szCs w:val="21"/>
              </w:rPr>
              <w:t>Sr. No.</w:t>
            </w:r>
          </w:p>
        </w:tc>
        <w:tc>
          <w:tcPr>
            <w:tcW w:w="2803" w:type="dxa"/>
            <w:tcBorders>
              <w:top w:val="single" w:sz="8" w:space="0" w:color="auto"/>
              <w:left w:val="nil"/>
              <w:bottom w:val="single" w:sz="8" w:space="0" w:color="auto"/>
              <w:right w:val="single" w:sz="4" w:space="0" w:color="auto"/>
            </w:tcBorders>
            <w:shd w:val="clear" w:color="000000" w:fill="C5D9F1"/>
            <w:noWrap/>
            <w:vAlign w:val="bottom"/>
            <w:hideMark/>
          </w:tcPr>
          <w:p w:rsidR="00110844" w:rsidRPr="000D7235" w:rsidRDefault="00110844" w:rsidP="002264F5">
            <w:pPr>
              <w:jc w:val="center"/>
              <w:rPr>
                <w:rFonts w:ascii="Calibri" w:hAnsi="Calibri"/>
                <w:color w:val="393939"/>
                <w:sz w:val="21"/>
                <w:szCs w:val="21"/>
              </w:rPr>
            </w:pPr>
            <w:r w:rsidRPr="000D7235">
              <w:rPr>
                <w:rFonts w:ascii="Calibri" w:hAnsi="Calibri"/>
                <w:color w:val="393939"/>
                <w:sz w:val="21"/>
                <w:szCs w:val="21"/>
              </w:rPr>
              <w:t>Additional Custom Fields</w:t>
            </w:r>
          </w:p>
        </w:tc>
        <w:tc>
          <w:tcPr>
            <w:tcW w:w="3097" w:type="dxa"/>
            <w:tcBorders>
              <w:top w:val="single" w:sz="8" w:space="0" w:color="auto"/>
              <w:left w:val="nil"/>
              <w:bottom w:val="single" w:sz="8" w:space="0" w:color="auto"/>
              <w:right w:val="single" w:sz="4" w:space="0" w:color="auto"/>
            </w:tcBorders>
            <w:shd w:val="clear" w:color="000000" w:fill="C5D9F1"/>
            <w:noWrap/>
            <w:vAlign w:val="bottom"/>
            <w:hideMark/>
          </w:tcPr>
          <w:p w:rsidR="00110844" w:rsidRPr="000D7235" w:rsidRDefault="00110844" w:rsidP="002264F5">
            <w:pPr>
              <w:jc w:val="center"/>
              <w:rPr>
                <w:rFonts w:ascii="Calibri" w:hAnsi="Calibri"/>
                <w:color w:val="393939"/>
                <w:sz w:val="21"/>
                <w:szCs w:val="21"/>
              </w:rPr>
            </w:pPr>
            <w:r w:rsidRPr="000D7235">
              <w:rPr>
                <w:rFonts w:ascii="Calibri" w:hAnsi="Calibri"/>
                <w:color w:val="393939"/>
                <w:sz w:val="21"/>
                <w:szCs w:val="21"/>
              </w:rPr>
              <w:t>Attribute Id</w:t>
            </w:r>
          </w:p>
        </w:tc>
        <w:tc>
          <w:tcPr>
            <w:tcW w:w="2077" w:type="dxa"/>
            <w:tcBorders>
              <w:top w:val="single" w:sz="8" w:space="0" w:color="auto"/>
              <w:left w:val="single" w:sz="4" w:space="0" w:color="auto"/>
              <w:bottom w:val="single" w:sz="8" w:space="0" w:color="auto"/>
              <w:right w:val="single" w:sz="8" w:space="0" w:color="auto"/>
            </w:tcBorders>
            <w:shd w:val="clear" w:color="000000" w:fill="C5D9F1"/>
            <w:vAlign w:val="bottom"/>
          </w:tcPr>
          <w:p w:rsidR="00110844" w:rsidRPr="000D7235" w:rsidRDefault="00110844" w:rsidP="002264F5">
            <w:pPr>
              <w:jc w:val="center"/>
              <w:rPr>
                <w:rFonts w:ascii="Calibri" w:hAnsi="Calibri"/>
                <w:color w:val="393939"/>
                <w:sz w:val="21"/>
                <w:szCs w:val="21"/>
              </w:rPr>
            </w:pPr>
            <w:r>
              <w:rPr>
                <w:rFonts w:ascii="Calibri" w:hAnsi="Calibri"/>
                <w:color w:val="393939"/>
                <w:sz w:val="21"/>
                <w:szCs w:val="21"/>
              </w:rPr>
              <w:t>Description</w:t>
            </w:r>
          </w:p>
        </w:tc>
      </w:tr>
      <w:tr w:rsidR="00110844" w:rsidRPr="007034E9" w:rsidTr="00101866">
        <w:trPr>
          <w:trHeight w:val="300"/>
        </w:trPr>
        <w:tc>
          <w:tcPr>
            <w:tcW w:w="812" w:type="dxa"/>
            <w:tcBorders>
              <w:top w:val="nil"/>
              <w:left w:val="single" w:sz="8" w:space="0" w:color="auto"/>
              <w:bottom w:val="single" w:sz="4" w:space="0" w:color="auto"/>
              <w:right w:val="single" w:sz="4" w:space="0" w:color="auto"/>
            </w:tcBorders>
            <w:shd w:val="clear" w:color="auto" w:fill="auto"/>
            <w:noWrap/>
            <w:vAlign w:val="bottom"/>
            <w:hideMark/>
          </w:tcPr>
          <w:p w:rsidR="00110844" w:rsidRPr="000D7235" w:rsidRDefault="00110844" w:rsidP="002264F5">
            <w:pPr>
              <w:jc w:val="both"/>
              <w:rPr>
                <w:rFonts w:ascii="Calibri" w:hAnsi="Calibri"/>
                <w:color w:val="393939"/>
                <w:sz w:val="21"/>
                <w:szCs w:val="21"/>
              </w:rPr>
            </w:pPr>
            <w:r>
              <w:rPr>
                <w:rFonts w:ascii="Calibri" w:hAnsi="Calibri"/>
                <w:color w:val="393939"/>
                <w:sz w:val="21"/>
                <w:szCs w:val="21"/>
              </w:rPr>
              <w:t>1</w:t>
            </w:r>
          </w:p>
        </w:tc>
        <w:tc>
          <w:tcPr>
            <w:tcW w:w="2803" w:type="dxa"/>
            <w:tcBorders>
              <w:top w:val="nil"/>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Refusal/Decline Code</w:t>
            </w:r>
          </w:p>
        </w:tc>
        <w:tc>
          <w:tcPr>
            <w:tcW w:w="3097" w:type="dxa"/>
            <w:tcBorders>
              <w:top w:val="nil"/>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declineCode</w:t>
            </w:r>
          </w:p>
        </w:tc>
        <w:tc>
          <w:tcPr>
            <w:tcW w:w="2077" w:type="dxa"/>
            <w:tcBorders>
              <w:top w:val="nil"/>
              <w:left w:val="single" w:sz="4" w:space="0" w:color="auto"/>
              <w:bottom w:val="single" w:sz="4" w:space="0" w:color="auto"/>
              <w:right w:val="single" w:sz="8" w:space="0" w:color="auto"/>
            </w:tcBorders>
            <w:shd w:val="clear" w:color="auto" w:fill="auto"/>
            <w:vAlign w:val="bottom"/>
          </w:tcPr>
          <w:p w:rsidR="00110844" w:rsidRPr="000D7235" w:rsidRDefault="00110844" w:rsidP="002264F5">
            <w:pPr>
              <w:rPr>
                <w:rFonts w:ascii="Calibri" w:hAnsi="Calibri"/>
                <w:color w:val="393939"/>
                <w:sz w:val="21"/>
                <w:szCs w:val="21"/>
              </w:rPr>
            </w:pPr>
            <w:r>
              <w:rPr>
                <w:rFonts w:ascii="Calibri" w:hAnsi="Calibri"/>
                <w:color w:val="393939"/>
                <w:sz w:val="21"/>
                <w:szCs w:val="21"/>
              </w:rPr>
              <w:t xml:space="preserve">This field capture the value of declined code from </w:t>
            </w:r>
            <w:r w:rsidR="00C04461">
              <w:rPr>
                <w:rFonts w:ascii="Calibri" w:hAnsi="Calibri"/>
                <w:color w:val="393939"/>
                <w:sz w:val="21"/>
                <w:szCs w:val="21"/>
              </w:rPr>
              <w:t>Worldpay</w:t>
            </w:r>
            <w:r>
              <w:rPr>
                <w:rFonts w:ascii="Calibri" w:hAnsi="Calibri"/>
                <w:color w:val="393939"/>
                <w:sz w:val="21"/>
                <w:szCs w:val="21"/>
              </w:rPr>
              <w:t xml:space="preserve"> response. </w:t>
            </w:r>
          </w:p>
        </w:tc>
      </w:tr>
      <w:tr w:rsidR="00110844" w:rsidRPr="007034E9" w:rsidTr="00101866">
        <w:trPr>
          <w:trHeight w:val="300"/>
        </w:trPr>
        <w:tc>
          <w:tcPr>
            <w:tcW w:w="812" w:type="dxa"/>
            <w:tcBorders>
              <w:top w:val="nil"/>
              <w:left w:val="single" w:sz="8" w:space="0" w:color="auto"/>
              <w:bottom w:val="single" w:sz="4" w:space="0" w:color="auto"/>
              <w:right w:val="single" w:sz="4" w:space="0" w:color="auto"/>
            </w:tcBorders>
            <w:shd w:val="clear" w:color="auto" w:fill="auto"/>
            <w:noWrap/>
            <w:vAlign w:val="bottom"/>
            <w:hideMark/>
          </w:tcPr>
          <w:p w:rsidR="00110844" w:rsidRPr="000D7235" w:rsidRDefault="00110844" w:rsidP="002264F5">
            <w:pPr>
              <w:jc w:val="both"/>
              <w:rPr>
                <w:rFonts w:ascii="Calibri" w:hAnsi="Calibri"/>
                <w:color w:val="393939"/>
                <w:sz w:val="21"/>
                <w:szCs w:val="21"/>
              </w:rPr>
            </w:pPr>
            <w:r>
              <w:rPr>
                <w:rFonts w:ascii="Calibri" w:hAnsi="Calibri"/>
                <w:color w:val="393939"/>
                <w:sz w:val="21"/>
                <w:szCs w:val="21"/>
              </w:rPr>
              <w:t>2</w:t>
            </w:r>
          </w:p>
        </w:tc>
        <w:tc>
          <w:tcPr>
            <w:tcW w:w="2803" w:type="dxa"/>
            <w:tcBorders>
              <w:top w:val="nil"/>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Risk Score</w:t>
            </w:r>
          </w:p>
        </w:tc>
        <w:tc>
          <w:tcPr>
            <w:tcW w:w="3097" w:type="dxa"/>
            <w:tcBorders>
              <w:top w:val="nil"/>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riskScore</w:t>
            </w:r>
          </w:p>
        </w:tc>
        <w:tc>
          <w:tcPr>
            <w:tcW w:w="2077" w:type="dxa"/>
            <w:tcBorders>
              <w:top w:val="nil"/>
              <w:left w:val="single" w:sz="4" w:space="0" w:color="auto"/>
              <w:bottom w:val="single" w:sz="4" w:space="0" w:color="auto"/>
              <w:right w:val="single" w:sz="8" w:space="0" w:color="auto"/>
            </w:tcBorders>
            <w:shd w:val="clear" w:color="auto" w:fill="auto"/>
            <w:vAlign w:val="bottom"/>
          </w:tcPr>
          <w:p w:rsidR="00110844" w:rsidRPr="000D7235" w:rsidRDefault="00110844" w:rsidP="002264F5">
            <w:pPr>
              <w:rPr>
                <w:rFonts w:ascii="Calibri" w:hAnsi="Calibri"/>
                <w:color w:val="393939"/>
                <w:sz w:val="21"/>
                <w:szCs w:val="21"/>
              </w:rPr>
            </w:pPr>
            <w:r>
              <w:rPr>
                <w:rFonts w:ascii="Calibri" w:hAnsi="Calibri"/>
                <w:color w:val="393939"/>
                <w:sz w:val="21"/>
                <w:szCs w:val="21"/>
              </w:rPr>
              <w:t xml:space="preserve">This field capture the string </w:t>
            </w:r>
            <w:r w:rsidR="00AF55D4">
              <w:rPr>
                <w:rFonts w:ascii="Calibri" w:hAnsi="Calibri"/>
                <w:color w:val="393939"/>
                <w:sz w:val="21"/>
                <w:szCs w:val="21"/>
              </w:rPr>
              <w:t>sends</w:t>
            </w:r>
            <w:r>
              <w:rPr>
                <w:rFonts w:ascii="Calibri" w:hAnsi="Calibri"/>
                <w:color w:val="393939"/>
                <w:sz w:val="21"/>
                <w:szCs w:val="21"/>
              </w:rPr>
              <w:t xml:space="preserve"> by for Risk management or Risk Guardian.  </w:t>
            </w:r>
          </w:p>
        </w:tc>
      </w:tr>
      <w:tr w:rsidR="00110844" w:rsidRPr="007034E9" w:rsidTr="00101866">
        <w:trPr>
          <w:trHeight w:val="300"/>
        </w:trPr>
        <w:tc>
          <w:tcPr>
            <w:tcW w:w="812" w:type="dxa"/>
            <w:tcBorders>
              <w:top w:val="nil"/>
              <w:left w:val="single" w:sz="8" w:space="0" w:color="auto"/>
              <w:bottom w:val="single" w:sz="4" w:space="0" w:color="auto"/>
              <w:right w:val="single" w:sz="4" w:space="0" w:color="auto"/>
            </w:tcBorders>
            <w:shd w:val="clear" w:color="auto" w:fill="auto"/>
            <w:noWrap/>
            <w:vAlign w:val="bottom"/>
            <w:hideMark/>
          </w:tcPr>
          <w:p w:rsidR="00110844" w:rsidRPr="000D7235" w:rsidRDefault="00110844" w:rsidP="002264F5">
            <w:pPr>
              <w:jc w:val="both"/>
              <w:rPr>
                <w:rFonts w:ascii="Calibri" w:hAnsi="Calibri"/>
                <w:color w:val="393939"/>
                <w:sz w:val="21"/>
                <w:szCs w:val="21"/>
              </w:rPr>
            </w:pPr>
            <w:r>
              <w:rPr>
                <w:rFonts w:ascii="Calibri" w:hAnsi="Calibri"/>
                <w:color w:val="393939"/>
                <w:sz w:val="21"/>
                <w:szCs w:val="21"/>
              </w:rPr>
              <w:t>3</w:t>
            </w:r>
          </w:p>
        </w:tc>
        <w:tc>
          <w:tcPr>
            <w:tcW w:w="2803" w:type="dxa"/>
            <w:tcBorders>
              <w:top w:val="nil"/>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Authorization ID</w:t>
            </w:r>
          </w:p>
        </w:tc>
        <w:tc>
          <w:tcPr>
            <w:tcW w:w="3097" w:type="dxa"/>
            <w:tcBorders>
              <w:top w:val="nil"/>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authID</w:t>
            </w:r>
          </w:p>
        </w:tc>
        <w:tc>
          <w:tcPr>
            <w:tcW w:w="2077" w:type="dxa"/>
            <w:tcBorders>
              <w:top w:val="nil"/>
              <w:left w:val="single" w:sz="4" w:space="0" w:color="auto"/>
              <w:bottom w:val="single" w:sz="4" w:space="0" w:color="auto"/>
              <w:right w:val="single" w:sz="8" w:space="0" w:color="auto"/>
            </w:tcBorders>
            <w:shd w:val="clear" w:color="auto" w:fill="auto"/>
            <w:vAlign w:val="bottom"/>
          </w:tcPr>
          <w:p w:rsidR="00110844" w:rsidRPr="000D7235" w:rsidRDefault="00110844" w:rsidP="002264F5">
            <w:pPr>
              <w:rPr>
                <w:rFonts w:ascii="Calibri" w:hAnsi="Calibri"/>
                <w:color w:val="393939"/>
                <w:sz w:val="21"/>
                <w:szCs w:val="21"/>
              </w:rPr>
            </w:pPr>
            <w:r>
              <w:rPr>
                <w:rFonts w:ascii="Calibri" w:hAnsi="Calibri"/>
                <w:color w:val="393939"/>
                <w:sz w:val="21"/>
                <w:szCs w:val="21"/>
              </w:rPr>
              <w:t>This field captures the value of Authorization ID for Authorized Request.</w:t>
            </w:r>
          </w:p>
        </w:tc>
      </w:tr>
      <w:tr w:rsidR="00110844" w:rsidRPr="007034E9" w:rsidTr="00101866">
        <w:trPr>
          <w:trHeight w:val="300"/>
        </w:trPr>
        <w:tc>
          <w:tcPr>
            <w:tcW w:w="812" w:type="dxa"/>
            <w:tcBorders>
              <w:top w:val="nil"/>
              <w:left w:val="single" w:sz="8" w:space="0" w:color="auto"/>
              <w:bottom w:val="single" w:sz="4" w:space="0" w:color="auto"/>
              <w:right w:val="single" w:sz="4" w:space="0" w:color="auto"/>
            </w:tcBorders>
            <w:shd w:val="clear" w:color="auto" w:fill="auto"/>
            <w:noWrap/>
            <w:vAlign w:val="bottom"/>
            <w:hideMark/>
          </w:tcPr>
          <w:p w:rsidR="00110844" w:rsidRPr="000D7235" w:rsidRDefault="00110844" w:rsidP="002264F5">
            <w:pPr>
              <w:jc w:val="both"/>
              <w:rPr>
                <w:rFonts w:ascii="Calibri" w:hAnsi="Calibri"/>
                <w:color w:val="393939"/>
                <w:sz w:val="21"/>
                <w:szCs w:val="21"/>
              </w:rPr>
            </w:pPr>
            <w:r>
              <w:rPr>
                <w:rFonts w:ascii="Calibri" w:hAnsi="Calibri"/>
                <w:color w:val="393939"/>
                <w:sz w:val="21"/>
                <w:szCs w:val="21"/>
              </w:rPr>
              <w:lastRenderedPageBreak/>
              <w:t>4</w:t>
            </w:r>
          </w:p>
        </w:tc>
        <w:tc>
          <w:tcPr>
            <w:tcW w:w="2803" w:type="dxa"/>
            <w:tcBorders>
              <w:top w:val="nil"/>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Masked Card Number</w:t>
            </w:r>
          </w:p>
        </w:tc>
        <w:tc>
          <w:tcPr>
            <w:tcW w:w="3097" w:type="dxa"/>
            <w:tcBorders>
              <w:top w:val="nil"/>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cardNumer</w:t>
            </w:r>
          </w:p>
        </w:tc>
        <w:tc>
          <w:tcPr>
            <w:tcW w:w="2077" w:type="dxa"/>
            <w:tcBorders>
              <w:top w:val="nil"/>
              <w:left w:val="single" w:sz="4" w:space="0" w:color="auto"/>
              <w:bottom w:val="single" w:sz="4" w:space="0" w:color="auto"/>
              <w:right w:val="single" w:sz="8" w:space="0" w:color="auto"/>
            </w:tcBorders>
            <w:shd w:val="clear" w:color="auto" w:fill="auto"/>
            <w:vAlign w:val="bottom"/>
          </w:tcPr>
          <w:p w:rsidR="00110844" w:rsidRPr="000D7235" w:rsidRDefault="00110844" w:rsidP="002264F5">
            <w:pPr>
              <w:rPr>
                <w:rFonts w:ascii="Calibri" w:hAnsi="Calibri"/>
                <w:color w:val="393939"/>
                <w:sz w:val="21"/>
                <w:szCs w:val="21"/>
              </w:rPr>
            </w:pPr>
            <w:r>
              <w:rPr>
                <w:rFonts w:ascii="Calibri" w:hAnsi="Calibri"/>
                <w:color w:val="393939"/>
                <w:sz w:val="21"/>
                <w:szCs w:val="21"/>
              </w:rPr>
              <w:t xml:space="preserve">This field captures the masked card number from Worldpay response. </w:t>
            </w:r>
          </w:p>
        </w:tc>
      </w:tr>
      <w:tr w:rsidR="00110844" w:rsidRPr="007034E9" w:rsidTr="00101866">
        <w:trPr>
          <w:trHeight w:val="300"/>
        </w:trPr>
        <w:tc>
          <w:tcPr>
            <w:tcW w:w="812" w:type="dxa"/>
            <w:tcBorders>
              <w:top w:val="nil"/>
              <w:left w:val="single" w:sz="8" w:space="0" w:color="auto"/>
              <w:bottom w:val="single" w:sz="4" w:space="0" w:color="auto"/>
              <w:right w:val="single" w:sz="4" w:space="0" w:color="auto"/>
            </w:tcBorders>
            <w:shd w:val="clear" w:color="auto" w:fill="auto"/>
            <w:noWrap/>
            <w:vAlign w:val="bottom"/>
            <w:hideMark/>
          </w:tcPr>
          <w:p w:rsidR="00110844" w:rsidRPr="000D7235" w:rsidRDefault="00110844" w:rsidP="002264F5">
            <w:pPr>
              <w:jc w:val="both"/>
              <w:rPr>
                <w:rFonts w:ascii="Calibri" w:hAnsi="Calibri"/>
                <w:color w:val="393939"/>
                <w:sz w:val="21"/>
                <w:szCs w:val="21"/>
              </w:rPr>
            </w:pPr>
            <w:r>
              <w:rPr>
                <w:rFonts w:ascii="Calibri" w:hAnsi="Calibri"/>
                <w:color w:val="393939"/>
                <w:sz w:val="21"/>
                <w:szCs w:val="21"/>
              </w:rPr>
              <w:t>5</w:t>
            </w:r>
          </w:p>
        </w:tc>
        <w:tc>
          <w:tcPr>
            <w:tcW w:w="2803" w:type="dxa"/>
            <w:tcBorders>
              <w:top w:val="nil"/>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CVC Result Code</w:t>
            </w:r>
          </w:p>
        </w:tc>
        <w:tc>
          <w:tcPr>
            <w:tcW w:w="3097" w:type="dxa"/>
            <w:tcBorders>
              <w:top w:val="nil"/>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cvcResultCode</w:t>
            </w:r>
          </w:p>
        </w:tc>
        <w:tc>
          <w:tcPr>
            <w:tcW w:w="2077" w:type="dxa"/>
            <w:tcBorders>
              <w:top w:val="nil"/>
              <w:left w:val="single" w:sz="4" w:space="0" w:color="auto"/>
              <w:bottom w:val="single" w:sz="4" w:space="0" w:color="auto"/>
              <w:right w:val="single" w:sz="8" w:space="0" w:color="auto"/>
            </w:tcBorders>
            <w:shd w:val="clear" w:color="auto" w:fill="auto"/>
            <w:vAlign w:val="bottom"/>
          </w:tcPr>
          <w:p w:rsidR="00110844" w:rsidRPr="000D7235" w:rsidRDefault="00110844" w:rsidP="002264F5">
            <w:pPr>
              <w:rPr>
                <w:rFonts w:ascii="Calibri" w:hAnsi="Calibri"/>
                <w:color w:val="393939"/>
                <w:sz w:val="21"/>
                <w:szCs w:val="21"/>
              </w:rPr>
            </w:pPr>
            <w:r>
              <w:rPr>
                <w:rFonts w:ascii="Calibri" w:hAnsi="Calibri"/>
                <w:color w:val="393939"/>
                <w:sz w:val="21"/>
                <w:szCs w:val="21"/>
              </w:rPr>
              <w:t>This field capture CVV status code from response</w:t>
            </w:r>
          </w:p>
        </w:tc>
      </w:tr>
      <w:tr w:rsidR="00110844" w:rsidRPr="007034E9" w:rsidTr="00101866">
        <w:trPr>
          <w:trHeight w:val="315"/>
        </w:trPr>
        <w:tc>
          <w:tcPr>
            <w:tcW w:w="812" w:type="dxa"/>
            <w:tcBorders>
              <w:top w:val="nil"/>
              <w:left w:val="single" w:sz="8" w:space="0" w:color="auto"/>
              <w:bottom w:val="single" w:sz="8" w:space="0" w:color="auto"/>
              <w:right w:val="single" w:sz="4" w:space="0" w:color="auto"/>
            </w:tcBorders>
            <w:shd w:val="clear" w:color="auto" w:fill="auto"/>
            <w:noWrap/>
            <w:vAlign w:val="bottom"/>
            <w:hideMark/>
          </w:tcPr>
          <w:p w:rsidR="00110844" w:rsidRPr="000D7235" w:rsidRDefault="00110844" w:rsidP="002264F5">
            <w:pPr>
              <w:jc w:val="both"/>
              <w:rPr>
                <w:rFonts w:ascii="Calibri" w:hAnsi="Calibri"/>
                <w:color w:val="393939"/>
                <w:sz w:val="21"/>
                <w:szCs w:val="21"/>
              </w:rPr>
            </w:pPr>
            <w:r>
              <w:rPr>
                <w:rFonts w:ascii="Calibri" w:hAnsi="Calibri"/>
                <w:color w:val="393939"/>
                <w:sz w:val="21"/>
                <w:szCs w:val="21"/>
              </w:rPr>
              <w:t>6</w:t>
            </w:r>
          </w:p>
        </w:tc>
        <w:tc>
          <w:tcPr>
            <w:tcW w:w="2803" w:type="dxa"/>
            <w:tcBorders>
              <w:top w:val="nil"/>
              <w:left w:val="nil"/>
              <w:bottom w:val="single" w:sz="8"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 xml:space="preserve">AVS Result Code </w:t>
            </w:r>
          </w:p>
        </w:tc>
        <w:tc>
          <w:tcPr>
            <w:tcW w:w="3097" w:type="dxa"/>
            <w:tcBorders>
              <w:top w:val="nil"/>
              <w:left w:val="nil"/>
              <w:bottom w:val="single" w:sz="8"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avsResultCode</w:t>
            </w:r>
          </w:p>
        </w:tc>
        <w:tc>
          <w:tcPr>
            <w:tcW w:w="2077" w:type="dxa"/>
            <w:tcBorders>
              <w:top w:val="nil"/>
              <w:left w:val="single" w:sz="4" w:space="0" w:color="auto"/>
              <w:bottom w:val="single" w:sz="8" w:space="0" w:color="auto"/>
              <w:right w:val="single" w:sz="8" w:space="0" w:color="auto"/>
            </w:tcBorders>
            <w:shd w:val="clear" w:color="auto" w:fill="auto"/>
            <w:vAlign w:val="bottom"/>
          </w:tcPr>
          <w:p w:rsidR="00110844" w:rsidRPr="000D7235" w:rsidRDefault="00110844" w:rsidP="002264F5">
            <w:pPr>
              <w:rPr>
                <w:rFonts w:ascii="Calibri" w:hAnsi="Calibri"/>
                <w:color w:val="393939"/>
                <w:sz w:val="21"/>
                <w:szCs w:val="21"/>
              </w:rPr>
            </w:pPr>
            <w:r>
              <w:rPr>
                <w:rFonts w:ascii="Calibri" w:hAnsi="Calibri"/>
                <w:color w:val="393939"/>
                <w:sz w:val="21"/>
                <w:szCs w:val="21"/>
              </w:rPr>
              <w:t>This field capture AVS status code from response</w:t>
            </w:r>
          </w:p>
        </w:tc>
      </w:tr>
      <w:tr w:rsidR="00110844" w:rsidRPr="000D7235" w:rsidTr="00101866">
        <w:trPr>
          <w:trHeight w:val="315"/>
        </w:trPr>
        <w:tc>
          <w:tcPr>
            <w:tcW w:w="81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110844" w:rsidRPr="000D7235" w:rsidRDefault="00110844" w:rsidP="002264F5">
            <w:pPr>
              <w:jc w:val="both"/>
              <w:rPr>
                <w:rFonts w:ascii="Calibri" w:hAnsi="Calibri"/>
                <w:color w:val="393939"/>
                <w:sz w:val="21"/>
                <w:szCs w:val="21"/>
              </w:rPr>
            </w:pPr>
            <w:r>
              <w:rPr>
                <w:rFonts w:ascii="Calibri" w:hAnsi="Calibri"/>
                <w:color w:val="393939"/>
                <w:sz w:val="21"/>
                <w:szCs w:val="21"/>
              </w:rPr>
              <w:t>7</w:t>
            </w:r>
          </w:p>
        </w:tc>
        <w:tc>
          <w:tcPr>
            <w:tcW w:w="2803" w:type="dxa"/>
            <w:tcBorders>
              <w:top w:val="single" w:sz="8" w:space="0" w:color="auto"/>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Pr>
                <w:rFonts w:ascii="Calibri" w:hAnsi="Calibri"/>
                <w:color w:val="393939"/>
                <w:sz w:val="21"/>
                <w:szCs w:val="21"/>
              </w:rPr>
              <w:t>T</w:t>
            </w:r>
            <w:r w:rsidRPr="00731887">
              <w:rPr>
                <w:rFonts w:ascii="Calibri" w:hAnsi="Calibri"/>
                <w:color w:val="393939"/>
                <w:sz w:val="21"/>
                <w:szCs w:val="21"/>
              </w:rPr>
              <w:t>ransaction Status</w:t>
            </w:r>
          </w:p>
        </w:tc>
        <w:tc>
          <w:tcPr>
            <w:tcW w:w="3097" w:type="dxa"/>
            <w:tcBorders>
              <w:top w:val="single" w:sz="8" w:space="0" w:color="auto"/>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731887">
              <w:rPr>
                <w:rFonts w:ascii="Calibri" w:hAnsi="Calibri"/>
                <w:color w:val="393939"/>
                <w:sz w:val="21"/>
                <w:szCs w:val="21"/>
              </w:rPr>
              <w:t>transactionStatus</w:t>
            </w:r>
          </w:p>
        </w:tc>
        <w:tc>
          <w:tcPr>
            <w:tcW w:w="2077" w:type="dxa"/>
            <w:tcBorders>
              <w:top w:val="single" w:sz="8" w:space="0" w:color="auto"/>
              <w:left w:val="single" w:sz="4" w:space="0" w:color="auto"/>
              <w:bottom w:val="single" w:sz="4" w:space="0" w:color="auto"/>
              <w:right w:val="single" w:sz="4" w:space="0" w:color="auto"/>
            </w:tcBorders>
            <w:shd w:val="clear" w:color="auto" w:fill="auto"/>
            <w:vAlign w:val="bottom"/>
          </w:tcPr>
          <w:p w:rsidR="00110844" w:rsidRPr="000D7235" w:rsidRDefault="00110844" w:rsidP="002264F5">
            <w:pPr>
              <w:rPr>
                <w:rFonts w:ascii="Calibri" w:hAnsi="Calibri"/>
                <w:color w:val="393939"/>
                <w:sz w:val="21"/>
                <w:szCs w:val="21"/>
              </w:rPr>
            </w:pPr>
            <w:r>
              <w:rPr>
                <w:rFonts w:ascii="Calibri" w:hAnsi="Calibri"/>
                <w:color w:val="393939"/>
                <w:sz w:val="21"/>
                <w:szCs w:val="21"/>
              </w:rPr>
              <w:t>This field maintains the history of Order status. This is Array, so whenever order status will be changed transaction status will be updated by order notification.</w:t>
            </w:r>
          </w:p>
        </w:tc>
      </w:tr>
      <w:tr w:rsidR="00110844" w:rsidRPr="000D7235" w:rsidTr="00101866">
        <w:trPr>
          <w:trHeight w:val="315"/>
        </w:trPr>
        <w:tc>
          <w:tcPr>
            <w:tcW w:w="812" w:type="dxa"/>
            <w:tcBorders>
              <w:top w:val="single" w:sz="4" w:space="0" w:color="auto"/>
              <w:left w:val="single" w:sz="8" w:space="0" w:color="auto"/>
              <w:bottom w:val="single" w:sz="4" w:space="0" w:color="auto"/>
              <w:right w:val="single" w:sz="4" w:space="0" w:color="auto"/>
            </w:tcBorders>
            <w:shd w:val="clear" w:color="auto" w:fill="auto"/>
            <w:noWrap/>
            <w:vAlign w:val="bottom"/>
          </w:tcPr>
          <w:p w:rsidR="00110844" w:rsidRDefault="00110844" w:rsidP="00C75E15">
            <w:pPr>
              <w:rPr>
                <w:rFonts w:ascii="Calibri" w:hAnsi="Calibri"/>
                <w:color w:val="393939"/>
                <w:sz w:val="21"/>
                <w:szCs w:val="21"/>
              </w:rPr>
            </w:pPr>
            <w:r>
              <w:rPr>
                <w:rFonts w:ascii="Calibri" w:hAnsi="Calibri"/>
                <w:color w:val="393939"/>
                <w:sz w:val="21"/>
                <w:szCs w:val="21"/>
              </w:rPr>
              <w:t>8</w:t>
            </w:r>
          </w:p>
        </w:tc>
        <w:tc>
          <w:tcPr>
            <w:tcW w:w="2803" w:type="dxa"/>
            <w:tcBorders>
              <w:top w:val="single" w:sz="4" w:space="0" w:color="auto"/>
              <w:left w:val="nil"/>
              <w:bottom w:val="single" w:sz="4" w:space="0" w:color="auto"/>
              <w:right w:val="single" w:sz="4" w:space="0" w:color="auto"/>
            </w:tcBorders>
            <w:shd w:val="clear" w:color="auto" w:fill="auto"/>
            <w:noWrap/>
            <w:vAlign w:val="bottom"/>
          </w:tcPr>
          <w:p w:rsidR="00110844" w:rsidRDefault="00110844">
            <w:pPr>
              <w:rPr>
                <w:rFonts w:ascii="Calibri" w:hAnsi="Calibri"/>
                <w:color w:val="393939"/>
                <w:sz w:val="21"/>
                <w:szCs w:val="21"/>
              </w:rPr>
            </w:pPr>
            <w:r w:rsidRPr="00C75E15">
              <w:rPr>
                <w:rFonts w:ascii="Calibri" w:hAnsi="Calibri"/>
                <w:color w:val="393939"/>
                <w:sz w:val="21"/>
                <w:szCs w:val="21"/>
              </w:rPr>
              <w:t>AAV Postcode Result Code</w:t>
            </w:r>
          </w:p>
        </w:tc>
        <w:tc>
          <w:tcPr>
            <w:tcW w:w="3097" w:type="dxa"/>
            <w:tcBorders>
              <w:top w:val="single" w:sz="4" w:space="0" w:color="auto"/>
              <w:left w:val="nil"/>
              <w:bottom w:val="single" w:sz="4" w:space="0" w:color="auto"/>
              <w:right w:val="single" w:sz="4" w:space="0" w:color="auto"/>
            </w:tcBorders>
            <w:shd w:val="clear" w:color="auto" w:fill="auto"/>
            <w:noWrap/>
            <w:vAlign w:val="bottom"/>
          </w:tcPr>
          <w:p w:rsidR="00110844" w:rsidRPr="00731887" w:rsidRDefault="00110844">
            <w:pPr>
              <w:rPr>
                <w:rFonts w:ascii="Calibri" w:hAnsi="Calibri"/>
                <w:color w:val="393939"/>
                <w:sz w:val="21"/>
                <w:szCs w:val="21"/>
              </w:rPr>
            </w:pPr>
            <w:r w:rsidRPr="00C75E15">
              <w:rPr>
                <w:rFonts w:ascii="Calibri" w:hAnsi="Calibri"/>
                <w:color w:val="393939"/>
                <w:sz w:val="21"/>
                <w:szCs w:val="21"/>
              </w:rPr>
              <w:t>aaVPostcodeResultCode</w:t>
            </w:r>
          </w:p>
        </w:tc>
        <w:tc>
          <w:tcPr>
            <w:tcW w:w="2077" w:type="dxa"/>
            <w:tcBorders>
              <w:top w:val="single" w:sz="4" w:space="0" w:color="auto"/>
              <w:left w:val="single" w:sz="4" w:space="0" w:color="auto"/>
              <w:bottom w:val="single" w:sz="4" w:space="0" w:color="auto"/>
              <w:right w:val="single" w:sz="4" w:space="0" w:color="auto"/>
            </w:tcBorders>
            <w:shd w:val="clear" w:color="auto" w:fill="auto"/>
            <w:vAlign w:val="bottom"/>
          </w:tcPr>
          <w:p w:rsidR="00110844" w:rsidRDefault="00110844">
            <w:pPr>
              <w:rPr>
                <w:rFonts w:ascii="Calibri" w:hAnsi="Calibri"/>
                <w:color w:val="393939"/>
                <w:sz w:val="21"/>
                <w:szCs w:val="21"/>
              </w:rPr>
            </w:pPr>
            <w:r w:rsidRPr="00C75E15">
              <w:rPr>
                <w:rFonts w:ascii="Calibri" w:hAnsi="Calibri"/>
                <w:color w:val="393939"/>
                <w:sz w:val="21"/>
                <w:szCs w:val="21"/>
              </w:rPr>
              <w:t>This field will be populate from Authorization response of AMEX card</w:t>
            </w:r>
          </w:p>
        </w:tc>
      </w:tr>
      <w:tr w:rsidR="00110844" w:rsidRPr="000D7235" w:rsidTr="00101866">
        <w:trPr>
          <w:trHeight w:val="315"/>
        </w:trPr>
        <w:tc>
          <w:tcPr>
            <w:tcW w:w="812" w:type="dxa"/>
            <w:tcBorders>
              <w:top w:val="single" w:sz="4" w:space="0" w:color="auto"/>
              <w:left w:val="single" w:sz="8" w:space="0" w:color="auto"/>
              <w:bottom w:val="single" w:sz="4" w:space="0" w:color="auto"/>
              <w:right w:val="single" w:sz="4" w:space="0" w:color="auto"/>
            </w:tcBorders>
            <w:shd w:val="clear" w:color="auto" w:fill="auto"/>
            <w:noWrap/>
            <w:vAlign w:val="bottom"/>
          </w:tcPr>
          <w:p w:rsidR="00110844" w:rsidRDefault="00110844" w:rsidP="00C75E15">
            <w:pPr>
              <w:rPr>
                <w:rFonts w:ascii="Calibri" w:hAnsi="Calibri"/>
                <w:color w:val="393939"/>
                <w:sz w:val="21"/>
                <w:szCs w:val="21"/>
              </w:rPr>
            </w:pPr>
            <w:r>
              <w:rPr>
                <w:rFonts w:ascii="Calibri" w:hAnsi="Calibri"/>
                <w:color w:val="393939"/>
                <w:sz w:val="21"/>
                <w:szCs w:val="21"/>
              </w:rPr>
              <w:t>9</w:t>
            </w:r>
          </w:p>
        </w:tc>
        <w:tc>
          <w:tcPr>
            <w:tcW w:w="2803"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AAV Address Result Code</w:t>
            </w:r>
          </w:p>
        </w:tc>
        <w:tc>
          <w:tcPr>
            <w:tcW w:w="3097"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aaVAddressResultCode</w:t>
            </w:r>
          </w:p>
        </w:tc>
        <w:tc>
          <w:tcPr>
            <w:tcW w:w="2077" w:type="dxa"/>
            <w:tcBorders>
              <w:top w:val="single" w:sz="4" w:space="0" w:color="auto"/>
              <w:left w:val="single" w:sz="4" w:space="0" w:color="auto"/>
              <w:bottom w:val="single" w:sz="4" w:space="0" w:color="auto"/>
              <w:right w:val="single" w:sz="4" w:space="0" w:color="auto"/>
            </w:tcBorders>
            <w:shd w:val="clear" w:color="auto" w:fill="auto"/>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This field will be populate from Authorization response of AMEX card</w:t>
            </w:r>
          </w:p>
        </w:tc>
      </w:tr>
      <w:tr w:rsidR="00110844" w:rsidRPr="000D7235" w:rsidTr="00101866">
        <w:trPr>
          <w:trHeight w:val="315"/>
        </w:trPr>
        <w:tc>
          <w:tcPr>
            <w:tcW w:w="812" w:type="dxa"/>
            <w:tcBorders>
              <w:top w:val="single" w:sz="4" w:space="0" w:color="auto"/>
              <w:left w:val="single" w:sz="8" w:space="0" w:color="auto"/>
              <w:bottom w:val="single" w:sz="4" w:space="0" w:color="auto"/>
              <w:right w:val="single" w:sz="4" w:space="0" w:color="auto"/>
            </w:tcBorders>
            <w:shd w:val="clear" w:color="auto" w:fill="auto"/>
            <w:noWrap/>
            <w:vAlign w:val="bottom"/>
          </w:tcPr>
          <w:p w:rsidR="00110844" w:rsidRDefault="00110844" w:rsidP="00C75E15">
            <w:pPr>
              <w:rPr>
                <w:rFonts w:ascii="Calibri" w:hAnsi="Calibri"/>
                <w:color w:val="393939"/>
                <w:sz w:val="21"/>
                <w:szCs w:val="21"/>
              </w:rPr>
            </w:pPr>
            <w:r>
              <w:rPr>
                <w:rFonts w:ascii="Calibri" w:hAnsi="Calibri"/>
                <w:color w:val="393939"/>
                <w:sz w:val="21"/>
                <w:szCs w:val="21"/>
              </w:rPr>
              <w:t>10</w:t>
            </w:r>
          </w:p>
        </w:tc>
        <w:tc>
          <w:tcPr>
            <w:tcW w:w="2803"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Issuer Response</w:t>
            </w:r>
          </w:p>
        </w:tc>
        <w:tc>
          <w:tcPr>
            <w:tcW w:w="3097"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issuerResponse</w:t>
            </w:r>
          </w:p>
        </w:tc>
        <w:tc>
          <w:tcPr>
            <w:tcW w:w="2077" w:type="dxa"/>
            <w:tcBorders>
              <w:top w:val="single" w:sz="4" w:space="0" w:color="auto"/>
              <w:left w:val="single" w:sz="4" w:space="0" w:color="auto"/>
              <w:bottom w:val="single" w:sz="4" w:space="0" w:color="auto"/>
              <w:right w:val="single" w:sz="4" w:space="0" w:color="auto"/>
            </w:tcBorders>
            <w:shd w:val="clear" w:color="auto" w:fill="auto"/>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Response from Issuer After 3D verification</w:t>
            </w:r>
          </w:p>
        </w:tc>
      </w:tr>
      <w:tr w:rsidR="00110844" w:rsidRPr="000D7235" w:rsidTr="00101866">
        <w:trPr>
          <w:trHeight w:val="315"/>
        </w:trPr>
        <w:tc>
          <w:tcPr>
            <w:tcW w:w="812" w:type="dxa"/>
            <w:tcBorders>
              <w:top w:val="single" w:sz="4" w:space="0" w:color="auto"/>
              <w:left w:val="single" w:sz="8" w:space="0" w:color="auto"/>
              <w:bottom w:val="single" w:sz="4" w:space="0" w:color="auto"/>
              <w:right w:val="single" w:sz="4" w:space="0" w:color="auto"/>
            </w:tcBorders>
            <w:shd w:val="clear" w:color="auto" w:fill="auto"/>
            <w:noWrap/>
            <w:vAlign w:val="bottom"/>
          </w:tcPr>
          <w:p w:rsidR="00110844" w:rsidRDefault="00110844" w:rsidP="00C75E15">
            <w:pPr>
              <w:rPr>
                <w:rFonts w:ascii="Calibri" w:hAnsi="Calibri"/>
                <w:color w:val="393939"/>
                <w:sz w:val="21"/>
                <w:szCs w:val="21"/>
              </w:rPr>
            </w:pPr>
            <w:r>
              <w:rPr>
                <w:rFonts w:ascii="Calibri" w:hAnsi="Calibri"/>
                <w:color w:val="393939"/>
                <w:sz w:val="21"/>
                <w:szCs w:val="21"/>
              </w:rPr>
              <w:t>11</w:t>
            </w:r>
          </w:p>
        </w:tc>
        <w:tc>
          <w:tcPr>
            <w:tcW w:w="2803"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AAV Email Result Code</w:t>
            </w:r>
          </w:p>
        </w:tc>
        <w:tc>
          <w:tcPr>
            <w:tcW w:w="3097"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aaVEmailResultCode</w:t>
            </w:r>
          </w:p>
        </w:tc>
        <w:tc>
          <w:tcPr>
            <w:tcW w:w="2077" w:type="dxa"/>
            <w:tcBorders>
              <w:top w:val="single" w:sz="4" w:space="0" w:color="auto"/>
              <w:left w:val="single" w:sz="4" w:space="0" w:color="auto"/>
              <w:bottom w:val="single" w:sz="4" w:space="0" w:color="auto"/>
              <w:right w:val="single" w:sz="4" w:space="0" w:color="auto"/>
            </w:tcBorders>
            <w:shd w:val="clear" w:color="auto" w:fill="auto"/>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Email Result Code</w:t>
            </w:r>
          </w:p>
        </w:tc>
      </w:tr>
      <w:tr w:rsidR="00110844" w:rsidRPr="000D7235" w:rsidTr="00101866">
        <w:trPr>
          <w:trHeight w:val="315"/>
        </w:trPr>
        <w:tc>
          <w:tcPr>
            <w:tcW w:w="812" w:type="dxa"/>
            <w:tcBorders>
              <w:top w:val="single" w:sz="4" w:space="0" w:color="auto"/>
              <w:left w:val="single" w:sz="8" w:space="0" w:color="auto"/>
              <w:bottom w:val="single" w:sz="4" w:space="0" w:color="auto"/>
              <w:right w:val="single" w:sz="4" w:space="0" w:color="auto"/>
            </w:tcBorders>
            <w:shd w:val="clear" w:color="auto" w:fill="auto"/>
            <w:noWrap/>
            <w:vAlign w:val="bottom"/>
          </w:tcPr>
          <w:p w:rsidR="00110844" w:rsidRDefault="00110844" w:rsidP="00C75E15">
            <w:pPr>
              <w:rPr>
                <w:rFonts w:ascii="Calibri" w:hAnsi="Calibri"/>
                <w:color w:val="393939"/>
                <w:sz w:val="21"/>
                <w:szCs w:val="21"/>
              </w:rPr>
            </w:pPr>
            <w:r>
              <w:rPr>
                <w:rFonts w:ascii="Calibri" w:hAnsi="Calibri"/>
                <w:color w:val="393939"/>
                <w:sz w:val="21"/>
                <w:szCs w:val="21"/>
              </w:rPr>
              <w:t>12</w:t>
            </w:r>
          </w:p>
        </w:tc>
        <w:tc>
          <w:tcPr>
            <w:tcW w:w="2803"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AAV Telephone Result Code</w:t>
            </w:r>
          </w:p>
        </w:tc>
        <w:tc>
          <w:tcPr>
            <w:tcW w:w="3097"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aaVTelephoneResultCode</w:t>
            </w:r>
          </w:p>
        </w:tc>
        <w:tc>
          <w:tcPr>
            <w:tcW w:w="2077" w:type="dxa"/>
            <w:tcBorders>
              <w:top w:val="single" w:sz="4" w:space="0" w:color="auto"/>
              <w:left w:val="single" w:sz="4" w:space="0" w:color="auto"/>
              <w:bottom w:val="single" w:sz="4" w:space="0" w:color="auto"/>
              <w:right w:val="single" w:sz="4" w:space="0" w:color="auto"/>
            </w:tcBorders>
            <w:shd w:val="clear" w:color="auto" w:fill="auto"/>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Telephone Result Code</w:t>
            </w:r>
          </w:p>
        </w:tc>
      </w:tr>
      <w:tr w:rsidR="00110844" w:rsidRPr="000D7235" w:rsidTr="00101866">
        <w:trPr>
          <w:trHeight w:val="315"/>
        </w:trPr>
        <w:tc>
          <w:tcPr>
            <w:tcW w:w="812" w:type="dxa"/>
            <w:tcBorders>
              <w:top w:val="single" w:sz="4" w:space="0" w:color="auto"/>
              <w:left w:val="single" w:sz="8" w:space="0" w:color="auto"/>
              <w:bottom w:val="single" w:sz="4" w:space="0" w:color="auto"/>
              <w:right w:val="single" w:sz="4" w:space="0" w:color="auto"/>
            </w:tcBorders>
            <w:shd w:val="clear" w:color="auto" w:fill="auto"/>
            <w:noWrap/>
            <w:vAlign w:val="bottom"/>
          </w:tcPr>
          <w:p w:rsidR="00110844" w:rsidRDefault="00110844" w:rsidP="00C75E15">
            <w:pPr>
              <w:rPr>
                <w:rFonts w:ascii="Calibri" w:hAnsi="Calibri"/>
                <w:color w:val="393939"/>
                <w:sz w:val="21"/>
                <w:szCs w:val="21"/>
              </w:rPr>
            </w:pPr>
            <w:r>
              <w:rPr>
                <w:rFonts w:ascii="Calibri" w:hAnsi="Calibri"/>
                <w:color w:val="393939"/>
                <w:sz w:val="21"/>
                <w:szCs w:val="21"/>
              </w:rPr>
              <w:t>13</w:t>
            </w:r>
          </w:p>
        </w:tc>
        <w:tc>
          <w:tcPr>
            <w:tcW w:w="2803"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B27CBE">
            <w:pPr>
              <w:rPr>
                <w:rFonts w:ascii="Calibri" w:hAnsi="Calibri"/>
                <w:color w:val="393939"/>
                <w:sz w:val="21"/>
                <w:szCs w:val="21"/>
              </w:rPr>
            </w:pPr>
            <w:r>
              <w:rPr>
                <w:rFonts w:ascii="Calibri" w:hAnsi="Calibri"/>
                <w:color w:val="393939"/>
                <w:sz w:val="21"/>
                <w:szCs w:val="21"/>
              </w:rPr>
              <w:t xml:space="preserve">SEPA </w:t>
            </w:r>
            <w:r w:rsidR="00110844" w:rsidRPr="00C75E15">
              <w:rPr>
                <w:rFonts w:ascii="Calibri" w:hAnsi="Calibri"/>
                <w:color w:val="393939"/>
                <w:sz w:val="21"/>
                <w:szCs w:val="21"/>
              </w:rPr>
              <w:t>Mandate ID</w:t>
            </w:r>
          </w:p>
        </w:tc>
        <w:tc>
          <w:tcPr>
            <w:tcW w:w="3097"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mandateID</w:t>
            </w:r>
          </w:p>
        </w:tc>
        <w:tc>
          <w:tcPr>
            <w:tcW w:w="2077" w:type="dxa"/>
            <w:tcBorders>
              <w:top w:val="single" w:sz="4" w:space="0" w:color="auto"/>
              <w:left w:val="single" w:sz="4" w:space="0" w:color="auto"/>
              <w:bottom w:val="single" w:sz="4" w:space="0" w:color="auto"/>
              <w:right w:val="single" w:sz="4" w:space="0" w:color="auto"/>
            </w:tcBorders>
            <w:shd w:val="clear" w:color="auto" w:fill="auto"/>
            <w:vAlign w:val="bottom"/>
          </w:tcPr>
          <w:p w:rsidR="00110844" w:rsidRPr="00C75E15" w:rsidRDefault="00110844" w:rsidP="00101866">
            <w:pPr>
              <w:rPr>
                <w:rFonts w:ascii="Calibri" w:hAnsi="Calibri"/>
                <w:color w:val="393939"/>
                <w:sz w:val="21"/>
                <w:szCs w:val="21"/>
              </w:rPr>
            </w:pPr>
            <w:r w:rsidRPr="00C75E15">
              <w:rPr>
                <w:rFonts w:ascii="Calibri" w:hAnsi="Calibri"/>
                <w:color w:val="393939"/>
                <w:sz w:val="21"/>
                <w:szCs w:val="21"/>
              </w:rPr>
              <w:t xml:space="preserve">Mandate ID created for </w:t>
            </w:r>
            <w:r w:rsidR="00B27CBE">
              <w:rPr>
                <w:rFonts w:ascii="Calibri" w:hAnsi="Calibri"/>
                <w:color w:val="393939"/>
                <w:sz w:val="21"/>
                <w:szCs w:val="21"/>
              </w:rPr>
              <w:t xml:space="preserve">SEPA </w:t>
            </w:r>
            <w:r w:rsidRPr="00C75E15">
              <w:rPr>
                <w:rFonts w:ascii="Calibri" w:hAnsi="Calibri"/>
                <w:color w:val="393939"/>
                <w:sz w:val="21"/>
                <w:szCs w:val="21"/>
              </w:rPr>
              <w:t>transaction</w:t>
            </w:r>
          </w:p>
        </w:tc>
      </w:tr>
      <w:tr w:rsidR="00110844" w:rsidRPr="000D7235" w:rsidTr="00101866">
        <w:trPr>
          <w:trHeight w:val="315"/>
        </w:trPr>
        <w:tc>
          <w:tcPr>
            <w:tcW w:w="812" w:type="dxa"/>
            <w:tcBorders>
              <w:top w:val="single" w:sz="4" w:space="0" w:color="auto"/>
              <w:left w:val="single" w:sz="8" w:space="0" w:color="auto"/>
              <w:bottom w:val="single" w:sz="4" w:space="0" w:color="auto"/>
              <w:right w:val="single" w:sz="4" w:space="0" w:color="auto"/>
            </w:tcBorders>
            <w:shd w:val="clear" w:color="auto" w:fill="auto"/>
            <w:noWrap/>
            <w:vAlign w:val="bottom"/>
          </w:tcPr>
          <w:p w:rsidR="00110844" w:rsidRDefault="00110844" w:rsidP="00C75E15">
            <w:pPr>
              <w:rPr>
                <w:rFonts w:ascii="Calibri" w:hAnsi="Calibri"/>
                <w:color w:val="393939"/>
                <w:sz w:val="21"/>
                <w:szCs w:val="21"/>
              </w:rPr>
            </w:pPr>
            <w:r>
              <w:rPr>
                <w:rFonts w:ascii="Calibri" w:hAnsi="Calibri"/>
                <w:color w:val="393939"/>
                <w:sz w:val="21"/>
                <w:szCs w:val="21"/>
              </w:rPr>
              <w:t>14</w:t>
            </w:r>
          </w:p>
        </w:tc>
        <w:tc>
          <w:tcPr>
            <w:tcW w:w="2803"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6E4740">
            <w:pPr>
              <w:rPr>
                <w:rFonts w:ascii="Calibri" w:hAnsi="Calibri"/>
                <w:color w:val="393939"/>
                <w:sz w:val="21"/>
                <w:szCs w:val="21"/>
              </w:rPr>
            </w:pPr>
            <w:r>
              <w:rPr>
                <w:rFonts w:ascii="Calibri" w:hAnsi="Calibri"/>
                <w:color w:val="393939"/>
                <w:sz w:val="21"/>
                <w:szCs w:val="21"/>
              </w:rPr>
              <w:t>Worldpay</w:t>
            </w:r>
            <w:r w:rsidR="00110844" w:rsidRPr="00C75E15">
              <w:rPr>
                <w:rFonts w:ascii="Calibri" w:hAnsi="Calibri"/>
                <w:color w:val="393939"/>
                <w:sz w:val="21"/>
                <w:szCs w:val="21"/>
              </w:rPr>
              <w:t xml:space="preserve"> Last Event</w:t>
            </w:r>
          </w:p>
        </w:tc>
        <w:tc>
          <w:tcPr>
            <w:tcW w:w="3097"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C04461">
            <w:pPr>
              <w:rPr>
                <w:rFonts w:ascii="Calibri" w:hAnsi="Calibri"/>
                <w:color w:val="393939"/>
                <w:sz w:val="21"/>
                <w:szCs w:val="21"/>
              </w:rPr>
            </w:pPr>
            <w:r>
              <w:rPr>
                <w:rFonts w:ascii="Calibri" w:hAnsi="Calibri"/>
                <w:color w:val="393939"/>
                <w:sz w:val="21"/>
                <w:szCs w:val="21"/>
              </w:rPr>
              <w:t>Worldpay</w:t>
            </w:r>
            <w:r w:rsidR="00110844" w:rsidRPr="00C75E15">
              <w:rPr>
                <w:rFonts w:ascii="Calibri" w:hAnsi="Calibri"/>
                <w:color w:val="393939"/>
                <w:sz w:val="21"/>
                <w:szCs w:val="21"/>
              </w:rPr>
              <w:t>LastEvent</w:t>
            </w:r>
          </w:p>
        </w:tc>
        <w:tc>
          <w:tcPr>
            <w:tcW w:w="2077" w:type="dxa"/>
            <w:tcBorders>
              <w:top w:val="single" w:sz="4" w:space="0" w:color="auto"/>
              <w:left w:val="single" w:sz="4" w:space="0" w:color="auto"/>
              <w:bottom w:val="single" w:sz="4" w:space="0" w:color="auto"/>
              <w:right w:val="single" w:sz="4" w:space="0" w:color="auto"/>
            </w:tcBorders>
            <w:shd w:val="clear" w:color="auto" w:fill="auto"/>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 xml:space="preserve">Last Event occurred on order at </w:t>
            </w:r>
            <w:r w:rsidR="00C04461">
              <w:rPr>
                <w:rFonts w:ascii="Calibri" w:hAnsi="Calibri"/>
                <w:color w:val="393939"/>
                <w:sz w:val="21"/>
                <w:szCs w:val="21"/>
              </w:rPr>
              <w:t>Worldpay</w:t>
            </w:r>
          </w:p>
        </w:tc>
      </w:tr>
      <w:tr w:rsidR="00110844" w:rsidRPr="000D7235" w:rsidTr="00101866">
        <w:trPr>
          <w:trHeight w:val="315"/>
        </w:trPr>
        <w:tc>
          <w:tcPr>
            <w:tcW w:w="812" w:type="dxa"/>
            <w:tcBorders>
              <w:top w:val="single" w:sz="4" w:space="0" w:color="auto"/>
              <w:left w:val="single" w:sz="8" w:space="0" w:color="auto"/>
              <w:bottom w:val="single" w:sz="4" w:space="0" w:color="auto"/>
              <w:right w:val="single" w:sz="4" w:space="0" w:color="auto"/>
            </w:tcBorders>
            <w:shd w:val="clear" w:color="auto" w:fill="auto"/>
            <w:noWrap/>
            <w:vAlign w:val="bottom"/>
          </w:tcPr>
          <w:p w:rsidR="00110844" w:rsidRDefault="00110844" w:rsidP="00C75E15">
            <w:pPr>
              <w:rPr>
                <w:rFonts w:ascii="Calibri" w:hAnsi="Calibri"/>
                <w:color w:val="393939"/>
                <w:sz w:val="21"/>
                <w:szCs w:val="21"/>
              </w:rPr>
            </w:pPr>
            <w:r>
              <w:rPr>
                <w:rFonts w:ascii="Calibri" w:hAnsi="Calibri"/>
                <w:color w:val="393939"/>
                <w:sz w:val="21"/>
                <w:szCs w:val="21"/>
              </w:rPr>
              <w:lastRenderedPageBreak/>
              <w:t>15</w:t>
            </w:r>
          </w:p>
        </w:tc>
        <w:tc>
          <w:tcPr>
            <w:tcW w:w="2803"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C04461">
            <w:pPr>
              <w:rPr>
                <w:rFonts w:ascii="Calibri" w:hAnsi="Calibri"/>
                <w:color w:val="393939"/>
                <w:sz w:val="21"/>
                <w:szCs w:val="21"/>
              </w:rPr>
            </w:pPr>
            <w:r>
              <w:rPr>
                <w:rFonts w:ascii="Calibri" w:hAnsi="Calibri"/>
                <w:color w:val="393939"/>
                <w:sz w:val="21"/>
                <w:szCs w:val="21"/>
              </w:rPr>
              <w:t>Worldpay</w:t>
            </w:r>
            <w:r w:rsidR="00110844" w:rsidRPr="00C75E15">
              <w:rPr>
                <w:rFonts w:ascii="Calibri" w:hAnsi="Calibri"/>
                <w:color w:val="393939"/>
                <w:sz w:val="21"/>
                <w:szCs w:val="21"/>
              </w:rPr>
              <w:t xml:space="preserve"> MAC Missing</w:t>
            </w:r>
          </w:p>
        </w:tc>
        <w:tc>
          <w:tcPr>
            <w:tcW w:w="3097"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worldpayMACMissingVal</w:t>
            </w:r>
          </w:p>
        </w:tc>
        <w:tc>
          <w:tcPr>
            <w:tcW w:w="2077" w:type="dxa"/>
            <w:tcBorders>
              <w:top w:val="single" w:sz="4" w:space="0" w:color="auto"/>
              <w:left w:val="single" w:sz="4" w:space="0" w:color="auto"/>
              <w:bottom w:val="single" w:sz="4" w:space="0" w:color="auto"/>
              <w:right w:val="single" w:sz="4" w:space="0" w:color="auto"/>
            </w:tcBorders>
            <w:shd w:val="clear" w:color="auto" w:fill="auto"/>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True when Mac error received in redirect Credit Card or APM re</w:t>
            </w:r>
            <w:r w:rsidR="00DF25C7">
              <w:rPr>
                <w:rFonts w:ascii="Calibri" w:hAnsi="Calibri"/>
                <w:color w:val="393939"/>
                <w:sz w:val="21"/>
                <w:szCs w:val="21"/>
              </w:rPr>
              <w:t>s</w:t>
            </w:r>
            <w:r w:rsidRPr="00C75E15">
              <w:rPr>
                <w:rFonts w:ascii="Calibri" w:hAnsi="Calibri"/>
                <w:color w:val="393939"/>
                <w:sz w:val="21"/>
                <w:szCs w:val="21"/>
              </w:rPr>
              <w:t>ponse URL</w:t>
            </w:r>
          </w:p>
        </w:tc>
      </w:tr>
      <w:tr w:rsidR="00B27CBE" w:rsidRPr="000D7235" w:rsidTr="00101866">
        <w:trPr>
          <w:trHeight w:val="315"/>
        </w:trPr>
        <w:tc>
          <w:tcPr>
            <w:tcW w:w="812" w:type="dxa"/>
            <w:tcBorders>
              <w:top w:val="single" w:sz="4" w:space="0" w:color="auto"/>
              <w:left w:val="single" w:sz="8" w:space="0" w:color="auto"/>
              <w:bottom w:val="single" w:sz="4" w:space="0" w:color="auto"/>
              <w:right w:val="single" w:sz="4" w:space="0" w:color="auto"/>
            </w:tcBorders>
            <w:shd w:val="clear" w:color="auto" w:fill="auto"/>
            <w:noWrap/>
            <w:vAlign w:val="bottom"/>
          </w:tcPr>
          <w:p w:rsidR="00B27CBE" w:rsidRDefault="00B27CBE" w:rsidP="00C75E15">
            <w:pPr>
              <w:rPr>
                <w:rFonts w:ascii="Calibri" w:hAnsi="Calibri"/>
                <w:color w:val="393939"/>
                <w:sz w:val="21"/>
                <w:szCs w:val="21"/>
              </w:rPr>
            </w:pPr>
            <w:r>
              <w:rPr>
                <w:rFonts w:ascii="Calibri" w:hAnsi="Calibri"/>
                <w:color w:val="393939"/>
                <w:sz w:val="21"/>
                <w:szCs w:val="21"/>
              </w:rPr>
              <w:t>16</w:t>
            </w:r>
          </w:p>
        </w:tc>
        <w:tc>
          <w:tcPr>
            <w:tcW w:w="2803" w:type="dxa"/>
            <w:tcBorders>
              <w:top w:val="single" w:sz="4" w:space="0" w:color="auto"/>
              <w:left w:val="nil"/>
              <w:bottom w:val="single" w:sz="4" w:space="0" w:color="auto"/>
              <w:right w:val="single" w:sz="4" w:space="0" w:color="auto"/>
            </w:tcBorders>
            <w:shd w:val="clear" w:color="auto" w:fill="auto"/>
            <w:noWrap/>
            <w:vAlign w:val="bottom"/>
          </w:tcPr>
          <w:p w:rsidR="00B27CBE" w:rsidRPr="00C75E15" w:rsidDel="00C04461" w:rsidRDefault="00B27CBE">
            <w:pPr>
              <w:rPr>
                <w:rFonts w:ascii="Calibri" w:hAnsi="Calibri"/>
                <w:color w:val="393939"/>
                <w:sz w:val="21"/>
                <w:szCs w:val="21"/>
              </w:rPr>
            </w:pPr>
            <w:r w:rsidRPr="00101866">
              <w:rPr>
                <w:rFonts w:ascii="Calibri" w:hAnsi="Calibri"/>
                <w:color w:val="393939"/>
                <w:sz w:val="21"/>
                <w:szCs w:val="21"/>
              </w:rPr>
              <w:t>AAV Cardholder Name Result Code</w:t>
            </w:r>
          </w:p>
        </w:tc>
        <w:tc>
          <w:tcPr>
            <w:tcW w:w="3097" w:type="dxa"/>
            <w:tcBorders>
              <w:top w:val="single" w:sz="4" w:space="0" w:color="auto"/>
              <w:left w:val="nil"/>
              <w:bottom w:val="single" w:sz="4" w:space="0" w:color="auto"/>
              <w:right w:val="single" w:sz="4" w:space="0" w:color="auto"/>
            </w:tcBorders>
            <w:shd w:val="clear" w:color="auto" w:fill="auto"/>
            <w:noWrap/>
            <w:vAlign w:val="bottom"/>
          </w:tcPr>
          <w:p w:rsidR="00B27CBE" w:rsidRPr="00C75E15" w:rsidRDefault="00B27CBE">
            <w:pPr>
              <w:rPr>
                <w:rFonts w:ascii="Calibri" w:hAnsi="Calibri"/>
                <w:color w:val="393939"/>
                <w:sz w:val="21"/>
                <w:szCs w:val="21"/>
              </w:rPr>
            </w:pPr>
            <w:r w:rsidRPr="00101866">
              <w:rPr>
                <w:rFonts w:ascii="Calibri" w:hAnsi="Calibri"/>
                <w:color w:val="393939"/>
                <w:sz w:val="21"/>
                <w:szCs w:val="21"/>
              </w:rPr>
              <w:t>aaVCardholderNameResultCode</w:t>
            </w:r>
          </w:p>
        </w:tc>
        <w:tc>
          <w:tcPr>
            <w:tcW w:w="2077" w:type="dxa"/>
            <w:tcBorders>
              <w:top w:val="single" w:sz="4" w:space="0" w:color="auto"/>
              <w:left w:val="single" w:sz="4" w:space="0" w:color="auto"/>
              <w:bottom w:val="single" w:sz="4" w:space="0" w:color="auto"/>
              <w:right w:val="single" w:sz="4" w:space="0" w:color="auto"/>
            </w:tcBorders>
            <w:shd w:val="clear" w:color="auto" w:fill="auto"/>
            <w:vAlign w:val="bottom"/>
          </w:tcPr>
          <w:p w:rsidR="00B27CBE" w:rsidRPr="00C75E15" w:rsidRDefault="00D8723D">
            <w:pPr>
              <w:rPr>
                <w:rFonts w:ascii="Calibri" w:hAnsi="Calibri"/>
                <w:color w:val="393939"/>
                <w:sz w:val="21"/>
                <w:szCs w:val="21"/>
              </w:rPr>
            </w:pPr>
            <w:r>
              <w:rPr>
                <w:rFonts w:ascii="Calibri" w:hAnsi="Calibri"/>
                <w:color w:val="393939"/>
                <w:sz w:val="21"/>
                <w:szCs w:val="21"/>
              </w:rPr>
              <w:t>Card Holder Name Result Code</w:t>
            </w:r>
          </w:p>
        </w:tc>
      </w:tr>
    </w:tbl>
    <w:p w:rsidR="00110844" w:rsidRDefault="00110844" w:rsidP="00110844">
      <w:pPr>
        <w:ind w:left="1080"/>
      </w:pPr>
    </w:p>
    <w:p w:rsidR="00D71D26" w:rsidRPr="00A3027E" w:rsidRDefault="008C48BC">
      <w:pPr>
        <w:pStyle w:val="Heading3"/>
        <w:keepNext/>
        <w:keepLines/>
        <w:numPr>
          <w:ilvl w:val="2"/>
          <w:numId w:val="97"/>
        </w:numPr>
        <w:pBdr>
          <w:bottom w:val="none" w:sz="0" w:space="0" w:color="auto"/>
        </w:pBdr>
        <w:spacing w:line="276" w:lineRule="auto"/>
        <w:ind w:left="1764"/>
        <w:rPr>
          <w:i w:val="0"/>
          <w:sz w:val="24"/>
          <w:szCs w:val="24"/>
        </w:rPr>
        <w:pPrChange w:id="1503" w:author="Karthick Nagarajan" w:date="2018-12-19T11:33:00Z">
          <w:pPr>
            <w:pStyle w:val="Heading3"/>
            <w:keepNext/>
            <w:keepLines/>
            <w:numPr>
              <w:ilvl w:val="2"/>
              <w:numId w:val="68"/>
            </w:numPr>
            <w:pBdr>
              <w:bottom w:val="none" w:sz="0" w:space="0" w:color="auto"/>
            </w:pBdr>
            <w:spacing w:line="276" w:lineRule="auto"/>
            <w:ind w:left="1764" w:hanging="720"/>
          </w:pPr>
        </w:pPrChange>
      </w:pPr>
      <w:bookmarkStart w:id="1504" w:name="_Toc18418377"/>
      <w:r w:rsidRPr="00A3027E">
        <w:rPr>
          <w:i w:val="0"/>
          <w:sz w:val="24"/>
          <w:szCs w:val="24"/>
        </w:rPr>
        <w:t>Order Payment Instrument Attributes</w:t>
      </w:r>
      <w:bookmarkEnd w:id="1504"/>
    </w:p>
    <w:p w:rsidR="00D71D26" w:rsidRPr="000D7235" w:rsidRDefault="00D71D26" w:rsidP="00D71D26">
      <w:pPr>
        <w:ind w:left="1080"/>
        <w:rPr>
          <w:rFonts w:ascii="Calibri" w:hAnsi="Calibri"/>
          <w:color w:val="393939"/>
          <w:sz w:val="21"/>
          <w:szCs w:val="21"/>
        </w:rPr>
      </w:pPr>
      <w:r>
        <w:rPr>
          <w:rFonts w:ascii="Calibri" w:hAnsi="Calibri"/>
          <w:color w:val="393939"/>
          <w:sz w:val="21"/>
          <w:szCs w:val="21"/>
        </w:rPr>
        <w:t>Apart from capturing the</w:t>
      </w:r>
      <w:r w:rsidRPr="000D7235">
        <w:rPr>
          <w:rFonts w:ascii="Calibri" w:hAnsi="Calibri"/>
          <w:color w:val="393939"/>
          <w:sz w:val="21"/>
          <w:szCs w:val="21"/>
        </w:rPr>
        <w:t xml:space="preserve"> </w:t>
      </w:r>
      <w:r>
        <w:rPr>
          <w:rFonts w:ascii="Calibri" w:hAnsi="Calibri"/>
          <w:color w:val="393939"/>
          <w:sz w:val="21"/>
          <w:szCs w:val="21"/>
        </w:rPr>
        <w:t xml:space="preserve">Order </w:t>
      </w:r>
      <w:r w:rsidR="00336772">
        <w:rPr>
          <w:rFonts w:ascii="Calibri" w:hAnsi="Calibri"/>
          <w:color w:val="393939"/>
          <w:sz w:val="21"/>
          <w:szCs w:val="21"/>
        </w:rPr>
        <w:t>Attributes,</w:t>
      </w:r>
      <w:r>
        <w:rPr>
          <w:rFonts w:ascii="Calibri" w:hAnsi="Calibri"/>
          <w:color w:val="393939"/>
          <w:sz w:val="21"/>
          <w:szCs w:val="21"/>
        </w:rPr>
        <w:t xml:space="preserve"> we also capture some </w:t>
      </w:r>
      <w:r w:rsidRPr="000D7235">
        <w:rPr>
          <w:rFonts w:ascii="Calibri" w:hAnsi="Calibri"/>
          <w:color w:val="393939"/>
          <w:sz w:val="21"/>
          <w:szCs w:val="21"/>
        </w:rPr>
        <w:t>Order</w:t>
      </w:r>
      <w:r>
        <w:rPr>
          <w:rFonts w:ascii="Calibri" w:hAnsi="Calibri"/>
          <w:color w:val="393939"/>
          <w:sz w:val="21"/>
          <w:szCs w:val="21"/>
        </w:rPr>
        <w:t xml:space="preserve"> Payment Instrument attributes</w:t>
      </w:r>
      <w:r w:rsidRPr="000D7235">
        <w:rPr>
          <w:rFonts w:ascii="Calibri" w:hAnsi="Calibri"/>
          <w:color w:val="393939"/>
          <w:sz w:val="21"/>
          <w:szCs w:val="21"/>
        </w:rPr>
        <w:t>.</w:t>
      </w:r>
      <w:r>
        <w:rPr>
          <w:rFonts w:ascii="Calibri" w:hAnsi="Calibri"/>
          <w:color w:val="393939"/>
          <w:sz w:val="21"/>
          <w:szCs w:val="21"/>
        </w:rPr>
        <w:t xml:space="preserve"> </w:t>
      </w:r>
      <w:r w:rsidRPr="000D7235">
        <w:rPr>
          <w:rFonts w:ascii="Calibri" w:hAnsi="Calibri"/>
          <w:color w:val="393939"/>
          <w:sz w:val="21"/>
          <w:szCs w:val="21"/>
        </w:rPr>
        <w:t xml:space="preserve"> </w:t>
      </w:r>
      <w:r>
        <w:rPr>
          <w:rFonts w:ascii="Calibri" w:hAnsi="Calibri"/>
          <w:color w:val="393939"/>
          <w:sz w:val="21"/>
          <w:szCs w:val="21"/>
        </w:rPr>
        <w:t>These are specific to the Payment Method and are captured in &lt;payment&gt; tag.</w:t>
      </w:r>
    </w:p>
    <w:p w:rsidR="00D71D26" w:rsidRPr="004227E8" w:rsidRDefault="00D71D26" w:rsidP="00D71D26"/>
    <w:tbl>
      <w:tblPr>
        <w:tblW w:w="8523" w:type="dxa"/>
        <w:tblInd w:w="1173" w:type="dxa"/>
        <w:tblLook w:val="04A0" w:firstRow="1" w:lastRow="0" w:firstColumn="1" w:lastColumn="0" w:noHBand="0" w:noVBand="1"/>
      </w:tblPr>
      <w:tblGrid>
        <w:gridCol w:w="1403"/>
        <w:gridCol w:w="4040"/>
        <w:gridCol w:w="3080"/>
      </w:tblGrid>
      <w:tr w:rsidR="00D71D26" w:rsidRPr="007034E9" w:rsidTr="00B06C47">
        <w:trPr>
          <w:trHeight w:val="315"/>
        </w:trPr>
        <w:tc>
          <w:tcPr>
            <w:tcW w:w="1403"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71D26" w:rsidRPr="000D7235" w:rsidRDefault="00D71D26">
            <w:pPr>
              <w:rPr>
                <w:rFonts w:ascii="Calibri" w:hAnsi="Calibri"/>
                <w:color w:val="393939"/>
                <w:sz w:val="21"/>
                <w:szCs w:val="21"/>
              </w:rPr>
            </w:pPr>
            <w:r w:rsidRPr="000D7235">
              <w:rPr>
                <w:rFonts w:ascii="Calibri" w:hAnsi="Calibri"/>
                <w:color w:val="393939"/>
                <w:sz w:val="21"/>
                <w:szCs w:val="21"/>
              </w:rPr>
              <w:t>Sr. No.</w:t>
            </w:r>
          </w:p>
        </w:tc>
        <w:tc>
          <w:tcPr>
            <w:tcW w:w="4040" w:type="dxa"/>
            <w:tcBorders>
              <w:top w:val="single" w:sz="8" w:space="0" w:color="auto"/>
              <w:left w:val="nil"/>
              <w:bottom w:val="single" w:sz="8" w:space="0" w:color="auto"/>
              <w:right w:val="single" w:sz="4" w:space="0" w:color="auto"/>
            </w:tcBorders>
            <w:shd w:val="clear" w:color="000000" w:fill="C5D9F1"/>
            <w:noWrap/>
            <w:vAlign w:val="bottom"/>
            <w:hideMark/>
          </w:tcPr>
          <w:p w:rsidR="00D71D26" w:rsidRPr="000D7235" w:rsidRDefault="00D71D26">
            <w:pPr>
              <w:ind w:left="1080"/>
              <w:rPr>
                <w:rFonts w:ascii="Calibri" w:hAnsi="Calibri"/>
                <w:color w:val="393939"/>
                <w:sz w:val="21"/>
                <w:szCs w:val="21"/>
              </w:rPr>
            </w:pPr>
            <w:r w:rsidRPr="000D7235">
              <w:rPr>
                <w:rFonts w:ascii="Calibri" w:hAnsi="Calibri"/>
                <w:color w:val="393939"/>
                <w:sz w:val="21"/>
                <w:szCs w:val="21"/>
              </w:rPr>
              <w:t>Additional Custom Fields</w:t>
            </w:r>
          </w:p>
        </w:tc>
        <w:tc>
          <w:tcPr>
            <w:tcW w:w="3080" w:type="dxa"/>
            <w:tcBorders>
              <w:top w:val="single" w:sz="8" w:space="0" w:color="auto"/>
              <w:left w:val="nil"/>
              <w:bottom w:val="single" w:sz="8" w:space="0" w:color="auto"/>
              <w:right w:val="single" w:sz="8" w:space="0" w:color="auto"/>
            </w:tcBorders>
            <w:shd w:val="clear" w:color="000000" w:fill="C5D9F1"/>
            <w:noWrap/>
            <w:vAlign w:val="bottom"/>
            <w:hideMark/>
          </w:tcPr>
          <w:p w:rsidR="00D71D26" w:rsidRPr="000D7235" w:rsidRDefault="00D71D26" w:rsidP="00C75E15">
            <w:pPr>
              <w:ind w:left="1080"/>
              <w:rPr>
                <w:rFonts w:ascii="Calibri" w:hAnsi="Calibri"/>
                <w:color w:val="393939"/>
                <w:sz w:val="21"/>
                <w:szCs w:val="21"/>
              </w:rPr>
            </w:pPr>
            <w:r w:rsidRPr="000D7235">
              <w:rPr>
                <w:rFonts w:ascii="Calibri" w:hAnsi="Calibri"/>
                <w:color w:val="393939"/>
                <w:sz w:val="21"/>
                <w:szCs w:val="21"/>
              </w:rPr>
              <w:t>Attribute Id</w:t>
            </w:r>
          </w:p>
        </w:tc>
      </w:tr>
      <w:tr w:rsidR="00D71D26" w:rsidRPr="007034E9" w:rsidTr="00B06C47">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rsidR="00D71D26" w:rsidRPr="000D7235" w:rsidRDefault="00D71D26">
            <w:pPr>
              <w:ind w:left="1080"/>
              <w:rPr>
                <w:rFonts w:ascii="Calibri" w:hAnsi="Calibri"/>
                <w:color w:val="393939"/>
                <w:sz w:val="21"/>
                <w:szCs w:val="21"/>
              </w:rPr>
            </w:pPr>
            <w:r>
              <w:rPr>
                <w:rFonts w:ascii="Calibri" w:hAnsi="Calibri"/>
                <w:color w:val="393939"/>
                <w:sz w:val="21"/>
                <w:szCs w:val="21"/>
              </w:rPr>
              <w:t>1</w:t>
            </w:r>
          </w:p>
        </w:tc>
        <w:tc>
          <w:tcPr>
            <w:tcW w:w="4040" w:type="dxa"/>
            <w:tcBorders>
              <w:top w:val="nil"/>
              <w:left w:val="nil"/>
              <w:bottom w:val="single" w:sz="4" w:space="0" w:color="auto"/>
              <w:right w:val="single" w:sz="4" w:space="0" w:color="auto"/>
            </w:tcBorders>
            <w:shd w:val="clear" w:color="auto" w:fill="auto"/>
            <w:noWrap/>
            <w:vAlign w:val="bottom"/>
            <w:hideMark/>
          </w:tcPr>
          <w:p w:rsidR="00D71D26" w:rsidRPr="000D7235" w:rsidRDefault="00D71D26">
            <w:pPr>
              <w:rPr>
                <w:rFonts w:ascii="Calibri" w:hAnsi="Calibri"/>
                <w:color w:val="393939"/>
                <w:sz w:val="21"/>
                <w:szCs w:val="21"/>
              </w:rPr>
            </w:pPr>
            <w:r w:rsidRPr="004227E8">
              <w:rPr>
                <w:rFonts w:ascii="Calibri" w:hAnsi="Calibri"/>
                <w:color w:val="393939"/>
                <w:sz w:val="21"/>
                <w:szCs w:val="21"/>
              </w:rPr>
              <w:t>Bank</w:t>
            </w:r>
          </w:p>
        </w:tc>
        <w:tc>
          <w:tcPr>
            <w:tcW w:w="3080" w:type="dxa"/>
            <w:tcBorders>
              <w:top w:val="nil"/>
              <w:left w:val="nil"/>
              <w:bottom w:val="single" w:sz="4" w:space="0" w:color="auto"/>
              <w:right w:val="single" w:sz="8" w:space="0" w:color="auto"/>
            </w:tcBorders>
            <w:shd w:val="clear" w:color="auto" w:fill="auto"/>
            <w:noWrap/>
            <w:vAlign w:val="bottom"/>
            <w:hideMark/>
          </w:tcPr>
          <w:p w:rsidR="00D71D26" w:rsidRPr="000D7235" w:rsidRDefault="00D71D26">
            <w:pPr>
              <w:rPr>
                <w:rFonts w:ascii="Calibri" w:hAnsi="Calibri"/>
                <w:color w:val="393939"/>
                <w:sz w:val="21"/>
                <w:szCs w:val="21"/>
              </w:rPr>
            </w:pPr>
            <w:r w:rsidRPr="004227E8">
              <w:rPr>
                <w:rFonts w:ascii="Calibri" w:hAnsi="Calibri"/>
                <w:color w:val="393939"/>
                <w:sz w:val="21"/>
                <w:szCs w:val="21"/>
              </w:rPr>
              <w:t>bank</w:t>
            </w:r>
          </w:p>
        </w:tc>
      </w:tr>
      <w:tr w:rsidR="00D71D26" w:rsidRPr="007034E9" w:rsidTr="00B06C47">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rsidR="00D71D26" w:rsidRPr="000D7235" w:rsidRDefault="00D71D26">
            <w:pPr>
              <w:ind w:left="1080"/>
              <w:rPr>
                <w:rFonts w:ascii="Calibri" w:hAnsi="Calibri"/>
                <w:color w:val="393939"/>
                <w:sz w:val="21"/>
                <w:szCs w:val="21"/>
              </w:rPr>
            </w:pPr>
            <w:r>
              <w:rPr>
                <w:rFonts w:ascii="Calibri" w:hAnsi="Calibri"/>
                <w:color w:val="393939"/>
                <w:sz w:val="21"/>
                <w:szCs w:val="21"/>
              </w:rPr>
              <w:t>2</w:t>
            </w:r>
          </w:p>
        </w:tc>
        <w:tc>
          <w:tcPr>
            <w:tcW w:w="4040" w:type="dxa"/>
            <w:tcBorders>
              <w:top w:val="nil"/>
              <w:left w:val="nil"/>
              <w:bottom w:val="single" w:sz="4" w:space="0" w:color="auto"/>
              <w:right w:val="single" w:sz="4" w:space="0" w:color="auto"/>
            </w:tcBorders>
            <w:shd w:val="clear" w:color="auto" w:fill="auto"/>
            <w:noWrap/>
            <w:vAlign w:val="bottom"/>
            <w:hideMark/>
          </w:tcPr>
          <w:p w:rsidR="00D71D26" w:rsidRPr="000D7235" w:rsidRDefault="00D71D26">
            <w:pPr>
              <w:rPr>
                <w:rFonts w:ascii="Calibri" w:hAnsi="Calibri"/>
                <w:color w:val="393939"/>
                <w:sz w:val="21"/>
                <w:szCs w:val="21"/>
              </w:rPr>
            </w:pPr>
            <w:r w:rsidRPr="004227E8">
              <w:rPr>
                <w:rFonts w:ascii="Calibri" w:hAnsi="Calibri"/>
                <w:color w:val="393939"/>
                <w:sz w:val="21"/>
                <w:szCs w:val="21"/>
              </w:rPr>
              <w:t>Installments</w:t>
            </w:r>
          </w:p>
        </w:tc>
        <w:tc>
          <w:tcPr>
            <w:tcW w:w="3080" w:type="dxa"/>
            <w:tcBorders>
              <w:top w:val="nil"/>
              <w:left w:val="nil"/>
              <w:bottom w:val="single" w:sz="4" w:space="0" w:color="auto"/>
              <w:right w:val="single" w:sz="8" w:space="0" w:color="auto"/>
            </w:tcBorders>
            <w:shd w:val="clear" w:color="auto" w:fill="auto"/>
            <w:noWrap/>
            <w:vAlign w:val="bottom"/>
            <w:hideMark/>
          </w:tcPr>
          <w:p w:rsidR="00D71D26" w:rsidRDefault="00D71D26">
            <w:pPr>
              <w:rPr>
                <w:rFonts w:ascii="Calibri" w:hAnsi="Calibri"/>
                <w:color w:val="393939"/>
                <w:sz w:val="21"/>
                <w:szCs w:val="21"/>
              </w:rPr>
            </w:pPr>
            <w:r w:rsidRPr="004227E8">
              <w:rPr>
                <w:rFonts w:ascii="Calibri" w:hAnsi="Calibri"/>
                <w:color w:val="393939"/>
                <w:sz w:val="21"/>
                <w:szCs w:val="21"/>
              </w:rPr>
              <w:t>installments</w:t>
            </w:r>
          </w:p>
          <w:p w:rsidR="004A1FE6" w:rsidRPr="004A1FE6" w:rsidRDefault="004A1FE6">
            <w:pPr>
              <w:rPr>
                <w:rFonts w:ascii="Calibri" w:hAnsi="Calibri"/>
                <w:color w:val="393939"/>
                <w:sz w:val="16"/>
                <w:szCs w:val="16"/>
              </w:rPr>
            </w:pPr>
            <w:r w:rsidRPr="004A1FE6">
              <w:rPr>
                <w:rFonts w:ascii="Calibri" w:hAnsi="Calibri"/>
                <w:color w:val="393939"/>
                <w:sz w:val="16"/>
                <w:szCs w:val="16"/>
              </w:rPr>
              <w:t xml:space="preserve">Note: Please contact Worldpay </w:t>
            </w:r>
            <w:r w:rsidRPr="004A1FE6">
              <w:rPr>
                <w:sz w:val="16"/>
                <w:szCs w:val="16"/>
              </w:rPr>
              <w:t>for further information on the max number of installments</w:t>
            </w:r>
            <w:r>
              <w:rPr>
                <w:sz w:val="16"/>
                <w:szCs w:val="16"/>
              </w:rPr>
              <w:t>.</w:t>
            </w:r>
          </w:p>
        </w:tc>
      </w:tr>
      <w:tr w:rsidR="00D71D26" w:rsidRPr="007034E9" w:rsidTr="00110844">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rsidR="00D71D26" w:rsidRPr="000D7235" w:rsidRDefault="00D71D26">
            <w:pPr>
              <w:ind w:left="1080"/>
              <w:rPr>
                <w:rFonts w:ascii="Calibri" w:hAnsi="Calibri"/>
                <w:color w:val="393939"/>
                <w:sz w:val="21"/>
                <w:szCs w:val="21"/>
              </w:rPr>
            </w:pPr>
            <w:r>
              <w:rPr>
                <w:rFonts w:ascii="Calibri" w:hAnsi="Calibri"/>
                <w:color w:val="393939"/>
                <w:sz w:val="21"/>
                <w:szCs w:val="21"/>
              </w:rPr>
              <w:t>3</w:t>
            </w:r>
          </w:p>
        </w:tc>
        <w:tc>
          <w:tcPr>
            <w:tcW w:w="4040" w:type="dxa"/>
            <w:tcBorders>
              <w:top w:val="nil"/>
              <w:left w:val="nil"/>
              <w:bottom w:val="single" w:sz="4" w:space="0" w:color="auto"/>
              <w:right w:val="single" w:sz="4" w:space="0" w:color="auto"/>
            </w:tcBorders>
            <w:shd w:val="clear" w:color="auto" w:fill="auto"/>
            <w:noWrap/>
            <w:vAlign w:val="bottom"/>
            <w:hideMark/>
          </w:tcPr>
          <w:p w:rsidR="00D71D26" w:rsidRPr="000D7235" w:rsidRDefault="00D71D26">
            <w:pPr>
              <w:rPr>
                <w:rFonts w:ascii="Calibri" w:hAnsi="Calibri"/>
                <w:color w:val="393939"/>
                <w:sz w:val="21"/>
                <w:szCs w:val="21"/>
              </w:rPr>
            </w:pPr>
            <w:r w:rsidRPr="004227E8">
              <w:rPr>
                <w:rFonts w:ascii="Calibri" w:hAnsi="Calibri"/>
                <w:color w:val="393939"/>
                <w:sz w:val="21"/>
                <w:szCs w:val="21"/>
              </w:rPr>
              <w:t>CPF</w:t>
            </w:r>
          </w:p>
        </w:tc>
        <w:tc>
          <w:tcPr>
            <w:tcW w:w="3080" w:type="dxa"/>
            <w:tcBorders>
              <w:top w:val="nil"/>
              <w:left w:val="nil"/>
              <w:bottom w:val="single" w:sz="4" w:space="0" w:color="auto"/>
              <w:right w:val="single" w:sz="8" w:space="0" w:color="auto"/>
            </w:tcBorders>
            <w:shd w:val="clear" w:color="auto" w:fill="auto"/>
            <w:noWrap/>
            <w:vAlign w:val="bottom"/>
            <w:hideMark/>
          </w:tcPr>
          <w:p w:rsidR="00D71D26" w:rsidRPr="000D7235" w:rsidRDefault="00D71D26">
            <w:pPr>
              <w:rPr>
                <w:rFonts w:ascii="Calibri" w:hAnsi="Calibri"/>
                <w:color w:val="393939"/>
                <w:sz w:val="21"/>
                <w:szCs w:val="21"/>
              </w:rPr>
            </w:pPr>
            <w:r w:rsidRPr="004227E8">
              <w:rPr>
                <w:rFonts w:ascii="Calibri" w:hAnsi="Calibri"/>
                <w:color w:val="393939"/>
                <w:sz w:val="21"/>
                <w:szCs w:val="21"/>
              </w:rPr>
              <w:t>cpf</w:t>
            </w:r>
          </w:p>
        </w:tc>
      </w:tr>
      <w:tr w:rsidR="00D71D26" w:rsidRPr="007034E9" w:rsidTr="00110844">
        <w:trPr>
          <w:trHeight w:val="300"/>
        </w:trPr>
        <w:tc>
          <w:tcPr>
            <w:tcW w:w="1403"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D71D26" w:rsidRPr="000D7235" w:rsidRDefault="00D71D26">
            <w:pPr>
              <w:ind w:left="1080"/>
              <w:rPr>
                <w:rFonts w:ascii="Calibri" w:hAnsi="Calibri"/>
                <w:color w:val="393939"/>
                <w:sz w:val="21"/>
                <w:szCs w:val="21"/>
              </w:rPr>
            </w:pPr>
            <w:r>
              <w:rPr>
                <w:rFonts w:ascii="Calibri" w:hAnsi="Calibri"/>
                <w:color w:val="393939"/>
                <w:sz w:val="21"/>
                <w:szCs w:val="21"/>
              </w:rPr>
              <w:t>4</w:t>
            </w:r>
          </w:p>
        </w:tc>
        <w:tc>
          <w:tcPr>
            <w:tcW w:w="4040" w:type="dxa"/>
            <w:tcBorders>
              <w:top w:val="single" w:sz="4" w:space="0" w:color="auto"/>
              <w:left w:val="nil"/>
              <w:bottom w:val="single" w:sz="4" w:space="0" w:color="auto"/>
              <w:right w:val="single" w:sz="4" w:space="0" w:color="auto"/>
            </w:tcBorders>
            <w:shd w:val="clear" w:color="auto" w:fill="auto"/>
            <w:noWrap/>
            <w:vAlign w:val="bottom"/>
            <w:hideMark/>
          </w:tcPr>
          <w:p w:rsidR="00D71D26" w:rsidRPr="000D7235" w:rsidRDefault="00D71D26">
            <w:pPr>
              <w:rPr>
                <w:rFonts w:ascii="Calibri" w:hAnsi="Calibri"/>
                <w:color w:val="393939"/>
                <w:sz w:val="21"/>
                <w:szCs w:val="21"/>
              </w:rPr>
            </w:pPr>
            <w:r w:rsidRPr="004227E8">
              <w:rPr>
                <w:rFonts w:ascii="Calibri" w:hAnsi="Calibri"/>
                <w:color w:val="393939"/>
                <w:sz w:val="21"/>
                <w:szCs w:val="21"/>
              </w:rPr>
              <w:t>BankCode</w:t>
            </w:r>
          </w:p>
        </w:tc>
        <w:tc>
          <w:tcPr>
            <w:tcW w:w="3080" w:type="dxa"/>
            <w:tcBorders>
              <w:top w:val="single" w:sz="4" w:space="0" w:color="auto"/>
              <w:left w:val="nil"/>
              <w:bottom w:val="single" w:sz="4" w:space="0" w:color="auto"/>
              <w:right w:val="single" w:sz="8" w:space="0" w:color="auto"/>
            </w:tcBorders>
            <w:shd w:val="clear" w:color="auto" w:fill="auto"/>
            <w:noWrap/>
            <w:vAlign w:val="bottom"/>
            <w:hideMark/>
          </w:tcPr>
          <w:p w:rsidR="00D71D26" w:rsidRPr="000D7235" w:rsidRDefault="00D71D26">
            <w:pPr>
              <w:rPr>
                <w:rFonts w:ascii="Calibri" w:hAnsi="Calibri"/>
                <w:color w:val="393939"/>
                <w:sz w:val="21"/>
                <w:szCs w:val="21"/>
              </w:rPr>
            </w:pPr>
            <w:r w:rsidRPr="004227E8">
              <w:rPr>
                <w:rFonts w:ascii="Calibri" w:hAnsi="Calibri"/>
                <w:color w:val="393939"/>
                <w:sz w:val="21"/>
                <w:szCs w:val="21"/>
              </w:rPr>
              <w:t>bankCode</w:t>
            </w:r>
          </w:p>
        </w:tc>
      </w:tr>
      <w:tr w:rsidR="00110844" w:rsidRPr="007034E9" w:rsidTr="00110844">
        <w:trPr>
          <w:trHeight w:val="300"/>
        </w:trPr>
        <w:tc>
          <w:tcPr>
            <w:tcW w:w="1403" w:type="dxa"/>
            <w:tcBorders>
              <w:top w:val="single" w:sz="4" w:space="0" w:color="auto"/>
              <w:left w:val="single" w:sz="8" w:space="0" w:color="auto"/>
              <w:bottom w:val="single" w:sz="4" w:space="0" w:color="auto"/>
              <w:right w:val="single" w:sz="4" w:space="0" w:color="auto"/>
            </w:tcBorders>
            <w:shd w:val="clear" w:color="auto" w:fill="auto"/>
            <w:noWrap/>
            <w:vAlign w:val="bottom"/>
          </w:tcPr>
          <w:p w:rsidR="00110844" w:rsidRDefault="00110844">
            <w:pPr>
              <w:ind w:left="1080"/>
              <w:rPr>
                <w:rFonts w:ascii="Calibri" w:hAnsi="Calibri"/>
                <w:color w:val="393939"/>
                <w:sz w:val="21"/>
                <w:szCs w:val="21"/>
              </w:rPr>
            </w:pPr>
            <w:r>
              <w:rPr>
                <w:rFonts w:ascii="Calibri" w:hAnsi="Calibri"/>
                <w:color w:val="393939"/>
                <w:sz w:val="21"/>
                <w:szCs w:val="21"/>
              </w:rPr>
              <w:t>5</w:t>
            </w:r>
          </w:p>
        </w:tc>
        <w:tc>
          <w:tcPr>
            <w:tcW w:w="4040" w:type="dxa"/>
            <w:tcBorders>
              <w:top w:val="single" w:sz="4" w:space="0" w:color="auto"/>
              <w:left w:val="nil"/>
              <w:bottom w:val="single" w:sz="4" w:space="0" w:color="auto"/>
              <w:right w:val="single" w:sz="4" w:space="0" w:color="auto"/>
            </w:tcBorders>
            <w:shd w:val="clear" w:color="auto" w:fill="auto"/>
            <w:noWrap/>
            <w:vAlign w:val="bottom"/>
          </w:tcPr>
          <w:p w:rsidR="00110844" w:rsidRPr="004227E8" w:rsidRDefault="00C04461">
            <w:pPr>
              <w:rPr>
                <w:rFonts w:ascii="Calibri" w:hAnsi="Calibri"/>
                <w:color w:val="393939"/>
                <w:sz w:val="21"/>
                <w:szCs w:val="21"/>
              </w:rPr>
            </w:pPr>
            <w:r>
              <w:rPr>
                <w:rFonts w:ascii="Calibri" w:hAnsi="Calibri"/>
                <w:color w:val="393939"/>
                <w:sz w:val="21"/>
                <w:szCs w:val="21"/>
              </w:rPr>
              <w:t>Worldpay</w:t>
            </w:r>
            <w:r w:rsidR="00110844">
              <w:rPr>
                <w:rFonts w:ascii="Calibri" w:hAnsi="Calibri"/>
                <w:color w:val="393939"/>
                <w:sz w:val="21"/>
                <w:szCs w:val="21"/>
              </w:rPr>
              <w:t xml:space="preserve"> Merchant ID</w:t>
            </w:r>
          </w:p>
        </w:tc>
        <w:tc>
          <w:tcPr>
            <w:tcW w:w="3080" w:type="dxa"/>
            <w:tcBorders>
              <w:top w:val="single" w:sz="4" w:space="0" w:color="auto"/>
              <w:left w:val="nil"/>
              <w:bottom w:val="single" w:sz="4" w:space="0" w:color="auto"/>
              <w:right w:val="single" w:sz="8" w:space="0" w:color="auto"/>
            </w:tcBorders>
            <w:shd w:val="clear" w:color="auto" w:fill="auto"/>
            <w:noWrap/>
            <w:vAlign w:val="bottom"/>
          </w:tcPr>
          <w:p w:rsidR="00110844" w:rsidRPr="004227E8" w:rsidRDefault="00110844">
            <w:pPr>
              <w:rPr>
                <w:rFonts w:ascii="Calibri" w:hAnsi="Calibri"/>
                <w:color w:val="393939"/>
                <w:sz w:val="21"/>
                <w:szCs w:val="21"/>
              </w:rPr>
            </w:pPr>
            <w:r>
              <w:rPr>
                <w:rFonts w:ascii="Calibri" w:hAnsi="Calibri"/>
                <w:color w:val="393939"/>
                <w:sz w:val="21"/>
                <w:szCs w:val="21"/>
              </w:rPr>
              <w:t>Merchant Hex Code whose order is placed</w:t>
            </w:r>
          </w:p>
        </w:tc>
      </w:tr>
      <w:tr w:rsidR="00110844" w:rsidRPr="007034E9" w:rsidTr="00110844">
        <w:trPr>
          <w:trHeight w:val="300"/>
        </w:trPr>
        <w:tc>
          <w:tcPr>
            <w:tcW w:w="1403" w:type="dxa"/>
            <w:tcBorders>
              <w:top w:val="single" w:sz="4" w:space="0" w:color="auto"/>
              <w:left w:val="single" w:sz="8" w:space="0" w:color="auto"/>
              <w:bottom w:val="single" w:sz="4" w:space="0" w:color="auto"/>
              <w:right w:val="single" w:sz="4" w:space="0" w:color="auto"/>
            </w:tcBorders>
            <w:shd w:val="clear" w:color="auto" w:fill="auto"/>
            <w:noWrap/>
            <w:vAlign w:val="bottom"/>
          </w:tcPr>
          <w:p w:rsidR="00110844" w:rsidRDefault="00110844">
            <w:pPr>
              <w:ind w:left="1080"/>
              <w:rPr>
                <w:rFonts w:ascii="Calibri" w:hAnsi="Calibri"/>
                <w:color w:val="393939"/>
                <w:sz w:val="21"/>
                <w:szCs w:val="21"/>
              </w:rPr>
            </w:pPr>
            <w:r>
              <w:rPr>
                <w:rFonts w:ascii="Calibri" w:hAnsi="Calibri"/>
                <w:color w:val="393939"/>
                <w:sz w:val="21"/>
                <w:szCs w:val="21"/>
              </w:rPr>
              <w:t>6</w:t>
            </w:r>
          </w:p>
        </w:tc>
        <w:tc>
          <w:tcPr>
            <w:tcW w:w="4040" w:type="dxa"/>
            <w:tcBorders>
              <w:top w:val="single" w:sz="4" w:space="0" w:color="auto"/>
              <w:left w:val="nil"/>
              <w:bottom w:val="single" w:sz="4" w:space="0" w:color="auto"/>
              <w:right w:val="single" w:sz="4" w:space="0" w:color="auto"/>
            </w:tcBorders>
            <w:shd w:val="clear" w:color="auto" w:fill="auto"/>
            <w:noWrap/>
            <w:vAlign w:val="bottom"/>
          </w:tcPr>
          <w:p w:rsidR="00110844" w:rsidRPr="004227E8" w:rsidRDefault="00C04461">
            <w:pPr>
              <w:rPr>
                <w:rFonts w:ascii="Calibri" w:hAnsi="Calibri"/>
                <w:color w:val="393939"/>
                <w:sz w:val="21"/>
                <w:szCs w:val="21"/>
              </w:rPr>
            </w:pPr>
            <w:r>
              <w:rPr>
                <w:rFonts w:ascii="Calibri" w:hAnsi="Calibri"/>
                <w:color w:val="393939"/>
                <w:sz w:val="21"/>
                <w:szCs w:val="21"/>
              </w:rPr>
              <w:t>Worldpay</w:t>
            </w:r>
            <w:r w:rsidR="00110844">
              <w:rPr>
                <w:rFonts w:ascii="Calibri" w:hAnsi="Calibri"/>
                <w:color w:val="393939"/>
                <w:sz w:val="21"/>
                <w:szCs w:val="21"/>
              </w:rPr>
              <w:t xml:space="preserve"> Token Requested</w:t>
            </w:r>
          </w:p>
        </w:tc>
        <w:tc>
          <w:tcPr>
            <w:tcW w:w="3080" w:type="dxa"/>
            <w:tcBorders>
              <w:top w:val="single" w:sz="4" w:space="0" w:color="auto"/>
              <w:left w:val="nil"/>
              <w:bottom w:val="single" w:sz="4" w:space="0" w:color="auto"/>
              <w:right w:val="single" w:sz="8" w:space="0" w:color="auto"/>
            </w:tcBorders>
            <w:shd w:val="clear" w:color="auto" w:fill="auto"/>
            <w:noWrap/>
            <w:vAlign w:val="bottom"/>
          </w:tcPr>
          <w:p w:rsidR="00110844" w:rsidRPr="004227E8" w:rsidRDefault="00110844">
            <w:pPr>
              <w:rPr>
                <w:rFonts w:ascii="Calibri" w:hAnsi="Calibri"/>
                <w:color w:val="393939"/>
                <w:sz w:val="21"/>
                <w:szCs w:val="21"/>
              </w:rPr>
            </w:pPr>
            <w:r>
              <w:rPr>
                <w:rFonts w:ascii="Calibri" w:hAnsi="Calibri"/>
                <w:color w:val="393939"/>
                <w:sz w:val="21"/>
                <w:szCs w:val="21"/>
              </w:rPr>
              <w:t>Token requested value where selected for cards</w:t>
            </w:r>
          </w:p>
        </w:tc>
      </w:tr>
    </w:tbl>
    <w:p w:rsidR="003B089F" w:rsidRPr="000707D4" w:rsidRDefault="00F61977">
      <w:pPr>
        <w:pStyle w:val="Heading3"/>
        <w:keepNext/>
        <w:keepLines/>
        <w:numPr>
          <w:ilvl w:val="2"/>
          <w:numId w:val="97"/>
        </w:numPr>
        <w:pBdr>
          <w:bottom w:val="none" w:sz="0" w:space="0" w:color="auto"/>
        </w:pBdr>
        <w:spacing w:line="276" w:lineRule="auto"/>
        <w:ind w:left="1764"/>
        <w:rPr>
          <w:i w:val="0"/>
          <w:sz w:val="24"/>
          <w:szCs w:val="24"/>
        </w:rPr>
        <w:pPrChange w:id="1505" w:author="Karthick Nagarajan" w:date="2018-12-19T11:33:00Z">
          <w:pPr>
            <w:pStyle w:val="Heading3"/>
            <w:keepNext/>
            <w:keepLines/>
            <w:numPr>
              <w:ilvl w:val="2"/>
              <w:numId w:val="68"/>
            </w:numPr>
            <w:pBdr>
              <w:bottom w:val="none" w:sz="0" w:space="0" w:color="auto"/>
            </w:pBdr>
            <w:spacing w:line="276" w:lineRule="auto"/>
            <w:ind w:left="1764" w:hanging="720"/>
          </w:pPr>
        </w:pPrChange>
      </w:pPr>
      <w:bookmarkStart w:id="1506" w:name="_Toc18418378"/>
      <w:r w:rsidRPr="00A3027E">
        <w:rPr>
          <w:i w:val="0"/>
          <w:sz w:val="24"/>
          <w:szCs w:val="24"/>
        </w:rPr>
        <w:t>Order Notification Custom Object</w:t>
      </w:r>
      <w:bookmarkEnd w:id="1506"/>
    </w:p>
    <w:p w:rsidR="00D71D26" w:rsidRDefault="00D71D26">
      <w:pPr>
        <w:ind w:left="1080"/>
        <w:rPr>
          <w:rFonts w:ascii="Calibri" w:hAnsi="Calibri"/>
          <w:color w:val="393939"/>
          <w:sz w:val="21"/>
          <w:szCs w:val="21"/>
        </w:rPr>
      </w:pPr>
      <w:r>
        <w:rPr>
          <w:rFonts w:ascii="Calibri" w:hAnsi="Calibri"/>
          <w:color w:val="393939"/>
          <w:sz w:val="21"/>
          <w:szCs w:val="21"/>
        </w:rPr>
        <w:t>The attributes for custom Object ‘</w:t>
      </w:r>
      <w:r w:rsidRPr="00AB5BF9">
        <w:rPr>
          <w:rFonts w:ascii="Calibri" w:hAnsi="Calibri"/>
          <w:b/>
          <w:color w:val="393939"/>
          <w:sz w:val="21"/>
          <w:szCs w:val="21"/>
        </w:rPr>
        <w:t>OrderNotifyUpdates’</w:t>
      </w:r>
      <w:r>
        <w:rPr>
          <w:rFonts w:ascii="Calibri" w:hAnsi="Calibri"/>
          <w:color w:val="393939"/>
          <w:sz w:val="21"/>
          <w:szCs w:val="21"/>
        </w:rPr>
        <w:t xml:space="preserve"> are defined in the below table. A new custom Object is created each time a notification is received with all these attributes and the custom object will be retained till the time it is deleted by the Notification job.</w:t>
      </w:r>
    </w:p>
    <w:p w:rsidR="00D71D26" w:rsidRPr="00731887" w:rsidRDefault="00D71D26" w:rsidP="00C75E15"/>
    <w:tbl>
      <w:tblPr>
        <w:tblW w:w="8523" w:type="dxa"/>
        <w:tblInd w:w="1173" w:type="dxa"/>
        <w:tblLook w:val="04A0" w:firstRow="1" w:lastRow="0" w:firstColumn="1" w:lastColumn="0" w:noHBand="0" w:noVBand="1"/>
      </w:tblPr>
      <w:tblGrid>
        <w:gridCol w:w="1403"/>
        <w:gridCol w:w="4040"/>
        <w:gridCol w:w="3080"/>
      </w:tblGrid>
      <w:tr w:rsidR="00D71D26" w:rsidRPr="007034E9" w:rsidTr="00B06C47">
        <w:trPr>
          <w:trHeight w:val="315"/>
        </w:trPr>
        <w:tc>
          <w:tcPr>
            <w:tcW w:w="1403"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71D26" w:rsidRPr="000D7235" w:rsidRDefault="00D71D26" w:rsidP="00B06C47">
            <w:pPr>
              <w:rPr>
                <w:rFonts w:ascii="Calibri" w:hAnsi="Calibri"/>
                <w:color w:val="393939"/>
                <w:sz w:val="21"/>
                <w:szCs w:val="21"/>
              </w:rPr>
            </w:pPr>
            <w:r w:rsidRPr="000D7235">
              <w:rPr>
                <w:rFonts w:ascii="Calibri" w:hAnsi="Calibri"/>
                <w:color w:val="393939"/>
                <w:sz w:val="21"/>
                <w:szCs w:val="21"/>
              </w:rPr>
              <w:t>Sr. No.</w:t>
            </w:r>
          </w:p>
        </w:tc>
        <w:tc>
          <w:tcPr>
            <w:tcW w:w="4040" w:type="dxa"/>
            <w:tcBorders>
              <w:top w:val="single" w:sz="8" w:space="0" w:color="auto"/>
              <w:left w:val="nil"/>
              <w:bottom w:val="single" w:sz="8" w:space="0" w:color="auto"/>
              <w:right w:val="single" w:sz="4" w:space="0" w:color="auto"/>
            </w:tcBorders>
            <w:shd w:val="clear" w:color="000000" w:fill="C5D9F1"/>
            <w:noWrap/>
            <w:vAlign w:val="bottom"/>
            <w:hideMark/>
          </w:tcPr>
          <w:p w:rsidR="00D71D26" w:rsidRPr="000D7235" w:rsidRDefault="00D71D26" w:rsidP="00B06C47">
            <w:pPr>
              <w:ind w:left="1080"/>
              <w:rPr>
                <w:rFonts w:ascii="Calibri" w:hAnsi="Calibri"/>
                <w:color w:val="393939"/>
                <w:sz w:val="21"/>
                <w:szCs w:val="21"/>
              </w:rPr>
            </w:pPr>
            <w:r w:rsidRPr="000D7235">
              <w:rPr>
                <w:rFonts w:ascii="Calibri" w:hAnsi="Calibri"/>
                <w:color w:val="393939"/>
                <w:sz w:val="21"/>
                <w:szCs w:val="21"/>
              </w:rPr>
              <w:t>Additional Custom Fields</w:t>
            </w:r>
          </w:p>
        </w:tc>
        <w:tc>
          <w:tcPr>
            <w:tcW w:w="3080" w:type="dxa"/>
            <w:tcBorders>
              <w:top w:val="single" w:sz="8" w:space="0" w:color="auto"/>
              <w:left w:val="nil"/>
              <w:bottom w:val="single" w:sz="8" w:space="0" w:color="auto"/>
              <w:right w:val="single" w:sz="8" w:space="0" w:color="auto"/>
            </w:tcBorders>
            <w:shd w:val="clear" w:color="000000" w:fill="C5D9F1"/>
            <w:noWrap/>
            <w:vAlign w:val="bottom"/>
            <w:hideMark/>
          </w:tcPr>
          <w:p w:rsidR="00D71D26" w:rsidRPr="000D7235" w:rsidRDefault="00D71D26" w:rsidP="00B06C47">
            <w:pPr>
              <w:ind w:left="1080"/>
              <w:jc w:val="center"/>
              <w:rPr>
                <w:rFonts w:ascii="Calibri" w:hAnsi="Calibri"/>
                <w:color w:val="393939"/>
                <w:sz w:val="21"/>
                <w:szCs w:val="21"/>
              </w:rPr>
            </w:pPr>
            <w:r w:rsidRPr="000D7235">
              <w:rPr>
                <w:rFonts w:ascii="Calibri" w:hAnsi="Calibri"/>
                <w:color w:val="393939"/>
                <w:sz w:val="21"/>
                <w:szCs w:val="21"/>
              </w:rPr>
              <w:t>Attribute Id</w:t>
            </w:r>
          </w:p>
        </w:tc>
      </w:tr>
      <w:tr w:rsidR="00D71D26" w:rsidRPr="007034E9" w:rsidTr="00B06C47">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Pr>
                <w:rFonts w:ascii="Calibri" w:hAnsi="Calibri"/>
                <w:color w:val="393939"/>
                <w:sz w:val="21"/>
                <w:szCs w:val="21"/>
              </w:rPr>
              <w:t>1</w:t>
            </w:r>
          </w:p>
        </w:tc>
        <w:tc>
          <w:tcPr>
            <w:tcW w:w="4040" w:type="dxa"/>
            <w:tcBorders>
              <w:top w:val="nil"/>
              <w:left w:val="nil"/>
              <w:bottom w:val="single" w:sz="4" w:space="0" w:color="auto"/>
              <w:right w:val="single" w:sz="4"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Pr>
                <w:rFonts w:ascii="Calibri" w:hAnsi="Calibri"/>
                <w:color w:val="393939"/>
                <w:sz w:val="21"/>
                <w:szCs w:val="21"/>
              </w:rPr>
              <w:t>Order No</w:t>
            </w:r>
          </w:p>
        </w:tc>
        <w:tc>
          <w:tcPr>
            <w:tcW w:w="3080" w:type="dxa"/>
            <w:tcBorders>
              <w:top w:val="nil"/>
              <w:left w:val="nil"/>
              <w:bottom w:val="single" w:sz="4" w:space="0" w:color="auto"/>
              <w:right w:val="single" w:sz="8"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sidRPr="00731887">
              <w:rPr>
                <w:rFonts w:ascii="Calibri" w:hAnsi="Calibri"/>
                <w:color w:val="393939"/>
                <w:sz w:val="21"/>
                <w:szCs w:val="21"/>
              </w:rPr>
              <w:t>orderNo</w:t>
            </w:r>
          </w:p>
        </w:tc>
      </w:tr>
      <w:tr w:rsidR="00D71D26" w:rsidRPr="007034E9" w:rsidTr="00B06C47">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Pr>
                <w:rFonts w:ascii="Calibri" w:hAnsi="Calibri"/>
                <w:color w:val="393939"/>
                <w:sz w:val="21"/>
                <w:szCs w:val="21"/>
              </w:rPr>
              <w:t>2</w:t>
            </w:r>
          </w:p>
        </w:tc>
        <w:tc>
          <w:tcPr>
            <w:tcW w:w="4040" w:type="dxa"/>
            <w:tcBorders>
              <w:top w:val="nil"/>
              <w:left w:val="nil"/>
              <w:bottom w:val="single" w:sz="4" w:space="0" w:color="auto"/>
              <w:right w:val="single" w:sz="4"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Pr>
                <w:rFonts w:ascii="Calibri" w:hAnsi="Calibri"/>
                <w:color w:val="393939"/>
                <w:sz w:val="21"/>
                <w:szCs w:val="21"/>
              </w:rPr>
              <w:t>X</w:t>
            </w:r>
            <w:r w:rsidRPr="00731887">
              <w:rPr>
                <w:rFonts w:ascii="Calibri" w:hAnsi="Calibri"/>
                <w:color w:val="393939"/>
                <w:sz w:val="21"/>
                <w:szCs w:val="21"/>
              </w:rPr>
              <w:t>ml</w:t>
            </w:r>
            <w:r>
              <w:rPr>
                <w:rFonts w:ascii="Calibri" w:hAnsi="Calibri"/>
                <w:color w:val="393939"/>
                <w:sz w:val="21"/>
                <w:szCs w:val="21"/>
              </w:rPr>
              <w:t xml:space="preserve"> </w:t>
            </w:r>
            <w:r w:rsidRPr="00731887">
              <w:rPr>
                <w:rFonts w:ascii="Calibri" w:hAnsi="Calibri"/>
                <w:color w:val="393939"/>
                <w:sz w:val="21"/>
                <w:szCs w:val="21"/>
              </w:rPr>
              <w:t>String</w:t>
            </w:r>
          </w:p>
        </w:tc>
        <w:tc>
          <w:tcPr>
            <w:tcW w:w="3080" w:type="dxa"/>
            <w:tcBorders>
              <w:top w:val="nil"/>
              <w:left w:val="nil"/>
              <w:bottom w:val="single" w:sz="4" w:space="0" w:color="auto"/>
              <w:right w:val="single" w:sz="8"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sidRPr="00731887">
              <w:rPr>
                <w:rFonts w:ascii="Calibri" w:hAnsi="Calibri"/>
                <w:color w:val="393939"/>
                <w:sz w:val="21"/>
                <w:szCs w:val="21"/>
              </w:rPr>
              <w:t>xmlString</w:t>
            </w:r>
          </w:p>
        </w:tc>
      </w:tr>
      <w:tr w:rsidR="00D71D26" w:rsidRPr="007034E9" w:rsidTr="00B06C47">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Pr>
                <w:rFonts w:ascii="Calibri" w:hAnsi="Calibri"/>
                <w:color w:val="393939"/>
                <w:sz w:val="21"/>
                <w:szCs w:val="21"/>
              </w:rPr>
              <w:t>3</w:t>
            </w:r>
          </w:p>
        </w:tc>
        <w:tc>
          <w:tcPr>
            <w:tcW w:w="4040" w:type="dxa"/>
            <w:tcBorders>
              <w:top w:val="nil"/>
              <w:left w:val="nil"/>
              <w:bottom w:val="single" w:sz="4" w:space="0" w:color="auto"/>
              <w:right w:val="single" w:sz="4"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Pr>
                <w:rFonts w:ascii="Calibri" w:hAnsi="Calibri"/>
                <w:color w:val="393939"/>
                <w:sz w:val="21"/>
                <w:szCs w:val="21"/>
              </w:rPr>
              <w:t xml:space="preserve">Custom Object </w:t>
            </w:r>
            <w:r w:rsidRPr="00731887">
              <w:rPr>
                <w:rFonts w:ascii="Calibri" w:hAnsi="Calibri"/>
                <w:color w:val="393939"/>
                <w:sz w:val="21"/>
                <w:szCs w:val="21"/>
              </w:rPr>
              <w:t>ID</w:t>
            </w:r>
          </w:p>
        </w:tc>
        <w:tc>
          <w:tcPr>
            <w:tcW w:w="3080" w:type="dxa"/>
            <w:tcBorders>
              <w:top w:val="nil"/>
              <w:left w:val="nil"/>
              <w:bottom w:val="single" w:sz="4" w:space="0" w:color="auto"/>
              <w:right w:val="single" w:sz="8"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sidRPr="00731887">
              <w:rPr>
                <w:rFonts w:ascii="Calibri" w:hAnsi="Calibri"/>
                <w:color w:val="393939"/>
                <w:sz w:val="21"/>
                <w:szCs w:val="21"/>
              </w:rPr>
              <w:t>ID</w:t>
            </w:r>
          </w:p>
        </w:tc>
      </w:tr>
      <w:tr w:rsidR="00D71D26" w:rsidRPr="007034E9" w:rsidTr="00B06C47">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Pr>
                <w:rFonts w:ascii="Calibri" w:hAnsi="Calibri"/>
                <w:color w:val="393939"/>
                <w:sz w:val="21"/>
                <w:szCs w:val="21"/>
              </w:rPr>
              <w:lastRenderedPageBreak/>
              <w:t>4</w:t>
            </w:r>
          </w:p>
        </w:tc>
        <w:tc>
          <w:tcPr>
            <w:tcW w:w="4040" w:type="dxa"/>
            <w:tcBorders>
              <w:top w:val="nil"/>
              <w:left w:val="nil"/>
              <w:bottom w:val="single" w:sz="4" w:space="0" w:color="auto"/>
              <w:right w:val="single" w:sz="4"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Pr>
                <w:rFonts w:ascii="Calibri" w:hAnsi="Calibri"/>
                <w:color w:val="393939"/>
                <w:sz w:val="21"/>
                <w:szCs w:val="21"/>
              </w:rPr>
              <w:t>T</w:t>
            </w:r>
            <w:r w:rsidRPr="00731887">
              <w:rPr>
                <w:rFonts w:ascii="Calibri" w:hAnsi="Calibri"/>
                <w:color w:val="393939"/>
                <w:sz w:val="21"/>
                <w:szCs w:val="21"/>
              </w:rPr>
              <w:t>ime</w:t>
            </w:r>
            <w:r>
              <w:rPr>
                <w:rFonts w:ascii="Calibri" w:hAnsi="Calibri"/>
                <w:color w:val="393939"/>
                <w:sz w:val="21"/>
                <w:szCs w:val="21"/>
              </w:rPr>
              <w:t xml:space="preserve"> </w:t>
            </w:r>
            <w:r w:rsidRPr="00731887">
              <w:rPr>
                <w:rFonts w:ascii="Calibri" w:hAnsi="Calibri"/>
                <w:color w:val="393939"/>
                <w:sz w:val="21"/>
                <w:szCs w:val="21"/>
              </w:rPr>
              <w:t>Stamp</w:t>
            </w:r>
          </w:p>
        </w:tc>
        <w:tc>
          <w:tcPr>
            <w:tcW w:w="3080" w:type="dxa"/>
            <w:tcBorders>
              <w:top w:val="nil"/>
              <w:left w:val="nil"/>
              <w:bottom w:val="single" w:sz="4" w:space="0" w:color="auto"/>
              <w:right w:val="single" w:sz="8"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sidRPr="00731887">
              <w:rPr>
                <w:rFonts w:ascii="Calibri" w:hAnsi="Calibri"/>
                <w:color w:val="393939"/>
                <w:sz w:val="21"/>
                <w:szCs w:val="21"/>
              </w:rPr>
              <w:t>timeStamp</w:t>
            </w:r>
          </w:p>
        </w:tc>
      </w:tr>
    </w:tbl>
    <w:p w:rsidR="000D7235" w:rsidRPr="000D7235" w:rsidRDefault="000D7235" w:rsidP="00D71D26">
      <w:pPr>
        <w:ind w:left="1080"/>
      </w:pPr>
    </w:p>
    <w:p w:rsidR="00D11851" w:rsidRPr="00F10C2D" w:rsidRDefault="00361A69">
      <w:pPr>
        <w:pStyle w:val="Heading2"/>
        <w:numPr>
          <w:ilvl w:val="1"/>
          <w:numId w:val="97"/>
        </w:numPr>
        <w:pPrChange w:id="1507" w:author="Karthick Nagarajan" w:date="2018-12-19T11:33:00Z">
          <w:pPr>
            <w:pStyle w:val="Heading2"/>
            <w:numPr>
              <w:ilvl w:val="1"/>
              <w:numId w:val="68"/>
            </w:numPr>
            <w:ind w:left="1770" w:hanging="510"/>
          </w:pPr>
        </w:pPrChange>
      </w:pPr>
      <w:bookmarkStart w:id="1508" w:name="_Toc18418379"/>
      <w:r>
        <w:t>AVAILABILITY</w:t>
      </w:r>
      <w:bookmarkEnd w:id="1508"/>
    </w:p>
    <w:p w:rsidR="007611F3" w:rsidRDefault="007611F3" w:rsidP="00E95CCD">
      <w:pPr>
        <w:pStyle w:val="Standard1"/>
      </w:pP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&lt;EXPECTED AVAILABILITY /UPTIME OF ANY EXTERNAL SERVICE, INTERFACES&gt;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&lt;FALLBACK SOLUTION, BEHAVIOR IF EXTERNAL SERVICES ARE NOT AVAILABLE, IMPACT ON CUSTOMER STOREFRONT&gt;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&lt;ANY EXISTING UTILITIES THAT HELP TO DETECT AVAILABILITY/UPTIME OF EXTERNAL SERVICE, E.G. WEBSERVICE CALL, GOMEZ PING&gt;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&lt;ESTIMATED PERFORMANCE METRICS FOR PEAK BUSINESS HOURS IF AVAILABLE&gt;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&lt;NOTIFICATION PROCESS IF EXTERNAL SERVICES, INTERFACES ARE NOT RESPONDING, E.G. HOTLINE /SUPPORT PHONE NUMBER&gt;</w:t>
      </w:r>
    </w:p>
    <w:p w:rsidR="00066D81" w:rsidRDefault="00066D81" w:rsidP="00E95CCD">
      <w:pPr>
        <w:pStyle w:val="Standard1"/>
      </w:pPr>
    </w:p>
    <w:p w:rsidR="00D11851" w:rsidRPr="00F10C2D" w:rsidRDefault="00361A69">
      <w:pPr>
        <w:pStyle w:val="Heading2"/>
        <w:numPr>
          <w:ilvl w:val="1"/>
          <w:numId w:val="97"/>
        </w:numPr>
        <w:pPrChange w:id="1509" w:author="Karthick Nagarajan" w:date="2018-12-19T11:33:00Z">
          <w:pPr>
            <w:pStyle w:val="Heading2"/>
            <w:numPr>
              <w:ilvl w:val="1"/>
              <w:numId w:val="68"/>
            </w:numPr>
            <w:ind w:left="1770" w:hanging="510"/>
          </w:pPr>
        </w:pPrChange>
      </w:pPr>
      <w:bookmarkStart w:id="1510" w:name="_Toc18418380"/>
      <w:r>
        <w:t>SUPPORT</w:t>
      </w:r>
      <w:bookmarkEnd w:id="1510"/>
    </w:p>
    <w:p w:rsidR="00156710" w:rsidRDefault="00156710" w:rsidP="00D11851">
      <w:pPr>
        <w:pStyle w:val="dmcFlietext"/>
      </w:pPr>
    </w:p>
    <w:p w:rsidR="00DC5A38" w:rsidRDefault="00915C7A">
      <w:pPr>
        <w:rPr>
          <w:rFonts w:asciiTheme="majorHAnsi" w:eastAsiaTheme="majorEastAsia" w:hAnsiTheme="majorHAnsi" w:cstheme="majorBidi"/>
          <w:b/>
          <w:bCs/>
          <w:color w:val="365F91" w:themeColor="accent1" w:themeShade="BF"/>
          <w:sz w:val="24"/>
          <w:szCs w:val="24"/>
        </w:rPr>
      </w:pPr>
      <w:bookmarkStart w:id="1511" w:name="_Toc279703491"/>
      <w:bookmarkStart w:id="1512" w:name="_Toc279703584"/>
      <w:bookmarkEnd w:id="1481"/>
      <w:r>
        <w:br w:type="page"/>
      </w:r>
      <w:r w:rsidR="004A6711">
        <w:lastRenderedPageBreak/>
        <w:t>Worldpay to add content here</w:t>
      </w:r>
    </w:p>
    <w:tbl>
      <w:tblPr>
        <w:tblStyle w:val="TableGrid"/>
        <w:tblW w:w="0" w:type="auto"/>
        <w:tblLook w:val="04A0" w:firstRow="1" w:lastRow="0" w:firstColumn="1" w:lastColumn="0" w:noHBand="0" w:noVBand="1"/>
      </w:tblPr>
      <w:tblGrid>
        <w:gridCol w:w="2867"/>
        <w:gridCol w:w="3976"/>
        <w:gridCol w:w="2893"/>
      </w:tblGrid>
      <w:tr w:rsidR="00DC5A38" w:rsidTr="00101866">
        <w:trPr>
          <w:trHeight w:val="339"/>
        </w:trPr>
        <w:tc>
          <w:tcPr>
            <w:tcW w:w="2981" w:type="dxa"/>
            <w:shd w:val="clear" w:color="auto" w:fill="C6D9F1" w:themeFill="text2" w:themeFillTint="33"/>
          </w:tcPr>
          <w:p w:rsidR="00DC5A38" w:rsidRPr="007A4214" w:rsidRDefault="00DC5A38" w:rsidP="007A4214">
            <w:pPr>
              <w:spacing w:after="200" w:line="276" w:lineRule="auto"/>
              <w:ind w:left="1080"/>
              <w:rPr>
                <w:rFonts w:ascii="Calibri" w:hAnsi="Calibri"/>
                <w:b/>
                <w:color w:val="393939"/>
                <w:sz w:val="21"/>
                <w:szCs w:val="21"/>
              </w:rPr>
            </w:pPr>
            <w:r w:rsidRPr="007A4214">
              <w:rPr>
                <w:rFonts w:ascii="Calibri" w:hAnsi="Calibri"/>
                <w:b/>
                <w:color w:val="393939"/>
                <w:sz w:val="21"/>
                <w:szCs w:val="21"/>
              </w:rPr>
              <w:t>Name</w:t>
            </w:r>
          </w:p>
        </w:tc>
        <w:tc>
          <w:tcPr>
            <w:tcW w:w="3657" w:type="dxa"/>
            <w:shd w:val="clear" w:color="auto" w:fill="C6D9F1" w:themeFill="text2" w:themeFillTint="33"/>
          </w:tcPr>
          <w:p w:rsidR="00DC5A38" w:rsidRPr="007A4214" w:rsidRDefault="00DC5A38" w:rsidP="007A4214">
            <w:pPr>
              <w:spacing w:after="200" w:line="276" w:lineRule="auto"/>
              <w:ind w:left="1080"/>
              <w:rPr>
                <w:rFonts w:ascii="Calibri" w:hAnsi="Calibri"/>
                <w:b/>
                <w:color w:val="393939"/>
                <w:sz w:val="21"/>
                <w:szCs w:val="21"/>
              </w:rPr>
            </w:pPr>
            <w:r w:rsidRPr="007A4214">
              <w:rPr>
                <w:rFonts w:ascii="Calibri" w:hAnsi="Calibri"/>
                <w:b/>
                <w:color w:val="393939"/>
                <w:sz w:val="21"/>
                <w:szCs w:val="21"/>
              </w:rPr>
              <w:t xml:space="preserve">Email </w:t>
            </w:r>
          </w:p>
        </w:tc>
        <w:tc>
          <w:tcPr>
            <w:tcW w:w="3000" w:type="dxa"/>
            <w:shd w:val="clear" w:color="auto" w:fill="C6D9F1" w:themeFill="text2" w:themeFillTint="33"/>
          </w:tcPr>
          <w:p w:rsidR="00DC5A38" w:rsidRPr="007A4214" w:rsidRDefault="00DC5A38" w:rsidP="007A4214">
            <w:pPr>
              <w:spacing w:after="200" w:line="276" w:lineRule="auto"/>
              <w:ind w:left="1080"/>
              <w:rPr>
                <w:rFonts w:ascii="Calibri" w:hAnsi="Calibri"/>
                <w:b/>
                <w:color w:val="393939"/>
                <w:sz w:val="21"/>
                <w:szCs w:val="21"/>
              </w:rPr>
            </w:pPr>
            <w:r w:rsidRPr="007A4214">
              <w:rPr>
                <w:rFonts w:ascii="Calibri" w:hAnsi="Calibri"/>
                <w:b/>
                <w:color w:val="393939"/>
                <w:sz w:val="21"/>
                <w:szCs w:val="21"/>
              </w:rPr>
              <w:t xml:space="preserve"> Support Type</w:t>
            </w:r>
          </w:p>
        </w:tc>
      </w:tr>
      <w:tr w:rsidR="00DC5A38" w:rsidTr="00101866">
        <w:trPr>
          <w:trHeight w:val="482"/>
        </w:trPr>
        <w:tc>
          <w:tcPr>
            <w:tcW w:w="2981" w:type="dxa"/>
          </w:tcPr>
          <w:p w:rsidR="00DC5A38" w:rsidRPr="00101866" w:rsidRDefault="00DC5A38" w:rsidP="007A4214">
            <w:pPr>
              <w:spacing w:after="200" w:line="276" w:lineRule="auto"/>
              <w:ind w:left="1080"/>
              <w:rPr>
                <w:rFonts w:ascii="Calibri" w:hAnsi="Calibri"/>
                <w:color w:val="393939"/>
                <w:sz w:val="21"/>
                <w:szCs w:val="21"/>
              </w:rPr>
            </w:pPr>
            <w:r w:rsidRPr="00101866">
              <w:rPr>
                <w:rFonts w:ascii="Calibri" w:hAnsi="Calibri"/>
                <w:color w:val="393939"/>
                <w:sz w:val="21"/>
                <w:szCs w:val="21"/>
              </w:rPr>
              <w:t>Lochan Sim</w:t>
            </w:r>
          </w:p>
        </w:tc>
        <w:tc>
          <w:tcPr>
            <w:tcW w:w="3657" w:type="dxa"/>
          </w:tcPr>
          <w:p w:rsidR="00DC5A38" w:rsidRPr="00101866" w:rsidRDefault="007A4214" w:rsidP="007A4214">
            <w:pPr>
              <w:spacing w:after="200" w:line="276" w:lineRule="auto"/>
              <w:ind w:left="1080"/>
              <w:rPr>
                <w:rFonts w:ascii="Calibri" w:hAnsi="Calibri"/>
                <w:color w:val="393939"/>
                <w:sz w:val="21"/>
                <w:szCs w:val="21"/>
              </w:rPr>
            </w:pPr>
            <w:r w:rsidRPr="00101866">
              <w:rPr>
                <w:rFonts w:ascii="Calibri" w:hAnsi="Calibri"/>
                <w:color w:val="393939"/>
                <w:sz w:val="21"/>
                <w:szCs w:val="21"/>
              </w:rPr>
              <w:t>Lochan.Sim@worldpay.com</w:t>
            </w:r>
          </w:p>
        </w:tc>
        <w:tc>
          <w:tcPr>
            <w:tcW w:w="3000" w:type="dxa"/>
          </w:tcPr>
          <w:p w:rsidR="00DC5A38" w:rsidRPr="00101866" w:rsidRDefault="00DC5A38" w:rsidP="007A4214">
            <w:pPr>
              <w:spacing w:after="200" w:line="276" w:lineRule="auto"/>
              <w:ind w:left="1080"/>
              <w:rPr>
                <w:rFonts w:ascii="Calibri" w:hAnsi="Calibri"/>
                <w:color w:val="393939"/>
                <w:sz w:val="21"/>
                <w:szCs w:val="21"/>
              </w:rPr>
            </w:pPr>
            <w:r w:rsidRPr="00101866">
              <w:rPr>
                <w:rFonts w:ascii="Calibri" w:hAnsi="Calibri"/>
                <w:color w:val="393939"/>
                <w:sz w:val="21"/>
                <w:szCs w:val="21"/>
              </w:rPr>
              <w:t>Primary</w:t>
            </w:r>
          </w:p>
        </w:tc>
      </w:tr>
      <w:tr w:rsidR="00DC5A38" w:rsidTr="00101866">
        <w:trPr>
          <w:trHeight w:val="470"/>
        </w:trPr>
        <w:tc>
          <w:tcPr>
            <w:tcW w:w="2981" w:type="dxa"/>
          </w:tcPr>
          <w:p w:rsidR="00DC5A38" w:rsidRPr="00101866" w:rsidRDefault="00DC5A38" w:rsidP="007A4214">
            <w:pPr>
              <w:spacing w:after="200" w:line="276" w:lineRule="auto"/>
              <w:ind w:left="1080"/>
              <w:rPr>
                <w:rFonts w:ascii="Calibri" w:hAnsi="Calibri"/>
                <w:color w:val="393939"/>
                <w:sz w:val="21"/>
                <w:szCs w:val="21"/>
              </w:rPr>
            </w:pPr>
            <w:r w:rsidRPr="00101866">
              <w:rPr>
                <w:rFonts w:ascii="Calibri" w:hAnsi="Calibri"/>
                <w:color w:val="393939"/>
                <w:sz w:val="21"/>
                <w:szCs w:val="21"/>
              </w:rPr>
              <w:t>Rhuta Patel</w:t>
            </w:r>
          </w:p>
        </w:tc>
        <w:tc>
          <w:tcPr>
            <w:tcW w:w="3657" w:type="dxa"/>
          </w:tcPr>
          <w:p w:rsidR="00DC5A38" w:rsidRPr="00101866" w:rsidRDefault="007A4214" w:rsidP="007A4214">
            <w:pPr>
              <w:spacing w:after="200" w:line="276" w:lineRule="auto"/>
              <w:ind w:left="1080"/>
              <w:rPr>
                <w:rFonts w:ascii="Calibri" w:hAnsi="Calibri"/>
                <w:color w:val="393939"/>
                <w:sz w:val="21"/>
                <w:szCs w:val="21"/>
              </w:rPr>
            </w:pPr>
            <w:r w:rsidRPr="00101866">
              <w:rPr>
                <w:rFonts w:ascii="Calibri" w:hAnsi="Calibri"/>
                <w:color w:val="393939"/>
                <w:sz w:val="21"/>
                <w:szCs w:val="21"/>
              </w:rPr>
              <w:t>Rhuta.Patel@worldpay.com</w:t>
            </w:r>
          </w:p>
        </w:tc>
        <w:tc>
          <w:tcPr>
            <w:tcW w:w="3000" w:type="dxa"/>
          </w:tcPr>
          <w:p w:rsidR="00DC5A38" w:rsidRPr="00101866" w:rsidRDefault="007A4214" w:rsidP="007A4214">
            <w:pPr>
              <w:spacing w:after="200" w:line="276" w:lineRule="auto"/>
              <w:ind w:left="1080"/>
              <w:rPr>
                <w:rFonts w:ascii="Calibri" w:hAnsi="Calibri"/>
                <w:color w:val="393939"/>
                <w:sz w:val="21"/>
                <w:szCs w:val="21"/>
              </w:rPr>
            </w:pPr>
            <w:r w:rsidRPr="00101866">
              <w:rPr>
                <w:rFonts w:ascii="Calibri" w:hAnsi="Calibri"/>
                <w:color w:val="393939"/>
                <w:sz w:val="21"/>
                <w:szCs w:val="21"/>
              </w:rPr>
              <w:t>Secondary</w:t>
            </w:r>
          </w:p>
        </w:tc>
      </w:tr>
      <w:tr w:rsidR="009A2F9E" w:rsidTr="00101866">
        <w:trPr>
          <w:trHeight w:val="254"/>
        </w:trPr>
        <w:tc>
          <w:tcPr>
            <w:tcW w:w="2981" w:type="dxa"/>
          </w:tcPr>
          <w:p w:rsidR="009A2F9E" w:rsidRPr="00101866" w:rsidRDefault="009A2F9E" w:rsidP="007A4214">
            <w:pPr>
              <w:ind w:left="1080"/>
              <w:rPr>
                <w:rFonts w:ascii="Calibri" w:hAnsi="Calibri"/>
                <w:color w:val="393939"/>
                <w:sz w:val="21"/>
                <w:szCs w:val="21"/>
              </w:rPr>
            </w:pPr>
            <w:r>
              <w:t>Jonathan Berry</w:t>
            </w:r>
          </w:p>
        </w:tc>
        <w:tc>
          <w:tcPr>
            <w:tcW w:w="3657" w:type="dxa"/>
          </w:tcPr>
          <w:p w:rsidR="009A2F9E" w:rsidRPr="00101866" w:rsidRDefault="000D27B3" w:rsidP="007A4214">
            <w:pPr>
              <w:ind w:left="1080"/>
              <w:rPr>
                <w:rFonts w:ascii="Calibri" w:hAnsi="Calibri"/>
                <w:color w:val="393939"/>
                <w:sz w:val="21"/>
                <w:szCs w:val="21"/>
              </w:rPr>
            </w:pPr>
            <w:r w:rsidRPr="000D27B3">
              <w:rPr>
                <w:rFonts w:ascii="Calibri" w:hAnsi="Calibri"/>
                <w:color w:val="393939"/>
                <w:sz w:val="21"/>
                <w:szCs w:val="21"/>
              </w:rPr>
              <w:t>jonathan.berry@worldpay.com</w:t>
            </w:r>
          </w:p>
        </w:tc>
        <w:tc>
          <w:tcPr>
            <w:tcW w:w="3000" w:type="dxa"/>
          </w:tcPr>
          <w:p w:rsidR="009A2F9E" w:rsidRPr="00101866" w:rsidRDefault="000D27B3" w:rsidP="007A4214">
            <w:pPr>
              <w:ind w:left="1080"/>
              <w:rPr>
                <w:rFonts w:ascii="Calibri" w:hAnsi="Calibri"/>
                <w:color w:val="393939"/>
                <w:sz w:val="21"/>
                <w:szCs w:val="21"/>
              </w:rPr>
            </w:pPr>
            <w:r w:rsidRPr="00101866">
              <w:rPr>
                <w:rFonts w:ascii="Calibri" w:hAnsi="Calibri"/>
                <w:color w:val="393939"/>
                <w:sz w:val="21"/>
                <w:szCs w:val="21"/>
              </w:rPr>
              <w:t>Secondary</w:t>
            </w:r>
          </w:p>
        </w:tc>
      </w:tr>
    </w:tbl>
    <w:p w:rsidR="00915C7A" w:rsidRDefault="00915C7A">
      <w:pPr>
        <w:rPr>
          <w:rFonts w:asciiTheme="majorHAnsi" w:eastAsiaTheme="majorEastAsia" w:hAnsiTheme="majorHAnsi" w:cstheme="majorBidi"/>
          <w:b/>
          <w:bCs/>
          <w:color w:val="365F91" w:themeColor="accent1" w:themeShade="BF"/>
          <w:sz w:val="24"/>
          <w:szCs w:val="24"/>
        </w:rPr>
      </w:pPr>
    </w:p>
    <w:p w:rsidR="00D3375A" w:rsidRDefault="00361A69" w:rsidP="002A1923">
      <w:pPr>
        <w:pStyle w:val="Heading1"/>
        <w:numPr>
          <w:ilvl w:val="0"/>
          <w:numId w:val="48"/>
        </w:numPr>
      </w:pPr>
      <w:bookmarkStart w:id="1513" w:name="_Toc18418381"/>
      <w:bookmarkEnd w:id="1511"/>
      <w:bookmarkEnd w:id="1512"/>
      <w:r>
        <w:t>USER GUIDE</w:t>
      </w:r>
      <w:bookmarkEnd w:id="1513"/>
    </w:p>
    <w:p w:rsidR="00156710" w:rsidRDefault="00156710" w:rsidP="00EB47BC">
      <w:pPr>
        <w:pStyle w:val="dmcFlietext"/>
        <w:ind w:left="1416"/>
      </w:pPr>
    </w:p>
    <w:p w:rsidR="002A1923" w:rsidRPr="002A1923" w:rsidRDefault="002A1923">
      <w:pPr>
        <w:pStyle w:val="ListParagraph"/>
        <w:numPr>
          <w:ilvl w:val="0"/>
          <w:numId w:val="97"/>
        </w:numPr>
        <w:pBdr>
          <w:bottom w:val="single" w:sz="4" w:space="1" w:color="auto"/>
        </w:pBdr>
        <w:spacing w:before="200" w:after="0"/>
        <w:contextualSpacing w:val="0"/>
        <w:outlineLvl w:val="1"/>
        <w:rPr>
          <w:rFonts w:ascii="Tw Cen MT Condensed" w:eastAsiaTheme="majorEastAsia" w:hAnsi="Tw Cen MT Condensed" w:cs="Times New Roman"/>
          <w:b/>
          <w:bCs/>
          <w:vanish/>
          <w:color w:val="000000" w:themeColor="text1"/>
          <w:sz w:val="28"/>
          <w:szCs w:val="28"/>
        </w:rPr>
        <w:pPrChange w:id="1514" w:author="Karthick Nagarajan" w:date="2018-12-19T11:33:00Z">
          <w:pPr>
            <w:pStyle w:val="ListParagraph"/>
            <w:numPr>
              <w:numId w:val="68"/>
            </w:numPr>
            <w:pBdr>
              <w:bottom w:val="single" w:sz="4" w:space="1" w:color="auto"/>
            </w:pBdr>
            <w:spacing w:before="200" w:after="0"/>
            <w:ind w:left="510" w:hanging="510"/>
            <w:contextualSpacing w:val="0"/>
            <w:outlineLvl w:val="1"/>
          </w:pPr>
        </w:pPrChange>
      </w:pPr>
      <w:bookmarkStart w:id="1515" w:name="_Toc514075486"/>
      <w:bookmarkStart w:id="1516" w:name="_Toc517950289"/>
      <w:bookmarkStart w:id="1517" w:name="_Toc8294024"/>
      <w:bookmarkStart w:id="1518" w:name="_Toc8305835"/>
      <w:bookmarkStart w:id="1519" w:name="_Toc8306110"/>
      <w:bookmarkStart w:id="1520" w:name="_Toc9611669"/>
      <w:bookmarkStart w:id="1521" w:name="_Toc9611732"/>
      <w:bookmarkStart w:id="1522" w:name="_Toc9612019"/>
      <w:bookmarkStart w:id="1523" w:name="_Toc9612074"/>
      <w:bookmarkStart w:id="1524" w:name="_Toc11144998"/>
      <w:bookmarkStart w:id="1525" w:name="_Toc11145509"/>
      <w:bookmarkStart w:id="1526" w:name="_Toc11145621"/>
      <w:bookmarkStart w:id="1527" w:name="_Toc11145827"/>
      <w:bookmarkStart w:id="1528" w:name="_Toc15652081"/>
      <w:bookmarkStart w:id="1529" w:name="_Toc18418382"/>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p>
    <w:p w:rsidR="00D11851" w:rsidRDefault="00361A69">
      <w:pPr>
        <w:pStyle w:val="Heading2"/>
        <w:numPr>
          <w:ilvl w:val="1"/>
          <w:numId w:val="97"/>
        </w:numPr>
        <w:pPrChange w:id="1530" w:author="Karthick Nagarajan" w:date="2018-12-19T11:33:00Z">
          <w:pPr>
            <w:pStyle w:val="Heading2"/>
            <w:numPr>
              <w:ilvl w:val="1"/>
              <w:numId w:val="68"/>
            </w:numPr>
            <w:ind w:left="1770" w:hanging="510"/>
          </w:pPr>
        </w:pPrChange>
      </w:pPr>
      <w:bookmarkStart w:id="1531" w:name="_Toc18418383"/>
      <w:r>
        <w:t>ROLES, RESPONSIBILITIES</w:t>
      </w:r>
      <w:bookmarkEnd w:id="1531"/>
    </w:p>
    <w:p w:rsidR="00AD7BF6" w:rsidRPr="00AD7BF6" w:rsidRDefault="00AF55D4" w:rsidP="00413F39">
      <w:pPr>
        <w:ind w:left="1080"/>
        <w:rPr>
          <w:rStyle w:val="SubtleEmphasis"/>
          <w:b/>
          <w:i w:val="0"/>
          <w:color w:val="808080" w:themeColor="background1" w:themeShade="80"/>
          <w:sz w:val="18"/>
          <w:szCs w:val="18"/>
        </w:rPr>
      </w:pPr>
      <w:r w:rsidRPr="00413F39">
        <w:rPr>
          <w:rFonts w:ascii="Calibri" w:hAnsi="Calibri"/>
          <w:color w:val="393939"/>
          <w:sz w:val="21"/>
          <w:szCs w:val="21"/>
        </w:rPr>
        <w:t>Typically,</w:t>
      </w:r>
      <w:r w:rsidR="00F1428E" w:rsidRPr="00413F39">
        <w:rPr>
          <w:rFonts w:ascii="Calibri" w:hAnsi="Calibri"/>
          <w:color w:val="393939"/>
          <w:sz w:val="21"/>
          <w:szCs w:val="21"/>
        </w:rPr>
        <w:t xml:space="preserve"> </w:t>
      </w:r>
      <w:r w:rsidR="00336772" w:rsidRPr="00413F39">
        <w:rPr>
          <w:rFonts w:ascii="Calibri" w:hAnsi="Calibri"/>
          <w:color w:val="393939"/>
          <w:sz w:val="21"/>
          <w:szCs w:val="21"/>
        </w:rPr>
        <w:t>the backend developer does most of the integration works</w:t>
      </w:r>
      <w:r w:rsidR="00F1428E" w:rsidRPr="00413F39">
        <w:rPr>
          <w:rFonts w:ascii="Calibri" w:hAnsi="Calibri"/>
          <w:color w:val="393939"/>
          <w:sz w:val="21"/>
          <w:szCs w:val="21"/>
        </w:rPr>
        <w:t xml:space="preserve">. We expect that the person doing this integration is familiar with the web service, xml processing and has hands on experience with the </w:t>
      </w:r>
      <w:r w:rsidR="006606B7">
        <w:rPr>
          <w:rFonts w:ascii="Calibri" w:hAnsi="Calibri"/>
          <w:color w:val="393939"/>
          <w:sz w:val="21"/>
          <w:szCs w:val="21"/>
        </w:rPr>
        <w:t>SFCC</w:t>
      </w:r>
      <w:r w:rsidR="00F1428E" w:rsidRPr="00413F39">
        <w:rPr>
          <w:rFonts w:ascii="Calibri" w:hAnsi="Calibri"/>
          <w:color w:val="393939"/>
          <w:sz w:val="21"/>
          <w:szCs w:val="21"/>
        </w:rPr>
        <w:t xml:space="preserve"> platform</w:t>
      </w:r>
    </w:p>
    <w:p w:rsidR="008149B2" w:rsidRDefault="00361A69">
      <w:pPr>
        <w:pStyle w:val="Heading2"/>
        <w:numPr>
          <w:ilvl w:val="1"/>
          <w:numId w:val="97"/>
        </w:numPr>
        <w:pPrChange w:id="1532" w:author="Karthick Nagarajan" w:date="2018-12-19T11:33:00Z">
          <w:pPr>
            <w:pStyle w:val="Heading2"/>
            <w:numPr>
              <w:ilvl w:val="1"/>
              <w:numId w:val="68"/>
            </w:numPr>
            <w:ind w:left="1770" w:hanging="510"/>
          </w:pPr>
        </w:pPrChange>
      </w:pPr>
      <w:bookmarkStart w:id="1533" w:name="_Toc265049819"/>
      <w:bookmarkStart w:id="1534" w:name="_Toc18418384"/>
      <w:r>
        <w:t>BUSINESS MANAGER</w:t>
      </w:r>
      <w:bookmarkEnd w:id="1534"/>
    </w:p>
    <w:p w:rsidR="005D2D2F" w:rsidRDefault="005D2D2F" w:rsidP="00AD1982">
      <w:pPr>
        <w:pStyle w:val="Standard1"/>
        <w:ind w:left="1080"/>
        <w:rPr>
          <w:color w:val="808080" w:themeColor="background1" w:themeShade="80"/>
          <w:sz w:val="18"/>
          <w:szCs w:val="18"/>
        </w:rPr>
      </w:pPr>
    </w:p>
    <w:p w:rsidR="000148FB" w:rsidRDefault="000148FB" w:rsidP="000148FB">
      <w:pPr>
        <w:ind w:left="1080"/>
        <w:rPr>
          <w:rFonts w:ascii="Trebuchet MS" w:hAnsi="Trebuchet MS"/>
          <w:b/>
          <w:i/>
          <w:iCs/>
          <w:color w:val="808080" w:themeColor="background1" w:themeShade="80"/>
          <w:sz w:val="18"/>
          <w:szCs w:val="18"/>
        </w:rPr>
      </w:pPr>
      <w:r w:rsidRPr="005E4EC7">
        <w:rPr>
          <w:rFonts w:ascii="Trebuchet MS" w:hAnsi="Trebuchet MS"/>
          <w:b/>
          <w:i/>
          <w:iCs/>
          <w:color w:val="808080" w:themeColor="background1" w:themeShade="80"/>
          <w:sz w:val="18"/>
          <w:szCs w:val="18"/>
        </w:rPr>
        <w:t>NA</w:t>
      </w:r>
      <w:r>
        <w:rPr>
          <w:rFonts w:ascii="Trebuchet MS" w:hAnsi="Trebuchet MS"/>
          <w:b/>
          <w:i/>
          <w:iCs/>
          <w:color w:val="808080" w:themeColor="background1" w:themeShade="80"/>
          <w:sz w:val="18"/>
          <w:szCs w:val="18"/>
        </w:rPr>
        <w:t xml:space="preserve"> [As changes required for storefront has been already covered under setup section]</w:t>
      </w:r>
    </w:p>
    <w:p w:rsidR="00E9663B" w:rsidRPr="002D0E88" w:rsidRDefault="00E9663B" w:rsidP="000148FB">
      <w:pPr>
        <w:ind w:left="1080"/>
        <w:rPr>
          <w:rFonts w:ascii="Trebuchet MS" w:hAnsi="Trebuchet MS"/>
          <w:i/>
          <w:iCs/>
          <w:color w:val="808080" w:themeColor="background1" w:themeShade="80"/>
          <w:sz w:val="18"/>
          <w:szCs w:val="18"/>
        </w:rPr>
      </w:pPr>
    </w:p>
    <w:p w:rsidR="00C91051" w:rsidRDefault="00361A69">
      <w:pPr>
        <w:pStyle w:val="Heading2"/>
        <w:numPr>
          <w:ilvl w:val="1"/>
          <w:numId w:val="97"/>
        </w:numPr>
        <w:pPrChange w:id="1535" w:author="Karthick Nagarajan" w:date="2018-12-19T11:33:00Z">
          <w:pPr>
            <w:pStyle w:val="Heading2"/>
            <w:numPr>
              <w:ilvl w:val="1"/>
              <w:numId w:val="68"/>
            </w:numPr>
            <w:ind w:left="1770" w:hanging="510"/>
          </w:pPr>
        </w:pPrChange>
      </w:pPr>
      <w:bookmarkStart w:id="1536" w:name="_Toc279703497"/>
      <w:bookmarkStart w:id="1537" w:name="_Toc279703590"/>
      <w:bookmarkStart w:id="1538" w:name="_Toc18418385"/>
      <w:bookmarkEnd w:id="1533"/>
      <w:r>
        <w:t>STOREFRONT FUNCTIONALITY</w:t>
      </w:r>
      <w:bookmarkEnd w:id="1538"/>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402E5A" w:rsidRDefault="005E4EC7" w:rsidP="002D0E88">
      <w:pPr>
        <w:ind w:left="1080"/>
        <w:rPr>
          <w:rFonts w:ascii="Trebuchet MS" w:hAnsi="Trebuchet MS"/>
          <w:b/>
          <w:i/>
          <w:iCs/>
          <w:color w:val="808080" w:themeColor="background1" w:themeShade="80"/>
          <w:sz w:val="18"/>
          <w:szCs w:val="18"/>
        </w:rPr>
      </w:pPr>
      <w:r w:rsidRPr="005E4EC7">
        <w:rPr>
          <w:rFonts w:ascii="Trebuchet MS" w:hAnsi="Trebuchet MS"/>
          <w:b/>
          <w:i/>
          <w:iCs/>
          <w:color w:val="808080" w:themeColor="background1" w:themeShade="80"/>
          <w:sz w:val="18"/>
          <w:szCs w:val="18"/>
        </w:rPr>
        <w:t>NA</w:t>
      </w:r>
      <w:r w:rsidR="008777C6">
        <w:rPr>
          <w:rFonts w:ascii="Trebuchet MS" w:hAnsi="Trebuchet MS"/>
          <w:b/>
          <w:i/>
          <w:iCs/>
          <w:color w:val="808080" w:themeColor="background1" w:themeShade="80"/>
          <w:sz w:val="18"/>
          <w:szCs w:val="18"/>
        </w:rPr>
        <w:t xml:space="preserve"> [As changes required for storefront has been already covered under setup section]</w:t>
      </w:r>
    </w:p>
    <w:p w:rsidR="00730F1F" w:rsidRPr="00A01545" w:rsidRDefault="00730F1F" w:rsidP="00FE6FC4">
      <w:pPr>
        <w:rPr>
          <w:ins w:id="1539" w:author="Karthick Nagarajan" w:date="2019-01-03T17:01:00Z"/>
          <w:rPrChange w:id="1540" w:author="Karthick Nagarajan" w:date="2019-01-03T17:06:00Z">
            <w:rPr>
              <w:ins w:id="1541" w:author="Karthick Nagarajan" w:date="2019-01-03T17:01:00Z"/>
              <w:rFonts w:ascii="Times New Roman" w:eastAsia="Times New Roman" w:hAnsi="Times New Roman" w:cs="Times New Roman"/>
              <w:sz w:val="24"/>
              <w:szCs w:val="24"/>
            </w:rPr>
          </w:rPrChange>
        </w:rPr>
      </w:pPr>
    </w:p>
    <w:p w:rsidR="00FE6FC4" w:rsidRPr="00C86D4C" w:rsidRDefault="00FE6FC4" w:rsidP="002E5E15">
      <w:pPr>
        <w:ind w:left="372" w:firstLine="708"/>
      </w:pPr>
    </w:p>
    <w:p w:rsidR="00161A03" w:rsidRDefault="008E13ED">
      <w:pPr>
        <w:pStyle w:val="Heading1"/>
        <w:numPr>
          <w:ilvl w:val="0"/>
          <w:numId w:val="80"/>
        </w:numPr>
        <w:pPrChange w:id="1542" w:author="Karthick Nagarajan" w:date="2019-01-04T15:29:00Z">
          <w:pPr>
            <w:pStyle w:val="Heading1"/>
            <w:numPr>
              <w:numId w:val="48"/>
            </w:numPr>
            <w:ind w:left="630" w:hanging="360"/>
          </w:pPr>
        </w:pPrChange>
      </w:pPr>
      <w:bookmarkStart w:id="1543" w:name="_Toc18418386"/>
      <w:bookmarkEnd w:id="1536"/>
      <w:bookmarkEnd w:id="1537"/>
      <w:r>
        <w:t>KNOWN ISSUES</w:t>
      </w:r>
      <w:bookmarkEnd w:id="1543"/>
    </w:p>
    <w:p w:rsidR="006D4F9A" w:rsidRPr="006D4F9A" w:rsidRDefault="006D4F9A" w:rsidP="006D4F9A"/>
    <w:p w:rsidR="00E174A4" w:rsidRDefault="00E174A4" w:rsidP="001D18BD">
      <w:pPr>
        <w:spacing w:after="0" w:line="240" w:lineRule="auto"/>
        <w:ind w:left="360"/>
        <w:rPr>
          <w:rFonts w:ascii="Trebuchet MS" w:hAnsi="Trebuchet MS"/>
          <w:i/>
          <w:iCs/>
          <w:color w:val="808080" w:themeColor="background1" w:themeShade="80"/>
          <w:sz w:val="18"/>
          <w:szCs w:val="18"/>
        </w:rPr>
      </w:pPr>
      <w:bookmarkStart w:id="1544" w:name="_Toc279703500"/>
      <w:bookmarkStart w:id="1545" w:name="_Toc279703593"/>
    </w:p>
    <w:p w:rsidR="001D18BD" w:rsidRPr="00E174A4" w:rsidRDefault="00E174A4" w:rsidP="00B761DF">
      <w:pPr>
        <w:pStyle w:val="ListParagraph"/>
        <w:numPr>
          <w:ilvl w:val="0"/>
          <w:numId w:val="40"/>
        </w:numPr>
        <w:spacing w:after="0" w:line="240" w:lineRule="auto"/>
        <w:rPr>
          <w:rFonts w:ascii="Trebuchet MS" w:hAnsi="Trebuchet MS"/>
          <w:i/>
          <w:iCs/>
          <w:color w:val="808080" w:themeColor="background1" w:themeShade="80"/>
          <w:sz w:val="18"/>
          <w:szCs w:val="18"/>
        </w:rPr>
      </w:pPr>
      <w:r>
        <w:rPr>
          <w:rFonts w:ascii="Trebuchet MS" w:hAnsi="Trebuchet MS"/>
          <w:i/>
          <w:iCs/>
          <w:color w:val="808080" w:themeColor="background1" w:themeShade="80"/>
          <w:sz w:val="18"/>
          <w:szCs w:val="18"/>
        </w:rPr>
        <w:t xml:space="preserve">Worldpay Notify URL and Worldpay notifyupdate URL are exposed as public; there is no security check available like MAC security check. As there is no such data sent from </w:t>
      </w:r>
      <w:r w:rsidR="00C04461">
        <w:rPr>
          <w:rFonts w:ascii="Trebuchet MS" w:hAnsi="Trebuchet MS"/>
          <w:i/>
          <w:iCs/>
          <w:color w:val="808080" w:themeColor="background1" w:themeShade="80"/>
          <w:sz w:val="18"/>
          <w:szCs w:val="18"/>
        </w:rPr>
        <w:t>Worldpay</w:t>
      </w:r>
      <w:r>
        <w:rPr>
          <w:rFonts w:ascii="Trebuchet MS" w:hAnsi="Trebuchet MS"/>
          <w:i/>
          <w:iCs/>
          <w:color w:val="808080" w:themeColor="background1" w:themeShade="80"/>
          <w:sz w:val="18"/>
          <w:szCs w:val="18"/>
        </w:rPr>
        <w:t xml:space="preserve"> to validate. To provide some level of security we have applied IP level validated to the URL.  Merchants must ensure that they have applied proper security on these URL’s.</w:t>
      </w:r>
    </w:p>
    <w:p w:rsidR="003758D0" w:rsidRDefault="003758D0">
      <w:pPr>
        <w:rPr>
          <w:rFonts w:asciiTheme="majorHAnsi" w:hAnsiTheme="majorHAnsi"/>
          <w:b/>
          <w:color w:val="000000" w:themeColor="text1"/>
          <w:sz w:val="32"/>
          <w:szCs w:val="32"/>
        </w:rPr>
      </w:pPr>
      <w:r>
        <w:br w:type="page"/>
      </w:r>
    </w:p>
    <w:p w:rsidR="00762BB0" w:rsidRDefault="008E13ED">
      <w:pPr>
        <w:pStyle w:val="Heading1"/>
        <w:numPr>
          <w:ilvl w:val="0"/>
          <w:numId w:val="80"/>
        </w:numPr>
        <w:pPrChange w:id="1546" w:author="Karthick Nagarajan" w:date="2019-01-04T15:29:00Z">
          <w:pPr>
            <w:pStyle w:val="Heading1"/>
            <w:numPr>
              <w:numId w:val="48"/>
            </w:numPr>
            <w:ind w:left="630" w:hanging="360"/>
          </w:pPr>
        </w:pPrChange>
      </w:pPr>
      <w:bookmarkStart w:id="1547" w:name="_Toc18418387"/>
      <w:bookmarkEnd w:id="1544"/>
      <w:bookmarkEnd w:id="1545"/>
      <w:r>
        <w:lastRenderedPageBreak/>
        <w:t>RELEASE HISTORY</w:t>
      </w:r>
      <w:bookmarkEnd w:id="1547"/>
    </w:p>
    <w:p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bookmarkStart w:id="1548" w:name="_Toc279703501"/>
      <w:bookmarkStart w:id="1549" w:name="_Toc279703594"/>
    </w:p>
    <w:tbl>
      <w:tblPr>
        <w:tblStyle w:val="TableGrid"/>
        <w:tblW w:w="10440" w:type="dxa"/>
        <w:tblInd w:w="-185" w:type="dxa"/>
        <w:tblLook w:val="04A0" w:firstRow="1" w:lastRow="0" w:firstColumn="1" w:lastColumn="0" w:noHBand="0" w:noVBand="1"/>
      </w:tblPr>
      <w:tblGrid>
        <w:gridCol w:w="2700"/>
        <w:gridCol w:w="2520"/>
        <w:gridCol w:w="5220"/>
      </w:tblGrid>
      <w:tr w:rsidR="0080561A" w:rsidTr="00445317">
        <w:tc>
          <w:tcPr>
            <w:tcW w:w="2700" w:type="dxa"/>
          </w:tcPr>
          <w:bookmarkEnd w:id="1548"/>
          <w:bookmarkEnd w:id="1549"/>
          <w:p w:rsidR="0080561A" w:rsidRPr="008849C3" w:rsidRDefault="0080561A" w:rsidP="00445317">
            <w:pPr>
              <w:pStyle w:val="BodyText"/>
              <w:keepNext/>
              <w:widowControl w:val="0"/>
              <w:spacing w:before="120" w:after="120" w:line="276" w:lineRule="auto"/>
              <w:jc w:val="left"/>
              <w:rPr>
                <w:rStyle w:val="SubtleEmphasis"/>
                <w:rFonts w:ascii="Arial Black" w:hAnsi="Arial Black" w:cstheme="minorHAnsi"/>
                <w:b/>
                <w:i w:val="0"/>
                <w:color w:val="808080" w:themeColor="background1" w:themeShade="80"/>
              </w:rPr>
            </w:pPr>
            <w:r w:rsidRPr="008849C3">
              <w:rPr>
                <w:rStyle w:val="SubtleEmphasis"/>
                <w:rFonts w:asciiTheme="minorHAnsi" w:hAnsiTheme="minorHAnsi" w:cstheme="minorHAnsi"/>
                <w:b/>
                <w:i w:val="0"/>
                <w:color w:val="548DD4" w:themeColor="text2" w:themeTint="99"/>
              </w:rPr>
              <w:t>Release Version</w:t>
            </w:r>
          </w:p>
        </w:tc>
        <w:tc>
          <w:tcPr>
            <w:tcW w:w="2520" w:type="dxa"/>
          </w:tcPr>
          <w:p w:rsidR="0080561A" w:rsidRDefault="0080561A" w:rsidP="00445317">
            <w:pPr>
              <w:pStyle w:val="BodyText"/>
              <w:keepNext/>
              <w:widowControl w:val="0"/>
              <w:spacing w:before="120" w:after="120" w:line="276" w:lineRule="auto"/>
              <w:jc w:val="left"/>
              <w:rPr>
                <w:rStyle w:val="SubtleEmphasis"/>
                <w:rFonts w:ascii="Trebuchet MS" w:hAnsi="Trebuchet MS"/>
                <w:color w:val="808080" w:themeColor="background1" w:themeShade="80"/>
                <w:sz w:val="18"/>
                <w:szCs w:val="18"/>
              </w:rPr>
            </w:pPr>
            <w:r w:rsidRPr="008849C3">
              <w:rPr>
                <w:rStyle w:val="SubtleEmphasis"/>
                <w:rFonts w:asciiTheme="minorHAnsi" w:hAnsiTheme="minorHAnsi" w:cstheme="minorHAnsi"/>
                <w:b/>
                <w:i w:val="0"/>
                <w:color w:val="548DD4" w:themeColor="text2" w:themeTint="99"/>
              </w:rPr>
              <w:t>Date</w:t>
            </w:r>
          </w:p>
        </w:tc>
        <w:tc>
          <w:tcPr>
            <w:tcW w:w="5220" w:type="dxa"/>
          </w:tcPr>
          <w:p w:rsidR="0080561A" w:rsidRDefault="0080561A" w:rsidP="00445317">
            <w:pPr>
              <w:pStyle w:val="BodyText"/>
              <w:keepNext/>
              <w:widowControl w:val="0"/>
              <w:spacing w:before="120" w:after="120" w:line="276" w:lineRule="auto"/>
              <w:jc w:val="left"/>
              <w:rPr>
                <w:rStyle w:val="SubtleEmphasis"/>
                <w:rFonts w:ascii="Trebuchet MS" w:hAnsi="Trebuchet MS"/>
                <w:color w:val="808080" w:themeColor="background1" w:themeShade="80"/>
                <w:sz w:val="18"/>
                <w:szCs w:val="18"/>
              </w:rPr>
            </w:pPr>
            <w:r w:rsidRPr="008849C3">
              <w:rPr>
                <w:rStyle w:val="SubtleEmphasis"/>
                <w:rFonts w:asciiTheme="minorHAnsi" w:hAnsiTheme="minorHAnsi" w:cstheme="minorHAnsi"/>
                <w:b/>
                <w:i w:val="0"/>
                <w:color w:val="548DD4" w:themeColor="text2" w:themeTint="99"/>
              </w:rPr>
              <w:t>Description</w:t>
            </w:r>
          </w:p>
        </w:tc>
      </w:tr>
      <w:tr w:rsidR="0080561A" w:rsidRPr="00022BB5" w:rsidTr="00445317">
        <w:tc>
          <w:tcPr>
            <w:tcW w:w="2700" w:type="dxa"/>
          </w:tcPr>
          <w:p w:rsidR="0080561A" w:rsidRDefault="0080561A" w:rsidP="00445317">
            <w:pPr>
              <w:pStyle w:val="BodyText"/>
              <w:keepNext/>
              <w:widowControl w:val="0"/>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19.2.0</w:t>
            </w:r>
          </w:p>
        </w:tc>
        <w:tc>
          <w:tcPr>
            <w:tcW w:w="2520" w:type="dxa"/>
          </w:tcPr>
          <w:p w:rsidR="0080561A" w:rsidRDefault="0080561A" w:rsidP="00445317">
            <w:pPr>
              <w:pStyle w:val="BodyText"/>
              <w:keepNext/>
              <w:widowControl w:val="0"/>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August 31, 2019</w:t>
            </w:r>
          </w:p>
        </w:tc>
        <w:tc>
          <w:tcPr>
            <w:tcW w:w="5220" w:type="dxa"/>
          </w:tcPr>
          <w:p w:rsidR="0080561A" w:rsidRDefault="0080561A" w:rsidP="00445317">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Best Practices</w:t>
            </w:r>
          </w:p>
          <w:p w:rsidR="0080561A" w:rsidRDefault="0080561A" w:rsidP="00445317">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Automation Test Suite</w:t>
            </w:r>
          </w:p>
          <w:p w:rsidR="0080561A" w:rsidRDefault="0080561A" w:rsidP="00445317">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US Domestic Acquiring (Prime Routing)</w:t>
            </w:r>
          </w:p>
          <w:p w:rsidR="0080561A" w:rsidRDefault="0080561A" w:rsidP="00445317">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Tokenization (My Account-Add Card/Delete Card)</w:t>
            </w:r>
          </w:p>
          <w:p w:rsidR="0080561A" w:rsidRDefault="0080561A" w:rsidP="00445317">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Stored Credential Improved Flow</w:t>
            </w:r>
          </w:p>
          <w:p w:rsidR="0080561A" w:rsidRDefault="0080561A" w:rsidP="00445317">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3ds2</w:t>
            </w:r>
          </w:p>
          <w:p w:rsidR="0080561A" w:rsidRDefault="0080561A" w:rsidP="00445317">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Security Fixes</w:t>
            </w:r>
          </w:p>
          <w:p w:rsidR="0080561A" w:rsidRDefault="0080561A" w:rsidP="00445317">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CodeCept JS</w:t>
            </w:r>
          </w:p>
          <w:p w:rsidR="0080561A" w:rsidRPr="00022BB5" w:rsidRDefault="0080561A" w:rsidP="00445317">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Previous Releases Feedbacks</w:t>
            </w:r>
          </w:p>
        </w:tc>
      </w:tr>
      <w:tr w:rsidR="0080561A" w:rsidRPr="001E7CFB" w:rsidTr="00445317">
        <w:tc>
          <w:tcPr>
            <w:tcW w:w="2700" w:type="dxa"/>
          </w:tcPr>
          <w:p w:rsidR="0080561A" w:rsidRPr="00601040" w:rsidRDefault="0080561A" w:rsidP="00445317">
            <w:pPr>
              <w:pStyle w:val="BodyText"/>
              <w:keepNext/>
              <w:widowControl w:val="0"/>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19.1.0</w:t>
            </w:r>
          </w:p>
        </w:tc>
        <w:tc>
          <w:tcPr>
            <w:tcW w:w="2520" w:type="dxa"/>
          </w:tcPr>
          <w:p w:rsidR="0080561A" w:rsidRPr="00775D78" w:rsidRDefault="0080561A" w:rsidP="00445317">
            <w:pPr>
              <w:pStyle w:val="BodyText"/>
              <w:keepNext/>
              <w:widowControl w:val="0"/>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Mar 20</w:t>
            </w:r>
            <w:r w:rsidRPr="00775D78">
              <w:rPr>
                <w:rStyle w:val="SubtleEmphasis"/>
                <w:rFonts w:asciiTheme="minorHAnsi" w:hAnsiTheme="minorHAnsi" w:cstheme="minorHAnsi"/>
                <w:i w:val="0"/>
                <w:sz w:val="20"/>
                <w:szCs w:val="20"/>
              </w:rPr>
              <w:t>, 2019</w:t>
            </w:r>
          </w:p>
        </w:tc>
        <w:tc>
          <w:tcPr>
            <w:tcW w:w="5220" w:type="dxa"/>
          </w:tcPr>
          <w:p w:rsidR="0080561A" w:rsidRPr="005C3135" w:rsidRDefault="0080561A" w:rsidP="00445317">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sidRPr="005C3135">
              <w:rPr>
                <w:rStyle w:val="SubtleEmphasis"/>
                <w:rFonts w:asciiTheme="minorHAnsi" w:hAnsiTheme="minorHAnsi" w:cstheme="minorHAnsi"/>
                <w:i w:val="0"/>
                <w:sz w:val="20"/>
                <w:szCs w:val="20"/>
              </w:rPr>
              <w:t xml:space="preserve">Google </w:t>
            </w:r>
            <w:r>
              <w:rPr>
                <w:rStyle w:val="SubtleEmphasis"/>
                <w:rFonts w:asciiTheme="minorHAnsi" w:hAnsiTheme="minorHAnsi" w:cstheme="minorHAnsi"/>
                <w:i w:val="0"/>
                <w:sz w:val="20"/>
                <w:szCs w:val="20"/>
              </w:rPr>
              <w:t>Pay</w:t>
            </w:r>
          </w:p>
          <w:p w:rsidR="0080561A" w:rsidRPr="005C3135" w:rsidRDefault="0080561A" w:rsidP="00445317">
            <w:pPr>
              <w:pStyle w:val="BodyText"/>
              <w:keepNext/>
              <w:widowControl w:val="0"/>
              <w:numPr>
                <w:ilvl w:val="0"/>
                <w:numId w:val="95"/>
              </w:numPr>
              <w:spacing w:before="120" w:after="120" w:line="276" w:lineRule="auto"/>
              <w:jc w:val="left"/>
              <w:rPr>
                <w:rStyle w:val="SubtleEmphasis"/>
                <w:rFonts w:asciiTheme="minorHAnsi" w:hAnsiTheme="minorHAnsi" w:cstheme="minorHAnsi"/>
                <w:i w:val="0"/>
              </w:rPr>
            </w:pPr>
            <w:r>
              <w:rPr>
                <w:rStyle w:val="SubtleEmphasis"/>
                <w:rFonts w:asciiTheme="minorHAnsi" w:hAnsiTheme="minorHAnsi" w:cstheme="minorHAnsi"/>
                <w:i w:val="0"/>
                <w:sz w:val="20"/>
                <w:szCs w:val="20"/>
              </w:rPr>
              <w:t>Stored Credentials</w:t>
            </w:r>
          </w:p>
          <w:p w:rsidR="0080561A" w:rsidRPr="001E7CFB" w:rsidRDefault="0080561A" w:rsidP="00445317">
            <w:pPr>
              <w:pStyle w:val="BodyText"/>
              <w:keepNext/>
              <w:widowControl w:val="0"/>
              <w:numPr>
                <w:ilvl w:val="0"/>
                <w:numId w:val="95"/>
              </w:numPr>
              <w:spacing w:before="120" w:after="120" w:line="276" w:lineRule="auto"/>
              <w:jc w:val="left"/>
              <w:rPr>
                <w:rStyle w:val="SubtleEmphasis"/>
                <w:rFonts w:asciiTheme="minorHAnsi" w:hAnsiTheme="minorHAnsi" w:cstheme="minorHAnsi"/>
                <w:i w:val="0"/>
              </w:rPr>
            </w:pPr>
            <w:r>
              <w:rPr>
                <w:rStyle w:val="SubtleEmphasis"/>
                <w:rFonts w:asciiTheme="minorHAnsi" w:hAnsiTheme="minorHAnsi" w:cstheme="minorHAnsi"/>
                <w:i w:val="0"/>
                <w:sz w:val="20"/>
                <w:szCs w:val="20"/>
              </w:rPr>
              <w:t>Release 18.3.0 Feedback</w:t>
            </w:r>
          </w:p>
        </w:tc>
      </w:tr>
      <w:tr w:rsidR="0080561A" w:rsidRPr="001E7CFB" w:rsidTr="00445317">
        <w:tc>
          <w:tcPr>
            <w:tcW w:w="2700" w:type="dxa"/>
          </w:tcPr>
          <w:p w:rsidR="0080561A" w:rsidRPr="00601040" w:rsidRDefault="0080561A" w:rsidP="00445317">
            <w:pPr>
              <w:pStyle w:val="BodyText"/>
              <w:keepNext/>
              <w:widowControl w:val="0"/>
              <w:spacing w:before="120" w:after="120" w:line="276" w:lineRule="auto"/>
              <w:jc w:val="left"/>
              <w:rPr>
                <w:rStyle w:val="SubtleEmphasis"/>
                <w:rFonts w:asciiTheme="minorHAnsi" w:hAnsiTheme="minorHAnsi" w:cstheme="minorHAnsi"/>
                <w:i w:val="0"/>
                <w:sz w:val="20"/>
                <w:szCs w:val="20"/>
              </w:rPr>
            </w:pPr>
            <w:r w:rsidRPr="00601040">
              <w:rPr>
                <w:rStyle w:val="SubtleEmphasis"/>
                <w:rFonts w:asciiTheme="minorHAnsi" w:hAnsiTheme="minorHAnsi" w:cstheme="minorHAnsi"/>
                <w:i w:val="0"/>
                <w:sz w:val="20"/>
                <w:szCs w:val="20"/>
              </w:rPr>
              <w:t>18.3.0</w:t>
            </w:r>
          </w:p>
        </w:tc>
        <w:tc>
          <w:tcPr>
            <w:tcW w:w="2520" w:type="dxa"/>
          </w:tcPr>
          <w:p w:rsidR="0080561A" w:rsidRPr="00775D78" w:rsidRDefault="0080561A" w:rsidP="00445317">
            <w:pPr>
              <w:pStyle w:val="BodyText"/>
              <w:keepNext/>
              <w:widowControl w:val="0"/>
              <w:spacing w:before="120" w:after="120" w:line="276" w:lineRule="auto"/>
              <w:jc w:val="left"/>
              <w:rPr>
                <w:rStyle w:val="SubtleEmphasis"/>
                <w:rFonts w:asciiTheme="minorHAnsi" w:hAnsiTheme="minorHAnsi" w:cstheme="minorHAnsi"/>
                <w:i w:val="0"/>
                <w:sz w:val="20"/>
                <w:szCs w:val="20"/>
              </w:rPr>
            </w:pPr>
            <w:r w:rsidRPr="00775D78">
              <w:rPr>
                <w:rStyle w:val="SubtleEmphasis"/>
                <w:rFonts w:asciiTheme="minorHAnsi" w:hAnsiTheme="minorHAnsi" w:cstheme="minorHAnsi"/>
                <w:i w:val="0"/>
                <w:sz w:val="20"/>
                <w:szCs w:val="20"/>
              </w:rPr>
              <w:t>Feb 18, 2019</w:t>
            </w:r>
          </w:p>
        </w:tc>
        <w:tc>
          <w:tcPr>
            <w:tcW w:w="5220" w:type="dxa"/>
          </w:tcPr>
          <w:p w:rsidR="0080561A" w:rsidRPr="00E35D61" w:rsidRDefault="0080561A" w:rsidP="00445317">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sidRPr="00E35D61">
              <w:rPr>
                <w:rStyle w:val="SubtleEmphasis"/>
                <w:rFonts w:asciiTheme="minorHAnsi" w:hAnsiTheme="minorHAnsi" w:cstheme="minorHAnsi"/>
                <w:i w:val="0"/>
                <w:sz w:val="20"/>
                <w:szCs w:val="20"/>
              </w:rPr>
              <w:t>WeChat implementation</w:t>
            </w:r>
          </w:p>
          <w:p w:rsidR="0080561A" w:rsidRPr="00E35D61" w:rsidRDefault="0080561A" w:rsidP="00445317">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sidRPr="00E35D61">
              <w:rPr>
                <w:rStyle w:val="SubtleEmphasis"/>
                <w:rFonts w:asciiTheme="minorHAnsi" w:hAnsiTheme="minorHAnsi" w:cstheme="minorHAnsi"/>
                <w:i w:val="0"/>
                <w:sz w:val="20"/>
                <w:szCs w:val="20"/>
              </w:rPr>
              <w:t>Alternative payment method</w:t>
            </w:r>
          </w:p>
          <w:p w:rsidR="0080561A" w:rsidRPr="00E35D61" w:rsidRDefault="0080561A" w:rsidP="00445317">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sidRPr="00E35D61">
              <w:rPr>
                <w:rStyle w:val="SubtleEmphasis"/>
                <w:rFonts w:asciiTheme="minorHAnsi" w:hAnsiTheme="minorHAnsi" w:cstheme="minorHAnsi"/>
                <w:i w:val="0"/>
                <w:sz w:val="20"/>
                <w:szCs w:val="20"/>
              </w:rPr>
              <w:t>Merchant token</w:t>
            </w:r>
          </w:p>
          <w:p w:rsidR="0080561A" w:rsidRPr="001E7CFB" w:rsidRDefault="0080561A" w:rsidP="00445317">
            <w:pPr>
              <w:pStyle w:val="BodyText"/>
              <w:keepNext/>
              <w:widowControl w:val="0"/>
              <w:numPr>
                <w:ilvl w:val="0"/>
                <w:numId w:val="95"/>
              </w:numPr>
              <w:spacing w:before="120" w:after="120" w:line="276" w:lineRule="auto"/>
              <w:jc w:val="left"/>
              <w:rPr>
                <w:rStyle w:val="SubtleEmphasis"/>
                <w:rFonts w:asciiTheme="minorHAnsi" w:hAnsiTheme="minorHAnsi" w:cstheme="minorHAnsi"/>
                <w:i w:val="0"/>
              </w:rPr>
            </w:pPr>
            <w:r w:rsidRPr="00E35D61">
              <w:rPr>
                <w:rStyle w:val="SubtleEmphasis"/>
                <w:rFonts w:asciiTheme="minorHAnsi" w:hAnsiTheme="minorHAnsi" w:cstheme="minorHAnsi"/>
                <w:i w:val="0"/>
                <w:sz w:val="20"/>
                <w:szCs w:val="20"/>
              </w:rPr>
              <w:t>MOTO payment method</w:t>
            </w:r>
          </w:p>
        </w:tc>
      </w:tr>
      <w:tr w:rsidR="0080561A" w:rsidRPr="00247822" w:rsidTr="00445317">
        <w:tc>
          <w:tcPr>
            <w:tcW w:w="2700" w:type="dxa"/>
          </w:tcPr>
          <w:p w:rsidR="0080561A" w:rsidRPr="00601040" w:rsidRDefault="0080561A" w:rsidP="00445317">
            <w:pPr>
              <w:pStyle w:val="BodyText"/>
              <w:keepNext/>
              <w:widowControl w:val="0"/>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18.2</w:t>
            </w:r>
            <w:r w:rsidRPr="00601040">
              <w:rPr>
                <w:rStyle w:val="SubtleEmphasis"/>
                <w:rFonts w:asciiTheme="minorHAnsi" w:hAnsiTheme="minorHAnsi" w:cstheme="minorHAnsi"/>
                <w:i w:val="0"/>
                <w:sz w:val="20"/>
                <w:szCs w:val="20"/>
              </w:rPr>
              <w:t>.0</w:t>
            </w:r>
          </w:p>
        </w:tc>
        <w:tc>
          <w:tcPr>
            <w:tcW w:w="2520" w:type="dxa"/>
          </w:tcPr>
          <w:p w:rsidR="0080561A" w:rsidRPr="00775D78" w:rsidRDefault="0080561A" w:rsidP="00445317">
            <w:pPr>
              <w:pStyle w:val="BodyText"/>
              <w:keepNext/>
              <w:widowControl w:val="0"/>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Jul 16, 2018</w:t>
            </w:r>
          </w:p>
        </w:tc>
        <w:tc>
          <w:tcPr>
            <w:tcW w:w="5220" w:type="dxa"/>
          </w:tcPr>
          <w:p w:rsidR="0080561A" w:rsidRPr="00247822" w:rsidRDefault="0080561A" w:rsidP="00445317">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Complete SFRA implementation</w:t>
            </w:r>
          </w:p>
        </w:tc>
      </w:tr>
    </w:tbl>
    <w:p w:rsidR="002931CE" w:rsidRDefault="002931CE" w:rsidP="00A01545">
      <w:pPr>
        <w:pStyle w:val="dmcNummerierung"/>
        <w:numPr>
          <w:ilvl w:val="0"/>
          <w:numId w:val="0"/>
        </w:numPr>
        <w:spacing w:line="240" w:lineRule="exact"/>
      </w:pPr>
      <w:r>
        <w:br w:type="page"/>
      </w:r>
    </w:p>
    <w:p w:rsidR="002931CE" w:rsidRDefault="00DB40B2" w:rsidP="002931CE">
      <w:pPr>
        <w:pStyle w:val="Heading1"/>
        <w:ind w:left="432" w:hanging="432"/>
      </w:pPr>
      <w:bookmarkStart w:id="1550" w:name="_Toc405997387"/>
      <w:bookmarkStart w:id="1551" w:name="_Toc18418388"/>
      <w:r>
        <w:rPr>
          <w:b w:val="0"/>
          <w:bCs w:val="0"/>
        </w:rPr>
        <w:lastRenderedPageBreak/>
        <w:t>APPENDIX</w:t>
      </w:r>
      <w:r>
        <w:t xml:space="preserve"> </w:t>
      </w:r>
      <w:r w:rsidR="002931CE">
        <w:t xml:space="preserve">A: APM/Card </w:t>
      </w:r>
      <w:r w:rsidR="000170E7">
        <w:t>mapping</w:t>
      </w:r>
      <w:r w:rsidR="002931CE">
        <w:t xml:space="preserve"> keys</w:t>
      </w:r>
      <w:bookmarkEnd w:id="1550"/>
      <w:bookmarkEnd w:id="1551"/>
    </w:p>
    <w:p w:rsidR="002931CE" w:rsidRPr="00DC0122" w:rsidRDefault="002931CE" w:rsidP="002931CE"/>
    <w:p w:rsidR="002931CE" w:rsidRDefault="002931CE" w:rsidP="002931CE">
      <w:r>
        <w:t>Supported Cards Mapping table:</w:t>
      </w:r>
    </w:p>
    <w:tbl>
      <w:tblPr>
        <w:tblW w:w="7340" w:type="dxa"/>
        <w:tblInd w:w="93" w:type="dxa"/>
        <w:tblLook w:val="04A0" w:firstRow="1" w:lastRow="0" w:firstColumn="1" w:lastColumn="0" w:noHBand="0" w:noVBand="1"/>
      </w:tblPr>
      <w:tblGrid>
        <w:gridCol w:w="2620"/>
        <w:gridCol w:w="2180"/>
        <w:gridCol w:w="2540"/>
      </w:tblGrid>
      <w:tr w:rsidR="002931CE" w:rsidRPr="007F5475" w:rsidTr="002931CE">
        <w:trPr>
          <w:trHeight w:val="510"/>
        </w:trPr>
        <w:tc>
          <w:tcPr>
            <w:tcW w:w="2620" w:type="dxa"/>
            <w:tcBorders>
              <w:top w:val="single" w:sz="8" w:space="0" w:color="auto"/>
              <w:left w:val="single" w:sz="8" w:space="0" w:color="auto"/>
              <w:bottom w:val="single" w:sz="8" w:space="0" w:color="auto"/>
              <w:right w:val="single" w:sz="4" w:space="0" w:color="auto"/>
            </w:tcBorders>
            <w:shd w:val="clear" w:color="000000" w:fill="DCE6F1"/>
            <w:noWrap/>
            <w:vAlign w:val="center"/>
            <w:hideMark/>
          </w:tcPr>
          <w:p w:rsidR="002931CE" w:rsidRPr="007F5475" w:rsidRDefault="002931CE" w:rsidP="002931CE">
            <w:pPr>
              <w:spacing w:after="0" w:line="240" w:lineRule="auto"/>
              <w:jc w:val="center"/>
              <w:rPr>
                <w:rFonts w:ascii="Cambria" w:eastAsia="Times New Roman" w:hAnsi="Cambria" w:cs="Times New Roman"/>
                <w:b/>
                <w:bCs/>
                <w:color w:val="000000"/>
                <w:sz w:val="24"/>
                <w:szCs w:val="24"/>
              </w:rPr>
            </w:pPr>
            <w:r w:rsidRPr="007F5475">
              <w:rPr>
                <w:rFonts w:ascii="Cambria" w:eastAsia="Times New Roman" w:hAnsi="Cambria" w:cs="Times New Roman"/>
                <w:b/>
                <w:bCs/>
                <w:color w:val="000000"/>
                <w:sz w:val="24"/>
                <w:szCs w:val="24"/>
              </w:rPr>
              <w:t>Card Name</w:t>
            </w:r>
          </w:p>
        </w:tc>
        <w:tc>
          <w:tcPr>
            <w:tcW w:w="2180" w:type="dxa"/>
            <w:tcBorders>
              <w:top w:val="single" w:sz="8" w:space="0" w:color="auto"/>
              <w:left w:val="nil"/>
              <w:bottom w:val="single" w:sz="8" w:space="0" w:color="auto"/>
              <w:right w:val="single" w:sz="4" w:space="0" w:color="auto"/>
            </w:tcBorders>
            <w:shd w:val="clear" w:color="000000" w:fill="DCE6F1"/>
            <w:noWrap/>
            <w:vAlign w:val="center"/>
            <w:hideMark/>
          </w:tcPr>
          <w:p w:rsidR="002931CE" w:rsidRPr="007F5475" w:rsidRDefault="002931CE" w:rsidP="002931CE">
            <w:pPr>
              <w:spacing w:after="0" w:line="240" w:lineRule="auto"/>
              <w:jc w:val="center"/>
              <w:rPr>
                <w:rFonts w:ascii="Cambria" w:eastAsia="Times New Roman" w:hAnsi="Cambria" w:cs="Times New Roman"/>
                <w:b/>
                <w:bCs/>
                <w:color w:val="000000"/>
                <w:sz w:val="24"/>
                <w:szCs w:val="24"/>
              </w:rPr>
            </w:pPr>
            <w:r w:rsidRPr="007F5475">
              <w:rPr>
                <w:rFonts w:ascii="Cambria" w:eastAsia="Times New Roman" w:hAnsi="Cambria" w:cs="Times New Roman"/>
                <w:b/>
                <w:bCs/>
                <w:color w:val="000000"/>
                <w:sz w:val="24"/>
                <w:szCs w:val="24"/>
              </w:rPr>
              <w:t>Key Value</w:t>
            </w:r>
          </w:p>
        </w:tc>
        <w:tc>
          <w:tcPr>
            <w:tcW w:w="2540" w:type="dxa"/>
            <w:tcBorders>
              <w:top w:val="single" w:sz="8" w:space="0" w:color="auto"/>
              <w:left w:val="nil"/>
              <w:bottom w:val="single" w:sz="8" w:space="0" w:color="auto"/>
              <w:right w:val="single" w:sz="8" w:space="0" w:color="auto"/>
            </w:tcBorders>
            <w:shd w:val="clear" w:color="000000" w:fill="DCE6F1"/>
            <w:noWrap/>
            <w:vAlign w:val="center"/>
            <w:hideMark/>
          </w:tcPr>
          <w:p w:rsidR="002931CE" w:rsidRPr="007F5475" w:rsidRDefault="002931CE" w:rsidP="002931CE">
            <w:pPr>
              <w:spacing w:after="0" w:line="240" w:lineRule="auto"/>
              <w:jc w:val="center"/>
              <w:rPr>
                <w:rFonts w:ascii="Cambria" w:eastAsia="Times New Roman" w:hAnsi="Cambria" w:cs="Times New Roman"/>
                <w:b/>
                <w:bCs/>
                <w:color w:val="000000"/>
                <w:sz w:val="24"/>
                <w:szCs w:val="24"/>
              </w:rPr>
            </w:pPr>
            <w:r w:rsidRPr="007F5475">
              <w:rPr>
                <w:rFonts w:ascii="Cambria" w:eastAsia="Times New Roman" w:hAnsi="Cambria" w:cs="Times New Roman"/>
                <w:b/>
                <w:bCs/>
                <w:color w:val="000000"/>
                <w:sz w:val="24"/>
                <w:szCs w:val="24"/>
              </w:rPr>
              <w:t>Test card number</w:t>
            </w:r>
          </w:p>
        </w:tc>
      </w:tr>
      <w:tr w:rsidR="002931CE" w:rsidRPr="007F5475" w:rsidTr="002931CE">
        <w:trPr>
          <w:trHeight w:val="42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Airplus</w:t>
            </w:r>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AIRPLUS-SSL</w:t>
            </w:r>
          </w:p>
        </w:tc>
        <w:tc>
          <w:tcPr>
            <w:tcW w:w="2540" w:type="dxa"/>
            <w:tcBorders>
              <w:top w:val="nil"/>
              <w:left w:val="nil"/>
              <w:bottom w:val="single" w:sz="4" w:space="0" w:color="auto"/>
              <w:right w:val="single" w:sz="8" w:space="0" w:color="auto"/>
            </w:tcBorders>
            <w:shd w:val="clear" w:color="auto" w:fill="auto"/>
            <w:noWrap/>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122000000000003</w:t>
            </w:r>
          </w:p>
        </w:tc>
      </w:tr>
      <w:tr w:rsidR="002931CE" w:rsidRPr="007F5475" w:rsidTr="002931CE">
        <w:trPr>
          <w:trHeight w:val="405"/>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American Express</w:t>
            </w:r>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AMEX-SSL</w:t>
            </w:r>
          </w:p>
        </w:tc>
        <w:tc>
          <w:tcPr>
            <w:tcW w:w="2540" w:type="dxa"/>
            <w:tcBorders>
              <w:top w:val="nil"/>
              <w:left w:val="nil"/>
              <w:bottom w:val="single" w:sz="4" w:space="0" w:color="auto"/>
              <w:right w:val="single" w:sz="8" w:space="0" w:color="auto"/>
            </w:tcBorders>
            <w:shd w:val="clear" w:color="auto" w:fill="auto"/>
            <w:noWrap/>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34343434343434</w:t>
            </w:r>
          </w:p>
        </w:tc>
      </w:tr>
      <w:tr w:rsidR="002931CE" w:rsidRPr="007F5475" w:rsidTr="002931CE">
        <w:trPr>
          <w:trHeight w:val="42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Dankort</w:t>
            </w:r>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4777B4" w:rsidP="002931CE">
            <w:pPr>
              <w:spacing w:after="0" w:line="240" w:lineRule="auto"/>
              <w:rPr>
                <w:rFonts w:ascii="Calibri" w:eastAsia="Times New Roman" w:hAnsi="Calibri" w:cs="Times New Roman"/>
                <w:color w:val="000000"/>
              </w:rPr>
            </w:pPr>
            <w:hyperlink r:id="rId47" w:anchor="ElementDef161" w:tgtFrame="right" w:history="1">
              <w:r w:rsidR="002931CE" w:rsidRPr="007F5475">
                <w:rPr>
                  <w:rFonts w:ascii="Calibri" w:eastAsia="Times New Roman" w:hAnsi="Calibri" w:cs="Times New Roman"/>
                  <w:color w:val="000000"/>
                </w:rPr>
                <w:t>DANKORT-SSL</w:t>
              </w:r>
            </w:hyperlink>
          </w:p>
        </w:tc>
        <w:tc>
          <w:tcPr>
            <w:tcW w:w="2540" w:type="dxa"/>
            <w:tcBorders>
              <w:top w:val="nil"/>
              <w:left w:val="nil"/>
              <w:bottom w:val="single" w:sz="4" w:space="0" w:color="auto"/>
              <w:right w:val="single" w:sz="8" w:space="0" w:color="auto"/>
            </w:tcBorders>
            <w:shd w:val="clear" w:color="auto" w:fill="auto"/>
            <w:noWrap/>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5019717010103742</w:t>
            </w:r>
          </w:p>
        </w:tc>
      </w:tr>
      <w:tr w:rsidR="002931CE" w:rsidRPr="007F5475" w:rsidTr="00101866">
        <w:trPr>
          <w:trHeight w:val="395"/>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Diners</w:t>
            </w:r>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DINERS-SSL</w:t>
            </w:r>
          </w:p>
        </w:tc>
        <w:tc>
          <w:tcPr>
            <w:tcW w:w="2540" w:type="dxa"/>
            <w:tcBorders>
              <w:top w:val="nil"/>
              <w:left w:val="nil"/>
              <w:bottom w:val="single" w:sz="4" w:space="0" w:color="auto"/>
              <w:right w:val="single" w:sz="8" w:space="0" w:color="auto"/>
            </w:tcBorders>
            <w:shd w:val="clear" w:color="auto" w:fill="auto"/>
            <w:vAlign w:val="center"/>
            <w:hideMark/>
          </w:tcPr>
          <w:p w:rsidR="002931CE" w:rsidRPr="007F5475" w:rsidRDefault="002931CE" w:rsidP="00B225B6">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 xml:space="preserve">36700102000000 </w:t>
            </w:r>
            <w:r w:rsidRPr="007F5475">
              <w:rPr>
                <w:rFonts w:ascii="Calibri" w:eastAsia="Times New Roman" w:hAnsi="Calibri" w:cs="Times New Roman"/>
                <w:color w:val="000000"/>
              </w:rPr>
              <w:br/>
            </w:r>
          </w:p>
        </w:tc>
      </w:tr>
      <w:tr w:rsidR="002931CE" w:rsidRPr="007F5475" w:rsidTr="002931CE">
        <w:trPr>
          <w:trHeight w:val="45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Discover card</w:t>
            </w:r>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DISCOVER-SSL</w:t>
            </w:r>
          </w:p>
        </w:tc>
        <w:tc>
          <w:tcPr>
            <w:tcW w:w="2540" w:type="dxa"/>
            <w:tcBorders>
              <w:top w:val="nil"/>
              <w:left w:val="nil"/>
              <w:bottom w:val="single" w:sz="4" w:space="0" w:color="auto"/>
              <w:right w:val="single" w:sz="8" w:space="0" w:color="auto"/>
            </w:tcBorders>
            <w:shd w:val="clear" w:color="auto" w:fill="auto"/>
            <w:noWrap/>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6011000400000000</w:t>
            </w:r>
          </w:p>
        </w:tc>
      </w:tr>
      <w:tr w:rsidR="002931CE" w:rsidRPr="007F5475" w:rsidTr="002931CE">
        <w:trPr>
          <w:trHeight w:val="48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JCB</w:t>
            </w:r>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JCB-SSL</w:t>
            </w:r>
          </w:p>
        </w:tc>
        <w:tc>
          <w:tcPr>
            <w:tcW w:w="2540" w:type="dxa"/>
            <w:tcBorders>
              <w:top w:val="nil"/>
              <w:left w:val="nil"/>
              <w:bottom w:val="single" w:sz="4" w:space="0" w:color="auto"/>
              <w:right w:val="single" w:sz="8" w:space="0" w:color="auto"/>
            </w:tcBorders>
            <w:shd w:val="clear" w:color="auto" w:fill="auto"/>
            <w:noWrap/>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3528000700000000</w:t>
            </w:r>
          </w:p>
        </w:tc>
      </w:tr>
      <w:tr w:rsidR="002931CE" w:rsidRPr="007F5475" w:rsidTr="002931CE">
        <w:trPr>
          <w:trHeight w:val="615"/>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Laser</w:t>
            </w:r>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LASER-SSL</w:t>
            </w:r>
          </w:p>
        </w:tc>
        <w:tc>
          <w:tcPr>
            <w:tcW w:w="2540" w:type="dxa"/>
            <w:tcBorders>
              <w:top w:val="nil"/>
              <w:left w:val="nil"/>
              <w:bottom w:val="single" w:sz="4" w:space="0" w:color="auto"/>
              <w:right w:val="single" w:sz="8" w:space="0" w:color="auto"/>
            </w:tcBorders>
            <w:shd w:val="clear" w:color="auto" w:fill="auto"/>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630495060000000000</w:t>
            </w:r>
            <w:r w:rsidRPr="007F5475">
              <w:rPr>
                <w:rFonts w:ascii="Calibri" w:eastAsia="Times New Roman" w:hAnsi="Calibri" w:cs="Times New Roman"/>
                <w:color w:val="000000"/>
              </w:rPr>
              <w:br/>
              <w:t>630490017740292441</w:t>
            </w:r>
          </w:p>
        </w:tc>
      </w:tr>
      <w:tr w:rsidR="002931CE" w:rsidRPr="007F5475" w:rsidTr="002931CE">
        <w:trPr>
          <w:trHeight w:val="66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Maestro</w:t>
            </w:r>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MAESTRO-SSL</w:t>
            </w:r>
          </w:p>
        </w:tc>
        <w:tc>
          <w:tcPr>
            <w:tcW w:w="2540" w:type="dxa"/>
            <w:tcBorders>
              <w:top w:val="nil"/>
              <w:left w:val="nil"/>
              <w:bottom w:val="single" w:sz="4" w:space="0" w:color="auto"/>
              <w:right w:val="single" w:sz="8" w:space="0" w:color="auto"/>
            </w:tcBorders>
            <w:shd w:val="clear" w:color="auto" w:fill="auto"/>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6759649826438453,</w:t>
            </w:r>
            <w:r w:rsidRPr="007F5475">
              <w:rPr>
                <w:rFonts w:ascii="Calibri" w:eastAsia="Times New Roman" w:hAnsi="Calibri" w:cs="Times New Roman"/>
                <w:color w:val="000000"/>
              </w:rPr>
              <w:br/>
            </w:r>
            <w:r w:rsidR="00C80F6D" w:rsidRPr="008A0FEA">
              <w:rPr>
                <w:rFonts w:ascii="Calibri" w:eastAsia="Times New Roman" w:hAnsi="Calibri" w:cs="Times New Roman"/>
                <w:color w:val="000000"/>
              </w:rPr>
              <w:t>6799990100000000019</w:t>
            </w:r>
          </w:p>
        </w:tc>
      </w:tr>
      <w:tr w:rsidR="002931CE" w:rsidRPr="007F5475" w:rsidTr="002931CE">
        <w:trPr>
          <w:trHeight w:val="66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MasterCard</w:t>
            </w:r>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ECMC-SSL</w:t>
            </w:r>
          </w:p>
        </w:tc>
        <w:tc>
          <w:tcPr>
            <w:tcW w:w="2540" w:type="dxa"/>
            <w:tcBorders>
              <w:top w:val="nil"/>
              <w:left w:val="nil"/>
              <w:bottom w:val="single" w:sz="4" w:space="0" w:color="auto"/>
              <w:right w:val="single" w:sz="8" w:space="0" w:color="auto"/>
            </w:tcBorders>
            <w:shd w:val="clear" w:color="auto" w:fill="auto"/>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5555555555554444,</w:t>
            </w:r>
            <w:r w:rsidRPr="007F5475">
              <w:rPr>
                <w:rFonts w:ascii="Calibri" w:eastAsia="Times New Roman" w:hAnsi="Calibri" w:cs="Times New Roman"/>
                <w:color w:val="000000"/>
              </w:rPr>
              <w:br/>
              <w:t>5454545454545454</w:t>
            </w:r>
          </w:p>
        </w:tc>
      </w:tr>
      <w:tr w:rsidR="002931CE" w:rsidRPr="007F5475" w:rsidTr="002931CE">
        <w:trPr>
          <w:trHeight w:val="615"/>
        </w:trPr>
        <w:tc>
          <w:tcPr>
            <w:tcW w:w="2620" w:type="dxa"/>
            <w:tcBorders>
              <w:top w:val="nil"/>
              <w:left w:val="single" w:sz="8" w:space="0" w:color="auto"/>
              <w:bottom w:val="single" w:sz="8"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Visa</w:t>
            </w:r>
          </w:p>
        </w:tc>
        <w:tc>
          <w:tcPr>
            <w:tcW w:w="2180" w:type="dxa"/>
            <w:tcBorders>
              <w:top w:val="nil"/>
              <w:left w:val="nil"/>
              <w:bottom w:val="single" w:sz="8"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VISA-SSL</w:t>
            </w:r>
          </w:p>
        </w:tc>
        <w:tc>
          <w:tcPr>
            <w:tcW w:w="2540" w:type="dxa"/>
            <w:tcBorders>
              <w:top w:val="nil"/>
              <w:left w:val="nil"/>
              <w:bottom w:val="single" w:sz="8" w:space="0" w:color="auto"/>
              <w:right w:val="single" w:sz="8" w:space="0" w:color="auto"/>
            </w:tcBorders>
            <w:shd w:val="clear" w:color="auto" w:fill="auto"/>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 xml:space="preserve">4444333322221111, </w:t>
            </w:r>
            <w:r w:rsidRPr="007F5475">
              <w:rPr>
                <w:rFonts w:ascii="Calibri" w:eastAsia="Times New Roman" w:hAnsi="Calibri" w:cs="Times New Roman"/>
                <w:color w:val="000000"/>
              </w:rPr>
              <w:br/>
              <w:t>4911830000000</w:t>
            </w:r>
          </w:p>
        </w:tc>
      </w:tr>
    </w:tbl>
    <w:p w:rsidR="002931CE" w:rsidRPr="00492E53" w:rsidRDefault="002931CE" w:rsidP="002931CE"/>
    <w:p w:rsidR="002931CE" w:rsidRDefault="002931CE" w:rsidP="002931CE">
      <w:r>
        <w:br w:type="page"/>
      </w:r>
    </w:p>
    <w:p w:rsidR="002931CE" w:rsidRDefault="002931CE" w:rsidP="002931CE">
      <w:r w:rsidRPr="002B218F">
        <w:lastRenderedPageBreak/>
        <w:t>Supported Payment Method Mapping table:</w:t>
      </w:r>
    </w:p>
    <w:tbl>
      <w:tblPr>
        <w:tblW w:w="4800" w:type="dxa"/>
        <w:tblInd w:w="93" w:type="dxa"/>
        <w:tblLook w:val="04A0" w:firstRow="1" w:lastRow="0" w:firstColumn="1" w:lastColumn="0" w:noHBand="0" w:noVBand="1"/>
      </w:tblPr>
      <w:tblGrid>
        <w:gridCol w:w="2620"/>
        <w:gridCol w:w="2180"/>
      </w:tblGrid>
      <w:tr w:rsidR="002931CE" w:rsidRPr="007F5475" w:rsidTr="002931CE">
        <w:trPr>
          <w:trHeight w:val="480"/>
        </w:trPr>
        <w:tc>
          <w:tcPr>
            <w:tcW w:w="2620" w:type="dxa"/>
            <w:tcBorders>
              <w:top w:val="single" w:sz="8" w:space="0" w:color="auto"/>
              <w:left w:val="single" w:sz="8" w:space="0" w:color="auto"/>
              <w:bottom w:val="single" w:sz="8" w:space="0" w:color="auto"/>
              <w:right w:val="single" w:sz="4" w:space="0" w:color="auto"/>
            </w:tcBorders>
            <w:shd w:val="clear" w:color="000000" w:fill="DCE6F1"/>
            <w:noWrap/>
            <w:vAlign w:val="center"/>
            <w:hideMark/>
          </w:tcPr>
          <w:p w:rsidR="002931CE" w:rsidRPr="007F5475" w:rsidRDefault="00396F06" w:rsidP="002931CE">
            <w:pPr>
              <w:spacing w:after="0" w:line="240" w:lineRule="auto"/>
              <w:jc w:val="center"/>
              <w:rPr>
                <w:rFonts w:ascii="Cambria" w:eastAsia="Times New Roman" w:hAnsi="Cambria" w:cs="Times New Roman"/>
                <w:b/>
                <w:bCs/>
                <w:color w:val="000000"/>
                <w:sz w:val="24"/>
                <w:szCs w:val="24"/>
              </w:rPr>
            </w:pPr>
            <w:r>
              <w:rPr>
                <w:rFonts w:ascii="Cambria" w:eastAsia="Times New Roman" w:hAnsi="Cambria" w:cs="Times New Roman"/>
                <w:b/>
                <w:bCs/>
                <w:color w:val="000000"/>
                <w:sz w:val="24"/>
                <w:szCs w:val="24"/>
              </w:rPr>
              <w:t xml:space="preserve">Payment Method </w:t>
            </w:r>
            <w:r w:rsidR="002931CE" w:rsidRPr="007F5475">
              <w:rPr>
                <w:rFonts w:ascii="Cambria" w:eastAsia="Times New Roman" w:hAnsi="Cambria" w:cs="Times New Roman"/>
                <w:b/>
                <w:bCs/>
                <w:color w:val="000000"/>
                <w:sz w:val="24"/>
                <w:szCs w:val="24"/>
              </w:rPr>
              <w:t>Name</w:t>
            </w:r>
          </w:p>
        </w:tc>
        <w:tc>
          <w:tcPr>
            <w:tcW w:w="2180" w:type="dxa"/>
            <w:tcBorders>
              <w:top w:val="single" w:sz="8" w:space="0" w:color="auto"/>
              <w:left w:val="nil"/>
              <w:bottom w:val="single" w:sz="8" w:space="0" w:color="auto"/>
              <w:right w:val="single" w:sz="8" w:space="0" w:color="auto"/>
            </w:tcBorders>
            <w:shd w:val="clear" w:color="000000" w:fill="DCE6F1"/>
            <w:noWrap/>
            <w:vAlign w:val="center"/>
            <w:hideMark/>
          </w:tcPr>
          <w:p w:rsidR="002931CE" w:rsidRPr="007F5475" w:rsidRDefault="002931CE" w:rsidP="002931CE">
            <w:pPr>
              <w:spacing w:after="0" w:line="240" w:lineRule="auto"/>
              <w:jc w:val="center"/>
              <w:rPr>
                <w:rFonts w:ascii="Cambria" w:eastAsia="Times New Roman" w:hAnsi="Cambria" w:cs="Times New Roman"/>
                <w:b/>
                <w:bCs/>
                <w:color w:val="000000"/>
                <w:sz w:val="24"/>
                <w:szCs w:val="24"/>
              </w:rPr>
            </w:pPr>
            <w:r w:rsidRPr="007F5475">
              <w:rPr>
                <w:rFonts w:ascii="Cambria" w:eastAsia="Times New Roman" w:hAnsi="Cambria" w:cs="Times New Roman"/>
                <w:b/>
                <w:bCs/>
                <w:color w:val="000000"/>
                <w:sz w:val="24"/>
                <w:szCs w:val="24"/>
              </w:rPr>
              <w:t>Key Value</w:t>
            </w:r>
          </w:p>
        </w:tc>
      </w:tr>
      <w:tr w:rsidR="00AC7EA6" w:rsidRPr="007F5475" w:rsidTr="002931CE">
        <w:trPr>
          <w:trHeight w:val="439"/>
        </w:trPr>
        <w:tc>
          <w:tcPr>
            <w:tcW w:w="2620" w:type="dxa"/>
            <w:tcBorders>
              <w:top w:val="single" w:sz="4" w:space="0" w:color="auto"/>
              <w:left w:val="single" w:sz="8" w:space="0" w:color="auto"/>
              <w:bottom w:val="single" w:sz="4" w:space="0" w:color="auto"/>
              <w:right w:val="single" w:sz="4" w:space="0" w:color="auto"/>
            </w:tcBorders>
            <w:shd w:val="clear" w:color="auto" w:fill="auto"/>
            <w:noWrap/>
            <w:vAlign w:val="bottom"/>
          </w:tcPr>
          <w:p w:rsidR="00AC7EA6" w:rsidRPr="007F5475" w:rsidRDefault="000C28F1">
            <w:pPr>
              <w:spacing w:after="0" w:line="240" w:lineRule="auto"/>
              <w:rPr>
                <w:rFonts w:ascii="Calibri" w:eastAsia="Times New Roman" w:hAnsi="Calibri" w:cs="Times New Roman"/>
                <w:color w:val="000000"/>
              </w:rPr>
            </w:pPr>
            <w:r w:rsidRPr="000C28F1">
              <w:rPr>
                <w:rFonts w:ascii="Calibri" w:eastAsia="Times New Roman" w:hAnsi="Calibri" w:cs="Times New Roman"/>
                <w:color w:val="000000"/>
              </w:rPr>
              <w:t>Konbini</w:t>
            </w:r>
          </w:p>
        </w:tc>
        <w:tc>
          <w:tcPr>
            <w:tcW w:w="2180" w:type="dxa"/>
            <w:tcBorders>
              <w:top w:val="single" w:sz="4" w:space="0" w:color="auto"/>
              <w:left w:val="nil"/>
              <w:bottom w:val="single" w:sz="4" w:space="0" w:color="auto"/>
              <w:right w:val="single" w:sz="8" w:space="0" w:color="auto"/>
            </w:tcBorders>
            <w:shd w:val="clear" w:color="auto" w:fill="auto"/>
            <w:noWrap/>
            <w:vAlign w:val="bottom"/>
          </w:tcPr>
          <w:p w:rsidR="00AC7EA6" w:rsidRPr="007F5475" w:rsidRDefault="000C28F1" w:rsidP="002931CE">
            <w:pPr>
              <w:spacing w:after="0" w:line="240" w:lineRule="auto"/>
              <w:rPr>
                <w:rFonts w:ascii="Calibri" w:eastAsia="Times New Roman" w:hAnsi="Calibri" w:cs="Times New Roman"/>
                <w:color w:val="000000"/>
              </w:rPr>
            </w:pPr>
            <w:r w:rsidRPr="000C28F1">
              <w:rPr>
                <w:rFonts w:ascii="Calibri" w:eastAsia="Times New Roman" w:hAnsi="Calibri" w:cs="Times New Roman"/>
                <w:color w:val="000000"/>
              </w:rPr>
              <w:t>KONBINI-SSL</w:t>
            </w:r>
          </w:p>
        </w:tc>
      </w:tr>
      <w:tr w:rsidR="00AC7EA6" w:rsidRPr="007F5475" w:rsidTr="002931CE">
        <w:trPr>
          <w:trHeight w:val="439"/>
        </w:trPr>
        <w:tc>
          <w:tcPr>
            <w:tcW w:w="2620" w:type="dxa"/>
            <w:tcBorders>
              <w:top w:val="single" w:sz="4" w:space="0" w:color="auto"/>
              <w:left w:val="single" w:sz="8" w:space="0" w:color="auto"/>
              <w:bottom w:val="single" w:sz="4" w:space="0" w:color="auto"/>
              <w:right w:val="single" w:sz="4" w:space="0" w:color="auto"/>
            </w:tcBorders>
            <w:shd w:val="clear" w:color="auto" w:fill="auto"/>
            <w:noWrap/>
            <w:vAlign w:val="bottom"/>
          </w:tcPr>
          <w:p w:rsidR="00AC7EA6" w:rsidRPr="007F5475" w:rsidRDefault="00AC7EA6"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Poli</w:t>
            </w:r>
          </w:p>
        </w:tc>
        <w:tc>
          <w:tcPr>
            <w:tcW w:w="2180" w:type="dxa"/>
            <w:tcBorders>
              <w:top w:val="single" w:sz="4" w:space="0" w:color="auto"/>
              <w:left w:val="nil"/>
              <w:bottom w:val="single" w:sz="4" w:space="0" w:color="auto"/>
              <w:right w:val="single" w:sz="8" w:space="0" w:color="auto"/>
            </w:tcBorders>
            <w:shd w:val="clear" w:color="auto" w:fill="auto"/>
            <w:noWrap/>
            <w:vAlign w:val="bottom"/>
          </w:tcPr>
          <w:p w:rsidR="00AC7EA6" w:rsidRPr="007F5475" w:rsidRDefault="000C28F1" w:rsidP="002931CE">
            <w:pPr>
              <w:spacing w:after="0" w:line="240" w:lineRule="auto"/>
              <w:rPr>
                <w:rFonts w:ascii="Calibri" w:eastAsia="Times New Roman" w:hAnsi="Calibri" w:cs="Times New Roman"/>
                <w:color w:val="000000"/>
              </w:rPr>
            </w:pPr>
            <w:r w:rsidRPr="000C28F1">
              <w:rPr>
                <w:rFonts w:ascii="Calibri" w:eastAsia="Times New Roman" w:hAnsi="Calibri" w:cs="Times New Roman"/>
                <w:color w:val="000000"/>
              </w:rPr>
              <w:t>POLI-SSL</w:t>
            </w:r>
          </w:p>
        </w:tc>
      </w:tr>
      <w:tr w:rsidR="00AC7EA6" w:rsidRPr="007F5475" w:rsidTr="002931CE">
        <w:trPr>
          <w:trHeight w:val="439"/>
        </w:trPr>
        <w:tc>
          <w:tcPr>
            <w:tcW w:w="2620" w:type="dxa"/>
            <w:tcBorders>
              <w:top w:val="single" w:sz="4" w:space="0" w:color="auto"/>
              <w:left w:val="single" w:sz="8" w:space="0" w:color="auto"/>
              <w:bottom w:val="single" w:sz="4" w:space="0" w:color="auto"/>
              <w:right w:val="single" w:sz="4" w:space="0" w:color="auto"/>
            </w:tcBorders>
            <w:shd w:val="clear" w:color="auto" w:fill="auto"/>
            <w:noWrap/>
            <w:vAlign w:val="bottom"/>
          </w:tcPr>
          <w:p w:rsidR="00AC7EA6" w:rsidRPr="007F5475" w:rsidRDefault="00AC7EA6"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Poli NZ</w:t>
            </w:r>
          </w:p>
        </w:tc>
        <w:tc>
          <w:tcPr>
            <w:tcW w:w="2180" w:type="dxa"/>
            <w:tcBorders>
              <w:top w:val="single" w:sz="4" w:space="0" w:color="auto"/>
              <w:left w:val="nil"/>
              <w:bottom w:val="single" w:sz="4" w:space="0" w:color="auto"/>
              <w:right w:val="single" w:sz="8" w:space="0" w:color="auto"/>
            </w:tcBorders>
            <w:shd w:val="clear" w:color="auto" w:fill="auto"/>
            <w:noWrap/>
            <w:vAlign w:val="bottom"/>
          </w:tcPr>
          <w:p w:rsidR="00AC7EA6" w:rsidRPr="007F5475" w:rsidRDefault="000C28F1" w:rsidP="002931CE">
            <w:pPr>
              <w:spacing w:after="0" w:line="240" w:lineRule="auto"/>
              <w:rPr>
                <w:rFonts w:ascii="Calibri" w:eastAsia="Times New Roman" w:hAnsi="Calibri" w:cs="Times New Roman"/>
                <w:color w:val="000000"/>
              </w:rPr>
            </w:pPr>
            <w:r w:rsidRPr="000C28F1">
              <w:rPr>
                <w:rFonts w:ascii="Calibri" w:eastAsia="Times New Roman" w:hAnsi="Calibri" w:cs="Times New Roman"/>
                <w:color w:val="000000"/>
              </w:rPr>
              <w:t>POLINZ-SSL</w:t>
            </w:r>
          </w:p>
        </w:tc>
      </w:tr>
      <w:tr w:rsidR="00AC7EA6" w:rsidRPr="007F5475" w:rsidTr="002931CE">
        <w:trPr>
          <w:trHeight w:val="439"/>
        </w:trPr>
        <w:tc>
          <w:tcPr>
            <w:tcW w:w="2620" w:type="dxa"/>
            <w:tcBorders>
              <w:top w:val="single" w:sz="4" w:space="0" w:color="auto"/>
              <w:left w:val="single" w:sz="8" w:space="0" w:color="auto"/>
              <w:bottom w:val="single" w:sz="4" w:space="0" w:color="auto"/>
              <w:right w:val="single" w:sz="4" w:space="0" w:color="auto"/>
            </w:tcBorders>
            <w:shd w:val="clear" w:color="auto" w:fill="auto"/>
            <w:noWrap/>
            <w:vAlign w:val="bottom"/>
          </w:tcPr>
          <w:p w:rsidR="00AC7EA6" w:rsidRPr="007F5475" w:rsidRDefault="000C28F1" w:rsidP="002931CE">
            <w:pPr>
              <w:spacing w:after="0" w:line="240" w:lineRule="auto"/>
              <w:rPr>
                <w:rFonts w:ascii="Calibri" w:eastAsia="Times New Roman" w:hAnsi="Calibri" w:cs="Times New Roman"/>
                <w:color w:val="000000"/>
              </w:rPr>
            </w:pPr>
            <w:r w:rsidRPr="000C28F1">
              <w:rPr>
                <w:rFonts w:ascii="Calibri" w:eastAsia="Times New Roman" w:hAnsi="Calibri" w:cs="Times New Roman"/>
                <w:color w:val="000000"/>
              </w:rPr>
              <w:t>Przelewy24</w:t>
            </w:r>
          </w:p>
        </w:tc>
        <w:tc>
          <w:tcPr>
            <w:tcW w:w="2180" w:type="dxa"/>
            <w:tcBorders>
              <w:top w:val="single" w:sz="4" w:space="0" w:color="auto"/>
              <w:left w:val="nil"/>
              <w:bottom w:val="single" w:sz="4" w:space="0" w:color="auto"/>
              <w:right w:val="single" w:sz="8" w:space="0" w:color="auto"/>
            </w:tcBorders>
            <w:shd w:val="clear" w:color="auto" w:fill="auto"/>
            <w:noWrap/>
            <w:vAlign w:val="bottom"/>
          </w:tcPr>
          <w:p w:rsidR="00AC7EA6" w:rsidRPr="007F5475" w:rsidRDefault="000C28F1" w:rsidP="002931CE">
            <w:pPr>
              <w:spacing w:after="0" w:line="240" w:lineRule="auto"/>
              <w:rPr>
                <w:rFonts w:ascii="Calibri" w:eastAsia="Times New Roman" w:hAnsi="Calibri" w:cs="Times New Roman"/>
                <w:color w:val="000000"/>
              </w:rPr>
            </w:pPr>
            <w:r w:rsidRPr="000C28F1">
              <w:rPr>
                <w:rFonts w:ascii="Calibri" w:eastAsia="Times New Roman" w:hAnsi="Calibri" w:cs="Times New Roman"/>
                <w:color w:val="000000"/>
              </w:rPr>
              <w:t>PRZELEWY-SSL</w:t>
            </w:r>
          </w:p>
        </w:tc>
      </w:tr>
      <w:tr w:rsidR="00AC7EA6" w:rsidRPr="007F5475" w:rsidTr="002931CE">
        <w:trPr>
          <w:trHeight w:val="439"/>
        </w:trPr>
        <w:tc>
          <w:tcPr>
            <w:tcW w:w="2620" w:type="dxa"/>
            <w:tcBorders>
              <w:top w:val="single" w:sz="4" w:space="0" w:color="auto"/>
              <w:left w:val="single" w:sz="8" w:space="0" w:color="auto"/>
              <w:bottom w:val="single" w:sz="4" w:space="0" w:color="auto"/>
              <w:right w:val="single" w:sz="4" w:space="0" w:color="auto"/>
            </w:tcBorders>
            <w:shd w:val="clear" w:color="auto" w:fill="auto"/>
            <w:noWrap/>
            <w:vAlign w:val="bottom"/>
          </w:tcPr>
          <w:p w:rsidR="00AC7EA6" w:rsidRPr="007F5475" w:rsidRDefault="00AC7EA6"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SEPA-DD</w:t>
            </w:r>
          </w:p>
        </w:tc>
        <w:tc>
          <w:tcPr>
            <w:tcW w:w="2180" w:type="dxa"/>
            <w:tcBorders>
              <w:top w:val="single" w:sz="4" w:space="0" w:color="auto"/>
              <w:left w:val="nil"/>
              <w:bottom w:val="single" w:sz="4" w:space="0" w:color="auto"/>
              <w:right w:val="single" w:sz="8" w:space="0" w:color="auto"/>
            </w:tcBorders>
            <w:shd w:val="clear" w:color="auto" w:fill="auto"/>
            <w:noWrap/>
            <w:vAlign w:val="bottom"/>
          </w:tcPr>
          <w:p w:rsidR="00AC7EA6" w:rsidRPr="007F5475" w:rsidRDefault="000C28F1" w:rsidP="002931CE">
            <w:pPr>
              <w:spacing w:after="0" w:line="240" w:lineRule="auto"/>
              <w:rPr>
                <w:rFonts w:ascii="Calibri" w:eastAsia="Times New Roman" w:hAnsi="Calibri" w:cs="Times New Roman"/>
                <w:color w:val="000000"/>
              </w:rPr>
            </w:pPr>
            <w:r w:rsidRPr="000C28F1">
              <w:rPr>
                <w:rFonts w:ascii="Calibri" w:eastAsia="Times New Roman" w:hAnsi="Calibri" w:cs="Times New Roman"/>
                <w:color w:val="000000"/>
              </w:rPr>
              <w:t>ELV-SSL</w:t>
            </w:r>
          </w:p>
        </w:tc>
      </w:tr>
      <w:tr w:rsidR="002931CE" w:rsidRPr="007F5475" w:rsidTr="002931CE">
        <w:trPr>
          <w:trHeight w:val="439"/>
        </w:trPr>
        <w:tc>
          <w:tcPr>
            <w:tcW w:w="262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Alipay</w:t>
            </w:r>
          </w:p>
        </w:tc>
        <w:tc>
          <w:tcPr>
            <w:tcW w:w="2180" w:type="dxa"/>
            <w:tcBorders>
              <w:top w:val="single" w:sz="4" w:space="0" w:color="auto"/>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ALIPAY-SSL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Boleto</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BOLETO-SSL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CashU</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CASHU-SSL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tcPr>
          <w:p w:rsidR="002931CE" w:rsidRPr="007F5475" w:rsidRDefault="002931CE"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Credit Card – Direct</w:t>
            </w:r>
          </w:p>
        </w:tc>
        <w:tc>
          <w:tcPr>
            <w:tcW w:w="2180" w:type="dxa"/>
            <w:tcBorders>
              <w:top w:val="nil"/>
              <w:left w:val="nil"/>
              <w:bottom w:val="single" w:sz="4" w:space="0" w:color="auto"/>
              <w:right w:val="single" w:sz="8" w:space="0" w:color="auto"/>
            </w:tcBorders>
            <w:shd w:val="clear" w:color="auto" w:fill="auto"/>
            <w:noWrap/>
            <w:vAlign w:val="bottom"/>
          </w:tcPr>
          <w:p w:rsidR="002931CE" w:rsidRPr="007F5475" w:rsidRDefault="002931CE"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CREDIT_CARD</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tcPr>
          <w:p w:rsidR="002931CE" w:rsidRDefault="002931CE"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Credit Card – Redirect</w:t>
            </w:r>
          </w:p>
        </w:tc>
        <w:tc>
          <w:tcPr>
            <w:tcW w:w="2180" w:type="dxa"/>
            <w:tcBorders>
              <w:top w:val="nil"/>
              <w:left w:val="nil"/>
              <w:bottom w:val="single" w:sz="4" w:space="0" w:color="auto"/>
              <w:right w:val="single" w:sz="8" w:space="0" w:color="auto"/>
            </w:tcBorders>
            <w:shd w:val="clear" w:color="auto" w:fill="auto"/>
            <w:noWrap/>
            <w:vAlign w:val="bottom"/>
          </w:tcPr>
          <w:p w:rsidR="002931CE" w:rsidRDefault="00C04461"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Worldpay</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China Union Pay</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CHINAUNIONPAY-SSL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ENETS</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FD53F5"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ENETS-SSL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Giropay</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GIROPAY-SSL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IDEAL</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IDEAL-SSL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Mistercash</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MISTERCASH-SSL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Paypal</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PAYPAL-EXPRESS</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Sofort</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SOFORT-SSL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Qiwi</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QIWI-SSL</w:t>
            </w:r>
          </w:p>
        </w:tc>
      </w:tr>
      <w:tr w:rsidR="002931CE" w:rsidRPr="007F5475" w:rsidTr="002931CE">
        <w:trPr>
          <w:trHeight w:val="439"/>
        </w:trPr>
        <w:tc>
          <w:tcPr>
            <w:tcW w:w="2620" w:type="dxa"/>
            <w:tcBorders>
              <w:top w:val="nil"/>
              <w:left w:val="single" w:sz="8" w:space="0" w:color="auto"/>
              <w:bottom w:val="single" w:sz="8"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Yandex</w:t>
            </w:r>
          </w:p>
        </w:tc>
        <w:tc>
          <w:tcPr>
            <w:tcW w:w="2180" w:type="dxa"/>
            <w:tcBorders>
              <w:top w:val="nil"/>
              <w:left w:val="nil"/>
              <w:bottom w:val="single" w:sz="8"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YANDEX</w:t>
            </w:r>
            <w:r w:rsidR="006D567A">
              <w:rPr>
                <w:rFonts w:ascii="Calibri" w:eastAsia="Times New Roman" w:hAnsi="Calibri" w:cs="Times New Roman"/>
                <w:color w:val="000000"/>
              </w:rPr>
              <w:t>MONEY</w:t>
            </w:r>
            <w:r w:rsidRPr="007F5475">
              <w:rPr>
                <w:rFonts w:ascii="Calibri" w:eastAsia="Times New Roman" w:hAnsi="Calibri" w:cs="Times New Roman"/>
                <w:color w:val="000000"/>
              </w:rPr>
              <w:t>-SSL</w:t>
            </w:r>
          </w:p>
        </w:tc>
      </w:tr>
    </w:tbl>
    <w:p w:rsidR="002931CE" w:rsidRDefault="002931CE" w:rsidP="002931CE">
      <w:pPr>
        <w:pStyle w:val="ListParagraph"/>
      </w:pPr>
    </w:p>
    <w:p w:rsidR="002931CE" w:rsidRDefault="002931CE" w:rsidP="002931CE">
      <w:pPr>
        <w:rPr>
          <w:rFonts w:asciiTheme="majorHAnsi" w:eastAsiaTheme="majorEastAsia" w:hAnsiTheme="majorHAnsi" w:cstheme="majorBidi"/>
          <w:color w:val="365F91" w:themeColor="accent1" w:themeShade="BF"/>
          <w:sz w:val="28"/>
          <w:szCs w:val="28"/>
        </w:rPr>
      </w:pPr>
      <w:r>
        <w:rPr>
          <w:b/>
          <w:bCs/>
        </w:rPr>
        <w:br w:type="page"/>
      </w:r>
    </w:p>
    <w:p w:rsidR="002931CE" w:rsidRDefault="002931CE" w:rsidP="002931CE">
      <w:pPr>
        <w:pStyle w:val="Heading1"/>
        <w:rPr>
          <w:b w:val="0"/>
          <w:bCs w:val="0"/>
        </w:rPr>
      </w:pPr>
      <w:bookmarkStart w:id="1552" w:name="_Toc405997388"/>
      <w:bookmarkStart w:id="1553" w:name="_Toc18418389"/>
      <w:r>
        <w:rPr>
          <w:b w:val="0"/>
          <w:bCs w:val="0"/>
        </w:rPr>
        <w:lastRenderedPageBreak/>
        <w:t>APPENDIX B: IDEAL Bank List</w:t>
      </w:r>
      <w:bookmarkEnd w:id="1552"/>
      <w:bookmarkEnd w:id="1553"/>
    </w:p>
    <w:p w:rsidR="002931CE" w:rsidRDefault="002931CE" w:rsidP="002931CE"/>
    <w:tbl>
      <w:tblPr>
        <w:tblW w:w="4800" w:type="dxa"/>
        <w:tblInd w:w="93" w:type="dxa"/>
        <w:tblLook w:val="04A0" w:firstRow="1" w:lastRow="0" w:firstColumn="1" w:lastColumn="0" w:noHBand="0" w:noVBand="1"/>
      </w:tblPr>
      <w:tblGrid>
        <w:gridCol w:w="2620"/>
        <w:gridCol w:w="2180"/>
      </w:tblGrid>
      <w:tr w:rsidR="002931CE" w:rsidRPr="002C4D95" w:rsidTr="002931CE">
        <w:trPr>
          <w:trHeight w:val="480"/>
        </w:trPr>
        <w:tc>
          <w:tcPr>
            <w:tcW w:w="2620" w:type="dxa"/>
            <w:tcBorders>
              <w:top w:val="single" w:sz="8" w:space="0" w:color="auto"/>
              <w:left w:val="single" w:sz="8" w:space="0" w:color="auto"/>
              <w:bottom w:val="single" w:sz="8" w:space="0" w:color="auto"/>
              <w:right w:val="single" w:sz="4" w:space="0" w:color="auto"/>
            </w:tcBorders>
            <w:shd w:val="clear" w:color="000000" w:fill="DCE6F1"/>
            <w:noWrap/>
            <w:vAlign w:val="center"/>
            <w:hideMark/>
          </w:tcPr>
          <w:p w:rsidR="002931CE" w:rsidRPr="002C4D95" w:rsidRDefault="002931CE" w:rsidP="002931CE">
            <w:pPr>
              <w:spacing w:after="0" w:line="240" w:lineRule="auto"/>
              <w:jc w:val="center"/>
              <w:rPr>
                <w:rFonts w:ascii="Cambria" w:eastAsia="Times New Roman" w:hAnsi="Cambria" w:cs="Times New Roman"/>
                <w:b/>
                <w:bCs/>
                <w:color w:val="000000"/>
                <w:sz w:val="24"/>
                <w:szCs w:val="24"/>
              </w:rPr>
            </w:pPr>
            <w:r w:rsidRPr="002C4D95">
              <w:rPr>
                <w:rFonts w:ascii="Cambria" w:eastAsia="Times New Roman" w:hAnsi="Cambria" w:cs="Times New Roman"/>
                <w:b/>
                <w:bCs/>
                <w:color w:val="000000"/>
                <w:sz w:val="24"/>
                <w:szCs w:val="24"/>
              </w:rPr>
              <w:t>Bank Name</w:t>
            </w:r>
          </w:p>
        </w:tc>
        <w:tc>
          <w:tcPr>
            <w:tcW w:w="2180" w:type="dxa"/>
            <w:tcBorders>
              <w:top w:val="single" w:sz="8" w:space="0" w:color="auto"/>
              <w:left w:val="nil"/>
              <w:bottom w:val="single" w:sz="8" w:space="0" w:color="auto"/>
              <w:right w:val="single" w:sz="8" w:space="0" w:color="auto"/>
            </w:tcBorders>
            <w:shd w:val="clear" w:color="000000" w:fill="DCE6F1"/>
            <w:noWrap/>
            <w:vAlign w:val="center"/>
            <w:hideMark/>
          </w:tcPr>
          <w:p w:rsidR="002931CE" w:rsidRPr="002C4D95" w:rsidRDefault="002931CE" w:rsidP="002931CE">
            <w:pPr>
              <w:spacing w:after="0" w:line="240" w:lineRule="auto"/>
              <w:jc w:val="center"/>
              <w:rPr>
                <w:rFonts w:ascii="Cambria" w:eastAsia="Times New Roman" w:hAnsi="Cambria" w:cs="Times New Roman"/>
                <w:b/>
                <w:bCs/>
                <w:color w:val="000000"/>
                <w:sz w:val="24"/>
                <w:szCs w:val="24"/>
              </w:rPr>
            </w:pPr>
            <w:r w:rsidRPr="002C4D95">
              <w:rPr>
                <w:rFonts w:ascii="Cambria" w:eastAsia="Times New Roman" w:hAnsi="Cambria" w:cs="Times New Roman"/>
                <w:b/>
                <w:bCs/>
                <w:color w:val="000000"/>
                <w:sz w:val="24"/>
                <w:szCs w:val="24"/>
              </w:rPr>
              <w:t>Bank Code</w:t>
            </w:r>
          </w:p>
        </w:tc>
      </w:tr>
      <w:tr w:rsidR="002931CE" w:rsidRPr="002C4D95" w:rsidTr="002931CE">
        <w:trPr>
          <w:trHeight w:val="439"/>
        </w:trPr>
        <w:tc>
          <w:tcPr>
            <w:tcW w:w="262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ABN</w:t>
            </w:r>
          </w:p>
        </w:tc>
        <w:tc>
          <w:tcPr>
            <w:tcW w:w="2180" w:type="dxa"/>
            <w:tcBorders>
              <w:top w:val="single" w:sz="4" w:space="0" w:color="auto"/>
              <w:left w:val="nil"/>
              <w:bottom w:val="single" w:sz="4"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ABN_AMRO</w:t>
            </w:r>
          </w:p>
        </w:tc>
      </w:tr>
      <w:tr w:rsidR="002931CE" w:rsidRPr="002C4D9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ASN</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ASN</w:t>
            </w:r>
          </w:p>
        </w:tc>
      </w:tr>
      <w:tr w:rsidR="002931CE" w:rsidRPr="002C4D9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ING</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ING</w:t>
            </w:r>
          </w:p>
        </w:tc>
      </w:tr>
      <w:tr w:rsidR="002931CE" w:rsidRPr="002C4D9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Knab</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KNAB</w:t>
            </w:r>
          </w:p>
        </w:tc>
      </w:tr>
      <w:tr w:rsidR="002931CE" w:rsidRPr="002C4D9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Rabobank</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RABOBANK</w:t>
            </w:r>
          </w:p>
        </w:tc>
      </w:tr>
      <w:tr w:rsidR="002931CE" w:rsidRPr="002C4D9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SNS</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SNS</w:t>
            </w:r>
          </w:p>
        </w:tc>
      </w:tr>
      <w:tr w:rsidR="002931CE" w:rsidRPr="002C4D9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SNS Regio</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SNS_REGIO</w:t>
            </w:r>
          </w:p>
        </w:tc>
      </w:tr>
      <w:tr w:rsidR="002931CE" w:rsidRPr="002C4D9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Triodos</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TRIODOS</w:t>
            </w:r>
          </w:p>
        </w:tc>
      </w:tr>
      <w:tr w:rsidR="002931CE" w:rsidRPr="002C4D95" w:rsidTr="002931CE">
        <w:trPr>
          <w:trHeight w:val="439"/>
        </w:trPr>
        <w:tc>
          <w:tcPr>
            <w:tcW w:w="2620" w:type="dxa"/>
            <w:tcBorders>
              <w:top w:val="nil"/>
              <w:left w:val="single" w:sz="8" w:space="0" w:color="auto"/>
              <w:bottom w:val="single" w:sz="8"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Van Lanschot</w:t>
            </w:r>
          </w:p>
        </w:tc>
        <w:tc>
          <w:tcPr>
            <w:tcW w:w="2180" w:type="dxa"/>
            <w:tcBorders>
              <w:top w:val="nil"/>
              <w:left w:val="nil"/>
              <w:bottom w:val="single" w:sz="8"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VAN_LANSCHOT</w:t>
            </w:r>
          </w:p>
        </w:tc>
      </w:tr>
    </w:tbl>
    <w:p w:rsidR="002931CE" w:rsidRDefault="00DC4074" w:rsidP="002931CE">
      <w:pPr>
        <w:pStyle w:val="Heading1"/>
        <w:rPr>
          <w:b w:val="0"/>
          <w:bCs w:val="0"/>
        </w:rPr>
      </w:pPr>
      <w:bookmarkStart w:id="1554" w:name="_APPENDIX_C:_Error"/>
      <w:bookmarkStart w:id="1555" w:name="_Toc405997389"/>
      <w:bookmarkStart w:id="1556" w:name="_Toc18418390"/>
      <w:bookmarkEnd w:id="1554"/>
      <w:r>
        <w:rPr>
          <w:b w:val="0"/>
          <w:bCs w:val="0"/>
        </w:rPr>
        <w:t>APPENDIX C</w:t>
      </w:r>
      <w:r w:rsidR="002931CE">
        <w:rPr>
          <w:b w:val="0"/>
          <w:bCs w:val="0"/>
        </w:rPr>
        <w:t>: Error Codes and Error Messages</w:t>
      </w:r>
      <w:bookmarkEnd w:id="1555"/>
      <w:r w:rsidR="00B2201C">
        <w:rPr>
          <w:b w:val="0"/>
          <w:bCs w:val="0"/>
        </w:rPr>
        <w:t xml:space="preserve"> for Transaction Notification</w:t>
      </w:r>
      <w:bookmarkEnd w:id="1556"/>
    </w:p>
    <w:p w:rsidR="002931CE" w:rsidRPr="00566B30" w:rsidRDefault="002931CE" w:rsidP="002931CE"/>
    <w:tbl>
      <w:tblPr>
        <w:tblW w:w="0" w:type="auto"/>
        <w:tblCellMar>
          <w:top w:w="45" w:type="dxa"/>
          <w:left w:w="45" w:type="dxa"/>
          <w:bottom w:w="45" w:type="dxa"/>
          <w:right w:w="45" w:type="dxa"/>
        </w:tblCellMar>
        <w:tblLook w:val="04A0" w:firstRow="1" w:lastRow="0" w:firstColumn="1" w:lastColumn="0" w:noHBand="0" w:noVBand="1"/>
      </w:tblPr>
      <w:tblGrid>
        <w:gridCol w:w="1768"/>
        <w:gridCol w:w="5645"/>
      </w:tblGrid>
      <w:tr w:rsidR="002931CE" w:rsidRPr="00566B30" w:rsidTr="002931CE">
        <w:tc>
          <w:tcPr>
            <w:tcW w:w="0" w:type="auto"/>
            <w:tcBorders>
              <w:top w:val="single" w:sz="8" w:space="0" w:color="auto"/>
              <w:left w:val="single" w:sz="8" w:space="0" w:color="auto"/>
              <w:bottom w:val="single" w:sz="8" w:space="0" w:color="auto"/>
              <w:right w:val="single" w:sz="8" w:space="0" w:color="auto"/>
            </w:tcBorders>
            <w:shd w:val="clear" w:color="auto" w:fill="C6D9F1" w:themeFill="text2" w:themeFillTint="33"/>
            <w:vAlign w:val="center"/>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b/>
                <w:bCs/>
              </w:rPr>
              <w:t>Master Error Code</w:t>
            </w:r>
          </w:p>
        </w:tc>
        <w:tc>
          <w:tcPr>
            <w:tcW w:w="0" w:type="auto"/>
            <w:tcBorders>
              <w:top w:val="single" w:sz="8" w:space="0" w:color="auto"/>
              <w:left w:val="nil"/>
              <w:bottom w:val="single" w:sz="8" w:space="0" w:color="auto"/>
              <w:right w:val="single" w:sz="8" w:space="0" w:color="auto"/>
            </w:tcBorders>
            <w:shd w:val="clear" w:color="auto" w:fill="C6D9F1" w:themeFill="text2" w:themeFillTint="33"/>
            <w:vAlign w:val="center"/>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b/>
                <w:bCs/>
              </w:rPr>
              <w:t>Error Message</w:t>
            </w:r>
          </w:p>
        </w:tc>
      </w:tr>
      <w:tr w:rsidR="002931CE" w:rsidRPr="00566B30" w:rsidTr="002931CE">
        <w:tc>
          <w:tcPr>
            <w:tcW w:w="0" w:type="auto"/>
            <w:tcBorders>
              <w:top w:val="nil"/>
              <w:left w:val="single" w:sz="8" w:space="0" w:color="auto"/>
              <w:bottom w:val="single" w:sz="8" w:space="0" w:color="auto"/>
              <w:right w:val="single" w:sz="8" w:space="0" w:color="auto"/>
            </w:tcBorders>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111</w:t>
            </w:r>
          </w:p>
        </w:tc>
        <w:tc>
          <w:tcPr>
            <w:tcW w:w="0" w:type="auto"/>
            <w:tcBorders>
              <w:top w:val="nil"/>
              <w:left w:val="nil"/>
              <w:bottom w:val="single" w:sz="8" w:space="0" w:color="auto"/>
              <w:right w:val="single" w:sz="8" w:space="0" w:color="auto"/>
            </w:tcBorders>
            <w:hideMark/>
          </w:tcPr>
          <w:p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XML Parse error has occurred</w:t>
            </w:r>
          </w:p>
        </w:tc>
      </w:tr>
      <w:tr w:rsidR="002931CE" w:rsidRPr="00566B30" w:rsidTr="002931CE">
        <w:tc>
          <w:tcPr>
            <w:tcW w:w="0" w:type="auto"/>
            <w:tcBorders>
              <w:top w:val="nil"/>
              <w:left w:val="single" w:sz="8" w:space="0" w:color="auto"/>
              <w:bottom w:val="single" w:sz="8" w:space="0" w:color="auto"/>
              <w:right w:val="single" w:sz="8" w:space="0" w:color="auto"/>
            </w:tcBorders>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112</w:t>
            </w:r>
          </w:p>
        </w:tc>
        <w:tc>
          <w:tcPr>
            <w:tcW w:w="0" w:type="auto"/>
            <w:tcBorders>
              <w:top w:val="nil"/>
              <w:left w:val="nil"/>
              <w:bottom w:val="single" w:sz="8" w:space="0" w:color="auto"/>
              <w:right w:val="single" w:sz="8" w:space="0" w:color="auto"/>
            </w:tcBorders>
            <w:hideMark/>
          </w:tcPr>
          <w:p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XML Corrupted, Could not find Order No.</w:t>
            </w:r>
          </w:p>
        </w:tc>
      </w:tr>
      <w:tr w:rsidR="002931CE" w:rsidRPr="00566B30" w:rsidTr="002931CE">
        <w:tc>
          <w:tcPr>
            <w:tcW w:w="0" w:type="auto"/>
            <w:tcBorders>
              <w:top w:val="nil"/>
              <w:left w:val="single" w:sz="8" w:space="0" w:color="auto"/>
              <w:bottom w:val="single" w:sz="8" w:space="0" w:color="auto"/>
              <w:right w:val="single" w:sz="8" w:space="0" w:color="auto"/>
            </w:tcBorders>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113</w:t>
            </w:r>
          </w:p>
        </w:tc>
        <w:tc>
          <w:tcPr>
            <w:tcW w:w="0" w:type="auto"/>
            <w:tcBorders>
              <w:top w:val="nil"/>
              <w:left w:val="nil"/>
              <w:bottom w:val="single" w:sz="8" w:space="0" w:color="auto"/>
              <w:right w:val="single" w:sz="8" w:space="0" w:color="auto"/>
            </w:tcBorders>
            <w:hideMark/>
          </w:tcPr>
          <w:p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XML in Custom Object Corrupted</w:t>
            </w:r>
          </w:p>
        </w:tc>
      </w:tr>
      <w:tr w:rsidR="002931CE" w:rsidRPr="00566B30" w:rsidTr="002931CE">
        <w:tc>
          <w:tcPr>
            <w:tcW w:w="0" w:type="auto"/>
            <w:tcBorders>
              <w:top w:val="nil"/>
              <w:left w:val="single" w:sz="8" w:space="0" w:color="auto"/>
              <w:bottom w:val="single" w:sz="8" w:space="0" w:color="auto"/>
              <w:right w:val="single" w:sz="8" w:space="0" w:color="auto"/>
            </w:tcBorders>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114</w:t>
            </w:r>
          </w:p>
        </w:tc>
        <w:tc>
          <w:tcPr>
            <w:tcW w:w="0" w:type="auto"/>
            <w:tcBorders>
              <w:top w:val="nil"/>
              <w:left w:val="nil"/>
              <w:bottom w:val="single" w:sz="8" w:space="0" w:color="auto"/>
              <w:right w:val="single" w:sz="8" w:space="0" w:color="auto"/>
            </w:tcBorders>
            <w:hideMark/>
          </w:tcPr>
          <w:p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Error occurred while deleting Custom Object  </w:t>
            </w:r>
          </w:p>
        </w:tc>
      </w:tr>
      <w:tr w:rsidR="002931CE" w:rsidRPr="00566B30" w:rsidTr="002931CE">
        <w:tc>
          <w:tcPr>
            <w:tcW w:w="0" w:type="auto"/>
            <w:tcBorders>
              <w:top w:val="nil"/>
              <w:left w:val="single" w:sz="8" w:space="0" w:color="auto"/>
              <w:bottom w:val="single" w:sz="8" w:space="0" w:color="auto"/>
              <w:right w:val="single" w:sz="8" w:space="0" w:color="auto"/>
            </w:tcBorders>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115</w:t>
            </w:r>
          </w:p>
        </w:tc>
        <w:tc>
          <w:tcPr>
            <w:tcW w:w="0" w:type="auto"/>
            <w:tcBorders>
              <w:top w:val="nil"/>
              <w:left w:val="nil"/>
              <w:bottom w:val="single" w:sz="8" w:space="0" w:color="auto"/>
              <w:right w:val="single" w:sz="8" w:space="0" w:color="auto"/>
            </w:tcBorders>
            <w:hideMark/>
          </w:tcPr>
          <w:p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Error occurred while reading status history from Order Object</w:t>
            </w:r>
          </w:p>
        </w:tc>
      </w:tr>
      <w:tr w:rsidR="002931CE" w:rsidRPr="00566B30" w:rsidTr="002931CE">
        <w:tc>
          <w:tcPr>
            <w:tcW w:w="0" w:type="auto"/>
            <w:tcBorders>
              <w:top w:val="nil"/>
              <w:left w:val="single" w:sz="8" w:space="0" w:color="auto"/>
              <w:bottom w:val="single" w:sz="8" w:space="0" w:color="auto"/>
              <w:right w:val="single" w:sz="8" w:space="0" w:color="auto"/>
            </w:tcBorders>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116</w:t>
            </w:r>
          </w:p>
        </w:tc>
        <w:tc>
          <w:tcPr>
            <w:tcW w:w="0" w:type="auto"/>
            <w:tcBorders>
              <w:top w:val="nil"/>
              <w:left w:val="nil"/>
              <w:bottom w:val="single" w:sz="8" w:space="0" w:color="auto"/>
              <w:right w:val="single" w:sz="8" w:space="0" w:color="auto"/>
            </w:tcBorders>
            <w:hideMark/>
          </w:tcPr>
          <w:p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Error occurred while Updating Order Object</w:t>
            </w:r>
          </w:p>
        </w:tc>
      </w:tr>
      <w:tr w:rsidR="002931CE" w:rsidRPr="00566B30" w:rsidTr="002931CE">
        <w:tc>
          <w:tcPr>
            <w:tcW w:w="0" w:type="auto"/>
            <w:tcBorders>
              <w:top w:val="nil"/>
              <w:left w:val="single" w:sz="8" w:space="0" w:color="auto"/>
              <w:bottom w:val="single" w:sz="8" w:space="0" w:color="auto"/>
              <w:right w:val="single" w:sz="8" w:space="0" w:color="auto"/>
            </w:tcBorders>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117</w:t>
            </w:r>
          </w:p>
        </w:tc>
        <w:tc>
          <w:tcPr>
            <w:tcW w:w="0" w:type="auto"/>
            <w:tcBorders>
              <w:top w:val="nil"/>
              <w:left w:val="nil"/>
              <w:bottom w:val="single" w:sz="8" w:space="0" w:color="auto"/>
              <w:right w:val="single" w:sz="8" w:space="0" w:color="auto"/>
            </w:tcBorders>
            <w:hideMark/>
          </w:tcPr>
          <w:p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Error occurred while reading Custom Object</w:t>
            </w:r>
          </w:p>
        </w:tc>
      </w:tr>
      <w:tr w:rsidR="002931CE" w:rsidRPr="00566B30" w:rsidTr="002931CE">
        <w:tc>
          <w:tcPr>
            <w:tcW w:w="0" w:type="auto"/>
            <w:tcBorders>
              <w:top w:val="nil"/>
              <w:left w:val="single" w:sz="8" w:space="0" w:color="auto"/>
              <w:bottom w:val="single" w:sz="8" w:space="0" w:color="auto"/>
              <w:right w:val="single" w:sz="8" w:space="0" w:color="auto"/>
            </w:tcBorders>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118</w:t>
            </w:r>
          </w:p>
        </w:tc>
        <w:tc>
          <w:tcPr>
            <w:tcW w:w="0" w:type="auto"/>
            <w:tcBorders>
              <w:top w:val="nil"/>
              <w:left w:val="nil"/>
              <w:bottom w:val="single" w:sz="8" w:space="0" w:color="auto"/>
              <w:right w:val="single" w:sz="8" w:space="0" w:color="auto"/>
            </w:tcBorders>
            <w:hideMark/>
          </w:tcPr>
          <w:p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No Transaction History Available</w:t>
            </w:r>
          </w:p>
        </w:tc>
      </w:tr>
      <w:tr w:rsidR="002931CE" w:rsidRPr="00566B30" w:rsidTr="002931CE">
        <w:tc>
          <w:tcPr>
            <w:tcW w:w="0" w:type="auto"/>
            <w:tcBorders>
              <w:top w:val="nil"/>
              <w:left w:val="single" w:sz="8" w:space="0" w:color="auto"/>
              <w:bottom w:val="single" w:sz="8" w:space="0" w:color="auto"/>
              <w:right w:val="single" w:sz="8" w:space="0" w:color="auto"/>
            </w:tcBorders>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119</w:t>
            </w:r>
          </w:p>
        </w:tc>
        <w:tc>
          <w:tcPr>
            <w:tcW w:w="0" w:type="auto"/>
            <w:tcBorders>
              <w:top w:val="nil"/>
              <w:left w:val="nil"/>
              <w:bottom w:val="single" w:sz="8" w:space="0" w:color="auto"/>
              <w:right w:val="single" w:sz="8" w:space="0" w:color="auto"/>
            </w:tcBorders>
            <w:hideMark/>
          </w:tcPr>
          <w:p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Last status Not available as No Transaction History is Available</w:t>
            </w:r>
          </w:p>
        </w:tc>
      </w:tr>
      <w:tr w:rsidR="002931CE" w:rsidRPr="00566B30" w:rsidTr="002931CE">
        <w:tc>
          <w:tcPr>
            <w:tcW w:w="0" w:type="auto"/>
            <w:tcBorders>
              <w:top w:val="nil"/>
              <w:left w:val="single" w:sz="8" w:space="0" w:color="auto"/>
              <w:bottom w:val="single" w:sz="8" w:space="0" w:color="auto"/>
              <w:right w:val="single" w:sz="8" w:space="0" w:color="auto"/>
            </w:tcBorders>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120</w:t>
            </w:r>
          </w:p>
        </w:tc>
        <w:tc>
          <w:tcPr>
            <w:tcW w:w="0" w:type="auto"/>
            <w:tcBorders>
              <w:top w:val="nil"/>
              <w:left w:val="nil"/>
              <w:bottom w:val="single" w:sz="8" w:space="0" w:color="auto"/>
              <w:right w:val="single" w:sz="8" w:space="0" w:color="auto"/>
            </w:tcBorders>
            <w:hideMark/>
          </w:tcPr>
          <w:p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Wrong Order Number</w:t>
            </w:r>
          </w:p>
        </w:tc>
      </w:tr>
    </w:tbl>
    <w:p w:rsidR="002931CE" w:rsidRDefault="002931CE" w:rsidP="00762BB0">
      <w:pPr>
        <w:pStyle w:val="dmcNummerierung"/>
        <w:numPr>
          <w:ilvl w:val="0"/>
          <w:numId w:val="0"/>
        </w:numPr>
        <w:ind w:left="358" w:hanging="358"/>
      </w:pPr>
    </w:p>
    <w:p w:rsidR="002931CE" w:rsidRDefault="002931CE">
      <w:r>
        <w:br w:type="page"/>
      </w:r>
    </w:p>
    <w:p w:rsidR="002931CE" w:rsidRDefault="002931CE" w:rsidP="002931CE">
      <w:pPr>
        <w:pStyle w:val="Heading1"/>
        <w:rPr>
          <w:b w:val="0"/>
          <w:bCs w:val="0"/>
        </w:rPr>
      </w:pPr>
      <w:bookmarkStart w:id="1557" w:name="_APPENDIX_D:_Order"/>
      <w:bookmarkStart w:id="1558" w:name="_Toc18418391"/>
      <w:bookmarkEnd w:id="1557"/>
      <w:r>
        <w:rPr>
          <w:b w:val="0"/>
          <w:bCs w:val="0"/>
        </w:rPr>
        <w:lastRenderedPageBreak/>
        <w:t xml:space="preserve">APPENDIX D: Order Notification and </w:t>
      </w:r>
      <w:r w:rsidR="006606B7">
        <w:rPr>
          <w:b w:val="0"/>
          <w:bCs w:val="0"/>
        </w:rPr>
        <w:t>SFCC</w:t>
      </w:r>
      <w:r>
        <w:rPr>
          <w:b w:val="0"/>
          <w:bCs w:val="0"/>
        </w:rPr>
        <w:t xml:space="preserve"> Order status mapping</w:t>
      </w:r>
      <w:bookmarkEnd w:id="1558"/>
    </w:p>
    <w:p w:rsidR="002931CE" w:rsidRDefault="002931CE"/>
    <w:tbl>
      <w:tblPr>
        <w:tblpPr w:leftFromText="180" w:rightFromText="180" w:vertAnchor="text"/>
        <w:tblW w:w="8928" w:type="dxa"/>
        <w:tblCellMar>
          <w:left w:w="0" w:type="dxa"/>
          <w:right w:w="0" w:type="dxa"/>
        </w:tblCellMar>
        <w:tblLook w:val="04A0" w:firstRow="1" w:lastRow="0" w:firstColumn="1" w:lastColumn="0" w:noHBand="0" w:noVBand="1"/>
      </w:tblPr>
      <w:tblGrid>
        <w:gridCol w:w="4219"/>
        <w:gridCol w:w="4709"/>
      </w:tblGrid>
      <w:tr w:rsidR="002931CE" w:rsidTr="002931CE">
        <w:trPr>
          <w:trHeight w:val="108"/>
        </w:trPr>
        <w:tc>
          <w:tcPr>
            <w:tcW w:w="0" w:type="auto"/>
            <w:tcBorders>
              <w:top w:val="single" w:sz="8" w:space="0" w:color="auto"/>
              <w:left w:val="single" w:sz="8" w:space="0" w:color="auto"/>
              <w:bottom w:val="single" w:sz="8" w:space="0" w:color="auto"/>
              <w:right w:val="single" w:sz="8" w:space="0" w:color="auto"/>
            </w:tcBorders>
            <w:shd w:val="clear" w:color="auto" w:fill="C6D9F1" w:themeFill="text2" w:themeFillTint="33"/>
            <w:tcMar>
              <w:top w:w="0" w:type="dxa"/>
              <w:left w:w="108" w:type="dxa"/>
              <w:bottom w:w="0" w:type="dxa"/>
              <w:right w:w="108" w:type="dxa"/>
            </w:tcMar>
            <w:hideMark/>
          </w:tcPr>
          <w:p w:rsidR="002931CE" w:rsidRPr="002931CE" w:rsidRDefault="002931CE" w:rsidP="002931CE">
            <w:pPr>
              <w:spacing w:after="0" w:line="240" w:lineRule="auto"/>
              <w:jc w:val="center"/>
              <w:rPr>
                <w:rFonts w:ascii="Calibri" w:eastAsia="Times New Roman" w:hAnsi="Calibri" w:cs="Times New Roman"/>
                <w:b/>
                <w:bCs/>
              </w:rPr>
            </w:pPr>
            <w:r w:rsidRPr="002931CE">
              <w:rPr>
                <w:rFonts w:ascii="Calibri" w:eastAsia="Times New Roman" w:hAnsi="Calibri" w:cs="Times New Roman"/>
                <w:b/>
                <w:bCs/>
              </w:rPr>
              <w:t xml:space="preserve">Order Notifications Received From </w:t>
            </w:r>
            <w:r w:rsidR="00C04461">
              <w:rPr>
                <w:rFonts w:ascii="Calibri" w:eastAsia="Times New Roman" w:hAnsi="Calibri" w:cs="Times New Roman"/>
                <w:b/>
                <w:bCs/>
              </w:rPr>
              <w:t>Worldpay</w:t>
            </w:r>
          </w:p>
        </w:tc>
        <w:tc>
          <w:tcPr>
            <w:tcW w:w="4709" w:type="dxa"/>
            <w:tcBorders>
              <w:top w:val="single" w:sz="8" w:space="0" w:color="auto"/>
              <w:left w:val="nil"/>
              <w:bottom w:val="single" w:sz="8" w:space="0" w:color="auto"/>
              <w:right w:val="single" w:sz="8" w:space="0" w:color="auto"/>
            </w:tcBorders>
            <w:shd w:val="clear" w:color="auto" w:fill="C6D9F1" w:themeFill="text2" w:themeFillTint="33"/>
            <w:tcMar>
              <w:top w:w="0" w:type="dxa"/>
              <w:left w:w="108" w:type="dxa"/>
              <w:bottom w:w="0" w:type="dxa"/>
              <w:right w:w="108" w:type="dxa"/>
            </w:tcMar>
            <w:hideMark/>
          </w:tcPr>
          <w:p w:rsidR="002931CE" w:rsidRPr="002931CE" w:rsidRDefault="002931CE" w:rsidP="002931CE">
            <w:pPr>
              <w:spacing w:after="0" w:line="240" w:lineRule="auto"/>
              <w:jc w:val="center"/>
              <w:rPr>
                <w:rFonts w:ascii="Calibri" w:eastAsia="Times New Roman" w:hAnsi="Calibri" w:cs="Times New Roman"/>
                <w:b/>
                <w:bCs/>
              </w:rPr>
            </w:pPr>
            <w:r w:rsidRPr="002931CE">
              <w:rPr>
                <w:rFonts w:ascii="Calibri" w:eastAsia="Times New Roman" w:hAnsi="Calibri" w:cs="Times New Roman"/>
                <w:b/>
                <w:bCs/>
              </w:rPr>
              <w:t>Changes in Order object  in Business Manager</w:t>
            </w:r>
          </w:p>
        </w:tc>
      </w:tr>
      <w:tr w:rsidR="002931CE" w:rsidTr="002931CE">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AUTHORISED</w:t>
            </w:r>
          </w:p>
          <w:p w:rsidR="002931CE" w:rsidRPr="002931CE" w:rsidRDefault="002931CE" w:rsidP="002931CE">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2931CE" w:rsidRPr="002931CE" w:rsidRDefault="002931CE"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sidRPr="002931CE">
              <w:rPr>
                <w:rFonts w:ascii="Calibri" w:eastAsia="Times New Roman" w:hAnsi="Calibri" w:cs="Times New Roman"/>
                <w:color w:val="000000"/>
              </w:rPr>
              <w:t xml:space="preserve">Order </w:t>
            </w:r>
            <w:r w:rsidR="00A76649"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NEW</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Payment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Export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READY FOR EXPORT</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w:t>
            </w:r>
            <w:r>
              <w:rPr>
                <w:rFonts w:ascii="Calibri" w:eastAsia="Times New Roman" w:hAnsi="Calibri" w:cs="Times New Roman"/>
                <w:color w:val="000000"/>
              </w:rPr>
              <w:t xml:space="preserve"> </w:t>
            </w:r>
            <w:r w:rsidRPr="002931CE">
              <w:rPr>
                <w:rFonts w:ascii="Calibri" w:eastAsia="Times New Roman" w:hAnsi="Calibri" w:cs="Times New Roman"/>
                <w:color w:val="000000"/>
              </w:rPr>
              <w:t>Confirmation Status : CONFIRMED</w:t>
            </w:r>
          </w:p>
        </w:tc>
      </w:tr>
      <w:tr w:rsidR="002931CE" w:rsidTr="002931CE">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CANCELLED</w:t>
            </w:r>
          </w:p>
          <w:p w:rsidR="002931CE" w:rsidRPr="002931CE" w:rsidRDefault="002931CE" w:rsidP="002931CE">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Order </w:t>
            </w:r>
            <w:r w:rsidR="00A76649"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FAILED</w:t>
            </w:r>
            <w:r w:rsidR="003F5757">
              <w:rPr>
                <w:rFonts w:ascii="Calibri" w:eastAsia="Times New Roman" w:hAnsi="Calibri" w:cs="Times New Roman"/>
                <w:color w:val="000000"/>
              </w:rPr>
              <w:t>/CANCELLED</w:t>
            </w:r>
          </w:p>
          <w:p w:rsidR="002931CE" w:rsidRPr="002931CE" w:rsidRDefault="002931CE"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sidRPr="002931CE">
              <w:rPr>
                <w:rFonts w:ascii="Calibri" w:eastAsia="Times New Roman" w:hAnsi="Calibri" w:cs="Times New Roman"/>
                <w:color w:val="000000"/>
              </w:rPr>
              <w:t xml:space="preserve">Payment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NOT PAID</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Export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NOT EXPORTED</w:t>
            </w:r>
          </w:p>
          <w:p w:rsidR="002931CE" w:rsidRPr="002931CE" w:rsidRDefault="002931CE"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sidRPr="002931CE">
              <w:rPr>
                <w:rFonts w:ascii="Calibri" w:eastAsia="Times New Roman" w:hAnsi="Calibri" w:cs="Times New Roman"/>
                <w:color w:val="000000"/>
              </w:rPr>
              <w:t>Confirmation Status : NOT CONFIRMED</w:t>
            </w:r>
          </w:p>
        </w:tc>
      </w:tr>
      <w:tr w:rsidR="002931CE" w:rsidTr="002931CE">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CAPTURED</w:t>
            </w:r>
          </w:p>
          <w:p w:rsidR="002931CE" w:rsidRPr="002931CE" w:rsidRDefault="002931CE" w:rsidP="002931CE">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Order </w:t>
            </w:r>
            <w:r w:rsidR="00A76649"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COMPLETED</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Payment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PAID</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Export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Confirmation Status :  no change</w:t>
            </w:r>
          </w:p>
        </w:tc>
      </w:tr>
      <w:tr w:rsidR="002931CE" w:rsidTr="002931CE">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SENT_FOR _REFUND</w:t>
            </w:r>
          </w:p>
          <w:p w:rsidR="002931CE" w:rsidRPr="002931CE" w:rsidRDefault="002931CE" w:rsidP="002931CE">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w:t>
            </w:r>
            <w:r>
              <w:rPr>
                <w:rFonts w:ascii="Calibri" w:eastAsia="Times New Roman" w:hAnsi="Calibri" w:cs="Times New Roman"/>
                <w:color w:val="000000"/>
              </w:rPr>
              <w:t xml:space="preserve"> </w:t>
            </w:r>
            <w:r w:rsidRPr="002931CE">
              <w:rPr>
                <w:rFonts w:ascii="Calibri" w:eastAsia="Times New Roman" w:hAnsi="Calibri" w:cs="Times New Roman"/>
                <w:color w:val="000000"/>
              </w:rPr>
              <w:t xml:space="preserve"> Order </w:t>
            </w:r>
            <w:r w:rsidR="00A76649"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Payment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Export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Confirmation Status :  no change</w:t>
            </w:r>
          </w:p>
        </w:tc>
      </w:tr>
      <w:tr w:rsidR="002931CE" w:rsidTr="002931CE">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REFUSED</w:t>
            </w:r>
          </w:p>
          <w:p w:rsidR="002931CE" w:rsidRPr="002931CE" w:rsidRDefault="002931CE" w:rsidP="002931CE">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Order </w:t>
            </w:r>
            <w:r w:rsidR="00A76649"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FAILED</w:t>
            </w:r>
          </w:p>
          <w:p w:rsidR="002931CE" w:rsidRPr="002931CE" w:rsidRDefault="002931CE"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sidRPr="002931CE">
              <w:rPr>
                <w:rFonts w:ascii="Calibri" w:eastAsia="Times New Roman" w:hAnsi="Calibri" w:cs="Times New Roman"/>
                <w:color w:val="000000"/>
              </w:rPr>
              <w:t xml:space="preserve">Payment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NOT PAID</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w:t>
            </w:r>
            <w:r>
              <w:rPr>
                <w:rFonts w:ascii="Calibri" w:eastAsia="Times New Roman" w:hAnsi="Calibri" w:cs="Times New Roman"/>
                <w:color w:val="000000"/>
              </w:rPr>
              <w:t xml:space="preserve"> </w:t>
            </w:r>
            <w:r w:rsidRPr="002931CE">
              <w:rPr>
                <w:rFonts w:ascii="Calibri" w:eastAsia="Times New Roman" w:hAnsi="Calibri" w:cs="Times New Roman"/>
                <w:color w:val="000000"/>
              </w:rPr>
              <w:t xml:space="preserve">  Export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NOT EXPORTED</w:t>
            </w:r>
          </w:p>
          <w:p w:rsidR="002931CE" w:rsidRPr="002931CE" w:rsidRDefault="002931CE"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sidRPr="002931CE">
              <w:rPr>
                <w:rFonts w:ascii="Calibri" w:eastAsia="Times New Roman" w:hAnsi="Calibri" w:cs="Times New Roman"/>
                <w:color w:val="000000"/>
              </w:rPr>
              <w:t>Confirmation Status : NOT CONFIRMED</w:t>
            </w:r>
          </w:p>
        </w:tc>
      </w:tr>
      <w:tr w:rsidR="002931CE" w:rsidTr="002931CE">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SETTLED</w:t>
            </w:r>
          </w:p>
          <w:p w:rsidR="002931CE" w:rsidRPr="002931CE" w:rsidRDefault="002931CE" w:rsidP="002931CE">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w:t>
            </w:r>
            <w:r>
              <w:rPr>
                <w:rFonts w:ascii="Calibri" w:eastAsia="Times New Roman" w:hAnsi="Calibri" w:cs="Times New Roman"/>
                <w:color w:val="000000"/>
              </w:rPr>
              <w:t xml:space="preserve"> </w:t>
            </w:r>
            <w:r w:rsidRPr="002931CE">
              <w:rPr>
                <w:rFonts w:ascii="Calibri" w:eastAsia="Times New Roman" w:hAnsi="Calibri" w:cs="Times New Roman"/>
                <w:color w:val="000000"/>
              </w:rPr>
              <w:t xml:space="preserve">Order </w:t>
            </w:r>
            <w:r w:rsidR="00A76649"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Payment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Export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Confirmation Status :  no change</w:t>
            </w:r>
          </w:p>
        </w:tc>
      </w:tr>
      <w:tr w:rsidR="002931CE" w:rsidTr="002931CE">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INFORMATION_REQUESTED</w:t>
            </w:r>
          </w:p>
          <w:p w:rsidR="002931CE" w:rsidRPr="002931CE" w:rsidRDefault="002931CE" w:rsidP="002931CE">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Order </w:t>
            </w:r>
            <w:r w:rsidR="00A76649"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Payment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Export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Confirmation Status : no change</w:t>
            </w:r>
          </w:p>
        </w:tc>
      </w:tr>
      <w:tr w:rsidR="002931CE" w:rsidTr="002931CE">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CHARGED_BACK</w:t>
            </w:r>
          </w:p>
          <w:p w:rsidR="002931CE" w:rsidRPr="002931CE" w:rsidRDefault="002931CE" w:rsidP="002931CE">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w:t>
            </w:r>
            <w:r>
              <w:rPr>
                <w:rFonts w:ascii="Calibri" w:eastAsia="Times New Roman" w:hAnsi="Calibri" w:cs="Times New Roman"/>
                <w:color w:val="000000"/>
              </w:rPr>
              <w:t xml:space="preserve"> </w:t>
            </w:r>
            <w:r w:rsidRPr="002931CE">
              <w:rPr>
                <w:rFonts w:ascii="Calibri" w:eastAsia="Times New Roman" w:hAnsi="Calibri" w:cs="Times New Roman"/>
                <w:color w:val="000000"/>
              </w:rPr>
              <w:t xml:space="preserve">Order </w:t>
            </w:r>
            <w:r w:rsidR="00A76649"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Payment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Export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Confirmation Status : no change</w:t>
            </w:r>
          </w:p>
        </w:tc>
      </w:tr>
      <w:tr w:rsidR="002931CE" w:rsidTr="002931CE">
        <w:trPr>
          <w:trHeight w:val="1379"/>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EXPIRED</w:t>
            </w: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Order </w:t>
            </w:r>
            <w:r w:rsidR="00A76649"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FAILED</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Payment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NOT PAID</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Export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NOT EXPORTED</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w:t>
            </w:r>
            <w:r>
              <w:rPr>
                <w:rFonts w:ascii="Calibri" w:eastAsia="Times New Roman" w:hAnsi="Calibri" w:cs="Times New Roman"/>
                <w:color w:val="000000"/>
              </w:rPr>
              <w:t xml:space="preserve">        </w:t>
            </w:r>
            <w:r w:rsidRPr="002931CE">
              <w:rPr>
                <w:rFonts w:ascii="Calibri" w:eastAsia="Times New Roman" w:hAnsi="Calibri" w:cs="Times New Roman"/>
                <w:color w:val="000000"/>
              </w:rPr>
              <w:t>Confirmation Status :  NOT CONFIRMED</w:t>
            </w:r>
          </w:p>
        </w:tc>
      </w:tr>
    </w:tbl>
    <w:p w:rsidR="002931CE" w:rsidRDefault="002931CE"/>
    <w:p w:rsidR="003249C8" w:rsidRPr="00566B30" w:rsidRDefault="003249C8" w:rsidP="003249C8"/>
    <w:p w:rsidR="003249C8" w:rsidRPr="00762BB0" w:rsidRDefault="003249C8" w:rsidP="003249C8">
      <w:pPr>
        <w:pStyle w:val="dmcNummerierung"/>
        <w:numPr>
          <w:ilvl w:val="0"/>
          <w:numId w:val="0"/>
        </w:numPr>
        <w:ind w:left="358" w:hanging="358"/>
      </w:pPr>
    </w:p>
    <w:p w:rsidR="003249C8" w:rsidRPr="00566B30" w:rsidRDefault="003249C8" w:rsidP="003249C8"/>
    <w:p w:rsidR="003249C8" w:rsidRDefault="003249C8" w:rsidP="003249C8">
      <w:pPr>
        <w:pStyle w:val="dmcNummerierung"/>
        <w:numPr>
          <w:ilvl w:val="0"/>
          <w:numId w:val="0"/>
        </w:numPr>
        <w:ind w:left="358" w:hanging="358"/>
      </w:pPr>
    </w:p>
    <w:p w:rsidR="003249C8" w:rsidRDefault="003249C8" w:rsidP="003249C8">
      <w:pPr>
        <w:pStyle w:val="dmcNummerierung"/>
        <w:numPr>
          <w:ilvl w:val="0"/>
          <w:numId w:val="0"/>
        </w:numPr>
        <w:ind w:left="358" w:hanging="358"/>
      </w:pPr>
    </w:p>
    <w:p w:rsidR="003249C8" w:rsidRDefault="003249C8" w:rsidP="003249C8"/>
    <w:p w:rsidR="00345990" w:rsidRDefault="00345990" w:rsidP="003249C8"/>
    <w:p w:rsidR="00345990" w:rsidRDefault="00345990" w:rsidP="003249C8"/>
    <w:p w:rsidR="00345990" w:rsidRDefault="00345990" w:rsidP="003249C8"/>
    <w:p w:rsidR="00345990" w:rsidRDefault="00345990" w:rsidP="003249C8"/>
    <w:p w:rsidR="00345990" w:rsidRDefault="00345990" w:rsidP="003249C8"/>
    <w:p w:rsidR="00345990" w:rsidRDefault="00345990" w:rsidP="003249C8"/>
    <w:p w:rsidR="00345990" w:rsidRDefault="00345990" w:rsidP="003249C8"/>
    <w:p w:rsidR="00345990" w:rsidRDefault="00345990" w:rsidP="003249C8"/>
    <w:p w:rsidR="00345990" w:rsidRDefault="00345990" w:rsidP="003249C8"/>
    <w:p w:rsidR="00345990" w:rsidRDefault="00345990" w:rsidP="003249C8"/>
    <w:p w:rsidR="00345990" w:rsidRDefault="00345990" w:rsidP="003249C8"/>
    <w:p w:rsidR="00345990" w:rsidRDefault="00345990" w:rsidP="003249C8"/>
    <w:p w:rsidR="00345990" w:rsidRDefault="00345990" w:rsidP="003249C8"/>
    <w:p w:rsidR="00345990" w:rsidRDefault="00345990" w:rsidP="003249C8"/>
    <w:p w:rsidR="003249C8" w:rsidRDefault="003249C8" w:rsidP="003249C8"/>
    <w:p w:rsidR="00345990" w:rsidRDefault="00345990" w:rsidP="003249C8"/>
    <w:p w:rsidR="00345990" w:rsidRDefault="00345990" w:rsidP="003249C8"/>
    <w:p w:rsidR="00345990" w:rsidRDefault="00345990" w:rsidP="003249C8"/>
    <w:p w:rsidR="003249C8" w:rsidRDefault="003249C8" w:rsidP="003249C8"/>
    <w:p w:rsidR="00345990" w:rsidRDefault="00345990" w:rsidP="00345990">
      <w:pPr>
        <w:pStyle w:val="Heading1"/>
        <w:rPr>
          <w:b w:val="0"/>
          <w:bCs w:val="0"/>
        </w:rPr>
      </w:pPr>
      <w:bookmarkStart w:id="1559" w:name="_Toc18418392"/>
      <w:r>
        <w:rPr>
          <w:b w:val="0"/>
          <w:bCs w:val="0"/>
        </w:rPr>
        <w:t>APPENDIX E: Error Codes and Error Messages</w:t>
      </w:r>
      <w:bookmarkEnd w:id="1559"/>
      <w:r>
        <w:rPr>
          <w:b w:val="0"/>
          <w:bCs w:val="0"/>
        </w:rPr>
        <w:t xml:space="preserve"> </w:t>
      </w:r>
    </w:p>
    <w:p w:rsidR="00345990" w:rsidRDefault="00345990" w:rsidP="003249C8"/>
    <w:tbl>
      <w:tblPr>
        <w:tblStyle w:val="TableGrid"/>
        <w:tblW w:w="0" w:type="auto"/>
        <w:tblLook w:val="04A0" w:firstRow="1" w:lastRow="0" w:firstColumn="1" w:lastColumn="0" w:noHBand="0" w:noVBand="1"/>
      </w:tblPr>
      <w:tblGrid>
        <w:gridCol w:w="2746"/>
        <w:gridCol w:w="6159"/>
      </w:tblGrid>
      <w:tr w:rsidR="003249C8" w:rsidTr="00101866">
        <w:trPr>
          <w:trHeight w:val="350"/>
        </w:trPr>
        <w:tc>
          <w:tcPr>
            <w:tcW w:w="2746" w:type="dxa"/>
            <w:shd w:val="clear" w:color="auto" w:fill="C6D9F1" w:themeFill="text2" w:themeFillTint="33"/>
          </w:tcPr>
          <w:p w:rsidR="003249C8" w:rsidRPr="00101866" w:rsidRDefault="003249C8" w:rsidP="00101866">
            <w:pPr>
              <w:jc w:val="center"/>
              <w:rPr>
                <w:rFonts w:ascii="Calibri" w:eastAsia="Times New Roman" w:hAnsi="Calibri" w:cs="Times New Roman"/>
                <w:b/>
                <w:bCs/>
              </w:rPr>
            </w:pPr>
            <w:r w:rsidRPr="00566B30">
              <w:rPr>
                <w:rFonts w:ascii="Calibri" w:eastAsia="Times New Roman" w:hAnsi="Calibri" w:cs="Times New Roman"/>
                <w:b/>
                <w:bCs/>
              </w:rPr>
              <w:t>Master Error Code</w:t>
            </w:r>
          </w:p>
        </w:tc>
        <w:tc>
          <w:tcPr>
            <w:tcW w:w="6159" w:type="dxa"/>
            <w:shd w:val="clear" w:color="auto" w:fill="C6D9F1" w:themeFill="text2" w:themeFillTint="33"/>
          </w:tcPr>
          <w:p w:rsidR="003249C8" w:rsidRPr="00101866" w:rsidRDefault="003249C8" w:rsidP="00101866">
            <w:pPr>
              <w:ind w:left="708"/>
              <w:jc w:val="center"/>
              <w:rPr>
                <w:rFonts w:ascii="Calibri" w:eastAsia="Times New Roman" w:hAnsi="Calibri" w:cs="Times New Roman"/>
                <w:b/>
                <w:bCs/>
              </w:rPr>
            </w:pPr>
            <w:r w:rsidRPr="00566B30">
              <w:rPr>
                <w:rFonts w:ascii="Calibri" w:eastAsia="Times New Roman" w:hAnsi="Calibri" w:cs="Times New Roman"/>
                <w:b/>
                <w:bCs/>
              </w:rPr>
              <w:t>Error Message</w:t>
            </w:r>
          </w:p>
        </w:tc>
      </w:tr>
      <w:tr w:rsidR="003249C8" w:rsidTr="00101866">
        <w:tc>
          <w:tcPr>
            <w:tcW w:w="2746" w:type="dxa"/>
          </w:tcPr>
          <w:p w:rsidR="003249C8" w:rsidRDefault="003249C8" w:rsidP="003249C8">
            <w:r w:rsidRPr="003249C8">
              <w:t>worldpay.error.code1</w:t>
            </w:r>
          </w:p>
        </w:tc>
        <w:tc>
          <w:tcPr>
            <w:tcW w:w="6159" w:type="dxa"/>
          </w:tcPr>
          <w:p w:rsidR="003249C8" w:rsidRDefault="003249C8" w:rsidP="003249C8">
            <w:r w:rsidRPr="003249C8">
              <w:t>Internal error has occurred , please choose a different Payment Method or try again later.</w:t>
            </w:r>
          </w:p>
        </w:tc>
      </w:tr>
      <w:tr w:rsidR="003249C8" w:rsidTr="00101866">
        <w:tc>
          <w:tcPr>
            <w:tcW w:w="2746" w:type="dxa"/>
          </w:tcPr>
          <w:p w:rsidR="003249C8" w:rsidRDefault="003249C8" w:rsidP="003249C8">
            <w:r w:rsidRPr="003249C8">
              <w:t>worldpay.error.code2</w:t>
            </w:r>
          </w:p>
        </w:tc>
        <w:tc>
          <w:tcPr>
            <w:tcW w:w="6159" w:type="dxa"/>
          </w:tcPr>
          <w:p w:rsidR="003249C8" w:rsidRDefault="003249C8" w:rsidP="003249C8">
            <w:r w:rsidRPr="003249C8">
              <w:t>Parse error has occurred, please choose a different Payment Method or try again later.</w:t>
            </w:r>
          </w:p>
        </w:tc>
      </w:tr>
      <w:tr w:rsidR="003249C8" w:rsidTr="00101866">
        <w:tc>
          <w:tcPr>
            <w:tcW w:w="2746" w:type="dxa"/>
          </w:tcPr>
          <w:p w:rsidR="003249C8" w:rsidRDefault="003249C8" w:rsidP="003249C8">
            <w:r w:rsidRPr="003249C8">
              <w:t>worldpay.error.code3</w:t>
            </w:r>
          </w:p>
        </w:tc>
        <w:tc>
          <w:tcPr>
            <w:tcW w:w="6159" w:type="dxa"/>
          </w:tcPr>
          <w:p w:rsidR="003249C8" w:rsidRDefault="003249C8" w:rsidP="003249C8">
            <w:r w:rsidRPr="003249C8">
              <w:t>Invalid amount error, please choose a different Payment Method or try again later.</w:t>
            </w:r>
          </w:p>
        </w:tc>
      </w:tr>
      <w:tr w:rsidR="003249C8" w:rsidTr="00101866">
        <w:tc>
          <w:tcPr>
            <w:tcW w:w="2746" w:type="dxa"/>
          </w:tcPr>
          <w:p w:rsidR="003249C8" w:rsidRDefault="003249C8" w:rsidP="003249C8">
            <w:r w:rsidRPr="003249C8">
              <w:t>worldpay.error.code4</w:t>
            </w:r>
          </w:p>
        </w:tc>
        <w:tc>
          <w:tcPr>
            <w:tcW w:w="6159" w:type="dxa"/>
          </w:tcPr>
          <w:p w:rsidR="003249C8" w:rsidRDefault="003249C8" w:rsidP="003249C8">
            <w:r w:rsidRPr="003249C8">
              <w:t>Security error , please choose a different Payment Method or try again later.</w:t>
            </w:r>
          </w:p>
        </w:tc>
      </w:tr>
      <w:tr w:rsidR="003249C8" w:rsidTr="00101866">
        <w:tc>
          <w:tcPr>
            <w:tcW w:w="2746" w:type="dxa"/>
          </w:tcPr>
          <w:p w:rsidR="003249C8" w:rsidRDefault="003249C8" w:rsidP="003249C8">
            <w:r w:rsidRPr="003249C8">
              <w:t>worldpay.error.code5</w:t>
            </w:r>
          </w:p>
        </w:tc>
        <w:tc>
          <w:tcPr>
            <w:tcW w:w="6159" w:type="dxa"/>
          </w:tcPr>
          <w:p w:rsidR="003249C8" w:rsidRDefault="003249C8" w:rsidP="003249C8">
            <w:r w:rsidRPr="003249C8">
              <w:t>Invalid request, please choose a different Payment Method or try again later.</w:t>
            </w:r>
          </w:p>
        </w:tc>
      </w:tr>
      <w:tr w:rsidR="003249C8" w:rsidTr="00101866">
        <w:tc>
          <w:tcPr>
            <w:tcW w:w="2746" w:type="dxa"/>
          </w:tcPr>
          <w:p w:rsidR="003249C8" w:rsidRDefault="003249C8" w:rsidP="003249C8">
            <w:r w:rsidRPr="003249C8">
              <w:t>worldpay.error.code6</w:t>
            </w:r>
          </w:p>
        </w:tc>
        <w:tc>
          <w:tcPr>
            <w:tcW w:w="6159" w:type="dxa"/>
          </w:tcPr>
          <w:p w:rsidR="003249C8" w:rsidRDefault="003249C8" w:rsidP="003249C8">
            <w:r w:rsidRPr="003249C8">
              <w:t>Please choose a different Payment Method or try again later.</w:t>
            </w:r>
          </w:p>
        </w:tc>
      </w:tr>
      <w:tr w:rsidR="003249C8" w:rsidTr="00101866">
        <w:tc>
          <w:tcPr>
            <w:tcW w:w="2746" w:type="dxa"/>
          </w:tcPr>
          <w:p w:rsidR="003249C8" w:rsidRDefault="003249C8" w:rsidP="003249C8">
            <w:r w:rsidRPr="003249C8">
              <w:t>worldpay.error.code7</w:t>
            </w:r>
          </w:p>
        </w:tc>
        <w:tc>
          <w:tcPr>
            <w:tcW w:w="6159" w:type="dxa"/>
          </w:tcPr>
          <w:p w:rsidR="003249C8" w:rsidRDefault="003249C8" w:rsidP="003249C8">
            <w:r w:rsidRPr="003249C8">
              <w:t>Payment details in the order element are incorrect, please choose a different Payment Method or try again later.</w:t>
            </w:r>
          </w:p>
        </w:tc>
      </w:tr>
      <w:tr w:rsidR="003249C8" w:rsidTr="00101866">
        <w:tc>
          <w:tcPr>
            <w:tcW w:w="2746" w:type="dxa"/>
          </w:tcPr>
          <w:p w:rsidR="003249C8" w:rsidRDefault="003249C8" w:rsidP="003249C8">
            <w:r w:rsidRPr="003249C8">
              <w:t>worldpay.error.code8</w:t>
            </w:r>
          </w:p>
        </w:tc>
        <w:tc>
          <w:tcPr>
            <w:tcW w:w="6159" w:type="dxa"/>
          </w:tcPr>
          <w:p w:rsidR="003249C8" w:rsidRDefault="003249C8" w:rsidP="003249C8">
            <w:r w:rsidRPr="003249C8">
              <w:t>Submission error , please choose a different Payment Method or try again later.</w:t>
            </w:r>
          </w:p>
        </w:tc>
      </w:tr>
      <w:tr w:rsidR="00AE7399" w:rsidTr="00101866">
        <w:trPr>
          <w:trHeight w:val="413"/>
        </w:trPr>
        <w:tc>
          <w:tcPr>
            <w:tcW w:w="2746" w:type="dxa"/>
          </w:tcPr>
          <w:p w:rsidR="00AE7399" w:rsidRPr="003249C8" w:rsidRDefault="00AE7399" w:rsidP="003249C8">
            <w:r w:rsidRPr="00AE7399">
              <w:t>worldpay.error.generalerror</w:t>
            </w:r>
          </w:p>
        </w:tc>
        <w:tc>
          <w:tcPr>
            <w:tcW w:w="6159" w:type="dxa"/>
          </w:tcPr>
          <w:p w:rsidR="00AE7399" w:rsidRPr="003249C8" w:rsidRDefault="00AE7399" w:rsidP="003249C8">
            <w:r w:rsidRPr="00AE7399">
              <w:t>Please choose a different Payment Method or try again later.</w:t>
            </w:r>
          </w:p>
        </w:tc>
      </w:tr>
      <w:tr w:rsidR="00AE7399" w:rsidTr="00101866">
        <w:trPr>
          <w:trHeight w:val="368"/>
        </w:trPr>
        <w:tc>
          <w:tcPr>
            <w:tcW w:w="2746" w:type="dxa"/>
          </w:tcPr>
          <w:p w:rsidR="00AE7399" w:rsidRPr="003249C8" w:rsidRDefault="00AE7399" w:rsidP="003249C8">
            <w:r w:rsidRPr="00AE7399">
              <w:t>worldpay.error.cancelerror</w:t>
            </w:r>
          </w:p>
        </w:tc>
        <w:tc>
          <w:tcPr>
            <w:tcW w:w="6159" w:type="dxa"/>
          </w:tcPr>
          <w:p w:rsidR="00AE7399" w:rsidRPr="003249C8" w:rsidRDefault="00AE7399" w:rsidP="003249C8">
            <w:r w:rsidRPr="00AE7399">
              <w:t>Your transaction has been cancelled.</w:t>
            </w:r>
          </w:p>
        </w:tc>
      </w:tr>
    </w:tbl>
    <w:p w:rsidR="003249C8" w:rsidRDefault="003249C8" w:rsidP="003249C8"/>
    <w:p w:rsidR="00730F1F" w:rsidRDefault="00730F1F" w:rsidP="003249C8"/>
    <w:p w:rsidR="00730F1F" w:rsidRDefault="00730F1F" w:rsidP="00730F1F">
      <w:pPr>
        <w:pStyle w:val="Heading1"/>
        <w:rPr>
          <w:b w:val="0"/>
          <w:bCs w:val="0"/>
        </w:rPr>
      </w:pPr>
      <w:bookmarkStart w:id="1560" w:name="_Toc18418393"/>
      <w:r>
        <w:rPr>
          <w:b w:val="0"/>
          <w:bCs w:val="0"/>
        </w:rPr>
        <w:t xml:space="preserve">APPENDIX F: Enabling and </w:t>
      </w:r>
      <w:r w:rsidR="002A4ABD">
        <w:rPr>
          <w:b w:val="0"/>
          <w:bCs w:val="0"/>
        </w:rPr>
        <w:t>disabling</w:t>
      </w:r>
      <w:r>
        <w:rPr>
          <w:b w:val="0"/>
          <w:bCs w:val="0"/>
        </w:rPr>
        <w:t xml:space="preserve"> worldpay integration</w:t>
      </w:r>
      <w:bookmarkEnd w:id="1560"/>
    </w:p>
    <w:p w:rsidR="00730F1F" w:rsidRPr="00543C73" w:rsidRDefault="00730F1F" w:rsidP="00730F1F">
      <w:r>
        <w:t xml:space="preserve">1. </w:t>
      </w:r>
      <w:r w:rsidR="002D5950">
        <w:t xml:space="preserve">Go to </w:t>
      </w:r>
      <w:r w:rsidRPr="00543C73">
        <w:t>Merchant tools &gt; Ordering &gt; Payment Methods</w:t>
      </w:r>
    </w:p>
    <w:p w:rsidR="00730F1F" w:rsidRPr="00543C73" w:rsidRDefault="00730F1F" w:rsidP="00730F1F">
      <w:r>
        <w:t xml:space="preserve">2. </w:t>
      </w:r>
      <w:r w:rsidRPr="00543C73">
        <w:t>Disable all the worldpay specific payment methods</w:t>
      </w:r>
    </w:p>
    <w:p w:rsidR="00730F1F" w:rsidRPr="00543C73" w:rsidRDefault="00730F1F" w:rsidP="00730F1F">
      <w:r>
        <w:t xml:space="preserve">3. </w:t>
      </w:r>
      <w:r w:rsidRPr="00543C73">
        <w:t xml:space="preserve">Also cross check one by one for the type of processor, the payment method is using (To check it, click on any of the payment method lets say, CREDIT_CARD, and see the Payment Pocessor). If it is worldpay, change it </w:t>
      </w:r>
      <w:r w:rsidR="002D5950">
        <w:t xml:space="preserve">to some othe desired </w:t>
      </w:r>
      <w:r w:rsidR="002A4ABD">
        <w:t>processor (</w:t>
      </w:r>
      <w:r w:rsidRPr="00543C73">
        <w:t xml:space="preserve">eg. For CREDIT_CARD, BASIC_CREDIT). </w:t>
      </w:r>
    </w:p>
    <w:p w:rsidR="00730F1F" w:rsidRDefault="00730F1F" w:rsidP="00730F1F">
      <w:r>
        <w:t xml:space="preserve">4. </w:t>
      </w:r>
      <w:r w:rsidRPr="00543C73">
        <w:t>Enable the payment methods we want to use with the type of processor.</w:t>
      </w:r>
    </w:p>
    <w:p w:rsidR="00730F1F" w:rsidRDefault="00730F1F" w:rsidP="00730F1F">
      <w:r>
        <w:t>5. To enable it again change the processor type to worldapy.</w:t>
      </w:r>
    </w:p>
    <w:p w:rsidR="00730F1F" w:rsidRDefault="00730F1F" w:rsidP="00730F1F">
      <w:r>
        <w:t xml:space="preserve">6. Go to </w:t>
      </w:r>
      <w:r w:rsidR="00133C46">
        <w:t>Merchant Tools</w:t>
      </w:r>
      <w:r>
        <w:rPr>
          <w:rFonts w:ascii="Helvetica" w:eastAsia="Times New Roman" w:hAnsi="Helvetica" w:cs="Helvetica"/>
          <w:color w:val="111111"/>
          <w:sz w:val="21"/>
          <w:szCs w:val="21"/>
        </w:rPr>
        <w:t xml:space="preserve">&gt; </w:t>
      </w:r>
      <w:r w:rsidR="00133C46">
        <w:t xml:space="preserve">Site Preferences </w:t>
      </w:r>
      <w:r>
        <w:rPr>
          <w:rFonts w:ascii="Helvetica" w:eastAsia="Times New Roman" w:hAnsi="Helvetica" w:cs="Helvetica"/>
          <w:color w:val="111111"/>
          <w:sz w:val="21"/>
          <w:szCs w:val="21"/>
        </w:rPr>
        <w:t>&gt;</w:t>
      </w:r>
      <w:r w:rsidRPr="00730F1F">
        <w:t xml:space="preserve"> </w:t>
      </w:r>
      <w:r>
        <w:t>custom Preferences &gt; worldpay and disable ‘Enable Apm look up service’</w:t>
      </w:r>
      <w:r w:rsidR="00D65F0B">
        <w:t>.</w:t>
      </w:r>
    </w:p>
    <w:p w:rsidR="00916A1E" w:rsidRDefault="00916A1E" w:rsidP="00730F1F"/>
    <w:p w:rsidR="00916A1E" w:rsidRDefault="00916A1E" w:rsidP="00730F1F"/>
    <w:p w:rsidR="00916A1E" w:rsidRDefault="00916A1E" w:rsidP="002A06C1">
      <w:pPr>
        <w:pStyle w:val="Heading1"/>
        <w:rPr>
          <w:b w:val="0"/>
          <w:bCs w:val="0"/>
        </w:rPr>
      </w:pPr>
      <w:bookmarkStart w:id="1561" w:name="_Toc18418394"/>
      <w:r w:rsidRPr="002A06C1">
        <w:rPr>
          <w:b w:val="0"/>
          <w:bCs w:val="0"/>
        </w:rPr>
        <w:lastRenderedPageBreak/>
        <w:t xml:space="preserve">APPENDIX G: </w:t>
      </w:r>
      <w:r w:rsidR="007E11D5">
        <w:rPr>
          <w:b w:val="0"/>
          <w:bCs w:val="0"/>
        </w:rPr>
        <w:t>FAILURE</w:t>
      </w:r>
      <w:r w:rsidRPr="002A06C1">
        <w:rPr>
          <w:b w:val="0"/>
          <w:bCs w:val="0"/>
        </w:rPr>
        <w:t xml:space="preserve"> &amp; ERROR HANDLING</w:t>
      </w:r>
      <w:bookmarkEnd w:id="1561"/>
    </w:p>
    <w:p w:rsidR="0078236E" w:rsidRDefault="0078236E" w:rsidP="0078236E"/>
    <w:p w:rsidR="0078236E" w:rsidRDefault="00DF2A29" w:rsidP="0078236E">
      <w:r>
        <w:t>Whenever we are receiving any error</w:t>
      </w:r>
      <w:r w:rsidR="00056413">
        <w:t xml:space="preserve"> or failure</w:t>
      </w:r>
      <w:r>
        <w:t xml:space="preserve">, that may be because of the service failure, or service down, or maybe because of the request response errors, we are alerting errors in the front end with proper errors, that will stop </w:t>
      </w:r>
      <w:r w:rsidR="00A61B30">
        <w:t xml:space="preserve">the transaction flow. </w:t>
      </w:r>
    </w:p>
    <w:p w:rsidR="00A61B30" w:rsidRPr="00E2332C" w:rsidRDefault="00E2332C" w:rsidP="0078236E">
      <w:pPr>
        <w:rPr>
          <w:b/>
        </w:rPr>
      </w:pPr>
      <w:r>
        <w:rPr>
          <w:b/>
        </w:rPr>
        <w:t>Scenerio examples</w:t>
      </w:r>
      <w:r w:rsidR="00A61B30" w:rsidRPr="00E2332C">
        <w:rPr>
          <w:b/>
        </w:rPr>
        <w:t>:</w:t>
      </w:r>
    </w:p>
    <w:p w:rsidR="00A61B30" w:rsidRDefault="00A61B30" w:rsidP="0078236E">
      <w:r>
        <w:t>Service Response = null {Service doesnot exist}</w:t>
      </w:r>
    </w:p>
    <w:p w:rsidR="00A61B30" w:rsidRDefault="00A61B30" w:rsidP="0078236E">
      <w:r>
        <w:t>Service Response = error {Service exists but the reponse contains error}</w:t>
      </w:r>
    </w:p>
    <w:p w:rsidR="00A61B30" w:rsidRDefault="00A61B30" w:rsidP="0078236E">
      <w:r>
        <w:t>Service Response = errorcode {Service exists but the reponse contains error}</w:t>
      </w:r>
    </w:p>
    <w:p w:rsidR="005106F8" w:rsidRDefault="00E2332C" w:rsidP="0078236E">
      <w:pPr>
        <w:rPr>
          <w:b/>
        </w:rPr>
      </w:pPr>
      <w:r w:rsidRPr="00E2332C">
        <w:rPr>
          <w:b/>
        </w:rPr>
        <w:t xml:space="preserve">What we are showing on frontend: </w:t>
      </w:r>
    </w:p>
    <w:p w:rsidR="00E2332C" w:rsidRDefault="00E2332C" w:rsidP="0078236E">
      <w:pPr>
        <w:rPr>
          <w:i/>
        </w:rPr>
      </w:pPr>
      <w:r w:rsidRPr="00E2332C">
        <w:rPr>
          <w:i/>
        </w:rPr>
        <w:t>worldpay.error.code0</w:t>
      </w:r>
      <w:r>
        <w:rPr>
          <w:i/>
        </w:rPr>
        <w:t xml:space="preserve"> </w:t>
      </w:r>
      <w:r w:rsidRPr="00E2332C">
        <w:rPr>
          <w:i/>
        </w:rPr>
        <w:t xml:space="preserve">= </w:t>
      </w:r>
      <w:r>
        <w:rPr>
          <w:i/>
        </w:rPr>
        <w:t>T</w:t>
      </w:r>
      <w:r w:rsidRPr="00E2332C">
        <w:rPr>
          <w:i/>
        </w:rPr>
        <w:t>his payment service is temporarily unavailable, please choose a different Payment Method or contact shop administrator.</w:t>
      </w:r>
    </w:p>
    <w:p w:rsidR="00E2332C" w:rsidRPr="00E2332C" w:rsidRDefault="00E2332C" w:rsidP="0078236E">
      <w:pPr>
        <w:rPr>
          <w:b/>
          <w:i/>
        </w:rPr>
      </w:pPr>
      <w:r w:rsidRPr="00E2332C">
        <w:rPr>
          <w:b/>
          <w:i/>
        </w:rPr>
        <w:t xml:space="preserve">Whenever we are receiving errorcode0 from worldpay, we are mapping it with this message and showing in the front end. </w:t>
      </w:r>
      <w:r>
        <w:rPr>
          <w:b/>
          <w:i/>
        </w:rPr>
        <w:t>All the errors are</w:t>
      </w:r>
      <w:r w:rsidRPr="00E2332C">
        <w:rPr>
          <w:b/>
          <w:i/>
        </w:rPr>
        <w:t xml:space="preserve"> configured in the properties file (worldpayerror.properties)</w:t>
      </w:r>
    </w:p>
    <w:p w:rsidR="00E2332C" w:rsidRDefault="00E2332C" w:rsidP="0078236E">
      <w:pPr>
        <w:rPr>
          <w:i/>
        </w:rPr>
      </w:pPr>
    </w:p>
    <w:p w:rsidR="00E2332C" w:rsidRPr="00E2332C" w:rsidRDefault="00E2332C" w:rsidP="0078236E">
      <w:pPr>
        <w:rPr>
          <w:i/>
        </w:rPr>
      </w:pPr>
    </w:p>
    <w:p w:rsidR="00E2332C" w:rsidRDefault="00E2332C" w:rsidP="0078236E"/>
    <w:p w:rsidR="00A61B30" w:rsidRDefault="00A61B30" w:rsidP="0078236E"/>
    <w:p w:rsidR="00A61B30" w:rsidRDefault="00A61B30" w:rsidP="0078236E"/>
    <w:p w:rsidR="00A61B30" w:rsidRDefault="00A61B30" w:rsidP="0078236E"/>
    <w:p w:rsidR="00A61B30" w:rsidRPr="0078236E" w:rsidRDefault="00A61B30" w:rsidP="0078236E"/>
    <w:p w:rsidR="00916A1E" w:rsidRPr="00730F1F" w:rsidRDefault="00916A1E" w:rsidP="00730F1F"/>
    <w:p w:rsidR="00730F1F" w:rsidRPr="00730F1F" w:rsidRDefault="00730F1F" w:rsidP="00730F1F"/>
    <w:p w:rsidR="00730F1F" w:rsidRDefault="00730F1F" w:rsidP="003249C8"/>
    <w:sectPr w:rsidR="00730F1F" w:rsidSect="00CC66E1">
      <w:headerReference w:type="even" r:id="rId48"/>
      <w:headerReference w:type="default" r:id="rId49"/>
      <w:footerReference w:type="default" r:id="rId50"/>
      <w:headerReference w:type="first" r:id="rId51"/>
      <w:footerReference w:type="first" r:id="rId52"/>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77B4" w:rsidRDefault="004777B4">
      <w:pPr>
        <w:spacing w:line="240" w:lineRule="auto"/>
      </w:pPr>
      <w:r>
        <w:separator/>
      </w:r>
    </w:p>
  </w:endnote>
  <w:endnote w:type="continuationSeparator" w:id="0">
    <w:p w:rsidR="004777B4" w:rsidRDefault="004777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w Cen MT Condensed">
    <w:altName w:val="Arial"/>
    <w:panose1 w:val="020B0606020104020203"/>
    <w:charset w:val="00"/>
    <w:family w:val="swiss"/>
    <w:pitch w:val="variable"/>
    <w:sig w:usb0="00000007" w:usb1="00000000" w:usb2="00000000" w:usb3="00000000" w:csb0="00000003"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Cambria"/>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27" w:type="dxa"/>
      <w:tblBorders>
        <w:top w:val="single" w:sz="4" w:space="0" w:color="auto"/>
      </w:tblBorders>
      <w:tblLook w:val="01E0" w:firstRow="1" w:lastRow="1" w:firstColumn="1" w:lastColumn="1" w:noHBand="0" w:noVBand="0"/>
    </w:tblPr>
    <w:tblGrid>
      <w:gridCol w:w="4428"/>
      <w:gridCol w:w="2672"/>
      <w:gridCol w:w="3227"/>
    </w:tblGrid>
    <w:tr w:rsidR="00AE7356" w:rsidRPr="001453CA" w:rsidTr="001055A3">
      <w:trPr>
        <w:trHeight w:val="440"/>
      </w:trPr>
      <w:tc>
        <w:tcPr>
          <w:tcW w:w="4428" w:type="dxa"/>
        </w:tcPr>
        <w:p w:rsidR="00AE7356" w:rsidRDefault="00AE7356" w:rsidP="005558B1">
          <w:pPr>
            <w:rPr>
              <w:rFonts w:ascii="Consolas" w:hAnsi="Consolas" w:cs="Arial"/>
              <w:sz w:val="18"/>
              <w:szCs w:val="18"/>
            </w:rPr>
          </w:pPr>
        </w:p>
        <w:p w:rsidR="00AE7356" w:rsidRPr="001F1045" w:rsidRDefault="00AE7356" w:rsidP="005558B1">
          <w:pPr>
            <w:rPr>
              <w:rFonts w:ascii="Consolas" w:hAnsi="Consolas" w:cs="Arial"/>
              <w:sz w:val="18"/>
              <w:szCs w:val="18"/>
            </w:rPr>
          </w:pPr>
          <w:r>
            <w:rPr>
              <w:rFonts w:ascii="Consolas" w:hAnsi="Consolas" w:cs="Arial"/>
              <w:sz w:val="18"/>
              <w:szCs w:val="18"/>
            </w:rPr>
            <w:t>WorldPay Integration</w:t>
          </w:r>
        </w:p>
      </w:tc>
      <w:tc>
        <w:tcPr>
          <w:tcW w:w="2672" w:type="dxa"/>
        </w:tcPr>
        <w:p w:rsidR="00AE7356" w:rsidRPr="00673042" w:rsidRDefault="00AE7356"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rsidR="00AE7356" w:rsidRPr="00FD4DEE" w:rsidRDefault="00AE7356"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B914E9">
            <w:rPr>
              <w:rFonts w:ascii="Consolas" w:hAnsi="Consolas" w:cs="Arial"/>
              <w:noProof/>
              <w:sz w:val="18"/>
              <w:szCs w:val="18"/>
            </w:rPr>
            <w:t>3</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rsidR="00AE7356" w:rsidRPr="003A546F" w:rsidRDefault="00AE7356"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7356" w:rsidRDefault="00AE7356">
    <w:pPr>
      <w:pStyle w:val="Footer"/>
    </w:pPr>
    <w:r>
      <w:rPr>
        <w:rFonts w:ascii="Consolas" w:hAnsi="Consolas" w:cs="Arial"/>
        <w:sz w:val="18"/>
        <w:szCs w:val="18"/>
      </w:rPr>
      <w:t>WorldPay Integration</w:t>
    </w:r>
  </w:p>
  <w:p w:rsidR="00AE7356" w:rsidRDefault="00AE73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77B4" w:rsidRDefault="004777B4">
      <w:pPr>
        <w:spacing w:line="240" w:lineRule="auto"/>
      </w:pPr>
      <w:r>
        <w:separator/>
      </w:r>
    </w:p>
  </w:footnote>
  <w:footnote w:type="continuationSeparator" w:id="0">
    <w:p w:rsidR="004777B4" w:rsidRDefault="004777B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7356" w:rsidRDefault="00AE7356">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rsidR="00AE7356" w:rsidRDefault="00AE7356">
    <w:pPr>
      <w:pStyle w:val="Header"/>
      <w:ind w:right="360"/>
    </w:pPr>
  </w:p>
  <w:p w:rsidR="00AE7356" w:rsidRDefault="00AE7356"/>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7356" w:rsidRDefault="00AE7356">
    <w:pPr>
      <w:pStyle w:val="Header"/>
    </w:pPr>
    <w:r>
      <w:t xml:space="preserve">                                                                                                                                                                             </w:t>
    </w:r>
    <w:r w:rsidRPr="002349F0">
      <w:rPr>
        <w:color w:val="FF0000"/>
      </w:rPr>
      <w:t xml:space="preserve"> </w:t>
    </w:r>
    <w:r>
      <w:rPr>
        <w:noProof/>
        <w:color w:val="000000"/>
      </w:rPr>
      <w:drawing>
        <wp:inline distT="0" distB="0" distL="0" distR="0" wp14:anchorId="0F98A1E6" wp14:editId="6D87AB96">
          <wp:extent cx="663842" cy="160367"/>
          <wp:effectExtent l="0" t="0" r="0" b="0"/>
          <wp:docPr id="51" name="image10.jpg" descr="C:\Users\elanatar\Desktop\wp-logo.jpg"/>
          <wp:cNvGraphicFramePr/>
          <a:graphic xmlns:a="http://schemas.openxmlformats.org/drawingml/2006/main">
            <a:graphicData uri="http://schemas.openxmlformats.org/drawingml/2006/picture">
              <pic:pic xmlns:pic="http://schemas.openxmlformats.org/drawingml/2006/picture">
                <pic:nvPicPr>
                  <pic:cNvPr id="0" name="image10.jpg" descr="C:\Users\elanatar\Desktop\wp-logo.jpg"/>
                  <pic:cNvPicPr preferRelativeResize="0"/>
                </pic:nvPicPr>
                <pic:blipFill>
                  <a:blip r:embed="rId1"/>
                  <a:srcRect/>
                  <a:stretch>
                    <a:fillRect/>
                  </a:stretch>
                </pic:blipFill>
                <pic:spPr>
                  <a:xfrm>
                    <a:off x="0" y="0"/>
                    <a:ext cx="663842" cy="160367"/>
                  </a:xfrm>
                  <a:prstGeom prst="rect">
                    <a:avLst/>
                  </a:prstGeom>
                  <a:ln/>
                </pic:spPr>
              </pic:pic>
            </a:graphicData>
          </a:graphic>
        </wp:inline>
      </w:drawing>
    </w:r>
  </w:p>
  <w:p w:rsidR="00AE7356" w:rsidRPr="002919B2" w:rsidRDefault="00AE7356"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7356" w:rsidRDefault="00AE7356" w:rsidP="00434C53">
    <w:pPr>
      <w:pStyle w:val="Header"/>
    </w:pPr>
    <w:r>
      <w:rPr>
        <w:noProof/>
      </w:rPr>
      <w:tab/>
    </w:r>
    <w:r>
      <w:rPr>
        <w:noProof/>
      </w:rPr>
      <w:tab/>
    </w:r>
    <w:r>
      <w:rPr>
        <w:noProof/>
      </w:rPr>
      <w:tab/>
    </w:r>
    <w:r>
      <w:rPr>
        <w:noProof/>
      </w:rPr>
      <w:tab/>
    </w:r>
    <w:r>
      <w:rPr>
        <w:noProof/>
      </w:rPr>
      <w:tab/>
    </w:r>
    <w:r>
      <w:rPr>
        <w:noProof/>
        <w:color w:val="000000"/>
      </w:rPr>
      <w:drawing>
        <wp:inline distT="0" distB="0" distL="0" distR="0" wp14:anchorId="006AE9E1" wp14:editId="209B1B61">
          <wp:extent cx="663842" cy="160367"/>
          <wp:effectExtent l="0" t="0" r="0" b="0"/>
          <wp:docPr id="46" name="image10.jpg" descr="C:\Users\elanatar\Desktop\wp-logo.jpg"/>
          <wp:cNvGraphicFramePr/>
          <a:graphic xmlns:a="http://schemas.openxmlformats.org/drawingml/2006/main">
            <a:graphicData uri="http://schemas.openxmlformats.org/drawingml/2006/picture">
              <pic:pic xmlns:pic="http://schemas.openxmlformats.org/drawingml/2006/picture">
                <pic:nvPicPr>
                  <pic:cNvPr id="0" name="image10.jpg" descr="C:\Users\elanatar\Desktop\wp-logo.jpg"/>
                  <pic:cNvPicPr preferRelativeResize="0"/>
                </pic:nvPicPr>
                <pic:blipFill>
                  <a:blip r:embed="rId1"/>
                  <a:srcRect/>
                  <a:stretch>
                    <a:fillRect/>
                  </a:stretch>
                </pic:blipFill>
                <pic:spPr>
                  <a:xfrm>
                    <a:off x="0" y="0"/>
                    <a:ext cx="663842" cy="160367"/>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0002F09"/>
    <w:multiLevelType w:val="hybridMultilevel"/>
    <w:tmpl w:val="38BA9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55617E"/>
    <w:multiLevelType w:val="hybridMultilevel"/>
    <w:tmpl w:val="DDAEF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17030F"/>
    <w:multiLevelType w:val="hybridMultilevel"/>
    <w:tmpl w:val="B55286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5" w15:restartNumberingAfterBreak="0">
    <w:nsid w:val="02040A5D"/>
    <w:multiLevelType w:val="multilevel"/>
    <w:tmpl w:val="9DA661D4"/>
    <w:lvl w:ilvl="0">
      <w:start w:val="1"/>
      <w:numFmt w:val="decimal"/>
      <w:lvlText w:val="%1."/>
      <w:lvlJc w:val="left"/>
      <w:pPr>
        <w:ind w:left="720" w:hanging="360"/>
      </w:pPr>
    </w:lvl>
    <w:lvl w:ilvl="1">
      <w:start w:val="4"/>
      <w:numFmt w:val="decimal"/>
      <w:isLgl/>
      <w:lvlText w:val="%1.%2"/>
      <w:lvlJc w:val="left"/>
      <w:pPr>
        <w:ind w:left="1580" w:hanging="870"/>
      </w:pPr>
      <w:rPr>
        <w:rFonts w:hint="default"/>
      </w:rPr>
    </w:lvl>
    <w:lvl w:ilvl="2">
      <w:start w:val="4"/>
      <w:numFmt w:val="decimal"/>
      <w:isLgl/>
      <w:lvlText w:val="%1.%2.%3"/>
      <w:lvlJc w:val="left"/>
      <w:pPr>
        <w:ind w:left="1930" w:hanging="870"/>
      </w:pPr>
      <w:rPr>
        <w:rFonts w:hint="default"/>
      </w:rPr>
    </w:lvl>
    <w:lvl w:ilvl="3">
      <w:start w:val="2"/>
      <w:numFmt w:val="decimal"/>
      <w:isLgl/>
      <w:lvlText w:val="%1.%2.%3.%4"/>
      <w:lvlJc w:val="left"/>
      <w:pPr>
        <w:ind w:left="2280" w:hanging="870"/>
      </w:pPr>
      <w:rPr>
        <w:rFonts w:hint="default"/>
      </w:rPr>
    </w:lvl>
    <w:lvl w:ilvl="4">
      <w:start w:val="1"/>
      <w:numFmt w:val="decimal"/>
      <w:isLgl/>
      <w:lvlText w:val="%1.%2.%3.%4.%5"/>
      <w:lvlJc w:val="left"/>
      <w:pPr>
        <w:ind w:left="2840" w:hanging="1080"/>
      </w:pPr>
      <w:rPr>
        <w:rFonts w:hint="default"/>
      </w:rPr>
    </w:lvl>
    <w:lvl w:ilvl="5">
      <w:start w:val="1"/>
      <w:numFmt w:val="decimal"/>
      <w:isLgl/>
      <w:lvlText w:val="%1.%2.%3.%4.%5.%6"/>
      <w:lvlJc w:val="left"/>
      <w:pPr>
        <w:ind w:left="3190" w:hanging="1080"/>
      </w:pPr>
      <w:rPr>
        <w:rFonts w:hint="default"/>
      </w:rPr>
    </w:lvl>
    <w:lvl w:ilvl="6">
      <w:start w:val="1"/>
      <w:numFmt w:val="decimal"/>
      <w:isLgl/>
      <w:lvlText w:val="%1.%2.%3.%4.%5.%6.%7"/>
      <w:lvlJc w:val="left"/>
      <w:pPr>
        <w:ind w:left="3900" w:hanging="1440"/>
      </w:pPr>
      <w:rPr>
        <w:rFonts w:hint="default"/>
      </w:rPr>
    </w:lvl>
    <w:lvl w:ilvl="7">
      <w:start w:val="1"/>
      <w:numFmt w:val="decimal"/>
      <w:isLgl/>
      <w:lvlText w:val="%1.%2.%3.%4.%5.%6.%7.%8"/>
      <w:lvlJc w:val="left"/>
      <w:pPr>
        <w:ind w:left="4250" w:hanging="1440"/>
      </w:pPr>
      <w:rPr>
        <w:rFonts w:hint="default"/>
      </w:rPr>
    </w:lvl>
    <w:lvl w:ilvl="8">
      <w:start w:val="1"/>
      <w:numFmt w:val="decimal"/>
      <w:isLgl/>
      <w:lvlText w:val="%1.%2.%3.%4.%5.%6.%7.%8.%9"/>
      <w:lvlJc w:val="left"/>
      <w:pPr>
        <w:ind w:left="4600" w:hanging="1440"/>
      </w:pPr>
      <w:rPr>
        <w:rFonts w:hint="default"/>
      </w:rPr>
    </w:lvl>
  </w:abstractNum>
  <w:abstractNum w:abstractNumId="6" w15:restartNumberingAfterBreak="0">
    <w:nsid w:val="03631E2F"/>
    <w:multiLevelType w:val="hybridMultilevel"/>
    <w:tmpl w:val="6FD48F14"/>
    <w:lvl w:ilvl="0" w:tplc="110073A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4333BDB"/>
    <w:multiLevelType w:val="hybridMultilevel"/>
    <w:tmpl w:val="1666AA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46E0ECC"/>
    <w:multiLevelType w:val="hybridMultilevel"/>
    <w:tmpl w:val="A9CA4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47C3EF1"/>
    <w:multiLevelType w:val="hybridMultilevel"/>
    <w:tmpl w:val="98744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4B84259"/>
    <w:multiLevelType w:val="hybridMultilevel"/>
    <w:tmpl w:val="19A659E6"/>
    <w:lvl w:ilvl="0" w:tplc="04090001">
      <w:start w:val="1"/>
      <w:numFmt w:val="bullet"/>
      <w:lvlText w:val=""/>
      <w:lvlJc w:val="left"/>
      <w:pPr>
        <w:ind w:left="1776" w:hanging="360"/>
      </w:pPr>
      <w:rPr>
        <w:rFonts w:ascii="Symbol" w:hAnsi="Symbol" w:hint="default"/>
      </w:rPr>
    </w:lvl>
    <w:lvl w:ilvl="1" w:tplc="04090003">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1" w15:restartNumberingAfterBreak="0">
    <w:nsid w:val="077E1407"/>
    <w:multiLevelType w:val="multilevel"/>
    <w:tmpl w:val="41F6F9AA"/>
    <w:lvl w:ilvl="0">
      <w:start w:val="2"/>
      <w:numFmt w:val="decimal"/>
      <w:lvlText w:val="%1"/>
      <w:lvlJc w:val="left"/>
      <w:pPr>
        <w:ind w:left="510" w:hanging="510"/>
      </w:pPr>
      <w:rPr>
        <w:rFonts w:hint="default"/>
      </w:rPr>
    </w:lvl>
    <w:lvl w:ilvl="1">
      <w:start w:val="1"/>
      <w:numFmt w:val="decimal"/>
      <w:lvlText w:val="%1.%2"/>
      <w:lvlJc w:val="left"/>
      <w:pPr>
        <w:ind w:left="1770" w:hanging="51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12" w15:restartNumberingAfterBreak="0">
    <w:nsid w:val="09D73D75"/>
    <w:multiLevelType w:val="hybridMultilevel"/>
    <w:tmpl w:val="46B057FA"/>
    <w:lvl w:ilvl="0" w:tplc="51CC76F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9D5F0C"/>
    <w:multiLevelType w:val="hybridMultilevel"/>
    <w:tmpl w:val="4FAE24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C49100C"/>
    <w:multiLevelType w:val="hybridMultilevel"/>
    <w:tmpl w:val="8306E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5C6264"/>
    <w:multiLevelType w:val="multilevel"/>
    <w:tmpl w:val="A350A144"/>
    <w:lvl w:ilvl="0">
      <w:start w:val="3"/>
      <w:numFmt w:val="decimal"/>
      <w:lvlText w:val="%1"/>
      <w:lvlJc w:val="left"/>
      <w:pPr>
        <w:ind w:left="360" w:hanging="360"/>
      </w:pPr>
      <w:rPr>
        <w:rFonts w:hint="default"/>
      </w:rPr>
    </w:lvl>
    <w:lvl w:ilvl="1">
      <w:start w:val="1"/>
      <w:numFmt w:val="decimal"/>
      <w:lvlText w:val="%1.%2"/>
      <w:lvlJc w:val="left"/>
      <w:pPr>
        <w:ind w:left="1980" w:hanging="7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480" w:hanging="1440"/>
      </w:pPr>
      <w:rPr>
        <w:rFonts w:hint="default"/>
      </w:rPr>
    </w:lvl>
    <w:lvl w:ilvl="5">
      <w:start w:val="1"/>
      <w:numFmt w:val="decimal"/>
      <w:lvlText w:val="%1.%2.%3.%4.%5.%6"/>
      <w:lvlJc w:val="left"/>
      <w:pPr>
        <w:ind w:left="8100" w:hanging="1800"/>
      </w:pPr>
      <w:rPr>
        <w:rFonts w:hint="default"/>
      </w:rPr>
    </w:lvl>
    <w:lvl w:ilvl="6">
      <w:start w:val="1"/>
      <w:numFmt w:val="decimal"/>
      <w:lvlText w:val="%1.%2.%3.%4.%5.%6.%7"/>
      <w:lvlJc w:val="left"/>
      <w:pPr>
        <w:ind w:left="9360" w:hanging="1800"/>
      </w:pPr>
      <w:rPr>
        <w:rFonts w:hint="default"/>
      </w:rPr>
    </w:lvl>
    <w:lvl w:ilvl="7">
      <w:start w:val="1"/>
      <w:numFmt w:val="decimal"/>
      <w:lvlText w:val="%1.%2.%3.%4.%5.%6.%7.%8"/>
      <w:lvlJc w:val="left"/>
      <w:pPr>
        <w:ind w:left="10980" w:hanging="2160"/>
      </w:pPr>
      <w:rPr>
        <w:rFonts w:hint="default"/>
      </w:rPr>
    </w:lvl>
    <w:lvl w:ilvl="8">
      <w:start w:val="1"/>
      <w:numFmt w:val="decimal"/>
      <w:lvlText w:val="%1.%2.%3.%4.%5.%6.%7.%8.%9"/>
      <w:lvlJc w:val="left"/>
      <w:pPr>
        <w:ind w:left="12600" w:hanging="2520"/>
      </w:pPr>
      <w:rPr>
        <w:rFonts w:hint="default"/>
      </w:rPr>
    </w:lvl>
  </w:abstractNum>
  <w:abstractNum w:abstractNumId="16" w15:restartNumberingAfterBreak="0">
    <w:nsid w:val="0C6126C7"/>
    <w:multiLevelType w:val="multilevel"/>
    <w:tmpl w:val="A4E8D880"/>
    <w:lvl w:ilvl="0">
      <w:start w:val="4"/>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0D650B42"/>
    <w:multiLevelType w:val="hybridMultilevel"/>
    <w:tmpl w:val="1D6AC2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0E452E82"/>
    <w:multiLevelType w:val="hybridMultilevel"/>
    <w:tmpl w:val="A426D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03E3FC9"/>
    <w:multiLevelType w:val="multilevel"/>
    <w:tmpl w:val="8F7AC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3F6FBE"/>
    <w:multiLevelType w:val="hybridMultilevel"/>
    <w:tmpl w:val="E2EC17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1C7259E"/>
    <w:multiLevelType w:val="multilevel"/>
    <w:tmpl w:val="8BCC9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09490A"/>
    <w:multiLevelType w:val="hybridMultilevel"/>
    <w:tmpl w:val="238C3240"/>
    <w:lvl w:ilvl="0" w:tplc="EE3283A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17071E7C"/>
    <w:multiLevelType w:val="multilevel"/>
    <w:tmpl w:val="7DFA8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AA7E6A"/>
    <w:multiLevelType w:val="multilevel"/>
    <w:tmpl w:val="DF460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9323C06"/>
    <w:multiLevelType w:val="multilevel"/>
    <w:tmpl w:val="41F6F9AA"/>
    <w:lvl w:ilvl="0">
      <w:start w:val="2"/>
      <w:numFmt w:val="decimal"/>
      <w:lvlText w:val="%1"/>
      <w:lvlJc w:val="left"/>
      <w:pPr>
        <w:ind w:left="510" w:hanging="510"/>
      </w:pPr>
      <w:rPr>
        <w:rFonts w:hint="default"/>
      </w:rPr>
    </w:lvl>
    <w:lvl w:ilvl="1">
      <w:start w:val="1"/>
      <w:numFmt w:val="decimal"/>
      <w:lvlText w:val="%1.%2"/>
      <w:lvlJc w:val="left"/>
      <w:pPr>
        <w:ind w:left="1770" w:hanging="51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26" w15:restartNumberingAfterBreak="0">
    <w:nsid w:val="1BA24571"/>
    <w:multiLevelType w:val="hybridMultilevel"/>
    <w:tmpl w:val="0C42BC5E"/>
    <w:lvl w:ilvl="0" w:tplc="7FA0A64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CB756DF"/>
    <w:multiLevelType w:val="hybridMultilevel"/>
    <w:tmpl w:val="E4E4A806"/>
    <w:lvl w:ilvl="0" w:tplc="04090017">
      <w:start w:val="1"/>
      <w:numFmt w:val="lowerLetter"/>
      <w:lvlText w:val="%1)"/>
      <w:lvlJc w:val="left"/>
      <w:pPr>
        <w:ind w:left="2496" w:hanging="360"/>
      </w:pPr>
    </w:lvl>
    <w:lvl w:ilvl="1" w:tplc="04090019" w:tentative="1">
      <w:start w:val="1"/>
      <w:numFmt w:val="lowerLetter"/>
      <w:lvlText w:val="%2."/>
      <w:lvlJc w:val="left"/>
      <w:pPr>
        <w:ind w:left="3216" w:hanging="360"/>
      </w:pPr>
    </w:lvl>
    <w:lvl w:ilvl="2" w:tplc="0409001B" w:tentative="1">
      <w:start w:val="1"/>
      <w:numFmt w:val="lowerRoman"/>
      <w:lvlText w:val="%3."/>
      <w:lvlJc w:val="right"/>
      <w:pPr>
        <w:ind w:left="3936" w:hanging="180"/>
      </w:pPr>
    </w:lvl>
    <w:lvl w:ilvl="3" w:tplc="0409000F" w:tentative="1">
      <w:start w:val="1"/>
      <w:numFmt w:val="decimal"/>
      <w:lvlText w:val="%4."/>
      <w:lvlJc w:val="left"/>
      <w:pPr>
        <w:ind w:left="4656" w:hanging="360"/>
      </w:pPr>
    </w:lvl>
    <w:lvl w:ilvl="4" w:tplc="04090019" w:tentative="1">
      <w:start w:val="1"/>
      <w:numFmt w:val="lowerLetter"/>
      <w:lvlText w:val="%5."/>
      <w:lvlJc w:val="left"/>
      <w:pPr>
        <w:ind w:left="5376" w:hanging="360"/>
      </w:pPr>
    </w:lvl>
    <w:lvl w:ilvl="5" w:tplc="0409001B" w:tentative="1">
      <w:start w:val="1"/>
      <w:numFmt w:val="lowerRoman"/>
      <w:lvlText w:val="%6."/>
      <w:lvlJc w:val="right"/>
      <w:pPr>
        <w:ind w:left="6096" w:hanging="180"/>
      </w:pPr>
    </w:lvl>
    <w:lvl w:ilvl="6" w:tplc="0409000F" w:tentative="1">
      <w:start w:val="1"/>
      <w:numFmt w:val="decimal"/>
      <w:lvlText w:val="%7."/>
      <w:lvlJc w:val="left"/>
      <w:pPr>
        <w:ind w:left="6816" w:hanging="360"/>
      </w:pPr>
    </w:lvl>
    <w:lvl w:ilvl="7" w:tplc="04090019" w:tentative="1">
      <w:start w:val="1"/>
      <w:numFmt w:val="lowerLetter"/>
      <w:lvlText w:val="%8."/>
      <w:lvlJc w:val="left"/>
      <w:pPr>
        <w:ind w:left="7536" w:hanging="360"/>
      </w:pPr>
    </w:lvl>
    <w:lvl w:ilvl="8" w:tplc="0409001B" w:tentative="1">
      <w:start w:val="1"/>
      <w:numFmt w:val="lowerRoman"/>
      <w:lvlText w:val="%9."/>
      <w:lvlJc w:val="right"/>
      <w:pPr>
        <w:ind w:left="8256" w:hanging="180"/>
      </w:pPr>
    </w:lvl>
  </w:abstractNum>
  <w:abstractNum w:abstractNumId="28" w15:restartNumberingAfterBreak="0">
    <w:nsid w:val="1E0A28E5"/>
    <w:multiLevelType w:val="multilevel"/>
    <w:tmpl w:val="41F6F9AA"/>
    <w:lvl w:ilvl="0">
      <w:start w:val="2"/>
      <w:numFmt w:val="decimal"/>
      <w:lvlText w:val="%1"/>
      <w:lvlJc w:val="left"/>
      <w:pPr>
        <w:ind w:left="510" w:hanging="510"/>
      </w:pPr>
      <w:rPr>
        <w:rFonts w:hint="default"/>
      </w:rPr>
    </w:lvl>
    <w:lvl w:ilvl="1">
      <w:start w:val="1"/>
      <w:numFmt w:val="decimal"/>
      <w:lvlText w:val="%1.%2"/>
      <w:lvlJc w:val="left"/>
      <w:pPr>
        <w:ind w:left="1770" w:hanging="51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29" w15:restartNumberingAfterBreak="0">
    <w:nsid w:val="1E7A5591"/>
    <w:multiLevelType w:val="hybridMultilevel"/>
    <w:tmpl w:val="C66EFE62"/>
    <w:lvl w:ilvl="0" w:tplc="ACFCD93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1F4B33C4"/>
    <w:multiLevelType w:val="hybridMultilevel"/>
    <w:tmpl w:val="466ADF22"/>
    <w:lvl w:ilvl="0" w:tplc="60005CD8">
      <w:start w:val="17"/>
      <w:numFmt w:val="bullet"/>
      <w:lvlText w:val="-"/>
      <w:lvlJc w:val="left"/>
      <w:pPr>
        <w:ind w:left="72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FC505E7"/>
    <w:multiLevelType w:val="hybridMultilevel"/>
    <w:tmpl w:val="51E055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1FF938D8"/>
    <w:multiLevelType w:val="multilevel"/>
    <w:tmpl w:val="D31C8F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20CC6942"/>
    <w:multiLevelType w:val="hybridMultilevel"/>
    <w:tmpl w:val="9828D4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215E5164"/>
    <w:multiLevelType w:val="hybridMultilevel"/>
    <w:tmpl w:val="5D3C5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3A5224D"/>
    <w:multiLevelType w:val="multilevel"/>
    <w:tmpl w:val="50C05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3C74C5E"/>
    <w:multiLevelType w:val="multilevel"/>
    <w:tmpl w:val="DF126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486680C"/>
    <w:multiLevelType w:val="hybridMultilevel"/>
    <w:tmpl w:val="C06A3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52D7196"/>
    <w:multiLevelType w:val="multilevel"/>
    <w:tmpl w:val="41F6F9AA"/>
    <w:lvl w:ilvl="0">
      <w:start w:val="2"/>
      <w:numFmt w:val="decimal"/>
      <w:lvlText w:val="%1"/>
      <w:lvlJc w:val="left"/>
      <w:pPr>
        <w:ind w:left="510" w:hanging="510"/>
      </w:pPr>
      <w:rPr>
        <w:rFonts w:hint="default"/>
      </w:rPr>
    </w:lvl>
    <w:lvl w:ilvl="1">
      <w:start w:val="1"/>
      <w:numFmt w:val="decimal"/>
      <w:lvlText w:val="%1.%2"/>
      <w:lvlJc w:val="left"/>
      <w:pPr>
        <w:ind w:left="1770" w:hanging="51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39"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40" w15:restartNumberingAfterBreak="0">
    <w:nsid w:val="267C0D08"/>
    <w:multiLevelType w:val="hybridMultilevel"/>
    <w:tmpl w:val="3954C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6E5602C"/>
    <w:multiLevelType w:val="hybridMultilevel"/>
    <w:tmpl w:val="1C286F14"/>
    <w:lvl w:ilvl="0" w:tplc="DF4AD918">
      <w:numFmt w:val="bullet"/>
      <w:lvlText w:val="-"/>
      <w:lvlJc w:val="left"/>
      <w:pPr>
        <w:ind w:left="510" w:hanging="360"/>
      </w:pPr>
      <w:rPr>
        <w:rFonts w:ascii="Calibri" w:eastAsiaTheme="minorHAnsi" w:hAnsi="Calibri" w:cs="Calibri"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42"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43" w15:restartNumberingAfterBreak="0">
    <w:nsid w:val="28A1558E"/>
    <w:multiLevelType w:val="hybridMultilevel"/>
    <w:tmpl w:val="08CAAF08"/>
    <w:lvl w:ilvl="0" w:tplc="D53CF3BC">
      <w:start w:val="1"/>
      <w:numFmt w:val="low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4" w15:restartNumberingAfterBreak="0">
    <w:nsid w:val="28DB17EA"/>
    <w:multiLevelType w:val="hybridMultilevel"/>
    <w:tmpl w:val="3A0E8D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46" w15:restartNumberingAfterBreak="0">
    <w:nsid w:val="2BDB3930"/>
    <w:multiLevelType w:val="hybridMultilevel"/>
    <w:tmpl w:val="6E1A77DA"/>
    <w:lvl w:ilvl="0" w:tplc="110073A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C421008"/>
    <w:multiLevelType w:val="hybridMultilevel"/>
    <w:tmpl w:val="45B0F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CA738B2"/>
    <w:multiLevelType w:val="hybridMultilevel"/>
    <w:tmpl w:val="92985F08"/>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49" w15:restartNumberingAfterBreak="0">
    <w:nsid w:val="2ECA452C"/>
    <w:multiLevelType w:val="multilevel"/>
    <w:tmpl w:val="D3C6F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0FA1CEF"/>
    <w:multiLevelType w:val="hybridMultilevel"/>
    <w:tmpl w:val="85E06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1216AF5"/>
    <w:multiLevelType w:val="hybridMultilevel"/>
    <w:tmpl w:val="F4A619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25118E5"/>
    <w:multiLevelType w:val="hybridMultilevel"/>
    <w:tmpl w:val="C21C369A"/>
    <w:lvl w:ilvl="0" w:tplc="820C70FC">
      <w:start w:val="1"/>
      <w:numFmt w:val="decimal"/>
      <w:lvlText w:val="%1)"/>
      <w:lvlJc w:val="left"/>
      <w:pPr>
        <w:ind w:left="720" w:hanging="360"/>
      </w:pPr>
      <w:rPr>
        <w:rFonts w:hint="default"/>
      </w:rPr>
    </w:lvl>
    <w:lvl w:ilvl="1" w:tplc="DC983202">
      <w:start w:val="1"/>
      <w:numFmt w:val="lowerLetter"/>
      <w:lvlText w:val="%2."/>
      <w:lvlJc w:val="left"/>
      <w:pPr>
        <w:ind w:left="1440" w:hanging="360"/>
      </w:pPr>
    </w:lvl>
    <w:lvl w:ilvl="2" w:tplc="166EC726">
      <w:start w:val="1"/>
      <w:numFmt w:val="lowerRoman"/>
      <w:pStyle w:val="Tabletext"/>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54"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55" w15:restartNumberingAfterBreak="0">
    <w:nsid w:val="347C4668"/>
    <w:multiLevelType w:val="hybridMultilevel"/>
    <w:tmpl w:val="3F5AAC9E"/>
    <w:lvl w:ilvl="0" w:tplc="04090001">
      <w:start w:val="1"/>
      <w:numFmt w:val="bullet"/>
      <w:lvlText w:val=""/>
      <w:lvlJc w:val="left"/>
      <w:pPr>
        <w:ind w:left="1764" w:hanging="360"/>
      </w:pPr>
      <w:rPr>
        <w:rFonts w:ascii="Symbol" w:hAnsi="Symbol" w:hint="default"/>
      </w:rPr>
    </w:lvl>
    <w:lvl w:ilvl="1" w:tplc="04090003" w:tentative="1">
      <w:start w:val="1"/>
      <w:numFmt w:val="bullet"/>
      <w:lvlText w:val="o"/>
      <w:lvlJc w:val="left"/>
      <w:pPr>
        <w:ind w:left="2484" w:hanging="360"/>
      </w:pPr>
      <w:rPr>
        <w:rFonts w:ascii="Courier New" w:hAnsi="Courier New" w:cs="Courier New" w:hint="default"/>
      </w:rPr>
    </w:lvl>
    <w:lvl w:ilvl="2" w:tplc="04090005" w:tentative="1">
      <w:start w:val="1"/>
      <w:numFmt w:val="bullet"/>
      <w:lvlText w:val=""/>
      <w:lvlJc w:val="left"/>
      <w:pPr>
        <w:ind w:left="3204" w:hanging="360"/>
      </w:pPr>
      <w:rPr>
        <w:rFonts w:ascii="Wingdings" w:hAnsi="Wingdings" w:hint="default"/>
      </w:rPr>
    </w:lvl>
    <w:lvl w:ilvl="3" w:tplc="04090001" w:tentative="1">
      <w:start w:val="1"/>
      <w:numFmt w:val="bullet"/>
      <w:lvlText w:val=""/>
      <w:lvlJc w:val="left"/>
      <w:pPr>
        <w:ind w:left="3924" w:hanging="360"/>
      </w:pPr>
      <w:rPr>
        <w:rFonts w:ascii="Symbol" w:hAnsi="Symbol" w:hint="default"/>
      </w:rPr>
    </w:lvl>
    <w:lvl w:ilvl="4" w:tplc="04090003" w:tentative="1">
      <w:start w:val="1"/>
      <w:numFmt w:val="bullet"/>
      <w:lvlText w:val="o"/>
      <w:lvlJc w:val="left"/>
      <w:pPr>
        <w:ind w:left="4644" w:hanging="360"/>
      </w:pPr>
      <w:rPr>
        <w:rFonts w:ascii="Courier New" w:hAnsi="Courier New" w:cs="Courier New" w:hint="default"/>
      </w:rPr>
    </w:lvl>
    <w:lvl w:ilvl="5" w:tplc="04090005" w:tentative="1">
      <w:start w:val="1"/>
      <w:numFmt w:val="bullet"/>
      <w:lvlText w:val=""/>
      <w:lvlJc w:val="left"/>
      <w:pPr>
        <w:ind w:left="5364" w:hanging="360"/>
      </w:pPr>
      <w:rPr>
        <w:rFonts w:ascii="Wingdings" w:hAnsi="Wingdings" w:hint="default"/>
      </w:rPr>
    </w:lvl>
    <w:lvl w:ilvl="6" w:tplc="04090001" w:tentative="1">
      <w:start w:val="1"/>
      <w:numFmt w:val="bullet"/>
      <w:lvlText w:val=""/>
      <w:lvlJc w:val="left"/>
      <w:pPr>
        <w:ind w:left="6084" w:hanging="360"/>
      </w:pPr>
      <w:rPr>
        <w:rFonts w:ascii="Symbol" w:hAnsi="Symbol" w:hint="default"/>
      </w:rPr>
    </w:lvl>
    <w:lvl w:ilvl="7" w:tplc="04090003" w:tentative="1">
      <w:start w:val="1"/>
      <w:numFmt w:val="bullet"/>
      <w:lvlText w:val="o"/>
      <w:lvlJc w:val="left"/>
      <w:pPr>
        <w:ind w:left="6804" w:hanging="360"/>
      </w:pPr>
      <w:rPr>
        <w:rFonts w:ascii="Courier New" w:hAnsi="Courier New" w:cs="Courier New" w:hint="default"/>
      </w:rPr>
    </w:lvl>
    <w:lvl w:ilvl="8" w:tplc="04090005" w:tentative="1">
      <w:start w:val="1"/>
      <w:numFmt w:val="bullet"/>
      <w:lvlText w:val=""/>
      <w:lvlJc w:val="left"/>
      <w:pPr>
        <w:ind w:left="7524" w:hanging="360"/>
      </w:pPr>
      <w:rPr>
        <w:rFonts w:ascii="Wingdings" w:hAnsi="Wingdings" w:hint="default"/>
      </w:rPr>
    </w:lvl>
  </w:abstractNum>
  <w:abstractNum w:abstractNumId="56" w15:restartNumberingAfterBreak="0">
    <w:nsid w:val="35065A96"/>
    <w:multiLevelType w:val="hybridMultilevel"/>
    <w:tmpl w:val="E668A336"/>
    <w:lvl w:ilvl="0" w:tplc="22929E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36854C24"/>
    <w:multiLevelType w:val="multilevel"/>
    <w:tmpl w:val="41F6F9AA"/>
    <w:lvl w:ilvl="0">
      <w:start w:val="2"/>
      <w:numFmt w:val="decimal"/>
      <w:lvlText w:val="%1"/>
      <w:lvlJc w:val="left"/>
      <w:pPr>
        <w:ind w:left="510" w:hanging="510"/>
      </w:pPr>
      <w:rPr>
        <w:rFonts w:hint="default"/>
      </w:rPr>
    </w:lvl>
    <w:lvl w:ilvl="1">
      <w:start w:val="1"/>
      <w:numFmt w:val="decimal"/>
      <w:lvlText w:val="%1.%2"/>
      <w:lvlJc w:val="left"/>
      <w:pPr>
        <w:ind w:left="1770" w:hanging="51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58"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59" w15:restartNumberingAfterBreak="0">
    <w:nsid w:val="3953772E"/>
    <w:multiLevelType w:val="hybridMultilevel"/>
    <w:tmpl w:val="BDC4A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A1F66A0"/>
    <w:multiLevelType w:val="multilevel"/>
    <w:tmpl w:val="771000E2"/>
    <w:lvl w:ilvl="0">
      <w:start w:val="1"/>
      <w:numFmt w:val="decimal"/>
      <w:lvlText w:val="%1."/>
      <w:lvlJc w:val="left"/>
      <w:pPr>
        <w:ind w:left="630" w:hanging="360"/>
      </w:pPr>
    </w:lvl>
    <w:lvl w:ilvl="1">
      <w:start w:val="16"/>
      <w:numFmt w:val="decimal"/>
      <w:isLgl/>
      <w:lvlText w:val="%1.%2"/>
      <w:lvlJc w:val="left"/>
      <w:pPr>
        <w:ind w:left="1065" w:hanging="795"/>
      </w:pPr>
      <w:rPr>
        <w:rFonts w:hint="default"/>
      </w:rPr>
    </w:lvl>
    <w:lvl w:ilvl="2">
      <w:start w:val="19"/>
      <w:numFmt w:val="decimal"/>
      <w:isLgl/>
      <w:lvlText w:val="%1.%2.%3"/>
      <w:lvlJc w:val="left"/>
      <w:pPr>
        <w:ind w:left="1065" w:hanging="795"/>
      </w:pPr>
      <w:rPr>
        <w:rFonts w:hint="default"/>
      </w:rPr>
    </w:lvl>
    <w:lvl w:ilvl="3">
      <w:start w:val="1"/>
      <w:numFmt w:val="decimal"/>
      <w:isLgl/>
      <w:lvlText w:val="%1.%2.%3.%4"/>
      <w:lvlJc w:val="left"/>
      <w:pPr>
        <w:ind w:left="1065" w:hanging="795"/>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350" w:hanging="108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1710" w:hanging="1440"/>
      </w:pPr>
      <w:rPr>
        <w:rFonts w:hint="default"/>
      </w:rPr>
    </w:lvl>
    <w:lvl w:ilvl="8">
      <w:start w:val="1"/>
      <w:numFmt w:val="decimal"/>
      <w:isLgl/>
      <w:lvlText w:val="%1.%2.%3.%4.%5.%6.%7.%8.%9"/>
      <w:lvlJc w:val="left"/>
      <w:pPr>
        <w:ind w:left="1710" w:hanging="1440"/>
      </w:pPr>
      <w:rPr>
        <w:rFonts w:hint="default"/>
      </w:rPr>
    </w:lvl>
  </w:abstractNum>
  <w:abstractNum w:abstractNumId="61" w15:restartNumberingAfterBreak="0">
    <w:nsid w:val="3ACF4E07"/>
    <w:multiLevelType w:val="hybridMultilevel"/>
    <w:tmpl w:val="59F0DCB4"/>
    <w:lvl w:ilvl="0" w:tplc="C6BEFA7E">
      <w:start w:val="1"/>
      <w:numFmt w:val="decimal"/>
      <w:lvlText w:val="%1."/>
      <w:lvlJc w:val="left"/>
      <w:pPr>
        <w:ind w:left="177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BD7585F"/>
    <w:multiLevelType w:val="multilevel"/>
    <w:tmpl w:val="02D27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C0E25EA"/>
    <w:multiLevelType w:val="hybridMultilevel"/>
    <w:tmpl w:val="8618E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CD8794F"/>
    <w:multiLevelType w:val="hybridMultilevel"/>
    <w:tmpl w:val="15583B9E"/>
    <w:lvl w:ilvl="0" w:tplc="F28C7E7E">
      <w:numFmt w:val="bullet"/>
      <w:lvlText w:val="-"/>
      <w:lvlJc w:val="left"/>
      <w:pPr>
        <w:ind w:left="555" w:hanging="360"/>
      </w:pPr>
      <w:rPr>
        <w:rFonts w:ascii="Calibri" w:eastAsiaTheme="minorHAnsi" w:hAnsi="Calibri" w:cs="Calibri" w:hint="default"/>
      </w:rPr>
    </w:lvl>
    <w:lvl w:ilvl="1" w:tplc="04090003" w:tentative="1">
      <w:start w:val="1"/>
      <w:numFmt w:val="bullet"/>
      <w:lvlText w:val="o"/>
      <w:lvlJc w:val="left"/>
      <w:pPr>
        <w:ind w:left="1275" w:hanging="360"/>
      </w:pPr>
      <w:rPr>
        <w:rFonts w:ascii="Courier New" w:hAnsi="Courier New" w:cs="Courier New" w:hint="default"/>
      </w:rPr>
    </w:lvl>
    <w:lvl w:ilvl="2" w:tplc="04090005" w:tentative="1">
      <w:start w:val="1"/>
      <w:numFmt w:val="bullet"/>
      <w:lvlText w:val=""/>
      <w:lvlJc w:val="left"/>
      <w:pPr>
        <w:ind w:left="1995" w:hanging="360"/>
      </w:pPr>
      <w:rPr>
        <w:rFonts w:ascii="Wingdings" w:hAnsi="Wingdings" w:hint="default"/>
      </w:rPr>
    </w:lvl>
    <w:lvl w:ilvl="3" w:tplc="04090001" w:tentative="1">
      <w:start w:val="1"/>
      <w:numFmt w:val="bullet"/>
      <w:lvlText w:val=""/>
      <w:lvlJc w:val="left"/>
      <w:pPr>
        <w:ind w:left="2715" w:hanging="360"/>
      </w:pPr>
      <w:rPr>
        <w:rFonts w:ascii="Symbol" w:hAnsi="Symbol" w:hint="default"/>
      </w:rPr>
    </w:lvl>
    <w:lvl w:ilvl="4" w:tplc="04090003" w:tentative="1">
      <w:start w:val="1"/>
      <w:numFmt w:val="bullet"/>
      <w:lvlText w:val="o"/>
      <w:lvlJc w:val="left"/>
      <w:pPr>
        <w:ind w:left="3435" w:hanging="360"/>
      </w:pPr>
      <w:rPr>
        <w:rFonts w:ascii="Courier New" w:hAnsi="Courier New" w:cs="Courier New" w:hint="default"/>
      </w:rPr>
    </w:lvl>
    <w:lvl w:ilvl="5" w:tplc="04090005" w:tentative="1">
      <w:start w:val="1"/>
      <w:numFmt w:val="bullet"/>
      <w:lvlText w:val=""/>
      <w:lvlJc w:val="left"/>
      <w:pPr>
        <w:ind w:left="4155" w:hanging="360"/>
      </w:pPr>
      <w:rPr>
        <w:rFonts w:ascii="Wingdings" w:hAnsi="Wingdings" w:hint="default"/>
      </w:rPr>
    </w:lvl>
    <w:lvl w:ilvl="6" w:tplc="04090001" w:tentative="1">
      <w:start w:val="1"/>
      <w:numFmt w:val="bullet"/>
      <w:lvlText w:val=""/>
      <w:lvlJc w:val="left"/>
      <w:pPr>
        <w:ind w:left="4875" w:hanging="360"/>
      </w:pPr>
      <w:rPr>
        <w:rFonts w:ascii="Symbol" w:hAnsi="Symbol" w:hint="default"/>
      </w:rPr>
    </w:lvl>
    <w:lvl w:ilvl="7" w:tplc="04090003" w:tentative="1">
      <w:start w:val="1"/>
      <w:numFmt w:val="bullet"/>
      <w:lvlText w:val="o"/>
      <w:lvlJc w:val="left"/>
      <w:pPr>
        <w:ind w:left="5595" w:hanging="360"/>
      </w:pPr>
      <w:rPr>
        <w:rFonts w:ascii="Courier New" w:hAnsi="Courier New" w:cs="Courier New" w:hint="default"/>
      </w:rPr>
    </w:lvl>
    <w:lvl w:ilvl="8" w:tplc="04090005" w:tentative="1">
      <w:start w:val="1"/>
      <w:numFmt w:val="bullet"/>
      <w:lvlText w:val=""/>
      <w:lvlJc w:val="left"/>
      <w:pPr>
        <w:ind w:left="6315" w:hanging="360"/>
      </w:pPr>
      <w:rPr>
        <w:rFonts w:ascii="Wingdings" w:hAnsi="Wingdings" w:hint="default"/>
      </w:rPr>
    </w:lvl>
  </w:abstractNum>
  <w:abstractNum w:abstractNumId="65" w15:restartNumberingAfterBreak="0">
    <w:nsid w:val="3DC276C3"/>
    <w:multiLevelType w:val="multilevel"/>
    <w:tmpl w:val="A83A6D6A"/>
    <w:lvl w:ilvl="0">
      <w:start w:val="1"/>
      <w:numFmt w:val="decimal"/>
      <w:lvlText w:val="%1."/>
      <w:lvlJc w:val="left"/>
      <w:pPr>
        <w:ind w:left="360" w:hanging="360"/>
      </w:pPr>
      <w:rPr>
        <w:rFonts w:hint="default"/>
      </w:rPr>
    </w:lvl>
    <w:lvl w:ilvl="1">
      <w:start w:val="1"/>
      <w:numFmt w:val="decimal"/>
      <w:isLgl/>
      <w:lvlText w:val="%1.%2"/>
      <w:lvlJc w:val="left"/>
      <w:pPr>
        <w:ind w:left="1710" w:hanging="720"/>
      </w:pPr>
      <w:rPr>
        <w:rFonts w:hint="default"/>
      </w:rPr>
    </w:lvl>
    <w:lvl w:ilvl="2">
      <w:start w:val="1"/>
      <w:numFmt w:val="decimal"/>
      <w:lvlText w:val="%3."/>
      <w:lvlJc w:val="left"/>
      <w:pPr>
        <w:ind w:left="1980" w:hanging="720"/>
      </w:pPr>
      <w:rPr>
        <w:rFonts w:hint="default"/>
        <w:b w:val="0"/>
        <w:bCs w:val="0"/>
        <w:i w:val="0"/>
        <w:iCs w:val="0"/>
        <w:caps w:val="0"/>
        <w:smallCaps w:val="0"/>
        <w:strike w:val="0"/>
        <w:dstrike w:val="0"/>
        <w:noProof w:val="0"/>
        <w:vanish w:val="0"/>
        <w:color w:val="000000"/>
        <w:spacing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340" w:hanging="1080"/>
      </w:pPr>
      <w:rPr>
        <w:rFonts w:hint="default"/>
        <w:b/>
        <w:i w:val="0"/>
        <w:sz w:val="24"/>
        <w:szCs w:val="24"/>
      </w:rPr>
    </w:lvl>
    <w:lvl w:ilvl="4">
      <w:start w:val="1"/>
      <w:numFmt w:val="decimal"/>
      <w:isLgl/>
      <w:lvlText w:val="%1.%2.%3.%4.%5"/>
      <w:lvlJc w:val="left"/>
      <w:pPr>
        <w:ind w:left="2880" w:hanging="1080"/>
      </w:pPr>
      <w:rPr>
        <w:rFonts w:hint="default"/>
        <w:b w:val="0"/>
        <w:i w:val="0"/>
        <w:sz w:val="20"/>
        <w:szCs w:val="20"/>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6" w15:restartNumberingAfterBreak="0">
    <w:nsid w:val="3E2D12D3"/>
    <w:multiLevelType w:val="hybridMultilevel"/>
    <w:tmpl w:val="5EE275E8"/>
    <w:lvl w:ilvl="0" w:tplc="22929E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3FAE33D0"/>
    <w:multiLevelType w:val="multilevel"/>
    <w:tmpl w:val="C3AC521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8" w15:restartNumberingAfterBreak="0">
    <w:nsid w:val="42130865"/>
    <w:multiLevelType w:val="multilevel"/>
    <w:tmpl w:val="5636C4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42CC3CB0"/>
    <w:multiLevelType w:val="hybridMultilevel"/>
    <w:tmpl w:val="CDC69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48D0891"/>
    <w:multiLevelType w:val="hybridMultilevel"/>
    <w:tmpl w:val="893C55F2"/>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71" w15:restartNumberingAfterBreak="0">
    <w:nsid w:val="448F767C"/>
    <w:multiLevelType w:val="hybridMultilevel"/>
    <w:tmpl w:val="3954C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55C23FA"/>
    <w:multiLevelType w:val="multilevel"/>
    <w:tmpl w:val="DCE27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5E102CE"/>
    <w:multiLevelType w:val="hybridMultilevel"/>
    <w:tmpl w:val="607E60E4"/>
    <w:lvl w:ilvl="0" w:tplc="B730314A">
      <w:start w:val="1"/>
      <w:numFmt w:val="decimal"/>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74"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75" w15:restartNumberingAfterBreak="0">
    <w:nsid w:val="49CC64F8"/>
    <w:multiLevelType w:val="hybridMultilevel"/>
    <w:tmpl w:val="87FAFE0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6" w15:restartNumberingAfterBreak="0">
    <w:nsid w:val="4A3C2275"/>
    <w:multiLevelType w:val="hybridMultilevel"/>
    <w:tmpl w:val="1D42DE7C"/>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77" w15:restartNumberingAfterBreak="0">
    <w:nsid w:val="4CC73AD3"/>
    <w:multiLevelType w:val="multilevel"/>
    <w:tmpl w:val="41F6F9AA"/>
    <w:lvl w:ilvl="0">
      <w:start w:val="2"/>
      <w:numFmt w:val="decimal"/>
      <w:lvlText w:val="%1"/>
      <w:lvlJc w:val="left"/>
      <w:pPr>
        <w:ind w:left="510" w:hanging="510"/>
      </w:pPr>
      <w:rPr>
        <w:rFonts w:hint="default"/>
      </w:rPr>
    </w:lvl>
    <w:lvl w:ilvl="1">
      <w:start w:val="1"/>
      <w:numFmt w:val="decimal"/>
      <w:lvlText w:val="%1.%2"/>
      <w:lvlJc w:val="left"/>
      <w:pPr>
        <w:ind w:left="1770" w:hanging="51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78" w15:restartNumberingAfterBreak="0">
    <w:nsid w:val="4EBB2C61"/>
    <w:multiLevelType w:val="hybridMultilevel"/>
    <w:tmpl w:val="64CEB8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4ECC3113"/>
    <w:multiLevelType w:val="multilevel"/>
    <w:tmpl w:val="CBC28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F066379"/>
    <w:multiLevelType w:val="hybridMultilevel"/>
    <w:tmpl w:val="86AAB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82" w15:restartNumberingAfterBreak="0">
    <w:nsid w:val="4FD13BEC"/>
    <w:multiLevelType w:val="hybridMultilevel"/>
    <w:tmpl w:val="1FAEB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FF23DF5"/>
    <w:multiLevelType w:val="hybridMultilevel"/>
    <w:tmpl w:val="6FD48F14"/>
    <w:lvl w:ilvl="0" w:tplc="110073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512C39E2"/>
    <w:multiLevelType w:val="hybridMultilevel"/>
    <w:tmpl w:val="9E98AD0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5" w15:restartNumberingAfterBreak="0">
    <w:nsid w:val="5153227A"/>
    <w:multiLevelType w:val="multilevel"/>
    <w:tmpl w:val="41F6F9AA"/>
    <w:lvl w:ilvl="0">
      <w:start w:val="2"/>
      <w:numFmt w:val="decimal"/>
      <w:lvlText w:val="%1"/>
      <w:lvlJc w:val="left"/>
      <w:pPr>
        <w:ind w:left="510" w:hanging="510"/>
      </w:pPr>
      <w:rPr>
        <w:rFonts w:hint="default"/>
      </w:rPr>
    </w:lvl>
    <w:lvl w:ilvl="1">
      <w:start w:val="1"/>
      <w:numFmt w:val="decimal"/>
      <w:lvlText w:val="%1.%2"/>
      <w:lvlJc w:val="left"/>
      <w:pPr>
        <w:ind w:left="1770" w:hanging="51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86" w15:restartNumberingAfterBreak="0">
    <w:nsid w:val="55F01EBD"/>
    <w:multiLevelType w:val="hybridMultilevel"/>
    <w:tmpl w:val="DF045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81A3020"/>
    <w:multiLevelType w:val="hybridMultilevel"/>
    <w:tmpl w:val="8F10C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81B4873"/>
    <w:multiLevelType w:val="hybridMultilevel"/>
    <w:tmpl w:val="30F6AC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596E26D8"/>
    <w:multiLevelType w:val="hybridMultilevel"/>
    <w:tmpl w:val="EEDE7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C7C3F3B"/>
    <w:multiLevelType w:val="multilevel"/>
    <w:tmpl w:val="D98A0C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D4A3B59"/>
    <w:multiLevelType w:val="hybridMultilevel"/>
    <w:tmpl w:val="10C007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2" w15:restartNumberingAfterBreak="0">
    <w:nsid w:val="5DC2310B"/>
    <w:multiLevelType w:val="multilevel"/>
    <w:tmpl w:val="5E30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02532D9"/>
    <w:multiLevelType w:val="multilevel"/>
    <w:tmpl w:val="F4284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1666132"/>
    <w:multiLevelType w:val="hybridMultilevel"/>
    <w:tmpl w:val="A4D642D8"/>
    <w:lvl w:ilvl="0" w:tplc="4ED234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47E78B6"/>
    <w:multiLevelType w:val="multilevel"/>
    <w:tmpl w:val="7C009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6284F85"/>
    <w:multiLevelType w:val="hybridMultilevel"/>
    <w:tmpl w:val="3954C720"/>
    <w:lvl w:ilvl="0" w:tplc="0409000F">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97" w15:restartNumberingAfterBreak="0">
    <w:nsid w:val="68751A11"/>
    <w:multiLevelType w:val="hybridMultilevel"/>
    <w:tmpl w:val="44EA3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8BA7CB5"/>
    <w:multiLevelType w:val="hybridMultilevel"/>
    <w:tmpl w:val="0E0C4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8C46C9A"/>
    <w:multiLevelType w:val="hybridMultilevel"/>
    <w:tmpl w:val="6FD48F14"/>
    <w:lvl w:ilvl="0" w:tplc="110073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69AE1237"/>
    <w:multiLevelType w:val="hybridMultilevel"/>
    <w:tmpl w:val="EC42650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6A5041A9"/>
    <w:multiLevelType w:val="multilevel"/>
    <w:tmpl w:val="41F6F9AA"/>
    <w:lvl w:ilvl="0">
      <w:start w:val="2"/>
      <w:numFmt w:val="decimal"/>
      <w:lvlText w:val="%1"/>
      <w:lvlJc w:val="left"/>
      <w:pPr>
        <w:ind w:left="510" w:hanging="510"/>
      </w:pPr>
      <w:rPr>
        <w:rFonts w:hint="default"/>
      </w:rPr>
    </w:lvl>
    <w:lvl w:ilvl="1">
      <w:start w:val="1"/>
      <w:numFmt w:val="decimal"/>
      <w:lvlText w:val="%1.%2"/>
      <w:lvlJc w:val="left"/>
      <w:pPr>
        <w:ind w:left="1770" w:hanging="51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102"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103" w15:restartNumberingAfterBreak="0">
    <w:nsid w:val="6E6A3855"/>
    <w:multiLevelType w:val="hybridMultilevel"/>
    <w:tmpl w:val="6E1A77DA"/>
    <w:lvl w:ilvl="0" w:tplc="110073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FE20434"/>
    <w:multiLevelType w:val="hybridMultilevel"/>
    <w:tmpl w:val="CFD849E0"/>
    <w:lvl w:ilvl="0" w:tplc="5B16F8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2FE5D73"/>
    <w:multiLevelType w:val="hybridMultilevel"/>
    <w:tmpl w:val="7F660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B6E0107"/>
    <w:multiLevelType w:val="hybridMultilevel"/>
    <w:tmpl w:val="5DA0429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7"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8" w15:restartNumberingAfterBreak="0">
    <w:nsid w:val="7F647412"/>
    <w:multiLevelType w:val="hybridMultilevel"/>
    <w:tmpl w:val="34728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54"/>
  </w:num>
  <w:num w:numId="3">
    <w:abstractNumId w:val="74"/>
  </w:num>
  <w:num w:numId="4">
    <w:abstractNumId w:val="58"/>
  </w:num>
  <w:num w:numId="5">
    <w:abstractNumId w:val="4"/>
  </w:num>
  <w:num w:numId="6">
    <w:abstractNumId w:val="81"/>
  </w:num>
  <w:num w:numId="7">
    <w:abstractNumId w:val="45"/>
  </w:num>
  <w:num w:numId="8">
    <w:abstractNumId w:val="39"/>
  </w:num>
  <w:num w:numId="9">
    <w:abstractNumId w:val="53"/>
  </w:num>
  <w:num w:numId="10">
    <w:abstractNumId w:val="102"/>
  </w:num>
  <w:num w:numId="11">
    <w:abstractNumId w:val="107"/>
  </w:num>
  <w:num w:numId="12">
    <w:abstractNumId w:val="0"/>
  </w:num>
  <w:num w:numId="13">
    <w:abstractNumId w:val="65"/>
  </w:num>
  <w:num w:numId="14">
    <w:abstractNumId w:val="6"/>
  </w:num>
  <w:num w:numId="15">
    <w:abstractNumId w:val="87"/>
  </w:num>
  <w:num w:numId="16">
    <w:abstractNumId w:val="2"/>
  </w:num>
  <w:num w:numId="17">
    <w:abstractNumId w:val="12"/>
  </w:num>
  <w:num w:numId="18">
    <w:abstractNumId w:val="99"/>
  </w:num>
  <w:num w:numId="19">
    <w:abstractNumId w:val="83"/>
  </w:num>
  <w:num w:numId="20">
    <w:abstractNumId w:val="52"/>
  </w:num>
  <w:num w:numId="21">
    <w:abstractNumId w:val="5"/>
  </w:num>
  <w:num w:numId="22">
    <w:abstractNumId w:val="40"/>
  </w:num>
  <w:num w:numId="23">
    <w:abstractNumId w:val="108"/>
  </w:num>
  <w:num w:numId="24">
    <w:abstractNumId w:val="94"/>
  </w:num>
  <w:num w:numId="25">
    <w:abstractNumId w:val="103"/>
  </w:num>
  <w:num w:numId="26">
    <w:abstractNumId w:val="71"/>
  </w:num>
  <w:num w:numId="27">
    <w:abstractNumId w:val="49"/>
  </w:num>
  <w:num w:numId="28">
    <w:abstractNumId w:val="92"/>
  </w:num>
  <w:num w:numId="29">
    <w:abstractNumId w:val="84"/>
  </w:num>
  <w:num w:numId="30">
    <w:abstractNumId w:val="46"/>
  </w:num>
  <w:num w:numId="31">
    <w:abstractNumId w:val="76"/>
  </w:num>
  <w:num w:numId="32">
    <w:abstractNumId w:val="34"/>
  </w:num>
  <w:num w:numId="33">
    <w:abstractNumId w:val="106"/>
  </w:num>
  <w:num w:numId="34">
    <w:abstractNumId w:val="29"/>
  </w:num>
  <w:num w:numId="35">
    <w:abstractNumId w:val="91"/>
  </w:num>
  <w:num w:numId="36">
    <w:abstractNumId w:val="96"/>
  </w:num>
  <w:num w:numId="37">
    <w:abstractNumId w:val="23"/>
  </w:num>
  <w:num w:numId="38">
    <w:abstractNumId w:val="70"/>
  </w:num>
  <w:num w:numId="39">
    <w:abstractNumId w:val="19"/>
  </w:num>
  <w:num w:numId="40">
    <w:abstractNumId w:val="30"/>
  </w:num>
  <w:num w:numId="41">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00"/>
  </w:num>
  <w:num w:numId="44">
    <w:abstractNumId w:val="7"/>
  </w:num>
  <w:num w:numId="45">
    <w:abstractNumId w:val="61"/>
  </w:num>
  <w:num w:numId="46">
    <w:abstractNumId w:val="27"/>
  </w:num>
  <w:num w:numId="47">
    <w:abstractNumId w:val="28"/>
  </w:num>
  <w:num w:numId="48">
    <w:abstractNumId w:val="60"/>
  </w:num>
  <w:num w:numId="49">
    <w:abstractNumId w:val="51"/>
  </w:num>
  <w:num w:numId="50">
    <w:abstractNumId w:val="8"/>
  </w:num>
  <w:num w:numId="51">
    <w:abstractNumId w:val="79"/>
  </w:num>
  <w:num w:numId="52">
    <w:abstractNumId w:val="14"/>
  </w:num>
  <w:num w:numId="53">
    <w:abstractNumId w:val="18"/>
  </w:num>
  <w:num w:numId="54">
    <w:abstractNumId w:val="80"/>
  </w:num>
  <w:num w:numId="55">
    <w:abstractNumId w:val="22"/>
  </w:num>
  <w:num w:numId="56">
    <w:abstractNumId w:val="75"/>
  </w:num>
  <w:num w:numId="57">
    <w:abstractNumId w:val="69"/>
  </w:num>
  <w:num w:numId="58">
    <w:abstractNumId w:val="31"/>
  </w:num>
  <w:num w:numId="59">
    <w:abstractNumId w:val="33"/>
  </w:num>
  <w:num w:numId="60">
    <w:abstractNumId w:val="10"/>
  </w:num>
  <w:num w:numId="61">
    <w:abstractNumId w:val="44"/>
  </w:num>
  <w:num w:numId="62">
    <w:abstractNumId w:val="88"/>
  </w:num>
  <w:num w:numId="63">
    <w:abstractNumId w:val="97"/>
  </w:num>
  <w:num w:numId="64">
    <w:abstractNumId w:val="86"/>
  </w:num>
  <w:num w:numId="65">
    <w:abstractNumId w:val="37"/>
  </w:num>
  <w:num w:numId="66">
    <w:abstractNumId w:val="48"/>
  </w:num>
  <w:num w:numId="67">
    <w:abstractNumId w:val="55"/>
  </w:num>
  <w:num w:numId="68">
    <w:abstractNumId w:val="38"/>
  </w:num>
  <w:num w:numId="69">
    <w:abstractNumId w:val="26"/>
  </w:num>
  <w:num w:numId="70">
    <w:abstractNumId w:val="41"/>
  </w:num>
  <w:num w:numId="71">
    <w:abstractNumId w:val="64"/>
  </w:num>
  <w:num w:numId="72">
    <w:abstractNumId w:val="3"/>
  </w:num>
  <w:num w:numId="73">
    <w:abstractNumId w:val="104"/>
  </w:num>
  <w:num w:numId="74">
    <w:abstractNumId w:val="32"/>
  </w:num>
  <w:num w:numId="75">
    <w:abstractNumId w:val="68"/>
  </w:num>
  <w:num w:numId="76">
    <w:abstractNumId w:val="43"/>
  </w:num>
  <w:num w:numId="77">
    <w:abstractNumId w:val="25"/>
  </w:num>
  <w:num w:numId="78">
    <w:abstractNumId w:val="77"/>
  </w:num>
  <w:num w:numId="79">
    <w:abstractNumId w:val="56"/>
  </w:num>
  <w:num w:numId="80">
    <w:abstractNumId w:val="66"/>
  </w:num>
  <w:num w:numId="81">
    <w:abstractNumId w:val="95"/>
    <w:lvlOverride w:ilvl="0">
      <w:startOverride w:val="1"/>
    </w:lvlOverride>
  </w:num>
  <w:num w:numId="82">
    <w:abstractNumId w:val="95"/>
    <w:lvlOverride w:ilvl="0"/>
    <w:lvlOverride w:ilvl="1">
      <w:startOverride w:val="1"/>
    </w:lvlOverride>
  </w:num>
  <w:num w:numId="83">
    <w:abstractNumId w:val="95"/>
    <w:lvlOverride w:ilvl="0"/>
    <w:lvlOverride w:ilvl="1">
      <w:startOverride w:val="2"/>
    </w:lvlOverride>
  </w:num>
  <w:num w:numId="84">
    <w:abstractNumId w:val="95"/>
    <w:lvlOverride w:ilvl="0">
      <w:startOverride w:val="2"/>
    </w:lvlOverride>
    <w:lvlOverride w:ilvl="1"/>
  </w:num>
  <w:num w:numId="85">
    <w:abstractNumId w:val="95"/>
    <w:lvlOverride w:ilvl="0"/>
    <w:lvlOverride w:ilvl="1">
      <w:startOverride w:val="1"/>
    </w:lvlOverride>
  </w:num>
  <w:num w:numId="86">
    <w:abstractNumId w:val="95"/>
    <w:lvlOverride w:ilvl="0"/>
    <w:lvlOverride w:ilvl="1">
      <w:startOverride w:val="2"/>
    </w:lvlOverride>
  </w:num>
  <w:num w:numId="87">
    <w:abstractNumId w:val="73"/>
  </w:num>
  <w:num w:numId="88">
    <w:abstractNumId w:val="21"/>
    <w:lvlOverride w:ilvl="0">
      <w:startOverride w:val="1"/>
    </w:lvlOverride>
  </w:num>
  <w:num w:numId="89">
    <w:abstractNumId w:val="21"/>
    <w:lvlOverride w:ilvl="0">
      <w:startOverride w:val="2"/>
    </w:lvlOverride>
  </w:num>
  <w:num w:numId="90">
    <w:abstractNumId w:val="1"/>
  </w:num>
  <w:num w:numId="91">
    <w:abstractNumId w:val="50"/>
  </w:num>
  <w:num w:numId="92">
    <w:abstractNumId w:val="17"/>
  </w:num>
  <w:num w:numId="93">
    <w:abstractNumId w:val="59"/>
  </w:num>
  <w:num w:numId="94">
    <w:abstractNumId w:val="98"/>
  </w:num>
  <w:num w:numId="95">
    <w:abstractNumId w:val="82"/>
  </w:num>
  <w:num w:numId="96">
    <w:abstractNumId w:val="105"/>
  </w:num>
  <w:num w:numId="97">
    <w:abstractNumId w:val="57"/>
  </w:num>
  <w:num w:numId="98">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3"/>
  </w:num>
  <w:num w:numId="100">
    <w:abstractNumId w:val="62"/>
    <w:lvlOverride w:ilvl="0">
      <w:startOverride w:val="1"/>
    </w:lvlOverride>
  </w:num>
  <w:num w:numId="101">
    <w:abstractNumId w:val="62"/>
    <w:lvlOverride w:ilvl="0">
      <w:startOverride w:val="2"/>
    </w:lvlOverride>
  </w:num>
  <w:num w:numId="102">
    <w:abstractNumId w:val="35"/>
    <w:lvlOverride w:ilvl="0">
      <w:startOverride w:val="1"/>
    </w:lvlOverride>
  </w:num>
  <w:num w:numId="103">
    <w:abstractNumId w:val="24"/>
    <w:lvlOverride w:ilvl="0">
      <w:startOverride w:val="1"/>
    </w:lvlOverride>
  </w:num>
  <w:num w:numId="104">
    <w:abstractNumId w:val="11"/>
  </w:num>
  <w:num w:numId="105">
    <w:abstractNumId w:val="16"/>
  </w:num>
  <w:num w:numId="106">
    <w:abstractNumId w:val="93"/>
  </w:num>
  <w:num w:numId="107">
    <w:abstractNumId w:val="90"/>
  </w:num>
  <w:num w:numId="108">
    <w:abstractNumId w:val="72"/>
  </w:num>
  <w:num w:numId="109">
    <w:abstractNumId w:val="36"/>
  </w:num>
  <w:num w:numId="110">
    <w:abstractNumId w:val="9"/>
  </w:num>
  <w:num w:numId="111">
    <w:abstractNumId w:val="15"/>
  </w:num>
  <w:num w:numId="112">
    <w:abstractNumId w:val="20"/>
  </w:num>
  <w:num w:numId="113">
    <w:abstractNumId w:val="85"/>
  </w:num>
  <w:num w:numId="114">
    <w:abstractNumId w:val="101"/>
  </w:num>
  <w:num w:numId="115">
    <w:abstractNumId w:val="89"/>
  </w:num>
  <w:num w:numId="116">
    <w:abstractNumId w:val="78"/>
  </w:num>
  <w:num w:numId="117">
    <w:abstractNumId w:val="47"/>
  </w:num>
  <w:num w:numId="118">
    <w:abstractNumId w:val="63"/>
  </w:num>
  <w:numIdMacAtCleanup w:val="11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oornima Kakani">
    <w15:presenceInfo w15:providerId="AD" w15:userId="S-1-5-21-2414005191-2431363525-1628603290-1295825"/>
  </w15:person>
  <w15:person w15:author="Karthick Nagarajan">
    <w15:presenceInfo w15:providerId="AD" w15:userId="S-1-5-21-2414005191-2431363525-1628603290-1516489"/>
  </w15:person>
  <w15:person w15:author="Nishikant .">
    <w15:presenceInfo w15:providerId="AD" w15:userId="S-1-5-21-2414005191-2431363525-1628603290-16077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B75"/>
    <w:rsid w:val="0000026F"/>
    <w:rsid w:val="00000457"/>
    <w:rsid w:val="0000048D"/>
    <w:rsid w:val="000020A6"/>
    <w:rsid w:val="000027CA"/>
    <w:rsid w:val="000032D8"/>
    <w:rsid w:val="000038AA"/>
    <w:rsid w:val="00003EFE"/>
    <w:rsid w:val="00004162"/>
    <w:rsid w:val="00005D81"/>
    <w:rsid w:val="000073D4"/>
    <w:rsid w:val="00011679"/>
    <w:rsid w:val="0001177F"/>
    <w:rsid w:val="000118D3"/>
    <w:rsid w:val="000125A1"/>
    <w:rsid w:val="0001272D"/>
    <w:rsid w:val="000129EE"/>
    <w:rsid w:val="00013A02"/>
    <w:rsid w:val="0001414D"/>
    <w:rsid w:val="000147EC"/>
    <w:rsid w:val="000148FB"/>
    <w:rsid w:val="00015685"/>
    <w:rsid w:val="000158B2"/>
    <w:rsid w:val="00016400"/>
    <w:rsid w:val="00016643"/>
    <w:rsid w:val="00016B55"/>
    <w:rsid w:val="00016C81"/>
    <w:rsid w:val="000170E7"/>
    <w:rsid w:val="00017509"/>
    <w:rsid w:val="00017659"/>
    <w:rsid w:val="0001790B"/>
    <w:rsid w:val="00020117"/>
    <w:rsid w:val="00020987"/>
    <w:rsid w:val="00020A74"/>
    <w:rsid w:val="0002128B"/>
    <w:rsid w:val="000213A3"/>
    <w:rsid w:val="00021F29"/>
    <w:rsid w:val="000228F8"/>
    <w:rsid w:val="000242B6"/>
    <w:rsid w:val="00024B54"/>
    <w:rsid w:val="00024E75"/>
    <w:rsid w:val="00025E89"/>
    <w:rsid w:val="00027629"/>
    <w:rsid w:val="000277E6"/>
    <w:rsid w:val="00030142"/>
    <w:rsid w:val="00030DFA"/>
    <w:rsid w:val="00031D6D"/>
    <w:rsid w:val="00031EE4"/>
    <w:rsid w:val="00032ED7"/>
    <w:rsid w:val="000332EF"/>
    <w:rsid w:val="00033E78"/>
    <w:rsid w:val="00034ADA"/>
    <w:rsid w:val="00035635"/>
    <w:rsid w:val="00035961"/>
    <w:rsid w:val="00036F4A"/>
    <w:rsid w:val="00040B77"/>
    <w:rsid w:val="00040FE7"/>
    <w:rsid w:val="00041A00"/>
    <w:rsid w:val="00043622"/>
    <w:rsid w:val="0004431F"/>
    <w:rsid w:val="00044814"/>
    <w:rsid w:val="000455F4"/>
    <w:rsid w:val="000456A1"/>
    <w:rsid w:val="0004584E"/>
    <w:rsid w:val="000474E6"/>
    <w:rsid w:val="000476D0"/>
    <w:rsid w:val="0004794E"/>
    <w:rsid w:val="00047998"/>
    <w:rsid w:val="000479B9"/>
    <w:rsid w:val="00050BAB"/>
    <w:rsid w:val="00051A77"/>
    <w:rsid w:val="00052BD8"/>
    <w:rsid w:val="00052C50"/>
    <w:rsid w:val="00053D27"/>
    <w:rsid w:val="000540F0"/>
    <w:rsid w:val="000548CF"/>
    <w:rsid w:val="00055354"/>
    <w:rsid w:val="0005563A"/>
    <w:rsid w:val="00056413"/>
    <w:rsid w:val="00056BF3"/>
    <w:rsid w:val="000575DA"/>
    <w:rsid w:val="00061035"/>
    <w:rsid w:val="00061CB1"/>
    <w:rsid w:val="00062FF0"/>
    <w:rsid w:val="00063391"/>
    <w:rsid w:val="000643EF"/>
    <w:rsid w:val="000649C2"/>
    <w:rsid w:val="00064FAD"/>
    <w:rsid w:val="000652F4"/>
    <w:rsid w:val="00065AEE"/>
    <w:rsid w:val="00065E22"/>
    <w:rsid w:val="00066D81"/>
    <w:rsid w:val="000704AE"/>
    <w:rsid w:val="00070507"/>
    <w:rsid w:val="000707D4"/>
    <w:rsid w:val="000709D5"/>
    <w:rsid w:val="00070B00"/>
    <w:rsid w:val="00070FC4"/>
    <w:rsid w:val="00072C69"/>
    <w:rsid w:val="00072E3E"/>
    <w:rsid w:val="00072FD2"/>
    <w:rsid w:val="000734FC"/>
    <w:rsid w:val="00073CDA"/>
    <w:rsid w:val="00074D2C"/>
    <w:rsid w:val="000751F5"/>
    <w:rsid w:val="00075B51"/>
    <w:rsid w:val="00075DF2"/>
    <w:rsid w:val="0008017B"/>
    <w:rsid w:val="00082D9A"/>
    <w:rsid w:val="000832D6"/>
    <w:rsid w:val="000853A9"/>
    <w:rsid w:val="000865FD"/>
    <w:rsid w:val="00086B56"/>
    <w:rsid w:val="00087F47"/>
    <w:rsid w:val="00087F95"/>
    <w:rsid w:val="00090018"/>
    <w:rsid w:val="00091E70"/>
    <w:rsid w:val="0009463B"/>
    <w:rsid w:val="00096C12"/>
    <w:rsid w:val="00097D6C"/>
    <w:rsid w:val="000A07F0"/>
    <w:rsid w:val="000A09CF"/>
    <w:rsid w:val="000A0EC8"/>
    <w:rsid w:val="000A11A6"/>
    <w:rsid w:val="000A1519"/>
    <w:rsid w:val="000A24D6"/>
    <w:rsid w:val="000A55FC"/>
    <w:rsid w:val="000A59AC"/>
    <w:rsid w:val="000A662E"/>
    <w:rsid w:val="000A6A6D"/>
    <w:rsid w:val="000A6AC6"/>
    <w:rsid w:val="000B038C"/>
    <w:rsid w:val="000B08CA"/>
    <w:rsid w:val="000B2160"/>
    <w:rsid w:val="000B2D88"/>
    <w:rsid w:val="000B3256"/>
    <w:rsid w:val="000B353C"/>
    <w:rsid w:val="000B3BAC"/>
    <w:rsid w:val="000B426B"/>
    <w:rsid w:val="000B4ACC"/>
    <w:rsid w:val="000B64EF"/>
    <w:rsid w:val="000B6576"/>
    <w:rsid w:val="000B716A"/>
    <w:rsid w:val="000B748E"/>
    <w:rsid w:val="000B75E7"/>
    <w:rsid w:val="000B7838"/>
    <w:rsid w:val="000B7839"/>
    <w:rsid w:val="000C07C2"/>
    <w:rsid w:val="000C16A8"/>
    <w:rsid w:val="000C1F0E"/>
    <w:rsid w:val="000C28F1"/>
    <w:rsid w:val="000C29D0"/>
    <w:rsid w:val="000C29F7"/>
    <w:rsid w:val="000C3583"/>
    <w:rsid w:val="000C375E"/>
    <w:rsid w:val="000C3D1B"/>
    <w:rsid w:val="000C4CCC"/>
    <w:rsid w:val="000C5CF1"/>
    <w:rsid w:val="000C5D96"/>
    <w:rsid w:val="000C76BB"/>
    <w:rsid w:val="000C7BA8"/>
    <w:rsid w:val="000D00B8"/>
    <w:rsid w:val="000D154E"/>
    <w:rsid w:val="000D225D"/>
    <w:rsid w:val="000D27B3"/>
    <w:rsid w:val="000D292E"/>
    <w:rsid w:val="000D3447"/>
    <w:rsid w:val="000D4346"/>
    <w:rsid w:val="000D593B"/>
    <w:rsid w:val="000D5DA5"/>
    <w:rsid w:val="000D64A9"/>
    <w:rsid w:val="000D6529"/>
    <w:rsid w:val="000D6A0C"/>
    <w:rsid w:val="000D7235"/>
    <w:rsid w:val="000D7589"/>
    <w:rsid w:val="000D7B74"/>
    <w:rsid w:val="000E0253"/>
    <w:rsid w:val="000E07CA"/>
    <w:rsid w:val="000E2071"/>
    <w:rsid w:val="000E2D25"/>
    <w:rsid w:val="000E2FB0"/>
    <w:rsid w:val="000E363E"/>
    <w:rsid w:val="000E372F"/>
    <w:rsid w:val="000E37E8"/>
    <w:rsid w:val="000E40F1"/>
    <w:rsid w:val="000E4D4A"/>
    <w:rsid w:val="000E4EC0"/>
    <w:rsid w:val="000E509C"/>
    <w:rsid w:val="000E53E8"/>
    <w:rsid w:val="000E60EE"/>
    <w:rsid w:val="000E672F"/>
    <w:rsid w:val="000E673E"/>
    <w:rsid w:val="000E69C7"/>
    <w:rsid w:val="000F175D"/>
    <w:rsid w:val="000F1912"/>
    <w:rsid w:val="000F2FD2"/>
    <w:rsid w:val="000F43CF"/>
    <w:rsid w:val="000F46AF"/>
    <w:rsid w:val="000F5E10"/>
    <w:rsid w:val="000F6BE8"/>
    <w:rsid w:val="00101866"/>
    <w:rsid w:val="00101EBE"/>
    <w:rsid w:val="00102F3B"/>
    <w:rsid w:val="00102F82"/>
    <w:rsid w:val="00103D53"/>
    <w:rsid w:val="00104B7C"/>
    <w:rsid w:val="001055A3"/>
    <w:rsid w:val="00105D27"/>
    <w:rsid w:val="0010691B"/>
    <w:rsid w:val="00107209"/>
    <w:rsid w:val="001072F8"/>
    <w:rsid w:val="001078A2"/>
    <w:rsid w:val="001100EB"/>
    <w:rsid w:val="00110844"/>
    <w:rsid w:val="00110C85"/>
    <w:rsid w:val="00112081"/>
    <w:rsid w:val="00112AC5"/>
    <w:rsid w:val="00112D21"/>
    <w:rsid w:val="00113592"/>
    <w:rsid w:val="00115594"/>
    <w:rsid w:val="00116E50"/>
    <w:rsid w:val="001170F2"/>
    <w:rsid w:val="00121B23"/>
    <w:rsid w:val="0012300F"/>
    <w:rsid w:val="00123507"/>
    <w:rsid w:val="00124AA8"/>
    <w:rsid w:val="00124FDE"/>
    <w:rsid w:val="00125094"/>
    <w:rsid w:val="00132CF4"/>
    <w:rsid w:val="00133726"/>
    <w:rsid w:val="00133918"/>
    <w:rsid w:val="00133A20"/>
    <w:rsid w:val="00133C46"/>
    <w:rsid w:val="00133F35"/>
    <w:rsid w:val="00134EB2"/>
    <w:rsid w:val="00135C16"/>
    <w:rsid w:val="00137000"/>
    <w:rsid w:val="0014058D"/>
    <w:rsid w:val="001405A5"/>
    <w:rsid w:val="0014099C"/>
    <w:rsid w:val="00140D2E"/>
    <w:rsid w:val="0014124A"/>
    <w:rsid w:val="00143841"/>
    <w:rsid w:val="00143A55"/>
    <w:rsid w:val="00144220"/>
    <w:rsid w:val="00144D85"/>
    <w:rsid w:val="00144E00"/>
    <w:rsid w:val="00145552"/>
    <w:rsid w:val="00145915"/>
    <w:rsid w:val="00145FD3"/>
    <w:rsid w:val="00146154"/>
    <w:rsid w:val="001465C5"/>
    <w:rsid w:val="00146C88"/>
    <w:rsid w:val="001501C1"/>
    <w:rsid w:val="00150376"/>
    <w:rsid w:val="00150AAA"/>
    <w:rsid w:val="00150C5B"/>
    <w:rsid w:val="001510C1"/>
    <w:rsid w:val="001528CF"/>
    <w:rsid w:val="0015390C"/>
    <w:rsid w:val="00153BAB"/>
    <w:rsid w:val="00153CE3"/>
    <w:rsid w:val="00153D8A"/>
    <w:rsid w:val="00155ACD"/>
    <w:rsid w:val="00155C90"/>
    <w:rsid w:val="00156710"/>
    <w:rsid w:val="00156909"/>
    <w:rsid w:val="00156C8E"/>
    <w:rsid w:val="00157DB6"/>
    <w:rsid w:val="00161A03"/>
    <w:rsid w:val="00161D62"/>
    <w:rsid w:val="001629B2"/>
    <w:rsid w:val="00162AA6"/>
    <w:rsid w:val="00162DFD"/>
    <w:rsid w:val="00163FF4"/>
    <w:rsid w:val="00164504"/>
    <w:rsid w:val="0016793F"/>
    <w:rsid w:val="001702D0"/>
    <w:rsid w:val="0017085F"/>
    <w:rsid w:val="001723D3"/>
    <w:rsid w:val="001731A1"/>
    <w:rsid w:val="001740C0"/>
    <w:rsid w:val="001756A9"/>
    <w:rsid w:val="001757FD"/>
    <w:rsid w:val="00175C1E"/>
    <w:rsid w:val="001763E6"/>
    <w:rsid w:val="00176F4D"/>
    <w:rsid w:val="00180B20"/>
    <w:rsid w:val="00181393"/>
    <w:rsid w:val="00182813"/>
    <w:rsid w:val="001851D2"/>
    <w:rsid w:val="00185B10"/>
    <w:rsid w:val="00186458"/>
    <w:rsid w:val="00186D96"/>
    <w:rsid w:val="00187150"/>
    <w:rsid w:val="0018720F"/>
    <w:rsid w:val="00190423"/>
    <w:rsid w:val="00193219"/>
    <w:rsid w:val="00193A71"/>
    <w:rsid w:val="00193A7A"/>
    <w:rsid w:val="00194CF2"/>
    <w:rsid w:val="00194D64"/>
    <w:rsid w:val="00195152"/>
    <w:rsid w:val="00195262"/>
    <w:rsid w:val="00196A4C"/>
    <w:rsid w:val="001A010F"/>
    <w:rsid w:val="001A0ADA"/>
    <w:rsid w:val="001A0C5D"/>
    <w:rsid w:val="001A1EF0"/>
    <w:rsid w:val="001A4FB6"/>
    <w:rsid w:val="001A5C57"/>
    <w:rsid w:val="001A72DE"/>
    <w:rsid w:val="001A73AF"/>
    <w:rsid w:val="001B03BA"/>
    <w:rsid w:val="001B4256"/>
    <w:rsid w:val="001B4D57"/>
    <w:rsid w:val="001B52F5"/>
    <w:rsid w:val="001B572E"/>
    <w:rsid w:val="001B59E4"/>
    <w:rsid w:val="001B5E27"/>
    <w:rsid w:val="001B6DCD"/>
    <w:rsid w:val="001B770F"/>
    <w:rsid w:val="001B796B"/>
    <w:rsid w:val="001C01BC"/>
    <w:rsid w:val="001C0252"/>
    <w:rsid w:val="001C02D9"/>
    <w:rsid w:val="001C06DB"/>
    <w:rsid w:val="001C1B79"/>
    <w:rsid w:val="001C52A1"/>
    <w:rsid w:val="001C52D6"/>
    <w:rsid w:val="001C604A"/>
    <w:rsid w:val="001C61BF"/>
    <w:rsid w:val="001D18BD"/>
    <w:rsid w:val="001D2546"/>
    <w:rsid w:val="001D2E40"/>
    <w:rsid w:val="001D3A7A"/>
    <w:rsid w:val="001D52DE"/>
    <w:rsid w:val="001D556B"/>
    <w:rsid w:val="001D594A"/>
    <w:rsid w:val="001D6968"/>
    <w:rsid w:val="001D76A9"/>
    <w:rsid w:val="001E1280"/>
    <w:rsid w:val="001E1562"/>
    <w:rsid w:val="001E1892"/>
    <w:rsid w:val="001E2FDC"/>
    <w:rsid w:val="001E311C"/>
    <w:rsid w:val="001E3F03"/>
    <w:rsid w:val="001E42A1"/>
    <w:rsid w:val="001E4343"/>
    <w:rsid w:val="001E464A"/>
    <w:rsid w:val="001E53C7"/>
    <w:rsid w:val="001E5BC6"/>
    <w:rsid w:val="001E748A"/>
    <w:rsid w:val="001E7CFB"/>
    <w:rsid w:val="001F1045"/>
    <w:rsid w:val="001F11AF"/>
    <w:rsid w:val="001F1B37"/>
    <w:rsid w:val="001F1D9F"/>
    <w:rsid w:val="001F22DC"/>
    <w:rsid w:val="001F5FC3"/>
    <w:rsid w:val="001F6A51"/>
    <w:rsid w:val="001F6B16"/>
    <w:rsid w:val="001F779F"/>
    <w:rsid w:val="00200D29"/>
    <w:rsid w:val="00200E68"/>
    <w:rsid w:val="002010E0"/>
    <w:rsid w:val="002022F3"/>
    <w:rsid w:val="002024E5"/>
    <w:rsid w:val="002025A8"/>
    <w:rsid w:val="00203B44"/>
    <w:rsid w:val="00203EB2"/>
    <w:rsid w:val="00206303"/>
    <w:rsid w:val="002065FE"/>
    <w:rsid w:val="0020689B"/>
    <w:rsid w:val="00206A57"/>
    <w:rsid w:val="00206DD5"/>
    <w:rsid w:val="00207605"/>
    <w:rsid w:val="00210745"/>
    <w:rsid w:val="00210925"/>
    <w:rsid w:val="00211DCD"/>
    <w:rsid w:val="00212871"/>
    <w:rsid w:val="002140C4"/>
    <w:rsid w:val="00214BDC"/>
    <w:rsid w:val="002150DC"/>
    <w:rsid w:val="0021545A"/>
    <w:rsid w:val="00215805"/>
    <w:rsid w:val="00215993"/>
    <w:rsid w:val="00215A42"/>
    <w:rsid w:val="00216D42"/>
    <w:rsid w:val="002211FB"/>
    <w:rsid w:val="0022158E"/>
    <w:rsid w:val="002226E2"/>
    <w:rsid w:val="00223898"/>
    <w:rsid w:val="00224443"/>
    <w:rsid w:val="002248D3"/>
    <w:rsid w:val="002264F5"/>
    <w:rsid w:val="00227374"/>
    <w:rsid w:val="00227498"/>
    <w:rsid w:val="00227E58"/>
    <w:rsid w:val="00227EFC"/>
    <w:rsid w:val="00232431"/>
    <w:rsid w:val="00233B53"/>
    <w:rsid w:val="002340F5"/>
    <w:rsid w:val="00234719"/>
    <w:rsid w:val="002349F0"/>
    <w:rsid w:val="00234FDF"/>
    <w:rsid w:val="002353B6"/>
    <w:rsid w:val="00235E6C"/>
    <w:rsid w:val="00236497"/>
    <w:rsid w:val="00240331"/>
    <w:rsid w:val="002416FD"/>
    <w:rsid w:val="00242885"/>
    <w:rsid w:val="002432E4"/>
    <w:rsid w:val="00245DD2"/>
    <w:rsid w:val="00247822"/>
    <w:rsid w:val="00247C68"/>
    <w:rsid w:val="0025016F"/>
    <w:rsid w:val="002511EE"/>
    <w:rsid w:val="00251658"/>
    <w:rsid w:val="00251ACF"/>
    <w:rsid w:val="00251FDD"/>
    <w:rsid w:val="002527B1"/>
    <w:rsid w:val="00252D09"/>
    <w:rsid w:val="00253097"/>
    <w:rsid w:val="00253157"/>
    <w:rsid w:val="00253531"/>
    <w:rsid w:val="00253940"/>
    <w:rsid w:val="00253950"/>
    <w:rsid w:val="00253F4C"/>
    <w:rsid w:val="00254A75"/>
    <w:rsid w:val="00254D87"/>
    <w:rsid w:val="0025624D"/>
    <w:rsid w:val="002563AD"/>
    <w:rsid w:val="00257C66"/>
    <w:rsid w:val="00262346"/>
    <w:rsid w:val="00262BA7"/>
    <w:rsid w:val="00262C95"/>
    <w:rsid w:val="00262ECD"/>
    <w:rsid w:val="00263E6E"/>
    <w:rsid w:val="0026740A"/>
    <w:rsid w:val="00267589"/>
    <w:rsid w:val="002700E3"/>
    <w:rsid w:val="002705B1"/>
    <w:rsid w:val="002706CE"/>
    <w:rsid w:val="002716E1"/>
    <w:rsid w:val="00272029"/>
    <w:rsid w:val="00272D28"/>
    <w:rsid w:val="00273043"/>
    <w:rsid w:val="0027429E"/>
    <w:rsid w:val="00274B6D"/>
    <w:rsid w:val="00274D43"/>
    <w:rsid w:val="002759BB"/>
    <w:rsid w:val="00275AB8"/>
    <w:rsid w:val="00276641"/>
    <w:rsid w:val="00276903"/>
    <w:rsid w:val="0027787A"/>
    <w:rsid w:val="00277F11"/>
    <w:rsid w:val="002801B0"/>
    <w:rsid w:val="00280966"/>
    <w:rsid w:val="0028116E"/>
    <w:rsid w:val="002817A6"/>
    <w:rsid w:val="00281D93"/>
    <w:rsid w:val="00283B51"/>
    <w:rsid w:val="002840C5"/>
    <w:rsid w:val="0028435B"/>
    <w:rsid w:val="002861CC"/>
    <w:rsid w:val="002875ED"/>
    <w:rsid w:val="002907E8"/>
    <w:rsid w:val="002919B2"/>
    <w:rsid w:val="00292BDF"/>
    <w:rsid w:val="00292C60"/>
    <w:rsid w:val="002930BD"/>
    <w:rsid w:val="002931CE"/>
    <w:rsid w:val="002938D0"/>
    <w:rsid w:val="002941A4"/>
    <w:rsid w:val="00294B8B"/>
    <w:rsid w:val="002951C3"/>
    <w:rsid w:val="00295FFE"/>
    <w:rsid w:val="002963B6"/>
    <w:rsid w:val="002965BD"/>
    <w:rsid w:val="002971EA"/>
    <w:rsid w:val="002A06C1"/>
    <w:rsid w:val="002A0D10"/>
    <w:rsid w:val="002A1923"/>
    <w:rsid w:val="002A2390"/>
    <w:rsid w:val="002A3748"/>
    <w:rsid w:val="002A4ABD"/>
    <w:rsid w:val="002A6CCB"/>
    <w:rsid w:val="002A7313"/>
    <w:rsid w:val="002B05A3"/>
    <w:rsid w:val="002B1818"/>
    <w:rsid w:val="002B1AB4"/>
    <w:rsid w:val="002B218F"/>
    <w:rsid w:val="002B23DB"/>
    <w:rsid w:val="002B4368"/>
    <w:rsid w:val="002B5438"/>
    <w:rsid w:val="002B57E8"/>
    <w:rsid w:val="002B6EF1"/>
    <w:rsid w:val="002B7D61"/>
    <w:rsid w:val="002C051E"/>
    <w:rsid w:val="002C13B3"/>
    <w:rsid w:val="002C16C2"/>
    <w:rsid w:val="002C2772"/>
    <w:rsid w:val="002C2779"/>
    <w:rsid w:val="002C43E3"/>
    <w:rsid w:val="002C441E"/>
    <w:rsid w:val="002C6CB9"/>
    <w:rsid w:val="002D01A6"/>
    <w:rsid w:val="002D0B94"/>
    <w:rsid w:val="002D0E88"/>
    <w:rsid w:val="002D34BF"/>
    <w:rsid w:val="002D39F2"/>
    <w:rsid w:val="002D4B02"/>
    <w:rsid w:val="002D4CCE"/>
    <w:rsid w:val="002D4F1C"/>
    <w:rsid w:val="002D5950"/>
    <w:rsid w:val="002D5C96"/>
    <w:rsid w:val="002D64B3"/>
    <w:rsid w:val="002E0459"/>
    <w:rsid w:val="002E0EAE"/>
    <w:rsid w:val="002E1F75"/>
    <w:rsid w:val="002E20E4"/>
    <w:rsid w:val="002E2A9E"/>
    <w:rsid w:val="002E2F51"/>
    <w:rsid w:val="002E3764"/>
    <w:rsid w:val="002E391D"/>
    <w:rsid w:val="002E4F12"/>
    <w:rsid w:val="002E4F4B"/>
    <w:rsid w:val="002E520E"/>
    <w:rsid w:val="002E5526"/>
    <w:rsid w:val="002E5B06"/>
    <w:rsid w:val="002E5BCE"/>
    <w:rsid w:val="002E5D8D"/>
    <w:rsid w:val="002E5E15"/>
    <w:rsid w:val="002E6DE7"/>
    <w:rsid w:val="002E7FE6"/>
    <w:rsid w:val="002F0684"/>
    <w:rsid w:val="002F0FDA"/>
    <w:rsid w:val="002F260C"/>
    <w:rsid w:val="002F2729"/>
    <w:rsid w:val="002F47B5"/>
    <w:rsid w:val="002F5CE0"/>
    <w:rsid w:val="002F6DC4"/>
    <w:rsid w:val="002F7099"/>
    <w:rsid w:val="002F71A8"/>
    <w:rsid w:val="0030005A"/>
    <w:rsid w:val="0030061F"/>
    <w:rsid w:val="0030086E"/>
    <w:rsid w:val="00301650"/>
    <w:rsid w:val="00301A85"/>
    <w:rsid w:val="00301BC5"/>
    <w:rsid w:val="00301F8E"/>
    <w:rsid w:val="00302257"/>
    <w:rsid w:val="00302813"/>
    <w:rsid w:val="00304F94"/>
    <w:rsid w:val="00305103"/>
    <w:rsid w:val="00305779"/>
    <w:rsid w:val="00306AF8"/>
    <w:rsid w:val="00307FB9"/>
    <w:rsid w:val="00310463"/>
    <w:rsid w:val="0031055F"/>
    <w:rsid w:val="00310F85"/>
    <w:rsid w:val="00311362"/>
    <w:rsid w:val="00311AB7"/>
    <w:rsid w:val="003123DC"/>
    <w:rsid w:val="00315E08"/>
    <w:rsid w:val="00316B62"/>
    <w:rsid w:val="00316C97"/>
    <w:rsid w:val="00316E65"/>
    <w:rsid w:val="003204BE"/>
    <w:rsid w:val="00320681"/>
    <w:rsid w:val="00320804"/>
    <w:rsid w:val="00321663"/>
    <w:rsid w:val="00321B5A"/>
    <w:rsid w:val="003231BB"/>
    <w:rsid w:val="00323A8F"/>
    <w:rsid w:val="003249C8"/>
    <w:rsid w:val="003250E8"/>
    <w:rsid w:val="00326C30"/>
    <w:rsid w:val="003300BD"/>
    <w:rsid w:val="00331B24"/>
    <w:rsid w:val="00332537"/>
    <w:rsid w:val="0033257B"/>
    <w:rsid w:val="0033285D"/>
    <w:rsid w:val="00332B5E"/>
    <w:rsid w:val="00332E3E"/>
    <w:rsid w:val="003332A3"/>
    <w:rsid w:val="00333980"/>
    <w:rsid w:val="00334134"/>
    <w:rsid w:val="00334520"/>
    <w:rsid w:val="00335AEF"/>
    <w:rsid w:val="00335E09"/>
    <w:rsid w:val="00335F50"/>
    <w:rsid w:val="00336772"/>
    <w:rsid w:val="00336EA8"/>
    <w:rsid w:val="003377A6"/>
    <w:rsid w:val="003404F4"/>
    <w:rsid w:val="00340C3B"/>
    <w:rsid w:val="00340CB0"/>
    <w:rsid w:val="00341E1E"/>
    <w:rsid w:val="00342140"/>
    <w:rsid w:val="00342F02"/>
    <w:rsid w:val="0034357C"/>
    <w:rsid w:val="0034361A"/>
    <w:rsid w:val="003454D8"/>
    <w:rsid w:val="00345990"/>
    <w:rsid w:val="00346D7A"/>
    <w:rsid w:val="0035019A"/>
    <w:rsid w:val="003502DF"/>
    <w:rsid w:val="0035095C"/>
    <w:rsid w:val="00351256"/>
    <w:rsid w:val="003529AC"/>
    <w:rsid w:val="003554A9"/>
    <w:rsid w:val="003571E8"/>
    <w:rsid w:val="003573B4"/>
    <w:rsid w:val="00361A69"/>
    <w:rsid w:val="00361E3E"/>
    <w:rsid w:val="00362524"/>
    <w:rsid w:val="0036289C"/>
    <w:rsid w:val="00363094"/>
    <w:rsid w:val="0036455A"/>
    <w:rsid w:val="0036468E"/>
    <w:rsid w:val="00364E87"/>
    <w:rsid w:val="0036565D"/>
    <w:rsid w:val="0036700C"/>
    <w:rsid w:val="003671BA"/>
    <w:rsid w:val="003674DA"/>
    <w:rsid w:val="003711E2"/>
    <w:rsid w:val="0037165A"/>
    <w:rsid w:val="00371A64"/>
    <w:rsid w:val="00371E29"/>
    <w:rsid w:val="00372425"/>
    <w:rsid w:val="003724BA"/>
    <w:rsid w:val="0037308D"/>
    <w:rsid w:val="003754C0"/>
    <w:rsid w:val="003758D0"/>
    <w:rsid w:val="00380C71"/>
    <w:rsid w:val="00381762"/>
    <w:rsid w:val="00381C0D"/>
    <w:rsid w:val="00381FA4"/>
    <w:rsid w:val="00383F05"/>
    <w:rsid w:val="00384261"/>
    <w:rsid w:val="00384F9A"/>
    <w:rsid w:val="00385DC2"/>
    <w:rsid w:val="00386CBE"/>
    <w:rsid w:val="00386F0B"/>
    <w:rsid w:val="00390361"/>
    <w:rsid w:val="003906BB"/>
    <w:rsid w:val="0039133F"/>
    <w:rsid w:val="003919DF"/>
    <w:rsid w:val="0039240E"/>
    <w:rsid w:val="00392984"/>
    <w:rsid w:val="00392C51"/>
    <w:rsid w:val="00394F77"/>
    <w:rsid w:val="00396111"/>
    <w:rsid w:val="00396416"/>
    <w:rsid w:val="003967BF"/>
    <w:rsid w:val="00396F06"/>
    <w:rsid w:val="003978BD"/>
    <w:rsid w:val="003A03AC"/>
    <w:rsid w:val="003A0CA6"/>
    <w:rsid w:val="003A2549"/>
    <w:rsid w:val="003A33EA"/>
    <w:rsid w:val="003A35D2"/>
    <w:rsid w:val="003A4331"/>
    <w:rsid w:val="003A546F"/>
    <w:rsid w:val="003A5E5F"/>
    <w:rsid w:val="003A60CD"/>
    <w:rsid w:val="003A6995"/>
    <w:rsid w:val="003A6F3C"/>
    <w:rsid w:val="003A74E8"/>
    <w:rsid w:val="003B00FB"/>
    <w:rsid w:val="003B05D6"/>
    <w:rsid w:val="003B089F"/>
    <w:rsid w:val="003B08DC"/>
    <w:rsid w:val="003B09BE"/>
    <w:rsid w:val="003B1FC8"/>
    <w:rsid w:val="003B1FFD"/>
    <w:rsid w:val="003B447C"/>
    <w:rsid w:val="003B4A11"/>
    <w:rsid w:val="003B5444"/>
    <w:rsid w:val="003B63E4"/>
    <w:rsid w:val="003B6917"/>
    <w:rsid w:val="003B724B"/>
    <w:rsid w:val="003B72A4"/>
    <w:rsid w:val="003B79BD"/>
    <w:rsid w:val="003C04CA"/>
    <w:rsid w:val="003C0B68"/>
    <w:rsid w:val="003C1B10"/>
    <w:rsid w:val="003C22C6"/>
    <w:rsid w:val="003C247D"/>
    <w:rsid w:val="003C2547"/>
    <w:rsid w:val="003C2D04"/>
    <w:rsid w:val="003C5E0C"/>
    <w:rsid w:val="003C5F5B"/>
    <w:rsid w:val="003C6F13"/>
    <w:rsid w:val="003C780D"/>
    <w:rsid w:val="003C7F1A"/>
    <w:rsid w:val="003C7F47"/>
    <w:rsid w:val="003D004B"/>
    <w:rsid w:val="003D0A1E"/>
    <w:rsid w:val="003D0BBB"/>
    <w:rsid w:val="003D1500"/>
    <w:rsid w:val="003D152A"/>
    <w:rsid w:val="003D1944"/>
    <w:rsid w:val="003D2F4B"/>
    <w:rsid w:val="003D2FF4"/>
    <w:rsid w:val="003D3536"/>
    <w:rsid w:val="003D3DCD"/>
    <w:rsid w:val="003D3FBC"/>
    <w:rsid w:val="003D3FD5"/>
    <w:rsid w:val="003D4046"/>
    <w:rsid w:val="003D40E1"/>
    <w:rsid w:val="003D53AA"/>
    <w:rsid w:val="003D562D"/>
    <w:rsid w:val="003D7A49"/>
    <w:rsid w:val="003D7AE9"/>
    <w:rsid w:val="003E0238"/>
    <w:rsid w:val="003E041A"/>
    <w:rsid w:val="003E0955"/>
    <w:rsid w:val="003E12F7"/>
    <w:rsid w:val="003E130F"/>
    <w:rsid w:val="003E1C5D"/>
    <w:rsid w:val="003E2158"/>
    <w:rsid w:val="003E3635"/>
    <w:rsid w:val="003E3E90"/>
    <w:rsid w:val="003E41E2"/>
    <w:rsid w:val="003E423E"/>
    <w:rsid w:val="003E43C2"/>
    <w:rsid w:val="003E470C"/>
    <w:rsid w:val="003E484B"/>
    <w:rsid w:val="003E4FEC"/>
    <w:rsid w:val="003E51B1"/>
    <w:rsid w:val="003E7E5E"/>
    <w:rsid w:val="003F0A7D"/>
    <w:rsid w:val="003F0B53"/>
    <w:rsid w:val="003F0F84"/>
    <w:rsid w:val="003F1296"/>
    <w:rsid w:val="003F2C71"/>
    <w:rsid w:val="003F3026"/>
    <w:rsid w:val="003F4EE0"/>
    <w:rsid w:val="003F5069"/>
    <w:rsid w:val="003F5215"/>
    <w:rsid w:val="003F5757"/>
    <w:rsid w:val="003F6742"/>
    <w:rsid w:val="003F7A26"/>
    <w:rsid w:val="003F7C34"/>
    <w:rsid w:val="003F7C9C"/>
    <w:rsid w:val="00400C2C"/>
    <w:rsid w:val="00401692"/>
    <w:rsid w:val="00401B29"/>
    <w:rsid w:val="00402450"/>
    <w:rsid w:val="004029B0"/>
    <w:rsid w:val="00402E5A"/>
    <w:rsid w:val="0040331B"/>
    <w:rsid w:val="004036EA"/>
    <w:rsid w:val="00403BA9"/>
    <w:rsid w:val="00404939"/>
    <w:rsid w:val="00405EB6"/>
    <w:rsid w:val="00406BCC"/>
    <w:rsid w:val="004101E8"/>
    <w:rsid w:val="00411715"/>
    <w:rsid w:val="004119F8"/>
    <w:rsid w:val="00411B54"/>
    <w:rsid w:val="00411B70"/>
    <w:rsid w:val="00411D68"/>
    <w:rsid w:val="00411E42"/>
    <w:rsid w:val="0041332F"/>
    <w:rsid w:val="00413F39"/>
    <w:rsid w:val="004151C0"/>
    <w:rsid w:val="00416284"/>
    <w:rsid w:val="00416E07"/>
    <w:rsid w:val="004175E1"/>
    <w:rsid w:val="004177FA"/>
    <w:rsid w:val="004205F2"/>
    <w:rsid w:val="0042167C"/>
    <w:rsid w:val="00421AB6"/>
    <w:rsid w:val="004221BF"/>
    <w:rsid w:val="004226AF"/>
    <w:rsid w:val="00423A9F"/>
    <w:rsid w:val="00424005"/>
    <w:rsid w:val="00424864"/>
    <w:rsid w:val="00424F78"/>
    <w:rsid w:val="00425EFC"/>
    <w:rsid w:val="00426583"/>
    <w:rsid w:val="004269CC"/>
    <w:rsid w:val="00426ECD"/>
    <w:rsid w:val="0042743B"/>
    <w:rsid w:val="00427E78"/>
    <w:rsid w:val="00427FFB"/>
    <w:rsid w:val="0043033F"/>
    <w:rsid w:val="00430592"/>
    <w:rsid w:val="004312DF"/>
    <w:rsid w:val="00432E1A"/>
    <w:rsid w:val="004333B6"/>
    <w:rsid w:val="00434C53"/>
    <w:rsid w:val="00440961"/>
    <w:rsid w:val="00441E8F"/>
    <w:rsid w:val="00441FAC"/>
    <w:rsid w:val="00442684"/>
    <w:rsid w:val="0044295A"/>
    <w:rsid w:val="0044419C"/>
    <w:rsid w:val="00444533"/>
    <w:rsid w:val="0044482B"/>
    <w:rsid w:val="0044541C"/>
    <w:rsid w:val="00445431"/>
    <w:rsid w:val="00446163"/>
    <w:rsid w:val="00446F4B"/>
    <w:rsid w:val="00447694"/>
    <w:rsid w:val="00452841"/>
    <w:rsid w:val="004534F1"/>
    <w:rsid w:val="00453A70"/>
    <w:rsid w:val="00453E00"/>
    <w:rsid w:val="004555AB"/>
    <w:rsid w:val="004563CE"/>
    <w:rsid w:val="00457254"/>
    <w:rsid w:val="00457BBD"/>
    <w:rsid w:val="00462277"/>
    <w:rsid w:val="004626BC"/>
    <w:rsid w:val="0046375C"/>
    <w:rsid w:val="00463BFE"/>
    <w:rsid w:val="00463C13"/>
    <w:rsid w:val="004645A7"/>
    <w:rsid w:val="00465205"/>
    <w:rsid w:val="004674E2"/>
    <w:rsid w:val="00467515"/>
    <w:rsid w:val="00467576"/>
    <w:rsid w:val="00467717"/>
    <w:rsid w:val="004678E2"/>
    <w:rsid w:val="00471768"/>
    <w:rsid w:val="00473A14"/>
    <w:rsid w:val="00476013"/>
    <w:rsid w:val="004767B2"/>
    <w:rsid w:val="004777B4"/>
    <w:rsid w:val="0048211C"/>
    <w:rsid w:val="004827D4"/>
    <w:rsid w:val="004829EF"/>
    <w:rsid w:val="00482B8B"/>
    <w:rsid w:val="00483CC8"/>
    <w:rsid w:val="00484375"/>
    <w:rsid w:val="004844CD"/>
    <w:rsid w:val="00484730"/>
    <w:rsid w:val="00484875"/>
    <w:rsid w:val="00485144"/>
    <w:rsid w:val="0048566B"/>
    <w:rsid w:val="004860C5"/>
    <w:rsid w:val="004903E5"/>
    <w:rsid w:val="004905EB"/>
    <w:rsid w:val="00490A51"/>
    <w:rsid w:val="00490ED3"/>
    <w:rsid w:val="00491CA0"/>
    <w:rsid w:val="0049449B"/>
    <w:rsid w:val="00494E94"/>
    <w:rsid w:val="00496C0E"/>
    <w:rsid w:val="00496EE1"/>
    <w:rsid w:val="004A004E"/>
    <w:rsid w:val="004A0601"/>
    <w:rsid w:val="004A1FE6"/>
    <w:rsid w:val="004A2A14"/>
    <w:rsid w:val="004A37AC"/>
    <w:rsid w:val="004A3FBF"/>
    <w:rsid w:val="004A50D2"/>
    <w:rsid w:val="004A6279"/>
    <w:rsid w:val="004A6453"/>
    <w:rsid w:val="004A6711"/>
    <w:rsid w:val="004A732F"/>
    <w:rsid w:val="004A7A9E"/>
    <w:rsid w:val="004B0005"/>
    <w:rsid w:val="004B0078"/>
    <w:rsid w:val="004B05E7"/>
    <w:rsid w:val="004B0676"/>
    <w:rsid w:val="004B0BE8"/>
    <w:rsid w:val="004B12B7"/>
    <w:rsid w:val="004B3A7F"/>
    <w:rsid w:val="004B3AD4"/>
    <w:rsid w:val="004B3F4B"/>
    <w:rsid w:val="004B4178"/>
    <w:rsid w:val="004B4322"/>
    <w:rsid w:val="004B460C"/>
    <w:rsid w:val="004B4915"/>
    <w:rsid w:val="004B4A57"/>
    <w:rsid w:val="004B5290"/>
    <w:rsid w:val="004B5B6C"/>
    <w:rsid w:val="004B6189"/>
    <w:rsid w:val="004B63C9"/>
    <w:rsid w:val="004B6FF8"/>
    <w:rsid w:val="004B764A"/>
    <w:rsid w:val="004B7901"/>
    <w:rsid w:val="004C0ADC"/>
    <w:rsid w:val="004C12BD"/>
    <w:rsid w:val="004C1313"/>
    <w:rsid w:val="004C3D6E"/>
    <w:rsid w:val="004D0E70"/>
    <w:rsid w:val="004D15E7"/>
    <w:rsid w:val="004D180D"/>
    <w:rsid w:val="004D1947"/>
    <w:rsid w:val="004D1AD9"/>
    <w:rsid w:val="004D26BC"/>
    <w:rsid w:val="004D368C"/>
    <w:rsid w:val="004D375E"/>
    <w:rsid w:val="004D3DB0"/>
    <w:rsid w:val="004D3F46"/>
    <w:rsid w:val="004D51F9"/>
    <w:rsid w:val="004D5EF3"/>
    <w:rsid w:val="004D63C8"/>
    <w:rsid w:val="004D66A6"/>
    <w:rsid w:val="004D7CA2"/>
    <w:rsid w:val="004E0109"/>
    <w:rsid w:val="004E0618"/>
    <w:rsid w:val="004E358D"/>
    <w:rsid w:val="004E426B"/>
    <w:rsid w:val="004E5389"/>
    <w:rsid w:val="004E570F"/>
    <w:rsid w:val="004E5ECE"/>
    <w:rsid w:val="004E6B4F"/>
    <w:rsid w:val="004E7495"/>
    <w:rsid w:val="004F065B"/>
    <w:rsid w:val="004F0740"/>
    <w:rsid w:val="004F0A16"/>
    <w:rsid w:val="004F11E9"/>
    <w:rsid w:val="004F143D"/>
    <w:rsid w:val="004F17CA"/>
    <w:rsid w:val="004F20FE"/>
    <w:rsid w:val="004F2961"/>
    <w:rsid w:val="004F37C5"/>
    <w:rsid w:val="004F4BF7"/>
    <w:rsid w:val="004F530B"/>
    <w:rsid w:val="004F557A"/>
    <w:rsid w:val="004F5813"/>
    <w:rsid w:val="004F5A4E"/>
    <w:rsid w:val="004F5B64"/>
    <w:rsid w:val="004F6B7D"/>
    <w:rsid w:val="004F7093"/>
    <w:rsid w:val="004F7C77"/>
    <w:rsid w:val="005016E3"/>
    <w:rsid w:val="005016EE"/>
    <w:rsid w:val="00503779"/>
    <w:rsid w:val="005047EC"/>
    <w:rsid w:val="00504989"/>
    <w:rsid w:val="00505C29"/>
    <w:rsid w:val="005073FC"/>
    <w:rsid w:val="00507B5B"/>
    <w:rsid w:val="00507B6D"/>
    <w:rsid w:val="00507F21"/>
    <w:rsid w:val="005104BD"/>
    <w:rsid w:val="00510596"/>
    <w:rsid w:val="005106F8"/>
    <w:rsid w:val="00511034"/>
    <w:rsid w:val="00513631"/>
    <w:rsid w:val="0051372D"/>
    <w:rsid w:val="0051457B"/>
    <w:rsid w:val="0051529B"/>
    <w:rsid w:val="00515CCB"/>
    <w:rsid w:val="00516F1D"/>
    <w:rsid w:val="0051706F"/>
    <w:rsid w:val="005178B1"/>
    <w:rsid w:val="00517A36"/>
    <w:rsid w:val="00520025"/>
    <w:rsid w:val="00522B51"/>
    <w:rsid w:val="00522E1B"/>
    <w:rsid w:val="00523BF3"/>
    <w:rsid w:val="005241E7"/>
    <w:rsid w:val="00524CD7"/>
    <w:rsid w:val="00525010"/>
    <w:rsid w:val="0052601A"/>
    <w:rsid w:val="00526F19"/>
    <w:rsid w:val="00527A75"/>
    <w:rsid w:val="00531493"/>
    <w:rsid w:val="00531517"/>
    <w:rsid w:val="005315E8"/>
    <w:rsid w:val="00531896"/>
    <w:rsid w:val="00531A10"/>
    <w:rsid w:val="00532206"/>
    <w:rsid w:val="005322B1"/>
    <w:rsid w:val="0053242D"/>
    <w:rsid w:val="00532B24"/>
    <w:rsid w:val="00534DD2"/>
    <w:rsid w:val="00534E64"/>
    <w:rsid w:val="005352C7"/>
    <w:rsid w:val="0053607C"/>
    <w:rsid w:val="00536329"/>
    <w:rsid w:val="005367BF"/>
    <w:rsid w:val="00536EDC"/>
    <w:rsid w:val="005376C0"/>
    <w:rsid w:val="00537BCC"/>
    <w:rsid w:val="00537D76"/>
    <w:rsid w:val="00541012"/>
    <w:rsid w:val="00542A6F"/>
    <w:rsid w:val="00542CEA"/>
    <w:rsid w:val="00543B8C"/>
    <w:rsid w:val="00546983"/>
    <w:rsid w:val="005503FA"/>
    <w:rsid w:val="0055125F"/>
    <w:rsid w:val="00552AF1"/>
    <w:rsid w:val="0055383E"/>
    <w:rsid w:val="00553E64"/>
    <w:rsid w:val="00554C0F"/>
    <w:rsid w:val="00554CC6"/>
    <w:rsid w:val="005558B1"/>
    <w:rsid w:val="005559FB"/>
    <w:rsid w:val="00555CE5"/>
    <w:rsid w:val="0055667B"/>
    <w:rsid w:val="00556896"/>
    <w:rsid w:val="00557C8D"/>
    <w:rsid w:val="00557CE6"/>
    <w:rsid w:val="00560020"/>
    <w:rsid w:val="005630AF"/>
    <w:rsid w:val="00564508"/>
    <w:rsid w:val="00565CC8"/>
    <w:rsid w:val="00566C82"/>
    <w:rsid w:val="005671B2"/>
    <w:rsid w:val="00567530"/>
    <w:rsid w:val="005678AB"/>
    <w:rsid w:val="00567940"/>
    <w:rsid w:val="00570466"/>
    <w:rsid w:val="0057315D"/>
    <w:rsid w:val="005737DB"/>
    <w:rsid w:val="0057399B"/>
    <w:rsid w:val="00574B1C"/>
    <w:rsid w:val="00574B5C"/>
    <w:rsid w:val="0057561A"/>
    <w:rsid w:val="00576B79"/>
    <w:rsid w:val="00576D10"/>
    <w:rsid w:val="00577EF0"/>
    <w:rsid w:val="00580D31"/>
    <w:rsid w:val="005837EB"/>
    <w:rsid w:val="00585519"/>
    <w:rsid w:val="00586292"/>
    <w:rsid w:val="0058691C"/>
    <w:rsid w:val="005869FC"/>
    <w:rsid w:val="00590979"/>
    <w:rsid w:val="00591814"/>
    <w:rsid w:val="005921E4"/>
    <w:rsid w:val="00592BAA"/>
    <w:rsid w:val="00592D9A"/>
    <w:rsid w:val="00594159"/>
    <w:rsid w:val="005947BC"/>
    <w:rsid w:val="00596824"/>
    <w:rsid w:val="00596C02"/>
    <w:rsid w:val="0059707F"/>
    <w:rsid w:val="005976E9"/>
    <w:rsid w:val="00597F82"/>
    <w:rsid w:val="005A055E"/>
    <w:rsid w:val="005A27B2"/>
    <w:rsid w:val="005A511F"/>
    <w:rsid w:val="005A5E0A"/>
    <w:rsid w:val="005A7130"/>
    <w:rsid w:val="005A7433"/>
    <w:rsid w:val="005A77B8"/>
    <w:rsid w:val="005B0795"/>
    <w:rsid w:val="005B0E25"/>
    <w:rsid w:val="005B2047"/>
    <w:rsid w:val="005B2803"/>
    <w:rsid w:val="005B2C2E"/>
    <w:rsid w:val="005B3158"/>
    <w:rsid w:val="005B3586"/>
    <w:rsid w:val="005B36EE"/>
    <w:rsid w:val="005B44F9"/>
    <w:rsid w:val="005B4E29"/>
    <w:rsid w:val="005B57AA"/>
    <w:rsid w:val="005B5C6D"/>
    <w:rsid w:val="005B5E7A"/>
    <w:rsid w:val="005B658D"/>
    <w:rsid w:val="005B6A0E"/>
    <w:rsid w:val="005C0451"/>
    <w:rsid w:val="005C0728"/>
    <w:rsid w:val="005C0A10"/>
    <w:rsid w:val="005C11B4"/>
    <w:rsid w:val="005C17B7"/>
    <w:rsid w:val="005C182B"/>
    <w:rsid w:val="005C1F68"/>
    <w:rsid w:val="005C24DC"/>
    <w:rsid w:val="005C3135"/>
    <w:rsid w:val="005C33A5"/>
    <w:rsid w:val="005C3C86"/>
    <w:rsid w:val="005C5A0B"/>
    <w:rsid w:val="005C5ED2"/>
    <w:rsid w:val="005C6730"/>
    <w:rsid w:val="005C69C0"/>
    <w:rsid w:val="005C7287"/>
    <w:rsid w:val="005D0A05"/>
    <w:rsid w:val="005D0CEC"/>
    <w:rsid w:val="005D0EF0"/>
    <w:rsid w:val="005D211F"/>
    <w:rsid w:val="005D2B5E"/>
    <w:rsid w:val="005D2D2F"/>
    <w:rsid w:val="005D30A3"/>
    <w:rsid w:val="005D5EAF"/>
    <w:rsid w:val="005D7FCC"/>
    <w:rsid w:val="005E006E"/>
    <w:rsid w:val="005E06AE"/>
    <w:rsid w:val="005E0B2A"/>
    <w:rsid w:val="005E3519"/>
    <w:rsid w:val="005E4730"/>
    <w:rsid w:val="005E4925"/>
    <w:rsid w:val="005E4CB0"/>
    <w:rsid w:val="005E4EC7"/>
    <w:rsid w:val="005E6745"/>
    <w:rsid w:val="005E67C5"/>
    <w:rsid w:val="005E6F87"/>
    <w:rsid w:val="005E73DA"/>
    <w:rsid w:val="005E7C3A"/>
    <w:rsid w:val="005E7E45"/>
    <w:rsid w:val="005E7E90"/>
    <w:rsid w:val="005E7F48"/>
    <w:rsid w:val="005F17D2"/>
    <w:rsid w:val="005F238A"/>
    <w:rsid w:val="005F37D2"/>
    <w:rsid w:val="005F3C6B"/>
    <w:rsid w:val="005F557B"/>
    <w:rsid w:val="005F667E"/>
    <w:rsid w:val="005F6B0E"/>
    <w:rsid w:val="005F6DAA"/>
    <w:rsid w:val="005F6FE7"/>
    <w:rsid w:val="00600B45"/>
    <w:rsid w:val="00601040"/>
    <w:rsid w:val="006020B8"/>
    <w:rsid w:val="0060271F"/>
    <w:rsid w:val="00603BB5"/>
    <w:rsid w:val="00604826"/>
    <w:rsid w:val="0060559E"/>
    <w:rsid w:val="00605DD7"/>
    <w:rsid w:val="00606F2A"/>
    <w:rsid w:val="0060754E"/>
    <w:rsid w:val="00611910"/>
    <w:rsid w:val="00613FC6"/>
    <w:rsid w:val="00614C47"/>
    <w:rsid w:val="006158CD"/>
    <w:rsid w:val="00615F85"/>
    <w:rsid w:val="00616B88"/>
    <w:rsid w:val="00617A12"/>
    <w:rsid w:val="00621551"/>
    <w:rsid w:val="00621554"/>
    <w:rsid w:val="00621C34"/>
    <w:rsid w:val="00621D69"/>
    <w:rsid w:val="00621FF1"/>
    <w:rsid w:val="0062222D"/>
    <w:rsid w:val="006231F0"/>
    <w:rsid w:val="006238A4"/>
    <w:rsid w:val="006274EB"/>
    <w:rsid w:val="00634555"/>
    <w:rsid w:val="0063486A"/>
    <w:rsid w:val="00635928"/>
    <w:rsid w:val="00635A37"/>
    <w:rsid w:val="00635C1E"/>
    <w:rsid w:val="00635FFA"/>
    <w:rsid w:val="006368A4"/>
    <w:rsid w:val="00636C09"/>
    <w:rsid w:val="006372D6"/>
    <w:rsid w:val="0063735B"/>
    <w:rsid w:val="006406B2"/>
    <w:rsid w:val="00641653"/>
    <w:rsid w:val="00641C4D"/>
    <w:rsid w:val="00642FDB"/>
    <w:rsid w:val="006445DE"/>
    <w:rsid w:val="006446B5"/>
    <w:rsid w:val="00644A52"/>
    <w:rsid w:val="00644D26"/>
    <w:rsid w:val="006477E5"/>
    <w:rsid w:val="0065043D"/>
    <w:rsid w:val="00651A03"/>
    <w:rsid w:val="00652141"/>
    <w:rsid w:val="006529DE"/>
    <w:rsid w:val="006531DE"/>
    <w:rsid w:val="00655515"/>
    <w:rsid w:val="006565AC"/>
    <w:rsid w:val="006567CB"/>
    <w:rsid w:val="00656B76"/>
    <w:rsid w:val="006606B7"/>
    <w:rsid w:val="00661E46"/>
    <w:rsid w:val="0066377D"/>
    <w:rsid w:val="00663928"/>
    <w:rsid w:val="00663C2C"/>
    <w:rsid w:val="0066400C"/>
    <w:rsid w:val="006642A4"/>
    <w:rsid w:val="0066458B"/>
    <w:rsid w:val="006648C5"/>
    <w:rsid w:val="006649E9"/>
    <w:rsid w:val="00664BC7"/>
    <w:rsid w:val="00666A40"/>
    <w:rsid w:val="00667F47"/>
    <w:rsid w:val="006713EE"/>
    <w:rsid w:val="006719EE"/>
    <w:rsid w:val="00671C6A"/>
    <w:rsid w:val="006731A3"/>
    <w:rsid w:val="00673777"/>
    <w:rsid w:val="006746CF"/>
    <w:rsid w:val="00675061"/>
    <w:rsid w:val="00676AD1"/>
    <w:rsid w:val="00677329"/>
    <w:rsid w:val="00677671"/>
    <w:rsid w:val="00677843"/>
    <w:rsid w:val="00680593"/>
    <w:rsid w:val="006805B1"/>
    <w:rsid w:val="00680B6D"/>
    <w:rsid w:val="00682169"/>
    <w:rsid w:val="006829FE"/>
    <w:rsid w:val="00682CB4"/>
    <w:rsid w:val="00684FDE"/>
    <w:rsid w:val="00685E39"/>
    <w:rsid w:val="00685E56"/>
    <w:rsid w:val="00686B3C"/>
    <w:rsid w:val="006901E4"/>
    <w:rsid w:val="00691BFC"/>
    <w:rsid w:val="00692176"/>
    <w:rsid w:val="006929BD"/>
    <w:rsid w:val="00692E4C"/>
    <w:rsid w:val="00693E4D"/>
    <w:rsid w:val="006941D7"/>
    <w:rsid w:val="006955B4"/>
    <w:rsid w:val="00695F73"/>
    <w:rsid w:val="006960B6"/>
    <w:rsid w:val="00696658"/>
    <w:rsid w:val="00696DAA"/>
    <w:rsid w:val="00696E15"/>
    <w:rsid w:val="00697861"/>
    <w:rsid w:val="006A124E"/>
    <w:rsid w:val="006A290A"/>
    <w:rsid w:val="006A321A"/>
    <w:rsid w:val="006A32E9"/>
    <w:rsid w:val="006A3F23"/>
    <w:rsid w:val="006A467D"/>
    <w:rsid w:val="006A4D24"/>
    <w:rsid w:val="006A512B"/>
    <w:rsid w:val="006A5D76"/>
    <w:rsid w:val="006A68A8"/>
    <w:rsid w:val="006B0946"/>
    <w:rsid w:val="006B2CFB"/>
    <w:rsid w:val="006B36B8"/>
    <w:rsid w:val="006B41DF"/>
    <w:rsid w:val="006B4C83"/>
    <w:rsid w:val="006B56EC"/>
    <w:rsid w:val="006B5725"/>
    <w:rsid w:val="006B6CF9"/>
    <w:rsid w:val="006B70E5"/>
    <w:rsid w:val="006C015D"/>
    <w:rsid w:val="006C137A"/>
    <w:rsid w:val="006C1956"/>
    <w:rsid w:val="006C29B3"/>
    <w:rsid w:val="006C3F20"/>
    <w:rsid w:val="006C4FE7"/>
    <w:rsid w:val="006C50CC"/>
    <w:rsid w:val="006C75DC"/>
    <w:rsid w:val="006C7870"/>
    <w:rsid w:val="006C7912"/>
    <w:rsid w:val="006D09E2"/>
    <w:rsid w:val="006D127D"/>
    <w:rsid w:val="006D14ED"/>
    <w:rsid w:val="006D1514"/>
    <w:rsid w:val="006D257C"/>
    <w:rsid w:val="006D2A00"/>
    <w:rsid w:val="006D2EE8"/>
    <w:rsid w:val="006D3A29"/>
    <w:rsid w:val="006D4F9A"/>
    <w:rsid w:val="006D567A"/>
    <w:rsid w:val="006D66E0"/>
    <w:rsid w:val="006D6A7E"/>
    <w:rsid w:val="006D78BE"/>
    <w:rsid w:val="006E23A9"/>
    <w:rsid w:val="006E25FC"/>
    <w:rsid w:val="006E34CA"/>
    <w:rsid w:val="006E3744"/>
    <w:rsid w:val="006E39A8"/>
    <w:rsid w:val="006E3F28"/>
    <w:rsid w:val="006E4740"/>
    <w:rsid w:val="006E580A"/>
    <w:rsid w:val="006E594F"/>
    <w:rsid w:val="006E5DDC"/>
    <w:rsid w:val="006E656E"/>
    <w:rsid w:val="006E67AD"/>
    <w:rsid w:val="006E795C"/>
    <w:rsid w:val="006F02A9"/>
    <w:rsid w:val="006F0337"/>
    <w:rsid w:val="006F07B7"/>
    <w:rsid w:val="006F4D65"/>
    <w:rsid w:val="006F5A5C"/>
    <w:rsid w:val="006F5F22"/>
    <w:rsid w:val="006F6C59"/>
    <w:rsid w:val="006F706C"/>
    <w:rsid w:val="006F73B9"/>
    <w:rsid w:val="00700447"/>
    <w:rsid w:val="00701EC2"/>
    <w:rsid w:val="0070328F"/>
    <w:rsid w:val="0070381D"/>
    <w:rsid w:val="007040E7"/>
    <w:rsid w:val="007059A6"/>
    <w:rsid w:val="00706B3C"/>
    <w:rsid w:val="0071034B"/>
    <w:rsid w:val="00710B73"/>
    <w:rsid w:val="007115F9"/>
    <w:rsid w:val="0071162D"/>
    <w:rsid w:val="00711A02"/>
    <w:rsid w:val="00712F14"/>
    <w:rsid w:val="00713939"/>
    <w:rsid w:val="00715A92"/>
    <w:rsid w:val="007165D2"/>
    <w:rsid w:val="007224BC"/>
    <w:rsid w:val="007225BB"/>
    <w:rsid w:val="0072306A"/>
    <w:rsid w:val="0072379A"/>
    <w:rsid w:val="0072566B"/>
    <w:rsid w:val="00725D92"/>
    <w:rsid w:val="00726403"/>
    <w:rsid w:val="007275DE"/>
    <w:rsid w:val="007300B0"/>
    <w:rsid w:val="00730C91"/>
    <w:rsid w:val="00730F1F"/>
    <w:rsid w:val="00730FF5"/>
    <w:rsid w:val="00731084"/>
    <w:rsid w:val="00732C6E"/>
    <w:rsid w:val="00733EA6"/>
    <w:rsid w:val="00734A3A"/>
    <w:rsid w:val="00734E24"/>
    <w:rsid w:val="00735718"/>
    <w:rsid w:val="00736D79"/>
    <w:rsid w:val="0073767C"/>
    <w:rsid w:val="00737759"/>
    <w:rsid w:val="007404E0"/>
    <w:rsid w:val="0074074F"/>
    <w:rsid w:val="007437D8"/>
    <w:rsid w:val="00745E02"/>
    <w:rsid w:val="00745F0F"/>
    <w:rsid w:val="00746404"/>
    <w:rsid w:val="00746A35"/>
    <w:rsid w:val="00751161"/>
    <w:rsid w:val="00752AC6"/>
    <w:rsid w:val="00752F43"/>
    <w:rsid w:val="0075322B"/>
    <w:rsid w:val="00753F5A"/>
    <w:rsid w:val="00754000"/>
    <w:rsid w:val="00755A1C"/>
    <w:rsid w:val="00755AD6"/>
    <w:rsid w:val="00755D05"/>
    <w:rsid w:val="00756B0C"/>
    <w:rsid w:val="00760A61"/>
    <w:rsid w:val="00760F0B"/>
    <w:rsid w:val="007611F3"/>
    <w:rsid w:val="00761240"/>
    <w:rsid w:val="00762BB0"/>
    <w:rsid w:val="007630F2"/>
    <w:rsid w:val="00763B1C"/>
    <w:rsid w:val="00765304"/>
    <w:rsid w:val="0076670A"/>
    <w:rsid w:val="00767AFC"/>
    <w:rsid w:val="00767EBA"/>
    <w:rsid w:val="00770566"/>
    <w:rsid w:val="00770DF1"/>
    <w:rsid w:val="00772CC0"/>
    <w:rsid w:val="0077351F"/>
    <w:rsid w:val="00774F61"/>
    <w:rsid w:val="00775D78"/>
    <w:rsid w:val="00775E64"/>
    <w:rsid w:val="00776B32"/>
    <w:rsid w:val="007774B6"/>
    <w:rsid w:val="007801C9"/>
    <w:rsid w:val="0078066E"/>
    <w:rsid w:val="0078101E"/>
    <w:rsid w:val="007819FB"/>
    <w:rsid w:val="0078236E"/>
    <w:rsid w:val="007827AA"/>
    <w:rsid w:val="00782C08"/>
    <w:rsid w:val="00785A76"/>
    <w:rsid w:val="00786C20"/>
    <w:rsid w:val="0078728A"/>
    <w:rsid w:val="0078740B"/>
    <w:rsid w:val="007879A5"/>
    <w:rsid w:val="00787C0A"/>
    <w:rsid w:val="00791585"/>
    <w:rsid w:val="0079312C"/>
    <w:rsid w:val="00793B1C"/>
    <w:rsid w:val="00794C0D"/>
    <w:rsid w:val="00795234"/>
    <w:rsid w:val="007953AB"/>
    <w:rsid w:val="007970DC"/>
    <w:rsid w:val="007A03E7"/>
    <w:rsid w:val="007A097E"/>
    <w:rsid w:val="007A0A06"/>
    <w:rsid w:val="007A26CD"/>
    <w:rsid w:val="007A2904"/>
    <w:rsid w:val="007A2ACF"/>
    <w:rsid w:val="007A4214"/>
    <w:rsid w:val="007A4C01"/>
    <w:rsid w:val="007A53BC"/>
    <w:rsid w:val="007A5A94"/>
    <w:rsid w:val="007A5B02"/>
    <w:rsid w:val="007A61C2"/>
    <w:rsid w:val="007A7B88"/>
    <w:rsid w:val="007B043E"/>
    <w:rsid w:val="007B053B"/>
    <w:rsid w:val="007B068B"/>
    <w:rsid w:val="007B19F2"/>
    <w:rsid w:val="007B1C4E"/>
    <w:rsid w:val="007B4103"/>
    <w:rsid w:val="007B4918"/>
    <w:rsid w:val="007B5EE8"/>
    <w:rsid w:val="007B624F"/>
    <w:rsid w:val="007B65EE"/>
    <w:rsid w:val="007B6DC9"/>
    <w:rsid w:val="007B76C9"/>
    <w:rsid w:val="007B7DD7"/>
    <w:rsid w:val="007C2B63"/>
    <w:rsid w:val="007C3972"/>
    <w:rsid w:val="007C403D"/>
    <w:rsid w:val="007C4144"/>
    <w:rsid w:val="007C4EB5"/>
    <w:rsid w:val="007C50FB"/>
    <w:rsid w:val="007C73C7"/>
    <w:rsid w:val="007D0CAC"/>
    <w:rsid w:val="007D1403"/>
    <w:rsid w:val="007D1B0A"/>
    <w:rsid w:val="007D1FDF"/>
    <w:rsid w:val="007D286A"/>
    <w:rsid w:val="007D31B5"/>
    <w:rsid w:val="007D3837"/>
    <w:rsid w:val="007D3DE8"/>
    <w:rsid w:val="007D499D"/>
    <w:rsid w:val="007D606F"/>
    <w:rsid w:val="007D6C6F"/>
    <w:rsid w:val="007D6DD2"/>
    <w:rsid w:val="007E11D5"/>
    <w:rsid w:val="007E1336"/>
    <w:rsid w:val="007E160D"/>
    <w:rsid w:val="007E1880"/>
    <w:rsid w:val="007E1D2E"/>
    <w:rsid w:val="007E327C"/>
    <w:rsid w:val="007E4526"/>
    <w:rsid w:val="007E502A"/>
    <w:rsid w:val="007E558C"/>
    <w:rsid w:val="007E599B"/>
    <w:rsid w:val="007E7962"/>
    <w:rsid w:val="007F0646"/>
    <w:rsid w:val="007F0AB1"/>
    <w:rsid w:val="007F226B"/>
    <w:rsid w:val="007F243F"/>
    <w:rsid w:val="007F3711"/>
    <w:rsid w:val="007F3E0D"/>
    <w:rsid w:val="007F3E28"/>
    <w:rsid w:val="007F4339"/>
    <w:rsid w:val="007F45D2"/>
    <w:rsid w:val="007F5857"/>
    <w:rsid w:val="007F6DEA"/>
    <w:rsid w:val="007F72DB"/>
    <w:rsid w:val="007F72FF"/>
    <w:rsid w:val="00800B05"/>
    <w:rsid w:val="00800FD7"/>
    <w:rsid w:val="00801422"/>
    <w:rsid w:val="00802125"/>
    <w:rsid w:val="008046A2"/>
    <w:rsid w:val="0080483A"/>
    <w:rsid w:val="00804A26"/>
    <w:rsid w:val="00804A38"/>
    <w:rsid w:val="0080561A"/>
    <w:rsid w:val="008064CD"/>
    <w:rsid w:val="00806718"/>
    <w:rsid w:val="00806CE2"/>
    <w:rsid w:val="008112C0"/>
    <w:rsid w:val="00812198"/>
    <w:rsid w:val="00813CE3"/>
    <w:rsid w:val="008146D1"/>
    <w:rsid w:val="008149B2"/>
    <w:rsid w:val="00814F35"/>
    <w:rsid w:val="00816271"/>
    <w:rsid w:val="00816B20"/>
    <w:rsid w:val="0081738E"/>
    <w:rsid w:val="008176FA"/>
    <w:rsid w:val="00817FAC"/>
    <w:rsid w:val="00820560"/>
    <w:rsid w:val="00821479"/>
    <w:rsid w:val="008214B1"/>
    <w:rsid w:val="00822343"/>
    <w:rsid w:val="00822908"/>
    <w:rsid w:val="0082420D"/>
    <w:rsid w:val="00824417"/>
    <w:rsid w:val="00824BB6"/>
    <w:rsid w:val="00826215"/>
    <w:rsid w:val="00826737"/>
    <w:rsid w:val="00826C25"/>
    <w:rsid w:val="00826DF0"/>
    <w:rsid w:val="0082706A"/>
    <w:rsid w:val="008278B0"/>
    <w:rsid w:val="008303C0"/>
    <w:rsid w:val="00831D6C"/>
    <w:rsid w:val="00833A51"/>
    <w:rsid w:val="00835596"/>
    <w:rsid w:val="00835710"/>
    <w:rsid w:val="00835921"/>
    <w:rsid w:val="00836AE6"/>
    <w:rsid w:val="00837382"/>
    <w:rsid w:val="00841D9F"/>
    <w:rsid w:val="00841F50"/>
    <w:rsid w:val="00842547"/>
    <w:rsid w:val="008433A3"/>
    <w:rsid w:val="00844E19"/>
    <w:rsid w:val="0084624F"/>
    <w:rsid w:val="008464A6"/>
    <w:rsid w:val="00846CC0"/>
    <w:rsid w:val="008473BC"/>
    <w:rsid w:val="00850218"/>
    <w:rsid w:val="0085066D"/>
    <w:rsid w:val="00850CBB"/>
    <w:rsid w:val="00852FD7"/>
    <w:rsid w:val="00853D55"/>
    <w:rsid w:val="008548B5"/>
    <w:rsid w:val="008556CE"/>
    <w:rsid w:val="00855A3A"/>
    <w:rsid w:val="00856FA3"/>
    <w:rsid w:val="008571A8"/>
    <w:rsid w:val="00857277"/>
    <w:rsid w:val="0085759E"/>
    <w:rsid w:val="00857878"/>
    <w:rsid w:val="00857BB4"/>
    <w:rsid w:val="00857DD7"/>
    <w:rsid w:val="0086031E"/>
    <w:rsid w:val="0086055A"/>
    <w:rsid w:val="00862692"/>
    <w:rsid w:val="008635FA"/>
    <w:rsid w:val="0086396C"/>
    <w:rsid w:val="00864322"/>
    <w:rsid w:val="008648F0"/>
    <w:rsid w:val="00864A58"/>
    <w:rsid w:val="00864A60"/>
    <w:rsid w:val="0086535A"/>
    <w:rsid w:val="00865745"/>
    <w:rsid w:val="008657A5"/>
    <w:rsid w:val="008672A6"/>
    <w:rsid w:val="00867850"/>
    <w:rsid w:val="00867A15"/>
    <w:rsid w:val="00870083"/>
    <w:rsid w:val="00871CE1"/>
    <w:rsid w:val="00871EA4"/>
    <w:rsid w:val="00871EE7"/>
    <w:rsid w:val="008724DF"/>
    <w:rsid w:val="00875318"/>
    <w:rsid w:val="008777C6"/>
    <w:rsid w:val="00880A05"/>
    <w:rsid w:val="008830CF"/>
    <w:rsid w:val="008836BB"/>
    <w:rsid w:val="00883D3B"/>
    <w:rsid w:val="00883F2B"/>
    <w:rsid w:val="008849C3"/>
    <w:rsid w:val="00884D21"/>
    <w:rsid w:val="0088575D"/>
    <w:rsid w:val="00885ACB"/>
    <w:rsid w:val="008863A0"/>
    <w:rsid w:val="008870F9"/>
    <w:rsid w:val="0088720A"/>
    <w:rsid w:val="00887262"/>
    <w:rsid w:val="00887415"/>
    <w:rsid w:val="00887F7D"/>
    <w:rsid w:val="008906BC"/>
    <w:rsid w:val="00892492"/>
    <w:rsid w:val="0089283D"/>
    <w:rsid w:val="00892F57"/>
    <w:rsid w:val="00893580"/>
    <w:rsid w:val="00893C31"/>
    <w:rsid w:val="008941E6"/>
    <w:rsid w:val="00894316"/>
    <w:rsid w:val="008947EA"/>
    <w:rsid w:val="00894E43"/>
    <w:rsid w:val="0089503A"/>
    <w:rsid w:val="00895761"/>
    <w:rsid w:val="00895D09"/>
    <w:rsid w:val="0089604F"/>
    <w:rsid w:val="008963B6"/>
    <w:rsid w:val="00897032"/>
    <w:rsid w:val="00897BF7"/>
    <w:rsid w:val="00897EBE"/>
    <w:rsid w:val="008A08AD"/>
    <w:rsid w:val="008A0A45"/>
    <w:rsid w:val="008A1815"/>
    <w:rsid w:val="008A19EA"/>
    <w:rsid w:val="008A30F7"/>
    <w:rsid w:val="008A4A5D"/>
    <w:rsid w:val="008A6880"/>
    <w:rsid w:val="008A78A6"/>
    <w:rsid w:val="008B0D25"/>
    <w:rsid w:val="008B2AC6"/>
    <w:rsid w:val="008B37B8"/>
    <w:rsid w:val="008B4ED9"/>
    <w:rsid w:val="008B60C7"/>
    <w:rsid w:val="008B65A2"/>
    <w:rsid w:val="008B6A93"/>
    <w:rsid w:val="008C0082"/>
    <w:rsid w:val="008C00DF"/>
    <w:rsid w:val="008C0E4E"/>
    <w:rsid w:val="008C0EC0"/>
    <w:rsid w:val="008C1778"/>
    <w:rsid w:val="008C25AE"/>
    <w:rsid w:val="008C2DFE"/>
    <w:rsid w:val="008C404B"/>
    <w:rsid w:val="008C48BC"/>
    <w:rsid w:val="008C557B"/>
    <w:rsid w:val="008C7A8C"/>
    <w:rsid w:val="008D0B9E"/>
    <w:rsid w:val="008D22EC"/>
    <w:rsid w:val="008D4E66"/>
    <w:rsid w:val="008D705F"/>
    <w:rsid w:val="008E13ED"/>
    <w:rsid w:val="008E2E8F"/>
    <w:rsid w:val="008E3ABE"/>
    <w:rsid w:val="008E511A"/>
    <w:rsid w:val="008E5CB6"/>
    <w:rsid w:val="008E702F"/>
    <w:rsid w:val="008E7280"/>
    <w:rsid w:val="008F2099"/>
    <w:rsid w:val="008F2A6E"/>
    <w:rsid w:val="008F36DA"/>
    <w:rsid w:val="008F3772"/>
    <w:rsid w:val="008F380E"/>
    <w:rsid w:val="008F467C"/>
    <w:rsid w:val="008F4AF1"/>
    <w:rsid w:val="008F5020"/>
    <w:rsid w:val="008F5580"/>
    <w:rsid w:val="008F78B1"/>
    <w:rsid w:val="008F7CAF"/>
    <w:rsid w:val="0090044B"/>
    <w:rsid w:val="00900662"/>
    <w:rsid w:val="009010F4"/>
    <w:rsid w:val="00901880"/>
    <w:rsid w:val="00902BEE"/>
    <w:rsid w:val="00903AEC"/>
    <w:rsid w:val="00903E8A"/>
    <w:rsid w:val="0090400A"/>
    <w:rsid w:val="00905DD3"/>
    <w:rsid w:val="00906A5E"/>
    <w:rsid w:val="00906D17"/>
    <w:rsid w:val="00907060"/>
    <w:rsid w:val="0090714B"/>
    <w:rsid w:val="009077FD"/>
    <w:rsid w:val="00907EFA"/>
    <w:rsid w:val="00910449"/>
    <w:rsid w:val="00910AF6"/>
    <w:rsid w:val="00911A29"/>
    <w:rsid w:val="00911AF7"/>
    <w:rsid w:val="00913402"/>
    <w:rsid w:val="00915C7A"/>
    <w:rsid w:val="009165E9"/>
    <w:rsid w:val="00916A1E"/>
    <w:rsid w:val="00917032"/>
    <w:rsid w:val="00917233"/>
    <w:rsid w:val="0091743B"/>
    <w:rsid w:val="009175CA"/>
    <w:rsid w:val="00917733"/>
    <w:rsid w:val="00917A8C"/>
    <w:rsid w:val="00921185"/>
    <w:rsid w:val="009213E4"/>
    <w:rsid w:val="009229B3"/>
    <w:rsid w:val="009242FA"/>
    <w:rsid w:val="0092672E"/>
    <w:rsid w:val="0092781A"/>
    <w:rsid w:val="00927E4E"/>
    <w:rsid w:val="0093067E"/>
    <w:rsid w:val="00931460"/>
    <w:rsid w:val="009329B4"/>
    <w:rsid w:val="00932C9F"/>
    <w:rsid w:val="00933B4A"/>
    <w:rsid w:val="0093572D"/>
    <w:rsid w:val="009404E9"/>
    <w:rsid w:val="0094265D"/>
    <w:rsid w:val="009428D2"/>
    <w:rsid w:val="009429A6"/>
    <w:rsid w:val="00943139"/>
    <w:rsid w:val="009432C9"/>
    <w:rsid w:val="009442E8"/>
    <w:rsid w:val="00944740"/>
    <w:rsid w:val="00946D45"/>
    <w:rsid w:val="00950497"/>
    <w:rsid w:val="00951315"/>
    <w:rsid w:val="00952458"/>
    <w:rsid w:val="00952525"/>
    <w:rsid w:val="00952AA9"/>
    <w:rsid w:val="00953AA0"/>
    <w:rsid w:val="0095421A"/>
    <w:rsid w:val="009550D0"/>
    <w:rsid w:val="00955239"/>
    <w:rsid w:val="0095590B"/>
    <w:rsid w:val="00957A42"/>
    <w:rsid w:val="00957D5E"/>
    <w:rsid w:val="00961970"/>
    <w:rsid w:val="009624D7"/>
    <w:rsid w:val="00962DC2"/>
    <w:rsid w:val="0096302E"/>
    <w:rsid w:val="009631E0"/>
    <w:rsid w:val="009663B1"/>
    <w:rsid w:val="009666FC"/>
    <w:rsid w:val="00966C91"/>
    <w:rsid w:val="00966DBB"/>
    <w:rsid w:val="00967396"/>
    <w:rsid w:val="00967921"/>
    <w:rsid w:val="00967B92"/>
    <w:rsid w:val="00970934"/>
    <w:rsid w:val="009714D6"/>
    <w:rsid w:val="00972012"/>
    <w:rsid w:val="00972E87"/>
    <w:rsid w:val="00972EB5"/>
    <w:rsid w:val="00976063"/>
    <w:rsid w:val="00977B3D"/>
    <w:rsid w:val="00981FD0"/>
    <w:rsid w:val="0098468D"/>
    <w:rsid w:val="0098591F"/>
    <w:rsid w:val="009860DC"/>
    <w:rsid w:val="00986570"/>
    <w:rsid w:val="00986DBE"/>
    <w:rsid w:val="00987E53"/>
    <w:rsid w:val="009909B5"/>
    <w:rsid w:val="00990F1F"/>
    <w:rsid w:val="00991655"/>
    <w:rsid w:val="00991D71"/>
    <w:rsid w:val="00993414"/>
    <w:rsid w:val="009938FC"/>
    <w:rsid w:val="0099458E"/>
    <w:rsid w:val="00996136"/>
    <w:rsid w:val="009964C1"/>
    <w:rsid w:val="0099675D"/>
    <w:rsid w:val="00996A59"/>
    <w:rsid w:val="00997275"/>
    <w:rsid w:val="009A24E3"/>
    <w:rsid w:val="009A2F9E"/>
    <w:rsid w:val="009A308C"/>
    <w:rsid w:val="009A399F"/>
    <w:rsid w:val="009A4EDC"/>
    <w:rsid w:val="009A5AE2"/>
    <w:rsid w:val="009A70F9"/>
    <w:rsid w:val="009A736A"/>
    <w:rsid w:val="009A7DDA"/>
    <w:rsid w:val="009B1131"/>
    <w:rsid w:val="009B12BF"/>
    <w:rsid w:val="009B17FA"/>
    <w:rsid w:val="009B1ECC"/>
    <w:rsid w:val="009B2DE2"/>
    <w:rsid w:val="009B31CC"/>
    <w:rsid w:val="009B424D"/>
    <w:rsid w:val="009B4D1F"/>
    <w:rsid w:val="009B5C7F"/>
    <w:rsid w:val="009B67F1"/>
    <w:rsid w:val="009B6E51"/>
    <w:rsid w:val="009B7DB5"/>
    <w:rsid w:val="009C0B59"/>
    <w:rsid w:val="009C10BB"/>
    <w:rsid w:val="009C1448"/>
    <w:rsid w:val="009C305F"/>
    <w:rsid w:val="009C3B96"/>
    <w:rsid w:val="009C4260"/>
    <w:rsid w:val="009C4322"/>
    <w:rsid w:val="009C4F11"/>
    <w:rsid w:val="009C515C"/>
    <w:rsid w:val="009C586B"/>
    <w:rsid w:val="009C5B61"/>
    <w:rsid w:val="009C5D9E"/>
    <w:rsid w:val="009C642A"/>
    <w:rsid w:val="009C67DE"/>
    <w:rsid w:val="009C729A"/>
    <w:rsid w:val="009D02A5"/>
    <w:rsid w:val="009D0EA6"/>
    <w:rsid w:val="009D1DF3"/>
    <w:rsid w:val="009D2564"/>
    <w:rsid w:val="009D32C1"/>
    <w:rsid w:val="009D3FEF"/>
    <w:rsid w:val="009D4ADC"/>
    <w:rsid w:val="009D53CC"/>
    <w:rsid w:val="009D67B9"/>
    <w:rsid w:val="009D71FC"/>
    <w:rsid w:val="009D7AB3"/>
    <w:rsid w:val="009E0341"/>
    <w:rsid w:val="009E07CE"/>
    <w:rsid w:val="009E083A"/>
    <w:rsid w:val="009E117E"/>
    <w:rsid w:val="009E1A0F"/>
    <w:rsid w:val="009E355B"/>
    <w:rsid w:val="009E3645"/>
    <w:rsid w:val="009E391E"/>
    <w:rsid w:val="009E3E40"/>
    <w:rsid w:val="009E60ED"/>
    <w:rsid w:val="009F0B67"/>
    <w:rsid w:val="009F0C31"/>
    <w:rsid w:val="009F1246"/>
    <w:rsid w:val="009F17EE"/>
    <w:rsid w:val="009F4121"/>
    <w:rsid w:val="009F7F57"/>
    <w:rsid w:val="00A009B2"/>
    <w:rsid w:val="00A00A1A"/>
    <w:rsid w:val="00A00A33"/>
    <w:rsid w:val="00A010AE"/>
    <w:rsid w:val="00A01545"/>
    <w:rsid w:val="00A01E65"/>
    <w:rsid w:val="00A023C8"/>
    <w:rsid w:val="00A03B15"/>
    <w:rsid w:val="00A048FF"/>
    <w:rsid w:val="00A05AE9"/>
    <w:rsid w:val="00A05CA5"/>
    <w:rsid w:val="00A05E9A"/>
    <w:rsid w:val="00A0607B"/>
    <w:rsid w:val="00A07CCC"/>
    <w:rsid w:val="00A10FE7"/>
    <w:rsid w:val="00A11953"/>
    <w:rsid w:val="00A1269B"/>
    <w:rsid w:val="00A13C04"/>
    <w:rsid w:val="00A153B9"/>
    <w:rsid w:val="00A163DB"/>
    <w:rsid w:val="00A164D8"/>
    <w:rsid w:val="00A16EFB"/>
    <w:rsid w:val="00A21830"/>
    <w:rsid w:val="00A21E59"/>
    <w:rsid w:val="00A22009"/>
    <w:rsid w:val="00A2289E"/>
    <w:rsid w:val="00A23178"/>
    <w:rsid w:val="00A2501E"/>
    <w:rsid w:val="00A25233"/>
    <w:rsid w:val="00A25986"/>
    <w:rsid w:val="00A25A19"/>
    <w:rsid w:val="00A25EE4"/>
    <w:rsid w:val="00A2641A"/>
    <w:rsid w:val="00A26D76"/>
    <w:rsid w:val="00A3027E"/>
    <w:rsid w:val="00A30419"/>
    <w:rsid w:val="00A30D36"/>
    <w:rsid w:val="00A315F5"/>
    <w:rsid w:val="00A3344F"/>
    <w:rsid w:val="00A33E2B"/>
    <w:rsid w:val="00A34074"/>
    <w:rsid w:val="00A350F7"/>
    <w:rsid w:val="00A360C7"/>
    <w:rsid w:val="00A377F4"/>
    <w:rsid w:val="00A37C53"/>
    <w:rsid w:val="00A37D48"/>
    <w:rsid w:val="00A405A0"/>
    <w:rsid w:val="00A41024"/>
    <w:rsid w:val="00A419C2"/>
    <w:rsid w:val="00A419D5"/>
    <w:rsid w:val="00A41EC3"/>
    <w:rsid w:val="00A4244A"/>
    <w:rsid w:val="00A426B3"/>
    <w:rsid w:val="00A42F38"/>
    <w:rsid w:val="00A430D6"/>
    <w:rsid w:val="00A43707"/>
    <w:rsid w:val="00A476D5"/>
    <w:rsid w:val="00A47993"/>
    <w:rsid w:val="00A479C0"/>
    <w:rsid w:val="00A47EB3"/>
    <w:rsid w:val="00A47EC2"/>
    <w:rsid w:val="00A502F5"/>
    <w:rsid w:val="00A516A8"/>
    <w:rsid w:val="00A5177B"/>
    <w:rsid w:val="00A51D4F"/>
    <w:rsid w:val="00A51E64"/>
    <w:rsid w:val="00A52589"/>
    <w:rsid w:val="00A5325A"/>
    <w:rsid w:val="00A53AA3"/>
    <w:rsid w:val="00A542B6"/>
    <w:rsid w:val="00A543F5"/>
    <w:rsid w:val="00A54A88"/>
    <w:rsid w:val="00A54B6F"/>
    <w:rsid w:val="00A55063"/>
    <w:rsid w:val="00A562CD"/>
    <w:rsid w:val="00A56DD5"/>
    <w:rsid w:val="00A60F27"/>
    <w:rsid w:val="00A61A72"/>
    <w:rsid w:val="00A61B30"/>
    <w:rsid w:val="00A61D13"/>
    <w:rsid w:val="00A6289D"/>
    <w:rsid w:val="00A6332C"/>
    <w:rsid w:val="00A64552"/>
    <w:rsid w:val="00A64E46"/>
    <w:rsid w:val="00A65134"/>
    <w:rsid w:val="00A652FF"/>
    <w:rsid w:val="00A65436"/>
    <w:rsid w:val="00A66305"/>
    <w:rsid w:val="00A67ADB"/>
    <w:rsid w:val="00A70A48"/>
    <w:rsid w:val="00A731F4"/>
    <w:rsid w:val="00A7410F"/>
    <w:rsid w:val="00A74B2C"/>
    <w:rsid w:val="00A760A2"/>
    <w:rsid w:val="00A760DB"/>
    <w:rsid w:val="00A76649"/>
    <w:rsid w:val="00A7679B"/>
    <w:rsid w:val="00A76B6D"/>
    <w:rsid w:val="00A77598"/>
    <w:rsid w:val="00A77769"/>
    <w:rsid w:val="00A77A6A"/>
    <w:rsid w:val="00A80B81"/>
    <w:rsid w:val="00A80D27"/>
    <w:rsid w:val="00A82257"/>
    <w:rsid w:val="00A826D2"/>
    <w:rsid w:val="00A84B8F"/>
    <w:rsid w:val="00A85CBB"/>
    <w:rsid w:val="00A90B9A"/>
    <w:rsid w:val="00A914A7"/>
    <w:rsid w:val="00A921F1"/>
    <w:rsid w:val="00A92988"/>
    <w:rsid w:val="00A937C7"/>
    <w:rsid w:val="00A93992"/>
    <w:rsid w:val="00A959AA"/>
    <w:rsid w:val="00A959EC"/>
    <w:rsid w:val="00A97AE0"/>
    <w:rsid w:val="00AA0C66"/>
    <w:rsid w:val="00AA1BAD"/>
    <w:rsid w:val="00AA3205"/>
    <w:rsid w:val="00AA32B6"/>
    <w:rsid w:val="00AA4577"/>
    <w:rsid w:val="00AA4619"/>
    <w:rsid w:val="00AA4D00"/>
    <w:rsid w:val="00AA5044"/>
    <w:rsid w:val="00AA518F"/>
    <w:rsid w:val="00AB1704"/>
    <w:rsid w:val="00AB28C5"/>
    <w:rsid w:val="00AB42EB"/>
    <w:rsid w:val="00AB44D8"/>
    <w:rsid w:val="00AB4E5C"/>
    <w:rsid w:val="00AB4EAF"/>
    <w:rsid w:val="00AB5BF9"/>
    <w:rsid w:val="00AB648D"/>
    <w:rsid w:val="00AC0F07"/>
    <w:rsid w:val="00AC2944"/>
    <w:rsid w:val="00AC37D7"/>
    <w:rsid w:val="00AC3CF4"/>
    <w:rsid w:val="00AC62BD"/>
    <w:rsid w:val="00AC7255"/>
    <w:rsid w:val="00AC7879"/>
    <w:rsid w:val="00AC7EA6"/>
    <w:rsid w:val="00AD05E2"/>
    <w:rsid w:val="00AD0A12"/>
    <w:rsid w:val="00AD1982"/>
    <w:rsid w:val="00AD19FB"/>
    <w:rsid w:val="00AD396B"/>
    <w:rsid w:val="00AD7BF6"/>
    <w:rsid w:val="00AE09A9"/>
    <w:rsid w:val="00AE0F2D"/>
    <w:rsid w:val="00AE3803"/>
    <w:rsid w:val="00AE7356"/>
    <w:rsid w:val="00AE7399"/>
    <w:rsid w:val="00AE7540"/>
    <w:rsid w:val="00AF03CC"/>
    <w:rsid w:val="00AF0875"/>
    <w:rsid w:val="00AF11F1"/>
    <w:rsid w:val="00AF39B6"/>
    <w:rsid w:val="00AF45ED"/>
    <w:rsid w:val="00AF48EA"/>
    <w:rsid w:val="00AF5574"/>
    <w:rsid w:val="00AF55D4"/>
    <w:rsid w:val="00AF5D6F"/>
    <w:rsid w:val="00AF6E9E"/>
    <w:rsid w:val="00B00037"/>
    <w:rsid w:val="00B004B3"/>
    <w:rsid w:val="00B01B7B"/>
    <w:rsid w:val="00B01F6A"/>
    <w:rsid w:val="00B02252"/>
    <w:rsid w:val="00B02586"/>
    <w:rsid w:val="00B028E3"/>
    <w:rsid w:val="00B034B9"/>
    <w:rsid w:val="00B0458E"/>
    <w:rsid w:val="00B04D3B"/>
    <w:rsid w:val="00B06C47"/>
    <w:rsid w:val="00B06E6C"/>
    <w:rsid w:val="00B06FE0"/>
    <w:rsid w:val="00B072BC"/>
    <w:rsid w:val="00B0740C"/>
    <w:rsid w:val="00B077CB"/>
    <w:rsid w:val="00B105E2"/>
    <w:rsid w:val="00B1129E"/>
    <w:rsid w:val="00B12811"/>
    <w:rsid w:val="00B13333"/>
    <w:rsid w:val="00B133C9"/>
    <w:rsid w:val="00B13A64"/>
    <w:rsid w:val="00B13C26"/>
    <w:rsid w:val="00B15D18"/>
    <w:rsid w:val="00B16004"/>
    <w:rsid w:val="00B165AD"/>
    <w:rsid w:val="00B20465"/>
    <w:rsid w:val="00B20CF3"/>
    <w:rsid w:val="00B213EC"/>
    <w:rsid w:val="00B21831"/>
    <w:rsid w:val="00B21F2D"/>
    <w:rsid w:val="00B2201C"/>
    <w:rsid w:val="00B225B6"/>
    <w:rsid w:val="00B226B2"/>
    <w:rsid w:val="00B23D24"/>
    <w:rsid w:val="00B23D3A"/>
    <w:rsid w:val="00B23E70"/>
    <w:rsid w:val="00B249F7"/>
    <w:rsid w:val="00B25819"/>
    <w:rsid w:val="00B26048"/>
    <w:rsid w:val="00B26454"/>
    <w:rsid w:val="00B26C6F"/>
    <w:rsid w:val="00B27CBE"/>
    <w:rsid w:val="00B30540"/>
    <w:rsid w:val="00B32A47"/>
    <w:rsid w:val="00B33320"/>
    <w:rsid w:val="00B33C45"/>
    <w:rsid w:val="00B3461C"/>
    <w:rsid w:val="00B3466C"/>
    <w:rsid w:val="00B34B61"/>
    <w:rsid w:val="00B34DF2"/>
    <w:rsid w:val="00B35796"/>
    <w:rsid w:val="00B40F35"/>
    <w:rsid w:val="00B4141E"/>
    <w:rsid w:val="00B4148C"/>
    <w:rsid w:val="00B41AB4"/>
    <w:rsid w:val="00B420BF"/>
    <w:rsid w:val="00B42A73"/>
    <w:rsid w:val="00B42ABF"/>
    <w:rsid w:val="00B42D35"/>
    <w:rsid w:val="00B42DC7"/>
    <w:rsid w:val="00B4313A"/>
    <w:rsid w:val="00B43715"/>
    <w:rsid w:val="00B454D3"/>
    <w:rsid w:val="00B46D93"/>
    <w:rsid w:val="00B46E42"/>
    <w:rsid w:val="00B50410"/>
    <w:rsid w:val="00B5182D"/>
    <w:rsid w:val="00B51951"/>
    <w:rsid w:val="00B52257"/>
    <w:rsid w:val="00B53590"/>
    <w:rsid w:val="00B536B4"/>
    <w:rsid w:val="00B5384D"/>
    <w:rsid w:val="00B54A50"/>
    <w:rsid w:val="00B562F9"/>
    <w:rsid w:val="00B56AA7"/>
    <w:rsid w:val="00B6035C"/>
    <w:rsid w:val="00B60D8B"/>
    <w:rsid w:val="00B60DA6"/>
    <w:rsid w:val="00B61704"/>
    <w:rsid w:val="00B6182F"/>
    <w:rsid w:val="00B61987"/>
    <w:rsid w:val="00B628CA"/>
    <w:rsid w:val="00B62A23"/>
    <w:rsid w:val="00B62CB7"/>
    <w:rsid w:val="00B62D5E"/>
    <w:rsid w:val="00B639CF"/>
    <w:rsid w:val="00B63D8A"/>
    <w:rsid w:val="00B6434B"/>
    <w:rsid w:val="00B64F79"/>
    <w:rsid w:val="00B654BC"/>
    <w:rsid w:val="00B655BF"/>
    <w:rsid w:val="00B66727"/>
    <w:rsid w:val="00B66927"/>
    <w:rsid w:val="00B66F93"/>
    <w:rsid w:val="00B70429"/>
    <w:rsid w:val="00B70AA9"/>
    <w:rsid w:val="00B71511"/>
    <w:rsid w:val="00B72836"/>
    <w:rsid w:val="00B740EA"/>
    <w:rsid w:val="00B74307"/>
    <w:rsid w:val="00B743FF"/>
    <w:rsid w:val="00B74AD1"/>
    <w:rsid w:val="00B74B71"/>
    <w:rsid w:val="00B756FD"/>
    <w:rsid w:val="00B75CE7"/>
    <w:rsid w:val="00B75FB3"/>
    <w:rsid w:val="00B761DF"/>
    <w:rsid w:val="00B768F1"/>
    <w:rsid w:val="00B76BF7"/>
    <w:rsid w:val="00B76BFF"/>
    <w:rsid w:val="00B77193"/>
    <w:rsid w:val="00B7752F"/>
    <w:rsid w:val="00B80A5F"/>
    <w:rsid w:val="00B80EBC"/>
    <w:rsid w:val="00B8144C"/>
    <w:rsid w:val="00B82215"/>
    <w:rsid w:val="00B82229"/>
    <w:rsid w:val="00B8280B"/>
    <w:rsid w:val="00B828AC"/>
    <w:rsid w:val="00B82E9A"/>
    <w:rsid w:val="00B84250"/>
    <w:rsid w:val="00B85DBB"/>
    <w:rsid w:val="00B86BCE"/>
    <w:rsid w:val="00B8704C"/>
    <w:rsid w:val="00B906FA"/>
    <w:rsid w:val="00B911C7"/>
    <w:rsid w:val="00B914E9"/>
    <w:rsid w:val="00B92722"/>
    <w:rsid w:val="00B92BF2"/>
    <w:rsid w:val="00B9303D"/>
    <w:rsid w:val="00B9309A"/>
    <w:rsid w:val="00B933B8"/>
    <w:rsid w:val="00B93CD4"/>
    <w:rsid w:val="00B94453"/>
    <w:rsid w:val="00B94D99"/>
    <w:rsid w:val="00B97180"/>
    <w:rsid w:val="00BA01E2"/>
    <w:rsid w:val="00BA07AE"/>
    <w:rsid w:val="00BA0C2A"/>
    <w:rsid w:val="00BA19AA"/>
    <w:rsid w:val="00BA3C00"/>
    <w:rsid w:val="00BA44F4"/>
    <w:rsid w:val="00BA5939"/>
    <w:rsid w:val="00BA5C1B"/>
    <w:rsid w:val="00BA5EA8"/>
    <w:rsid w:val="00BA5F51"/>
    <w:rsid w:val="00BA62FE"/>
    <w:rsid w:val="00BA6470"/>
    <w:rsid w:val="00BB03C1"/>
    <w:rsid w:val="00BB03F4"/>
    <w:rsid w:val="00BB04FE"/>
    <w:rsid w:val="00BB0AC5"/>
    <w:rsid w:val="00BB0B70"/>
    <w:rsid w:val="00BB0DBB"/>
    <w:rsid w:val="00BB19BE"/>
    <w:rsid w:val="00BB1C34"/>
    <w:rsid w:val="00BB2BDF"/>
    <w:rsid w:val="00BB437C"/>
    <w:rsid w:val="00BB46E1"/>
    <w:rsid w:val="00BB50D3"/>
    <w:rsid w:val="00BB5A05"/>
    <w:rsid w:val="00BB5C63"/>
    <w:rsid w:val="00BB6326"/>
    <w:rsid w:val="00BB69D4"/>
    <w:rsid w:val="00BB7DDD"/>
    <w:rsid w:val="00BC00F8"/>
    <w:rsid w:val="00BC042D"/>
    <w:rsid w:val="00BC0C3A"/>
    <w:rsid w:val="00BC17A5"/>
    <w:rsid w:val="00BC1D14"/>
    <w:rsid w:val="00BC1D22"/>
    <w:rsid w:val="00BC26C3"/>
    <w:rsid w:val="00BC2DCD"/>
    <w:rsid w:val="00BC530F"/>
    <w:rsid w:val="00BC698B"/>
    <w:rsid w:val="00BC6CE5"/>
    <w:rsid w:val="00BC79B0"/>
    <w:rsid w:val="00BC7E3E"/>
    <w:rsid w:val="00BD06C9"/>
    <w:rsid w:val="00BD1E65"/>
    <w:rsid w:val="00BD285F"/>
    <w:rsid w:val="00BD3393"/>
    <w:rsid w:val="00BD39F3"/>
    <w:rsid w:val="00BD5317"/>
    <w:rsid w:val="00BD6DDB"/>
    <w:rsid w:val="00BD7CFF"/>
    <w:rsid w:val="00BD7DD6"/>
    <w:rsid w:val="00BD7E11"/>
    <w:rsid w:val="00BE044A"/>
    <w:rsid w:val="00BE087F"/>
    <w:rsid w:val="00BE1275"/>
    <w:rsid w:val="00BE25CC"/>
    <w:rsid w:val="00BE273E"/>
    <w:rsid w:val="00BE2AB5"/>
    <w:rsid w:val="00BE2F0E"/>
    <w:rsid w:val="00BE337E"/>
    <w:rsid w:val="00BE36F8"/>
    <w:rsid w:val="00BE3AFE"/>
    <w:rsid w:val="00BE55AD"/>
    <w:rsid w:val="00BE6121"/>
    <w:rsid w:val="00BE61E6"/>
    <w:rsid w:val="00BE633E"/>
    <w:rsid w:val="00BE6B64"/>
    <w:rsid w:val="00BE70C2"/>
    <w:rsid w:val="00BF12E2"/>
    <w:rsid w:val="00BF176E"/>
    <w:rsid w:val="00BF3766"/>
    <w:rsid w:val="00BF46D0"/>
    <w:rsid w:val="00BF60C8"/>
    <w:rsid w:val="00BF7675"/>
    <w:rsid w:val="00BF784A"/>
    <w:rsid w:val="00BF799B"/>
    <w:rsid w:val="00C02801"/>
    <w:rsid w:val="00C0373B"/>
    <w:rsid w:val="00C04461"/>
    <w:rsid w:val="00C05A08"/>
    <w:rsid w:val="00C06757"/>
    <w:rsid w:val="00C06B83"/>
    <w:rsid w:val="00C06DA6"/>
    <w:rsid w:val="00C10358"/>
    <w:rsid w:val="00C1081F"/>
    <w:rsid w:val="00C161FA"/>
    <w:rsid w:val="00C16B26"/>
    <w:rsid w:val="00C1722F"/>
    <w:rsid w:val="00C17DBA"/>
    <w:rsid w:val="00C17EBE"/>
    <w:rsid w:val="00C20AB3"/>
    <w:rsid w:val="00C2120D"/>
    <w:rsid w:val="00C222DB"/>
    <w:rsid w:val="00C23C95"/>
    <w:rsid w:val="00C2491C"/>
    <w:rsid w:val="00C24C74"/>
    <w:rsid w:val="00C25169"/>
    <w:rsid w:val="00C25413"/>
    <w:rsid w:val="00C31938"/>
    <w:rsid w:val="00C333A2"/>
    <w:rsid w:val="00C335B6"/>
    <w:rsid w:val="00C33BE2"/>
    <w:rsid w:val="00C350FF"/>
    <w:rsid w:val="00C35AAC"/>
    <w:rsid w:val="00C36100"/>
    <w:rsid w:val="00C36F4C"/>
    <w:rsid w:val="00C4065B"/>
    <w:rsid w:val="00C408D4"/>
    <w:rsid w:val="00C40F80"/>
    <w:rsid w:val="00C414A5"/>
    <w:rsid w:val="00C4277F"/>
    <w:rsid w:val="00C45AD3"/>
    <w:rsid w:val="00C460BD"/>
    <w:rsid w:val="00C46546"/>
    <w:rsid w:val="00C4675B"/>
    <w:rsid w:val="00C46A61"/>
    <w:rsid w:val="00C46B08"/>
    <w:rsid w:val="00C47286"/>
    <w:rsid w:val="00C478CB"/>
    <w:rsid w:val="00C47A7A"/>
    <w:rsid w:val="00C47B1D"/>
    <w:rsid w:val="00C47E50"/>
    <w:rsid w:val="00C50152"/>
    <w:rsid w:val="00C503CB"/>
    <w:rsid w:val="00C51196"/>
    <w:rsid w:val="00C52920"/>
    <w:rsid w:val="00C52D90"/>
    <w:rsid w:val="00C54C10"/>
    <w:rsid w:val="00C567B1"/>
    <w:rsid w:val="00C5773B"/>
    <w:rsid w:val="00C60768"/>
    <w:rsid w:val="00C60867"/>
    <w:rsid w:val="00C62568"/>
    <w:rsid w:val="00C62BC5"/>
    <w:rsid w:val="00C63AE6"/>
    <w:rsid w:val="00C648F3"/>
    <w:rsid w:val="00C65412"/>
    <w:rsid w:val="00C65623"/>
    <w:rsid w:val="00C67957"/>
    <w:rsid w:val="00C7054C"/>
    <w:rsid w:val="00C718D9"/>
    <w:rsid w:val="00C71999"/>
    <w:rsid w:val="00C71B52"/>
    <w:rsid w:val="00C720B0"/>
    <w:rsid w:val="00C72B77"/>
    <w:rsid w:val="00C7373B"/>
    <w:rsid w:val="00C75087"/>
    <w:rsid w:val="00C75E15"/>
    <w:rsid w:val="00C763DF"/>
    <w:rsid w:val="00C76907"/>
    <w:rsid w:val="00C76E43"/>
    <w:rsid w:val="00C76FBE"/>
    <w:rsid w:val="00C776D7"/>
    <w:rsid w:val="00C80F6D"/>
    <w:rsid w:val="00C80FA5"/>
    <w:rsid w:val="00C82128"/>
    <w:rsid w:val="00C82D28"/>
    <w:rsid w:val="00C82EED"/>
    <w:rsid w:val="00C8383C"/>
    <w:rsid w:val="00C84031"/>
    <w:rsid w:val="00C84A62"/>
    <w:rsid w:val="00C85D2B"/>
    <w:rsid w:val="00C86D4C"/>
    <w:rsid w:val="00C86ECA"/>
    <w:rsid w:val="00C870D6"/>
    <w:rsid w:val="00C87B68"/>
    <w:rsid w:val="00C87E31"/>
    <w:rsid w:val="00C91051"/>
    <w:rsid w:val="00C9145A"/>
    <w:rsid w:val="00C91FA7"/>
    <w:rsid w:val="00C93572"/>
    <w:rsid w:val="00C9451E"/>
    <w:rsid w:val="00C9515A"/>
    <w:rsid w:val="00C95381"/>
    <w:rsid w:val="00C95EFE"/>
    <w:rsid w:val="00C9614C"/>
    <w:rsid w:val="00C9734E"/>
    <w:rsid w:val="00C97D12"/>
    <w:rsid w:val="00C97F34"/>
    <w:rsid w:val="00CA03DF"/>
    <w:rsid w:val="00CA0648"/>
    <w:rsid w:val="00CA0FD6"/>
    <w:rsid w:val="00CA18DE"/>
    <w:rsid w:val="00CA20C1"/>
    <w:rsid w:val="00CA2410"/>
    <w:rsid w:val="00CA293F"/>
    <w:rsid w:val="00CA2EBC"/>
    <w:rsid w:val="00CA3D6F"/>
    <w:rsid w:val="00CA7E0E"/>
    <w:rsid w:val="00CB0244"/>
    <w:rsid w:val="00CB1400"/>
    <w:rsid w:val="00CB151A"/>
    <w:rsid w:val="00CB1A78"/>
    <w:rsid w:val="00CB2E39"/>
    <w:rsid w:val="00CB311C"/>
    <w:rsid w:val="00CB3948"/>
    <w:rsid w:val="00CB4C86"/>
    <w:rsid w:val="00CB4D11"/>
    <w:rsid w:val="00CB514F"/>
    <w:rsid w:val="00CB5EAD"/>
    <w:rsid w:val="00CB5FA0"/>
    <w:rsid w:val="00CB61F8"/>
    <w:rsid w:val="00CB7388"/>
    <w:rsid w:val="00CC0B66"/>
    <w:rsid w:val="00CC0BC1"/>
    <w:rsid w:val="00CC1D38"/>
    <w:rsid w:val="00CC2D0E"/>
    <w:rsid w:val="00CC35D8"/>
    <w:rsid w:val="00CC389F"/>
    <w:rsid w:val="00CC3BFD"/>
    <w:rsid w:val="00CC3CB7"/>
    <w:rsid w:val="00CC3E39"/>
    <w:rsid w:val="00CC4E9D"/>
    <w:rsid w:val="00CC51B1"/>
    <w:rsid w:val="00CC572E"/>
    <w:rsid w:val="00CC66E1"/>
    <w:rsid w:val="00CC68D0"/>
    <w:rsid w:val="00CC7418"/>
    <w:rsid w:val="00CC74B0"/>
    <w:rsid w:val="00CC7F47"/>
    <w:rsid w:val="00CD1490"/>
    <w:rsid w:val="00CD2D9A"/>
    <w:rsid w:val="00CD442A"/>
    <w:rsid w:val="00CD5D08"/>
    <w:rsid w:val="00CD6356"/>
    <w:rsid w:val="00CD6913"/>
    <w:rsid w:val="00CD72AA"/>
    <w:rsid w:val="00CD74A2"/>
    <w:rsid w:val="00CD7587"/>
    <w:rsid w:val="00CE0004"/>
    <w:rsid w:val="00CE043B"/>
    <w:rsid w:val="00CE0837"/>
    <w:rsid w:val="00CE090E"/>
    <w:rsid w:val="00CE0D94"/>
    <w:rsid w:val="00CE169B"/>
    <w:rsid w:val="00CE1C89"/>
    <w:rsid w:val="00CE1F27"/>
    <w:rsid w:val="00CE217A"/>
    <w:rsid w:val="00CE25DF"/>
    <w:rsid w:val="00CE39F9"/>
    <w:rsid w:val="00CE47BD"/>
    <w:rsid w:val="00CE56D8"/>
    <w:rsid w:val="00CE5ABF"/>
    <w:rsid w:val="00CE6A95"/>
    <w:rsid w:val="00CF0352"/>
    <w:rsid w:val="00CF17A4"/>
    <w:rsid w:val="00CF1E83"/>
    <w:rsid w:val="00CF2A87"/>
    <w:rsid w:val="00CF2F4F"/>
    <w:rsid w:val="00CF3127"/>
    <w:rsid w:val="00CF3406"/>
    <w:rsid w:val="00CF3F68"/>
    <w:rsid w:val="00CF3FAA"/>
    <w:rsid w:val="00CF5D98"/>
    <w:rsid w:val="00CF6637"/>
    <w:rsid w:val="00CF73E1"/>
    <w:rsid w:val="00CF7C38"/>
    <w:rsid w:val="00D0013B"/>
    <w:rsid w:val="00D005A3"/>
    <w:rsid w:val="00D016B4"/>
    <w:rsid w:val="00D02225"/>
    <w:rsid w:val="00D02F40"/>
    <w:rsid w:val="00D04EF3"/>
    <w:rsid w:val="00D05D2E"/>
    <w:rsid w:val="00D05ED5"/>
    <w:rsid w:val="00D06801"/>
    <w:rsid w:val="00D07B70"/>
    <w:rsid w:val="00D10626"/>
    <w:rsid w:val="00D10C87"/>
    <w:rsid w:val="00D111C2"/>
    <w:rsid w:val="00D111E8"/>
    <w:rsid w:val="00D11851"/>
    <w:rsid w:val="00D118B1"/>
    <w:rsid w:val="00D11F12"/>
    <w:rsid w:val="00D1371F"/>
    <w:rsid w:val="00D13BA9"/>
    <w:rsid w:val="00D1509C"/>
    <w:rsid w:val="00D1645E"/>
    <w:rsid w:val="00D16ED7"/>
    <w:rsid w:val="00D17C57"/>
    <w:rsid w:val="00D2190E"/>
    <w:rsid w:val="00D226CA"/>
    <w:rsid w:val="00D23092"/>
    <w:rsid w:val="00D24058"/>
    <w:rsid w:val="00D243E6"/>
    <w:rsid w:val="00D24D3B"/>
    <w:rsid w:val="00D24FEF"/>
    <w:rsid w:val="00D25189"/>
    <w:rsid w:val="00D2608E"/>
    <w:rsid w:val="00D267FD"/>
    <w:rsid w:val="00D27187"/>
    <w:rsid w:val="00D27FD4"/>
    <w:rsid w:val="00D315FC"/>
    <w:rsid w:val="00D319BD"/>
    <w:rsid w:val="00D31FDE"/>
    <w:rsid w:val="00D3293E"/>
    <w:rsid w:val="00D3375A"/>
    <w:rsid w:val="00D33830"/>
    <w:rsid w:val="00D34183"/>
    <w:rsid w:val="00D342C1"/>
    <w:rsid w:val="00D3590C"/>
    <w:rsid w:val="00D35B33"/>
    <w:rsid w:val="00D37CE0"/>
    <w:rsid w:val="00D400C9"/>
    <w:rsid w:val="00D40F64"/>
    <w:rsid w:val="00D415E8"/>
    <w:rsid w:val="00D42391"/>
    <w:rsid w:val="00D43449"/>
    <w:rsid w:val="00D4481B"/>
    <w:rsid w:val="00D448B1"/>
    <w:rsid w:val="00D449E9"/>
    <w:rsid w:val="00D4515B"/>
    <w:rsid w:val="00D46BE7"/>
    <w:rsid w:val="00D46ED6"/>
    <w:rsid w:val="00D47581"/>
    <w:rsid w:val="00D47732"/>
    <w:rsid w:val="00D47F5A"/>
    <w:rsid w:val="00D5052B"/>
    <w:rsid w:val="00D50CFE"/>
    <w:rsid w:val="00D532A7"/>
    <w:rsid w:val="00D54F31"/>
    <w:rsid w:val="00D57182"/>
    <w:rsid w:val="00D60100"/>
    <w:rsid w:val="00D6036C"/>
    <w:rsid w:val="00D60EE7"/>
    <w:rsid w:val="00D60F17"/>
    <w:rsid w:val="00D615AB"/>
    <w:rsid w:val="00D61B40"/>
    <w:rsid w:val="00D61D06"/>
    <w:rsid w:val="00D622FF"/>
    <w:rsid w:val="00D62AA1"/>
    <w:rsid w:val="00D63828"/>
    <w:rsid w:val="00D64C48"/>
    <w:rsid w:val="00D6546A"/>
    <w:rsid w:val="00D65490"/>
    <w:rsid w:val="00D656E6"/>
    <w:rsid w:val="00D65CE1"/>
    <w:rsid w:val="00D65F0B"/>
    <w:rsid w:val="00D67752"/>
    <w:rsid w:val="00D67971"/>
    <w:rsid w:val="00D7012B"/>
    <w:rsid w:val="00D7048F"/>
    <w:rsid w:val="00D71D26"/>
    <w:rsid w:val="00D72CB4"/>
    <w:rsid w:val="00D72F1A"/>
    <w:rsid w:val="00D73131"/>
    <w:rsid w:val="00D733CC"/>
    <w:rsid w:val="00D742A3"/>
    <w:rsid w:val="00D7496A"/>
    <w:rsid w:val="00D74B45"/>
    <w:rsid w:val="00D752F3"/>
    <w:rsid w:val="00D75EBB"/>
    <w:rsid w:val="00D760E0"/>
    <w:rsid w:val="00D76864"/>
    <w:rsid w:val="00D76C0B"/>
    <w:rsid w:val="00D77712"/>
    <w:rsid w:val="00D77CAE"/>
    <w:rsid w:val="00D77F5A"/>
    <w:rsid w:val="00D8057F"/>
    <w:rsid w:val="00D81936"/>
    <w:rsid w:val="00D820FE"/>
    <w:rsid w:val="00D82FB5"/>
    <w:rsid w:val="00D83425"/>
    <w:rsid w:val="00D84622"/>
    <w:rsid w:val="00D8543D"/>
    <w:rsid w:val="00D8570B"/>
    <w:rsid w:val="00D8577B"/>
    <w:rsid w:val="00D8651F"/>
    <w:rsid w:val="00D86677"/>
    <w:rsid w:val="00D86AAC"/>
    <w:rsid w:val="00D8723D"/>
    <w:rsid w:val="00D9001F"/>
    <w:rsid w:val="00D90175"/>
    <w:rsid w:val="00D91E17"/>
    <w:rsid w:val="00D929D2"/>
    <w:rsid w:val="00D92B9B"/>
    <w:rsid w:val="00D92F82"/>
    <w:rsid w:val="00D92F99"/>
    <w:rsid w:val="00D94D14"/>
    <w:rsid w:val="00D96502"/>
    <w:rsid w:val="00D96C8E"/>
    <w:rsid w:val="00D97428"/>
    <w:rsid w:val="00DA03D4"/>
    <w:rsid w:val="00DA10B0"/>
    <w:rsid w:val="00DA1250"/>
    <w:rsid w:val="00DA1C43"/>
    <w:rsid w:val="00DA386D"/>
    <w:rsid w:val="00DA4C00"/>
    <w:rsid w:val="00DA4EB3"/>
    <w:rsid w:val="00DA52C5"/>
    <w:rsid w:val="00DA60F6"/>
    <w:rsid w:val="00DA6A0E"/>
    <w:rsid w:val="00DA6AB2"/>
    <w:rsid w:val="00DA739C"/>
    <w:rsid w:val="00DB159F"/>
    <w:rsid w:val="00DB2FA5"/>
    <w:rsid w:val="00DB40B2"/>
    <w:rsid w:val="00DC0868"/>
    <w:rsid w:val="00DC203B"/>
    <w:rsid w:val="00DC268D"/>
    <w:rsid w:val="00DC367A"/>
    <w:rsid w:val="00DC4074"/>
    <w:rsid w:val="00DC40A2"/>
    <w:rsid w:val="00DC5557"/>
    <w:rsid w:val="00DC5A38"/>
    <w:rsid w:val="00DC5BA9"/>
    <w:rsid w:val="00DC63A2"/>
    <w:rsid w:val="00DC702C"/>
    <w:rsid w:val="00DD08AE"/>
    <w:rsid w:val="00DD2FC2"/>
    <w:rsid w:val="00DD31A9"/>
    <w:rsid w:val="00DD3C7C"/>
    <w:rsid w:val="00DD3C84"/>
    <w:rsid w:val="00DD4BF5"/>
    <w:rsid w:val="00DD684F"/>
    <w:rsid w:val="00DD7224"/>
    <w:rsid w:val="00DD7852"/>
    <w:rsid w:val="00DD7F9A"/>
    <w:rsid w:val="00DE15AF"/>
    <w:rsid w:val="00DE17E4"/>
    <w:rsid w:val="00DE19B5"/>
    <w:rsid w:val="00DE27CF"/>
    <w:rsid w:val="00DE2C4A"/>
    <w:rsid w:val="00DE333A"/>
    <w:rsid w:val="00DE3B5E"/>
    <w:rsid w:val="00DE41B0"/>
    <w:rsid w:val="00DE54EF"/>
    <w:rsid w:val="00DE64C7"/>
    <w:rsid w:val="00DE7401"/>
    <w:rsid w:val="00DF0B70"/>
    <w:rsid w:val="00DF0FDA"/>
    <w:rsid w:val="00DF1A9B"/>
    <w:rsid w:val="00DF1C37"/>
    <w:rsid w:val="00DF25C7"/>
    <w:rsid w:val="00DF2A29"/>
    <w:rsid w:val="00DF2FC5"/>
    <w:rsid w:val="00DF3598"/>
    <w:rsid w:val="00DF3700"/>
    <w:rsid w:val="00DF385F"/>
    <w:rsid w:val="00DF5257"/>
    <w:rsid w:val="00DF5325"/>
    <w:rsid w:val="00DF582E"/>
    <w:rsid w:val="00DF5F39"/>
    <w:rsid w:val="00DF651C"/>
    <w:rsid w:val="00DF6E0B"/>
    <w:rsid w:val="00E0006F"/>
    <w:rsid w:val="00E001E2"/>
    <w:rsid w:val="00E00392"/>
    <w:rsid w:val="00E010A7"/>
    <w:rsid w:val="00E01875"/>
    <w:rsid w:val="00E021C3"/>
    <w:rsid w:val="00E03149"/>
    <w:rsid w:val="00E03233"/>
    <w:rsid w:val="00E0349D"/>
    <w:rsid w:val="00E048D2"/>
    <w:rsid w:val="00E07940"/>
    <w:rsid w:val="00E10A70"/>
    <w:rsid w:val="00E11217"/>
    <w:rsid w:val="00E120D6"/>
    <w:rsid w:val="00E12253"/>
    <w:rsid w:val="00E128E9"/>
    <w:rsid w:val="00E12EEC"/>
    <w:rsid w:val="00E12FBF"/>
    <w:rsid w:val="00E13ED7"/>
    <w:rsid w:val="00E14364"/>
    <w:rsid w:val="00E1462A"/>
    <w:rsid w:val="00E148A0"/>
    <w:rsid w:val="00E14C2B"/>
    <w:rsid w:val="00E174A4"/>
    <w:rsid w:val="00E17AB5"/>
    <w:rsid w:val="00E17BBD"/>
    <w:rsid w:val="00E20232"/>
    <w:rsid w:val="00E21073"/>
    <w:rsid w:val="00E214C7"/>
    <w:rsid w:val="00E216B1"/>
    <w:rsid w:val="00E221C2"/>
    <w:rsid w:val="00E2332C"/>
    <w:rsid w:val="00E23D9C"/>
    <w:rsid w:val="00E23F86"/>
    <w:rsid w:val="00E24984"/>
    <w:rsid w:val="00E26A0C"/>
    <w:rsid w:val="00E27F92"/>
    <w:rsid w:val="00E30928"/>
    <w:rsid w:val="00E3093D"/>
    <w:rsid w:val="00E30EBB"/>
    <w:rsid w:val="00E32F18"/>
    <w:rsid w:val="00E3413D"/>
    <w:rsid w:val="00E348B2"/>
    <w:rsid w:val="00E34D44"/>
    <w:rsid w:val="00E34F58"/>
    <w:rsid w:val="00E35D61"/>
    <w:rsid w:val="00E36A0D"/>
    <w:rsid w:val="00E37B9C"/>
    <w:rsid w:val="00E40263"/>
    <w:rsid w:val="00E40C4F"/>
    <w:rsid w:val="00E41B90"/>
    <w:rsid w:val="00E42A62"/>
    <w:rsid w:val="00E42B17"/>
    <w:rsid w:val="00E45B73"/>
    <w:rsid w:val="00E4615D"/>
    <w:rsid w:val="00E50A86"/>
    <w:rsid w:val="00E51B44"/>
    <w:rsid w:val="00E51F56"/>
    <w:rsid w:val="00E51FD6"/>
    <w:rsid w:val="00E5286C"/>
    <w:rsid w:val="00E5319B"/>
    <w:rsid w:val="00E5421B"/>
    <w:rsid w:val="00E54D60"/>
    <w:rsid w:val="00E54E5F"/>
    <w:rsid w:val="00E54F83"/>
    <w:rsid w:val="00E56098"/>
    <w:rsid w:val="00E56495"/>
    <w:rsid w:val="00E56B13"/>
    <w:rsid w:val="00E57B59"/>
    <w:rsid w:val="00E610C9"/>
    <w:rsid w:val="00E61FF6"/>
    <w:rsid w:val="00E62309"/>
    <w:rsid w:val="00E62432"/>
    <w:rsid w:val="00E700F6"/>
    <w:rsid w:val="00E71F1F"/>
    <w:rsid w:val="00E720EC"/>
    <w:rsid w:val="00E72A7E"/>
    <w:rsid w:val="00E736EE"/>
    <w:rsid w:val="00E738A3"/>
    <w:rsid w:val="00E74A5F"/>
    <w:rsid w:val="00E75938"/>
    <w:rsid w:val="00E76DBC"/>
    <w:rsid w:val="00E76F5E"/>
    <w:rsid w:val="00E774E4"/>
    <w:rsid w:val="00E80AE9"/>
    <w:rsid w:val="00E81A9A"/>
    <w:rsid w:val="00E81F8B"/>
    <w:rsid w:val="00E83E65"/>
    <w:rsid w:val="00E83F62"/>
    <w:rsid w:val="00E87779"/>
    <w:rsid w:val="00E90C1F"/>
    <w:rsid w:val="00E92FEC"/>
    <w:rsid w:val="00E93224"/>
    <w:rsid w:val="00E932F2"/>
    <w:rsid w:val="00E933E0"/>
    <w:rsid w:val="00E939B9"/>
    <w:rsid w:val="00E93A64"/>
    <w:rsid w:val="00E947DB"/>
    <w:rsid w:val="00E951BC"/>
    <w:rsid w:val="00E95CCD"/>
    <w:rsid w:val="00E96441"/>
    <w:rsid w:val="00E9663B"/>
    <w:rsid w:val="00E9748C"/>
    <w:rsid w:val="00EA1C1E"/>
    <w:rsid w:val="00EA1F4E"/>
    <w:rsid w:val="00EA210F"/>
    <w:rsid w:val="00EA2F06"/>
    <w:rsid w:val="00EA3587"/>
    <w:rsid w:val="00EA3D61"/>
    <w:rsid w:val="00EA53D6"/>
    <w:rsid w:val="00EA56F3"/>
    <w:rsid w:val="00EA5DAE"/>
    <w:rsid w:val="00EA5F9A"/>
    <w:rsid w:val="00EA63D5"/>
    <w:rsid w:val="00EA7BD9"/>
    <w:rsid w:val="00EB083B"/>
    <w:rsid w:val="00EB0B75"/>
    <w:rsid w:val="00EB1111"/>
    <w:rsid w:val="00EB17A8"/>
    <w:rsid w:val="00EB1AE4"/>
    <w:rsid w:val="00EB1DE8"/>
    <w:rsid w:val="00EB2134"/>
    <w:rsid w:val="00EB2140"/>
    <w:rsid w:val="00EB3065"/>
    <w:rsid w:val="00EB3130"/>
    <w:rsid w:val="00EB31E4"/>
    <w:rsid w:val="00EB47BC"/>
    <w:rsid w:val="00EB4C14"/>
    <w:rsid w:val="00EB67E0"/>
    <w:rsid w:val="00EC0B7E"/>
    <w:rsid w:val="00EC0ED4"/>
    <w:rsid w:val="00EC11D1"/>
    <w:rsid w:val="00EC13DA"/>
    <w:rsid w:val="00EC1499"/>
    <w:rsid w:val="00EC19B3"/>
    <w:rsid w:val="00EC291B"/>
    <w:rsid w:val="00EC2BDA"/>
    <w:rsid w:val="00EC3255"/>
    <w:rsid w:val="00EC3273"/>
    <w:rsid w:val="00EC3509"/>
    <w:rsid w:val="00EC3566"/>
    <w:rsid w:val="00EC3789"/>
    <w:rsid w:val="00EC3A15"/>
    <w:rsid w:val="00EC4C51"/>
    <w:rsid w:val="00EC4CFF"/>
    <w:rsid w:val="00EC4EE8"/>
    <w:rsid w:val="00EC5B19"/>
    <w:rsid w:val="00EC61C3"/>
    <w:rsid w:val="00EC6314"/>
    <w:rsid w:val="00EC7C37"/>
    <w:rsid w:val="00ED17E4"/>
    <w:rsid w:val="00ED2435"/>
    <w:rsid w:val="00ED384D"/>
    <w:rsid w:val="00ED401F"/>
    <w:rsid w:val="00ED4B48"/>
    <w:rsid w:val="00ED500A"/>
    <w:rsid w:val="00ED54D9"/>
    <w:rsid w:val="00ED6B8E"/>
    <w:rsid w:val="00ED71F7"/>
    <w:rsid w:val="00EE12A3"/>
    <w:rsid w:val="00EE1EEE"/>
    <w:rsid w:val="00EE30C2"/>
    <w:rsid w:val="00EE356B"/>
    <w:rsid w:val="00EE4A66"/>
    <w:rsid w:val="00EE6F5B"/>
    <w:rsid w:val="00EE77AE"/>
    <w:rsid w:val="00EE796D"/>
    <w:rsid w:val="00EE7F39"/>
    <w:rsid w:val="00EF0876"/>
    <w:rsid w:val="00EF0F98"/>
    <w:rsid w:val="00EF23E7"/>
    <w:rsid w:val="00EF33D9"/>
    <w:rsid w:val="00EF3617"/>
    <w:rsid w:val="00EF36D6"/>
    <w:rsid w:val="00EF38CB"/>
    <w:rsid w:val="00EF42F9"/>
    <w:rsid w:val="00EF5932"/>
    <w:rsid w:val="00EF5E25"/>
    <w:rsid w:val="00EF6C66"/>
    <w:rsid w:val="00EF706B"/>
    <w:rsid w:val="00EF7370"/>
    <w:rsid w:val="00F01ED2"/>
    <w:rsid w:val="00F02121"/>
    <w:rsid w:val="00F021A8"/>
    <w:rsid w:val="00F021C7"/>
    <w:rsid w:val="00F025A8"/>
    <w:rsid w:val="00F02ADC"/>
    <w:rsid w:val="00F02EC2"/>
    <w:rsid w:val="00F02F26"/>
    <w:rsid w:val="00F03067"/>
    <w:rsid w:val="00F036C6"/>
    <w:rsid w:val="00F03D65"/>
    <w:rsid w:val="00F043E4"/>
    <w:rsid w:val="00F04767"/>
    <w:rsid w:val="00F04CEC"/>
    <w:rsid w:val="00F0562B"/>
    <w:rsid w:val="00F06262"/>
    <w:rsid w:val="00F06FA4"/>
    <w:rsid w:val="00F10C2D"/>
    <w:rsid w:val="00F110E8"/>
    <w:rsid w:val="00F112C8"/>
    <w:rsid w:val="00F11A41"/>
    <w:rsid w:val="00F11A81"/>
    <w:rsid w:val="00F11C7E"/>
    <w:rsid w:val="00F12934"/>
    <w:rsid w:val="00F12AE6"/>
    <w:rsid w:val="00F12DC5"/>
    <w:rsid w:val="00F135FB"/>
    <w:rsid w:val="00F1428E"/>
    <w:rsid w:val="00F15311"/>
    <w:rsid w:val="00F1536C"/>
    <w:rsid w:val="00F15949"/>
    <w:rsid w:val="00F15A4D"/>
    <w:rsid w:val="00F167FF"/>
    <w:rsid w:val="00F171E4"/>
    <w:rsid w:val="00F177D4"/>
    <w:rsid w:val="00F17FC8"/>
    <w:rsid w:val="00F2010E"/>
    <w:rsid w:val="00F209BE"/>
    <w:rsid w:val="00F21563"/>
    <w:rsid w:val="00F25D9E"/>
    <w:rsid w:val="00F269A3"/>
    <w:rsid w:val="00F30412"/>
    <w:rsid w:val="00F32134"/>
    <w:rsid w:val="00F334B7"/>
    <w:rsid w:val="00F33D35"/>
    <w:rsid w:val="00F33DA4"/>
    <w:rsid w:val="00F340E9"/>
    <w:rsid w:val="00F34384"/>
    <w:rsid w:val="00F3538F"/>
    <w:rsid w:val="00F367A9"/>
    <w:rsid w:val="00F37F9D"/>
    <w:rsid w:val="00F41EF9"/>
    <w:rsid w:val="00F41FC8"/>
    <w:rsid w:val="00F42747"/>
    <w:rsid w:val="00F42D28"/>
    <w:rsid w:val="00F4437B"/>
    <w:rsid w:val="00F44954"/>
    <w:rsid w:val="00F44D47"/>
    <w:rsid w:val="00F44F6E"/>
    <w:rsid w:val="00F44FDC"/>
    <w:rsid w:val="00F450D4"/>
    <w:rsid w:val="00F460C9"/>
    <w:rsid w:val="00F46174"/>
    <w:rsid w:val="00F4667F"/>
    <w:rsid w:val="00F46BEB"/>
    <w:rsid w:val="00F503F0"/>
    <w:rsid w:val="00F50449"/>
    <w:rsid w:val="00F50476"/>
    <w:rsid w:val="00F50A69"/>
    <w:rsid w:val="00F51570"/>
    <w:rsid w:val="00F51EA0"/>
    <w:rsid w:val="00F522BB"/>
    <w:rsid w:val="00F52A44"/>
    <w:rsid w:val="00F53762"/>
    <w:rsid w:val="00F53E55"/>
    <w:rsid w:val="00F54309"/>
    <w:rsid w:val="00F54BFA"/>
    <w:rsid w:val="00F550CB"/>
    <w:rsid w:val="00F60D67"/>
    <w:rsid w:val="00F610AD"/>
    <w:rsid w:val="00F6149C"/>
    <w:rsid w:val="00F61977"/>
    <w:rsid w:val="00F61D5D"/>
    <w:rsid w:val="00F623BE"/>
    <w:rsid w:val="00F624C8"/>
    <w:rsid w:val="00F638C7"/>
    <w:rsid w:val="00F63C2A"/>
    <w:rsid w:val="00F6638D"/>
    <w:rsid w:val="00F705A7"/>
    <w:rsid w:val="00F71E43"/>
    <w:rsid w:val="00F71F5C"/>
    <w:rsid w:val="00F71F86"/>
    <w:rsid w:val="00F73A6F"/>
    <w:rsid w:val="00F73AB7"/>
    <w:rsid w:val="00F73BF2"/>
    <w:rsid w:val="00F74412"/>
    <w:rsid w:val="00F749BB"/>
    <w:rsid w:val="00F74BD1"/>
    <w:rsid w:val="00F7553A"/>
    <w:rsid w:val="00F75F50"/>
    <w:rsid w:val="00F806E9"/>
    <w:rsid w:val="00F80CB3"/>
    <w:rsid w:val="00F80F12"/>
    <w:rsid w:val="00F81D3B"/>
    <w:rsid w:val="00F822F8"/>
    <w:rsid w:val="00F82511"/>
    <w:rsid w:val="00F82BB9"/>
    <w:rsid w:val="00F82E93"/>
    <w:rsid w:val="00F8425E"/>
    <w:rsid w:val="00F8509E"/>
    <w:rsid w:val="00F86022"/>
    <w:rsid w:val="00F86335"/>
    <w:rsid w:val="00F86E02"/>
    <w:rsid w:val="00F8722A"/>
    <w:rsid w:val="00F8796B"/>
    <w:rsid w:val="00F87E9D"/>
    <w:rsid w:val="00F9077C"/>
    <w:rsid w:val="00F90DB4"/>
    <w:rsid w:val="00F91365"/>
    <w:rsid w:val="00F91555"/>
    <w:rsid w:val="00F916B9"/>
    <w:rsid w:val="00F919E1"/>
    <w:rsid w:val="00F9209B"/>
    <w:rsid w:val="00F92D6C"/>
    <w:rsid w:val="00F93D2E"/>
    <w:rsid w:val="00F94D9D"/>
    <w:rsid w:val="00F950C3"/>
    <w:rsid w:val="00F9578C"/>
    <w:rsid w:val="00F971FF"/>
    <w:rsid w:val="00F9765A"/>
    <w:rsid w:val="00F97CEB"/>
    <w:rsid w:val="00FA0233"/>
    <w:rsid w:val="00FA0FCE"/>
    <w:rsid w:val="00FA1FCF"/>
    <w:rsid w:val="00FA27C2"/>
    <w:rsid w:val="00FA30F7"/>
    <w:rsid w:val="00FA4DD9"/>
    <w:rsid w:val="00FA5E0A"/>
    <w:rsid w:val="00FA5E5A"/>
    <w:rsid w:val="00FA65CE"/>
    <w:rsid w:val="00FB1013"/>
    <w:rsid w:val="00FB1279"/>
    <w:rsid w:val="00FB2160"/>
    <w:rsid w:val="00FB2F50"/>
    <w:rsid w:val="00FB318B"/>
    <w:rsid w:val="00FB330F"/>
    <w:rsid w:val="00FB5881"/>
    <w:rsid w:val="00FB614F"/>
    <w:rsid w:val="00FB7945"/>
    <w:rsid w:val="00FB7970"/>
    <w:rsid w:val="00FC04AD"/>
    <w:rsid w:val="00FC2881"/>
    <w:rsid w:val="00FC43A3"/>
    <w:rsid w:val="00FC5C81"/>
    <w:rsid w:val="00FC61E2"/>
    <w:rsid w:val="00FC772D"/>
    <w:rsid w:val="00FC79A9"/>
    <w:rsid w:val="00FC7A79"/>
    <w:rsid w:val="00FC7BA1"/>
    <w:rsid w:val="00FD0854"/>
    <w:rsid w:val="00FD095B"/>
    <w:rsid w:val="00FD10AC"/>
    <w:rsid w:val="00FD1EC0"/>
    <w:rsid w:val="00FD259B"/>
    <w:rsid w:val="00FD3024"/>
    <w:rsid w:val="00FD33AF"/>
    <w:rsid w:val="00FD44DB"/>
    <w:rsid w:val="00FD45E2"/>
    <w:rsid w:val="00FD4DEE"/>
    <w:rsid w:val="00FD53F5"/>
    <w:rsid w:val="00FD5E17"/>
    <w:rsid w:val="00FD64D9"/>
    <w:rsid w:val="00FD6C1A"/>
    <w:rsid w:val="00FD7B97"/>
    <w:rsid w:val="00FE098A"/>
    <w:rsid w:val="00FE22D7"/>
    <w:rsid w:val="00FE2A76"/>
    <w:rsid w:val="00FE2BE4"/>
    <w:rsid w:val="00FE3400"/>
    <w:rsid w:val="00FE6105"/>
    <w:rsid w:val="00FE631F"/>
    <w:rsid w:val="00FE6FC4"/>
    <w:rsid w:val="00FF0064"/>
    <w:rsid w:val="00FF0D94"/>
    <w:rsid w:val="00FF1701"/>
    <w:rsid w:val="00FF2032"/>
    <w:rsid w:val="00FF4E46"/>
    <w:rsid w:val="00FF5D6C"/>
    <w:rsid w:val="00FF6833"/>
    <w:rsid w:val="00FF6D85"/>
    <w:rsid w:val="00FF72AB"/>
    <w:rsid w:val="00FF7B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indow">
      <v:fill color="window" on="f"/>
    </o:shapedefaults>
    <o:shapelayout v:ext="edit">
      <o:idmap v:ext="edit" data="1"/>
    </o:shapelayout>
  </w:shapeDefaults>
  <w:decimalSymbol w:val="."/>
  <w:listSeparator w:val=","/>
  <w15:docId w15:val="{0FF8C666-909D-40A4-AD0E-EE08FFB37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uiPriority="9" w:qFormat="1"/>
    <w:lsdException w:name="heading 3" w:uiPriority="9"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9"/>
    <w:qFormat/>
    <w:rsid w:val="0093572D"/>
    <w:p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qFormat/>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qFormat/>
    <w:rsid w:val="00137000"/>
    <w:pPr>
      <w:spacing w:before="120"/>
      <w:ind w:left="0"/>
    </w:pPr>
    <w:rPr>
      <w:b/>
      <w:bCs/>
      <w:caps/>
      <w:sz w:val="20"/>
      <w:szCs w:val="20"/>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spacing w:after="0"/>
      <w:ind w:left="1100"/>
    </w:pPr>
    <w:rPr>
      <w:sz w:val="18"/>
      <w:szCs w:val="18"/>
    </w:rPr>
  </w:style>
  <w:style w:type="paragraph" w:styleId="TOC2">
    <w:name w:val="toc 2"/>
    <w:basedOn w:val="TOC1"/>
    <w:next w:val="Normal"/>
    <w:uiPriority w:val="39"/>
    <w:qFormat/>
    <w:rsid w:val="000E372F"/>
    <w:pPr>
      <w:spacing w:before="0" w:after="0"/>
      <w:ind w:left="220"/>
    </w:pPr>
    <w:rPr>
      <w:b w:val="0"/>
      <w:bCs w:val="0"/>
      <w:caps w:val="0"/>
      <w:smallCaps/>
    </w:rPr>
  </w:style>
  <w:style w:type="paragraph" w:styleId="TOC3">
    <w:name w:val="toc 3"/>
    <w:basedOn w:val="TOC2"/>
    <w:next w:val="Normal"/>
    <w:uiPriority w:val="39"/>
    <w:qFormat/>
    <w:rsid w:val="000E372F"/>
    <w:pPr>
      <w:ind w:left="440"/>
    </w:pPr>
    <w:rPr>
      <w:i/>
      <w:iCs/>
      <w:smallCaps w:val="0"/>
    </w:rPr>
  </w:style>
  <w:style w:type="paragraph" w:styleId="TOC4">
    <w:name w:val="toc 4"/>
    <w:basedOn w:val="Normal"/>
    <w:next w:val="Normal"/>
    <w:uiPriority w:val="39"/>
    <w:rsid w:val="000E372F"/>
    <w:pPr>
      <w:spacing w:after="0"/>
      <w:ind w:left="660"/>
    </w:pPr>
    <w:rPr>
      <w:sz w:val="18"/>
      <w:szCs w:val="18"/>
    </w:rPr>
  </w:style>
  <w:style w:type="paragraph" w:styleId="TOC5">
    <w:name w:val="toc 5"/>
    <w:basedOn w:val="TOC4"/>
    <w:next w:val="Normal"/>
    <w:uiPriority w:val="39"/>
    <w:rsid w:val="000E372F"/>
    <w:pPr>
      <w:ind w:left="880"/>
    </w:pPr>
  </w:style>
  <w:style w:type="paragraph" w:styleId="TOC7">
    <w:name w:val="toc 7"/>
    <w:basedOn w:val="Normal"/>
    <w:next w:val="Normal"/>
    <w:autoRedefine/>
    <w:uiPriority w:val="39"/>
    <w:rsid w:val="000E372F"/>
    <w:pPr>
      <w:spacing w:after="0"/>
      <w:ind w:left="1320"/>
    </w:pPr>
    <w:rPr>
      <w:sz w:val="18"/>
      <w:szCs w:val="18"/>
    </w:rPr>
  </w:style>
  <w:style w:type="paragraph" w:styleId="TOC8">
    <w:name w:val="toc 8"/>
    <w:basedOn w:val="Normal"/>
    <w:next w:val="Normal"/>
    <w:autoRedefine/>
    <w:uiPriority w:val="39"/>
    <w:rsid w:val="000E372F"/>
    <w:pPr>
      <w:spacing w:after="0"/>
      <w:ind w:left="1540"/>
    </w:pPr>
    <w:rPr>
      <w:sz w:val="18"/>
      <w:szCs w:val="18"/>
    </w:rPr>
  </w:style>
  <w:style w:type="paragraph" w:styleId="TOC9">
    <w:name w:val="toc 9"/>
    <w:basedOn w:val="Normal"/>
    <w:next w:val="Normal"/>
    <w:autoRedefine/>
    <w:uiPriority w:val="39"/>
    <w:rsid w:val="000E372F"/>
    <w:pPr>
      <w:spacing w:after="0"/>
      <w:ind w:left="1760"/>
    </w:pPr>
    <w:rPr>
      <w:sz w:val="18"/>
      <w:szCs w:val="18"/>
    </w:r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link w:val="HTMLPreformattedChar"/>
    <w:uiPriority w:val="99"/>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9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body">
    <w:name w:val="tablebody"/>
    <w:basedOn w:val="Normal"/>
    <w:rsid w:val="00BA0C2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
    <w:name w:val="bulletlist"/>
    <w:basedOn w:val="Normal"/>
    <w:uiPriority w:val="99"/>
    <w:rsid w:val="00BA0C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A0C2A"/>
  </w:style>
  <w:style w:type="paragraph" w:styleId="PlainText">
    <w:name w:val="Plain Text"/>
    <w:basedOn w:val="Normal"/>
    <w:link w:val="PlainTextChar"/>
    <w:uiPriority w:val="99"/>
    <w:unhideWhenUsed/>
    <w:rsid w:val="00EB4C14"/>
    <w:pPr>
      <w:spacing w:after="0" w:line="240" w:lineRule="auto"/>
    </w:pPr>
    <w:rPr>
      <w:rFonts w:ascii="Arial" w:hAnsi="Arial" w:cs="Arial"/>
      <w:sz w:val="20"/>
      <w:szCs w:val="20"/>
      <w:lang w:val="de-DE" w:eastAsia="de-DE"/>
    </w:rPr>
  </w:style>
  <w:style w:type="character" w:customStyle="1" w:styleId="PlainTextChar">
    <w:name w:val="Plain Text Char"/>
    <w:basedOn w:val="DefaultParagraphFont"/>
    <w:link w:val="PlainText"/>
    <w:uiPriority w:val="99"/>
    <w:rsid w:val="00EB4C14"/>
    <w:rPr>
      <w:rFonts w:ascii="Arial" w:hAnsi="Arial" w:cs="Arial"/>
      <w:sz w:val="20"/>
      <w:szCs w:val="20"/>
      <w:lang w:val="de-DE" w:eastAsia="de-DE"/>
    </w:rPr>
  </w:style>
  <w:style w:type="character" w:customStyle="1" w:styleId="HTMLPreformattedChar">
    <w:name w:val="HTML Preformatted Char"/>
    <w:basedOn w:val="DefaultParagraphFont"/>
    <w:link w:val="HTMLPreformatted"/>
    <w:uiPriority w:val="99"/>
    <w:semiHidden/>
    <w:rsid w:val="00EB4C14"/>
    <w:rPr>
      <w:rFonts w:ascii="Courier New" w:eastAsia="Arial Unicode MS" w:hAnsi="Courier New" w:cs="Courier New"/>
      <w:sz w:val="18"/>
      <w:szCs w:val="18"/>
    </w:rPr>
  </w:style>
  <w:style w:type="table" w:styleId="LightGrid-Accent5">
    <w:name w:val="Light Grid Accent 5"/>
    <w:basedOn w:val="TableNormal"/>
    <w:uiPriority w:val="62"/>
    <w:rsid w:val="00B84250"/>
    <w:pPr>
      <w:spacing w:after="0" w:line="240" w:lineRule="auto"/>
    </w:pPr>
    <w:rPr>
      <w:rFonts w:eastAsiaTheme="minorHAnsi"/>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star">
    <w:name w:val="star"/>
    <w:basedOn w:val="DefaultParagraphFont"/>
    <w:rsid w:val="00D4481B"/>
  </w:style>
  <w:style w:type="paragraph" w:customStyle="1" w:styleId="Default">
    <w:name w:val="Default"/>
    <w:rsid w:val="00F54309"/>
    <w:pPr>
      <w:autoSpaceDE w:val="0"/>
      <w:autoSpaceDN w:val="0"/>
      <w:adjustRightInd w:val="0"/>
      <w:spacing w:after="0" w:line="240" w:lineRule="auto"/>
    </w:pPr>
    <w:rPr>
      <w:rFonts w:ascii="Calibri" w:hAnsi="Calibri" w:cs="Calibri"/>
      <w:color w:val="000000"/>
      <w:sz w:val="24"/>
      <w:szCs w:val="24"/>
    </w:rPr>
  </w:style>
  <w:style w:type="paragraph" w:customStyle="1" w:styleId="Tabletext">
    <w:name w:val="Tabletext"/>
    <w:basedOn w:val="Normal"/>
    <w:autoRedefine/>
    <w:uiPriority w:val="99"/>
    <w:rsid w:val="00F110E8"/>
    <w:pPr>
      <w:keepLines/>
      <w:numPr>
        <w:ilvl w:val="2"/>
        <w:numId w:val="20"/>
      </w:numPr>
      <w:spacing w:after="120" w:line="240" w:lineRule="atLeast"/>
    </w:pPr>
  </w:style>
  <w:style w:type="character" w:customStyle="1" w:styleId="tooltipstered">
    <w:name w:val="tooltipstered"/>
    <w:basedOn w:val="DefaultParagraphFont"/>
    <w:rsid w:val="000C07C2"/>
  </w:style>
  <w:style w:type="table" w:customStyle="1" w:styleId="LightGrid-Accent51">
    <w:name w:val="Light Grid - Accent 51"/>
    <w:basedOn w:val="TableNormal"/>
    <w:next w:val="LightGrid-Accent5"/>
    <w:uiPriority w:val="62"/>
    <w:rsid w:val="00831D6C"/>
    <w:pPr>
      <w:spacing w:after="0" w:line="240" w:lineRule="auto"/>
    </w:pPr>
    <w:rPr>
      <w:rFonts w:eastAsiaTheme="minorHAnsi"/>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tooltipfieldname">
    <w:name w:val="tooltipfieldname"/>
    <w:basedOn w:val="DefaultParagraphFont"/>
    <w:rsid w:val="00110844"/>
  </w:style>
  <w:style w:type="paragraph" w:customStyle="1" w:styleId="Body">
    <w:name w:val="Body"/>
    <w:basedOn w:val="Normal"/>
    <w:link w:val="BodyChar"/>
    <w:qFormat/>
    <w:rsid w:val="00203B44"/>
    <w:pPr>
      <w:spacing w:line="260" w:lineRule="exact"/>
    </w:pPr>
    <w:rPr>
      <w:rFonts w:ascii="Arial" w:eastAsiaTheme="minorHAnsi" w:hAnsi="Arial" w:cs="Arial"/>
      <w:sz w:val="18"/>
      <w:szCs w:val="18"/>
    </w:rPr>
  </w:style>
  <w:style w:type="character" w:customStyle="1" w:styleId="BodyChar">
    <w:name w:val="Body Char"/>
    <w:basedOn w:val="DefaultParagraphFont"/>
    <w:link w:val="Body"/>
    <w:rsid w:val="00203B44"/>
    <w:rPr>
      <w:rFonts w:ascii="Arial" w:eastAsiaTheme="minorHAnsi" w:hAnsi="Arial" w:cs="Arial"/>
      <w:sz w:val="18"/>
      <w:szCs w:val="18"/>
    </w:rPr>
  </w:style>
  <w:style w:type="character" w:customStyle="1" w:styleId="dw-required">
    <w:name w:val="dw-required"/>
    <w:basedOn w:val="DefaultParagraphFont"/>
    <w:rsid w:val="005921E4"/>
  </w:style>
  <w:style w:type="character" w:customStyle="1" w:styleId="dw-nc-tooltip">
    <w:name w:val="dw-nc-tooltip"/>
    <w:basedOn w:val="DefaultParagraphFont"/>
    <w:rsid w:val="00D6036C"/>
  </w:style>
  <w:style w:type="character" w:customStyle="1" w:styleId="dw-nc-text-danger">
    <w:name w:val="dw-nc-text-danger"/>
    <w:basedOn w:val="DefaultParagraphFont"/>
    <w:rsid w:val="00D6036C"/>
  </w:style>
  <w:style w:type="character" w:customStyle="1" w:styleId="pun">
    <w:name w:val="pun"/>
    <w:basedOn w:val="DefaultParagraphFont"/>
    <w:rsid w:val="00024B54"/>
  </w:style>
  <w:style w:type="character" w:customStyle="1" w:styleId="pln">
    <w:name w:val="pln"/>
    <w:basedOn w:val="DefaultParagraphFont"/>
    <w:rsid w:val="00024B54"/>
  </w:style>
  <w:style w:type="character" w:customStyle="1" w:styleId="str">
    <w:name w:val="str"/>
    <w:basedOn w:val="DefaultParagraphFont"/>
    <w:rsid w:val="00024B54"/>
  </w:style>
  <w:style w:type="character" w:customStyle="1" w:styleId="dec">
    <w:name w:val="dec"/>
    <w:basedOn w:val="DefaultParagraphFont"/>
    <w:rsid w:val="00024B54"/>
  </w:style>
  <w:style w:type="character" w:customStyle="1" w:styleId="tag">
    <w:name w:val="tag"/>
    <w:basedOn w:val="DefaultParagraphFont"/>
    <w:rsid w:val="00024B54"/>
  </w:style>
  <w:style w:type="character" w:customStyle="1" w:styleId="atn">
    <w:name w:val="atn"/>
    <w:basedOn w:val="DefaultParagraphFont"/>
    <w:rsid w:val="00024B54"/>
  </w:style>
  <w:style w:type="character" w:customStyle="1" w:styleId="atv">
    <w:name w:val="atv"/>
    <w:basedOn w:val="DefaultParagraphFont"/>
    <w:rsid w:val="00024B54"/>
  </w:style>
  <w:style w:type="character" w:styleId="HTMLCode">
    <w:name w:val="HTML Code"/>
    <w:basedOn w:val="DefaultParagraphFont"/>
    <w:uiPriority w:val="99"/>
    <w:semiHidden/>
    <w:unhideWhenUsed/>
    <w:rsid w:val="00B628CA"/>
    <w:rPr>
      <w:rFonts w:ascii="Courier New" w:eastAsia="Times New Roman" w:hAnsi="Courier New" w:cs="Courier New"/>
      <w:sz w:val="20"/>
      <w:szCs w:val="20"/>
    </w:rPr>
  </w:style>
  <w:style w:type="paragraph" w:customStyle="1" w:styleId="selectcode">
    <w:name w:val="selectcode"/>
    <w:basedOn w:val="Normal"/>
    <w:rsid w:val="004848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484875"/>
  </w:style>
  <w:style w:type="character" w:customStyle="1" w:styleId="dw-label">
    <w:name w:val="dw-label"/>
    <w:basedOn w:val="DefaultParagraphFont"/>
    <w:rsid w:val="00730F1F"/>
  </w:style>
  <w:style w:type="paragraph" w:customStyle="1" w:styleId="p">
    <w:name w:val="p"/>
    <w:basedOn w:val="Normal"/>
    <w:rsid w:val="004A50D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blockcaption">
    <w:name w:val="codeblockcaption"/>
    <w:basedOn w:val="Normal"/>
    <w:rsid w:val="004A50D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ne">
    <w:name w:val="none"/>
    <w:basedOn w:val="Normal"/>
    <w:rsid w:val="004A50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cdropdownhead">
    <w:name w:val="mcdropdownhead"/>
    <w:basedOn w:val="DefaultParagraphFont"/>
    <w:rsid w:val="004A50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14699">
      <w:bodyDiv w:val="1"/>
      <w:marLeft w:val="0"/>
      <w:marRight w:val="0"/>
      <w:marTop w:val="0"/>
      <w:marBottom w:val="0"/>
      <w:divBdr>
        <w:top w:val="none" w:sz="0" w:space="0" w:color="auto"/>
        <w:left w:val="none" w:sz="0" w:space="0" w:color="auto"/>
        <w:bottom w:val="none" w:sz="0" w:space="0" w:color="auto"/>
        <w:right w:val="none" w:sz="0" w:space="0" w:color="auto"/>
      </w:divBdr>
    </w:div>
    <w:div w:id="15158871">
      <w:bodyDiv w:val="1"/>
      <w:marLeft w:val="0"/>
      <w:marRight w:val="0"/>
      <w:marTop w:val="0"/>
      <w:marBottom w:val="0"/>
      <w:divBdr>
        <w:top w:val="none" w:sz="0" w:space="0" w:color="auto"/>
        <w:left w:val="none" w:sz="0" w:space="0" w:color="auto"/>
        <w:bottom w:val="none" w:sz="0" w:space="0" w:color="auto"/>
        <w:right w:val="none" w:sz="0" w:space="0" w:color="auto"/>
      </w:divBdr>
      <w:divsChild>
        <w:div w:id="921062479">
          <w:marLeft w:val="0"/>
          <w:marRight w:val="0"/>
          <w:marTop w:val="0"/>
          <w:marBottom w:val="0"/>
          <w:divBdr>
            <w:top w:val="none" w:sz="0" w:space="0" w:color="auto"/>
            <w:left w:val="none" w:sz="0" w:space="0" w:color="auto"/>
            <w:bottom w:val="none" w:sz="0" w:space="0" w:color="auto"/>
            <w:right w:val="none" w:sz="0" w:space="0" w:color="auto"/>
          </w:divBdr>
        </w:div>
      </w:divsChild>
    </w:div>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5720">
      <w:bodyDiv w:val="1"/>
      <w:marLeft w:val="0"/>
      <w:marRight w:val="0"/>
      <w:marTop w:val="0"/>
      <w:marBottom w:val="0"/>
      <w:divBdr>
        <w:top w:val="none" w:sz="0" w:space="0" w:color="auto"/>
        <w:left w:val="none" w:sz="0" w:space="0" w:color="auto"/>
        <w:bottom w:val="none" w:sz="0" w:space="0" w:color="auto"/>
        <w:right w:val="none" w:sz="0" w:space="0" w:color="auto"/>
      </w:divBdr>
    </w:div>
    <w:div w:id="56826371">
      <w:bodyDiv w:val="1"/>
      <w:marLeft w:val="0"/>
      <w:marRight w:val="0"/>
      <w:marTop w:val="0"/>
      <w:marBottom w:val="0"/>
      <w:divBdr>
        <w:top w:val="none" w:sz="0" w:space="0" w:color="auto"/>
        <w:left w:val="none" w:sz="0" w:space="0" w:color="auto"/>
        <w:bottom w:val="none" w:sz="0" w:space="0" w:color="auto"/>
        <w:right w:val="none" w:sz="0" w:space="0" w:color="auto"/>
      </w:divBdr>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08361374">
      <w:bodyDiv w:val="1"/>
      <w:marLeft w:val="0"/>
      <w:marRight w:val="0"/>
      <w:marTop w:val="0"/>
      <w:marBottom w:val="0"/>
      <w:divBdr>
        <w:top w:val="none" w:sz="0" w:space="0" w:color="auto"/>
        <w:left w:val="none" w:sz="0" w:space="0" w:color="auto"/>
        <w:bottom w:val="none" w:sz="0" w:space="0" w:color="auto"/>
        <w:right w:val="none" w:sz="0" w:space="0" w:color="auto"/>
      </w:divBdr>
      <w:divsChild>
        <w:div w:id="1218737834">
          <w:marLeft w:val="0"/>
          <w:marRight w:val="0"/>
          <w:marTop w:val="0"/>
          <w:marBottom w:val="0"/>
          <w:divBdr>
            <w:top w:val="none" w:sz="0" w:space="0" w:color="auto"/>
            <w:left w:val="none" w:sz="0" w:space="0" w:color="auto"/>
            <w:bottom w:val="none" w:sz="0" w:space="0" w:color="auto"/>
            <w:right w:val="none" w:sz="0" w:space="0" w:color="auto"/>
          </w:divBdr>
          <w:divsChild>
            <w:div w:id="1840538823">
              <w:marLeft w:val="0"/>
              <w:marRight w:val="0"/>
              <w:marTop w:val="0"/>
              <w:marBottom w:val="0"/>
              <w:divBdr>
                <w:top w:val="none" w:sz="0" w:space="0" w:color="auto"/>
                <w:left w:val="none" w:sz="0" w:space="0" w:color="auto"/>
                <w:bottom w:val="none" w:sz="0" w:space="0" w:color="auto"/>
                <w:right w:val="none" w:sz="0" w:space="0" w:color="auto"/>
              </w:divBdr>
              <w:divsChild>
                <w:div w:id="5395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17922">
      <w:bodyDiv w:val="1"/>
      <w:marLeft w:val="0"/>
      <w:marRight w:val="0"/>
      <w:marTop w:val="0"/>
      <w:marBottom w:val="0"/>
      <w:divBdr>
        <w:top w:val="none" w:sz="0" w:space="0" w:color="auto"/>
        <w:left w:val="none" w:sz="0" w:space="0" w:color="auto"/>
        <w:bottom w:val="none" w:sz="0" w:space="0" w:color="auto"/>
        <w:right w:val="none" w:sz="0" w:space="0" w:color="auto"/>
      </w:divBdr>
    </w:div>
    <w:div w:id="187262467">
      <w:bodyDiv w:val="1"/>
      <w:marLeft w:val="0"/>
      <w:marRight w:val="0"/>
      <w:marTop w:val="0"/>
      <w:marBottom w:val="0"/>
      <w:divBdr>
        <w:top w:val="none" w:sz="0" w:space="0" w:color="auto"/>
        <w:left w:val="none" w:sz="0" w:space="0" w:color="auto"/>
        <w:bottom w:val="none" w:sz="0" w:space="0" w:color="auto"/>
        <w:right w:val="none" w:sz="0" w:space="0" w:color="auto"/>
      </w:divBdr>
    </w:div>
    <w:div w:id="202669400">
      <w:bodyDiv w:val="1"/>
      <w:marLeft w:val="0"/>
      <w:marRight w:val="0"/>
      <w:marTop w:val="0"/>
      <w:marBottom w:val="0"/>
      <w:divBdr>
        <w:top w:val="none" w:sz="0" w:space="0" w:color="auto"/>
        <w:left w:val="none" w:sz="0" w:space="0" w:color="auto"/>
        <w:bottom w:val="none" w:sz="0" w:space="0" w:color="auto"/>
        <w:right w:val="none" w:sz="0" w:space="0" w:color="auto"/>
      </w:divBdr>
      <w:divsChild>
        <w:div w:id="1260718064">
          <w:marLeft w:val="0"/>
          <w:marRight w:val="0"/>
          <w:marTop w:val="0"/>
          <w:marBottom w:val="0"/>
          <w:divBdr>
            <w:top w:val="none" w:sz="0" w:space="0" w:color="auto"/>
            <w:left w:val="none" w:sz="0" w:space="0" w:color="auto"/>
            <w:bottom w:val="none" w:sz="0" w:space="0" w:color="auto"/>
            <w:right w:val="none" w:sz="0" w:space="0" w:color="auto"/>
          </w:divBdr>
          <w:divsChild>
            <w:div w:id="18050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9167">
      <w:bodyDiv w:val="1"/>
      <w:marLeft w:val="0"/>
      <w:marRight w:val="0"/>
      <w:marTop w:val="0"/>
      <w:marBottom w:val="0"/>
      <w:divBdr>
        <w:top w:val="none" w:sz="0" w:space="0" w:color="auto"/>
        <w:left w:val="none" w:sz="0" w:space="0" w:color="auto"/>
        <w:bottom w:val="none" w:sz="0" w:space="0" w:color="auto"/>
        <w:right w:val="none" w:sz="0" w:space="0" w:color="auto"/>
      </w:divBdr>
      <w:divsChild>
        <w:div w:id="1626540790">
          <w:marLeft w:val="0"/>
          <w:marRight w:val="0"/>
          <w:marTop w:val="0"/>
          <w:marBottom w:val="0"/>
          <w:divBdr>
            <w:top w:val="none" w:sz="0" w:space="0" w:color="auto"/>
            <w:left w:val="none" w:sz="0" w:space="0" w:color="auto"/>
            <w:bottom w:val="none" w:sz="0" w:space="0" w:color="auto"/>
            <w:right w:val="none" w:sz="0" w:space="0" w:color="auto"/>
          </w:divBdr>
        </w:div>
      </w:divsChild>
    </w:div>
    <w:div w:id="281695400">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01079900">
      <w:bodyDiv w:val="1"/>
      <w:marLeft w:val="0"/>
      <w:marRight w:val="0"/>
      <w:marTop w:val="0"/>
      <w:marBottom w:val="0"/>
      <w:divBdr>
        <w:top w:val="none" w:sz="0" w:space="0" w:color="auto"/>
        <w:left w:val="none" w:sz="0" w:space="0" w:color="auto"/>
        <w:bottom w:val="none" w:sz="0" w:space="0" w:color="auto"/>
        <w:right w:val="none" w:sz="0" w:space="0" w:color="auto"/>
      </w:divBdr>
    </w:div>
    <w:div w:id="323123395">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12552449">
      <w:bodyDiv w:val="1"/>
      <w:marLeft w:val="0"/>
      <w:marRight w:val="0"/>
      <w:marTop w:val="0"/>
      <w:marBottom w:val="0"/>
      <w:divBdr>
        <w:top w:val="none" w:sz="0" w:space="0" w:color="auto"/>
        <w:left w:val="none" w:sz="0" w:space="0" w:color="auto"/>
        <w:bottom w:val="none" w:sz="0" w:space="0" w:color="auto"/>
        <w:right w:val="none" w:sz="0" w:space="0" w:color="auto"/>
      </w:divBdr>
      <w:divsChild>
        <w:div w:id="87891869">
          <w:marLeft w:val="0"/>
          <w:marRight w:val="0"/>
          <w:marTop w:val="300"/>
          <w:marBottom w:val="0"/>
          <w:divBdr>
            <w:top w:val="none" w:sz="0" w:space="0" w:color="auto"/>
            <w:left w:val="none" w:sz="0" w:space="0" w:color="auto"/>
            <w:bottom w:val="none" w:sz="0" w:space="0" w:color="auto"/>
            <w:right w:val="none" w:sz="0" w:space="0" w:color="auto"/>
          </w:divBdr>
        </w:div>
        <w:div w:id="1053195355">
          <w:marLeft w:val="0"/>
          <w:marRight w:val="0"/>
          <w:marTop w:val="300"/>
          <w:marBottom w:val="0"/>
          <w:divBdr>
            <w:top w:val="none" w:sz="0" w:space="0" w:color="auto"/>
            <w:left w:val="none" w:sz="0" w:space="0" w:color="auto"/>
            <w:bottom w:val="none" w:sz="0" w:space="0" w:color="auto"/>
            <w:right w:val="none" w:sz="0" w:space="0" w:color="auto"/>
          </w:divBdr>
        </w:div>
      </w:divsChild>
    </w:div>
    <w:div w:id="431517582">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1846229">
      <w:bodyDiv w:val="1"/>
      <w:marLeft w:val="0"/>
      <w:marRight w:val="0"/>
      <w:marTop w:val="0"/>
      <w:marBottom w:val="0"/>
      <w:divBdr>
        <w:top w:val="none" w:sz="0" w:space="0" w:color="auto"/>
        <w:left w:val="none" w:sz="0" w:space="0" w:color="auto"/>
        <w:bottom w:val="none" w:sz="0" w:space="0" w:color="auto"/>
        <w:right w:val="none" w:sz="0" w:space="0" w:color="auto"/>
      </w:divBdr>
    </w:div>
    <w:div w:id="495615678">
      <w:bodyDiv w:val="1"/>
      <w:marLeft w:val="0"/>
      <w:marRight w:val="0"/>
      <w:marTop w:val="0"/>
      <w:marBottom w:val="0"/>
      <w:divBdr>
        <w:top w:val="none" w:sz="0" w:space="0" w:color="auto"/>
        <w:left w:val="none" w:sz="0" w:space="0" w:color="auto"/>
        <w:bottom w:val="none" w:sz="0" w:space="0" w:color="auto"/>
        <w:right w:val="none" w:sz="0" w:space="0" w:color="auto"/>
      </w:divBdr>
      <w:divsChild>
        <w:div w:id="400908399">
          <w:marLeft w:val="0"/>
          <w:marRight w:val="0"/>
          <w:marTop w:val="300"/>
          <w:marBottom w:val="0"/>
          <w:divBdr>
            <w:top w:val="none" w:sz="0" w:space="0" w:color="auto"/>
            <w:left w:val="none" w:sz="0" w:space="0" w:color="auto"/>
            <w:bottom w:val="none" w:sz="0" w:space="0" w:color="auto"/>
            <w:right w:val="none" w:sz="0" w:space="0" w:color="auto"/>
          </w:divBdr>
        </w:div>
      </w:divsChild>
    </w:div>
    <w:div w:id="508638323">
      <w:bodyDiv w:val="1"/>
      <w:marLeft w:val="0"/>
      <w:marRight w:val="0"/>
      <w:marTop w:val="0"/>
      <w:marBottom w:val="0"/>
      <w:divBdr>
        <w:top w:val="none" w:sz="0" w:space="0" w:color="auto"/>
        <w:left w:val="none" w:sz="0" w:space="0" w:color="auto"/>
        <w:bottom w:val="none" w:sz="0" w:space="0" w:color="auto"/>
        <w:right w:val="none" w:sz="0" w:space="0" w:color="auto"/>
      </w:divBdr>
    </w:div>
    <w:div w:id="517163305">
      <w:bodyDiv w:val="1"/>
      <w:marLeft w:val="0"/>
      <w:marRight w:val="0"/>
      <w:marTop w:val="0"/>
      <w:marBottom w:val="0"/>
      <w:divBdr>
        <w:top w:val="none" w:sz="0" w:space="0" w:color="auto"/>
        <w:left w:val="none" w:sz="0" w:space="0" w:color="auto"/>
        <w:bottom w:val="none" w:sz="0" w:space="0" w:color="auto"/>
        <w:right w:val="none" w:sz="0" w:space="0" w:color="auto"/>
      </w:divBdr>
    </w:div>
    <w:div w:id="546837589">
      <w:bodyDiv w:val="1"/>
      <w:marLeft w:val="0"/>
      <w:marRight w:val="0"/>
      <w:marTop w:val="0"/>
      <w:marBottom w:val="0"/>
      <w:divBdr>
        <w:top w:val="none" w:sz="0" w:space="0" w:color="auto"/>
        <w:left w:val="none" w:sz="0" w:space="0" w:color="auto"/>
        <w:bottom w:val="none" w:sz="0" w:space="0" w:color="auto"/>
        <w:right w:val="none" w:sz="0" w:space="0" w:color="auto"/>
      </w:divBdr>
    </w:div>
    <w:div w:id="552275352">
      <w:bodyDiv w:val="1"/>
      <w:marLeft w:val="0"/>
      <w:marRight w:val="0"/>
      <w:marTop w:val="0"/>
      <w:marBottom w:val="0"/>
      <w:divBdr>
        <w:top w:val="none" w:sz="0" w:space="0" w:color="auto"/>
        <w:left w:val="none" w:sz="0" w:space="0" w:color="auto"/>
        <w:bottom w:val="none" w:sz="0" w:space="0" w:color="auto"/>
        <w:right w:val="none" w:sz="0" w:space="0" w:color="auto"/>
      </w:divBdr>
      <w:divsChild>
        <w:div w:id="1432360398">
          <w:marLeft w:val="0"/>
          <w:marRight w:val="0"/>
          <w:marTop w:val="0"/>
          <w:marBottom w:val="0"/>
          <w:divBdr>
            <w:top w:val="none" w:sz="0" w:space="0" w:color="auto"/>
            <w:left w:val="none" w:sz="0" w:space="0" w:color="auto"/>
            <w:bottom w:val="none" w:sz="0" w:space="0" w:color="auto"/>
            <w:right w:val="none" w:sz="0" w:space="0" w:color="auto"/>
          </w:divBdr>
          <w:divsChild>
            <w:div w:id="2067873070">
              <w:marLeft w:val="0"/>
              <w:marRight w:val="0"/>
              <w:marTop w:val="0"/>
              <w:marBottom w:val="0"/>
              <w:divBdr>
                <w:top w:val="none" w:sz="0" w:space="0" w:color="auto"/>
                <w:left w:val="none" w:sz="0" w:space="0" w:color="auto"/>
                <w:bottom w:val="none" w:sz="0" w:space="0" w:color="auto"/>
                <w:right w:val="none" w:sz="0" w:space="0" w:color="auto"/>
              </w:divBdr>
            </w:div>
            <w:div w:id="549879319">
              <w:marLeft w:val="0"/>
              <w:marRight w:val="0"/>
              <w:marTop w:val="0"/>
              <w:marBottom w:val="0"/>
              <w:divBdr>
                <w:top w:val="none" w:sz="0" w:space="0" w:color="auto"/>
                <w:left w:val="none" w:sz="0" w:space="0" w:color="auto"/>
                <w:bottom w:val="none" w:sz="0" w:space="0" w:color="auto"/>
                <w:right w:val="none" w:sz="0" w:space="0" w:color="auto"/>
              </w:divBdr>
            </w:div>
            <w:div w:id="18713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585505980">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2851737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694813638">
      <w:bodyDiv w:val="1"/>
      <w:marLeft w:val="0"/>
      <w:marRight w:val="0"/>
      <w:marTop w:val="0"/>
      <w:marBottom w:val="0"/>
      <w:divBdr>
        <w:top w:val="none" w:sz="0" w:space="0" w:color="auto"/>
        <w:left w:val="none" w:sz="0" w:space="0" w:color="auto"/>
        <w:bottom w:val="none" w:sz="0" w:space="0" w:color="auto"/>
        <w:right w:val="none" w:sz="0" w:space="0" w:color="auto"/>
      </w:divBdr>
    </w:div>
    <w:div w:id="758137458">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774985174">
      <w:bodyDiv w:val="1"/>
      <w:marLeft w:val="0"/>
      <w:marRight w:val="0"/>
      <w:marTop w:val="0"/>
      <w:marBottom w:val="0"/>
      <w:divBdr>
        <w:top w:val="none" w:sz="0" w:space="0" w:color="auto"/>
        <w:left w:val="none" w:sz="0" w:space="0" w:color="auto"/>
        <w:bottom w:val="none" w:sz="0" w:space="0" w:color="auto"/>
        <w:right w:val="none" w:sz="0" w:space="0" w:color="auto"/>
      </w:divBdr>
    </w:div>
    <w:div w:id="786391986">
      <w:bodyDiv w:val="1"/>
      <w:marLeft w:val="0"/>
      <w:marRight w:val="0"/>
      <w:marTop w:val="0"/>
      <w:marBottom w:val="0"/>
      <w:divBdr>
        <w:top w:val="none" w:sz="0" w:space="0" w:color="auto"/>
        <w:left w:val="none" w:sz="0" w:space="0" w:color="auto"/>
        <w:bottom w:val="none" w:sz="0" w:space="0" w:color="auto"/>
        <w:right w:val="none" w:sz="0" w:space="0" w:color="auto"/>
      </w:divBdr>
      <w:divsChild>
        <w:div w:id="639921962">
          <w:marLeft w:val="0"/>
          <w:marRight w:val="0"/>
          <w:marTop w:val="300"/>
          <w:marBottom w:val="0"/>
          <w:divBdr>
            <w:top w:val="none" w:sz="0" w:space="0" w:color="auto"/>
            <w:left w:val="none" w:sz="0" w:space="0" w:color="auto"/>
            <w:bottom w:val="none" w:sz="0" w:space="0" w:color="auto"/>
            <w:right w:val="none" w:sz="0" w:space="0" w:color="auto"/>
          </w:divBdr>
        </w:div>
        <w:div w:id="83041324">
          <w:marLeft w:val="0"/>
          <w:marRight w:val="0"/>
          <w:marTop w:val="300"/>
          <w:marBottom w:val="0"/>
          <w:divBdr>
            <w:top w:val="none" w:sz="0" w:space="0" w:color="auto"/>
            <w:left w:val="none" w:sz="0" w:space="0" w:color="auto"/>
            <w:bottom w:val="none" w:sz="0" w:space="0" w:color="auto"/>
            <w:right w:val="none" w:sz="0" w:space="0" w:color="auto"/>
          </w:divBdr>
        </w:div>
      </w:divsChild>
    </w:div>
    <w:div w:id="798645001">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841121443">
      <w:bodyDiv w:val="1"/>
      <w:marLeft w:val="0"/>
      <w:marRight w:val="0"/>
      <w:marTop w:val="0"/>
      <w:marBottom w:val="0"/>
      <w:divBdr>
        <w:top w:val="none" w:sz="0" w:space="0" w:color="auto"/>
        <w:left w:val="none" w:sz="0" w:space="0" w:color="auto"/>
        <w:bottom w:val="none" w:sz="0" w:space="0" w:color="auto"/>
        <w:right w:val="none" w:sz="0" w:space="0" w:color="auto"/>
      </w:divBdr>
    </w:div>
    <w:div w:id="889389285">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67050410">
      <w:bodyDiv w:val="1"/>
      <w:marLeft w:val="0"/>
      <w:marRight w:val="0"/>
      <w:marTop w:val="0"/>
      <w:marBottom w:val="0"/>
      <w:divBdr>
        <w:top w:val="none" w:sz="0" w:space="0" w:color="auto"/>
        <w:left w:val="none" w:sz="0" w:space="0" w:color="auto"/>
        <w:bottom w:val="none" w:sz="0" w:space="0" w:color="auto"/>
        <w:right w:val="none" w:sz="0" w:space="0" w:color="auto"/>
      </w:divBdr>
    </w:div>
    <w:div w:id="980963378">
      <w:bodyDiv w:val="1"/>
      <w:marLeft w:val="0"/>
      <w:marRight w:val="0"/>
      <w:marTop w:val="0"/>
      <w:marBottom w:val="0"/>
      <w:divBdr>
        <w:top w:val="none" w:sz="0" w:space="0" w:color="auto"/>
        <w:left w:val="none" w:sz="0" w:space="0" w:color="auto"/>
        <w:bottom w:val="none" w:sz="0" w:space="0" w:color="auto"/>
        <w:right w:val="none" w:sz="0" w:space="0" w:color="auto"/>
      </w:divBdr>
      <w:divsChild>
        <w:div w:id="349533891">
          <w:marLeft w:val="0"/>
          <w:marRight w:val="0"/>
          <w:marTop w:val="0"/>
          <w:marBottom w:val="0"/>
          <w:divBdr>
            <w:top w:val="none" w:sz="0" w:space="0" w:color="auto"/>
            <w:left w:val="none" w:sz="0" w:space="0" w:color="auto"/>
            <w:bottom w:val="none" w:sz="0" w:space="0" w:color="auto"/>
            <w:right w:val="none" w:sz="0" w:space="0" w:color="auto"/>
          </w:divBdr>
        </w:div>
      </w:divsChild>
    </w:div>
    <w:div w:id="1024212043">
      <w:bodyDiv w:val="1"/>
      <w:marLeft w:val="0"/>
      <w:marRight w:val="0"/>
      <w:marTop w:val="0"/>
      <w:marBottom w:val="0"/>
      <w:divBdr>
        <w:top w:val="none" w:sz="0" w:space="0" w:color="auto"/>
        <w:left w:val="none" w:sz="0" w:space="0" w:color="auto"/>
        <w:bottom w:val="none" w:sz="0" w:space="0" w:color="auto"/>
        <w:right w:val="none" w:sz="0" w:space="0" w:color="auto"/>
      </w:divBdr>
      <w:divsChild>
        <w:div w:id="605382241">
          <w:marLeft w:val="0"/>
          <w:marRight w:val="0"/>
          <w:marTop w:val="300"/>
          <w:marBottom w:val="0"/>
          <w:divBdr>
            <w:top w:val="none" w:sz="0" w:space="0" w:color="auto"/>
            <w:left w:val="none" w:sz="0" w:space="0" w:color="auto"/>
            <w:bottom w:val="none" w:sz="0" w:space="0" w:color="auto"/>
            <w:right w:val="none" w:sz="0" w:space="0" w:color="auto"/>
          </w:divBdr>
        </w:div>
      </w:divsChild>
    </w:div>
    <w:div w:id="1053503530">
      <w:bodyDiv w:val="1"/>
      <w:marLeft w:val="0"/>
      <w:marRight w:val="0"/>
      <w:marTop w:val="0"/>
      <w:marBottom w:val="0"/>
      <w:divBdr>
        <w:top w:val="none" w:sz="0" w:space="0" w:color="auto"/>
        <w:left w:val="none" w:sz="0" w:space="0" w:color="auto"/>
        <w:bottom w:val="none" w:sz="0" w:space="0" w:color="auto"/>
        <w:right w:val="none" w:sz="0" w:space="0" w:color="auto"/>
      </w:divBdr>
    </w:div>
    <w:div w:id="1068461885">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7533460">
      <w:bodyDiv w:val="1"/>
      <w:marLeft w:val="0"/>
      <w:marRight w:val="0"/>
      <w:marTop w:val="0"/>
      <w:marBottom w:val="0"/>
      <w:divBdr>
        <w:top w:val="none" w:sz="0" w:space="0" w:color="auto"/>
        <w:left w:val="none" w:sz="0" w:space="0" w:color="auto"/>
        <w:bottom w:val="none" w:sz="0" w:space="0" w:color="auto"/>
        <w:right w:val="none" w:sz="0" w:space="0" w:color="auto"/>
      </w:divBdr>
      <w:divsChild>
        <w:div w:id="1063409450">
          <w:marLeft w:val="0"/>
          <w:marRight w:val="0"/>
          <w:marTop w:val="0"/>
          <w:marBottom w:val="0"/>
          <w:divBdr>
            <w:top w:val="none" w:sz="0" w:space="0" w:color="auto"/>
            <w:left w:val="none" w:sz="0" w:space="0" w:color="auto"/>
            <w:bottom w:val="none" w:sz="0" w:space="0" w:color="auto"/>
            <w:right w:val="none" w:sz="0" w:space="0" w:color="auto"/>
          </w:divBdr>
        </w:div>
        <w:div w:id="1891266276">
          <w:marLeft w:val="0"/>
          <w:marRight w:val="0"/>
          <w:marTop w:val="300"/>
          <w:marBottom w:val="0"/>
          <w:divBdr>
            <w:top w:val="none" w:sz="0" w:space="0" w:color="auto"/>
            <w:left w:val="none" w:sz="0" w:space="0" w:color="auto"/>
            <w:bottom w:val="none" w:sz="0" w:space="0" w:color="auto"/>
            <w:right w:val="none" w:sz="0" w:space="0" w:color="auto"/>
          </w:divBdr>
          <w:divsChild>
            <w:div w:id="2114860999">
              <w:marLeft w:val="0"/>
              <w:marRight w:val="0"/>
              <w:marTop w:val="0"/>
              <w:marBottom w:val="0"/>
              <w:divBdr>
                <w:top w:val="none" w:sz="0" w:space="0" w:color="auto"/>
                <w:left w:val="none" w:sz="0" w:space="0" w:color="auto"/>
                <w:bottom w:val="none" w:sz="0" w:space="0" w:color="auto"/>
                <w:right w:val="none" w:sz="0" w:space="0" w:color="auto"/>
              </w:divBdr>
            </w:div>
          </w:divsChild>
        </w:div>
        <w:div w:id="2038386474">
          <w:marLeft w:val="0"/>
          <w:marRight w:val="0"/>
          <w:marTop w:val="0"/>
          <w:marBottom w:val="0"/>
          <w:divBdr>
            <w:top w:val="none" w:sz="0" w:space="0" w:color="auto"/>
            <w:left w:val="none" w:sz="0" w:space="0" w:color="auto"/>
            <w:bottom w:val="none" w:sz="0" w:space="0" w:color="auto"/>
            <w:right w:val="none" w:sz="0" w:space="0" w:color="auto"/>
          </w:divBdr>
          <w:divsChild>
            <w:div w:id="1522889803">
              <w:marLeft w:val="0"/>
              <w:marRight w:val="0"/>
              <w:marTop w:val="0"/>
              <w:marBottom w:val="0"/>
              <w:divBdr>
                <w:top w:val="none" w:sz="0" w:space="0" w:color="auto"/>
                <w:left w:val="none" w:sz="0" w:space="0" w:color="auto"/>
                <w:bottom w:val="none" w:sz="0" w:space="0" w:color="auto"/>
                <w:right w:val="none" w:sz="0" w:space="0" w:color="auto"/>
              </w:divBdr>
            </w:div>
          </w:divsChild>
        </w:div>
        <w:div w:id="1232891840">
          <w:marLeft w:val="0"/>
          <w:marRight w:val="0"/>
          <w:marTop w:val="300"/>
          <w:marBottom w:val="0"/>
          <w:divBdr>
            <w:top w:val="none" w:sz="0" w:space="0" w:color="auto"/>
            <w:left w:val="none" w:sz="0" w:space="0" w:color="auto"/>
            <w:bottom w:val="none" w:sz="0" w:space="0" w:color="auto"/>
            <w:right w:val="none" w:sz="0" w:space="0" w:color="auto"/>
          </w:divBdr>
          <w:divsChild>
            <w:div w:id="117206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86328">
      <w:bodyDiv w:val="1"/>
      <w:marLeft w:val="0"/>
      <w:marRight w:val="0"/>
      <w:marTop w:val="0"/>
      <w:marBottom w:val="0"/>
      <w:divBdr>
        <w:top w:val="none" w:sz="0" w:space="0" w:color="auto"/>
        <w:left w:val="none" w:sz="0" w:space="0" w:color="auto"/>
        <w:bottom w:val="none" w:sz="0" w:space="0" w:color="auto"/>
        <w:right w:val="none" w:sz="0" w:space="0" w:color="auto"/>
      </w:divBdr>
    </w:div>
    <w:div w:id="1167675195">
      <w:bodyDiv w:val="1"/>
      <w:marLeft w:val="0"/>
      <w:marRight w:val="0"/>
      <w:marTop w:val="0"/>
      <w:marBottom w:val="0"/>
      <w:divBdr>
        <w:top w:val="none" w:sz="0" w:space="0" w:color="auto"/>
        <w:left w:val="none" w:sz="0" w:space="0" w:color="auto"/>
        <w:bottom w:val="none" w:sz="0" w:space="0" w:color="auto"/>
        <w:right w:val="none" w:sz="0" w:space="0" w:color="auto"/>
      </w:divBdr>
    </w:div>
    <w:div w:id="1168784062">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1819954">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19230565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0971122">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71668551">
      <w:bodyDiv w:val="1"/>
      <w:marLeft w:val="0"/>
      <w:marRight w:val="0"/>
      <w:marTop w:val="0"/>
      <w:marBottom w:val="0"/>
      <w:divBdr>
        <w:top w:val="none" w:sz="0" w:space="0" w:color="auto"/>
        <w:left w:val="none" w:sz="0" w:space="0" w:color="auto"/>
        <w:bottom w:val="none" w:sz="0" w:space="0" w:color="auto"/>
        <w:right w:val="none" w:sz="0" w:space="0" w:color="auto"/>
      </w:divBdr>
      <w:divsChild>
        <w:div w:id="1732344197">
          <w:marLeft w:val="0"/>
          <w:marRight w:val="0"/>
          <w:marTop w:val="360"/>
          <w:marBottom w:val="360"/>
          <w:divBdr>
            <w:top w:val="none" w:sz="0" w:space="0" w:color="auto"/>
            <w:left w:val="none" w:sz="0" w:space="0" w:color="auto"/>
            <w:bottom w:val="none" w:sz="0" w:space="0" w:color="auto"/>
            <w:right w:val="none" w:sz="0" w:space="0" w:color="auto"/>
          </w:divBdr>
          <w:divsChild>
            <w:div w:id="864976267">
              <w:marLeft w:val="0"/>
              <w:marRight w:val="0"/>
              <w:marTop w:val="0"/>
              <w:marBottom w:val="0"/>
              <w:divBdr>
                <w:top w:val="none" w:sz="0" w:space="0" w:color="auto"/>
                <w:left w:val="none" w:sz="0" w:space="0" w:color="auto"/>
                <w:bottom w:val="none" w:sz="0" w:space="0" w:color="auto"/>
                <w:right w:val="none" w:sz="0" w:space="0" w:color="auto"/>
              </w:divBdr>
              <w:divsChild>
                <w:div w:id="1853035248">
                  <w:marLeft w:val="0"/>
                  <w:marRight w:val="0"/>
                  <w:marTop w:val="0"/>
                  <w:marBottom w:val="0"/>
                  <w:divBdr>
                    <w:top w:val="none" w:sz="0" w:space="0" w:color="auto"/>
                    <w:left w:val="none" w:sz="0" w:space="0" w:color="auto"/>
                    <w:bottom w:val="none" w:sz="0" w:space="0" w:color="auto"/>
                    <w:right w:val="none" w:sz="0" w:space="0" w:color="auto"/>
                  </w:divBdr>
                </w:div>
                <w:div w:id="2022588225">
                  <w:marLeft w:val="0"/>
                  <w:marRight w:val="0"/>
                  <w:marTop w:val="0"/>
                  <w:marBottom w:val="0"/>
                  <w:divBdr>
                    <w:top w:val="none" w:sz="0" w:space="0" w:color="auto"/>
                    <w:left w:val="none" w:sz="0" w:space="0" w:color="auto"/>
                    <w:bottom w:val="none" w:sz="0" w:space="0" w:color="auto"/>
                    <w:right w:val="none" w:sz="0" w:space="0" w:color="auto"/>
                  </w:divBdr>
                  <w:divsChild>
                    <w:div w:id="10894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509327">
          <w:marLeft w:val="0"/>
          <w:marRight w:val="0"/>
          <w:marTop w:val="360"/>
          <w:marBottom w:val="360"/>
          <w:divBdr>
            <w:top w:val="none" w:sz="0" w:space="0" w:color="auto"/>
            <w:left w:val="none" w:sz="0" w:space="0" w:color="auto"/>
            <w:bottom w:val="none" w:sz="0" w:space="0" w:color="auto"/>
            <w:right w:val="none" w:sz="0" w:space="0" w:color="auto"/>
          </w:divBdr>
          <w:divsChild>
            <w:div w:id="1359308132">
              <w:marLeft w:val="0"/>
              <w:marRight w:val="0"/>
              <w:marTop w:val="0"/>
              <w:marBottom w:val="0"/>
              <w:divBdr>
                <w:top w:val="none" w:sz="0" w:space="0" w:color="auto"/>
                <w:left w:val="none" w:sz="0" w:space="0" w:color="auto"/>
                <w:bottom w:val="none" w:sz="0" w:space="0" w:color="auto"/>
                <w:right w:val="none" w:sz="0" w:space="0" w:color="auto"/>
              </w:divBdr>
              <w:divsChild>
                <w:div w:id="16204587">
                  <w:marLeft w:val="0"/>
                  <w:marRight w:val="0"/>
                  <w:marTop w:val="0"/>
                  <w:marBottom w:val="0"/>
                  <w:divBdr>
                    <w:top w:val="none" w:sz="0" w:space="0" w:color="auto"/>
                    <w:left w:val="none" w:sz="0" w:space="0" w:color="auto"/>
                    <w:bottom w:val="none" w:sz="0" w:space="0" w:color="auto"/>
                    <w:right w:val="none" w:sz="0" w:space="0" w:color="auto"/>
                  </w:divBdr>
                </w:div>
                <w:div w:id="44767359">
                  <w:marLeft w:val="0"/>
                  <w:marRight w:val="0"/>
                  <w:marTop w:val="0"/>
                  <w:marBottom w:val="0"/>
                  <w:divBdr>
                    <w:top w:val="none" w:sz="0" w:space="0" w:color="auto"/>
                    <w:left w:val="none" w:sz="0" w:space="0" w:color="auto"/>
                    <w:bottom w:val="none" w:sz="0" w:space="0" w:color="auto"/>
                    <w:right w:val="none" w:sz="0" w:space="0" w:color="auto"/>
                  </w:divBdr>
                  <w:divsChild>
                    <w:div w:id="139153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134030">
          <w:marLeft w:val="0"/>
          <w:marRight w:val="0"/>
          <w:marTop w:val="360"/>
          <w:marBottom w:val="360"/>
          <w:divBdr>
            <w:top w:val="none" w:sz="0" w:space="0" w:color="auto"/>
            <w:left w:val="none" w:sz="0" w:space="0" w:color="auto"/>
            <w:bottom w:val="none" w:sz="0" w:space="0" w:color="auto"/>
            <w:right w:val="none" w:sz="0" w:space="0" w:color="auto"/>
          </w:divBdr>
          <w:divsChild>
            <w:div w:id="1340961615">
              <w:marLeft w:val="0"/>
              <w:marRight w:val="0"/>
              <w:marTop w:val="0"/>
              <w:marBottom w:val="0"/>
              <w:divBdr>
                <w:top w:val="none" w:sz="0" w:space="0" w:color="auto"/>
                <w:left w:val="none" w:sz="0" w:space="0" w:color="auto"/>
                <w:bottom w:val="none" w:sz="0" w:space="0" w:color="auto"/>
                <w:right w:val="none" w:sz="0" w:space="0" w:color="auto"/>
              </w:divBdr>
              <w:divsChild>
                <w:div w:id="1914194105">
                  <w:marLeft w:val="0"/>
                  <w:marRight w:val="0"/>
                  <w:marTop w:val="0"/>
                  <w:marBottom w:val="0"/>
                  <w:divBdr>
                    <w:top w:val="none" w:sz="0" w:space="0" w:color="auto"/>
                    <w:left w:val="none" w:sz="0" w:space="0" w:color="auto"/>
                    <w:bottom w:val="none" w:sz="0" w:space="0" w:color="auto"/>
                    <w:right w:val="none" w:sz="0" w:space="0" w:color="auto"/>
                  </w:divBdr>
                </w:div>
                <w:div w:id="1528059155">
                  <w:marLeft w:val="0"/>
                  <w:marRight w:val="0"/>
                  <w:marTop w:val="0"/>
                  <w:marBottom w:val="0"/>
                  <w:divBdr>
                    <w:top w:val="none" w:sz="0" w:space="0" w:color="auto"/>
                    <w:left w:val="none" w:sz="0" w:space="0" w:color="auto"/>
                    <w:bottom w:val="none" w:sz="0" w:space="0" w:color="auto"/>
                    <w:right w:val="none" w:sz="0" w:space="0" w:color="auto"/>
                  </w:divBdr>
                  <w:divsChild>
                    <w:div w:id="209126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413233">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75596">
      <w:bodyDiv w:val="1"/>
      <w:marLeft w:val="0"/>
      <w:marRight w:val="0"/>
      <w:marTop w:val="0"/>
      <w:marBottom w:val="0"/>
      <w:divBdr>
        <w:top w:val="none" w:sz="0" w:space="0" w:color="auto"/>
        <w:left w:val="none" w:sz="0" w:space="0" w:color="auto"/>
        <w:bottom w:val="none" w:sz="0" w:space="0" w:color="auto"/>
        <w:right w:val="none" w:sz="0" w:space="0" w:color="auto"/>
      </w:divBdr>
    </w:div>
    <w:div w:id="1339966354">
      <w:bodyDiv w:val="1"/>
      <w:marLeft w:val="0"/>
      <w:marRight w:val="0"/>
      <w:marTop w:val="0"/>
      <w:marBottom w:val="0"/>
      <w:divBdr>
        <w:top w:val="none" w:sz="0" w:space="0" w:color="auto"/>
        <w:left w:val="none" w:sz="0" w:space="0" w:color="auto"/>
        <w:bottom w:val="none" w:sz="0" w:space="0" w:color="auto"/>
        <w:right w:val="none" w:sz="0" w:space="0" w:color="auto"/>
      </w:divBdr>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353067284">
      <w:bodyDiv w:val="1"/>
      <w:marLeft w:val="0"/>
      <w:marRight w:val="0"/>
      <w:marTop w:val="0"/>
      <w:marBottom w:val="0"/>
      <w:divBdr>
        <w:top w:val="none" w:sz="0" w:space="0" w:color="auto"/>
        <w:left w:val="none" w:sz="0" w:space="0" w:color="auto"/>
        <w:bottom w:val="none" w:sz="0" w:space="0" w:color="auto"/>
        <w:right w:val="none" w:sz="0" w:space="0" w:color="auto"/>
      </w:divBdr>
      <w:divsChild>
        <w:div w:id="794641735">
          <w:marLeft w:val="0"/>
          <w:marRight w:val="0"/>
          <w:marTop w:val="300"/>
          <w:marBottom w:val="0"/>
          <w:divBdr>
            <w:top w:val="none" w:sz="0" w:space="0" w:color="auto"/>
            <w:left w:val="none" w:sz="0" w:space="0" w:color="auto"/>
            <w:bottom w:val="none" w:sz="0" w:space="0" w:color="auto"/>
            <w:right w:val="none" w:sz="0" w:space="0" w:color="auto"/>
          </w:divBdr>
        </w:div>
      </w:divsChild>
    </w:div>
    <w:div w:id="1360156939">
      <w:bodyDiv w:val="1"/>
      <w:marLeft w:val="0"/>
      <w:marRight w:val="0"/>
      <w:marTop w:val="0"/>
      <w:marBottom w:val="0"/>
      <w:divBdr>
        <w:top w:val="none" w:sz="0" w:space="0" w:color="auto"/>
        <w:left w:val="none" w:sz="0" w:space="0" w:color="auto"/>
        <w:bottom w:val="none" w:sz="0" w:space="0" w:color="auto"/>
        <w:right w:val="none" w:sz="0" w:space="0" w:color="auto"/>
      </w:divBdr>
    </w:div>
    <w:div w:id="1365667578">
      <w:bodyDiv w:val="1"/>
      <w:marLeft w:val="0"/>
      <w:marRight w:val="0"/>
      <w:marTop w:val="0"/>
      <w:marBottom w:val="0"/>
      <w:divBdr>
        <w:top w:val="none" w:sz="0" w:space="0" w:color="auto"/>
        <w:left w:val="none" w:sz="0" w:space="0" w:color="auto"/>
        <w:bottom w:val="none" w:sz="0" w:space="0" w:color="auto"/>
        <w:right w:val="none" w:sz="0" w:space="0" w:color="auto"/>
      </w:divBdr>
    </w:div>
    <w:div w:id="1382560306">
      <w:bodyDiv w:val="1"/>
      <w:marLeft w:val="0"/>
      <w:marRight w:val="0"/>
      <w:marTop w:val="0"/>
      <w:marBottom w:val="0"/>
      <w:divBdr>
        <w:top w:val="none" w:sz="0" w:space="0" w:color="auto"/>
        <w:left w:val="none" w:sz="0" w:space="0" w:color="auto"/>
        <w:bottom w:val="none" w:sz="0" w:space="0" w:color="auto"/>
        <w:right w:val="none" w:sz="0" w:space="0" w:color="auto"/>
      </w:divBdr>
    </w:div>
    <w:div w:id="1402366072">
      <w:bodyDiv w:val="1"/>
      <w:marLeft w:val="0"/>
      <w:marRight w:val="0"/>
      <w:marTop w:val="0"/>
      <w:marBottom w:val="0"/>
      <w:divBdr>
        <w:top w:val="none" w:sz="0" w:space="0" w:color="auto"/>
        <w:left w:val="none" w:sz="0" w:space="0" w:color="auto"/>
        <w:bottom w:val="none" w:sz="0" w:space="0" w:color="auto"/>
        <w:right w:val="none" w:sz="0" w:space="0" w:color="auto"/>
      </w:divBdr>
    </w:div>
    <w:div w:id="1447892436">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484392536">
      <w:bodyDiv w:val="1"/>
      <w:marLeft w:val="0"/>
      <w:marRight w:val="0"/>
      <w:marTop w:val="0"/>
      <w:marBottom w:val="0"/>
      <w:divBdr>
        <w:top w:val="none" w:sz="0" w:space="0" w:color="auto"/>
        <w:left w:val="none" w:sz="0" w:space="0" w:color="auto"/>
        <w:bottom w:val="none" w:sz="0" w:space="0" w:color="auto"/>
        <w:right w:val="none" w:sz="0" w:space="0" w:color="auto"/>
      </w:divBdr>
      <w:divsChild>
        <w:div w:id="721444986">
          <w:marLeft w:val="0"/>
          <w:marRight w:val="0"/>
          <w:marTop w:val="0"/>
          <w:marBottom w:val="0"/>
          <w:divBdr>
            <w:top w:val="none" w:sz="0" w:space="0" w:color="auto"/>
            <w:left w:val="none" w:sz="0" w:space="0" w:color="auto"/>
            <w:bottom w:val="none" w:sz="0" w:space="0" w:color="auto"/>
            <w:right w:val="none" w:sz="0" w:space="0" w:color="auto"/>
          </w:divBdr>
        </w:div>
      </w:divsChild>
    </w:div>
    <w:div w:id="1525434908">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13517596">
      <w:bodyDiv w:val="1"/>
      <w:marLeft w:val="0"/>
      <w:marRight w:val="0"/>
      <w:marTop w:val="0"/>
      <w:marBottom w:val="0"/>
      <w:divBdr>
        <w:top w:val="none" w:sz="0" w:space="0" w:color="auto"/>
        <w:left w:val="none" w:sz="0" w:space="0" w:color="auto"/>
        <w:bottom w:val="none" w:sz="0" w:space="0" w:color="auto"/>
        <w:right w:val="none" w:sz="0" w:space="0" w:color="auto"/>
      </w:divBdr>
      <w:divsChild>
        <w:div w:id="445079944">
          <w:marLeft w:val="0"/>
          <w:marRight w:val="0"/>
          <w:marTop w:val="300"/>
          <w:marBottom w:val="0"/>
          <w:divBdr>
            <w:top w:val="none" w:sz="0" w:space="0" w:color="auto"/>
            <w:left w:val="none" w:sz="0" w:space="0" w:color="auto"/>
            <w:bottom w:val="none" w:sz="0" w:space="0" w:color="auto"/>
            <w:right w:val="none" w:sz="0" w:space="0" w:color="auto"/>
          </w:divBdr>
        </w:div>
        <w:div w:id="1984963992">
          <w:marLeft w:val="0"/>
          <w:marRight w:val="0"/>
          <w:marTop w:val="300"/>
          <w:marBottom w:val="0"/>
          <w:divBdr>
            <w:top w:val="none" w:sz="0" w:space="0" w:color="auto"/>
            <w:left w:val="none" w:sz="0" w:space="0" w:color="auto"/>
            <w:bottom w:val="none" w:sz="0" w:space="0" w:color="auto"/>
            <w:right w:val="none" w:sz="0" w:space="0" w:color="auto"/>
          </w:divBdr>
        </w:div>
      </w:divsChild>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2735624">
      <w:bodyDiv w:val="1"/>
      <w:marLeft w:val="0"/>
      <w:marRight w:val="0"/>
      <w:marTop w:val="0"/>
      <w:marBottom w:val="0"/>
      <w:divBdr>
        <w:top w:val="none" w:sz="0" w:space="0" w:color="auto"/>
        <w:left w:val="none" w:sz="0" w:space="0" w:color="auto"/>
        <w:bottom w:val="none" w:sz="0" w:space="0" w:color="auto"/>
        <w:right w:val="none" w:sz="0" w:space="0" w:color="auto"/>
      </w:divBdr>
      <w:divsChild>
        <w:div w:id="1201894707">
          <w:marLeft w:val="0"/>
          <w:marRight w:val="0"/>
          <w:marTop w:val="300"/>
          <w:marBottom w:val="0"/>
          <w:divBdr>
            <w:top w:val="none" w:sz="0" w:space="0" w:color="auto"/>
            <w:left w:val="none" w:sz="0" w:space="0" w:color="auto"/>
            <w:bottom w:val="none" w:sz="0" w:space="0" w:color="auto"/>
            <w:right w:val="none" w:sz="0" w:space="0" w:color="auto"/>
          </w:divBdr>
        </w:div>
      </w:divsChild>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0153253">
      <w:bodyDiv w:val="1"/>
      <w:marLeft w:val="0"/>
      <w:marRight w:val="0"/>
      <w:marTop w:val="0"/>
      <w:marBottom w:val="0"/>
      <w:divBdr>
        <w:top w:val="none" w:sz="0" w:space="0" w:color="auto"/>
        <w:left w:val="none" w:sz="0" w:space="0" w:color="auto"/>
        <w:bottom w:val="none" w:sz="0" w:space="0" w:color="auto"/>
        <w:right w:val="none" w:sz="0" w:space="0" w:color="auto"/>
      </w:divBdr>
    </w:div>
    <w:div w:id="1772815185">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33645041">
      <w:bodyDiv w:val="1"/>
      <w:marLeft w:val="0"/>
      <w:marRight w:val="0"/>
      <w:marTop w:val="0"/>
      <w:marBottom w:val="0"/>
      <w:divBdr>
        <w:top w:val="none" w:sz="0" w:space="0" w:color="auto"/>
        <w:left w:val="none" w:sz="0" w:space="0" w:color="auto"/>
        <w:bottom w:val="none" w:sz="0" w:space="0" w:color="auto"/>
        <w:right w:val="none" w:sz="0" w:space="0" w:color="auto"/>
      </w:divBdr>
    </w:div>
    <w:div w:id="1836070725">
      <w:bodyDiv w:val="1"/>
      <w:marLeft w:val="0"/>
      <w:marRight w:val="0"/>
      <w:marTop w:val="0"/>
      <w:marBottom w:val="0"/>
      <w:divBdr>
        <w:top w:val="none" w:sz="0" w:space="0" w:color="auto"/>
        <w:left w:val="none" w:sz="0" w:space="0" w:color="auto"/>
        <w:bottom w:val="none" w:sz="0" w:space="0" w:color="auto"/>
        <w:right w:val="none" w:sz="0" w:space="0" w:color="auto"/>
      </w:divBdr>
      <w:divsChild>
        <w:div w:id="474179134">
          <w:marLeft w:val="0"/>
          <w:marRight w:val="0"/>
          <w:marTop w:val="300"/>
          <w:marBottom w:val="0"/>
          <w:divBdr>
            <w:top w:val="none" w:sz="0" w:space="0" w:color="auto"/>
            <w:left w:val="none" w:sz="0" w:space="0" w:color="auto"/>
            <w:bottom w:val="none" w:sz="0" w:space="0" w:color="auto"/>
            <w:right w:val="none" w:sz="0" w:space="0" w:color="auto"/>
          </w:divBdr>
        </w:div>
      </w:divsChild>
    </w:div>
    <w:div w:id="1847014144">
      <w:bodyDiv w:val="1"/>
      <w:marLeft w:val="0"/>
      <w:marRight w:val="0"/>
      <w:marTop w:val="0"/>
      <w:marBottom w:val="0"/>
      <w:divBdr>
        <w:top w:val="none" w:sz="0" w:space="0" w:color="auto"/>
        <w:left w:val="none" w:sz="0" w:space="0" w:color="auto"/>
        <w:bottom w:val="none" w:sz="0" w:space="0" w:color="auto"/>
        <w:right w:val="none" w:sz="0" w:space="0" w:color="auto"/>
      </w:divBdr>
    </w:div>
    <w:div w:id="1853297286">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930041549">
      <w:bodyDiv w:val="1"/>
      <w:marLeft w:val="0"/>
      <w:marRight w:val="0"/>
      <w:marTop w:val="0"/>
      <w:marBottom w:val="0"/>
      <w:divBdr>
        <w:top w:val="none" w:sz="0" w:space="0" w:color="auto"/>
        <w:left w:val="none" w:sz="0" w:space="0" w:color="auto"/>
        <w:bottom w:val="none" w:sz="0" w:space="0" w:color="auto"/>
        <w:right w:val="none" w:sz="0" w:space="0" w:color="auto"/>
      </w:divBdr>
      <w:divsChild>
        <w:div w:id="1196654218">
          <w:marLeft w:val="0"/>
          <w:marRight w:val="0"/>
          <w:marTop w:val="0"/>
          <w:marBottom w:val="0"/>
          <w:divBdr>
            <w:top w:val="none" w:sz="0" w:space="0" w:color="auto"/>
            <w:left w:val="none" w:sz="0" w:space="0" w:color="auto"/>
            <w:bottom w:val="none" w:sz="0" w:space="0" w:color="auto"/>
            <w:right w:val="none" w:sz="0" w:space="0" w:color="auto"/>
          </w:divBdr>
        </w:div>
        <w:div w:id="472213174">
          <w:marLeft w:val="0"/>
          <w:marRight w:val="0"/>
          <w:marTop w:val="0"/>
          <w:marBottom w:val="0"/>
          <w:divBdr>
            <w:top w:val="none" w:sz="0" w:space="0" w:color="auto"/>
            <w:left w:val="none" w:sz="0" w:space="0" w:color="auto"/>
            <w:bottom w:val="none" w:sz="0" w:space="0" w:color="auto"/>
            <w:right w:val="none" w:sz="0" w:space="0" w:color="auto"/>
          </w:divBdr>
        </w:div>
      </w:divsChild>
    </w:div>
    <w:div w:id="1970893416">
      <w:bodyDiv w:val="1"/>
      <w:marLeft w:val="0"/>
      <w:marRight w:val="0"/>
      <w:marTop w:val="0"/>
      <w:marBottom w:val="0"/>
      <w:divBdr>
        <w:top w:val="none" w:sz="0" w:space="0" w:color="auto"/>
        <w:left w:val="none" w:sz="0" w:space="0" w:color="auto"/>
        <w:bottom w:val="none" w:sz="0" w:space="0" w:color="auto"/>
        <w:right w:val="none" w:sz="0" w:space="0" w:color="auto"/>
      </w:divBdr>
      <w:divsChild>
        <w:div w:id="1038697403">
          <w:marLeft w:val="0"/>
          <w:marRight w:val="0"/>
          <w:marTop w:val="0"/>
          <w:marBottom w:val="0"/>
          <w:divBdr>
            <w:top w:val="none" w:sz="0" w:space="0" w:color="auto"/>
            <w:left w:val="none" w:sz="0" w:space="0" w:color="auto"/>
            <w:bottom w:val="none" w:sz="0" w:space="0" w:color="auto"/>
            <w:right w:val="none" w:sz="0" w:space="0" w:color="auto"/>
          </w:divBdr>
          <w:divsChild>
            <w:div w:id="870849410">
              <w:marLeft w:val="0"/>
              <w:marRight w:val="0"/>
              <w:marTop w:val="0"/>
              <w:marBottom w:val="0"/>
              <w:divBdr>
                <w:top w:val="none" w:sz="0" w:space="0" w:color="auto"/>
                <w:left w:val="none" w:sz="0" w:space="0" w:color="auto"/>
                <w:bottom w:val="none" w:sz="0" w:space="0" w:color="auto"/>
                <w:right w:val="none" w:sz="0" w:space="0" w:color="auto"/>
              </w:divBdr>
            </w:div>
            <w:div w:id="1366443266">
              <w:marLeft w:val="0"/>
              <w:marRight w:val="0"/>
              <w:marTop w:val="0"/>
              <w:marBottom w:val="0"/>
              <w:divBdr>
                <w:top w:val="none" w:sz="0" w:space="0" w:color="auto"/>
                <w:left w:val="none" w:sz="0" w:space="0" w:color="auto"/>
                <w:bottom w:val="none" w:sz="0" w:space="0" w:color="auto"/>
                <w:right w:val="none" w:sz="0" w:space="0" w:color="auto"/>
              </w:divBdr>
            </w:div>
            <w:div w:id="192133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433128">
      <w:bodyDiv w:val="1"/>
      <w:marLeft w:val="0"/>
      <w:marRight w:val="0"/>
      <w:marTop w:val="0"/>
      <w:marBottom w:val="0"/>
      <w:divBdr>
        <w:top w:val="none" w:sz="0" w:space="0" w:color="auto"/>
        <w:left w:val="none" w:sz="0" w:space="0" w:color="auto"/>
        <w:bottom w:val="none" w:sz="0" w:space="0" w:color="auto"/>
        <w:right w:val="none" w:sz="0" w:space="0" w:color="auto"/>
      </w:divBdr>
      <w:divsChild>
        <w:div w:id="379941926">
          <w:marLeft w:val="0"/>
          <w:marRight w:val="0"/>
          <w:marTop w:val="360"/>
          <w:marBottom w:val="360"/>
          <w:divBdr>
            <w:top w:val="none" w:sz="0" w:space="0" w:color="auto"/>
            <w:left w:val="none" w:sz="0" w:space="0" w:color="auto"/>
            <w:bottom w:val="none" w:sz="0" w:space="0" w:color="auto"/>
            <w:right w:val="none" w:sz="0" w:space="0" w:color="auto"/>
          </w:divBdr>
          <w:divsChild>
            <w:div w:id="1062213387">
              <w:marLeft w:val="0"/>
              <w:marRight w:val="0"/>
              <w:marTop w:val="0"/>
              <w:marBottom w:val="0"/>
              <w:divBdr>
                <w:top w:val="none" w:sz="0" w:space="0" w:color="auto"/>
                <w:left w:val="none" w:sz="0" w:space="0" w:color="auto"/>
                <w:bottom w:val="none" w:sz="0" w:space="0" w:color="auto"/>
                <w:right w:val="none" w:sz="0" w:space="0" w:color="auto"/>
              </w:divBdr>
              <w:divsChild>
                <w:div w:id="1605728672">
                  <w:marLeft w:val="0"/>
                  <w:marRight w:val="0"/>
                  <w:marTop w:val="0"/>
                  <w:marBottom w:val="0"/>
                  <w:divBdr>
                    <w:top w:val="none" w:sz="0" w:space="0" w:color="auto"/>
                    <w:left w:val="none" w:sz="0" w:space="0" w:color="auto"/>
                    <w:bottom w:val="none" w:sz="0" w:space="0" w:color="auto"/>
                    <w:right w:val="none" w:sz="0" w:space="0" w:color="auto"/>
                  </w:divBdr>
                </w:div>
                <w:div w:id="1922325008">
                  <w:marLeft w:val="0"/>
                  <w:marRight w:val="0"/>
                  <w:marTop w:val="0"/>
                  <w:marBottom w:val="0"/>
                  <w:divBdr>
                    <w:top w:val="none" w:sz="0" w:space="0" w:color="auto"/>
                    <w:left w:val="none" w:sz="0" w:space="0" w:color="auto"/>
                    <w:bottom w:val="none" w:sz="0" w:space="0" w:color="auto"/>
                    <w:right w:val="none" w:sz="0" w:space="0" w:color="auto"/>
                  </w:divBdr>
                  <w:divsChild>
                    <w:div w:id="74148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850079">
      <w:bodyDiv w:val="1"/>
      <w:marLeft w:val="0"/>
      <w:marRight w:val="0"/>
      <w:marTop w:val="0"/>
      <w:marBottom w:val="0"/>
      <w:divBdr>
        <w:top w:val="none" w:sz="0" w:space="0" w:color="auto"/>
        <w:left w:val="none" w:sz="0" w:space="0" w:color="auto"/>
        <w:bottom w:val="none" w:sz="0" w:space="0" w:color="auto"/>
        <w:right w:val="none" w:sz="0" w:space="0" w:color="auto"/>
      </w:divBdr>
    </w:div>
    <w:div w:id="2038460168">
      <w:bodyDiv w:val="1"/>
      <w:marLeft w:val="0"/>
      <w:marRight w:val="0"/>
      <w:marTop w:val="0"/>
      <w:marBottom w:val="0"/>
      <w:divBdr>
        <w:top w:val="none" w:sz="0" w:space="0" w:color="auto"/>
        <w:left w:val="none" w:sz="0" w:space="0" w:color="auto"/>
        <w:bottom w:val="none" w:sz="0" w:space="0" w:color="auto"/>
        <w:right w:val="none" w:sz="0" w:space="0" w:color="auto"/>
      </w:divBdr>
      <w:divsChild>
        <w:div w:id="1495754238">
          <w:marLeft w:val="0"/>
          <w:marRight w:val="0"/>
          <w:marTop w:val="0"/>
          <w:marBottom w:val="0"/>
          <w:divBdr>
            <w:top w:val="none" w:sz="0" w:space="0" w:color="auto"/>
            <w:left w:val="none" w:sz="0" w:space="0" w:color="auto"/>
            <w:bottom w:val="none" w:sz="0" w:space="0" w:color="auto"/>
            <w:right w:val="none" w:sz="0" w:space="0" w:color="auto"/>
          </w:divBdr>
        </w:div>
      </w:divsChild>
    </w:div>
    <w:div w:id="2081365312">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pport.worldpay.com/support/kb/gg/alternativepayments/content/apmguide.htm" TargetMode="External"/><Relationship Id="rId18" Type="http://schemas.openxmlformats.org/officeDocument/2006/relationships/hyperlink" Target="http://en.wikipedia.org/wiki/Money_order" TargetMode="External"/><Relationship Id="rId26" Type="http://schemas.openxmlformats.org/officeDocument/2006/relationships/image" Target="media/image5.png"/><Relationship Id="rId39" Type="http://schemas.openxmlformats.org/officeDocument/2006/relationships/hyperlink" Target="http://support.worldpay.com/support/kb/gg/corporate-gateway-guide/content/tokenisation/usetokens.htm" TargetMode="External"/><Relationship Id="rId21" Type="http://schemas.openxmlformats.org/officeDocument/2006/relationships/hyperlink" Target="http://dtd.worldpay.com/paymentService_v1.dtd" TargetMode="External"/><Relationship Id="rId34" Type="http://schemas.openxmlformats.org/officeDocument/2006/relationships/image" Target="media/image13.png"/><Relationship Id="rId42" Type="http://schemas.openxmlformats.org/officeDocument/2006/relationships/image" Target="media/image16.png"/><Relationship Id="rId47" Type="http://schemas.openxmlformats.org/officeDocument/2006/relationships/hyperlink" Target="http://dtd.worldpay.com/v1/paymentService_v1.dtd.html" TargetMode="External"/><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en.wikipedia.org/wiki/Online_money_transfers" TargetMode="External"/><Relationship Id="rId29" Type="http://schemas.openxmlformats.org/officeDocument/2006/relationships/image" Target="media/image8.png"/><Relationship Id="rId11" Type="http://schemas.openxmlformats.org/officeDocument/2006/relationships/image" Target="media/image1.png"/><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hyperlink" Target="http://support.worldpay.com/support/kb/gg/corporate-gateway-guide/content/tokenisation/createshoppertokens.htm" TargetMode="External"/><Relationship Id="rId40" Type="http://schemas.openxmlformats.org/officeDocument/2006/relationships/hyperlink" Target="https://beta.developer.worldpay.com/docs/wpg/directintegration/3ds2" TargetMode="External"/><Relationship Id="rId45" Type="http://schemas.openxmlformats.org/officeDocument/2006/relationships/image" Target="media/image19.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www.merchant.com/shoppingCart.html?order=TG20071016-" TargetMode="External"/><Relationship Id="rId31" Type="http://schemas.openxmlformats.org/officeDocument/2006/relationships/image" Target="media/image10.png"/><Relationship Id="rId44" Type="http://schemas.openxmlformats.org/officeDocument/2006/relationships/image" Target="media/image18.png"/><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upport.worldpay.com/support/kb/gg/alternativepayments/apm063.html" TargetMode="External"/><Relationship Id="rId22" Type="http://schemas.openxmlformats.org/officeDocument/2006/relationships/hyperlink" Target="http://dtd.worldpay.com/paymentService_v1.dtd"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17.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en.wikipedia.org/wiki/Cheques"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yperlink" Target="http://support.worldpay.com/support/kb/gg/corporate-gateway-guide/content/tokenisation/createmerchanttokens.htm" TargetMode="External"/><Relationship Id="rId46" Type="http://schemas.openxmlformats.org/officeDocument/2006/relationships/image" Target="media/image20.png"/><Relationship Id="rId20" Type="http://schemas.openxmlformats.org/officeDocument/2006/relationships/hyperlink" Target="http://www.ideal.nl/en/glossary/" TargetMode="External"/><Relationship Id="rId41" Type="http://schemas.openxmlformats.org/officeDocument/2006/relationships/hyperlink" Target="https://secure-test.worldpay.com/shopper/3ds/challenge.html%20(Test" TargetMode="External"/><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en.wikipedia.org/wiki/E-commerce" TargetMode="External"/><Relationship Id="rId23" Type="http://schemas.openxmlformats.org/officeDocument/2006/relationships/hyperlink" Target="http://support.worldpay.com/support/kb/gg/alternativepayments/apm063.html"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21.jpg"/></Relationships>
</file>

<file path=word/_rels/header3.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95D371E0-1896-4855-B996-6ADB12054B33}">
  <ds:schemaRefs>
    <ds:schemaRef ds:uri="http://schemas.openxmlformats.org/officeDocument/2006/bibliography"/>
  </ds:schemaRefs>
</ds:datastoreItem>
</file>

<file path=customXml/itemProps2.xml><?xml version="1.0" encoding="utf-8"?>
<ds:datastoreItem xmlns:ds="http://schemas.openxmlformats.org/officeDocument/2006/customXml" ds:itemID="{A89BAF1F-ADDF-4361-8174-3970C02477D8}">
  <ds:schemaRefs>
    <ds:schemaRef ds:uri="http://schemas.openxmlformats.org/officeDocument/2006/bibliography"/>
  </ds:schemaRefs>
</ds:datastoreItem>
</file>

<file path=customXml/itemProps3.xml><?xml version="1.0" encoding="utf-8"?>
<ds:datastoreItem xmlns:ds="http://schemas.openxmlformats.org/officeDocument/2006/customXml" ds:itemID="{B272959F-EB45-40FD-9D5F-4FB1DA825C2C}">
  <ds:schemaRefs>
    <ds:schemaRef ds:uri="http://schemas.openxmlformats.org/officeDocument/2006/bibliography"/>
  </ds:schemaRefs>
</ds:datastoreItem>
</file>

<file path=customXml/itemProps4.xml><?xml version="1.0" encoding="utf-8"?>
<ds:datastoreItem xmlns:ds="http://schemas.openxmlformats.org/officeDocument/2006/customXml" ds:itemID="{891E7E80-5525-4DE5-98AD-61EA1229F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1944</TotalTime>
  <Pages>95</Pages>
  <Words>20341</Words>
  <Characters>115946</Characters>
  <Application>Microsoft Office Word</Application>
  <DocSecurity>0</DocSecurity>
  <Lines>966</Lines>
  <Paragraphs>272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136015</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Nishikant .</cp:lastModifiedBy>
  <cp:revision>472</cp:revision>
  <cp:lastPrinted>2011-05-09T17:50:00Z</cp:lastPrinted>
  <dcterms:created xsi:type="dcterms:W3CDTF">2019-03-20T12:57:00Z</dcterms:created>
  <dcterms:modified xsi:type="dcterms:W3CDTF">2019-09-03T10:22:00Z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