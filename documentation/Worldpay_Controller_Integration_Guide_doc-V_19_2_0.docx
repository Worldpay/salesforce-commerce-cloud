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E31D3B" w:rsidRDefault="00DA739C" w:rsidP="007A5A94">
      <w:pPr>
        <w:pStyle w:val="Title"/>
        <w:jc w:val="right"/>
        <w:rPr>
          <w:b/>
          <w:sz w:val="56"/>
          <w:szCs w:val="56"/>
        </w:rPr>
      </w:pPr>
      <w:bookmarkStart w:id="0" w:name="_Toc18396389"/>
      <w:r w:rsidRPr="00E31D3B">
        <w:rPr>
          <w:b/>
          <w:sz w:val="56"/>
          <w:szCs w:val="56"/>
        </w:rPr>
        <w:t>World</w:t>
      </w:r>
      <w:r w:rsidR="00C04461" w:rsidRPr="00E31D3B">
        <w:rPr>
          <w:b/>
          <w:sz w:val="56"/>
          <w:szCs w:val="56"/>
        </w:rPr>
        <w:t>p</w:t>
      </w:r>
      <w:r w:rsidRPr="00E31D3B">
        <w:rPr>
          <w:b/>
          <w:sz w:val="56"/>
          <w:szCs w:val="56"/>
        </w:rPr>
        <w:t xml:space="preserve">ay </w:t>
      </w:r>
      <w:r w:rsidR="00E31D3B" w:rsidRPr="00E31D3B">
        <w:rPr>
          <w:b/>
          <w:sz w:val="56"/>
          <w:szCs w:val="56"/>
        </w:rPr>
        <w:t xml:space="preserve">Controller </w:t>
      </w:r>
      <w:r w:rsidRPr="00E31D3B">
        <w:rPr>
          <w:b/>
          <w:sz w:val="56"/>
          <w:szCs w:val="56"/>
        </w:rPr>
        <w:t>Integration</w:t>
      </w:r>
      <w:r w:rsidRPr="00E31D3B">
        <w:rPr>
          <w:rStyle w:val="FootnoteReference"/>
          <w:b/>
          <w:sz w:val="56"/>
          <w:szCs w:val="56"/>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576B79">
        <w:rPr>
          <w:rFonts w:asciiTheme="majorHAnsi" w:hAnsiTheme="majorHAnsi"/>
        </w:rPr>
        <w:t>19</w:t>
      </w:r>
      <w:r w:rsidR="00772CC0">
        <w:rPr>
          <w:rFonts w:asciiTheme="majorHAnsi" w:hAnsiTheme="majorHAnsi"/>
        </w:rPr>
        <w:t>.</w:t>
      </w:r>
      <w:del w:id="1" w:author="Poornima Kakani" w:date="2019-02-15T12:05:00Z">
        <w:r w:rsidR="00FD095B" w:rsidDel="00396111">
          <w:rPr>
            <w:rFonts w:asciiTheme="majorHAnsi" w:hAnsiTheme="majorHAnsi"/>
          </w:rPr>
          <w:delText>1</w:delText>
        </w:r>
      </w:del>
      <w:r w:rsidR="00A32CAC">
        <w:rPr>
          <w:rFonts w:asciiTheme="majorHAnsi" w:hAnsiTheme="majorHAnsi"/>
        </w:rPr>
        <w:t>2.0</w:t>
      </w:r>
    </w:p>
    <w:p w:rsidR="007A5A94" w:rsidRDefault="007A5A94" w:rsidP="007A5A94">
      <w:bookmarkStart w:id="2" w:name="O_109"/>
      <w:bookmarkEnd w:id="2"/>
    </w:p>
    <w:p w:rsidR="002B4368" w:rsidRDefault="00A32CAC" w:rsidP="003A546F">
      <w:pPr>
        <w:spacing w:line="240" w:lineRule="auto"/>
        <w:jc w:val="center"/>
        <w:rPr>
          <w:rFonts w:ascii="Arial" w:hAnsi="Arial"/>
          <w:b/>
          <w:noProof/>
          <w:sz w:val="36"/>
        </w:rPr>
      </w:pPr>
      <w:r>
        <w:rPr>
          <w:rFonts w:ascii="Arial" w:hAnsi="Arial"/>
          <w:b/>
          <w:noProof/>
          <w:sz w:val="36"/>
        </w:rPr>
        <w:drawing>
          <wp:inline distT="0" distB="0" distL="0" distR="0">
            <wp:extent cx="5153025" cy="1623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4578945222.png"/>
                    <pic:cNvPicPr/>
                  </pic:nvPicPr>
                  <pic:blipFill>
                    <a:blip r:embed="rId11">
                      <a:extLst>
                        <a:ext uri="{28A0092B-C50C-407E-A947-70E740481C1C}">
                          <a14:useLocalDpi xmlns:a14="http://schemas.microsoft.com/office/drawing/2010/main" val="0"/>
                        </a:ext>
                      </a:extLst>
                    </a:blip>
                    <a:stretch>
                      <a:fillRect/>
                    </a:stretch>
                  </pic:blipFill>
                  <pic:spPr>
                    <a:xfrm>
                      <a:off x="0" y="0"/>
                      <a:ext cx="5175097" cy="1630161"/>
                    </a:xfrm>
                    <a:prstGeom prst="rect">
                      <a:avLst/>
                    </a:prstGeom>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372100" cy="1507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505" cy="1512282"/>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3" w:name="_Toc78862409"/>
    <w:bookmarkStart w:id="4" w:name="_GoBack"/>
    <w:bookmarkEnd w:id="0"/>
    <w:bookmarkEnd w:id="4"/>
    <w:p w:rsidR="00463ED5" w:rsidRDefault="003D2F4B">
      <w:pPr>
        <w:pStyle w:val="TOC1"/>
        <w:tabs>
          <w:tab w:val="left" w:pos="440"/>
          <w:tab w:val="right" w:leader="dot" w:pos="9736"/>
        </w:tabs>
        <w:rPr>
          <w:b w:val="0"/>
          <w:bCs w:val="0"/>
          <w:caps w:val="0"/>
          <w:noProof/>
          <w:sz w:val="22"/>
          <w:szCs w:val="22"/>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18418281" w:history="1">
        <w:r w:rsidR="00463ED5" w:rsidRPr="00D410EE">
          <w:rPr>
            <w:rStyle w:val="Hyperlink"/>
            <w:noProof/>
          </w:rPr>
          <w:t>1.</w:t>
        </w:r>
        <w:r w:rsidR="00463ED5">
          <w:rPr>
            <w:b w:val="0"/>
            <w:bCs w:val="0"/>
            <w:caps w:val="0"/>
            <w:noProof/>
            <w:sz w:val="22"/>
            <w:szCs w:val="22"/>
          </w:rPr>
          <w:tab/>
        </w:r>
        <w:r w:rsidR="00463ED5" w:rsidRPr="00D410EE">
          <w:rPr>
            <w:rStyle w:val="Hyperlink"/>
            <w:noProof/>
          </w:rPr>
          <w:t>SUMMARY</w:t>
        </w:r>
        <w:r w:rsidR="00463ED5">
          <w:rPr>
            <w:noProof/>
            <w:webHidden/>
          </w:rPr>
          <w:tab/>
        </w:r>
        <w:r w:rsidR="00463ED5">
          <w:rPr>
            <w:noProof/>
            <w:webHidden/>
          </w:rPr>
          <w:fldChar w:fldCharType="begin"/>
        </w:r>
        <w:r w:rsidR="00463ED5">
          <w:rPr>
            <w:noProof/>
            <w:webHidden/>
          </w:rPr>
          <w:instrText xml:space="preserve"> PAGEREF _Toc18418281 \h </w:instrText>
        </w:r>
        <w:r w:rsidR="00463ED5">
          <w:rPr>
            <w:noProof/>
            <w:webHidden/>
          </w:rPr>
        </w:r>
        <w:r w:rsidR="00463ED5">
          <w:rPr>
            <w:noProof/>
            <w:webHidden/>
          </w:rPr>
          <w:fldChar w:fldCharType="separate"/>
        </w:r>
        <w:r w:rsidR="00463ED5">
          <w:rPr>
            <w:noProof/>
            <w:webHidden/>
          </w:rPr>
          <w:t>4</w:t>
        </w:r>
        <w:r w:rsidR="00463ED5">
          <w:rPr>
            <w:noProof/>
            <w:webHidden/>
          </w:rPr>
          <w:fldChar w:fldCharType="end"/>
        </w:r>
      </w:hyperlink>
    </w:p>
    <w:p w:rsidR="00463ED5" w:rsidRDefault="00463ED5">
      <w:pPr>
        <w:pStyle w:val="TOC1"/>
        <w:tabs>
          <w:tab w:val="left" w:pos="440"/>
          <w:tab w:val="right" w:leader="dot" w:pos="9736"/>
        </w:tabs>
        <w:rPr>
          <w:b w:val="0"/>
          <w:bCs w:val="0"/>
          <w:caps w:val="0"/>
          <w:noProof/>
          <w:sz w:val="22"/>
          <w:szCs w:val="22"/>
        </w:rPr>
      </w:pPr>
      <w:hyperlink w:anchor="_Toc18418282" w:history="1">
        <w:r w:rsidRPr="00D410EE">
          <w:rPr>
            <w:rStyle w:val="Hyperlink"/>
            <w:noProof/>
          </w:rPr>
          <w:t>2.</w:t>
        </w:r>
        <w:r>
          <w:rPr>
            <w:b w:val="0"/>
            <w:bCs w:val="0"/>
            <w:caps w:val="0"/>
            <w:noProof/>
            <w:sz w:val="22"/>
            <w:szCs w:val="22"/>
          </w:rPr>
          <w:tab/>
        </w:r>
        <w:r w:rsidRPr="00D410EE">
          <w:rPr>
            <w:rStyle w:val="Hyperlink"/>
            <w:noProof/>
          </w:rPr>
          <w:t>Implementation Guide</w:t>
        </w:r>
        <w:r>
          <w:rPr>
            <w:noProof/>
            <w:webHidden/>
          </w:rPr>
          <w:tab/>
        </w:r>
        <w:r>
          <w:rPr>
            <w:noProof/>
            <w:webHidden/>
          </w:rPr>
          <w:fldChar w:fldCharType="begin"/>
        </w:r>
        <w:r>
          <w:rPr>
            <w:noProof/>
            <w:webHidden/>
          </w:rPr>
          <w:instrText xml:space="preserve"> PAGEREF _Toc18418282 \h </w:instrText>
        </w:r>
        <w:r>
          <w:rPr>
            <w:noProof/>
            <w:webHidden/>
          </w:rPr>
        </w:r>
        <w:r>
          <w:rPr>
            <w:noProof/>
            <w:webHidden/>
          </w:rPr>
          <w:fldChar w:fldCharType="separate"/>
        </w:r>
        <w:r>
          <w:rPr>
            <w:noProof/>
            <w:webHidden/>
          </w:rPr>
          <w:t>6</w:t>
        </w:r>
        <w:r>
          <w:rPr>
            <w:noProof/>
            <w:webHidden/>
          </w:rPr>
          <w:fldChar w:fldCharType="end"/>
        </w:r>
      </w:hyperlink>
    </w:p>
    <w:p w:rsidR="00463ED5" w:rsidRDefault="00463ED5">
      <w:pPr>
        <w:pStyle w:val="TOC2"/>
        <w:tabs>
          <w:tab w:val="left" w:pos="880"/>
          <w:tab w:val="right" w:leader="dot" w:pos="9736"/>
        </w:tabs>
        <w:rPr>
          <w:smallCaps w:val="0"/>
          <w:noProof/>
          <w:sz w:val="22"/>
          <w:szCs w:val="22"/>
        </w:rPr>
      </w:pPr>
      <w:hyperlink w:anchor="_Toc18418284" w:history="1">
        <w:r w:rsidRPr="00D410EE">
          <w:rPr>
            <w:rStyle w:val="Hyperlink"/>
            <w:noProof/>
          </w:rPr>
          <w:t>3.1</w:t>
        </w:r>
        <w:r>
          <w:rPr>
            <w:smallCaps w:val="0"/>
            <w:noProof/>
            <w:sz w:val="22"/>
            <w:szCs w:val="22"/>
          </w:rPr>
          <w:tab/>
        </w:r>
        <w:r w:rsidRPr="00D410EE">
          <w:rPr>
            <w:rStyle w:val="Hyperlink"/>
            <w:noProof/>
          </w:rPr>
          <w:t>INSTALLATION</w:t>
        </w:r>
        <w:r>
          <w:rPr>
            <w:noProof/>
            <w:webHidden/>
          </w:rPr>
          <w:tab/>
        </w:r>
        <w:r>
          <w:rPr>
            <w:noProof/>
            <w:webHidden/>
          </w:rPr>
          <w:fldChar w:fldCharType="begin"/>
        </w:r>
        <w:r>
          <w:rPr>
            <w:noProof/>
            <w:webHidden/>
          </w:rPr>
          <w:instrText xml:space="preserve"> PAGEREF _Toc18418284 \h </w:instrText>
        </w:r>
        <w:r>
          <w:rPr>
            <w:noProof/>
            <w:webHidden/>
          </w:rPr>
        </w:r>
        <w:r>
          <w:rPr>
            <w:noProof/>
            <w:webHidden/>
          </w:rPr>
          <w:fldChar w:fldCharType="separate"/>
        </w:r>
        <w:r>
          <w:rPr>
            <w:noProof/>
            <w:webHidden/>
          </w:rPr>
          <w:t>6</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85" w:history="1">
        <w:r w:rsidRPr="00D410EE">
          <w:rPr>
            <w:rStyle w:val="Hyperlink"/>
            <w:noProof/>
          </w:rPr>
          <w:t>3.1.1</w:t>
        </w:r>
        <w:r>
          <w:rPr>
            <w:i w:val="0"/>
            <w:iCs w:val="0"/>
            <w:noProof/>
            <w:sz w:val="22"/>
            <w:szCs w:val="22"/>
          </w:rPr>
          <w:tab/>
        </w:r>
        <w:r w:rsidRPr="00D410EE">
          <w:rPr>
            <w:rStyle w:val="Hyperlink"/>
            <w:noProof/>
          </w:rPr>
          <w:t>Adding the Cartridges in Salesforce Commerce Cloud Studio</w:t>
        </w:r>
        <w:r>
          <w:rPr>
            <w:noProof/>
            <w:webHidden/>
          </w:rPr>
          <w:tab/>
        </w:r>
        <w:r>
          <w:rPr>
            <w:noProof/>
            <w:webHidden/>
          </w:rPr>
          <w:fldChar w:fldCharType="begin"/>
        </w:r>
        <w:r>
          <w:rPr>
            <w:noProof/>
            <w:webHidden/>
          </w:rPr>
          <w:instrText xml:space="preserve"> PAGEREF _Toc18418285 \h </w:instrText>
        </w:r>
        <w:r>
          <w:rPr>
            <w:noProof/>
            <w:webHidden/>
          </w:rPr>
        </w:r>
        <w:r>
          <w:rPr>
            <w:noProof/>
            <w:webHidden/>
          </w:rPr>
          <w:fldChar w:fldCharType="separate"/>
        </w:r>
        <w:r>
          <w:rPr>
            <w:noProof/>
            <w:webHidden/>
          </w:rPr>
          <w:t>6</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86" w:history="1">
        <w:r w:rsidRPr="00D410EE">
          <w:rPr>
            <w:rStyle w:val="Hyperlink"/>
            <w:noProof/>
          </w:rPr>
          <w:t>3.1.2</w:t>
        </w:r>
        <w:r>
          <w:rPr>
            <w:i w:val="0"/>
            <w:iCs w:val="0"/>
            <w:noProof/>
            <w:sz w:val="22"/>
            <w:szCs w:val="22"/>
          </w:rPr>
          <w:tab/>
        </w:r>
        <w:r w:rsidRPr="00D410EE">
          <w:rPr>
            <w:rStyle w:val="Hyperlink"/>
            <w:noProof/>
          </w:rPr>
          <w:t>IP Address</w:t>
        </w:r>
        <w:r>
          <w:rPr>
            <w:noProof/>
            <w:webHidden/>
          </w:rPr>
          <w:tab/>
        </w:r>
        <w:r>
          <w:rPr>
            <w:noProof/>
            <w:webHidden/>
          </w:rPr>
          <w:fldChar w:fldCharType="begin"/>
        </w:r>
        <w:r>
          <w:rPr>
            <w:noProof/>
            <w:webHidden/>
          </w:rPr>
          <w:instrText xml:space="preserve"> PAGEREF _Toc18418286 \h </w:instrText>
        </w:r>
        <w:r>
          <w:rPr>
            <w:noProof/>
            <w:webHidden/>
          </w:rPr>
        </w:r>
        <w:r>
          <w:rPr>
            <w:noProof/>
            <w:webHidden/>
          </w:rPr>
          <w:fldChar w:fldCharType="separate"/>
        </w:r>
        <w:r>
          <w:rPr>
            <w:noProof/>
            <w:webHidden/>
          </w:rPr>
          <w:t>6</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87" w:history="1">
        <w:r w:rsidRPr="00D410EE">
          <w:rPr>
            <w:rStyle w:val="Hyperlink"/>
            <w:noProof/>
          </w:rPr>
          <w:t>3.1.3</w:t>
        </w:r>
        <w:r>
          <w:rPr>
            <w:i w:val="0"/>
            <w:iCs w:val="0"/>
            <w:noProof/>
            <w:sz w:val="22"/>
            <w:szCs w:val="22"/>
          </w:rPr>
          <w:tab/>
        </w:r>
        <w:r w:rsidRPr="00D410EE">
          <w:rPr>
            <w:rStyle w:val="Hyperlink"/>
            <w:noProof/>
          </w:rPr>
          <w:t>Activating the Cartridges in Business Manager</w:t>
        </w:r>
        <w:r>
          <w:rPr>
            <w:noProof/>
            <w:webHidden/>
          </w:rPr>
          <w:tab/>
        </w:r>
        <w:r>
          <w:rPr>
            <w:noProof/>
            <w:webHidden/>
          </w:rPr>
          <w:fldChar w:fldCharType="begin"/>
        </w:r>
        <w:r>
          <w:rPr>
            <w:noProof/>
            <w:webHidden/>
          </w:rPr>
          <w:instrText xml:space="preserve"> PAGEREF _Toc18418287 \h </w:instrText>
        </w:r>
        <w:r>
          <w:rPr>
            <w:noProof/>
            <w:webHidden/>
          </w:rPr>
        </w:r>
        <w:r>
          <w:rPr>
            <w:noProof/>
            <w:webHidden/>
          </w:rPr>
          <w:fldChar w:fldCharType="separate"/>
        </w:r>
        <w:r>
          <w:rPr>
            <w:noProof/>
            <w:webHidden/>
          </w:rPr>
          <w:t>6</w:t>
        </w:r>
        <w:r>
          <w:rPr>
            <w:noProof/>
            <w:webHidden/>
          </w:rPr>
          <w:fldChar w:fldCharType="end"/>
        </w:r>
      </w:hyperlink>
    </w:p>
    <w:p w:rsidR="00463ED5" w:rsidRDefault="00463ED5">
      <w:pPr>
        <w:pStyle w:val="TOC2"/>
        <w:tabs>
          <w:tab w:val="left" w:pos="880"/>
          <w:tab w:val="right" w:leader="dot" w:pos="9736"/>
        </w:tabs>
        <w:rPr>
          <w:smallCaps w:val="0"/>
          <w:noProof/>
          <w:sz w:val="22"/>
          <w:szCs w:val="22"/>
        </w:rPr>
      </w:pPr>
      <w:hyperlink w:anchor="_Toc18418288" w:history="1">
        <w:r w:rsidRPr="00D410EE">
          <w:rPr>
            <w:rStyle w:val="Hyperlink"/>
            <w:noProof/>
          </w:rPr>
          <w:t>3.2</w:t>
        </w:r>
        <w:r>
          <w:rPr>
            <w:smallCaps w:val="0"/>
            <w:noProof/>
            <w:sz w:val="22"/>
            <w:szCs w:val="22"/>
          </w:rPr>
          <w:tab/>
        </w:r>
        <w:r w:rsidRPr="00D410EE">
          <w:rPr>
            <w:rStyle w:val="Hyperlink"/>
            <w:noProof/>
          </w:rPr>
          <w:t>CONFIGURATION</w:t>
        </w:r>
        <w:r>
          <w:rPr>
            <w:noProof/>
            <w:webHidden/>
          </w:rPr>
          <w:tab/>
        </w:r>
        <w:r>
          <w:rPr>
            <w:noProof/>
            <w:webHidden/>
          </w:rPr>
          <w:fldChar w:fldCharType="begin"/>
        </w:r>
        <w:r>
          <w:rPr>
            <w:noProof/>
            <w:webHidden/>
          </w:rPr>
          <w:instrText xml:space="preserve"> PAGEREF _Toc18418288 \h </w:instrText>
        </w:r>
        <w:r>
          <w:rPr>
            <w:noProof/>
            <w:webHidden/>
          </w:rPr>
        </w:r>
        <w:r>
          <w:rPr>
            <w:noProof/>
            <w:webHidden/>
          </w:rPr>
          <w:fldChar w:fldCharType="separate"/>
        </w:r>
        <w:r>
          <w:rPr>
            <w:noProof/>
            <w:webHidden/>
          </w:rPr>
          <w:t>7</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89" w:history="1">
        <w:r w:rsidRPr="00D410EE">
          <w:rPr>
            <w:rStyle w:val="Hyperlink"/>
            <w:noProof/>
          </w:rPr>
          <w:t>3.1.1</w:t>
        </w:r>
        <w:r>
          <w:rPr>
            <w:i w:val="0"/>
            <w:iCs w:val="0"/>
            <w:noProof/>
            <w:sz w:val="22"/>
            <w:szCs w:val="22"/>
          </w:rPr>
          <w:tab/>
        </w:r>
        <w:r w:rsidRPr="00D410EE">
          <w:rPr>
            <w:rStyle w:val="Hyperlink"/>
            <w:noProof/>
          </w:rPr>
          <w:t>Importing Meta Data with a single Site Import</w:t>
        </w:r>
        <w:r>
          <w:rPr>
            <w:noProof/>
            <w:webHidden/>
          </w:rPr>
          <w:tab/>
        </w:r>
        <w:r>
          <w:rPr>
            <w:noProof/>
            <w:webHidden/>
          </w:rPr>
          <w:fldChar w:fldCharType="begin"/>
        </w:r>
        <w:r>
          <w:rPr>
            <w:noProof/>
            <w:webHidden/>
          </w:rPr>
          <w:instrText xml:space="preserve"> PAGEREF _Toc18418289 \h </w:instrText>
        </w:r>
        <w:r>
          <w:rPr>
            <w:noProof/>
            <w:webHidden/>
          </w:rPr>
        </w:r>
        <w:r>
          <w:rPr>
            <w:noProof/>
            <w:webHidden/>
          </w:rPr>
          <w:fldChar w:fldCharType="separate"/>
        </w:r>
        <w:r>
          <w:rPr>
            <w:noProof/>
            <w:webHidden/>
          </w:rPr>
          <w:t>7</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0" w:history="1">
        <w:r w:rsidRPr="00D410EE">
          <w:rPr>
            <w:rStyle w:val="Hyperlink"/>
            <w:noProof/>
          </w:rPr>
          <w:t>3.2.1</w:t>
        </w:r>
        <w:r>
          <w:rPr>
            <w:i w:val="0"/>
            <w:iCs w:val="0"/>
            <w:noProof/>
            <w:sz w:val="22"/>
            <w:szCs w:val="22"/>
          </w:rPr>
          <w:tab/>
        </w:r>
        <w:r w:rsidRPr="00D410EE">
          <w:rPr>
            <w:rStyle w:val="Hyperlink"/>
            <w:noProof/>
          </w:rPr>
          <w:t>Setting Worldpay Custom Site Preferences</w:t>
        </w:r>
        <w:r>
          <w:rPr>
            <w:noProof/>
            <w:webHidden/>
          </w:rPr>
          <w:tab/>
        </w:r>
        <w:r>
          <w:rPr>
            <w:noProof/>
            <w:webHidden/>
          </w:rPr>
          <w:fldChar w:fldCharType="begin"/>
        </w:r>
        <w:r>
          <w:rPr>
            <w:noProof/>
            <w:webHidden/>
          </w:rPr>
          <w:instrText xml:space="preserve"> PAGEREF _Toc18418290 \h </w:instrText>
        </w:r>
        <w:r>
          <w:rPr>
            <w:noProof/>
            <w:webHidden/>
          </w:rPr>
        </w:r>
        <w:r>
          <w:rPr>
            <w:noProof/>
            <w:webHidden/>
          </w:rPr>
          <w:fldChar w:fldCharType="separate"/>
        </w:r>
        <w:r>
          <w:rPr>
            <w:noProof/>
            <w:webHidden/>
          </w:rPr>
          <w:t>11</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1" w:history="1">
        <w:r w:rsidRPr="00D410EE">
          <w:rPr>
            <w:rStyle w:val="Hyperlink"/>
            <w:noProof/>
          </w:rPr>
          <w:t>3.2.2</w:t>
        </w:r>
        <w:r>
          <w:rPr>
            <w:i w:val="0"/>
            <w:iCs w:val="0"/>
            <w:noProof/>
            <w:sz w:val="22"/>
            <w:szCs w:val="22"/>
          </w:rPr>
          <w:tab/>
        </w:r>
        <w:r w:rsidRPr="00D410EE">
          <w:rPr>
            <w:rStyle w:val="Hyperlink"/>
            <w:noProof/>
          </w:rPr>
          <w:t>Manage Worldpay Payment Processor</w:t>
        </w:r>
        <w:r>
          <w:rPr>
            <w:noProof/>
            <w:webHidden/>
          </w:rPr>
          <w:tab/>
        </w:r>
        <w:r>
          <w:rPr>
            <w:noProof/>
            <w:webHidden/>
          </w:rPr>
          <w:fldChar w:fldCharType="begin"/>
        </w:r>
        <w:r>
          <w:rPr>
            <w:noProof/>
            <w:webHidden/>
          </w:rPr>
          <w:instrText xml:space="preserve"> PAGEREF _Toc18418291 \h </w:instrText>
        </w:r>
        <w:r>
          <w:rPr>
            <w:noProof/>
            <w:webHidden/>
          </w:rPr>
        </w:r>
        <w:r>
          <w:rPr>
            <w:noProof/>
            <w:webHidden/>
          </w:rPr>
          <w:fldChar w:fldCharType="separate"/>
        </w:r>
        <w:r>
          <w:rPr>
            <w:noProof/>
            <w:webHidden/>
          </w:rPr>
          <w:t>14</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2" w:history="1">
        <w:r w:rsidRPr="00D410EE">
          <w:rPr>
            <w:rStyle w:val="Hyperlink"/>
            <w:noProof/>
          </w:rPr>
          <w:t>3.2.3</w:t>
        </w:r>
        <w:r>
          <w:rPr>
            <w:i w:val="0"/>
            <w:iCs w:val="0"/>
            <w:noProof/>
            <w:sz w:val="22"/>
            <w:szCs w:val="22"/>
          </w:rPr>
          <w:tab/>
        </w:r>
        <w:r w:rsidRPr="00D410EE">
          <w:rPr>
            <w:rStyle w:val="Hyperlink"/>
            <w:noProof/>
          </w:rPr>
          <w:t>Managing Worldpay Payment Methods</w:t>
        </w:r>
        <w:r>
          <w:rPr>
            <w:noProof/>
            <w:webHidden/>
          </w:rPr>
          <w:tab/>
        </w:r>
        <w:r>
          <w:rPr>
            <w:noProof/>
            <w:webHidden/>
          </w:rPr>
          <w:fldChar w:fldCharType="begin"/>
        </w:r>
        <w:r>
          <w:rPr>
            <w:noProof/>
            <w:webHidden/>
          </w:rPr>
          <w:instrText xml:space="preserve"> PAGEREF _Toc18418292 \h </w:instrText>
        </w:r>
        <w:r>
          <w:rPr>
            <w:noProof/>
            <w:webHidden/>
          </w:rPr>
        </w:r>
        <w:r>
          <w:rPr>
            <w:noProof/>
            <w:webHidden/>
          </w:rPr>
          <w:fldChar w:fldCharType="separate"/>
        </w:r>
        <w:r>
          <w:rPr>
            <w:noProof/>
            <w:webHidden/>
          </w:rPr>
          <w:t>15</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3" w:history="1">
        <w:r w:rsidRPr="00D410EE">
          <w:rPr>
            <w:rStyle w:val="Hyperlink"/>
            <w:noProof/>
          </w:rPr>
          <w:t>3.2.4</w:t>
        </w:r>
        <w:r>
          <w:rPr>
            <w:i w:val="0"/>
            <w:iCs w:val="0"/>
            <w:noProof/>
            <w:sz w:val="22"/>
            <w:szCs w:val="22"/>
          </w:rPr>
          <w:tab/>
        </w:r>
        <w:r w:rsidRPr="00D410EE">
          <w:rPr>
            <w:rStyle w:val="Hyperlink"/>
            <w:noProof/>
          </w:rPr>
          <w:t>Managing Job</w:t>
        </w:r>
        <w:r>
          <w:rPr>
            <w:noProof/>
            <w:webHidden/>
          </w:rPr>
          <w:tab/>
        </w:r>
        <w:r>
          <w:rPr>
            <w:noProof/>
            <w:webHidden/>
          </w:rPr>
          <w:fldChar w:fldCharType="begin"/>
        </w:r>
        <w:r>
          <w:rPr>
            <w:noProof/>
            <w:webHidden/>
          </w:rPr>
          <w:instrText xml:space="preserve"> PAGEREF _Toc18418293 \h </w:instrText>
        </w:r>
        <w:r>
          <w:rPr>
            <w:noProof/>
            <w:webHidden/>
          </w:rPr>
        </w:r>
        <w:r>
          <w:rPr>
            <w:noProof/>
            <w:webHidden/>
          </w:rPr>
          <w:fldChar w:fldCharType="separate"/>
        </w:r>
        <w:r>
          <w:rPr>
            <w:noProof/>
            <w:webHidden/>
          </w:rPr>
          <w:t>17</w:t>
        </w:r>
        <w:r>
          <w:rPr>
            <w:noProof/>
            <w:webHidden/>
          </w:rPr>
          <w:fldChar w:fldCharType="end"/>
        </w:r>
      </w:hyperlink>
    </w:p>
    <w:p w:rsidR="00463ED5" w:rsidRDefault="00463ED5">
      <w:pPr>
        <w:pStyle w:val="TOC3"/>
        <w:tabs>
          <w:tab w:val="right" w:leader="dot" w:pos="9736"/>
        </w:tabs>
        <w:rPr>
          <w:i w:val="0"/>
          <w:iCs w:val="0"/>
          <w:noProof/>
          <w:sz w:val="22"/>
          <w:szCs w:val="22"/>
        </w:rPr>
      </w:pPr>
      <w:hyperlink w:anchor="_Toc18418294" w:history="1">
        <w:r w:rsidRPr="00D410EE">
          <w:rPr>
            <w:rStyle w:val="Hyperlink"/>
            <w:noProof/>
          </w:rPr>
          <w:t>3.2.6 Order Notifications</w:t>
        </w:r>
        <w:r>
          <w:rPr>
            <w:noProof/>
            <w:webHidden/>
          </w:rPr>
          <w:tab/>
        </w:r>
        <w:r>
          <w:rPr>
            <w:noProof/>
            <w:webHidden/>
          </w:rPr>
          <w:fldChar w:fldCharType="begin"/>
        </w:r>
        <w:r>
          <w:rPr>
            <w:noProof/>
            <w:webHidden/>
          </w:rPr>
          <w:instrText xml:space="preserve"> PAGEREF _Toc18418294 \h </w:instrText>
        </w:r>
        <w:r>
          <w:rPr>
            <w:noProof/>
            <w:webHidden/>
          </w:rPr>
        </w:r>
        <w:r>
          <w:rPr>
            <w:noProof/>
            <w:webHidden/>
          </w:rPr>
          <w:fldChar w:fldCharType="separate"/>
        </w:r>
        <w:r>
          <w:rPr>
            <w:noProof/>
            <w:webHidden/>
          </w:rPr>
          <w:t>18</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5" w:history="1">
        <w:r w:rsidRPr="00D410EE">
          <w:rPr>
            <w:rStyle w:val="Hyperlink"/>
            <w:noProof/>
          </w:rPr>
          <w:t>3.2.7</w:t>
        </w:r>
        <w:r>
          <w:rPr>
            <w:i w:val="0"/>
            <w:iCs w:val="0"/>
            <w:noProof/>
            <w:sz w:val="22"/>
            <w:szCs w:val="22"/>
          </w:rPr>
          <w:tab/>
        </w:r>
        <w:r w:rsidRPr="00D410EE">
          <w:rPr>
            <w:rStyle w:val="Hyperlink"/>
            <w:noProof/>
          </w:rPr>
          <w:t>Order Inquiry job</w:t>
        </w:r>
        <w:r>
          <w:rPr>
            <w:noProof/>
            <w:webHidden/>
          </w:rPr>
          <w:tab/>
        </w:r>
        <w:r>
          <w:rPr>
            <w:noProof/>
            <w:webHidden/>
          </w:rPr>
          <w:fldChar w:fldCharType="begin"/>
        </w:r>
        <w:r>
          <w:rPr>
            <w:noProof/>
            <w:webHidden/>
          </w:rPr>
          <w:instrText xml:space="preserve"> PAGEREF _Toc18418295 \h </w:instrText>
        </w:r>
        <w:r>
          <w:rPr>
            <w:noProof/>
            <w:webHidden/>
          </w:rPr>
        </w:r>
        <w:r>
          <w:rPr>
            <w:noProof/>
            <w:webHidden/>
          </w:rPr>
          <w:fldChar w:fldCharType="separate"/>
        </w:r>
        <w:r>
          <w:rPr>
            <w:noProof/>
            <w:webHidden/>
          </w:rPr>
          <w:t>21</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6" w:history="1">
        <w:r w:rsidRPr="00D410EE">
          <w:rPr>
            <w:rStyle w:val="Hyperlink"/>
            <w:noProof/>
          </w:rPr>
          <w:t>3.2.8</w:t>
        </w:r>
        <w:r>
          <w:rPr>
            <w:i w:val="0"/>
            <w:iCs w:val="0"/>
            <w:noProof/>
            <w:sz w:val="22"/>
            <w:szCs w:val="22"/>
          </w:rPr>
          <w:tab/>
        </w:r>
        <w:r w:rsidRPr="00D410EE">
          <w:rPr>
            <w:rStyle w:val="Hyperlink"/>
            <w:noProof/>
          </w:rPr>
          <w:t>Job Failure Mailer Service</w:t>
        </w:r>
        <w:r>
          <w:rPr>
            <w:noProof/>
            <w:webHidden/>
          </w:rPr>
          <w:tab/>
        </w:r>
        <w:r>
          <w:rPr>
            <w:noProof/>
            <w:webHidden/>
          </w:rPr>
          <w:fldChar w:fldCharType="begin"/>
        </w:r>
        <w:r>
          <w:rPr>
            <w:noProof/>
            <w:webHidden/>
          </w:rPr>
          <w:instrText xml:space="preserve"> PAGEREF _Toc18418296 \h </w:instrText>
        </w:r>
        <w:r>
          <w:rPr>
            <w:noProof/>
            <w:webHidden/>
          </w:rPr>
        </w:r>
        <w:r>
          <w:rPr>
            <w:noProof/>
            <w:webHidden/>
          </w:rPr>
          <w:fldChar w:fldCharType="separate"/>
        </w:r>
        <w:r>
          <w:rPr>
            <w:noProof/>
            <w:webHidden/>
          </w:rPr>
          <w:t>22</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297" w:history="1">
        <w:r w:rsidRPr="00D410EE">
          <w:rPr>
            <w:rStyle w:val="Hyperlink"/>
            <w:noProof/>
          </w:rPr>
          <w:t>3.2.9</w:t>
        </w:r>
        <w:r>
          <w:rPr>
            <w:i w:val="0"/>
            <w:iCs w:val="0"/>
            <w:noProof/>
            <w:sz w:val="22"/>
            <w:szCs w:val="22"/>
          </w:rPr>
          <w:tab/>
        </w:r>
        <w:r w:rsidRPr="00D410EE">
          <w:rPr>
            <w:rStyle w:val="Hyperlink"/>
            <w:noProof/>
          </w:rPr>
          <w:t>APM Lookup Service</w:t>
        </w:r>
        <w:r>
          <w:rPr>
            <w:noProof/>
            <w:webHidden/>
          </w:rPr>
          <w:tab/>
        </w:r>
        <w:r>
          <w:rPr>
            <w:noProof/>
            <w:webHidden/>
          </w:rPr>
          <w:fldChar w:fldCharType="begin"/>
        </w:r>
        <w:r>
          <w:rPr>
            <w:noProof/>
            <w:webHidden/>
          </w:rPr>
          <w:instrText xml:space="preserve"> PAGEREF _Toc18418297 \h </w:instrText>
        </w:r>
        <w:r>
          <w:rPr>
            <w:noProof/>
            <w:webHidden/>
          </w:rPr>
        </w:r>
        <w:r>
          <w:rPr>
            <w:noProof/>
            <w:webHidden/>
          </w:rPr>
          <w:fldChar w:fldCharType="separate"/>
        </w:r>
        <w:r>
          <w:rPr>
            <w:noProof/>
            <w:webHidden/>
          </w:rPr>
          <w:t>23</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298" w:history="1">
        <w:r w:rsidRPr="00D410EE">
          <w:rPr>
            <w:rStyle w:val="Hyperlink"/>
            <w:noProof/>
          </w:rPr>
          <w:t>3.2.10</w:t>
        </w:r>
        <w:r>
          <w:rPr>
            <w:i w:val="0"/>
            <w:iCs w:val="0"/>
            <w:noProof/>
            <w:sz w:val="22"/>
            <w:szCs w:val="22"/>
          </w:rPr>
          <w:tab/>
        </w:r>
        <w:r w:rsidRPr="00D410EE">
          <w:rPr>
            <w:rStyle w:val="Hyperlink"/>
            <w:noProof/>
          </w:rPr>
          <w:t>Multiple Merchant ID Support</w:t>
        </w:r>
        <w:r>
          <w:rPr>
            <w:noProof/>
            <w:webHidden/>
          </w:rPr>
          <w:tab/>
        </w:r>
        <w:r>
          <w:rPr>
            <w:noProof/>
            <w:webHidden/>
          </w:rPr>
          <w:fldChar w:fldCharType="begin"/>
        </w:r>
        <w:r>
          <w:rPr>
            <w:noProof/>
            <w:webHidden/>
          </w:rPr>
          <w:instrText xml:space="preserve"> PAGEREF _Toc18418298 \h </w:instrText>
        </w:r>
        <w:r>
          <w:rPr>
            <w:noProof/>
            <w:webHidden/>
          </w:rPr>
        </w:r>
        <w:r>
          <w:rPr>
            <w:noProof/>
            <w:webHidden/>
          </w:rPr>
          <w:fldChar w:fldCharType="separate"/>
        </w:r>
        <w:r>
          <w:rPr>
            <w:noProof/>
            <w:webHidden/>
          </w:rPr>
          <w:t>23</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299" w:history="1">
        <w:r w:rsidRPr="00D410EE">
          <w:rPr>
            <w:rStyle w:val="Hyperlink"/>
            <w:noProof/>
          </w:rPr>
          <w:t>3.2.11</w:t>
        </w:r>
        <w:r>
          <w:rPr>
            <w:i w:val="0"/>
            <w:iCs w:val="0"/>
            <w:noProof/>
            <w:sz w:val="22"/>
            <w:szCs w:val="22"/>
          </w:rPr>
          <w:tab/>
        </w:r>
        <w:r w:rsidRPr="00D410EE">
          <w:rPr>
            <w:rStyle w:val="Hyperlink"/>
            <w:noProof/>
          </w:rPr>
          <w:t>Brazil Integration</w:t>
        </w:r>
        <w:r>
          <w:rPr>
            <w:noProof/>
            <w:webHidden/>
          </w:rPr>
          <w:tab/>
        </w:r>
        <w:r>
          <w:rPr>
            <w:noProof/>
            <w:webHidden/>
          </w:rPr>
          <w:fldChar w:fldCharType="begin"/>
        </w:r>
        <w:r>
          <w:rPr>
            <w:noProof/>
            <w:webHidden/>
          </w:rPr>
          <w:instrText xml:space="preserve"> PAGEREF _Toc18418299 \h </w:instrText>
        </w:r>
        <w:r>
          <w:rPr>
            <w:noProof/>
            <w:webHidden/>
          </w:rPr>
        </w:r>
        <w:r>
          <w:rPr>
            <w:noProof/>
            <w:webHidden/>
          </w:rPr>
          <w:fldChar w:fldCharType="separate"/>
        </w:r>
        <w:r>
          <w:rPr>
            <w:noProof/>
            <w:webHidden/>
          </w:rPr>
          <w:t>24</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0" w:history="1">
        <w:r w:rsidRPr="00D410EE">
          <w:rPr>
            <w:rStyle w:val="Hyperlink"/>
            <w:noProof/>
          </w:rPr>
          <w:t>3.2.12</w:t>
        </w:r>
        <w:r>
          <w:rPr>
            <w:i w:val="0"/>
            <w:iCs w:val="0"/>
            <w:noProof/>
            <w:sz w:val="22"/>
            <w:szCs w:val="22"/>
          </w:rPr>
          <w:tab/>
        </w:r>
        <w:r w:rsidRPr="00D410EE">
          <w:rPr>
            <w:rStyle w:val="Hyperlink"/>
            <w:noProof/>
          </w:rPr>
          <w:t>Order CleanUp Batch Job</w:t>
        </w:r>
        <w:r>
          <w:rPr>
            <w:noProof/>
            <w:webHidden/>
          </w:rPr>
          <w:tab/>
        </w:r>
        <w:r>
          <w:rPr>
            <w:noProof/>
            <w:webHidden/>
          </w:rPr>
          <w:fldChar w:fldCharType="begin"/>
        </w:r>
        <w:r>
          <w:rPr>
            <w:noProof/>
            <w:webHidden/>
          </w:rPr>
          <w:instrText xml:space="preserve"> PAGEREF _Toc18418300 \h </w:instrText>
        </w:r>
        <w:r>
          <w:rPr>
            <w:noProof/>
            <w:webHidden/>
          </w:rPr>
        </w:r>
        <w:r>
          <w:rPr>
            <w:noProof/>
            <w:webHidden/>
          </w:rPr>
          <w:fldChar w:fldCharType="separate"/>
        </w:r>
        <w:r>
          <w:rPr>
            <w:noProof/>
            <w:webHidden/>
          </w:rPr>
          <w:t>24</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1" w:history="1">
        <w:r w:rsidRPr="00D410EE">
          <w:rPr>
            <w:rStyle w:val="Hyperlink"/>
            <w:noProof/>
          </w:rPr>
          <w:t>3.2.13</w:t>
        </w:r>
        <w:r>
          <w:rPr>
            <w:i w:val="0"/>
            <w:iCs w:val="0"/>
            <w:noProof/>
            <w:sz w:val="22"/>
            <w:szCs w:val="22"/>
          </w:rPr>
          <w:tab/>
        </w:r>
        <w:r w:rsidRPr="00D410EE">
          <w:rPr>
            <w:rStyle w:val="Hyperlink"/>
            <w:noProof/>
          </w:rPr>
          <w:t>Initiate Cancel Order Job</w:t>
        </w:r>
        <w:r>
          <w:rPr>
            <w:noProof/>
            <w:webHidden/>
          </w:rPr>
          <w:tab/>
        </w:r>
        <w:r>
          <w:rPr>
            <w:noProof/>
            <w:webHidden/>
          </w:rPr>
          <w:fldChar w:fldCharType="begin"/>
        </w:r>
        <w:r>
          <w:rPr>
            <w:noProof/>
            <w:webHidden/>
          </w:rPr>
          <w:instrText xml:space="preserve"> PAGEREF _Toc18418301 \h </w:instrText>
        </w:r>
        <w:r>
          <w:rPr>
            <w:noProof/>
            <w:webHidden/>
          </w:rPr>
        </w:r>
        <w:r>
          <w:rPr>
            <w:noProof/>
            <w:webHidden/>
          </w:rPr>
          <w:fldChar w:fldCharType="separate"/>
        </w:r>
        <w:r>
          <w:rPr>
            <w:noProof/>
            <w:webHidden/>
          </w:rPr>
          <w:t>26</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2" w:history="1">
        <w:r w:rsidRPr="00D410EE">
          <w:rPr>
            <w:rStyle w:val="Hyperlink"/>
            <w:noProof/>
          </w:rPr>
          <w:t>3.2.14</w:t>
        </w:r>
        <w:r>
          <w:rPr>
            <w:i w:val="0"/>
            <w:iCs w:val="0"/>
            <w:noProof/>
            <w:sz w:val="22"/>
            <w:szCs w:val="22"/>
          </w:rPr>
          <w:tab/>
        </w:r>
        <w:r w:rsidRPr="00D410EE">
          <w:rPr>
            <w:rStyle w:val="Hyperlink"/>
            <w:noProof/>
          </w:rPr>
          <w:t>Managing Content Asset</w:t>
        </w:r>
        <w:r>
          <w:rPr>
            <w:noProof/>
            <w:webHidden/>
          </w:rPr>
          <w:tab/>
        </w:r>
        <w:r>
          <w:rPr>
            <w:noProof/>
            <w:webHidden/>
          </w:rPr>
          <w:fldChar w:fldCharType="begin"/>
        </w:r>
        <w:r>
          <w:rPr>
            <w:noProof/>
            <w:webHidden/>
          </w:rPr>
          <w:instrText xml:space="preserve"> PAGEREF _Toc18418302 \h </w:instrText>
        </w:r>
        <w:r>
          <w:rPr>
            <w:noProof/>
            <w:webHidden/>
          </w:rPr>
        </w:r>
        <w:r>
          <w:rPr>
            <w:noProof/>
            <w:webHidden/>
          </w:rPr>
          <w:fldChar w:fldCharType="separate"/>
        </w:r>
        <w:r>
          <w:rPr>
            <w:noProof/>
            <w:webHidden/>
          </w:rPr>
          <w:t>28</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3" w:history="1">
        <w:r w:rsidRPr="00D410EE">
          <w:rPr>
            <w:rStyle w:val="Hyperlink"/>
            <w:noProof/>
          </w:rPr>
          <w:t>3.2.15</w:t>
        </w:r>
        <w:r>
          <w:rPr>
            <w:i w:val="0"/>
            <w:iCs w:val="0"/>
            <w:noProof/>
            <w:sz w:val="22"/>
            <w:szCs w:val="22"/>
          </w:rPr>
          <w:tab/>
        </w:r>
        <w:r w:rsidRPr="00D410EE">
          <w:rPr>
            <w:rStyle w:val="Hyperlink"/>
            <w:noProof/>
          </w:rPr>
          <w:t>Managing Service</w:t>
        </w:r>
        <w:r>
          <w:rPr>
            <w:noProof/>
            <w:webHidden/>
          </w:rPr>
          <w:tab/>
        </w:r>
        <w:r>
          <w:rPr>
            <w:noProof/>
            <w:webHidden/>
          </w:rPr>
          <w:fldChar w:fldCharType="begin"/>
        </w:r>
        <w:r>
          <w:rPr>
            <w:noProof/>
            <w:webHidden/>
          </w:rPr>
          <w:instrText xml:space="preserve"> PAGEREF _Toc18418303 \h </w:instrText>
        </w:r>
        <w:r>
          <w:rPr>
            <w:noProof/>
            <w:webHidden/>
          </w:rPr>
        </w:r>
        <w:r>
          <w:rPr>
            <w:noProof/>
            <w:webHidden/>
          </w:rPr>
          <w:fldChar w:fldCharType="separate"/>
        </w:r>
        <w:r>
          <w:rPr>
            <w:noProof/>
            <w:webHidden/>
          </w:rPr>
          <w:t>28</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4" w:history="1">
        <w:r w:rsidRPr="00D410EE">
          <w:rPr>
            <w:rStyle w:val="Hyperlink"/>
            <w:noProof/>
          </w:rPr>
          <w:t>3.2.16</w:t>
        </w:r>
        <w:r>
          <w:rPr>
            <w:i w:val="0"/>
            <w:iCs w:val="0"/>
            <w:noProof/>
            <w:sz w:val="22"/>
            <w:szCs w:val="22"/>
          </w:rPr>
          <w:tab/>
        </w:r>
        <w:r w:rsidRPr="00D410EE">
          <w:rPr>
            <w:rStyle w:val="Hyperlink"/>
            <w:noProof/>
          </w:rPr>
          <w:t>IDEAL APM Integration</w:t>
        </w:r>
        <w:r>
          <w:rPr>
            <w:noProof/>
            <w:webHidden/>
          </w:rPr>
          <w:tab/>
        </w:r>
        <w:r>
          <w:rPr>
            <w:noProof/>
            <w:webHidden/>
          </w:rPr>
          <w:fldChar w:fldCharType="begin"/>
        </w:r>
        <w:r>
          <w:rPr>
            <w:noProof/>
            <w:webHidden/>
          </w:rPr>
          <w:instrText xml:space="preserve"> PAGEREF _Toc18418304 \h </w:instrText>
        </w:r>
        <w:r>
          <w:rPr>
            <w:noProof/>
            <w:webHidden/>
          </w:rPr>
        </w:r>
        <w:r>
          <w:rPr>
            <w:noProof/>
            <w:webHidden/>
          </w:rPr>
          <w:fldChar w:fldCharType="separate"/>
        </w:r>
        <w:r>
          <w:rPr>
            <w:noProof/>
            <w:webHidden/>
          </w:rPr>
          <w:t>29</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5" w:history="1">
        <w:r w:rsidRPr="00D410EE">
          <w:rPr>
            <w:rStyle w:val="Hyperlink"/>
            <w:noProof/>
          </w:rPr>
          <w:t>3.2.17</w:t>
        </w:r>
        <w:r>
          <w:rPr>
            <w:i w:val="0"/>
            <w:iCs w:val="0"/>
            <w:noProof/>
            <w:sz w:val="22"/>
            <w:szCs w:val="22"/>
          </w:rPr>
          <w:tab/>
        </w:r>
        <w:r w:rsidRPr="00D410EE">
          <w:rPr>
            <w:rStyle w:val="Hyperlink"/>
            <w:noProof/>
          </w:rPr>
          <w:t>BMultiple Merchant ID Support Integration</w:t>
        </w:r>
        <w:r>
          <w:rPr>
            <w:noProof/>
            <w:webHidden/>
          </w:rPr>
          <w:tab/>
        </w:r>
        <w:r>
          <w:rPr>
            <w:noProof/>
            <w:webHidden/>
          </w:rPr>
          <w:fldChar w:fldCharType="begin"/>
        </w:r>
        <w:r>
          <w:rPr>
            <w:noProof/>
            <w:webHidden/>
          </w:rPr>
          <w:instrText xml:space="preserve"> PAGEREF _Toc18418305 \h </w:instrText>
        </w:r>
        <w:r>
          <w:rPr>
            <w:noProof/>
            <w:webHidden/>
          </w:rPr>
        </w:r>
        <w:r>
          <w:rPr>
            <w:noProof/>
            <w:webHidden/>
          </w:rPr>
          <w:fldChar w:fldCharType="separate"/>
        </w:r>
        <w:r>
          <w:rPr>
            <w:noProof/>
            <w:webHidden/>
          </w:rPr>
          <w:t>30</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6" w:history="1">
        <w:r w:rsidRPr="00D410EE">
          <w:rPr>
            <w:rStyle w:val="Hyperlink"/>
            <w:noProof/>
          </w:rPr>
          <w:t>3.2.18</w:t>
        </w:r>
        <w:r>
          <w:rPr>
            <w:i w:val="0"/>
            <w:iCs w:val="0"/>
            <w:noProof/>
            <w:sz w:val="22"/>
            <w:szCs w:val="22"/>
          </w:rPr>
          <w:tab/>
        </w:r>
        <w:r w:rsidRPr="00D410EE">
          <w:rPr>
            <w:rStyle w:val="Hyperlink"/>
            <w:noProof/>
          </w:rPr>
          <w:t>Look and Feel Customization for Worldpay Redirect Pages</w:t>
        </w:r>
        <w:r>
          <w:rPr>
            <w:noProof/>
            <w:webHidden/>
          </w:rPr>
          <w:tab/>
        </w:r>
        <w:r>
          <w:rPr>
            <w:noProof/>
            <w:webHidden/>
          </w:rPr>
          <w:fldChar w:fldCharType="begin"/>
        </w:r>
        <w:r>
          <w:rPr>
            <w:noProof/>
            <w:webHidden/>
          </w:rPr>
          <w:instrText xml:space="preserve"> PAGEREF _Toc18418306 \h </w:instrText>
        </w:r>
        <w:r>
          <w:rPr>
            <w:noProof/>
            <w:webHidden/>
          </w:rPr>
        </w:r>
        <w:r>
          <w:rPr>
            <w:noProof/>
            <w:webHidden/>
          </w:rPr>
          <w:fldChar w:fldCharType="separate"/>
        </w:r>
        <w:r>
          <w:rPr>
            <w:noProof/>
            <w:webHidden/>
          </w:rPr>
          <w:t>30</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7" w:history="1">
        <w:r w:rsidRPr="00D410EE">
          <w:rPr>
            <w:rStyle w:val="Hyperlink"/>
            <w:noProof/>
          </w:rPr>
          <w:t>3.2.19</w:t>
        </w:r>
        <w:r>
          <w:rPr>
            <w:i w:val="0"/>
            <w:iCs w:val="0"/>
            <w:noProof/>
            <w:sz w:val="22"/>
            <w:szCs w:val="22"/>
          </w:rPr>
          <w:tab/>
        </w:r>
        <w:r w:rsidRPr="00D410EE">
          <w:rPr>
            <w:rStyle w:val="Hyperlink"/>
            <w:noProof/>
          </w:rPr>
          <w:t>Hosted Payment Pages iframe or lightbox for Worldpay Redirect Payment Method</w:t>
        </w:r>
        <w:r>
          <w:rPr>
            <w:noProof/>
            <w:webHidden/>
          </w:rPr>
          <w:tab/>
        </w:r>
        <w:r>
          <w:rPr>
            <w:noProof/>
            <w:webHidden/>
          </w:rPr>
          <w:fldChar w:fldCharType="begin"/>
        </w:r>
        <w:r>
          <w:rPr>
            <w:noProof/>
            <w:webHidden/>
          </w:rPr>
          <w:instrText xml:space="preserve"> PAGEREF _Toc18418307 \h </w:instrText>
        </w:r>
        <w:r>
          <w:rPr>
            <w:noProof/>
            <w:webHidden/>
          </w:rPr>
        </w:r>
        <w:r>
          <w:rPr>
            <w:noProof/>
            <w:webHidden/>
          </w:rPr>
          <w:fldChar w:fldCharType="separate"/>
        </w:r>
        <w:r>
          <w:rPr>
            <w:noProof/>
            <w:webHidden/>
          </w:rPr>
          <w:t>31</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8" w:history="1">
        <w:r w:rsidRPr="00D410EE">
          <w:rPr>
            <w:rStyle w:val="Hyperlink"/>
            <w:noProof/>
          </w:rPr>
          <w:t>3.2.20</w:t>
        </w:r>
        <w:r>
          <w:rPr>
            <w:i w:val="0"/>
            <w:iCs w:val="0"/>
            <w:noProof/>
            <w:sz w:val="22"/>
            <w:szCs w:val="22"/>
          </w:rPr>
          <w:tab/>
        </w:r>
        <w:r w:rsidRPr="00D410EE">
          <w:rPr>
            <w:rStyle w:val="Hyperlink"/>
            <w:noProof/>
          </w:rPr>
          <w:t>Country Currency Mapping</w:t>
        </w:r>
        <w:r>
          <w:rPr>
            <w:noProof/>
            <w:webHidden/>
          </w:rPr>
          <w:tab/>
        </w:r>
        <w:r>
          <w:rPr>
            <w:noProof/>
            <w:webHidden/>
          </w:rPr>
          <w:fldChar w:fldCharType="begin"/>
        </w:r>
        <w:r>
          <w:rPr>
            <w:noProof/>
            <w:webHidden/>
          </w:rPr>
          <w:instrText xml:space="preserve"> PAGEREF _Toc18418308 \h </w:instrText>
        </w:r>
        <w:r>
          <w:rPr>
            <w:noProof/>
            <w:webHidden/>
          </w:rPr>
        </w:r>
        <w:r>
          <w:rPr>
            <w:noProof/>
            <w:webHidden/>
          </w:rPr>
          <w:fldChar w:fldCharType="separate"/>
        </w:r>
        <w:r>
          <w:rPr>
            <w:noProof/>
            <w:webHidden/>
          </w:rPr>
          <w:t>33</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09" w:history="1">
        <w:r w:rsidRPr="00D410EE">
          <w:rPr>
            <w:rStyle w:val="Hyperlink"/>
            <w:noProof/>
          </w:rPr>
          <w:t>3.2.21</w:t>
        </w:r>
        <w:r>
          <w:rPr>
            <w:i w:val="0"/>
            <w:iCs w:val="0"/>
            <w:noProof/>
            <w:sz w:val="22"/>
            <w:szCs w:val="22"/>
          </w:rPr>
          <w:tab/>
        </w:r>
        <w:r w:rsidRPr="00D410EE">
          <w:rPr>
            <w:rStyle w:val="Hyperlink"/>
            <w:noProof/>
          </w:rPr>
          <w:t>Country Currency and Locale Mapping for Klarna</w:t>
        </w:r>
        <w:r>
          <w:rPr>
            <w:noProof/>
            <w:webHidden/>
          </w:rPr>
          <w:tab/>
        </w:r>
        <w:r>
          <w:rPr>
            <w:noProof/>
            <w:webHidden/>
          </w:rPr>
          <w:fldChar w:fldCharType="begin"/>
        </w:r>
        <w:r>
          <w:rPr>
            <w:noProof/>
            <w:webHidden/>
          </w:rPr>
          <w:instrText xml:space="preserve"> PAGEREF _Toc18418309 \h </w:instrText>
        </w:r>
        <w:r>
          <w:rPr>
            <w:noProof/>
            <w:webHidden/>
          </w:rPr>
        </w:r>
        <w:r>
          <w:rPr>
            <w:noProof/>
            <w:webHidden/>
          </w:rPr>
          <w:fldChar w:fldCharType="separate"/>
        </w:r>
        <w:r>
          <w:rPr>
            <w:noProof/>
            <w:webHidden/>
          </w:rPr>
          <w:t>33</w:t>
        </w:r>
        <w:r>
          <w:rPr>
            <w:noProof/>
            <w:webHidden/>
          </w:rPr>
          <w:fldChar w:fldCharType="end"/>
        </w:r>
      </w:hyperlink>
    </w:p>
    <w:p w:rsidR="00463ED5" w:rsidRDefault="00463ED5">
      <w:pPr>
        <w:pStyle w:val="TOC2"/>
        <w:tabs>
          <w:tab w:val="left" w:pos="880"/>
          <w:tab w:val="right" w:leader="dot" w:pos="9736"/>
        </w:tabs>
        <w:rPr>
          <w:smallCaps w:val="0"/>
          <w:noProof/>
          <w:sz w:val="22"/>
          <w:szCs w:val="22"/>
        </w:rPr>
      </w:pPr>
      <w:hyperlink w:anchor="_Toc18418310" w:history="1">
        <w:r w:rsidRPr="00D410EE">
          <w:rPr>
            <w:rStyle w:val="Hyperlink"/>
            <w:noProof/>
          </w:rPr>
          <w:t>3.3</w:t>
        </w:r>
        <w:r>
          <w:rPr>
            <w:smallCaps w:val="0"/>
            <w:noProof/>
            <w:sz w:val="22"/>
            <w:szCs w:val="22"/>
          </w:rPr>
          <w:tab/>
        </w:r>
        <w:r w:rsidRPr="00D410EE">
          <w:rPr>
            <w:rStyle w:val="Hyperlink"/>
            <w:noProof/>
          </w:rPr>
          <w:t>CUSTOM CODE</w:t>
        </w:r>
        <w:r>
          <w:rPr>
            <w:noProof/>
            <w:webHidden/>
          </w:rPr>
          <w:tab/>
        </w:r>
        <w:r>
          <w:rPr>
            <w:noProof/>
            <w:webHidden/>
          </w:rPr>
          <w:fldChar w:fldCharType="begin"/>
        </w:r>
        <w:r>
          <w:rPr>
            <w:noProof/>
            <w:webHidden/>
          </w:rPr>
          <w:instrText xml:space="preserve"> PAGEREF _Toc18418310 \h </w:instrText>
        </w:r>
        <w:r>
          <w:rPr>
            <w:noProof/>
            <w:webHidden/>
          </w:rPr>
        </w:r>
        <w:r>
          <w:rPr>
            <w:noProof/>
            <w:webHidden/>
          </w:rPr>
          <w:fldChar w:fldCharType="separate"/>
        </w:r>
        <w:r>
          <w:rPr>
            <w:noProof/>
            <w:webHidden/>
          </w:rPr>
          <w:t>34</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11" w:history="1">
        <w:r w:rsidRPr="00D410EE">
          <w:rPr>
            <w:rStyle w:val="Hyperlink"/>
            <w:noProof/>
          </w:rPr>
          <w:t>3.3.1</w:t>
        </w:r>
        <w:r>
          <w:rPr>
            <w:i w:val="0"/>
            <w:iCs w:val="0"/>
            <w:noProof/>
            <w:sz w:val="22"/>
            <w:szCs w:val="22"/>
          </w:rPr>
          <w:tab/>
        </w:r>
        <w:r w:rsidRPr="00D410EE">
          <w:rPr>
            <w:rStyle w:val="Hyperlink"/>
            <w:noProof/>
          </w:rPr>
          <w:t>Error Messaging</w:t>
        </w:r>
        <w:r>
          <w:rPr>
            <w:noProof/>
            <w:webHidden/>
          </w:rPr>
          <w:tab/>
        </w:r>
        <w:r>
          <w:rPr>
            <w:noProof/>
            <w:webHidden/>
          </w:rPr>
          <w:fldChar w:fldCharType="begin"/>
        </w:r>
        <w:r>
          <w:rPr>
            <w:noProof/>
            <w:webHidden/>
          </w:rPr>
          <w:instrText xml:space="preserve"> PAGEREF _Toc18418311 \h </w:instrText>
        </w:r>
        <w:r>
          <w:rPr>
            <w:noProof/>
            <w:webHidden/>
          </w:rPr>
        </w:r>
        <w:r>
          <w:rPr>
            <w:noProof/>
            <w:webHidden/>
          </w:rPr>
          <w:fldChar w:fldCharType="separate"/>
        </w:r>
        <w:r>
          <w:rPr>
            <w:noProof/>
            <w:webHidden/>
          </w:rPr>
          <w:t>34</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12" w:history="1">
        <w:r w:rsidRPr="00D410EE">
          <w:rPr>
            <w:rStyle w:val="Hyperlink"/>
            <w:noProof/>
          </w:rPr>
          <w:t>3.3.2</w:t>
        </w:r>
        <w:r>
          <w:rPr>
            <w:i w:val="0"/>
            <w:iCs w:val="0"/>
            <w:noProof/>
            <w:sz w:val="22"/>
            <w:szCs w:val="22"/>
          </w:rPr>
          <w:tab/>
        </w:r>
        <w:r w:rsidRPr="00D410EE">
          <w:rPr>
            <w:rStyle w:val="Hyperlink"/>
            <w:noProof/>
          </w:rPr>
          <w:t>Client Side Encryption</w:t>
        </w:r>
        <w:r>
          <w:rPr>
            <w:noProof/>
            <w:webHidden/>
          </w:rPr>
          <w:tab/>
        </w:r>
        <w:r>
          <w:rPr>
            <w:noProof/>
            <w:webHidden/>
          </w:rPr>
          <w:fldChar w:fldCharType="begin"/>
        </w:r>
        <w:r>
          <w:rPr>
            <w:noProof/>
            <w:webHidden/>
          </w:rPr>
          <w:instrText xml:space="preserve"> PAGEREF _Toc18418312 \h </w:instrText>
        </w:r>
        <w:r>
          <w:rPr>
            <w:noProof/>
            <w:webHidden/>
          </w:rPr>
        </w:r>
        <w:r>
          <w:rPr>
            <w:noProof/>
            <w:webHidden/>
          </w:rPr>
          <w:fldChar w:fldCharType="separate"/>
        </w:r>
        <w:r>
          <w:rPr>
            <w:noProof/>
            <w:webHidden/>
          </w:rPr>
          <w:t>34</w:t>
        </w:r>
        <w:r>
          <w:rPr>
            <w:noProof/>
            <w:webHidden/>
          </w:rPr>
          <w:fldChar w:fldCharType="end"/>
        </w:r>
      </w:hyperlink>
    </w:p>
    <w:p w:rsidR="00463ED5" w:rsidRDefault="00463ED5">
      <w:pPr>
        <w:pStyle w:val="TOC3"/>
        <w:tabs>
          <w:tab w:val="right" w:leader="dot" w:pos="9736"/>
        </w:tabs>
        <w:rPr>
          <w:i w:val="0"/>
          <w:iCs w:val="0"/>
          <w:noProof/>
          <w:sz w:val="22"/>
          <w:szCs w:val="22"/>
        </w:rPr>
      </w:pPr>
      <w:hyperlink w:anchor="_Toc18418313" w:history="1">
        <w:r w:rsidRPr="00D410EE">
          <w:rPr>
            <w:rStyle w:val="Hyperlink"/>
            <w:noProof/>
          </w:rPr>
          <w:t>3.3.3 Form File Changes</w:t>
        </w:r>
        <w:r>
          <w:rPr>
            <w:noProof/>
            <w:webHidden/>
          </w:rPr>
          <w:tab/>
        </w:r>
        <w:r>
          <w:rPr>
            <w:noProof/>
            <w:webHidden/>
          </w:rPr>
          <w:fldChar w:fldCharType="begin"/>
        </w:r>
        <w:r>
          <w:rPr>
            <w:noProof/>
            <w:webHidden/>
          </w:rPr>
          <w:instrText xml:space="preserve"> PAGEREF _Toc18418313 \h </w:instrText>
        </w:r>
        <w:r>
          <w:rPr>
            <w:noProof/>
            <w:webHidden/>
          </w:rPr>
        </w:r>
        <w:r>
          <w:rPr>
            <w:noProof/>
            <w:webHidden/>
          </w:rPr>
          <w:fldChar w:fldCharType="separate"/>
        </w:r>
        <w:r>
          <w:rPr>
            <w:noProof/>
            <w:webHidden/>
          </w:rPr>
          <w:t>34</w:t>
        </w:r>
        <w:r>
          <w:rPr>
            <w:noProof/>
            <w:webHidden/>
          </w:rPr>
          <w:fldChar w:fldCharType="end"/>
        </w:r>
      </w:hyperlink>
    </w:p>
    <w:p w:rsidR="00463ED5" w:rsidRDefault="00463ED5">
      <w:pPr>
        <w:pStyle w:val="TOC2"/>
        <w:tabs>
          <w:tab w:val="left" w:pos="880"/>
          <w:tab w:val="right" w:leader="dot" w:pos="9736"/>
        </w:tabs>
        <w:rPr>
          <w:smallCaps w:val="0"/>
          <w:noProof/>
          <w:sz w:val="22"/>
          <w:szCs w:val="22"/>
        </w:rPr>
      </w:pPr>
      <w:hyperlink w:anchor="_Toc18418314" w:history="1">
        <w:r w:rsidRPr="00D410EE">
          <w:rPr>
            <w:rStyle w:val="Hyperlink"/>
            <w:noProof/>
          </w:rPr>
          <w:t>3.4</w:t>
        </w:r>
        <w:r>
          <w:rPr>
            <w:smallCaps w:val="0"/>
            <w:noProof/>
            <w:sz w:val="22"/>
            <w:szCs w:val="22"/>
          </w:rPr>
          <w:tab/>
        </w:r>
        <w:r w:rsidRPr="00D410EE">
          <w:rPr>
            <w:rStyle w:val="Hyperlink"/>
            <w:noProof/>
          </w:rPr>
          <w:t>CUSTOM CODE FOR CONTROLLERS</w:t>
        </w:r>
        <w:r>
          <w:rPr>
            <w:noProof/>
            <w:webHidden/>
          </w:rPr>
          <w:tab/>
        </w:r>
        <w:r>
          <w:rPr>
            <w:noProof/>
            <w:webHidden/>
          </w:rPr>
          <w:fldChar w:fldCharType="begin"/>
        </w:r>
        <w:r>
          <w:rPr>
            <w:noProof/>
            <w:webHidden/>
          </w:rPr>
          <w:instrText xml:space="preserve"> PAGEREF _Toc18418314 \h </w:instrText>
        </w:r>
        <w:r>
          <w:rPr>
            <w:noProof/>
            <w:webHidden/>
          </w:rPr>
        </w:r>
        <w:r>
          <w:rPr>
            <w:noProof/>
            <w:webHidden/>
          </w:rPr>
          <w:fldChar w:fldCharType="separate"/>
        </w:r>
        <w:r>
          <w:rPr>
            <w:noProof/>
            <w:webHidden/>
          </w:rPr>
          <w:t>35</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15" w:history="1">
        <w:r w:rsidRPr="00D410EE">
          <w:rPr>
            <w:rStyle w:val="Hyperlink"/>
            <w:noProof/>
          </w:rPr>
          <w:t>3.4.1</w:t>
        </w:r>
        <w:r>
          <w:rPr>
            <w:i w:val="0"/>
            <w:iCs w:val="0"/>
            <w:noProof/>
            <w:sz w:val="22"/>
            <w:szCs w:val="22"/>
          </w:rPr>
          <w:tab/>
        </w:r>
        <w:r w:rsidRPr="00D410EE">
          <w:rPr>
            <w:rStyle w:val="Hyperlink"/>
            <w:noProof/>
          </w:rPr>
          <w:t>Generic Section</w:t>
        </w:r>
        <w:r>
          <w:rPr>
            <w:noProof/>
            <w:webHidden/>
          </w:rPr>
          <w:tab/>
        </w:r>
        <w:r>
          <w:rPr>
            <w:noProof/>
            <w:webHidden/>
          </w:rPr>
          <w:fldChar w:fldCharType="begin"/>
        </w:r>
        <w:r>
          <w:rPr>
            <w:noProof/>
            <w:webHidden/>
          </w:rPr>
          <w:instrText xml:space="preserve"> PAGEREF _Toc18418315 \h </w:instrText>
        </w:r>
        <w:r>
          <w:rPr>
            <w:noProof/>
            <w:webHidden/>
          </w:rPr>
        </w:r>
        <w:r>
          <w:rPr>
            <w:noProof/>
            <w:webHidden/>
          </w:rPr>
          <w:fldChar w:fldCharType="separate"/>
        </w:r>
        <w:r>
          <w:rPr>
            <w:noProof/>
            <w:webHidden/>
          </w:rPr>
          <w:t>35</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24" w:history="1">
        <w:r w:rsidRPr="00D410EE">
          <w:rPr>
            <w:rStyle w:val="Hyperlink"/>
            <w:noProof/>
          </w:rPr>
          <w:t>3.4.2</w:t>
        </w:r>
        <w:r>
          <w:rPr>
            <w:i w:val="0"/>
            <w:iCs w:val="0"/>
            <w:noProof/>
            <w:sz w:val="22"/>
            <w:szCs w:val="22"/>
          </w:rPr>
          <w:tab/>
        </w:r>
        <w:r w:rsidRPr="00D410EE">
          <w:rPr>
            <w:rStyle w:val="Hyperlink"/>
            <w:noProof/>
          </w:rPr>
          <w:t>APM Lookup Support</w:t>
        </w:r>
        <w:r>
          <w:rPr>
            <w:noProof/>
            <w:webHidden/>
          </w:rPr>
          <w:tab/>
        </w:r>
        <w:r>
          <w:rPr>
            <w:noProof/>
            <w:webHidden/>
          </w:rPr>
          <w:fldChar w:fldCharType="begin"/>
        </w:r>
        <w:r>
          <w:rPr>
            <w:noProof/>
            <w:webHidden/>
          </w:rPr>
          <w:instrText xml:space="preserve"> PAGEREF _Toc18418324 \h </w:instrText>
        </w:r>
        <w:r>
          <w:rPr>
            <w:noProof/>
            <w:webHidden/>
          </w:rPr>
        </w:r>
        <w:r>
          <w:rPr>
            <w:noProof/>
            <w:webHidden/>
          </w:rPr>
          <w:fldChar w:fldCharType="separate"/>
        </w:r>
        <w:r>
          <w:rPr>
            <w:noProof/>
            <w:webHidden/>
          </w:rPr>
          <w:t>59</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25" w:history="1">
        <w:r w:rsidRPr="00D410EE">
          <w:rPr>
            <w:rStyle w:val="Hyperlink"/>
            <w:noProof/>
          </w:rPr>
          <w:t>3.4.3</w:t>
        </w:r>
        <w:r>
          <w:rPr>
            <w:i w:val="0"/>
            <w:iCs w:val="0"/>
            <w:noProof/>
            <w:sz w:val="22"/>
            <w:szCs w:val="22"/>
          </w:rPr>
          <w:tab/>
        </w:r>
        <w:r w:rsidRPr="00D410EE">
          <w:rPr>
            <w:rStyle w:val="Hyperlink"/>
            <w:noProof/>
          </w:rPr>
          <w:t>Brazil Integration</w:t>
        </w:r>
        <w:r>
          <w:rPr>
            <w:noProof/>
            <w:webHidden/>
          </w:rPr>
          <w:tab/>
        </w:r>
        <w:r>
          <w:rPr>
            <w:noProof/>
            <w:webHidden/>
          </w:rPr>
          <w:fldChar w:fldCharType="begin"/>
        </w:r>
        <w:r>
          <w:rPr>
            <w:noProof/>
            <w:webHidden/>
          </w:rPr>
          <w:instrText xml:space="preserve"> PAGEREF _Toc18418325 \h </w:instrText>
        </w:r>
        <w:r>
          <w:rPr>
            <w:noProof/>
            <w:webHidden/>
          </w:rPr>
        </w:r>
        <w:r>
          <w:rPr>
            <w:noProof/>
            <w:webHidden/>
          </w:rPr>
          <w:fldChar w:fldCharType="separate"/>
        </w:r>
        <w:r>
          <w:rPr>
            <w:noProof/>
            <w:webHidden/>
          </w:rPr>
          <w:t>65</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26" w:history="1">
        <w:r w:rsidRPr="00D410EE">
          <w:rPr>
            <w:rStyle w:val="Hyperlink"/>
            <w:noProof/>
          </w:rPr>
          <w:t>3.4.4</w:t>
        </w:r>
        <w:r>
          <w:rPr>
            <w:i w:val="0"/>
            <w:iCs w:val="0"/>
            <w:noProof/>
            <w:sz w:val="22"/>
            <w:szCs w:val="22"/>
          </w:rPr>
          <w:tab/>
        </w:r>
        <w:r w:rsidRPr="00D410EE">
          <w:rPr>
            <w:rStyle w:val="Hyperlink"/>
            <w:noProof/>
          </w:rPr>
          <w:t>Street Number Implementation</w:t>
        </w:r>
        <w:r>
          <w:rPr>
            <w:noProof/>
            <w:webHidden/>
          </w:rPr>
          <w:tab/>
        </w:r>
        <w:r>
          <w:rPr>
            <w:noProof/>
            <w:webHidden/>
          </w:rPr>
          <w:fldChar w:fldCharType="begin"/>
        </w:r>
        <w:r>
          <w:rPr>
            <w:noProof/>
            <w:webHidden/>
          </w:rPr>
          <w:instrText xml:space="preserve"> PAGEREF _Toc18418326 \h </w:instrText>
        </w:r>
        <w:r>
          <w:rPr>
            <w:noProof/>
            <w:webHidden/>
          </w:rPr>
        </w:r>
        <w:r>
          <w:rPr>
            <w:noProof/>
            <w:webHidden/>
          </w:rPr>
          <w:fldChar w:fldCharType="separate"/>
        </w:r>
        <w:r>
          <w:rPr>
            <w:noProof/>
            <w:webHidden/>
          </w:rPr>
          <w:t>66</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27" w:history="1">
        <w:r w:rsidRPr="00D410EE">
          <w:rPr>
            <w:rStyle w:val="Hyperlink"/>
            <w:noProof/>
          </w:rPr>
          <w:t>3.4.5</w:t>
        </w:r>
        <w:r>
          <w:rPr>
            <w:i w:val="0"/>
            <w:iCs w:val="0"/>
            <w:noProof/>
            <w:sz w:val="22"/>
            <w:szCs w:val="22"/>
          </w:rPr>
          <w:tab/>
        </w:r>
        <w:r w:rsidRPr="00D410EE">
          <w:rPr>
            <w:rStyle w:val="Hyperlink"/>
            <w:noProof/>
          </w:rPr>
          <w:t>Error Messaging</w:t>
        </w:r>
        <w:r>
          <w:rPr>
            <w:noProof/>
            <w:webHidden/>
          </w:rPr>
          <w:tab/>
        </w:r>
        <w:r>
          <w:rPr>
            <w:noProof/>
            <w:webHidden/>
          </w:rPr>
          <w:fldChar w:fldCharType="begin"/>
        </w:r>
        <w:r>
          <w:rPr>
            <w:noProof/>
            <w:webHidden/>
          </w:rPr>
          <w:instrText xml:space="preserve"> PAGEREF _Toc18418327 \h </w:instrText>
        </w:r>
        <w:r>
          <w:rPr>
            <w:noProof/>
            <w:webHidden/>
          </w:rPr>
        </w:r>
        <w:r>
          <w:rPr>
            <w:noProof/>
            <w:webHidden/>
          </w:rPr>
          <w:fldChar w:fldCharType="separate"/>
        </w:r>
        <w:r>
          <w:rPr>
            <w:noProof/>
            <w:webHidden/>
          </w:rPr>
          <w:t>67</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28" w:history="1">
        <w:r w:rsidRPr="00D410EE">
          <w:rPr>
            <w:rStyle w:val="Hyperlink"/>
            <w:noProof/>
          </w:rPr>
          <w:t>3.4.6</w:t>
        </w:r>
        <w:r>
          <w:rPr>
            <w:i w:val="0"/>
            <w:iCs w:val="0"/>
            <w:noProof/>
            <w:sz w:val="22"/>
            <w:szCs w:val="22"/>
          </w:rPr>
          <w:tab/>
        </w:r>
        <w:r w:rsidRPr="00D410EE">
          <w:rPr>
            <w:rStyle w:val="Hyperlink"/>
            <w:noProof/>
          </w:rPr>
          <w:t>Client Side Encryption</w:t>
        </w:r>
        <w:r>
          <w:rPr>
            <w:noProof/>
            <w:webHidden/>
          </w:rPr>
          <w:tab/>
        </w:r>
        <w:r>
          <w:rPr>
            <w:noProof/>
            <w:webHidden/>
          </w:rPr>
          <w:fldChar w:fldCharType="begin"/>
        </w:r>
        <w:r>
          <w:rPr>
            <w:noProof/>
            <w:webHidden/>
          </w:rPr>
          <w:instrText xml:space="preserve"> PAGEREF _Toc18418328 \h </w:instrText>
        </w:r>
        <w:r>
          <w:rPr>
            <w:noProof/>
            <w:webHidden/>
          </w:rPr>
        </w:r>
        <w:r>
          <w:rPr>
            <w:noProof/>
            <w:webHidden/>
          </w:rPr>
          <w:fldChar w:fldCharType="separate"/>
        </w:r>
        <w:r>
          <w:rPr>
            <w:noProof/>
            <w:webHidden/>
          </w:rPr>
          <w:t>67</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29" w:history="1">
        <w:r w:rsidRPr="00D410EE">
          <w:rPr>
            <w:rStyle w:val="Hyperlink"/>
            <w:noProof/>
          </w:rPr>
          <w:t>3.4.7</w:t>
        </w:r>
        <w:r>
          <w:rPr>
            <w:i w:val="0"/>
            <w:iCs w:val="0"/>
            <w:noProof/>
            <w:sz w:val="22"/>
            <w:szCs w:val="22"/>
          </w:rPr>
          <w:tab/>
        </w:r>
        <w:r w:rsidRPr="00D410EE">
          <w:rPr>
            <w:rStyle w:val="Hyperlink"/>
            <w:noProof/>
          </w:rPr>
          <w:t>Form File Changes</w:t>
        </w:r>
        <w:r>
          <w:rPr>
            <w:noProof/>
            <w:webHidden/>
          </w:rPr>
          <w:tab/>
        </w:r>
        <w:r>
          <w:rPr>
            <w:noProof/>
            <w:webHidden/>
          </w:rPr>
          <w:fldChar w:fldCharType="begin"/>
        </w:r>
        <w:r>
          <w:rPr>
            <w:noProof/>
            <w:webHidden/>
          </w:rPr>
          <w:instrText xml:space="preserve"> PAGEREF _Toc18418329 \h </w:instrText>
        </w:r>
        <w:r>
          <w:rPr>
            <w:noProof/>
            <w:webHidden/>
          </w:rPr>
        </w:r>
        <w:r>
          <w:rPr>
            <w:noProof/>
            <w:webHidden/>
          </w:rPr>
          <w:fldChar w:fldCharType="separate"/>
        </w:r>
        <w:r>
          <w:rPr>
            <w:noProof/>
            <w:webHidden/>
          </w:rPr>
          <w:t>68</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30" w:history="1">
        <w:r w:rsidRPr="00D410EE">
          <w:rPr>
            <w:rStyle w:val="Hyperlink"/>
            <w:noProof/>
          </w:rPr>
          <w:t>3.4.8</w:t>
        </w:r>
        <w:r>
          <w:rPr>
            <w:i w:val="0"/>
            <w:iCs w:val="0"/>
            <w:noProof/>
            <w:sz w:val="22"/>
            <w:szCs w:val="22"/>
          </w:rPr>
          <w:tab/>
        </w:r>
        <w:r w:rsidRPr="00D410EE">
          <w:rPr>
            <w:rStyle w:val="Hyperlink"/>
            <w:noProof/>
          </w:rPr>
          <w:t>Update shippingaddress.xml and billingaddress.xml</w:t>
        </w:r>
        <w:r>
          <w:rPr>
            <w:noProof/>
            <w:webHidden/>
          </w:rPr>
          <w:tab/>
        </w:r>
        <w:r>
          <w:rPr>
            <w:noProof/>
            <w:webHidden/>
          </w:rPr>
          <w:fldChar w:fldCharType="begin"/>
        </w:r>
        <w:r>
          <w:rPr>
            <w:noProof/>
            <w:webHidden/>
          </w:rPr>
          <w:instrText xml:space="preserve"> PAGEREF _Toc18418330 \h </w:instrText>
        </w:r>
        <w:r>
          <w:rPr>
            <w:noProof/>
            <w:webHidden/>
          </w:rPr>
        </w:r>
        <w:r>
          <w:rPr>
            <w:noProof/>
            <w:webHidden/>
          </w:rPr>
          <w:fldChar w:fldCharType="separate"/>
        </w:r>
        <w:r>
          <w:rPr>
            <w:noProof/>
            <w:webHidden/>
          </w:rPr>
          <w:t>69</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31" w:history="1">
        <w:r w:rsidRPr="00D410EE">
          <w:rPr>
            <w:rStyle w:val="Hyperlink"/>
            <w:noProof/>
          </w:rPr>
          <w:t>3.4.9</w:t>
        </w:r>
        <w:r>
          <w:rPr>
            <w:i w:val="0"/>
            <w:iCs w:val="0"/>
            <w:noProof/>
            <w:sz w:val="22"/>
            <w:szCs w:val="22"/>
          </w:rPr>
          <w:tab/>
        </w:r>
        <w:r w:rsidRPr="00D410EE">
          <w:rPr>
            <w:rStyle w:val="Hyperlink"/>
            <w:noProof/>
          </w:rPr>
          <w:t>Update the paymentinstrumentdetails.isml</w:t>
        </w:r>
        <w:r>
          <w:rPr>
            <w:noProof/>
            <w:webHidden/>
          </w:rPr>
          <w:tab/>
        </w:r>
        <w:r>
          <w:rPr>
            <w:noProof/>
            <w:webHidden/>
          </w:rPr>
          <w:fldChar w:fldCharType="begin"/>
        </w:r>
        <w:r>
          <w:rPr>
            <w:noProof/>
            <w:webHidden/>
          </w:rPr>
          <w:instrText xml:space="preserve"> PAGEREF _Toc18418331 \h </w:instrText>
        </w:r>
        <w:r>
          <w:rPr>
            <w:noProof/>
            <w:webHidden/>
          </w:rPr>
        </w:r>
        <w:r>
          <w:rPr>
            <w:noProof/>
            <w:webHidden/>
          </w:rPr>
          <w:fldChar w:fldCharType="separate"/>
        </w:r>
        <w:r>
          <w:rPr>
            <w:noProof/>
            <w:webHidden/>
          </w:rPr>
          <w:t>69</w:t>
        </w:r>
        <w:r>
          <w:rPr>
            <w:noProof/>
            <w:webHidden/>
          </w:rPr>
          <w:fldChar w:fldCharType="end"/>
        </w:r>
      </w:hyperlink>
    </w:p>
    <w:p w:rsidR="00463ED5" w:rsidRDefault="00463ED5">
      <w:pPr>
        <w:pStyle w:val="TOC3"/>
        <w:tabs>
          <w:tab w:val="left" w:pos="1320"/>
          <w:tab w:val="right" w:leader="dot" w:pos="9736"/>
        </w:tabs>
        <w:rPr>
          <w:i w:val="0"/>
          <w:iCs w:val="0"/>
          <w:noProof/>
          <w:sz w:val="22"/>
          <w:szCs w:val="22"/>
        </w:rPr>
      </w:pPr>
      <w:hyperlink w:anchor="_Toc18418332" w:history="1">
        <w:r w:rsidRPr="00D410EE">
          <w:rPr>
            <w:rStyle w:val="Hyperlink"/>
            <w:noProof/>
          </w:rPr>
          <w:t>3.4.10</w:t>
        </w:r>
        <w:r>
          <w:rPr>
            <w:i w:val="0"/>
            <w:iCs w:val="0"/>
            <w:noProof/>
            <w:sz w:val="22"/>
            <w:szCs w:val="22"/>
          </w:rPr>
          <w:tab/>
        </w:r>
        <w:r w:rsidRPr="00D410EE">
          <w:rPr>
            <w:rStyle w:val="Hyperlink"/>
            <w:noProof/>
          </w:rPr>
          <w:t>Update the locale.properties and countries.json</w:t>
        </w:r>
        <w:r>
          <w:rPr>
            <w:noProof/>
            <w:webHidden/>
          </w:rPr>
          <w:tab/>
        </w:r>
        <w:r>
          <w:rPr>
            <w:noProof/>
            <w:webHidden/>
          </w:rPr>
          <w:fldChar w:fldCharType="begin"/>
        </w:r>
        <w:r>
          <w:rPr>
            <w:noProof/>
            <w:webHidden/>
          </w:rPr>
          <w:instrText xml:space="preserve"> PAGEREF _Toc18418332 \h </w:instrText>
        </w:r>
        <w:r>
          <w:rPr>
            <w:noProof/>
            <w:webHidden/>
          </w:rPr>
        </w:r>
        <w:r>
          <w:rPr>
            <w:noProof/>
            <w:webHidden/>
          </w:rPr>
          <w:fldChar w:fldCharType="separate"/>
        </w:r>
        <w:r>
          <w:rPr>
            <w:noProof/>
            <w:webHidden/>
          </w:rPr>
          <w:t>69</w:t>
        </w:r>
        <w:r>
          <w:rPr>
            <w:noProof/>
            <w:webHidden/>
          </w:rPr>
          <w:fldChar w:fldCharType="end"/>
        </w:r>
      </w:hyperlink>
    </w:p>
    <w:p w:rsidR="00463ED5" w:rsidRDefault="00463ED5">
      <w:pPr>
        <w:pStyle w:val="TOC1"/>
        <w:tabs>
          <w:tab w:val="left" w:pos="440"/>
          <w:tab w:val="right" w:leader="dot" w:pos="9736"/>
        </w:tabs>
        <w:rPr>
          <w:b w:val="0"/>
          <w:bCs w:val="0"/>
          <w:caps w:val="0"/>
          <w:noProof/>
          <w:sz w:val="22"/>
          <w:szCs w:val="22"/>
        </w:rPr>
      </w:pPr>
      <w:hyperlink w:anchor="_Toc18418333" w:history="1">
        <w:r w:rsidRPr="00D410EE">
          <w:rPr>
            <w:rStyle w:val="Hyperlink"/>
            <w:noProof/>
          </w:rPr>
          <w:t>4</w:t>
        </w:r>
        <w:r>
          <w:rPr>
            <w:b w:val="0"/>
            <w:bCs w:val="0"/>
            <w:caps w:val="0"/>
            <w:noProof/>
            <w:sz w:val="22"/>
            <w:szCs w:val="22"/>
          </w:rPr>
          <w:tab/>
        </w:r>
        <w:r w:rsidRPr="00D410EE">
          <w:rPr>
            <w:rStyle w:val="Hyperlink"/>
            <w:noProof/>
          </w:rPr>
          <w:t>PRODUCTION SETUP</w:t>
        </w:r>
        <w:r>
          <w:rPr>
            <w:noProof/>
            <w:webHidden/>
          </w:rPr>
          <w:tab/>
        </w:r>
        <w:r>
          <w:rPr>
            <w:noProof/>
            <w:webHidden/>
          </w:rPr>
          <w:fldChar w:fldCharType="begin"/>
        </w:r>
        <w:r>
          <w:rPr>
            <w:noProof/>
            <w:webHidden/>
          </w:rPr>
          <w:instrText xml:space="preserve"> PAGEREF _Toc18418333 \h </w:instrText>
        </w:r>
        <w:r>
          <w:rPr>
            <w:noProof/>
            <w:webHidden/>
          </w:rPr>
        </w:r>
        <w:r>
          <w:rPr>
            <w:noProof/>
            <w:webHidden/>
          </w:rPr>
          <w:fldChar w:fldCharType="separate"/>
        </w:r>
        <w:r>
          <w:rPr>
            <w:noProof/>
            <w:webHidden/>
          </w:rPr>
          <w:t>69</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38" w:history="1">
        <w:r w:rsidRPr="00D410EE">
          <w:rPr>
            <w:rStyle w:val="Hyperlink"/>
            <w:noProof/>
          </w:rPr>
          <w:t>4.1.1</w:t>
        </w:r>
        <w:r>
          <w:rPr>
            <w:i w:val="0"/>
            <w:iCs w:val="0"/>
            <w:noProof/>
            <w:sz w:val="22"/>
            <w:szCs w:val="22"/>
          </w:rPr>
          <w:tab/>
        </w:r>
        <w:r w:rsidRPr="00D410EE">
          <w:rPr>
            <w:rStyle w:val="Hyperlink"/>
            <w:noProof/>
          </w:rPr>
          <w:t>Production Service Setup</w:t>
        </w:r>
        <w:r>
          <w:rPr>
            <w:noProof/>
            <w:webHidden/>
          </w:rPr>
          <w:tab/>
        </w:r>
        <w:r>
          <w:rPr>
            <w:noProof/>
            <w:webHidden/>
          </w:rPr>
          <w:fldChar w:fldCharType="begin"/>
        </w:r>
        <w:r>
          <w:rPr>
            <w:noProof/>
            <w:webHidden/>
          </w:rPr>
          <w:instrText xml:space="preserve"> PAGEREF _Toc18418338 \h </w:instrText>
        </w:r>
        <w:r>
          <w:rPr>
            <w:noProof/>
            <w:webHidden/>
          </w:rPr>
        </w:r>
        <w:r>
          <w:rPr>
            <w:noProof/>
            <w:webHidden/>
          </w:rPr>
          <w:fldChar w:fldCharType="separate"/>
        </w:r>
        <w:r>
          <w:rPr>
            <w:noProof/>
            <w:webHidden/>
          </w:rPr>
          <w:t>69</w:t>
        </w:r>
        <w:r>
          <w:rPr>
            <w:noProof/>
            <w:webHidden/>
          </w:rPr>
          <w:fldChar w:fldCharType="end"/>
        </w:r>
      </w:hyperlink>
    </w:p>
    <w:p w:rsidR="00463ED5" w:rsidRDefault="00463ED5">
      <w:pPr>
        <w:pStyle w:val="TOC1"/>
        <w:tabs>
          <w:tab w:val="left" w:pos="440"/>
          <w:tab w:val="right" w:leader="dot" w:pos="9736"/>
        </w:tabs>
        <w:rPr>
          <w:b w:val="0"/>
          <w:bCs w:val="0"/>
          <w:caps w:val="0"/>
          <w:noProof/>
          <w:sz w:val="22"/>
          <w:szCs w:val="22"/>
        </w:rPr>
      </w:pPr>
      <w:hyperlink w:anchor="_Toc18418339" w:history="1">
        <w:r w:rsidRPr="00D410EE">
          <w:rPr>
            <w:rStyle w:val="Hyperlink"/>
            <w:noProof/>
          </w:rPr>
          <w:t>5</w:t>
        </w:r>
        <w:r>
          <w:rPr>
            <w:b w:val="0"/>
            <w:bCs w:val="0"/>
            <w:caps w:val="0"/>
            <w:noProof/>
            <w:sz w:val="22"/>
            <w:szCs w:val="22"/>
          </w:rPr>
          <w:tab/>
        </w:r>
        <w:r w:rsidRPr="00D410EE">
          <w:rPr>
            <w:rStyle w:val="Hyperlink"/>
            <w:noProof/>
          </w:rPr>
          <w:t>OPERATIONS, MAINTAINENCE</w:t>
        </w:r>
        <w:r>
          <w:rPr>
            <w:noProof/>
            <w:webHidden/>
          </w:rPr>
          <w:tab/>
        </w:r>
        <w:r>
          <w:rPr>
            <w:noProof/>
            <w:webHidden/>
          </w:rPr>
          <w:fldChar w:fldCharType="begin"/>
        </w:r>
        <w:r>
          <w:rPr>
            <w:noProof/>
            <w:webHidden/>
          </w:rPr>
          <w:instrText xml:space="preserve"> PAGEREF _Toc18418339 \h </w:instrText>
        </w:r>
        <w:r>
          <w:rPr>
            <w:noProof/>
            <w:webHidden/>
          </w:rPr>
        </w:r>
        <w:r>
          <w:rPr>
            <w:noProof/>
            <w:webHidden/>
          </w:rPr>
          <w:fldChar w:fldCharType="separate"/>
        </w:r>
        <w:r>
          <w:rPr>
            <w:noProof/>
            <w:webHidden/>
          </w:rPr>
          <w:t>70</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41" w:history="1">
        <w:r w:rsidRPr="00D410EE">
          <w:rPr>
            <w:rStyle w:val="Hyperlink"/>
            <w:noProof/>
          </w:rPr>
          <w:t>5.1.1</w:t>
        </w:r>
        <w:r>
          <w:rPr>
            <w:i w:val="0"/>
            <w:iCs w:val="0"/>
            <w:noProof/>
            <w:sz w:val="22"/>
            <w:szCs w:val="22"/>
          </w:rPr>
          <w:tab/>
        </w:r>
        <w:r w:rsidRPr="00D410EE">
          <w:rPr>
            <w:rStyle w:val="Hyperlink"/>
            <w:noProof/>
          </w:rPr>
          <w:t>Order Payment Instrument Attributes</w:t>
        </w:r>
        <w:r>
          <w:rPr>
            <w:noProof/>
            <w:webHidden/>
          </w:rPr>
          <w:tab/>
        </w:r>
        <w:r>
          <w:rPr>
            <w:noProof/>
            <w:webHidden/>
          </w:rPr>
          <w:fldChar w:fldCharType="begin"/>
        </w:r>
        <w:r>
          <w:rPr>
            <w:noProof/>
            <w:webHidden/>
          </w:rPr>
          <w:instrText xml:space="preserve"> PAGEREF _Toc18418341 \h </w:instrText>
        </w:r>
        <w:r>
          <w:rPr>
            <w:noProof/>
            <w:webHidden/>
          </w:rPr>
        </w:r>
        <w:r>
          <w:rPr>
            <w:noProof/>
            <w:webHidden/>
          </w:rPr>
          <w:fldChar w:fldCharType="separate"/>
        </w:r>
        <w:r>
          <w:rPr>
            <w:noProof/>
            <w:webHidden/>
          </w:rPr>
          <w:t>70</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42" w:history="1">
        <w:r w:rsidRPr="00D410EE">
          <w:rPr>
            <w:rStyle w:val="Hyperlink"/>
            <w:noProof/>
          </w:rPr>
          <w:t>5.1.2</w:t>
        </w:r>
        <w:r>
          <w:rPr>
            <w:i w:val="0"/>
            <w:iCs w:val="0"/>
            <w:noProof/>
            <w:sz w:val="22"/>
            <w:szCs w:val="22"/>
          </w:rPr>
          <w:tab/>
        </w:r>
        <w:r w:rsidRPr="00D410EE">
          <w:rPr>
            <w:rStyle w:val="Hyperlink"/>
            <w:noProof/>
          </w:rPr>
          <w:t>Order Notification Custom Object</w:t>
        </w:r>
        <w:r>
          <w:rPr>
            <w:noProof/>
            <w:webHidden/>
          </w:rPr>
          <w:tab/>
        </w:r>
        <w:r>
          <w:rPr>
            <w:noProof/>
            <w:webHidden/>
          </w:rPr>
          <w:fldChar w:fldCharType="begin"/>
        </w:r>
        <w:r>
          <w:rPr>
            <w:noProof/>
            <w:webHidden/>
          </w:rPr>
          <w:instrText xml:space="preserve"> PAGEREF _Toc18418342 \h </w:instrText>
        </w:r>
        <w:r>
          <w:rPr>
            <w:noProof/>
            <w:webHidden/>
          </w:rPr>
        </w:r>
        <w:r>
          <w:rPr>
            <w:noProof/>
            <w:webHidden/>
          </w:rPr>
          <w:fldChar w:fldCharType="separate"/>
        </w:r>
        <w:r>
          <w:rPr>
            <w:noProof/>
            <w:webHidden/>
          </w:rPr>
          <w:t>70</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43" w:history="1">
        <w:r w:rsidRPr="00D410EE">
          <w:rPr>
            <w:rStyle w:val="Hyperlink"/>
            <w:noProof/>
          </w:rPr>
          <w:t>5.1.3</w:t>
        </w:r>
        <w:r>
          <w:rPr>
            <w:i w:val="0"/>
            <w:iCs w:val="0"/>
            <w:noProof/>
            <w:sz w:val="22"/>
            <w:szCs w:val="22"/>
          </w:rPr>
          <w:tab/>
        </w:r>
        <w:r w:rsidRPr="00D410EE">
          <w:rPr>
            <w:rStyle w:val="Hyperlink"/>
            <w:noProof/>
          </w:rPr>
          <w:t>Order Payment Instrument Attributes</w:t>
        </w:r>
        <w:r>
          <w:rPr>
            <w:noProof/>
            <w:webHidden/>
          </w:rPr>
          <w:tab/>
        </w:r>
        <w:r>
          <w:rPr>
            <w:noProof/>
            <w:webHidden/>
          </w:rPr>
          <w:fldChar w:fldCharType="begin"/>
        </w:r>
        <w:r>
          <w:rPr>
            <w:noProof/>
            <w:webHidden/>
          </w:rPr>
          <w:instrText xml:space="preserve"> PAGEREF _Toc18418343 \h </w:instrText>
        </w:r>
        <w:r>
          <w:rPr>
            <w:noProof/>
            <w:webHidden/>
          </w:rPr>
        </w:r>
        <w:r>
          <w:rPr>
            <w:noProof/>
            <w:webHidden/>
          </w:rPr>
          <w:fldChar w:fldCharType="separate"/>
        </w:r>
        <w:r>
          <w:rPr>
            <w:noProof/>
            <w:webHidden/>
          </w:rPr>
          <w:t>71</w:t>
        </w:r>
        <w:r>
          <w:rPr>
            <w:noProof/>
            <w:webHidden/>
          </w:rPr>
          <w:fldChar w:fldCharType="end"/>
        </w:r>
      </w:hyperlink>
    </w:p>
    <w:p w:rsidR="00463ED5" w:rsidRDefault="00463ED5">
      <w:pPr>
        <w:pStyle w:val="TOC1"/>
        <w:tabs>
          <w:tab w:val="left" w:pos="440"/>
          <w:tab w:val="right" w:leader="dot" w:pos="9736"/>
        </w:tabs>
        <w:rPr>
          <w:b w:val="0"/>
          <w:bCs w:val="0"/>
          <w:caps w:val="0"/>
          <w:noProof/>
          <w:sz w:val="22"/>
          <w:szCs w:val="22"/>
        </w:rPr>
      </w:pPr>
      <w:hyperlink w:anchor="_Toc18418344" w:history="1">
        <w:r w:rsidRPr="00D410EE">
          <w:rPr>
            <w:rStyle w:val="Hyperlink"/>
            <w:noProof/>
          </w:rPr>
          <w:t>6</w:t>
        </w:r>
        <w:r>
          <w:rPr>
            <w:b w:val="0"/>
            <w:bCs w:val="0"/>
            <w:caps w:val="0"/>
            <w:noProof/>
            <w:sz w:val="22"/>
            <w:szCs w:val="22"/>
          </w:rPr>
          <w:tab/>
        </w:r>
        <w:r w:rsidRPr="00D410EE">
          <w:rPr>
            <w:rStyle w:val="Hyperlink"/>
            <w:noProof/>
          </w:rPr>
          <w:t>USER GUIDE</w:t>
        </w:r>
        <w:r>
          <w:rPr>
            <w:noProof/>
            <w:webHidden/>
          </w:rPr>
          <w:tab/>
        </w:r>
        <w:r>
          <w:rPr>
            <w:noProof/>
            <w:webHidden/>
          </w:rPr>
          <w:fldChar w:fldCharType="begin"/>
        </w:r>
        <w:r>
          <w:rPr>
            <w:noProof/>
            <w:webHidden/>
          </w:rPr>
          <w:instrText xml:space="preserve"> PAGEREF _Toc18418344 \h </w:instrText>
        </w:r>
        <w:r>
          <w:rPr>
            <w:noProof/>
            <w:webHidden/>
          </w:rPr>
        </w:r>
        <w:r>
          <w:rPr>
            <w:noProof/>
            <w:webHidden/>
          </w:rPr>
          <w:fldChar w:fldCharType="separate"/>
        </w:r>
        <w:r>
          <w:rPr>
            <w:noProof/>
            <w:webHidden/>
          </w:rPr>
          <w:t>71</w:t>
        </w:r>
        <w:r>
          <w:rPr>
            <w:noProof/>
            <w:webHidden/>
          </w:rPr>
          <w:fldChar w:fldCharType="end"/>
        </w:r>
      </w:hyperlink>
    </w:p>
    <w:p w:rsidR="00463ED5" w:rsidRDefault="00463ED5">
      <w:pPr>
        <w:pStyle w:val="TOC3"/>
        <w:tabs>
          <w:tab w:val="left" w:pos="1100"/>
          <w:tab w:val="right" w:leader="dot" w:pos="9736"/>
        </w:tabs>
        <w:rPr>
          <w:i w:val="0"/>
          <w:iCs w:val="0"/>
          <w:noProof/>
          <w:sz w:val="22"/>
          <w:szCs w:val="22"/>
        </w:rPr>
      </w:pPr>
      <w:hyperlink w:anchor="_Toc18418345" w:history="1">
        <w:r w:rsidRPr="00D410EE">
          <w:rPr>
            <w:rStyle w:val="Hyperlink"/>
            <w:noProof/>
          </w:rPr>
          <w:t>6.1.1</w:t>
        </w:r>
        <w:r>
          <w:rPr>
            <w:i w:val="0"/>
            <w:iCs w:val="0"/>
            <w:noProof/>
            <w:sz w:val="22"/>
            <w:szCs w:val="22"/>
          </w:rPr>
          <w:tab/>
        </w:r>
        <w:r w:rsidRPr="00D410EE">
          <w:rPr>
            <w:rStyle w:val="Hyperlink"/>
            <w:noProof/>
          </w:rPr>
          <w:t>Production Service Setup</w:t>
        </w:r>
        <w:r>
          <w:rPr>
            <w:noProof/>
            <w:webHidden/>
          </w:rPr>
          <w:tab/>
        </w:r>
        <w:r>
          <w:rPr>
            <w:noProof/>
            <w:webHidden/>
          </w:rPr>
          <w:fldChar w:fldCharType="begin"/>
        </w:r>
        <w:r>
          <w:rPr>
            <w:noProof/>
            <w:webHidden/>
          </w:rPr>
          <w:instrText xml:space="preserve"> PAGEREF _Toc18418345 \h </w:instrText>
        </w:r>
        <w:r>
          <w:rPr>
            <w:noProof/>
            <w:webHidden/>
          </w:rPr>
        </w:r>
        <w:r>
          <w:rPr>
            <w:noProof/>
            <w:webHidden/>
          </w:rPr>
          <w:fldChar w:fldCharType="separate"/>
        </w:r>
        <w:r>
          <w:rPr>
            <w:noProof/>
            <w:webHidden/>
          </w:rPr>
          <w:t>71</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46" w:history="1">
        <w:r w:rsidRPr="00D410EE">
          <w:rPr>
            <w:rStyle w:val="Hyperlink"/>
            <w:noProof/>
          </w:rPr>
          <w:t>APPENDIX A: APM/Card mapping keys</w:t>
        </w:r>
        <w:r>
          <w:rPr>
            <w:noProof/>
            <w:webHidden/>
          </w:rPr>
          <w:tab/>
        </w:r>
        <w:r>
          <w:rPr>
            <w:noProof/>
            <w:webHidden/>
          </w:rPr>
          <w:fldChar w:fldCharType="begin"/>
        </w:r>
        <w:r>
          <w:rPr>
            <w:noProof/>
            <w:webHidden/>
          </w:rPr>
          <w:instrText xml:space="preserve"> PAGEREF _Toc18418346 \h </w:instrText>
        </w:r>
        <w:r>
          <w:rPr>
            <w:noProof/>
            <w:webHidden/>
          </w:rPr>
        </w:r>
        <w:r>
          <w:rPr>
            <w:noProof/>
            <w:webHidden/>
          </w:rPr>
          <w:fldChar w:fldCharType="separate"/>
        </w:r>
        <w:r>
          <w:rPr>
            <w:noProof/>
            <w:webHidden/>
          </w:rPr>
          <w:t>71</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47" w:history="1">
        <w:r w:rsidRPr="00D410EE">
          <w:rPr>
            <w:rStyle w:val="Hyperlink"/>
            <w:noProof/>
          </w:rPr>
          <w:t>APPENDIX B: IDEAL Bank List</w:t>
        </w:r>
        <w:r>
          <w:rPr>
            <w:noProof/>
            <w:webHidden/>
          </w:rPr>
          <w:tab/>
        </w:r>
        <w:r>
          <w:rPr>
            <w:noProof/>
            <w:webHidden/>
          </w:rPr>
          <w:fldChar w:fldCharType="begin"/>
        </w:r>
        <w:r>
          <w:rPr>
            <w:noProof/>
            <w:webHidden/>
          </w:rPr>
          <w:instrText xml:space="preserve"> PAGEREF _Toc18418347 \h </w:instrText>
        </w:r>
        <w:r>
          <w:rPr>
            <w:noProof/>
            <w:webHidden/>
          </w:rPr>
        </w:r>
        <w:r>
          <w:rPr>
            <w:noProof/>
            <w:webHidden/>
          </w:rPr>
          <w:fldChar w:fldCharType="separate"/>
        </w:r>
        <w:r>
          <w:rPr>
            <w:noProof/>
            <w:webHidden/>
          </w:rPr>
          <w:t>74</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48" w:history="1">
        <w:r w:rsidRPr="00D410EE">
          <w:rPr>
            <w:rStyle w:val="Hyperlink"/>
            <w:noProof/>
          </w:rPr>
          <w:t>APPENDIX C: Error Codes and Error Messages for Transaction Notification</w:t>
        </w:r>
        <w:r>
          <w:rPr>
            <w:noProof/>
            <w:webHidden/>
          </w:rPr>
          <w:tab/>
        </w:r>
        <w:r>
          <w:rPr>
            <w:noProof/>
            <w:webHidden/>
          </w:rPr>
          <w:fldChar w:fldCharType="begin"/>
        </w:r>
        <w:r>
          <w:rPr>
            <w:noProof/>
            <w:webHidden/>
          </w:rPr>
          <w:instrText xml:space="preserve"> PAGEREF _Toc18418348 \h </w:instrText>
        </w:r>
        <w:r>
          <w:rPr>
            <w:noProof/>
            <w:webHidden/>
          </w:rPr>
        </w:r>
        <w:r>
          <w:rPr>
            <w:noProof/>
            <w:webHidden/>
          </w:rPr>
          <w:fldChar w:fldCharType="separate"/>
        </w:r>
        <w:r>
          <w:rPr>
            <w:noProof/>
            <w:webHidden/>
          </w:rPr>
          <w:t>74</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49" w:history="1">
        <w:r w:rsidRPr="00D410EE">
          <w:rPr>
            <w:rStyle w:val="Hyperlink"/>
            <w:noProof/>
          </w:rPr>
          <w:t>APPENDIX D: Order Notification and SFCC Order status mapping</w:t>
        </w:r>
        <w:r>
          <w:rPr>
            <w:noProof/>
            <w:webHidden/>
          </w:rPr>
          <w:tab/>
        </w:r>
        <w:r>
          <w:rPr>
            <w:noProof/>
            <w:webHidden/>
          </w:rPr>
          <w:fldChar w:fldCharType="begin"/>
        </w:r>
        <w:r>
          <w:rPr>
            <w:noProof/>
            <w:webHidden/>
          </w:rPr>
          <w:instrText xml:space="preserve"> PAGEREF _Toc18418349 \h </w:instrText>
        </w:r>
        <w:r>
          <w:rPr>
            <w:noProof/>
            <w:webHidden/>
          </w:rPr>
        </w:r>
        <w:r>
          <w:rPr>
            <w:noProof/>
            <w:webHidden/>
          </w:rPr>
          <w:fldChar w:fldCharType="separate"/>
        </w:r>
        <w:r>
          <w:rPr>
            <w:noProof/>
            <w:webHidden/>
          </w:rPr>
          <w:t>75</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50" w:history="1">
        <w:r w:rsidRPr="00D410EE">
          <w:rPr>
            <w:rStyle w:val="Hyperlink"/>
            <w:noProof/>
          </w:rPr>
          <w:t>APPENDIX E: Error Codes and Error Messages</w:t>
        </w:r>
        <w:r>
          <w:rPr>
            <w:noProof/>
            <w:webHidden/>
          </w:rPr>
          <w:tab/>
        </w:r>
        <w:r>
          <w:rPr>
            <w:noProof/>
            <w:webHidden/>
          </w:rPr>
          <w:fldChar w:fldCharType="begin"/>
        </w:r>
        <w:r>
          <w:rPr>
            <w:noProof/>
            <w:webHidden/>
          </w:rPr>
          <w:instrText xml:space="preserve"> PAGEREF _Toc18418350 \h </w:instrText>
        </w:r>
        <w:r>
          <w:rPr>
            <w:noProof/>
            <w:webHidden/>
          </w:rPr>
        </w:r>
        <w:r>
          <w:rPr>
            <w:noProof/>
            <w:webHidden/>
          </w:rPr>
          <w:fldChar w:fldCharType="separate"/>
        </w:r>
        <w:r>
          <w:rPr>
            <w:noProof/>
            <w:webHidden/>
          </w:rPr>
          <w:t>76</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51" w:history="1">
        <w:r w:rsidRPr="00D410EE">
          <w:rPr>
            <w:rStyle w:val="Hyperlink"/>
            <w:noProof/>
          </w:rPr>
          <w:t>APPENDIX F: Enabling and disabling worldpay integration</w:t>
        </w:r>
        <w:r>
          <w:rPr>
            <w:noProof/>
            <w:webHidden/>
          </w:rPr>
          <w:tab/>
        </w:r>
        <w:r>
          <w:rPr>
            <w:noProof/>
            <w:webHidden/>
          </w:rPr>
          <w:fldChar w:fldCharType="begin"/>
        </w:r>
        <w:r>
          <w:rPr>
            <w:noProof/>
            <w:webHidden/>
          </w:rPr>
          <w:instrText xml:space="preserve"> PAGEREF _Toc18418351 \h </w:instrText>
        </w:r>
        <w:r>
          <w:rPr>
            <w:noProof/>
            <w:webHidden/>
          </w:rPr>
        </w:r>
        <w:r>
          <w:rPr>
            <w:noProof/>
            <w:webHidden/>
          </w:rPr>
          <w:fldChar w:fldCharType="separate"/>
        </w:r>
        <w:r>
          <w:rPr>
            <w:noProof/>
            <w:webHidden/>
          </w:rPr>
          <w:t>76</w:t>
        </w:r>
        <w:r>
          <w:rPr>
            <w:noProof/>
            <w:webHidden/>
          </w:rPr>
          <w:fldChar w:fldCharType="end"/>
        </w:r>
      </w:hyperlink>
    </w:p>
    <w:p w:rsidR="00463ED5" w:rsidRDefault="00463ED5">
      <w:pPr>
        <w:pStyle w:val="TOC1"/>
        <w:tabs>
          <w:tab w:val="right" w:leader="dot" w:pos="9736"/>
        </w:tabs>
        <w:rPr>
          <w:b w:val="0"/>
          <w:bCs w:val="0"/>
          <w:caps w:val="0"/>
          <w:noProof/>
          <w:sz w:val="22"/>
          <w:szCs w:val="22"/>
        </w:rPr>
      </w:pPr>
      <w:hyperlink w:anchor="_Toc18418352" w:history="1">
        <w:r w:rsidRPr="00D410EE">
          <w:rPr>
            <w:rStyle w:val="Hyperlink"/>
            <w:noProof/>
          </w:rPr>
          <w:t>APPENDIX G: CHECKLIST</w:t>
        </w:r>
        <w:r>
          <w:rPr>
            <w:noProof/>
            <w:webHidden/>
          </w:rPr>
          <w:tab/>
        </w:r>
        <w:r>
          <w:rPr>
            <w:noProof/>
            <w:webHidden/>
          </w:rPr>
          <w:fldChar w:fldCharType="begin"/>
        </w:r>
        <w:r>
          <w:rPr>
            <w:noProof/>
            <w:webHidden/>
          </w:rPr>
          <w:instrText xml:space="preserve"> PAGEREF _Toc18418352 \h </w:instrText>
        </w:r>
        <w:r>
          <w:rPr>
            <w:noProof/>
            <w:webHidden/>
          </w:rPr>
        </w:r>
        <w:r>
          <w:rPr>
            <w:noProof/>
            <w:webHidden/>
          </w:rPr>
          <w:fldChar w:fldCharType="separate"/>
        </w:r>
        <w:r>
          <w:rPr>
            <w:noProof/>
            <w:webHidden/>
          </w:rPr>
          <w:t>77</w:t>
        </w:r>
        <w:r>
          <w:rPr>
            <w:noProof/>
            <w:webHidden/>
          </w:rPr>
          <w:fldChar w:fldCharType="end"/>
        </w:r>
      </w:hyperlink>
    </w:p>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5" w:name="_Toc18418281"/>
      <w:bookmarkEnd w:id="3"/>
      <w:r>
        <w:lastRenderedPageBreak/>
        <w:t>SUMMARY</w:t>
      </w:r>
      <w:bookmarkEnd w:id="5"/>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with </w:t>
      </w:r>
      <w:r w:rsidR="003E2158">
        <w:rPr>
          <w:bCs/>
          <w:color w:val="000000" w:themeColor="text1"/>
          <w:lang w:val="de-DE" w:eastAsia="de-DE"/>
        </w:rPr>
        <w:t>SiteGenesis</w:t>
      </w:r>
      <w:r w:rsidR="00812198">
        <w:rPr>
          <w:bCs/>
          <w:color w:val="000000" w:themeColor="text1"/>
          <w:lang w:val="de-DE" w:eastAsia="de-DE"/>
        </w:rPr>
        <w:t xml:space="preserve"> </w:t>
      </w:r>
      <w:r w:rsidR="00CC572E">
        <w:rPr>
          <w:bCs/>
          <w:color w:val="000000" w:themeColor="text1"/>
          <w:lang w:val="de-DE" w:eastAsia="de-DE"/>
        </w:rPr>
        <w:t>version</w:t>
      </w:r>
      <w:r w:rsidRPr="0089604F">
        <w:rPr>
          <w:bCs/>
          <w:color w:val="000000" w:themeColor="text1"/>
          <w:lang w:val="de-DE" w:eastAsia="de-DE"/>
        </w:rPr>
        <w:t xml:space="preserve">.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C1081F">
        <w:rPr>
          <w:bCs/>
          <w:color w:val="000000" w:themeColor="text1"/>
          <w:lang w:val="de-DE" w:eastAsia="de-DE"/>
        </w:rPr>
        <w:t>int_worldpay</w:t>
      </w:r>
      <w:r w:rsidR="00CC572E">
        <w:rPr>
          <w:bCs/>
          <w:color w:val="000000" w:themeColor="text1"/>
          <w:lang w:val="de-DE" w:eastAsia="de-DE"/>
        </w:rPr>
        <w:t xml:space="preserve"> and </w:t>
      </w:r>
      <w:r w:rsidR="00E01875">
        <w:rPr>
          <w:bCs/>
          <w:color w:val="000000" w:themeColor="text1"/>
          <w:lang w:val="de-DE" w:eastAsia="de-DE"/>
        </w:rPr>
        <w:t>int_worldpay_core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812198" w:rsidRDefault="00812198" w:rsidP="00AF39B6">
      <w:pPr>
        <w:numPr>
          <w:ilvl w:val="0"/>
          <w:numId w:val="15"/>
        </w:numPr>
        <w:ind w:left="1764"/>
        <w:contextualSpacing/>
        <w:rPr>
          <w:lang w:val="de-DE" w:eastAsia="de-DE"/>
        </w:rPr>
      </w:pPr>
      <w:r>
        <w:rPr>
          <w:lang w:val="de-DE" w:eastAsia="de-DE"/>
        </w:rPr>
        <w:t>Statement Narrative support</w:t>
      </w:r>
    </w:p>
    <w:p w:rsidR="00C05A08" w:rsidRDefault="00C05A08" w:rsidP="00AF39B6">
      <w:pPr>
        <w:numPr>
          <w:ilvl w:val="0"/>
          <w:numId w:val="15"/>
        </w:numPr>
        <w:ind w:left="1764"/>
        <w:contextualSpacing/>
        <w:rPr>
          <w:ins w:id="6" w:author="Poornima Kakani" w:date="2019-02-15T14:34:00Z"/>
          <w:lang w:val="de-DE" w:eastAsia="de-DE"/>
        </w:rPr>
      </w:pPr>
      <w:r>
        <w:rPr>
          <w:lang w:val="de-DE" w:eastAsia="de-DE"/>
        </w:rPr>
        <w:t>Brazil Integration</w:t>
      </w:r>
    </w:p>
    <w:p w:rsidR="002A0D10" w:rsidRDefault="002A0D10">
      <w:pPr>
        <w:contextualSpacing/>
        <w:rPr>
          <w:ins w:id="7" w:author="Poornima Kakani" w:date="2019-02-15T14:34:00Z"/>
          <w:lang w:val="de-DE" w:eastAsia="de-DE"/>
        </w:rPr>
        <w:pPrChange w:id="8" w:author="Poornima Kakani" w:date="2019-02-15T14:34:00Z">
          <w:pPr>
            <w:numPr>
              <w:numId w:val="15"/>
            </w:numPr>
            <w:ind w:left="1764" w:hanging="360"/>
            <w:contextualSpacing/>
          </w:pPr>
        </w:pPrChange>
      </w:pPr>
    </w:p>
    <w:p w:rsidR="002A0D10" w:rsidRDefault="002A0D10">
      <w:pPr>
        <w:contextualSpacing/>
        <w:rPr>
          <w:ins w:id="9" w:author="Poornima Kakani" w:date="2019-02-15T14:34:00Z"/>
          <w:lang w:val="de-DE" w:eastAsia="de-DE"/>
        </w:rPr>
        <w:pPrChange w:id="10" w:author="Poornima Kakani" w:date="2019-02-15T14:34:00Z">
          <w:pPr>
            <w:numPr>
              <w:numId w:val="15"/>
            </w:numPr>
            <w:ind w:left="1764" w:hanging="360"/>
            <w:contextualSpacing/>
          </w:pPr>
        </w:pPrChange>
      </w:pPr>
    </w:p>
    <w:p w:rsidR="002A0D10" w:rsidRPr="0089604F" w:rsidRDefault="002A0D10">
      <w:pPr>
        <w:contextualSpacing/>
        <w:rPr>
          <w:lang w:val="de-DE" w:eastAsia="de-DE"/>
        </w:rPr>
        <w:pPrChange w:id="11" w:author="Poornima Kakani" w:date="2019-02-15T14:34:00Z">
          <w:pPr>
            <w:numPr>
              <w:numId w:val="15"/>
            </w:numPr>
            <w:ind w:left="1764" w:hanging="360"/>
            <w:contextualSpacing/>
          </w:pPr>
        </w:pPrChange>
      </w:pPr>
    </w:p>
    <w:p w:rsidR="00A22009" w:rsidDel="006C4FE7" w:rsidRDefault="00A22009" w:rsidP="00EB4C14">
      <w:pPr>
        <w:pStyle w:val="BodyText"/>
        <w:keepNext/>
        <w:widowControl w:val="0"/>
        <w:spacing w:before="120" w:after="120" w:line="276" w:lineRule="auto"/>
        <w:ind w:left="720"/>
        <w:jc w:val="left"/>
        <w:rPr>
          <w:del w:id="12" w:author="Poornima Kakani" w:date="2019-02-15T12:37:00Z"/>
          <w:rStyle w:val="SubtleEmphasis"/>
          <w:rFonts w:ascii="Trebuchet MS" w:hAnsi="Trebuchet MS"/>
          <w:color w:val="808080" w:themeColor="background1" w:themeShade="80"/>
          <w:sz w:val="18"/>
          <w:szCs w:val="18"/>
        </w:rPr>
      </w:pPr>
    </w:p>
    <w:p w:rsidR="001A010F" w:rsidRDefault="001A010F">
      <w:pPr>
        <w:pStyle w:val="BodyText"/>
        <w:keepNext/>
        <w:widowControl w:val="0"/>
        <w:spacing w:before="120" w:after="120" w:line="276" w:lineRule="auto"/>
        <w:jc w:val="left"/>
        <w:rPr>
          <w:rStyle w:val="SubtleEmphasis"/>
          <w:rFonts w:ascii="Trebuchet MS" w:hAnsi="Trebuchet MS"/>
          <w:b/>
          <w:bCs/>
          <w:caps/>
          <w:color w:val="808080" w:themeColor="background1" w:themeShade="80"/>
          <w:sz w:val="18"/>
          <w:szCs w:val="18"/>
        </w:rPr>
        <w:pPrChange w:id="13" w:author="Poornima Kakani" w:date="2019-02-15T12:37:00Z">
          <w:pPr>
            <w:pStyle w:val="BodyText"/>
            <w:keepNext/>
            <w:widowControl w:val="0"/>
            <w:spacing w:before="120" w:after="120" w:line="276" w:lineRule="auto"/>
            <w:ind w:left="720"/>
            <w:jc w:val="left"/>
          </w:pPr>
        </w:pPrChange>
      </w:pPr>
    </w:p>
    <w:p w:rsidR="00D76864" w:rsidRDefault="00D76864" w:rsidP="003C780D">
      <w:pPr>
        <w:pStyle w:val="Standard1"/>
        <w:ind w:left="360"/>
      </w:pPr>
    </w:p>
    <w:p w:rsidR="00335F50" w:rsidRDefault="00335F50">
      <w:pPr>
        <w:rPr>
          <w:rFonts w:ascii="Trebuchet MS" w:hAnsi="Trebuchet MS"/>
          <w:sz w:val="20"/>
          <w:szCs w:val="20"/>
        </w:rPr>
      </w:pPr>
      <w:r>
        <w:lastRenderedPageBreak/>
        <w:br w:type="page"/>
      </w:r>
    </w:p>
    <w:p w:rsidR="00F07A23" w:rsidRPr="00835596" w:rsidRDefault="00F07A23" w:rsidP="0043425B">
      <w:pPr>
        <w:pStyle w:val="Heading1"/>
        <w:numPr>
          <w:ilvl w:val="0"/>
          <w:numId w:val="48"/>
        </w:numPr>
        <w:rPr>
          <w:rPrChange w:id="14" w:author="Poornima Kakani" w:date="2019-02-15T12:36:00Z">
            <w:rPr>
              <w:b w:val="0"/>
              <w:bCs w:val="0"/>
              <w:i/>
              <w:iCs/>
            </w:rPr>
          </w:rPrChange>
        </w:rPr>
      </w:pPr>
      <w:bookmarkStart w:id="15" w:name="_Toc18418282"/>
      <w:r>
        <w:lastRenderedPageBreak/>
        <w:t>Implementation Guide</w:t>
      </w:r>
      <w:bookmarkEnd w:id="15"/>
    </w:p>
    <w:p w:rsidR="00276903" w:rsidRDefault="00276903" w:rsidP="001517FE"/>
    <w:p w:rsidR="00125094" w:rsidRPr="00125094" w:rsidRDefault="00125094" w:rsidP="00125094"/>
    <w:p w:rsidR="00F63C2A" w:rsidRPr="00F63C2A" w:rsidRDefault="00F63C2A" w:rsidP="00B761DF">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6" w:name="_Toc514075434"/>
      <w:bookmarkStart w:id="17" w:name="_Toc517950214"/>
      <w:bookmarkStart w:id="18" w:name="_Toc8293950"/>
      <w:bookmarkStart w:id="19" w:name="_Toc8305761"/>
      <w:bookmarkStart w:id="20" w:name="_Toc8306033"/>
      <w:bookmarkStart w:id="21" w:name="_Toc9595592"/>
      <w:bookmarkStart w:id="22" w:name="_Toc9595638"/>
      <w:bookmarkStart w:id="23" w:name="_Toc9602417"/>
      <w:bookmarkStart w:id="24" w:name="_Toc9602464"/>
      <w:bookmarkStart w:id="25" w:name="_Toc9602511"/>
      <w:bookmarkStart w:id="26" w:name="_Toc9605775"/>
      <w:bookmarkStart w:id="27" w:name="_Toc9605859"/>
      <w:bookmarkStart w:id="28" w:name="_Toc9606346"/>
      <w:bookmarkStart w:id="29" w:name="_Toc9606549"/>
      <w:bookmarkStart w:id="30" w:name="_Toc9606685"/>
      <w:bookmarkStart w:id="31" w:name="_Toc9606760"/>
      <w:bookmarkStart w:id="32" w:name="_Toc9606835"/>
      <w:bookmarkStart w:id="33" w:name="_Toc9606910"/>
      <w:bookmarkStart w:id="34" w:name="_Toc9606985"/>
      <w:bookmarkStart w:id="35" w:name="_Toc1841828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2D34BF" w:rsidRPr="008D3B13" w:rsidRDefault="00755D05" w:rsidP="00574495">
      <w:pPr>
        <w:pStyle w:val="Heading2"/>
        <w:numPr>
          <w:ilvl w:val="1"/>
          <w:numId w:val="103"/>
        </w:numPr>
      </w:pPr>
      <w:bookmarkStart w:id="36" w:name="_Toc405997356"/>
      <w:bookmarkStart w:id="37" w:name="_Toc18418284"/>
      <w:r w:rsidRPr="008D3B13">
        <w:t>INSTALLATION</w:t>
      </w:r>
      <w:bookmarkEnd w:id="36"/>
      <w:bookmarkEnd w:id="37"/>
    </w:p>
    <w:p w:rsidR="00FF5D6C" w:rsidRDefault="00FF5D6C" w:rsidP="00574495">
      <w:pPr>
        <w:pStyle w:val="Heading3"/>
        <w:keepNext/>
        <w:keepLines/>
        <w:numPr>
          <w:ilvl w:val="2"/>
          <w:numId w:val="103"/>
        </w:numPr>
        <w:pBdr>
          <w:bottom w:val="none" w:sz="0" w:space="0" w:color="auto"/>
        </w:pBdr>
        <w:spacing w:line="276" w:lineRule="auto"/>
        <w:ind w:left="1764"/>
        <w:rPr>
          <w:i w:val="0"/>
          <w:sz w:val="24"/>
          <w:szCs w:val="24"/>
        </w:rPr>
      </w:pPr>
      <w:bookmarkStart w:id="38" w:name="_Toc509417726"/>
      <w:bookmarkStart w:id="39" w:name="_Toc405997357"/>
      <w:bookmarkStart w:id="40" w:name="_Toc18418285"/>
      <w:r w:rsidRPr="004B3F4B">
        <w:rPr>
          <w:i w:val="0"/>
          <w:sz w:val="24"/>
          <w:szCs w:val="24"/>
        </w:rPr>
        <w:t>Adding the Cartridges in Salesforce Commerce Cloud Studio</w:t>
      </w:r>
      <w:bookmarkEnd w:id="38"/>
      <w:bookmarkEnd w:id="40"/>
    </w:p>
    <w:p w:rsidR="005325FF" w:rsidRPr="005325FF" w:rsidRDefault="005325FF" w:rsidP="005325FF"/>
    <w:p w:rsidR="002D34BF" w:rsidRPr="008D3B13" w:rsidRDefault="00FF5D6C" w:rsidP="002D34BF">
      <w:pPr>
        <w:ind w:left="1080"/>
      </w:pPr>
      <w:r>
        <w:t xml:space="preserve">Inside </w:t>
      </w:r>
      <w:r w:rsidR="00BE337E">
        <w:t>int</w:t>
      </w:r>
      <w:r>
        <w:t>_worldpay folder</w:t>
      </w:r>
      <w:r w:rsidR="001230DF">
        <w:t xml:space="preserve"> </w:t>
      </w:r>
      <w:r>
        <w:t>open package.json and ensure the base path mentioned is correctly resolved, open the command prompt and run ‘</w:t>
      </w:r>
      <w:r w:rsidRPr="00D02625">
        <w:t>npm install</w:t>
      </w:r>
      <w:r>
        <w:t>’ (assuming node.js (8.9.4 and above) is installed</w:t>
      </w:r>
      <w:r w:rsidR="000704AE">
        <w:t>). Run</w:t>
      </w:r>
      <w:r>
        <w:t xml:space="preserve"> the “</w:t>
      </w:r>
      <w:r w:rsidRPr="0029603E">
        <w:t>npm run compile:js</w:t>
      </w:r>
      <w:r>
        <w:t>” followed by “</w:t>
      </w:r>
      <w:r w:rsidRPr="0029603E">
        <w:t>npm run compile:scss</w:t>
      </w:r>
      <w:r>
        <w:t xml:space="preserve">”. Create the </w:t>
      </w:r>
      <w:r w:rsidRPr="005660EA">
        <w:t>dw.json</w:t>
      </w:r>
      <w:r>
        <w:t xml:space="preserve"> file at the location and Upload the code to the environment using the command ‘</w:t>
      </w:r>
      <w:r w:rsidRPr="00D02625">
        <w:t>npm run uploadCartridge</w:t>
      </w:r>
      <w:r>
        <w:t xml:space="preserve">’. Please go to the </w:t>
      </w:r>
      <w:r w:rsidR="00C1081F" w:rsidRPr="009B3C41">
        <w:rPr>
          <w:b/>
        </w:rPr>
        <w:t>int_worldpay</w:t>
      </w:r>
      <w:r w:rsidR="00441FAC" w:rsidRPr="009B3C41">
        <w:rPr>
          <w:b/>
        </w:rPr>
        <w:t>:</w:t>
      </w:r>
      <w:r w:rsidR="00E01875" w:rsidRPr="009B3C41">
        <w:rPr>
          <w:b/>
        </w:rPr>
        <w:t>int_worldpay_core</w:t>
      </w:r>
      <w:r>
        <w:t xml:space="preserve"> cartridge and upload the code by configuring the various parameters in the sample dw.json.</w:t>
      </w:r>
      <w:bookmarkEnd w:id="39"/>
    </w:p>
    <w:p w:rsidR="007F4682" w:rsidRDefault="00FF5D6C" w:rsidP="00574495">
      <w:pPr>
        <w:pStyle w:val="Heading3"/>
        <w:keepNext/>
        <w:keepLines/>
        <w:numPr>
          <w:ilvl w:val="2"/>
          <w:numId w:val="103"/>
        </w:numPr>
        <w:pBdr>
          <w:bottom w:val="none" w:sz="0" w:space="0" w:color="auto"/>
        </w:pBdr>
        <w:spacing w:line="240" w:lineRule="auto"/>
        <w:ind w:left="1764"/>
        <w:rPr>
          <w:i w:val="0"/>
          <w:sz w:val="24"/>
          <w:szCs w:val="24"/>
        </w:rPr>
      </w:pPr>
      <w:bookmarkStart w:id="41" w:name="_Toc509417727"/>
      <w:bookmarkStart w:id="42" w:name="_Toc405997358"/>
      <w:bookmarkStart w:id="43" w:name="_Toc18418286"/>
      <w:r w:rsidRPr="004B3F4B">
        <w:rPr>
          <w:i w:val="0"/>
          <w:sz w:val="24"/>
          <w:szCs w:val="24"/>
        </w:rPr>
        <w:t>IP Address</w:t>
      </w:r>
      <w:bookmarkEnd w:id="41"/>
      <w:bookmarkEnd w:id="43"/>
    </w:p>
    <w:p w:rsidR="007F4682" w:rsidRPr="007F4682" w:rsidRDefault="007F4682" w:rsidP="007F4682"/>
    <w:p w:rsidR="00FF5D6C" w:rsidRPr="007B1A2D" w:rsidRDefault="00FF5D6C" w:rsidP="00FF5D6C">
      <w:pPr>
        <w:ind w:left="1080"/>
      </w:pPr>
      <w:r>
        <w:t>Please provide outgoing IP of your client in order to white list your IP otherwise some of the attempts to make payment will be marked as fraud.</w:t>
      </w:r>
    </w:p>
    <w:p w:rsidR="002D34BF" w:rsidRDefault="00EA210F" w:rsidP="00574495">
      <w:pPr>
        <w:pStyle w:val="Heading3"/>
        <w:keepNext/>
        <w:keepLines/>
        <w:numPr>
          <w:ilvl w:val="2"/>
          <w:numId w:val="103"/>
        </w:numPr>
        <w:pBdr>
          <w:bottom w:val="none" w:sz="0" w:space="0" w:color="auto"/>
        </w:pBdr>
        <w:spacing w:line="276" w:lineRule="auto"/>
        <w:ind w:left="1764"/>
        <w:rPr>
          <w:i w:val="0"/>
          <w:sz w:val="24"/>
          <w:szCs w:val="24"/>
        </w:rPr>
      </w:pPr>
      <w:bookmarkStart w:id="44" w:name="_Toc18418287"/>
      <w:r w:rsidRPr="004B3F4B">
        <w:rPr>
          <w:i w:val="0"/>
          <w:sz w:val="24"/>
          <w:szCs w:val="24"/>
        </w:rPr>
        <w:t>Activating the Cartridge</w:t>
      </w:r>
      <w:r w:rsidR="00A7679B" w:rsidRPr="004B3F4B">
        <w:rPr>
          <w:i w:val="0"/>
          <w:sz w:val="24"/>
          <w:szCs w:val="24"/>
        </w:rPr>
        <w:t>s</w:t>
      </w:r>
      <w:r w:rsidRPr="004B3F4B">
        <w:rPr>
          <w:i w:val="0"/>
          <w:sz w:val="24"/>
          <w:szCs w:val="24"/>
        </w:rPr>
        <w:t xml:space="preserve"> </w:t>
      </w:r>
      <w:r w:rsidR="00310463" w:rsidRPr="004B3F4B">
        <w:rPr>
          <w:i w:val="0"/>
          <w:sz w:val="24"/>
          <w:szCs w:val="24"/>
        </w:rPr>
        <w:t>in</w:t>
      </w:r>
      <w:r w:rsidRPr="004B3F4B">
        <w:rPr>
          <w:i w:val="0"/>
          <w:sz w:val="24"/>
          <w:szCs w:val="24"/>
        </w:rPr>
        <w:t xml:space="preserve"> Business Manager</w:t>
      </w:r>
      <w:bookmarkEnd w:id="42"/>
      <w:bookmarkEnd w:id="44"/>
    </w:p>
    <w:p w:rsidR="005325FF" w:rsidRPr="005325FF" w:rsidRDefault="005325FF" w:rsidP="005325FF"/>
    <w:p w:rsidR="0015390C" w:rsidRPr="00F95910" w:rsidRDefault="0015390C" w:rsidP="0015390C">
      <w:pPr>
        <w:ind w:left="1080"/>
        <w:jc w:val="both"/>
      </w:pPr>
      <w:r w:rsidRPr="00F95910">
        <w:t xml:space="preserve">Before the </w:t>
      </w:r>
      <w:r w:rsidR="00C04461">
        <w:t>Worldpay</w:t>
      </w:r>
      <w:r w:rsidRPr="00F95910">
        <w:t xml:space="preserve"> functionality can become available to </w:t>
      </w:r>
      <w:r>
        <w:t>Reference Architecture</w:t>
      </w:r>
      <w:r w:rsidRPr="00F95910">
        <w:t xml:space="preserve">, the cartridges </w:t>
      </w:r>
      <w:r w:rsidR="009632E6">
        <w:t>needs to</w:t>
      </w:r>
      <w:r w:rsidRPr="00F95910">
        <w:t xml:space="preserve"> be added to the cartridge path of the Site in question. In order to do this, follow the following instructions:</w:t>
      </w:r>
    </w:p>
    <w:p w:rsidR="0015390C" w:rsidRPr="008D3B13" w:rsidRDefault="0015390C" w:rsidP="00B761DF">
      <w:pPr>
        <w:pStyle w:val="ListParagraph"/>
        <w:numPr>
          <w:ilvl w:val="0"/>
          <w:numId w:val="32"/>
        </w:numPr>
        <w:ind w:left="1080" w:firstLine="0"/>
      </w:pPr>
      <w:r w:rsidRPr="008D3B13">
        <w:t>Log into Business Manager</w:t>
      </w:r>
    </w:p>
    <w:p w:rsidR="0015390C" w:rsidRPr="008D3B13" w:rsidRDefault="0015390C" w:rsidP="00B761DF">
      <w:pPr>
        <w:pStyle w:val="ListParagraph"/>
        <w:numPr>
          <w:ilvl w:val="0"/>
          <w:numId w:val="32"/>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rsidR="0015390C" w:rsidRPr="008D3B13" w:rsidRDefault="0015390C" w:rsidP="00B761DF">
      <w:pPr>
        <w:pStyle w:val="ListParagraph"/>
        <w:numPr>
          <w:ilvl w:val="0"/>
          <w:numId w:val="32"/>
        </w:numPr>
        <w:ind w:left="1080" w:firstLine="0"/>
      </w:pPr>
      <w:r w:rsidRPr="008D3B13">
        <w:t xml:space="preserve">Click on the site name and on the next page go to the </w:t>
      </w:r>
      <w:r w:rsidRPr="008D3B13">
        <w:rPr>
          <w:i/>
          <w:u w:val="single"/>
        </w:rPr>
        <w:t>Settings</w:t>
      </w:r>
      <w:r w:rsidRPr="008D3B13">
        <w:t xml:space="preserve"> tab.</w:t>
      </w:r>
    </w:p>
    <w:p w:rsidR="0015390C" w:rsidRPr="008D3B13"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190423">
        <w:t>“</w:t>
      </w:r>
      <w:r w:rsidR="00C1081F">
        <w:rPr>
          <w:b/>
        </w:rPr>
        <w:t>int_worldpay</w:t>
      </w:r>
      <w:r w:rsidR="00FA0FCE">
        <w:rPr>
          <w:b/>
        </w:rPr>
        <w:t>:</w:t>
      </w:r>
      <w:r w:rsidR="00E01875">
        <w:rPr>
          <w:b/>
        </w:rPr>
        <w:t>int_worldpay_core</w:t>
      </w:r>
      <w:r w:rsidRPr="00151A85">
        <w:rPr>
          <w:b/>
        </w:rPr>
        <w:t>:</w:t>
      </w:r>
      <w:r w:rsidR="00F23465">
        <w:rPr>
          <w:b/>
        </w:rPr>
        <w:t>app_storefront_controllers:app_storefront_core</w:t>
      </w:r>
      <w:r w:rsidR="00166B6E">
        <w:t>”</w:t>
      </w:r>
    </w:p>
    <w:p w:rsidR="0015390C" w:rsidRPr="008D3B13" w:rsidRDefault="0015390C" w:rsidP="00B761DF">
      <w:pPr>
        <w:pStyle w:val="ListParagraph"/>
        <w:numPr>
          <w:ilvl w:val="0"/>
          <w:numId w:val="32"/>
        </w:numPr>
        <w:ind w:left="1080" w:firstLine="0"/>
      </w:pPr>
      <w:r w:rsidRPr="008D3B13">
        <w:t xml:space="preserve">Click </w:t>
      </w:r>
      <w:r w:rsidRPr="008D3B13">
        <w:rPr>
          <w:i/>
          <w:u w:val="single"/>
        </w:rPr>
        <w:t>Apply</w:t>
      </w:r>
      <w:r w:rsidRPr="008D3B13">
        <w:t>.</w:t>
      </w:r>
    </w:p>
    <w:p w:rsidR="0015390C" w:rsidRPr="008D3B13" w:rsidRDefault="0015390C" w:rsidP="00B761DF">
      <w:pPr>
        <w:pStyle w:val="ListParagraph"/>
        <w:numPr>
          <w:ilvl w:val="0"/>
          <w:numId w:val="32"/>
        </w:numPr>
        <w:ind w:left="1080" w:firstLine="0"/>
      </w:pPr>
      <w:r w:rsidRPr="008D3B13">
        <w:t xml:space="preserve">To activate the cartridge for the Sandbox instances repeat steps </w:t>
      </w:r>
      <w:r w:rsidRPr="008D3B13">
        <w:rPr>
          <w:b/>
        </w:rPr>
        <w:t>4</w:t>
      </w:r>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rsidR="0015390C" w:rsidRDefault="0015390C" w:rsidP="00B761DF">
      <w:pPr>
        <w:pStyle w:val="ListParagraph"/>
        <w:numPr>
          <w:ilvl w:val="0"/>
          <w:numId w:val="32"/>
        </w:numPr>
        <w:ind w:left="1080" w:firstLine="0"/>
      </w:pPr>
      <w:r w:rsidRPr="008D3B13">
        <w:t xml:space="preserve">Repeat steps </w:t>
      </w:r>
      <w:r w:rsidRPr="008D3B13">
        <w:rPr>
          <w:b/>
        </w:rPr>
        <w:t>3</w:t>
      </w:r>
      <w:r w:rsidRPr="008D3B13">
        <w:t xml:space="preserve"> to </w:t>
      </w:r>
      <w:r w:rsidRPr="008D3B13">
        <w:rPr>
          <w:b/>
        </w:rPr>
        <w:t>6</w:t>
      </w:r>
      <w:r w:rsidRPr="008D3B13">
        <w:t xml:space="preserve"> for each site that is to use </w:t>
      </w:r>
      <w:r w:rsidR="00C04461">
        <w:t>Worldpay</w:t>
      </w:r>
      <w:r w:rsidRPr="008D3B13">
        <w:t>.</w:t>
      </w:r>
    </w:p>
    <w:p w:rsidR="0015390C" w:rsidRDefault="0015390C" w:rsidP="00B761DF">
      <w:pPr>
        <w:pStyle w:val="ListParagraph"/>
        <w:numPr>
          <w:ilvl w:val="0"/>
          <w:numId w:val="32"/>
        </w:numPr>
        <w:ind w:left="1080" w:firstLine="0"/>
      </w:pPr>
      <w:r>
        <w:t>To run the Job in worldpay cartridge,</w:t>
      </w:r>
      <w:r w:rsidRPr="008D3B13">
        <w:t xml:space="preserve">Navigate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rsidR="0015390C" w:rsidRPr="004F4D5A" w:rsidRDefault="0015390C" w:rsidP="00B761DF">
      <w:pPr>
        <w:pStyle w:val="ListParagraph"/>
        <w:numPr>
          <w:ilvl w:val="0"/>
          <w:numId w:val="32"/>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rsidR="0015390C"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add</w:t>
      </w:r>
      <w:r w:rsidR="00A5775A">
        <w:t xml:space="preserve"> </w:t>
      </w:r>
      <w:r w:rsidRPr="008D3B13">
        <w:t>: “</w:t>
      </w:r>
      <w:r w:rsidR="00C1081F">
        <w:rPr>
          <w:b/>
        </w:rPr>
        <w:t>int_worldpay</w:t>
      </w:r>
      <w:r w:rsidR="00FA0FCE">
        <w:rPr>
          <w:b/>
        </w:rPr>
        <w:t>:</w:t>
      </w:r>
      <w:r w:rsidR="00E01875">
        <w:rPr>
          <w:b/>
        </w:rPr>
        <w:t>int_worldpay_core</w:t>
      </w:r>
      <w:r w:rsidRPr="00151A85">
        <w:rPr>
          <w:b/>
        </w:rPr>
        <w:t>:</w:t>
      </w:r>
      <w:r w:rsidR="00F23465">
        <w:rPr>
          <w:b/>
        </w:rPr>
        <w:t>app_storefront_controllers:app_storefront_core</w:t>
      </w:r>
      <w:r w:rsidR="00FD0A1D">
        <w:t>”</w:t>
      </w:r>
    </w:p>
    <w:p w:rsidR="003F4A3F" w:rsidRDefault="003F4A3F" w:rsidP="003F4A3F">
      <w:pPr>
        <w:pStyle w:val="ListParagraph"/>
        <w:ind w:left="1080"/>
      </w:pPr>
    </w:p>
    <w:p w:rsidR="003F4A3F" w:rsidRDefault="004029B0" w:rsidP="009710DE">
      <w:pPr>
        <w:ind w:left="450"/>
      </w:pPr>
      <w:r>
        <w:rPr>
          <w:noProof/>
        </w:rPr>
        <w:lastRenderedPageBreak/>
        <w:drawing>
          <wp:inline distT="0" distB="0" distL="0" distR="0" wp14:anchorId="04D4D85C" wp14:editId="6839D516">
            <wp:extent cx="6188710" cy="33345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0408" cy="3335427"/>
                    </a:xfrm>
                    <a:prstGeom prst="rect">
                      <a:avLst/>
                    </a:prstGeom>
                  </pic:spPr>
                </pic:pic>
              </a:graphicData>
            </a:graphic>
          </wp:inline>
        </w:drawing>
      </w:r>
    </w:p>
    <w:p w:rsidR="003F4A3F" w:rsidRDefault="003F4A3F" w:rsidP="00686B3C">
      <w:pPr>
        <w:pStyle w:val="Standard1"/>
        <w:ind w:left="1080"/>
      </w:pPr>
    </w:p>
    <w:p w:rsidR="003F4A3F" w:rsidRPr="00F10C2D" w:rsidRDefault="003F4A3F" w:rsidP="009710DE">
      <w:pPr>
        <w:pStyle w:val="Standard1"/>
      </w:pPr>
    </w:p>
    <w:p w:rsidR="00DA60F6" w:rsidRPr="008D3B13" w:rsidRDefault="00755D05" w:rsidP="00574495">
      <w:pPr>
        <w:pStyle w:val="Heading2"/>
        <w:numPr>
          <w:ilvl w:val="1"/>
          <w:numId w:val="103"/>
        </w:numPr>
      </w:pPr>
      <w:bookmarkStart w:id="45" w:name="_Toc18418288"/>
      <w:r>
        <w:t>CONFIGURATION</w:t>
      </w:r>
      <w:bookmarkEnd w:id="45"/>
    </w:p>
    <w:p w:rsidR="00994B3A" w:rsidRPr="008D3B13" w:rsidRDefault="00994B3A" w:rsidP="00994B3A">
      <w:pPr>
        <w:ind w:left="1080"/>
      </w:pPr>
      <w:r w:rsidRPr="008D3B13">
        <w:t>This chapter will guide the user to configure the cartridge in Business Manager.</w:t>
      </w:r>
    </w:p>
    <w:p w:rsidR="00994B3A" w:rsidRDefault="00994B3A" w:rsidP="00994B3A">
      <w:pPr>
        <w:pStyle w:val="Heading3"/>
        <w:keepNext/>
        <w:keepLines/>
        <w:numPr>
          <w:ilvl w:val="2"/>
          <w:numId w:val="109"/>
        </w:numPr>
        <w:pBdr>
          <w:bottom w:val="none" w:sz="0" w:space="0" w:color="auto"/>
        </w:pBdr>
        <w:spacing w:line="276" w:lineRule="auto"/>
        <w:ind w:left="1764"/>
        <w:rPr>
          <w:i w:val="0"/>
          <w:sz w:val="24"/>
          <w:szCs w:val="24"/>
        </w:rPr>
      </w:pPr>
      <w:bookmarkStart w:id="46" w:name="_Toc405997360"/>
      <w:bookmarkStart w:id="47" w:name="_Toc9608082"/>
      <w:bookmarkStart w:id="48" w:name="_Toc18418289"/>
      <w:r w:rsidRPr="00B63D8A">
        <w:rPr>
          <w:i w:val="0"/>
          <w:sz w:val="24"/>
          <w:szCs w:val="24"/>
        </w:rPr>
        <w:t>Importing Meta Data</w:t>
      </w:r>
      <w:bookmarkEnd w:id="46"/>
      <w:bookmarkEnd w:id="47"/>
      <w:r>
        <w:rPr>
          <w:i w:val="0"/>
          <w:sz w:val="24"/>
          <w:szCs w:val="24"/>
        </w:rPr>
        <w:t xml:space="preserve"> with a single Site Import</w:t>
      </w:r>
      <w:bookmarkEnd w:id="48"/>
    </w:p>
    <w:p w:rsidR="00994B3A" w:rsidRPr="00F81944" w:rsidRDefault="00994B3A" w:rsidP="00994B3A"/>
    <w:p w:rsidR="00994B3A" w:rsidRDefault="00994B3A" w:rsidP="00994B3A">
      <w:pPr>
        <w:ind w:left="1080"/>
      </w:pPr>
      <w:r>
        <w:t>All import files are</w:t>
      </w:r>
      <w:r w:rsidRPr="00161868">
        <w:t xml:space="preserve"> in </w:t>
      </w:r>
      <w:r>
        <w:t>the</w:t>
      </w:r>
      <w:r w:rsidRPr="00161868">
        <w:t xml:space="preserve"> </w:t>
      </w:r>
      <w:r>
        <w:t xml:space="preserve">import folder (metadata) within cartridge installation pack. To import all necessary Worldpay settings, </w:t>
      </w:r>
    </w:p>
    <w:p w:rsidR="00994B3A" w:rsidRDefault="00994B3A" w:rsidP="00994B3A">
      <w:pPr>
        <w:pStyle w:val="ListParagraph"/>
        <w:numPr>
          <w:ilvl w:val="1"/>
          <w:numId w:val="95"/>
        </w:numPr>
      </w:pPr>
      <w:r>
        <w:t xml:space="preserve">Open the metadata folder from the repository structure </w:t>
      </w:r>
      <w:r>
        <w:sym w:font="Wingdings" w:char="F0E0"/>
      </w:r>
      <w:r>
        <w:t xml:space="preserve"> Go to sites folder </w:t>
      </w:r>
      <w:r>
        <w:sym w:font="Wingdings" w:char="F0E0"/>
      </w:r>
      <w:r>
        <w:t xml:space="preserve"> change the name of the site according to the site id in your sandbox on which you want to perform the site import (eg. If your site id is worldpayDemo, change the name from </w:t>
      </w:r>
      <w:r w:rsidR="00200588">
        <w:t>RefArch</w:t>
      </w:r>
      <w:r>
        <w:t xml:space="preserve"> to worldpayDemo</w:t>
      </w:r>
      <w:r w:rsidR="009A0ADB">
        <w:t>. As My sanbox ID is SiteGenesis, I am changing it to SiteGenesis</w:t>
      </w:r>
      <w:r>
        <w:t xml:space="preserve">). </w:t>
      </w:r>
      <w:r>
        <w:sym w:font="Wingdings" w:char="F0E0"/>
      </w:r>
      <w:r>
        <w:t xml:space="preserve"> Open site.xml and change the references of </w:t>
      </w:r>
      <w:r w:rsidR="00C767E7">
        <w:t>RefArch</w:t>
      </w:r>
      <w:r>
        <w:t xml:space="preserve"> to your site id (in this case worldpayDemo)</w:t>
      </w:r>
      <w:r w:rsidR="00C767E7">
        <w:t xml:space="preserve">. </w:t>
      </w:r>
      <w:r w:rsidR="00751FD9">
        <w:t>As my controller site id is SiteGenesis, I am changing the reference of RefArch to SiteGenesis.</w:t>
      </w:r>
    </w:p>
    <w:p w:rsidR="00751FD9" w:rsidRDefault="00751FD9" w:rsidP="00751FD9">
      <w:pPr>
        <w:pStyle w:val="ListParagraph"/>
        <w:ind w:left="1440"/>
      </w:pPr>
    </w:p>
    <w:p w:rsidR="00994B3A" w:rsidRDefault="00994B3A" w:rsidP="00994B3A">
      <w:pPr>
        <w:pStyle w:val="ListParagraph"/>
        <w:ind w:left="1440"/>
      </w:pPr>
    </w:p>
    <w:p w:rsidR="00994B3A" w:rsidRDefault="00BA2222" w:rsidP="00994B3A">
      <w:pPr>
        <w:pStyle w:val="ListParagraph"/>
        <w:ind w:left="1440"/>
      </w:pPr>
      <w:r>
        <w:rPr>
          <w:noProof/>
        </w:rPr>
        <w:drawing>
          <wp:inline distT="0" distB="0" distL="0" distR="0" wp14:anchorId="431C358E" wp14:editId="14AC7284">
            <wp:extent cx="5709285" cy="12382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751" cy="1245942"/>
                    </a:xfrm>
                    <a:prstGeom prst="rect">
                      <a:avLst/>
                    </a:prstGeom>
                  </pic:spPr>
                </pic:pic>
              </a:graphicData>
            </a:graphic>
          </wp:inline>
        </w:drawing>
      </w:r>
    </w:p>
    <w:p w:rsidR="00994B3A" w:rsidRDefault="00994B3A" w:rsidP="00994B3A">
      <w:pPr>
        <w:pStyle w:val="ListParagraph"/>
        <w:numPr>
          <w:ilvl w:val="1"/>
          <w:numId w:val="95"/>
        </w:numPr>
      </w:pPr>
      <w:r>
        <w:lastRenderedPageBreak/>
        <w:t xml:space="preserve">Open the metadata folder from the repository structure </w:t>
      </w:r>
      <w:r>
        <w:sym w:font="Wingdings" w:char="F0E0"/>
      </w:r>
      <w:r>
        <w:t xml:space="preserve"> open jobs.xml </w:t>
      </w:r>
      <w:r>
        <w:sym w:font="Wingdings" w:char="F0E0"/>
      </w:r>
      <w:r>
        <w:t xml:space="preserve"> change the references of </w:t>
      </w:r>
      <w:r w:rsidR="007B3F9C">
        <w:t xml:space="preserve">RefArch to </w:t>
      </w:r>
      <w:r w:rsidR="00200588">
        <w:t>SiteGenesis</w:t>
      </w:r>
      <w:r w:rsidR="007B3F9C">
        <w:t>(in my sandbox)</w:t>
      </w:r>
      <w:r>
        <w:t xml:space="preserve"> </w:t>
      </w:r>
      <w:r w:rsidR="007B3F9C">
        <w:t xml:space="preserve">or to </w:t>
      </w:r>
      <w:r>
        <w:t>your site id (in this case worldpayDemo)</w:t>
      </w:r>
    </w:p>
    <w:p w:rsidR="00994B3A" w:rsidRDefault="00994B3A" w:rsidP="00994B3A">
      <w:pPr>
        <w:pStyle w:val="ListParagraph"/>
        <w:numPr>
          <w:ilvl w:val="1"/>
          <w:numId w:val="95"/>
        </w:numPr>
      </w:pPr>
      <w:r w:rsidRPr="006D2FC8">
        <w:t>Ensure content assets in the import has appropriate library Id of the site where XML to be imported</w:t>
      </w:r>
    </w:p>
    <w:p w:rsidR="00994B3A" w:rsidRDefault="00994B3A" w:rsidP="00994B3A">
      <w:pPr>
        <w:pStyle w:val="ListParagraph"/>
        <w:ind w:left="1440"/>
      </w:pPr>
      <w:r>
        <w:t xml:space="preserve">For this, In the business manger </w:t>
      </w:r>
    </w:p>
    <w:p w:rsidR="00994B3A" w:rsidRDefault="00994B3A" w:rsidP="00994B3A">
      <w:pPr>
        <w:pStyle w:val="ListParagraph"/>
        <w:numPr>
          <w:ilvl w:val="2"/>
          <w:numId w:val="95"/>
        </w:numPr>
        <w:rPr>
          <w:b/>
        </w:rPr>
      </w:pPr>
      <w:r>
        <w:t xml:space="preserve">Go to </w:t>
      </w:r>
      <w:r w:rsidRPr="006D2FC8">
        <w:rPr>
          <w:b/>
        </w:rPr>
        <w:t>Merchant Tools &gt;  Content &gt;  Libraries</w:t>
      </w:r>
    </w:p>
    <w:p w:rsidR="00994B3A" w:rsidRDefault="00994B3A" w:rsidP="00994B3A">
      <w:pPr>
        <w:pStyle w:val="ListParagraph"/>
        <w:numPr>
          <w:ilvl w:val="2"/>
          <w:numId w:val="95"/>
        </w:numPr>
      </w:pPr>
      <w:r>
        <w:t>C</w:t>
      </w:r>
      <w:r w:rsidRPr="006D2FC8">
        <w:t>heck</w:t>
      </w:r>
      <w:r>
        <w:rPr>
          <w:b/>
        </w:rPr>
        <w:t xml:space="preserve"> </w:t>
      </w:r>
      <w:r w:rsidRPr="00623C24">
        <w:t xml:space="preserve">the library ID assignment to your site (here for </w:t>
      </w:r>
      <w:r w:rsidR="00200588">
        <w:t>SiteGenesis</w:t>
      </w:r>
      <w:r w:rsidRPr="00623C24">
        <w:t xml:space="preserve"> the library assignment is </w:t>
      </w:r>
      <w:r w:rsidR="00200588">
        <w:t>SiteGenesis</w:t>
      </w:r>
      <w:r w:rsidRPr="00623C24">
        <w:t>SharedLibrary)</w:t>
      </w:r>
    </w:p>
    <w:p w:rsidR="00994B3A" w:rsidRDefault="00994B3A" w:rsidP="00994B3A">
      <w:pPr>
        <w:pStyle w:val="ListParagraph"/>
        <w:ind w:left="2160"/>
      </w:pPr>
    </w:p>
    <w:p w:rsidR="00994B3A" w:rsidRDefault="00994B3A" w:rsidP="00994B3A">
      <w:pPr>
        <w:pStyle w:val="ListParagraph"/>
        <w:ind w:left="1440"/>
        <w:rPr>
          <w:b/>
        </w:rPr>
      </w:pPr>
    </w:p>
    <w:p w:rsidR="00994B3A" w:rsidRDefault="00994B3A" w:rsidP="00994B3A">
      <w:pPr>
        <w:pStyle w:val="ListParagraph"/>
        <w:ind w:left="1440"/>
      </w:pPr>
      <w:r>
        <w:rPr>
          <w:noProof/>
        </w:rPr>
        <w:drawing>
          <wp:inline distT="0" distB="0" distL="0" distR="0" wp14:anchorId="5E853328" wp14:editId="37086FDB">
            <wp:extent cx="4859591"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3983" cy="1487243"/>
                    </a:xfrm>
                    <a:prstGeom prst="rect">
                      <a:avLst/>
                    </a:prstGeom>
                  </pic:spPr>
                </pic:pic>
              </a:graphicData>
            </a:graphic>
          </wp:inline>
        </w:drawing>
      </w:r>
    </w:p>
    <w:p w:rsidR="00994B3A" w:rsidRDefault="00994B3A" w:rsidP="00994B3A">
      <w:pPr>
        <w:pStyle w:val="ListParagraph"/>
        <w:numPr>
          <w:ilvl w:val="2"/>
          <w:numId w:val="95"/>
        </w:numPr>
      </w:pPr>
      <w:r w:rsidRPr="00C2687B">
        <w:t>Open the metadata folder</w:t>
      </w:r>
      <w:r>
        <w:t xml:space="preserve"> from the repository structure </w:t>
      </w:r>
      <w:r w:rsidRPr="00C2687B">
        <w:rPr>
          <w:b/>
          <w:sz w:val="32"/>
          <w:szCs w:val="32"/>
        </w:rPr>
        <w:t>&gt;</w:t>
      </w:r>
      <w:r>
        <w:t xml:space="preserve"> open </w:t>
      </w:r>
      <w:r w:rsidRPr="008313C6">
        <w:t>libraries</w:t>
      </w:r>
      <w:r>
        <w:t xml:space="preserve"> </w:t>
      </w:r>
      <w:r w:rsidRPr="00C2687B">
        <w:rPr>
          <w:b/>
          <w:sz w:val="32"/>
          <w:szCs w:val="32"/>
        </w:rPr>
        <w:t>&gt;</w:t>
      </w:r>
      <w:r w:rsidRPr="00C2687B">
        <w:t xml:space="preserve"> change</w:t>
      </w:r>
      <w:r>
        <w:t xml:space="preserve"> the folder name according to the library id to which your site is assigned (Here in the BM we saw that for </w:t>
      </w:r>
      <w:r w:rsidR="00200588">
        <w:t>SiteGenesis</w:t>
      </w:r>
      <w:r>
        <w:t xml:space="preserve">, assigned Library is </w:t>
      </w:r>
      <w:r w:rsidR="00200588">
        <w:t>SiteGenesis</w:t>
      </w:r>
      <w:r>
        <w:t>SharedLibrary</w:t>
      </w:r>
      <w:r w:rsidRPr="00C2687B">
        <w:t>)</w:t>
      </w:r>
      <w:r>
        <w:t xml:space="preserve"> &gt; open library.xml and change the reference of </w:t>
      </w:r>
      <w:r w:rsidR="00200588">
        <w:t>SiteGenesis</w:t>
      </w:r>
      <w:r>
        <w:t>SharedLibrary, if needed (according to your site assignment)</w:t>
      </w:r>
    </w:p>
    <w:p w:rsidR="00994B3A" w:rsidRDefault="00994B3A" w:rsidP="00994B3A">
      <w:pPr>
        <w:pStyle w:val="ListParagraph"/>
        <w:numPr>
          <w:ilvl w:val="1"/>
          <w:numId w:val="95"/>
        </w:numPr>
      </w:pPr>
      <w:r>
        <w:t xml:space="preserve">ZIP the metadata folder from the repository structure, </w:t>
      </w:r>
    </w:p>
    <w:p w:rsidR="00994B3A" w:rsidRDefault="00994B3A" w:rsidP="00994B3A">
      <w:pPr>
        <w:pStyle w:val="ListParagraph"/>
        <w:numPr>
          <w:ilvl w:val="1"/>
          <w:numId w:val="95"/>
        </w:numPr>
      </w:pPr>
      <w:r>
        <w:t xml:space="preserve">Log in to the Business Manager and navigate to </w:t>
      </w:r>
      <w:r w:rsidRPr="009C3FA3">
        <w:rPr>
          <w:i/>
          <w:u w:val="single"/>
        </w:rPr>
        <w:t>Administration</w:t>
      </w:r>
      <w:r w:rsidRPr="008D3B13">
        <w:t xml:space="preserve"> </w:t>
      </w:r>
      <w:r>
        <w:sym w:font="Wingdings" w:char="F0E0"/>
      </w:r>
      <w:r w:rsidRPr="008D3B13">
        <w:t xml:space="preserve"> </w:t>
      </w:r>
      <w:r w:rsidRPr="009C3FA3">
        <w:rPr>
          <w:i/>
          <w:u w:val="single"/>
        </w:rPr>
        <w:t>Site Development</w:t>
      </w:r>
      <w:r>
        <w:t xml:space="preserve"> </w:t>
      </w:r>
      <w:r>
        <w:sym w:font="Wingdings" w:char="F0E0"/>
      </w:r>
      <w:r w:rsidRPr="008D3B13">
        <w:t xml:space="preserve"> </w:t>
      </w:r>
      <w:r w:rsidRPr="009C3FA3">
        <w:rPr>
          <w:i/>
          <w:u w:val="single"/>
        </w:rPr>
        <w:t>Site Import &amp; Export</w:t>
      </w:r>
      <w:r>
        <w:t xml:space="preserve">, and </w:t>
      </w:r>
      <w:r w:rsidRPr="008D3B13">
        <w:t xml:space="preserve">upload </w:t>
      </w:r>
      <w:r>
        <w:t xml:space="preserve">the </w:t>
      </w:r>
      <w:r w:rsidRPr="00D51419">
        <w:rPr>
          <w:b/>
          <w:i/>
        </w:rPr>
        <w:t xml:space="preserve">zipped </w:t>
      </w:r>
      <w:r>
        <w:t xml:space="preserve">folder (Zipped Metadata Folder) using the upload button and, finally go back and use the import button to import the file. </w:t>
      </w:r>
    </w:p>
    <w:p w:rsidR="00994B3A" w:rsidRDefault="00994B3A" w:rsidP="00994B3A">
      <w:pPr>
        <w:pStyle w:val="ListParagraph"/>
        <w:numPr>
          <w:ilvl w:val="1"/>
          <w:numId w:val="95"/>
        </w:numPr>
      </w:pPr>
      <w:r>
        <w:t xml:space="preserve">After a successful import, the entire configuration requirements needed for worldpay is available to you is according to your Worldpay account data. </w:t>
      </w:r>
    </w:p>
    <w:p w:rsidR="00994B3A" w:rsidRDefault="00994B3A" w:rsidP="00994B3A">
      <w:pPr>
        <w:pStyle w:val="ListParagraph"/>
        <w:numPr>
          <w:ilvl w:val="1"/>
          <w:numId w:val="95"/>
        </w:numPr>
      </w:pPr>
      <w:r>
        <w:t xml:space="preserve">Also, verify the </w:t>
      </w:r>
      <w:r w:rsidRPr="009C3FA3">
        <w:rPr>
          <w:b/>
        </w:rPr>
        <w:t>Order level attributes</w:t>
      </w:r>
      <w:r>
        <w:t xml:space="preserve"> in BM (Site -&gt; Ordering -&gt; Order) open any order and navigate to the Attributes tab. It should be as below: -</w:t>
      </w:r>
    </w:p>
    <w:p w:rsidR="005F6DAA" w:rsidRDefault="005F6DAA" w:rsidP="00DA60F6">
      <w:pPr>
        <w:ind w:left="1080"/>
      </w:pPr>
    </w:p>
    <w:p w:rsidR="00DA60F6" w:rsidRDefault="001B03BA" w:rsidP="00DA60F6">
      <w:pPr>
        <w:ind w:left="1080"/>
        <w:jc w:val="center"/>
      </w:pPr>
      <w:r>
        <w:rPr>
          <w:noProof/>
        </w:rPr>
        <w:lastRenderedPageBreak/>
        <w:drawing>
          <wp:inline distT="0" distB="0" distL="0" distR="0" wp14:anchorId="3C3250FD" wp14:editId="7159DC37">
            <wp:extent cx="4536182" cy="3308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6751" cy="3316058"/>
                    </a:xfrm>
                    <a:prstGeom prst="rect">
                      <a:avLst/>
                    </a:prstGeom>
                  </pic:spPr>
                </pic:pic>
              </a:graphicData>
            </a:graphic>
          </wp:inline>
        </w:drawing>
      </w:r>
    </w:p>
    <w:p w:rsidR="00DA60F6" w:rsidRDefault="00DA60F6" w:rsidP="00DA60F6">
      <w:pPr>
        <w:ind w:left="1080"/>
        <w:jc w:val="center"/>
      </w:pPr>
      <w:r>
        <w:t>Fig: 2.1</w:t>
      </w:r>
    </w:p>
    <w:p w:rsidR="001B03BA" w:rsidRDefault="001B03BA">
      <w:r>
        <w:br w:type="page"/>
      </w:r>
    </w:p>
    <w:p w:rsidR="009A308C" w:rsidRDefault="009A308C" w:rsidP="00DA60F6">
      <w:pPr>
        <w:ind w:left="1080"/>
        <w:jc w:val="center"/>
      </w:pPr>
      <w:r>
        <w:lastRenderedPageBreak/>
        <w:t xml:space="preserve">Custom </w:t>
      </w:r>
      <w:r w:rsidR="00BF46D0">
        <w:t>Preferences</w:t>
      </w:r>
      <w:r>
        <w:t xml:space="preserve"> Screenshot</w:t>
      </w:r>
    </w:p>
    <w:p w:rsidR="00DA60F6" w:rsidRDefault="00E90C1F" w:rsidP="00DA60F6">
      <w:pPr>
        <w:ind w:left="1080"/>
      </w:pPr>
      <w:r w:rsidRPr="00E90C1F">
        <w:rPr>
          <w:noProof/>
        </w:rPr>
        <w:t xml:space="preserve"> </w:t>
      </w:r>
      <w:r>
        <w:rPr>
          <w:noProof/>
        </w:rPr>
        <w:drawing>
          <wp:inline distT="0" distB="0" distL="0" distR="0" wp14:anchorId="1F620FCF" wp14:editId="10054C59">
            <wp:extent cx="5591908" cy="2845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3238" cy="2851010"/>
                    </a:xfrm>
                    <a:prstGeom prst="rect">
                      <a:avLst/>
                    </a:prstGeom>
                  </pic:spPr>
                </pic:pic>
              </a:graphicData>
            </a:graphic>
          </wp:inline>
        </w:drawing>
      </w:r>
    </w:p>
    <w:p w:rsidR="00051A77" w:rsidRDefault="00051A77" w:rsidP="00DA60F6">
      <w:pPr>
        <w:ind w:left="1080"/>
        <w:jc w:val="center"/>
      </w:pPr>
    </w:p>
    <w:p w:rsidR="00E90C1F" w:rsidRDefault="00E90C1F" w:rsidP="00DA60F6">
      <w:pPr>
        <w:ind w:left="1080"/>
        <w:jc w:val="center"/>
      </w:pPr>
      <w:r>
        <w:rPr>
          <w:noProof/>
        </w:rPr>
        <w:drawing>
          <wp:inline distT="0" distB="0" distL="0" distR="0" wp14:anchorId="364EA522" wp14:editId="0221E90A">
            <wp:extent cx="5802923" cy="24815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3912" cy="2486279"/>
                    </a:xfrm>
                    <a:prstGeom prst="rect">
                      <a:avLst/>
                    </a:prstGeom>
                  </pic:spPr>
                </pic:pic>
              </a:graphicData>
            </a:graphic>
          </wp:inline>
        </w:drawing>
      </w:r>
    </w:p>
    <w:p w:rsidR="00E90C1F" w:rsidRDefault="00E90C1F" w:rsidP="00DA60F6">
      <w:pPr>
        <w:ind w:left="1080"/>
        <w:jc w:val="center"/>
      </w:pPr>
      <w:r>
        <w:rPr>
          <w:noProof/>
        </w:rPr>
        <w:lastRenderedPageBreak/>
        <w:drawing>
          <wp:inline distT="0" distB="0" distL="0" distR="0" wp14:anchorId="69F5D662" wp14:editId="172E5ED3">
            <wp:extent cx="5811715"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6081" cy="2372104"/>
                    </a:xfrm>
                    <a:prstGeom prst="rect">
                      <a:avLst/>
                    </a:prstGeom>
                  </pic:spPr>
                </pic:pic>
              </a:graphicData>
            </a:graphic>
          </wp:inline>
        </w:drawing>
      </w:r>
    </w:p>
    <w:p w:rsidR="00E90C1F" w:rsidRDefault="00E90C1F" w:rsidP="00DA60F6">
      <w:pPr>
        <w:ind w:left="1080"/>
        <w:jc w:val="center"/>
      </w:pPr>
      <w:r>
        <w:rPr>
          <w:noProof/>
        </w:rPr>
        <w:drawing>
          <wp:inline distT="0" distB="0" distL="0" distR="0" wp14:anchorId="68F87A60" wp14:editId="1F7B97C8">
            <wp:extent cx="5758962" cy="28294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2807" cy="2841172"/>
                    </a:xfrm>
                    <a:prstGeom prst="rect">
                      <a:avLst/>
                    </a:prstGeom>
                  </pic:spPr>
                </pic:pic>
              </a:graphicData>
            </a:graphic>
          </wp:inline>
        </w:drawing>
      </w:r>
    </w:p>
    <w:p w:rsidR="00DA60F6" w:rsidRDefault="00DA60F6" w:rsidP="00DA60F6">
      <w:pPr>
        <w:ind w:left="1080"/>
        <w:jc w:val="center"/>
      </w:pPr>
      <w:r>
        <w:t>Fig: 2.2</w:t>
      </w:r>
    </w:p>
    <w:p w:rsidR="00DA60F6" w:rsidRDefault="00274D43" w:rsidP="00574495">
      <w:pPr>
        <w:pStyle w:val="Heading3"/>
        <w:keepNext/>
        <w:keepLines/>
        <w:numPr>
          <w:ilvl w:val="2"/>
          <w:numId w:val="103"/>
        </w:numPr>
        <w:pBdr>
          <w:bottom w:val="none" w:sz="0" w:space="0" w:color="auto"/>
        </w:pBdr>
        <w:spacing w:line="276" w:lineRule="auto"/>
        <w:ind w:left="1764"/>
        <w:rPr>
          <w:i w:val="0"/>
          <w:sz w:val="24"/>
          <w:szCs w:val="24"/>
        </w:rPr>
      </w:pPr>
      <w:bookmarkStart w:id="49" w:name="_Ref278867339"/>
      <w:bookmarkStart w:id="50" w:name="_Ref278867427"/>
      <w:bookmarkStart w:id="51" w:name="_Toc405997361"/>
      <w:bookmarkStart w:id="52" w:name="_Toc18418290"/>
      <w:r w:rsidRPr="00B63D8A">
        <w:rPr>
          <w:i w:val="0"/>
          <w:sz w:val="24"/>
          <w:szCs w:val="24"/>
        </w:rPr>
        <w:t xml:space="preserve">Setting </w:t>
      </w:r>
      <w:r w:rsidR="00C04461" w:rsidRPr="00B63D8A">
        <w:rPr>
          <w:i w:val="0"/>
          <w:sz w:val="24"/>
          <w:szCs w:val="24"/>
        </w:rPr>
        <w:t>Worldpay</w:t>
      </w:r>
      <w:r w:rsidRPr="00B63D8A">
        <w:rPr>
          <w:i w:val="0"/>
          <w:sz w:val="24"/>
          <w:szCs w:val="24"/>
        </w:rPr>
        <w:t xml:space="preserve"> Custom Site Preferences</w:t>
      </w:r>
      <w:bookmarkEnd w:id="49"/>
      <w:bookmarkEnd w:id="50"/>
      <w:bookmarkEnd w:id="51"/>
      <w:bookmarkEnd w:id="52"/>
    </w:p>
    <w:p w:rsidR="005502CA" w:rsidRPr="005502CA" w:rsidRDefault="005502CA" w:rsidP="005502CA"/>
    <w:p w:rsidR="00DA60F6" w:rsidRDefault="00DA60F6" w:rsidP="00DA60F6">
      <w:pPr>
        <w:ind w:left="1080"/>
      </w:pPr>
      <w:r>
        <w:t xml:space="preserve">In Business Manager, navigate to the </w:t>
      </w:r>
      <w:r w:rsidRPr="00D713AD">
        <w:rPr>
          <w:i/>
          <w:u w:val="single"/>
        </w:rPr>
        <w:t>Site</w:t>
      </w:r>
      <w:r w:rsidR="00770566" w:rsidRPr="00770566">
        <w:rPr>
          <w:i/>
          <w:u w:val="single"/>
        </w:rPr>
        <w:sym w:font="Wingdings" w:char="F0E0"/>
      </w:r>
      <w:r>
        <w:t xml:space="preserve"> </w:t>
      </w:r>
      <w:r w:rsidR="00770566" w:rsidRPr="00C75E15">
        <w:rPr>
          <w:u w:val="single"/>
        </w:rPr>
        <w:t>Merchant Tools</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xml:space="preserve">. A custom site preference group with the ID </w:t>
      </w:r>
      <w:r w:rsidR="00C04461">
        <w:t>Worldpay</w:t>
      </w:r>
      <w:r>
        <w:t xml:space="preserve"> is available. Please select it and edit the attributes according to your </w:t>
      </w:r>
      <w:r w:rsidR="00C04461">
        <w:t>Worldpay</w:t>
      </w:r>
      <w:r>
        <w:t xml:space="preserve"> account data and the data shown in figure </w:t>
      </w:r>
      <w:r w:rsidR="00DF6E0B">
        <w:t>2.2</w:t>
      </w:r>
      <w:r>
        <w:t xml:space="preserve">. In addition to the ones supplied by </w:t>
      </w:r>
      <w:r w:rsidR="00C04461">
        <w:t>Worldpay</w:t>
      </w:r>
      <w:r w:rsidR="00CF1B8A">
        <w:t>,</w:t>
      </w:r>
      <w:r>
        <w:t>fill out the following properties with the values listed against them:</w:t>
      </w:r>
    </w:p>
    <w:p w:rsidR="002817A6" w:rsidRPr="006401BE" w:rsidRDefault="00C04461" w:rsidP="002817A6">
      <w:pPr>
        <w:pStyle w:val="ListParagraph"/>
        <w:numPr>
          <w:ilvl w:val="0"/>
          <w:numId w:val="23"/>
        </w:numPr>
        <w:ind w:left="1800"/>
        <w:rPr>
          <w:i/>
        </w:rPr>
      </w:pPr>
      <w:r w:rsidRPr="006401BE">
        <w:rPr>
          <w:i/>
        </w:rPr>
        <w:t>Worldpay</w:t>
      </w:r>
      <w:r w:rsidR="002817A6" w:rsidRPr="006401BE">
        <w:rPr>
          <w:i/>
        </w:rPr>
        <w:t xml:space="preserve"> </w:t>
      </w:r>
      <w:r w:rsidR="00770566" w:rsidRPr="006401BE">
        <w:rPr>
          <w:i/>
        </w:rPr>
        <w:t xml:space="preserve">Redirect </w:t>
      </w:r>
      <w:r w:rsidR="002817A6" w:rsidRPr="006401BE">
        <w:rPr>
          <w:i/>
        </w:rPr>
        <w:t>SuccessURL: COPlaceOrder-Submit</w:t>
      </w:r>
    </w:p>
    <w:p w:rsidR="002817A6" w:rsidRPr="006401BE" w:rsidRDefault="00C04461" w:rsidP="002817A6">
      <w:pPr>
        <w:pStyle w:val="ListParagraph"/>
        <w:numPr>
          <w:ilvl w:val="0"/>
          <w:numId w:val="23"/>
        </w:numPr>
        <w:ind w:left="1800"/>
        <w:rPr>
          <w:i/>
        </w:rPr>
      </w:pPr>
      <w:r w:rsidRPr="006401BE">
        <w:rPr>
          <w:i/>
        </w:rPr>
        <w:t>Worldpay</w:t>
      </w:r>
      <w:r w:rsidR="002817A6" w:rsidRPr="006401BE">
        <w:rPr>
          <w:i/>
        </w:rPr>
        <w:t xml:space="preserve"> </w:t>
      </w:r>
      <w:r w:rsidR="00770566" w:rsidRPr="006401BE">
        <w:rPr>
          <w:i/>
        </w:rPr>
        <w:t xml:space="preserve">Redirect </w:t>
      </w:r>
      <w:r w:rsidR="002817A6" w:rsidRPr="006401BE">
        <w:rPr>
          <w:i/>
        </w:rPr>
        <w:t>PendingURL:</w:t>
      </w:r>
      <w:r w:rsidR="00384F9A" w:rsidRPr="006401BE">
        <w:rPr>
          <w:i/>
        </w:rPr>
        <w:t xml:space="preserve"> </w:t>
      </w:r>
      <w:r w:rsidR="002817A6" w:rsidRPr="006401BE">
        <w:rPr>
          <w:i/>
        </w:rPr>
        <w:t>COPlaceOrder-Submit</w:t>
      </w:r>
    </w:p>
    <w:p w:rsidR="002817A6" w:rsidRPr="006401BE" w:rsidRDefault="00C04461" w:rsidP="002817A6">
      <w:pPr>
        <w:pStyle w:val="ListParagraph"/>
        <w:numPr>
          <w:ilvl w:val="0"/>
          <w:numId w:val="23"/>
        </w:numPr>
        <w:ind w:left="1800"/>
        <w:rPr>
          <w:i/>
        </w:rPr>
      </w:pPr>
      <w:r w:rsidRPr="006401BE">
        <w:rPr>
          <w:i/>
        </w:rPr>
        <w:t>Worldpay</w:t>
      </w:r>
      <w:r w:rsidR="002817A6" w:rsidRPr="006401BE">
        <w:rPr>
          <w:i/>
        </w:rPr>
        <w:t xml:space="preserve"> </w:t>
      </w:r>
      <w:r w:rsidR="00770566" w:rsidRPr="006401BE">
        <w:rPr>
          <w:i/>
        </w:rPr>
        <w:t xml:space="preserve">Redirect </w:t>
      </w:r>
      <w:r w:rsidR="002817A6" w:rsidRPr="006401BE">
        <w:rPr>
          <w:i/>
        </w:rPr>
        <w:t>FailureURL: COPlaceOrder-Submit</w:t>
      </w:r>
    </w:p>
    <w:p w:rsidR="002817A6" w:rsidRPr="006401BE" w:rsidRDefault="00C04461" w:rsidP="002817A6">
      <w:pPr>
        <w:pStyle w:val="ListParagraph"/>
        <w:numPr>
          <w:ilvl w:val="0"/>
          <w:numId w:val="23"/>
        </w:numPr>
        <w:ind w:left="1800"/>
        <w:rPr>
          <w:i/>
        </w:rPr>
      </w:pPr>
      <w:r w:rsidRPr="006401BE">
        <w:rPr>
          <w:i/>
        </w:rPr>
        <w:t>Worldpay</w:t>
      </w:r>
      <w:r w:rsidR="002817A6" w:rsidRPr="006401BE">
        <w:rPr>
          <w:i/>
        </w:rPr>
        <w:t xml:space="preserve"> </w:t>
      </w:r>
      <w:r w:rsidR="00770566" w:rsidRPr="006401BE">
        <w:rPr>
          <w:i/>
        </w:rPr>
        <w:t xml:space="preserve">Redirect </w:t>
      </w:r>
      <w:r w:rsidR="002817A6" w:rsidRPr="006401BE">
        <w:rPr>
          <w:i/>
        </w:rPr>
        <w:t>CancelURL: COPlaceOrder-Submit</w:t>
      </w:r>
    </w:p>
    <w:p w:rsidR="00DA60F6" w:rsidRPr="006401BE" w:rsidRDefault="00C04461" w:rsidP="00AF39B6">
      <w:pPr>
        <w:pStyle w:val="ListParagraph"/>
        <w:numPr>
          <w:ilvl w:val="0"/>
          <w:numId w:val="23"/>
        </w:numPr>
        <w:ind w:left="1800"/>
        <w:rPr>
          <w:i/>
        </w:rPr>
      </w:pPr>
      <w:r w:rsidRPr="006401BE">
        <w:rPr>
          <w:i/>
        </w:rPr>
        <w:t>Worldpay</w:t>
      </w:r>
      <w:r w:rsidR="00DA60F6" w:rsidRPr="006401BE">
        <w:rPr>
          <w:i/>
        </w:rPr>
        <w:t xml:space="preserve"> TermURL: </w:t>
      </w:r>
      <w:r w:rsidRPr="006401BE">
        <w:rPr>
          <w:i/>
        </w:rPr>
        <w:t>Worldpay</w:t>
      </w:r>
      <w:r w:rsidR="00DA60F6" w:rsidRPr="006401BE">
        <w:rPr>
          <w:i/>
        </w:rPr>
        <w:t>-HandleAuthenticationResponse</w:t>
      </w:r>
    </w:p>
    <w:p w:rsidR="00911A29" w:rsidRDefault="00911A29" w:rsidP="00911A29">
      <w:pPr>
        <w:ind w:left="1440"/>
      </w:pPr>
      <w:r>
        <w:lastRenderedPageBreak/>
        <w:t xml:space="preserve"> </w:t>
      </w:r>
      <w:r w:rsidRPr="00101866">
        <w:t xml:space="preserve">** The fields highlighted in blue in the </w:t>
      </w:r>
      <w:r w:rsidR="00C2491C" w:rsidRPr="00101866">
        <w:t xml:space="preserve">below </w:t>
      </w:r>
      <w:r w:rsidRPr="00101866">
        <w:t xml:space="preserve">table are mandatory </w:t>
      </w:r>
      <w:r w:rsidR="006E656E" w:rsidRPr="00101866">
        <w:t>fields</w:t>
      </w:r>
    </w:p>
    <w:tbl>
      <w:tblPr>
        <w:tblpPr w:leftFromText="180" w:rightFromText="180" w:vertAnchor="text" w:horzAnchor="margin" w:tblpX="-10" w:tblpY="33"/>
        <w:tblW w:w="9910" w:type="dxa"/>
        <w:tblLayout w:type="fixed"/>
        <w:tblLook w:val="04A0" w:firstRow="1" w:lastRow="0" w:firstColumn="1" w:lastColumn="0" w:noHBand="0" w:noVBand="1"/>
      </w:tblPr>
      <w:tblGrid>
        <w:gridCol w:w="2080"/>
        <w:gridCol w:w="4860"/>
        <w:gridCol w:w="2970"/>
      </w:tblGrid>
      <w:tr w:rsidR="00911A29" w:rsidRPr="00CD397A" w:rsidTr="00B8144C">
        <w:trPr>
          <w:trHeight w:val="457"/>
        </w:trPr>
        <w:tc>
          <w:tcPr>
            <w:tcW w:w="208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rsidTr="00B8144C">
        <w:trPr>
          <w:trHeight w:val="630"/>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 xml:space="preserve">Merchant Code for </w:t>
            </w:r>
            <w:r w:rsidR="00C04461">
              <w:rPr>
                <w:rFonts w:ascii="Calibri" w:eastAsiaTheme="majorEastAsia" w:hAnsi="Calibri" w:cs="Times New Roman"/>
                <w:b/>
                <w:bCs/>
                <w:color w:val="000000"/>
              </w:rPr>
              <w:t>Worldpay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DAEEF3" w:themeFill="accent5" w:themeFillTint="33"/>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MAC Secret Code</w:t>
            </w:r>
          </w:p>
        </w:tc>
        <w:tc>
          <w:tcPr>
            <w:tcW w:w="486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configur</w:t>
            </w:r>
            <w:r w:rsidR="00C67957">
              <w:rPr>
                <w:rFonts w:ascii="Calibri" w:eastAsia="Times New Roman" w:hAnsi="Calibri" w:cs="Times New Roman"/>
                <w:color w:val="000000"/>
              </w:rPr>
              <w:t>able</w:t>
            </w:r>
            <w:r w:rsidRPr="00CD397A">
              <w:rPr>
                <w:rFonts w:ascii="Calibri" w:eastAsia="Times New Roman" w:hAnsi="Calibri" w:cs="Times New Roman"/>
                <w:color w:val="000000"/>
              </w:rPr>
              <w:t xml:space="preserve"> in Worldpay Merchant Interface.</w:t>
            </w:r>
          </w:p>
        </w:tc>
        <w:tc>
          <w:tcPr>
            <w:tcW w:w="297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all the Cards and APM’s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supported on Hosted Payment Pages.</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(Refer to </w:t>
            </w:r>
            <w:r w:rsidR="00770566">
              <w:rPr>
                <w:rFonts w:ascii="Calibri" w:eastAsia="Times New Roman" w:hAnsi="Calibri" w:cs="Times New Roman"/>
                <w:color w:val="000000"/>
              </w:rPr>
              <w:t xml:space="preserve"> Appendix A </w:t>
            </w:r>
            <w:r>
              <w:rPr>
                <w:rFonts w:ascii="Calibri" w:eastAsia="Times New Roman" w:hAnsi="Calibri" w:cs="Times New Roman"/>
                <w:color w:val="000000"/>
              </w:rPr>
              <w:t>for values)</w:t>
            </w:r>
          </w:p>
        </w:tc>
      </w:tr>
      <w:tr w:rsidR="00911A29" w:rsidRPr="00CD397A" w:rsidTr="00B8144C">
        <w:trPr>
          <w:trHeight w:val="780"/>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Arial" w:eastAsia="Times New Roman" w:hAnsi="Arial" w:cs="Arial"/>
                <w:color w:val="000000"/>
                <w:sz w:val="20"/>
                <w:szCs w:val="20"/>
              </w:rPr>
            </w:pPr>
            <w:r w:rsidRPr="00CD397A">
              <w:rPr>
                <w:rFonts w:ascii="Arial" w:eastAsia="Times New Roman" w:hAnsi="Arial" w:cs="Arial"/>
                <w:color w:val="000000"/>
                <w:sz w:val="20"/>
                <w:szCs w:val="20"/>
              </w:rPr>
              <w:t>This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Success URL, that the user will be redirected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will be redirected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will be redirected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will be redirected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6E4740"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TermURL</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Term URL on which the user will be redirected in case of 3D secure.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r w:rsidR="00911A29" w:rsidRPr="00CD397A">
              <w:rPr>
                <w:rFonts w:ascii="Calibri" w:eastAsia="Times New Roman" w:hAnsi="Calibri" w:cs="Times New Roman"/>
                <w:color w:val="000000"/>
              </w:rPr>
              <w:t>-HandleAuthenticationResponse</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iDEAL Bank List</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Bank’s supported for iDEAL APM. The merchant can select the Banks that needs to be displayed on the Merchant Site.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Select the ones to be supported.</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Installation Id</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Hide Address Details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EnableAPMLookUpService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Look Up service, based upon the </w:t>
            </w:r>
            <w:r w:rsidR="00BF46D0" w:rsidRPr="00CD397A">
              <w:rPr>
                <w:rFonts w:ascii="Calibri" w:eastAsia="Times New Roman" w:hAnsi="Calibri" w:cs="Times New Roman"/>
                <w:color w:val="000000"/>
              </w:rPr>
              <w:t>Merchant</w:t>
            </w:r>
            <w:r w:rsidRPr="00CD397A">
              <w:rPr>
                <w:rFonts w:ascii="Calibri" w:eastAsia="Times New Roman" w:hAnsi="Calibri" w:cs="Times New Roman"/>
                <w:color w:val="000000"/>
              </w:rPr>
              <w:t xml:space="preserve"> requirement.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EnableJobMailerService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can be used to Turn On/Off the Email Service. The Emails are triggered in</w:t>
            </w:r>
            <w:r w:rsidR="00E12253">
              <w:rPr>
                <w:rFonts w:ascii="Calibri" w:eastAsia="Times New Roman" w:hAnsi="Calibri" w:cs="Times New Roman"/>
                <w:color w:val="000000"/>
              </w:rPr>
              <w:t>-</w:t>
            </w:r>
            <w:r w:rsidRPr="00CD397A">
              <w:rPr>
                <w:rFonts w:ascii="Calibri" w:eastAsia="Times New Roman" w:hAnsi="Calibri" w:cs="Times New Roman"/>
                <w:color w:val="000000"/>
              </w:rPr>
              <w:t>case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NotifyJobMailCC</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can be added separated by semicolon. </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NotifyJobMailFrom</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in From.</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NotifyJobMailTo</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in To.</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Multiple Emails can be added separated by semicolon.</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0F1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0F1912">
              <w:rPr>
                <w:rFonts w:ascii="Calibri" w:eastAsiaTheme="majorEastAsia" w:hAnsi="Calibri" w:cs="Times New Roman"/>
                <w:b/>
                <w:bCs/>
                <w:color w:val="000000"/>
              </w:rPr>
              <w:t>Enable</w:t>
            </w:r>
          </w:p>
          <w:p w:rsidR="00503779" w:rsidRPr="000F1912" w:rsidRDefault="00503779" w:rsidP="00B8144C">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rsidR="00503779" w:rsidRPr="000F1912" w:rsidRDefault="00503779" w:rsidP="00B8144C">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rsidR="00503779" w:rsidRPr="00CD397A"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503779">
              <w:rPr>
                <w:rFonts w:ascii="Calibri" w:eastAsiaTheme="majorEastAsia" w:hAnsi="Calibri" w:cs="Times New Roman"/>
                <w:b/>
                <w:bCs/>
                <w:color w:val="000000"/>
              </w:rPr>
              <w:t xml:space="preserve"> Disable CV</w:t>
            </w:r>
            <w:r w:rsidR="00503779">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ins w:id="53" w:author="Nishikant ." w:date="2018-12-06T11:06:00Z"/>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Saved Card with token</w:t>
            </w:r>
            <w:ins w:id="54" w:author="Nishikant ." w:date="2018-12-06T13:53:00Z">
              <w:r w:rsidR="003D4046">
                <w:rPr>
                  <w:rFonts w:ascii="Calibri" w:eastAsia="Times New Roman" w:hAnsi="Calibri" w:cs="Times New Roman"/>
                  <w:color w:val="000000"/>
                </w:rPr>
                <w:t xml:space="preserve"> and new card</w:t>
              </w:r>
            </w:ins>
            <w:ins w:id="55" w:author="Nishikant ." w:date="2018-12-06T11:06:00Z">
              <w:r w:rsidR="00BA01E2">
                <w:rPr>
                  <w:rFonts w:ascii="Calibri" w:eastAsia="Times New Roman" w:hAnsi="Calibri" w:cs="Times New Roman"/>
                  <w:color w:val="000000"/>
                </w:rPr>
                <w:t>.</w:t>
              </w:r>
            </w:ins>
          </w:p>
          <w:p w:rsidR="00BA01E2" w:rsidRPr="00503779" w:rsidRDefault="00BA01E2" w:rsidP="001D2546">
            <w:pPr>
              <w:spacing w:after="0" w:line="240" w:lineRule="auto"/>
              <w:rPr>
                <w:rFonts w:ascii="Calibri" w:eastAsia="Times New Roman" w:hAnsi="Calibri" w:cs="Times New Roman"/>
                <w:color w:val="000000"/>
              </w:rPr>
            </w:pPr>
            <w:ins w:id="56" w:author="Nishikant ." w:date="2018-12-06T11:06:00Z">
              <w:r>
                <w:rPr>
                  <w:rFonts w:ascii="Calibri" w:eastAsia="Times New Roman" w:hAnsi="Calibri" w:cs="Times New Roman"/>
                  <w:color w:val="000000"/>
                </w:rPr>
                <w:t xml:space="preserve">We are </w:t>
              </w:r>
            </w:ins>
            <w:ins w:id="57" w:author="Nishikant ." w:date="2018-12-06T11:07:00Z">
              <w:r>
                <w:rPr>
                  <w:rFonts w:ascii="Calibri" w:eastAsia="Times New Roman" w:hAnsi="Calibri" w:cs="Times New Roman"/>
                  <w:color w:val="000000"/>
                </w:rPr>
                <w:t>suppressing</w:t>
              </w:r>
            </w:ins>
            <w:ins w:id="58" w:author="Nishikant ." w:date="2018-12-06T11:06:00Z">
              <w:r>
                <w:rPr>
                  <w:rFonts w:ascii="Calibri" w:eastAsia="Times New Roman" w:hAnsi="Calibri" w:cs="Times New Roman"/>
                  <w:color w:val="000000"/>
                </w:rPr>
                <w:t xml:space="preserve"> </w:t>
              </w:r>
            </w:ins>
            <w:ins w:id="59" w:author="Nishikant ." w:date="2018-12-06T11:07:00Z">
              <w:r>
                <w:rPr>
                  <w:rFonts w:ascii="Calibri" w:eastAsia="Times New Roman" w:hAnsi="Calibri" w:cs="Times New Roman"/>
                  <w:color w:val="000000"/>
                </w:rPr>
                <w:t>the cvv field in the request of</w:t>
              </w:r>
            </w:ins>
            <w:ins w:id="60" w:author="Nishikant ." w:date="2018-12-06T11:08:00Z">
              <w:r>
                <w:rPr>
                  <w:rFonts w:ascii="Calibri" w:eastAsia="Times New Roman" w:hAnsi="Calibri" w:cs="Times New Roman"/>
                  <w:color w:val="000000"/>
                </w:rPr>
                <w:t xml:space="preserve"> the order place</w:t>
              </w:r>
              <w:r w:rsidR="003906BB">
                <w:rPr>
                  <w:rFonts w:ascii="Calibri" w:eastAsia="Times New Roman" w:hAnsi="Calibri" w:cs="Times New Roman"/>
                  <w:color w:val="000000"/>
                </w:rPr>
                <w:t>d with saved card having token</w:t>
              </w:r>
            </w:ins>
            <w:ins w:id="61" w:author="Nishikant ." w:date="2018-12-06T13:53:00Z">
              <w:r w:rsidR="003D4046">
                <w:rPr>
                  <w:rFonts w:ascii="Calibri" w:eastAsia="Times New Roman" w:hAnsi="Calibri" w:cs="Times New Roman"/>
                  <w:color w:val="000000"/>
                </w:rPr>
                <w:t xml:space="preserve"> and new card</w:t>
              </w:r>
            </w:ins>
            <w:ins w:id="62" w:author="Nishikant ." w:date="2018-12-06T11:08:00Z">
              <w:r w:rsidR="003906BB">
                <w:rPr>
                  <w:rFonts w:ascii="Calibri" w:eastAsia="Times New Roman" w:hAnsi="Calibri" w:cs="Times New Roman"/>
                  <w:color w:val="000000"/>
                </w:rPr>
                <w:t>.</w:t>
              </w:r>
            </w:ins>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503779" w:rsidP="00B8144C">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sidR="006E4740">
              <w:rPr>
                <w:rFonts w:ascii="Calibri" w:eastAsia="Times New Roman" w:hAnsi="Calibri" w:cs="Times New Roman"/>
                <w:color w:val="000000"/>
              </w:rPr>
              <w:t>Worldpay</w:t>
            </w:r>
            <w:r w:rsidRPr="00503779">
              <w:rPr>
                <w:rFonts w:ascii="Calibri" w:eastAsia="Times New Roman" w:hAnsi="Calibri" w:cs="Times New Roman"/>
                <w:color w:val="000000"/>
              </w:rPr>
              <w:t>,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6E4740"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0C07C2" w:rsidRPr="006C7912">
              <w:rPr>
                <w:rFonts w:ascii="Calibri" w:eastAsiaTheme="majorEastAsia" w:hAnsi="Calibri" w:cs="Times New Roman"/>
                <w:b/>
                <w:bCs/>
                <w:color w:val="000000"/>
              </w:rPr>
              <w:t xml:space="preserve"> Order Inquiry Lag Time</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 xml:space="preserve">for which orders to be look-up in </w:t>
            </w:r>
            <w:r w:rsidR="00C04461">
              <w:rPr>
                <w:rFonts w:ascii="Calibri" w:eastAsia="Times New Roman" w:hAnsi="Calibri" w:cs="Times New Roman"/>
                <w:color w:val="000000"/>
              </w:rPr>
              <w:t>Worldpay</w:t>
            </w:r>
            <w:r>
              <w:rPr>
                <w:rFonts w:ascii="Calibri" w:eastAsia="Times New Roman" w:hAnsi="Calibri" w:cs="Times New Roman"/>
                <w:color w:val="000000"/>
              </w:rPr>
              <w:t xml:space="preserve">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rsidTr="00B8144C">
        <w:trPr>
          <w:trHeight w:val="6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6C7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315E8" w:rsidRPr="00CD397A">
              <w:rPr>
                <w:rFonts w:ascii="Calibri" w:eastAsiaTheme="majorEastAsia" w:hAnsi="Calibri" w:cs="Times New Roman"/>
                <w:b/>
                <w:bCs/>
                <w:color w:val="000000"/>
              </w:rPr>
              <w:t xml:space="preserve">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6C7912"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r w:rsidRPr="006E34CA">
              <w:rPr>
                <w:rFonts w:ascii="Calibri" w:eastAsia="Times New Roman" w:hAnsi="Calibri" w:cs="Times New Roman"/>
                <w:b/>
                <w:color w:val="000000"/>
              </w:rPr>
              <w:t>InstallationID</w:t>
            </w:r>
            <w:r>
              <w:rPr>
                <w:rFonts w:ascii="Calibri" w:eastAsia="Times New Roman" w:hAnsi="Calibri" w:cs="Times New Roman"/>
                <w:color w:val="000000"/>
              </w:rPr>
              <w:t xml:space="preserve"> set if some value is added to this Preference.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CD397A" w:rsidRDefault="00C04461" w:rsidP="00B8144C">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C04461">
              <w:rPr>
                <w:rFonts w:ascii="Calibri" w:eastAsia="Times New Roman" w:hAnsi="Calibri" w:cs="Times New Roman"/>
                <w:color w:val="000000"/>
              </w:rPr>
              <w:t>Worldpay</w:t>
            </w:r>
            <w:r w:rsidR="00E12FBF">
              <w:rPr>
                <w:rFonts w:ascii="Calibri" w:eastAsia="Times New Roman" w:hAnsi="Calibri" w:cs="Times New Roman"/>
                <w:color w:val="000000"/>
              </w:rPr>
              <w:t>;</w:t>
            </w:r>
            <w:r>
              <w:rPr>
                <w:rFonts w:ascii="Calibri" w:eastAsia="Times New Roman" w:hAnsi="Calibri" w:cs="Times New Roman"/>
                <w:color w:val="000000"/>
              </w:rPr>
              <w:t xml:space="preserve"> this is sent as a part of request </w:t>
            </w:r>
            <w:r w:rsidRPr="00EE14AA">
              <w:rPr>
                <w:rFonts w:ascii="Calibri" w:eastAsia="Times New Roman" w:hAnsi="Calibri" w:cs="Times New Roman"/>
                <w:color w:val="000000"/>
              </w:rPr>
              <w:t>for</w:t>
            </w:r>
            <w:r w:rsidR="005921E4">
              <w:rPr>
                <w:rFonts w:ascii="Calibri" w:eastAsia="Times New Roman" w:hAnsi="Calibri" w:cs="Times New Roman"/>
                <w:color w:val="000000"/>
              </w:rPr>
              <w:t xml:space="preserve"> SEPA</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065E22" w:rsidRDefault="00C04461" w:rsidP="00B8144C">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lastRenderedPageBreak/>
              <w:t>Worldpay</w:t>
            </w:r>
            <w:r w:rsidR="005315E8">
              <w:rPr>
                <w:rFonts w:ascii="Helvetica" w:hAnsi="Helvetica"/>
                <w:b/>
                <w:bCs/>
                <w:color w:val="000000"/>
                <w:sz w:val="20"/>
                <w:szCs w:val="20"/>
                <w:shd w:val="clear" w:color="auto" w:fill="FFFFFF"/>
              </w:rPr>
              <w:t xml:space="preserve"> </w:t>
            </w:r>
            <w:r w:rsidR="005921E4">
              <w:rPr>
                <w:rFonts w:ascii="Helvetica" w:hAnsi="Helvetica"/>
                <w:b/>
                <w:bCs/>
                <w:color w:val="000000"/>
                <w:sz w:val="20"/>
                <w:szCs w:val="20"/>
                <w:shd w:val="clear" w:color="auto" w:fill="FFFFFF"/>
              </w:rPr>
              <w:t xml:space="preserve">SEPA </w:t>
            </w:r>
            <w:r w:rsidR="005315E8">
              <w:rPr>
                <w:rFonts w:ascii="Helvetica" w:hAnsi="Helvetica"/>
                <w:b/>
                <w:bCs/>
                <w:color w:val="000000"/>
                <w:sz w:val="20"/>
                <w:szCs w:val="20"/>
                <w:shd w:val="clear" w:color="auto" w:fill="FFFFFF"/>
              </w:rPr>
              <w:t>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 xml:space="preserve">Mandate type to be sent in the </w:t>
            </w:r>
            <w:r w:rsidR="005921E4">
              <w:rPr>
                <w:rFonts w:ascii="Calibri" w:eastAsia="Times New Roman" w:hAnsi="Calibri" w:cs="Times New Roman"/>
                <w:color w:val="000000"/>
              </w:rPr>
              <w:t xml:space="preserve">SEPA </w:t>
            </w:r>
            <w:r>
              <w:rPr>
                <w:rFonts w:ascii="Calibri" w:eastAsia="Times New Roman" w:hAnsi="Calibri" w:cs="Times New Roman"/>
                <w:color w:val="000000"/>
              </w:rPr>
              <w:t>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w:t>
            </w:r>
            <w:r w:rsidR="005921E4">
              <w:rPr>
                <w:rFonts w:ascii="Calibri" w:eastAsia="Times New Roman" w:hAnsi="Calibri" w:cs="Times New Roman"/>
                <w:color w:val="000000"/>
              </w:rPr>
              <w:t xml:space="preserve">SEPA </w:t>
            </w:r>
            <w:r>
              <w:rPr>
                <w:rFonts w:ascii="Calibri" w:eastAsia="Times New Roman" w:hAnsi="Calibri" w:cs="Times New Roman"/>
                <w:color w:val="000000"/>
              </w:rPr>
              <w:t xml:space="preserve">request. The merchant can choose to set it either as ONE-OFF or RECURRING. </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5921E4" w:rsidRPr="00101866" w:rsidRDefault="005921E4" w:rsidP="00B8144C">
            <w:pPr>
              <w:spacing w:after="0" w:line="240" w:lineRule="auto"/>
              <w:rPr>
                <w:rFonts w:ascii="Calibri" w:eastAsiaTheme="majorEastAsia" w:hAnsi="Calibri" w:cs="Times New Roman"/>
                <w:b/>
                <w:bCs/>
                <w:color w:val="000000"/>
              </w:rPr>
            </w:pPr>
            <w:r w:rsidRPr="00101866">
              <w:rPr>
                <w:rFonts w:ascii="Calibri" w:eastAsiaTheme="majorEastAsia" w:hAnsi="Calibri" w:cs="Times New Roman"/>
                <w:b/>
                <w:bCs/>
                <w:color w:val="000000"/>
              </w:rPr>
              <w:t xml:space="preserve"> Worldpay Notification IP Addresses End</w:t>
            </w:r>
          </w:p>
          <w:p w:rsidR="00065E22" w:rsidRPr="00E12FBF" w:rsidRDefault="00065E22" w:rsidP="00B8144C">
            <w:pPr>
              <w:spacing w:after="0" w:line="240" w:lineRule="auto"/>
              <w:rPr>
                <w:rFonts w:ascii="Helvetica" w:hAnsi="Helvetica"/>
                <w:b/>
                <w:bCs/>
                <w:color w:val="000000"/>
                <w:sz w:val="20"/>
                <w:szCs w:val="20"/>
                <w:shd w:val="clear" w:color="auto" w:fill="FFFFFF"/>
              </w:rPr>
            </w:pP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065E22" w:rsidRPr="00E12FBF" w:rsidRDefault="006E4740" w:rsidP="00B8144C">
            <w:pPr>
              <w:spacing w:after="0" w:line="240" w:lineRule="auto"/>
              <w:rPr>
                <w:rFonts w:ascii="Helvetica" w:hAnsi="Helvetica"/>
                <w:b/>
                <w:bCs/>
                <w:color w:val="000000"/>
                <w:sz w:val="20"/>
                <w:szCs w:val="20"/>
                <w:shd w:val="clear" w:color="auto" w:fill="FFFFFF"/>
              </w:rPr>
            </w:pPr>
            <w:r w:rsidRPr="00101866">
              <w:rPr>
                <w:rFonts w:ascii="Calibri" w:eastAsiaTheme="majorEastAsia" w:hAnsi="Calibri" w:cs="Times New Roman"/>
                <w:b/>
                <w:bCs/>
                <w:color w:val="000000"/>
              </w:rPr>
              <w:t>Worldpay</w:t>
            </w:r>
            <w:r w:rsidR="00065E22" w:rsidRPr="00101866">
              <w:rPr>
                <w:rFonts w:ascii="Calibri" w:eastAsiaTheme="majorEastAsia" w:hAnsi="Calibri" w:cs="Times New Roman"/>
                <w:b/>
                <w:bCs/>
                <w:color w:val="000000"/>
              </w:rPr>
              <w:t xml:space="preserve"> Notification IP Addresses Start</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C16B2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B8144C"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B8144C" w:rsidRPr="00B8144C" w:rsidRDefault="00B8144C" w:rsidP="00B8144C">
            <w:pPr>
              <w:spacing w:after="0" w:line="240" w:lineRule="auto"/>
              <w:rPr>
                <w:rFonts w:ascii="Helvetica" w:hAnsi="Helvetica"/>
                <w:b/>
                <w:bCs/>
                <w:color w:val="000000"/>
                <w:sz w:val="20"/>
                <w:szCs w:val="20"/>
                <w:shd w:val="clear" w:color="auto" w:fill="FFFFFF"/>
              </w:rPr>
            </w:pPr>
            <w:r w:rsidRPr="00B8144C">
              <w:rPr>
                <w:rFonts w:ascii="Helvetica" w:hAnsi="Helvetica" w:cs="Helvetica"/>
                <w:b/>
                <w:color w:val="000000"/>
                <w:sz w:val="20"/>
                <w:szCs w:val="20"/>
                <w:shd w:val="clear" w:color="auto" w:fill="F2F2F2"/>
              </w:rPr>
              <w:t>CaptureServiceTrackingID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sidRPr="00B8144C">
              <w:rPr>
                <w:rFonts w:ascii="Calibri" w:eastAsia="Times New Roman" w:hAnsi="Calibri" w:cs="Times New Roman"/>
                <w:color w:val="000000"/>
              </w:rPr>
              <w:t>Validates the order id and token upon match it will proceed for capture service initiation</w:t>
            </w:r>
            <w:r>
              <w:rPr>
                <w:rFonts w:ascii="Calibri" w:eastAsia="Times New Roman" w:hAnsi="Calibri" w:cs="Times New Roman"/>
                <w:color w:val="000000"/>
              </w:rPr>
              <w:t xml:space="preserve"> with tracking ID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bl>
    <w:p w:rsidR="00911A29" w:rsidRDefault="00911A29" w:rsidP="00335E09"/>
    <w:p w:rsidR="00DA60F6" w:rsidRDefault="00C911F5" w:rsidP="00574495">
      <w:pPr>
        <w:pStyle w:val="Heading3"/>
        <w:keepNext/>
        <w:keepLines/>
        <w:numPr>
          <w:ilvl w:val="2"/>
          <w:numId w:val="103"/>
        </w:numPr>
        <w:pBdr>
          <w:bottom w:val="none" w:sz="0" w:space="0" w:color="auto"/>
        </w:pBdr>
        <w:spacing w:line="276" w:lineRule="auto"/>
        <w:ind w:left="1764"/>
        <w:rPr>
          <w:i w:val="0"/>
          <w:sz w:val="24"/>
          <w:szCs w:val="24"/>
        </w:rPr>
      </w:pPr>
      <w:bookmarkStart w:id="63" w:name="_Toc18418291"/>
      <w:r>
        <w:rPr>
          <w:i w:val="0"/>
          <w:sz w:val="24"/>
          <w:szCs w:val="24"/>
        </w:rPr>
        <w:t>Manage</w:t>
      </w:r>
      <w:r w:rsidR="00BA19AA" w:rsidRPr="00B63D8A">
        <w:rPr>
          <w:i w:val="0"/>
          <w:sz w:val="24"/>
          <w:szCs w:val="24"/>
        </w:rPr>
        <w:t xml:space="preserve"> </w:t>
      </w:r>
      <w:r w:rsidR="00C04461" w:rsidRPr="00B63D8A">
        <w:rPr>
          <w:i w:val="0"/>
          <w:sz w:val="24"/>
          <w:szCs w:val="24"/>
        </w:rPr>
        <w:t>Worldpay</w:t>
      </w:r>
      <w:r w:rsidR="00BA19AA" w:rsidRPr="00B63D8A">
        <w:rPr>
          <w:i w:val="0"/>
          <w:sz w:val="24"/>
          <w:szCs w:val="24"/>
        </w:rPr>
        <w:t xml:space="preserve"> Payment Proces</w:t>
      </w:r>
      <w:r w:rsidR="008E511A" w:rsidRPr="00B63D8A">
        <w:rPr>
          <w:i w:val="0"/>
          <w:sz w:val="24"/>
          <w:szCs w:val="24"/>
        </w:rPr>
        <w:t>sor</w:t>
      </w:r>
      <w:bookmarkEnd w:id="63"/>
    </w:p>
    <w:p w:rsidR="0088074E" w:rsidRPr="0088074E" w:rsidRDefault="0088074E" w:rsidP="0088074E"/>
    <w:p w:rsidR="00DA60F6" w:rsidRPr="008946AC" w:rsidRDefault="00DA60F6" w:rsidP="008946AC">
      <w:pPr>
        <w:pStyle w:val="ListParagraph"/>
        <w:rPr>
          <w:b/>
        </w:rPr>
      </w:pPr>
      <w:r>
        <w:t xml:space="preserve">In Business Manager navigate to </w:t>
      </w:r>
      <w:r w:rsidR="00215A42" w:rsidRPr="008946AC">
        <w:rPr>
          <w:b/>
          <w:i/>
          <w:u w:val="single"/>
        </w:rPr>
        <w:t xml:space="preserve">SiteGenesis </w:t>
      </w:r>
      <w:r w:rsidRPr="008946AC">
        <w:rPr>
          <w:b/>
          <w:i/>
          <w:u w:val="single"/>
        </w:rPr>
        <w:t>Site</w:t>
      </w:r>
      <w:r w:rsidR="00B82229" w:rsidRPr="008946AC">
        <w:rPr>
          <w:b/>
          <w:i/>
          <w:u w:val="single"/>
        </w:rPr>
        <w:sym w:font="Wingdings" w:char="F0E0"/>
      </w:r>
      <w:r w:rsidR="00B82229" w:rsidRPr="008946AC">
        <w:rPr>
          <w:b/>
          <w:i/>
          <w:u w:val="single"/>
        </w:rPr>
        <w:t>Merchant Tools</w:t>
      </w:r>
      <w:r w:rsidRPr="008946AC">
        <w:rPr>
          <w:b/>
        </w:rPr>
        <w:t xml:space="preserve"> </w:t>
      </w:r>
      <w:r w:rsidRPr="008946AC">
        <w:rPr>
          <w:b/>
          <w:i/>
          <w:u w:val="single"/>
        </w:rPr>
        <w:sym w:font="Wingdings" w:char="F0E0"/>
      </w:r>
      <w:r w:rsidRPr="008946AC">
        <w:rPr>
          <w:b/>
          <w:i/>
          <w:u w:val="single"/>
        </w:rPr>
        <w:t xml:space="preserve"> Ordering </w:t>
      </w:r>
      <w:r w:rsidRPr="008946AC">
        <w:rPr>
          <w:b/>
          <w:i/>
          <w:u w:val="single"/>
        </w:rPr>
        <w:sym w:font="Wingdings" w:char="F0E0"/>
      </w:r>
      <w:r w:rsidRPr="008946AC">
        <w:rPr>
          <w:b/>
          <w:i/>
          <w:u w:val="single"/>
        </w:rPr>
        <w:t xml:space="preserve"> Payment Processors</w:t>
      </w:r>
      <w:r w:rsidRPr="008946AC">
        <w:rPr>
          <w:b/>
        </w:rPr>
        <w:t>.</w:t>
      </w:r>
    </w:p>
    <w:p w:rsidR="00DA60F6" w:rsidRDefault="00987E53" w:rsidP="00DA60F6">
      <w:pPr>
        <w:ind w:left="1440"/>
      </w:pPr>
      <w:r>
        <w:rPr>
          <w:noProof/>
        </w:rPr>
        <w:drawing>
          <wp:inline distT="0" distB="0" distL="0" distR="0" wp14:anchorId="637AA481" wp14:editId="7305C253">
            <wp:extent cx="5362476" cy="2576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0319" cy="2579914"/>
                    </a:xfrm>
                    <a:prstGeom prst="rect">
                      <a:avLst/>
                    </a:prstGeom>
                  </pic:spPr>
                </pic:pic>
              </a:graphicData>
            </a:graphic>
          </wp:inline>
        </w:drawing>
      </w:r>
    </w:p>
    <w:p w:rsidR="00DA60F6" w:rsidRPr="00197EA0" w:rsidRDefault="00DA60F6" w:rsidP="00DA60F6">
      <w:pPr>
        <w:ind w:left="1440"/>
        <w:jc w:val="center"/>
      </w:pPr>
      <w:r>
        <w:t>Fig: 2.3</w:t>
      </w:r>
    </w:p>
    <w:p w:rsidR="00DA60F6" w:rsidRDefault="00E55851" w:rsidP="00574495">
      <w:pPr>
        <w:pStyle w:val="Heading3"/>
        <w:keepNext/>
        <w:keepLines/>
        <w:numPr>
          <w:ilvl w:val="2"/>
          <w:numId w:val="103"/>
        </w:numPr>
        <w:pBdr>
          <w:bottom w:val="none" w:sz="0" w:space="0" w:color="auto"/>
        </w:pBdr>
        <w:spacing w:line="276" w:lineRule="auto"/>
        <w:ind w:left="1764"/>
        <w:rPr>
          <w:i w:val="0"/>
          <w:sz w:val="24"/>
          <w:szCs w:val="24"/>
        </w:rPr>
      </w:pPr>
      <w:bookmarkStart w:id="64" w:name="_Toc18418292"/>
      <w:r>
        <w:rPr>
          <w:i w:val="0"/>
          <w:sz w:val="24"/>
          <w:szCs w:val="24"/>
        </w:rPr>
        <w:lastRenderedPageBreak/>
        <w:t>Managing</w:t>
      </w:r>
      <w:r w:rsidR="00733EA6" w:rsidRPr="00B63D8A">
        <w:rPr>
          <w:i w:val="0"/>
          <w:sz w:val="24"/>
          <w:szCs w:val="24"/>
        </w:rPr>
        <w:t xml:space="preserve"> </w:t>
      </w:r>
      <w:r w:rsidR="00C04461" w:rsidRPr="00B63D8A">
        <w:rPr>
          <w:i w:val="0"/>
          <w:sz w:val="24"/>
          <w:szCs w:val="24"/>
        </w:rPr>
        <w:t>Worldpay</w:t>
      </w:r>
      <w:r w:rsidR="00733EA6" w:rsidRPr="00B63D8A">
        <w:rPr>
          <w:i w:val="0"/>
          <w:sz w:val="24"/>
          <w:szCs w:val="24"/>
        </w:rPr>
        <w:t xml:space="preserve"> Payment Methods</w:t>
      </w:r>
      <w:bookmarkEnd w:id="64"/>
    </w:p>
    <w:p w:rsidR="00971B56" w:rsidRPr="00971B56" w:rsidRDefault="00971B56" w:rsidP="00971B56"/>
    <w:p w:rsidR="0039727B" w:rsidRDefault="0039727B" w:rsidP="0039727B">
      <w:pPr>
        <w:pStyle w:val="ListParagraph"/>
      </w:pPr>
      <w:r>
        <w:t xml:space="preserve">In the integration package, a payment method definition is provided in the </w:t>
      </w:r>
      <w:r w:rsidRPr="0081748A">
        <w:t>file</w:t>
      </w:r>
      <w:r>
        <w:t xml:space="preserve"> that you have alredy imported</w:t>
      </w:r>
    </w:p>
    <w:p w:rsidR="00040B25" w:rsidRPr="00CF3010" w:rsidRDefault="00040B25" w:rsidP="00040B25">
      <w:pPr>
        <w:pStyle w:val="ListParagraph"/>
        <w:numPr>
          <w:ilvl w:val="0"/>
          <w:numId w:val="22"/>
        </w:numPr>
        <w:ind w:left="1800"/>
      </w:pPr>
      <w:r>
        <w:t>Navigate to</w:t>
      </w:r>
      <w:r w:rsidRPr="00C75E15">
        <w:rPr>
          <w:u w:val="single"/>
        </w:rPr>
        <w:sym w:font="Wingdings" w:char="F0E0"/>
      </w:r>
      <w:r w:rsidRPr="00C75E15">
        <w:rPr>
          <w:u w:val="single"/>
        </w:rPr>
        <w:t xml:space="preserve"> Merchant Tools </w:t>
      </w:r>
      <w:r w:rsidRPr="00C75E15">
        <w:rPr>
          <w:u w:val="single"/>
        </w:rPr>
        <w:sym w:font="Wingdings" w:char="F0E0"/>
      </w:r>
      <w:r w:rsidRPr="00C75E15">
        <w:rPr>
          <w:u w:val="single"/>
        </w:rPr>
        <w:t xml:space="preserve"> Ordering</w:t>
      </w:r>
      <w:r w:rsidRPr="00C75E15">
        <w:rPr>
          <w:u w:val="single"/>
        </w:rPr>
        <w:sym w:font="Wingdings" w:char="F0E0"/>
      </w:r>
      <w:r w:rsidRPr="00C75E15">
        <w:rPr>
          <w:u w:val="single"/>
        </w:rPr>
        <w:t xml:space="preserve"> Payment Methods.</w:t>
      </w:r>
    </w:p>
    <w:p w:rsidR="00040B25" w:rsidRDefault="00040B25" w:rsidP="00040B25">
      <w:pPr>
        <w:pStyle w:val="ListParagraph"/>
        <w:numPr>
          <w:ilvl w:val="0"/>
          <w:numId w:val="22"/>
        </w:numPr>
        <w:ind w:left="1800"/>
      </w:pPr>
      <w:r>
        <w:t xml:space="preserve">Enable the Payment Method under </w:t>
      </w:r>
      <w:r>
        <w:rPr>
          <w:b/>
          <w:u w:val="single"/>
        </w:rPr>
        <w:t>Ordering -&gt; Payment Methods</w:t>
      </w:r>
      <w:r w:rsidRPr="00B6182F">
        <w:rPr>
          <w:b/>
          <w:u w:val="single"/>
        </w:rPr>
        <w:t xml:space="preserve"> section</w:t>
      </w:r>
      <w:r>
        <w:t xml:space="preserve"> that needs to be activated. Repeat these steps for all the Payment Methods that are required to be supported on the site.</w:t>
      </w:r>
      <w:r w:rsidRPr="00D10991">
        <w:t xml:space="preserve"> </w:t>
      </w:r>
      <w:r>
        <w:t>(Refer to Fig: 2.4)</w:t>
      </w:r>
    </w:p>
    <w:p w:rsidR="00EB1DE8" w:rsidRDefault="00112081" w:rsidP="00EB1DE8">
      <w:pPr>
        <w:ind w:left="708" w:firstLine="708"/>
      </w:pPr>
      <w:r>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51"/>
        <w:gridCol w:w="5785"/>
      </w:tblGrid>
      <w:tr w:rsidR="00430592" w:rsidTr="00F466C6">
        <w:tc>
          <w:tcPr>
            <w:tcW w:w="2151" w:type="dxa"/>
          </w:tcPr>
          <w:p w:rsidR="00430592" w:rsidRPr="00DB2FA5" w:rsidRDefault="00430592" w:rsidP="00430592">
            <w:pPr>
              <w:rPr>
                <w:b/>
              </w:rPr>
            </w:pPr>
            <w:r w:rsidRPr="00DB2FA5">
              <w:rPr>
                <w:b/>
              </w:rPr>
              <w:t>Custom Attribute</w:t>
            </w:r>
          </w:p>
        </w:tc>
        <w:tc>
          <w:tcPr>
            <w:tcW w:w="5785" w:type="dxa"/>
          </w:tcPr>
          <w:p w:rsidR="00430592" w:rsidRPr="00DB2FA5" w:rsidRDefault="00430592" w:rsidP="00430592">
            <w:pPr>
              <w:rPr>
                <w:b/>
              </w:rPr>
            </w:pPr>
            <w:r w:rsidRPr="00DB2FA5">
              <w:rPr>
                <w:b/>
              </w:rPr>
              <w:t>Description</w:t>
            </w:r>
          </w:p>
        </w:tc>
      </w:tr>
      <w:tr w:rsidR="00430592" w:rsidTr="00F466C6">
        <w:tc>
          <w:tcPr>
            <w:tcW w:w="2151" w:type="dxa"/>
          </w:tcPr>
          <w:p w:rsidR="00430592" w:rsidRDefault="00430592" w:rsidP="00430592">
            <w:r>
              <w:t>Merchant Code</w:t>
            </w:r>
          </w:p>
        </w:tc>
        <w:tc>
          <w:tcPr>
            <w:tcW w:w="5785" w:type="dxa"/>
          </w:tcPr>
          <w:p w:rsidR="00430592" w:rsidRDefault="00430592" w:rsidP="00430592">
            <w:r w:rsidRPr="00430592">
              <w:t>This field represents the  hex code provided by merc</w:t>
            </w:r>
            <w:r>
              <w:t>hant</w:t>
            </w:r>
          </w:p>
        </w:tc>
      </w:tr>
      <w:tr w:rsidR="00430592" w:rsidTr="00F466C6">
        <w:tc>
          <w:tcPr>
            <w:tcW w:w="2151" w:type="dxa"/>
          </w:tcPr>
          <w:p w:rsidR="00430592" w:rsidRDefault="00430592" w:rsidP="00430592">
            <w:r>
              <w:t>User Name</w:t>
            </w:r>
          </w:p>
        </w:tc>
        <w:tc>
          <w:tcPr>
            <w:tcW w:w="5785" w:type="dxa"/>
          </w:tcPr>
          <w:p w:rsidR="00430592" w:rsidRDefault="00430592" w:rsidP="00430592">
            <w:r w:rsidRPr="00430592">
              <w:t>This field represents the  username provided by merchant</w:t>
            </w:r>
          </w:p>
        </w:tc>
      </w:tr>
      <w:tr w:rsidR="00430592" w:rsidTr="00F466C6">
        <w:tc>
          <w:tcPr>
            <w:tcW w:w="2151" w:type="dxa"/>
            <w:shd w:val="clear" w:color="auto" w:fill="DAEEF3" w:themeFill="accent5" w:themeFillTint="33"/>
          </w:tcPr>
          <w:p w:rsidR="00430592" w:rsidRPr="00AA5044" w:rsidRDefault="00430592" w:rsidP="00430592">
            <w:r w:rsidRPr="00AA5044">
              <w:t>Type</w:t>
            </w:r>
          </w:p>
        </w:tc>
        <w:tc>
          <w:tcPr>
            <w:tcW w:w="5785" w:type="dxa"/>
            <w:shd w:val="clear" w:color="auto" w:fill="DAEEF3" w:themeFill="accent5" w:themeFillTint="33"/>
          </w:tcPr>
          <w:p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be supported on the merchant site. (Refer to Fig: 2.5)</w:t>
            </w:r>
          </w:p>
          <w:p w:rsidR="00430592" w:rsidRPr="00AA5044" w:rsidRDefault="00430592" w:rsidP="00430592"/>
        </w:tc>
      </w:tr>
      <w:tr w:rsidR="00430592" w:rsidTr="00F466C6">
        <w:tc>
          <w:tcPr>
            <w:tcW w:w="2151" w:type="dxa"/>
          </w:tcPr>
          <w:p w:rsidR="00430592" w:rsidRDefault="00430592" w:rsidP="00430592">
            <w:r>
              <w:t>Password</w:t>
            </w:r>
          </w:p>
        </w:tc>
        <w:tc>
          <w:tcPr>
            <w:tcW w:w="5785" w:type="dxa"/>
          </w:tcPr>
          <w:p w:rsidR="00430592" w:rsidRDefault="00430592" w:rsidP="00430592">
            <w:r w:rsidRPr="00430592">
              <w:t>This field represents the  password provided by merchant</w:t>
            </w:r>
          </w:p>
        </w:tc>
      </w:tr>
      <w:tr w:rsidR="00430592" w:rsidTr="00F466C6">
        <w:tc>
          <w:tcPr>
            <w:tcW w:w="2151" w:type="dxa"/>
          </w:tcPr>
          <w:p w:rsidR="00430592" w:rsidRDefault="00430592" w:rsidP="00430592">
            <w:r>
              <w:t>Days after which Order expires</w:t>
            </w:r>
          </w:p>
        </w:tc>
        <w:tc>
          <w:tcPr>
            <w:tcW w:w="5785" w:type="dxa"/>
          </w:tcPr>
          <w:p w:rsidR="00430592" w:rsidRDefault="00E56B13" w:rsidP="00430592">
            <w:r>
              <w:t>Configure the number of days after which the Order should be cleaned up</w:t>
            </w:r>
          </w:p>
        </w:tc>
      </w:tr>
      <w:tr w:rsidR="00430592" w:rsidTr="00F466C6">
        <w:tc>
          <w:tcPr>
            <w:tcW w:w="2151" w:type="dxa"/>
          </w:tcPr>
          <w:p w:rsidR="00430592" w:rsidRDefault="00A42F38" w:rsidP="00430592">
            <w:r>
              <w:t xml:space="preserve">SEPA </w:t>
            </w:r>
            <w:r w:rsidR="00430592">
              <w:t>mandate number</w:t>
            </w:r>
          </w:p>
        </w:tc>
        <w:tc>
          <w:tcPr>
            <w:tcW w:w="5785" w:type="dxa"/>
          </w:tcPr>
          <w:p w:rsidR="00430592" w:rsidRDefault="00430592" w:rsidP="00101866">
            <w:r w:rsidRPr="00430592">
              <w:t>This will be part of mandate type for</w:t>
            </w:r>
            <w:r w:rsidR="00A42F38">
              <w:t xml:space="preserve"> SEPA</w:t>
            </w:r>
            <w:r w:rsidRPr="00430592">
              <w:t>.</w:t>
            </w:r>
          </w:p>
        </w:tc>
      </w:tr>
      <w:tr w:rsidR="00DF5257" w:rsidTr="00F466C6">
        <w:tc>
          <w:tcPr>
            <w:tcW w:w="2151" w:type="dxa"/>
          </w:tcPr>
          <w:p w:rsidR="00DF5257" w:rsidRDefault="00DF5257" w:rsidP="00430592">
            <w:r>
              <w:t>HPP CustomOptions JSON</w:t>
            </w:r>
          </w:p>
        </w:tc>
        <w:tc>
          <w:tcPr>
            <w:tcW w:w="5785" w:type="dxa"/>
          </w:tcPr>
          <w:p w:rsidR="00DF5257" w:rsidRDefault="00DF5257" w:rsidP="00430592">
            <w:r>
              <w:t>This would only be populated in case of payment method as “Credit Card Redirect” where merchant defines JSON which determines the type as iframe/lightbox in which Hosted Payment Page appears on Merchant site.</w:t>
            </w:r>
          </w:p>
          <w:p w:rsidR="00DF5257" w:rsidRPr="00430592" w:rsidRDefault="00DF5257" w:rsidP="00430592">
            <w:r>
              <w:t xml:space="preserve">Default Value is blank represent </w:t>
            </w:r>
            <w:r w:rsidR="00C04461">
              <w:t>Worldpay</w:t>
            </w:r>
            <w:r>
              <w:t xml:space="preserve"> redirection page appears</w:t>
            </w:r>
          </w:p>
        </w:tc>
      </w:tr>
    </w:tbl>
    <w:p w:rsidR="00DA60F6" w:rsidRPr="00FE1ACC" w:rsidRDefault="00DA60F6" w:rsidP="002801B0"/>
    <w:p w:rsidR="00DA60F6" w:rsidRDefault="00DA60F6" w:rsidP="003E51B1">
      <w:pPr>
        <w:pStyle w:val="ListParagraph"/>
        <w:ind w:left="1080"/>
      </w:pPr>
      <w:r>
        <w:rPr>
          <w:noProof/>
        </w:rPr>
        <w:drawing>
          <wp:inline distT="0" distB="0" distL="0" distR="0" wp14:anchorId="3EFCE5B6" wp14:editId="07053ED4">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7777" cy="1783040"/>
                    </a:xfrm>
                    <a:prstGeom prst="rect">
                      <a:avLst/>
                    </a:prstGeom>
                  </pic:spPr>
                </pic:pic>
              </a:graphicData>
            </a:graphic>
          </wp:inline>
        </w:drawing>
      </w:r>
    </w:p>
    <w:p w:rsidR="00DA60F6" w:rsidRDefault="00DA60F6" w:rsidP="00DA60F6">
      <w:pPr>
        <w:ind w:left="1080"/>
        <w:jc w:val="center"/>
      </w:pPr>
      <w:r>
        <w:t>Fig: 2.4</w:t>
      </w:r>
    </w:p>
    <w:p w:rsidR="00112081" w:rsidRDefault="00DB2FA5" w:rsidP="002801B0">
      <w:pPr>
        <w:ind w:left="1080"/>
        <w:jc w:val="center"/>
      </w:pPr>
      <w:r>
        <w:rPr>
          <w:noProof/>
        </w:rPr>
        <w:lastRenderedPageBreak/>
        <w:drawing>
          <wp:inline distT="0" distB="0" distL="0" distR="0" wp14:anchorId="6F47F7F8" wp14:editId="3700E4B3">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5134" cy="1864995"/>
                    </a:xfrm>
                    <a:prstGeom prst="rect">
                      <a:avLst/>
                    </a:prstGeom>
                  </pic:spPr>
                </pic:pic>
              </a:graphicData>
            </a:graphic>
          </wp:inline>
        </w:drawing>
      </w:r>
      <w:r w:rsidR="002801B0">
        <w:t>Fig: 2.5</w:t>
      </w:r>
    </w:p>
    <w:p w:rsidR="00917733" w:rsidRDefault="00CF7C38" w:rsidP="00B761DF">
      <w:pPr>
        <w:pStyle w:val="ListParagraph"/>
        <w:numPr>
          <w:ilvl w:val="0"/>
          <w:numId w:val="33"/>
        </w:numPr>
        <w:jc w:val="both"/>
      </w:pPr>
      <w:r w:rsidRPr="00D23092">
        <w:t xml:space="preserve">Once the payment methods are added and enabled successfully, update credit or debit card </w:t>
      </w:r>
      <w:r w:rsidR="00D23092" w:rsidRPr="00D23092">
        <w:t>details as</w:t>
      </w:r>
      <w:r w:rsidRPr="00D23092">
        <w:t xml:space="preserve"> provided by merchant under </w:t>
      </w:r>
      <w:r w:rsidRPr="005B1C3B">
        <w:rPr>
          <w:b/>
        </w:rPr>
        <w:t>Payment method-&gt; Credit/Debit Cards</w:t>
      </w:r>
      <w:r w:rsidRPr="00D23092">
        <w:t xml:space="preserve"> section</w:t>
      </w:r>
      <w:r w:rsidR="00D23092" w:rsidRPr="00D23092">
        <w:t>.</w:t>
      </w:r>
      <w:r w:rsidR="00D23092">
        <w:rPr>
          <w:b/>
          <w:bCs/>
          <w:i/>
        </w:rPr>
        <w:t xml:space="preserve"> </w:t>
      </w:r>
      <w:r w:rsidR="00D23092">
        <w:t xml:space="preserve">Enable the credit/debit card under </w:t>
      </w:r>
      <w:r w:rsidR="00D23092">
        <w:rPr>
          <w:b/>
          <w:u w:val="single"/>
        </w:rPr>
        <w:t>Credit/Debit Cards S</w:t>
      </w:r>
      <w:r w:rsidR="00D23092" w:rsidRPr="00F21563">
        <w:rPr>
          <w:b/>
          <w:u w:val="single"/>
        </w:rPr>
        <w:t>ection</w:t>
      </w:r>
      <w:r w:rsidR="00D23092">
        <w:t xml:space="preserve"> that needs to be activated. </w:t>
      </w:r>
      <w:r w:rsidR="00DF5257" w:rsidRPr="00DF5257">
        <w:t>Ensure custom attribute named “</w:t>
      </w:r>
      <w:r w:rsidR="00C04461">
        <w:t>Worldpay</w:t>
      </w:r>
      <w:r w:rsidR="00DF5257" w:rsidRPr="00DF5257">
        <w:t xml:space="preserve"> Card Type” is populated for all active cards with corresponding </w:t>
      </w:r>
      <w:r w:rsidR="00C04461">
        <w:t>Worldpay</w:t>
      </w:r>
      <w:r w:rsidR="00DF5257" w:rsidRPr="00DF5257">
        <w:t xml:space="preserve"> type like for VISA it is “VISA-SSL”.</w:t>
      </w:r>
      <w:r w:rsidR="00DF5257">
        <w:t xml:space="preserve"> </w:t>
      </w:r>
      <w:r w:rsidR="00D23092">
        <w:t>Repeat these steps for all the cards that are required to be supported on the site.</w:t>
      </w:r>
      <w:r w:rsidR="00D23092" w:rsidRPr="00D10991">
        <w:t xml:space="preserve"> </w:t>
      </w:r>
      <w:r w:rsidR="00D23092">
        <w:t>(Refer to Fig: 2.</w:t>
      </w:r>
      <w:r w:rsidR="00063391">
        <w:t>6</w:t>
      </w:r>
      <w:r w:rsidR="00D23092">
        <w:t>)</w:t>
      </w:r>
    </w:p>
    <w:p w:rsidR="00B051E2" w:rsidRDefault="00B051E2" w:rsidP="00917733">
      <w:pPr>
        <w:ind w:left="1416"/>
      </w:pPr>
    </w:p>
    <w:p w:rsidR="00917733" w:rsidRDefault="00917733" w:rsidP="00917733">
      <w:pPr>
        <w:ind w:left="1416"/>
      </w:pPr>
      <w:r>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125"/>
        <w:gridCol w:w="4183"/>
      </w:tblGrid>
      <w:tr w:rsidR="00917733" w:rsidTr="00917733">
        <w:tc>
          <w:tcPr>
            <w:tcW w:w="4981" w:type="dxa"/>
          </w:tcPr>
          <w:p w:rsidR="00917733" w:rsidRPr="00027629" w:rsidRDefault="00917733" w:rsidP="00917733">
            <w:pPr>
              <w:pStyle w:val="ListParagraph"/>
              <w:ind w:left="0"/>
              <w:rPr>
                <w:b/>
              </w:rPr>
            </w:pPr>
            <w:r w:rsidRPr="00027629">
              <w:rPr>
                <w:b/>
              </w:rPr>
              <w:t>Card Attribute</w:t>
            </w:r>
          </w:p>
        </w:tc>
        <w:tc>
          <w:tcPr>
            <w:tcW w:w="4981" w:type="dxa"/>
          </w:tcPr>
          <w:p w:rsidR="00917733" w:rsidRPr="00027629" w:rsidRDefault="00027629" w:rsidP="00917733">
            <w:pPr>
              <w:pStyle w:val="ListParagraph"/>
              <w:ind w:left="0"/>
              <w:rPr>
                <w:b/>
              </w:rPr>
            </w:pPr>
            <w:r w:rsidRPr="00027629">
              <w:rPr>
                <w:b/>
              </w:rPr>
              <w:t>Description</w:t>
            </w:r>
          </w:p>
        </w:tc>
      </w:tr>
      <w:tr w:rsidR="00917733" w:rsidTr="00917733">
        <w:tc>
          <w:tcPr>
            <w:tcW w:w="4981" w:type="dxa"/>
          </w:tcPr>
          <w:p w:rsidR="00917733" w:rsidRDefault="00917733" w:rsidP="00917733">
            <w:pPr>
              <w:pStyle w:val="ListParagraph"/>
              <w:ind w:left="0"/>
            </w:pPr>
            <w:r w:rsidRPr="00917733">
              <w:t>Security Code Length</w:t>
            </w:r>
          </w:p>
        </w:tc>
        <w:tc>
          <w:tcPr>
            <w:tcW w:w="4981" w:type="dxa"/>
          </w:tcPr>
          <w:p w:rsidR="00917733" w:rsidRDefault="00917733" w:rsidP="00917733">
            <w:pPr>
              <w:pStyle w:val="ListParagraph"/>
              <w:ind w:left="0"/>
            </w:pPr>
            <w:r w:rsidRPr="00917733">
              <w:t>This field represents maximum length of security code for card type</w:t>
            </w:r>
          </w:p>
        </w:tc>
      </w:tr>
      <w:tr w:rsidR="00917733" w:rsidTr="00917733">
        <w:tc>
          <w:tcPr>
            <w:tcW w:w="4981" w:type="dxa"/>
          </w:tcPr>
          <w:p w:rsidR="00917733" w:rsidRDefault="00917733" w:rsidP="00917733">
            <w:pPr>
              <w:pStyle w:val="ListParagraph"/>
              <w:ind w:left="0"/>
            </w:pPr>
            <w:r w:rsidRPr="00917733">
              <w:t>Card Number Verification</w:t>
            </w:r>
          </w:p>
        </w:tc>
        <w:tc>
          <w:tcPr>
            <w:tcW w:w="4981" w:type="dxa"/>
          </w:tcPr>
          <w:p w:rsidR="00917733" w:rsidRDefault="00917733" w:rsidP="00917733">
            <w:pPr>
              <w:pStyle w:val="ListParagraph"/>
              <w:ind w:left="0"/>
            </w:pPr>
            <w:r w:rsidRPr="00917733">
              <w:t>This field represents maximum length of CVV  for card type</w:t>
            </w:r>
          </w:p>
        </w:tc>
      </w:tr>
      <w:tr w:rsidR="000073D4" w:rsidTr="00917733">
        <w:tc>
          <w:tcPr>
            <w:tcW w:w="4981" w:type="dxa"/>
          </w:tcPr>
          <w:p w:rsidR="000073D4" w:rsidRPr="00917733" w:rsidRDefault="000073D4" w:rsidP="00917733">
            <w:pPr>
              <w:pStyle w:val="ListParagraph"/>
              <w:ind w:left="0"/>
            </w:pPr>
            <w:r w:rsidRPr="000073D4">
              <w:t>Card Number Length</w:t>
            </w:r>
          </w:p>
        </w:tc>
        <w:tc>
          <w:tcPr>
            <w:tcW w:w="4981" w:type="dxa"/>
          </w:tcPr>
          <w:p w:rsidR="000073D4" w:rsidRPr="00917733" w:rsidRDefault="000073D4" w:rsidP="00917733">
            <w:pPr>
              <w:pStyle w:val="ListParagraph"/>
              <w:ind w:left="0"/>
            </w:pPr>
            <w:r w:rsidRPr="000073D4">
              <w:t>This field represents maximum length of card number(range between 13-16) for card type</w:t>
            </w:r>
          </w:p>
        </w:tc>
      </w:tr>
      <w:tr w:rsidR="000073D4" w:rsidTr="00917733">
        <w:tc>
          <w:tcPr>
            <w:tcW w:w="4981" w:type="dxa"/>
          </w:tcPr>
          <w:p w:rsidR="000073D4" w:rsidRPr="00917733" w:rsidRDefault="000073D4" w:rsidP="00917733">
            <w:pPr>
              <w:pStyle w:val="ListParagraph"/>
              <w:ind w:left="0"/>
            </w:pPr>
            <w:r w:rsidRPr="000073D4">
              <w:t>Checksum Verification</w:t>
            </w:r>
          </w:p>
        </w:tc>
        <w:tc>
          <w:tcPr>
            <w:tcW w:w="4981" w:type="dxa"/>
          </w:tcPr>
          <w:p w:rsidR="000073D4" w:rsidRPr="00917733" w:rsidRDefault="000073D4" w:rsidP="00917733">
            <w:pPr>
              <w:pStyle w:val="ListParagraph"/>
              <w:ind w:left="0"/>
            </w:pPr>
            <w:r w:rsidRPr="000073D4">
              <w:t>This field is set to True if merchant wants to verify the card details</w:t>
            </w:r>
          </w:p>
        </w:tc>
      </w:tr>
      <w:tr w:rsidR="000073D4" w:rsidTr="00917733">
        <w:tc>
          <w:tcPr>
            <w:tcW w:w="4981" w:type="dxa"/>
          </w:tcPr>
          <w:p w:rsidR="000073D4" w:rsidRPr="00917733" w:rsidRDefault="006E4740" w:rsidP="00917733">
            <w:pPr>
              <w:pStyle w:val="ListParagraph"/>
              <w:ind w:left="0"/>
            </w:pPr>
            <w:r>
              <w:t>Worldpay</w:t>
            </w:r>
            <w:r w:rsidR="000073D4" w:rsidRPr="000073D4">
              <w:t xml:space="preserve"> Card Type</w:t>
            </w:r>
          </w:p>
        </w:tc>
        <w:tc>
          <w:tcPr>
            <w:tcW w:w="4981" w:type="dxa"/>
          </w:tcPr>
          <w:p w:rsidR="000073D4" w:rsidRPr="00917733" w:rsidRDefault="000073D4" w:rsidP="00E56B13">
            <w:pPr>
              <w:pStyle w:val="ListParagraph"/>
              <w:ind w:left="0"/>
            </w:pPr>
            <w:r w:rsidRPr="000073D4">
              <w:t xml:space="preserve">This field represents the card type </w:t>
            </w:r>
            <w:r w:rsidR="00E56B13">
              <w:t xml:space="preserve">in </w:t>
            </w:r>
            <w:r w:rsidR="00C04461">
              <w:t>Worldpay</w:t>
            </w:r>
            <w:r w:rsidR="00E56B13" w:rsidRPr="00DF5257">
              <w:t xml:space="preserve"> like for VISA it is “VISA-SSL”</w:t>
            </w:r>
          </w:p>
        </w:tc>
      </w:tr>
    </w:tbl>
    <w:p w:rsidR="00917733" w:rsidRDefault="00917733" w:rsidP="00917733">
      <w:pPr>
        <w:pStyle w:val="ListParagraph"/>
        <w:ind w:left="1428"/>
      </w:pPr>
    </w:p>
    <w:p w:rsidR="00376FE2" w:rsidRDefault="00376FE2" w:rsidP="00917733">
      <w:pPr>
        <w:pStyle w:val="ListParagraph"/>
        <w:ind w:left="1428"/>
      </w:pPr>
    </w:p>
    <w:p w:rsidR="00972EB5" w:rsidRDefault="00E56B13" w:rsidP="000548CF">
      <w:pPr>
        <w:pStyle w:val="ListParagraph"/>
        <w:ind w:left="708"/>
      </w:pPr>
      <w:r>
        <w:rPr>
          <w:noProof/>
        </w:rPr>
        <w:lastRenderedPageBreak/>
        <w:drawing>
          <wp:inline distT="0" distB="0" distL="0" distR="0" wp14:anchorId="38526764" wp14:editId="4C55424A">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rsidR="00112081" w:rsidRPr="00826737" w:rsidRDefault="00826737" w:rsidP="00D64C48">
      <w:pPr>
        <w:rPr>
          <w:bCs/>
        </w:rPr>
      </w:pPr>
      <w:r>
        <w:rPr>
          <w:bCs/>
        </w:rPr>
        <w:tab/>
      </w:r>
      <w:r>
        <w:rPr>
          <w:bCs/>
        </w:rPr>
        <w:tab/>
      </w:r>
      <w:r>
        <w:rPr>
          <w:bCs/>
        </w:rPr>
        <w:tab/>
      </w:r>
      <w:r>
        <w:rPr>
          <w:bCs/>
        </w:rPr>
        <w:tab/>
      </w:r>
      <w:r w:rsidRPr="00826737">
        <w:t>Fig: 2.6</w:t>
      </w:r>
    </w:p>
    <w:p w:rsidR="00112081" w:rsidRDefault="00972EB5" w:rsidP="00E56B13">
      <w:r>
        <w:tab/>
      </w:r>
      <w:r>
        <w:tab/>
      </w:r>
    </w:p>
    <w:p w:rsidR="00376FE2" w:rsidRDefault="00376FE2" w:rsidP="00E56B13">
      <w:pPr>
        <w:rPr>
          <w:b/>
          <w:i/>
        </w:rPr>
      </w:pPr>
    </w:p>
    <w:p w:rsidR="00ED731B" w:rsidRPr="00826737" w:rsidRDefault="00ED731B" w:rsidP="00E56B13">
      <w:pPr>
        <w:rPr>
          <w:b/>
          <w:i/>
        </w:rPr>
      </w:pPr>
    </w:p>
    <w:p w:rsidR="00DA60F6" w:rsidRDefault="00A07474" w:rsidP="00574495">
      <w:pPr>
        <w:pStyle w:val="Heading3"/>
        <w:keepNext/>
        <w:keepLines/>
        <w:numPr>
          <w:ilvl w:val="2"/>
          <w:numId w:val="103"/>
        </w:numPr>
        <w:pBdr>
          <w:bottom w:val="none" w:sz="0" w:space="0" w:color="auto"/>
        </w:pBdr>
        <w:spacing w:line="276" w:lineRule="auto"/>
        <w:ind w:left="1764"/>
        <w:rPr>
          <w:i w:val="0"/>
          <w:sz w:val="24"/>
          <w:szCs w:val="24"/>
        </w:rPr>
      </w:pPr>
      <w:bookmarkStart w:id="65" w:name="_Toc18418293"/>
      <w:r>
        <w:rPr>
          <w:i w:val="0"/>
          <w:sz w:val="24"/>
          <w:szCs w:val="24"/>
        </w:rPr>
        <w:t>Managing</w:t>
      </w:r>
      <w:r w:rsidR="009E60ED" w:rsidRPr="00B63D8A">
        <w:rPr>
          <w:i w:val="0"/>
          <w:sz w:val="24"/>
          <w:szCs w:val="24"/>
        </w:rPr>
        <w:t xml:space="preserve"> Job</w:t>
      </w:r>
      <w:bookmarkEnd w:id="65"/>
    </w:p>
    <w:p w:rsidR="00A07474" w:rsidRDefault="00A07474" w:rsidP="00A07474">
      <w:pPr>
        <w:ind w:left="1080"/>
      </w:pPr>
      <w:r>
        <w:t xml:space="preserve">In the integration package, a job definition is provided in the </w:t>
      </w:r>
      <w:r>
        <w:rPr>
          <w:b/>
          <w:i/>
        </w:rPr>
        <w:t xml:space="preserve">import zip </w:t>
      </w:r>
      <w:r w:rsidRPr="0081748A">
        <w:t>file</w:t>
      </w:r>
      <w:r>
        <w:t xml:space="preserve"> (jobs.xml). </w:t>
      </w:r>
    </w:p>
    <w:p w:rsidR="00A07474" w:rsidRDefault="00A07474" w:rsidP="00A07474">
      <w:pPr>
        <w:pStyle w:val="ListParagraph"/>
        <w:numPr>
          <w:ilvl w:val="0"/>
          <w:numId w:val="26"/>
        </w:numPr>
        <w:ind w:left="1800"/>
      </w:pPr>
      <w:r>
        <w:t xml:space="preserve">Make sure to </w:t>
      </w:r>
      <w:r w:rsidR="00CE43D5">
        <w:t>associate</w:t>
      </w:r>
      <w:r>
        <w:t xml:space="preserve"> the jobs to respective merchant site. </w:t>
      </w:r>
    </w:p>
    <w:p w:rsidR="00ED731B" w:rsidRPr="00ED731B" w:rsidRDefault="00ED731B" w:rsidP="00ED731B"/>
    <w:p w:rsidR="005B2047" w:rsidRDefault="00D155C8" w:rsidP="00F025A8">
      <w:r>
        <w:rPr>
          <w:noProof/>
        </w:rPr>
        <w:drawing>
          <wp:inline distT="0" distB="0" distL="0" distR="0" wp14:anchorId="3F5A586A" wp14:editId="4DA7B927">
            <wp:extent cx="6188710" cy="1798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798320"/>
                    </a:xfrm>
                    <a:prstGeom prst="rect">
                      <a:avLst/>
                    </a:prstGeom>
                  </pic:spPr>
                </pic:pic>
              </a:graphicData>
            </a:graphic>
          </wp:inline>
        </w:drawing>
      </w:r>
    </w:p>
    <w:p w:rsidR="005B2047" w:rsidRDefault="005B2047" w:rsidP="00C75E15">
      <w:pPr>
        <w:ind w:left="1080"/>
      </w:pPr>
      <w:r>
        <w:lastRenderedPageBreak/>
        <w:t xml:space="preserve">Enable the jobs to be </w:t>
      </w:r>
      <w:r w:rsidR="008F36DA">
        <w:t>active</w:t>
      </w:r>
      <w:r w:rsidR="00D005A3" w:rsidRPr="00C75E15">
        <w:t xml:space="preserve">, apply the configurations </w:t>
      </w:r>
      <w:r w:rsidRPr="00C75E15">
        <w:t>setting</w:t>
      </w:r>
      <w:r w:rsidR="00D005A3" w:rsidRPr="00C75E15">
        <w:t xml:space="preserve"> of scheduling </w:t>
      </w:r>
      <w:r w:rsidRPr="00C75E15">
        <w:t>into General and Sites sections one by one.</w:t>
      </w:r>
    </w:p>
    <w:p w:rsidR="005D40A4" w:rsidRDefault="005D40A4" w:rsidP="00C75E15">
      <w:pPr>
        <w:ind w:left="1080"/>
      </w:pPr>
    </w:p>
    <w:p w:rsidR="005D40A4" w:rsidRPr="00101866" w:rsidRDefault="005A3B44" w:rsidP="00A625EF">
      <w:pPr>
        <w:pStyle w:val="Heading3"/>
        <w:keepNext/>
        <w:keepLines/>
        <w:pBdr>
          <w:bottom w:val="none" w:sz="0" w:space="0" w:color="auto"/>
        </w:pBdr>
        <w:spacing w:line="276" w:lineRule="auto"/>
        <w:ind w:left="1416" w:firstLine="708"/>
        <w:rPr>
          <w:i w:val="0"/>
          <w:sz w:val="24"/>
          <w:szCs w:val="24"/>
        </w:rPr>
      </w:pPr>
      <w:bookmarkStart w:id="66" w:name="_Toc405997373"/>
      <w:bookmarkStart w:id="67" w:name="_Toc9600799"/>
      <w:bookmarkStart w:id="68" w:name="_Toc18418294"/>
      <w:r>
        <w:rPr>
          <w:i w:val="0"/>
          <w:sz w:val="24"/>
          <w:szCs w:val="24"/>
        </w:rPr>
        <w:t>3.2.6</w:t>
      </w:r>
      <w:r w:rsidR="0034496A">
        <w:rPr>
          <w:i w:val="0"/>
          <w:sz w:val="24"/>
          <w:szCs w:val="24"/>
        </w:rPr>
        <w:t xml:space="preserve"> </w:t>
      </w:r>
      <w:r w:rsidR="005D40A4" w:rsidRPr="00101866">
        <w:rPr>
          <w:i w:val="0"/>
          <w:sz w:val="24"/>
          <w:szCs w:val="24"/>
        </w:rPr>
        <w:t>O</w:t>
      </w:r>
      <w:bookmarkEnd w:id="66"/>
      <w:r w:rsidR="005D40A4" w:rsidRPr="00101866">
        <w:rPr>
          <w:i w:val="0"/>
          <w:sz w:val="24"/>
          <w:szCs w:val="24"/>
        </w:rPr>
        <w:t>rder Notifications</w:t>
      </w:r>
      <w:bookmarkEnd w:id="67"/>
      <w:bookmarkEnd w:id="68"/>
    </w:p>
    <w:p w:rsidR="005D40A4" w:rsidRDefault="005D40A4" w:rsidP="005D40A4">
      <w:pPr>
        <w:ind w:left="1044"/>
      </w:pPr>
      <w:r>
        <w:t>The int_worldpay_core cartridge provides a service to update all the SFCC Order status according to status changes</w:t>
      </w:r>
      <w:r w:rsidRPr="002D34BF">
        <w:t xml:space="preserve"> of individual payments</w:t>
      </w:r>
      <w:r>
        <w:t xml:space="preserve"> in Worldpay. (PUSH mechanism)</w:t>
      </w:r>
    </w:p>
    <w:p w:rsidR="005D40A4" w:rsidRDefault="005D40A4" w:rsidP="005D40A4">
      <w:pPr>
        <w:ind w:left="1044"/>
      </w:pPr>
      <w:r>
        <w:rPr>
          <w:b/>
        </w:rPr>
        <w:t>Worldpay</w:t>
      </w:r>
      <w:r w:rsidRPr="002D34BF">
        <w:rPr>
          <w:b/>
        </w:rPr>
        <w:t>-Notify</w:t>
      </w:r>
      <w:r>
        <w:t xml:space="preserve"> is the secure route function exposed to Worldpay to receive Order Notifications </w:t>
      </w:r>
      <w:r w:rsidRPr="00340CB0">
        <w:t>i.e. a HTTP</w:t>
      </w:r>
      <w:r>
        <w:t>S</w:t>
      </w:r>
      <w:r w:rsidRPr="00340CB0">
        <w:t xml:space="preserve"> message whenever a payment status changed at </w:t>
      </w:r>
      <w:r>
        <w:t>Worldpay</w:t>
      </w:r>
      <w:r w:rsidRPr="00340CB0">
        <w:t xml:space="preserve">. </w:t>
      </w:r>
      <w:r>
        <w:t>Following URL (</w:t>
      </w:r>
      <w:r w:rsidRPr="008765EE">
        <w:rPr>
          <w:b/>
        </w:rPr>
        <w:t>https://mechantsandbox/</w:t>
      </w:r>
      <w:r>
        <w:rPr>
          <w:b/>
        </w:rPr>
        <w:t>Worldpay</w:t>
      </w:r>
      <w:r w:rsidRPr="008765EE">
        <w:rPr>
          <w:b/>
        </w:rPr>
        <w:t>-Notify</w:t>
      </w:r>
      <w:r>
        <w:t xml:space="preserve">) has been </w:t>
      </w:r>
      <w:r w:rsidRPr="00340CB0">
        <w:t xml:space="preserve">exposed to </w:t>
      </w:r>
      <w:r>
        <w:t xml:space="preserve">Worldpay </w:t>
      </w:r>
      <w:r w:rsidRPr="00340CB0">
        <w:t xml:space="preserve">to send the notifications.  </w:t>
      </w:r>
      <w:r>
        <w:t>SFCC</w:t>
      </w:r>
      <w:r w:rsidRPr="00340CB0">
        <w:t xml:space="preserve"> will send </w:t>
      </w:r>
      <w:r>
        <w:t xml:space="preserve">an HTTP 200 </w:t>
      </w:r>
      <w:r w:rsidRPr="00340CB0">
        <w:t>[OK]</w:t>
      </w:r>
      <w:r>
        <w:t xml:space="preserve"> </w:t>
      </w:r>
      <w:r w:rsidRPr="00340CB0">
        <w:t>response</w:t>
      </w:r>
      <w:r>
        <w:t xml:space="preserve"> to Worldpay</w:t>
      </w:r>
      <w:r w:rsidRPr="00340CB0">
        <w:t xml:space="preserve"> to acknowledge the receipt of notification</w:t>
      </w:r>
      <w:r>
        <w:t xml:space="preserve">. Corresponding to each Order Notification received a custom object is created with the Order Number and Order Notification XML captured. A SFCC Job is then run (manually or scheduled), to process those custom objects and update the Orders corresponding to each Order Notification. </w:t>
      </w:r>
    </w:p>
    <w:p w:rsidR="005D40A4" w:rsidRPr="00340CB0" w:rsidRDefault="005D40A4" w:rsidP="005D40A4">
      <w:pPr>
        <w:ind w:left="1044"/>
      </w:pPr>
      <w:r w:rsidRPr="003454D8">
        <w:t>If the Worldpay system does not rece</w:t>
      </w:r>
      <w:r>
        <w:t>ive an [OK] in reply to an HTTP</w:t>
      </w:r>
      <w:r w:rsidRPr="003454D8">
        <w:t>S order notification it waits for</w:t>
      </w:r>
      <w:r>
        <w:t xml:space="preserve"> </w:t>
      </w:r>
      <w:r w:rsidRPr="003454D8">
        <w:t xml:space="preserve">approximately an hour to deliver the notification again. </w:t>
      </w:r>
      <w:r w:rsidRPr="00040B77">
        <w:t>Then it will resend the order notification approximately every five minutes for a week until it is acknowledged.</w:t>
      </w:r>
      <w:r w:rsidRPr="003454D8">
        <w:t xml:space="preserve"> Worldpay places order notifications</w:t>
      </w:r>
      <w:r>
        <w:t xml:space="preserve"> </w:t>
      </w:r>
      <w:r w:rsidRPr="003454D8">
        <w:t>in a queue and the first notification in the queue will be resent until it is acknowledged. If acknowledged, or</w:t>
      </w:r>
      <w:r>
        <w:t xml:space="preserve"> </w:t>
      </w:r>
      <w:r w:rsidRPr="003454D8">
        <w:t xml:space="preserve">if after a week still no [OK] is returned, the retry </w:t>
      </w:r>
      <w:r>
        <w:t>m</w:t>
      </w:r>
      <w:r w:rsidRPr="003454D8">
        <w:t>echanism stops sending the message and proceeds with</w:t>
      </w:r>
      <w:r>
        <w:t xml:space="preserve"> </w:t>
      </w:r>
      <w:r w:rsidRPr="003454D8">
        <w:t>the next order notification from the queue.</w:t>
      </w:r>
    </w:p>
    <w:p w:rsidR="005D40A4" w:rsidRPr="00545C63" w:rsidRDefault="005D40A4" w:rsidP="005D40A4">
      <w:pPr>
        <w:ind w:left="1044"/>
      </w:pPr>
      <w:r>
        <w:t>This URL (</w:t>
      </w:r>
      <w:r w:rsidRPr="008765EE">
        <w:rPr>
          <w:b/>
        </w:rPr>
        <w:t>https://mechantsandbox/</w:t>
      </w:r>
      <w:r>
        <w:rPr>
          <w:b/>
        </w:rPr>
        <w:t>Worldpay</w:t>
      </w:r>
      <w:r w:rsidRPr="008765EE">
        <w:rPr>
          <w:b/>
        </w:rPr>
        <w:t>-Notify</w:t>
      </w:r>
      <w:r>
        <w:t xml:space="preserve">) needs to be updated in Worldpay Admin console by the merchant to receive the Order Notifications. </w:t>
      </w:r>
      <w:r w:rsidRPr="000232C4">
        <w:rPr>
          <w:rFonts w:cstheme="minorHAnsi"/>
          <w:szCs w:val="20"/>
        </w:rPr>
        <w:t xml:space="preserve">The </w:t>
      </w:r>
      <w:r>
        <w:rPr>
          <w:rFonts w:cstheme="minorHAnsi"/>
          <w:szCs w:val="20"/>
        </w:rPr>
        <w:t xml:space="preserve">order notifications are captured from </w:t>
      </w:r>
      <w:r w:rsidRPr="000232C4">
        <w:rPr>
          <w:rFonts w:cstheme="minorHAnsi"/>
          <w:szCs w:val="20"/>
        </w:rPr>
        <w:t xml:space="preserve">Worldpay Payment Service when a payment reaches one of </w:t>
      </w:r>
      <w:r>
        <w:rPr>
          <w:rFonts w:cstheme="minorHAnsi"/>
          <w:szCs w:val="20"/>
        </w:rPr>
        <w:t>the following statuses:</w:t>
      </w:r>
    </w:p>
    <w:p w:rsidR="005D40A4" w:rsidRPr="00CB2BD0" w:rsidRDefault="005D40A4" w:rsidP="005D40A4">
      <w:pPr>
        <w:pStyle w:val="ListParagraph"/>
        <w:numPr>
          <w:ilvl w:val="0"/>
          <w:numId w:val="29"/>
        </w:numPr>
        <w:spacing w:after="0"/>
        <w:rPr>
          <w:rFonts w:cstheme="minorHAnsi"/>
          <w:szCs w:val="20"/>
        </w:rPr>
      </w:pPr>
      <w:r w:rsidRPr="00CB2BD0">
        <w:rPr>
          <w:rFonts w:cstheme="minorHAnsi"/>
          <w:szCs w:val="20"/>
        </w:rPr>
        <w:t>AUTHORISED</w:t>
      </w:r>
    </w:p>
    <w:p w:rsidR="005D40A4" w:rsidRPr="00CB2BD0" w:rsidRDefault="005D40A4" w:rsidP="005D40A4">
      <w:pPr>
        <w:pStyle w:val="ListParagraph"/>
        <w:numPr>
          <w:ilvl w:val="0"/>
          <w:numId w:val="29"/>
        </w:numPr>
        <w:spacing w:after="0"/>
        <w:rPr>
          <w:rFonts w:cstheme="minorHAnsi"/>
          <w:szCs w:val="20"/>
        </w:rPr>
      </w:pPr>
      <w:r w:rsidRPr="00CB2BD0">
        <w:rPr>
          <w:rFonts w:cstheme="minorHAnsi"/>
          <w:szCs w:val="20"/>
        </w:rPr>
        <w:t>CANCELLED</w:t>
      </w:r>
    </w:p>
    <w:p w:rsidR="005D40A4" w:rsidRPr="00CB2BD0" w:rsidRDefault="005D40A4" w:rsidP="005D40A4">
      <w:pPr>
        <w:pStyle w:val="ListParagraph"/>
        <w:numPr>
          <w:ilvl w:val="0"/>
          <w:numId w:val="29"/>
        </w:numPr>
        <w:spacing w:after="0"/>
        <w:rPr>
          <w:rFonts w:cstheme="minorHAnsi"/>
          <w:szCs w:val="20"/>
        </w:rPr>
      </w:pPr>
      <w:r w:rsidRPr="00CB2BD0">
        <w:rPr>
          <w:rFonts w:cstheme="minorHAnsi"/>
          <w:szCs w:val="20"/>
        </w:rPr>
        <w:t>CAPTURED</w:t>
      </w:r>
    </w:p>
    <w:p w:rsidR="005D40A4" w:rsidRPr="00CB2BD0" w:rsidRDefault="005D40A4" w:rsidP="005D40A4">
      <w:pPr>
        <w:pStyle w:val="ListParagraph"/>
        <w:numPr>
          <w:ilvl w:val="0"/>
          <w:numId w:val="29"/>
        </w:numPr>
        <w:spacing w:after="0"/>
        <w:rPr>
          <w:rFonts w:cstheme="minorHAnsi"/>
          <w:szCs w:val="20"/>
        </w:rPr>
      </w:pPr>
      <w:r w:rsidRPr="00CB2BD0">
        <w:rPr>
          <w:rFonts w:cstheme="minorHAnsi"/>
          <w:szCs w:val="20"/>
        </w:rPr>
        <w:t>EXPIRED</w:t>
      </w:r>
    </w:p>
    <w:p w:rsidR="005D40A4" w:rsidRPr="00CB2BD0" w:rsidRDefault="005D40A4" w:rsidP="005D40A4">
      <w:pPr>
        <w:pStyle w:val="ListParagraph"/>
        <w:numPr>
          <w:ilvl w:val="0"/>
          <w:numId w:val="29"/>
        </w:numPr>
        <w:spacing w:after="0"/>
        <w:rPr>
          <w:rFonts w:cstheme="minorHAnsi"/>
          <w:szCs w:val="20"/>
        </w:rPr>
      </w:pPr>
      <w:r w:rsidRPr="00CB2BD0">
        <w:rPr>
          <w:rFonts w:cstheme="minorHAnsi"/>
          <w:szCs w:val="20"/>
        </w:rPr>
        <w:t>SENT_FOR_REFUND</w:t>
      </w:r>
    </w:p>
    <w:p w:rsidR="005D40A4" w:rsidRDefault="005D40A4" w:rsidP="005D40A4">
      <w:pPr>
        <w:pStyle w:val="ListParagraph"/>
        <w:numPr>
          <w:ilvl w:val="0"/>
          <w:numId w:val="29"/>
        </w:numPr>
        <w:spacing w:after="0"/>
        <w:rPr>
          <w:rFonts w:cstheme="minorHAnsi"/>
          <w:szCs w:val="20"/>
        </w:rPr>
      </w:pPr>
      <w:r w:rsidRPr="00CB2BD0">
        <w:rPr>
          <w:rFonts w:cstheme="minorHAnsi"/>
          <w:szCs w:val="20"/>
        </w:rPr>
        <w:t>REFUSED</w:t>
      </w:r>
    </w:p>
    <w:p w:rsidR="005D40A4" w:rsidRPr="002A4392" w:rsidRDefault="005D40A4" w:rsidP="005D40A4">
      <w:pPr>
        <w:pStyle w:val="ListParagraph"/>
        <w:numPr>
          <w:ilvl w:val="0"/>
          <w:numId w:val="29"/>
        </w:numPr>
        <w:spacing w:after="0"/>
        <w:rPr>
          <w:rFonts w:cstheme="minorHAnsi"/>
          <w:szCs w:val="20"/>
        </w:rPr>
      </w:pPr>
      <w:r w:rsidRPr="002A4392">
        <w:rPr>
          <w:rFonts w:cstheme="minorHAnsi"/>
          <w:szCs w:val="20"/>
        </w:rPr>
        <w:t>SETTLED</w:t>
      </w:r>
    </w:p>
    <w:p w:rsidR="005D40A4" w:rsidRPr="002A4392" w:rsidRDefault="005D40A4" w:rsidP="005D40A4">
      <w:pPr>
        <w:pStyle w:val="ListParagraph"/>
        <w:numPr>
          <w:ilvl w:val="0"/>
          <w:numId w:val="29"/>
        </w:numPr>
        <w:spacing w:after="0"/>
        <w:rPr>
          <w:rFonts w:cstheme="minorHAnsi"/>
          <w:szCs w:val="20"/>
        </w:rPr>
      </w:pPr>
      <w:r w:rsidRPr="002A4392">
        <w:rPr>
          <w:rFonts w:cstheme="minorHAnsi"/>
          <w:szCs w:val="20"/>
        </w:rPr>
        <w:t>INFORMATION_REQUESTED</w:t>
      </w:r>
    </w:p>
    <w:p w:rsidR="005D40A4" w:rsidRPr="002A4392" w:rsidRDefault="005D40A4" w:rsidP="005D40A4">
      <w:pPr>
        <w:pStyle w:val="ListParagraph"/>
        <w:numPr>
          <w:ilvl w:val="0"/>
          <w:numId w:val="29"/>
        </w:numPr>
        <w:spacing w:after="0"/>
        <w:rPr>
          <w:rFonts w:cstheme="minorHAnsi"/>
          <w:szCs w:val="20"/>
        </w:rPr>
      </w:pPr>
      <w:r w:rsidRPr="002A4392">
        <w:rPr>
          <w:rFonts w:cstheme="minorHAnsi"/>
          <w:szCs w:val="20"/>
        </w:rPr>
        <w:t>CHARGED_BACK</w:t>
      </w:r>
    </w:p>
    <w:p w:rsidR="005D40A4" w:rsidRPr="00C75E15" w:rsidRDefault="005D40A4" w:rsidP="009915AF">
      <w:pPr>
        <w:pStyle w:val="ListParagraph"/>
        <w:numPr>
          <w:ilvl w:val="0"/>
          <w:numId w:val="29"/>
        </w:numPr>
      </w:pPr>
      <w:r w:rsidRPr="009915AF">
        <w:rPr>
          <w:rFonts w:cstheme="minorHAnsi"/>
          <w:szCs w:val="20"/>
        </w:rPr>
        <w:t>POST AUTH CANCELLED</w:t>
      </w:r>
    </w:p>
    <w:p w:rsidR="005877C7" w:rsidRDefault="005877C7" w:rsidP="005877C7">
      <w:pPr>
        <w:tabs>
          <w:tab w:val="left" w:pos="0"/>
        </w:tabs>
        <w:ind w:firstLine="1170"/>
      </w:pPr>
    </w:p>
    <w:p w:rsidR="005877C7" w:rsidRPr="00185B10" w:rsidRDefault="005877C7" w:rsidP="005877C7">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5877C7" w:rsidRPr="00185B10" w:rsidRDefault="005877C7" w:rsidP="005877C7">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5877C7" w:rsidRPr="00040B77" w:rsidRDefault="005877C7" w:rsidP="009E0689">
      <w:pPr>
        <w:pStyle w:val="Heading4"/>
        <w:keepNext/>
        <w:keepLines/>
        <w:numPr>
          <w:ilvl w:val="2"/>
          <w:numId w:val="103"/>
        </w:numPr>
      </w:pPr>
      <w:bookmarkStart w:id="69" w:name="_Order_Notification_Job"/>
      <w:bookmarkStart w:id="70" w:name="_Toc405997374"/>
      <w:bookmarkEnd w:id="69"/>
      <w:r w:rsidRPr="00040B77">
        <w:t>O</w:t>
      </w:r>
      <w:bookmarkEnd w:id="70"/>
      <w:r w:rsidRPr="00040B77">
        <w:t>rder Notification job</w:t>
      </w:r>
    </w:p>
    <w:p w:rsidR="005877C7" w:rsidRDefault="005877C7" w:rsidP="005877C7">
      <w:pPr>
        <w:ind w:left="708"/>
      </w:pPr>
      <w:r w:rsidRPr="0043144D">
        <w:t>The</w:t>
      </w:r>
      <w:r w:rsidRPr="00101866">
        <w:t xml:space="preserve"> OrderNotificationUpdatesJob </w:t>
      </w:r>
      <w:r w:rsidRPr="0043144D">
        <w:t xml:space="preserve">is a batch job which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custom objects created </w:t>
      </w:r>
      <w:r>
        <w:lastRenderedPageBreak/>
        <w:t>because of the prior received Order Notifications, sorted by the creation time. The job read the custom objects one by one, will update the statuses in Business Manager (Order Status/Payment Status/Confirmation Status) depending on the notification status in xml string and update the token details in order/customer card and finally remove the custom object post processing from SFCC.</w:t>
      </w:r>
    </w:p>
    <w:p w:rsidR="005877C7" w:rsidRDefault="005877C7" w:rsidP="005877C7">
      <w:pPr>
        <w:ind w:left="708"/>
      </w:pPr>
      <w:r>
        <w:t>Refer below Step configuration section in job to execute script and their functions:</w:t>
      </w:r>
    </w:p>
    <w:p w:rsidR="005877C7" w:rsidRDefault="005877C7" w:rsidP="005877C7">
      <w:pPr>
        <w:rPr>
          <w:noProof/>
        </w:rPr>
      </w:pPr>
      <w:r w:rsidRPr="003B6917">
        <w:rPr>
          <w:noProof/>
        </w:rPr>
        <w:t xml:space="preserve"> </w:t>
      </w:r>
      <w:r>
        <w:rPr>
          <w:noProof/>
        </w:rPr>
        <w:drawing>
          <wp:inline distT="0" distB="0" distL="0" distR="0" wp14:anchorId="6050BE79" wp14:editId="14A80BC4">
            <wp:extent cx="6188053" cy="34560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57" cy="3460973"/>
                    </a:xfrm>
                    <a:prstGeom prst="rect">
                      <a:avLst/>
                    </a:prstGeom>
                  </pic:spPr>
                </pic:pic>
              </a:graphicData>
            </a:graphic>
          </wp:inline>
        </w:drawing>
      </w:r>
      <w:r w:rsidRPr="006E25FC">
        <w:rPr>
          <w:noProof/>
        </w:rPr>
        <w:t xml:space="preserve"> </w:t>
      </w:r>
      <w:r w:rsidRPr="002D4B02">
        <w:rPr>
          <w:noProof/>
        </w:rPr>
        <w:t xml:space="preserve"> </w:t>
      </w:r>
    </w:p>
    <w:p w:rsidR="005877C7" w:rsidRDefault="005877C7" w:rsidP="005877C7">
      <w:pPr>
        <w:rPr>
          <w:noProof/>
        </w:rPr>
      </w:pPr>
      <w:r>
        <w:rPr>
          <w:noProof/>
        </w:rPr>
        <w:drawing>
          <wp:inline distT="0" distB="0" distL="0" distR="0" wp14:anchorId="0DD80F96" wp14:editId="34DA9581">
            <wp:extent cx="6188710" cy="266395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431" cy="2665123"/>
                    </a:xfrm>
                    <a:prstGeom prst="rect">
                      <a:avLst/>
                    </a:prstGeom>
                  </pic:spPr>
                </pic:pic>
              </a:graphicData>
            </a:graphic>
          </wp:inline>
        </w:drawing>
      </w:r>
    </w:p>
    <w:p w:rsidR="005877C7" w:rsidRPr="00775E64" w:rsidRDefault="005877C7" w:rsidP="005877C7"/>
    <w:tbl>
      <w:tblPr>
        <w:tblStyle w:val="TableGrid"/>
        <w:tblW w:w="0" w:type="auto"/>
        <w:tblLook w:val="04A0" w:firstRow="1" w:lastRow="0" w:firstColumn="1" w:lastColumn="0" w:noHBand="0" w:noVBand="1"/>
      </w:tblPr>
      <w:tblGrid>
        <w:gridCol w:w="3301"/>
        <w:gridCol w:w="6435"/>
      </w:tblGrid>
      <w:tr w:rsidR="005877C7" w:rsidTr="00BA2222">
        <w:tc>
          <w:tcPr>
            <w:tcW w:w="4868" w:type="dxa"/>
            <w:shd w:val="clear" w:color="auto" w:fill="DAEEF3" w:themeFill="accent5" w:themeFillTint="33"/>
          </w:tcPr>
          <w:p w:rsidR="005877C7" w:rsidRPr="00E5319B" w:rsidRDefault="005877C7" w:rsidP="00BA2222">
            <w:r w:rsidRPr="00E5319B">
              <w:t>Fields</w:t>
            </w:r>
          </w:p>
        </w:tc>
        <w:tc>
          <w:tcPr>
            <w:tcW w:w="4868" w:type="dxa"/>
            <w:shd w:val="clear" w:color="auto" w:fill="DAEEF3" w:themeFill="accent5" w:themeFillTint="33"/>
          </w:tcPr>
          <w:p w:rsidR="005877C7" w:rsidRPr="00E5319B" w:rsidRDefault="005877C7" w:rsidP="00BA2222">
            <w:r w:rsidRPr="00E5319B">
              <w:t>Fields data</w:t>
            </w:r>
          </w:p>
        </w:tc>
      </w:tr>
      <w:tr w:rsidR="005877C7" w:rsidTr="00BA2222">
        <w:tc>
          <w:tcPr>
            <w:tcW w:w="4868" w:type="dxa"/>
          </w:tcPr>
          <w:p w:rsidR="005877C7" w:rsidRPr="00101866" w:rsidRDefault="005877C7" w:rsidP="00BA2222">
            <w:r w:rsidRPr="00101866">
              <w:t>ID</w:t>
            </w:r>
          </w:p>
        </w:tc>
        <w:tc>
          <w:tcPr>
            <w:tcW w:w="4868" w:type="dxa"/>
          </w:tcPr>
          <w:p w:rsidR="005877C7" w:rsidRPr="00101866" w:rsidRDefault="005877C7" w:rsidP="00BA2222">
            <w:r w:rsidRPr="002D4B02">
              <w:t>OrderNotificationUpdatesJob</w:t>
            </w:r>
          </w:p>
        </w:tc>
      </w:tr>
      <w:tr w:rsidR="005877C7" w:rsidTr="00BA2222">
        <w:tc>
          <w:tcPr>
            <w:tcW w:w="4868" w:type="dxa"/>
          </w:tcPr>
          <w:p w:rsidR="005877C7" w:rsidRPr="00101866" w:rsidRDefault="005877C7" w:rsidP="00BA2222">
            <w:r w:rsidRPr="00101866">
              <w:lastRenderedPageBreak/>
              <w:t xml:space="preserve">Description </w:t>
            </w:r>
          </w:p>
        </w:tc>
        <w:tc>
          <w:tcPr>
            <w:tcW w:w="4868" w:type="dxa"/>
          </w:tcPr>
          <w:p w:rsidR="005877C7" w:rsidRPr="00101866" w:rsidRDefault="005877C7" w:rsidP="00BA2222">
            <w:r w:rsidRPr="002D4B02">
              <w:t>Batch job for reading Custom Objects of Order Notifications and updating Order Statuses</w:t>
            </w:r>
          </w:p>
        </w:tc>
      </w:tr>
      <w:tr w:rsidR="005877C7" w:rsidTr="00BA2222">
        <w:tc>
          <w:tcPr>
            <w:tcW w:w="4868" w:type="dxa"/>
          </w:tcPr>
          <w:p w:rsidR="005877C7" w:rsidRPr="00101866" w:rsidRDefault="005877C7" w:rsidP="00BA2222">
            <w:r w:rsidRPr="00101866">
              <w:t>ExecuteScriptModule.Module</w:t>
            </w:r>
          </w:p>
        </w:tc>
        <w:tc>
          <w:tcPr>
            <w:tcW w:w="4868" w:type="dxa"/>
          </w:tcPr>
          <w:p w:rsidR="005877C7" w:rsidRPr="00101866" w:rsidRDefault="005877C7" w:rsidP="00BA2222">
            <w:r>
              <w:t>int_worldpay_core</w:t>
            </w:r>
            <w:r w:rsidRPr="002D4B02">
              <w:t>/cartridge/scripts/jobs/OrderNotificationUpdatesJob.js</w:t>
            </w:r>
          </w:p>
        </w:tc>
      </w:tr>
      <w:tr w:rsidR="005877C7" w:rsidTr="00BA2222">
        <w:tc>
          <w:tcPr>
            <w:tcW w:w="4868" w:type="dxa"/>
          </w:tcPr>
          <w:p w:rsidR="005877C7" w:rsidRPr="00101866" w:rsidRDefault="005877C7" w:rsidP="00BA2222">
            <w:r>
              <w:rPr>
                <w:rStyle w:val="dw-nc-tooltip"/>
              </w:rPr>
              <w:t>ExecuteScriptModule.FunctionName</w:t>
            </w:r>
          </w:p>
        </w:tc>
        <w:tc>
          <w:tcPr>
            <w:tcW w:w="4868" w:type="dxa"/>
          </w:tcPr>
          <w:p w:rsidR="005877C7" w:rsidRPr="00101866" w:rsidRDefault="005877C7" w:rsidP="00BA2222">
            <w:r w:rsidRPr="002D4B02">
              <w:t>orderNotificationUpdateJob</w:t>
            </w:r>
          </w:p>
        </w:tc>
      </w:tr>
      <w:tr w:rsidR="005877C7" w:rsidTr="00BA2222">
        <w:tc>
          <w:tcPr>
            <w:tcW w:w="4868" w:type="dxa"/>
          </w:tcPr>
          <w:p w:rsidR="005877C7" w:rsidRPr="00101866" w:rsidRDefault="005877C7" w:rsidP="00BA2222">
            <w:r w:rsidRPr="00101866">
              <w:t>ExecuteScriptModule.Transactional</w:t>
            </w:r>
          </w:p>
        </w:tc>
        <w:tc>
          <w:tcPr>
            <w:tcW w:w="4868" w:type="dxa"/>
          </w:tcPr>
          <w:p w:rsidR="005877C7" w:rsidRPr="00101866" w:rsidRDefault="005877C7" w:rsidP="00BA2222">
            <w:r w:rsidRPr="00101866">
              <w:t>Enabled</w:t>
            </w:r>
          </w:p>
        </w:tc>
      </w:tr>
    </w:tbl>
    <w:p w:rsidR="005877C7" w:rsidRDefault="005877C7" w:rsidP="005877C7"/>
    <w:p w:rsidR="005877C7" w:rsidRPr="005B4E29" w:rsidRDefault="005877C7" w:rsidP="00711A50">
      <w:pPr>
        <w:pStyle w:val="Heading4"/>
        <w:keepNext/>
        <w:keepLines/>
        <w:ind w:left="1980"/>
      </w:pPr>
      <w:r>
        <w:t xml:space="preserve">Error Handling for Order Notification Job </w:t>
      </w:r>
    </w:p>
    <w:p w:rsidR="005877C7" w:rsidRDefault="005877C7" w:rsidP="005877C7">
      <w:r>
        <w:t xml:space="preserve"> </w:t>
      </w:r>
      <w:r>
        <w:tab/>
      </w:r>
      <w:r w:rsidRPr="005B4E29">
        <w:t>Please refer to</w:t>
      </w:r>
      <w:r w:rsidRPr="005B4E29">
        <w:rPr>
          <w:b/>
        </w:rPr>
        <w:t xml:space="preserve"> </w:t>
      </w:r>
      <w:hyperlink w:anchor="_APPENDIX_C:_Error" w:history="1">
        <w:r w:rsidRPr="00B2201C">
          <w:rPr>
            <w:rStyle w:val="Hyperlink"/>
          </w:rPr>
          <w:t>Appendix C</w:t>
        </w:r>
      </w:hyperlink>
      <w:r>
        <w:t xml:space="preserve"> </w:t>
      </w:r>
      <w:r w:rsidRPr="005B4E29">
        <w:t>for error codes and error messages for Order Notifications</w:t>
      </w:r>
    </w:p>
    <w:p w:rsidR="005877C7" w:rsidRPr="005B4E29" w:rsidRDefault="005877C7" w:rsidP="00711A50">
      <w:pPr>
        <w:pStyle w:val="Heading4"/>
        <w:keepNext/>
        <w:keepLines/>
        <w:ind w:left="1980"/>
      </w:pPr>
      <w:r>
        <w:t xml:space="preserve">Transaction payment status handling for Order Notification Job </w:t>
      </w:r>
    </w:p>
    <w:p w:rsidR="005877C7" w:rsidRPr="00FB1D3E" w:rsidRDefault="005877C7" w:rsidP="005877C7">
      <w:pPr>
        <w:ind w:left="708"/>
      </w:pPr>
      <w:r w:rsidRPr="007D6C6F">
        <w:rPr>
          <w:color w:val="1F497D"/>
        </w:rPr>
        <w:t xml:space="preserve"> </w:t>
      </w:r>
      <w:r w:rsidRPr="00101866">
        <w:rPr>
          <w:color w:val="000000"/>
        </w:rPr>
        <w:t xml:space="preserve">Please refer to </w:t>
      </w:r>
      <w:hyperlink w:anchor="_APPENDIX_D:_Order" w:history="1">
        <w:r w:rsidRPr="00101866">
          <w:rPr>
            <w:color w:val="000000"/>
          </w:rPr>
          <w:t>Appendix D</w:t>
        </w:r>
      </w:hyperlink>
      <w:r w:rsidRPr="00101866">
        <w:rPr>
          <w:color w:val="000000"/>
        </w:rPr>
        <w:t xml:space="preserve"> for mapping of different status on receipt of different order notification from WP into BM.</w:t>
      </w:r>
    </w:p>
    <w:p w:rsidR="005877C7" w:rsidRPr="002931CE" w:rsidRDefault="005877C7" w:rsidP="00E23169">
      <w:pPr>
        <w:pStyle w:val="Heading4"/>
        <w:keepNext/>
        <w:keepLines/>
        <w:numPr>
          <w:ilvl w:val="2"/>
          <w:numId w:val="103"/>
        </w:numPr>
      </w:pPr>
      <w:bookmarkStart w:id="71" w:name="_Toc405997379"/>
      <w:r>
        <w:t>Notification update Service</w:t>
      </w:r>
      <w:bookmarkEnd w:id="71"/>
    </w:p>
    <w:p w:rsidR="005877C7" w:rsidRPr="00101866" w:rsidRDefault="00885A86" w:rsidP="005877C7">
      <w:pPr>
        <w:ind w:left="708"/>
      </w:pPr>
      <w:hyperlink r:id="rId28" w:history="1">
        <w:r w:rsidR="005877C7" w:rsidRPr="00101866">
          <w:rPr>
            <w:color w:val="000000"/>
          </w:rPr>
          <w:t>The Cartridge provides feature to expose the history of the Payment Transaction change (Order Notifications) for a particular Order in SFCC business manager. </w:t>
        </w:r>
      </w:hyperlink>
      <w:r w:rsidR="005877C7" w:rsidRPr="00101866">
        <w:rPr>
          <w:rFonts w:ascii="Calibri" w:hAnsi="Calibri"/>
          <w:color w:val="000000"/>
        </w:rPr>
        <w:t>A JSON object is returned by the notifications updates service. This service is provided in 2 flavors, depending upon the need to fetch the entire status history or just the latest status. If order no or status history is not found an error JSON is returned.</w:t>
      </w:r>
    </w:p>
    <w:p w:rsidR="005877C7" w:rsidRPr="00101866" w:rsidRDefault="005877C7" w:rsidP="005877C7">
      <w:pPr>
        <w:ind w:left="708"/>
        <w:rPr>
          <w:color w:val="000000"/>
        </w:rPr>
      </w:pPr>
      <w:r w:rsidRPr="00101866">
        <w:rPr>
          <w:color w:val="000000"/>
        </w:rPr>
        <w:fldChar w:fldCharType="begin"/>
      </w:r>
      <w:r w:rsidRPr="00101866">
        <w:rPr>
          <w:color w:val="000000"/>
        </w:rPr>
        <w:instrText xml:space="preserve"> HYPERLINK "https://merchantSandbox/WorldPay-GetNotificationUpdates  is the pipeline exposed to get the History of Notifications received by particular Order.</w:instrText>
      </w:r>
    </w:p>
    <w:p w:rsidR="005877C7" w:rsidRPr="00101866" w:rsidRDefault="005877C7" w:rsidP="005877C7">
      <w:pPr>
        <w:ind w:left="708"/>
        <w:rPr>
          <w:color w:val="000000"/>
        </w:rPr>
      </w:pPr>
      <w:r w:rsidRPr="00101866">
        <w:rPr>
          <w:color w:val="000000"/>
        </w:rPr>
        <w:instrText xml:space="preserve">" </w:instrText>
      </w:r>
      <w:r w:rsidRPr="00101866">
        <w:rPr>
          <w:color w:val="000000"/>
        </w:rPr>
        <w:fldChar w:fldCharType="separate"/>
      </w:r>
      <w:r w:rsidRPr="00101866">
        <w:rPr>
          <w:b/>
          <w:color w:val="000000"/>
        </w:rPr>
        <w:t>Worldpay-GetNotificationUpdates</w:t>
      </w:r>
      <w:r w:rsidRPr="00101866">
        <w:rPr>
          <w:color w:val="000000"/>
        </w:rPr>
        <w:t xml:space="preserve"> is the route exposed to get the History of Notifications received       by particular Order.</w:t>
      </w:r>
    </w:p>
    <w:p w:rsidR="005877C7" w:rsidRDefault="005877C7" w:rsidP="005877C7">
      <w:pPr>
        <w:ind w:left="708"/>
      </w:pPr>
      <w:r w:rsidRPr="00101866">
        <w:rPr>
          <w:color w:val="000000"/>
        </w:rPr>
        <w:fldChar w:fldCharType="end"/>
      </w:r>
      <w:r>
        <w:t xml:space="preserve">This service takes 2 parameters as </w:t>
      </w:r>
      <w:r w:rsidRPr="007C7775">
        <w:t>Http</w:t>
      </w:r>
      <w:r>
        <w:t xml:space="preserve"> </w:t>
      </w:r>
      <w:r w:rsidRPr="007C7775">
        <w:t>Parameter</w:t>
      </w:r>
      <w:r>
        <w:t xml:space="preserve">s, </w:t>
      </w:r>
    </w:p>
    <w:p w:rsidR="005877C7" w:rsidRDefault="005877C7" w:rsidP="005877C7">
      <w:pPr>
        <w:pStyle w:val="ListParagraph"/>
        <w:numPr>
          <w:ilvl w:val="0"/>
          <w:numId w:val="17"/>
        </w:numPr>
        <w:ind w:left="1788"/>
      </w:pPr>
      <w:r w:rsidRPr="007C7775">
        <w:t>orderNo</w:t>
      </w:r>
      <w:r>
        <w:t xml:space="preserve"> </w:t>
      </w:r>
    </w:p>
    <w:p w:rsidR="005877C7" w:rsidRDefault="005877C7" w:rsidP="005877C7">
      <w:pPr>
        <w:pStyle w:val="ListParagraph"/>
        <w:numPr>
          <w:ilvl w:val="0"/>
          <w:numId w:val="17"/>
        </w:numPr>
        <w:ind w:left="1788"/>
      </w:pPr>
      <w:r w:rsidRPr="007C7775">
        <w:t>allupdates</w:t>
      </w:r>
    </w:p>
    <w:p w:rsidR="005877C7" w:rsidRDefault="005877C7" w:rsidP="005877C7">
      <w:pPr>
        <w:ind w:left="708"/>
        <w:jc w:val="both"/>
      </w:pPr>
      <w:r>
        <w:t>If ‘</w:t>
      </w:r>
      <w:r w:rsidRPr="007C7775">
        <w:t>allupdates</w:t>
      </w:r>
      <w:r>
        <w:t>’ is true, all notifications received for the order will be returned as JSON response.</w:t>
      </w:r>
    </w:p>
    <w:p w:rsidR="005877C7" w:rsidRDefault="005877C7" w:rsidP="005877C7">
      <w:pPr>
        <w:ind w:left="708"/>
        <w:jc w:val="both"/>
      </w:pPr>
      <w:r>
        <w:t>If ‘</w:t>
      </w:r>
      <w:r w:rsidRPr="007C7775">
        <w:t>allupdates</w:t>
      </w:r>
      <w:r>
        <w:t>’ is false, only the latest notifications received for the order will be returned as JSON response.</w:t>
      </w:r>
    </w:p>
    <w:p w:rsidR="005877C7" w:rsidRDefault="005877C7" w:rsidP="005877C7">
      <w:pPr>
        <w:ind w:left="708"/>
        <w:jc w:val="both"/>
      </w:pPr>
      <w:r>
        <w:t>All values for ‘</w:t>
      </w:r>
      <w:r w:rsidRPr="007C7775">
        <w:t>allupdates</w:t>
      </w:r>
      <w:r>
        <w:t>’ i.e. true, TRUE, True will be considered as true, any value other than these will be considered as false.</w:t>
      </w:r>
    </w:p>
    <w:p w:rsidR="005877C7" w:rsidRPr="00101866" w:rsidRDefault="005877C7" w:rsidP="005877C7">
      <w:pPr>
        <w:ind w:left="708"/>
        <w:rPr>
          <w:color w:val="000000"/>
        </w:rPr>
      </w:pPr>
      <w:r w:rsidRPr="00101866">
        <w:rPr>
          <w:color w:val="000000"/>
        </w:rPr>
        <w:t>Example for the JSON response when ‘allupdates’ = true is as below:</w:t>
      </w:r>
    </w:p>
    <w:p w:rsidR="005877C7" w:rsidRPr="00CC0B66" w:rsidRDefault="005877C7" w:rsidP="00587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877C7" w:rsidRPr="00101866" w:rsidRDefault="005877C7" w:rsidP="005877C7">
      <w:pPr>
        <w:ind w:left="708"/>
        <w:rPr>
          <w:b/>
          <w:color w:val="000000"/>
        </w:rPr>
      </w:pPr>
      <w:r w:rsidRPr="00101866">
        <w:rPr>
          <w:b/>
          <w:color w:val="000000"/>
        </w:rPr>
        <w:t>RESPONSE:</w:t>
      </w:r>
    </w:p>
    <w:p w:rsidR="005877C7" w:rsidRPr="00101866" w:rsidRDefault="005877C7" w:rsidP="005877C7">
      <w:pPr>
        <w:ind w:left="708"/>
        <w:rPr>
          <w:color w:val="000000"/>
        </w:rPr>
      </w:pPr>
      <w:r w:rsidRPr="00101866">
        <w:rPr>
          <w:color w:val="000000"/>
        </w:rPr>
        <w:t>{"statusList":</w:t>
      </w:r>
    </w:p>
    <w:p w:rsidR="005877C7" w:rsidRPr="00101866" w:rsidRDefault="005877C7" w:rsidP="005877C7">
      <w:pPr>
        <w:ind w:left="708"/>
        <w:rPr>
          <w:color w:val="000000"/>
        </w:rPr>
      </w:pPr>
      <w:r w:rsidRPr="00101866">
        <w:rPr>
          <w:color w:val="000000"/>
        </w:rPr>
        <w:t xml:space="preserve">   [{"status":"AUTHORISED:Mon Nov 10 2014 08:11:24 GMT-0000 (GMT)"},</w:t>
      </w:r>
    </w:p>
    <w:p w:rsidR="005877C7" w:rsidRPr="00101866" w:rsidRDefault="005877C7" w:rsidP="005877C7">
      <w:pPr>
        <w:ind w:left="708"/>
        <w:rPr>
          <w:color w:val="000000"/>
        </w:rPr>
      </w:pPr>
      <w:r w:rsidRPr="00101866">
        <w:rPr>
          <w:color w:val="000000"/>
        </w:rPr>
        <w:t xml:space="preserve">    {"status":"CANCELLED:Mon Nov 11 2014 08:11:24 GMT-0000 (GMT)"}</w:t>
      </w:r>
    </w:p>
    <w:p w:rsidR="005877C7" w:rsidRPr="00101866" w:rsidRDefault="005877C7" w:rsidP="005877C7">
      <w:pPr>
        <w:ind w:left="708"/>
        <w:rPr>
          <w:color w:val="000000"/>
        </w:rPr>
      </w:pPr>
      <w:r w:rsidRPr="00101866">
        <w:rPr>
          <w:color w:val="000000"/>
        </w:rPr>
        <w:lastRenderedPageBreak/>
        <w:t xml:space="preserve">   ]</w:t>
      </w:r>
    </w:p>
    <w:p w:rsidR="005877C7" w:rsidRPr="00101866" w:rsidRDefault="005877C7" w:rsidP="005877C7">
      <w:pPr>
        <w:ind w:left="708"/>
        <w:rPr>
          <w:color w:val="000000"/>
        </w:rPr>
      </w:pPr>
      <w:r w:rsidRPr="00101866">
        <w:rPr>
          <w:color w:val="000000"/>
        </w:rPr>
        <w:t>}</w:t>
      </w:r>
    </w:p>
    <w:p w:rsidR="005877C7" w:rsidRPr="00101866" w:rsidRDefault="005877C7" w:rsidP="005877C7">
      <w:pPr>
        <w:ind w:left="708"/>
        <w:rPr>
          <w:color w:val="000000"/>
        </w:rPr>
      </w:pPr>
    </w:p>
    <w:p w:rsidR="005877C7" w:rsidRPr="00101866" w:rsidRDefault="005877C7" w:rsidP="005877C7">
      <w:pPr>
        <w:ind w:left="708"/>
        <w:rPr>
          <w:color w:val="000000"/>
        </w:rPr>
      </w:pPr>
      <w:r w:rsidRPr="00101866">
        <w:rPr>
          <w:color w:val="000000"/>
        </w:rPr>
        <w:t>Example for the JSON response when ‘allupdates’ = false is as below:</w:t>
      </w:r>
    </w:p>
    <w:p w:rsidR="005877C7" w:rsidRPr="00101866" w:rsidRDefault="005877C7" w:rsidP="005877C7">
      <w:pPr>
        <w:ind w:left="708"/>
        <w:rPr>
          <w:b/>
          <w:color w:val="000000"/>
        </w:rPr>
      </w:pPr>
      <w:r w:rsidRPr="00101866">
        <w:rPr>
          <w:b/>
          <w:color w:val="000000"/>
        </w:rPr>
        <w:t>RESPONSE:</w:t>
      </w:r>
    </w:p>
    <w:p w:rsidR="005877C7" w:rsidRPr="00101866" w:rsidRDefault="005877C7" w:rsidP="005877C7">
      <w:pPr>
        <w:ind w:left="708"/>
        <w:rPr>
          <w:color w:val="000000"/>
        </w:rPr>
      </w:pPr>
      <w:r w:rsidRPr="00101866">
        <w:rPr>
          <w:color w:val="000000"/>
        </w:rPr>
        <w:t>{"latestStatus":</w:t>
      </w:r>
    </w:p>
    <w:p w:rsidR="005877C7" w:rsidRPr="00101866" w:rsidRDefault="005877C7" w:rsidP="005877C7">
      <w:pPr>
        <w:ind w:left="708"/>
        <w:rPr>
          <w:color w:val="000000"/>
        </w:rPr>
      </w:pPr>
      <w:r w:rsidRPr="00101866">
        <w:rPr>
          <w:color w:val="000000"/>
        </w:rPr>
        <w:tab/>
        <w:t>[{"Status":"AUTHORISED:Mon Nov 10 2014 08:11:24 GMT-0000 (GMT)"}]</w:t>
      </w:r>
    </w:p>
    <w:p w:rsidR="005877C7" w:rsidRPr="00101866" w:rsidRDefault="005877C7" w:rsidP="005877C7">
      <w:pPr>
        <w:ind w:left="708"/>
        <w:rPr>
          <w:color w:val="000000"/>
        </w:rPr>
      </w:pPr>
      <w:r w:rsidRPr="00101866">
        <w:rPr>
          <w:color w:val="000000"/>
        </w:rPr>
        <w:t>}</w:t>
      </w:r>
    </w:p>
    <w:p w:rsidR="005877C7" w:rsidRPr="00101866" w:rsidRDefault="005877C7" w:rsidP="00E23169">
      <w:pPr>
        <w:pStyle w:val="Heading3"/>
        <w:keepNext/>
        <w:keepLines/>
        <w:numPr>
          <w:ilvl w:val="2"/>
          <w:numId w:val="103"/>
        </w:numPr>
        <w:pBdr>
          <w:bottom w:val="none" w:sz="0" w:space="0" w:color="auto"/>
        </w:pBdr>
        <w:spacing w:line="276" w:lineRule="auto"/>
        <w:rPr>
          <w:i w:val="0"/>
          <w:sz w:val="24"/>
          <w:szCs w:val="24"/>
        </w:rPr>
      </w:pPr>
      <w:bookmarkStart w:id="72" w:name="_Toc8306022"/>
      <w:bookmarkStart w:id="73" w:name="_Toc18418295"/>
      <w:r w:rsidRPr="00101866">
        <w:rPr>
          <w:i w:val="0"/>
          <w:sz w:val="24"/>
          <w:szCs w:val="24"/>
        </w:rPr>
        <w:t>Order Inquiry job</w:t>
      </w:r>
      <w:bookmarkEnd w:id="72"/>
      <w:bookmarkEnd w:id="73"/>
    </w:p>
    <w:p w:rsidR="005877C7" w:rsidRDefault="005877C7" w:rsidP="005877C7">
      <w:pPr>
        <w:ind w:left="708"/>
      </w:pPr>
      <w:r w:rsidRPr="0043144D">
        <w:t>The</w:t>
      </w:r>
      <w:r w:rsidRPr="00101866">
        <w:t xml:space="preserve"> OrderInquiryUpdatesJob </w:t>
      </w:r>
      <w:r w:rsidRPr="0043144D">
        <w:t xml:space="preserve">is a batch job which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orders with status as CREATED/ NEW/OPEN and payment status as NOT PAID and order placed at least 15 mins back (configurable custom preference in business manager) by the creation time. The job iterates the orders and make order inquiry service call, will update the statuses in Business Manager (Order Status/Payment Status/Confirmation Status) depending on the response status in xml response of order enquiry and update the token details in order/customer card </w:t>
      </w:r>
    </w:p>
    <w:p w:rsidR="005877C7" w:rsidRDefault="005877C7" w:rsidP="005877C7">
      <w:pPr>
        <w:rPr>
          <w:noProof/>
        </w:rPr>
      </w:pPr>
      <w:r w:rsidRPr="006E25FC">
        <w:rPr>
          <w:noProof/>
        </w:rPr>
        <w:t xml:space="preserve"> </w:t>
      </w:r>
      <w:r>
        <w:rPr>
          <w:noProof/>
        </w:rPr>
        <w:drawing>
          <wp:inline distT="0" distB="0" distL="0" distR="0" wp14:anchorId="40A64F8D" wp14:editId="4746BE52">
            <wp:extent cx="61887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345180"/>
                    </a:xfrm>
                    <a:prstGeom prst="rect">
                      <a:avLst/>
                    </a:prstGeom>
                  </pic:spPr>
                </pic:pic>
              </a:graphicData>
            </a:graphic>
          </wp:inline>
        </w:drawing>
      </w:r>
    </w:p>
    <w:p w:rsidR="005877C7" w:rsidRDefault="005877C7" w:rsidP="005877C7">
      <w:pPr>
        <w:ind w:firstLine="708"/>
      </w:pPr>
      <w:r>
        <w:t xml:space="preserve">Refer below Step configuration section in job to execute script and their functions </w:t>
      </w:r>
    </w:p>
    <w:p w:rsidR="005877C7" w:rsidRDefault="005877C7" w:rsidP="005877C7">
      <w:pPr>
        <w:rPr>
          <w:noProof/>
        </w:rPr>
      </w:pPr>
      <w:r w:rsidRPr="003B6917">
        <w:rPr>
          <w:noProof/>
        </w:rPr>
        <w:lastRenderedPageBreak/>
        <w:t xml:space="preserve"> </w:t>
      </w:r>
      <w:r w:rsidRPr="006E25FC">
        <w:rPr>
          <w:noProof/>
        </w:rPr>
        <w:t xml:space="preserve"> </w:t>
      </w:r>
      <w:r w:rsidRPr="00D6036C">
        <w:rPr>
          <w:noProof/>
        </w:rPr>
        <w:t xml:space="preserve"> </w:t>
      </w:r>
      <w:r>
        <w:rPr>
          <w:noProof/>
        </w:rPr>
        <w:drawing>
          <wp:inline distT="0" distB="0" distL="0" distR="0" wp14:anchorId="0000316D" wp14:editId="2274C9B6">
            <wp:extent cx="6188710" cy="24523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452370"/>
                    </a:xfrm>
                    <a:prstGeom prst="rect">
                      <a:avLst/>
                    </a:prstGeom>
                  </pic:spPr>
                </pic:pic>
              </a:graphicData>
            </a:graphic>
          </wp:inline>
        </w:drawing>
      </w:r>
    </w:p>
    <w:p w:rsidR="005877C7" w:rsidRDefault="005877C7" w:rsidP="005877C7">
      <w:pPr>
        <w:rPr>
          <w:noProof/>
        </w:rPr>
      </w:pPr>
      <w:r>
        <w:rPr>
          <w:noProof/>
        </w:rPr>
        <w:t>Table for Reference:</w:t>
      </w:r>
    </w:p>
    <w:tbl>
      <w:tblPr>
        <w:tblStyle w:val="TableGrid"/>
        <w:tblW w:w="0" w:type="auto"/>
        <w:tblLook w:val="04A0" w:firstRow="1" w:lastRow="0" w:firstColumn="1" w:lastColumn="0" w:noHBand="0" w:noVBand="1"/>
      </w:tblPr>
      <w:tblGrid>
        <w:gridCol w:w="3420"/>
        <w:gridCol w:w="6316"/>
      </w:tblGrid>
      <w:tr w:rsidR="005877C7" w:rsidTr="00BA2222">
        <w:tc>
          <w:tcPr>
            <w:tcW w:w="3415" w:type="dxa"/>
            <w:shd w:val="clear" w:color="auto" w:fill="DAEEF3" w:themeFill="accent5" w:themeFillTint="33"/>
          </w:tcPr>
          <w:p w:rsidR="005877C7" w:rsidRPr="00446163" w:rsidRDefault="005877C7" w:rsidP="00BA2222">
            <w:r w:rsidRPr="00446163">
              <w:t xml:space="preserve">Fields </w:t>
            </w:r>
          </w:p>
        </w:tc>
        <w:tc>
          <w:tcPr>
            <w:tcW w:w="6321" w:type="dxa"/>
            <w:shd w:val="clear" w:color="auto" w:fill="DAEEF3" w:themeFill="accent5" w:themeFillTint="33"/>
          </w:tcPr>
          <w:p w:rsidR="005877C7" w:rsidRPr="00446163" w:rsidRDefault="005877C7" w:rsidP="00BA2222">
            <w:r w:rsidRPr="00446163">
              <w:t>Fields data</w:t>
            </w:r>
          </w:p>
        </w:tc>
      </w:tr>
      <w:tr w:rsidR="005877C7" w:rsidTr="00BA2222">
        <w:tc>
          <w:tcPr>
            <w:tcW w:w="3415" w:type="dxa"/>
          </w:tcPr>
          <w:p w:rsidR="005877C7" w:rsidRPr="008A0FEA" w:rsidRDefault="005877C7" w:rsidP="00BA2222">
            <w:r w:rsidRPr="008A0FEA">
              <w:t>ID</w:t>
            </w:r>
          </w:p>
        </w:tc>
        <w:tc>
          <w:tcPr>
            <w:tcW w:w="6321" w:type="dxa"/>
          </w:tcPr>
          <w:p w:rsidR="005877C7" w:rsidRPr="008A0FEA" w:rsidRDefault="005877C7" w:rsidP="00BA2222">
            <w:r w:rsidRPr="00D6036C">
              <w:t>OrderInquiriesUpdateJob</w:t>
            </w:r>
          </w:p>
        </w:tc>
      </w:tr>
      <w:tr w:rsidR="005877C7" w:rsidTr="00BA2222">
        <w:tc>
          <w:tcPr>
            <w:tcW w:w="3415" w:type="dxa"/>
          </w:tcPr>
          <w:p w:rsidR="005877C7" w:rsidRPr="008A0FEA" w:rsidRDefault="005877C7" w:rsidP="00BA2222">
            <w:r w:rsidRPr="008A0FEA">
              <w:t xml:space="preserve">Description </w:t>
            </w:r>
          </w:p>
        </w:tc>
        <w:tc>
          <w:tcPr>
            <w:tcW w:w="6321" w:type="dxa"/>
          </w:tcPr>
          <w:p w:rsidR="005877C7" w:rsidRPr="008A0FEA" w:rsidRDefault="005877C7" w:rsidP="00BA2222">
            <w:r w:rsidRPr="00D6036C">
              <w:t>Batch job for fetching order inquiries of Worldpay Orders with payment status= not paid and order status CREATED, NEW OR OPEN and updating Order Statuses and token details in order and customer saved payment instruments</w:t>
            </w:r>
          </w:p>
        </w:tc>
      </w:tr>
      <w:tr w:rsidR="005877C7" w:rsidTr="00BA2222">
        <w:tc>
          <w:tcPr>
            <w:tcW w:w="3415" w:type="dxa"/>
          </w:tcPr>
          <w:p w:rsidR="005877C7" w:rsidRPr="008A0FEA" w:rsidRDefault="005877C7" w:rsidP="00BA2222">
            <w:r>
              <w:rPr>
                <w:rStyle w:val="dw-nc-tooltip"/>
              </w:rPr>
              <w:t>ExecuteScriptModule.Module</w:t>
            </w:r>
          </w:p>
        </w:tc>
        <w:tc>
          <w:tcPr>
            <w:tcW w:w="6321" w:type="dxa"/>
          </w:tcPr>
          <w:p w:rsidR="005877C7" w:rsidRPr="008A0FEA" w:rsidRDefault="005877C7" w:rsidP="00BA2222">
            <w:r>
              <w:t>int_worldpay_core</w:t>
            </w:r>
            <w:r w:rsidRPr="00D6036C">
              <w:t>/cartridge/scripts/jobs/OrderInquiriesUpdateJob.js</w:t>
            </w:r>
          </w:p>
        </w:tc>
      </w:tr>
      <w:tr w:rsidR="005877C7" w:rsidTr="00BA2222">
        <w:tc>
          <w:tcPr>
            <w:tcW w:w="3415" w:type="dxa"/>
          </w:tcPr>
          <w:p w:rsidR="005877C7" w:rsidRPr="008A0FEA" w:rsidRDefault="005877C7" w:rsidP="00BA2222">
            <w:r>
              <w:rPr>
                <w:rStyle w:val="dw-nc-tooltip"/>
              </w:rPr>
              <w:t>ExecuteScriptModule.FunctionName</w:t>
            </w:r>
          </w:p>
        </w:tc>
        <w:tc>
          <w:tcPr>
            <w:tcW w:w="6321" w:type="dxa"/>
          </w:tcPr>
          <w:p w:rsidR="005877C7" w:rsidRPr="008A0FEA" w:rsidRDefault="005877C7" w:rsidP="00BA2222">
            <w:r w:rsidRPr="00D6036C">
              <w:t>orderInquiriesUpdate</w:t>
            </w:r>
          </w:p>
        </w:tc>
      </w:tr>
      <w:tr w:rsidR="005877C7" w:rsidTr="00BA2222">
        <w:tc>
          <w:tcPr>
            <w:tcW w:w="3415" w:type="dxa"/>
          </w:tcPr>
          <w:p w:rsidR="005877C7" w:rsidRPr="008A0FEA" w:rsidRDefault="005877C7" w:rsidP="00BA2222">
            <w:r>
              <w:rPr>
                <w:rStyle w:val="dw-nc-tooltip"/>
              </w:rPr>
              <w:t>ExecuteScriptModule.Transactional</w:t>
            </w:r>
          </w:p>
        </w:tc>
        <w:tc>
          <w:tcPr>
            <w:tcW w:w="6321" w:type="dxa"/>
          </w:tcPr>
          <w:p w:rsidR="005877C7" w:rsidRPr="008A0FEA" w:rsidRDefault="005877C7" w:rsidP="00BA2222">
            <w:r w:rsidRPr="008A0FEA">
              <w:t>Enabled</w:t>
            </w:r>
          </w:p>
        </w:tc>
      </w:tr>
    </w:tbl>
    <w:p w:rsidR="005877C7" w:rsidRDefault="005877C7" w:rsidP="005877C7"/>
    <w:p w:rsidR="005877C7" w:rsidRPr="00101866" w:rsidRDefault="005877C7" w:rsidP="00754A76">
      <w:pPr>
        <w:pStyle w:val="Heading3"/>
        <w:keepNext/>
        <w:keepLines/>
        <w:numPr>
          <w:ilvl w:val="2"/>
          <w:numId w:val="107"/>
        </w:numPr>
        <w:pBdr>
          <w:bottom w:val="none" w:sz="0" w:space="0" w:color="auto"/>
        </w:pBdr>
        <w:spacing w:line="276" w:lineRule="auto"/>
        <w:rPr>
          <w:i w:val="0"/>
          <w:sz w:val="24"/>
          <w:szCs w:val="24"/>
        </w:rPr>
      </w:pPr>
      <w:bookmarkStart w:id="74" w:name="_Toc8306023"/>
      <w:bookmarkStart w:id="75" w:name="_Toc18418296"/>
      <w:r w:rsidRPr="00101866">
        <w:rPr>
          <w:i w:val="0"/>
          <w:sz w:val="24"/>
          <w:szCs w:val="24"/>
        </w:rPr>
        <w:t>Job Failure Mailer Service</w:t>
      </w:r>
      <w:bookmarkEnd w:id="74"/>
      <w:bookmarkEnd w:id="75"/>
    </w:p>
    <w:p w:rsidR="005877C7" w:rsidRDefault="005877C7" w:rsidP="005877C7">
      <w:pPr>
        <w:ind w:left="708"/>
      </w:pPr>
      <w:r>
        <w:t xml:space="preserve">The cartridge also provides a feature to send Emails to the registered Emails in case of failure of any Order Notification update. On receipt of any Order Notification a custom object is created in SFCC with the Order Number and the Order Notification XML, if for any reason the XML captured is incorrect of some error occurs while the execution of the job an email is triggered. </w:t>
      </w:r>
    </w:p>
    <w:p w:rsidR="005877C7" w:rsidRDefault="005877C7" w:rsidP="005877C7">
      <w:pPr>
        <w:ind w:left="708"/>
      </w:pPr>
      <w:r w:rsidRPr="005B4E29">
        <w:t>To enable job mailer service to notify BM admin for any failure happens while processing the Order Notification Batch Job, the site preference EnableJobMailerService needs to be se</w:t>
      </w:r>
      <w:r>
        <w:t>lect</w:t>
      </w:r>
      <w:r w:rsidRPr="005B4E29">
        <w:t xml:space="preserve"> </w:t>
      </w:r>
      <w:r>
        <w:rPr>
          <w:b/>
        </w:rPr>
        <w:t>Yes</w:t>
      </w:r>
      <w:r w:rsidRPr="005B4E29">
        <w:t xml:space="preserve"> </w:t>
      </w:r>
      <w:r>
        <w:t>from the dropdown</w:t>
      </w:r>
      <w:r w:rsidRPr="005B4E29">
        <w:t>. Also, the below site preferences</w:t>
      </w:r>
      <w:r>
        <w:t xml:space="preserve"> needs to be set </w:t>
      </w:r>
    </w:p>
    <w:p w:rsidR="005877C7" w:rsidRPr="005B4E29" w:rsidRDefault="005877C7" w:rsidP="005877C7">
      <w:pPr>
        <w:ind w:left="708"/>
      </w:pPr>
      <w:r>
        <w:rPr>
          <w:noProof/>
        </w:rPr>
        <w:lastRenderedPageBreak/>
        <w:drawing>
          <wp:inline distT="0" distB="0" distL="0" distR="0" wp14:anchorId="756B1DE9" wp14:editId="2967769F">
            <wp:extent cx="6188710" cy="1802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802130"/>
                    </a:xfrm>
                    <a:prstGeom prst="rect">
                      <a:avLst/>
                    </a:prstGeom>
                  </pic:spPr>
                </pic:pic>
              </a:graphicData>
            </a:graphic>
          </wp:inline>
        </w:drawing>
      </w:r>
    </w:p>
    <w:p w:rsidR="005877C7" w:rsidRPr="005E4730" w:rsidRDefault="005877C7" w:rsidP="00754A76">
      <w:pPr>
        <w:pStyle w:val="Heading3"/>
        <w:keepNext/>
        <w:keepLines/>
        <w:numPr>
          <w:ilvl w:val="2"/>
          <w:numId w:val="107"/>
        </w:numPr>
        <w:pBdr>
          <w:bottom w:val="none" w:sz="0" w:space="0" w:color="auto"/>
        </w:pBdr>
        <w:spacing w:line="276" w:lineRule="auto"/>
        <w:ind w:left="1764"/>
        <w:rPr>
          <w:i w:val="0"/>
          <w:sz w:val="24"/>
          <w:szCs w:val="24"/>
        </w:rPr>
      </w:pPr>
      <w:bookmarkStart w:id="76" w:name="_Toc8306024"/>
      <w:bookmarkStart w:id="77" w:name="_Toc18418297"/>
      <w:r>
        <w:rPr>
          <w:i w:val="0"/>
          <w:sz w:val="24"/>
          <w:szCs w:val="24"/>
        </w:rPr>
        <w:t>APM Lookup Service</w:t>
      </w:r>
      <w:bookmarkEnd w:id="76"/>
      <w:bookmarkEnd w:id="77"/>
    </w:p>
    <w:p w:rsidR="005877C7" w:rsidRDefault="005877C7" w:rsidP="005877C7">
      <w:pPr>
        <w:ind w:left="708"/>
      </w:pPr>
      <w:r w:rsidRPr="00CC0B66">
        <w:t xml:space="preserve">To enable APM look up service, the site preference </w:t>
      </w:r>
      <w:r w:rsidRPr="00CC0B66">
        <w:rPr>
          <w:b/>
        </w:rPr>
        <w:t>EnableAPMLookUpService</w:t>
      </w:r>
      <w:r w:rsidRPr="00CC0B66">
        <w:t xml:space="preserve"> needs to be </w:t>
      </w:r>
      <w:r>
        <w:t>selected Yes from dropdown.</w:t>
      </w:r>
    </w:p>
    <w:tbl>
      <w:tblPr>
        <w:tblStyle w:val="TableGrid"/>
        <w:tblW w:w="0" w:type="auto"/>
        <w:tblInd w:w="708" w:type="dxa"/>
        <w:tblLook w:val="04A0" w:firstRow="1" w:lastRow="0" w:firstColumn="1" w:lastColumn="0" w:noHBand="0" w:noVBand="1"/>
      </w:tblPr>
      <w:tblGrid>
        <w:gridCol w:w="4579"/>
        <w:gridCol w:w="4449"/>
      </w:tblGrid>
      <w:tr w:rsidR="005877C7" w:rsidTr="00BA2222">
        <w:tc>
          <w:tcPr>
            <w:tcW w:w="4868" w:type="dxa"/>
          </w:tcPr>
          <w:p w:rsidR="005877C7" w:rsidRDefault="005877C7" w:rsidP="00BA2222"/>
        </w:tc>
        <w:tc>
          <w:tcPr>
            <w:tcW w:w="4868" w:type="dxa"/>
          </w:tcPr>
          <w:p w:rsidR="005877C7" w:rsidRDefault="005877C7" w:rsidP="00BA2222"/>
        </w:tc>
      </w:tr>
      <w:tr w:rsidR="005877C7" w:rsidTr="00BA2222">
        <w:tc>
          <w:tcPr>
            <w:tcW w:w="4868" w:type="dxa"/>
          </w:tcPr>
          <w:p w:rsidR="005877C7" w:rsidRDefault="005877C7" w:rsidP="00BA2222">
            <w:r w:rsidRPr="00CC0B66">
              <w:rPr>
                <w:b/>
              </w:rPr>
              <w:t>EnableAPMLookUpService</w:t>
            </w:r>
            <w:r>
              <w:rPr>
                <w:b/>
              </w:rPr>
              <w:t xml:space="preserve"> </w:t>
            </w:r>
            <w:r w:rsidRPr="00101866">
              <w:t>when enabled</w:t>
            </w:r>
          </w:p>
        </w:tc>
        <w:tc>
          <w:tcPr>
            <w:tcW w:w="4868" w:type="dxa"/>
          </w:tcPr>
          <w:p w:rsidR="005877C7" w:rsidRDefault="005877C7" w:rsidP="00BA2222">
            <w:pPr>
              <w:pStyle w:val="ListParagraph"/>
              <w:numPr>
                <w:ilvl w:val="0"/>
                <w:numId w:val="43"/>
              </w:numPr>
            </w:pPr>
            <w:r>
              <w:t xml:space="preserve">This service works for merchant code configured in site preference, which return APMs which are enabled for respective merchant code. </w:t>
            </w:r>
          </w:p>
          <w:p w:rsidR="005877C7" w:rsidRDefault="005877C7" w:rsidP="00BA2222">
            <w:pPr>
              <w:pStyle w:val="ListParagraph"/>
              <w:numPr>
                <w:ilvl w:val="0"/>
                <w:numId w:val="43"/>
              </w:numPr>
            </w:pPr>
            <w:r>
              <w:t>All active Payments methods which have different merchant code configured in payment method section will be displayed</w:t>
            </w:r>
          </w:p>
          <w:p w:rsidR="005877C7" w:rsidRDefault="005877C7" w:rsidP="00BA2222">
            <w:pPr>
              <w:pStyle w:val="ListParagraph"/>
              <w:numPr>
                <w:ilvl w:val="0"/>
                <w:numId w:val="43"/>
              </w:numPr>
            </w:pPr>
            <w:r>
              <w:t>All active payment methods other than Worldpay processor will be displayed</w:t>
            </w:r>
          </w:p>
        </w:tc>
      </w:tr>
      <w:tr w:rsidR="005877C7" w:rsidTr="00BA2222">
        <w:tc>
          <w:tcPr>
            <w:tcW w:w="4868" w:type="dxa"/>
          </w:tcPr>
          <w:p w:rsidR="005877C7" w:rsidRDefault="005877C7" w:rsidP="00BA2222">
            <w:r w:rsidRPr="00CC0B66">
              <w:rPr>
                <w:b/>
              </w:rPr>
              <w:t>EnableAPMLookUpService</w:t>
            </w:r>
            <w:r>
              <w:rPr>
                <w:b/>
              </w:rPr>
              <w:t xml:space="preserve"> </w:t>
            </w:r>
            <w:r w:rsidRPr="008E02FF">
              <w:t xml:space="preserve">when </w:t>
            </w:r>
            <w:r>
              <w:t>disabled</w:t>
            </w:r>
          </w:p>
        </w:tc>
        <w:tc>
          <w:tcPr>
            <w:tcW w:w="4868" w:type="dxa"/>
          </w:tcPr>
          <w:p w:rsidR="005877C7" w:rsidRDefault="005877C7" w:rsidP="00BA2222">
            <w:pPr>
              <w:pStyle w:val="ListParagraph"/>
              <w:numPr>
                <w:ilvl w:val="0"/>
                <w:numId w:val="44"/>
              </w:numPr>
            </w:pPr>
            <w:r>
              <w:t xml:space="preserve">Loookup service will not be executed </w:t>
            </w:r>
          </w:p>
          <w:p w:rsidR="005877C7" w:rsidRDefault="005877C7" w:rsidP="00BA2222">
            <w:pPr>
              <w:pStyle w:val="ListParagraph"/>
              <w:numPr>
                <w:ilvl w:val="0"/>
                <w:numId w:val="44"/>
              </w:numPr>
            </w:pPr>
            <w:r>
              <w:t>All active payment methods will be displayed</w:t>
            </w:r>
          </w:p>
        </w:tc>
      </w:tr>
    </w:tbl>
    <w:p w:rsidR="005877C7" w:rsidRPr="00CC0B66" w:rsidRDefault="005877C7" w:rsidP="005877C7">
      <w:pPr>
        <w:ind w:left="708"/>
      </w:pPr>
    </w:p>
    <w:p w:rsidR="005877C7" w:rsidRDefault="005877C7" w:rsidP="005877C7">
      <w:pPr>
        <w:ind w:left="708"/>
      </w:pPr>
      <w:r w:rsidRPr="00CC0B66">
        <w:t>[Note: If merchant supports multiple merchant Ids through payment methods in that case APM Look service may not work so, it should not be enabled in site preference.]</w:t>
      </w:r>
    </w:p>
    <w:p w:rsidR="005877C7" w:rsidRPr="003F6742" w:rsidRDefault="005877C7" w:rsidP="00754A76">
      <w:pPr>
        <w:pStyle w:val="Heading3"/>
        <w:keepNext/>
        <w:keepLines/>
        <w:numPr>
          <w:ilvl w:val="2"/>
          <w:numId w:val="107"/>
        </w:numPr>
        <w:pBdr>
          <w:bottom w:val="none" w:sz="0" w:space="0" w:color="auto"/>
        </w:pBdr>
        <w:spacing w:line="276" w:lineRule="auto"/>
        <w:ind w:left="1764"/>
        <w:rPr>
          <w:i w:val="0"/>
          <w:sz w:val="24"/>
          <w:szCs w:val="24"/>
        </w:rPr>
      </w:pPr>
      <w:bookmarkStart w:id="78" w:name="_Toc513822193"/>
      <w:bookmarkStart w:id="79" w:name="_Toc513822194"/>
      <w:bookmarkStart w:id="80" w:name="_Toc513822195"/>
      <w:bookmarkStart w:id="81" w:name="_Toc8306025"/>
      <w:bookmarkStart w:id="82" w:name="_Toc18418298"/>
      <w:bookmarkEnd w:id="78"/>
      <w:bookmarkEnd w:id="79"/>
      <w:bookmarkEnd w:id="80"/>
      <w:r>
        <w:rPr>
          <w:i w:val="0"/>
          <w:sz w:val="24"/>
          <w:szCs w:val="24"/>
        </w:rPr>
        <w:t>Multiple Merchant ID Support</w:t>
      </w:r>
      <w:bookmarkEnd w:id="81"/>
      <w:bookmarkEnd w:id="82"/>
    </w:p>
    <w:p w:rsidR="005877C7" w:rsidRDefault="005877C7" w:rsidP="005877C7">
      <w:pPr>
        <w:ind w:left="708"/>
      </w:pPr>
      <w:r>
        <w:t>Worldpay cartridge also supports a mechanism to provide separate Merchant ID’s at APM level. This is primarily required for Merchants that need to configure different Merchant ID for financial purpose or if a specific APM is of a different version (to support both V1 and V3 APM’s on a single Merchant Site).</w:t>
      </w:r>
    </w:p>
    <w:p w:rsidR="005877C7" w:rsidRDefault="005877C7" w:rsidP="005877C7">
      <w:pPr>
        <w:ind w:left="708"/>
      </w:pPr>
      <w:r>
        <w:t>This is achieved, by setting a different MID and its details (Username &amp; password) in the Payment Methods section in Business Manager. If merchant ID, username and password present at payment method level then would get preference compare to merchant ID in site preference, username and password from service credentials. If they are not configured at payment method level then merchant ID (in site preference), username and password provided in service credential will be used in request.</w:t>
      </w:r>
    </w:p>
    <w:p w:rsidR="005877C7" w:rsidRDefault="005877C7" w:rsidP="005877C7">
      <w:pPr>
        <w:ind w:left="708"/>
      </w:pPr>
    </w:p>
    <w:p w:rsidR="005877C7" w:rsidRDefault="005877C7" w:rsidP="005877C7">
      <w:pPr>
        <w:ind w:left="708"/>
      </w:pPr>
    </w:p>
    <w:p w:rsidR="005877C7" w:rsidRDefault="005877C7" w:rsidP="005877C7">
      <w:pPr>
        <w:ind w:left="708"/>
      </w:pPr>
      <w:r>
        <w:t>Payment Method Merchant ID Support Settings</w:t>
      </w:r>
    </w:p>
    <w:p w:rsidR="005877C7" w:rsidRDefault="005877C7" w:rsidP="005877C7">
      <w:pPr>
        <w:ind w:left="360"/>
      </w:pPr>
      <w:r>
        <w:rPr>
          <w:noProof/>
        </w:rPr>
        <w:drawing>
          <wp:inline distT="0" distB="0" distL="0" distR="0" wp14:anchorId="013E78B9" wp14:editId="54AA0535">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rsidR="005877C7" w:rsidRDefault="005877C7" w:rsidP="005877C7">
      <w:pPr>
        <w:ind w:left="360"/>
      </w:pPr>
    </w:p>
    <w:p w:rsidR="005877C7" w:rsidRDefault="005877C7" w:rsidP="005877C7">
      <w:pPr>
        <w:ind w:left="360"/>
      </w:pPr>
      <w:r>
        <w:t>Service Credential Settings when service merchant settings to be picked up</w:t>
      </w:r>
    </w:p>
    <w:p w:rsidR="005877C7" w:rsidRDefault="005877C7" w:rsidP="005877C7">
      <w:pPr>
        <w:ind w:left="360"/>
      </w:pPr>
      <w:r>
        <w:rPr>
          <w:noProof/>
        </w:rPr>
        <w:drawing>
          <wp:inline distT="0" distB="0" distL="0" distR="0" wp14:anchorId="19969E58" wp14:editId="42455DFA">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rsidR="005877C7" w:rsidRPr="00C05A08" w:rsidRDefault="005877C7" w:rsidP="00754A76">
      <w:pPr>
        <w:pStyle w:val="Heading3"/>
        <w:keepNext/>
        <w:keepLines/>
        <w:numPr>
          <w:ilvl w:val="2"/>
          <w:numId w:val="107"/>
        </w:numPr>
        <w:pBdr>
          <w:bottom w:val="none" w:sz="0" w:space="0" w:color="auto"/>
        </w:pBdr>
        <w:spacing w:line="276" w:lineRule="auto"/>
        <w:ind w:left="1764"/>
        <w:rPr>
          <w:i w:val="0"/>
          <w:sz w:val="24"/>
          <w:szCs w:val="24"/>
        </w:rPr>
      </w:pPr>
      <w:bookmarkStart w:id="83" w:name="_Toc8306026"/>
      <w:bookmarkStart w:id="84" w:name="_Toc18418299"/>
      <w:r w:rsidRPr="008146D1">
        <w:rPr>
          <w:i w:val="0"/>
          <w:sz w:val="24"/>
          <w:szCs w:val="24"/>
        </w:rPr>
        <w:t>Brazil</w:t>
      </w:r>
      <w:r>
        <w:rPr>
          <w:i w:val="0"/>
          <w:sz w:val="24"/>
          <w:szCs w:val="24"/>
        </w:rPr>
        <w:t xml:space="preserve"> Integration</w:t>
      </w:r>
      <w:bookmarkEnd w:id="83"/>
      <w:bookmarkEnd w:id="84"/>
    </w:p>
    <w:p w:rsidR="005877C7" w:rsidRDefault="005877C7" w:rsidP="005877C7">
      <w:pPr>
        <w:ind w:left="708"/>
      </w:pPr>
      <w:r>
        <w:t>The Worldpay cartridge provides support to Credit Cards and supported APM’s (BOLETO) in Brazil. The implementation ensures that all the additional information (Example: CPF/CNJP and Installment Number) that are required by the payment service provider in Brazil are also captured.</w:t>
      </w:r>
      <w:r>
        <w:tab/>
      </w:r>
    </w:p>
    <w:p w:rsidR="005877C7" w:rsidRPr="00490A51" w:rsidRDefault="005877C7" w:rsidP="00754A76">
      <w:pPr>
        <w:pStyle w:val="Heading3"/>
        <w:keepNext/>
        <w:keepLines/>
        <w:numPr>
          <w:ilvl w:val="2"/>
          <w:numId w:val="107"/>
        </w:numPr>
        <w:pBdr>
          <w:bottom w:val="none" w:sz="0" w:space="0" w:color="auto"/>
        </w:pBdr>
        <w:spacing w:line="276" w:lineRule="auto"/>
        <w:ind w:left="1764"/>
        <w:rPr>
          <w:i w:val="0"/>
          <w:sz w:val="24"/>
          <w:szCs w:val="24"/>
        </w:rPr>
      </w:pPr>
      <w:bookmarkStart w:id="85" w:name="_Toc413668735"/>
      <w:bookmarkStart w:id="86" w:name="_Toc8306027"/>
      <w:bookmarkStart w:id="87" w:name="_Toc18418300"/>
      <w:r w:rsidRPr="00490A51">
        <w:rPr>
          <w:i w:val="0"/>
          <w:sz w:val="24"/>
          <w:szCs w:val="24"/>
        </w:rPr>
        <w:t>Order CleanUp Batch Job</w:t>
      </w:r>
      <w:bookmarkEnd w:id="85"/>
      <w:bookmarkEnd w:id="86"/>
      <w:bookmarkEnd w:id="87"/>
    </w:p>
    <w:p w:rsidR="005877C7" w:rsidRDefault="005877C7" w:rsidP="005877C7">
      <w:pPr>
        <w:ind w:left="708"/>
      </w:pPr>
      <w:r>
        <w:t xml:space="preserve">The Worldpay cartridge provides support to a batch job that will mark all the orders with status as </w:t>
      </w:r>
      <w:r w:rsidRPr="00101866">
        <w:rPr>
          <w:b/>
        </w:rPr>
        <w:t>CREATED</w:t>
      </w:r>
      <w:r>
        <w:t xml:space="preserve"> and aged by a defined </w:t>
      </w:r>
      <w:r w:rsidRPr="00A37915">
        <w:t>time interval</w:t>
      </w:r>
      <w:r>
        <w:t xml:space="preserve">. The time interval field is Business Manager configurable and also configurable at Payment Method level. A Batch Job configured in Business Manager shall run (as per the set schedule) and check the orders with order status </w:t>
      </w:r>
      <w:r w:rsidRPr="00101866">
        <w:rPr>
          <w:b/>
        </w:rPr>
        <w:t>CREATED</w:t>
      </w:r>
      <w:r>
        <w:t xml:space="preserve"> which are old to a defined interval and will mark those orders in </w:t>
      </w:r>
      <w:r w:rsidRPr="00101866">
        <w:rPr>
          <w:b/>
        </w:rPr>
        <w:t>FAILED</w:t>
      </w:r>
      <w:r>
        <w:t xml:space="preserve"> status in demandware system. This ensures that all the i</w:t>
      </w:r>
      <w:r w:rsidRPr="00757F91">
        <w:t xml:space="preserve">nventory transactions and coupon redemptions associated with the Order </w:t>
      </w:r>
      <w:r>
        <w:t xml:space="preserve">are </w:t>
      </w:r>
      <w:r w:rsidRPr="00757F91">
        <w:t>rolled back.</w:t>
      </w:r>
      <w:r>
        <w:t xml:space="preserve"> Job can be Enabled/Disabled or from Business Manager itself. Email will be sent to BM configured recipients once the job run with Job run status.  </w:t>
      </w:r>
    </w:p>
    <w:p w:rsidR="005877C7" w:rsidRDefault="005877C7" w:rsidP="005877C7">
      <w:pPr>
        <w:ind w:left="360"/>
      </w:pPr>
      <w:r w:rsidRPr="00F112C8">
        <w:rPr>
          <w:noProof/>
        </w:rPr>
        <w:lastRenderedPageBreak/>
        <w:t xml:space="preserve"> </w:t>
      </w:r>
      <w:r>
        <w:rPr>
          <w:noProof/>
        </w:rPr>
        <w:drawing>
          <wp:inline distT="0" distB="0" distL="0" distR="0" wp14:anchorId="7A3308A6" wp14:editId="12DFB76D">
            <wp:extent cx="6118372" cy="35589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3190" cy="3561703"/>
                    </a:xfrm>
                    <a:prstGeom prst="rect">
                      <a:avLst/>
                    </a:prstGeom>
                  </pic:spPr>
                </pic:pic>
              </a:graphicData>
            </a:graphic>
          </wp:inline>
        </w:drawing>
      </w:r>
    </w:p>
    <w:p w:rsidR="005877C7" w:rsidRDefault="005877C7" w:rsidP="005877C7">
      <w:pPr>
        <w:ind w:left="360"/>
      </w:pPr>
    </w:p>
    <w:p w:rsidR="005877C7" w:rsidRDefault="005877C7" w:rsidP="005877C7">
      <w:pPr>
        <w:ind w:left="360"/>
      </w:pPr>
      <w:r>
        <w:t>Refer below Step configuration section in order to execute script and their functions</w:t>
      </w:r>
    </w:p>
    <w:p w:rsidR="005877C7" w:rsidRDefault="005877C7" w:rsidP="005877C7">
      <w:pPr>
        <w:rPr>
          <w:noProof/>
        </w:rPr>
      </w:pPr>
      <w:r w:rsidRPr="00592D9A">
        <w:rPr>
          <w:noProof/>
        </w:rPr>
        <w:t xml:space="preserve"> </w:t>
      </w:r>
      <w:r>
        <w:rPr>
          <w:noProof/>
        </w:rPr>
        <w:drawing>
          <wp:inline distT="0" distB="0" distL="0" distR="0" wp14:anchorId="2B8C9276" wp14:editId="4ADB85BE">
            <wp:extent cx="6188710" cy="2907792"/>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1835" cy="2909260"/>
                    </a:xfrm>
                    <a:prstGeom prst="rect">
                      <a:avLst/>
                    </a:prstGeom>
                  </pic:spPr>
                </pic:pic>
              </a:graphicData>
            </a:graphic>
          </wp:inline>
        </w:drawing>
      </w:r>
    </w:p>
    <w:p w:rsidR="005877C7" w:rsidRDefault="005877C7" w:rsidP="005877C7">
      <w:pPr>
        <w:rPr>
          <w:noProof/>
        </w:rPr>
      </w:pPr>
    </w:p>
    <w:p w:rsidR="005877C7" w:rsidRDefault="005877C7" w:rsidP="005877C7">
      <w:pPr>
        <w:rPr>
          <w:u w:val="single"/>
        </w:rPr>
      </w:pPr>
    </w:p>
    <w:p w:rsidR="005877C7" w:rsidRDefault="005877C7" w:rsidP="005877C7">
      <w:pPr>
        <w:rPr>
          <w:noProof/>
        </w:rPr>
      </w:pPr>
      <w:r>
        <w:rPr>
          <w:noProof/>
        </w:rPr>
        <w:lastRenderedPageBreak/>
        <w:t>Table for Reference:</w:t>
      </w:r>
    </w:p>
    <w:tbl>
      <w:tblPr>
        <w:tblStyle w:val="TableGrid"/>
        <w:tblW w:w="0" w:type="auto"/>
        <w:tblLook w:val="04A0" w:firstRow="1" w:lastRow="0" w:firstColumn="1" w:lastColumn="0" w:noHBand="0" w:noVBand="1"/>
      </w:tblPr>
      <w:tblGrid>
        <w:gridCol w:w="3957"/>
        <w:gridCol w:w="5779"/>
      </w:tblGrid>
      <w:tr w:rsidR="005877C7" w:rsidTr="00BA2222">
        <w:tc>
          <w:tcPr>
            <w:tcW w:w="4868" w:type="dxa"/>
            <w:shd w:val="clear" w:color="auto" w:fill="DAEEF3" w:themeFill="accent5" w:themeFillTint="33"/>
          </w:tcPr>
          <w:p w:rsidR="005877C7" w:rsidRPr="00E5319B" w:rsidRDefault="005877C7" w:rsidP="00BA2222">
            <w:r w:rsidRPr="00E5319B">
              <w:t xml:space="preserve">Attributes Fields </w:t>
            </w:r>
          </w:p>
        </w:tc>
        <w:tc>
          <w:tcPr>
            <w:tcW w:w="4868" w:type="dxa"/>
            <w:shd w:val="clear" w:color="auto" w:fill="DAEEF3" w:themeFill="accent5" w:themeFillTint="33"/>
          </w:tcPr>
          <w:p w:rsidR="005877C7" w:rsidRPr="00E5319B" w:rsidRDefault="005877C7" w:rsidP="00BA2222">
            <w:r w:rsidRPr="00E5319B">
              <w:t>Attributes</w:t>
            </w:r>
          </w:p>
        </w:tc>
      </w:tr>
      <w:tr w:rsidR="005877C7" w:rsidTr="00BA2222">
        <w:tc>
          <w:tcPr>
            <w:tcW w:w="4868" w:type="dxa"/>
          </w:tcPr>
          <w:p w:rsidR="005877C7" w:rsidRPr="008A0FEA" w:rsidRDefault="005877C7" w:rsidP="00BA2222">
            <w:r w:rsidRPr="008A0FEA">
              <w:t>ID</w:t>
            </w:r>
          </w:p>
        </w:tc>
        <w:tc>
          <w:tcPr>
            <w:tcW w:w="4868" w:type="dxa"/>
          </w:tcPr>
          <w:p w:rsidR="005877C7" w:rsidRPr="008A0FEA" w:rsidRDefault="005877C7" w:rsidP="00BA2222">
            <w:r w:rsidRPr="00592D9A">
              <w:t>OrderCleanUpJob</w:t>
            </w:r>
          </w:p>
        </w:tc>
      </w:tr>
      <w:tr w:rsidR="005877C7" w:rsidTr="00BA2222">
        <w:tc>
          <w:tcPr>
            <w:tcW w:w="4868" w:type="dxa"/>
          </w:tcPr>
          <w:p w:rsidR="005877C7" w:rsidRPr="008A0FEA" w:rsidRDefault="005877C7" w:rsidP="00BA2222">
            <w:r w:rsidRPr="008A0FEA">
              <w:t xml:space="preserve">Description </w:t>
            </w:r>
          </w:p>
        </w:tc>
        <w:tc>
          <w:tcPr>
            <w:tcW w:w="4868" w:type="dxa"/>
          </w:tcPr>
          <w:p w:rsidR="005877C7" w:rsidRPr="008A0FEA" w:rsidRDefault="005877C7" w:rsidP="00BA2222">
            <w:r w:rsidRPr="00592D9A">
              <w:t>Description Batch job for deleting and cleaning all the Orders in CREATED state. The orders to be deleted are identified based upon the number of days secified at the order level.</w:t>
            </w:r>
          </w:p>
        </w:tc>
      </w:tr>
      <w:tr w:rsidR="005877C7" w:rsidTr="00BA2222">
        <w:tc>
          <w:tcPr>
            <w:tcW w:w="4868" w:type="dxa"/>
          </w:tcPr>
          <w:p w:rsidR="005877C7" w:rsidRPr="008A0FEA" w:rsidRDefault="005877C7" w:rsidP="00BA2222">
            <w:r w:rsidRPr="008A0FEA">
              <w:t>ExecuteScriptModule.Module</w:t>
            </w:r>
          </w:p>
        </w:tc>
        <w:tc>
          <w:tcPr>
            <w:tcW w:w="4868" w:type="dxa"/>
          </w:tcPr>
          <w:p w:rsidR="005877C7" w:rsidRPr="008A0FEA" w:rsidRDefault="005877C7" w:rsidP="00BA2222">
            <w:r>
              <w:t>int_worldpay_core</w:t>
            </w:r>
            <w:r w:rsidRPr="00592D9A">
              <w:t>/cartridge/scripts/jobs/OrderCleanUpJob.js</w:t>
            </w:r>
          </w:p>
        </w:tc>
      </w:tr>
      <w:tr w:rsidR="005877C7" w:rsidTr="00BA2222">
        <w:tc>
          <w:tcPr>
            <w:tcW w:w="4868" w:type="dxa"/>
          </w:tcPr>
          <w:p w:rsidR="005877C7" w:rsidRPr="008A0FEA" w:rsidRDefault="005877C7" w:rsidP="00BA2222">
            <w:r>
              <w:rPr>
                <w:rStyle w:val="dw-nc-tooltip"/>
              </w:rPr>
              <w:t>ExecuteScriptModule.FunctionName</w:t>
            </w:r>
          </w:p>
        </w:tc>
        <w:tc>
          <w:tcPr>
            <w:tcW w:w="4868" w:type="dxa"/>
          </w:tcPr>
          <w:p w:rsidR="005877C7" w:rsidRPr="008A0FEA" w:rsidRDefault="005877C7" w:rsidP="00BA2222">
            <w:r w:rsidRPr="00592D9A">
              <w:t>orderCleanUp</w:t>
            </w:r>
          </w:p>
        </w:tc>
      </w:tr>
      <w:tr w:rsidR="005877C7" w:rsidTr="00BA2222">
        <w:tc>
          <w:tcPr>
            <w:tcW w:w="4868" w:type="dxa"/>
          </w:tcPr>
          <w:p w:rsidR="005877C7" w:rsidRPr="008A0FEA" w:rsidRDefault="005877C7" w:rsidP="00BA2222">
            <w:r>
              <w:rPr>
                <w:rStyle w:val="dw-nc-tooltip"/>
              </w:rPr>
              <w:t>ExecuteScriptModule.Transactional</w:t>
            </w:r>
          </w:p>
        </w:tc>
        <w:tc>
          <w:tcPr>
            <w:tcW w:w="4868" w:type="dxa"/>
          </w:tcPr>
          <w:p w:rsidR="005877C7" w:rsidRPr="008A0FEA" w:rsidRDefault="005877C7" w:rsidP="00BA2222">
            <w:r w:rsidRPr="008A0FEA">
              <w:t>Enabled</w:t>
            </w:r>
          </w:p>
        </w:tc>
      </w:tr>
    </w:tbl>
    <w:p w:rsidR="005877C7" w:rsidRDefault="005877C7" w:rsidP="005877C7">
      <w:pPr>
        <w:rPr>
          <w:u w:val="single"/>
        </w:rPr>
      </w:pPr>
    </w:p>
    <w:p w:rsidR="005877C7" w:rsidRPr="00C75E15" w:rsidRDefault="005877C7" w:rsidP="005877C7">
      <w:pPr>
        <w:ind w:left="360"/>
        <w:rPr>
          <w:color w:val="000000" w:themeColor="text1"/>
        </w:rPr>
      </w:pPr>
      <w:r w:rsidRPr="00101866">
        <w:rPr>
          <w:color w:val="000000" w:themeColor="text1"/>
          <w:u w:val="single"/>
        </w:rPr>
        <w:t>Note:</w:t>
      </w:r>
      <w:r w:rsidRPr="00101866">
        <w:rPr>
          <w:color w:val="000000" w:themeColor="text1"/>
        </w:rPr>
        <w:t xml:space="preserve"> Please ensure before running batch job every payment method in site has attribute “Days after which order expires” value configured.</w:t>
      </w:r>
    </w:p>
    <w:p w:rsidR="005877C7" w:rsidRDefault="005877C7" w:rsidP="005877C7">
      <w:pPr>
        <w:ind w:left="360"/>
      </w:pPr>
      <w:r>
        <w:t>Business Manager Configuration field:</w:t>
      </w:r>
    </w:p>
    <w:p w:rsidR="005877C7" w:rsidRDefault="005877C7" w:rsidP="005877C7">
      <w:pPr>
        <w:ind w:left="360"/>
      </w:pPr>
      <w:r>
        <w:rPr>
          <w:noProof/>
        </w:rPr>
        <w:drawing>
          <wp:inline distT="0" distB="0" distL="0" distR="0" wp14:anchorId="62A6B1CC" wp14:editId="2FFFCEE7">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rsidR="005877C7" w:rsidRPr="00490A51" w:rsidRDefault="005877C7" w:rsidP="00754A76">
      <w:pPr>
        <w:pStyle w:val="Heading3"/>
        <w:keepNext/>
        <w:keepLines/>
        <w:numPr>
          <w:ilvl w:val="2"/>
          <w:numId w:val="107"/>
        </w:numPr>
        <w:pBdr>
          <w:bottom w:val="none" w:sz="0" w:space="0" w:color="auto"/>
        </w:pBdr>
        <w:spacing w:line="276" w:lineRule="auto"/>
        <w:ind w:left="1764"/>
        <w:rPr>
          <w:i w:val="0"/>
          <w:sz w:val="24"/>
          <w:szCs w:val="24"/>
        </w:rPr>
      </w:pPr>
      <w:bookmarkStart w:id="88" w:name="_Toc8306028"/>
      <w:bookmarkStart w:id="89" w:name="_Toc18418301"/>
      <w:r>
        <w:rPr>
          <w:i w:val="0"/>
          <w:sz w:val="24"/>
          <w:szCs w:val="24"/>
        </w:rPr>
        <w:t>Initiate Cancel Order Job</w:t>
      </w:r>
      <w:bookmarkEnd w:id="88"/>
      <w:bookmarkEnd w:id="89"/>
    </w:p>
    <w:p w:rsidR="005877C7" w:rsidRPr="0036289C" w:rsidRDefault="005877C7" w:rsidP="005877C7">
      <w:pPr>
        <w:ind w:left="708"/>
      </w:pPr>
      <w:r w:rsidRPr="0036289C">
        <w:t xml:space="preserve">The </w:t>
      </w:r>
      <w:r>
        <w:t>Worldpay</w:t>
      </w:r>
      <w:r w:rsidRPr="0036289C">
        <w:t xml:space="preserve"> cartridge provides support to a batch job that cancels or refunds FAILED orders with the attribute </w:t>
      </w:r>
      <w:r>
        <w:t>Worldpay</w:t>
      </w:r>
      <w:r w:rsidRPr="0036289C">
        <w:t xml:space="preserve"> MAC Missing. The time interval for selecting orders </w:t>
      </w:r>
      <w:r>
        <w:t>defined</w:t>
      </w:r>
      <w:r w:rsidRPr="0036289C">
        <w:t xml:space="preserve"> in the custom preference World</w:t>
      </w:r>
      <w:r>
        <w:t>p</w:t>
      </w:r>
      <w:r w:rsidRPr="0036289C">
        <w:t>ay Order Inquiry Lag Time. A Batch Job configured in Business Manager shall run (as per the set schedule) and check orders with</w:t>
      </w:r>
      <w:r>
        <w:t xml:space="preserve"> order status FAILED, with Worldp</w:t>
      </w:r>
      <w:r w:rsidRPr="0036289C">
        <w:t xml:space="preserve">ay MAC Missing which are old to a defined interval of time and will send a request to </w:t>
      </w:r>
      <w:r>
        <w:t>Worldpay</w:t>
      </w:r>
      <w:r w:rsidRPr="0036289C">
        <w:t xml:space="preserve"> System to either cancel or refund.  Job can be Enable/Disable from Business Manager itself. </w:t>
      </w:r>
      <w:r>
        <w:t>E</w:t>
      </w:r>
      <w:r w:rsidRPr="0036289C">
        <w:t xml:space="preserve">mail </w:t>
      </w:r>
      <w:r>
        <w:t>will</w:t>
      </w:r>
      <w:r w:rsidRPr="0036289C">
        <w:t xml:space="preserve"> be sent to BM configured recipients after job run with Job run status</w:t>
      </w:r>
      <w:r>
        <w:t>.</w:t>
      </w:r>
      <w:r w:rsidRPr="0036289C">
        <w:t xml:space="preserve">  </w:t>
      </w:r>
    </w:p>
    <w:p w:rsidR="005877C7" w:rsidRPr="0036289C" w:rsidRDefault="005877C7" w:rsidP="005877C7">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rsidR="005877C7" w:rsidRDefault="005877C7" w:rsidP="005877C7">
      <w:r>
        <w:rPr>
          <w:noProof/>
        </w:rPr>
        <w:lastRenderedPageBreak/>
        <w:drawing>
          <wp:inline distT="0" distB="0" distL="0" distR="0" wp14:anchorId="03B14E10" wp14:editId="440C5CA2">
            <wp:extent cx="6188710" cy="3148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148330"/>
                    </a:xfrm>
                    <a:prstGeom prst="rect">
                      <a:avLst/>
                    </a:prstGeom>
                  </pic:spPr>
                </pic:pic>
              </a:graphicData>
            </a:graphic>
          </wp:inline>
        </w:drawing>
      </w:r>
      <w:r w:rsidDel="00E1462A">
        <w:rPr>
          <w:noProof/>
        </w:rPr>
        <w:t xml:space="preserve"> </w:t>
      </w:r>
    </w:p>
    <w:p w:rsidR="005877C7" w:rsidRDefault="005877C7" w:rsidP="005877C7">
      <w:pPr>
        <w:ind w:left="360"/>
      </w:pPr>
    </w:p>
    <w:p w:rsidR="005877C7" w:rsidRDefault="005877C7" w:rsidP="005877C7">
      <w:pPr>
        <w:ind w:left="360"/>
      </w:pPr>
      <w:r>
        <w:t>Refer below Step configuration section in order to execute script and their functions</w:t>
      </w:r>
    </w:p>
    <w:p w:rsidR="005877C7" w:rsidRDefault="005877C7" w:rsidP="005877C7">
      <w:r w:rsidRPr="00E1462A">
        <w:rPr>
          <w:noProof/>
        </w:rPr>
        <w:t xml:space="preserve"> </w:t>
      </w:r>
      <w:r>
        <w:rPr>
          <w:noProof/>
        </w:rPr>
        <w:drawing>
          <wp:inline distT="0" distB="0" distL="0" distR="0" wp14:anchorId="294A7BC2" wp14:editId="297A9134">
            <wp:extent cx="6188710" cy="24498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449830"/>
                    </a:xfrm>
                    <a:prstGeom prst="rect">
                      <a:avLst/>
                    </a:prstGeom>
                  </pic:spPr>
                </pic:pic>
              </a:graphicData>
            </a:graphic>
          </wp:inline>
        </w:drawing>
      </w:r>
    </w:p>
    <w:p w:rsidR="005877C7" w:rsidRDefault="005877C7" w:rsidP="005877C7"/>
    <w:p w:rsidR="005877C7" w:rsidRDefault="005877C7" w:rsidP="005877C7"/>
    <w:p w:rsidR="005877C7" w:rsidRDefault="005877C7" w:rsidP="005877C7"/>
    <w:p w:rsidR="005877C7" w:rsidRDefault="005877C7" w:rsidP="005877C7"/>
    <w:p w:rsidR="005877C7" w:rsidRPr="003504CF" w:rsidRDefault="005877C7" w:rsidP="005877C7"/>
    <w:p w:rsidR="005877C7" w:rsidRDefault="005877C7" w:rsidP="005877C7">
      <w:pPr>
        <w:rPr>
          <w:noProof/>
        </w:rPr>
      </w:pPr>
      <w:r>
        <w:rPr>
          <w:noProof/>
        </w:rPr>
        <w:t>Table for Reference:</w:t>
      </w:r>
    </w:p>
    <w:tbl>
      <w:tblPr>
        <w:tblStyle w:val="TableGrid"/>
        <w:tblW w:w="0" w:type="auto"/>
        <w:tblLook w:val="04A0" w:firstRow="1" w:lastRow="0" w:firstColumn="1" w:lastColumn="0" w:noHBand="0" w:noVBand="1"/>
      </w:tblPr>
      <w:tblGrid>
        <w:gridCol w:w="3492"/>
        <w:gridCol w:w="6244"/>
      </w:tblGrid>
      <w:tr w:rsidR="005877C7" w:rsidTr="00BA2222">
        <w:tc>
          <w:tcPr>
            <w:tcW w:w="4868" w:type="dxa"/>
            <w:shd w:val="clear" w:color="auto" w:fill="DAEEF3" w:themeFill="accent5" w:themeFillTint="33"/>
          </w:tcPr>
          <w:p w:rsidR="005877C7" w:rsidRPr="00E5319B" w:rsidRDefault="005877C7" w:rsidP="00BA2222">
            <w:r w:rsidRPr="00E5319B">
              <w:lastRenderedPageBreak/>
              <w:t>Fields</w:t>
            </w:r>
          </w:p>
        </w:tc>
        <w:tc>
          <w:tcPr>
            <w:tcW w:w="4868" w:type="dxa"/>
            <w:shd w:val="clear" w:color="auto" w:fill="DAEEF3" w:themeFill="accent5" w:themeFillTint="33"/>
          </w:tcPr>
          <w:p w:rsidR="005877C7" w:rsidRPr="00E5319B" w:rsidRDefault="005877C7" w:rsidP="00BA2222">
            <w:r w:rsidRPr="00E5319B">
              <w:t>Fields data</w:t>
            </w:r>
          </w:p>
        </w:tc>
      </w:tr>
      <w:tr w:rsidR="005877C7" w:rsidTr="00BA2222">
        <w:tc>
          <w:tcPr>
            <w:tcW w:w="4868" w:type="dxa"/>
          </w:tcPr>
          <w:p w:rsidR="005877C7" w:rsidRPr="008A0FEA" w:rsidRDefault="005877C7" w:rsidP="00BA2222">
            <w:r w:rsidRPr="008A0FEA">
              <w:t>ID</w:t>
            </w:r>
          </w:p>
        </w:tc>
        <w:tc>
          <w:tcPr>
            <w:tcW w:w="4868" w:type="dxa"/>
          </w:tcPr>
          <w:p w:rsidR="005877C7" w:rsidRPr="008A0FEA" w:rsidRDefault="005877C7" w:rsidP="00BA2222">
            <w:r w:rsidRPr="00E1462A">
              <w:t>InitiateCancelOrderJobs</w:t>
            </w:r>
          </w:p>
        </w:tc>
      </w:tr>
      <w:tr w:rsidR="005877C7" w:rsidTr="00BA2222">
        <w:tc>
          <w:tcPr>
            <w:tcW w:w="4868" w:type="dxa"/>
          </w:tcPr>
          <w:p w:rsidR="005877C7" w:rsidRPr="008A0FEA" w:rsidRDefault="005877C7" w:rsidP="00BA2222">
            <w:r w:rsidRPr="008A0FEA">
              <w:t xml:space="preserve">Description </w:t>
            </w:r>
          </w:p>
        </w:tc>
        <w:tc>
          <w:tcPr>
            <w:tcW w:w="4868" w:type="dxa"/>
          </w:tcPr>
          <w:p w:rsidR="005877C7" w:rsidRPr="008A0FEA" w:rsidRDefault="005877C7" w:rsidP="00BA2222">
            <w:r w:rsidRPr="00E1462A">
              <w:t>Initiate a Call to worldpay to cancel an order.</w:t>
            </w:r>
          </w:p>
        </w:tc>
      </w:tr>
      <w:tr w:rsidR="005877C7" w:rsidTr="00BA2222">
        <w:tc>
          <w:tcPr>
            <w:tcW w:w="4868" w:type="dxa"/>
          </w:tcPr>
          <w:p w:rsidR="005877C7" w:rsidRPr="008A0FEA" w:rsidRDefault="005877C7" w:rsidP="00BA2222">
            <w:r w:rsidRPr="008A0FEA">
              <w:t>ExecuteScriptModule.Module</w:t>
            </w:r>
          </w:p>
        </w:tc>
        <w:tc>
          <w:tcPr>
            <w:tcW w:w="4868" w:type="dxa"/>
          </w:tcPr>
          <w:p w:rsidR="005877C7" w:rsidRPr="008A0FEA" w:rsidRDefault="005877C7" w:rsidP="00BA2222">
            <w:r>
              <w:t>int_worldpay_core</w:t>
            </w:r>
            <w:r w:rsidRPr="00E1462A">
              <w:t>/cartridge/scripts/jobs/InitiateCancelOrderJob.js</w:t>
            </w:r>
          </w:p>
        </w:tc>
      </w:tr>
      <w:tr w:rsidR="005877C7" w:rsidTr="00BA2222">
        <w:tc>
          <w:tcPr>
            <w:tcW w:w="4868" w:type="dxa"/>
          </w:tcPr>
          <w:p w:rsidR="005877C7" w:rsidRPr="008A0FEA" w:rsidRDefault="005877C7" w:rsidP="00BA2222">
            <w:r>
              <w:rPr>
                <w:rStyle w:val="dw-nc-tooltip"/>
              </w:rPr>
              <w:t>ExecuteScriptModule.FunctionName</w:t>
            </w:r>
          </w:p>
        </w:tc>
        <w:tc>
          <w:tcPr>
            <w:tcW w:w="4868" w:type="dxa"/>
          </w:tcPr>
          <w:p w:rsidR="005877C7" w:rsidRPr="008A0FEA" w:rsidRDefault="005877C7" w:rsidP="00BA2222">
            <w:r w:rsidRPr="00E1462A">
              <w:t>initiateCancelOrder</w:t>
            </w:r>
          </w:p>
        </w:tc>
      </w:tr>
      <w:tr w:rsidR="005877C7" w:rsidTr="00BA2222">
        <w:tc>
          <w:tcPr>
            <w:tcW w:w="4868" w:type="dxa"/>
          </w:tcPr>
          <w:p w:rsidR="005877C7" w:rsidRPr="008A0FEA" w:rsidRDefault="005877C7" w:rsidP="00BA2222">
            <w:r w:rsidRPr="008A0FEA">
              <w:t>ExecuteScriptModule.Transactional</w:t>
            </w:r>
          </w:p>
        </w:tc>
        <w:tc>
          <w:tcPr>
            <w:tcW w:w="4868" w:type="dxa"/>
          </w:tcPr>
          <w:p w:rsidR="005877C7" w:rsidRPr="008A0FEA" w:rsidRDefault="005877C7" w:rsidP="00BA2222">
            <w:r w:rsidRPr="008A0FEA">
              <w:t>Enabled</w:t>
            </w:r>
          </w:p>
        </w:tc>
      </w:tr>
    </w:tbl>
    <w:p w:rsidR="005D40A4" w:rsidRPr="00C75E15" w:rsidRDefault="005D40A4" w:rsidP="00C75E15">
      <w:pPr>
        <w:ind w:left="1080"/>
      </w:pPr>
    </w:p>
    <w:p w:rsidR="00621D69" w:rsidRDefault="00621D69" w:rsidP="005016EE">
      <w:pPr>
        <w:ind w:left="1416"/>
        <w:rPr>
          <w:rFonts w:ascii="Helvetica" w:hAnsi="Helvetica"/>
          <w:color w:val="000000"/>
          <w:sz w:val="20"/>
          <w:szCs w:val="20"/>
          <w:shd w:val="clear" w:color="auto" w:fill="FFFFFF"/>
        </w:rPr>
      </w:pPr>
    </w:p>
    <w:p w:rsidR="00621D69" w:rsidRPr="00B63D8A" w:rsidRDefault="002A6016" w:rsidP="00754A76">
      <w:pPr>
        <w:pStyle w:val="Heading3"/>
        <w:keepNext/>
        <w:keepLines/>
        <w:numPr>
          <w:ilvl w:val="2"/>
          <w:numId w:val="107"/>
        </w:numPr>
        <w:pBdr>
          <w:bottom w:val="none" w:sz="0" w:space="0" w:color="auto"/>
        </w:pBdr>
        <w:spacing w:line="276" w:lineRule="auto"/>
        <w:ind w:left="1764"/>
        <w:rPr>
          <w:i w:val="0"/>
          <w:sz w:val="24"/>
          <w:szCs w:val="24"/>
        </w:rPr>
      </w:pPr>
      <w:bookmarkStart w:id="90" w:name="_Toc413668750"/>
      <w:bookmarkStart w:id="91" w:name="_Toc18418302"/>
      <w:r>
        <w:rPr>
          <w:i w:val="0"/>
          <w:sz w:val="24"/>
          <w:szCs w:val="24"/>
        </w:rPr>
        <w:t>Managing</w:t>
      </w:r>
      <w:r w:rsidR="00621D69" w:rsidRPr="00B63D8A">
        <w:rPr>
          <w:i w:val="0"/>
          <w:sz w:val="24"/>
          <w:szCs w:val="24"/>
        </w:rPr>
        <w:t xml:space="preserve"> Content Asset</w:t>
      </w:r>
      <w:bookmarkEnd w:id="90"/>
      <w:bookmarkEnd w:id="91"/>
    </w:p>
    <w:p w:rsidR="002A6016" w:rsidRDefault="002A6016" w:rsidP="002A6016">
      <w:pPr>
        <w:ind w:left="1080"/>
      </w:pPr>
      <w:r>
        <w:t>All import files are available</w:t>
      </w:r>
      <w:r w:rsidRPr="00161868">
        <w:t xml:space="preserve"> in </w:t>
      </w:r>
      <w:r>
        <w:t>the</w:t>
      </w:r>
      <w:r w:rsidRPr="00161868">
        <w:t xml:space="preserve"> </w:t>
      </w:r>
      <w:r>
        <w:t xml:space="preserve">site import folder (metadata) within the cartridge installation pack. </w:t>
      </w:r>
    </w:p>
    <w:p w:rsidR="002A6016" w:rsidRDefault="002A6016" w:rsidP="002A6016">
      <w:pPr>
        <w:ind w:left="1080"/>
      </w:pPr>
      <w:r w:rsidRPr="0035019A">
        <w:rPr>
          <w:u w:val="single"/>
        </w:rPr>
        <w:t xml:space="preserve">Note: </w:t>
      </w:r>
      <w:r>
        <w:t>Ensure content assets in the import has appropriate library Id of the site where XML to be imported</w:t>
      </w:r>
    </w:p>
    <w:p w:rsidR="002A6016" w:rsidRPr="00736FF9" w:rsidRDefault="002A6016" w:rsidP="002A6016">
      <w:pPr>
        <w:pStyle w:val="ListParagraph"/>
        <w:numPr>
          <w:ilvl w:val="0"/>
          <w:numId w:val="36"/>
        </w:numPr>
        <w:ind w:left="1800"/>
      </w:pPr>
      <w:r>
        <w:t>Navigate to</w:t>
      </w:r>
      <w:r w:rsidRPr="00E57B59">
        <w:rPr>
          <w:i/>
          <w:u w:val="single"/>
        </w:rPr>
        <w:sym w:font="Wingdings" w:char="F0E0"/>
      </w:r>
      <w:r>
        <w:rPr>
          <w:i/>
          <w:u w:val="single"/>
        </w:rPr>
        <w:t>Merchant Tools</w:t>
      </w:r>
      <w:r>
        <w:t xml:space="preserve"> </w:t>
      </w:r>
      <w:r w:rsidRPr="00F91CD1">
        <w:rPr>
          <w:i/>
          <w:u w:val="single"/>
        </w:rPr>
        <w:sym w:font="Wingdings" w:char="F0E0"/>
      </w:r>
      <w:r w:rsidRPr="00F91CD1">
        <w:rPr>
          <w:i/>
          <w:u w:val="single"/>
        </w:rPr>
        <w:t xml:space="preserve"> </w:t>
      </w:r>
      <w:r>
        <w:rPr>
          <w:i/>
          <w:u w:val="single"/>
        </w:rPr>
        <w:t>Content</w:t>
      </w:r>
      <w:r w:rsidRPr="0081748A">
        <w:rPr>
          <w:i/>
          <w:u w:val="single"/>
        </w:rPr>
        <w:sym w:font="Wingdings" w:char="F0E0"/>
      </w:r>
      <w:r>
        <w:rPr>
          <w:i/>
          <w:u w:val="single"/>
        </w:rPr>
        <w:t>Content Asset.</w:t>
      </w:r>
    </w:p>
    <w:p w:rsidR="002A6016" w:rsidRPr="00CF3010" w:rsidRDefault="002A6016" w:rsidP="002A6016">
      <w:pPr>
        <w:pStyle w:val="ListParagraph"/>
        <w:numPr>
          <w:ilvl w:val="0"/>
          <w:numId w:val="36"/>
        </w:numPr>
      </w:pPr>
      <w:r>
        <w:t xml:space="preserve">Ensure that </w:t>
      </w:r>
      <w:r w:rsidRPr="00736FF9">
        <w:t>Content Asset</w:t>
      </w:r>
      <w:r>
        <w:t>s</w:t>
      </w:r>
      <w:r w:rsidRPr="00736FF9">
        <w:t xml:space="preserve"> with ID</w:t>
      </w:r>
      <w:r>
        <w:t>s</w:t>
      </w:r>
      <w:r w:rsidRPr="00736FF9">
        <w:t xml:space="preserve"> “</w:t>
      </w:r>
      <w:r>
        <w:t>worldpayhelper” and “</w:t>
      </w:r>
      <w:r w:rsidRPr="006746CF">
        <w:t>worldpay-elv-consent</w:t>
      </w:r>
      <w:r>
        <w:t>” are added.</w:t>
      </w:r>
    </w:p>
    <w:p w:rsidR="00621D69" w:rsidRDefault="00621D69" w:rsidP="00621D69">
      <w:pPr>
        <w:ind w:left="1080"/>
      </w:pPr>
    </w:p>
    <w:p w:rsidR="00021F29" w:rsidRPr="00B63D8A" w:rsidRDefault="007F15CD" w:rsidP="00754A76">
      <w:pPr>
        <w:pStyle w:val="Heading3"/>
        <w:keepNext/>
        <w:keepLines/>
        <w:numPr>
          <w:ilvl w:val="2"/>
          <w:numId w:val="107"/>
        </w:numPr>
        <w:pBdr>
          <w:bottom w:val="none" w:sz="0" w:space="0" w:color="auto"/>
        </w:pBdr>
        <w:spacing w:line="276" w:lineRule="auto"/>
        <w:ind w:left="1764"/>
        <w:rPr>
          <w:i w:val="0"/>
          <w:sz w:val="24"/>
          <w:szCs w:val="24"/>
        </w:rPr>
      </w:pPr>
      <w:bookmarkStart w:id="92" w:name="_Toc18418303"/>
      <w:r>
        <w:rPr>
          <w:i w:val="0"/>
          <w:sz w:val="24"/>
          <w:szCs w:val="24"/>
        </w:rPr>
        <w:t>Managing</w:t>
      </w:r>
      <w:r w:rsidR="00021F29" w:rsidRPr="00B63D8A">
        <w:rPr>
          <w:i w:val="0"/>
          <w:sz w:val="24"/>
          <w:szCs w:val="24"/>
        </w:rPr>
        <w:t xml:space="preserve"> Service</w:t>
      </w:r>
      <w:bookmarkEnd w:id="92"/>
    </w:p>
    <w:p w:rsidR="00251658" w:rsidRDefault="007F15CD" w:rsidP="00251658">
      <w:pPr>
        <w:ind w:left="1080"/>
      </w:pPr>
      <w:r>
        <w:rPr>
          <w:b/>
          <w:i/>
        </w:rPr>
        <w:t xml:space="preserve">Go to </w:t>
      </w:r>
      <w:r w:rsidR="00606F2A" w:rsidRPr="00F652C3">
        <w:rPr>
          <w:b/>
          <w:i/>
        </w:rPr>
        <w:t>Services</w:t>
      </w:r>
      <w:r w:rsidR="00606F2A" w:rsidRPr="00F652C3">
        <w:rPr>
          <w:b/>
          <w:i/>
        </w:rPr>
        <w:sym w:font="Wingdings" w:char="F0E0"/>
      </w:r>
      <w:r w:rsidR="00606F2A" w:rsidRPr="00F652C3">
        <w:rPr>
          <w:b/>
          <w:i/>
        </w:rPr>
        <w:t>Service Profile</w:t>
      </w:r>
      <w:r w:rsidR="00606F2A" w:rsidRPr="00F652C3">
        <w:rPr>
          <w:b/>
          <w:i/>
        </w:rPr>
        <w:sym w:font="Wingdings" w:char="F0E0"/>
      </w:r>
      <w:r w:rsidR="00251658" w:rsidRPr="00F652C3">
        <w:rPr>
          <w:b/>
          <w:i/>
        </w:rPr>
        <w:t xml:space="preserve"> </w:t>
      </w:r>
      <w:r w:rsidR="006E4740" w:rsidRPr="00F652C3">
        <w:rPr>
          <w:b/>
          <w:i/>
        </w:rPr>
        <w:t>Worldpay</w:t>
      </w:r>
      <w:r w:rsidR="00251658" w:rsidRPr="00F652C3">
        <w:rPr>
          <w:b/>
          <w:i/>
        </w:rPr>
        <w:t xml:space="preserve"> </w:t>
      </w:r>
      <w:r w:rsidR="006746CF" w:rsidRPr="00F652C3">
        <w:rPr>
          <w:b/>
          <w:i/>
        </w:rPr>
        <w:t>Profile</w:t>
      </w:r>
      <w:r w:rsidR="00251658" w:rsidRPr="00251658">
        <w:t xml:space="preserve"> with the values listed against them:</w:t>
      </w:r>
    </w:p>
    <w:tbl>
      <w:tblPr>
        <w:tblStyle w:val="TableGrid"/>
        <w:tblW w:w="0" w:type="auto"/>
        <w:tblInd w:w="1080" w:type="dxa"/>
        <w:tblLook w:val="04A0" w:firstRow="1" w:lastRow="0" w:firstColumn="1" w:lastColumn="0" w:noHBand="0" w:noVBand="1"/>
      </w:tblPr>
      <w:tblGrid>
        <w:gridCol w:w="2397"/>
        <w:gridCol w:w="6259"/>
      </w:tblGrid>
      <w:tr w:rsidR="006746CF" w:rsidTr="002264F5">
        <w:tc>
          <w:tcPr>
            <w:tcW w:w="2448" w:type="dxa"/>
          </w:tcPr>
          <w:p w:rsidR="006746CF" w:rsidRPr="00D43449" w:rsidRDefault="006E4740" w:rsidP="006746CF">
            <w:pPr>
              <w:rPr>
                <w:b/>
              </w:rPr>
            </w:pPr>
            <w:r>
              <w:rPr>
                <w:b/>
              </w:rPr>
              <w:t>Worldpay</w:t>
            </w:r>
            <w:r w:rsidR="006746CF" w:rsidRPr="00D43449">
              <w:rPr>
                <w:b/>
              </w:rPr>
              <w:t xml:space="preserve"> </w:t>
            </w:r>
            <w:r w:rsidR="006746CF">
              <w:rPr>
                <w:b/>
              </w:rPr>
              <w:t>Profile</w:t>
            </w:r>
          </w:p>
        </w:tc>
        <w:tc>
          <w:tcPr>
            <w:tcW w:w="6434" w:type="dxa"/>
          </w:tcPr>
          <w:p w:rsidR="006746CF" w:rsidRPr="00D43449" w:rsidRDefault="006746CF" w:rsidP="002264F5">
            <w:pPr>
              <w:rPr>
                <w:b/>
              </w:rPr>
            </w:pPr>
            <w:r w:rsidRPr="00D43449">
              <w:rPr>
                <w:b/>
              </w:rPr>
              <w:t xml:space="preserve">                Description</w:t>
            </w:r>
          </w:p>
        </w:tc>
      </w:tr>
      <w:tr w:rsidR="006746CF" w:rsidTr="002264F5">
        <w:tc>
          <w:tcPr>
            <w:tcW w:w="2448" w:type="dxa"/>
          </w:tcPr>
          <w:p w:rsidR="006746CF" w:rsidRDefault="006746CF" w:rsidP="002264F5">
            <w:r w:rsidRPr="00251658">
              <w:t>Name</w:t>
            </w:r>
          </w:p>
        </w:tc>
        <w:tc>
          <w:tcPr>
            <w:tcW w:w="6434" w:type="dxa"/>
          </w:tcPr>
          <w:p w:rsidR="006746CF" w:rsidRDefault="006746CF" w:rsidP="002264F5">
            <w:r>
              <w:t>Default “</w:t>
            </w:r>
            <w:r w:rsidRPr="006746CF">
              <w:t>worldpayprofile</w:t>
            </w:r>
            <w:r>
              <w:t>”. Merchant can give any name as per need</w:t>
            </w:r>
          </w:p>
        </w:tc>
      </w:tr>
      <w:tr w:rsidR="006746CF" w:rsidTr="002264F5">
        <w:tc>
          <w:tcPr>
            <w:tcW w:w="2448" w:type="dxa"/>
          </w:tcPr>
          <w:p w:rsidR="006746CF" w:rsidRDefault="006746CF" w:rsidP="002264F5">
            <w:r>
              <w:t>Timeout (ms)</w:t>
            </w:r>
          </w:p>
        </w:tc>
        <w:tc>
          <w:tcPr>
            <w:tcW w:w="6434" w:type="dxa"/>
          </w:tcPr>
          <w:p w:rsidR="006746CF" w:rsidRDefault="006746CF" w:rsidP="006746CF">
            <w:r>
              <w:t xml:space="preserve">Default 30000 Timeout value in milli sec as per Merchant contract with </w:t>
            </w:r>
            <w:r w:rsidR="00C04461">
              <w:t>Worldpay</w:t>
            </w:r>
            <w:r>
              <w:t xml:space="preserve"> for webservice timeout</w:t>
            </w:r>
          </w:p>
        </w:tc>
      </w:tr>
      <w:tr w:rsidR="006746CF" w:rsidTr="002264F5">
        <w:tc>
          <w:tcPr>
            <w:tcW w:w="2448" w:type="dxa"/>
          </w:tcPr>
          <w:p w:rsidR="006746CF" w:rsidRPr="00251658" w:rsidRDefault="006746CF" w:rsidP="002264F5">
            <w:r>
              <w:t>Circuit Breaker</w:t>
            </w:r>
          </w:p>
        </w:tc>
        <w:tc>
          <w:tcPr>
            <w:tcW w:w="6434" w:type="dxa"/>
          </w:tcPr>
          <w:p w:rsidR="006746CF" w:rsidRDefault="006746CF" w:rsidP="002264F5">
            <w:r>
              <w:t>Circuit break settings when connection not established for long time</w:t>
            </w:r>
          </w:p>
        </w:tc>
      </w:tr>
      <w:tr w:rsidR="006746CF" w:rsidTr="002264F5">
        <w:tc>
          <w:tcPr>
            <w:tcW w:w="2448" w:type="dxa"/>
          </w:tcPr>
          <w:p w:rsidR="006746CF" w:rsidRPr="00D67752" w:rsidRDefault="006746CF" w:rsidP="002264F5">
            <w:r>
              <w:t>Rate limits</w:t>
            </w:r>
          </w:p>
        </w:tc>
        <w:tc>
          <w:tcPr>
            <w:tcW w:w="6434" w:type="dxa"/>
          </w:tcPr>
          <w:p w:rsidR="006746CF" w:rsidRDefault="006746CF" w:rsidP="002264F5">
            <w:r>
              <w:t>Rate Limits after which service resumed back once circuit breaks</w:t>
            </w:r>
          </w:p>
        </w:tc>
      </w:tr>
    </w:tbl>
    <w:p w:rsidR="006746CF" w:rsidRDefault="006746CF" w:rsidP="00251658">
      <w:pPr>
        <w:ind w:left="1080"/>
      </w:pPr>
    </w:p>
    <w:p w:rsidR="006746CF" w:rsidRDefault="006746CF" w:rsidP="006746CF">
      <w:pPr>
        <w:ind w:left="1080"/>
      </w:pPr>
      <w:r>
        <w:t>F</w:t>
      </w:r>
      <w:r w:rsidRPr="00251658">
        <w:t xml:space="preserve">ill out the following properties under </w:t>
      </w:r>
      <w:r w:rsidR="006E4740">
        <w:t>Worldpay</w:t>
      </w:r>
      <w:r w:rsidRPr="00251658">
        <w:t xml:space="preserve"> credentials with the values listed against them:</w:t>
      </w:r>
    </w:p>
    <w:p w:rsidR="00D62AA1" w:rsidRDefault="00D62AA1" w:rsidP="00251658">
      <w:pPr>
        <w:ind w:left="1080"/>
      </w:pPr>
      <w:r w:rsidRPr="00D62AA1">
        <w:t>All above servi</w:t>
      </w:r>
      <w:r>
        <w:t xml:space="preserve">ce credentials are used by one </w:t>
      </w:r>
      <w:r w:rsidR="006E4740">
        <w:t>Worldpay</w:t>
      </w:r>
      <w:r w:rsidRPr="00D62AA1">
        <w:t xml:space="preserve">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05"/>
        <w:gridCol w:w="6251"/>
      </w:tblGrid>
      <w:tr w:rsidR="00251658" w:rsidTr="00251658">
        <w:tc>
          <w:tcPr>
            <w:tcW w:w="2448" w:type="dxa"/>
          </w:tcPr>
          <w:p w:rsidR="00251658" w:rsidRPr="00D43449" w:rsidRDefault="006E4740" w:rsidP="00251658">
            <w:pPr>
              <w:rPr>
                <w:b/>
              </w:rPr>
            </w:pPr>
            <w:r>
              <w:rPr>
                <w:b/>
              </w:rPr>
              <w:t>Worldpay</w:t>
            </w:r>
            <w:r w:rsidR="00251658" w:rsidRPr="00D43449">
              <w:rPr>
                <w:b/>
              </w:rPr>
              <w:t xml:space="preserve"> Credentials</w:t>
            </w:r>
          </w:p>
        </w:tc>
        <w:tc>
          <w:tcPr>
            <w:tcW w:w="6434" w:type="dxa"/>
          </w:tcPr>
          <w:p w:rsidR="00251658" w:rsidRPr="00D43449" w:rsidRDefault="00251658" w:rsidP="00251658">
            <w:pPr>
              <w:rPr>
                <w:b/>
              </w:rPr>
            </w:pPr>
            <w:r w:rsidRPr="00D43449">
              <w:rPr>
                <w:b/>
              </w:rPr>
              <w:t xml:space="preserve">                Description</w:t>
            </w:r>
          </w:p>
        </w:tc>
      </w:tr>
      <w:tr w:rsidR="00251658" w:rsidTr="00251658">
        <w:tc>
          <w:tcPr>
            <w:tcW w:w="2448" w:type="dxa"/>
          </w:tcPr>
          <w:p w:rsidR="00251658" w:rsidRDefault="00251658" w:rsidP="00251658">
            <w:r w:rsidRPr="00251658">
              <w:t>Name</w:t>
            </w:r>
          </w:p>
        </w:tc>
        <w:tc>
          <w:tcPr>
            <w:tcW w:w="6434" w:type="dxa"/>
          </w:tcPr>
          <w:p w:rsidR="00251658" w:rsidRDefault="00DD7F9A" w:rsidP="006746CF">
            <w:r>
              <w:t xml:space="preserve">Merchant </w:t>
            </w:r>
            <w:r w:rsidR="006746CF">
              <w:t xml:space="preserve">Hex Code provided by </w:t>
            </w:r>
            <w:r w:rsidR="00C04461">
              <w:t>Worldpay</w:t>
            </w:r>
          </w:p>
        </w:tc>
      </w:tr>
      <w:tr w:rsidR="006746CF" w:rsidTr="002264F5">
        <w:tc>
          <w:tcPr>
            <w:tcW w:w="2448" w:type="dxa"/>
          </w:tcPr>
          <w:p w:rsidR="006746CF" w:rsidRDefault="006746CF" w:rsidP="006746CF">
            <w:r w:rsidRPr="00251658">
              <w:t>URL</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service URL that is invoked while calling Worldpay service.</w:t>
            </w:r>
          </w:p>
        </w:tc>
      </w:tr>
      <w:tr w:rsidR="006746CF" w:rsidTr="002264F5">
        <w:tc>
          <w:tcPr>
            <w:tcW w:w="2448" w:type="dxa"/>
          </w:tcPr>
          <w:p w:rsidR="006746CF" w:rsidRPr="00251658" w:rsidRDefault="006746CF" w:rsidP="006746CF">
            <w:r w:rsidRPr="00D67752">
              <w:t>User</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Name provided specifically to the above mentioned Merchant Code.</w:t>
            </w:r>
          </w:p>
        </w:tc>
      </w:tr>
      <w:tr w:rsidR="006746CF" w:rsidTr="002264F5">
        <w:tc>
          <w:tcPr>
            <w:tcW w:w="2448" w:type="dxa"/>
          </w:tcPr>
          <w:p w:rsidR="006746CF" w:rsidRPr="00D67752" w:rsidRDefault="006746CF" w:rsidP="006746CF">
            <w:r>
              <w:t>P</w:t>
            </w:r>
            <w:r w:rsidRPr="00D67752">
              <w:t>assword</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Password provided specifically to the above mentioned Merchant Code.</w:t>
            </w:r>
          </w:p>
        </w:tc>
      </w:tr>
    </w:tbl>
    <w:p w:rsidR="00240331" w:rsidRDefault="00240331" w:rsidP="00240331">
      <w:r>
        <w:lastRenderedPageBreak/>
        <w:tab/>
      </w:r>
      <w:r>
        <w:tab/>
      </w:r>
      <w:r>
        <w:tab/>
      </w:r>
      <w:r>
        <w:tab/>
      </w:r>
      <w:r w:rsidR="006746CF">
        <w:rPr>
          <w:noProof/>
        </w:rPr>
        <w:drawing>
          <wp:inline distT="0" distB="0" distL="0" distR="0" wp14:anchorId="5AAACC7B" wp14:editId="65736E56">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rsidR="00240331" w:rsidRDefault="00240331" w:rsidP="00251658">
      <w:pPr>
        <w:ind w:left="1080"/>
      </w:pPr>
    </w:p>
    <w:p w:rsidR="00240331" w:rsidRPr="00240331" w:rsidRDefault="00240331" w:rsidP="00D64C48">
      <w:bookmarkStart w:id="93" w:name="_Toc405997366"/>
      <w:r>
        <w:tab/>
      </w:r>
      <w:r>
        <w:tab/>
      </w:r>
      <w:r>
        <w:tab/>
      </w:r>
      <w:r>
        <w:tab/>
      </w:r>
      <w:r w:rsidR="000E53E8">
        <w:t>Fig 2.9</w:t>
      </w:r>
    </w:p>
    <w:p w:rsidR="00DA60F6" w:rsidRPr="00B63D8A" w:rsidRDefault="00DA60F6" w:rsidP="00754A76">
      <w:pPr>
        <w:pStyle w:val="Heading3"/>
        <w:keepNext/>
        <w:keepLines/>
        <w:numPr>
          <w:ilvl w:val="2"/>
          <w:numId w:val="107"/>
        </w:numPr>
        <w:pBdr>
          <w:bottom w:val="none" w:sz="0" w:space="0" w:color="auto"/>
        </w:pBdr>
        <w:spacing w:line="276" w:lineRule="auto"/>
        <w:ind w:left="1764"/>
        <w:rPr>
          <w:i w:val="0"/>
          <w:sz w:val="24"/>
          <w:szCs w:val="24"/>
        </w:rPr>
      </w:pPr>
      <w:bookmarkStart w:id="94" w:name="_Toc18418304"/>
      <w:r w:rsidRPr="00B63D8A">
        <w:rPr>
          <w:i w:val="0"/>
          <w:sz w:val="24"/>
          <w:szCs w:val="24"/>
        </w:rPr>
        <w:t>IDEAL APM Integration</w:t>
      </w:r>
      <w:bookmarkEnd w:id="93"/>
      <w:bookmarkEnd w:id="94"/>
      <w:r w:rsidRPr="00B63D8A">
        <w:rPr>
          <w:i w:val="0"/>
          <w:sz w:val="24"/>
          <w:szCs w:val="24"/>
        </w:rPr>
        <w:t xml:space="preserve"> </w:t>
      </w:r>
    </w:p>
    <w:p w:rsidR="00DA60F6" w:rsidRDefault="00DA60F6" w:rsidP="00DA60F6">
      <w:pPr>
        <w:ind w:left="1080"/>
      </w:pPr>
      <w:r>
        <w:t>Bank configurations in Business Manager:</w:t>
      </w:r>
    </w:p>
    <w:p w:rsidR="00DA60F6" w:rsidRDefault="00DA60F6" w:rsidP="00DA60F6">
      <w:pPr>
        <w:ind w:left="1080"/>
      </w:pPr>
      <w:r>
        <w:t>All the supported Bank List values are preconfigured. However, Modif</w:t>
      </w:r>
      <w:r w:rsidR="00A51D4F">
        <w:t>y</w:t>
      </w:r>
      <w:r>
        <w:t>/</w:t>
      </w:r>
      <w:r w:rsidR="009F17EE">
        <w:t>Delete</w:t>
      </w:r>
      <w:r w:rsidR="00A51D4F">
        <w:t xml:space="preserve"> the </w:t>
      </w:r>
      <w:r w:rsidR="00BF46D0">
        <w:t>list if</w:t>
      </w:r>
      <w:r>
        <w:t xml:space="preserve"> required. Follow the below steps to add additional banks:</w:t>
      </w:r>
    </w:p>
    <w:p w:rsidR="00DA60F6" w:rsidRPr="008D3B13" w:rsidRDefault="00DA60F6" w:rsidP="00AF39B6">
      <w:pPr>
        <w:pStyle w:val="ListParagraph"/>
        <w:numPr>
          <w:ilvl w:val="0"/>
          <w:numId w:val="24"/>
        </w:numPr>
        <w:ind w:left="1800"/>
      </w:pPr>
      <w:r w:rsidRPr="008D3B13">
        <w:t>Log into Business Manager</w:t>
      </w:r>
    </w:p>
    <w:p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SitePreferences</w:t>
      </w:r>
    </w:p>
    <w:p w:rsidR="00DA60F6" w:rsidRDefault="00DA60F6" w:rsidP="00AF39B6">
      <w:pPr>
        <w:pStyle w:val="ListParagraph"/>
        <w:numPr>
          <w:ilvl w:val="0"/>
          <w:numId w:val="24"/>
        </w:numPr>
        <w:ind w:left="1800"/>
      </w:pPr>
      <w:r w:rsidRPr="008D3B13">
        <w:t xml:space="preserve"> </w:t>
      </w:r>
      <w:r>
        <w:t>Open the tab Attribute Definition and find “</w:t>
      </w:r>
      <w:r w:rsidR="00C04461">
        <w:rPr>
          <w:rFonts w:ascii="Helvetica" w:hAnsi="Helvetica" w:cs="Helvetica"/>
          <w:bCs/>
          <w:i/>
          <w:sz w:val="20"/>
          <w:szCs w:val="20"/>
          <w:u w:val="single"/>
          <w:shd w:val="clear" w:color="auto" w:fill="FFFFFF"/>
        </w:rPr>
        <w:t>Worldpay</w:t>
      </w:r>
      <w:r w:rsidRPr="003940BD">
        <w:rPr>
          <w:rFonts w:ascii="Helvetica" w:hAnsi="Helvetica" w:cs="Helvetica"/>
          <w:bCs/>
          <w:i/>
          <w:sz w:val="20"/>
          <w:szCs w:val="20"/>
          <w:u w:val="single"/>
          <w:shd w:val="clear" w:color="auto" w:fill="FFFFFF"/>
        </w:rPr>
        <w:t>IdealBankList</w:t>
      </w:r>
      <w:r>
        <w:t>“</w:t>
      </w:r>
    </w:p>
    <w:p w:rsidR="00DA60F6" w:rsidRDefault="00DA60F6" w:rsidP="00AF39B6">
      <w:pPr>
        <w:pStyle w:val="ListParagraph"/>
        <w:numPr>
          <w:ilvl w:val="0"/>
          <w:numId w:val="24"/>
        </w:numPr>
        <w:ind w:left="1800"/>
      </w:pPr>
      <w:r>
        <w:t xml:space="preserve">Add the required </w:t>
      </w:r>
      <w:r w:rsidRPr="003940BD">
        <w:rPr>
          <w:rFonts w:ascii="Helvetica" w:hAnsi="Helvetica" w:cs="Helvetica"/>
          <w:bCs/>
          <w:i/>
          <w:sz w:val="20"/>
          <w:szCs w:val="20"/>
          <w:u w:val="single"/>
          <w:shd w:val="clear" w:color="auto" w:fill="FFFFFF"/>
        </w:rPr>
        <w:t>Bank ID</w:t>
      </w:r>
      <w:r>
        <w:t xml:space="preserve"> and </w:t>
      </w:r>
      <w:r w:rsidRPr="003940BD">
        <w:rPr>
          <w:rFonts w:ascii="Helvetica" w:hAnsi="Helvetica" w:cs="Helvetica"/>
          <w:bCs/>
          <w:i/>
          <w:sz w:val="20"/>
          <w:szCs w:val="20"/>
          <w:u w:val="single"/>
          <w:shd w:val="clear" w:color="auto" w:fill="FFFFFF"/>
        </w:rPr>
        <w:t>Bank Name</w:t>
      </w:r>
      <w:r>
        <w:t xml:space="preserve"> in the </w:t>
      </w:r>
      <w:r w:rsidRPr="003940BD">
        <w:rPr>
          <w:rFonts w:ascii="Helvetica" w:hAnsi="Helvetica" w:cs="Helvetica"/>
          <w:bCs/>
          <w:i/>
          <w:sz w:val="20"/>
          <w:szCs w:val="20"/>
          <w:u w:val="single"/>
          <w:shd w:val="clear" w:color="auto" w:fill="FFFFFF"/>
        </w:rPr>
        <w:t>Value</w:t>
      </w:r>
      <w:r>
        <w:t xml:space="preserve"> and </w:t>
      </w:r>
      <w:r w:rsidRPr="003940BD">
        <w:rPr>
          <w:rFonts w:ascii="Helvetica" w:hAnsi="Helvetica" w:cs="Helvetica"/>
          <w:bCs/>
          <w:i/>
          <w:sz w:val="20"/>
          <w:szCs w:val="20"/>
          <w:u w:val="single"/>
          <w:shd w:val="clear" w:color="auto" w:fill="FFFFFF"/>
        </w:rPr>
        <w:t>Display Value</w:t>
      </w:r>
      <w:r>
        <w:t xml:space="preserve"> correspondingly.</w:t>
      </w:r>
    </w:p>
    <w:p w:rsidR="00DA60F6" w:rsidRDefault="00DA60F6" w:rsidP="00DA60F6">
      <w:pPr>
        <w:pStyle w:val="ListParagraph"/>
        <w:ind w:left="1800"/>
      </w:pPr>
      <w:r>
        <w:t>(For more details refer Appendix B)</w:t>
      </w:r>
    </w:p>
    <w:p w:rsidR="00DA60F6" w:rsidRDefault="006446B5" w:rsidP="00DA60F6">
      <w:pPr>
        <w:ind w:left="1080"/>
      </w:pPr>
      <w:r>
        <w:rPr>
          <w:noProof/>
        </w:rPr>
        <w:drawing>
          <wp:inline distT="0" distB="0" distL="0" distR="0" wp14:anchorId="185CC96A" wp14:editId="3AA797C3">
            <wp:extent cx="5209953"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6140" cy="2416502"/>
                    </a:xfrm>
                    <a:prstGeom prst="rect">
                      <a:avLst/>
                    </a:prstGeom>
                    <a:noFill/>
                    <a:ln>
                      <a:noFill/>
                    </a:ln>
                  </pic:spPr>
                </pic:pic>
              </a:graphicData>
            </a:graphic>
          </wp:inline>
        </w:drawing>
      </w:r>
    </w:p>
    <w:p w:rsidR="00DA60F6" w:rsidRDefault="00DA60F6" w:rsidP="00DA60F6">
      <w:pPr>
        <w:ind w:left="1080"/>
        <w:jc w:val="center"/>
      </w:pPr>
      <w:r>
        <w:t>Fig: 2.6</w:t>
      </w:r>
    </w:p>
    <w:p w:rsidR="00DA60F6" w:rsidRDefault="00DA60F6" w:rsidP="00DA60F6">
      <w:pPr>
        <w:ind w:left="1080"/>
      </w:pPr>
      <w:r>
        <w:t>Select the specific banks using the below steps:</w:t>
      </w:r>
    </w:p>
    <w:p w:rsidR="00DA60F6" w:rsidRPr="008D3B13" w:rsidRDefault="00DA60F6" w:rsidP="00AF39B6">
      <w:pPr>
        <w:pStyle w:val="ListParagraph"/>
        <w:numPr>
          <w:ilvl w:val="0"/>
          <w:numId w:val="25"/>
        </w:numPr>
        <w:ind w:left="1800"/>
      </w:pPr>
      <w:r w:rsidRPr="008D3B13">
        <w:t>Log into Business Manager</w:t>
      </w:r>
    </w:p>
    <w:p w:rsidR="00DA60F6" w:rsidRDefault="00DA60F6" w:rsidP="00AF39B6">
      <w:pPr>
        <w:pStyle w:val="ListParagraph"/>
        <w:numPr>
          <w:ilvl w:val="0"/>
          <w:numId w:val="25"/>
        </w:numPr>
        <w:ind w:left="1800"/>
      </w:pPr>
      <w:r>
        <w:t>From the top bar select the required site for which configurations are to be done.</w:t>
      </w:r>
    </w:p>
    <w:p w:rsidR="00DA60F6" w:rsidRPr="006277C3" w:rsidRDefault="00DA60F6" w:rsidP="00AF39B6">
      <w:pPr>
        <w:pStyle w:val="ListParagraph"/>
        <w:numPr>
          <w:ilvl w:val="0"/>
          <w:numId w:val="25"/>
        </w:numPr>
        <w:ind w:left="1800"/>
      </w:pPr>
      <w:r w:rsidRPr="008D3B13">
        <w:t>Navigate to</w:t>
      </w:r>
      <w:r w:rsidR="00BB50D3">
        <w:t xml:space="preserve"> </w:t>
      </w:r>
      <w:r w:rsidR="00FA30F7">
        <w:rPr>
          <w:u w:val="single"/>
        </w:rPr>
        <w:t>SiteGenesis</w:t>
      </w:r>
      <w:r w:rsidR="00BB50D3" w:rsidRPr="00C75E15">
        <w:rPr>
          <w:u w:val="single"/>
        </w:rPr>
        <w:sym w:font="Wingdings" w:char="F0E0"/>
      </w:r>
      <w:r w:rsidR="00BB50D3" w:rsidRPr="00C75E15">
        <w:rPr>
          <w:u w:val="single"/>
        </w:rPr>
        <w:t>Merchant Tools</w:t>
      </w:r>
      <w:r w:rsidR="00BB50D3" w:rsidRPr="00C75E15">
        <w:rPr>
          <w:u w:val="single"/>
        </w:rPr>
        <w:sym w:font="Wingdings" w:char="F0E0"/>
      </w:r>
      <w:r>
        <w:t xml:space="preserve"> </w:t>
      </w:r>
      <w:r>
        <w:rPr>
          <w:i/>
          <w:u w:val="single"/>
        </w:rPr>
        <w:t>Site Preferences</w:t>
      </w:r>
      <w:r w:rsidRPr="008D3B13">
        <w:rPr>
          <w:i/>
          <w:u w:val="single"/>
        </w:rPr>
        <w:t xml:space="preserve"> </w:t>
      </w:r>
      <w:r w:rsidRPr="008D3B13">
        <w:rPr>
          <w:i/>
          <w:u w:val="single"/>
        </w:rPr>
        <w:sym w:font="Wingdings" w:char="F0E0"/>
      </w:r>
      <w:r>
        <w:rPr>
          <w:i/>
          <w:u w:val="single"/>
        </w:rPr>
        <w:t xml:space="preserve"> Custom Preferences </w:t>
      </w:r>
      <w:r w:rsidRPr="008D3B13">
        <w:rPr>
          <w:i/>
          <w:u w:val="single"/>
        </w:rPr>
        <w:sym w:font="Wingdings" w:char="F0E0"/>
      </w:r>
      <w:r>
        <w:rPr>
          <w:i/>
          <w:u w:val="single"/>
        </w:rPr>
        <w:t xml:space="preserve"> </w:t>
      </w:r>
      <w:r w:rsidR="00C04461">
        <w:rPr>
          <w:i/>
          <w:u w:val="single"/>
        </w:rPr>
        <w:t>Worldpay</w:t>
      </w:r>
    </w:p>
    <w:p w:rsidR="00DA60F6" w:rsidRDefault="00DA60F6" w:rsidP="00AF39B6">
      <w:pPr>
        <w:pStyle w:val="ListParagraph"/>
        <w:numPr>
          <w:ilvl w:val="0"/>
          <w:numId w:val="25"/>
        </w:numPr>
        <w:ind w:left="1800"/>
      </w:pPr>
      <w:r w:rsidRPr="006277C3">
        <w:lastRenderedPageBreak/>
        <w:t xml:space="preserve">Select the banks to </w:t>
      </w:r>
      <w:r>
        <w:t>be supported</w:t>
      </w:r>
      <w:r w:rsidRPr="006277C3">
        <w:t>.</w:t>
      </w:r>
      <w:r>
        <w:t xml:space="preserve"> (Multiple banks can be selected from the drop down)</w:t>
      </w:r>
    </w:p>
    <w:p w:rsidR="00DA60F6" w:rsidRDefault="00D111E8" w:rsidP="00DA60F6">
      <w:pPr>
        <w:ind w:left="1080"/>
      </w:pPr>
      <w:r w:rsidRPr="00D111E8">
        <w:rPr>
          <w:noProof/>
        </w:rPr>
        <w:t xml:space="preserve"> </w:t>
      </w:r>
      <w:r>
        <w:rPr>
          <w:noProof/>
        </w:rPr>
        <w:drawing>
          <wp:inline distT="0" distB="0" distL="0" distR="0" wp14:anchorId="4A75ECC8" wp14:editId="29097F70">
            <wp:extent cx="5443772" cy="2171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9847" cy="2174123"/>
                    </a:xfrm>
                    <a:prstGeom prst="rect">
                      <a:avLst/>
                    </a:prstGeom>
                  </pic:spPr>
                </pic:pic>
              </a:graphicData>
            </a:graphic>
          </wp:inline>
        </w:drawing>
      </w:r>
    </w:p>
    <w:p w:rsidR="00516F1D" w:rsidRDefault="00DA60F6" w:rsidP="00516F1D">
      <w:pPr>
        <w:pStyle w:val="BodyText"/>
        <w:ind w:left="2160"/>
        <w:jc w:val="center"/>
      </w:pPr>
      <w:r>
        <w:t>Fig: 2.7</w:t>
      </w:r>
    </w:p>
    <w:p w:rsidR="00E738A3" w:rsidRDefault="00E738A3" w:rsidP="0035095C">
      <w:pPr>
        <w:ind w:left="1080"/>
      </w:pPr>
      <w:r w:rsidRPr="00D13BA9">
        <w:rPr>
          <w:b/>
        </w:rPr>
        <w:t>Note:</w:t>
      </w:r>
      <w:r>
        <w:t xml:space="preserve"> Please </w:t>
      </w:r>
      <w:r w:rsidR="00E9748C">
        <w:t>ensure list</w:t>
      </w:r>
      <w:r>
        <w:t xml:space="preserve"> of bank should be </w:t>
      </w:r>
      <w:r w:rsidR="00D13BA9">
        <w:t>updated;</w:t>
      </w:r>
      <w:r>
        <w:t xml:space="preserve"> </w:t>
      </w:r>
      <w:r w:rsidR="00D13BA9">
        <w:t>please</w:t>
      </w:r>
      <w:r>
        <w:t xml:space="preserve"> contact Worldpay to get the </w:t>
      </w:r>
      <w:r w:rsidR="00187150">
        <w:t>latest list</w:t>
      </w:r>
      <w:r>
        <w:t xml:space="preserve"> of Bank.</w:t>
      </w:r>
    </w:p>
    <w:p w:rsidR="00516F1D" w:rsidRDefault="00516F1D" w:rsidP="00516F1D">
      <w:pPr>
        <w:pStyle w:val="BodyText"/>
        <w:ind w:left="2160"/>
      </w:pPr>
    </w:p>
    <w:p w:rsidR="00516F1D" w:rsidRPr="00B63D8A" w:rsidRDefault="00957A42" w:rsidP="00754A76">
      <w:pPr>
        <w:pStyle w:val="Heading3"/>
        <w:keepNext/>
        <w:keepLines/>
        <w:numPr>
          <w:ilvl w:val="2"/>
          <w:numId w:val="107"/>
        </w:numPr>
        <w:pBdr>
          <w:bottom w:val="none" w:sz="0" w:space="0" w:color="auto"/>
        </w:pBdr>
        <w:spacing w:line="276" w:lineRule="auto"/>
        <w:ind w:left="1764"/>
        <w:rPr>
          <w:i w:val="0"/>
          <w:sz w:val="24"/>
          <w:szCs w:val="24"/>
        </w:rPr>
      </w:pPr>
      <w:bookmarkStart w:id="95" w:name="_Toc18418305"/>
      <w:r>
        <w:rPr>
          <w:i w:val="0"/>
          <w:sz w:val="24"/>
          <w:szCs w:val="24"/>
        </w:rPr>
        <w:t>B</w:t>
      </w:r>
      <w:r w:rsidR="00E72A7E" w:rsidRPr="00B63D8A">
        <w:rPr>
          <w:i w:val="0"/>
          <w:sz w:val="24"/>
          <w:szCs w:val="24"/>
        </w:rPr>
        <w:t>Multiple Merchant ID Support Integration</w:t>
      </w:r>
      <w:bookmarkEnd w:id="95"/>
    </w:p>
    <w:p w:rsidR="00516F1D" w:rsidRDefault="00516F1D" w:rsidP="003E51B1">
      <w:pPr>
        <w:ind w:left="1080"/>
      </w:pPr>
      <w:r>
        <w:t>After importing metadata pr</w:t>
      </w:r>
      <w:r w:rsidR="00E72A7E">
        <w:t xml:space="preserve">ovided with </w:t>
      </w:r>
      <w:r w:rsidR="006E4740">
        <w:t>Worldpay</w:t>
      </w:r>
      <w:r w:rsidR="00E72A7E">
        <w:t xml:space="preserve"> cartridge</w:t>
      </w:r>
      <w:r>
        <w:t>,</w:t>
      </w:r>
      <w:r w:rsidR="009B424D">
        <w:t xml:space="preserve"> </w:t>
      </w:r>
      <w:r>
        <w:t>add</w:t>
      </w:r>
      <w:r w:rsidR="009B424D">
        <w:t>i</w:t>
      </w:r>
      <w:r>
        <w:t>tional fields (</w:t>
      </w:r>
      <w:r w:rsidR="006C7870">
        <w:t xml:space="preserve">merchant ID, username, </w:t>
      </w:r>
      <w:r w:rsidR="00C50152">
        <w:t>and password</w:t>
      </w:r>
      <w:r>
        <w:t xml:space="preserve">) will be created in payment methods in BM. </w:t>
      </w:r>
    </w:p>
    <w:p w:rsidR="00516F1D" w:rsidRDefault="00516F1D" w:rsidP="00B761DF">
      <w:pPr>
        <w:pStyle w:val="ListParagraph"/>
        <w:numPr>
          <w:ilvl w:val="0"/>
          <w:numId w:val="30"/>
        </w:numPr>
        <w:ind w:left="1080" w:firstLine="0"/>
      </w:pPr>
      <w:r>
        <w:t xml:space="preserve"> </w:t>
      </w:r>
      <w:r w:rsidRPr="008D3B13">
        <w:t>Log into Business Manager</w:t>
      </w:r>
    </w:p>
    <w:p w:rsidR="00516F1D" w:rsidRDefault="00516F1D" w:rsidP="00B761DF">
      <w:pPr>
        <w:pStyle w:val="ListParagraph"/>
        <w:numPr>
          <w:ilvl w:val="0"/>
          <w:numId w:val="30"/>
        </w:numPr>
        <w:ind w:left="1080" w:firstLine="0"/>
      </w:pPr>
      <w:r>
        <w:t xml:space="preserve"> From the top bar select the required site for which configurations are to be done</w:t>
      </w:r>
    </w:p>
    <w:p w:rsidR="00516F1D" w:rsidRPr="00656BA4" w:rsidRDefault="00516F1D" w:rsidP="00B761DF">
      <w:pPr>
        <w:pStyle w:val="ListParagraph"/>
        <w:numPr>
          <w:ilvl w:val="0"/>
          <w:numId w:val="30"/>
        </w:numPr>
        <w:ind w:left="1080" w:firstLine="0"/>
      </w:pPr>
      <w:r>
        <w:t xml:space="preserve"> </w:t>
      </w:r>
      <w:r w:rsidRPr="00135D79">
        <w:t>Navigate to</w:t>
      </w:r>
      <w:r>
        <w:t xml:space="preserve"> </w:t>
      </w:r>
      <w:r w:rsidR="00FA30F7">
        <w:t>SiteGenesis</w:t>
      </w:r>
      <w:r w:rsidR="00133726" w:rsidRPr="00656BA4">
        <w:t xml:space="preserve"> </w:t>
      </w:r>
      <w:r w:rsidRPr="00656BA4">
        <w:t>Site</w:t>
      </w:r>
      <w:r w:rsidR="00E348B2">
        <w:sym w:font="Wingdings" w:char="F0E0"/>
      </w:r>
      <w:r w:rsidR="00E348B2">
        <w:t>Merchant Tools</w:t>
      </w:r>
      <w:r>
        <w:t xml:space="preserve"> </w:t>
      </w:r>
      <w:r w:rsidRPr="00656BA4">
        <w:sym w:font="Wingdings" w:char="F0E0"/>
      </w:r>
      <w:r w:rsidRPr="00656BA4">
        <w:t xml:space="preserve"> Ordering</w:t>
      </w:r>
      <w:r w:rsidRPr="00656BA4">
        <w:sym w:font="Wingdings" w:char="F0E0"/>
      </w:r>
      <w:r w:rsidRPr="00656BA4">
        <w:t xml:space="preserve"> Payment Methods.</w:t>
      </w:r>
    </w:p>
    <w:p w:rsidR="00516F1D" w:rsidRDefault="00516F1D" w:rsidP="00B761DF">
      <w:pPr>
        <w:pStyle w:val="ListParagraph"/>
        <w:numPr>
          <w:ilvl w:val="0"/>
          <w:numId w:val="30"/>
        </w:numPr>
        <w:ind w:left="1080" w:firstLine="0"/>
      </w:pPr>
      <w:r>
        <w:t xml:space="preserve"> Input the required details for the below field:</w:t>
      </w:r>
    </w:p>
    <w:p w:rsidR="00516F1D" w:rsidRDefault="00516F1D" w:rsidP="003E51B1">
      <w:pPr>
        <w:pStyle w:val="ListParagraph"/>
        <w:ind w:left="1788" w:firstLine="336"/>
      </w:pPr>
      <w:r>
        <w:t>Mer</w:t>
      </w:r>
      <w:r w:rsidR="005F17D2">
        <w:t>c</w:t>
      </w:r>
      <w:r>
        <w:t>hant ID</w:t>
      </w:r>
    </w:p>
    <w:p w:rsidR="00516F1D" w:rsidRDefault="00516F1D" w:rsidP="003E51B1">
      <w:pPr>
        <w:pStyle w:val="ListParagraph"/>
        <w:ind w:left="1452" w:firstLine="336"/>
      </w:pPr>
      <w:r>
        <w:t>Username</w:t>
      </w:r>
    </w:p>
    <w:p w:rsidR="00516F1D" w:rsidRDefault="00516F1D" w:rsidP="003E51B1">
      <w:pPr>
        <w:pStyle w:val="ListParagraph"/>
        <w:ind w:left="1116" w:firstLine="336"/>
      </w:pPr>
      <w:r>
        <w:t>Password</w:t>
      </w:r>
    </w:p>
    <w:p w:rsidR="00516F1D" w:rsidRDefault="00697861" w:rsidP="003E51B1">
      <w:pPr>
        <w:ind w:left="1080"/>
      </w:pPr>
      <w:r>
        <w:rPr>
          <w:noProof/>
        </w:rPr>
        <w:drawing>
          <wp:inline distT="0" distB="0" distL="0" distR="0" wp14:anchorId="6C6AA9CD" wp14:editId="53010D91">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5678" cy="1381125"/>
                    </a:xfrm>
                    <a:prstGeom prst="rect">
                      <a:avLst/>
                    </a:prstGeom>
                  </pic:spPr>
                </pic:pic>
              </a:graphicData>
            </a:graphic>
          </wp:inline>
        </w:drawing>
      </w:r>
    </w:p>
    <w:p w:rsidR="005D0EF0" w:rsidRPr="00B63D8A" w:rsidRDefault="00CA18DE" w:rsidP="00754A76">
      <w:pPr>
        <w:pStyle w:val="Heading3"/>
        <w:keepNext/>
        <w:keepLines/>
        <w:numPr>
          <w:ilvl w:val="2"/>
          <w:numId w:val="107"/>
        </w:numPr>
        <w:pBdr>
          <w:bottom w:val="none" w:sz="0" w:space="0" w:color="auto"/>
        </w:pBdr>
        <w:spacing w:line="276" w:lineRule="auto"/>
        <w:ind w:left="1764"/>
        <w:rPr>
          <w:i w:val="0"/>
          <w:sz w:val="24"/>
          <w:szCs w:val="24"/>
        </w:rPr>
      </w:pPr>
      <w:bookmarkStart w:id="96" w:name="_Toc18418306"/>
      <w:r w:rsidRPr="00B63D8A">
        <w:rPr>
          <w:i w:val="0"/>
          <w:sz w:val="24"/>
          <w:szCs w:val="24"/>
        </w:rPr>
        <w:t xml:space="preserve">Look and Feel </w:t>
      </w:r>
      <w:r w:rsidR="00EE4A66" w:rsidRPr="00B63D8A">
        <w:rPr>
          <w:i w:val="0"/>
          <w:sz w:val="24"/>
          <w:szCs w:val="24"/>
        </w:rPr>
        <w:t>Customization</w:t>
      </w:r>
      <w:r w:rsidR="00AE09A9" w:rsidRPr="00B63D8A">
        <w:rPr>
          <w:i w:val="0"/>
          <w:sz w:val="24"/>
          <w:szCs w:val="24"/>
        </w:rPr>
        <w:t xml:space="preserve"> for </w:t>
      </w:r>
      <w:r w:rsidR="00C04461" w:rsidRPr="00B63D8A">
        <w:rPr>
          <w:i w:val="0"/>
          <w:sz w:val="24"/>
          <w:szCs w:val="24"/>
        </w:rPr>
        <w:t>Worldpay</w:t>
      </w:r>
      <w:r w:rsidR="001E4343" w:rsidRPr="00B63D8A">
        <w:rPr>
          <w:i w:val="0"/>
          <w:sz w:val="24"/>
          <w:szCs w:val="24"/>
        </w:rPr>
        <w:t xml:space="preserve"> </w:t>
      </w:r>
      <w:r w:rsidR="00AE09A9" w:rsidRPr="00B63D8A">
        <w:rPr>
          <w:i w:val="0"/>
          <w:sz w:val="24"/>
          <w:szCs w:val="24"/>
        </w:rPr>
        <w:t>Redirect Pages</w:t>
      </w:r>
      <w:bookmarkEnd w:id="96"/>
    </w:p>
    <w:p w:rsidR="005D0EF0" w:rsidRDefault="005D0EF0" w:rsidP="005D0EF0">
      <w:pPr>
        <w:ind w:left="1044"/>
      </w:pPr>
      <w:r>
        <w:t>Configurations that needs to be done in Business Manager to support look and feel customization:</w:t>
      </w:r>
    </w:p>
    <w:p w:rsidR="005D0EF0" w:rsidRPr="008D3B13" w:rsidRDefault="005D0EF0" w:rsidP="005D0EF0">
      <w:pPr>
        <w:ind w:left="1044"/>
      </w:pPr>
      <w:r>
        <w:t xml:space="preserve">1) </w:t>
      </w:r>
      <w:r w:rsidRPr="008D3B13">
        <w:t>Log into Business Manager</w:t>
      </w:r>
    </w:p>
    <w:p w:rsidR="005D0EF0" w:rsidRDefault="005D0EF0" w:rsidP="005D0EF0">
      <w:pPr>
        <w:ind w:left="1044"/>
      </w:pPr>
      <w:r>
        <w:lastRenderedPageBreak/>
        <w:t>2) From the top bar select the required site for which configurations are to be done.</w:t>
      </w:r>
    </w:p>
    <w:p w:rsidR="005D0EF0" w:rsidRPr="00652B20" w:rsidRDefault="005D0EF0" w:rsidP="005D0EF0">
      <w:pPr>
        <w:ind w:left="1044"/>
      </w:pPr>
      <w:r>
        <w:t xml:space="preserve">3) </w:t>
      </w:r>
      <w:r w:rsidRPr="008D3B13">
        <w:t>Navigate to</w:t>
      </w:r>
      <w:r>
        <w:t xml:space="preserve"> </w:t>
      </w:r>
      <w:r w:rsidRPr="005D0EF0">
        <w:t xml:space="preserve">SitePreferences </w:t>
      </w:r>
      <w:r w:rsidRPr="005D0EF0">
        <w:sym w:font="Wingdings" w:char="F0E0"/>
      </w:r>
      <w:r w:rsidRPr="005D0EF0">
        <w:t xml:space="preserve"> Custom Preferences </w:t>
      </w:r>
      <w:r w:rsidRPr="005D0EF0">
        <w:sym w:font="Wingdings" w:char="F0E0"/>
      </w:r>
      <w:r w:rsidRPr="005D0EF0">
        <w:t xml:space="preserve"> </w:t>
      </w:r>
      <w:r w:rsidR="00C04461">
        <w:t>Worldpay</w:t>
      </w:r>
    </w:p>
    <w:p w:rsidR="005D0EF0" w:rsidRDefault="005D0EF0" w:rsidP="005D0EF0">
      <w:pPr>
        <w:ind w:left="1044"/>
      </w:pPr>
      <w:r>
        <w:t>4) Input the required details for the below field:</w:t>
      </w:r>
    </w:p>
    <w:p w:rsidR="003E51B1" w:rsidRPr="00D353B6" w:rsidRDefault="003E51B1" w:rsidP="005D0EF0">
      <w:pPr>
        <w:ind w:left="1044"/>
        <w:rPr>
          <w:i/>
        </w:rPr>
      </w:pPr>
      <w:r>
        <w:tab/>
      </w:r>
      <w:r w:rsidR="00C04461" w:rsidRPr="00D353B6">
        <w:rPr>
          <w:i/>
        </w:rPr>
        <w:t>Worldpay</w:t>
      </w:r>
      <w:r w:rsidRPr="00D353B6">
        <w:rPr>
          <w:i/>
        </w:rPr>
        <w:t xml:space="preserve"> Configurable HPP APM</w:t>
      </w:r>
    </w:p>
    <w:p w:rsidR="005D0EF0" w:rsidRPr="00D353B6" w:rsidRDefault="00C04461" w:rsidP="005D0EF0">
      <w:pPr>
        <w:ind w:left="1044" w:firstLine="372"/>
        <w:rPr>
          <w:i/>
        </w:rPr>
      </w:pPr>
      <w:r w:rsidRPr="00D353B6">
        <w:rPr>
          <w:i/>
        </w:rPr>
        <w:t>Worldpay</w:t>
      </w:r>
      <w:r w:rsidR="005D0EF0" w:rsidRPr="00D353B6">
        <w:rPr>
          <w:i/>
        </w:rPr>
        <w:t xml:space="preserve"> Installation Id</w:t>
      </w:r>
    </w:p>
    <w:p w:rsidR="0014124A" w:rsidRPr="00D353B6" w:rsidRDefault="00C04461" w:rsidP="003E51B1">
      <w:pPr>
        <w:ind w:left="1044" w:firstLine="372"/>
        <w:rPr>
          <w:i/>
        </w:rPr>
      </w:pPr>
      <w:r w:rsidRPr="00D353B6">
        <w:rPr>
          <w:rStyle w:val="tooltipstered"/>
          <w:i/>
        </w:rPr>
        <w:t>Worldpay</w:t>
      </w:r>
      <w:r w:rsidR="0014124A" w:rsidRPr="00D353B6">
        <w:rPr>
          <w:rStyle w:val="tooltipstered"/>
          <w:i/>
        </w:rPr>
        <w:t xml:space="preserve"> Address Details Read Only</w:t>
      </w:r>
      <w:r w:rsidR="0014124A" w:rsidRPr="00D353B6">
        <w:rPr>
          <w:i/>
        </w:rPr>
        <w:t xml:space="preserve"> </w:t>
      </w:r>
    </w:p>
    <w:p w:rsidR="003E51B1" w:rsidRPr="00D353B6" w:rsidRDefault="00C04461" w:rsidP="003E51B1">
      <w:pPr>
        <w:ind w:left="1044" w:firstLine="372"/>
        <w:rPr>
          <w:i/>
        </w:rPr>
      </w:pPr>
      <w:r w:rsidRPr="00D353B6">
        <w:rPr>
          <w:rStyle w:val="tooltipstered"/>
          <w:i/>
        </w:rPr>
        <w:t>Worldpay</w:t>
      </w:r>
      <w:r w:rsidR="0014124A" w:rsidRPr="00D353B6">
        <w:rPr>
          <w:rStyle w:val="tooltipstered"/>
          <w:i/>
        </w:rPr>
        <w:t xml:space="preserve"> Hide Address Details</w:t>
      </w:r>
    </w:p>
    <w:p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00C04461">
        <w:rPr>
          <w:b/>
        </w:rPr>
        <w:t>Worldpay</w:t>
      </w:r>
      <w:r w:rsidRPr="003E51B1">
        <w:rPr>
          <w:b/>
        </w:rPr>
        <w:t xml:space="preserve"> Configurable HPP APM</w:t>
      </w:r>
      <w:r>
        <w:rPr>
          <w:b/>
        </w:rPr>
        <w:t xml:space="preserve"> </w:t>
      </w:r>
      <w:r w:rsidRPr="003E51B1">
        <w:t>sitepref</w:t>
      </w:r>
      <w:r w:rsidR="00850CBB">
        <w:t>e</w:t>
      </w:r>
      <w:r w:rsidRPr="003E51B1">
        <w:t>rence.</w:t>
      </w:r>
    </w:p>
    <w:p w:rsidR="005D0EF0" w:rsidRPr="003E51B1" w:rsidRDefault="005D0EF0" w:rsidP="005D0EF0">
      <w:pPr>
        <w:ind w:left="1044"/>
      </w:pPr>
      <w:r w:rsidRPr="003E51B1">
        <w:t xml:space="preserve">**Please contact the </w:t>
      </w:r>
      <w:r w:rsidR="00C04461">
        <w:t>Worldpay</w:t>
      </w:r>
      <w:r w:rsidRPr="003E51B1">
        <w:t xml:space="preserve"> contact person for values of the above details.</w:t>
      </w:r>
    </w:p>
    <w:p w:rsidR="005D0EF0" w:rsidRDefault="009E391E" w:rsidP="005D0EF0">
      <w:pPr>
        <w:ind w:left="1068"/>
      </w:pPr>
      <w:r w:rsidRPr="009E391E">
        <w:rPr>
          <w:noProof/>
        </w:rPr>
        <w:t xml:space="preserve"> </w:t>
      </w:r>
      <w:r>
        <w:rPr>
          <w:noProof/>
        </w:rPr>
        <w:drawing>
          <wp:inline distT="0" distB="0" distL="0" distR="0" wp14:anchorId="6A724353" wp14:editId="3C8DA437">
            <wp:extent cx="5248910" cy="19782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7760" cy="1981604"/>
                    </a:xfrm>
                    <a:prstGeom prst="rect">
                      <a:avLst/>
                    </a:prstGeom>
                  </pic:spPr>
                </pic:pic>
              </a:graphicData>
            </a:graphic>
          </wp:inline>
        </w:drawing>
      </w:r>
    </w:p>
    <w:p w:rsidR="00E24984" w:rsidRDefault="00B77193" w:rsidP="005D0EF0">
      <w:pPr>
        <w:ind w:left="1068"/>
      </w:pPr>
      <w:r>
        <w:rPr>
          <w:noProof/>
        </w:rPr>
        <w:drawing>
          <wp:inline distT="0" distB="0" distL="0" distR="0" wp14:anchorId="20E19C63" wp14:editId="0A39439B">
            <wp:extent cx="5284079" cy="3751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9719" cy="381269"/>
                    </a:xfrm>
                    <a:prstGeom prst="rect">
                      <a:avLst/>
                    </a:prstGeom>
                  </pic:spPr>
                </pic:pic>
              </a:graphicData>
            </a:graphic>
          </wp:inline>
        </w:drawing>
      </w:r>
    </w:p>
    <w:p w:rsidR="00E24984" w:rsidRPr="00D64C48" w:rsidRDefault="00E24984" w:rsidP="00D64C48">
      <w:r w:rsidRPr="00D64C48">
        <w:tab/>
      </w:r>
      <w:r w:rsidRPr="00D64C48">
        <w:tab/>
      </w:r>
      <w:r w:rsidRPr="00D64C48">
        <w:tab/>
      </w:r>
      <w:r w:rsidRPr="00D64C48">
        <w:tab/>
        <w:t>Fig 2.9</w:t>
      </w:r>
    </w:p>
    <w:p w:rsidR="001E4343" w:rsidRDefault="00D64C48" w:rsidP="00754A76">
      <w:pPr>
        <w:pStyle w:val="Heading3"/>
        <w:keepNext/>
        <w:keepLines/>
        <w:numPr>
          <w:ilvl w:val="2"/>
          <w:numId w:val="107"/>
        </w:numPr>
        <w:pBdr>
          <w:bottom w:val="none" w:sz="0" w:space="0" w:color="auto"/>
        </w:pBdr>
        <w:spacing w:line="276" w:lineRule="auto"/>
        <w:ind w:left="1764"/>
        <w:rPr>
          <w:i w:val="0"/>
          <w:sz w:val="24"/>
          <w:szCs w:val="24"/>
        </w:rPr>
      </w:pPr>
      <w:bookmarkStart w:id="97" w:name="_Toc18418307"/>
      <w:r w:rsidRPr="00B63D8A">
        <w:rPr>
          <w:i w:val="0"/>
          <w:sz w:val="24"/>
          <w:szCs w:val="24"/>
        </w:rPr>
        <w:t xml:space="preserve">Hosted Payment Pages iframe or lightbox </w:t>
      </w:r>
      <w:r w:rsidR="001E4343" w:rsidRPr="00B63D8A">
        <w:rPr>
          <w:i w:val="0"/>
          <w:sz w:val="24"/>
          <w:szCs w:val="24"/>
        </w:rPr>
        <w:t xml:space="preserve">for </w:t>
      </w:r>
      <w:r w:rsidR="00C04461" w:rsidRPr="00B63D8A">
        <w:rPr>
          <w:i w:val="0"/>
          <w:sz w:val="24"/>
          <w:szCs w:val="24"/>
        </w:rPr>
        <w:t>Worldpay</w:t>
      </w:r>
      <w:r w:rsidR="001E4343" w:rsidRPr="00B63D8A">
        <w:rPr>
          <w:i w:val="0"/>
          <w:sz w:val="24"/>
          <w:szCs w:val="24"/>
        </w:rPr>
        <w:t xml:space="preserve"> Redirect Pa</w:t>
      </w:r>
      <w:r w:rsidRPr="00B63D8A">
        <w:rPr>
          <w:i w:val="0"/>
          <w:sz w:val="24"/>
          <w:szCs w:val="24"/>
        </w:rPr>
        <w:t>yment Method</w:t>
      </w:r>
      <w:bookmarkEnd w:id="97"/>
    </w:p>
    <w:p w:rsidR="007845B0" w:rsidRPr="007845B0" w:rsidRDefault="007845B0" w:rsidP="007845B0"/>
    <w:p w:rsidR="001E4343" w:rsidRDefault="001E4343" w:rsidP="001E4343">
      <w:pPr>
        <w:ind w:left="1044"/>
      </w:pPr>
      <w:r>
        <w:t>Configurations that needs to be done in Business Manager to support look and feel customization:</w:t>
      </w:r>
    </w:p>
    <w:p w:rsidR="001E4343" w:rsidRDefault="001E4343" w:rsidP="001E4343">
      <w:pPr>
        <w:ind w:left="1044"/>
      </w:pPr>
      <w:r>
        <w:t>1) Log into Business Manager</w:t>
      </w:r>
    </w:p>
    <w:p w:rsidR="001E4343" w:rsidRPr="00D1509C" w:rsidRDefault="001E4343" w:rsidP="001E4343">
      <w:pPr>
        <w:ind w:left="1044"/>
      </w:pPr>
      <w:r>
        <w:t xml:space="preserve">2) </w:t>
      </w:r>
      <w:r w:rsidRPr="008D3B13">
        <w:t xml:space="preserve">Navigate to </w:t>
      </w:r>
      <w:r w:rsidR="00FA30F7">
        <w:rPr>
          <w:u w:val="single"/>
        </w:rPr>
        <w:t>SiteGenesis</w:t>
      </w:r>
      <w:r w:rsidR="00794C0D" w:rsidRPr="00C75E15">
        <w:rPr>
          <w:u w:val="single"/>
        </w:rPr>
        <w:t xml:space="preserve"> </w:t>
      </w:r>
      <w:r w:rsidR="00794C0D" w:rsidRPr="00C75E15">
        <w:rPr>
          <w:u w:val="single"/>
        </w:rPr>
        <w:sym w:font="Wingdings" w:char="F0E0"/>
      </w:r>
      <w:r w:rsidR="00794C0D" w:rsidRPr="00C75E15">
        <w:rPr>
          <w:u w:val="single"/>
        </w:rPr>
        <w:t xml:space="preserve"> </w:t>
      </w:r>
      <w:r w:rsidRPr="00C75E15">
        <w:rPr>
          <w:u w:val="single"/>
        </w:rPr>
        <w:t>Merchant Tools</w:t>
      </w:r>
      <w:r w:rsidRPr="00794C0D">
        <w:rPr>
          <w:i/>
          <w:u w:val="single"/>
        </w:rPr>
        <w:t xml:space="preserve"> </w:t>
      </w:r>
      <w:r w:rsidRPr="00794C0D">
        <w:rPr>
          <w:i/>
          <w:u w:val="single"/>
        </w:rPr>
        <w:sym w:font="Wingdings" w:char="F0E0"/>
      </w:r>
      <w:r w:rsidRPr="00794C0D">
        <w:rPr>
          <w:i/>
          <w:u w:val="single"/>
        </w:rPr>
        <w:t xml:space="preserve"> Ordering </w:t>
      </w:r>
      <w:r w:rsidRPr="00794C0D">
        <w:rPr>
          <w:i/>
          <w:u w:val="single"/>
        </w:rPr>
        <w:sym w:font="Wingdings" w:char="F0E0"/>
      </w:r>
      <w:r w:rsidRPr="00794C0D">
        <w:rPr>
          <w:i/>
          <w:u w:val="single"/>
        </w:rPr>
        <w:t xml:space="preserve"> Payment Methods</w:t>
      </w:r>
    </w:p>
    <w:p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t>
      </w:r>
      <w:r w:rsidR="00794C0D">
        <w:t xml:space="preserve">worldpay </w:t>
      </w:r>
      <w:r w:rsidR="00D1509C" w:rsidRPr="00D1509C">
        <w:t>HPP CustomOptions JSON</w:t>
      </w:r>
      <w:r w:rsidR="00D1509C">
        <w:t xml:space="preserve"> attribute.</w:t>
      </w:r>
    </w:p>
    <w:p w:rsidR="00D1509C" w:rsidRDefault="001E4343" w:rsidP="001E4343">
      <w:pPr>
        <w:ind w:left="336" w:firstLine="708"/>
      </w:pPr>
      <w:r>
        <w:lastRenderedPageBreak/>
        <w:t xml:space="preserve">4) Write JSON specifically type as </w:t>
      </w:r>
      <w:r w:rsidRPr="00617640">
        <w:rPr>
          <w:b/>
        </w:rPr>
        <w:t xml:space="preserve">iframe </w:t>
      </w:r>
      <w:r w:rsidRPr="00617640">
        <w:t>or</w:t>
      </w:r>
      <w:r w:rsidRPr="00617640">
        <w:rPr>
          <w:b/>
        </w:rPr>
        <w:t xml:space="preserve"> lightbox</w:t>
      </w:r>
      <w:r>
        <w:t xml:space="preserve">. </w:t>
      </w:r>
      <w:r w:rsidR="00D1509C">
        <w:t xml:space="preserve">Click on </w:t>
      </w:r>
      <w:r w:rsidR="00FA65CE">
        <w:t>Apply</w:t>
      </w:r>
      <w:r w:rsidR="00D1509C">
        <w:t xml:space="preserve"> to enable the Iframe/Light box on HPP.</w:t>
      </w:r>
    </w:p>
    <w:p w:rsidR="00691BFC" w:rsidRDefault="00691BFC" w:rsidP="001E4343">
      <w:pPr>
        <w:ind w:left="336" w:firstLine="708"/>
      </w:pPr>
      <w:r>
        <w:t>Example:</w:t>
      </w:r>
    </w:p>
    <w:p w:rsidR="00691BFC" w:rsidRPr="00617640" w:rsidRDefault="00691BFC" w:rsidP="001E4343">
      <w:pPr>
        <w:ind w:left="336" w:firstLine="708"/>
        <w:rPr>
          <w:i/>
        </w:rPr>
      </w:pPr>
      <w:r w:rsidRPr="00617640">
        <w:rPr>
          <w:i/>
        </w:rPr>
        <w:t>{</w:t>
      </w:r>
    </w:p>
    <w:p w:rsidR="00691BFC" w:rsidRPr="00617640" w:rsidRDefault="00C16B26" w:rsidP="001E4343">
      <w:pPr>
        <w:ind w:left="336" w:firstLine="708"/>
        <w:rPr>
          <w:i/>
        </w:rPr>
      </w:pPr>
      <w:r w:rsidRPr="00617640">
        <w:rPr>
          <w:i/>
        </w:rPr>
        <w:t>“</w:t>
      </w:r>
      <w:r w:rsidR="00691BFC" w:rsidRPr="00617640">
        <w:rPr>
          <w:i/>
        </w:rPr>
        <w:t>type</w:t>
      </w:r>
      <w:r w:rsidRPr="00617640">
        <w:rPr>
          <w:i/>
        </w:rPr>
        <w:t>”</w:t>
      </w:r>
      <w:r w:rsidR="00691BFC" w:rsidRPr="00617640">
        <w:rPr>
          <w:i/>
        </w:rPr>
        <w:t>:</w:t>
      </w:r>
      <w:r w:rsidRPr="00617640">
        <w:rPr>
          <w:i/>
        </w:rPr>
        <w:t>”</w:t>
      </w:r>
      <w:r w:rsidR="00691BFC" w:rsidRPr="00617640">
        <w:rPr>
          <w:i/>
        </w:rPr>
        <w:t>iframe</w:t>
      </w:r>
      <w:r w:rsidRPr="00617640">
        <w:rPr>
          <w:i/>
        </w:rPr>
        <w:t>”</w:t>
      </w:r>
    </w:p>
    <w:p w:rsidR="00691BFC" w:rsidRPr="00617640" w:rsidRDefault="00691BFC" w:rsidP="001E4343">
      <w:pPr>
        <w:ind w:left="336" w:firstLine="708"/>
        <w:rPr>
          <w:i/>
        </w:rPr>
      </w:pPr>
      <w:r w:rsidRPr="00617640">
        <w:rPr>
          <w:i/>
        </w:rPr>
        <w:t>}</w:t>
      </w:r>
    </w:p>
    <w:p w:rsidR="00691BFC" w:rsidRDefault="00691BFC" w:rsidP="001E4343">
      <w:pPr>
        <w:ind w:left="336" w:firstLine="708"/>
      </w:pPr>
      <w:r>
        <w:t>OR</w:t>
      </w:r>
    </w:p>
    <w:p w:rsidR="00691BFC" w:rsidRPr="00617640" w:rsidRDefault="00691BFC" w:rsidP="00691BFC">
      <w:pPr>
        <w:spacing w:before="100" w:beforeAutospacing="1" w:after="100" w:afterAutospacing="1" w:line="240" w:lineRule="atLeast"/>
        <w:ind w:left="336" w:firstLine="708"/>
        <w:rPr>
          <w:i/>
        </w:rPr>
      </w:pPr>
      <w:r w:rsidRPr="00617640">
        <w:rPr>
          <w:i/>
        </w:rPr>
        <w:t>{</w:t>
      </w:r>
    </w:p>
    <w:p w:rsidR="00691BFC" w:rsidRPr="00617640" w:rsidRDefault="00691BFC" w:rsidP="00691BFC">
      <w:pPr>
        <w:spacing w:before="100" w:beforeAutospacing="1" w:after="100" w:afterAutospacing="1" w:line="240" w:lineRule="atLeast"/>
        <w:ind w:firstLine="336"/>
        <w:rPr>
          <w:i/>
        </w:rPr>
      </w:pPr>
      <w:r w:rsidRPr="00617640">
        <w:rPr>
          <w:i/>
        </w:rPr>
        <w:t>                "type": "lightbox",</w:t>
      </w:r>
    </w:p>
    <w:p w:rsidR="00691BFC" w:rsidRPr="00617640" w:rsidRDefault="00691BFC" w:rsidP="00691BFC">
      <w:pPr>
        <w:spacing w:before="100" w:beforeAutospacing="1" w:after="100" w:afterAutospacing="1" w:line="240" w:lineRule="atLeast"/>
        <w:rPr>
          <w:i/>
        </w:rPr>
      </w:pPr>
      <w:r w:rsidRPr="00617640">
        <w:rPr>
          <w:i/>
        </w:rPr>
        <w:t>       </w:t>
      </w:r>
      <w:r w:rsidRPr="00617640">
        <w:rPr>
          <w:i/>
        </w:rPr>
        <w:tab/>
        <w:t>         "lightboxMaskOpacity": 50,</w:t>
      </w:r>
    </w:p>
    <w:p w:rsidR="00691BFC" w:rsidRPr="00617640" w:rsidRDefault="00691BFC" w:rsidP="00691BFC">
      <w:pPr>
        <w:spacing w:before="100" w:beforeAutospacing="1" w:after="100" w:afterAutospacing="1" w:line="240" w:lineRule="atLeast"/>
        <w:rPr>
          <w:i/>
        </w:rPr>
      </w:pPr>
      <w:r w:rsidRPr="00617640">
        <w:rPr>
          <w:i/>
        </w:rPr>
        <w:t>              </w:t>
      </w:r>
      <w:r w:rsidRPr="00617640">
        <w:rPr>
          <w:i/>
        </w:rPr>
        <w:tab/>
        <w:t>  </w:t>
      </w:r>
      <w:r w:rsidRPr="00617640">
        <w:rPr>
          <w:i/>
        </w:rPr>
        <w:tab/>
        <w:t>"lightboxMaskColor": "#000000",</w:t>
      </w:r>
    </w:p>
    <w:p w:rsidR="00691BFC" w:rsidRPr="00617640" w:rsidRDefault="00691BFC" w:rsidP="00691BFC">
      <w:pPr>
        <w:spacing w:before="100" w:beforeAutospacing="1" w:after="100" w:afterAutospacing="1" w:line="240" w:lineRule="atLeast"/>
        <w:rPr>
          <w:i/>
        </w:rPr>
      </w:pPr>
      <w:r w:rsidRPr="00617640">
        <w:rPr>
          <w:i/>
        </w:rPr>
        <w:t>              </w:t>
      </w:r>
      <w:r w:rsidRPr="00617640">
        <w:rPr>
          <w:i/>
        </w:rPr>
        <w:tab/>
      </w:r>
      <w:r w:rsidRPr="00617640">
        <w:rPr>
          <w:i/>
        </w:rPr>
        <w:tab/>
        <w:t>"debug": false</w:t>
      </w:r>
    </w:p>
    <w:p w:rsidR="00691BFC" w:rsidRPr="00617640" w:rsidRDefault="00691BFC" w:rsidP="00691BFC">
      <w:pPr>
        <w:spacing w:before="100" w:beforeAutospacing="1" w:after="100" w:afterAutospacing="1" w:line="240" w:lineRule="atLeast"/>
        <w:ind w:left="708" w:firstLine="708"/>
        <w:rPr>
          <w:i/>
        </w:rPr>
      </w:pPr>
      <w:r w:rsidRPr="00617640">
        <w:rPr>
          <w:i/>
        </w:rPr>
        <w:t>}</w:t>
      </w:r>
    </w:p>
    <w:p w:rsidR="00025E89" w:rsidRDefault="00025E89" w:rsidP="00025E89">
      <w:pPr>
        <w:spacing w:before="100" w:beforeAutospacing="1" w:after="100" w:afterAutospacing="1" w:line="240" w:lineRule="atLeast"/>
      </w:pPr>
      <w:r>
        <w:t>For lightbox JSON settings below two attributes can be specified with merchant specific values.</w:t>
      </w:r>
    </w:p>
    <w:p w:rsidR="00025E89" w:rsidRDefault="00025E89" w:rsidP="00B761DF">
      <w:pPr>
        <w:pStyle w:val="ListParagraph"/>
        <w:numPr>
          <w:ilvl w:val="0"/>
          <w:numId w:val="33"/>
        </w:numPr>
        <w:spacing w:before="100" w:beforeAutospacing="1" w:after="100" w:afterAutospacing="1" w:line="240" w:lineRule="atLeast"/>
      </w:pPr>
      <w:r w:rsidRPr="00691BFC">
        <w:t>lightboxMaskOpacity</w:t>
      </w:r>
    </w:p>
    <w:p w:rsidR="00025E89" w:rsidRPr="00691BFC" w:rsidRDefault="00025E89" w:rsidP="00B761DF">
      <w:pPr>
        <w:pStyle w:val="ListParagraph"/>
        <w:numPr>
          <w:ilvl w:val="0"/>
          <w:numId w:val="33"/>
        </w:numPr>
        <w:spacing w:before="100" w:beforeAutospacing="1" w:after="100" w:afterAutospacing="1" w:line="240" w:lineRule="atLeast"/>
      </w:pPr>
      <w:r w:rsidRPr="00691BFC">
        <w:t>lightboxMaskColor</w:t>
      </w:r>
    </w:p>
    <w:p w:rsidR="00691BFC" w:rsidRDefault="00691BFC" w:rsidP="001E4343">
      <w:pPr>
        <w:ind w:left="336" w:firstLine="708"/>
      </w:pPr>
    </w:p>
    <w:p w:rsidR="000D3447" w:rsidRDefault="00AA1BAD" w:rsidP="004D51F9">
      <w:r w:rsidRPr="00AA1BAD">
        <w:rPr>
          <w:noProof/>
        </w:rPr>
        <w:lastRenderedPageBreak/>
        <w:t xml:space="preserve"> </w:t>
      </w:r>
      <w:r>
        <w:rPr>
          <w:noProof/>
        </w:rPr>
        <w:drawing>
          <wp:inline distT="0" distB="0" distL="0" distR="0" wp14:anchorId="51E34947" wp14:editId="177F1CEF">
            <wp:extent cx="6188710" cy="3264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264535"/>
                    </a:xfrm>
                    <a:prstGeom prst="rect">
                      <a:avLst/>
                    </a:prstGeom>
                  </pic:spPr>
                </pic:pic>
              </a:graphicData>
            </a:graphic>
          </wp:inline>
        </w:drawing>
      </w:r>
    </w:p>
    <w:p w:rsidR="000D3447" w:rsidRDefault="000D3447" w:rsidP="004D51F9"/>
    <w:p w:rsidR="00D57182" w:rsidRDefault="000D3447" w:rsidP="00754A76">
      <w:pPr>
        <w:pStyle w:val="Heading3"/>
        <w:keepNext/>
        <w:keepLines/>
        <w:numPr>
          <w:ilvl w:val="2"/>
          <w:numId w:val="107"/>
        </w:numPr>
        <w:pBdr>
          <w:bottom w:val="none" w:sz="0" w:space="0" w:color="auto"/>
        </w:pBdr>
        <w:spacing w:line="276" w:lineRule="auto"/>
        <w:ind w:left="1764"/>
      </w:pPr>
      <w:bookmarkStart w:id="98" w:name="_Toc18418308"/>
      <w:r w:rsidRPr="00B63D8A">
        <w:rPr>
          <w:i w:val="0"/>
          <w:sz w:val="24"/>
          <w:szCs w:val="24"/>
        </w:rPr>
        <w:t>Country Currency Mapping</w:t>
      </w:r>
      <w:bookmarkEnd w:id="98"/>
      <w:r w:rsidRPr="00B63D8A">
        <w:rPr>
          <w:i w:val="0"/>
          <w:sz w:val="24"/>
          <w:szCs w:val="24"/>
        </w:rPr>
        <w:t xml:space="preserve"> </w:t>
      </w:r>
    </w:p>
    <w:tbl>
      <w:tblPr>
        <w:tblStyle w:val="TableGrid"/>
        <w:tblW w:w="0" w:type="auto"/>
        <w:tblLook w:val="04A0" w:firstRow="1" w:lastRow="0" w:firstColumn="1" w:lastColumn="0" w:noHBand="0" w:noVBand="1"/>
      </w:tblPr>
      <w:tblGrid>
        <w:gridCol w:w="2245"/>
        <w:gridCol w:w="2520"/>
      </w:tblGrid>
      <w:tr w:rsidR="000D3447" w:rsidTr="00101866">
        <w:tc>
          <w:tcPr>
            <w:tcW w:w="2245" w:type="dxa"/>
            <w:shd w:val="clear" w:color="auto" w:fill="DAEEF3" w:themeFill="accent5" w:themeFillTint="33"/>
          </w:tcPr>
          <w:p w:rsidR="000D3447" w:rsidRPr="00101866" w:rsidRDefault="000D3447" w:rsidP="004D51F9">
            <w:pPr>
              <w:rPr>
                <w:b/>
              </w:rPr>
            </w:pPr>
            <w:r w:rsidRPr="00101866">
              <w:rPr>
                <w:b/>
              </w:rPr>
              <w:t xml:space="preserve">Country </w:t>
            </w:r>
          </w:p>
        </w:tc>
        <w:tc>
          <w:tcPr>
            <w:tcW w:w="2520" w:type="dxa"/>
            <w:shd w:val="clear" w:color="auto" w:fill="DAEEF3" w:themeFill="accent5" w:themeFillTint="33"/>
          </w:tcPr>
          <w:p w:rsidR="000D3447" w:rsidRPr="00101866" w:rsidRDefault="000D3447" w:rsidP="004D51F9">
            <w:pPr>
              <w:rPr>
                <w:b/>
              </w:rPr>
            </w:pPr>
            <w:r w:rsidRPr="00101866">
              <w:rPr>
                <w:b/>
              </w:rPr>
              <w:t xml:space="preserve">Currency </w:t>
            </w:r>
          </w:p>
        </w:tc>
      </w:tr>
      <w:tr w:rsidR="000D3447" w:rsidTr="00101866">
        <w:tc>
          <w:tcPr>
            <w:tcW w:w="2245" w:type="dxa"/>
          </w:tcPr>
          <w:p w:rsidR="000D3447" w:rsidRDefault="000D3447" w:rsidP="004D51F9">
            <w:r w:rsidRPr="000D3447">
              <w:t>United States</w:t>
            </w:r>
          </w:p>
        </w:tc>
        <w:tc>
          <w:tcPr>
            <w:tcW w:w="2520" w:type="dxa"/>
          </w:tcPr>
          <w:p w:rsidR="000D3447" w:rsidRDefault="000D3447" w:rsidP="004D51F9">
            <w:r w:rsidRPr="000D3447">
              <w:t>US Dollars</w:t>
            </w:r>
          </w:p>
        </w:tc>
      </w:tr>
      <w:tr w:rsidR="000D3447" w:rsidTr="00101866">
        <w:tc>
          <w:tcPr>
            <w:tcW w:w="2245" w:type="dxa"/>
          </w:tcPr>
          <w:p w:rsidR="000D3447" w:rsidRDefault="000D3447" w:rsidP="004D51F9">
            <w:r w:rsidRPr="000D3447">
              <w:t>UNITED KINGDOM</w:t>
            </w:r>
          </w:p>
        </w:tc>
        <w:tc>
          <w:tcPr>
            <w:tcW w:w="2520" w:type="dxa"/>
          </w:tcPr>
          <w:p w:rsidR="000D3447" w:rsidRDefault="000D3447" w:rsidP="004D51F9">
            <w:r w:rsidRPr="000D3447">
              <w:t>Pound Sterling</w:t>
            </w:r>
          </w:p>
        </w:tc>
      </w:tr>
      <w:tr w:rsidR="000D3447" w:rsidTr="00101866">
        <w:tc>
          <w:tcPr>
            <w:tcW w:w="2245" w:type="dxa"/>
          </w:tcPr>
          <w:p w:rsidR="000D3447" w:rsidRDefault="000D3447" w:rsidP="004D51F9">
            <w:r w:rsidRPr="000D3447">
              <w:t>GERMANY</w:t>
            </w:r>
          </w:p>
        </w:tc>
        <w:tc>
          <w:tcPr>
            <w:tcW w:w="2520" w:type="dxa"/>
          </w:tcPr>
          <w:p w:rsidR="000D3447" w:rsidRDefault="000D3447" w:rsidP="004D51F9">
            <w:r w:rsidRPr="000D3447">
              <w:t>Euro</w:t>
            </w:r>
          </w:p>
        </w:tc>
      </w:tr>
      <w:tr w:rsidR="000D3447" w:rsidTr="00101866">
        <w:tc>
          <w:tcPr>
            <w:tcW w:w="2245" w:type="dxa"/>
          </w:tcPr>
          <w:p w:rsidR="000D3447" w:rsidRDefault="000D3447" w:rsidP="004D51F9">
            <w:r w:rsidRPr="000D3447">
              <w:t>SINGAPORE</w:t>
            </w:r>
          </w:p>
        </w:tc>
        <w:tc>
          <w:tcPr>
            <w:tcW w:w="2520" w:type="dxa"/>
          </w:tcPr>
          <w:p w:rsidR="000D3447" w:rsidRDefault="000D3447" w:rsidP="004D51F9">
            <w:r w:rsidRPr="000D3447">
              <w:t>Singapore Dollar</w:t>
            </w:r>
          </w:p>
        </w:tc>
      </w:tr>
      <w:tr w:rsidR="000D3447" w:rsidTr="00101866">
        <w:tc>
          <w:tcPr>
            <w:tcW w:w="2245" w:type="dxa"/>
          </w:tcPr>
          <w:p w:rsidR="000D3447" w:rsidRDefault="000D3447" w:rsidP="004D51F9">
            <w:r w:rsidRPr="000D3447">
              <w:t>JAPAN</w:t>
            </w:r>
          </w:p>
        </w:tc>
        <w:tc>
          <w:tcPr>
            <w:tcW w:w="2520" w:type="dxa"/>
          </w:tcPr>
          <w:p w:rsidR="000D3447" w:rsidRDefault="000D3447" w:rsidP="004D51F9">
            <w:r w:rsidRPr="000D3447">
              <w:t>Japanese Yen</w:t>
            </w:r>
          </w:p>
        </w:tc>
      </w:tr>
      <w:tr w:rsidR="000D3447" w:rsidTr="00101866">
        <w:tc>
          <w:tcPr>
            <w:tcW w:w="2245" w:type="dxa"/>
          </w:tcPr>
          <w:p w:rsidR="000D3447" w:rsidRDefault="000D3447" w:rsidP="004D51F9">
            <w:r w:rsidRPr="000D3447">
              <w:t>SWEDEN</w:t>
            </w:r>
          </w:p>
        </w:tc>
        <w:tc>
          <w:tcPr>
            <w:tcW w:w="2520" w:type="dxa"/>
          </w:tcPr>
          <w:p w:rsidR="000D3447" w:rsidRDefault="000D3447" w:rsidP="004D51F9">
            <w:r w:rsidRPr="000D3447">
              <w:t>Yuan Renminbi</w:t>
            </w:r>
          </w:p>
        </w:tc>
      </w:tr>
      <w:tr w:rsidR="000D3447" w:rsidTr="00101866">
        <w:tc>
          <w:tcPr>
            <w:tcW w:w="2245" w:type="dxa"/>
          </w:tcPr>
          <w:p w:rsidR="000D3447" w:rsidRDefault="000D3447" w:rsidP="004D51F9">
            <w:r w:rsidRPr="000D3447">
              <w:t>CHINA</w:t>
            </w:r>
          </w:p>
        </w:tc>
        <w:tc>
          <w:tcPr>
            <w:tcW w:w="2520" w:type="dxa"/>
          </w:tcPr>
          <w:p w:rsidR="000D3447" w:rsidRDefault="000D3447" w:rsidP="004D51F9">
            <w:r w:rsidRPr="000D3447">
              <w:t>Euro</w:t>
            </w:r>
          </w:p>
        </w:tc>
      </w:tr>
      <w:tr w:rsidR="000D3447" w:rsidTr="00101866">
        <w:tc>
          <w:tcPr>
            <w:tcW w:w="2245" w:type="dxa"/>
          </w:tcPr>
          <w:p w:rsidR="000D3447" w:rsidRPr="000D3447" w:rsidRDefault="000D3447" w:rsidP="004D51F9">
            <w:r w:rsidRPr="000D3447">
              <w:t>FRANCE</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RUSSIAN FEDERATION</w:t>
            </w:r>
          </w:p>
        </w:tc>
        <w:tc>
          <w:tcPr>
            <w:tcW w:w="2520" w:type="dxa"/>
          </w:tcPr>
          <w:p w:rsidR="000D3447" w:rsidRPr="000D3447" w:rsidRDefault="000D3447" w:rsidP="004D51F9">
            <w:r w:rsidRPr="000D3447">
              <w:t>Russian Ruble</w:t>
            </w:r>
          </w:p>
        </w:tc>
      </w:tr>
      <w:tr w:rsidR="000D3447" w:rsidTr="00101866">
        <w:tc>
          <w:tcPr>
            <w:tcW w:w="2245" w:type="dxa"/>
          </w:tcPr>
          <w:p w:rsidR="000D3447" w:rsidRPr="000D3447" w:rsidRDefault="000D3447" w:rsidP="004D51F9">
            <w:r w:rsidRPr="000D3447">
              <w:t>BELGIUM</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ITALY</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CANADA</w:t>
            </w:r>
          </w:p>
        </w:tc>
        <w:tc>
          <w:tcPr>
            <w:tcW w:w="2520" w:type="dxa"/>
          </w:tcPr>
          <w:p w:rsidR="000D3447" w:rsidRPr="000D3447" w:rsidRDefault="000D3447" w:rsidP="004D51F9">
            <w:r w:rsidRPr="000D3447">
              <w:t>Canadian Dollar</w:t>
            </w:r>
          </w:p>
        </w:tc>
      </w:tr>
      <w:tr w:rsidR="000D3447" w:rsidTr="00101866">
        <w:tc>
          <w:tcPr>
            <w:tcW w:w="2245" w:type="dxa"/>
          </w:tcPr>
          <w:p w:rsidR="000D3447" w:rsidRPr="000D3447" w:rsidRDefault="000D3447" w:rsidP="004D51F9">
            <w:r w:rsidRPr="000D3447">
              <w:t>AUSTRALIA</w:t>
            </w:r>
          </w:p>
        </w:tc>
        <w:tc>
          <w:tcPr>
            <w:tcW w:w="2520" w:type="dxa"/>
          </w:tcPr>
          <w:p w:rsidR="000D3447" w:rsidRPr="000D3447" w:rsidRDefault="000D3447" w:rsidP="004D51F9">
            <w:r w:rsidRPr="000D3447">
              <w:t>Australian Dollar</w:t>
            </w:r>
          </w:p>
        </w:tc>
      </w:tr>
    </w:tbl>
    <w:p w:rsidR="000D3447" w:rsidRDefault="000D3447" w:rsidP="004D51F9"/>
    <w:p w:rsidR="004D51F9" w:rsidRDefault="00574B1C" w:rsidP="00754A76">
      <w:pPr>
        <w:pStyle w:val="Heading3"/>
        <w:keepNext/>
        <w:keepLines/>
        <w:numPr>
          <w:ilvl w:val="2"/>
          <w:numId w:val="107"/>
        </w:numPr>
        <w:pBdr>
          <w:bottom w:val="none" w:sz="0" w:space="0" w:color="auto"/>
        </w:pBdr>
        <w:spacing w:line="276" w:lineRule="auto"/>
        <w:ind w:left="1764"/>
        <w:rPr>
          <w:sz w:val="24"/>
          <w:szCs w:val="24"/>
        </w:rPr>
      </w:pPr>
      <w:bookmarkStart w:id="99" w:name="_Toc18418309"/>
      <w:r w:rsidRPr="00404939">
        <w:rPr>
          <w:i w:val="0"/>
          <w:sz w:val="24"/>
          <w:szCs w:val="24"/>
        </w:rPr>
        <w:t xml:space="preserve">Country Currency </w:t>
      </w:r>
      <w:r>
        <w:rPr>
          <w:i w:val="0"/>
          <w:sz w:val="24"/>
          <w:szCs w:val="24"/>
        </w:rPr>
        <w:t>and Locale Mapping for Klarna</w:t>
      </w:r>
      <w:bookmarkEnd w:id="99"/>
      <w:r>
        <w:rPr>
          <w:i w:val="0"/>
          <w:sz w:val="24"/>
          <w:szCs w:val="24"/>
        </w:rPr>
        <w:t xml:space="preserve"> </w:t>
      </w:r>
    </w:p>
    <w:tbl>
      <w:tblPr>
        <w:tblStyle w:val="TableGrid"/>
        <w:tblW w:w="0" w:type="auto"/>
        <w:tblLook w:val="04A0" w:firstRow="1" w:lastRow="0" w:firstColumn="1" w:lastColumn="0" w:noHBand="0" w:noVBand="1"/>
      </w:tblPr>
      <w:tblGrid>
        <w:gridCol w:w="2394"/>
        <w:gridCol w:w="2394"/>
        <w:gridCol w:w="2394"/>
        <w:gridCol w:w="2394"/>
      </w:tblGrid>
      <w:tr w:rsidR="00574B1C" w:rsidTr="00411B70">
        <w:tc>
          <w:tcPr>
            <w:tcW w:w="2394" w:type="dxa"/>
            <w:shd w:val="clear" w:color="auto" w:fill="BFBFBF" w:themeFill="background1" w:themeFillShade="BF"/>
          </w:tcPr>
          <w:p w:rsidR="00574B1C" w:rsidRDefault="00574B1C" w:rsidP="00411B70">
            <w:r>
              <w:t>purchase_country</w:t>
            </w:r>
          </w:p>
        </w:tc>
        <w:tc>
          <w:tcPr>
            <w:tcW w:w="2394" w:type="dxa"/>
            <w:shd w:val="clear" w:color="auto" w:fill="BFBFBF" w:themeFill="background1" w:themeFillShade="BF"/>
          </w:tcPr>
          <w:p w:rsidR="00574B1C" w:rsidRDefault="00574B1C" w:rsidP="00411B70">
            <w:r>
              <w:t>purchase_currency</w:t>
            </w:r>
          </w:p>
        </w:tc>
        <w:tc>
          <w:tcPr>
            <w:tcW w:w="2394" w:type="dxa"/>
            <w:shd w:val="clear" w:color="auto" w:fill="BFBFBF" w:themeFill="background1" w:themeFillShade="BF"/>
          </w:tcPr>
          <w:p w:rsidR="00574B1C" w:rsidRDefault="00574B1C" w:rsidP="00411B70">
            <w:r>
              <w:t>locale</w:t>
            </w:r>
          </w:p>
        </w:tc>
        <w:tc>
          <w:tcPr>
            <w:tcW w:w="2394" w:type="dxa"/>
            <w:shd w:val="clear" w:color="auto" w:fill="BFBFBF" w:themeFill="background1" w:themeFillShade="BF"/>
          </w:tcPr>
          <w:p w:rsidR="00574B1C" w:rsidRDefault="00574B1C" w:rsidP="00411B70">
            <w:r>
              <w:t>extra locale</w:t>
            </w:r>
          </w:p>
        </w:tc>
      </w:tr>
      <w:tr w:rsidR="00574B1C" w:rsidTr="00411B70">
        <w:tc>
          <w:tcPr>
            <w:tcW w:w="2394" w:type="dxa"/>
          </w:tcPr>
          <w:p w:rsidR="00574B1C" w:rsidRDefault="00574B1C" w:rsidP="00411B70">
            <w:r>
              <w:rPr>
                <w:rFonts w:ascii="Calibri" w:hAnsi="Calibri"/>
                <w:color w:val="333333"/>
                <w:shd w:val="clear" w:color="auto" w:fill="FFFFFF"/>
              </w:rPr>
              <w:t>AT</w:t>
            </w:r>
          </w:p>
        </w:tc>
        <w:tc>
          <w:tcPr>
            <w:tcW w:w="2394" w:type="dxa"/>
          </w:tcPr>
          <w:p w:rsidR="00574B1C" w:rsidRDefault="00574B1C" w:rsidP="00411B70">
            <w:r>
              <w:t>Euro</w:t>
            </w:r>
          </w:p>
        </w:tc>
        <w:tc>
          <w:tcPr>
            <w:tcW w:w="2394" w:type="dxa"/>
          </w:tcPr>
          <w:p w:rsidR="00574B1C" w:rsidRDefault="00574B1C" w:rsidP="00411B70">
            <w:r>
              <w:t>de-at</w:t>
            </w:r>
          </w:p>
        </w:tc>
        <w:tc>
          <w:tcPr>
            <w:tcW w:w="2394" w:type="dxa"/>
          </w:tcPr>
          <w:p w:rsidR="00574B1C" w:rsidRDefault="00574B1C" w:rsidP="00411B70">
            <w:r>
              <w:t>en-at</w:t>
            </w:r>
          </w:p>
        </w:tc>
      </w:tr>
      <w:tr w:rsidR="00574B1C" w:rsidTr="00411B70">
        <w:tc>
          <w:tcPr>
            <w:tcW w:w="2394" w:type="dxa"/>
          </w:tcPr>
          <w:p w:rsidR="00574B1C" w:rsidRDefault="00574B1C" w:rsidP="00411B70">
            <w:r>
              <w:rPr>
                <w:rFonts w:ascii="Calibri" w:hAnsi="Calibri"/>
                <w:color w:val="333333"/>
                <w:shd w:val="clear" w:color="auto" w:fill="FFFFFF"/>
              </w:rPr>
              <w:t>FI</w:t>
            </w:r>
          </w:p>
        </w:tc>
        <w:tc>
          <w:tcPr>
            <w:tcW w:w="2394" w:type="dxa"/>
          </w:tcPr>
          <w:p w:rsidR="00574B1C" w:rsidRDefault="00574B1C" w:rsidP="00411B70">
            <w:r>
              <w:t>Euro</w:t>
            </w:r>
          </w:p>
        </w:tc>
        <w:tc>
          <w:tcPr>
            <w:tcW w:w="2394" w:type="dxa"/>
          </w:tcPr>
          <w:p w:rsidR="00574B1C" w:rsidRDefault="00574B1C" w:rsidP="00411B70">
            <w:r>
              <w:t>fi-fi</w:t>
            </w:r>
          </w:p>
        </w:tc>
        <w:tc>
          <w:tcPr>
            <w:tcW w:w="2394" w:type="dxa"/>
          </w:tcPr>
          <w:p w:rsidR="00574B1C" w:rsidRDefault="00574B1C" w:rsidP="00411B70">
            <w:r>
              <w:t>en-fi , sv-fi</w:t>
            </w:r>
          </w:p>
        </w:tc>
      </w:tr>
      <w:tr w:rsidR="00574B1C" w:rsidTr="00411B70">
        <w:tc>
          <w:tcPr>
            <w:tcW w:w="2394" w:type="dxa"/>
          </w:tcPr>
          <w:p w:rsidR="00574B1C" w:rsidRDefault="00574B1C" w:rsidP="00411B70">
            <w:r>
              <w:rPr>
                <w:rFonts w:ascii="Calibri" w:hAnsi="Calibri"/>
                <w:color w:val="333333"/>
                <w:shd w:val="clear" w:color="auto" w:fill="FFFFFF"/>
              </w:rPr>
              <w:t>DE</w:t>
            </w:r>
          </w:p>
        </w:tc>
        <w:tc>
          <w:tcPr>
            <w:tcW w:w="2394" w:type="dxa"/>
          </w:tcPr>
          <w:p w:rsidR="00574B1C" w:rsidRDefault="00574B1C" w:rsidP="00411B70">
            <w:r>
              <w:t>Euro</w:t>
            </w:r>
          </w:p>
        </w:tc>
        <w:tc>
          <w:tcPr>
            <w:tcW w:w="2394" w:type="dxa"/>
          </w:tcPr>
          <w:p w:rsidR="00574B1C" w:rsidRDefault="00574B1C" w:rsidP="00411B70">
            <w:r>
              <w:t>de-de</w:t>
            </w:r>
          </w:p>
        </w:tc>
        <w:tc>
          <w:tcPr>
            <w:tcW w:w="2394" w:type="dxa"/>
          </w:tcPr>
          <w:p w:rsidR="00574B1C" w:rsidRDefault="00574B1C" w:rsidP="00411B70">
            <w:r>
              <w:t>en-de</w:t>
            </w:r>
          </w:p>
        </w:tc>
      </w:tr>
      <w:tr w:rsidR="00574B1C" w:rsidTr="00411B70">
        <w:tc>
          <w:tcPr>
            <w:tcW w:w="2394" w:type="dxa"/>
          </w:tcPr>
          <w:p w:rsidR="00574B1C" w:rsidRDefault="00574B1C" w:rsidP="00411B70">
            <w:r>
              <w:rPr>
                <w:rFonts w:ascii="Calibri" w:hAnsi="Calibri"/>
                <w:color w:val="333333"/>
                <w:shd w:val="clear" w:color="auto" w:fill="FFFFFF"/>
              </w:rPr>
              <w:t>NL</w:t>
            </w:r>
          </w:p>
        </w:tc>
        <w:tc>
          <w:tcPr>
            <w:tcW w:w="2394" w:type="dxa"/>
          </w:tcPr>
          <w:p w:rsidR="00574B1C" w:rsidRDefault="00574B1C" w:rsidP="00411B70">
            <w:r>
              <w:t>Euro</w:t>
            </w:r>
          </w:p>
        </w:tc>
        <w:tc>
          <w:tcPr>
            <w:tcW w:w="2394" w:type="dxa"/>
          </w:tcPr>
          <w:p w:rsidR="00574B1C" w:rsidRDefault="00574B1C" w:rsidP="00411B70">
            <w:r>
              <w:t>nl-nl</w:t>
            </w:r>
          </w:p>
        </w:tc>
        <w:tc>
          <w:tcPr>
            <w:tcW w:w="2394" w:type="dxa"/>
          </w:tcPr>
          <w:p w:rsidR="00574B1C" w:rsidRDefault="00574B1C" w:rsidP="00411B70">
            <w:r>
              <w:t>en-nl</w:t>
            </w:r>
          </w:p>
        </w:tc>
      </w:tr>
      <w:tr w:rsidR="00574B1C" w:rsidTr="00411B70">
        <w:tc>
          <w:tcPr>
            <w:tcW w:w="2394" w:type="dxa"/>
          </w:tcPr>
          <w:p w:rsidR="00574B1C" w:rsidRDefault="00574B1C" w:rsidP="00411B70">
            <w:r>
              <w:rPr>
                <w:rFonts w:ascii="Calibri" w:hAnsi="Calibri"/>
                <w:color w:val="333333"/>
                <w:shd w:val="clear" w:color="auto" w:fill="FFFFFF"/>
              </w:rPr>
              <w:t>NO</w:t>
            </w:r>
          </w:p>
        </w:tc>
        <w:tc>
          <w:tcPr>
            <w:tcW w:w="2394" w:type="dxa"/>
          </w:tcPr>
          <w:p w:rsidR="00574B1C" w:rsidRDefault="00574B1C" w:rsidP="00411B70">
            <w:r>
              <w:rPr>
                <w:rFonts w:ascii="Calibri" w:hAnsi="Calibri"/>
                <w:color w:val="333333"/>
                <w:shd w:val="clear" w:color="auto" w:fill="FFFFFF"/>
              </w:rPr>
              <w:t>NOK</w:t>
            </w:r>
          </w:p>
        </w:tc>
        <w:tc>
          <w:tcPr>
            <w:tcW w:w="2394" w:type="dxa"/>
          </w:tcPr>
          <w:p w:rsidR="00574B1C" w:rsidRDefault="00574B1C" w:rsidP="00411B70">
            <w:r>
              <w:t>nb-no</w:t>
            </w:r>
          </w:p>
        </w:tc>
        <w:tc>
          <w:tcPr>
            <w:tcW w:w="2394" w:type="dxa"/>
          </w:tcPr>
          <w:p w:rsidR="00574B1C" w:rsidRDefault="00574B1C" w:rsidP="00411B70">
            <w:r>
              <w:t>en-no</w:t>
            </w:r>
          </w:p>
        </w:tc>
      </w:tr>
      <w:tr w:rsidR="00574B1C" w:rsidTr="00411B70">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SE</w:t>
            </w:r>
          </w:p>
        </w:tc>
        <w:tc>
          <w:tcPr>
            <w:tcW w:w="2394" w:type="dxa"/>
          </w:tcPr>
          <w:p w:rsidR="00574B1C" w:rsidRDefault="00574B1C" w:rsidP="00411B70">
            <w:r>
              <w:rPr>
                <w:rFonts w:ascii="Calibri" w:hAnsi="Calibri"/>
                <w:color w:val="333333"/>
                <w:shd w:val="clear" w:color="auto" w:fill="FFFFFF"/>
              </w:rPr>
              <w:t>SEK</w:t>
            </w:r>
          </w:p>
        </w:tc>
        <w:tc>
          <w:tcPr>
            <w:tcW w:w="2394" w:type="dxa"/>
          </w:tcPr>
          <w:p w:rsidR="00574B1C" w:rsidRDefault="00574B1C" w:rsidP="00411B70">
            <w:r>
              <w:t>sv-se</w:t>
            </w:r>
          </w:p>
        </w:tc>
        <w:tc>
          <w:tcPr>
            <w:tcW w:w="2394" w:type="dxa"/>
          </w:tcPr>
          <w:p w:rsidR="00574B1C" w:rsidRDefault="00574B1C" w:rsidP="00411B70">
            <w:r>
              <w:t>en-se</w:t>
            </w:r>
          </w:p>
        </w:tc>
      </w:tr>
      <w:tr w:rsidR="00574B1C" w:rsidTr="00411B70">
        <w:trPr>
          <w:trHeight w:val="70"/>
        </w:trPr>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GB</w:t>
            </w:r>
          </w:p>
        </w:tc>
        <w:tc>
          <w:tcPr>
            <w:tcW w:w="2394" w:type="dxa"/>
          </w:tcPr>
          <w:p w:rsidR="00574B1C" w:rsidRDefault="00574B1C" w:rsidP="00411B70">
            <w:r>
              <w:rPr>
                <w:rFonts w:ascii="Calibri" w:hAnsi="Calibri"/>
                <w:color w:val="333333"/>
                <w:shd w:val="clear" w:color="auto" w:fill="FFFFFF"/>
              </w:rPr>
              <w:t>GBP</w:t>
            </w:r>
          </w:p>
        </w:tc>
        <w:tc>
          <w:tcPr>
            <w:tcW w:w="2394" w:type="dxa"/>
          </w:tcPr>
          <w:p w:rsidR="00574B1C" w:rsidRDefault="00574B1C" w:rsidP="00411B70">
            <w:r>
              <w:t>gb-gb</w:t>
            </w:r>
          </w:p>
        </w:tc>
        <w:tc>
          <w:tcPr>
            <w:tcW w:w="2394" w:type="dxa"/>
          </w:tcPr>
          <w:p w:rsidR="00574B1C" w:rsidRDefault="00574B1C" w:rsidP="00411B70">
            <w:r>
              <w:t>en-sb</w:t>
            </w:r>
          </w:p>
        </w:tc>
      </w:tr>
    </w:tbl>
    <w:p w:rsidR="00574B1C" w:rsidRPr="00574B1C" w:rsidRDefault="002700E3" w:rsidP="00404939">
      <w:pPr>
        <w:pStyle w:val="ListParagraph"/>
        <w:numPr>
          <w:ilvl w:val="0"/>
          <w:numId w:val="65"/>
        </w:numPr>
      </w:pPr>
      <w:r>
        <w:lastRenderedPageBreak/>
        <w:t xml:space="preserve">Ensure the appropriate locale ,currencies and countries setting are available in business manager. </w:t>
      </w:r>
    </w:p>
    <w:p w:rsidR="00A55063" w:rsidRDefault="004D51F9" w:rsidP="00754A76">
      <w:pPr>
        <w:pStyle w:val="Heading2"/>
        <w:numPr>
          <w:ilvl w:val="1"/>
          <w:numId w:val="107"/>
        </w:numPr>
      </w:pPr>
      <w:bookmarkStart w:id="100" w:name="_Toc18418310"/>
      <w:r>
        <w:t>CUSTOM</w:t>
      </w:r>
      <w:r w:rsidR="00A55063">
        <w:t xml:space="preserve"> CODE</w:t>
      </w:r>
      <w:bookmarkEnd w:id="100"/>
      <w:r w:rsidR="000456A1">
        <w:t xml:space="preserve"> </w:t>
      </w:r>
    </w:p>
    <w:p w:rsidR="00B60DA6" w:rsidRDefault="00B60DA6" w:rsidP="000456A1">
      <w:pPr>
        <w:ind w:left="1044"/>
        <w:rPr>
          <w:b/>
          <w:u w:val="single"/>
        </w:rPr>
      </w:pPr>
    </w:p>
    <w:p w:rsidR="000456A1" w:rsidRDefault="000456A1" w:rsidP="00FB7945">
      <w:pPr>
        <w:ind w:left="90"/>
      </w:pPr>
      <w:r w:rsidRPr="00103D53">
        <w:rPr>
          <w:b/>
          <w:u w:val="single"/>
        </w:rPr>
        <w:t>Pre-Requisite:</w:t>
      </w:r>
      <w:r>
        <w:rPr>
          <w:b/>
          <w:u w:val="single"/>
        </w:rPr>
        <w:t xml:space="preserve"> </w:t>
      </w:r>
      <w:r>
        <w:t xml:space="preserve">Make sure the cartridge of site </w:t>
      </w:r>
      <w:r w:rsidR="009C67DE">
        <w:t>SiteGenesis</w:t>
      </w:r>
      <w:r w:rsidR="00D57182">
        <w:t xml:space="preserve">  </w:t>
      </w:r>
      <w:r w:rsidR="00537D76">
        <w:t>“</w:t>
      </w:r>
      <w:r w:rsidR="00C1081F" w:rsidRPr="00CF09F1">
        <w:rPr>
          <w:b/>
        </w:rPr>
        <w:t>int_worldpay</w:t>
      </w:r>
      <w:r w:rsidR="00D57182" w:rsidRPr="00CF09F1">
        <w:rPr>
          <w:b/>
        </w:rPr>
        <w:t>:</w:t>
      </w:r>
      <w:r w:rsidR="00E01875" w:rsidRPr="00CF09F1">
        <w:rPr>
          <w:b/>
        </w:rPr>
        <w:t>int_worldpay_core</w:t>
      </w:r>
      <w:r w:rsidR="00D57182" w:rsidRPr="00CF09F1">
        <w:rPr>
          <w:b/>
        </w:rPr>
        <w:t>:</w:t>
      </w:r>
      <w:r w:rsidR="00F23465" w:rsidRPr="00CF09F1">
        <w:rPr>
          <w:b/>
        </w:rPr>
        <w:t>app_storefront_controllers:app_storefront_core</w:t>
      </w:r>
      <w:r w:rsidR="00537D76" w:rsidRPr="00CF09F1">
        <w:rPr>
          <w:b/>
        </w:rPr>
        <w:t>”</w:t>
      </w:r>
      <w:r w:rsidR="00D57182">
        <w:t xml:space="preserve"> </w:t>
      </w:r>
      <w:r w:rsidR="00537D76">
        <w:t xml:space="preserve">is </w:t>
      </w:r>
      <w:r>
        <w:t>specified in Site Settings path under Manage Sites &gt; Merchant Site</w:t>
      </w:r>
    </w:p>
    <w:p w:rsidR="00816B20" w:rsidRDefault="00816B20" w:rsidP="00FB7945">
      <w:pPr>
        <w:ind w:left="360"/>
      </w:pPr>
      <w:r>
        <w:t xml:space="preserve">This section covers only </w:t>
      </w:r>
      <w:r w:rsidR="00D10626">
        <w:t>SiteGenesis</w:t>
      </w:r>
      <w:r w:rsidR="00F12AE6">
        <w:t xml:space="preserve"> </w:t>
      </w:r>
      <w:r>
        <w:t xml:space="preserve">changes required in </w:t>
      </w:r>
      <w:r w:rsidR="00FE3400">
        <w:t>int_worldpay</w:t>
      </w:r>
      <w:r>
        <w:t xml:space="preserve"> to support controllers to work.</w:t>
      </w:r>
    </w:p>
    <w:p w:rsidR="004D51F9" w:rsidRPr="00EF0876" w:rsidRDefault="004D51F9" w:rsidP="00E32D77">
      <w:pPr>
        <w:pStyle w:val="Heading3"/>
        <w:keepNext/>
        <w:keepLines/>
        <w:numPr>
          <w:ilvl w:val="2"/>
          <w:numId w:val="43"/>
        </w:numPr>
        <w:pBdr>
          <w:bottom w:val="none" w:sz="0" w:space="0" w:color="auto"/>
        </w:pBdr>
        <w:spacing w:line="276" w:lineRule="auto"/>
        <w:rPr>
          <w:i w:val="0"/>
          <w:sz w:val="24"/>
          <w:szCs w:val="24"/>
        </w:rPr>
      </w:pPr>
      <w:bookmarkStart w:id="101" w:name="_Update_Replace_"/>
      <w:bookmarkStart w:id="102" w:name="_Toc413668635"/>
      <w:bookmarkStart w:id="103" w:name="_Toc413668757"/>
      <w:bookmarkStart w:id="104" w:name="_Toc443296974"/>
      <w:bookmarkStart w:id="105" w:name="_Toc443297096"/>
      <w:bookmarkStart w:id="106" w:name="_Toc443403263"/>
      <w:bookmarkStart w:id="107" w:name="_Toc443403709"/>
      <w:bookmarkStart w:id="108" w:name="_Toc443403811"/>
      <w:bookmarkStart w:id="109" w:name="_Toc445466935"/>
      <w:bookmarkStart w:id="110" w:name="_Toc478742358"/>
      <w:bookmarkStart w:id="111" w:name="_Toc479166943"/>
      <w:bookmarkStart w:id="112" w:name="_Toc479167703"/>
      <w:bookmarkStart w:id="113" w:name="_Toc479341037"/>
      <w:bookmarkStart w:id="114" w:name="_Toc479341121"/>
      <w:bookmarkStart w:id="115" w:name="_Toc479578010"/>
      <w:bookmarkStart w:id="116" w:name="_Toc413668636"/>
      <w:bookmarkStart w:id="117" w:name="_Toc413668758"/>
      <w:bookmarkStart w:id="118" w:name="_Toc443296975"/>
      <w:bookmarkStart w:id="119" w:name="_Toc443297097"/>
      <w:bookmarkStart w:id="120" w:name="_Toc443403264"/>
      <w:bookmarkStart w:id="121" w:name="_Toc443403710"/>
      <w:bookmarkStart w:id="122" w:name="_Toc443403812"/>
      <w:bookmarkStart w:id="123" w:name="_Toc445466936"/>
      <w:bookmarkStart w:id="124" w:name="_Toc478742359"/>
      <w:bookmarkStart w:id="125" w:name="_Toc479166944"/>
      <w:bookmarkStart w:id="126" w:name="_Toc479167704"/>
      <w:bookmarkStart w:id="127" w:name="_Toc479341038"/>
      <w:bookmarkStart w:id="128" w:name="_Toc479341122"/>
      <w:bookmarkStart w:id="129" w:name="_Toc479578011"/>
      <w:bookmarkStart w:id="130" w:name="_Toc413668637"/>
      <w:bookmarkStart w:id="131" w:name="_Toc413668759"/>
      <w:bookmarkStart w:id="132" w:name="_Toc443296976"/>
      <w:bookmarkStart w:id="133" w:name="_Toc443297098"/>
      <w:bookmarkStart w:id="134" w:name="_Toc443403265"/>
      <w:bookmarkStart w:id="135" w:name="_Toc443403711"/>
      <w:bookmarkStart w:id="136" w:name="_Toc443403813"/>
      <w:bookmarkStart w:id="137" w:name="_Toc445466937"/>
      <w:bookmarkStart w:id="138" w:name="_Toc478742360"/>
      <w:bookmarkStart w:id="139" w:name="_Toc479166945"/>
      <w:bookmarkStart w:id="140" w:name="_Toc479167705"/>
      <w:bookmarkStart w:id="141" w:name="_Toc479341039"/>
      <w:bookmarkStart w:id="142" w:name="_Toc479341123"/>
      <w:bookmarkStart w:id="143" w:name="_Toc479578012"/>
      <w:bookmarkStart w:id="144" w:name="_Toc413668638"/>
      <w:bookmarkStart w:id="145" w:name="_Toc413668760"/>
      <w:bookmarkStart w:id="146" w:name="_Toc443296977"/>
      <w:bookmarkStart w:id="147" w:name="_Toc443297099"/>
      <w:bookmarkStart w:id="148" w:name="_Toc443403266"/>
      <w:bookmarkStart w:id="149" w:name="_Toc443403712"/>
      <w:bookmarkStart w:id="150" w:name="_Toc443403814"/>
      <w:bookmarkStart w:id="151" w:name="_Toc445466938"/>
      <w:bookmarkStart w:id="152" w:name="_Toc478742361"/>
      <w:bookmarkStart w:id="153" w:name="_Toc479166946"/>
      <w:bookmarkStart w:id="154" w:name="_Toc479167706"/>
      <w:bookmarkStart w:id="155" w:name="_Toc479341040"/>
      <w:bookmarkStart w:id="156" w:name="_Toc479341124"/>
      <w:bookmarkStart w:id="157" w:name="_Toc479578013"/>
      <w:bookmarkStart w:id="158" w:name="_Toc413668639"/>
      <w:bookmarkStart w:id="159" w:name="_Toc413668761"/>
      <w:bookmarkStart w:id="160" w:name="_Toc443296978"/>
      <w:bookmarkStart w:id="161" w:name="_Toc443297100"/>
      <w:bookmarkStart w:id="162" w:name="_Toc443403267"/>
      <w:bookmarkStart w:id="163" w:name="_Toc443403713"/>
      <w:bookmarkStart w:id="164" w:name="_Toc443403815"/>
      <w:bookmarkStart w:id="165" w:name="_Toc445466939"/>
      <w:bookmarkStart w:id="166" w:name="_Toc478742362"/>
      <w:bookmarkStart w:id="167" w:name="_Toc479166947"/>
      <w:bookmarkStart w:id="168" w:name="_Toc479167707"/>
      <w:bookmarkStart w:id="169" w:name="_Toc479341041"/>
      <w:bookmarkStart w:id="170" w:name="_Toc479341125"/>
      <w:bookmarkStart w:id="171" w:name="_Toc479578014"/>
      <w:bookmarkStart w:id="172" w:name="_Toc413668640"/>
      <w:bookmarkStart w:id="173" w:name="_Toc413668762"/>
      <w:bookmarkStart w:id="174" w:name="_Toc443296979"/>
      <w:bookmarkStart w:id="175" w:name="_Toc443297101"/>
      <w:bookmarkStart w:id="176" w:name="_Toc443403268"/>
      <w:bookmarkStart w:id="177" w:name="_Toc443403714"/>
      <w:bookmarkStart w:id="178" w:name="_Toc443403816"/>
      <w:bookmarkStart w:id="179" w:name="_Toc445466940"/>
      <w:bookmarkStart w:id="180" w:name="_Toc478742363"/>
      <w:bookmarkStart w:id="181" w:name="_Toc479166948"/>
      <w:bookmarkStart w:id="182" w:name="_Toc479167708"/>
      <w:bookmarkStart w:id="183" w:name="_Toc479341042"/>
      <w:bookmarkStart w:id="184" w:name="_Toc479341126"/>
      <w:bookmarkStart w:id="185" w:name="_Toc479578015"/>
      <w:bookmarkStart w:id="186" w:name="_Toc413668641"/>
      <w:bookmarkStart w:id="187" w:name="_Toc413668763"/>
      <w:bookmarkStart w:id="188" w:name="_Toc443296980"/>
      <w:bookmarkStart w:id="189" w:name="_Toc443297102"/>
      <w:bookmarkStart w:id="190" w:name="_Toc443403269"/>
      <w:bookmarkStart w:id="191" w:name="_Toc443403715"/>
      <w:bookmarkStart w:id="192" w:name="_Toc443403817"/>
      <w:bookmarkStart w:id="193" w:name="_Toc445466941"/>
      <w:bookmarkStart w:id="194" w:name="_Toc478742364"/>
      <w:bookmarkStart w:id="195" w:name="_Toc479166949"/>
      <w:bookmarkStart w:id="196" w:name="_Toc479167709"/>
      <w:bookmarkStart w:id="197" w:name="_Toc479341043"/>
      <w:bookmarkStart w:id="198" w:name="_Toc479341127"/>
      <w:bookmarkStart w:id="199" w:name="_Toc479578016"/>
      <w:bookmarkStart w:id="200" w:name="_Toc413668642"/>
      <w:bookmarkStart w:id="201" w:name="_Toc413668764"/>
      <w:bookmarkStart w:id="202" w:name="_Toc443296981"/>
      <w:bookmarkStart w:id="203" w:name="_Toc443297103"/>
      <w:bookmarkStart w:id="204" w:name="_Toc443403270"/>
      <w:bookmarkStart w:id="205" w:name="_Toc443403716"/>
      <w:bookmarkStart w:id="206" w:name="_Toc443403818"/>
      <w:bookmarkStart w:id="207" w:name="_Toc445466942"/>
      <w:bookmarkStart w:id="208" w:name="_Toc478742365"/>
      <w:bookmarkStart w:id="209" w:name="_Toc479166950"/>
      <w:bookmarkStart w:id="210" w:name="_Toc479167710"/>
      <w:bookmarkStart w:id="211" w:name="_Toc479341044"/>
      <w:bookmarkStart w:id="212" w:name="_Toc479341128"/>
      <w:bookmarkStart w:id="213" w:name="_Toc479578017"/>
      <w:bookmarkStart w:id="214" w:name="_Toc413668643"/>
      <w:bookmarkStart w:id="215" w:name="_Toc413668765"/>
      <w:bookmarkStart w:id="216" w:name="_Toc443296982"/>
      <w:bookmarkStart w:id="217" w:name="_Toc443297104"/>
      <w:bookmarkStart w:id="218" w:name="_Toc443403271"/>
      <w:bookmarkStart w:id="219" w:name="_Toc443403717"/>
      <w:bookmarkStart w:id="220" w:name="_Toc443403819"/>
      <w:bookmarkStart w:id="221" w:name="_Toc445466943"/>
      <w:bookmarkStart w:id="222" w:name="_Toc478742366"/>
      <w:bookmarkStart w:id="223" w:name="_Toc479166951"/>
      <w:bookmarkStart w:id="224" w:name="_Toc479167711"/>
      <w:bookmarkStart w:id="225" w:name="_Toc479341045"/>
      <w:bookmarkStart w:id="226" w:name="_Toc479341129"/>
      <w:bookmarkStart w:id="227" w:name="_Toc479578018"/>
      <w:bookmarkStart w:id="228" w:name="_Toc413668775"/>
      <w:bookmarkStart w:id="229" w:name="_Toc18418311"/>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EF0876">
        <w:rPr>
          <w:i w:val="0"/>
          <w:sz w:val="24"/>
          <w:szCs w:val="24"/>
        </w:rPr>
        <w:t>Error Messaging</w:t>
      </w:r>
      <w:bookmarkEnd w:id="228"/>
      <w:bookmarkEnd w:id="229"/>
      <w:r w:rsidRPr="00EF0876">
        <w:rPr>
          <w:i w:val="0"/>
          <w:sz w:val="24"/>
          <w:szCs w:val="24"/>
        </w:rPr>
        <w:t xml:space="preserve"> </w:t>
      </w:r>
    </w:p>
    <w:p w:rsidR="004D51F9" w:rsidRDefault="004D51F9" w:rsidP="004D51F9">
      <w:pPr>
        <w:pStyle w:val="ListParagraph"/>
        <w:rPr>
          <w:rFonts w:asciiTheme="majorHAnsi" w:eastAsiaTheme="majorEastAsia" w:hAnsiTheme="majorHAnsi" w:cstheme="majorBidi"/>
          <w:b/>
          <w:bCs/>
          <w:i/>
          <w:iCs/>
        </w:rPr>
      </w:pPr>
      <w:r>
        <w:rPr>
          <w:rFonts w:ascii="Calibri" w:hAnsi="Calibri"/>
          <w:color w:val="393939"/>
          <w:sz w:val="21"/>
          <w:szCs w:val="21"/>
        </w:rPr>
        <w:t xml:space="preserve">In </w:t>
      </w:r>
      <w:r w:rsidR="004C7A5C">
        <w:rPr>
          <w:rFonts w:ascii="Calibri" w:hAnsi="Calibri"/>
          <w:color w:val="393939"/>
          <w:sz w:val="21"/>
          <w:szCs w:val="21"/>
        </w:rPr>
        <w:t>cartridge,</w:t>
      </w:r>
      <w:r>
        <w:rPr>
          <w:rFonts w:ascii="Calibri" w:hAnsi="Calibri"/>
          <w:color w:val="393939"/>
          <w:sz w:val="21"/>
          <w:szCs w:val="21"/>
        </w:rPr>
        <w:t xml:space="preserv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4D51F9" w:rsidRPr="00EF0876" w:rsidRDefault="004D51F9" w:rsidP="00E32D77">
      <w:pPr>
        <w:pStyle w:val="Heading3"/>
        <w:keepNext/>
        <w:keepLines/>
        <w:numPr>
          <w:ilvl w:val="2"/>
          <w:numId w:val="43"/>
        </w:numPr>
        <w:pBdr>
          <w:bottom w:val="none" w:sz="0" w:space="0" w:color="auto"/>
        </w:pBdr>
        <w:spacing w:line="276" w:lineRule="auto"/>
        <w:rPr>
          <w:i w:val="0"/>
          <w:sz w:val="24"/>
          <w:szCs w:val="24"/>
        </w:rPr>
      </w:pPr>
      <w:bookmarkStart w:id="230" w:name="_Toc18418312"/>
      <w:r w:rsidRPr="00EF0876">
        <w:rPr>
          <w:i w:val="0"/>
          <w:sz w:val="24"/>
          <w:szCs w:val="24"/>
        </w:rPr>
        <w:t>Client Side Encryption</w:t>
      </w:r>
      <w:bookmarkEnd w:id="230"/>
    </w:p>
    <w:p w:rsidR="00E951BC" w:rsidRDefault="00E951BC" w:rsidP="00E951BC">
      <w:pPr>
        <w:ind w:left="1080"/>
        <w:jc w:val="both"/>
      </w:pPr>
      <w:r>
        <w:t>Please get the client side encryption from the worldpay merchant interface in order to encrypt the Card PII data. This will prevent the exposure of Card PII over the network. Download the public key of Client side encryption from worldpay interface and configure it in the site preference (‘</w:t>
      </w:r>
      <w:r w:rsidRPr="00D02625">
        <w:t>Worldpay Client Side Encryption Public Key</w:t>
      </w:r>
      <w:r>
        <w:t>’) available in business manager (</w:t>
      </w:r>
      <w:r w:rsidR="004B3A7F">
        <w:t>SiteGenesis</w:t>
      </w:r>
      <w:r w:rsidRPr="00357C59">
        <w:t xml:space="preserve"> Merchant Tools&gt;Site Preferences&gt;Custom Site Preference Groups</w:t>
      </w:r>
      <w:r>
        <w:t>).</w:t>
      </w:r>
    </w:p>
    <w:p w:rsidR="00AE0F2D" w:rsidRDefault="00E951BC" w:rsidP="00101866">
      <w:pPr>
        <w:ind w:left="1080"/>
        <w:rPr>
          <w:rFonts w:ascii="Consolas" w:hAnsi="Consolas" w:cs="Consolas"/>
          <w:sz w:val="20"/>
          <w:szCs w:val="20"/>
        </w:rPr>
      </w:pPr>
      <w:r>
        <w:rPr>
          <w:noProof/>
        </w:rPr>
        <w:drawing>
          <wp:inline distT="0" distB="0" distL="0" distR="0" wp14:anchorId="0285C522" wp14:editId="60E867B1">
            <wp:extent cx="5824836" cy="2567354"/>
            <wp:effectExtent l="0" t="0" r="508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394" cy="2575093"/>
                    </a:xfrm>
                    <a:prstGeom prst="rect">
                      <a:avLst/>
                    </a:prstGeom>
                    <a:noFill/>
                    <a:ln>
                      <a:noFill/>
                    </a:ln>
                  </pic:spPr>
                </pic:pic>
              </a:graphicData>
            </a:graphic>
          </wp:inline>
        </w:drawing>
      </w:r>
    </w:p>
    <w:p w:rsidR="00993917" w:rsidRPr="00EF0876" w:rsidRDefault="00797BF6" w:rsidP="00797BF6">
      <w:pPr>
        <w:pStyle w:val="Heading3"/>
        <w:keepNext/>
        <w:keepLines/>
        <w:pBdr>
          <w:bottom w:val="none" w:sz="0" w:space="0" w:color="auto"/>
        </w:pBdr>
        <w:spacing w:line="276" w:lineRule="auto"/>
        <w:rPr>
          <w:i w:val="0"/>
          <w:sz w:val="24"/>
          <w:szCs w:val="24"/>
        </w:rPr>
      </w:pPr>
      <w:bookmarkStart w:id="231" w:name="_Toc8306056"/>
      <w:bookmarkStart w:id="232" w:name="_Toc18418313"/>
      <w:r>
        <w:rPr>
          <w:i w:val="0"/>
          <w:sz w:val="24"/>
          <w:szCs w:val="24"/>
        </w:rPr>
        <w:t xml:space="preserve">3.3.3 </w:t>
      </w:r>
      <w:r w:rsidR="00993917" w:rsidRPr="00EF0876">
        <w:rPr>
          <w:i w:val="0"/>
          <w:sz w:val="24"/>
          <w:szCs w:val="24"/>
        </w:rPr>
        <w:t>Form File Changes</w:t>
      </w:r>
      <w:bookmarkEnd w:id="231"/>
      <w:bookmarkEnd w:id="232"/>
    </w:p>
    <w:p w:rsidR="00993917" w:rsidRDefault="00993917" w:rsidP="00993917">
      <w:pPr>
        <w:ind w:left="1044"/>
        <w:jc w:val="both"/>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t>
      </w:r>
      <w:r>
        <w:rPr>
          <w:rFonts w:eastAsiaTheme="majorEastAsia" w:cstheme="majorBidi"/>
          <w:bCs/>
        </w:rPr>
        <w:t>Worldpay</w:t>
      </w:r>
      <w:r w:rsidRPr="001F6A51">
        <w:rPr>
          <w:rFonts w:eastAsiaTheme="majorEastAsia" w:cstheme="majorBidi"/>
          <w:bCs/>
        </w:rPr>
        <w:t xml:space="preserve"> mandatory requirement</w:t>
      </w:r>
      <w:r>
        <w:rPr>
          <w:rFonts w:eastAsiaTheme="majorEastAsia" w:cstheme="majorBidi"/>
          <w:bCs/>
        </w:rPr>
        <w:t>. We have delivered only default locale form files. If merchant require any specific locale they can copy the required form to respective locales.</w:t>
      </w:r>
    </w:p>
    <w:p w:rsidR="00993917" w:rsidRDefault="00993917" w:rsidP="00993917">
      <w:pPr>
        <w:spacing w:after="0" w:line="240" w:lineRule="auto"/>
        <w:ind w:left="336" w:firstLine="708"/>
        <w:rPr>
          <w:rFonts w:eastAsiaTheme="majorEastAsia" w:cstheme="majorBidi"/>
          <w:bCs/>
        </w:rPr>
      </w:pPr>
      <w:r>
        <w:rPr>
          <w:rFonts w:eastAsiaTheme="majorEastAsia" w:cstheme="majorBidi"/>
          <w:bCs/>
        </w:rPr>
        <w:t>Purpose: Worldpay XML request must have country code in UPPERCASE.</w:t>
      </w:r>
    </w:p>
    <w:p w:rsidR="00993917" w:rsidRDefault="00993917" w:rsidP="00993917">
      <w:pPr>
        <w:spacing w:after="0" w:line="240" w:lineRule="auto"/>
        <w:ind w:left="336" w:firstLine="708"/>
        <w:rPr>
          <w:rFonts w:eastAsiaTheme="majorEastAsia" w:cstheme="majorBidi"/>
          <w:bCs/>
        </w:rPr>
      </w:pPr>
    </w:p>
    <w:p w:rsidR="00993917" w:rsidRDefault="00993917" w:rsidP="00993917">
      <w:pPr>
        <w:spacing w:after="0" w:line="240" w:lineRule="auto"/>
        <w:ind w:left="336" w:firstLine="708"/>
        <w:rPr>
          <w:rFonts w:ascii="Segoe UI" w:eastAsia="Times New Roman" w:hAnsi="Segoe UI" w:cs="Segoe UI"/>
          <w:color w:val="000000"/>
          <w:sz w:val="20"/>
          <w:szCs w:val="20"/>
        </w:rPr>
      </w:pPr>
    </w:p>
    <w:p w:rsidR="00993917" w:rsidRPr="00EE7F39" w:rsidRDefault="00993917" w:rsidP="00E32D77">
      <w:pPr>
        <w:pStyle w:val="Heading2"/>
        <w:numPr>
          <w:ilvl w:val="1"/>
          <w:numId w:val="43"/>
        </w:numPr>
      </w:pPr>
      <w:bookmarkStart w:id="233" w:name="_Toc479578008"/>
      <w:bookmarkStart w:id="234" w:name="_Toc8306057"/>
      <w:bookmarkStart w:id="235" w:name="_Toc18418314"/>
      <w:r>
        <w:lastRenderedPageBreak/>
        <w:t>CUSTOM CODE FOR CONTROLLERS</w:t>
      </w:r>
      <w:bookmarkEnd w:id="233"/>
      <w:bookmarkEnd w:id="234"/>
      <w:bookmarkEnd w:id="235"/>
      <w:r>
        <w:t xml:space="preserve"> </w:t>
      </w:r>
    </w:p>
    <w:p w:rsidR="00993917" w:rsidRDefault="00993917" w:rsidP="00993917">
      <w:pPr>
        <w:ind w:left="1080"/>
        <w:jc w:val="both"/>
      </w:pPr>
      <w:r w:rsidRPr="00EE7F39">
        <w:rPr>
          <w:u w:val="single"/>
        </w:rPr>
        <w:t>Pre-Requisite:</w:t>
      </w:r>
      <w:r w:rsidRPr="00EE7F39">
        <w:t xml:space="preserve"> </w:t>
      </w:r>
      <w:r>
        <w:t>Make sure the controller cartridge of site site-genesis is (say, e.g. app_sitegenesis_controllers) and “int_worldpay” are specified in Site Settings path under Manage Sites &gt; Merchant Site</w:t>
      </w:r>
    </w:p>
    <w:p w:rsidR="00993917" w:rsidRDefault="00993917" w:rsidP="00993917">
      <w:pPr>
        <w:ind w:left="1080"/>
        <w:jc w:val="both"/>
      </w:pPr>
      <w:r>
        <w:t>This section covers only controller changes required in int_worldpay to support controllers to work.</w:t>
      </w:r>
    </w:p>
    <w:p w:rsidR="00993917" w:rsidRPr="00EE7F39" w:rsidRDefault="00993917" w:rsidP="00E32D77">
      <w:pPr>
        <w:pStyle w:val="Heading3"/>
        <w:keepNext/>
        <w:keepLines/>
        <w:numPr>
          <w:ilvl w:val="2"/>
          <w:numId w:val="43"/>
        </w:numPr>
        <w:pBdr>
          <w:bottom w:val="none" w:sz="0" w:space="0" w:color="auto"/>
        </w:pBdr>
        <w:spacing w:line="276" w:lineRule="auto"/>
        <w:ind w:left="1764"/>
        <w:rPr>
          <w:i w:val="0"/>
          <w:sz w:val="24"/>
          <w:szCs w:val="24"/>
        </w:rPr>
      </w:pPr>
      <w:bookmarkStart w:id="236" w:name="_Toc471212131"/>
      <w:bookmarkStart w:id="237" w:name="_Toc479578009"/>
      <w:bookmarkStart w:id="238" w:name="_Toc8306058"/>
      <w:bookmarkStart w:id="239" w:name="_Toc18418315"/>
      <w:r w:rsidRPr="00EE7F39">
        <w:rPr>
          <w:i w:val="0"/>
          <w:sz w:val="24"/>
          <w:szCs w:val="24"/>
        </w:rPr>
        <w:t>Generic Sectio</w:t>
      </w:r>
      <w:bookmarkEnd w:id="236"/>
      <w:r w:rsidRPr="00EE7F39">
        <w:rPr>
          <w:i w:val="0"/>
          <w:sz w:val="24"/>
          <w:szCs w:val="24"/>
        </w:rPr>
        <w:t>n</w:t>
      </w:r>
      <w:bookmarkEnd w:id="237"/>
      <w:bookmarkEnd w:id="238"/>
      <w:bookmarkEnd w:id="239"/>
    </w:p>
    <w:p w:rsidR="00993917" w:rsidRPr="00EE7F39" w:rsidRDefault="00993917" w:rsidP="00993917">
      <w:pPr>
        <w:ind w:left="1080"/>
        <w:jc w:val="both"/>
        <w:rPr>
          <w:b/>
          <w:color w:val="548DD4" w:themeColor="text2" w:themeTint="99"/>
          <w:sz w:val="28"/>
          <w:szCs w:val="28"/>
        </w:rPr>
      </w:pPr>
      <w:r w:rsidRPr="00EE7F39">
        <w:rPr>
          <w:b/>
          <w:color w:val="548DD4" w:themeColor="text2" w:themeTint="99"/>
          <w:sz w:val="28"/>
          <w:szCs w:val="28"/>
        </w:rPr>
        <w:t>Replacing the references of SiteGenesiscontroller in WorldPay Cartridge</w:t>
      </w:r>
    </w:p>
    <w:p w:rsidR="00993917" w:rsidRDefault="00993917" w:rsidP="00993917">
      <w:pPr>
        <w:ind w:left="1080"/>
        <w:jc w:val="both"/>
      </w:pPr>
      <w:r>
        <w:t xml:space="preserve">Replace reference of storefront cartridge name in Global variables (say, </w:t>
      </w:r>
      <w:r w:rsidRPr="00EE7F39">
        <w:t>app_storefront_controllers)</w:t>
      </w:r>
      <w:r w:rsidRPr="00816B20">
        <w:t xml:space="preserve"> </w:t>
      </w:r>
      <w:r>
        <w:t xml:space="preserve">with sitegenesis controller cartridge name (say, </w:t>
      </w:r>
      <w:r w:rsidRPr="00EE7F39">
        <w:t>app_sitegenesis_controllers)</w:t>
      </w:r>
    </w:p>
    <w:p w:rsidR="00993917" w:rsidRDefault="00993917" w:rsidP="00993917">
      <w:pPr>
        <w:ind w:left="1080"/>
        <w:jc w:val="both"/>
      </w:pPr>
      <w:r>
        <w:t>This modification is required in two controller files “WorldPay.ds” and “WorldPayHelper.ds”</w:t>
      </w:r>
    </w:p>
    <w:p w:rsidR="00993917" w:rsidRDefault="00993917" w:rsidP="00993917">
      <w:pPr>
        <w:ind w:left="1080"/>
        <w:jc w:val="both"/>
      </w:pPr>
      <w:r>
        <w:rPr>
          <w:noProof/>
        </w:rPr>
        <w:drawing>
          <wp:inline distT="0" distB="0" distL="0" distR="0" wp14:anchorId="3B5C1112" wp14:editId="5607B974">
            <wp:extent cx="53340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0933" cy="401320"/>
                    </a:xfrm>
                    <a:prstGeom prst="rect">
                      <a:avLst/>
                    </a:prstGeom>
                    <a:noFill/>
                    <a:ln>
                      <a:noFill/>
                    </a:ln>
                  </pic:spPr>
                </pic:pic>
              </a:graphicData>
            </a:graphic>
          </wp:inline>
        </w:drawing>
      </w:r>
    </w:p>
    <w:p w:rsidR="00993917" w:rsidRDefault="00993917" w:rsidP="00993917">
      <w:pPr>
        <w:ind w:left="1080"/>
        <w:jc w:val="both"/>
      </w:pPr>
      <w:r>
        <w:t xml:space="preserve">Replace reference of storefront cartridge name in ISML with sitegenesis core cartridge name (say, </w:t>
      </w:r>
      <w:r w:rsidRPr="00EE7F39">
        <w:t>app_sitegenesis_core)</w:t>
      </w:r>
    </w:p>
    <w:p w:rsidR="00993917" w:rsidRDefault="00993917" w:rsidP="00993917">
      <w:pPr>
        <w:ind w:left="1080"/>
        <w:jc w:val="both"/>
      </w:pPr>
      <w:r>
        <w:t>This modification is required in ISML file “worldpaypaymentmethods.isml”, code specified below</w:t>
      </w:r>
    </w:p>
    <w:p w:rsidR="00993917" w:rsidRDefault="00993917" w:rsidP="00993917">
      <w:pPr>
        <w:ind w:left="1080"/>
        <w:jc w:val="both"/>
      </w:pPr>
      <w:r w:rsidRPr="00CF0352">
        <w:t>var currentCountry = require('</w:t>
      </w:r>
      <w:r w:rsidRPr="00EE7F39">
        <w:t>app_sitegenesis_core/</w:t>
      </w:r>
      <w:r w:rsidRPr="00CF0352">
        <w:t>cartridge/scripts/util/Countries').getCurrent(pdict);</w:t>
      </w:r>
    </w:p>
    <w:p w:rsidR="00993917" w:rsidRPr="00D35B33" w:rsidRDefault="00993917" w:rsidP="00993917">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COBilling.js</w:t>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“returnToForm” Function</w:t>
      </w:r>
    </w:p>
    <w:p w:rsidR="00993917" w:rsidRDefault="00993917" w:rsidP="00993917">
      <w:pPr>
        <w:pStyle w:val="ListParagraph"/>
        <w:numPr>
          <w:ilvl w:val="0"/>
          <w:numId w:val="55"/>
        </w:numPr>
        <w:spacing w:after="0"/>
        <w:jc w:val="both"/>
      </w:pPr>
      <w:r w:rsidRPr="00EE7F39">
        <w:t>Include script module at the top of script include section</w:t>
      </w:r>
    </w:p>
    <w:p w:rsidR="00993917" w:rsidRPr="00EE7F39" w:rsidRDefault="00993917" w:rsidP="00993917">
      <w:pPr>
        <w:pStyle w:val="ListParagraph"/>
        <w:spacing w:after="0"/>
        <w:ind w:left="1440"/>
        <w:jc w:val="both"/>
      </w:pPr>
      <w:r>
        <w:t xml:space="preserve">Include global variable below the var guard </w:t>
      </w:r>
    </w:p>
    <w:tbl>
      <w:tblPr>
        <w:tblStyle w:val="TableGrid"/>
        <w:tblW w:w="10231" w:type="dxa"/>
        <w:tblLook w:val="04A0" w:firstRow="1" w:lastRow="0" w:firstColumn="1" w:lastColumn="0" w:noHBand="0" w:noVBand="1"/>
      </w:tblPr>
      <w:tblGrid>
        <w:gridCol w:w="10231"/>
      </w:tblGrid>
      <w:tr w:rsidR="00993917" w:rsidTr="00BA2222">
        <w:trPr>
          <w:trHeight w:val="364"/>
        </w:trPr>
        <w:tc>
          <w:tcPr>
            <w:tcW w:w="10231" w:type="dxa"/>
          </w:tcPr>
          <w:p w:rsidR="00993917" w:rsidRPr="00EE7F39" w:rsidRDefault="00993917" w:rsidP="00BA2222">
            <w:pPr>
              <w:spacing w:after="200" w:line="276" w:lineRule="auto"/>
              <w:ind w:left="1080"/>
              <w:jc w:val="both"/>
            </w:pPr>
            <w:r w:rsidRPr="00404939">
              <w:rPr>
                <w:highlight w:val="yellow"/>
              </w:rPr>
              <w:t>var WorldpayHelper = require('</w:t>
            </w:r>
            <w:r>
              <w:rPr>
                <w:highlight w:val="yellow"/>
              </w:rPr>
              <w:t>int_worldpay</w:t>
            </w:r>
            <w:r w:rsidRPr="00404939">
              <w:rPr>
                <w:highlight w:val="yellow"/>
              </w:rPr>
              <w:t>/cartridge/scripts/WorldpayHelper');</w:t>
            </w:r>
          </w:p>
        </w:tc>
      </w:tr>
    </w:tbl>
    <w:p w:rsidR="00993917" w:rsidRPr="00203B44" w:rsidRDefault="00993917" w:rsidP="00993917">
      <w:pPr>
        <w:ind w:left="360"/>
        <w:rPr>
          <w:rFonts w:eastAsiaTheme="majorEastAsia" w:cstheme="majorBidi"/>
          <w:bCs/>
        </w:rPr>
      </w:pPr>
    </w:p>
    <w:p w:rsidR="00993917" w:rsidRPr="00EE7F39" w:rsidRDefault="00993917" w:rsidP="00993917">
      <w:pPr>
        <w:pStyle w:val="ListParagraph"/>
        <w:numPr>
          <w:ilvl w:val="0"/>
          <w:numId w:val="55"/>
        </w:numPr>
        <w:jc w:val="both"/>
      </w:pPr>
      <w:r w:rsidRPr="00EE7F39">
        <w:t>Replace params section by below code snippet under the function returnToForm to handle error cases</w:t>
      </w:r>
    </w:p>
    <w:tbl>
      <w:tblPr>
        <w:tblStyle w:val="TableGrid"/>
        <w:tblW w:w="0" w:type="auto"/>
        <w:tblInd w:w="18" w:type="dxa"/>
        <w:tblLook w:val="04A0" w:firstRow="1" w:lastRow="0" w:firstColumn="1" w:lastColumn="0" w:noHBand="0" w:noVBand="1"/>
      </w:tblPr>
      <w:tblGrid>
        <w:gridCol w:w="9718"/>
      </w:tblGrid>
      <w:tr w:rsidR="00993917" w:rsidRPr="00E33D85" w:rsidTr="00BA2222">
        <w:tc>
          <w:tcPr>
            <w:tcW w:w="10278" w:type="dxa"/>
          </w:tcPr>
          <w:p w:rsidR="00993917" w:rsidRPr="00822908" w:rsidRDefault="00993917" w:rsidP="00BA2222">
            <w:pPr>
              <w:autoSpaceDE w:val="0"/>
              <w:autoSpaceDN w:val="0"/>
              <w:adjustRightInd w:val="0"/>
              <w:ind w:left="1080"/>
              <w:rPr>
                <w:sz w:val="20"/>
                <w:szCs w:val="20"/>
              </w:rPr>
            </w:pPr>
            <w:r w:rsidRPr="00822908">
              <w:rPr>
                <w:sz w:val="20"/>
                <w:szCs w:val="20"/>
              </w:rPr>
              <w:t>function returnToForm(cart, params) {</w:t>
            </w:r>
          </w:p>
          <w:p w:rsidR="00993917" w:rsidRPr="00822908" w:rsidRDefault="00993917" w:rsidP="00BA2222">
            <w:pPr>
              <w:autoSpaceDE w:val="0"/>
              <w:autoSpaceDN w:val="0"/>
              <w:adjustRightInd w:val="0"/>
              <w:ind w:left="1080"/>
              <w:rPr>
                <w:sz w:val="20"/>
                <w:szCs w:val="20"/>
              </w:rPr>
            </w:pPr>
            <w:r w:rsidRPr="00822908">
              <w:rPr>
                <w:sz w:val="20"/>
                <w:szCs w:val="20"/>
              </w:rPr>
              <w:t xml:space="preserve">    var pageMeta = require('~/cartridge/scripts/meta');</w:t>
            </w:r>
          </w:p>
          <w:p w:rsidR="00993917" w:rsidRPr="00822908" w:rsidRDefault="00993917" w:rsidP="00BA2222">
            <w:pPr>
              <w:autoSpaceDE w:val="0"/>
              <w:autoSpaceDN w:val="0"/>
              <w:adjustRightInd w:val="0"/>
              <w:ind w:left="1080"/>
              <w:rPr>
                <w:sz w:val="20"/>
                <w:szCs w:val="20"/>
              </w:rPr>
            </w:pPr>
          </w:p>
          <w:p w:rsidR="00993917" w:rsidRPr="00822908" w:rsidRDefault="00993917" w:rsidP="00BA2222">
            <w:pPr>
              <w:autoSpaceDE w:val="0"/>
              <w:autoSpaceDN w:val="0"/>
              <w:adjustRightInd w:val="0"/>
              <w:ind w:left="1080"/>
              <w:rPr>
                <w:sz w:val="20"/>
                <w:szCs w:val="20"/>
              </w:rPr>
            </w:pPr>
            <w:r w:rsidRPr="00822908">
              <w:rPr>
                <w:sz w:val="20"/>
                <w:szCs w:val="20"/>
              </w:rPr>
              <w:t xml:space="preserve">    // if the payment method is set to gift certificate get the gift certificate code from the form</w:t>
            </w:r>
          </w:p>
          <w:p w:rsidR="00993917" w:rsidRPr="00822908" w:rsidRDefault="00993917" w:rsidP="00BA2222">
            <w:pPr>
              <w:autoSpaceDE w:val="0"/>
              <w:autoSpaceDN w:val="0"/>
              <w:adjustRightInd w:val="0"/>
              <w:ind w:left="1080"/>
              <w:rPr>
                <w:sz w:val="20"/>
                <w:szCs w:val="20"/>
              </w:rPr>
            </w:pPr>
            <w:r w:rsidRPr="00822908">
              <w:rPr>
                <w:sz w:val="20"/>
                <w:szCs w:val="20"/>
              </w:rPr>
              <w:t xml:space="preserve">    if (!empty(cart.getPaymentInstrument()) &amp;&amp; cart.getPaymentInstrument().getPaymentMethod() === PaymentInstrument.METHOD_GIFT_CERTIFICATE) {</w:t>
            </w:r>
          </w:p>
          <w:p w:rsidR="00993917" w:rsidRPr="00822908" w:rsidRDefault="00993917" w:rsidP="00BA2222">
            <w:pPr>
              <w:autoSpaceDE w:val="0"/>
              <w:autoSpaceDN w:val="0"/>
              <w:adjustRightInd w:val="0"/>
              <w:ind w:left="1080"/>
              <w:rPr>
                <w:sz w:val="20"/>
                <w:szCs w:val="20"/>
              </w:rPr>
            </w:pPr>
            <w:r w:rsidRPr="00822908">
              <w:rPr>
                <w:sz w:val="20"/>
                <w:szCs w:val="20"/>
              </w:rPr>
              <w:t xml:space="preserve">        app.getForm('billing').copyFrom({</w:t>
            </w:r>
          </w:p>
          <w:p w:rsidR="00993917" w:rsidRPr="00822908" w:rsidRDefault="00993917" w:rsidP="00BA2222">
            <w:pPr>
              <w:autoSpaceDE w:val="0"/>
              <w:autoSpaceDN w:val="0"/>
              <w:adjustRightInd w:val="0"/>
              <w:ind w:left="1080"/>
              <w:rPr>
                <w:sz w:val="20"/>
                <w:szCs w:val="20"/>
              </w:rPr>
            </w:pPr>
            <w:r w:rsidRPr="00822908">
              <w:rPr>
                <w:sz w:val="20"/>
                <w:szCs w:val="20"/>
              </w:rPr>
              <w:t xml:space="preserve">            giftCertCode: cart.getPaymentInstrument().getGiftCertificateCode()</w:t>
            </w:r>
          </w:p>
          <w:p w:rsidR="00993917" w:rsidRPr="00822908" w:rsidRDefault="00993917" w:rsidP="00BA2222">
            <w:pPr>
              <w:autoSpaceDE w:val="0"/>
              <w:autoSpaceDN w:val="0"/>
              <w:adjustRightInd w:val="0"/>
              <w:ind w:left="1080"/>
              <w:rPr>
                <w:sz w:val="20"/>
                <w:szCs w:val="20"/>
              </w:rPr>
            </w:pPr>
            <w:r w:rsidRPr="00822908">
              <w:rPr>
                <w:sz w:val="20"/>
                <w:szCs w:val="20"/>
              </w:rPr>
              <w:lastRenderedPageBreak/>
              <w:t xml:space="preserve">        });</w:t>
            </w:r>
          </w:p>
          <w:p w:rsidR="00993917" w:rsidRPr="00822908" w:rsidRDefault="00993917" w:rsidP="00BA2222">
            <w:pPr>
              <w:autoSpaceDE w:val="0"/>
              <w:autoSpaceDN w:val="0"/>
              <w:adjustRightInd w:val="0"/>
              <w:ind w:left="1080"/>
              <w:rPr>
                <w:sz w:val="20"/>
                <w:szCs w:val="20"/>
              </w:rPr>
            </w:pPr>
            <w:r w:rsidRPr="00822908">
              <w:rPr>
                <w:sz w:val="20"/>
                <w:szCs w:val="20"/>
              </w:rPr>
              <w:t xml:space="preserve">    }</w:t>
            </w:r>
          </w:p>
          <w:p w:rsidR="00993917" w:rsidRPr="00822908" w:rsidRDefault="00993917" w:rsidP="00BA2222">
            <w:pPr>
              <w:autoSpaceDE w:val="0"/>
              <w:autoSpaceDN w:val="0"/>
              <w:adjustRightInd w:val="0"/>
              <w:ind w:left="1080"/>
              <w:rPr>
                <w:sz w:val="20"/>
                <w:szCs w:val="20"/>
              </w:rPr>
            </w:pPr>
          </w:p>
          <w:p w:rsidR="00993917" w:rsidRPr="00822908" w:rsidRDefault="00993917" w:rsidP="00BA2222">
            <w:pPr>
              <w:autoSpaceDE w:val="0"/>
              <w:autoSpaceDN w:val="0"/>
              <w:adjustRightInd w:val="0"/>
              <w:ind w:left="1080"/>
              <w:rPr>
                <w:sz w:val="20"/>
                <w:szCs w:val="20"/>
              </w:rPr>
            </w:pPr>
            <w:r w:rsidRPr="00822908">
              <w:rPr>
                <w:sz w:val="20"/>
                <w:szCs w:val="20"/>
              </w:rPr>
              <w:t xml:space="preserve">    pageMeta.update({</w:t>
            </w:r>
          </w:p>
          <w:p w:rsidR="00993917" w:rsidRPr="00822908" w:rsidRDefault="00993917" w:rsidP="00BA2222">
            <w:pPr>
              <w:autoSpaceDE w:val="0"/>
              <w:autoSpaceDN w:val="0"/>
              <w:adjustRightInd w:val="0"/>
              <w:ind w:left="1080"/>
              <w:rPr>
                <w:sz w:val="20"/>
                <w:szCs w:val="20"/>
              </w:rPr>
            </w:pPr>
            <w:r w:rsidRPr="00822908">
              <w:rPr>
                <w:sz w:val="20"/>
                <w:szCs w:val="20"/>
              </w:rPr>
              <w:t xml:space="preserve">        pageTitle: Resource.msg('billing.meta.pagetitle', 'checkout', 'SiteGenesis Checkout')</w:t>
            </w:r>
          </w:p>
          <w:p w:rsidR="00993917" w:rsidRPr="00822908" w:rsidRDefault="00993917" w:rsidP="00BA2222">
            <w:pPr>
              <w:autoSpaceDE w:val="0"/>
              <w:autoSpaceDN w:val="0"/>
              <w:adjustRightInd w:val="0"/>
              <w:ind w:left="1080"/>
              <w:rPr>
                <w:sz w:val="20"/>
                <w:szCs w:val="20"/>
              </w:rPr>
            </w:pPr>
            <w:r w:rsidRPr="00822908">
              <w:rPr>
                <w:sz w:val="20"/>
                <w:szCs w:val="20"/>
              </w:rPr>
              <w:t xml:space="preserve">    });</w:t>
            </w:r>
          </w:p>
          <w:p w:rsidR="00993917" w:rsidRPr="00822908" w:rsidRDefault="00993917" w:rsidP="00BA2222">
            <w:pPr>
              <w:autoSpaceDE w:val="0"/>
              <w:autoSpaceDN w:val="0"/>
              <w:adjustRightInd w:val="0"/>
              <w:ind w:left="1080"/>
              <w:rPr>
                <w:sz w:val="20"/>
                <w:szCs w:val="20"/>
              </w:rPr>
            </w:pPr>
          </w:p>
          <w:p w:rsidR="00993917" w:rsidRPr="00404939" w:rsidRDefault="00993917" w:rsidP="00BA2222">
            <w:pPr>
              <w:autoSpaceDE w:val="0"/>
              <w:autoSpaceDN w:val="0"/>
              <w:adjustRightInd w:val="0"/>
              <w:ind w:left="1080"/>
              <w:rPr>
                <w:sz w:val="20"/>
                <w:szCs w:val="20"/>
                <w:highlight w:val="yellow"/>
              </w:rPr>
            </w:pPr>
            <w:r w:rsidRPr="00822908">
              <w:rPr>
                <w:sz w:val="20"/>
                <w:szCs w:val="20"/>
              </w:rPr>
              <w:t xml:space="preserve">    </w:t>
            </w:r>
            <w:r w:rsidRPr="00404939">
              <w:rPr>
                <w:sz w:val="20"/>
                <w:szCs w:val="20"/>
                <w:highlight w:val="yellow"/>
              </w:rPr>
              <w:t>if (params &amp;&amp; params.errorMessage) {</w:t>
            </w:r>
          </w:p>
          <w:p w:rsidR="00993917" w:rsidRPr="00404939" w:rsidRDefault="00993917" w:rsidP="00BA2222">
            <w:pPr>
              <w:autoSpaceDE w:val="0"/>
              <w:autoSpaceDN w:val="0"/>
              <w:adjustRightInd w:val="0"/>
              <w:ind w:left="1080"/>
              <w:rPr>
                <w:sz w:val="20"/>
                <w:szCs w:val="20"/>
                <w:highlight w:val="yellow"/>
              </w:rPr>
            </w:pPr>
            <w:r w:rsidRPr="00404939">
              <w:rPr>
                <w:sz w:val="20"/>
                <w:szCs w:val="20"/>
                <w:highlight w:val="yellow"/>
              </w:rPr>
              <w:t xml:space="preserve">        app.getView(require('~/cartridge/scripts/object').extend(params, {</w:t>
            </w:r>
          </w:p>
          <w:p w:rsidR="00993917" w:rsidRPr="00404939" w:rsidRDefault="00993917" w:rsidP="00BA2222">
            <w:pPr>
              <w:autoSpaceDE w:val="0"/>
              <w:autoSpaceDN w:val="0"/>
              <w:adjustRightInd w:val="0"/>
              <w:ind w:left="1080"/>
              <w:rPr>
                <w:sz w:val="20"/>
                <w:szCs w:val="20"/>
                <w:highlight w:val="yellow"/>
              </w:rPr>
            </w:pPr>
            <w:r w:rsidRPr="00404939">
              <w:rPr>
                <w:sz w:val="20"/>
                <w:szCs w:val="20"/>
                <w:highlight w:val="yellow"/>
              </w:rPr>
              <w:t xml:space="preserve">        </w:t>
            </w:r>
            <w:r w:rsidRPr="00404939">
              <w:rPr>
                <w:sz w:val="20"/>
                <w:szCs w:val="20"/>
                <w:highlight w:val="yellow"/>
              </w:rPr>
              <w:tab/>
              <w:t>Basket : cart.object,</w:t>
            </w:r>
          </w:p>
          <w:p w:rsidR="00993917" w:rsidRPr="00404939" w:rsidRDefault="00993917" w:rsidP="00BA2222">
            <w:pPr>
              <w:autoSpaceDE w:val="0"/>
              <w:autoSpaceDN w:val="0"/>
              <w:adjustRightInd w:val="0"/>
              <w:ind w:left="1080"/>
              <w:rPr>
                <w:sz w:val="20"/>
                <w:szCs w:val="20"/>
                <w:highlight w:val="yellow"/>
              </w:rPr>
            </w:pPr>
            <w:r w:rsidRPr="00404939">
              <w:rPr>
                <w:sz w:val="20"/>
                <w:szCs w:val="20"/>
                <w:highlight w:val="yellow"/>
              </w:rPr>
              <w:t xml:space="preserve">            ContinueURL : URLUtils.https('COBilling-Billing'),</w:t>
            </w:r>
          </w:p>
          <w:p w:rsidR="00993917" w:rsidRPr="00404939" w:rsidRDefault="00993917" w:rsidP="00BA2222">
            <w:pPr>
              <w:autoSpaceDE w:val="0"/>
              <w:autoSpaceDN w:val="0"/>
              <w:adjustRightInd w:val="0"/>
              <w:ind w:left="1080"/>
              <w:rPr>
                <w:sz w:val="20"/>
                <w:szCs w:val="20"/>
                <w:highlight w:val="yellow"/>
              </w:rPr>
            </w:pPr>
            <w:r w:rsidRPr="00404939">
              <w:rPr>
                <w:sz w:val="20"/>
                <w:szCs w:val="20"/>
                <w:highlight w:val="yellow"/>
              </w:rPr>
              <w:t xml:space="preserve">            errorMessage : params.errorMessage</w:t>
            </w:r>
          </w:p>
          <w:p w:rsidR="00993917" w:rsidRPr="00404939" w:rsidRDefault="00993917" w:rsidP="00BA2222">
            <w:pPr>
              <w:autoSpaceDE w:val="0"/>
              <w:autoSpaceDN w:val="0"/>
              <w:adjustRightInd w:val="0"/>
              <w:ind w:left="1080"/>
              <w:rPr>
                <w:sz w:val="20"/>
                <w:szCs w:val="20"/>
                <w:highlight w:val="yellow"/>
              </w:rPr>
            </w:pPr>
            <w:r w:rsidRPr="00404939">
              <w:rPr>
                <w:sz w:val="20"/>
                <w:szCs w:val="20"/>
                <w:highlight w:val="yellow"/>
              </w:rPr>
              <w:t xml:space="preserve">        })).render('checkout/billing/billing');</w:t>
            </w:r>
          </w:p>
          <w:p w:rsidR="00993917" w:rsidRPr="00822908" w:rsidRDefault="00993917" w:rsidP="00BA2222">
            <w:pPr>
              <w:autoSpaceDE w:val="0"/>
              <w:autoSpaceDN w:val="0"/>
              <w:adjustRightInd w:val="0"/>
              <w:ind w:left="1080"/>
              <w:rPr>
                <w:sz w:val="20"/>
                <w:szCs w:val="20"/>
              </w:rPr>
            </w:pPr>
            <w:r w:rsidRPr="00404939">
              <w:rPr>
                <w:sz w:val="20"/>
                <w:szCs w:val="20"/>
                <w:highlight w:val="yellow"/>
              </w:rPr>
              <w:t xml:space="preserve">   </w:t>
            </w:r>
            <w:r w:rsidRPr="00404939">
              <w:rPr>
                <w:sz w:val="20"/>
                <w:szCs w:val="20"/>
                <w:highlight w:val="yellow"/>
              </w:rPr>
              <w:tab/>
              <w:t xml:space="preserve"> } else if (!empty(params)) {</w:t>
            </w:r>
          </w:p>
          <w:p w:rsidR="00993917" w:rsidRPr="00822908" w:rsidRDefault="00993917" w:rsidP="00BA2222">
            <w:pPr>
              <w:autoSpaceDE w:val="0"/>
              <w:autoSpaceDN w:val="0"/>
              <w:adjustRightInd w:val="0"/>
              <w:ind w:left="1080"/>
              <w:rPr>
                <w:sz w:val="20"/>
                <w:szCs w:val="20"/>
              </w:rPr>
            </w:pPr>
            <w:r w:rsidRPr="00822908">
              <w:rPr>
                <w:sz w:val="20"/>
                <w:szCs w:val="20"/>
              </w:rPr>
              <w:t xml:space="preserve">        app.getView(require('~/cartridge/scripts/object').extend(params, {</w:t>
            </w:r>
          </w:p>
          <w:p w:rsidR="00993917" w:rsidRPr="00822908" w:rsidRDefault="00993917" w:rsidP="00BA2222">
            <w:pPr>
              <w:autoSpaceDE w:val="0"/>
              <w:autoSpaceDN w:val="0"/>
              <w:adjustRightInd w:val="0"/>
              <w:ind w:left="1080"/>
              <w:rPr>
                <w:sz w:val="20"/>
                <w:szCs w:val="20"/>
              </w:rPr>
            </w:pPr>
            <w:r w:rsidRPr="00822908">
              <w:rPr>
                <w:sz w:val="20"/>
                <w:szCs w:val="20"/>
              </w:rPr>
              <w:t xml:space="preserve">            Basket: cart.object,</w:t>
            </w:r>
          </w:p>
          <w:p w:rsidR="00993917" w:rsidRPr="00822908" w:rsidRDefault="00993917" w:rsidP="00BA2222">
            <w:pPr>
              <w:autoSpaceDE w:val="0"/>
              <w:autoSpaceDN w:val="0"/>
              <w:adjustRightInd w:val="0"/>
              <w:ind w:left="1080"/>
              <w:rPr>
                <w:sz w:val="20"/>
                <w:szCs w:val="20"/>
              </w:rPr>
            </w:pPr>
            <w:r w:rsidRPr="00822908">
              <w:rPr>
                <w:sz w:val="20"/>
                <w:szCs w:val="20"/>
              </w:rPr>
              <w:t xml:space="preserve">            ContinueURL: URLUtils.https('COBilling-Billing')</w:t>
            </w:r>
          </w:p>
          <w:p w:rsidR="00993917" w:rsidRPr="00822908" w:rsidRDefault="00993917" w:rsidP="00BA2222">
            <w:pPr>
              <w:autoSpaceDE w:val="0"/>
              <w:autoSpaceDN w:val="0"/>
              <w:adjustRightInd w:val="0"/>
              <w:ind w:left="1080"/>
              <w:rPr>
                <w:sz w:val="20"/>
                <w:szCs w:val="20"/>
              </w:rPr>
            </w:pPr>
            <w:r w:rsidRPr="00822908">
              <w:rPr>
                <w:sz w:val="20"/>
                <w:szCs w:val="20"/>
              </w:rPr>
              <w:t xml:space="preserve">        })).render('checkout/billing/billing');</w:t>
            </w:r>
          </w:p>
          <w:p w:rsidR="00993917" w:rsidRPr="00822908" w:rsidRDefault="00993917" w:rsidP="00BA2222">
            <w:pPr>
              <w:autoSpaceDE w:val="0"/>
              <w:autoSpaceDN w:val="0"/>
              <w:adjustRightInd w:val="0"/>
              <w:ind w:left="1080"/>
              <w:rPr>
                <w:sz w:val="20"/>
                <w:szCs w:val="20"/>
              </w:rPr>
            </w:pPr>
            <w:r w:rsidRPr="00822908">
              <w:rPr>
                <w:sz w:val="20"/>
                <w:szCs w:val="20"/>
              </w:rPr>
              <w:t xml:space="preserve">    } else {</w:t>
            </w:r>
          </w:p>
          <w:p w:rsidR="00993917" w:rsidRPr="00822908" w:rsidRDefault="00993917" w:rsidP="00BA2222">
            <w:pPr>
              <w:autoSpaceDE w:val="0"/>
              <w:autoSpaceDN w:val="0"/>
              <w:adjustRightInd w:val="0"/>
              <w:ind w:left="1080"/>
              <w:rPr>
                <w:sz w:val="20"/>
                <w:szCs w:val="20"/>
              </w:rPr>
            </w:pPr>
            <w:r w:rsidRPr="00822908">
              <w:rPr>
                <w:sz w:val="20"/>
                <w:szCs w:val="20"/>
              </w:rPr>
              <w:t xml:space="preserve">        app.getView({</w:t>
            </w:r>
          </w:p>
          <w:p w:rsidR="00993917" w:rsidRPr="00822908" w:rsidRDefault="00993917" w:rsidP="00BA2222">
            <w:pPr>
              <w:autoSpaceDE w:val="0"/>
              <w:autoSpaceDN w:val="0"/>
              <w:adjustRightInd w:val="0"/>
              <w:ind w:left="1080"/>
              <w:rPr>
                <w:sz w:val="20"/>
                <w:szCs w:val="20"/>
              </w:rPr>
            </w:pPr>
            <w:r w:rsidRPr="00822908">
              <w:rPr>
                <w:sz w:val="20"/>
                <w:szCs w:val="20"/>
              </w:rPr>
              <w:t xml:space="preserve">            Basket: cart.object,</w:t>
            </w:r>
          </w:p>
          <w:p w:rsidR="00993917" w:rsidRPr="00822908" w:rsidRDefault="00993917" w:rsidP="00BA2222">
            <w:pPr>
              <w:autoSpaceDE w:val="0"/>
              <w:autoSpaceDN w:val="0"/>
              <w:adjustRightInd w:val="0"/>
              <w:ind w:left="1080"/>
              <w:rPr>
                <w:sz w:val="20"/>
                <w:szCs w:val="20"/>
              </w:rPr>
            </w:pPr>
            <w:r w:rsidRPr="00822908">
              <w:rPr>
                <w:sz w:val="20"/>
                <w:szCs w:val="20"/>
              </w:rPr>
              <w:t xml:space="preserve">            ContinueURL: URLUtils.https('COBilling-Billing')</w:t>
            </w:r>
          </w:p>
          <w:p w:rsidR="00993917" w:rsidRPr="00822908" w:rsidRDefault="00993917" w:rsidP="00BA2222">
            <w:pPr>
              <w:autoSpaceDE w:val="0"/>
              <w:autoSpaceDN w:val="0"/>
              <w:adjustRightInd w:val="0"/>
              <w:ind w:left="1080"/>
              <w:rPr>
                <w:sz w:val="20"/>
                <w:szCs w:val="20"/>
              </w:rPr>
            </w:pPr>
            <w:r w:rsidRPr="00822908">
              <w:rPr>
                <w:sz w:val="20"/>
                <w:szCs w:val="20"/>
              </w:rPr>
              <w:t xml:space="preserve">        }).render('checkout/billing/billing');</w:t>
            </w:r>
          </w:p>
          <w:p w:rsidR="00993917" w:rsidRPr="00822908" w:rsidRDefault="00993917" w:rsidP="00BA2222">
            <w:pPr>
              <w:autoSpaceDE w:val="0"/>
              <w:autoSpaceDN w:val="0"/>
              <w:adjustRightInd w:val="0"/>
              <w:ind w:left="1080"/>
              <w:rPr>
                <w:sz w:val="20"/>
                <w:szCs w:val="20"/>
              </w:rPr>
            </w:pPr>
            <w:r w:rsidRPr="00822908">
              <w:rPr>
                <w:sz w:val="20"/>
                <w:szCs w:val="20"/>
              </w:rPr>
              <w:t xml:space="preserve">    }</w:t>
            </w:r>
          </w:p>
          <w:p w:rsidR="00993917" w:rsidRPr="00E33D85" w:rsidRDefault="00993917" w:rsidP="00BA2222">
            <w:pPr>
              <w:pStyle w:val="BodyText"/>
              <w:ind w:left="1440"/>
            </w:pPr>
            <w:r w:rsidRPr="00822908">
              <w:rPr>
                <w:sz w:val="20"/>
                <w:szCs w:val="20"/>
              </w:rPr>
              <w:t>}</w:t>
            </w:r>
          </w:p>
        </w:tc>
      </w:tr>
    </w:tbl>
    <w:p w:rsidR="00993917" w:rsidRPr="00E33D85" w:rsidRDefault="00993917" w:rsidP="00993917">
      <w:pPr>
        <w:pStyle w:val="Body"/>
        <w:rPr>
          <w:rFonts w:asciiTheme="minorHAnsi" w:hAnsiTheme="minorHAnsi"/>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 xml:space="preserve">Update “initCreditCardList” function </w:t>
      </w:r>
    </w:p>
    <w:p w:rsidR="00993917" w:rsidRPr="00E33D85" w:rsidRDefault="00993917" w:rsidP="00993917">
      <w:pPr>
        <w:pStyle w:val="ListParagraph"/>
        <w:numPr>
          <w:ilvl w:val="0"/>
          <w:numId w:val="58"/>
        </w:numPr>
        <w:spacing w:after="0"/>
        <w:jc w:val="both"/>
      </w:pPr>
      <w:r w:rsidRPr="00E75938">
        <w:t>Update below code snippet under initCreditCardList to add worldpay available credit cards</w:t>
      </w:r>
    </w:p>
    <w:tbl>
      <w:tblPr>
        <w:tblStyle w:val="TableGrid"/>
        <w:tblW w:w="0" w:type="auto"/>
        <w:tblLook w:val="04A0" w:firstRow="1" w:lastRow="0" w:firstColumn="1" w:lastColumn="0" w:noHBand="0" w:noVBand="1"/>
      </w:tblPr>
      <w:tblGrid>
        <w:gridCol w:w="9736"/>
      </w:tblGrid>
      <w:tr w:rsidR="00993917" w:rsidRPr="00E33D85" w:rsidTr="00BA2222">
        <w:tc>
          <w:tcPr>
            <w:tcW w:w="10296" w:type="dxa"/>
            <w:tcBorders>
              <w:bottom w:val="nil"/>
            </w:tcBorders>
          </w:tcPr>
          <w:p w:rsidR="00993917" w:rsidRPr="00641653" w:rsidRDefault="00993917" w:rsidP="00BA2222">
            <w:pPr>
              <w:ind w:left="1080"/>
            </w:pPr>
            <w:r w:rsidRPr="005A055E">
              <w:t>function initCreditCardList(cart) {</w:t>
            </w:r>
          </w:p>
          <w:p w:rsidR="00993917" w:rsidRPr="00641653" w:rsidRDefault="00993917" w:rsidP="00BA2222">
            <w:pPr>
              <w:ind w:left="1080"/>
            </w:pPr>
            <w:r w:rsidRPr="00641653">
              <w:t xml:space="preserve">    var paymentAmount = cart.getNonGiftCertificateAmount();</w:t>
            </w:r>
          </w:p>
          <w:p w:rsidR="00993917" w:rsidRPr="00641653" w:rsidRDefault="00993917" w:rsidP="00BA2222">
            <w:pPr>
              <w:ind w:left="1080"/>
            </w:pPr>
            <w:r w:rsidRPr="00641653">
              <w:t xml:space="preserve">    var countryCode;</w:t>
            </w:r>
          </w:p>
          <w:p w:rsidR="00993917" w:rsidRPr="00641653" w:rsidRDefault="00993917" w:rsidP="00BA2222">
            <w:pPr>
              <w:ind w:left="1080"/>
            </w:pPr>
            <w:r w:rsidRPr="00641653">
              <w:t xml:space="preserve">    var applicablePaymentMethods;</w:t>
            </w:r>
          </w:p>
          <w:p w:rsidR="00993917" w:rsidRPr="00641653" w:rsidRDefault="00993917" w:rsidP="00BA2222">
            <w:pPr>
              <w:ind w:left="1080"/>
            </w:pPr>
            <w:r w:rsidRPr="00641653">
              <w:t xml:space="preserve">    var applicablePaymentCards;</w:t>
            </w:r>
          </w:p>
          <w:p w:rsidR="00993917" w:rsidRPr="00641653" w:rsidRDefault="00993917" w:rsidP="00BA2222">
            <w:pPr>
              <w:ind w:left="1080"/>
            </w:pPr>
            <w:r w:rsidRPr="00641653">
              <w:t xml:space="preserve">    var applicableCreditCards;</w:t>
            </w:r>
          </w:p>
          <w:p w:rsidR="00993917" w:rsidRPr="00641653" w:rsidRDefault="00993917" w:rsidP="00BA2222">
            <w:pPr>
              <w:ind w:left="1080"/>
            </w:pPr>
          </w:p>
          <w:p w:rsidR="00993917" w:rsidRPr="005A055E" w:rsidRDefault="00993917" w:rsidP="00BA2222">
            <w:pPr>
              <w:ind w:left="1080"/>
            </w:pPr>
            <w:r w:rsidRPr="00641653">
              <w:t xml:space="preserve">    </w:t>
            </w:r>
            <w:r w:rsidRPr="00404939">
              <w:rPr>
                <w:highlight w:val="yellow"/>
              </w:rPr>
              <w:t>countryCode = cart.object.billingAddress &amp;&amp; cart.object.billingAddress.countryCode.value ? cart.object.billingAddress.countryCode.value : Countries.getCurrent({</w:t>
            </w:r>
          </w:p>
          <w:p w:rsidR="00993917" w:rsidRPr="00641653" w:rsidRDefault="00993917" w:rsidP="00BA2222">
            <w:pPr>
              <w:ind w:left="1080"/>
            </w:pPr>
            <w:r w:rsidRPr="00641653">
              <w:t xml:space="preserve">        CurrentRequest: {</w:t>
            </w:r>
          </w:p>
          <w:p w:rsidR="00993917" w:rsidRPr="00641653" w:rsidRDefault="00993917" w:rsidP="00BA2222">
            <w:pPr>
              <w:ind w:left="1080"/>
            </w:pPr>
            <w:r w:rsidRPr="00641653">
              <w:t xml:space="preserve">            locale: request.locale</w:t>
            </w:r>
          </w:p>
          <w:p w:rsidR="00993917" w:rsidRPr="00641653" w:rsidRDefault="00993917" w:rsidP="00BA2222">
            <w:pPr>
              <w:ind w:left="1080"/>
            </w:pPr>
            <w:r w:rsidRPr="00641653">
              <w:t xml:space="preserve">        }</w:t>
            </w:r>
          </w:p>
          <w:p w:rsidR="00993917" w:rsidRPr="00641653" w:rsidRDefault="00993917" w:rsidP="00BA2222">
            <w:pPr>
              <w:ind w:left="1080"/>
            </w:pPr>
            <w:r w:rsidRPr="00641653">
              <w:t xml:space="preserve">    }).countryCode;</w:t>
            </w:r>
          </w:p>
          <w:p w:rsidR="00993917" w:rsidRPr="00641653" w:rsidRDefault="00993917" w:rsidP="00BA2222">
            <w:pPr>
              <w:ind w:left="1080"/>
            </w:pPr>
            <w:r w:rsidRPr="00641653">
              <w:tab/>
            </w:r>
          </w:p>
          <w:p w:rsidR="00993917" w:rsidRPr="00641653" w:rsidRDefault="00993917" w:rsidP="00BA2222">
            <w:pPr>
              <w:ind w:left="1080"/>
            </w:pPr>
          </w:p>
          <w:p w:rsidR="00993917" w:rsidRPr="00641653" w:rsidRDefault="00993917" w:rsidP="00BA2222">
            <w:pPr>
              <w:ind w:left="1080"/>
            </w:pPr>
            <w:r w:rsidRPr="00641653">
              <w:t xml:space="preserve">    applicablePaymentMethods = PaymentMgr.getApplicablePaymentMethods(customer, countryCode, paymentAmount.value);</w:t>
            </w:r>
          </w:p>
          <w:p w:rsidR="00993917" w:rsidRPr="00641653" w:rsidRDefault="00993917" w:rsidP="00BA2222">
            <w:pPr>
              <w:ind w:left="1080"/>
            </w:pPr>
            <w:r w:rsidRPr="00641653">
              <w:t xml:space="preserve">    applicablePaymentCards = PaymentMgr.getPaymentMethod(PaymentInstrument.METHOD_CREDIT_CARD).getApplicablePaymentCards(customer, countryCode, paymentAmount.value);</w:t>
            </w:r>
          </w:p>
          <w:p w:rsidR="00993917" w:rsidRPr="00641653" w:rsidRDefault="00993917" w:rsidP="00BA2222">
            <w:pPr>
              <w:ind w:left="1080"/>
            </w:pPr>
          </w:p>
          <w:p w:rsidR="00993917" w:rsidRPr="00641653" w:rsidRDefault="00993917" w:rsidP="00BA2222">
            <w:pPr>
              <w:ind w:left="1080"/>
            </w:pPr>
            <w:r w:rsidRPr="00641653">
              <w:lastRenderedPageBreak/>
              <w:t xml:space="preserve">    app.getForm('billing').object.paymentMethods.creditCard.type.setOptions(applicablePaymentCards.iterator());</w:t>
            </w:r>
          </w:p>
          <w:p w:rsidR="00993917" w:rsidRPr="00641653" w:rsidRDefault="00993917" w:rsidP="00BA2222">
            <w:pPr>
              <w:ind w:left="1080"/>
            </w:pPr>
          </w:p>
          <w:p w:rsidR="00993917" w:rsidRPr="00641653" w:rsidRDefault="00993917" w:rsidP="00BA2222">
            <w:pPr>
              <w:ind w:left="1080"/>
            </w:pPr>
            <w:r w:rsidRPr="00641653">
              <w:t xml:space="preserve">    applicableCreditCards = null;</w:t>
            </w:r>
          </w:p>
          <w:p w:rsidR="00993917" w:rsidRPr="00641653" w:rsidRDefault="00993917" w:rsidP="00BA2222">
            <w:pPr>
              <w:ind w:left="1080"/>
            </w:pPr>
          </w:p>
          <w:p w:rsidR="00993917" w:rsidRPr="00641653" w:rsidRDefault="00993917" w:rsidP="00BA2222">
            <w:pPr>
              <w:ind w:left="1080"/>
            </w:pPr>
            <w:r w:rsidRPr="00641653">
              <w:t xml:space="preserve">    if (customer.authenticated) {</w:t>
            </w:r>
          </w:p>
          <w:p w:rsidR="00993917" w:rsidRPr="00641653" w:rsidRDefault="00993917" w:rsidP="00BA2222">
            <w:pPr>
              <w:ind w:left="1080"/>
            </w:pPr>
            <w:r w:rsidRPr="00641653">
              <w:t xml:space="preserve">        var profile = app.getModel('Profile').get();</w:t>
            </w:r>
          </w:p>
          <w:p w:rsidR="00993917" w:rsidRPr="00641653" w:rsidRDefault="00993917" w:rsidP="00BA2222">
            <w:pPr>
              <w:ind w:left="1080"/>
            </w:pPr>
            <w:r w:rsidRPr="00641653">
              <w:t xml:space="preserve">        if (profile) {</w:t>
            </w:r>
          </w:p>
          <w:p w:rsidR="00993917" w:rsidRPr="00641653" w:rsidRDefault="00993917" w:rsidP="00BA2222">
            <w:pPr>
              <w:ind w:left="1080"/>
            </w:pPr>
            <w:r w:rsidRPr="00641653">
              <w:t xml:space="preserve">            applicableCreditCards = profile.validateWalletPaymentInstruments(countryCode, paymentAmount.getValue()).ValidPaymentInstruments;</w:t>
            </w:r>
          </w:p>
          <w:p w:rsidR="00993917" w:rsidRPr="00641653" w:rsidRDefault="00993917" w:rsidP="00BA2222">
            <w:pPr>
              <w:ind w:left="1080"/>
            </w:pPr>
            <w:r w:rsidRPr="00641653">
              <w:t xml:space="preserve">        }</w:t>
            </w:r>
          </w:p>
          <w:p w:rsidR="00993917" w:rsidRPr="005A055E" w:rsidRDefault="00993917" w:rsidP="00BA2222">
            <w:pPr>
              <w:ind w:left="1080"/>
            </w:pPr>
            <w:r w:rsidRPr="00641653">
              <w:t xml:space="preserve">        </w:t>
            </w:r>
            <w:r w:rsidRPr="00404939">
              <w:rPr>
                <w:highlight w:val="yellow"/>
              </w:rPr>
              <w:t>applicableCreditCards = WorldpayHelper.AvailableCreditCards(applicableCreditCards);</w:t>
            </w:r>
          </w:p>
          <w:p w:rsidR="00993917" w:rsidRPr="00641653" w:rsidRDefault="00993917" w:rsidP="00BA2222">
            <w:pPr>
              <w:ind w:left="1080"/>
            </w:pPr>
            <w:r w:rsidRPr="00641653">
              <w:t xml:space="preserve">    }</w:t>
            </w:r>
          </w:p>
          <w:p w:rsidR="00993917" w:rsidRPr="00641653" w:rsidRDefault="00993917" w:rsidP="00BA2222">
            <w:pPr>
              <w:ind w:left="1080"/>
            </w:pPr>
          </w:p>
          <w:p w:rsidR="00993917" w:rsidRPr="00641653" w:rsidRDefault="00993917" w:rsidP="00BA2222">
            <w:pPr>
              <w:ind w:left="1080"/>
            </w:pPr>
            <w:r w:rsidRPr="00641653">
              <w:t xml:space="preserve">    return {</w:t>
            </w:r>
          </w:p>
          <w:p w:rsidR="00993917" w:rsidRPr="00641653" w:rsidRDefault="00993917" w:rsidP="00BA2222">
            <w:pPr>
              <w:ind w:left="1080"/>
            </w:pPr>
            <w:r w:rsidRPr="00641653">
              <w:t xml:space="preserve">        ApplicablePaymentMethods: applicablePaymentMethods,</w:t>
            </w:r>
          </w:p>
          <w:p w:rsidR="00993917" w:rsidRPr="00641653" w:rsidRDefault="00993917" w:rsidP="00BA2222">
            <w:pPr>
              <w:ind w:left="1080"/>
            </w:pPr>
            <w:r w:rsidRPr="00641653">
              <w:t xml:space="preserve">        ApplicableCreditCards: applicableCreditCards</w:t>
            </w:r>
          </w:p>
          <w:p w:rsidR="00993917" w:rsidRPr="00641653" w:rsidRDefault="00993917" w:rsidP="00BA2222">
            <w:pPr>
              <w:ind w:left="1080"/>
            </w:pPr>
            <w:r w:rsidRPr="00641653">
              <w:t xml:space="preserve">    };</w:t>
            </w:r>
          </w:p>
          <w:p w:rsidR="00993917" w:rsidRDefault="00993917" w:rsidP="00BA2222">
            <w:r w:rsidRPr="00641653">
              <w:t>}</w:t>
            </w:r>
          </w:p>
          <w:p w:rsidR="00993917" w:rsidRPr="00E33D85" w:rsidRDefault="00993917" w:rsidP="00BA2222"/>
        </w:tc>
      </w:tr>
    </w:tbl>
    <w:p w:rsidR="00993917" w:rsidRPr="00745F0F" w:rsidRDefault="00993917" w:rsidP="00993917">
      <w:pPr>
        <w:pStyle w:val="ListParagraph"/>
        <w:ind w:left="1440"/>
        <w:jc w:val="both"/>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 xml:space="preserve">Update “publicStart” function </w:t>
      </w:r>
    </w:p>
    <w:p w:rsidR="00993917" w:rsidRPr="00E33D85" w:rsidRDefault="00993917" w:rsidP="00993917">
      <w:pPr>
        <w:pStyle w:val="ListParagraph"/>
        <w:numPr>
          <w:ilvl w:val="0"/>
          <w:numId w:val="58"/>
        </w:numPr>
        <w:spacing w:after="0"/>
        <w:jc w:val="both"/>
      </w:pPr>
      <w:r w:rsidRPr="00745F0F">
        <w:t xml:space="preserve">Update the method to handle error messages </w:t>
      </w:r>
    </w:p>
    <w:tbl>
      <w:tblPr>
        <w:tblStyle w:val="TableGrid"/>
        <w:tblW w:w="0" w:type="auto"/>
        <w:tblLook w:val="04A0" w:firstRow="1" w:lastRow="0" w:firstColumn="1" w:lastColumn="0" w:noHBand="0" w:noVBand="1"/>
      </w:tblPr>
      <w:tblGrid>
        <w:gridCol w:w="9736"/>
      </w:tblGrid>
      <w:tr w:rsidR="00993917" w:rsidRPr="00E33D85" w:rsidTr="00BA2222">
        <w:tc>
          <w:tcPr>
            <w:tcW w:w="9736" w:type="dxa"/>
          </w:tcPr>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function publicStart(errorMessage)</w:t>
            </w:r>
            <w:r w:rsidRPr="00404939">
              <w:rPr>
                <w:rFonts w:eastAsia="Times New Roman" w:cs="Consolas"/>
                <w:sz w:val="20"/>
                <w:szCs w:val="20"/>
              </w:rPr>
              <w:t xml:space="preserv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cart = app.getModel('Cart').get();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(cart) {</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Initializes all forms of the billing page including: - address form - email address - coupon form</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initAddressForm(cart);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initEmailAddress(cart);</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creditCardList = initCreditCardList(cart);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applicablePaymentMethods = creditCardList.ApplicablePaymentMethods;</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billingForm = app.getForm('billing').object;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paymentMethods = billingForm.paymentMethods;</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(paymentMethods.valid)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paymentMethods.selectedPaymentMethodID.setOptions(applicablePaymentMethods.iterator());</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paymentMethods.clearFormElement();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app.getForm('billing.couponCode').clear();</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app.getForm('billing.giftCertCode').clear();</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if(errorMessage &amp;&amp; errorMessage.errorMessage){</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start(cart, require('~/cartridge/scripts/object').extend(errorMessage, {ApplicableCreditCards: creditCardList.ApplicableCreditCards}));</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lastRenderedPageBreak/>
              <w:t xml:space="preserve">       else{</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start(cart, {ApplicableCreditCards: creditCardList.ApplicableCreditCards});</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r w:rsidRPr="00404939">
              <w:rPr>
                <w:rFonts w:eastAsia="Times New Roman" w:cs="Consolas"/>
                <w:sz w:val="20"/>
                <w:szCs w:val="20"/>
                <w:highlight w:val="yellow"/>
              </w:rPr>
              <w: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app.getController('Cart').Show();</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993917" w:rsidRPr="00CB2E39" w:rsidRDefault="00993917" w:rsidP="00BA2222">
            <w:r w:rsidRPr="00404939">
              <w:rPr>
                <w:rFonts w:eastAsia="Times New Roman" w:cs="Consolas"/>
                <w:sz w:val="20"/>
                <w:szCs w:val="20"/>
              </w:rPr>
              <w:t>}</w:t>
            </w:r>
          </w:p>
        </w:tc>
      </w:tr>
    </w:tbl>
    <w:p w:rsidR="00993917" w:rsidRPr="00745F0F" w:rsidRDefault="00993917" w:rsidP="00993917">
      <w:pPr>
        <w:pStyle w:val="ListParagraph"/>
        <w:numPr>
          <w:ilvl w:val="0"/>
          <w:numId w:val="58"/>
        </w:numPr>
        <w:jc w:val="both"/>
      </w:pPr>
      <w:r w:rsidRPr="00745F0F">
        <w:lastRenderedPageBreak/>
        <w:t>Also update creditcardlist under local methods</w:t>
      </w:r>
    </w:p>
    <w:p w:rsidR="00993917" w:rsidRDefault="00993917" w:rsidP="00993917">
      <w:pPr>
        <w:pStyle w:val="ListParagraph"/>
        <w:ind w:left="1440"/>
        <w:jc w:val="both"/>
      </w:pPr>
      <w:r w:rsidRPr="00CE0D94">
        <w:t>exports.InitCreditCardList=initCreditCardList;</w:t>
      </w:r>
      <w:r>
        <w:t xml:space="preserve"> and </w:t>
      </w:r>
      <w:r w:rsidRPr="003E484B">
        <w:t>exports.HandlePaymentSelection = handlePaymentSelection;</w:t>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w:t>
      </w:r>
      <w:r w:rsidRPr="00CE25DF">
        <w:rPr>
          <w:rFonts w:asciiTheme="minorHAnsi" w:hAnsiTheme="minorHAnsi"/>
        </w:rPr>
        <w:t>validatePayment</w:t>
      </w:r>
      <w:r w:rsidRPr="00D35B33">
        <w:rPr>
          <w:rFonts w:asciiTheme="minorHAnsi" w:hAnsiTheme="minorHAnsi"/>
        </w:rPr>
        <w:t xml:space="preserve">” function </w:t>
      </w:r>
    </w:p>
    <w:p w:rsidR="00993917" w:rsidRDefault="00993917" w:rsidP="00993917">
      <w:pPr>
        <w:pStyle w:val="ListParagraph"/>
        <w:numPr>
          <w:ilvl w:val="0"/>
          <w:numId w:val="58"/>
        </w:numPr>
      </w:pPr>
      <w:r>
        <w:t xml:space="preserve">Update the method with the countrycode conditions. </w:t>
      </w:r>
    </w:p>
    <w:tbl>
      <w:tblPr>
        <w:tblStyle w:val="TableGrid"/>
        <w:tblW w:w="0" w:type="auto"/>
        <w:tblInd w:w="-5" w:type="dxa"/>
        <w:tblLook w:val="04A0" w:firstRow="1" w:lastRow="0" w:firstColumn="1" w:lastColumn="0" w:noHBand="0" w:noVBand="1"/>
      </w:tblPr>
      <w:tblGrid>
        <w:gridCol w:w="9741"/>
      </w:tblGrid>
      <w:tr w:rsidR="00993917" w:rsidTr="00BA2222">
        <w:tc>
          <w:tcPr>
            <w:tcW w:w="9741" w:type="dxa"/>
          </w:tcPr>
          <w:p w:rsidR="00993917" w:rsidRDefault="00993917" w:rsidP="00BA2222">
            <w:pPr>
              <w:pStyle w:val="ListParagraph"/>
            </w:pPr>
            <w:r>
              <w:t>function validatePayment(cart) {</w:t>
            </w:r>
          </w:p>
          <w:p w:rsidR="00993917" w:rsidRDefault="00993917" w:rsidP="00BA2222">
            <w:pPr>
              <w:pStyle w:val="ListParagraph"/>
            </w:pPr>
            <w:r>
              <w:t xml:space="preserve">    var paymentAmount, countryCode, invalidPaymentInstruments, result;</w:t>
            </w:r>
          </w:p>
          <w:p w:rsidR="00993917" w:rsidRDefault="00993917" w:rsidP="00BA2222">
            <w:pPr>
              <w:pStyle w:val="ListParagraph"/>
            </w:pPr>
            <w:r>
              <w:t xml:space="preserve">    if (app.getForm('billing').object.fulfilled.value) {</w:t>
            </w:r>
          </w:p>
          <w:p w:rsidR="00993917" w:rsidRDefault="00993917" w:rsidP="00BA2222">
            <w:pPr>
              <w:pStyle w:val="ListParagraph"/>
            </w:pPr>
            <w:r>
              <w:t xml:space="preserve">        paymentAmount = cart.getNonGiftCertificateAmount();</w:t>
            </w:r>
          </w:p>
          <w:p w:rsidR="00993917" w:rsidRDefault="00993917" w:rsidP="00BA2222">
            <w:pPr>
              <w:pStyle w:val="ListParagraph"/>
            </w:pPr>
            <w:r>
              <w:t xml:space="preserve">        </w:t>
            </w:r>
            <w:r w:rsidRPr="00404939">
              <w:rPr>
                <w:highlight w:val="yellow"/>
              </w:rPr>
              <w:t>countryCode = cart.object.billingAddress &amp;&amp; cart.object.billingAddress.countryCode ? cart.object.billingAddress.countryCode : Countries.getCurrent({</w:t>
            </w:r>
          </w:p>
          <w:p w:rsidR="00993917" w:rsidRDefault="00993917" w:rsidP="00BA2222">
            <w:pPr>
              <w:pStyle w:val="ListParagraph"/>
            </w:pPr>
            <w:r>
              <w:t xml:space="preserve">            CurrentRequest: {</w:t>
            </w:r>
          </w:p>
          <w:p w:rsidR="00993917" w:rsidRDefault="00993917" w:rsidP="00BA2222">
            <w:pPr>
              <w:pStyle w:val="ListParagraph"/>
            </w:pPr>
            <w:r>
              <w:t xml:space="preserve">                locale: request.locale</w:t>
            </w:r>
          </w:p>
          <w:p w:rsidR="00993917" w:rsidRDefault="00993917" w:rsidP="00BA2222">
            <w:pPr>
              <w:pStyle w:val="ListParagraph"/>
            </w:pPr>
            <w:r>
              <w:t xml:space="preserve">            }</w:t>
            </w:r>
          </w:p>
          <w:p w:rsidR="00993917" w:rsidRDefault="00993917" w:rsidP="00BA2222">
            <w:pPr>
              <w:pStyle w:val="ListParagraph"/>
            </w:pPr>
            <w:r>
              <w:t xml:space="preserve">        }).countryCode;</w:t>
            </w:r>
          </w:p>
          <w:p w:rsidR="00993917" w:rsidRDefault="00993917" w:rsidP="00BA2222">
            <w:pPr>
              <w:pStyle w:val="ListParagraph"/>
            </w:pPr>
            <w:r>
              <w:t xml:space="preserve">        invalidPaymentInstruments = cart.validatePaymentInstruments(customer, countryCode, paymentAmount.value).InvalidPaymentInstruments;</w:t>
            </w:r>
          </w:p>
          <w:p w:rsidR="00993917" w:rsidRDefault="00993917" w:rsidP="00BA2222">
            <w:pPr>
              <w:pStyle w:val="ListParagraph"/>
            </w:pPr>
          </w:p>
          <w:p w:rsidR="00993917" w:rsidRDefault="00993917" w:rsidP="00BA2222">
            <w:pPr>
              <w:pStyle w:val="ListParagraph"/>
            </w:pPr>
            <w:r>
              <w:t xml:space="preserve">        if (!invalidPaymentInstruments &amp;&amp; cart.calculatePaymentTransactionTotal()) {</w:t>
            </w:r>
          </w:p>
          <w:p w:rsidR="00993917" w:rsidRDefault="00993917" w:rsidP="00BA2222">
            <w:pPr>
              <w:pStyle w:val="ListParagraph"/>
            </w:pPr>
            <w:r>
              <w:t xml:space="preserve">            result = true;</w:t>
            </w:r>
          </w:p>
          <w:p w:rsidR="00993917" w:rsidRDefault="00993917" w:rsidP="00BA2222">
            <w:pPr>
              <w:pStyle w:val="ListParagraph"/>
            </w:pPr>
            <w:r>
              <w:t xml:space="preserve">        } else {</w:t>
            </w:r>
          </w:p>
          <w:p w:rsidR="00993917" w:rsidRDefault="00993917" w:rsidP="00BA2222">
            <w:pPr>
              <w:pStyle w:val="ListParagraph"/>
            </w:pPr>
            <w:r>
              <w:t xml:space="preserve">            app.getForm('billing').object.fulfilled.value = false;</w:t>
            </w:r>
          </w:p>
          <w:p w:rsidR="00993917" w:rsidRDefault="00993917" w:rsidP="00BA2222">
            <w:pPr>
              <w:pStyle w:val="ListParagraph"/>
            </w:pPr>
            <w:r>
              <w:t xml:space="preserve">            result = false;</w:t>
            </w:r>
          </w:p>
          <w:p w:rsidR="00993917" w:rsidRDefault="00993917" w:rsidP="00BA2222">
            <w:pPr>
              <w:pStyle w:val="ListParagraph"/>
            </w:pPr>
            <w:r>
              <w:t xml:space="preserve">        }</w:t>
            </w:r>
          </w:p>
          <w:p w:rsidR="00993917" w:rsidRDefault="00993917" w:rsidP="00BA2222">
            <w:pPr>
              <w:pStyle w:val="ListParagraph"/>
            </w:pPr>
            <w:r>
              <w:t xml:space="preserve">    } else {</w:t>
            </w:r>
          </w:p>
          <w:p w:rsidR="00993917" w:rsidRDefault="00993917" w:rsidP="00BA2222">
            <w:pPr>
              <w:pStyle w:val="ListParagraph"/>
            </w:pPr>
            <w:r>
              <w:t xml:space="preserve">        result = false;</w:t>
            </w:r>
          </w:p>
          <w:p w:rsidR="00993917" w:rsidRDefault="00993917" w:rsidP="00BA2222">
            <w:pPr>
              <w:pStyle w:val="ListParagraph"/>
            </w:pPr>
            <w:r>
              <w:t xml:space="preserve">    }</w:t>
            </w:r>
          </w:p>
          <w:p w:rsidR="00993917" w:rsidRDefault="00993917" w:rsidP="00BA2222">
            <w:pPr>
              <w:pStyle w:val="ListParagraph"/>
            </w:pPr>
            <w:r>
              <w:t xml:space="preserve">    return result;</w:t>
            </w:r>
          </w:p>
          <w:p w:rsidR="00993917" w:rsidRDefault="00993917" w:rsidP="00BA2222">
            <w:pPr>
              <w:pStyle w:val="ListParagraph"/>
              <w:ind w:left="0"/>
            </w:pPr>
            <w:r>
              <w:t>}</w:t>
            </w:r>
          </w:p>
        </w:tc>
      </w:tr>
    </w:tbl>
    <w:p w:rsidR="00993917" w:rsidRDefault="00993917" w:rsidP="00993917">
      <w:pPr>
        <w:pStyle w:val="ListParagraph"/>
        <w:ind w:firstLine="696"/>
        <w:rPr>
          <w:b/>
          <w:color w:val="548DD4" w:themeColor="text2" w:themeTint="99"/>
          <w:sz w:val="28"/>
          <w:szCs w:val="28"/>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 xml:space="preserve">Update “saveCreditCard” function </w:t>
      </w:r>
    </w:p>
    <w:p w:rsidR="00993917" w:rsidRPr="00E33D85" w:rsidRDefault="00993917" w:rsidP="00993917">
      <w:pPr>
        <w:pStyle w:val="ListParagraph"/>
        <w:numPr>
          <w:ilvl w:val="0"/>
          <w:numId w:val="58"/>
        </w:numPr>
        <w:spacing w:after="0"/>
        <w:jc w:val="both"/>
      </w:pPr>
      <w:r w:rsidRPr="00745F0F">
        <w:t>Update the method to update worldpay card details.</w:t>
      </w:r>
      <w:r w:rsidRPr="00B639CF">
        <w:t xml:space="preserve"> </w:t>
      </w:r>
      <w:r>
        <w:t>This will ensure that duplicate card won’t be saved from My Account and order placement</w:t>
      </w:r>
      <w:r w:rsidRPr="00745F0F">
        <w:t xml:space="preserve"> </w:t>
      </w:r>
    </w:p>
    <w:tbl>
      <w:tblPr>
        <w:tblStyle w:val="TableGrid"/>
        <w:tblW w:w="0" w:type="auto"/>
        <w:tblLook w:val="04A0" w:firstRow="1" w:lastRow="0" w:firstColumn="1" w:lastColumn="0" w:noHBand="0" w:noVBand="1"/>
      </w:tblPr>
      <w:tblGrid>
        <w:gridCol w:w="9736"/>
      </w:tblGrid>
      <w:tr w:rsidR="00993917" w:rsidRPr="00E33D85" w:rsidTr="00BA2222">
        <w:tc>
          <w:tcPr>
            <w:tcW w:w="9962" w:type="dxa"/>
          </w:tcPr>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function saveCreditCard() {</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var i, creditCards, GetCustomerPaymentInstrumentsResult, newCreditCard;</w:t>
            </w:r>
          </w:p>
          <w:p w:rsidR="00993917" w:rsidRPr="00404939" w:rsidRDefault="00993917" w:rsidP="00BA2222">
            <w:pPr>
              <w:autoSpaceDE w:val="0"/>
              <w:autoSpaceDN w:val="0"/>
              <w:adjustRightInd w:val="0"/>
              <w:ind w:left="1080"/>
              <w:rPr>
                <w:rFonts w:eastAsia="Times New Roman" w:cs="Consolas"/>
                <w:sz w:val="20"/>
                <w:szCs w:val="20"/>
                <w:highlight w:val="yellow"/>
              </w:rPr>
            </w:pP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(customer.authenticated &amp;&amp; app.getForm('billing').object.paymentMethods.creditCard.saveCard.value </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r>
            <w:r w:rsidRPr="00404939">
              <w:rPr>
                <w:rFonts w:eastAsia="Times New Roman" w:cs="Consolas"/>
                <w:sz w:val="20"/>
                <w:szCs w:val="20"/>
                <w:highlight w:val="yellow"/>
              </w:rPr>
              <w:tab/>
              <w:t>&amp;&amp; app.getForm('billing').object.paymentMethods.selectedPaymentMethodID.value !=  Resource.msg('orderdetails.paymentmethod.worldpay','worldpay',null)) {</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lastRenderedPageBreak/>
              <w:t xml:space="preserve">            // var creditCards = customer.getProfile().getWallet().getPaymentInstruments(PaymentInstrument.METHOD_CREDIT_CARD);</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ArrayList = require('dw/util/ArrayList');</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Pipelet = require('dw/system/Pipelet');</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new ArrayList();</w:t>
            </w:r>
          </w:p>
          <w:p w:rsidR="00993917" w:rsidRPr="00404939" w:rsidRDefault="00993917" w:rsidP="00BA2222">
            <w:pPr>
              <w:autoSpaceDE w:val="0"/>
              <w:autoSpaceDN w:val="0"/>
              <w:adjustRightInd w:val="0"/>
              <w:ind w:left="1080"/>
              <w:rPr>
                <w:rFonts w:eastAsia="Times New Roman" w:cs="Consolas"/>
                <w:sz w:val="20"/>
                <w:szCs w:val="20"/>
                <w:highlight w:val="yellow"/>
              </w:rPr>
            </w:pP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GetCustomerPaymentInstrumentsResult = new Pipelet('GetCustomerPaymentInstruments').execute({</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Customer: customer,</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PaymentMethod: PaymentInstrument.METHOD_CREDIT_CARD</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993917" w:rsidRPr="00404939" w:rsidRDefault="00993917" w:rsidP="00BA2222">
            <w:pPr>
              <w:autoSpaceDE w:val="0"/>
              <w:autoSpaceDN w:val="0"/>
              <w:adjustRightInd w:val="0"/>
              <w:ind w:left="1080"/>
              <w:rPr>
                <w:rFonts w:eastAsia="Times New Roman" w:cs="Consolas"/>
                <w:sz w:val="20"/>
                <w:szCs w:val="20"/>
                <w:highlight w:val="yellow"/>
              </w:rPr>
            </w:pP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(GetCustomerPaymentInstrumentsResult.result !== PIPELET_ERROR) {</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GetCustomerPaymentInstrumentsResult.PaymentInstruments;</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Transaction.wrap(function ()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 = customer.getProfile().getWallet().createPaymentInstrument(PaymentInstrument.METHOD_CREDIT_CARD);</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copy the credit card details to the payment instrument</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newCreditCard.setCreditCardHolder(app.getForm('billing').object.paymentMethods.creditCard.owner.value);</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newCreditCard.setCreditCardNumber(app.getForm('billing').object.paymentMethods.creditCard.number.value);</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newCreditCard.setCreditCardExpirationMonth(app.getForm('billing').object.paymentMethods.creditCard.expiration.month.value);</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newCreditCard.setCreditCardExpirationYear(app.getForm('billing').object.paymentMethods.creditCard.expiration.year.value);</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newCreditCard.setCreditCardType(app.getForm('billing').object.paymentMethods.creditCard.type.value);</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for (i = 0; i &lt; creditCards.length; i++)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 = creditCards[i];</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 xml:space="preserve">if (creditcard.getCreditCardExpirationMonth() === newCreditCard.getCreditCardExpirationMonth() </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creditcard.getCreditCardExpirationYear() === newCreditCard.getCreditCardExpirationYear() </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creditcard.creditCardNumber.substring(creditcard.creditCardNumber.length - 4).equals(newCreditCard.creditCardNumber.substring(newCreditCard.creditCardNumber.length - 4))</w:t>
            </w:r>
          </w:p>
          <w:p w:rsidR="00993917" w:rsidRPr="00404939" w:rsidRDefault="00993917" w:rsidP="00BA2222">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WorldpayHelper.ReplaceToken(newCreditCard, creditcard);</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customer.getProfile().getWallet().removePaymentInstrument(creditcard);</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993917" w:rsidRPr="00404939" w:rsidRDefault="00993917" w:rsidP="00BA2222">
            <w:pPr>
              <w:autoSpaceDE w:val="0"/>
              <w:autoSpaceDN w:val="0"/>
              <w:adjustRightInd w:val="0"/>
              <w:ind w:left="1080"/>
              <w:rPr>
                <w:rFonts w:eastAsia="Times New Roman" w:cs="Consolas"/>
                <w:sz w:val="20"/>
                <w:szCs w:val="20"/>
              </w:rPr>
            </w:pP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993917" w:rsidRPr="00404939" w:rsidRDefault="00993917" w:rsidP="00BA2222">
            <w:pPr>
              <w:autoSpaceDE w:val="0"/>
              <w:autoSpaceDN w:val="0"/>
              <w:adjustRightInd w:val="0"/>
              <w:ind w:left="1080"/>
              <w:rPr>
                <w:rFonts w:eastAsia="Times New Roman" w:cs="Consolas"/>
                <w:sz w:val="20"/>
                <w:szCs w:val="20"/>
              </w:rPr>
            </w:pPr>
            <w:r w:rsidRPr="00404939">
              <w:rPr>
                <w:rFonts w:eastAsia="Times New Roman" w:cs="Consolas"/>
                <w:sz w:val="20"/>
                <w:szCs w:val="20"/>
              </w:rPr>
              <w:lastRenderedPageBreak/>
              <w:t xml:space="preserve">    return true;</w:t>
            </w:r>
          </w:p>
          <w:p w:rsidR="00993917" w:rsidRPr="00CB2E39" w:rsidRDefault="00993917" w:rsidP="00BA2222">
            <w:r w:rsidRPr="00404939">
              <w:rPr>
                <w:rFonts w:eastAsia="Times New Roman" w:cs="Consolas"/>
                <w:sz w:val="20"/>
                <w:szCs w:val="20"/>
              </w:rPr>
              <w:t>}</w:t>
            </w:r>
          </w:p>
        </w:tc>
      </w:tr>
    </w:tbl>
    <w:p w:rsidR="00993917" w:rsidRDefault="00993917" w:rsidP="00993917">
      <w:pPr>
        <w:ind w:left="1080"/>
        <w:jc w:val="both"/>
        <w:rPr>
          <w:b/>
          <w:color w:val="000000" w:themeColor="text1"/>
          <w:sz w:val="32"/>
          <w:szCs w:val="32"/>
          <w:u w:val="single"/>
        </w:rPr>
      </w:pPr>
    </w:p>
    <w:p w:rsidR="00993917" w:rsidRPr="00D35B33" w:rsidRDefault="00993917" w:rsidP="00993917">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COPlaceOrder.js</w:t>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“API Include” module</w:t>
      </w:r>
    </w:p>
    <w:p w:rsidR="00993917" w:rsidRPr="00DE17E4" w:rsidRDefault="00993917" w:rsidP="00993917">
      <w:pPr>
        <w:pStyle w:val="ListParagraph"/>
        <w:numPr>
          <w:ilvl w:val="0"/>
          <w:numId w:val="58"/>
        </w:numPr>
        <w:spacing w:after="0"/>
        <w:jc w:val="both"/>
      </w:pPr>
      <w:r w:rsidRPr="00DE17E4">
        <w:t>Include script module at the top of script include section</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E947DB" w:rsidRDefault="00993917" w:rsidP="00BA2222">
            <w:pPr>
              <w:ind w:left="1080"/>
              <w:rPr>
                <w:rFonts w:eastAsiaTheme="majorEastAsia" w:cstheme="majorBidi"/>
                <w:bCs/>
                <w:sz w:val="20"/>
                <w:szCs w:val="20"/>
              </w:rPr>
            </w:pPr>
            <w:r w:rsidRPr="00E947DB">
              <w:rPr>
                <w:rFonts w:eastAsiaTheme="majorEastAsia" w:cstheme="majorBidi"/>
                <w:bCs/>
                <w:sz w:val="20"/>
                <w:szCs w:val="20"/>
              </w:rPr>
              <w:t>var PaymentProcessor = app.getModel('PaymentProcessor');</w:t>
            </w:r>
          </w:p>
          <w:p w:rsidR="00993917" w:rsidRPr="00E947DB" w:rsidRDefault="00993917" w:rsidP="00BA2222">
            <w:pPr>
              <w:ind w:left="1080"/>
              <w:rPr>
                <w:rFonts w:eastAsiaTheme="majorEastAsia" w:cstheme="majorBidi"/>
                <w:bCs/>
              </w:rPr>
            </w:pPr>
            <w:r w:rsidRPr="00404939">
              <w:rPr>
                <w:rFonts w:eastAsiaTheme="majorEastAsia" w:cstheme="majorBidi"/>
                <w:bCs/>
                <w:sz w:val="20"/>
                <w:szCs w:val="20"/>
                <w:highlight w:val="yellow"/>
              </w:rPr>
              <w:t>var Worldpay = require('</w:t>
            </w:r>
            <w:r>
              <w:rPr>
                <w:rFonts w:eastAsiaTheme="majorEastAsia" w:cstheme="majorBidi"/>
                <w:bCs/>
                <w:sz w:val="20"/>
                <w:szCs w:val="20"/>
                <w:highlight w:val="yellow"/>
              </w:rPr>
              <w:t>int_worldpay</w:t>
            </w:r>
            <w:r w:rsidRPr="00404939">
              <w:rPr>
                <w:rFonts w:eastAsiaTheme="majorEastAsia" w:cstheme="majorBidi"/>
                <w:bCs/>
                <w:sz w:val="20"/>
                <w:szCs w:val="20"/>
                <w:highlight w:val="yellow"/>
              </w:rPr>
              <w:t>/cartridge/controllers/Worldpay');</w:t>
            </w:r>
          </w:p>
        </w:tc>
      </w:tr>
    </w:tbl>
    <w:p w:rsidR="00993917" w:rsidRDefault="00993917" w:rsidP="00993917">
      <w:pPr>
        <w:ind w:left="1080"/>
        <w:jc w:val="both"/>
        <w:rPr>
          <w:b/>
          <w:color w:val="548DD4" w:themeColor="text2" w:themeTint="99"/>
          <w:sz w:val="28"/>
          <w:szCs w:val="28"/>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“handlePayments” method</w:t>
      </w:r>
    </w:p>
    <w:p w:rsidR="00993917" w:rsidRPr="00DE17E4" w:rsidRDefault="00993917" w:rsidP="00993917">
      <w:pPr>
        <w:pStyle w:val="ListParagraph"/>
        <w:numPr>
          <w:ilvl w:val="0"/>
          <w:numId w:val="58"/>
        </w:numPr>
        <w:spacing w:after="0"/>
        <w:jc w:val="both"/>
      </w:pPr>
      <w:r>
        <w:t xml:space="preserve">Add below section after </w:t>
      </w:r>
      <w:r w:rsidRPr="00DE17E4">
        <w:t xml:space="preserve">authorizationResult </w:t>
      </w:r>
      <w:r w:rsidRPr="00656B76">
        <w:t>received</w:t>
      </w:r>
      <w:r w:rsidRPr="00DE17E4">
        <w:t xml:space="preserve"> </w:t>
      </w:r>
      <w:r>
        <w:t>to handle the authorize result for Redirection and 3D and error message and konbini APM</w:t>
      </w:r>
    </w:p>
    <w:tbl>
      <w:tblPr>
        <w:tblStyle w:val="TableGrid"/>
        <w:tblW w:w="0" w:type="auto"/>
        <w:tblInd w:w="18" w:type="dxa"/>
        <w:tblLook w:val="04A0" w:firstRow="1" w:lastRow="0" w:firstColumn="1" w:lastColumn="0" w:noHBand="0" w:noVBand="1"/>
      </w:tblPr>
      <w:tblGrid>
        <w:gridCol w:w="9718"/>
      </w:tblGrid>
      <w:tr w:rsidR="00993917" w:rsidRPr="00E33D85" w:rsidTr="00BA2222">
        <w:tc>
          <w:tcPr>
            <w:tcW w:w="9944" w:type="dxa"/>
          </w:tcPr>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function handlePayments(order)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if (order.getTotalNetPrice() !== 0.00)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var paymentInstruments = order.getPaymentInstruments();</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if (paymentInstruments.length === 0)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return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missingPaymentInfo: true</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 Sets the transaction ID for the payment instrument.</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var handlePaymentTransaction = function ()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paymentInstrument.getPaymentTransaction().setTransactionID(order.getOrderNo());</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for (var i = 0; i &lt; paymentInstruments.length; i++)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var paymentInstrument = paymentInstruments[i];</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if (PaymentMgr.getPaymentMethod(paymentInstrument.getPaymentMethod()).getPaymentProcessor() === null)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Transaction.wrap(handlePaymentTransaction);</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 else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var authorizationResult = PaymentProcessor.authorize(order, paymentInstrument);</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if(authorizationResult.returnToPage){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return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returnToPage :true,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 : order,</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klarnasnippet: authorizationResult.klarnasnippet</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lastRenderedPageBreak/>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 else if(authorizationResult.redirect || authorizationResult.worldpayredirect){</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return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redirect :true,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redirectUrl : authorizationResult.redirectUrl</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 else if(authorizationResult.is3D){</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is3D : true,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redirectUrl : authorizationResult.redirectUrl,</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paRequest : authorizationResult.paRequest,</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termUrl   : authorizationResult.termUrl,</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orderNo   : order.orderNo</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(authorizationResult.not_supported || authorizationResult.error)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 : true,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errorCode : authorizationResult.errorCode,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errorMessage : authorizationResult.errorMessage</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(authorizationResult.authorized &amp;&amp; !empty(authorizationResult.isPaymentKonbini) &amp;&amp; authorizationResult.isPaymentKonbini)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return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isPaymentKonbini : true,</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WorldpayRedirectURL : authorizationResult.redirectUrl</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return {};</w:t>
            </w:r>
          </w:p>
          <w:p w:rsidR="00993917" w:rsidRPr="00E33D85" w:rsidRDefault="00993917" w:rsidP="00BA2222">
            <w:pPr>
              <w:pStyle w:val="BodyText"/>
              <w:ind w:left="1440"/>
            </w:pPr>
            <w:r w:rsidRPr="006D257C">
              <w:rPr>
                <w:rFonts w:eastAsiaTheme="majorEastAsia" w:cstheme="majorBidi"/>
                <w:bCs/>
                <w:sz w:val="20"/>
                <w:szCs w:val="20"/>
              </w:rPr>
              <w:t>}</w:t>
            </w:r>
          </w:p>
        </w:tc>
      </w:tr>
    </w:tbl>
    <w:p w:rsidR="00993917" w:rsidRDefault="00993917" w:rsidP="00993917">
      <w:pPr>
        <w:ind w:left="1080"/>
        <w:jc w:val="both"/>
        <w:rPr>
          <w:b/>
          <w:color w:val="548DD4" w:themeColor="text2" w:themeTint="99"/>
          <w:sz w:val="28"/>
          <w:szCs w:val="28"/>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“start” method</w:t>
      </w:r>
    </w:p>
    <w:p w:rsidR="00993917" w:rsidRPr="00EA2F06" w:rsidRDefault="00993917" w:rsidP="00993917">
      <w:pPr>
        <w:pStyle w:val="ListParagraph"/>
        <w:numPr>
          <w:ilvl w:val="0"/>
          <w:numId w:val="58"/>
        </w:numPr>
        <w:spacing w:after="0"/>
        <w:jc w:val="both"/>
      </w:pPr>
      <w:r>
        <w:t>Replace the initial code that return to Cart.Show() if cart does not exist with the code below by adding if condition</w:t>
      </w:r>
    </w:p>
    <w:p w:rsidR="00993917" w:rsidRPr="00EA2F06" w:rsidRDefault="00993917" w:rsidP="00993917">
      <w:pPr>
        <w:pStyle w:val="ListParagraph"/>
        <w:numPr>
          <w:ilvl w:val="0"/>
          <w:numId w:val="58"/>
        </w:numPr>
        <w:spacing w:after="0"/>
        <w:jc w:val="both"/>
      </w:pPr>
      <w:r w:rsidRPr="00EA2F06">
        <w:t xml:space="preserve">Move SaveCreditCard functionality of COBilling and place the code just before submitImpl function at the end of function else condition for above cart and handle the APM’s redirections by replacing the code with below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rFonts w:eastAsiaTheme="majorEastAsia" w:cstheme="majorBidi"/>
                <w:bCs/>
              </w:rPr>
            </w:pPr>
            <w:r w:rsidRPr="00404939">
              <w:rPr>
                <w:rFonts w:eastAsiaTheme="majorEastAsia" w:cstheme="majorBidi"/>
                <w:bCs/>
              </w:rPr>
              <w:t>function start()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var cart = Cart.get();</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(!cart)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app.getController('Cart').Show();</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var COShipping = app.getController('COShipping');</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lastRenderedPageBreak/>
              <w:t xml:space="preserve">    // Clean shipments.</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COShipping.PrepareShipments(cart);</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Make sure there is a valid shipping address, accounting for gift certificates that do not have one.</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(cart.getProductLineItems().size() &gt; 0 &amp;&amp; cart.getDefaultShipment().getShippingAddress() === null)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COShipping.Start();</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Make sure the billing step is fulfilled, otherwise restart checkout.</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(!session.forms.billing.fulfilled.value)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app.getController('COCustomer').Start();</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Transaction.wrap(function ()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cart.calculate();</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var COBilling = app.getController('COBilling');</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Transaction.wrap(function ()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(!COBilling.ValidatePayment(cart))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COBilling.Start();</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Recalculate the payments. If there is only gift certificates, make sure it covers the order total, if not</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back to billing page.</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Transaction.wrap(function ()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(!cart.calculatePaymentTransactionTotal())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COBilling.Start();</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Handle used addresses and credit cards.</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var saveCCResult = COBilling.SaveCreditCard();</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(!saveCCResult)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error: true,</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PlaceOrderError: new Status(Status.ERROR, 'confirm.error.technical')</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lastRenderedPageBreak/>
              <w:t xml:space="preserve">    // Creates a new order. This will internally ReserveInventoryForOrder and will create a new Order with status</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'Created'.</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var order = cart.createOrder();</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if (!order) {</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app.getController('Cart').Show();</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return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ab/>
            </w:r>
            <w:r w:rsidRPr="00404939">
              <w:rPr>
                <w:rFonts w:eastAsiaTheme="majorEastAsia" w:cstheme="majorBidi"/>
                <w:bCs/>
                <w:highlight w:val="yellow"/>
              </w:rPr>
              <w:t>var handlePaymentsResult = handlePayments(order);</w:t>
            </w:r>
          </w:p>
          <w:p w:rsidR="00993917" w:rsidRPr="00404939" w:rsidRDefault="00993917" w:rsidP="00BA2222">
            <w:pPr>
              <w:ind w:left="1080"/>
              <w:rPr>
                <w:rFonts w:eastAsiaTheme="majorEastAsia" w:cstheme="majorBidi"/>
                <w:bCs/>
              </w:rPr>
            </w:pPr>
          </w:p>
          <w:p w:rsidR="00993917" w:rsidRPr="00404939" w:rsidRDefault="00993917" w:rsidP="00BA2222">
            <w:pPr>
              <w:ind w:left="1080"/>
              <w:rPr>
                <w:rFonts w:eastAsiaTheme="majorEastAsia" w:cstheme="majorBidi"/>
                <w:bCs/>
                <w:highlight w:val="yellow"/>
              </w:rPr>
            </w:pPr>
            <w:r w:rsidRPr="00404939">
              <w:rPr>
                <w:rFonts w:eastAsiaTheme="majorEastAsia" w:cstheme="majorBidi"/>
                <w:bCs/>
              </w:rPr>
              <w:tab/>
            </w:r>
            <w:r w:rsidRPr="00404939">
              <w:rPr>
                <w:rFonts w:eastAsiaTheme="majorEastAsia" w:cstheme="majorBidi"/>
                <w:bCs/>
                <w:highlight w:val="yellow"/>
              </w:rPr>
              <w:t>if (handlePaymentsResult.error)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Transaction.wrap(function(){</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t>OrderMgr.failOrder(order);</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return {error : false};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 else if(handlePaymentsResult.is3D)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return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is3D : true,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redirectUrl : handlePaymentsResult.redirectUrl,</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paRequest : handlePaymentsResult.paRequest,</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termUrl   : handlePaymentsResult.termUrl,</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orderNo :handlePaymentsResult.orderNo</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 else if(handlePaymentsResult.returnToPage)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app.getView({</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Order : handlePaymentsResult.order,</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klarnasnippet:handlePaymentsResult.klarnasnippet</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}).render('checkout/summary/summary');</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return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 else if(handlePaymentsResult.redirect)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return {redirect :true,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r>
            <w:r w:rsidRPr="00404939">
              <w:rPr>
                <w:rFonts w:eastAsiaTheme="majorEastAsia" w:cstheme="majorBidi"/>
                <w:bCs/>
                <w:highlight w:val="yellow"/>
              </w:rPr>
              <w:tab/>
              <w:t>redirectUrl:handlePaymentsResult.redirectUrl</w:t>
            </w:r>
          </w:p>
          <w:p w:rsidR="00993917" w:rsidRPr="00404939" w:rsidRDefault="00993917" w:rsidP="00BA2222">
            <w:pPr>
              <w:ind w:left="1080"/>
              <w:rPr>
                <w:rFonts w:eastAsiaTheme="majorEastAsia" w:cstheme="majorBidi"/>
                <w:bCs/>
              </w:rPr>
            </w:pPr>
            <w:r w:rsidRPr="00404939">
              <w:rPr>
                <w:rFonts w:eastAsiaTheme="majorEastAsia" w:cstheme="majorBidi"/>
                <w:bCs/>
                <w:highlight w:val="yellow"/>
              </w:rPr>
              <w:t xml:space="preserve">    </w:t>
            </w:r>
            <w:r w:rsidRPr="00404939">
              <w:rPr>
                <w:rFonts w:eastAsiaTheme="majorEastAsia" w:cstheme="majorBidi"/>
                <w:bCs/>
                <w:highlight w:val="yellow"/>
              </w:rPr>
              <w:tab/>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 else if (handlePaymentsResult.missingPaymentInfo)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rPr>
              <w:tab/>
            </w:r>
            <w:r w:rsidRPr="00404939">
              <w:rPr>
                <w:rFonts w:eastAsiaTheme="majorEastAsia" w:cstheme="majorBidi"/>
                <w:bCs/>
                <w:highlight w:val="yellow"/>
              </w:rPr>
              <w:t>Transaction.wrap(function(){</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OrderMgr.failOrder(order);</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return {error : true};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 else if (handlePaymentsResult.isPaymentKonbini)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return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Order         : order,</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order_created : true,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WorldpayRedirectURL : handlePaymentsResult.WorldpayRedirectURL</w:t>
            </w:r>
          </w:p>
          <w:p w:rsidR="00993917" w:rsidRPr="00404939" w:rsidRDefault="00993917" w:rsidP="00BA2222">
            <w:pPr>
              <w:ind w:left="1080"/>
              <w:rPr>
                <w:rFonts w:eastAsiaTheme="majorEastAsia" w:cstheme="majorBidi"/>
                <w:bCs/>
              </w:rPr>
            </w:pPr>
            <w:r w:rsidRPr="00404939">
              <w:rPr>
                <w:rFonts w:eastAsiaTheme="majorEastAsia" w:cstheme="majorBidi"/>
                <w:bCs/>
                <w:highlight w:val="yellow"/>
              </w:rPr>
              <w:lastRenderedPageBreak/>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highlight w:val="yellow"/>
              </w:rPr>
              <w:t>// Handle used addresses and credit cards.</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var saveCCResult = COBilling.SaveCreditCard();</w:t>
            </w:r>
          </w:p>
          <w:p w:rsidR="00993917" w:rsidRPr="00404939" w:rsidRDefault="00993917" w:rsidP="00BA2222">
            <w:pPr>
              <w:ind w:left="1080"/>
              <w:rPr>
                <w:rFonts w:eastAsiaTheme="majorEastAsia" w:cstheme="majorBidi"/>
                <w:bCs/>
                <w:highlight w:val="yellow"/>
              </w:rPr>
            </w:pP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if (!saveCCResult)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return {</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error: true,</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 xml:space="preserve">            PlaceOrderError: new Status(Status.ERROR, 'confirm.error.technical')</w:t>
            </w:r>
          </w:p>
          <w:p w:rsidR="00993917" w:rsidRPr="00404939" w:rsidRDefault="00993917" w:rsidP="00BA2222">
            <w:pPr>
              <w:ind w:left="1080"/>
              <w:rPr>
                <w:rFonts w:eastAsiaTheme="majorEastAsia" w:cstheme="majorBidi"/>
                <w:bCs/>
              </w:rPr>
            </w:pPr>
            <w:r w:rsidRPr="00404939">
              <w:rPr>
                <w:rFonts w:eastAsiaTheme="majorEastAsia" w:cstheme="majorBidi"/>
                <w:bCs/>
                <w:highlight w:val="yellow"/>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p>
          <w:p w:rsidR="00993917" w:rsidRPr="00404939" w:rsidRDefault="00993917" w:rsidP="00BA2222">
            <w:pPr>
              <w:ind w:left="1080"/>
              <w:rPr>
                <w:rFonts w:eastAsiaTheme="majorEastAsia" w:cstheme="majorBidi"/>
                <w:bCs/>
              </w:rPr>
            </w:pPr>
            <w:r w:rsidRPr="00404939">
              <w:rPr>
                <w:rFonts w:eastAsiaTheme="majorEastAsia" w:cstheme="majorBidi"/>
                <w:bCs/>
              </w:rPr>
              <w:t xml:space="preserve">    </w:t>
            </w:r>
            <w:r w:rsidRPr="00404939">
              <w:rPr>
                <w:rFonts w:eastAsiaTheme="majorEastAsia" w:cstheme="majorBidi"/>
                <w:bCs/>
                <w:highlight w:val="yellow"/>
              </w:rPr>
              <w:t>return submitImpl(order);</w:t>
            </w:r>
          </w:p>
          <w:p w:rsidR="00993917" w:rsidRPr="00CD6913" w:rsidRDefault="00993917" w:rsidP="00BA2222">
            <w:r w:rsidRPr="00404939">
              <w:rPr>
                <w:rFonts w:eastAsiaTheme="majorEastAsia" w:cstheme="majorBidi"/>
                <w:bCs/>
              </w:rPr>
              <w:t>}</w:t>
            </w:r>
          </w:p>
        </w:tc>
      </w:tr>
    </w:tbl>
    <w:p w:rsidR="00993917" w:rsidRPr="00D35B33" w:rsidRDefault="00993917" w:rsidP="00993917">
      <w:pPr>
        <w:pStyle w:val="Heading5"/>
        <w:ind w:left="372" w:firstLine="708"/>
        <w:rPr>
          <w:rFonts w:asciiTheme="minorHAnsi" w:hAnsiTheme="minorHAnsi"/>
        </w:rPr>
      </w:pPr>
      <w:r w:rsidRPr="00D35B33">
        <w:rPr>
          <w:rFonts w:asciiTheme="minorHAnsi" w:hAnsiTheme="minorHAnsi"/>
        </w:rPr>
        <w:lastRenderedPageBreak/>
        <w:t>Update “submit” method</w:t>
      </w:r>
    </w:p>
    <w:p w:rsidR="00993917" w:rsidRDefault="00993917" w:rsidP="00993917">
      <w:pPr>
        <w:pStyle w:val="ListParagraph"/>
        <w:numPr>
          <w:ilvl w:val="0"/>
          <w:numId w:val="58"/>
        </w:numPr>
        <w:spacing w:after="0"/>
        <w:jc w:val="both"/>
      </w:pPr>
      <w:r>
        <w:t>Replace the existing asynchronous callback for order placement submission flow submit() function with the code below:</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ind w:left="1080"/>
            </w:pPr>
            <w:r>
              <w:t>function submit() {</w:t>
            </w:r>
          </w:p>
          <w:p w:rsidR="00993917" w:rsidRDefault="00993917" w:rsidP="00BA2222">
            <w:pPr>
              <w:ind w:left="1080"/>
            </w:pPr>
            <w:r>
              <w:tab/>
              <w:t xml:space="preserve">   </w:t>
            </w:r>
          </w:p>
          <w:p w:rsidR="00993917" w:rsidRPr="00404939" w:rsidRDefault="00993917" w:rsidP="00BA2222">
            <w:pPr>
              <w:ind w:left="1080"/>
              <w:rPr>
                <w:highlight w:val="yellow"/>
              </w:rPr>
            </w:pPr>
            <w:r>
              <w:t xml:space="preserve">    </w:t>
            </w:r>
            <w:r w:rsidRPr="00404939">
              <w:rPr>
                <w:highlight w:val="yellow"/>
              </w:rPr>
              <w:t>var isWorldpayPaymentProcessor = false;</w:t>
            </w:r>
          </w:p>
          <w:p w:rsidR="00993917" w:rsidRPr="00404939" w:rsidRDefault="00993917" w:rsidP="00BA2222">
            <w:pPr>
              <w:ind w:left="1080"/>
              <w:rPr>
                <w:highlight w:val="yellow"/>
              </w:rPr>
            </w:pPr>
            <w:r w:rsidRPr="00404939">
              <w:rPr>
                <w:highlight w:val="yellow"/>
              </w:rPr>
              <w:t xml:space="preserve">    var WorldpayHelper = require('</w:t>
            </w:r>
            <w:r>
              <w:rPr>
                <w:highlight w:val="yellow"/>
              </w:rPr>
              <w:t>int_worldpay</w:t>
            </w:r>
            <w:r w:rsidRPr="00404939">
              <w:rPr>
                <w:highlight w:val="yellow"/>
              </w:rPr>
              <w:t>/cartridge/scripts/WorldpayHelper');</w:t>
            </w:r>
          </w:p>
          <w:p w:rsidR="00993917" w:rsidRPr="00404939" w:rsidRDefault="00993917" w:rsidP="00BA2222">
            <w:pPr>
              <w:ind w:left="1080"/>
              <w:rPr>
                <w:highlight w:val="yellow"/>
              </w:rPr>
            </w:pPr>
            <w:r w:rsidRPr="00404939">
              <w:rPr>
                <w:highlight w:val="yellow"/>
              </w:rPr>
              <w:tab/>
              <w:t>var order = WorldpayHelper.GetOrder().Order;</w:t>
            </w:r>
          </w:p>
          <w:p w:rsidR="00993917" w:rsidRPr="00404939" w:rsidRDefault="00993917" w:rsidP="00BA2222">
            <w:pPr>
              <w:ind w:left="1080"/>
              <w:rPr>
                <w:highlight w:val="yellow"/>
              </w:rPr>
            </w:pPr>
            <w:r w:rsidRPr="00404939">
              <w:rPr>
                <w:highlight w:val="yellow"/>
              </w:rPr>
              <w:t xml:space="preserve">    var paymentMethod:String;</w:t>
            </w:r>
          </w:p>
          <w:p w:rsidR="00993917" w:rsidRPr="00404939" w:rsidRDefault="00993917" w:rsidP="00BA2222">
            <w:pPr>
              <w:ind w:left="1080"/>
              <w:rPr>
                <w:highlight w:val="yellow"/>
              </w:rPr>
            </w:pPr>
            <w:r w:rsidRPr="00404939">
              <w:rPr>
                <w:highlight w:val="yellow"/>
              </w:rPr>
              <w:tab/>
              <w:t>if (order!=null) {</w:t>
            </w:r>
          </w:p>
          <w:p w:rsidR="00993917" w:rsidRPr="00404939" w:rsidRDefault="00993917" w:rsidP="00BA2222">
            <w:pPr>
              <w:ind w:left="1080"/>
              <w:rPr>
                <w:highlight w:val="yellow"/>
              </w:rPr>
            </w:pPr>
            <w:r w:rsidRPr="00404939">
              <w:rPr>
                <w:highlight w:val="yellow"/>
              </w:rPr>
              <w:tab/>
            </w:r>
            <w:r w:rsidRPr="00404939">
              <w:rPr>
                <w:highlight w:val="yellow"/>
              </w:rPr>
              <w:tab/>
              <w:t>//Check payment processor as worldpay</w:t>
            </w:r>
          </w:p>
          <w:p w:rsidR="00993917" w:rsidRPr="00404939" w:rsidRDefault="00993917" w:rsidP="00BA2222">
            <w:pPr>
              <w:ind w:left="1080"/>
              <w:rPr>
                <w:highlight w:val="yellow"/>
              </w:rPr>
            </w:pPr>
            <w:r w:rsidRPr="00404939">
              <w:rPr>
                <w:highlight w:val="yellow"/>
              </w:rPr>
              <w:tab/>
              <w:t xml:space="preserve"> </w:t>
            </w:r>
            <w:r w:rsidRPr="00404939">
              <w:rPr>
                <w:highlight w:val="yellow"/>
              </w:rPr>
              <w:tab/>
              <w:t>var paymentInstruments = order.getPaymentInstruments();</w:t>
            </w:r>
          </w:p>
          <w:p w:rsidR="00993917" w:rsidRPr="00404939" w:rsidRDefault="00993917" w:rsidP="00BA2222">
            <w:pPr>
              <w:ind w:left="1080"/>
              <w:rPr>
                <w:highlight w:val="yellow"/>
              </w:rPr>
            </w:pPr>
            <w:r w:rsidRPr="00404939">
              <w:rPr>
                <w:highlight w:val="yellow"/>
              </w:rPr>
              <w:tab/>
              <w:t xml:space="preserve">    if (paymentInstruments.length &gt; 0) {</w:t>
            </w:r>
          </w:p>
          <w:p w:rsidR="00993917" w:rsidRPr="00404939" w:rsidRDefault="00993917" w:rsidP="00BA2222">
            <w:pPr>
              <w:ind w:left="1080"/>
              <w:rPr>
                <w:highlight w:val="yellow"/>
              </w:rPr>
            </w:pPr>
            <w:r w:rsidRPr="00404939">
              <w:rPr>
                <w:highlight w:val="yellow"/>
              </w:rPr>
              <w:tab/>
            </w:r>
            <w:r w:rsidRPr="00404939">
              <w:rPr>
                <w:highlight w:val="yellow"/>
              </w:rPr>
              <w:tab/>
              <w:t xml:space="preserve">    for (var i = 0; i &lt; paymentInstruments.length; i++) {</w:t>
            </w:r>
          </w:p>
          <w:p w:rsidR="00993917" w:rsidRPr="00404939" w:rsidRDefault="00993917" w:rsidP="00BA2222">
            <w:pPr>
              <w:ind w:left="1080"/>
              <w:rPr>
                <w:highlight w:val="yellow"/>
              </w:rPr>
            </w:pPr>
            <w:r w:rsidRPr="00404939">
              <w:rPr>
                <w:highlight w:val="yellow"/>
              </w:rPr>
              <w:tab/>
            </w:r>
            <w:r w:rsidRPr="00404939">
              <w:rPr>
                <w:highlight w:val="yellow"/>
              </w:rPr>
              <w:tab/>
              <w:t xml:space="preserve">        var paymentInstrument  = paymentInstruments[i];</w:t>
            </w:r>
          </w:p>
          <w:p w:rsidR="00993917" w:rsidRPr="00404939" w:rsidRDefault="00993917" w:rsidP="00BA2222">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paymentProcessor = PaymentMgr.getPaymentMethod(paymentInstrument.getPaymentMethod()).getPaymentProcessor();</w:t>
            </w:r>
          </w:p>
          <w:p w:rsidR="00993917" w:rsidRPr="00404939" w:rsidRDefault="00993917" w:rsidP="00BA2222">
            <w:pPr>
              <w:ind w:left="1080"/>
              <w:rPr>
                <w:highlight w:val="yellow"/>
              </w:rPr>
            </w:pPr>
            <w:r w:rsidRPr="00404939">
              <w:rPr>
                <w:highlight w:val="yellow"/>
              </w:rPr>
              <w:tab/>
            </w:r>
            <w:r w:rsidRPr="00404939">
              <w:rPr>
                <w:highlight w:val="yellow"/>
              </w:rPr>
              <w:tab/>
              <w:t xml:space="preserve">        if (paymentProcessor != null &amp;&amp; paymentProcessor.getID().equals("Worldpay")) {</w:t>
            </w:r>
          </w:p>
          <w:p w:rsidR="00993917" w:rsidRPr="00404939" w:rsidRDefault="00993917" w:rsidP="00BA2222">
            <w:pPr>
              <w:ind w:left="1080"/>
              <w:rPr>
                <w:highlight w:val="yellow"/>
              </w:rPr>
            </w:pPr>
            <w:r w:rsidRPr="00404939">
              <w:rPr>
                <w:highlight w:val="yellow"/>
              </w:rPr>
              <w:tab/>
            </w:r>
            <w:r w:rsidRPr="00404939">
              <w:rPr>
                <w:highlight w:val="yellow"/>
              </w:rPr>
              <w:tab/>
              <w:t xml:space="preserve">        </w:t>
            </w:r>
            <w:r w:rsidRPr="00404939">
              <w:rPr>
                <w:highlight w:val="yellow"/>
              </w:rPr>
              <w:tab/>
              <w:t>isWorldpayPaymentProcessor = true;</w:t>
            </w:r>
          </w:p>
          <w:p w:rsidR="00993917" w:rsidRPr="00404939" w:rsidRDefault="00993917" w:rsidP="00BA2222">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paymentMethod = paymentInstrument.paymentMethod;</w:t>
            </w:r>
          </w:p>
          <w:p w:rsidR="00993917" w:rsidRPr="00404939" w:rsidRDefault="00993917" w:rsidP="00BA2222">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break;</w:t>
            </w:r>
          </w:p>
          <w:p w:rsidR="00993917" w:rsidRPr="00404939" w:rsidRDefault="00993917" w:rsidP="00BA2222">
            <w:pPr>
              <w:ind w:left="1080"/>
              <w:rPr>
                <w:highlight w:val="yellow"/>
              </w:rPr>
            </w:pPr>
            <w:r w:rsidRPr="00404939">
              <w:rPr>
                <w:highlight w:val="yellow"/>
              </w:rPr>
              <w:tab/>
            </w:r>
            <w:r w:rsidRPr="00404939">
              <w:rPr>
                <w:highlight w:val="yellow"/>
              </w:rPr>
              <w:tab/>
              <w:t xml:space="preserve">        }</w:t>
            </w:r>
            <w:r w:rsidRPr="00404939">
              <w:rPr>
                <w:highlight w:val="yellow"/>
              </w:rPr>
              <w:tab/>
              <w:t xml:space="preserve">    }</w:t>
            </w:r>
            <w:r w:rsidRPr="00404939">
              <w:rPr>
                <w:highlight w:val="yellow"/>
              </w:rPr>
              <w:tab/>
              <w:t xml:space="preserve">    }</w:t>
            </w:r>
          </w:p>
          <w:p w:rsidR="00993917" w:rsidRPr="00404939" w:rsidRDefault="00993917" w:rsidP="00BA2222">
            <w:pPr>
              <w:ind w:left="1080"/>
              <w:rPr>
                <w:highlight w:val="yellow"/>
              </w:rPr>
            </w:pPr>
            <w:r w:rsidRPr="00404939">
              <w:rPr>
                <w:highlight w:val="yellow"/>
              </w:rPr>
              <w:tab/>
              <w:t>} else {</w:t>
            </w:r>
          </w:p>
          <w:p w:rsidR="00993917" w:rsidRPr="00404939" w:rsidRDefault="00993917" w:rsidP="00BA2222">
            <w:pPr>
              <w:ind w:left="1080"/>
              <w:rPr>
                <w:highlight w:val="yellow"/>
              </w:rPr>
            </w:pPr>
            <w:r w:rsidRPr="00404939">
              <w:rPr>
                <w:highlight w:val="yellow"/>
              </w:rPr>
              <w:tab/>
            </w:r>
            <w:r w:rsidRPr="00404939">
              <w:rPr>
                <w:highlight w:val="yellow"/>
              </w:rPr>
              <w:tab/>
              <w:t>app.getController('Cart').Show();</w:t>
            </w:r>
          </w:p>
          <w:p w:rsidR="00993917" w:rsidRPr="00404939" w:rsidRDefault="00993917" w:rsidP="00BA2222">
            <w:pPr>
              <w:ind w:left="1080"/>
              <w:rPr>
                <w:highlight w:val="yellow"/>
              </w:rPr>
            </w:pPr>
            <w:r w:rsidRPr="00404939">
              <w:rPr>
                <w:highlight w:val="yellow"/>
              </w:rPr>
              <w:tab/>
            </w:r>
            <w:r w:rsidRPr="00404939">
              <w:rPr>
                <w:highlight w:val="yellow"/>
              </w:rPr>
              <w:tab/>
              <w:t>return {success : false};</w:t>
            </w:r>
            <w:r w:rsidRPr="00404939">
              <w:rPr>
                <w:highlight w:val="yellow"/>
              </w:rPr>
              <w:tab/>
              <w:t>}</w:t>
            </w:r>
          </w:p>
          <w:p w:rsidR="00993917" w:rsidRPr="00404939" w:rsidRDefault="00993917" w:rsidP="00BA2222">
            <w:pPr>
              <w:ind w:left="1080"/>
              <w:rPr>
                <w:highlight w:val="yellow"/>
              </w:rPr>
            </w:pPr>
            <w:r w:rsidRPr="00404939">
              <w:rPr>
                <w:highlight w:val="yellow"/>
              </w:rPr>
              <w:t xml:space="preserve">    if (isWorldpayPaymentProcessor) {</w:t>
            </w:r>
          </w:p>
          <w:p w:rsidR="00993917" w:rsidRPr="00404939" w:rsidRDefault="00993917" w:rsidP="00BA2222">
            <w:pPr>
              <w:ind w:left="1080"/>
              <w:rPr>
                <w:highlight w:val="yellow"/>
              </w:rPr>
            </w:pPr>
            <w:r w:rsidRPr="00404939">
              <w:rPr>
                <w:highlight w:val="yellow"/>
              </w:rPr>
              <w:t xml:space="preserve">    </w:t>
            </w:r>
            <w:r w:rsidRPr="00404939">
              <w:rPr>
                <w:highlight w:val="yellow"/>
              </w:rPr>
              <w:tab/>
              <w:t>/*var Order = require('dw/order/Order');</w:t>
            </w:r>
          </w:p>
          <w:p w:rsidR="00993917" w:rsidRPr="00404939" w:rsidRDefault="00993917" w:rsidP="00BA2222">
            <w:pPr>
              <w:ind w:left="1080"/>
              <w:rPr>
                <w:highlight w:val="yellow"/>
              </w:rPr>
            </w:pPr>
            <w:r w:rsidRPr="00404939">
              <w:rPr>
                <w:highlight w:val="yellow"/>
              </w:rPr>
              <w:t xml:space="preserve">        var paymentStatus = request.querystring.paymentStatus;</w:t>
            </w:r>
          </w:p>
          <w:p w:rsidR="00993917" w:rsidRPr="00404939" w:rsidRDefault="00993917" w:rsidP="00BA2222">
            <w:pPr>
              <w:ind w:left="1080"/>
              <w:rPr>
                <w:highlight w:val="yellow"/>
              </w:rPr>
            </w:pPr>
            <w:r w:rsidRPr="00404939">
              <w:rPr>
                <w:highlight w:val="yellow"/>
              </w:rPr>
              <w:t xml:space="preserve">        Logger.getLogger('worldpay').debug(req.querystring.order_id + ' orderid COPlaceOrder paymentStatus ' + paymentStatus);*/</w:t>
            </w:r>
          </w:p>
          <w:p w:rsidR="00993917" w:rsidRPr="00404939" w:rsidRDefault="00993917" w:rsidP="00BA2222">
            <w:pPr>
              <w:ind w:left="1080"/>
              <w:rPr>
                <w:highlight w:val="yellow"/>
              </w:rPr>
            </w:pPr>
            <w:r w:rsidRPr="00404939">
              <w:rPr>
                <w:highlight w:val="yellow"/>
              </w:rPr>
              <w:t xml:space="preserve">    </w:t>
            </w:r>
            <w:r w:rsidRPr="00404939">
              <w:rPr>
                <w:highlight w:val="yellow"/>
              </w:rPr>
              <w:tab/>
              <w:t>if(paymentMethod.equals(dw.order.OrderPaymentInstrument.METHOD_CREDIT_CARD)){</w:t>
            </w:r>
          </w:p>
          <w:p w:rsidR="00993917" w:rsidRPr="00404939" w:rsidRDefault="00993917" w:rsidP="00BA2222">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993917" w:rsidRPr="00404939" w:rsidRDefault="00993917" w:rsidP="00BA2222">
            <w:pPr>
              <w:ind w:left="1080"/>
              <w:rPr>
                <w:highlight w:val="yellow"/>
              </w:rPr>
            </w:pPr>
            <w:r w:rsidRPr="00404939">
              <w:rPr>
                <w:highlight w:val="yellow"/>
              </w:rPr>
              <w:lastRenderedPageBreak/>
              <w:tab/>
              <w:t xml:space="preserve">      </w:t>
            </w:r>
            <w:r w:rsidRPr="00404939">
              <w:rPr>
                <w:highlight w:val="yellow"/>
              </w:rPr>
              <w:tab/>
              <w:t xml:space="preserve">  app.getController('COSummary').Start();</w:t>
            </w:r>
          </w:p>
          <w:p w:rsidR="00993917" w:rsidRPr="00404939" w:rsidRDefault="00993917" w:rsidP="00BA2222">
            <w:pPr>
              <w:ind w:left="1080"/>
              <w:rPr>
                <w:highlight w:val="yellow"/>
              </w:rPr>
            </w:pPr>
            <w:r w:rsidRPr="00404939">
              <w:rPr>
                <w:highlight w:val="yellow"/>
              </w:rPr>
              <w:tab/>
              <w:t xml:space="preserve">       </w:t>
            </w:r>
            <w:r w:rsidRPr="00404939">
              <w:rPr>
                <w:highlight w:val="yellow"/>
              </w:rPr>
              <w:tab/>
              <w:t xml:space="preserve">  return;</w:t>
            </w:r>
            <w:r w:rsidRPr="00404939">
              <w:rPr>
                <w:highlight w:val="yellow"/>
              </w:rPr>
              <w:tab/>
              <w:t xml:space="preserve">    </w:t>
            </w:r>
            <w:r w:rsidRPr="00404939">
              <w:rPr>
                <w:highlight w:val="yellow"/>
              </w:rPr>
              <w:tab/>
            </w:r>
          </w:p>
          <w:p w:rsidR="00993917" w:rsidRPr="00404939" w:rsidRDefault="00993917" w:rsidP="00BA2222">
            <w:pPr>
              <w:ind w:left="1080"/>
              <w:rPr>
                <w:highlight w:val="yellow"/>
              </w:rPr>
            </w:pPr>
            <w:r w:rsidRPr="00404939">
              <w:rPr>
                <w:highlight w:val="yellow"/>
              </w:rPr>
              <w:tab/>
              <w:t xml:space="preserve">       </w:t>
            </w:r>
            <w:r w:rsidRPr="00404939">
              <w:rPr>
                <w:highlight w:val="yellow"/>
              </w:rPr>
              <w:tab/>
              <w:t xml:space="preserve"> }</w:t>
            </w:r>
          </w:p>
          <w:p w:rsidR="00993917" w:rsidRPr="00404939" w:rsidRDefault="00993917" w:rsidP="00BA2222">
            <w:pPr>
              <w:ind w:left="1080"/>
              <w:rPr>
                <w:highlight w:val="yellow"/>
              </w:rPr>
            </w:pPr>
            <w:r w:rsidRPr="00404939">
              <w:rPr>
                <w:highlight w:val="yellow"/>
              </w:rPr>
              <w:tab/>
            </w:r>
            <w:r w:rsidRPr="00404939">
              <w:rPr>
                <w:highlight w:val="yellow"/>
              </w:rPr>
              <w:tab/>
            </w:r>
            <w:r w:rsidRPr="00404939">
              <w:rPr>
                <w:highlight w:val="yellow"/>
              </w:rPr>
              <w:tab/>
              <w:t>app.getController('COSummary').ShowConfirmation(order);</w:t>
            </w:r>
          </w:p>
          <w:p w:rsidR="00993917" w:rsidRPr="00404939" w:rsidRDefault="00993917" w:rsidP="00BA2222">
            <w:pPr>
              <w:ind w:left="1080"/>
              <w:rPr>
                <w:highlight w:val="yellow"/>
              </w:rPr>
            </w:pPr>
            <w:r w:rsidRPr="00404939">
              <w:rPr>
                <w:highlight w:val="yellow"/>
              </w:rPr>
              <w:t xml:space="preserve">    </w:t>
            </w:r>
            <w:r w:rsidRPr="00404939">
              <w:rPr>
                <w:highlight w:val="yellow"/>
              </w:rPr>
              <w:tab/>
            </w:r>
            <w:r w:rsidRPr="00404939">
              <w:rPr>
                <w:highlight w:val="yellow"/>
              </w:rPr>
              <w:tab/>
              <w:t xml:space="preserve">return;    </w:t>
            </w:r>
            <w:r w:rsidRPr="00404939">
              <w:rPr>
                <w:highlight w:val="yellow"/>
              </w:rPr>
              <w:tab/>
            </w:r>
          </w:p>
          <w:p w:rsidR="00993917" w:rsidRPr="00404939" w:rsidRDefault="00993917" w:rsidP="00BA2222">
            <w:pPr>
              <w:ind w:left="1080"/>
              <w:rPr>
                <w:highlight w:val="yellow"/>
              </w:rPr>
            </w:pPr>
            <w:r w:rsidRPr="00404939">
              <w:rPr>
                <w:highlight w:val="yellow"/>
              </w:rPr>
              <w:tab/>
            </w:r>
            <w:r w:rsidRPr="00404939">
              <w:rPr>
                <w:highlight w:val="yellow"/>
              </w:rPr>
              <w:tab/>
              <w:t xml:space="preserve">} </w:t>
            </w:r>
          </w:p>
          <w:p w:rsidR="00993917" w:rsidRPr="00404939" w:rsidRDefault="00993917" w:rsidP="00BA2222">
            <w:pPr>
              <w:ind w:left="1080"/>
              <w:rPr>
                <w:highlight w:val="yellow"/>
              </w:rPr>
            </w:pPr>
            <w:r w:rsidRPr="00404939">
              <w:rPr>
                <w:highlight w:val="yellow"/>
              </w:rPr>
              <w:t xml:space="preserve">    </w:t>
            </w:r>
            <w:r w:rsidRPr="00404939">
              <w:rPr>
                <w:highlight w:val="yellow"/>
              </w:rPr>
              <w:tab/>
              <w:t>var redirectionResult = Worldpay.HandleRedirection(order);</w:t>
            </w:r>
          </w:p>
          <w:p w:rsidR="00993917" w:rsidRPr="00404939" w:rsidRDefault="00993917" w:rsidP="00BA2222">
            <w:pPr>
              <w:ind w:left="1080"/>
              <w:rPr>
                <w:highlight w:val="yellow"/>
              </w:rPr>
            </w:pPr>
            <w:r w:rsidRPr="00404939">
              <w:rPr>
                <w:highlight w:val="yellow"/>
              </w:rPr>
              <w:t xml:space="preserve">    </w:t>
            </w:r>
            <w:r w:rsidRPr="00404939">
              <w:rPr>
                <w:highlight w:val="yellow"/>
              </w:rPr>
              <w:tab/>
              <w:t>if (redirectionResult.success) {</w:t>
            </w:r>
          </w:p>
          <w:p w:rsidR="00993917" w:rsidRPr="00404939" w:rsidRDefault="00993917" w:rsidP="00BA2222">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993917" w:rsidRPr="00404939" w:rsidRDefault="00993917" w:rsidP="00BA2222">
            <w:pPr>
              <w:ind w:left="1080"/>
              <w:rPr>
                <w:highlight w:val="yellow"/>
              </w:rPr>
            </w:pPr>
            <w:r w:rsidRPr="00404939">
              <w:rPr>
                <w:highlight w:val="yellow"/>
              </w:rPr>
              <w:t xml:space="preserve">    </w:t>
            </w:r>
            <w:r w:rsidRPr="00404939">
              <w:rPr>
                <w:highlight w:val="yellow"/>
              </w:rPr>
              <w:tab/>
              <w:t xml:space="preserve">        app.getController('COSummary').Start();</w:t>
            </w:r>
          </w:p>
          <w:p w:rsidR="00993917" w:rsidRPr="00404939" w:rsidRDefault="00993917" w:rsidP="00BA2222">
            <w:pPr>
              <w:ind w:left="1080"/>
              <w:rPr>
                <w:highlight w:val="yellow"/>
              </w:rPr>
            </w:pPr>
            <w:r w:rsidRPr="00404939">
              <w:rPr>
                <w:highlight w:val="yellow"/>
              </w:rPr>
              <w:t xml:space="preserve">    </w:t>
            </w:r>
            <w:r w:rsidRPr="00404939">
              <w:rPr>
                <w:highlight w:val="yellow"/>
              </w:rPr>
              <w:tab/>
              <w:t xml:space="preserve">        return;    </w:t>
            </w:r>
            <w:r w:rsidRPr="00404939">
              <w:rPr>
                <w:highlight w:val="yellow"/>
              </w:rPr>
              <w:tab/>
              <w:t xml:space="preserve">    </w:t>
            </w:r>
          </w:p>
          <w:p w:rsidR="00993917" w:rsidRPr="00404939" w:rsidRDefault="00993917" w:rsidP="00BA2222">
            <w:pPr>
              <w:ind w:left="1080"/>
              <w:rPr>
                <w:highlight w:val="yellow"/>
              </w:rPr>
            </w:pPr>
            <w:r w:rsidRPr="00404939">
              <w:rPr>
                <w:highlight w:val="yellow"/>
              </w:rPr>
              <w:tab/>
              <w:t xml:space="preserve">        }</w:t>
            </w:r>
          </w:p>
          <w:p w:rsidR="00993917" w:rsidRPr="00404939" w:rsidRDefault="00993917" w:rsidP="00BA2222">
            <w:pPr>
              <w:ind w:left="1080"/>
              <w:rPr>
                <w:highlight w:val="yellow"/>
              </w:rPr>
            </w:pPr>
            <w:r w:rsidRPr="00404939">
              <w:rPr>
                <w:highlight w:val="yellow"/>
              </w:rPr>
              <w:t xml:space="preserve">    </w:t>
            </w:r>
            <w:r w:rsidRPr="00404939">
              <w:rPr>
                <w:highlight w:val="yellow"/>
              </w:rPr>
              <w:tab/>
            </w:r>
            <w:r w:rsidRPr="00404939">
              <w:rPr>
                <w:highlight w:val="yellow"/>
              </w:rPr>
              <w:tab/>
              <w:t>app.getController('COSummary').ShowConfirmation(order, redirectionResult.klarnasnippet);</w:t>
            </w:r>
          </w:p>
          <w:p w:rsidR="00993917" w:rsidRPr="00404939" w:rsidRDefault="00993917" w:rsidP="00BA2222">
            <w:pPr>
              <w:ind w:left="1080"/>
              <w:rPr>
                <w:highlight w:val="yellow"/>
              </w:rPr>
            </w:pPr>
            <w:r w:rsidRPr="00404939">
              <w:rPr>
                <w:highlight w:val="yellow"/>
              </w:rPr>
              <w:t xml:space="preserve">        </w:t>
            </w:r>
            <w:r w:rsidRPr="00404939">
              <w:rPr>
                <w:highlight w:val="yellow"/>
              </w:rPr>
              <w:tab/>
              <w:t xml:space="preserve">return;    </w:t>
            </w:r>
            <w:r w:rsidRPr="00404939">
              <w:rPr>
                <w:highlight w:val="yellow"/>
              </w:rPr>
              <w:tab/>
            </w:r>
          </w:p>
          <w:p w:rsidR="00993917" w:rsidRPr="00404939" w:rsidRDefault="00993917" w:rsidP="00BA2222">
            <w:pPr>
              <w:ind w:left="1080"/>
              <w:rPr>
                <w:highlight w:val="yellow"/>
              </w:rPr>
            </w:pPr>
            <w:r w:rsidRPr="00404939">
              <w:rPr>
                <w:highlight w:val="yellow"/>
              </w:rPr>
              <w:t xml:space="preserve">    </w:t>
            </w:r>
            <w:r w:rsidRPr="00404939">
              <w:rPr>
                <w:highlight w:val="yellow"/>
              </w:rPr>
              <w:tab/>
              <w:t>}</w:t>
            </w:r>
          </w:p>
          <w:p w:rsidR="00993917" w:rsidRPr="00404939" w:rsidRDefault="00993917" w:rsidP="00BA2222">
            <w:pPr>
              <w:ind w:left="1080"/>
              <w:rPr>
                <w:highlight w:val="yellow"/>
              </w:rPr>
            </w:pPr>
            <w:r w:rsidRPr="00404939">
              <w:rPr>
                <w:highlight w:val="yellow"/>
              </w:rPr>
              <w:t xml:space="preserve">    </w:t>
            </w:r>
            <w:r w:rsidRPr="00404939">
              <w:rPr>
                <w:highlight w:val="yellow"/>
              </w:rPr>
              <w:tab/>
              <w:t>return;</w:t>
            </w:r>
          </w:p>
          <w:p w:rsidR="00993917" w:rsidRPr="00404939" w:rsidRDefault="00993917" w:rsidP="00BA2222">
            <w:pPr>
              <w:ind w:left="1080"/>
              <w:rPr>
                <w:highlight w:val="yellow"/>
              </w:rPr>
            </w:pPr>
            <w:r w:rsidRPr="00404939">
              <w:rPr>
                <w:highlight w:val="yellow"/>
              </w:rPr>
              <w:t xml:space="preserve">    } else {</w:t>
            </w:r>
          </w:p>
          <w:p w:rsidR="00993917" w:rsidRPr="00404939" w:rsidRDefault="00993917" w:rsidP="00BA2222">
            <w:pPr>
              <w:ind w:left="1080"/>
              <w:rPr>
                <w:highlight w:val="yellow"/>
              </w:rPr>
            </w:pPr>
            <w:r w:rsidRPr="00404939">
              <w:rPr>
                <w:highlight w:val="yellow"/>
              </w:rPr>
              <w:t xml:space="preserve">    </w:t>
            </w:r>
            <w:r w:rsidRPr="00404939">
              <w:rPr>
                <w:highlight w:val="yellow"/>
              </w:rPr>
              <w:tab/>
              <w:t>var Logger = require('dw/system/Logger');</w:t>
            </w:r>
          </w:p>
          <w:p w:rsidR="00993917" w:rsidRPr="00404939" w:rsidRDefault="00993917" w:rsidP="00BA2222">
            <w:pPr>
              <w:ind w:left="1080"/>
              <w:rPr>
                <w:highlight w:val="yellow"/>
              </w:rPr>
            </w:pPr>
            <w:r w:rsidRPr="00404939">
              <w:rPr>
                <w:highlight w:val="yellow"/>
              </w:rPr>
              <w:tab/>
            </w:r>
            <w:r w:rsidRPr="00404939">
              <w:rPr>
                <w:highlight w:val="yellow"/>
              </w:rPr>
              <w:tab/>
              <w:t>Logger.getLogger("worldpay").debug("AuthorizeOrder.ds : not worldpay order anuj order" );</w:t>
            </w:r>
          </w:p>
          <w:p w:rsidR="00993917" w:rsidRPr="00404939" w:rsidRDefault="00993917" w:rsidP="00BA2222">
            <w:pPr>
              <w:ind w:left="1080"/>
              <w:rPr>
                <w:highlight w:val="yellow"/>
              </w:rPr>
            </w:pPr>
            <w:r w:rsidRPr="00404939">
              <w:rPr>
                <w:highlight w:val="yellow"/>
              </w:rPr>
              <w:tab/>
            </w:r>
            <w:r w:rsidRPr="00404939">
              <w:rPr>
                <w:highlight w:val="yellow"/>
              </w:rPr>
              <w:tab/>
              <w:t>if (submitImpl(order.object).error) {</w:t>
            </w:r>
          </w:p>
          <w:p w:rsidR="00993917" w:rsidRPr="00404939" w:rsidRDefault="00993917" w:rsidP="00BA2222">
            <w:pPr>
              <w:ind w:left="1080"/>
              <w:rPr>
                <w:highlight w:val="yellow"/>
              </w:rPr>
            </w:pPr>
            <w:r w:rsidRPr="00404939">
              <w:rPr>
                <w:highlight w:val="yellow"/>
              </w:rPr>
              <w:tab/>
              <w:t xml:space="preserve">        app.getController('COSummary').Start();</w:t>
            </w:r>
          </w:p>
          <w:p w:rsidR="00993917" w:rsidRPr="00404939" w:rsidRDefault="00993917" w:rsidP="00BA2222">
            <w:pPr>
              <w:ind w:left="1080"/>
              <w:rPr>
                <w:highlight w:val="yellow"/>
              </w:rPr>
            </w:pPr>
            <w:r w:rsidRPr="00404939">
              <w:rPr>
                <w:highlight w:val="yellow"/>
              </w:rPr>
              <w:tab/>
              <w:t xml:space="preserve">        return;</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r w:rsidRPr="00404939">
              <w:rPr>
                <w:highlight w:val="yellow"/>
              </w:rPr>
              <w:tab/>
            </w:r>
            <w:r w:rsidRPr="00404939">
              <w:rPr>
                <w:highlight w:val="yellow"/>
              </w:rPr>
              <w:tab/>
              <w:t>app.getController('COSummary').ShowConfirmation(order);</w:t>
            </w:r>
          </w:p>
          <w:p w:rsidR="00993917" w:rsidRPr="00404939" w:rsidRDefault="00993917" w:rsidP="00BA2222">
            <w:pPr>
              <w:ind w:left="1080"/>
              <w:rPr>
                <w:highlight w:val="yellow"/>
              </w:rPr>
            </w:pPr>
            <w:r w:rsidRPr="00404939">
              <w:rPr>
                <w:highlight w:val="yellow"/>
              </w:rPr>
              <w:t xml:space="preserve">    </w:t>
            </w:r>
            <w:r w:rsidRPr="00404939">
              <w:rPr>
                <w:highlight w:val="yellow"/>
              </w:rPr>
              <w:tab/>
              <w:t xml:space="preserve">return;   </w:t>
            </w:r>
          </w:p>
          <w:p w:rsidR="00993917" w:rsidRPr="00404939" w:rsidRDefault="00993917" w:rsidP="00BA2222">
            <w:pPr>
              <w:ind w:left="1080"/>
              <w:rPr>
                <w:highlight w:val="yellow"/>
              </w:rPr>
            </w:pPr>
            <w:r w:rsidRPr="00404939">
              <w:rPr>
                <w:highlight w:val="yellow"/>
              </w:rPr>
              <w:t xml:space="preserve">    }</w:t>
            </w:r>
          </w:p>
          <w:p w:rsidR="00993917" w:rsidRDefault="00993917" w:rsidP="00BA2222">
            <w:r w:rsidRPr="00404939">
              <w:rPr>
                <w:highlight w:val="yellow"/>
              </w:rPr>
              <w:t>}</w:t>
            </w:r>
          </w:p>
        </w:tc>
      </w:tr>
    </w:tbl>
    <w:p w:rsidR="00993917" w:rsidRDefault="00993917" w:rsidP="00993917">
      <w:pPr>
        <w:ind w:left="372" w:firstLine="708"/>
        <w:jc w:val="both"/>
        <w:rPr>
          <w:b/>
          <w:color w:val="548DD4" w:themeColor="text2" w:themeTint="99"/>
          <w:sz w:val="28"/>
          <w:szCs w:val="28"/>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“submitImpl” method</w:t>
      </w:r>
    </w:p>
    <w:p w:rsidR="00993917" w:rsidRDefault="00993917" w:rsidP="00993917">
      <w:pPr>
        <w:pStyle w:val="ListParagraph"/>
        <w:numPr>
          <w:ilvl w:val="0"/>
          <w:numId w:val="58"/>
        </w:numPr>
        <w:spacing w:after="0"/>
        <w:jc w:val="both"/>
      </w:pPr>
      <w:r>
        <w:t>Add submitImpl method in module export section at the end</w:t>
      </w:r>
    </w:p>
    <w:p w:rsidR="00993917" w:rsidRDefault="00993917" w:rsidP="00993917">
      <w:pPr>
        <w:pStyle w:val="ListParagraph"/>
        <w:numPr>
          <w:ilvl w:val="0"/>
          <w:numId w:val="58"/>
        </w:numPr>
        <w:spacing w:after="0"/>
        <w:jc w:val="both"/>
      </w:pPr>
      <w:r w:rsidRPr="00D10C87">
        <w:t xml:space="preserve">exports.SubmitImpl = guard.ensure(['https'], submitImpl); </w:t>
      </w:r>
    </w:p>
    <w:p w:rsidR="00993917" w:rsidRDefault="00993917" w:rsidP="00993917">
      <w:pPr>
        <w:pStyle w:val="ListParagraph"/>
        <w:numPr>
          <w:ilvl w:val="0"/>
          <w:numId w:val="58"/>
        </w:numPr>
        <w:spacing w:after="0"/>
        <w:jc w:val="both"/>
      </w:pPr>
      <w:r>
        <w:t>Add “submitImpl “function with the code below</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highlight w:val="yellow"/>
              </w:rPr>
            </w:pPr>
            <w:r w:rsidRPr="00404939">
              <w:rPr>
                <w:highlight w:val="yellow"/>
              </w:rPr>
              <w:t>function submitImpl(order)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var orderPlacementStatus = Transaction.wrap(function () {</w:t>
            </w:r>
          </w:p>
          <w:p w:rsidR="00993917" w:rsidRPr="00404939" w:rsidRDefault="00993917" w:rsidP="00BA2222">
            <w:pPr>
              <w:ind w:left="1080"/>
              <w:rPr>
                <w:highlight w:val="yellow"/>
              </w:rPr>
            </w:pPr>
            <w:r w:rsidRPr="00404939">
              <w:rPr>
                <w:highlight w:val="yellow"/>
              </w:rPr>
              <w:t xml:space="preserve">        if (OrderMgr.placeOrder(order) === Status.ERROR) {</w:t>
            </w:r>
          </w:p>
          <w:p w:rsidR="00993917" w:rsidRPr="00404939" w:rsidRDefault="00993917" w:rsidP="00BA2222">
            <w:pPr>
              <w:ind w:left="1080"/>
              <w:rPr>
                <w:highlight w:val="yellow"/>
              </w:rPr>
            </w:pPr>
            <w:r w:rsidRPr="00404939">
              <w:rPr>
                <w:highlight w:val="yellow"/>
              </w:rPr>
              <w:t xml:space="preserve">            OrderMgr.failOrder(order);</w:t>
            </w:r>
          </w:p>
          <w:p w:rsidR="00993917" w:rsidRPr="00404939" w:rsidRDefault="00993917" w:rsidP="00BA2222">
            <w:pPr>
              <w:ind w:left="1080"/>
              <w:rPr>
                <w:highlight w:val="yellow"/>
              </w:rPr>
            </w:pPr>
            <w:r w:rsidRPr="00404939">
              <w:rPr>
                <w:highlight w:val="yellow"/>
              </w:rPr>
              <w:t xml:space="preserve">            app.getController('COBilling').Start(); </w:t>
            </w:r>
          </w:p>
          <w:p w:rsidR="00993917" w:rsidRPr="00404939" w:rsidRDefault="00993917" w:rsidP="00BA2222">
            <w:pPr>
              <w:ind w:left="1080"/>
              <w:rPr>
                <w:highlight w:val="yellow"/>
              </w:rPr>
            </w:pPr>
            <w:r w:rsidRPr="00404939">
              <w:rPr>
                <w:highlight w:val="yellow"/>
              </w:rPr>
              <w:t xml:space="preserve">            return false;</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order.setConfirmationStatus(order.CONFIRMATION_STATUS_CONFIRMED);</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return true;</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lastRenderedPageBreak/>
              <w:t xml:space="preserve">    if (orderPlacementStatus === Status.ERROR) {</w:t>
            </w:r>
          </w:p>
          <w:p w:rsidR="00993917" w:rsidRPr="00404939" w:rsidRDefault="00993917" w:rsidP="00BA2222">
            <w:pPr>
              <w:ind w:left="1080"/>
              <w:rPr>
                <w:highlight w:val="yellow"/>
              </w:rPr>
            </w:pPr>
            <w:r w:rsidRPr="00404939">
              <w:rPr>
                <w:highlight w:val="yellow"/>
              </w:rPr>
              <w:t xml:space="preserve">        return {error: true};</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 Creates purchased gift certificates with this order.</w:t>
            </w:r>
          </w:p>
          <w:p w:rsidR="00993917" w:rsidRPr="00404939" w:rsidRDefault="00993917" w:rsidP="00BA2222">
            <w:pPr>
              <w:ind w:left="1080"/>
              <w:rPr>
                <w:highlight w:val="yellow"/>
              </w:rPr>
            </w:pPr>
            <w:r w:rsidRPr="00404939">
              <w:rPr>
                <w:highlight w:val="yellow"/>
              </w:rPr>
              <w:t xml:space="preserve">    /*if (!createGiftCertificates(order)) {</w:t>
            </w:r>
          </w:p>
          <w:p w:rsidR="00993917" w:rsidRPr="00404939" w:rsidRDefault="00993917" w:rsidP="00BA2222">
            <w:pPr>
              <w:ind w:left="1080"/>
              <w:rPr>
                <w:highlight w:val="yellow"/>
              </w:rPr>
            </w:pPr>
            <w:r w:rsidRPr="00404939">
              <w:rPr>
                <w:highlight w:val="yellow"/>
              </w:rPr>
              <w:t xml:space="preserve">    </w:t>
            </w:r>
            <w:r w:rsidRPr="00404939">
              <w:rPr>
                <w:highlight w:val="yellow"/>
              </w:rPr>
              <w:tab/>
              <w:t>Transaction.wrap(function () {</w:t>
            </w:r>
          </w:p>
          <w:p w:rsidR="00993917" w:rsidRPr="00404939" w:rsidRDefault="00993917" w:rsidP="00BA2222">
            <w:pPr>
              <w:ind w:left="1080"/>
              <w:rPr>
                <w:highlight w:val="yellow"/>
              </w:rPr>
            </w:pPr>
            <w:r w:rsidRPr="00404939">
              <w:rPr>
                <w:highlight w:val="yellow"/>
              </w:rPr>
              <w:t xml:space="preserve">            OrderMgr.failOrder(order);</w:t>
            </w:r>
          </w:p>
          <w:p w:rsidR="00993917" w:rsidRPr="00404939" w:rsidRDefault="00993917" w:rsidP="00BA2222">
            <w:pPr>
              <w:ind w:left="1080"/>
              <w:rPr>
                <w:highlight w:val="yellow"/>
              </w:rPr>
            </w:pPr>
            <w:r w:rsidRPr="00404939">
              <w:rPr>
                <w:highlight w:val="yellow"/>
              </w:rPr>
              <w:t xml:space="preserve">    </w:t>
            </w:r>
            <w:r w:rsidRPr="00404939">
              <w:rPr>
                <w:highlight w:val="yellow"/>
              </w:rPr>
              <w:tab/>
              <w:t>});</w:t>
            </w:r>
          </w:p>
          <w:p w:rsidR="00993917" w:rsidRPr="00404939" w:rsidRDefault="00993917" w:rsidP="00BA2222">
            <w:pPr>
              <w:ind w:left="1080"/>
              <w:rPr>
                <w:highlight w:val="yellow"/>
              </w:rPr>
            </w:pPr>
            <w:r w:rsidRPr="00404939">
              <w:rPr>
                <w:highlight w:val="yellow"/>
              </w:rPr>
              <w:t xml:space="preserve">    </w:t>
            </w:r>
            <w:r w:rsidRPr="00404939">
              <w:rPr>
                <w:highlight w:val="yellow"/>
              </w:rPr>
              <w:tab/>
              <w:t xml:space="preserve">app.getController('COBilling').Start(); </w:t>
            </w:r>
          </w:p>
          <w:p w:rsidR="00993917" w:rsidRPr="00404939" w:rsidRDefault="00993917" w:rsidP="00BA2222">
            <w:pPr>
              <w:ind w:left="1080"/>
              <w:rPr>
                <w:highlight w:val="yellow"/>
              </w:rPr>
            </w:pPr>
            <w:r w:rsidRPr="00404939">
              <w:rPr>
                <w:highlight w:val="yellow"/>
              </w:rPr>
              <w:t xml:space="preserve">        return {error: true};</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 Send order confirmation and clear used forms within the checkout process.</w:t>
            </w:r>
          </w:p>
          <w:p w:rsidR="00993917" w:rsidRPr="00404939" w:rsidRDefault="00993917" w:rsidP="00BA2222">
            <w:pPr>
              <w:ind w:left="1080"/>
              <w:rPr>
                <w:highlight w:val="yellow"/>
              </w:rPr>
            </w:pPr>
            <w:r w:rsidRPr="00404939">
              <w:rPr>
                <w:highlight w:val="yellow"/>
              </w:rPr>
              <w:t xml:space="preserve">    var Email = app.getModel('Email');</w:t>
            </w:r>
          </w:p>
          <w:p w:rsidR="00993917" w:rsidRPr="00404939" w:rsidRDefault="00993917" w:rsidP="00BA2222">
            <w:pPr>
              <w:ind w:left="1080"/>
              <w:rPr>
                <w:highlight w:val="yellow"/>
              </w:rPr>
            </w:pPr>
            <w:r w:rsidRPr="00404939">
              <w:rPr>
                <w:highlight w:val="yellow"/>
              </w:rPr>
              <w:t xml:space="preserve">    var Resource = require('dw/web/Resource');</w:t>
            </w:r>
          </w:p>
          <w:p w:rsidR="00993917" w:rsidRPr="00404939" w:rsidRDefault="00993917" w:rsidP="00BA2222">
            <w:pPr>
              <w:ind w:left="1080"/>
              <w:rPr>
                <w:highlight w:val="yellow"/>
              </w:rPr>
            </w:pPr>
            <w:r w:rsidRPr="00404939">
              <w:rPr>
                <w:highlight w:val="yellow"/>
              </w:rPr>
              <w:t xml:space="preserve">    Email.get('mail/orderconfirmation', order.getCustomerEmail())</w:t>
            </w:r>
          </w:p>
          <w:p w:rsidR="00993917" w:rsidRPr="00404939" w:rsidRDefault="00993917" w:rsidP="00BA2222">
            <w:pPr>
              <w:ind w:left="1080"/>
              <w:rPr>
                <w:highlight w:val="yellow"/>
              </w:rPr>
            </w:pPr>
            <w:r w:rsidRPr="00404939">
              <w:rPr>
                <w:highlight w:val="yellow"/>
              </w:rPr>
              <w:t xml:space="preserve">        .setSubject((Resource.msg('order.orderconfirmation-email.001', 'order', null) + ' ' + order.getOrderNo()).toString())</w:t>
            </w:r>
          </w:p>
          <w:p w:rsidR="00993917" w:rsidRPr="00404939" w:rsidRDefault="00993917" w:rsidP="00BA2222">
            <w:pPr>
              <w:ind w:left="1080"/>
              <w:rPr>
                <w:highlight w:val="yellow"/>
              </w:rPr>
            </w:pPr>
            <w:r w:rsidRPr="00404939">
              <w:rPr>
                <w:highlight w:val="yellow"/>
              </w:rPr>
              <w:t xml:space="preserve">        .send({</w:t>
            </w:r>
          </w:p>
          <w:p w:rsidR="00993917" w:rsidRPr="00404939" w:rsidRDefault="00993917" w:rsidP="00BA2222">
            <w:pPr>
              <w:ind w:left="1080"/>
              <w:rPr>
                <w:highlight w:val="yellow"/>
              </w:rPr>
            </w:pPr>
            <w:r w:rsidRPr="00404939">
              <w:rPr>
                <w:highlight w:val="yellow"/>
              </w:rPr>
              <w:t xml:space="preserve">            Order: order</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 Mark order as EXPORT_STATUS_READY.</w:t>
            </w:r>
          </w:p>
          <w:p w:rsidR="00993917" w:rsidRPr="00404939" w:rsidRDefault="00993917" w:rsidP="00BA2222">
            <w:pPr>
              <w:ind w:left="1080"/>
              <w:rPr>
                <w:highlight w:val="yellow"/>
              </w:rPr>
            </w:pPr>
            <w:r w:rsidRPr="00404939">
              <w:rPr>
                <w:highlight w:val="yellow"/>
              </w:rPr>
              <w:t xml:space="preserve">    Transaction.wrap(function () {</w:t>
            </w:r>
          </w:p>
          <w:p w:rsidR="00993917" w:rsidRPr="00404939" w:rsidRDefault="00993917" w:rsidP="00BA2222">
            <w:pPr>
              <w:ind w:left="1080"/>
              <w:rPr>
                <w:highlight w:val="yellow"/>
              </w:rPr>
            </w:pPr>
            <w:r w:rsidRPr="00404939">
              <w:rPr>
                <w:highlight w:val="yellow"/>
              </w:rPr>
              <w:t xml:space="preserve">        order.setExportStatus(dw.order.Order.EXPORT_STATUS_READY);</w:t>
            </w:r>
          </w:p>
          <w:p w:rsidR="00993917" w:rsidRPr="00404939" w:rsidRDefault="00993917" w:rsidP="00BA2222">
            <w:pPr>
              <w:ind w:left="1080"/>
              <w:rPr>
                <w:highlight w:val="yellow"/>
              </w:rPr>
            </w:pPr>
            <w:r w:rsidRPr="00404939">
              <w:rPr>
                <w:highlight w:val="yellow"/>
              </w:rPr>
              <w:t xml:space="preserve">        order.setConfirmationStatus(dw.order.Order.CONFIRMATION_STATUS_CONFIRMED);</w:t>
            </w:r>
          </w:p>
          <w:p w:rsidR="00993917" w:rsidRPr="00404939" w:rsidRDefault="00993917" w:rsidP="00BA2222">
            <w:pPr>
              <w:ind w:left="1080"/>
              <w:rPr>
                <w:highlight w:val="yellow"/>
              </w:rPr>
            </w:pPr>
            <w:r w:rsidRPr="00404939">
              <w:rPr>
                <w:highlight w:val="yellow"/>
              </w:rPr>
              <w:t xml:space="preserve">    });</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 Clears all forms used in the checkout process.</w:t>
            </w:r>
          </w:p>
          <w:p w:rsidR="00993917" w:rsidRPr="00404939" w:rsidRDefault="00993917" w:rsidP="00BA2222">
            <w:pPr>
              <w:ind w:left="1080"/>
              <w:rPr>
                <w:highlight w:val="yellow"/>
              </w:rPr>
            </w:pPr>
            <w:r w:rsidRPr="00404939">
              <w:rPr>
                <w:highlight w:val="yellow"/>
              </w:rPr>
              <w:t xml:space="preserve">    session.forms.singleshipping.clearFormElement();</w:t>
            </w:r>
          </w:p>
          <w:p w:rsidR="00993917" w:rsidRPr="00404939" w:rsidRDefault="00993917" w:rsidP="00BA2222">
            <w:pPr>
              <w:ind w:left="1080"/>
              <w:rPr>
                <w:highlight w:val="yellow"/>
              </w:rPr>
            </w:pPr>
            <w:r w:rsidRPr="00404939">
              <w:rPr>
                <w:highlight w:val="yellow"/>
              </w:rPr>
              <w:t xml:space="preserve">    session.forms.multishipping.clearFormElement();</w:t>
            </w:r>
          </w:p>
          <w:p w:rsidR="00993917" w:rsidRPr="00404939" w:rsidRDefault="00993917" w:rsidP="00BA2222">
            <w:pPr>
              <w:ind w:left="1080"/>
              <w:rPr>
                <w:highlight w:val="yellow"/>
              </w:rPr>
            </w:pPr>
            <w:r w:rsidRPr="00404939">
              <w:rPr>
                <w:highlight w:val="yellow"/>
              </w:rPr>
              <w:t xml:space="preserve">    session.forms.billing.clearFormElement();</w:t>
            </w:r>
          </w:p>
          <w:p w:rsidR="00993917" w:rsidRPr="00404939" w:rsidRDefault="00993917" w:rsidP="00BA2222">
            <w:pPr>
              <w:ind w:left="1080"/>
              <w:rPr>
                <w:highlight w:val="yellow"/>
              </w:rPr>
            </w:pPr>
          </w:p>
          <w:p w:rsidR="00993917" w:rsidRPr="00404939" w:rsidRDefault="00993917" w:rsidP="00BA2222">
            <w:pPr>
              <w:ind w:left="1080"/>
              <w:rPr>
                <w:highlight w:val="yellow"/>
              </w:rPr>
            </w:pPr>
            <w:r w:rsidRPr="00404939">
              <w:rPr>
                <w:highlight w:val="yellow"/>
              </w:rPr>
              <w:t xml:space="preserve">    return {</w:t>
            </w:r>
          </w:p>
          <w:p w:rsidR="00993917" w:rsidRPr="00404939" w:rsidRDefault="00993917" w:rsidP="00BA2222">
            <w:pPr>
              <w:ind w:left="1080"/>
              <w:rPr>
                <w:highlight w:val="yellow"/>
              </w:rPr>
            </w:pPr>
            <w:r w:rsidRPr="00404939">
              <w:rPr>
                <w:highlight w:val="yellow"/>
              </w:rPr>
              <w:t xml:space="preserve">        Order: order,</w:t>
            </w:r>
          </w:p>
          <w:p w:rsidR="00993917" w:rsidRPr="00404939" w:rsidRDefault="00993917" w:rsidP="00BA2222">
            <w:pPr>
              <w:ind w:left="1080"/>
              <w:rPr>
                <w:highlight w:val="yellow"/>
              </w:rPr>
            </w:pPr>
            <w:r w:rsidRPr="00404939">
              <w:rPr>
                <w:highlight w:val="yellow"/>
              </w:rPr>
              <w:t xml:space="preserve">        order_created: true</w:t>
            </w:r>
          </w:p>
          <w:p w:rsidR="00993917" w:rsidRPr="00404939" w:rsidRDefault="00993917" w:rsidP="00BA2222">
            <w:pPr>
              <w:ind w:left="1080"/>
              <w:rPr>
                <w:highlight w:val="yellow"/>
              </w:rPr>
            </w:pPr>
            <w:r w:rsidRPr="00404939">
              <w:rPr>
                <w:highlight w:val="yellow"/>
              </w:rPr>
              <w:t xml:space="preserve">    };</w:t>
            </w:r>
          </w:p>
          <w:p w:rsidR="00993917" w:rsidRDefault="00993917" w:rsidP="00BA2222">
            <w:r w:rsidRPr="00404939">
              <w:rPr>
                <w:highlight w:val="yellow"/>
              </w:rPr>
              <w:t>}</w:t>
            </w:r>
          </w:p>
        </w:tc>
      </w:tr>
    </w:tbl>
    <w:p w:rsidR="00993917" w:rsidRDefault="00993917" w:rsidP="00993917">
      <w:pPr>
        <w:ind w:left="1080"/>
        <w:jc w:val="both"/>
        <w:rPr>
          <w:b/>
          <w:color w:val="000000" w:themeColor="text1"/>
          <w:sz w:val="32"/>
          <w:szCs w:val="32"/>
          <w:u w:val="single"/>
        </w:rPr>
      </w:pPr>
    </w:p>
    <w:p w:rsidR="00993917" w:rsidRPr="00D35B33" w:rsidRDefault="00993917" w:rsidP="00993917">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COSummary.js</w:t>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“API Include” module</w:t>
      </w:r>
    </w:p>
    <w:p w:rsidR="00993917" w:rsidRPr="00CA3D6F" w:rsidRDefault="00993917" w:rsidP="00993917">
      <w:pPr>
        <w:pStyle w:val="ListParagraph"/>
        <w:numPr>
          <w:ilvl w:val="0"/>
          <w:numId w:val="58"/>
        </w:numPr>
        <w:spacing w:after="0"/>
        <w:jc w:val="both"/>
      </w:pPr>
      <w:r w:rsidRPr="00CA3D6F">
        <w:t>Include script module at the top of script include section</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rFonts w:eastAsiaTheme="majorEastAsia" w:cstheme="majorBidi"/>
                <w:bCs/>
              </w:rPr>
            </w:pPr>
            <w:r w:rsidRPr="00404939">
              <w:rPr>
                <w:rFonts w:eastAsiaTheme="majorEastAsia" w:cstheme="majorBidi"/>
                <w:bCs/>
              </w:rPr>
              <w:t>var Cart = app.getModel('Cart');</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var ISML = require('dw/template/ISML');</w:t>
            </w:r>
          </w:p>
          <w:p w:rsidR="00993917" w:rsidRPr="00404939" w:rsidRDefault="00993917" w:rsidP="00BA2222">
            <w:pPr>
              <w:ind w:left="1080"/>
              <w:rPr>
                <w:rFonts w:eastAsiaTheme="majorEastAsia" w:cstheme="majorBidi"/>
                <w:bCs/>
                <w:highlight w:val="yellow"/>
              </w:rPr>
            </w:pPr>
            <w:r w:rsidRPr="00404939">
              <w:rPr>
                <w:rFonts w:eastAsiaTheme="majorEastAsia" w:cstheme="majorBidi"/>
                <w:bCs/>
                <w:highlight w:val="yellow"/>
              </w:rPr>
              <w:t>var OrderMgr = require('dw/order/OrderMgr');</w:t>
            </w:r>
          </w:p>
          <w:p w:rsidR="00993917" w:rsidRDefault="00993917" w:rsidP="00BA2222">
            <w:r w:rsidRPr="00404939">
              <w:rPr>
                <w:rFonts w:eastAsiaTheme="majorEastAsia" w:cstheme="majorBidi"/>
                <w:bCs/>
                <w:highlight w:val="yellow"/>
              </w:rPr>
              <w:lastRenderedPageBreak/>
              <w:t>var Order = app.getModel('Order');</w:t>
            </w:r>
          </w:p>
        </w:tc>
      </w:tr>
    </w:tbl>
    <w:p w:rsidR="00993917" w:rsidRDefault="00993917" w:rsidP="00993917">
      <w:pPr>
        <w:spacing w:after="0" w:line="240" w:lineRule="auto"/>
        <w:ind w:left="372" w:firstLine="708"/>
        <w:jc w:val="both"/>
        <w:rPr>
          <w:b/>
          <w:color w:val="548DD4" w:themeColor="text2" w:themeTint="99"/>
          <w:sz w:val="28"/>
          <w:szCs w:val="28"/>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“submit” method</w:t>
      </w:r>
    </w:p>
    <w:p w:rsidR="00993917" w:rsidRPr="00A959EC" w:rsidRDefault="00993917" w:rsidP="00993917">
      <w:pPr>
        <w:pStyle w:val="ListParagraph"/>
        <w:numPr>
          <w:ilvl w:val="0"/>
          <w:numId w:val="58"/>
        </w:numPr>
        <w:spacing w:after="0" w:line="240" w:lineRule="auto"/>
        <w:jc w:val="both"/>
      </w:pPr>
      <w:r w:rsidRPr="00A959EC">
        <w:t xml:space="preserve">Replace the existing submit method with the code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function submit() {</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 Calls the COPlaceOrder controller that does the place order action and any payment authorization.</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 COPlaceOrder returns a JSON object with an order_created key and a boolean value if the order was created successfully.</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 If the order creation failed, it returns a JSON object with an error key and a boolean value.</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var placeOrderResult = app.getController('COPlaceOrder').Start();</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if (placeOrderResult.error)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start();</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if(placeOrderResult.redirect){</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app.getView({</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ContinueURL: placeOrderResult.redirectUrl,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Location :placeOrderResult.redirectUrl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}).render('util/redirect');</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if(placeOrderResult.is3D){</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var OrderObj: Order = OrderMgr.getOrder(placeOrderResult.orderNo);</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Resource = require('dw/web/Resource');</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error3D1 = Resource.msg('worldpay.redirect.error1','worldpayerror',null);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error3D2 = Resource.msg('worldpay.redirect.error2','worldpayerror',null);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message3D = Resource.msg('worldpay.3dsecure.message','worldpay',null);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ISML.renderTemplate('worldpayissuerredirect',{</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ContinueURL: placeOrderResult.redirectUrl,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IssuerURL:placeOrderResult.redirectUrl,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PaRequest:placeOrderResult.paRequest,</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TermURL:placeOrderResult.termUrl,</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Order:OrderObj,</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error3D1: error3D1,</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error3D2: error3D2,</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message3D: message3D</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(placeOrderResult.order_created)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if (placeOrderResult.WorldpayRedirectURL)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showConfirmation(placeOrderResult.Order, placeOrderResult.WorldpayRedirectURL);</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else {</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showConfirmation(placeOrderResult.Order);</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993917" w:rsidRPr="00404939" w:rsidRDefault="00993917" w:rsidP="00BA2222">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p>
          <w:p w:rsidR="00993917" w:rsidRPr="00404939" w:rsidRDefault="00993917" w:rsidP="00BA2222">
            <w:pPr>
              <w:ind w:left="1080"/>
              <w:jc w:val="both"/>
              <w:rPr>
                <w:rFonts w:eastAsiaTheme="majorEastAsia" w:cstheme="majorBidi"/>
                <w:bCs/>
                <w:sz w:val="20"/>
                <w:szCs w:val="20"/>
              </w:rPr>
            </w:pPr>
          </w:p>
          <w:p w:rsidR="00993917" w:rsidRDefault="00993917" w:rsidP="00BA2222">
            <w:pPr>
              <w:pStyle w:val="ListParagraph"/>
              <w:ind w:left="0"/>
              <w:rPr>
                <w:rFonts w:eastAsiaTheme="majorEastAsia" w:cstheme="majorBidi"/>
                <w:bCs/>
              </w:rPr>
            </w:pPr>
            <w:r w:rsidRPr="00070FC4">
              <w:rPr>
                <w:rFonts w:eastAsiaTheme="majorEastAsia" w:cstheme="majorBidi"/>
                <w:bCs/>
                <w:sz w:val="20"/>
                <w:szCs w:val="20"/>
              </w:rPr>
              <w:t>}</w:t>
            </w:r>
          </w:p>
        </w:tc>
      </w:tr>
    </w:tbl>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“showConfirmation” method</w:t>
      </w:r>
    </w:p>
    <w:p w:rsidR="00993917" w:rsidRPr="00906A5E" w:rsidRDefault="00993917" w:rsidP="00993917">
      <w:pPr>
        <w:pStyle w:val="ListParagraph"/>
        <w:numPr>
          <w:ilvl w:val="0"/>
          <w:numId w:val="58"/>
        </w:numPr>
        <w:spacing w:after="0" w:line="240" w:lineRule="auto"/>
        <w:jc w:val="both"/>
      </w:pPr>
      <w:r w:rsidRPr="00906A5E">
        <w:t>Add another parameter named “</w:t>
      </w:r>
      <w:r>
        <w:t>worldp</w:t>
      </w:r>
      <w:r w:rsidRPr="00906A5E">
        <w:t xml:space="preserve">ayRedirectURL” to function “showConfirmation”and also pass the same to view. Code snippet specified below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highlight w:val="yellow"/>
              </w:rPr>
              <w:lastRenderedPageBreak/>
              <w:t>function showConfirmation(order,worldPayRedirectURL)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if (!customer.authenticated)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 Initializes the account creation form for guest checkouts by populating the first and last name with the</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 used billing address.</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var customerForm = app.getForm('profile.customer');</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customerForm.setValue('firstname', order.billingAddress.firstName);</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customerForm.setValue('lastname', order.billingAddress.lastName);</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customerForm.setValue('email', order.customerEmail);</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customerForm.setValue('orderNo', order.orderNo);</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app.getForm('profile.login.passwordconfirm').clear();</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app.getForm('profile.login.password').clear();</w:t>
            </w:r>
          </w:p>
          <w:p w:rsidR="00993917" w:rsidRPr="00404939" w:rsidRDefault="00993917" w:rsidP="00BA2222">
            <w:pPr>
              <w:ind w:left="1080"/>
              <w:rPr>
                <w:rFonts w:eastAsiaTheme="majorEastAsia" w:cstheme="majorBidi"/>
                <w:bCs/>
                <w:sz w:val="20"/>
                <w:szCs w:val="20"/>
              </w:rPr>
            </w:pP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var pageMeta = require('~/cartridge/scripts/meta');</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pageMeta.update({pageTitle: Resource.msg('confirmation.meta.pagetitle', 'checkout', 'SiteGenesis Checkout Confirmation')});</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app.getView({</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Order: order,</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WorldpayRedirectURL : worldPayRedirectURL,</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ContinueURL: URLUtils.https('Account-RegistrationForm') // needed by registration form after anonymous checkouts</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}).render('checkout/confirmation/confirmation');</w:t>
            </w:r>
          </w:p>
          <w:p w:rsidR="00993917" w:rsidRDefault="00993917" w:rsidP="00BA2222">
            <w:r w:rsidRPr="00404939">
              <w:rPr>
                <w:rFonts w:eastAsiaTheme="majorEastAsia" w:cstheme="majorBidi"/>
                <w:bCs/>
                <w:sz w:val="20"/>
                <w:szCs w:val="20"/>
              </w:rPr>
              <w:t>}</w:t>
            </w:r>
          </w:p>
        </w:tc>
      </w:tr>
    </w:tbl>
    <w:p w:rsidR="00993917" w:rsidRPr="00D35B33" w:rsidRDefault="00993917" w:rsidP="00993917">
      <w:pPr>
        <w:pStyle w:val="Heading5"/>
        <w:ind w:left="372" w:firstLine="708"/>
        <w:rPr>
          <w:rFonts w:asciiTheme="minorHAnsi" w:hAnsiTheme="minorHAnsi"/>
        </w:rPr>
      </w:pPr>
      <w:r w:rsidRPr="00D35B33">
        <w:rPr>
          <w:rFonts w:asciiTheme="minorHAnsi" w:hAnsiTheme="minorHAnsi"/>
        </w:rPr>
        <w:t>Add “submitOrder” method</w:t>
      </w:r>
    </w:p>
    <w:p w:rsidR="00993917" w:rsidRDefault="00993917" w:rsidP="00993917">
      <w:pPr>
        <w:pStyle w:val="ListParagraph"/>
        <w:numPr>
          <w:ilvl w:val="0"/>
          <w:numId w:val="58"/>
        </w:numPr>
        <w:spacing w:after="0" w:line="240" w:lineRule="auto"/>
        <w:jc w:val="both"/>
      </w:pPr>
      <w:r>
        <w:t xml:space="preserve">Add new flow “COSummary-SubmitOrder” which gets invoked when user click “Place order” button on order review page for “Credit Card Redirect” payment method implementation where merchant desire to implement Hosted Payment Pages rendering as IFRAME or LIGHTBOX. </w:t>
      </w:r>
    </w:p>
    <w:p w:rsidR="00993917" w:rsidRPr="00233B53" w:rsidRDefault="00993917" w:rsidP="00993917">
      <w:pPr>
        <w:pStyle w:val="ListParagraph"/>
        <w:numPr>
          <w:ilvl w:val="0"/>
          <w:numId w:val="58"/>
        </w:numPr>
        <w:spacing w:after="0" w:line="240" w:lineRule="auto"/>
        <w:jc w:val="both"/>
      </w:pPr>
      <w:r w:rsidRPr="00233B53">
        <w:t>Add below new code snippet under COSummary and export the method at the end</w:t>
      </w:r>
    </w:p>
    <w:p w:rsidR="00993917" w:rsidRPr="00233B53" w:rsidRDefault="00993917" w:rsidP="00993917">
      <w:pPr>
        <w:pStyle w:val="ListParagraph"/>
        <w:spacing w:after="0" w:line="240" w:lineRule="auto"/>
        <w:ind w:left="1440"/>
        <w:jc w:val="both"/>
      </w:pPr>
      <w:r w:rsidRPr="00403BA9">
        <w:t>exports.SubmitOrder = guard.ensure(['https'], submitOrder);</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rPr>
                <w:sz w:val="20"/>
                <w:szCs w:val="20"/>
                <w:highlight w:val="yellow"/>
              </w:rPr>
            </w:pPr>
            <w:r w:rsidRPr="00404939">
              <w:rPr>
                <w:sz w:val="20"/>
                <w:szCs w:val="20"/>
                <w:highlight w:val="yellow"/>
              </w:rPr>
              <w:t>function submitOrder() {</w:t>
            </w:r>
          </w:p>
          <w:p w:rsidR="00993917" w:rsidRPr="00404939" w:rsidRDefault="00993917" w:rsidP="00BA2222">
            <w:pPr>
              <w:rPr>
                <w:sz w:val="20"/>
                <w:szCs w:val="20"/>
                <w:highlight w:val="yellow"/>
              </w:rPr>
            </w:pPr>
            <w:r w:rsidRPr="00404939">
              <w:rPr>
                <w:sz w:val="20"/>
                <w:szCs w:val="20"/>
                <w:highlight w:val="yellow"/>
              </w:rPr>
              <w:tab/>
              <w:t>var cart = Cart.get();</w:t>
            </w:r>
          </w:p>
          <w:p w:rsidR="00993917" w:rsidRPr="00404939" w:rsidRDefault="00993917" w:rsidP="00BA2222">
            <w:pPr>
              <w:rPr>
                <w:sz w:val="20"/>
                <w:szCs w:val="20"/>
                <w:highlight w:val="yellow"/>
              </w:rPr>
            </w:pPr>
          </w:p>
          <w:p w:rsidR="00993917" w:rsidRPr="00404939" w:rsidRDefault="00993917" w:rsidP="00BA2222">
            <w:pPr>
              <w:rPr>
                <w:sz w:val="20"/>
                <w:szCs w:val="20"/>
                <w:highlight w:val="yellow"/>
              </w:rPr>
            </w:pPr>
            <w:r w:rsidRPr="00404939">
              <w:rPr>
                <w:sz w:val="20"/>
                <w:szCs w:val="20"/>
                <w:highlight w:val="yellow"/>
              </w:rPr>
              <w:tab/>
              <w:t>if (cart) {</w:t>
            </w:r>
          </w:p>
          <w:p w:rsidR="00993917" w:rsidRPr="00404939" w:rsidRDefault="00993917" w:rsidP="00BA2222">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submit();</w:t>
            </w:r>
          </w:p>
          <w:p w:rsidR="00993917" w:rsidRPr="00404939" w:rsidRDefault="00993917" w:rsidP="00BA2222">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return;</w:t>
            </w:r>
          </w:p>
          <w:p w:rsidR="00993917" w:rsidRPr="00404939" w:rsidRDefault="00993917" w:rsidP="00BA2222">
            <w:pPr>
              <w:rPr>
                <w:sz w:val="20"/>
                <w:szCs w:val="20"/>
                <w:highlight w:val="yellow"/>
              </w:rPr>
            </w:pPr>
            <w:r w:rsidRPr="00404939">
              <w:rPr>
                <w:sz w:val="20"/>
                <w:szCs w:val="20"/>
                <w:highlight w:val="yellow"/>
              </w:rPr>
              <w:tab/>
              <w:t>} else if (!empty(session.privacy.order_id)) {</w:t>
            </w:r>
          </w:p>
          <w:p w:rsidR="00993917" w:rsidRPr="00404939" w:rsidRDefault="00993917" w:rsidP="00BA2222">
            <w:pPr>
              <w:rPr>
                <w:sz w:val="20"/>
                <w:szCs w:val="20"/>
                <w:highlight w:val="yellow"/>
              </w:rPr>
            </w:pPr>
            <w:r w:rsidRPr="00404939">
              <w:rPr>
                <w:sz w:val="20"/>
                <w:szCs w:val="20"/>
                <w:highlight w:val="yellow"/>
              </w:rPr>
              <w:tab/>
              <w:t xml:space="preserve">    app.getView({</w:t>
            </w:r>
          </w:p>
          <w:p w:rsidR="00993917" w:rsidRPr="00404939" w:rsidRDefault="00993917" w:rsidP="00BA2222">
            <w:pPr>
              <w:rPr>
                <w:sz w:val="20"/>
                <w:szCs w:val="20"/>
                <w:highlight w:val="yellow"/>
              </w:rPr>
            </w:pPr>
            <w:r w:rsidRPr="00404939">
              <w:rPr>
                <w:sz w:val="20"/>
                <w:szCs w:val="20"/>
                <w:highlight w:val="yellow"/>
              </w:rPr>
              <w:tab/>
              <w:t xml:space="preserve">        Order : Order.get(session.privacy.order_id).object</w:t>
            </w:r>
          </w:p>
          <w:p w:rsidR="00993917" w:rsidRPr="00404939" w:rsidRDefault="00993917" w:rsidP="00BA2222">
            <w:pPr>
              <w:rPr>
                <w:sz w:val="20"/>
                <w:szCs w:val="20"/>
                <w:highlight w:val="yellow"/>
              </w:rPr>
            </w:pPr>
            <w:r w:rsidRPr="00404939">
              <w:rPr>
                <w:sz w:val="20"/>
                <w:szCs w:val="20"/>
                <w:highlight w:val="yellow"/>
              </w:rPr>
              <w:tab/>
              <w:t xml:space="preserve">    }).render('checkout/summary/summary');</w:t>
            </w:r>
          </w:p>
          <w:p w:rsidR="00993917" w:rsidRPr="00404939" w:rsidRDefault="00993917" w:rsidP="00BA2222">
            <w:pPr>
              <w:rPr>
                <w:sz w:val="20"/>
                <w:szCs w:val="20"/>
                <w:highlight w:val="yellow"/>
              </w:rPr>
            </w:pPr>
            <w:r w:rsidRPr="00404939">
              <w:rPr>
                <w:sz w:val="20"/>
                <w:szCs w:val="20"/>
                <w:highlight w:val="yellow"/>
              </w:rPr>
              <w:tab/>
              <w:t xml:space="preserve">    return;</w:t>
            </w:r>
          </w:p>
          <w:p w:rsidR="00993917" w:rsidRPr="00404939" w:rsidRDefault="00993917" w:rsidP="00BA2222">
            <w:pPr>
              <w:rPr>
                <w:sz w:val="20"/>
                <w:szCs w:val="20"/>
                <w:highlight w:val="yellow"/>
              </w:rPr>
            </w:pPr>
            <w:r w:rsidRPr="00404939">
              <w:rPr>
                <w:sz w:val="20"/>
                <w:szCs w:val="20"/>
                <w:highlight w:val="yellow"/>
              </w:rPr>
              <w:tab/>
              <w:t>}  else {</w:t>
            </w:r>
          </w:p>
          <w:p w:rsidR="00993917" w:rsidRPr="00404939" w:rsidRDefault="00993917" w:rsidP="00BA2222">
            <w:pPr>
              <w:rPr>
                <w:sz w:val="20"/>
                <w:szCs w:val="20"/>
                <w:highlight w:val="yellow"/>
              </w:rPr>
            </w:pPr>
            <w:r w:rsidRPr="00404939">
              <w:rPr>
                <w:sz w:val="20"/>
                <w:szCs w:val="20"/>
                <w:highlight w:val="yellow"/>
              </w:rPr>
              <w:tab/>
              <w:t xml:space="preserve">    app.getController('Cart').Show();</w:t>
            </w:r>
          </w:p>
          <w:p w:rsidR="00993917" w:rsidRPr="00404939" w:rsidRDefault="00993917" w:rsidP="00BA2222">
            <w:pPr>
              <w:rPr>
                <w:sz w:val="20"/>
                <w:szCs w:val="20"/>
                <w:highlight w:val="yellow"/>
              </w:rPr>
            </w:pPr>
            <w:r w:rsidRPr="00404939">
              <w:rPr>
                <w:sz w:val="20"/>
                <w:szCs w:val="20"/>
                <w:highlight w:val="yellow"/>
              </w:rPr>
              <w:tab/>
              <w:t xml:space="preserve">    return {};</w:t>
            </w:r>
          </w:p>
          <w:p w:rsidR="00993917" w:rsidRPr="00404939" w:rsidRDefault="00993917" w:rsidP="00BA2222">
            <w:pPr>
              <w:rPr>
                <w:sz w:val="20"/>
                <w:szCs w:val="20"/>
                <w:highlight w:val="yellow"/>
              </w:rPr>
            </w:pPr>
            <w:r w:rsidRPr="00404939">
              <w:rPr>
                <w:sz w:val="20"/>
                <w:szCs w:val="20"/>
                <w:highlight w:val="yellow"/>
              </w:rPr>
              <w:tab/>
              <w:t>}</w:t>
            </w:r>
          </w:p>
          <w:p w:rsidR="00993917" w:rsidRDefault="00993917" w:rsidP="00BA2222">
            <w:r w:rsidRPr="00404939">
              <w:rPr>
                <w:sz w:val="20"/>
                <w:szCs w:val="20"/>
                <w:highlight w:val="yellow"/>
              </w:rPr>
              <w:t>}</w:t>
            </w:r>
          </w:p>
        </w:tc>
      </w:tr>
    </w:tbl>
    <w:p w:rsidR="00993917" w:rsidRPr="00D35B33" w:rsidRDefault="00993917" w:rsidP="00993917">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PaymentInstruments.js</w:t>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“create” method</w:t>
      </w:r>
    </w:p>
    <w:p w:rsidR="00993917" w:rsidRDefault="00993917" w:rsidP="00993917">
      <w:pPr>
        <w:pStyle w:val="ListParagraph"/>
        <w:numPr>
          <w:ilvl w:val="0"/>
          <w:numId w:val="58"/>
        </w:numPr>
        <w:spacing w:after="0" w:line="240" w:lineRule="auto"/>
        <w:jc w:val="both"/>
      </w:pPr>
      <w:r>
        <w:lastRenderedPageBreak/>
        <w:t>Modify create function by adding below code to stop adding duplicate cards in worldPay integration</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if (isDuplicateCard)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wallet.removePaymentInstrument(oldCard);</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rPr>
              <w:t xml:space="preserve">    </w:t>
            </w:r>
          </w:p>
          <w:p w:rsidR="00993917" w:rsidRPr="00404939" w:rsidRDefault="00993917" w:rsidP="00BA2222">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var WorldpayHelper = require('</w:t>
            </w:r>
            <w:r>
              <w:rPr>
                <w:rFonts w:eastAsiaTheme="majorEastAsia" w:cstheme="majorBidi"/>
                <w:bCs/>
                <w:sz w:val="20"/>
                <w:szCs w:val="20"/>
                <w:highlight w:val="yellow"/>
              </w:rPr>
              <w:t>int_worldpay</w:t>
            </w:r>
            <w:r w:rsidRPr="00404939">
              <w:rPr>
                <w:rFonts w:eastAsiaTheme="majorEastAsia" w:cstheme="majorBidi"/>
                <w:bCs/>
                <w:sz w:val="20"/>
                <w:szCs w:val="20"/>
                <w:highlight w:val="yellow"/>
              </w:rPr>
              <w:t>/cartridge/scripts/WorldpayHelper');</w:t>
            </w:r>
          </w:p>
          <w:p w:rsidR="00993917" w:rsidRPr="00404939" w:rsidRDefault="00993917" w:rsidP="00BA2222">
            <w:pPr>
              <w:ind w:left="1080"/>
              <w:rPr>
                <w:rFonts w:eastAsiaTheme="majorEastAsia" w:cstheme="majorBidi"/>
                <w:bCs/>
                <w:sz w:val="20"/>
                <w:szCs w:val="20"/>
              </w:rPr>
            </w:pPr>
            <w:r w:rsidRPr="00404939">
              <w:rPr>
                <w:rFonts w:eastAsiaTheme="majorEastAsia" w:cstheme="majorBidi"/>
                <w:bCs/>
                <w:sz w:val="20"/>
                <w:szCs w:val="20"/>
                <w:highlight w:val="yellow"/>
              </w:rPr>
              <w:t xml:space="preserve">    WorldpayHelper.ReplacePaymentInstrument(paymentInstrument, paymentInstruments);</w:t>
            </w:r>
          </w:p>
          <w:p w:rsidR="00993917" w:rsidRPr="00404939" w:rsidRDefault="00993917" w:rsidP="00BA2222">
            <w:pPr>
              <w:ind w:left="1080"/>
              <w:rPr>
                <w:rFonts w:eastAsiaTheme="majorEastAsia" w:cstheme="majorBidi"/>
                <w:bCs/>
                <w:sz w:val="20"/>
                <w:szCs w:val="20"/>
              </w:rPr>
            </w:pPr>
          </w:p>
          <w:p w:rsidR="00993917" w:rsidRDefault="00993917" w:rsidP="00BA2222">
            <w:r w:rsidRPr="00404939">
              <w:rPr>
                <w:rFonts w:eastAsiaTheme="majorEastAsia" w:cstheme="majorBidi"/>
                <w:bCs/>
                <w:sz w:val="20"/>
                <w:szCs w:val="20"/>
              </w:rPr>
              <w:t xml:space="preserve">    Transaction.commit();</w:t>
            </w:r>
          </w:p>
        </w:tc>
      </w:tr>
    </w:tbl>
    <w:p w:rsidR="00993917" w:rsidRDefault="00993917" w:rsidP="00993917">
      <w:pPr>
        <w:pStyle w:val="Standard1"/>
      </w:pPr>
    </w:p>
    <w:p w:rsidR="00993917" w:rsidRPr="00A6289D" w:rsidRDefault="00993917" w:rsidP="00993917">
      <w:pPr>
        <w:pStyle w:val="Heading4"/>
        <w:ind w:left="372" w:firstLine="708"/>
        <w:rPr>
          <w:rFonts w:asciiTheme="minorHAnsi" w:hAnsiTheme="minorHAnsi"/>
          <w:i w:val="0"/>
          <w:sz w:val="32"/>
          <w:szCs w:val="32"/>
          <w:u w:val="single"/>
        </w:rPr>
      </w:pPr>
      <w:r w:rsidRPr="00A6289D">
        <w:rPr>
          <w:rFonts w:asciiTheme="minorHAnsi" w:hAnsiTheme="minorHAnsi"/>
          <w:i w:val="0"/>
          <w:sz w:val="32"/>
          <w:szCs w:val="32"/>
          <w:u w:val="single"/>
        </w:rPr>
        <w:t>ISML Template changes</w:t>
      </w:r>
    </w:p>
    <w:p w:rsidR="00993917" w:rsidRPr="00E33D85" w:rsidRDefault="00993917" w:rsidP="00993917">
      <w:pPr>
        <w:pStyle w:val="Heading5"/>
        <w:ind w:left="372" w:firstLine="708"/>
        <w:rPr>
          <w:rFonts w:asciiTheme="minorHAnsi" w:hAnsiTheme="minorHAnsi"/>
        </w:rPr>
      </w:pPr>
      <w:r w:rsidRPr="00E33D85">
        <w:rPr>
          <w:rFonts w:asciiTheme="minorHAnsi" w:hAnsiTheme="minorHAnsi"/>
        </w:rPr>
        <w:t>Update “</w:t>
      </w:r>
      <w:r w:rsidRPr="00D35B33">
        <w:rPr>
          <w:rFonts w:asciiTheme="minorHAnsi" w:hAnsiTheme="minorHAnsi"/>
        </w:rPr>
        <w:t>summary.isml</w:t>
      </w:r>
      <w:r w:rsidRPr="00E33D85">
        <w:rPr>
          <w:rFonts w:asciiTheme="minorHAnsi" w:hAnsiTheme="minorHAnsi"/>
        </w:rPr>
        <w:t xml:space="preserve">” </w:t>
      </w:r>
    </w:p>
    <w:p w:rsidR="00993917" w:rsidRDefault="00993917" w:rsidP="00993917">
      <w:pPr>
        <w:pStyle w:val="ListParagraph"/>
        <w:numPr>
          <w:ilvl w:val="0"/>
          <w:numId w:val="58"/>
        </w:numPr>
        <w:spacing w:after="0" w:line="240" w:lineRule="auto"/>
        <w:jc w:val="both"/>
      </w:pPr>
      <w:r>
        <w:t>Remove below code snippet in summary.isml</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highlight w:val="yellow"/>
              </w:rPr>
            </w:pPr>
            <w:r w:rsidRPr="00404939">
              <w:rPr>
                <w:highlight w:val="yellow"/>
              </w:rPr>
              <w:t>&lt;isif condition="${pdict.PlaceOrderError != null}"&gt;</w:t>
            </w:r>
          </w:p>
          <w:p w:rsidR="00993917" w:rsidRDefault="00993917" w:rsidP="00BA2222">
            <w:r w:rsidRPr="00404939">
              <w:rPr>
                <w:highlight w:val="yellow"/>
              </w:rPr>
              <w:tab/>
            </w:r>
            <w:r w:rsidRPr="00404939">
              <w:rPr>
                <w:highlight w:val="yellow"/>
              </w:rPr>
              <w:tab/>
              <w:t>&lt;div class="error-form"&gt;${Resource.msg(pdict.PlaceOrderError.code,'checkout',null)}&lt;/div&gt;</w:t>
            </w:r>
          </w:p>
        </w:tc>
      </w:tr>
    </w:tbl>
    <w:p w:rsidR="00993917" w:rsidRDefault="00993917" w:rsidP="00993917">
      <w:pPr>
        <w:pStyle w:val="ListParagraph"/>
        <w:numPr>
          <w:ilvl w:val="0"/>
          <w:numId w:val="58"/>
        </w:numPr>
        <w:spacing w:after="0" w:line="240" w:lineRule="auto"/>
        <w:jc w:val="both"/>
      </w:pPr>
      <w:r w:rsidRPr="00087F95">
        <w:t xml:space="preserve">Also replace “pdict.Basket” with “LineCntr” in file. </w:t>
      </w:r>
    </w:p>
    <w:p w:rsidR="00993917" w:rsidRDefault="00993917" w:rsidP="00993917">
      <w:pPr>
        <w:pStyle w:val="ListParagraph"/>
        <w:numPr>
          <w:ilvl w:val="0"/>
          <w:numId w:val="58"/>
        </w:numPr>
        <w:spacing w:after="0" w:line="240" w:lineRule="auto"/>
        <w:jc w:val="both"/>
      </w:pPr>
      <w:r>
        <w:t xml:space="preserve">Replace &lt;isreportcheckout tag and </w:t>
      </w:r>
      <w:r w:rsidRPr="00087F95">
        <w:t>&lt;ischeckoutprogressindicator tag</w:t>
      </w:r>
      <w:r>
        <w:t xml:space="preserve"> sections in </w:t>
      </w:r>
      <w:r w:rsidRPr="00F9209B">
        <w:t>summary.isml</w:t>
      </w:r>
      <w:r>
        <w:t xml:space="preserve"> on the summary page with below code snippet. This code snippet determine if the page is summary page or summary page with IFRAME/Lightbox</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condition="${!empty(pdict.Basket)}"&gt;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value="${pdict.Basket}" scope="page"/&gt;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&lt;iselseif condition="${!empty(pdict.Order)}"&gt;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value="${pdict.Order}" scope="page"/&gt;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name="summaryaction" value="${URLUtils.https('COSummary-Submit')}" scope="page" /&gt;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&lt;script src="${URLUtils.staticURL('/lib/jquery/jquery-1.11.1.min.js')}" type="text/javascript"&gt;&lt;/script&gt;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condition="${!empty(LineCntr.getPaymentInstruments())}"&gt;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 items="${LineCntr.getPaymentInstruments()}" var="paymentInstr" status="loopstate"&gt;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 condition="${dw.order.PaymentMgr.getPaymentMethod(paymentInstr.paymentMethod).ID=='Worldpay'}"&gt;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 xml:space="preserve">&lt;isscript&gt; </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var isValidCustomOptionsHPP = require('</w:t>
            </w:r>
            <w:r>
              <w:rPr>
                <w:rFonts w:ascii="Consolas" w:hAnsi="Consolas" w:cs="Consolas"/>
                <w:color w:val="000000"/>
                <w:sz w:val="20"/>
                <w:szCs w:val="20"/>
                <w:highlight w:val="yellow"/>
              </w:rPr>
              <w:t>int_worldpay_core</w:t>
            </w:r>
            <w:r w:rsidRPr="00404939">
              <w:rPr>
                <w:rFonts w:ascii="Consolas" w:hAnsi="Consolas" w:cs="Consolas"/>
                <w:color w:val="000000"/>
                <w:sz w:val="20"/>
                <w:szCs w:val="20"/>
                <w:highlight w:val="yellow"/>
              </w:rPr>
              <w:t>/cartridge/scripts/common/Utils').isValidCustomOptionsHPP(dw.order.PaymentMgr.getPaymentMethod(paymentInstr.paymentMethod));</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if (!empty(isValidCustomOptionsHPP) &amp;&amp; empty(pdict.Basket)) {</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var CustomOptionsHPPJSON = require('</w:t>
            </w:r>
            <w:r>
              <w:rPr>
                <w:rFonts w:ascii="Consolas" w:hAnsi="Consolas" w:cs="Consolas"/>
                <w:color w:val="000000"/>
                <w:sz w:val="20"/>
                <w:szCs w:val="20"/>
                <w:highlight w:val="yellow"/>
              </w:rPr>
              <w:t>int_worldpay_core</w:t>
            </w:r>
            <w:r w:rsidRPr="00404939">
              <w:rPr>
                <w:rFonts w:ascii="Consolas" w:hAnsi="Consolas" w:cs="Consolas"/>
                <w:color w:val="000000"/>
                <w:sz w:val="20"/>
                <w:szCs w:val="20"/>
                <w:highlight w:val="yellow"/>
              </w:rPr>
              <w:t xml:space="preserve">/cartridge/scripts/common/Utils').getCustomOptionsHPP(dw.order.PaymentMgr.getPaymentMethod(paymentInstr.paymentMethod), </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paymentInstr.custom.worldpayRedirectURL, LineCntr.getOrderNo(), LineCntr.getOrderToken(), paymentInstr.custom.preferedCard);</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&lt;/isscript&gt;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lastRenderedPageBreak/>
              <w:t xml:space="preserve">&lt;isif condition="${typeof isValidCustomOptionsHPP !== 'undefined' &amp;&amp; !empty(isValidCustomOptionsHPP)}"&gt; </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&lt;isset name="summaryaction" value="${URLUtils.https('COSummary-SubmitOrder')}" scope="page" /&gt;</w:t>
            </w:r>
          </w:p>
          <w:p w:rsidR="00993917" w:rsidRPr="00404939" w:rsidRDefault="00993917" w:rsidP="00BA2222">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highlight w:val="yellow"/>
              </w:rPr>
              <w:t>&lt;isif condition="${!empty(pdict.Basket)}"&gt;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&lt;isreportcheckout checkoutstep="${5}" checkoutname="${'OrderSummary'}"/&gt;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 condition="${!pdict.CurrentForms.multishipping.entered.value}"&gt;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step="3" multishipping="false" rendershipping="${LineCntr.productLineItems.size() == 0 ? 'false' : 'true'}"/&gt;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&lt;iselse/&gt;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step="4" multishipping="true" rendershipping="${LineCntr.productLineItems.size() == 0 ? 'false' : 'true'}"/&gt;</w:t>
            </w:r>
          </w:p>
          <w:p w:rsidR="00993917" w:rsidRPr="00404939" w:rsidRDefault="00993917" w:rsidP="00BA2222">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&lt;/isif&gt;</w:t>
            </w:r>
          </w:p>
          <w:p w:rsidR="00993917" w:rsidRPr="00C9614C" w:rsidRDefault="00993917" w:rsidP="00BA2222">
            <w:r w:rsidRPr="00404939">
              <w:rPr>
                <w:rFonts w:ascii="Consolas" w:hAnsi="Consolas" w:cs="Consolas"/>
                <w:color w:val="000000"/>
                <w:sz w:val="20"/>
                <w:szCs w:val="20"/>
              </w:rPr>
              <w:tab/>
              <w:t>&lt;/isif&gt;</w:t>
            </w:r>
            <w:r w:rsidRPr="00404939" w:rsidDel="00D92F82">
              <w:rPr>
                <w:rFonts w:ascii="Consolas" w:hAnsi="Consolas" w:cs="Consolas"/>
                <w:color w:val="000000"/>
                <w:sz w:val="20"/>
                <w:szCs w:val="20"/>
                <w:highlight w:val="yellow"/>
              </w:rPr>
              <w:t xml:space="preserve"> </w:t>
            </w:r>
          </w:p>
        </w:tc>
      </w:tr>
    </w:tbl>
    <w:p w:rsidR="00993917" w:rsidRDefault="00993917" w:rsidP="00993917">
      <w:pPr>
        <w:autoSpaceDE w:val="0"/>
        <w:autoSpaceDN w:val="0"/>
        <w:adjustRightInd w:val="0"/>
        <w:spacing w:after="0" w:line="240" w:lineRule="auto"/>
        <w:rPr>
          <w:rFonts w:ascii="Consolas" w:hAnsi="Consolas" w:cs="Consolas"/>
          <w:color w:val="000000"/>
          <w:sz w:val="20"/>
          <w:szCs w:val="20"/>
        </w:rPr>
      </w:pPr>
    </w:p>
    <w:p w:rsidR="00993917" w:rsidRPr="00F9209B" w:rsidRDefault="00993917" w:rsidP="00993917">
      <w:pPr>
        <w:pStyle w:val="ListParagraph"/>
        <w:numPr>
          <w:ilvl w:val="0"/>
          <w:numId w:val="58"/>
        </w:numPr>
        <w:spacing w:after="0" w:line="240" w:lineRule="auto"/>
        <w:jc w:val="both"/>
      </w:pPr>
      <w:r w:rsidRPr="00B42ABF">
        <w:t xml:space="preserve">Replace </w:t>
      </w:r>
      <w:r>
        <w:t xml:space="preserve">form action </w:t>
      </w:r>
      <w:r w:rsidRPr="00B42ABF">
        <w:t>“ &lt;isset name="summaryaction" value="${summaryaction}" scope="page" /&gt;” with “&lt;isset name="summaryaction" value="${URLUtils.https('COSummary-Submit')}" scope="page" /&gt;”</w:t>
      </w:r>
      <w:r>
        <w:t xml:space="preserve"> </w:t>
      </w:r>
      <w:r w:rsidRPr="00F9209B">
        <w:t>and wrap the form tag having Place Order button inside if condition where basket not empty as &lt;isif condition="${!empty(pdict.Basket)}"&gt;&lt;/isif&gt;</w:t>
      </w:r>
      <w:r>
        <w:t>.</w:t>
      </w:r>
    </w:p>
    <w:p w:rsidR="00993917" w:rsidRPr="00F9209B" w:rsidRDefault="00993917" w:rsidP="00993917">
      <w:pPr>
        <w:pStyle w:val="ListParagraph"/>
        <w:numPr>
          <w:ilvl w:val="0"/>
          <w:numId w:val="58"/>
        </w:numPr>
        <w:spacing w:after="0" w:line="240" w:lineRule="auto"/>
        <w:jc w:val="both"/>
      </w:pPr>
      <w:r w:rsidRPr="00F9209B">
        <w:t xml:space="preserve">At end of file before closing &lt;/isdecorate&gt; tag insert below line as </w:t>
      </w:r>
    </w:p>
    <w:p w:rsidR="00993917" w:rsidRDefault="00993917" w:rsidP="00993917">
      <w:pPr>
        <w:rPr>
          <w:rFonts w:ascii="Consolas" w:hAnsi="Consolas" w:cs="Consolas"/>
          <w:color w:val="000000"/>
          <w:sz w:val="20"/>
          <w:szCs w:val="20"/>
        </w:rPr>
      </w:pP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A41024" w:rsidRDefault="00993917" w:rsidP="00BA2222">
            <w:pPr>
              <w:rPr>
                <w:rFonts w:ascii="Consolas" w:hAnsi="Consolas" w:cs="Consolas"/>
                <w:sz w:val="20"/>
                <w:szCs w:val="20"/>
              </w:rPr>
            </w:pPr>
            <w:r w:rsidRPr="00A41024">
              <w:rPr>
                <w:rFonts w:ascii="Consolas" w:hAnsi="Consolas" w:cs="Consolas"/>
                <w:sz w:val="20"/>
                <w:szCs w:val="20"/>
              </w:rPr>
              <w:t>&lt;div class="order-summary-footer"&gt;</w:t>
            </w:r>
          </w:p>
          <w:p w:rsidR="00993917" w:rsidRPr="00A41024" w:rsidRDefault="00993917" w:rsidP="00BA2222">
            <w:pPr>
              <w:rPr>
                <w:rFonts w:ascii="Consolas" w:hAnsi="Consolas" w:cs="Consolas"/>
                <w:sz w:val="20"/>
                <w:szCs w:val="20"/>
              </w:rPr>
            </w:pP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class="place-order-totals"&gt;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&lt;isordertotals p_lineitemctnr="${LineCntr}" p_showshipmentinfo="${false}" p_shipmenteditable="${false}" p_totallabel="${Resource.msg('summary.ordertotal','checkout',null)}"/&gt;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993917" w:rsidRPr="00404939" w:rsidRDefault="00993917" w:rsidP="00BA2222">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condition="${!empty(pdict.Basket)}"&gt;</w:t>
            </w:r>
          </w:p>
          <w:p w:rsidR="00993917" w:rsidRPr="00A41024" w:rsidRDefault="00993917" w:rsidP="00BA2222">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&lt;form action="${summaryaction}" method="post" class="submit-order"&gt;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class="form-row"&gt;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 class="back-to-cart" href="${URLUtils.url('Cart-Show')}"&gt;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&lt;isprint value="${Resource.msg('summary.editcart','checkout',null)}" encoding="off" /&gt;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&lt;/a&gt;</w:t>
            </w:r>
          </w:p>
          <w:p w:rsidR="00993917" w:rsidRPr="00404939" w:rsidRDefault="00993917" w:rsidP="00BA2222">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condition="${pdict.Basket.paymentInstruments[0].getPaymentMethod().equals('KLARNA-SSL') || pdict.Basket.paymentInstruments[0].getPaymentMethod().equals('Worldpay')} "&gt;</w:t>
            </w:r>
          </w:p>
          <w:p w:rsidR="00993917" w:rsidRPr="00404939" w:rsidRDefault="00993917" w:rsidP="00BA2222">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 class="button-fancy-large" type="submit" name="submit" value="${Resource.msg('global.submitorderklarna','locale',null)}"&gt;</w:t>
            </w:r>
          </w:p>
          <w:p w:rsidR="00993917" w:rsidRPr="00404939" w:rsidRDefault="00993917" w:rsidP="00BA2222">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${Resource.msg('global.submitorderklarna','locale',null)}</w:t>
            </w:r>
          </w:p>
          <w:p w:rsidR="00993917" w:rsidRPr="00404939" w:rsidRDefault="00993917" w:rsidP="00BA2222">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&lt;/button&gt;</w:t>
            </w:r>
          </w:p>
          <w:p w:rsidR="00993917" w:rsidRPr="00A41024" w:rsidRDefault="00993917" w:rsidP="00BA2222">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&lt;iselse&gt;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 class="button-fancy-large" type="submit" name="submit" value="${Resource.msg('global.submitorder','locale',null)}"&gt;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${Resource.msg('global.submitorder','locale',null)}</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lastRenderedPageBreak/>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 xml:space="preserve">        &lt;input type="hidden" name="${dw.web.CSRFProtection.getTokenName()}" value="${dw.web.CSRFProtection.generateToken()}"/&gt;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&lt;/form&gt;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t>&lt;/div&gt;</w:t>
            </w:r>
          </w:p>
          <w:p w:rsidR="00993917" w:rsidRPr="00A41024" w:rsidRDefault="00993917" w:rsidP="00BA2222">
            <w:pPr>
              <w:rPr>
                <w:rFonts w:ascii="Consolas" w:hAnsi="Consolas" w:cs="Consolas"/>
                <w:sz w:val="20"/>
                <w:szCs w:val="20"/>
              </w:rPr>
            </w:pPr>
            <w:r w:rsidRPr="00A41024">
              <w:rPr>
                <w:rFonts w:ascii="Consolas" w:hAnsi="Consolas" w:cs="Consolas"/>
                <w:sz w:val="20"/>
                <w:szCs w:val="20"/>
              </w:rPr>
              <w:tab/>
            </w:r>
            <w:r w:rsidRPr="00404939">
              <w:rPr>
                <w:rFonts w:ascii="Consolas" w:hAnsi="Consolas" w:cs="Consolas"/>
                <w:sz w:val="20"/>
                <w:szCs w:val="20"/>
                <w:highlight w:val="yellow"/>
              </w:rPr>
              <w:t>&lt;isinclude template="worldpaysummary"/&gt;</w:t>
            </w:r>
          </w:p>
          <w:p w:rsidR="00993917" w:rsidRDefault="00993917" w:rsidP="00BA2222">
            <w:pPr>
              <w:rPr>
                <w:rFonts w:ascii="Consolas" w:hAnsi="Consolas" w:cs="Consolas"/>
                <w:sz w:val="20"/>
                <w:szCs w:val="20"/>
              </w:rPr>
            </w:pPr>
            <w:r w:rsidRPr="00A41024">
              <w:rPr>
                <w:rFonts w:ascii="Consolas" w:hAnsi="Consolas" w:cs="Consolas"/>
                <w:sz w:val="20"/>
                <w:szCs w:val="20"/>
              </w:rPr>
              <w:t>&lt;/isdecorate&gt;</w:t>
            </w:r>
            <w:r w:rsidRPr="00A41024" w:rsidDel="00E26A0C">
              <w:rPr>
                <w:rFonts w:ascii="Consolas" w:hAnsi="Consolas" w:cs="Consolas"/>
                <w:sz w:val="20"/>
                <w:szCs w:val="20"/>
                <w:highlight w:val="yellow"/>
              </w:rPr>
              <w:t xml:space="preserve"> </w:t>
            </w:r>
          </w:p>
        </w:tc>
      </w:tr>
    </w:tbl>
    <w:p w:rsidR="00993917" w:rsidRPr="002E520E" w:rsidRDefault="00993917" w:rsidP="00993917">
      <w:pPr>
        <w:rPr>
          <w:rFonts w:ascii="Consolas" w:hAnsi="Consolas" w:cs="Consolas"/>
          <w:sz w:val="20"/>
          <w:szCs w:val="20"/>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“minisummary.isml”</w:t>
      </w:r>
    </w:p>
    <w:p w:rsidR="00993917" w:rsidRDefault="00993917" w:rsidP="00993917">
      <w:pPr>
        <w:pStyle w:val="ListParagraph"/>
        <w:numPr>
          <w:ilvl w:val="0"/>
          <w:numId w:val="58"/>
        </w:numPr>
        <w:spacing w:after="0" w:line="240" w:lineRule="auto"/>
        <w:jc w:val="both"/>
      </w:pPr>
      <w:r>
        <w:t>R</w:t>
      </w:r>
      <w:r w:rsidRPr="00806718">
        <w:t xml:space="preserve">eplace “pdict.Basket” with “lineCtnr” in file. </w:t>
      </w:r>
    </w:p>
    <w:p w:rsidR="00993917" w:rsidRDefault="00993917" w:rsidP="00993917">
      <w:pPr>
        <w:pStyle w:val="ListParagraph"/>
        <w:numPr>
          <w:ilvl w:val="0"/>
          <w:numId w:val="58"/>
        </w:numPr>
        <w:spacing w:after="0" w:line="240" w:lineRule="auto"/>
        <w:jc w:val="both"/>
      </w:pPr>
      <w:r>
        <w:t xml:space="preserve">Add below code snippet in </w:t>
      </w:r>
      <w:r w:rsidRPr="00F9209B">
        <w:t xml:space="preserve">minisummary.isml </w:t>
      </w:r>
      <w:r>
        <w:t xml:space="preserve"> after &lt;isinclude&gt; tag of modules inclusion.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rPr>
                <w:highlight w:val="yellow"/>
              </w:rPr>
            </w:pPr>
            <w:r w:rsidRPr="00404939">
              <w:rPr>
                <w:highlight w:val="yellow"/>
              </w:rPr>
              <w:t>&lt;isif condition="${!empty(pdict.Basket)}"&gt;</w:t>
            </w:r>
          </w:p>
          <w:p w:rsidR="00993917" w:rsidRPr="00404939" w:rsidRDefault="00993917" w:rsidP="00BA2222">
            <w:pPr>
              <w:rPr>
                <w:highlight w:val="yellow"/>
              </w:rPr>
            </w:pPr>
            <w:r w:rsidRPr="00404939">
              <w:rPr>
                <w:highlight w:val="yellow"/>
              </w:rPr>
              <w:t>&lt;isset name="lineCtnr" value="${pdict.Basket}" scope="page"/&gt;</w:t>
            </w:r>
          </w:p>
          <w:p w:rsidR="00993917" w:rsidRPr="00404939" w:rsidRDefault="00993917" w:rsidP="00BA2222">
            <w:pPr>
              <w:rPr>
                <w:highlight w:val="yellow"/>
              </w:rPr>
            </w:pPr>
            <w:r w:rsidRPr="00404939">
              <w:rPr>
                <w:highlight w:val="yellow"/>
              </w:rPr>
              <w:t>&lt;iselseif condition="${!empty(pdict.Order)}"&gt;</w:t>
            </w:r>
          </w:p>
          <w:p w:rsidR="00993917" w:rsidRPr="00404939" w:rsidRDefault="00993917" w:rsidP="00BA2222">
            <w:pPr>
              <w:rPr>
                <w:highlight w:val="yellow"/>
              </w:rPr>
            </w:pPr>
            <w:r w:rsidRPr="00404939">
              <w:rPr>
                <w:highlight w:val="yellow"/>
              </w:rPr>
              <w:t>&lt;isset name="lineCtnr" value="${pdict.Order}" scope="page"/&gt;</w:t>
            </w:r>
          </w:p>
          <w:p w:rsidR="00993917" w:rsidRDefault="00993917" w:rsidP="00BA2222">
            <w:r w:rsidRPr="00404939">
              <w:rPr>
                <w:highlight w:val="yellow"/>
              </w:rPr>
              <w:t>&lt;/isif&gt;</w:t>
            </w:r>
            <w:r w:rsidRPr="00272029" w:rsidDel="00150AAA">
              <w:rPr>
                <w:highlight w:val="yellow"/>
              </w:rPr>
              <w:t xml:space="preserve"> </w:t>
            </w:r>
          </w:p>
        </w:tc>
      </w:tr>
    </w:tbl>
    <w:p w:rsidR="00993917" w:rsidRDefault="00993917" w:rsidP="00993917"/>
    <w:p w:rsidR="00993917" w:rsidRPr="00F9209B" w:rsidRDefault="00993917" w:rsidP="00993917">
      <w:pPr>
        <w:pStyle w:val="ListParagraph"/>
        <w:numPr>
          <w:ilvl w:val="0"/>
          <w:numId w:val="58"/>
        </w:numPr>
        <w:spacing w:after="0" w:line="240" w:lineRule="auto"/>
        <w:jc w:val="both"/>
      </w:pPr>
      <w:r w:rsidRPr="00F9209B">
        <w:t>Replace &lt;isif condition="${checkoutstep &lt;= 5}"&gt; with &lt;isif condition="${checkoutstep &lt;= 6}"&gt;</w:t>
      </w:r>
    </w:p>
    <w:p w:rsidR="00993917" w:rsidRPr="00F9209B" w:rsidRDefault="00993917" w:rsidP="00993917">
      <w:pPr>
        <w:pStyle w:val="ListParagraph"/>
        <w:numPr>
          <w:ilvl w:val="0"/>
          <w:numId w:val="58"/>
        </w:numPr>
        <w:spacing w:after="0" w:line="240" w:lineRule="auto"/>
        <w:jc w:val="both"/>
      </w:pPr>
      <w:r w:rsidRPr="00F9209B">
        <w:t>Wrap editURL &lt;a&gt; tag with non-empty basket if condition</w:t>
      </w:r>
    </w:p>
    <w:tbl>
      <w:tblPr>
        <w:tblStyle w:val="TableGrid"/>
        <w:tblW w:w="0" w:type="auto"/>
        <w:tblInd w:w="360" w:type="dxa"/>
        <w:tblLook w:val="04A0" w:firstRow="1" w:lastRow="0" w:firstColumn="1" w:lastColumn="0" w:noHBand="0" w:noVBand="1"/>
      </w:tblPr>
      <w:tblGrid>
        <w:gridCol w:w="9376"/>
      </w:tblGrid>
      <w:tr w:rsidR="00993917" w:rsidTr="00BA2222">
        <w:tc>
          <w:tcPr>
            <w:tcW w:w="9602" w:type="dxa"/>
          </w:tcPr>
          <w:p w:rsidR="00993917" w:rsidRPr="00EC4C51" w:rsidRDefault="00993917" w:rsidP="00BA2222">
            <w:pPr>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EC4C51">
              <w:rPr>
                <w:rFonts w:ascii="Consolas" w:hAnsi="Consolas" w:cs="Consolas"/>
                <w:color w:val="000000"/>
                <w:sz w:val="20"/>
                <w:szCs w:val="20"/>
              </w:rPr>
              <w:t>&lt;isset name="editUrl" value="${URLUtils.url('Cart-Show')}" scope="page"/&gt;</w:t>
            </w:r>
          </w:p>
          <w:p w:rsidR="00993917" w:rsidRPr="00404939" w:rsidRDefault="00993917" w:rsidP="00BA2222">
            <w:pPr>
              <w:ind w:left="1080"/>
              <w:rPr>
                <w:rFonts w:ascii="Consolas" w:hAnsi="Consolas" w:cs="Consolas"/>
                <w:color w:val="000000"/>
                <w:sz w:val="20"/>
                <w:szCs w:val="20"/>
                <w:highlight w:val="yellow"/>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condition="${lineCtnr.productLineItems.size() == 0 &amp;&amp; lineCtnr.giftCertificateLineItems.size() == 1}"&gt;</w:t>
            </w:r>
          </w:p>
          <w:p w:rsidR="00993917" w:rsidRPr="00EC4C51" w:rsidRDefault="00993917" w:rsidP="00BA2222">
            <w:pPr>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&lt;isset name="editUrl" value="${URLUtils.url('GiftCert-Edit','GiftCertificateLineItemID', lineCtnr.giftCertificateLineItems[0].UUID)}" scope="page"/&gt;</w:t>
            </w:r>
          </w:p>
          <w:p w:rsidR="00993917" w:rsidRPr="00EC4C51" w:rsidRDefault="00993917" w:rsidP="00BA2222">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t>&lt;/isif&gt;</w:t>
            </w:r>
          </w:p>
          <w:p w:rsidR="00993917" w:rsidRPr="00EC4C51" w:rsidRDefault="00993917" w:rsidP="00BA2222">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${Resource.msg('summary.title','checkout',null)} &lt;isif condition="${!empty(pdict.Basket)}"&gt;&lt;a class="section-header-note" href="${editUrl}"&gt;${Resource.msg('global.edit','locale',null)}&lt;/a&gt;&lt;/isif&gt;</w:t>
            </w:r>
          </w:p>
          <w:p w:rsidR="00993917" w:rsidRPr="00EC4C51" w:rsidRDefault="00993917" w:rsidP="00BA2222">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&lt;/h3&gt;</w:t>
            </w:r>
          </w:p>
          <w:p w:rsidR="00993917" w:rsidRPr="00EC4C51" w:rsidRDefault="00993917" w:rsidP="00BA2222">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p>
          <w:p w:rsidR="00993917" w:rsidRPr="00EC4C51" w:rsidRDefault="00993917" w:rsidP="00BA2222">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&lt;div class="checkout-mini-cart"&gt;</w:t>
            </w: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p>
          <w:p w:rsidR="00993917" w:rsidRPr="00404939" w:rsidRDefault="00993917" w:rsidP="00BA2222">
            <w:pPr>
              <w:ind w:left="1080"/>
              <w:rPr>
                <w:rFonts w:ascii="Consolas" w:hAnsi="Consolas" w:cs="Consolas"/>
                <w:color w:val="000000"/>
                <w:sz w:val="20"/>
                <w:szCs w:val="20"/>
                <w:highlight w:val="yellow"/>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condition="${checkoutstep  != 5 &amp;&amp; checkoutstep  != 6}"&gt;</w:t>
            </w:r>
          </w:p>
          <w:p w:rsidR="00993917" w:rsidRPr="00EC4C51" w:rsidRDefault="00993917" w:rsidP="00BA2222">
            <w:pPr>
              <w:ind w:left="1080"/>
              <w:rPr>
                <w:rFonts w:ascii="Consolas" w:hAnsi="Consolas" w:cs="Consolas"/>
                <w:color w:val="000000"/>
                <w:sz w:val="20"/>
                <w:szCs w:val="20"/>
              </w:rPr>
            </w:pPr>
            <w:r w:rsidRPr="00404939">
              <w:rPr>
                <w:rFonts w:ascii="Consolas" w:hAnsi="Consolas" w:cs="Consolas"/>
                <w:color w:val="000000"/>
                <w:sz w:val="20"/>
                <w:szCs w:val="20"/>
                <w:highlight w:val="yellow"/>
              </w:rPr>
              <w:t xml:space="preserve">        </w:t>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&lt;isminilineitems p_lineitemctnr="${lineCtnr}"/&gt;</w:t>
            </w:r>
          </w:p>
          <w:p w:rsidR="00993917" w:rsidRPr="00F82E93" w:rsidRDefault="00993917" w:rsidP="00BA2222">
            <w:pPr>
              <w:rPr>
                <w:highlight w:val="lightGray"/>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t>&lt;/isif&gt;</w:t>
            </w:r>
            <w:r w:rsidRPr="00272029" w:rsidDel="00C84A62">
              <w:rPr>
                <w:rFonts w:ascii="Consolas" w:hAnsi="Consolas" w:cs="Consolas"/>
                <w:color w:val="000000"/>
                <w:sz w:val="20"/>
                <w:szCs w:val="20"/>
                <w:highlight w:val="yellow"/>
              </w:rPr>
              <w:t xml:space="preserve"> </w:t>
            </w:r>
          </w:p>
        </w:tc>
      </w:tr>
    </w:tbl>
    <w:p w:rsidR="00993917" w:rsidRDefault="00993917" w:rsidP="00993917">
      <w:pPr>
        <w:pStyle w:val="ListParagraph"/>
        <w:numPr>
          <w:ilvl w:val="0"/>
          <w:numId w:val="58"/>
        </w:numPr>
        <w:spacing w:after="0" w:line="240" w:lineRule="auto"/>
        <w:jc w:val="both"/>
      </w:pPr>
      <w:r w:rsidRPr="00F9209B">
        <w:t>Replace line &lt;isif condition="${checkoutstep  != 5}"&gt;  inside div checkout-mini-cartwith &lt;isif condition=</w:t>
      </w:r>
      <w:r w:rsidRPr="00C52D90">
        <w:t xml:space="preserve"> </w:t>
      </w:r>
      <w:r>
        <w:t>&lt;isif condition="${checkoutstep  != 5 &amp;&amp; checkoutstep  != 6}"&gt;</w:t>
      </w:r>
    </w:p>
    <w:p w:rsidR="00993917" w:rsidRPr="00F9209B" w:rsidRDefault="00993917" w:rsidP="00993917">
      <w:pPr>
        <w:pStyle w:val="ListParagraph"/>
        <w:spacing w:after="0" w:line="240" w:lineRule="auto"/>
        <w:ind w:left="1440"/>
        <w:jc w:val="both"/>
      </w:pPr>
      <w:r>
        <w:t xml:space="preserve">        </w:t>
      </w:r>
      <w:r>
        <w:tab/>
      </w:r>
      <w:r>
        <w:tab/>
        <w:t>&lt;isminilineitems p_lineitemctnr="${lineCtnr}"/&gt;</w:t>
      </w:r>
      <w:r w:rsidRPr="00F9209B" w:rsidDel="00C52D90">
        <w:t xml:space="preserve"> </w:t>
      </w:r>
    </w:p>
    <w:p w:rsidR="00993917" w:rsidRPr="007827AA" w:rsidRDefault="00993917" w:rsidP="00993917">
      <w:pPr>
        <w:pStyle w:val="ListParagraph"/>
        <w:numPr>
          <w:ilvl w:val="0"/>
          <w:numId w:val="58"/>
        </w:numPr>
        <w:spacing w:after="0" w:line="240" w:lineRule="auto"/>
        <w:jc w:val="both"/>
      </w:pPr>
      <w:r w:rsidRPr="00F9209B">
        <w:t xml:space="preserve">Replace &lt;isif condition="${checkoutstep &gt; 3}"&gt; with </w:t>
      </w:r>
      <w:r w:rsidRPr="00404939">
        <w:rPr>
          <w:rFonts w:ascii="Consolas" w:hAnsi="Consolas" w:cs="Consolas"/>
          <w:color w:val="000000"/>
          <w:sz w:val="20"/>
          <w:szCs w:val="20"/>
        </w:rPr>
        <w:t>&lt;isif condition="${checkoutstep == 6}"&gt;</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&lt;iscomment&gt;render the order totals&lt;/iscomment&gt;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t>&lt;div class="checkout-order-totals"&gt;</w:t>
            </w:r>
          </w:p>
          <w:p w:rsidR="00993917" w:rsidRPr="00404939" w:rsidRDefault="00993917" w:rsidP="00BA2222">
            <w:pPr>
              <w:autoSpaceDE w:val="0"/>
              <w:autoSpaceDN w:val="0"/>
              <w:adjustRightInd w:val="0"/>
              <w:ind w:left="1080"/>
              <w:rPr>
                <w:rFonts w:ascii="Consolas" w:hAnsi="Consolas" w:cs="Consolas"/>
                <w:color w:val="000000"/>
                <w:sz w:val="20"/>
                <w:szCs w:val="20"/>
                <w:highlight w:val="yellow"/>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&lt;iscomment&gt;&lt;isif condition="${checkoutstep == 6}"&gt;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highlight w:val="yellow"/>
              </w:rPr>
              <w:lastRenderedPageBreak/>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&lt;isordertotals p_lineitemctnr="${lineCtnr}" p_showshipmentinfo="${true}" p_shipmenteditable="${false}" p_totallabel="${Resource.msg('global.ordertotal','locale',null)}"/&gt;&lt;/iscomment&gt;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 condition="${checkoutstep &gt; 3}"&gt;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p_showshipmentinfo="${true}" p_shipmenteditable="${true}" p_totallabel="${Resource.msg('global.ordertotal','locale',null)}"/&gt;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&lt;iselse/&gt;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p_showshipmentinfo="${false}" p_shipmenteditable="${false}" p_totallabel="${Resource.msg('global.estimatedtotal','locale',null)}"/&gt;</w:t>
            </w:r>
          </w:p>
          <w:p w:rsidR="00993917" w:rsidRPr="00404939" w:rsidRDefault="00993917" w:rsidP="00BA2222">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&lt;/isif&gt;</w:t>
            </w:r>
          </w:p>
          <w:p w:rsidR="00993917" w:rsidRPr="00524CD7" w:rsidRDefault="00993917" w:rsidP="00BA2222">
            <w:pPr>
              <w:rPr>
                <w:highlight w:val="lightGray"/>
              </w:rPr>
            </w:pPr>
            <w:r w:rsidRPr="00404939">
              <w:rPr>
                <w:rFonts w:ascii="Consolas" w:hAnsi="Consolas" w:cs="Consolas"/>
                <w:color w:val="000000"/>
                <w:sz w:val="20"/>
                <w:szCs w:val="20"/>
              </w:rPr>
              <w:tab/>
              <w:t>&lt;/div&gt;</w:t>
            </w:r>
            <w:r w:rsidRPr="00404939" w:rsidDel="00C52D90">
              <w:rPr>
                <w:rFonts w:ascii="Consolas" w:hAnsi="Consolas" w:cs="Consolas"/>
                <w:color w:val="000000"/>
                <w:sz w:val="20"/>
                <w:szCs w:val="20"/>
              </w:rPr>
              <w:t xml:space="preserve"> </w:t>
            </w:r>
          </w:p>
        </w:tc>
      </w:tr>
    </w:tbl>
    <w:p w:rsidR="00993917" w:rsidRDefault="00993917" w:rsidP="00993917">
      <w:pPr>
        <w:autoSpaceDE w:val="0"/>
        <w:autoSpaceDN w:val="0"/>
        <w:adjustRightInd w:val="0"/>
        <w:spacing w:after="0" w:line="240" w:lineRule="auto"/>
        <w:rPr>
          <w:rFonts w:ascii="Consolas" w:hAnsi="Consolas" w:cs="Consolas"/>
          <w:color w:val="000000"/>
          <w:sz w:val="20"/>
          <w:szCs w:val="20"/>
          <w:highlight w:val="lightGray"/>
        </w:rPr>
      </w:pPr>
    </w:p>
    <w:p w:rsidR="00993917" w:rsidRPr="009F0C31" w:rsidRDefault="00993917" w:rsidP="00993917">
      <w:pPr>
        <w:autoSpaceDE w:val="0"/>
        <w:autoSpaceDN w:val="0"/>
        <w:adjustRightInd w:val="0"/>
        <w:spacing w:after="0" w:line="240" w:lineRule="auto"/>
        <w:rPr>
          <w:rFonts w:ascii="Consolas" w:hAnsi="Consolas" w:cs="Consolas"/>
          <w:color w:val="00808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“minishipments.isml”</w:t>
      </w:r>
    </w:p>
    <w:p w:rsidR="00993917" w:rsidRPr="0030086E" w:rsidRDefault="00993917" w:rsidP="00993917">
      <w:pPr>
        <w:pStyle w:val="ListParagraph"/>
        <w:numPr>
          <w:ilvl w:val="0"/>
          <w:numId w:val="58"/>
        </w:numPr>
        <w:spacing w:after="0" w:line="240" w:lineRule="auto"/>
        <w:jc w:val="both"/>
      </w:pPr>
      <w:r>
        <w:t>Replace “</w:t>
      </w:r>
      <w:r w:rsidRPr="0096302E">
        <w:t>Shipments</w:t>
      </w:r>
      <w:r>
        <w:t xml:space="preserve">” variable set via &lt;isset tag, with below code snippet in </w:t>
      </w:r>
      <w:r w:rsidRPr="00F9209B">
        <w:t>minishipments.isml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value="${pdict.Basket}" scope="page"/&gt;</w:t>
            </w:r>
          </w:p>
          <w:p w:rsidR="00993917" w:rsidRPr="00404939" w:rsidRDefault="00993917" w:rsidP="00BA2222">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name="Shipments" value="${pdict.Basket.shipments}" scope="page"/&gt;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name="Shipments" value="${pdict.Order.shipments}" scope="page"/&gt;</w:t>
            </w:r>
          </w:p>
          <w:p w:rsidR="00993917" w:rsidRPr="00195152" w:rsidRDefault="00993917" w:rsidP="00BA2222">
            <w:r w:rsidRPr="00404939">
              <w:rPr>
                <w:rFonts w:ascii="Consolas" w:hAnsi="Consolas" w:cs="Consolas"/>
                <w:sz w:val="20"/>
                <w:szCs w:val="20"/>
                <w:highlight w:val="yellow"/>
              </w:rPr>
              <w:t>&lt;/isif&gt;</w:t>
            </w:r>
            <w:r w:rsidRPr="00404939" w:rsidDel="008F2099">
              <w:rPr>
                <w:rFonts w:ascii="Consolas" w:hAnsi="Consolas" w:cs="Consolas"/>
                <w:sz w:val="20"/>
                <w:szCs w:val="20"/>
                <w:highlight w:val="yellow"/>
              </w:rPr>
              <w:t xml:space="preserve"> </w:t>
            </w:r>
          </w:p>
        </w:tc>
      </w:tr>
    </w:tbl>
    <w:p w:rsidR="00993917" w:rsidRDefault="00993917" w:rsidP="00993917">
      <w:pPr>
        <w:autoSpaceDE w:val="0"/>
        <w:autoSpaceDN w:val="0"/>
        <w:adjustRightInd w:val="0"/>
        <w:spacing w:after="0" w:line="240" w:lineRule="auto"/>
        <w:rPr>
          <w:rFonts w:ascii="Consolas" w:hAnsi="Consolas" w:cs="Consolas"/>
          <w:sz w:val="20"/>
          <w:szCs w:val="20"/>
        </w:rPr>
      </w:pPr>
    </w:p>
    <w:p w:rsidR="00993917" w:rsidRDefault="00993917" w:rsidP="00993917">
      <w:pPr>
        <w:pStyle w:val="ListParagraph"/>
        <w:numPr>
          <w:ilvl w:val="0"/>
          <w:numId w:val="58"/>
        </w:numPr>
        <w:spacing w:after="0" w:line="240" w:lineRule="auto"/>
        <w:jc w:val="both"/>
      </w:pPr>
      <w:r>
        <w:t>R</w:t>
      </w:r>
      <w:r w:rsidRPr="00C333A2">
        <w:t>eplace “pdict.B</w:t>
      </w:r>
      <w:r>
        <w:t xml:space="preserve">asket” with “lineCtnr” inside </w:t>
      </w:r>
      <w:r w:rsidRPr="00195152">
        <w:t>&lt;isif condition="${!empty(Shipments)}"&gt;</w:t>
      </w:r>
      <w:r>
        <w:t xml:space="preserve">  condition i.e. </w:t>
      </w:r>
      <w:r w:rsidRPr="00301F8E">
        <w:t>&lt;isif condition="${shipment.productLineItems.length &lt;= 0 || shipment.custom.shipmentType == null &amp;&amp; shipment.UUID==</w:t>
      </w:r>
      <w:r w:rsidRPr="00404939">
        <w:rPr>
          <w:highlight w:val="yellow"/>
        </w:rPr>
        <w:t>lineCtnr.defaultShipment.UUID</w:t>
      </w:r>
      <w:r w:rsidRPr="00301F8E">
        <w:t xml:space="preserve"> &amp;&amp; !empty(shipment.shippingAddress) &amp;&amp; empty(shipment.shippingAddress.address1)}"&gt;</w:t>
      </w:r>
    </w:p>
    <w:p w:rsidR="00993917" w:rsidRPr="00195152" w:rsidRDefault="00993917" w:rsidP="00993917">
      <w:pPr>
        <w:pStyle w:val="ListParagraph"/>
        <w:spacing w:after="0" w:line="240" w:lineRule="auto"/>
        <w:ind w:left="1440"/>
        <w:jc w:val="both"/>
      </w:pPr>
      <w:r>
        <w:t xml:space="preserve">And “ </w:t>
      </w:r>
      <w:r w:rsidRPr="0001272D">
        <w:t>&lt;isif condition="${Shipments.size() &gt; 1 &amp;&amp; pdict.Basket.productLineItems.size() &gt; 0}"&gt;&lt;div class="name"&gt;${Resource.msgf('multishippingshipments.shipment','checkout',null, shipmentCount)}&lt;/div&gt;&lt;/isif&gt;</w:t>
      </w:r>
      <w:r>
        <w:t xml:space="preserve"> with “</w:t>
      </w:r>
      <w:r w:rsidRPr="0001272D">
        <w:t>&lt;isif condition="${Shipments.size() &gt; 1 &amp;&amp; lineCtnr.productLineItems.size() &gt; 0}"&gt;&lt;div class="name"&gt;${Resource.msgf('multishippingshipments.shipment','checkout',null, shipmentCount)}&lt;/div&gt;&lt;/isif&gt;</w:t>
      </w:r>
      <w:r>
        <w:t>”</w:t>
      </w:r>
    </w:p>
    <w:p w:rsidR="00993917" w:rsidRDefault="00993917" w:rsidP="00993917">
      <w:pPr>
        <w:pStyle w:val="ListParagraph"/>
        <w:numPr>
          <w:ilvl w:val="0"/>
          <w:numId w:val="58"/>
        </w:numPr>
        <w:spacing w:after="0" w:line="240" w:lineRule="auto"/>
        <w:jc w:val="both"/>
      </w:pPr>
      <w:r w:rsidRPr="00F9209B">
        <w:t>Wrap edit link &lt;a&gt; tag with non-empty basket if condition everywhere in file</w:t>
      </w:r>
    </w:p>
    <w:tbl>
      <w:tblPr>
        <w:tblStyle w:val="TableGrid"/>
        <w:tblW w:w="0" w:type="auto"/>
        <w:tblInd w:w="1440" w:type="dxa"/>
        <w:tblLook w:val="04A0" w:firstRow="1" w:lastRow="0" w:firstColumn="1" w:lastColumn="0" w:noHBand="0" w:noVBand="1"/>
      </w:tblPr>
      <w:tblGrid>
        <w:gridCol w:w="8296"/>
      </w:tblGrid>
      <w:tr w:rsidR="00993917" w:rsidTr="00BA2222">
        <w:tc>
          <w:tcPr>
            <w:tcW w:w="9736" w:type="dxa"/>
          </w:tcPr>
          <w:p w:rsidR="00993917" w:rsidRDefault="00993917" w:rsidP="00BA2222">
            <w:pPr>
              <w:jc w:val="both"/>
            </w:pPr>
            <w:r>
              <w:t>&lt;h3 class="section-header"&gt;</w:t>
            </w:r>
          </w:p>
          <w:p w:rsidR="00993917" w:rsidRDefault="00993917" w:rsidP="00BA2222">
            <w:pPr>
              <w:jc w:val="both"/>
            </w:pPr>
            <w:r>
              <w:tab/>
            </w:r>
            <w:r>
              <w:tab/>
            </w:r>
            <w:r>
              <w:tab/>
            </w:r>
            <w:r>
              <w:tab/>
            </w:r>
            <w:r>
              <w:tab/>
              <w:t>&lt;isif condition="${shipment.giftCertificateLineItems.size() &gt; 0}"&gt;</w:t>
            </w:r>
          </w:p>
          <w:p w:rsidR="00993917" w:rsidRDefault="00993917" w:rsidP="00BA2222">
            <w:pPr>
              <w:jc w:val="both"/>
            </w:pPr>
            <w:r>
              <w:tab/>
            </w:r>
            <w:r>
              <w:tab/>
            </w:r>
            <w:r>
              <w:tab/>
            </w:r>
            <w:r>
              <w:tab/>
            </w:r>
            <w:r>
              <w:tab/>
            </w:r>
            <w:r>
              <w:tab/>
              <w:t>${Resource.msg('minishipments.shipping','checkout',null)} &lt;span&gt;${Resource.msg('minishipments.giftcertdelivery','checkout',null)}&lt;/span&gt;</w:t>
            </w:r>
          </w:p>
          <w:p w:rsidR="00993917" w:rsidRDefault="00993917" w:rsidP="00BA2222">
            <w:pPr>
              <w:jc w:val="both"/>
            </w:pPr>
            <w:r>
              <w:tab/>
            </w:r>
            <w:r>
              <w:tab/>
            </w:r>
            <w:r>
              <w:tab/>
            </w:r>
            <w:r>
              <w:tab/>
            </w:r>
            <w:r>
              <w:tab/>
              <w:t>&lt;iselseif condition="${shipment.custom.shipmentType == 'instore'}"/&gt;</w:t>
            </w:r>
          </w:p>
          <w:p w:rsidR="00993917" w:rsidRDefault="00993917" w:rsidP="00BA2222">
            <w:pPr>
              <w:jc w:val="both"/>
            </w:pPr>
            <w:r>
              <w:tab/>
            </w:r>
            <w:r>
              <w:tab/>
            </w:r>
            <w:r>
              <w:tab/>
            </w:r>
            <w:r>
              <w:tab/>
            </w:r>
            <w:r>
              <w:tab/>
            </w:r>
            <w:r>
              <w:tab/>
              <w:t>&lt;isset name="editUrl" value="${URLUtils.https('Cart-Show')}" scope="page"/&gt;</w:t>
            </w:r>
          </w:p>
          <w:p w:rsidR="00993917" w:rsidRDefault="00993917" w:rsidP="00BA2222">
            <w:pPr>
              <w:jc w:val="both"/>
            </w:pPr>
            <w:r>
              <w:lastRenderedPageBreak/>
              <w:tab/>
            </w:r>
            <w:r>
              <w:tab/>
            </w:r>
            <w:r>
              <w:tab/>
            </w:r>
            <w:r>
              <w:tab/>
            </w:r>
            <w:r>
              <w:tab/>
            </w:r>
            <w:r w:rsidRPr="00404939">
              <w:rPr>
                <w:highlight w:val="yellow"/>
              </w:rPr>
              <w:t xml:space="preserve">&lt;isif condition="${!empty(pdict.Basket)}"&gt; </w:t>
            </w:r>
            <w:r w:rsidRPr="00404939">
              <w:rPr>
                <w:highlight w:val="yellow"/>
              </w:rPr>
              <w:tab/>
              <w:t>&lt;a href="${editUrl}"  class="section-header-note"&gt;${Resource.msg('global.edit','locale',null)}&lt;/a&gt;&lt;/isif&gt;</w:t>
            </w:r>
          </w:p>
          <w:p w:rsidR="00993917" w:rsidRDefault="00993917" w:rsidP="00BA2222">
            <w:pPr>
              <w:jc w:val="both"/>
            </w:pPr>
            <w:r>
              <w:tab/>
            </w:r>
            <w:r>
              <w:tab/>
            </w:r>
            <w:r>
              <w:tab/>
            </w:r>
            <w:r>
              <w:tab/>
            </w:r>
            <w:r>
              <w:tab/>
            </w:r>
            <w:r>
              <w:tab/>
              <w:t>${Resource.msg('cart.store.instorepickup','checkout',null)}</w:t>
            </w:r>
          </w:p>
          <w:p w:rsidR="00993917" w:rsidRPr="00404939" w:rsidRDefault="00993917" w:rsidP="00BA2222">
            <w:pPr>
              <w:jc w:val="both"/>
              <w:rPr>
                <w:highlight w:val="yellow"/>
              </w:rPr>
            </w:pPr>
            <w:r>
              <w:tab/>
            </w:r>
            <w:r>
              <w:tab/>
            </w:r>
            <w:r>
              <w:tab/>
            </w:r>
            <w:r>
              <w:tab/>
            </w:r>
            <w:r>
              <w:tab/>
            </w:r>
            <w:r w:rsidRPr="00404939">
              <w:rPr>
                <w:highlight w:val="yellow"/>
              </w:rPr>
              <w:t>&lt;iselseif condition="${shipment.shippingAddress != null &amp;&amp; lineCtnr.productLineItems.size() &gt; 0}"/&gt;</w:t>
            </w:r>
          </w:p>
          <w:p w:rsidR="00993917" w:rsidRDefault="00993917" w:rsidP="00BA2222">
            <w:pPr>
              <w:jc w:val="both"/>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&lt;isif condition="${!empty(pdict.Basket)}"&gt; &lt;a href="${editUrl}"  class="section-header-note"&gt;${Resource.msg('global.edit','locale',null)}&lt;/a&gt;&lt;/isif&gt;</w:t>
            </w:r>
          </w:p>
          <w:p w:rsidR="00993917" w:rsidRDefault="00993917" w:rsidP="00BA2222">
            <w:pPr>
              <w:jc w:val="both"/>
            </w:pPr>
            <w:r>
              <w:tab/>
            </w:r>
            <w:r>
              <w:tab/>
            </w:r>
            <w:r>
              <w:tab/>
            </w:r>
            <w:r>
              <w:tab/>
            </w:r>
            <w:r>
              <w:tab/>
            </w:r>
            <w:r>
              <w:tab/>
              <w:t>${Resource.msg('minishipments.shippingaddress','checkout',null)}</w:t>
            </w:r>
          </w:p>
          <w:p w:rsidR="00993917" w:rsidRDefault="00993917" w:rsidP="00BA2222">
            <w:pPr>
              <w:jc w:val="both"/>
            </w:pPr>
            <w:r>
              <w:tab/>
            </w:r>
            <w:r>
              <w:tab/>
            </w:r>
            <w:r>
              <w:tab/>
            </w:r>
            <w:r>
              <w:tab/>
            </w:r>
            <w:r>
              <w:tab/>
              <w:t>&lt;/isif&gt;</w:t>
            </w:r>
          </w:p>
          <w:p w:rsidR="00993917" w:rsidRDefault="00993917" w:rsidP="00BA2222">
            <w:pPr>
              <w:jc w:val="both"/>
            </w:pPr>
            <w:r>
              <w:tab/>
            </w:r>
            <w:r>
              <w:tab/>
            </w:r>
            <w:r>
              <w:tab/>
            </w:r>
            <w:r>
              <w:tab/>
              <w:t>&lt;/h3&gt;</w:t>
            </w:r>
          </w:p>
        </w:tc>
      </w:tr>
    </w:tbl>
    <w:p w:rsidR="00993917" w:rsidRDefault="00993917" w:rsidP="00993917">
      <w:pPr>
        <w:pStyle w:val="ListParagraph"/>
        <w:spacing w:after="0" w:line="240" w:lineRule="auto"/>
        <w:ind w:left="1440"/>
        <w:jc w:val="both"/>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“minibillinginfo.isml”</w:t>
      </w:r>
    </w:p>
    <w:p w:rsidR="00993917" w:rsidRPr="0030086E" w:rsidRDefault="00993917" w:rsidP="00993917">
      <w:pPr>
        <w:pStyle w:val="ListParagraph"/>
        <w:numPr>
          <w:ilvl w:val="0"/>
          <w:numId w:val="58"/>
        </w:numPr>
        <w:spacing w:after="0" w:line="240" w:lineRule="auto"/>
        <w:jc w:val="both"/>
      </w:pPr>
      <w:r>
        <w:t>Replace “</w:t>
      </w:r>
      <w:r w:rsidRPr="00864A58">
        <w:t>billingAddress</w:t>
      </w:r>
      <w:r>
        <w:t>” and “</w:t>
      </w:r>
      <w:r w:rsidRPr="00864A58">
        <w:t>paymentInstruments</w:t>
      </w:r>
      <w:r>
        <w:t xml:space="preserve">” variables set via &lt;isset tag, with below code snippet in </w:t>
      </w:r>
      <w:r w:rsidRPr="00F9209B">
        <w:t>minibillinginfo.isml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993917" w:rsidRPr="00404939" w:rsidRDefault="00993917" w:rsidP="00BA2222">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name="lineCtnr" value="${pdict.Basket}" scope="page"/&gt;</w:t>
            </w:r>
          </w:p>
          <w:p w:rsidR="00993917" w:rsidRPr="00404939" w:rsidRDefault="00993917" w:rsidP="00BA2222">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name="billingAddress" value="${pdict.Basket.billingAddress}" scope="page"/&gt;</w:t>
            </w:r>
          </w:p>
          <w:p w:rsidR="00993917" w:rsidRPr="00404939" w:rsidRDefault="00993917" w:rsidP="00BA2222">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name="paymentInstruments" value="${pdict.Basket.paymentInstruments}" scope="page"/&gt;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993917" w:rsidRPr="00404939" w:rsidRDefault="00993917" w:rsidP="00BA2222">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name="billingAddress" value="${pdict.Order.billingAddress}" scope="page"/&gt;</w:t>
            </w:r>
          </w:p>
          <w:p w:rsidR="00993917" w:rsidRPr="00404939" w:rsidRDefault="00993917" w:rsidP="00BA2222">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name="paymentInstruments" value="${pdict.Order.paymentInstruments}" scope="page"/&gt;</w:t>
            </w:r>
          </w:p>
          <w:p w:rsidR="00993917" w:rsidRPr="00EC3789" w:rsidRDefault="00993917" w:rsidP="00BA2222">
            <w:r w:rsidRPr="00404939">
              <w:rPr>
                <w:rFonts w:ascii="Consolas" w:hAnsi="Consolas" w:cs="Consolas"/>
                <w:sz w:val="20"/>
                <w:szCs w:val="20"/>
                <w:highlight w:val="yellow"/>
              </w:rPr>
              <w:t>&lt;/isif&gt;</w:t>
            </w:r>
            <w:r w:rsidRPr="00404939" w:rsidDel="002A3748">
              <w:rPr>
                <w:rFonts w:ascii="Consolas" w:hAnsi="Consolas" w:cs="Consolas"/>
                <w:sz w:val="20"/>
                <w:szCs w:val="20"/>
                <w:highlight w:val="yellow"/>
              </w:rPr>
              <w:t xml:space="preserve"> </w:t>
            </w:r>
          </w:p>
        </w:tc>
      </w:tr>
    </w:tbl>
    <w:p w:rsidR="00993917" w:rsidRDefault="00993917" w:rsidP="00993917">
      <w:pPr>
        <w:autoSpaceDE w:val="0"/>
        <w:autoSpaceDN w:val="0"/>
        <w:adjustRightInd w:val="0"/>
        <w:spacing w:after="0" w:line="240" w:lineRule="auto"/>
        <w:rPr>
          <w:rFonts w:ascii="Consolas" w:hAnsi="Consolas" w:cs="Consolas"/>
          <w:sz w:val="20"/>
          <w:szCs w:val="20"/>
        </w:rPr>
      </w:pPr>
    </w:p>
    <w:p w:rsidR="00993917" w:rsidRDefault="00993917" w:rsidP="00993917">
      <w:pPr>
        <w:pStyle w:val="ListParagraph"/>
        <w:numPr>
          <w:ilvl w:val="0"/>
          <w:numId w:val="62"/>
        </w:numPr>
      </w:pPr>
      <w:r>
        <w:t>Replace ”</w:t>
      </w:r>
      <w:r w:rsidRPr="00BA5C1B">
        <w:t>&lt;a href="${URLUtils.https('COBilling-Start')}" class="section-header-note"&gt;${Resource.msg('global.edit','locale',null)}&lt;/a&gt;</w:t>
      </w:r>
      <w:r>
        <w:t xml:space="preserve">” with if condition everywhere in file. </w:t>
      </w:r>
      <w:r w:rsidRPr="00BA5C1B">
        <w:t>&lt;isif condition="${!empty(pdict.Basket)}"&gt;    &lt;a href="${URLUtils.https('COBilling-Start')}"  class="section-header-note"&gt;${Resource.msg('global.edit','locale',null)}&lt;/a&gt;&lt;/isif&gt;</w:t>
      </w:r>
    </w:p>
    <w:p w:rsidR="00993917" w:rsidRDefault="00993917" w:rsidP="00993917">
      <w:pPr>
        <w:pStyle w:val="ListParagraph"/>
        <w:numPr>
          <w:ilvl w:val="0"/>
          <w:numId w:val="62"/>
        </w:numPr>
      </w:pPr>
      <w:r>
        <w:t>Add a selectedPaymentMethodMiniSection as follows</w:t>
      </w:r>
    </w:p>
    <w:p w:rsidR="00993917" w:rsidRPr="00F9209B" w:rsidRDefault="00993917" w:rsidP="00993917">
      <w:pPr>
        <w:pStyle w:val="ListParagraph"/>
        <w:ind w:left="1440"/>
      </w:pPr>
      <w:r w:rsidRPr="00176F4D">
        <w:t xml:space="preserve">&lt;div </w:t>
      </w:r>
      <w:r w:rsidRPr="00404939">
        <w:rPr>
          <w:highlight w:val="yellow"/>
        </w:rPr>
        <w:t>class="selectedPaymentMethodMiniSection" data-paymentmethodid="${paymentInstr.paymentMethod}"&gt;&lt;isprint value="${dw.order.PaymentMgr.getPaymentMethod(paymentInstr.paymentMethod).name}" /&gt;&lt;/div&gt;</w:t>
      </w:r>
    </w:p>
    <w:p w:rsidR="00993917" w:rsidRPr="00AC7255" w:rsidRDefault="00993917" w:rsidP="00993917">
      <w:pPr>
        <w:pStyle w:val="Heading5"/>
      </w:pPr>
      <w:r>
        <w:t>Update “PaymentMethods.isml”</w:t>
      </w:r>
      <w:r w:rsidRPr="00AC7255">
        <w:rPr>
          <w:rFonts w:ascii="Consolas" w:hAnsi="Consolas" w:cs="Consolas"/>
          <w:sz w:val="20"/>
          <w:szCs w:val="20"/>
        </w:rPr>
        <w:tab/>
      </w:r>
    </w:p>
    <w:p w:rsidR="00993917" w:rsidRDefault="00993917" w:rsidP="00993917">
      <w:pPr>
        <w:pStyle w:val="ListParagraph"/>
        <w:numPr>
          <w:ilvl w:val="0"/>
          <w:numId w:val="58"/>
        </w:numPr>
        <w:spacing w:after="0" w:line="240" w:lineRule="auto"/>
        <w:jc w:val="both"/>
      </w:pPr>
      <w:r>
        <w:t xml:space="preserve">Add the below code snippet to </w:t>
      </w:r>
      <w:r w:rsidRPr="00F9209B">
        <w:t>paymentMethods.isml</w:t>
      </w:r>
      <w:r>
        <w:t>, after legend block for displaying the Error Messages in case of a failed transaction.</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1080"/>
              <w:rPr>
                <w:highlight w:val="yellow"/>
              </w:rPr>
            </w:pPr>
            <w:r w:rsidRPr="00404939">
              <w:rPr>
                <w:highlight w:val="yellow"/>
              </w:rPr>
              <w:t>&lt;isif condition="${pdict.errorMessage != null}"&gt;</w:t>
            </w:r>
          </w:p>
          <w:p w:rsidR="00993917" w:rsidRPr="00404939" w:rsidRDefault="00993917" w:rsidP="00BA2222">
            <w:pPr>
              <w:ind w:left="1080"/>
              <w:rPr>
                <w:highlight w:val="yellow"/>
              </w:rPr>
            </w:pPr>
            <w:r w:rsidRPr="00404939">
              <w:rPr>
                <w:highlight w:val="yellow"/>
              </w:rPr>
              <w:tab/>
            </w:r>
            <w:r w:rsidRPr="00404939">
              <w:rPr>
                <w:highlight w:val="yellow"/>
              </w:rPr>
              <w:tab/>
            </w:r>
            <w:r w:rsidRPr="00404939">
              <w:rPr>
                <w:highlight w:val="yellow"/>
              </w:rPr>
              <w:tab/>
              <w:t>&lt;div class="error-form"&gt;${pdict.errorMessage}&lt;/div&gt;</w:t>
            </w:r>
          </w:p>
          <w:p w:rsidR="00993917" w:rsidRDefault="00993917" w:rsidP="00BA2222">
            <w:r w:rsidRPr="00404939">
              <w:rPr>
                <w:highlight w:val="yellow"/>
              </w:rPr>
              <w:lastRenderedPageBreak/>
              <w:tab/>
            </w:r>
            <w:r w:rsidRPr="00404939">
              <w:rPr>
                <w:highlight w:val="yellow"/>
              </w:rPr>
              <w:tab/>
              <w:t>&lt;/isif&gt;</w:t>
            </w:r>
          </w:p>
        </w:tc>
      </w:tr>
    </w:tbl>
    <w:p w:rsidR="00993917" w:rsidRDefault="00993917" w:rsidP="00993917">
      <w:pPr>
        <w:pStyle w:val="ListParagraph"/>
        <w:spacing w:after="0" w:line="240" w:lineRule="auto"/>
        <w:ind w:left="1440"/>
        <w:jc w:val="both"/>
        <w:rPr>
          <w:b/>
        </w:rPr>
      </w:pPr>
      <w:r w:rsidRPr="00F9209B">
        <w:rPr>
          <w:b/>
        </w:rPr>
        <w:lastRenderedPageBreak/>
        <w:t>** Merchant shall take responsibility to add this section at the top of the Page of above the Payment Method selection section.</w:t>
      </w:r>
    </w:p>
    <w:p w:rsidR="00993917" w:rsidRDefault="00993917" w:rsidP="00993917">
      <w:pPr>
        <w:pStyle w:val="ListParagraph"/>
        <w:numPr>
          <w:ilvl w:val="0"/>
          <w:numId w:val="58"/>
        </w:numPr>
        <w:spacing w:after="0" w:line="240" w:lineRule="auto"/>
        <w:jc w:val="both"/>
      </w:pPr>
      <w:r>
        <w:t xml:space="preserve">Replace all payment method specific code snippet like credit card block, Bill me later paypal etc till the closing of &lt;/fieldset&gt; with the </w:t>
      </w:r>
      <w:r w:rsidRPr="006D1514">
        <w:t xml:space="preserve">&lt;div class="payment-method-container"&gt;&lt;/div&gt; </w:t>
      </w:r>
      <w:r>
        <w:t xml:space="preserve">from </w:t>
      </w:r>
      <w:r w:rsidRPr="00F9209B">
        <w:t xml:space="preserve">paymentMethods.isml </w:t>
      </w:r>
      <w:r>
        <w:t>as we have already taken this section inside worldpay cartridge in file named “worldpaypaymentmethods.isml”</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6D1514" w:rsidRDefault="00993917" w:rsidP="00BA2222">
            <w:pPr>
              <w:rPr>
                <w:b/>
              </w:rPr>
            </w:pPr>
            <w:r w:rsidRPr="00AC7255">
              <w:rPr>
                <w:b/>
              </w:rPr>
              <w:tab/>
            </w:r>
            <w:r w:rsidRPr="006D1514">
              <w:rPr>
                <w:b/>
              </w:rPr>
              <w:t>&lt;iscomment&gt;</w:t>
            </w:r>
          </w:p>
          <w:p w:rsidR="00993917" w:rsidRPr="006D1514" w:rsidRDefault="00993917" w:rsidP="00BA2222">
            <w:pPr>
              <w:rPr>
                <w:b/>
              </w:rPr>
            </w:pPr>
            <w:r w:rsidRPr="006D1514">
              <w:rPr>
                <w:b/>
              </w:rPr>
              <w:tab/>
            </w:r>
            <w:r w:rsidRPr="006D1514">
              <w:rPr>
                <w:b/>
              </w:rPr>
              <w:tab/>
            </w:r>
            <w:r w:rsidRPr="006D1514">
              <w:rPr>
                <w:b/>
              </w:rPr>
              <w:tab/>
              <w:t>Credit card block</w:t>
            </w:r>
          </w:p>
          <w:p w:rsidR="00993917" w:rsidRPr="006D1514" w:rsidRDefault="00993917" w:rsidP="00BA2222">
            <w:pPr>
              <w:rPr>
                <w:b/>
              </w:rPr>
            </w:pPr>
            <w:r w:rsidRPr="006D1514">
              <w:rPr>
                <w:b/>
              </w:rPr>
              <w:tab/>
            </w:r>
            <w:r w:rsidRPr="006D1514">
              <w:rPr>
                <w:b/>
              </w:rPr>
              <w:tab/>
            </w:r>
            <w:r w:rsidRPr="006D1514">
              <w:rPr>
                <w:b/>
              </w:rPr>
              <w:tab/>
              <w:t>--------------------------------------------------------------</w:t>
            </w:r>
          </w:p>
          <w:p w:rsidR="00993917" w:rsidRDefault="00993917" w:rsidP="00BA2222">
            <w:pPr>
              <w:rPr>
                <w:b/>
              </w:rPr>
            </w:pPr>
            <w:r w:rsidRPr="006D1514">
              <w:rPr>
                <w:b/>
              </w:rPr>
              <w:tab/>
            </w:r>
            <w:r w:rsidRPr="006D1514">
              <w:rPr>
                <w:b/>
              </w:rPr>
              <w:tab/>
              <w:t>&lt;/iscomment&gt;</w:t>
            </w:r>
            <w:r w:rsidRPr="006D1514" w:rsidDel="006D1514">
              <w:rPr>
                <w:b/>
              </w:rPr>
              <w:t xml:space="preserve"> </w:t>
            </w:r>
          </w:p>
          <w:p w:rsidR="00993917" w:rsidRPr="00404939" w:rsidRDefault="00993917" w:rsidP="00BA2222">
            <w:r w:rsidRPr="00F06262">
              <w:rPr>
                <w:b/>
              </w:rPr>
              <w:tab/>
            </w:r>
            <w:r w:rsidRPr="00F06262">
              <w:rPr>
                <w:b/>
              </w:rPr>
              <w:tab/>
            </w:r>
            <w:r w:rsidRPr="00F06262">
              <w:rPr>
                <w:b/>
              </w:rPr>
              <w:tab/>
            </w:r>
            <w:r w:rsidRPr="00404939">
              <w:t>&lt;iscomment&gt;display select box with stored credit cards if customer is authenticated&lt;/iscomment&gt;</w:t>
            </w:r>
          </w:p>
          <w:p w:rsidR="00993917" w:rsidRPr="00404939" w:rsidRDefault="00993917" w:rsidP="00BA2222">
            <w:r w:rsidRPr="00404939">
              <w:tab/>
            </w:r>
            <w:r w:rsidRPr="00404939">
              <w:tab/>
            </w:r>
            <w:r w:rsidRPr="00404939">
              <w:tab/>
              <w:t>&lt;isif condition="${pdict.CurrentCustomer.authenticated &amp;&amp; !empty(pdict.ApplicableCreditCards)}"&gt;</w:t>
            </w:r>
          </w:p>
          <w:p w:rsidR="00993917" w:rsidRPr="00404939" w:rsidRDefault="00993917" w:rsidP="00BA2222"/>
          <w:p w:rsidR="00993917" w:rsidRPr="00404939" w:rsidRDefault="00993917" w:rsidP="00BA2222">
            <w:r w:rsidRPr="00404939">
              <w:tab/>
            </w:r>
            <w:r w:rsidRPr="00404939">
              <w:tab/>
            </w:r>
            <w:r w:rsidRPr="00404939">
              <w:tab/>
            </w:r>
            <w:r w:rsidRPr="00404939">
              <w:tab/>
              <w:t>&lt;div class="form-row"&gt;</w:t>
            </w:r>
          </w:p>
          <w:p w:rsidR="00993917" w:rsidRPr="00404939" w:rsidRDefault="00993917" w:rsidP="00BA2222">
            <w:r w:rsidRPr="00404939">
              <w:tab/>
            </w:r>
            <w:r w:rsidRPr="00404939">
              <w:tab/>
            </w:r>
            <w:r w:rsidRPr="00404939">
              <w:tab/>
            </w:r>
            <w:r w:rsidRPr="00404939">
              <w:tab/>
            </w:r>
            <w:r w:rsidRPr="00404939">
              <w:tab/>
              <w:t>&lt;label class="label"&gt;${Resource.msg('billing.selectcreditcard','checkout',null)}&lt;/label&gt;</w:t>
            </w:r>
          </w:p>
          <w:p w:rsidR="00993917" w:rsidRPr="00404939" w:rsidRDefault="00993917" w:rsidP="00BA2222">
            <w:r w:rsidRPr="00404939">
              <w:tab/>
            </w:r>
            <w:r w:rsidRPr="00404939">
              <w:tab/>
            </w:r>
            <w:r w:rsidRPr="00404939">
              <w:tab/>
            </w:r>
            <w:r w:rsidRPr="00404939">
              <w:tab/>
            </w:r>
            <w:r w:rsidRPr="00404939">
              <w:tab/>
              <w:t>&lt;div class="field-wrapper"&gt;</w:t>
            </w:r>
          </w:p>
          <w:p w:rsidR="00993917" w:rsidRPr="00404939" w:rsidRDefault="00993917" w:rsidP="00BA2222">
            <w:r w:rsidRPr="00404939">
              <w:tab/>
            </w:r>
            <w:r w:rsidRPr="00404939">
              <w:tab/>
            </w:r>
            <w:r w:rsidRPr="00404939">
              <w:tab/>
            </w:r>
            <w:r w:rsidRPr="00404939">
              <w:tab/>
            </w:r>
            <w:r w:rsidRPr="00404939">
              <w:tab/>
            </w:r>
            <w:r w:rsidRPr="00404939">
              <w:tab/>
              <w:t>&lt;select name="${pdict.CurrentForms.billing.paymentMethods.creditCardList.htmlName}" id="creditCardList" class="input-select"&gt;</w:t>
            </w:r>
          </w:p>
          <w:p w:rsidR="00993917" w:rsidRPr="00404939" w:rsidRDefault="00993917" w:rsidP="00BA2222">
            <w:r w:rsidRPr="00404939">
              <w:tab/>
            </w:r>
            <w:r w:rsidRPr="00404939">
              <w:tab/>
            </w:r>
            <w:r w:rsidRPr="00404939">
              <w:tab/>
            </w:r>
            <w:r w:rsidRPr="00404939">
              <w:tab/>
            </w:r>
            <w:r w:rsidRPr="00404939">
              <w:tab/>
            </w:r>
            <w:r w:rsidRPr="00404939">
              <w:tab/>
            </w:r>
            <w:r w:rsidRPr="00404939">
              <w:tab/>
              <w:t>&lt;option value="" selected="selected"&gt;${Resource.msg('billing.creditcardlistselect','checkout',null)}&lt;/option&gt;</w:t>
            </w:r>
          </w:p>
          <w:p w:rsidR="00993917" w:rsidRPr="00404939" w:rsidRDefault="00993917" w:rsidP="00BA2222">
            <w:r w:rsidRPr="00404939">
              <w:tab/>
            </w:r>
            <w:r w:rsidRPr="00404939">
              <w:tab/>
            </w:r>
            <w:r w:rsidRPr="00404939">
              <w:tab/>
            </w:r>
            <w:r w:rsidRPr="00404939">
              <w:tab/>
            </w:r>
            <w:r w:rsidRPr="00404939">
              <w:tab/>
            </w:r>
            <w:r w:rsidRPr="00404939">
              <w:tab/>
            </w:r>
            <w:r w:rsidRPr="00404939">
              <w:tab/>
              <w:t>&lt;isloop items="${pdict.ApplicableCreditCards}" var="creditCardInstr"&gt;</w:t>
            </w:r>
          </w:p>
          <w:p w:rsidR="00993917" w:rsidRPr="00404939" w:rsidRDefault="00993917" w:rsidP="00BA2222">
            <w:r w:rsidRPr="00404939">
              <w:tab/>
            </w:r>
            <w:r w:rsidRPr="00404939">
              <w:tab/>
            </w:r>
            <w:r w:rsidRPr="00404939">
              <w:tab/>
            </w:r>
            <w:r w:rsidRPr="00404939">
              <w:tab/>
            </w:r>
            <w:r w:rsidRPr="00404939">
              <w:tab/>
            </w:r>
            <w:r w:rsidRPr="00404939">
              <w:tab/>
            </w:r>
            <w:r w:rsidRPr="00404939">
              <w:tab/>
            </w:r>
            <w:r w:rsidRPr="00404939">
              <w:tab/>
              <w:t>&lt;option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rsidR="00993917" w:rsidRPr="00404939" w:rsidRDefault="00993917" w:rsidP="00BA2222">
            <w:r w:rsidRPr="00404939">
              <w:tab/>
            </w:r>
            <w:r w:rsidRPr="00404939">
              <w:tab/>
            </w:r>
            <w:r w:rsidRPr="00404939">
              <w:tab/>
            </w:r>
            <w:r w:rsidRPr="00404939">
              <w:tab/>
            </w:r>
            <w:r w:rsidRPr="00404939">
              <w:tab/>
            </w:r>
            <w:r w:rsidRPr="00404939">
              <w:tab/>
            </w:r>
            <w:r w:rsidRPr="00404939">
              <w:tab/>
              <w:t>&lt;/isloop&gt;</w:t>
            </w:r>
          </w:p>
          <w:p w:rsidR="00993917" w:rsidRPr="00404939" w:rsidRDefault="00993917" w:rsidP="00BA2222">
            <w:r w:rsidRPr="00404939">
              <w:tab/>
            </w:r>
            <w:r w:rsidRPr="00404939">
              <w:tab/>
            </w:r>
            <w:r w:rsidRPr="00404939">
              <w:tab/>
            </w:r>
            <w:r w:rsidRPr="00404939">
              <w:tab/>
            </w:r>
            <w:r w:rsidRPr="00404939">
              <w:tab/>
            </w:r>
            <w:r w:rsidRPr="00404939">
              <w:tab/>
              <w:t>&lt;/select&gt;</w:t>
            </w:r>
          </w:p>
          <w:p w:rsidR="00993917" w:rsidRPr="00404939" w:rsidRDefault="00993917" w:rsidP="00BA2222">
            <w:r w:rsidRPr="00404939">
              <w:tab/>
            </w:r>
            <w:r w:rsidRPr="00404939">
              <w:tab/>
            </w:r>
            <w:r w:rsidRPr="00404939">
              <w:tab/>
            </w:r>
            <w:r w:rsidRPr="00404939">
              <w:tab/>
            </w:r>
            <w:r w:rsidRPr="00404939">
              <w:tab/>
              <w:t>&lt;/div&gt;</w:t>
            </w:r>
          </w:p>
          <w:p w:rsidR="00993917" w:rsidRPr="00404939" w:rsidRDefault="00993917" w:rsidP="00BA2222">
            <w:r w:rsidRPr="00404939">
              <w:tab/>
            </w:r>
            <w:r w:rsidRPr="00404939">
              <w:tab/>
            </w:r>
            <w:r w:rsidRPr="00404939">
              <w:tab/>
            </w:r>
            <w:r w:rsidRPr="00404939">
              <w:tab/>
              <w:t>&lt;/div&gt;</w:t>
            </w:r>
          </w:p>
          <w:p w:rsidR="00993917" w:rsidRPr="00404939" w:rsidRDefault="00993917" w:rsidP="00BA2222"/>
          <w:p w:rsidR="00993917" w:rsidRPr="00404939" w:rsidRDefault="00993917" w:rsidP="00BA2222">
            <w:r w:rsidRPr="00404939">
              <w:tab/>
            </w:r>
            <w:r w:rsidRPr="00404939">
              <w:tab/>
            </w:r>
            <w:r w:rsidRPr="00404939">
              <w:tab/>
            </w:r>
            <w:r w:rsidRPr="00404939">
              <w:tab/>
              <w:t>&lt;div class="form-row form-row-button"&gt;</w:t>
            </w:r>
          </w:p>
          <w:p w:rsidR="00993917" w:rsidRPr="00404939" w:rsidRDefault="00993917" w:rsidP="00BA2222">
            <w:r w:rsidRPr="00404939">
              <w:tab/>
            </w:r>
            <w:r w:rsidRPr="00404939">
              <w:tab/>
            </w:r>
            <w:r w:rsidRPr="00404939">
              <w:tab/>
            </w:r>
            <w:r w:rsidRPr="00404939">
              <w:tab/>
            </w:r>
            <w:r w:rsidRPr="00404939">
              <w:tab/>
              <w:t>&lt;button id="credit-card-select-go" name="${pdict.CurrentForms.billing.creditCardSelect.htmlName}" type="submit" value="Go" class="simple-submit"&gt;Select&lt;/button&gt;</w:t>
            </w:r>
          </w:p>
          <w:p w:rsidR="00993917" w:rsidRPr="00404939" w:rsidRDefault="00993917" w:rsidP="00BA2222">
            <w:r w:rsidRPr="00404939">
              <w:tab/>
            </w:r>
            <w:r w:rsidRPr="00404939">
              <w:tab/>
            </w:r>
            <w:r w:rsidRPr="00404939">
              <w:tab/>
            </w:r>
            <w:r w:rsidRPr="00404939">
              <w:tab/>
              <w:t>&lt;/div&gt;</w:t>
            </w:r>
          </w:p>
          <w:p w:rsidR="00993917" w:rsidRPr="00404939" w:rsidRDefault="00993917" w:rsidP="00BA2222"/>
          <w:p w:rsidR="00993917" w:rsidRPr="00404939" w:rsidRDefault="00993917" w:rsidP="00BA2222">
            <w:r w:rsidRPr="00404939">
              <w:tab/>
            </w:r>
            <w:r w:rsidRPr="00404939">
              <w:tab/>
            </w:r>
            <w:r w:rsidRPr="00404939">
              <w:tab/>
            </w:r>
            <w:r w:rsidRPr="00404939">
              <w:tab/>
              <w:t>&lt;iscomment&gt;</w:t>
            </w:r>
          </w:p>
          <w:p w:rsidR="00993917" w:rsidRPr="00404939" w:rsidRDefault="00993917" w:rsidP="00BA2222">
            <w:r w:rsidRPr="00404939">
              <w:tab/>
            </w:r>
            <w:r w:rsidRPr="00404939">
              <w:tab/>
            </w:r>
            <w:r w:rsidRPr="00404939">
              <w:tab/>
            </w:r>
            <w:r w:rsidRPr="00404939">
              <w:tab/>
            </w:r>
            <w:r w:rsidRPr="00404939">
              <w:tab/>
              <w:t>&lt;isloop items="${pdict.ApplicableCreditCards}" var="creditCardInstr"&gt;</w:t>
            </w:r>
          </w:p>
          <w:p w:rsidR="00993917" w:rsidRPr="00404939" w:rsidRDefault="00993917" w:rsidP="00BA2222">
            <w:r w:rsidRPr="00404939">
              <w:tab/>
            </w:r>
            <w:r w:rsidRPr="00404939">
              <w:tab/>
            </w:r>
            <w:r w:rsidRPr="00404939">
              <w:tab/>
            </w:r>
            <w:r w:rsidRPr="00404939">
              <w:tab/>
            </w:r>
            <w:r w:rsidRPr="00404939">
              <w:tab/>
            </w:r>
            <w:r w:rsidRPr="00404939">
              <w:tab/>
              <w:t>&lt;a href="${URLUtils.https('COBilling-UpdateCreditCardSelection', 'creditCardUUID', creditCardInstr.UUID)}"&gt;</w:t>
            </w:r>
          </w:p>
          <w:p w:rsidR="00993917" w:rsidRPr="00404939" w:rsidRDefault="00993917" w:rsidP="00BA2222">
            <w:r w:rsidRPr="00404939">
              <w:lastRenderedPageBreak/>
              <w:tab/>
            </w:r>
            <w:r w:rsidRPr="00404939">
              <w:tab/>
            </w:r>
            <w:r w:rsidRPr="00404939">
              <w:tab/>
            </w:r>
            <w:r w:rsidRPr="00404939">
              <w:tab/>
            </w:r>
            <w:r w:rsidRPr="00404939">
              <w:tab/>
            </w:r>
            <w:r w:rsidRPr="00404939">
              <w:tab/>
            </w:r>
            <w:r w:rsidRPr="00404939">
              <w:tab/>
              <w:t>(&lt;isprint value="${creditCardInstr.creditCardType}"/&gt;)</w:t>
            </w:r>
          </w:p>
          <w:p w:rsidR="00993917" w:rsidRPr="00404939" w:rsidRDefault="00993917" w:rsidP="00BA2222">
            <w:r w:rsidRPr="00404939">
              <w:tab/>
            </w:r>
            <w:r w:rsidRPr="00404939">
              <w:tab/>
            </w:r>
            <w:r w:rsidRPr="00404939">
              <w:tab/>
            </w:r>
            <w:r w:rsidRPr="00404939">
              <w:tab/>
            </w:r>
            <w:r w:rsidRPr="00404939">
              <w:tab/>
            </w:r>
            <w:r w:rsidRPr="00404939">
              <w:tab/>
            </w:r>
            <w:r w:rsidRPr="00404939">
              <w:tab/>
              <w:t>&lt;isprint value="${creditCardInstr.maskedCreditCardNumber}"/&gt;</w:t>
            </w:r>
          </w:p>
          <w:p w:rsidR="00993917" w:rsidRPr="00404939" w:rsidRDefault="00993917" w:rsidP="00BA2222">
            <w:r w:rsidRPr="00404939">
              <w:tab/>
            </w:r>
            <w:r w:rsidRPr="00404939">
              <w:tab/>
            </w:r>
            <w:r w:rsidRPr="00404939">
              <w:tab/>
            </w:r>
            <w:r w:rsidRPr="00404939">
              <w:tab/>
            </w:r>
            <w:r w:rsidRPr="00404939">
              <w:tab/>
            </w:r>
            <w:r w:rsidRPr="00404939">
              <w:tab/>
            </w:r>
            <w:r w:rsidRPr="00404939">
              <w:tab/>
              <w:t>- ${Resource.msg('billing.creditcardlistexp','checkout',null)}</w:t>
            </w:r>
          </w:p>
          <w:p w:rsidR="00993917" w:rsidRPr="00404939" w:rsidRDefault="00993917" w:rsidP="00BA2222">
            <w:r w:rsidRPr="00404939">
              <w:tab/>
            </w:r>
            <w:r w:rsidRPr="00404939">
              <w:tab/>
            </w:r>
            <w:r w:rsidRPr="00404939">
              <w:tab/>
            </w:r>
            <w:r w:rsidRPr="00404939">
              <w:tab/>
            </w:r>
            <w:r w:rsidRPr="00404939">
              <w:tab/>
            </w:r>
            <w:r w:rsidRPr="00404939">
              <w:tab/>
            </w:r>
            <w:r w:rsidRPr="00404939">
              <w:tab/>
              <w:t>&lt;isprint value="${creditCardInstr.creditCardExpirationMonth}" formatter="00" /&gt;</w:t>
            </w:r>
          </w:p>
          <w:p w:rsidR="00993917" w:rsidRPr="00404939" w:rsidRDefault="00993917" w:rsidP="00BA2222">
            <w:r w:rsidRPr="00404939">
              <w:tab/>
            </w:r>
            <w:r w:rsidRPr="00404939">
              <w:tab/>
            </w:r>
            <w:r w:rsidRPr="00404939">
              <w:tab/>
            </w:r>
            <w:r w:rsidRPr="00404939">
              <w:tab/>
            </w:r>
            <w:r w:rsidRPr="00404939">
              <w:tab/>
            </w:r>
            <w:r w:rsidRPr="00404939">
              <w:tab/>
            </w:r>
            <w:r w:rsidRPr="00404939">
              <w:tab/>
              <w:t>.&lt;isprint value="${creditCardInstr.creditCardExpirationYear}" formatter="0000" /&gt;</w:t>
            </w:r>
          </w:p>
          <w:p w:rsidR="00993917" w:rsidRPr="00404939" w:rsidRDefault="00993917" w:rsidP="00BA2222">
            <w:r w:rsidRPr="00404939">
              <w:tab/>
            </w:r>
            <w:r w:rsidRPr="00404939">
              <w:tab/>
            </w:r>
            <w:r w:rsidRPr="00404939">
              <w:tab/>
            </w:r>
            <w:r w:rsidRPr="00404939">
              <w:tab/>
            </w:r>
            <w:r w:rsidRPr="00404939">
              <w:tab/>
            </w:r>
            <w:r w:rsidRPr="00404939">
              <w:tab/>
              <w:t>&lt;/a&gt;</w:t>
            </w:r>
          </w:p>
          <w:p w:rsidR="00993917" w:rsidRPr="00404939" w:rsidRDefault="00993917" w:rsidP="00BA2222">
            <w:r w:rsidRPr="00404939">
              <w:tab/>
            </w:r>
            <w:r w:rsidRPr="00404939">
              <w:tab/>
            </w:r>
            <w:r w:rsidRPr="00404939">
              <w:tab/>
            </w:r>
            <w:r w:rsidRPr="00404939">
              <w:tab/>
            </w:r>
            <w:r w:rsidRPr="00404939">
              <w:tab/>
              <w:t>&lt;/isloop&gt;</w:t>
            </w:r>
          </w:p>
          <w:p w:rsidR="00993917" w:rsidRPr="00404939" w:rsidRDefault="00993917" w:rsidP="00BA2222">
            <w:r w:rsidRPr="00404939">
              <w:tab/>
            </w:r>
            <w:r w:rsidRPr="00404939">
              <w:tab/>
            </w:r>
            <w:r w:rsidRPr="00404939">
              <w:tab/>
            </w:r>
            <w:r w:rsidRPr="00404939">
              <w:tab/>
              <w:t>&lt;/iscomment&gt;</w:t>
            </w:r>
          </w:p>
          <w:p w:rsidR="00993917" w:rsidRPr="00404939" w:rsidRDefault="00993917" w:rsidP="00BA2222"/>
          <w:p w:rsidR="00993917" w:rsidRPr="00404939" w:rsidRDefault="00993917" w:rsidP="00BA2222">
            <w:r w:rsidRPr="00404939">
              <w:tab/>
            </w:r>
            <w:r w:rsidRPr="00404939">
              <w:tab/>
            </w:r>
            <w:r w:rsidRPr="00404939">
              <w:tab/>
              <w:t>&lt;/isif&gt;</w:t>
            </w:r>
          </w:p>
          <w:p w:rsidR="00993917" w:rsidRPr="00404939" w:rsidRDefault="00993917" w:rsidP="00BA2222"/>
          <w:p w:rsidR="00993917" w:rsidRPr="00404939" w:rsidRDefault="00993917" w:rsidP="00BA2222">
            <w:r w:rsidRPr="00404939">
              <w:tab/>
            </w:r>
            <w:r w:rsidRPr="00404939">
              <w:tab/>
            </w:r>
            <w:r w:rsidRPr="00404939">
              <w:tab/>
              <w:t>&lt;isinputfield formfield="${pdict.CurrentForms.billing.paymentMethods.creditCard.owner}" type="input"/&gt;</w:t>
            </w:r>
          </w:p>
          <w:p w:rsidR="00993917" w:rsidRPr="00404939" w:rsidRDefault="00993917" w:rsidP="00BA2222"/>
          <w:p w:rsidR="00993917" w:rsidRPr="00404939" w:rsidRDefault="00993917" w:rsidP="00BA2222">
            <w:r w:rsidRPr="00404939">
              <w:tab/>
            </w:r>
            <w:r w:rsidRPr="00404939">
              <w:tab/>
            </w:r>
            <w:r w:rsidRPr="00404939">
              <w:tab/>
              <w:t>&lt;isinputfield formfield="${pdict.CurrentForms.billing.paymentMethods.creditCard.type}" type="select"/&gt;</w:t>
            </w:r>
          </w:p>
          <w:p w:rsidR="00993917" w:rsidRPr="00404939" w:rsidRDefault="00993917" w:rsidP="00BA2222"/>
          <w:p w:rsidR="00993917" w:rsidRPr="00404939" w:rsidRDefault="00993917" w:rsidP="00BA2222">
            <w:r w:rsidRPr="00404939">
              <w:tab/>
            </w:r>
            <w:r w:rsidRPr="00404939">
              <w:tab/>
            </w:r>
            <w:r w:rsidRPr="00404939">
              <w:tab/>
              <w:t>&lt;isinputfield formfield="${pdict.CurrentForms.billing.paymentMethods.creditCard.number}" type="input" dynamicname="true"/&gt;</w:t>
            </w:r>
          </w:p>
          <w:p w:rsidR="00993917" w:rsidRPr="00404939" w:rsidRDefault="00993917" w:rsidP="00BA2222"/>
          <w:p w:rsidR="00993917" w:rsidRPr="00404939" w:rsidRDefault="00993917" w:rsidP="00BA2222">
            <w:r w:rsidRPr="00404939">
              <w:tab/>
            </w:r>
            <w:r w:rsidRPr="00404939">
              <w:tab/>
            </w:r>
            <w:r w:rsidRPr="00404939">
              <w:tab/>
              <w:t>&lt;div class="form-row required"&gt;</w:t>
            </w:r>
          </w:p>
          <w:p w:rsidR="00993917" w:rsidRPr="00404939" w:rsidRDefault="00993917" w:rsidP="00BA2222">
            <w:r w:rsidRPr="00404939">
              <w:tab/>
            </w:r>
            <w:r w:rsidRPr="00404939">
              <w:tab/>
            </w:r>
            <w:r w:rsidRPr="00404939">
              <w:tab/>
            </w:r>
            <w:r w:rsidRPr="00404939">
              <w:tab/>
              <w:t>&lt;label&gt;</w:t>
            </w:r>
          </w:p>
          <w:p w:rsidR="00993917" w:rsidRPr="00404939" w:rsidRDefault="00993917" w:rsidP="00BA2222">
            <w:r w:rsidRPr="00404939">
              <w:tab/>
            </w:r>
            <w:r w:rsidRPr="00404939">
              <w:tab/>
            </w:r>
            <w:r w:rsidRPr="00404939">
              <w:tab/>
            </w:r>
            <w:r w:rsidRPr="00404939">
              <w:tab/>
            </w:r>
            <w:r w:rsidRPr="00404939">
              <w:tab/>
              <w:t>&lt;span class="required-indicator"&gt;${Resource.msg('billing.requiredindicator','checkout',null)}&lt;/span&gt;</w:t>
            </w:r>
          </w:p>
          <w:p w:rsidR="00993917" w:rsidRPr="00404939" w:rsidRDefault="00993917" w:rsidP="00BA2222">
            <w:r w:rsidRPr="00404939">
              <w:tab/>
            </w:r>
            <w:r w:rsidRPr="00404939">
              <w:tab/>
            </w:r>
            <w:r w:rsidRPr="00404939">
              <w:tab/>
            </w:r>
            <w:r w:rsidRPr="00404939">
              <w:tab/>
            </w:r>
            <w:r w:rsidRPr="00404939">
              <w:tab/>
              <w:t>&lt;span&gt;${Resource.msg('billing.creditcardlistexpdate', 'checkout', null)}&lt;/span&gt;</w:t>
            </w:r>
          </w:p>
          <w:p w:rsidR="00993917" w:rsidRPr="00404939" w:rsidRDefault="00993917" w:rsidP="00BA2222">
            <w:r w:rsidRPr="00404939">
              <w:tab/>
            </w:r>
            <w:r w:rsidRPr="00404939">
              <w:tab/>
            </w:r>
            <w:r w:rsidRPr="00404939">
              <w:tab/>
            </w:r>
            <w:r w:rsidRPr="00404939">
              <w:tab/>
              <w:t>&lt;/label&gt;</w:t>
            </w:r>
          </w:p>
          <w:p w:rsidR="00993917" w:rsidRPr="00404939" w:rsidRDefault="00993917" w:rsidP="00BA2222">
            <w:r w:rsidRPr="00404939">
              <w:tab/>
            </w:r>
            <w:r w:rsidRPr="00404939">
              <w:tab/>
            </w:r>
            <w:r w:rsidRPr="00404939">
              <w:tab/>
            </w:r>
            <w:r w:rsidRPr="00404939">
              <w:tab/>
              <w:t>&lt;isscript&gt;</w:t>
            </w:r>
          </w:p>
          <w:p w:rsidR="00993917" w:rsidRPr="00404939" w:rsidRDefault="00993917" w:rsidP="00BA2222">
            <w:r w:rsidRPr="00404939">
              <w:tab/>
            </w:r>
            <w:r w:rsidRPr="00404939">
              <w:tab/>
            </w:r>
            <w:r w:rsidRPr="00404939">
              <w:tab/>
            </w:r>
            <w:r w:rsidRPr="00404939">
              <w:tab/>
            </w:r>
            <w:r w:rsidRPr="00404939">
              <w:tab/>
              <w:t>var currentCountry = require('~/cartridge/scripts/util/Countries').getCurrent(pdict);</w:t>
            </w:r>
          </w:p>
          <w:p w:rsidR="00993917" w:rsidRPr="00404939" w:rsidRDefault="00993917" w:rsidP="00BA2222">
            <w:r w:rsidRPr="00404939">
              <w:tab/>
            </w:r>
            <w:r w:rsidRPr="00404939">
              <w:tab/>
            </w:r>
            <w:r w:rsidRPr="00404939">
              <w:tab/>
            </w:r>
            <w:r w:rsidRPr="00404939">
              <w:tab/>
              <w:t>&lt;/isscript&gt;</w:t>
            </w:r>
          </w:p>
          <w:p w:rsidR="00993917" w:rsidRPr="00404939" w:rsidRDefault="00993917" w:rsidP="00BA2222"/>
          <w:p w:rsidR="00993917" w:rsidRPr="00404939" w:rsidRDefault="00993917" w:rsidP="00BA2222">
            <w:r w:rsidRPr="00404939">
              <w:tab/>
            </w:r>
            <w:r w:rsidRPr="00404939">
              <w:tab/>
            </w:r>
            <w:r w:rsidRPr="00404939">
              <w:tab/>
            </w:r>
            <w:r w:rsidRPr="00404939">
              <w:tab/>
              <w:t>&lt;isdynamicform formobject="${pdict.CurrentForms.billing.paymentMethods.creditCard.expiration}" formdata="${currentCountry.dynamicForms.expirationInfo}"/&gt;</w:t>
            </w:r>
          </w:p>
          <w:p w:rsidR="00993917" w:rsidRPr="00404939" w:rsidRDefault="00993917" w:rsidP="00BA2222"/>
          <w:p w:rsidR="00993917" w:rsidRPr="00404939" w:rsidRDefault="00993917" w:rsidP="00BA2222">
            <w:r w:rsidRPr="00404939">
              <w:tab/>
            </w:r>
            <w:r w:rsidRPr="00404939">
              <w:tab/>
            </w:r>
            <w:r w:rsidRPr="00404939">
              <w:tab/>
              <w:t>&lt;/div&gt;</w:t>
            </w:r>
          </w:p>
          <w:p w:rsidR="00993917" w:rsidRPr="00404939" w:rsidRDefault="00993917" w:rsidP="00BA2222"/>
          <w:p w:rsidR="00993917" w:rsidRPr="00404939" w:rsidRDefault="00993917" w:rsidP="00BA2222">
            <w:r w:rsidRPr="00404939">
              <w:tab/>
            </w:r>
            <w:r w:rsidRPr="00404939">
              <w:tab/>
            </w:r>
            <w:r w:rsidRPr="00404939">
              <w:tab/>
              <w:t>&lt;isscript&gt;</w:t>
            </w:r>
          </w:p>
          <w:p w:rsidR="00993917" w:rsidRPr="00404939" w:rsidRDefault="00993917" w:rsidP="00BA2222">
            <w:r w:rsidRPr="00404939">
              <w:tab/>
            </w:r>
            <w:r w:rsidRPr="00404939">
              <w:tab/>
            </w:r>
            <w:r w:rsidRPr="00404939">
              <w:tab/>
            </w:r>
            <w:r w:rsidRPr="00404939">
              <w:tab/>
              <w:t>var help = {</w:t>
            </w:r>
          </w:p>
          <w:p w:rsidR="00993917" w:rsidRPr="00404939" w:rsidRDefault="00993917" w:rsidP="00BA2222">
            <w:r w:rsidRPr="00404939">
              <w:tab/>
            </w:r>
            <w:r w:rsidRPr="00404939">
              <w:tab/>
            </w:r>
            <w:r w:rsidRPr="00404939">
              <w:tab/>
            </w:r>
            <w:r w:rsidRPr="00404939">
              <w:tab/>
            </w:r>
            <w:r w:rsidRPr="00404939">
              <w:tab/>
              <w:t>label: Resource.msg('billing.linkcvn', 'checkout', null),</w:t>
            </w:r>
          </w:p>
          <w:p w:rsidR="00993917" w:rsidRPr="00404939" w:rsidRDefault="00993917" w:rsidP="00BA2222">
            <w:r w:rsidRPr="00404939">
              <w:tab/>
            </w:r>
            <w:r w:rsidRPr="00404939">
              <w:tab/>
            </w:r>
            <w:r w:rsidRPr="00404939">
              <w:tab/>
            </w:r>
            <w:r w:rsidRPr="00404939">
              <w:tab/>
            </w:r>
            <w:r w:rsidRPr="00404939">
              <w:tab/>
              <w:t>cid: 'checkout-security-code'</w:t>
            </w:r>
          </w:p>
          <w:p w:rsidR="00993917" w:rsidRPr="00404939" w:rsidRDefault="00993917" w:rsidP="00BA2222">
            <w:r w:rsidRPr="00404939">
              <w:tab/>
            </w:r>
            <w:r w:rsidRPr="00404939">
              <w:tab/>
            </w:r>
            <w:r w:rsidRPr="00404939">
              <w:tab/>
            </w:r>
            <w:r w:rsidRPr="00404939">
              <w:tab/>
              <w:t>};</w:t>
            </w:r>
          </w:p>
          <w:p w:rsidR="00993917" w:rsidRPr="00404939" w:rsidRDefault="00993917" w:rsidP="00BA2222">
            <w:r w:rsidRPr="00404939">
              <w:tab/>
            </w:r>
            <w:r w:rsidRPr="00404939">
              <w:tab/>
            </w:r>
            <w:r w:rsidRPr="00404939">
              <w:tab/>
              <w:t>&lt;/isscript&gt;</w:t>
            </w:r>
          </w:p>
          <w:p w:rsidR="00993917" w:rsidRPr="00404939" w:rsidRDefault="00993917" w:rsidP="00BA2222">
            <w:r w:rsidRPr="00404939">
              <w:lastRenderedPageBreak/>
              <w:tab/>
            </w:r>
            <w:r w:rsidRPr="00404939">
              <w:tab/>
            </w:r>
            <w:r w:rsidRPr="00404939">
              <w:tab/>
              <w:t>&lt;isinputfield formfield="${pdict.CurrentForms.billing.paymentMethods.creditCard.cvn}" type="input" rowclass="cvn" dynamicname="true" help="${help}"/&gt;</w:t>
            </w:r>
          </w:p>
          <w:p w:rsidR="00993917" w:rsidRPr="00404939" w:rsidRDefault="00993917" w:rsidP="00BA2222"/>
          <w:p w:rsidR="00993917" w:rsidRPr="00404939" w:rsidRDefault="00993917" w:rsidP="00BA2222">
            <w:r w:rsidRPr="00404939">
              <w:tab/>
            </w:r>
            <w:r w:rsidRPr="00404939">
              <w:tab/>
            </w:r>
            <w:r w:rsidRPr="00404939">
              <w:tab/>
              <w:t>&lt;isif condition="${pdict.CurrentCustomer.authenticated}"&gt;</w:t>
            </w:r>
          </w:p>
          <w:p w:rsidR="00993917" w:rsidRPr="00404939" w:rsidRDefault="00993917" w:rsidP="00BA2222">
            <w:r w:rsidRPr="00404939">
              <w:tab/>
            </w:r>
            <w:r w:rsidRPr="00404939">
              <w:tab/>
            </w:r>
            <w:r w:rsidRPr="00404939">
              <w:tab/>
            </w:r>
            <w:r w:rsidRPr="00404939">
              <w:tab/>
              <w:t>&lt;isinputfield formfield="${pdict.CurrentForms.billing.paymentMethods.creditCard.saveCard}" type="checkbox"/&gt;</w:t>
            </w:r>
          </w:p>
          <w:p w:rsidR="00993917" w:rsidRPr="00404939" w:rsidRDefault="00993917" w:rsidP="00BA2222">
            <w:r w:rsidRPr="00404939">
              <w:tab/>
            </w:r>
            <w:r w:rsidRPr="00404939">
              <w:tab/>
            </w:r>
            <w:r w:rsidRPr="00404939">
              <w:tab/>
              <w:t>&lt;/isif&gt;</w:t>
            </w:r>
          </w:p>
          <w:p w:rsidR="00993917" w:rsidRPr="00404939" w:rsidRDefault="00993917" w:rsidP="00BA2222">
            <w:pPr>
              <w:tabs>
                <w:tab w:val="left" w:pos="4140"/>
              </w:tabs>
            </w:pPr>
            <w:r>
              <w:tab/>
            </w:r>
          </w:p>
          <w:p w:rsidR="00993917" w:rsidRDefault="00993917" w:rsidP="00BA2222">
            <w:r w:rsidRPr="00404939">
              <w:tab/>
            </w:r>
            <w:r w:rsidRPr="00404939">
              <w:tab/>
              <w:t>&lt;/div&gt;</w:t>
            </w:r>
          </w:p>
          <w:p w:rsidR="00993917" w:rsidRDefault="00993917" w:rsidP="00BA2222"/>
          <w:p w:rsidR="00993917" w:rsidRPr="00404939" w:rsidRDefault="00993917" w:rsidP="00BA2222">
            <w:r w:rsidRPr="00404939">
              <w:t>&lt;div class="payment-method &lt;isif condition="${!empty(pdict.selectedPaymentID) &amp;&amp; pdict.selectedPaymentID=='PayPal'}"&gt;payment-method-expanded&lt;/isif&gt;" data-method="Custom"&gt;</w:t>
            </w:r>
          </w:p>
          <w:p w:rsidR="00993917" w:rsidRPr="00404939" w:rsidRDefault="00993917" w:rsidP="00BA2222">
            <w:r w:rsidRPr="00404939">
              <w:tab/>
            </w:r>
            <w:r w:rsidRPr="00404939">
              <w:tab/>
            </w:r>
            <w:r w:rsidRPr="00404939">
              <w:tab/>
              <w:t>&lt;!-- Your custom payment method implementation goes here. --&gt;</w:t>
            </w:r>
          </w:p>
          <w:p w:rsidR="00993917" w:rsidRPr="00404939" w:rsidRDefault="00993917" w:rsidP="00BA2222">
            <w:r w:rsidRPr="00404939">
              <w:tab/>
            </w:r>
            <w:r w:rsidRPr="00404939">
              <w:tab/>
            </w:r>
            <w:r w:rsidRPr="00404939">
              <w:tab/>
              <w:t>${Resource.msg('billing.custompaymentmethod','checkout',null)}</w:t>
            </w:r>
          </w:p>
          <w:p w:rsidR="00993917" w:rsidRDefault="00993917" w:rsidP="00BA2222">
            <w:pPr>
              <w:rPr>
                <w:b/>
              </w:rPr>
            </w:pPr>
            <w:r w:rsidRPr="00404939">
              <w:tab/>
            </w:r>
            <w:r w:rsidRPr="00404939">
              <w:tab/>
              <w:t>&lt;/div&gt;</w:t>
            </w:r>
          </w:p>
        </w:tc>
      </w:tr>
    </w:tbl>
    <w:p w:rsidR="00993917" w:rsidRPr="00D35B33" w:rsidRDefault="00993917" w:rsidP="00993917">
      <w:pPr>
        <w:pStyle w:val="Heading5"/>
        <w:ind w:left="372" w:firstLine="708"/>
        <w:rPr>
          <w:rFonts w:asciiTheme="minorHAnsi" w:hAnsiTheme="minorHAnsi"/>
        </w:rPr>
      </w:pPr>
      <w:r w:rsidRPr="00D35B33">
        <w:rPr>
          <w:rFonts w:asciiTheme="minorHAnsi" w:hAnsiTheme="minorHAnsi"/>
        </w:rPr>
        <w:lastRenderedPageBreak/>
        <w:t>Update “creditcardjson.isml”</w:t>
      </w:r>
      <w:r w:rsidRPr="00D35B33">
        <w:rPr>
          <w:rFonts w:asciiTheme="minorHAnsi" w:hAnsiTheme="minorHAnsi"/>
        </w:rPr>
        <w:tab/>
      </w:r>
    </w:p>
    <w:p w:rsidR="00993917" w:rsidRDefault="00993917" w:rsidP="00993917">
      <w:pPr>
        <w:pStyle w:val="ListParagraph"/>
        <w:numPr>
          <w:ilvl w:val="0"/>
          <w:numId w:val="58"/>
        </w:numPr>
        <w:spacing w:after="0" w:line="240" w:lineRule="auto"/>
        <w:jc w:val="both"/>
      </w:pPr>
      <w:r>
        <w:t xml:space="preserve">Add below code snippet to creditcardjson.isml file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ind w:left="1080"/>
            </w:pPr>
            <w:r>
              <w:t>&lt;isscript&gt;</w:t>
            </w:r>
          </w:p>
          <w:p w:rsidR="00993917" w:rsidRDefault="00993917" w:rsidP="00BA2222">
            <w:pPr>
              <w:ind w:left="1080"/>
            </w:pPr>
            <w:r>
              <w:tab/>
              <w:t>var cc = {</w:t>
            </w:r>
            <w:r>
              <w:tab/>
            </w:r>
            <w:r>
              <w:tab/>
            </w:r>
          </w:p>
          <w:p w:rsidR="00993917" w:rsidRDefault="00993917" w:rsidP="00BA2222">
            <w:pPr>
              <w:ind w:left="1080"/>
            </w:pPr>
            <w:r>
              <w:tab/>
            </w:r>
            <w:r>
              <w:tab/>
              <w:t>maskedNumber:pdict.SelectedCreditCard.maskedCreditCardNumber,</w:t>
            </w:r>
          </w:p>
          <w:p w:rsidR="00993917" w:rsidRDefault="00993917" w:rsidP="00BA2222">
            <w:pPr>
              <w:ind w:left="1080"/>
            </w:pPr>
            <w:r>
              <w:tab/>
            </w:r>
            <w:r>
              <w:tab/>
              <w:t>holder:pdict.SelectedCreditCard.creditCardHolder,</w:t>
            </w:r>
          </w:p>
          <w:p w:rsidR="00993917" w:rsidRDefault="00993917" w:rsidP="00BA2222">
            <w:pPr>
              <w:ind w:left="1080"/>
            </w:pPr>
            <w:r>
              <w:tab/>
            </w:r>
            <w:r>
              <w:tab/>
              <w:t>type:pdict.SelectedCreditCard.creditCardType,</w:t>
            </w:r>
          </w:p>
          <w:p w:rsidR="00993917" w:rsidRDefault="00993917" w:rsidP="00BA2222">
            <w:pPr>
              <w:ind w:left="1080"/>
            </w:pPr>
            <w:r>
              <w:tab/>
            </w:r>
            <w:r>
              <w:tab/>
              <w:t>expirationMonth:pdict.SelectedCreditCard.creditCardExpirationMonth,</w:t>
            </w:r>
          </w:p>
          <w:p w:rsidR="00993917" w:rsidRPr="00404939" w:rsidRDefault="00993917" w:rsidP="00BA2222">
            <w:pPr>
              <w:ind w:left="1080"/>
              <w:rPr>
                <w:highlight w:val="yellow"/>
              </w:rPr>
            </w:pPr>
            <w:r>
              <w:tab/>
            </w:r>
            <w:r>
              <w:tab/>
            </w:r>
            <w:r w:rsidRPr="00404939">
              <w:rPr>
                <w:highlight w:val="yellow"/>
              </w:rPr>
              <w:t>expirationYear:pdict.SelectedCreditCard.creditCardExpirationYear,</w:t>
            </w:r>
          </w:p>
          <w:p w:rsidR="00993917" w:rsidRDefault="00993917" w:rsidP="00BA2222">
            <w:pPr>
              <w:ind w:left="1080"/>
            </w:pPr>
            <w:r w:rsidRPr="00404939">
              <w:rPr>
                <w:highlight w:val="yellow"/>
              </w:rPr>
              <w:tab/>
            </w:r>
            <w:r w:rsidRPr="00404939">
              <w:rPr>
                <w:highlight w:val="yellow"/>
              </w:rPr>
              <w:tab/>
              <w:t>showCvvField:dw.system.Site.getCurrent().getCustomPreferenceValue('WorldpayEnableTokenization') &amp;&amp; !empty(pdict.SelectedCreditCard.creditCardToken) &amp;&amp; dw.system.Site.getCurrent().getCustomPreferenceValue('WorldpayDisableCVV')</w:t>
            </w:r>
            <w:r>
              <w:tab/>
            </w:r>
            <w:r>
              <w:tab/>
            </w:r>
          </w:p>
          <w:p w:rsidR="00993917" w:rsidRDefault="00993917" w:rsidP="00BA2222">
            <w:pPr>
              <w:ind w:left="1080"/>
            </w:pPr>
            <w:r>
              <w:tab/>
              <w:t>}</w:t>
            </w:r>
          </w:p>
          <w:p w:rsidR="00993917" w:rsidRDefault="00993917" w:rsidP="00BA2222">
            <w:pPr>
              <w:ind w:left="1080"/>
            </w:pPr>
            <w:r>
              <w:tab/>
              <w:t>var json = JSON.stringify(cc);</w:t>
            </w:r>
            <w:r>
              <w:tab/>
            </w:r>
          </w:p>
          <w:p w:rsidR="00993917" w:rsidRPr="00B12811" w:rsidRDefault="00993917" w:rsidP="00BA2222">
            <w:pPr>
              <w:rPr>
                <w:highlight w:val="yellow"/>
              </w:rPr>
            </w:pPr>
            <w:r>
              <w:t>&lt;/isscript&gt;</w:t>
            </w:r>
            <w:r w:rsidDel="00892F57">
              <w:t xml:space="preserve"> </w:t>
            </w:r>
          </w:p>
        </w:tc>
      </w:tr>
    </w:tbl>
    <w:p w:rsidR="00993917" w:rsidRDefault="00993917" w:rsidP="00993917"/>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“ReportCheckout.isml”</w:t>
      </w:r>
      <w:r w:rsidRPr="00D35B33">
        <w:rPr>
          <w:rFonts w:asciiTheme="minorHAnsi" w:hAnsiTheme="minorHAnsi"/>
        </w:rPr>
        <w:tab/>
      </w:r>
    </w:p>
    <w:p w:rsidR="00993917" w:rsidRDefault="00993917" w:rsidP="00993917">
      <w:pPr>
        <w:ind w:left="372" w:firstLine="708"/>
      </w:pPr>
      <w:r>
        <w:t>Add below code snippet to ReportCheckout.isml file for tracking</w:t>
      </w:r>
    </w:p>
    <w:p w:rsidR="00993917" w:rsidRPr="00F9209B" w:rsidRDefault="00993917" w:rsidP="00993917">
      <w:pPr>
        <w:pStyle w:val="ListParagraph"/>
        <w:numPr>
          <w:ilvl w:val="0"/>
          <w:numId w:val="58"/>
        </w:numPr>
        <w:spacing w:after="0" w:line="240" w:lineRule="auto"/>
        <w:jc w:val="both"/>
      </w:pPr>
      <w:r w:rsidRPr="00F9209B">
        <w:t>Replace “pdict.Basket” with “LineCntr” at two places and check for LineCntr for null</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rPr>
                <w:rFonts w:ascii="Consolas" w:hAnsi="Consolas" w:cs="Consolas"/>
                <w:color w:val="000000"/>
                <w:sz w:val="20"/>
                <w:szCs w:val="20"/>
              </w:rPr>
            </w:pPr>
            <w:r w:rsidRPr="00BA3C00">
              <w:rPr>
                <w:rFonts w:ascii="Consolas" w:hAnsi="Consolas" w:cs="Consolas"/>
                <w:color w:val="000000"/>
                <w:sz w:val="20"/>
                <w:szCs w:val="20"/>
              </w:rPr>
              <w:t xml:space="preserve">                </w:t>
            </w:r>
            <w:r w:rsidRPr="00404939">
              <w:rPr>
                <w:rFonts w:ascii="Consolas" w:hAnsi="Consolas" w:cs="Consolas"/>
                <w:color w:val="000000"/>
                <w:sz w:val="20"/>
                <w:szCs w:val="20"/>
                <w:highlight w:val="yellow"/>
              </w:rPr>
              <w:t>'BasketID',</w:t>
            </w:r>
            <w:r w:rsidRPr="00404939">
              <w:rPr>
                <w:rFonts w:ascii="Consolas" w:hAnsi="Consolas" w:cs="Consolas"/>
                <w:color w:val="000000"/>
                <w:sz w:val="20"/>
                <w:szCs w:val="20"/>
                <w:highlight w:val="yellow"/>
              </w:rPr>
              <w:tab/>
              <w:t>LineCntr != null ? LineCntr.UUID:null,</w:t>
            </w:r>
            <w:r w:rsidRPr="00272029" w:rsidDel="007A03E7">
              <w:rPr>
                <w:rFonts w:ascii="Consolas" w:hAnsi="Consolas" w:cs="Consolas"/>
                <w:color w:val="000000"/>
                <w:sz w:val="20"/>
                <w:szCs w:val="20"/>
                <w:highlight w:val="yellow"/>
              </w:rPr>
              <w:t xml:space="preserve"> </w:t>
            </w:r>
          </w:p>
        </w:tc>
      </w:tr>
    </w:tbl>
    <w:p w:rsidR="00993917" w:rsidRPr="00BA3C00" w:rsidRDefault="00993917" w:rsidP="00993917">
      <w:pPr>
        <w:rPr>
          <w:rFonts w:ascii="Consolas" w:hAnsi="Consolas" w:cs="Consolas"/>
          <w:color w:val="000000"/>
          <w:sz w:val="20"/>
          <w:szCs w:val="20"/>
        </w:rPr>
      </w:pPr>
      <w:r w:rsidRPr="00BA3C00">
        <w:rPr>
          <w:rFonts w:ascii="Consolas" w:hAnsi="Consolas" w:cs="Consolas"/>
          <w:color w:val="000000"/>
          <w:sz w:val="20"/>
          <w:szCs w:val="20"/>
        </w:rPr>
        <w:t xml:space="preserve"> </w:t>
      </w:r>
    </w:p>
    <w:p w:rsidR="00993917" w:rsidRPr="00F9209B" w:rsidRDefault="00993917" w:rsidP="00993917">
      <w:pPr>
        <w:pStyle w:val="ListParagraph"/>
        <w:numPr>
          <w:ilvl w:val="0"/>
          <w:numId w:val="58"/>
        </w:numPr>
        <w:spacing w:after="0" w:line="240" w:lineRule="auto"/>
        <w:jc w:val="both"/>
      </w:pPr>
      <w:r w:rsidRPr="00F9209B">
        <w:t>Add below code snippet after &lt;isset&gt; variable declared in file ReportCheckout.isml. This will help in ensuring checkout tracking of new page displayed for IFRAME/lightbox in redirect flow</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ind w:left="1080"/>
            </w:pPr>
            <w:r>
              <w:t>&lt;isset name="checkoutstep" value="${pdict.checkoutstep}" scope="page"/&gt;</w:t>
            </w:r>
          </w:p>
          <w:p w:rsidR="00993917" w:rsidRDefault="00993917" w:rsidP="00BA2222">
            <w:pPr>
              <w:ind w:left="1080"/>
            </w:pPr>
            <w:r>
              <w:t>&lt;isset name="checkoutname" value="${pdict.checkoutname}" scope="page"/&gt;</w:t>
            </w:r>
          </w:p>
          <w:p w:rsidR="00993917" w:rsidRPr="00404939" w:rsidRDefault="00993917" w:rsidP="00BA2222">
            <w:pPr>
              <w:ind w:left="1080"/>
              <w:rPr>
                <w:highlight w:val="yellow"/>
              </w:rPr>
            </w:pPr>
            <w:r w:rsidRPr="00404939">
              <w:rPr>
                <w:highlight w:val="yellow"/>
              </w:rPr>
              <w:t>&lt;isset name="LineCntr" value="${pdict.Basket}" scope="page"/&gt;</w:t>
            </w:r>
          </w:p>
          <w:p w:rsidR="00993917" w:rsidRPr="00404939" w:rsidRDefault="00993917" w:rsidP="00BA2222">
            <w:pPr>
              <w:ind w:left="1080"/>
              <w:rPr>
                <w:highlight w:val="yellow"/>
              </w:rPr>
            </w:pPr>
            <w:r w:rsidRPr="00404939">
              <w:rPr>
                <w:highlight w:val="yellow"/>
              </w:rPr>
              <w:t>&lt;isif condition="${empty(pdict.Basket) &amp;&amp; !empty(pdict.Order)}"&gt;</w:t>
            </w:r>
          </w:p>
          <w:p w:rsidR="00993917" w:rsidRPr="00404939" w:rsidRDefault="00993917" w:rsidP="00BA2222">
            <w:pPr>
              <w:ind w:left="1080"/>
              <w:rPr>
                <w:highlight w:val="yellow"/>
              </w:rPr>
            </w:pPr>
            <w:r w:rsidRPr="00404939">
              <w:rPr>
                <w:highlight w:val="yellow"/>
              </w:rPr>
              <w:t>&lt;isset name="LineCntr" value="${pdict.Order}" scope="page"/&gt;</w:t>
            </w:r>
          </w:p>
          <w:p w:rsidR="00993917" w:rsidRPr="00BA3C00" w:rsidRDefault="00993917" w:rsidP="00BA2222">
            <w:pPr>
              <w:rPr>
                <w:highlight w:val="yellow"/>
              </w:rPr>
            </w:pPr>
            <w:r w:rsidRPr="00404939">
              <w:rPr>
                <w:highlight w:val="yellow"/>
              </w:rPr>
              <w:t>&lt;/isif&gt;</w:t>
            </w:r>
            <w:r w:rsidRPr="00272029" w:rsidDel="00C414A5">
              <w:rPr>
                <w:highlight w:val="yellow"/>
              </w:rPr>
              <w:t xml:space="preserve"> </w:t>
            </w:r>
          </w:p>
        </w:tc>
      </w:tr>
    </w:tbl>
    <w:p w:rsidR="00993917" w:rsidRPr="00A562CD" w:rsidRDefault="00993917" w:rsidP="00993917">
      <w:pPr>
        <w:rPr>
          <w:b/>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 xml:space="preserve">Update “style.css/_checkout.scss” </w:t>
      </w:r>
    </w:p>
    <w:p w:rsidR="00993917" w:rsidRPr="00F9209B" w:rsidRDefault="00993917" w:rsidP="00993917">
      <w:pPr>
        <w:pStyle w:val="ListParagraph"/>
        <w:numPr>
          <w:ilvl w:val="0"/>
          <w:numId w:val="58"/>
        </w:numPr>
        <w:spacing w:after="0" w:line="240" w:lineRule="auto"/>
        <w:jc w:val="both"/>
      </w:pPr>
      <w:r w:rsidRPr="00F9209B">
        <w:t>Update style.css or ideally in file _checkout.scss in order to make lightbox center align on page add below css in file _checkout.scss which gets compiled to style.css</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lightbox center align */</w:t>
            </w:r>
          </w:p>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div#custom-html #wp-cl-lightbox {margin: 0 !important; left: 8.5%; top: 25%;}</w:t>
            </w:r>
          </w:p>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div#wp-cl {    text-align: center;}</w:t>
            </w:r>
          </w:p>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/*ipad*/</w:t>
            </w:r>
          </w:p>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xml:space="preserve">@media screen and (min-width:768px) and (max-width: 959px) </w:t>
            </w:r>
          </w:p>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w:t>
            </w:r>
          </w:p>
          <w:p w:rsidR="00993917" w:rsidRPr="00401B29" w:rsidRDefault="00993917" w:rsidP="00BA2222">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ab/>
              <w:t>div#custom-html #wp-cl-lightbox {left: 20%;    top: 20%;position: fixed; width:60% !important;}</w:t>
            </w:r>
          </w:p>
          <w:p w:rsidR="00993917" w:rsidRPr="005678AB" w:rsidRDefault="00993917" w:rsidP="00BA2222">
            <w:pPr>
              <w:autoSpaceDE w:val="0"/>
              <w:autoSpaceDN w:val="0"/>
              <w:adjustRightInd w:val="0"/>
              <w:ind w:left="360"/>
              <w:rPr>
                <w:rFonts w:ascii="Consolas" w:hAnsi="Consolas" w:cs="Consolas"/>
                <w:sz w:val="20"/>
                <w:szCs w:val="20"/>
              </w:rPr>
            </w:pPr>
            <w:r w:rsidRPr="00401B29">
              <w:rPr>
                <w:rFonts w:ascii="Consolas" w:hAnsi="Consolas" w:cs="Consolas"/>
                <w:sz w:val="20"/>
                <w:szCs w:val="20"/>
                <w:highlight w:val="yellow"/>
              </w:rPr>
              <w:t>}</w:t>
            </w:r>
          </w:p>
        </w:tc>
      </w:tr>
    </w:tbl>
    <w:p w:rsidR="00993917" w:rsidRDefault="00993917" w:rsidP="00993917"/>
    <w:p w:rsidR="00993917" w:rsidRPr="00A6289D" w:rsidRDefault="00993917" w:rsidP="00993917">
      <w:pPr>
        <w:pStyle w:val="Heading4"/>
        <w:ind w:left="372" w:firstLine="708"/>
        <w:rPr>
          <w:rFonts w:asciiTheme="minorHAnsi" w:hAnsiTheme="minorHAnsi"/>
          <w:i w:val="0"/>
          <w:sz w:val="32"/>
          <w:szCs w:val="32"/>
          <w:u w:val="single"/>
        </w:rPr>
      </w:pPr>
      <w:bookmarkStart w:id="240" w:name="_Toc405997371"/>
      <w:r w:rsidRPr="00A6289D">
        <w:rPr>
          <w:rFonts w:asciiTheme="minorHAnsi" w:hAnsiTheme="minorHAnsi"/>
          <w:i w:val="0"/>
          <w:sz w:val="32"/>
          <w:szCs w:val="32"/>
          <w:u w:val="single"/>
        </w:rPr>
        <w:t>APM specific changes</w:t>
      </w:r>
    </w:p>
    <w:bookmarkEnd w:id="240"/>
    <w:p w:rsidR="00993917" w:rsidRPr="00D35B33" w:rsidRDefault="00993917" w:rsidP="00993917">
      <w:pPr>
        <w:pStyle w:val="Heading5"/>
        <w:ind w:left="372" w:firstLine="708"/>
        <w:rPr>
          <w:rFonts w:asciiTheme="minorHAnsi" w:hAnsiTheme="minorHAnsi"/>
        </w:rPr>
      </w:pPr>
      <w:r w:rsidRPr="00D35B33">
        <w:rPr>
          <w:rFonts w:asciiTheme="minorHAnsi" w:hAnsiTheme="minorHAnsi"/>
        </w:rPr>
        <w:t>For Credit Card Redirect</w:t>
      </w:r>
    </w:p>
    <w:p w:rsidR="00993917" w:rsidRPr="00A6289D" w:rsidRDefault="00993917" w:rsidP="00993917">
      <w:pPr>
        <w:pStyle w:val="Heading6"/>
        <w:ind w:left="372" w:firstLine="708"/>
        <w:rPr>
          <w:i w:val="0"/>
          <w:color w:val="000000" w:themeColor="text1"/>
          <w:sz w:val="24"/>
          <w:szCs w:val="24"/>
        </w:rPr>
      </w:pPr>
      <w:r w:rsidRPr="00A6289D">
        <w:rPr>
          <w:i w:val="0"/>
          <w:color w:val="000000" w:themeColor="text1"/>
          <w:sz w:val="24"/>
          <w:szCs w:val="24"/>
        </w:rPr>
        <w:t>Update “billing.xml”</w:t>
      </w:r>
    </w:p>
    <w:p w:rsidR="00993917" w:rsidRDefault="00993917" w:rsidP="00993917">
      <w:pPr>
        <w:pStyle w:val="ListParagraph"/>
        <w:numPr>
          <w:ilvl w:val="0"/>
          <w:numId w:val="58"/>
        </w:numPr>
        <w:spacing w:after="0" w:line="240" w:lineRule="auto"/>
        <w:jc w:val="both"/>
      </w:pPr>
      <w:r>
        <w:t xml:space="preserve">Add below code snippet in </w:t>
      </w:r>
      <w:r w:rsidRPr="00F9209B">
        <w:t>billing.xml</w:t>
      </w:r>
      <w:r>
        <w:t xml:space="preserve"> Form inside form group “paymentMethods”</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r>
              <w:t>&lt;group formid="paymentMethods"&gt;</w:t>
            </w:r>
          </w:p>
          <w:p w:rsidR="00993917" w:rsidRDefault="00993917" w:rsidP="00BA2222">
            <w:r>
              <w:tab/>
            </w:r>
            <w:r>
              <w:tab/>
            </w:r>
            <w:r w:rsidRPr="00030142">
              <w:rPr>
                <w:highlight w:val="yellow"/>
              </w:rPr>
              <w:t>&lt;field formid="cards" type="string" mandatory="false" binding="cards"&gt;&lt;/field&gt;</w:t>
            </w:r>
          </w:p>
        </w:tc>
      </w:tr>
    </w:tbl>
    <w:p w:rsidR="00993917" w:rsidRDefault="00993917" w:rsidP="00993917">
      <w:pPr>
        <w:rPr>
          <w:rFonts w:ascii="Trebuchet MS" w:eastAsiaTheme="majorEastAsia" w:hAnsi="Trebuchet MS" w:cstheme="majorBidi"/>
          <w:b/>
          <w:bCs/>
          <w:i/>
          <w:color w:val="595959" w:themeColor="text1" w:themeTint="A6"/>
          <w:sz w:val="20"/>
          <w:szCs w:val="20"/>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For IDEAL Forms</w:t>
      </w:r>
    </w:p>
    <w:p w:rsidR="00993917" w:rsidRPr="00A6289D" w:rsidRDefault="00993917" w:rsidP="00993917">
      <w:pPr>
        <w:pStyle w:val="Heading6"/>
        <w:ind w:left="372" w:firstLine="708"/>
        <w:rPr>
          <w:i w:val="0"/>
          <w:color w:val="000000" w:themeColor="text1"/>
          <w:sz w:val="24"/>
          <w:szCs w:val="24"/>
        </w:rPr>
      </w:pPr>
      <w:r>
        <w:rPr>
          <w:i w:val="0"/>
          <w:color w:val="000000" w:themeColor="text1"/>
          <w:sz w:val="24"/>
          <w:szCs w:val="24"/>
        </w:rPr>
        <w:t>Update “</w:t>
      </w:r>
      <w:r w:rsidRPr="00A6289D">
        <w:rPr>
          <w:i w:val="0"/>
          <w:color w:val="000000" w:themeColor="text1"/>
          <w:sz w:val="24"/>
          <w:szCs w:val="24"/>
        </w:rPr>
        <w:t>billing.xml</w:t>
      </w:r>
      <w:r>
        <w:rPr>
          <w:i w:val="0"/>
          <w:color w:val="000000" w:themeColor="text1"/>
          <w:sz w:val="24"/>
          <w:szCs w:val="24"/>
        </w:rPr>
        <w:t>”</w:t>
      </w:r>
    </w:p>
    <w:p w:rsidR="00993917" w:rsidRDefault="00993917" w:rsidP="00993917">
      <w:pPr>
        <w:pStyle w:val="ListParagraph"/>
        <w:numPr>
          <w:ilvl w:val="0"/>
          <w:numId w:val="58"/>
        </w:numPr>
        <w:spacing w:after="0" w:line="240" w:lineRule="auto"/>
        <w:jc w:val="both"/>
      </w:pPr>
      <w:r>
        <w:t xml:space="preserve">Add the below code snippet in </w:t>
      </w:r>
      <w:r w:rsidRPr="00F9209B">
        <w:t>billing.xml</w:t>
      </w:r>
      <w:r>
        <w:t xml:space="preserve"> within the group with formid=”paymentMethods"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r>
              <w:t>&lt;group formid="paymentMethods"&gt;</w:t>
            </w:r>
          </w:p>
          <w:p w:rsidR="00993917" w:rsidRDefault="00993917" w:rsidP="00BA2222">
            <w:r>
              <w:tab/>
            </w:r>
            <w:r>
              <w:tab/>
            </w:r>
            <w:r w:rsidRPr="00404939">
              <w:rPr>
                <w:highlight w:val="yellow"/>
              </w:rPr>
              <w:t>&lt;include formid="idealFields" name="ideal"/&gt;</w:t>
            </w:r>
          </w:p>
        </w:tc>
      </w:tr>
    </w:tbl>
    <w:p w:rsidR="00993917" w:rsidRDefault="00993917" w:rsidP="00993917">
      <w:pPr>
        <w:ind w:left="1044"/>
        <w:rPr>
          <w:rFonts w:ascii="Consolas" w:hAnsi="Consolas" w:cs="Consolas"/>
          <w:sz w:val="16"/>
          <w:szCs w:val="16"/>
        </w:rPr>
      </w:pP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For GiroPay Forms</w:t>
      </w:r>
    </w:p>
    <w:p w:rsidR="00993917" w:rsidRPr="00734A3A" w:rsidRDefault="00993917" w:rsidP="00993917">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993917" w:rsidRDefault="00993917" w:rsidP="00993917">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Pr="00FD45E2" w:rsidRDefault="00993917" w:rsidP="00BA2222">
            <w:r>
              <w:t>&lt;group formid="paymentMethods"&gt;</w:t>
            </w:r>
          </w:p>
          <w:p w:rsidR="00993917" w:rsidRDefault="00993917" w:rsidP="00BA2222">
            <w:r w:rsidRPr="00404939">
              <w:rPr>
                <w:highlight w:val="yellow"/>
              </w:rPr>
              <w:t>&lt;include formid="giropayFields" name="giropay"/&gt;</w:t>
            </w:r>
          </w:p>
        </w:tc>
      </w:tr>
    </w:tbl>
    <w:p w:rsidR="00993917" w:rsidRPr="00D35B33" w:rsidRDefault="00993917" w:rsidP="00993917">
      <w:pPr>
        <w:pStyle w:val="Heading5"/>
        <w:ind w:left="372" w:firstLine="708"/>
        <w:rPr>
          <w:rFonts w:asciiTheme="minorHAnsi" w:hAnsiTheme="minorHAnsi"/>
        </w:rPr>
      </w:pPr>
      <w:r w:rsidRPr="00D35B33">
        <w:rPr>
          <w:rFonts w:asciiTheme="minorHAnsi" w:hAnsiTheme="minorHAnsi"/>
        </w:rPr>
        <w:t xml:space="preserve">For </w:t>
      </w:r>
      <w:r>
        <w:rPr>
          <w:rFonts w:asciiTheme="minorHAnsi" w:hAnsiTheme="minorHAnsi"/>
        </w:rPr>
        <w:t xml:space="preserve">SEPA DD </w:t>
      </w:r>
      <w:r w:rsidRPr="00D35B33">
        <w:rPr>
          <w:rFonts w:asciiTheme="minorHAnsi" w:hAnsiTheme="minorHAnsi"/>
        </w:rPr>
        <w:t>Forms</w:t>
      </w:r>
    </w:p>
    <w:p w:rsidR="00993917" w:rsidRPr="00734A3A" w:rsidRDefault="00993917" w:rsidP="00993917">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993917" w:rsidRDefault="00993917" w:rsidP="00993917">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Pr="00FD45E2" w:rsidRDefault="00993917" w:rsidP="00BA2222">
            <w:r>
              <w:t>&lt;group formid="paymentMethods"&gt;</w:t>
            </w:r>
          </w:p>
          <w:p w:rsidR="00993917" w:rsidRDefault="00993917" w:rsidP="00BA2222">
            <w:r w:rsidRPr="00EC7C37">
              <w:tab/>
            </w:r>
            <w:r w:rsidRPr="00404939">
              <w:rPr>
                <w:highlight w:val="yellow"/>
              </w:rPr>
              <w:t>&lt;include formid="elvFields" name="elv"/&gt;</w:t>
            </w:r>
          </w:p>
        </w:tc>
      </w:tr>
    </w:tbl>
    <w:p w:rsidR="00993917" w:rsidRDefault="00993917" w:rsidP="00E32D77">
      <w:pPr>
        <w:pStyle w:val="ListParagraph"/>
        <w:numPr>
          <w:ilvl w:val="1"/>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41" w:name="_Toc517950241"/>
      <w:bookmarkStart w:id="242" w:name="_Toc517950242"/>
      <w:bookmarkStart w:id="243" w:name="_Toc8293976"/>
      <w:bookmarkStart w:id="244" w:name="_Toc8305787"/>
      <w:bookmarkStart w:id="245" w:name="_Toc8306059"/>
      <w:bookmarkStart w:id="246" w:name="_Toc9605801"/>
      <w:bookmarkStart w:id="247" w:name="_Toc9605885"/>
      <w:bookmarkStart w:id="248" w:name="_Toc9606379"/>
      <w:bookmarkStart w:id="249" w:name="_Toc9606582"/>
      <w:bookmarkStart w:id="250" w:name="_Toc9606718"/>
      <w:bookmarkStart w:id="251" w:name="_Toc9606793"/>
      <w:bookmarkStart w:id="252" w:name="_Toc9606868"/>
      <w:bookmarkStart w:id="253" w:name="_Toc9606943"/>
      <w:bookmarkStart w:id="254" w:name="_Toc9607018"/>
      <w:bookmarkStart w:id="255" w:name="_Toc18418316"/>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56" w:name="_Toc517950243"/>
      <w:bookmarkStart w:id="257" w:name="_Toc8293977"/>
      <w:bookmarkStart w:id="258" w:name="_Toc8305788"/>
      <w:bookmarkStart w:id="259" w:name="_Toc8306060"/>
      <w:bookmarkStart w:id="260" w:name="_Toc9605802"/>
      <w:bookmarkStart w:id="261" w:name="_Toc9605886"/>
      <w:bookmarkStart w:id="262" w:name="_Toc9606380"/>
      <w:bookmarkStart w:id="263" w:name="_Toc9606583"/>
      <w:bookmarkStart w:id="264" w:name="_Toc9606719"/>
      <w:bookmarkStart w:id="265" w:name="_Toc9606794"/>
      <w:bookmarkStart w:id="266" w:name="_Toc9606869"/>
      <w:bookmarkStart w:id="267" w:name="_Toc9606944"/>
      <w:bookmarkStart w:id="268" w:name="_Toc9607019"/>
      <w:bookmarkStart w:id="269" w:name="_Toc18418317"/>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70" w:name="_Toc517950244"/>
      <w:bookmarkStart w:id="271" w:name="_Toc8293978"/>
      <w:bookmarkStart w:id="272" w:name="_Toc8305789"/>
      <w:bookmarkStart w:id="273" w:name="_Toc8306061"/>
      <w:bookmarkStart w:id="274" w:name="_Toc9605803"/>
      <w:bookmarkStart w:id="275" w:name="_Toc9605887"/>
      <w:bookmarkStart w:id="276" w:name="_Toc9606381"/>
      <w:bookmarkStart w:id="277" w:name="_Toc9606584"/>
      <w:bookmarkStart w:id="278" w:name="_Toc9606720"/>
      <w:bookmarkStart w:id="279" w:name="_Toc9606795"/>
      <w:bookmarkStart w:id="280" w:name="_Toc9606870"/>
      <w:bookmarkStart w:id="281" w:name="_Toc9606945"/>
      <w:bookmarkStart w:id="282" w:name="_Toc9607020"/>
      <w:bookmarkStart w:id="283" w:name="_Toc18418318"/>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84" w:name="_Toc517950245"/>
      <w:bookmarkStart w:id="285" w:name="_Toc8293979"/>
      <w:bookmarkStart w:id="286" w:name="_Toc8305790"/>
      <w:bookmarkStart w:id="287" w:name="_Toc8306062"/>
      <w:bookmarkStart w:id="288" w:name="_Toc9605804"/>
      <w:bookmarkStart w:id="289" w:name="_Toc9605888"/>
      <w:bookmarkStart w:id="290" w:name="_Toc9606382"/>
      <w:bookmarkStart w:id="291" w:name="_Toc9606585"/>
      <w:bookmarkStart w:id="292" w:name="_Toc9606721"/>
      <w:bookmarkStart w:id="293" w:name="_Toc9606796"/>
      <w:bookmarkStart w:id="294" w:name="_Toc9606871"/>
      <w:bookmarkStart w:id="295" w:name="_Toc9606946"/>
      <w:bookmarkStart w:id="296" w:name="_Toc9607021"/>
      <w:bookmarkStart w:id="297" w:name="_Toc18418319"/>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993917" w:rsidRDefault="00993917" w:rsidP="00993917">
      <w:pPr>
        <w:rPr>
          <w:rFonts w:ascii="Trebuchet MS" w:eastAsiaTheme="majorEastAsia" w:hAnsi="Trebuchet MS" w:cstheme="majorBidi"/>
          <w:b/>
          <w:bCs/>
          <w:i/>
          <w:vanish/>
          <w:color w:val="595959" w:themeColor="text1" w:themeTint="A6"/>
          <w:sz w:val="20"/>
          <w:szCs w:val="20"/>
        </w:rPr>
      </w:pPr>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98" w:name="_Toc517950246"/>
      <w:bookmarkStart w:id="299" w:name="_Toc8293980"/>
      <w:bookmarkStart w:id="300" w:name="_Toc8305791"/>
      <w:bookmarkStart w:id="301" w:name="_Toc8306063"/>
      <w:bookmarkStart w:id="302" w:name="_Toc9605805"/>
      <w:bookmarkStart w:id="303" w:name="_Toc9605889"/>
      <w:bookmarkStart w:id="304" w:name="_Toc9606383"/>
      <w:bookmarkStart w:id="305" w:name="_Toc9606586"/>
      <w:bookmarkStart w:id="306" w:name="_Toc9606722"/>
      <w:bookmarkStart w:id="307" w:name="_Toc9606797"/>
      <w:bookmarkStart w:id="308" w:name="_Toc9606872"/>
      <w:bookmarkStart w:id="309" w:name="_Toc9606947"/>
      <w:bookmarkStart w:id="310" w:name="_Toc9607022"/>
      <w:bookmarkStart w:id="311" w:name="_Toc18418320"/>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312" w:name="_Toc517950247"/>
      <w:bookmarkStart w:id="313" w:name="_Toc8293981"/>
      <w:bookmarkStart w:id="314" w:name="_Toc8305792"/>
      <w:bookmarkStart w:id="315" w:name="_Toc8306064"/>
      <w:bookmarkStart w:id="316" w:name="_Toc9605806"/>
      <w:bookmarkStart w:id="317" w:name="_Toc9605890"/>
      <w:bookmarkStart w:id="318" w:name="_Toc9606384"/>
      <w:bookmarkStart w:id="319" w:name="_Toc9606587"/>
      <w:bookmarkStart w:id="320" w:name="_Toc9606723"/>
      <w:bookmarkStart w:id="321" w:name="_Toc9606798"/>
      <w:bookmarkStart w:id="322" w:name="_Toc9606873"/>
      <w:bookmarkStart w:id="323" w:name="_Toc9606948"/>
      <w:bookmarkStart w:id="324" w:name="_Toc9607023"/>
      <w:bookmarkStart w:id="325" w:name="_Toc1841832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326" w:name="_Toc517950248"/>
      <w:bookmarkStart w:id="327" w:name="_Toc8293982"/>
      <w:bookmarkStart w:id="328" w:name="_Toc8305793"/>
      <w:bookmarkStart w:id="329" w:name="_Toc8306065"/>
      <w:bookmarkStart w:id="330" w:name="_Toc9605807"/>
      <w:bookmarkStart w:id="331" w:name="_Toc9605891"/>
      <w:bookmarkStart w:id="332" w:name="_Toc9606385"/>
      <w:bookmarkStart w:id="333" w:name="_Toc9606588"/>
      <w:bookmarkStart w:id="334" w:name="_Toc9606724"/>
      <w:bookmarkStart w:id="335" w:name="_Toc9606799"/>
      <w:bookmarkStart w:id="336" w:name="_Toc9606874"/>
      <w:bookmarkStart w:id="337" w:name="_Toc9606949"/>
      <w:bookmarkStart w:id="338" w:name="_Toc9607024"/>
      <w:bookmarkStart w:id="339" w:name="_Toc18418322"/>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rsidR="00993917" w:rsidRDefault="00993917" w:rsidP="00E32D77">
      <w:pPr>
        <w:pStyle w:val="ListParagraph"/>
        <w:numPr>
          <w:ilvl w:val="4"/>
          <w:numId w:val="4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340" w:name="_Toc517950249"/>
      <w:bookmarkStart w:id="341" w:name="_Toc8293983"/>
      <w:bookmarkStart w:id="342" w:name="_Toc8305794"/>
      <w:bookmarkStart w:id="343" w:name="_Toc8306066"/>
      <w:bookmarkStart w:id="344" w:name="_Toc9605808"/>
      <w:bookmarkStart w:id="345" w:name="_Toc9605892"/>
      <w:bookmarkStart w:id="346" w:name="_Toc9606386"/>
      <w:bookmarkStart w:id="347" w:name="_Toc9606589"/>
      <w:bookmarkStart w:id="348" w:name="_Toc9606725"/>
      <w:bookmarkStart w:id="349" w:name="_Toc9606800"/>
      <w:bookmarkStart w:id="350" w:name="_Toc9606875"/>
      <w:bookmarkStart w:id="351" w:name="_Toc9606950"/>
      <w:bookmarkStart w:id="352" w:name="_Toc9607025"/>
      <w:bookmarkStart w:id="353" w:name="_Toc18418323"/>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For Konbini</w:t>
      </w:r>
    </w:p>
    <w:p w:rsidR="00993917" w:rsidRPr="00734A3A" w:rsidRDefault="00993917" w:rsidP="00993917">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orderconfirmation.isml</w:t>
      </w:r>
      <w:r>
        <w:rPr>
          <w:i w:val="0"/>
          <w:color w:val="000000" w:themeColor="text1"/>
          <w:sz w:val="24"/>
          <w:szCs w:val="24"/>
        </w:rPr>
        <w:t>”</w:t>
      </w:r>
    </w:p>
    <w:p w:rsidR="00993917" w:rsidRDefault="00993917" w:rsidP="00993917">
      <w:pPr>
        <w:pStyle w:val="ListParagraph"/>
        <w:numPr>
          <w:ilvl w:val="0"/>
          <w:numId w:val="58"/>
        </w:numPr>
        <w:spacing w:after="0" w:line="240" w:lineRule="auto"/>
        <w:jc w:val="both"/>
      </w:pPr>
      <w:r>
        <w:lastRenderedPageBreak/>
        <w:t xml:space="preserve">Add below code snippet before ThankYou section &lt;table&gt; tag starts in </w:t>
      </w:r>
      <w:r w:rsidRPr="00F9209B">
        <w:t>orderconfirmation.isml</w:t>
      </w:r>
      <w:r>
        <w:t xml:space="preserve"> and after corresponding &lt;/table&gt; tag add closing &lt;/isif&gt; tag</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autoSpaceDE w:val="0"/>
              <w:autoSpaceDN w:val="0"/>
              <w:adjustRightInd w:val="0"/>
            </w:pPr>
            <w:r>
              <w:tab/>
              <w:t>&lt;td colspan="2" style="font-size:12px;font-family:arial;padding:20px 10px;vertical-align:top;"&gt;</w:t>
            </w:r>
          </w:p>
          <w:p w:rsidR="00993917" w:rsidRDefault="00993917" w:rsidP="00BA2222">
            <w:pPr>
              <w:autoSpaceDE w:val="0"/>
              <w:autoSpaceDN w:val="0"/>
              <w:adjustRightInd w:val="0"/>
            </w:pPr>
            <w:r>
              <w:tab/>
            </w:r>
            <w:r>
              <w:tab/>
            </w:r>
            <w:r>
              <w:tab/>
            </w:r>
            <w:r>
              <w:tab/>
            </w:r>
            <w:r>
              <w:tab/>
            </w:r>
            <w:r>
              <w:tab/>
            </w:r>
            <w:r>
              <w:tab/>
            </w:r>
            <w:r w:rsidRPr="00404939">
              <w:rPr>
                <w:highlight w:val="yellow"/>
              </w:rPr>
              <w:t>&lt;isinclude template="worldpayconfirmation"/&gt;</w:t>
            </w:r>
          </w:p>
          <w:p w:rsidR="00993917" w:rsidRDefault="00993917" w:rsidP="00BA2222">
            <w:pPr>
              <w:autoSpaceDE w:val="0"/>
              <w:autoSpaceDN w:val="0"/>
              <w:adjustRightInd w:val="0"/>
            </w:pPr>
            <w:r>
              <w:tab/>
            </w:r>
            <w:r>
              <w:tab/>
            </w:r>
            <w:r>
              <w:tab/>
            </w:r>
            <w:r>
              <w:tab/>
            </w:r>
            <w:r>
              <w:tab/>
            </w:r>
            <w:r>
              <w:tab/>
            </w:r>
            <w:r>
              <w:tab/>
              <w:t>&lt;table  style="background:#ffffff;border:1px solid #999999;width:680px;"&gt;</w:t>
            </w:r>
          </w:p>
          <w:p w:rsidR="00993917" w:rsidRDefault="00993917" w:rsidP="00BA2222">
            <w:pPr>
              <w:autoSpaceDE w:val="0"/>
              <w:autoSpaceDN w:val="0"/>
              <w:adjustRightInd w:val="0"/>
            </w:pPr>
            <w:r>
              <w:tab/>
            </w:r>
            <w:r>
              <w:tab/>
            </w:r>
            <w:r>
              <w:tab/>
            </w:r>
            <w:r>
              <w:tab/>
            </w:r>
            <w:r>
              <w:tab/>
            </w:r>
            <w:r>
              <w:tab/>
            </w:r>
            <w:r>
              <w:tab/>
            </w:r>
            <w:r>
              <w:tab/>
              <w:t>&lt;tr&gt;</w:t>
            </w:r>
          </w:p>
          <w:p w:rsidR="00993917" w:rsidRDefault="00993917" w:rsidP="00BA2222">
            <w:pPr>
              <w:autoSpaceDE w:val="0"/>
              <w:autoSpaceDN w:val="0"/>
              <w:adjustRightInd w:val="0"/>
            </w:pPr>
            <w:r>
              <w:tab/>
            </w:r>
            <w:r>
              <w:tab/>
            </w:r>
            <w:r>
              <w:tab/>
            </w:r>
            <w:r>
              <w:tab/>
            </w:r>
            <w:r>
              <w:tab/>
            </w:r>
            <w:r>
              <w:tab/>
            </w:r>
            <w:r>
              <w:tab/>
            </w:r>
            <w:r>
              <w:tab/>
            </w:r>
            <w:r>
              <w:tab/>
              <w:t>&lt;th style="background:#cccccc;padding:5px 20px;font-size:12px;font-family:arial;text-align:left;"&gt;${Resource.msg('confirmation.thankyou','checkout',null)}&lt;/th&gt;</w:t>
            </w:r>
          </w:p>
          <w:p w:rsidR="00993917" w:rsidRDefault="00993917" w:rsidP="00BA2222">
            <w:pPr>
              <w:autoSpaceDE w:val="0"/>
              <w:autoSpaceDN w:val="0"/>
              <w:adjustRightInd w:val="0"/>
            </w:pPr>
            <w:r>
              <w:tab/>
            </w:r>
            <w:r>
              <w:tab/>
            </w:r>
            <w:r>
              <w:tab/>
            </w:r>
            <w:r>
              <w:tab/>
            </w:r>
            <w:r>
              <w:tab/>
            </w:r>
            <w:r>
              <w:tab/>
            </w:r>
            <w:r>
              <w:tab/>
            </w:r>
            <w:r>
              <w:tab/>
              <w:t>&lt;/tr&gt;</w:t>
            </w:r>
          </w:p>
          <w:p w:rsidR="00993917" w:rsidRDefault="00993917" w:rsidP="00BA2222">
            <w:pPr>
              <w:autoSpaceDE w:val="0"/>
              <w:autoSpaceDN w:val="0"/>
              <w:adjustRightInd w:val="0"/>
            </w:pPr>
            <w:r>
              <w:tab/>
            </w:r>
            <w:r>
              <w:tab/>
            </w:r>
            <w:r>
              <w:tab/>
            </w:r>
            <w:r>
              <w:tab/>
            </w:r>
            <w:r>
              <w:tab/>
            </w:r>
            <w:r>
              <w:tab/>
            </w:r>
            <w:r>
              <w:tab/>
            </w:r>
            <w:r>
              <w:tab/>
              <w:t>&lt;tr&gt;</w:t>
            </w:r>
          </w:p>
        </w:tc>
      </w:tr>
    </w:tbl>
    <w:p w:rsidR="00993917" w:rsidRDefault="00993917" w:rsidP="00993917">
      <w:pPr>
        <w:autoSpaceDE w:val="0"/>
        <w:autoSpaceDN w:val="0"/>
        <w:adjustRightInd w:val="0"/>
        <w:spacing w:after="0" w:line="240" w:lineRule="auto"/>
      </w:pPr>
    </w:p>
    <w:p w:rsidR="00993917" w:rsidRPr="00734A3A" w:rsidRDefault="00993917" w:rsidP="00993917">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confirmation.isml</w:t>
      </w:r>
      <w:r>
        <w:rPr>
          <w:i w:val="0"/>
          <w:color w:val="000000" w:themeColor="text1"/>
          <w:sz w:val="24"/>
          <w:szCs w:val="24"/>
        </w:rPr>
        <w:t>”</w:t>
      </w:r>
    </w:p>
    <w:p w:rsidR="00993917" w:rsidRDefault="00993917" w:rsidP="00993917">
      <w:pPr>
        <w:pStyle w:val="ListParagraph"/>
        <w:numPr>
          <w:ilvl w:val="0"/>
          <w:numId w:val="58"/>
        </w:numPr>
        <w:spacing w:after="0" w:line="240" w:lineRule="auto"/>
        <w:jc w:val="both"/>
      </w:pPr>
      <w:r>
        <w:t xml:space="preserve">Add below code section for Konbini payment method before thank you message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ind w:left="1080"/>
            </w:pPr>
            <w:r>
              <w:t>&lt;div class="confirmation &lt;isif condition="${!pdict.CurrentCustomer.authenticated}"&gt;create-account&lt;/isif&gt;"&gt;</w:t>
            </w:r>
          </w:p>
          <w:p w:rsidR="00993917" w:rsidRPr="00404939" w:rsidRDefault="00993917" w:rsidP="00BA2222">
            <w:pPr>
              <w:ind w:left="1080"/>
              <w:rPr>
                <w:highlight w:val="yellow"/>
              </w:rPr>
            </w:pPr>
            <w:r>
              <w:t xml:space="preserve">        </w:t>
            </w:r>
            <w:r w:rsidRPr="00404939">
              <w:rPr>
                <w:highlight w:val="yellow"/>
              </w:rPr>
              <w:t>&lt;isinclude template="worldpayconfirmation"/&gt;</w:t>
            </w:r>
          </w:p>
          <w:p w:rsidR="00993917" w:rsidRDefault="00993917" w:rsidP="00BA2222">
            <w:pPr>
              <w:ind w:left="1080"/>
            </w:pPr>
            <w:r w:rsidRPr="00404939">
              <w:rPr>
                <w:highlight w:val="yellow"/>
              </w:rPr>
              <w:t xml:space="preserve">        &lt;div class="confirmation-message"&gt;</w:t>
            </w:r>
          </w:p>
          <w:p w:rsidR="00993917" w:rsidRDefault="00993917" w:rsidP="00BA2222">
            <w:pPr>
              <w:ind w:left="1080"/>
            </w:pPr>
          </w:p>
          <w:p w:rsidR="00993917" w:rsidRDefault="00993917" w:rsidP="00BA2222">
            <w:r>
              <w:tab/>
            </w:r>
            <w:r>
              <w:tab/>
            </w:r>
            <w:r>
              <w:tab/>
              <w:t>&lt;h1&gt;${Resource.msg('confirmation.thankyou','checkout',null)}&lt;/h1&gt;</w:t>
            </w:r>
          </w:p>
        </w:tc>
      </w:tr>
    </w:tbl>
    <w:p w:rsidR="00993917" w:rsidRDefault="00993917" w:rsidP="00993917"/>
    <w:p w:rsidR="00993917" w:rsidRPr="00734A3A" w:rsidRDefault="00993917" w:rsidP="00993917">
      <w:pPr>
        <w:pStyle w:val="Heading4"/>
        <w:ind w:left="372" w:firstLine="708"/>
        <w:rPr>
          <w:rFonts w:asciiTheme="minorHAnsi" w:hAnsiTheme="minorHAnsi"/>
          <w:i w:val="0"/>
          <w:sz w:val="32"/>
          <w:szCs w:val="32"/>
          <w:u w:val="single"/>
        </w:rPr>
      </w:pPr>
      <w:r w:rsidRPr="00734A3A">
        <w:rPr>
          <w:rFonts w:asciiTheme="minorHAnsi" w:hAnsiTheme="minorHAnsi"/>
          <w:i w:val="0"/>
          <w:sz w:val="32"/>
          <w:szCs w:val="32"/>
          <w:u w:val="single"/>
        </w:rPr>
        <w:t>Property file changes</w:t>
      </w:r>
    </w:p>
    <w:p w:rsidR="00993917" w:rsidRPr="00D35B33" w:rsidRDefault="00993917" w:rsidP="00993917">
      <w:pPr>
        <w:pStyle w:val="Heading5"/>
        <w:ind w:left="372" w:firstLine="708"/>
        <w:rPr>
          <w:rFonts w:asciiTheme="minorHAnsi" w:hAnsiTheme="minorHAnsi"/>
        </w:rPr>
      </w:pPr>
      <w:r w:rsidRPr="00D35B33">
        <w:rPr>
          <w:rFonts w:asciiTheme="minorHAnsi" w:hAnsiTheme="minorHAnsi"/>
        </w:rPr>
        <w:t>Update “forms.properties”</w:t>
      </w:r>
    </w:p>
    <w:p w:rsidR="00993917" w:rsidRPr="005678AB" w:rsidRDefault="00993917" w:rsidP="00993917">
      <w:pPr>
        <w:pStyle w:val="ListParagraph"/>
        <w:numPr>
          <w:ilvl w:val="0"/>
          <w:numId w:val="58"/>
        </w:numPr>
        <w:spacing w:after="0" w:line="240" w:lineRule="auto"/>
        <w:jc w:val="both"/>
      </w:pPr>
      <w:r>
        <w:t>Update the country supported in the form.properties files.</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Default="00993917" w:rsidP="00BA2222">
            <w:r>
              <w:t>country.ru=Russia</w:t>
            </w:r>
          </w:p>
          <w:p w:rsidR="00993917" w:rsidRDefault="00993917" w:rsidP="00BA2222">
            <w:r>
              <w:t>country.pl=Poland</w:t>
            </w:r>
          </w:p>
          <w:p w:rsidR="00993917" w:rsidRDefault="00993917" w:rsidP="00BA2222">
            <w:r>
              <w:t>country.eg=Egypt</w:t>
            </w:r>
          </w:p>
        </w:tc>
      </w:tr>
    </w:tbl>
    <w:p w:rsidR="00993917" w:rsidRPr="005678AB" w:rsidRDefault="00993917" w:rsidP="00993917">
      <w:pPr>
        <w:pStyle w:val="ListParagraph"/>
        <w:numPr>
          <w:ilvl w:val="0"/>
          <w:numId w:val="58"/>
        </w:numPr>
        <w:spacing w:after="0" w:line="240" w:lineRule="auto"/>
        <w:jc w:val="both"/>
      </w:pPr>
      <w:r>
        <w:t>Update the years in the form.properties files.</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Default="00993917" w:rsidP="00BA2222"/>
          <w:p w:rsidR="00993917" w:rsidRPr="00404939" w:rsidRDefault="00993917" w:rsidP="00BA2222">
            <w:pPr>
              <w:rPr>
                <w:highlight w:val="yellow"/>
              </w:rPr>
            </w:pPr>
            <w:r w:rsidRPr="00404939">
              <w:rPr>
                <w:highlight w:val="yellow"/>
              </w:rPr>
              <w:t>year.2037=2037</w:t>
            </w:r>
          </w:p>
          <w:p w:rsidR="00993917" w:rsidRPr="00404939" w:rsidRDefault="00993917" w:rsidP="00BA2222">
            <w:pPr>
              <w:rPr>
                <w:highlight w:val="yellow"/>
              </w:rPr>
            </w:pPr>
            <w:r w:rsidRPr="00404939">
              <w:rPr>
                <w:highlight w:val="yellow"/>
              </w:rPr>
              <w:t>year.2036=2036</w:t>
            </w:r>
          </w:p>
          <w:p w:rsidR="00993917" w:rsidRPr="00404939" w:rsidRDefault="00993917" w:rsidP="00BA2222">
            <w:pPr>
              <w:rPr>
                <w:highlight w:val="yellow"/>
              </w:rPr>
            </w:pPr>
            <w:r w:rsidRPr="00404939">
              <w:rPr>
                <w:highlight w:val="yellow"/>
              </w:rPr>
              <w:t>year.2035=2035</w:t>
            </w:r>
          </w:p>
          <w:p w:rsidR="00993917" w:rsidRPr="00404939" w:rsidRDefault="00993917" w:rsidP="00BA2222">
            <w:pPr>
              <w:rPr>
                <w:highlight w:val="yellow"/>
              </w:rPr>
            </w:pPr>
            <w:r w:rsidRPr="00404939">
              <w:rPr>
                <w:highlight w:val="yellow"/>
              </w:rPr>
              <w:t>year.2034=2034</w:t>
            </w:r>
          </w:p>
          <w:p w:rsidR="00993917" w:rsidRPr="00404939" w:rsidRDefault="00993917" w:rsidP="00BA2222">
            <w:pPr>
              <w:rPr>
                <w:highlight w:val="yellow"/>
              </w:rPr>
            </w:pPr>
            <w:r w:rsidRPr="00404939">
              <w:rPr>
                <w:highlight w:val="yellow"/>
              </w:rPr>
              <w:t>year.2033=2033</w:t>
            </w:r>
          </w:p>
          <w:p w:rsidR="00993917" w:rsidRPr="00404939" w:rsidRDefault="00993917" w:rsidP="00BA2222">
            <w:pPr>
              <w:rPr>
                <w:highlight w:val="yellow"/>
              </w:rPr>
            </w:pPr>
            <w:r w:rsidRPr="00404939">
              <w:rPr>
                <w:highlight w:val="yellow"/>
              </w:rPr>
              <w:t>year.2032=2032</w:t>
            </w:r>
          </w:p>
          <w:p w:rsidR="00993917" w:rsidRPr="00404939" w:rsidRDefault="00993917" w:rsidP="00BA2222">
            <w:pPr>
              <w:rPr>
                <w:highlight w:val="yellow"/>
              </w:rPr>
            </w:pPr>
            <w:r w:rsidRPr="00404939">
              <w:rPr>
                <w:highlight w:val="yellow"/>
              </w:rPr>
              <w:t>year.2031=2031</w:t>
            </w:r>
          </w:p>
          <w:p w:rsidR="00993917" w:rsidRPr="00404939" w:rsidRDefault="00993917" w:rsidP="00BA2222">
            <w:pPr>
              <w:rPr>
                <w:highlight w:val="yellow"/>
              </w:rPr>
            </w:pPr>
            <w:r w:rsidRPr="00404939">
              <w:rPr>
                <w:highlight w:val="yellow"/>
              </w:rPr>
              <w:t>year.2030=2030</w:t>
            </w:r>
          </w:p>
          <w:p w:rsidR="00993917" w:rsidRPr="00404939" w:rsidRDefault="00993917" w:rsidP="00BA2222">
            <w:pPr>
              <w:rPr>
                <w:highlight w:val="yellow"/>
              </w:rPr>
            </w:pPr>
            <w:r w:rsidRPr="00404939">
              <w:rPr>
                <w:highlight w:val="yellow"/>
              </w:rPr>
              <w:t>year.2029=2029</w:t>
            </w:r>
          </w:p>
          <w:p w:rsidR="00993917" w:rsidRPr="00404939" w:rsidRDefault="00993917" w:rsidP="00BA2222">
            <w:pPr>
              <w:rPr>
                <w:highlight w:val="yellow"/>
              </w:rPr>
            </w:pPr>
            <w:r w:rsidRPr="00404939">
              <w:rPr>
                <w:highlight w:val="yellow"/>
              </w:rPr>
              <w:t>year.2028=2028</w:t>
            </w:r>
          </w:p>
          <w:p w:rsidR="00993917" w:rsidRPr="00404939" w:rsidRDefault="00993917" w:rsidP="00BA2222">
            <w:pPr>
              <w:rPr>
                <w:highlight w:val="yellow"/>
              </w:rPr>
            </w:pPr>
            <w:r w:rsidRPr="00404939">
              <w:rPr>
                <w:highlight w:val="yellow"/>
              </w:rPr>
              <w:t>year.2027=2027</w:t>
            </w:r>
          </w:p>
          <w:p w:rsidR="00993917" w:rsidRPr="00404939" w:rsidRDefault="00993917" w:rsidP="00BA2222">
            <w:pPr>
              <w:rPr>
                <w:highlight w:val="yellow"/>
              </w:rPr>
            </w:pPr>
            <w:r w:rsidRPr="00404939">
              <w:rPr>
                <w:highlight w:val="yellow"/>
              </w:rPr>
              <w:t>year.2026=2026</w:t>
            </w:r>
          </w:p>
          <w:p w:rsidR="00993917" w:rsidRPr="00404939" w:rsidRDefault="00993917" w:rsidP="00BA2222">
            <w:pPr>
              <w:rPr>
                <w:highlight w:val="yellow"/>
              </w:rPr>
            </w:pPr>
            <w:r w:rsidRPr="00404939">
              <w:rPr>
                <w:highlight w:val="yellow"/>
              </w:rPr>
              <w:t>year.2025=2025</w:t>
            </w:r>
          </w:p>
          <w:p w:rsidR="00993917" w:rsidRPr="00404939" w:rsidRDefault="00993917" w:rsidP="00BA2222">
            <w:pPr>
              <w:rPr>
                <w:highlight w:val="yellow"/>
              </w:rPr>
            </w:pPr>
            <w:r w:rsidRPr="00404939">
              <w:rPr>
                <w:highlight w:val="yellow"/>
              </w:rPr>
              <w:t>year.2024=2024</w:t>
            </w:r>
          </w:p>
          <w:p w:rsidR="00993917" w:rsidRPr="00404939" w:rsidRDefault="00993917" w:rsidP="00BA2222">
            <w:pPr>
              <w:rPr>
                <w:highlight w:val="yellow"/>
              </w:rPr>
            </w:pPr>
            <w:r w:rsidRPr="00404939">
              <w:rPr>
                <w:highlight w:val="yellow"/>
              </w:rPr>
              <w:t>year.2023=2023</w:t>
            </w:r>
          </w:p>
          <w:p w:rsidR="00993917" w:rsidRDefault="00993917" w:rsidP="00BA2222">
            <w:r w:rsidRPr="00404939">
              <w:rPr>
                <w:highlight w:val="yellow"/>
              </w:rPr>
              <w:t>year.2022=2022</w:t>
            </w:r>
          </w:p>
        </w:tc>
      </w:tr>
    </w:tbl>
    <w:p w:rsidR="00993917" w:rsidRDefault="00993917" w:rsidP="00993917">
      <w:pPr>
        <w:pStyle w:val="ListParagraph"/>
        <w:numPr>
          <w:ilvl w:val="0"/>
          <w:numId w:val="58"/>
        </w:numPr>
      </w:pPr>
      <w:r>
        <w:t xml:space="preserve">Update the form.properties files for all the relevant countries. </w:t>
      </w:r>
    </w:p>
    <w:p w:rsidR="00993917" w:rsidRPr="00F9209B" w:rsidRDefault="00993917" w:rsidP="00993917">
      <w:pPr>
        <w:pStyle w:val="Heading5"/>
        <w:ind w:left="372" w:firstLine="708"/>
        <w:rPr>
          <w:rFonts w:asciiTheme="minorHAnsi" w:hAnsiTheme="minorHAnsi"/>
        </w:rPr>
      </w:pPr>
      <w:r w:rsidRPr="00F9209B">
        <w:rPr>
          <w:rFonts w:asciiTheme="minorHAnsi" w:hAnsiTheme="minorHAnsi"/>
        </w:rPr>
        <w:lastRenderedPageBreak/>
        <w:t>Update “Resources.ds”</w:t>
      </w:r>
    </w:p>
    <w:p w:rsidR="00993917" w:rsidRDefault="00993917" w:rsidP="00993917">
      <w:pPr>
        <w:pStyle w:val="ListParagraph"/>
        <w:numPr>
          <w:ilvl w:val="0"/>
          <w:numId w:val="58"/>
        </w:numPr>
        <w:spacing w:after="0" w:line="240" w:lineRule="auto"/>
        <w:jc w:val="both"/>
      </w:pPr>
      <w:r>
        <w:t xml:space="preserve">Add below code under Resource helper URL section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8C2DFE" w:rsidRDefault="00993917" w:rsidP="00BA2222">
            <w:r w:rsidRPr="008C2DFE">
              <w:t>rateLimiterReset            : URLUtils.url('RateLimiter-HideCaptcha').toString(),</w:t>
            </w:r>
          </w:p>
          <w:p w:rsidR="00993917" w:rsidRPr="00404939" w:rsidRDefault="00993917" w:rsidP="00BA2222">
            <w:pPr>
              <w:rPr>
                <w:highlight w:val="yellow"/>
              </w:rPr>
            </w:pPr>
            <w:r w:rsidRPr="00404939">
              <w:rPr>
                <w:highlight w:val="yellow"/>
              </w:rPr>
              <w:t xml:space="preserve">        csrffailed                  : URLUtils.url('CSRF-Failed').toString(),</w:t>
            </w:r>
          </w:p>
          <w:p w:rsidR="00993917" w:rsidRPr="00404939" w:rsidRDefault="00993917" w:rsidP="00BA2222">
            <w:pPr>
              <w:rPr>
                <w:highlight w:val="yellow"/>
              </w:rPr>
            </w:pPr>
            <w:r w:rsidRPr="00404939">
              <w:rPr>
                <w:highlight w:val="yellow"/>
              </w:rPr>
              <w:t xml:space="preserve">        apmLookUp </w:t>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URLUtils.https('Worldpay-APMLookupService').toString(),</w:t>
            </w:r>
          </w:p>
          <w:p w:rsidR="00993917" w:rsidRDefault="00993917" w:rsidP="00BA2222">
            <w:r w:rsidRPr="00404939">
              <w:rPr>
                <w:highlight w:val="yellow"/>
              </w:rPr>
              <w:tab/>
            </w:r>
            <w:r w:rsidRPr="00404939">
              <w:rPr>
                <w:highlight w:val="yellow"/>
              </w:rPr>
              <w:tab/>
              <w:t>loadPaymentMethods</w:t>
            </w:r>
            <w:r w:rsidRPr="00404939">
              <w:rPr>
                <w:highlight w:val="yellow"/>
              </w:rPr>
              <w:tab/>
            </w:r>
            <w:r w:rsidRPr="00404939">
              <w:rPr>
                <w:highlight w:val="yellow"/>
              </w:rPr>
              <w:tab/>
            </w:r>
            <w:r w:rsidRPr="00404939">
              <w:rPr>
                <w:highlight w:val="yellow"/>
              </w:rPr>
              <w:tab/>
              <w:t>: URLUtils.https('Worldpay-LoadPaymentMethods').toString()</w:t>
            </w:r>
          </w:p>
        </w:tc>
      </w:tr>
    </w:tbl>
    <w:p w:rsidR="00993917" w:rsidRDefault="00993917" w:rsidP="00993917">
      <w:pPr>
        <w:ind w:left="360"/>
      </w:pPr>
    </w:p>
    <w:p w:rsidR="00993917" w:rsidRDefault="00993917" w:rsidP="00993917">
      <w:pPr>
        <w:pStyle w:val="ListParagraph"/>
        <w:numPr>
          <w:ilvl w:val="0"/>
          <w:numId w:val="58"/>
        </w:numPr>
      </w:pPr>
      <w:r>
        <w:t xml:space="preserve">Replace CHECK_TLS with the below code. </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Pr="00381762" w:rsidRDefault="00993917" w:rsidP="00BA2222">
            <w:r w:rsidRPr="00381762">
              <w:t>ResourceHelper.getPreferences = function(pageContext) {</w:t>
            </w:r>
          </w:p>
          <w:p w:rsidR="00993917" w:rsidRPr="00381762" w:rsidRDefault="00993917" w:rsidP="00BA2222">
            <w:r w:rsidRPr="00381762">
              <w:t xml:space="preserve">    var cookieHintAsset = ContentMgr.getContent('cookie_hint');</w:t>
            </w:r>
          </w:p>
          <w:p w:rsidR="00993917" w:rsidRPr="00381762" w:rsidRDefault="00993917" w:rsidP="00BA2222">
            <w:r w:rsidRPr="00381762">
              <w:t xml:space="preserve">    var consentTrackingHintAsset = ContentMgr.getContent('consent_tracking_hint');</w:t>
            </w:r>
          </w:p>
          <w:p w:rsidR="00993917" w:rsidRPr="00381762" w:rsidRDefault="00993917" w:rsidP="00BA2222">
            <w:r w:rsidRPr="00381762">
              <w:t xml:space="preserve">    return {</w:t>
            </w:r>
          </w:p>
          <w:p w:rsidR="00993917" w:rsidRPr="00381762" w:rsidRDefault="00993917" w:rsidP="00BA2222">
            <w:r w:rsidRPr="00381762">
              <w:t xml:space="preserve">        LISTING_INFINITE_SCROLL: (Site.getCurrent().getCustomPreferenceValue('enableInfiniteScroll') ? true : false),</w:t>
            </w:r>
          </w:p>
          <w:p w:rsidR="00993917" w:rsidRPr="00381762" w:rsidRDefault="00993917" w:rsidP="00BA2222">
            <w:r w:rsidRPr="00381762">
              <w:t xml:space="preserve">        LISTING_REFINE_SORT: true,</w:t>
            </w:r>
          </w:p>
          <w:p w:rsidR="00993917" w:rsidRPr="00381762" w:rsidRDefault="00993917" w:rsidP="00BA2222">
            <w:r w:rsidRPr="00381762">
              <w:t xml:space="preserve">        STORE_PICKUP: Site.getCurrent().getCustomPreferenceValue('enableStorePickUp'),</w:t>
            </w:r>
          </w:p>
          <w:p w:rsidR="00993917" w:rsidRPr="00381762" w:rsidRDefault="00993917" w:rsidP="00BA2222">
            <w:r w:rsidRPr="00381762">
              <w:t xml:space="preserve">        COOKIE_HINT: (cookieHintAsset &amp;&amp; cookieHintAsset.online) || false,</w:t>
            </w:r>
          </w:p>
          <w:p w:rsidR="00993917" w:rsidRPr="00404939" w:rsidRDefault="00993917" w:rsidP="00BA2222">
            <w:pPr>
              <w:rPr>
                <w:highlight w:val="yellow"/>
              </w:rPr>
            </w:pPr>
            <w:r w:rsidRPr="00381762">
              <w:t xml:space="preserve">        CONSENT_TRACKING_HINT: (consentTrackingHintAsset &amp;&amp; consentTrackingHintAsset.online) || false</w:t>
            </w:r>
            <w:r w:rsidRPr="00404939">
              <w:rPr>
                <w:highlight w:val="yellow"/>
              </w:rPr>
              <w:t>,</w:t>
            </w:r>
          </w:p>
          <w:p w:rsidR="00993917" w:rsidRPr="00404939" w:rsidRDefault="00993917" w:rsidP="00BA2222">
            <w:pPr>
              <w:rPr>
                <w:highlight w:val="yellow"/>
              </w:rPr>
            </w:pPr>
            <w:r w:rsidRPr="00404939">
              <w:rPr>
                <w:highlight w:val="yellow"/>
              </w:rPr>
              <w:t xml:space="preserve">        CHECK_TLS: Site.getCurrent().getCustomPreferenceValue('checkTLS'),</w:t>
            </w:r>
          </w:p>
          <w:p w:rsidR="00993917" w:rsidRPr="00404939" w:rsidRDefault="00993917" w:rsidP="00BA2222">
            <w:pPr>
              <w:rPr>
                <w:highlight w:val="yellow"/>
              </w:rPr>
            </w:pPr>
            <w:r w:rsidRPr="00404939">
              <w:rPr>
                <w:highlight w:val="yellow"/>
              </w:rPr>
              <w:t xml:space="preserve">        WP_ENABLE_CLIENT_SIDE_ENCRYPTION : (dw.system.Site.getCurrent().getCustomPreferenceValue('WorldpayEnableClientSideEncryption') ? true : false),</w:t>
            </w:r>
          </w:p>
          <w:p w:rsidR="00993917" w:rsidRPr="00404939" w:rsidRDefault="00993917" w:rsidP="00BA2222">
            <w:pPr>
              <w:rPr>
                <w:highlight w:val="yellow"/>
              </w:rPr>
            </w:pPr>
            <w:r w:rsidRPr="00404939">
              <w:rPr>
                <w:highlight w:val="yellow"/>
              </w:rPr>
              <w:tab/>
            </w:r>
            <w:r w:rsidRPr="00404939">
              <w:rPr>
                <w:highlight w:val="yellow"/>
              </w:rPr>
              <w:tab/>
              <w:t>WP_CSE_PUBLIC_KEY :  dw.system.Site.getCurrent().getCustomPreferenceValue('WorldpayClientSideEncryptionPublicKey'),</w:t>
            </w:r>
          </w:p>
          <w:p w:rsidR="00993917" w:rsidRPr="00404939" w:rsidRDefault="00993917" w:rsidP="00BA2222">
            <w:pPr>
              <w:rPr>
                <w:highlight w:val="yellow"/>
              </w:rPr>
            </w:pPr>
            <w:r w:rsidRPr="00404939">
              <w:rPr>
                <w:highlight w:val="yellow"/>
              </w:rPr>
              <w:tab/>
            </w:r>
            <w:r w:rsidRPr="00404939">
              <w:rPr>
                <w:highlight w:val="yellow"/>
              </w:rPr>
              <w:tab/>
              <w:t>WP_DISABLE_CVV : dw.system.Site.getCurrent().getCustomPreferenceValue('WorldpayDisableCVV')</w:t>
            </w:r>
          </w:p>
          <w:p w:rsidR="00993917" w:rsidRPr="00404939" w:rsidRDefault="00993917" w:rsidP="00BA2222">
            <w:pPr>
              <w:rPr>
                <w:highlight w:val="yellow"/>
              </w:rPr>
            </w:pPr>
            <w:r w:rsidRPr="00404939">
              <w:rPr>
                <w:highlight w:val="yellow"/>
              </w:rPr>
              <w:t xml:space="preserve">        </w:t>
            </w:r>
          </w:p>
          <w:p w:rsidR="00993917" w:rsidRDefault="00993917" w:rsidP="00BA2222">
            <w:r w:rsidRPr="00404939">
              <w:rPr>
                <w:highlight w:val="yellow"/>
              </w:rPr>
              <w:t xml:space="preserve">    };</w:t>
            </w:r>
          </w:p>
        </w:tc>
      </w:tr>
    </w:tbl>
    <w:p w:rsidR="00993917" w:rsidRDefault="00993917" w:rsidP="00993917">
      <w:pPr>
        <w:pStyle w:val="ListParagraph"/>
        <w:numPr>
          <w:ilvl w:val="0"/>
          <w:numId w:val="58"/>
        </w:numPr>
      </w:pPr>
      <w:r>
        <w:t>Update the ConsentTrackingHintAsset with the below code snippet</w:t>
      </w:r>
    </w:p>
    <w:tbl>
      <w:tblPr>
        <w:tblStyle w:val="TableGrid"/>
        <w:tblW w:w="0" w:type="auto"/>
        <w:tblInd w:w="-5" w:type="dxa"/>
        <w:tblLook w:val="04A0" w:firstRow="1" w:lastRow="0" w:firstColumn="1" w:lastColumn="0" w:noHBand="0" w:noVBand="1"/>
      </w:tblPr>
      <w:tblGrid>
        <w:gridCol w:w="9741"/>
      </w:tblGrid>
      <w:tr w:rsidR="00993917" w:rsidTr="00BA2222">
        <w:tc>
          <w:tcPr>
            <w:tcW w:w="9741" w:type="dxa"/>
          </w:tcPr>
          <w:p w:rsidR="00993917" w:rsidRDefault="00993917" w:rsidP="00BA2222">
            <w:pPr>
              <w:ind w:left="1080"/>
            </w:pPr>
            <w:r>
              <w:t>ResourceHelper.getPreferences = function(pageContext) {</w:t>
            </w:r>
          </w:p>
          <w:p w:rsidR="00993917" w:rsidRDefault="00993917" w:rsidP="00BA2222">
            <w:pPr>
              <w:ind w:left="1080"/>
            </w:pPr>
            <w:r>
              <w:t xml:space="preserve">    var cookieHintAsset = ContentMgr.getContent('cookie_hint');</w:t>
            </w:r>
          </w:p>
          <w:p w:rsidR="00993917" w:rsidRDefault="00993917" w:rsidP="00BA2222">
            <w:pPr>
              <w:ind w:left="1080"/>
            </w:pPr>
            <w:r>
              <w:t xml:space="preserve">    </w:t>
            </w:r>
            <w:r w:rsidRPr="00404939">
              <w:rPr>
                <w:highlight w:val="yellow"/>
              </w:rPr>
              <w:t>var consentTrackingHintAsset = ContentMgr.getContent('consent_tracking_hint');</w:t>
            </w:r>
          </w:p>
        </w:tc>
      </w:tr>
    </w:tbl>
    <w:p w:rsidR="00993917" w:rsidRDefault="00993917" w:rsidP="00993917">
      <w:pPr>
        <w:pStyle w:val="ListParagraph"/>
        <w:ind w:left="1440"/>
      </w:pPr>
    </w:p>
    <w:p w:rsidR="00993917" w:rsidRPr="007B068B" w:rsidRDefault="00993917" w:rsidP="00222235">
      <w:pPr>
        <w:pStyle w:val="Heading3"/>
        <w:keepNext/>
        <w:keepLines/>
        <w:numPr>
          <w:ilvl w:val="2"/>
          <w:numId w:val="108"/>
        </w:numPr>
        <w:pBdr>
          <w:bottom w:val="none" w:sz="0" w:space="0" w:color="auto"/>
        </w:pBdr>
        <w:spacing w:line="276" w:lineRule="auto"/>
        <w:rPr>
          <w:i w:val="0"/>
          <w:sz w:val="24"/>
          <w:szCs w:val="24"/>
        </w:rPr>
      </w:pPr>
      <w:bookmarkStart w:id="354" w:name="_Toc413668772"/>
      <w:bookmarkStart w:id="355" w:name="_Toc479578019"/>
      <w:bookmarkStart w:id="356" w:name="_Toc8306067"/>
      <w:bookmarkStart w:id="357" w:name="_Toc18418324"/>
      <w:r w:rsidRPr="007B068B">
        <w:rPr>
          <w:i w:val="0"/>
          <w:sz w:val="24"/>
          <w:szCs w:val="24"/>
        </w:rPr>
        <w:t>APM Lookup Support</w:t>
      </w:r>
      <w:bookmarkEnd w:id="354"/>
      <w:bookmarkEnd w:id="355"/>
      <w:bookmarkEnd w:id="356"/>
      <w:bookmarkEnd w:id="357"/>
      <w:r w:rsidRPr="007B068B">
        <w:rPr>
          <w:i w:val="0"/>
          <w:sz w:val="24"/>
          <w:szCs w:val="24"/>
        </w:rPr>
        <w:t xml:space="preserve"> </w:t>
      </w:r>
    </w:p>
    <w:p w:rsidR="00993917" w:rsidRDefault="00993917" w:rsidP="00993917">
      <w:pPr>
        <w:pStyle w:val="Heading4"/>
      </w:pPr>
      <w:r>
        <w:t xml:space="preserve"> </w:t>
      </w:r>
      <w:r w:rsidRPr="00734A3A">
        <w:rPr>
          <w:rFonts w:asciiTheme="minorHAnsi" w:hAnsiTheme="minorHAnsi"/>
          <w:i w:val="0"/>
          <w:iCs w:val="0"/>
          <w:color w:val="548DD4" w:themeColor="text2" w:themeTint="99"/>
          <w:sz w:val="28"/>
          <w:szCs w:val="28"/>
        </w:rPr>
        <w:t>billing.js (compiled into app.js)</w:t>
      </w:r>
    </w:p>
    <w:p w:rsidR="00993917" w:rsidRDefault="00993917" w:rsidP="00993917">
      <w:pPr>
        <w:pStyle w:val="ListParagraph"/>
        <w:numPr>
          <w:ilvl w:val="0"/>
          <w:numId w:val="49"/>
        </w:numPr>
        <w:tabs>
          <w:tab w:val="left" w:pos="720"/>
        </w:tabs>
      </w:pPr>
      <w:r>
        <w:t xml:space="preserve">Replace existing </w:t>
      </w:r>
      <w:r w:rsidRPr="00334520">
        <w:rPr>
          <w:b/>
        </w:rPr>
        <w:t>function “setCCFields”</w:t>
      </w:r>
      <w:r>
        <w:t xml:space="preserve"> with below code snippet.</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tabs>
                <w:tab w:val="left" w:pos="720"/>
              </w:tabs>
              <w:ind w:left="360"/>
              <w:rPr>
                <w:sz w:val="20"/>
                <w:szCs w:val="20"/>
              </w:rPr>
            </w:pPr>
            <w:r w:rsidRPr="00404939">
              <w:rPr>
                <w:sz w:val="20"/>
                <w:szCs w:val="20"/>
              </w:rPr>
              <w:t>function setCCFields(data) {</w:t>
            </w:r>
          </w:p>
          <w:p w:rsidR="00993917" w:rsidRPr="00404939" w:rsidRDefault="00993917" w:rsidP="00BA2222">
            <w:pPr>
              <w:tabs>
                <w:tab w:val="left" w:pos="720"/>
              </w:tabs>
              <w:ind w:left="360"/>
              <w:rPr>
                <w:sz w:val="20"/>
                <w:szCs w:val="20"/>
                <w:highlight w:val="yellow"/>
              </w:rPr>
            </w:pPr>
            <w:r w:rsidRPr="00404939">
              <w:rPr>
                <w:sz w:val="20"/>
                <w:szCs w:val="20"/>
              </w:rPr>
              <w:tab/>
            </w:r>
            <w:r w:rsidRPr="00404939">
              <w:rPr>
                <w:sz w:val="20"/>
                <w:szCs w:val="20"/>
                <w:highlight w:val="yellow"/>
              </w:rPr>
              <w:t>var $selectPaymentMethod = $('.payment-method-options');</w:t>
            </w:r>
          </w:p>
          <w:p w:rsidR="00993917" w:rsidRPr="00404939" w:rsidRDefault="00993917" w:rsidP="00BA2222">
            <w:pPr>
              <w:tabs>
                <w:tab w:val="left" w:pos="720"/>
              </w:tabs>
              <w:ind w:left="360"/>
              <w:rPr>
                <w:sz w:val="20"/>
                <w:szCs w:val="20"/>
                <w:highlight w:val="yellow"/>
              </w:rPr>
            </w:pPr>
            <w:r w:rsidRPr="00404939">
              <w:rPr>
                <w:sz w:val="20"/>
                <w:szCs w:val="20"/>
                <w:highlight w:val="yellow"/>
              </w:rPr>
              <w:tab/>
              <w:t>var selectedPaymentMethod = $selectPaymentMethod.find(':checked').val();</w:t>
            </w:r>
          </w:p>
          <w:p w:rsidR="00993917" w:rsidRPr="00404939" w:rsidRDefault="00993917" w:rsidP="00BA2222">
            <w:pPr>
              <w:tabs>
                <w:tab w:val="left" w:pos="720"/>
              </w:tabs>
              <w:ind w:left="360"/>
              <w:rPr>
                <w:sz w:val="20"/>
                <w:szCs w:val="20"/>
              </w:rPr>
            </w:pPr>
            <w:r w:rsidRPr="00404939">
              <w:rPr>
                <w:sz w:val="20"/>
                <w:szCs w:val="20"/>
                <w:highlight w:val="yellow"/>
              </w:rPr>
              <w:tab/>
              <w:t>var $creditCard = $('[data-method="'+selectedPaymentMethod+'"]');</w:t>
            </w:r>
          </w:p>
          <w:p w:rsidR="00993917" w:rsidRPr="00404939" w:rsidRDefault="00993917" w:rsidP="00BA2222">
            <w:pPr>
              <w:tabs>
                <w:tab w:val="left" w:pos="720"/>
              </w:tabs>
              <w:ind w:left="360"/>
              <w:rPr>
                <w:sz w:val="20"/>
                <w:szCs w:val="20"/>
              </w:rPr>
            </w:pPr>
            <w:r w:rsidRPr="00404939">
              <w:rPr>
                <w:sz w:val="20"/>
                <w:szCs w:val="20"/>
              </w:rPr>
              <w:t xml:space="preserve">    $creditCard.find('input[name$="creditCard_owner"]').val(data.holder).trigger('change');</w:t>
            </w:r>
          </w:p>
          <w:p w:rsidR="00993917" w:rsidRPr="00404939" w:rsidRDefault="00993917" w:rsidP="00BA2222">
            <w:pPr>
              <w:tabs>
                <w:tab w:val="left" w:pos="720"/>
              </w:tabs>
              <w:ind w:left="360"/>
              <w:rPr>
                <w:sz w:val="20"/>
                <w:szCs w:val="20"/>
              </w:rPr>
            </w:pPr>
            <w:r w:rsidRPr="00404939">
              <w:rPr>
                <w:sz w:val="20"/>
                <w:szCs w:val="20"/>
              </w:rPr>
              <w:t xml:space="preserve">    $creditCard.find('select[name$="_type"]').val(data.type).trigger('change');</w:t>
            </w:r>
          </w:p>
          <w:p w:rsidR="00993917" w:rsidRPr="00404939" w:rsidRDefault="00993917" w:rsidP="00BA2222">
            <w:pPr>
              <w:tabs>
                <w:tab w:val="left" w:pos="720"/>
              </w:tabs>
              <w:ind w:left="360"/>
              <w:rPr>
                <w:sz w:val="20"/>
                <w:szCs w:val="20"/>
              </w:rPr>
            </w:pPr>
            <w:r w:rsidRPr="00404939">
              <w:rPr>
                <w:sz w:val="20"/>
                <w:szCs w:val="20"/>
              </w:rPr>
              <w:lastRenderedPageBreak/>
              <w:t xml:space="preserve">    $creditCard.find('input[name*="_creditCard_number"]').val(data.maskedNumber).trigger('change');</w:t>
            </w:r>
          </w:p>
          <w:p w:rsidR="00993917" w:rsidRPr="00404939" w:rsidRDefault="00993917" w:rsidP="00BA2222">
            <w:pPr>
              <w:tabs>
                <w:tab w:val="left" w:pos="720"/>
              </w:tabs>
              <w:ind w:left="360"/>
              <w:rPr>
                <w:sz w:val="20"/>
                <w:szCs w:val="20"/>
              </w:rPr>
            </w:pPr>
            <w:r w:rsidRPr="00404939">
              <w:rPr>
                <w:sz w:val="20"/>
                <w:szCs w:val="20"/>
              </w:rPr>
              <w:t xml:space="preserve">    $creditCard.find('[name$="_month"]').val(data.expirationMonth).trigger('change');</w:t>
            </w:r>
          </w:p>
          <w:p w:rsidR="00993917" w:rsidRPr="00404939" w:rsidRDefault="00993917" w:rsidP="00BA2222">
            <w:pPr>
              <w:tabs>
                <w:tab w:val="left" w:pos="720"/>
              </w:tabs>
              <w:ind w:left="360"/>
              <w:rPr>
                <w:sz w:val="20"/>
                <w:szCs w:val="20"/>
              </w:rPr>
            </w:pPr>
            <w:r w:rsidRPr="00404939">
              <w:rPr>
                <w:sz w:val="20"/>
                <w:szCs w:val="20"/>
              </w:rPr>
              <w:t xml:space="preserve">    $creditCard.find('[name$="_year"]').val(data.expirationYear).trigger('change');</w:t>
            </w:r>
          </w:p>
          <w:p w:rsidR="00993917" w:rsidRPr="00404939" w:rsidRDefault="00993917" w:rsidP="00BA2222">
            <w:pPr>
              <w:tabs>
                <w:tab w:val="left" w:pos="720"/>
              </w:tabs>
              <w:ind w:left="360"/>
              <w:rPr>
                <w:sz w:val="20"/>
                <w:szCs w:val="20"/>
                <w:highlight w:val="yellow"/>
              </w:rPr>
            </w:pPr>
            <w:r w:rsidRPr="00404939">
              <w:rPr>
                <w:sz w:val="20"/>
                <w:szCs w:val="20"/>
              </w:rPr>
              <w:tab/>
            </w:r>
            <w:r w:rsidRPr="00404939">
              <w:rPr>
                <w:sz w:val="20"/>
                <w:szCs w:val="20"/>
                <w:highlight w:val="yellow"/>
              </w:rPr>
              <w:t xml:space="preserve">if(selectedPaymentMethod &amp;&amp; selectedPaymentMethod == 'Worldpay'){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hide CVV</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(window.SitePreferences.WP_DISABLE_CVV)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$creditCard.find('input[name*="_cvn"]').removeClass('required');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$creditCard.find('div.cvn').hide();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$creditCard.find('input[name*="_cvn"]').addClass('required');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$creditCard.find('div.cvn').show();</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$creditCard.find('input[name$="creditCard_owner"]').prop('readonly', true);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$creditCard.find('select[name$="_type"]').attr("disabled", true);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$creditCard.find('input[name*="_creditCard_number"]').prop('readonly', true);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$creditCard.find('[name$="_month"]').attr("disabled", true);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$creditCard.find('[name$="_year"]').attr("disabled", true);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$creditCard.find('input[name$="_saveCard"]').val('false');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$creditCard.find('input[name$="_saveCard"]').removeProp('checked');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($('select[id$="_country"]').val() == "BR")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3917" w:rsidRPr="00404939" w:rsidRDefault="00993917" w:rsidP="00BA2222">
            <w:pPr>
              <w:tabs>
                <w:tab w:val="left" w:pos="720"/>
              </w:tabs>
              <w:ind w:left="360"/>
              <w:rPr>
                <w:sz w:val="20"/>
                <w:szCs w:val="20"/>
              </w:rPr>
            </w:pPr>
            <w:r w:rsidRPr="00404939">
              <w:rPr>
                <w:sz w:val="20"/>
                <w:szCs w:val="20"/>
                <w:highlight w:val="yellow"/>
              </w:rPr>
              <w:tab/>
            </w:r>
            <w:r w:rsidRPr="00404939">
              <w:rPr>
                <w:sz w:val="20"/>
                <w:szCs w:val="20"/>
                <w:highlight w:val="yellow"/>
              </w:rPr>
              <w:tab/>
              <w:t>}</w:t>
            </w:r>
          </w:p>
          <w:p w:rsidR="00993917" w:rsidRPr="00404939" w:rsidRDefault="00993917" w:rsidP="00BA2222">
            <w:pPr>
              <w:tabs>
                <w:tab w:val="left" w:pos="720"/>
              </w:tabs>
              <w:ind w:left="360"/>
              <w:rPr>
                <w:sz w:val="20"/>
                <w:szCs w:val="20"/>
                <w:highlight w:val="yellow"/>
              </w:rPr>
            </w:pPr>
            <w:r w:rsidRPr="00404939">
              <w:rPr>
                <w:sz w:val="20"/>
                <w:szCs w:val="20"/>
              </w:rPr>
              <w:tab/>
            </w:r>
            <w:r w:rsidRPr="00404939">
              <w:rPr>
                <w:sz w:val="20"/>
                <w:szCs w:val="20"/>
                <w:highlight w:val="yellow"/>
              </w:rPr>
              <w:t>}else{ // show CVV</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$creditCard.find('input[name*="_cvn"]').addClass('required');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$creditCard.find('input[name$="_cvn"]').val('').trigger('change');</w:t>
            </w:r>
            <w:r w:rsidRPr="00404939">
              <w:rPr>
                <w:sz w:val="20"/>
                <w:szCs w:val="20"/>
                <w:highlight w:val="yellow"/>
              </w:rPr>
              <w:tab/>
            </w:r>
          </w:p>
          <w:p w:rsidR="00993917" w:rsidRPr="00404939" w:rsidRDefault="00993917" w:rsidP="00BA2222">
            <w:pPr>
              <w:tabs>
                <w:tab w:val="left" w:pos="720"/>
              </w:tabs>
              <w:ind w:left="360"/>
              <w:rPr>
                <w:sz w:val="20"/>
                <w:szCs w:val="20"/>
              </w:rPr>
            </w:pPr>
            <w:r w:rsidRPr="00404939">
              <w:rPr>
                <w:sz w:val="20"/>
                <w:szCs w:val="20"/>
                <w:highlight w:val="yellow"/>
              </w:rPr>
              <w:tab/>
              <w:t>}</w:t>
            </w:r>
          </w:p>
          <w:p w:rsidR="00993917" w:rsidRDefault="00993917" w:rsidP="00BA2222">
            <w:r w:rsidRPr="00404939">
              <w:rPr>
                <w:sz w:val="20"/>
                <w:szCs w:val="20"/>
              </w:rPr>
              <w:t>}</w:t>
            </w:r>
          </w:p>
        </w:tc>
      </w:tr>
    </w:tbl>
    <w:p w:rsidR="00993917" w:rsidRDefault="00993917" w:rsidP="00993917">
      <w:pPr>
        <w:tabs>
          <w:tab w:val="left" w:pos="720"/>
        </w:tabs>
      </w:pPr>
    </w:p>
    <w:p w:rsidR="00993917" w:rsidRDefault="00993917" w:rsidP="00993917">
      <w:pPr>
        <w:pStyle w:val="ListParagraph"/>
        <w:numPr>
          <w:ilvl w:val="0"/>
          <w:numId w:val="49"/>
        </w:numPr>
        <w:tabs>
          <w:tab w:val="left" w:pos="720"/>
        </w:tabs>
      </w:pPr>
      <w:r>
        <w:t>Replace existing function “</w:t>
      </w:r>
      <w:r w:rsidRPr="00334520">
        <w:rPr>
          <w:b/>
        </w:rPr>
        <w:t>updatePaymentMethod</w:t>
      </w:r>
      <w:r>
        <w:t>” with below code snippet</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ind w:left="360"/>
            </w:pPr>
            <w:r>
              <w:t>function updatePaymentMethod(paymentMethodID) {</w:t>
            </w:r>
          </w:p>
          <w:p w:rsidR="00993917" w:rsidRPr="00404939" w:rsidRDefault="00993917" w:rsidP="00BA2222">
            <w:pPr>
              <w:ind w:left="360"/>
              <w:rPr>
                <w:highlight w:val="yellow"/>
              </w:rPr>
            </w:pPr>
            <w:r>
              <w:tab/>
            </w:r>
            <w:r w:rsidRPr="00404939">
              <w:rPr>
                <w:highlight w:val="yellow"/>
              </w:rPr>
              <w:t>$.ajax({</w:t>
            </w:r>
          </w:p>
          <w:p w:rsidR="00993917" w:rsidRPr="00404939" w:rsidRDefault="00993917" w:rsidP="00BA2222">
            <w:pPr>
              <w:ind w:left="360"/>
              <w:rPr>
                <w:highlight w:val="yellow"/>
              </w:rPr>
            </w:pPr>
            <w:r w:rsidRPr="00404939">
              <w:rPr>
                <w:highlight w:val="yellow"/>
              </w:rPr>
              <w:tab/>
            </w:r>
            <w:r w:rsidRPr="00404939">
              <w:rPr>
                <w:highlight w:val="yellow"/>
              </w:rPr>
              <w:tab/>
              <w:t>url:Urls.loadPaymentMethods,</w:t>
            </w:r>
          </w:p>
          <w:p w:rsidR="00993917" w:rsidRPr="00404939" w:rsidRDefault="00993917" w:rsidP="00BA2222">
            <w:pPr>
              <w:ind w:left="360"/>
              <w:rPr>
                <w:highlight w:val="yellow"/>
              </w:rPr>
            </w:pPr>
            <w:r w:rsidRPr="00404939">
              <w:rPr>
                <w:highlight w:val="yellow"/>
              </w:rPr>
              <w:tab/>
            </w:r>
            <w:r w:rsidRPr="00404939">
              <w:rPr>
                <w:highlight w:val="yellow"/>
              </w:rPr>
              <w:tab/>
              <w:t>type:"Post",</w:t>
            </w:r>
          </w:p>
          <w:p w:rsidR="00993917" w:rsidRPr="00404939" w:rsidRDefault="00993917" w:rsidP="00BA2222">
            <w:pPr>
              <w:ind w:left="360"/>
              <w:rPr>
                <w:highlight w:val="yellow"/>
              </w:rPr>
            </w:pPr>
            <w:r w:rsidRPr="00404939">
              <w:rPr>
                <w:highlight w:val="yellow"/>
              </w:rPr>
              <w:tab/>
            </w:r>
            <w:r w:rsidRPr="00404939">
              <w:rPr>
                <w:highlight w:val="yellow"/>
              </w:rPr>
              <w:tab/>
              <w:t>data:{"selectedPaymentMethodId":paymentMethodID},</w:t>
            </w:r>
          </w:p>
          <w:p w:rsidR="00993917" w:rsidRPr="00404939" w:rsidRDefault="00993917" w:rsidP="00BA2222">
            <w:pPr>
              <w:ind w:left="360"/>
              <w:rPr>
                <w:highlight w:val="yellow"/>
              </w:rPr>
            </w:pPr>
            <w:r w:rsidRPr="00404939">
              <w:rPr>
                <w:highlight w:val="yellow"/>
              </w:rPr>
              <w:tab/>
            </w:r>
            <w:r w:rsidRPr="00404939">
              <w:rPr>
                <w:highlight w:val="yellow"/>
              </w:rPr>
              <w:tab/>
              <w:t>success:function(response){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t>$(".payment-method-container").html(response);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t>if($('.payment-method-options').find(':checked').val()=='Worldpay' &amp;&amp; $('select[id$="_country"]', $form).val() == "BR"){</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$("#Payment_Brazil").hide();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t>// select credit card from list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t>$('.creditCardList').on('change', function ()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cardUUID = $(this).val();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 (!cardUUID)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$("#clearpaymentform").trigger('click');</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return;</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remove server side error</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$('.required.error').removeClass('error');</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$('.error-message').remove();</w:t>
            </w:r>
          </w:p>
          <w:p w:rsidR="00993917" w:rsidRPr="00404939" w:rsidRDefault="00993917" w:rsidP="00BA2222">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t>var selectedPaymentMethod = $('.payment-method-options').find(':checked').val();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if(selectedPaymentMethod=='Worldpay'){</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if(cardUUID!=""){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}else{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populateCreditCardForm(cardUUID);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$('[data-method="Worldpay"]');</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$creditCardSection.find('[name$="_cards"]').val('');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$form = $('.address');</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if(paymentMethodID == "Worldpay" &amp;&amp; countryCode =="BR"){</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if(paymentMethodID == "CREDIT_CARD" &amp;&amp; countryCode =="BR"){</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$('[data-method="CREDIT_CARD"]');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if(paymentMethodID=='Worldpay'){</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$creditCard.find('input[name$="_saveCard"]').val('false');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$creditCard.find('input[name$="_saveCard"]').removeProp('checked');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993917" w:rsidRPr="00404939" w:rsidRDefault="00993917" w:rsidP="00BA2222">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$form = $('.address');</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fieldForBrazil(paymentMethodID,countryCode);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select prefered credit card from list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$('#preferedCreditCardList').on('change', function (e)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$("#clearpaymentform").on('click',function(e){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$('#PaymentMethod_Worldpay');</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($('input#is-Worldpay').prop('checked'))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993917" w:rsidRPr="00404939" w:rsidRDefault="00993917" w:rsidP="00BA2222">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 = $('[data-method="CREDIT_CARD"]');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$creditCard.find('input[name$="_cvn"]').addClass('required');</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$creditCard.find('div.cvn').show();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(countryCode === 'BR') {</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993917" w:rsidRPr="00404939" w:rsidRDefault="00993917" w:rsidP="00BA2222">
            <w:pPr>
              <w:ind w:left="360"/>
              <w:rPr>
                <w:highlight w:val="yellow"/>
              </w:rPr>
            </w:pPr>
            <w:r w:rsidRPr="00404939">
              <w:rPr>
                <w:highlight w:val="yellow"/>
              </w:rPr>
              <w:tab/>
            </w:r>
            <w:r w:rsidRPr="00404939">
              <w:rPr>
                <w:highlight w:val="yellow"/>
              </w:rPr>
              <w:tab/>
            </w:r>
            <w:r w:rsidRPr="00404939">
              <w:rPr>
                <w:highlight w:val="yellow"/>
              </w:rPr>
              <w:tab/>
              <w:t>}</w:t>
            </w:r>
          </w:p>
          <w:p w:rsidR="00993917" w:rsidRDefault="00993917" w:rsidP="00BA2222">
            <w:pPr>
              <w:ind w:left="360"/>
            </w:pPr>
            <w:r w:rsidRPr="00404939">
              <w:rPr>
                <w:highlight w:val="yellow"/>
              </w:rPr>
              <w:tab/>
            </w:r>
            <w:r w:rsidRPr="00404939">
              <w:rPr>
                <w:highlight w:val="yellow"/>
              </w:rPr>
              <w:tab/>
              <w:t>});</w:t>
            </w:r>
          </w:p>
          <w:p w:rsidR="00993917" w:rsidRDefault="00993917" w:rsidP="00BA2222">
            <w:pPr>
              <w:ind w:left="360"/>
            </w:pPr>
            <w:r>
              <w:t xml:space="preserve">    $('input[name$="_selectedPaymentMethodID"]').removeAttr('checked');</w:t>
            </w:r>
          </w:p>
          <w:p w:rsidR="00993917" w:rsidRDefault="00993917" w:rsidP="00BA2222">
            <w:pPr>
              <w:ind w:left="360"/>
            </w:pPr>
            <w:r>
              <w:t xml:space="preserve">    $('input[value=' + paymentMethodID + ']').prop('checked', 'checked');</w:t>
            </w:r>
          </w:p>
          <w:p w:rsidR="00993917" w:rsidRDefault="00993917" w:rsidP="00BA2222">
            <w:pPr>
              <w:ind w:left="360"/>
            </w:pPr>
          </w:p>
          <w:p w:rsidR="00993917" w:rsidRDefault="00993917" w:rsidP="00BA2222">
            <w:pPr>
              <w:ind w:left="360"/>
            </w:pPr>
            <w:r>
              <w:t xml:space="preserve">  </w:t>
            </w:r>
            <w:r w:rsidRPr="00404939">
              <w:rPr>
                <w:highlight w:val="yellow"/>
              </w:rPr>
              <w:t>//formPrepare.validateForm();</w:t>
            </w:r>
          </w:p>
          <w:p w:rsidR="00993917" w:rsidRDefault="00993917" w:rsidP="00BA2222">
            <w:r>
              <w:t>}</w:t>
            </w:r>
          </w:p>
        </w:tc>
      </w:tr>
    </w:tbl>
    <w:p w:rsidR="00993917" w:rsidRDefault="00993917" w:rsidP="00993917">
      <w:pPr>
        <w:pStyle w:val="ListParagraph"/>
        <w:numPr>
          <w:ilvl w:val="0"/>
          <w:numId w:val="49"/>
        </w:numPr>
        <w:tabs>
          <w:tab w:val="left" w:pos="720"/>
        </w:tabs>
      </w:pPr>
      <w:r>
        <w:lastRenderedPageBreak/>
        <w:t xml:space="preserve">Add the below function </w:t>
      </w:r>
      <w:r w:rsidRPr="0033285D">
        <w:rPr>
          <w:b/>
        </w:rPr>
        <w:t>populateApmMethods</w:t>
      </w:r>
      <w:r>
        <w:t xml:space="preserve"> after function updatePaymentMethod.</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tabs>
                <w:tab w:val="left" w:pos="720"/>
              </w:tabs>
              <w:ind w:left="360"/>
              <w:rPr>
                <w:sz w:val="20"/>
                <w:szCs w:val="20"/>
                <w:highlight w:val="yellow"/>
              </w:rPr>
            </w:pPr>
            <w:r w:rsidRPr="00404939">
              <w:rPr>
                <w:sz w:val="20"/>
                <w:szCs w:val="20"/>
                <w:highlight w:val="yellow"/>
              </w:rPr>
              <w:t>function populateApmMethods() {</w:t>
            </w:r>
            <w:r w:rsidRPr="00404939">
              <w:rPr>
                <w:sz w:val="20"/>
                <w:szCs w:val="20"/>
                <w:highlight w:val="yellow"/>
              </w:rPr>
              <w:tab/>
            </w:r>
            <w:r w:rsidRPr="00404939">
              <w:rPr>
                <w:sz w:val="20"/>
                <w:szCs w:val="20"/>
                <w:highlight w:val="yellow"/>
              </w:rPr>
              <w:tab/>
            </w:r>
          </w:p>
          <w:p w:rsidR="00993917" w:rsidRPr="00404939" w:rsidRDefault="00993917" w:rsidP="00BA2222">
            <w:pPr>
              <w:tabs>
                <w:tab w:val="left" w:pos="720"/>
              </w:tabs>
              <w:ind w:left="360"/>
              <w:rPr>
                <w:sz w:val="20"/>
                <w:szCs w:val="20"/>
                <w:highlight w:val="yellow"/>
              </w:rPr>
            </w:pPr>
            <w:r w:rsidRPr="00404939">
              <w:rPr>
                <w:sz w:val="20"/>
                <w:szCs w:val="20"/>
                <w:highlight w:val="yellow"/>
              </w:rPr>
              <w:tab/>
              <w:t>// load APM details</w:t>
            </w:r>
          </w:p>
          <w:p w:rsidR="00993917" w:rsidRPr="00404939" w:rsidRDefault="00993917" w:rsidP="00BA2222">
            <w:pPr>
              <w:tabs>
                <w:tab w:val="left" w:pos="720"/>
              </w:tabs>
              <w:ind w:left="360"/>
              <w:rPr>
                <w:sz w:val="20"/>
                <w:szCs w:val="20"/>
                <w:highlight w:val="yellow"/>
              </w:rPr>
            </w:pPr>
            <w:r w:rsidRPr="00404939">
              <w:rPr>
                <w:sz w:val="20"/>
                <w:szCs w:val="20"/>
                <w:highlight w:val="yellow"/>
              </w:rPr>
              <w:tab/>
              <w:t>var countryCode = $('select[id$="_country"]').val();</w:t>
            </w:r>
          </w:p>
          <w:p w:rsidR="00993917" w:rsidRPr="00404939" w:rsidRDefault="00993917" w:rsidP="00BA2222">
            <w:pPr>
              <w:tabs>
                <w:tab w:val="left" w:pos="720"/>
              </w:tabs>
              <w:ind w:left="360"/>
              <w:rPr>
                <w:sz w:val="20"/>
                <w:szCs w:val="20"/>
                <w:highlight w:val="yellow"/>
              </w:rPr>
            </w:pPr>
            <w:r w:rsidRPr="00404939">
              <w:rPr>
                <w:sz w:val="20"/>
                <w:szCs w:val="20"/>
                <w:highlight w:val="yellow"/>
              </w:rPr>
              <w:tab/>
              <w:t>if(countryCode == undefined || countryCode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return;</w:t>
            </w:r>
            <w:r w:rsidRPr="00404939">
              <w:rPr>
                <w:sz w:val="20"/>
                <w:szCs w:val="20"/>
                <w:highlight w:val="yellow"/>
              </w:rPr>
              <w:tab/>
              <w:t>}</w:t>
            </w:r>
            <w:r w:rsidRPr="00404939">
              <w:rPr>
                <w:sz w:val="20"/>
                <w:szCs w:val="20"/>
                <w:highlight w:val="yellow"/>
              </w:rPr>
              <w:tab/>
            </w:r>
          </w:p>
          <w:p w:rsidR="00993917" w:rsidRPr="00404939" w:rsidRDefault="00993917" w:rsidP="00BA2222">
            <w:pPr>
              <w:tabs>
                <w:tab w:val="left" w:pos="720"/>
              </w:tabs>
              <w:ind w:left="360"/>
              <w:rPr>
                <w:sz w:val="20"/>
                <w:szCs w:val="20"/>
                <w:highlight w:val="yellow"/>
              </w:rPr>
            </w:pPr>
            <w:r w:rsidRPr="00404939">
              <w:rPr>
                <w:sz w:val="20"/>
                <w:szCs w:val="20"/>
                <w:highlight w:val="yellow"/>
              </w:rPr>
              <w:tab/>
              <w:t>var url = Urls.apmLookUp + '?billingCountry=' + countryCode;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p>
          <w:p w:rsidR="00993917" w:rsidRPr="00404939" w:rsidRDefault="00993917" w:rsidP="00BA2222">
            <w:pPr>
              <w:tabs>
                <w:tab w:val="left" w:pos="720"/>
              </w:tabs>
              <w:ind w:left="360"/>
              <w:rPr>
                <w:sz w:val="20"/>
                <w:szCs w:val="20"/>
                <w:highlight w:val="yellow"/>
              </w:rPr>
            </w:pPr>
            <w:r w:rsidRPr="00404939">
              <w:rPr>
                <w:sz w:val="20"/>
                <w:szCs w:val="20"/>
                <w:highlight w:val="yellow"/>
              </w:rPr>
              <w:tab/>
              <w:t>$.ajax({</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url: url,</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method: "POST",</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dataType:"html"</w:t>
            </w:r>
          </w:p>
          <w:p w:rsidR="00993917" w:rsidRPr="00404939" w:rsidRDefault="00993917" w:rsidP="00BA2222">
            <w:pPr>
              <w:tabs>
                <w:tab w:val="left" w:pos="720"/>
              </w:tabs>
              <w:ind w:left="360"/>
              <w:rPr>
                <w:sz w:val="20"/>
                <w:szCs w:val="20"/>
                <w:highlight w:val="yellow"/>
              </w:rPr>
            </w:pPr>
            <w:r w:rsidRPr="00404939">
              <w:rPr>
                <w:sz w:val="20"/>
                <w:szCs w:val="20"/>
                <w:highlight w:val="yellow"/>
              </w:rPr>
              <w:tab/>
              <w:t>}).done(function(data){</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result = new Array();</w:t>
            </w:r>
          </w:p>
          <w:p w:rsidR="00993917" w:rsidRPr="00404939" w:rsidRDefault="00993917" w:rsidP="00BA2222">
            <w:pPr>
              <w:tabs>
                <w:tab w:val="left" w:pos="720"/>
              </w:tabs>
              <w:ind w:left="360"/>
              <w:rPr>
                <w:sz w:val="20"/>
                <w:szCs w:val="20"/>
                <w:highlight w:val="yellow"/>
              </w:rPr>
            </w:pPr>
            <w:r w:rsidRPr="00404939">
              <w:rPr>
                <w:sz w:val="20"/>
                <w:szCs w:val="20"/>
                <w:highlight w:val="yellow"/>
              </w:rPr>
              <w:lastRenderedPageBreak/>
              <w:tab/>
            </w:r>
            <w:r w:rsidRPr="00404939">
              <w:rPr>
                <w:sz w:val="20"/>
                <w:szCs w:val="20"/>
                <w:highlight w:val="yellow"/>
              </w:rPr>
              <w:tab/>
              <w:t>var foundSelectedPaymentMethod = false;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selectedPaymentMethod = 'CREDIT_CARD';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paymentMethods=</w:t>
            </w:r>
            <w:r w:rsidRPr="00404939">
              <w:rPr>
                <w:sz w:val="20"/>
                <w:szCs w:val="20"/>
                <w:highlight w:val="yellow"/>
              </w:rPr>
              <w:tab/>
              <w:t>$(".payment-method-options");</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$(paymentMethods).replaceWith(data);</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($('.selectedPaymentMethodMiniSection').length&gt;0)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datapaymentmethodid = $('.selectedPaymentMethodMiniSection').attr('data-paymentmethodid');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if ($('.payment-method-options input[value='+datapaymentmethodid+']'))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foundSelectedPaymentMethod = true;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$('.payment-method-options input[value='+datapaymentmethodid+']').prop('checked', 'checked');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selectedPaymentMethod = datapaymentmethodid;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r w:rsidRPr="00404939">
              <w:rPr>
                <w:sz w:val="20"/>
                <w:szCs w:val="20"/>
                <w:highlight w:val="yellow"/>
              </w:rPr>
              <w:tab/>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(!foundSelectedPaymentMethod)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$('input[value=CREDIT_CARD]').prop('checked', 'checked');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updatePaymentMethod(selectedPaymentMethod);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993917" w:rsidRDefault="00993917" w:rsidP="00BA2222">
            <w:r w:rsidRPr="00404939">
              <w:rPr>
                <w:sz w:val="20"/>
                <w:szCs w:val="20"/>
                <w:highlight w:val="yellow"/>
              </w:rPr>
              <w:t>}</w:t>
            </w:r>
          </w:p>
        </w:tc>
      </w:tr>
    </w:tbl>
    <w:p w:rsidR="00993917" w:rsidRDefault="00993917" w:rsidP="00993917">
      <w:pPr>
        <w:tabs>
          <w:tab w:val="left" w:pos="720"/>
        </w:tabs>
        <w:ind w:left="720"/>
      </w:pPr>
    </w:p>
    <w:p w:rsidR="00993917" w:rsidRDefault="00993917" w:rsidP="00993917">
      <w:pPr>
        <w:pStyle w:val="ListParagraph"/>
        <w:numPr>
          <w:ilvl w:val="0"/>
          <w:numId w:val="49"/>
        </w:numPr>
        <w:tabs>
          <w:tab w:val="left" w:pos="720"/>
        </w:tabs>
      </w:pPr>
      <w:r w:rsidRPr="0033285D">
        <w:rPr>
          <w:b/>
        </w:rPr>
        <w:t>Remove</w:t>
      </w:r>
      <w:r>
        <w:rPr>
          <w:b/>
        </w:rPr>
        <w:t xml:space="preserve"> below</w:t>
      </w:r>
      <w:r w:rsidRPr="0033285D">
        <w:rPr>
          <w:b/>
        </w:rPr>
        <w:t xml:space="preserve"> </w:t>
      </w:r>
      <w:r>
        <w:rPr>
          <w:b/>
        </w:rPr>
        <w:t>function</w:t>
      </w:r>
      <w:r w:rsidRPr="0033285D">
        <w:rPr>
          <w:b/>
        </w:rPr>
        <w:t xml:space="preserve"> creditCardList'-&gt;onChange </w:t>
      </w:r>
      <w:r>
        <w:t xml:space="preserve">below inside the </w:t>
      </w:r>
      <w:r w:rsidRPr="0033285D">
        <w:rPr>
          <w:rFonts w:eastAsiaTheme="majorEastAsia" w:cstheme="majorBidi"/>
          <w:bCs/>
        </w:rPr>
        <w:t xml:space="preserve">exports.init </w:t>
      </w:r>
      <w:r>
        <w:rPr>
          <w:rFonts w:eastAsiaTheme="majorEastAsia" w:cstheme="majorBidi"/>
          <w:bCs/>
        </w:rPr>
        <w:t xml:space="preserve"> </w:t>
      </w:r>
    </w:p>
    <w:p w:rsidR="00993917" w:rsidRDefault="00993917" w:rsidP="00993917">
      <w:pPr>
        <w:tabs>
          <w:tab w:val="left" w:pos="720"/>
        </w:tabs>
        <w:ind w:left="720"/>
      </w:pPr>
      <w:r w:rsidRPr="00E92FEC">
        <w:t>$('#creditCardList').on('change', function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9C10BB" w:rsidRDefault="00993917" w:rsidP="00BA2222">
            <w:pPr>
              <w:tabs>
                <w:tab w:val="left" w:pos="720"/>
              </w:tabs>
              <w:rPr>
                <w:sz w:val="20"/>
                <w:szCs w:val="20"/>
              </w:rPr>
            </w:pPr>
            <w:r w:rsidRPr="009C10BB">
              <w:rPr>
                <w:sz w:val="20"/>
                <w:szCs w:val="20"/>
              </w:rPr>
              <w:t>// select credit card from list</w:t>
            </w:r>
          </w:p>
          <w:p w:rsidR="00993917" w:rsidRPr="00B33320" w:rsidRDefault="00993917" w:rsidP="00BA2222">
            <w:pPr>
              <w:tabs>
                <w:tab w:val="left" w:pos="720"/>
              </w:tabs>
              <w:rPr>
                <w:sz w:val="20"/>
                <w:szCs w:val="20"/>
              </w:rPr>
            </w:pPr>
            <w:r w:rsidRPr="00B33320">
              <w:rPr>
                <w:sz w:val="20"/>
                <w:szCs w:val="20"/>
              </w:rPr>
              <w:t>$('#creditCardList').on('change', function () {</w:t>
            </w:r>
          </w:p>
          <w:p w:rsidR="00993917" w:rsidRPr="00B33320" w:rsidRDefault="00993917" w:rsidP="00BA2222">
            <w:pPr>
              <w:tabs>
                <w:tab w:val="left" w:pos="720"/>
              </w:tabs>
              <w:rPr>
                <w:sz w:val="20"/>
                <w:szCs w:val="20"/>
              </w:rPr>
            </w:pPr>
            <w:r w:rsidRPr="00B33320">
              <w:rPr>
                <w:sz w:val="20"/>
                <w:szCs w:val="20"/>
              </w:rPr>
              <w:t xml:space="preserve">        var cardUUID = $(this).val();</w:t>
            </w:r>
          </w:p>
          <w:p w:rsidR="00993917" w:rsidRPr="00B33320" w:rsidRDefault="00993917" w:rsidP="00BA2222">
            <w:pPr>
              <w:tabs>
                <w:tab w:val="left" w:pos="720"/>
              </w:tabs>
              <w:rPr>
                <w:sz w:val="20"/>
                <w:szCs w:val="20"/>
              </w:rPr>
            </w:pPr>
            <w:r w:rsidRPr="00B33320">
              <w:rPr>
                <w:sz w:val="20"/>
                <w:szCs w:val="20"/>
              </w:rPr>
              <w:t xml:space="preserve">        if (!cardUUID) {return;}</w:t>
            </w:r>
          </w:p>
          <w:p w:rsidR="00993917" w:rsidRPr="00B33320" w:rsidRDefault="00993917" w:rsidP="00BA2222">
            <w:pPr>
              <w:tabs>
                <w:tab w:val="left" w:pos="720"/>
              </w:tabs>
              <w:rPr>
                <w:sz w:val="20"/>
                <w:szCs w:val="20"/>
              </w:rPr>
            </w:pPr>
            <w:r w:rsidRPr="00B33320">
              <w:rPr>
                <w:sz w:val="20"/>
                <w:szCs w:val="20"/>
              </w:rPr>
              <w:t xml:space="preserve">        populateCreditCardForm(cardUUID);</w:t>
            </w:r>
          </w:p>
          <w:p w:rsidR="00993917" w:rsidRPr="00B33320" w:rsidRDefault="00993917" w:rsidP="00BA2222">
            <w:pPr>
              <w:tabs>
                <w:tab w:val="left" w:pos="720"/>
              </w:tabs>
              <w:rPr>
                <w:sz w:val="20"/>
                <w:szCs w:val="20"/>
              </w:rPr>
            </w:pPr>
          </w:p>
          <w:p w:rsidR="00993917" w:rsidRPr="00B33320" w:rsidRDefault="00993917" w:rsidP="00BA2222">
            <w:pPr>
              <w:tabs>
                <w:tab w:val="left" w:pos="720"/>
              </w:tabs>
              <w:rPr>
                <w:sz w:val="20"/>
                <w:szCs w:val="20"/>
              </w:rPr>
            </w:pPr>
            <w:r w:rsidRPr="00B33320">
              <w:rPr>
                <w:sz w:val="20"/>
                <w:szCs w:val="20"/>
              </w:rPr>
              <w:t xml:space="preserve">        // remove server side error</w:t>
            </w:r>
          </w:p>
          <w:p w:rsidR="00993917" w:rsidRPr="00B33320" w:rsidRDefault="00993917" w:rsidP="00BA2222">
            <w:pPr>
              <w:tabs>
                <w:tab w:val="left" w:pos="720"/>
              </w:tabs>
              <w:rPr>
                <w:sz w:val="20"/>
                <w:szCs w:val="20"/>
              </w:rPr>
            </w:pPr>
            <w:r w:rsidRPr="00B33320">
              <w:rPr>
                <w:sz w:val="20"/>
                <w:szCs w:val="20"/>
              </w:rPr>
              <w:t xml:space="preserve">        $('.required.error').removeClass('error');</w:t>
            </w:r>
          </w:p>
          <w:p w:rsidR="00993917" w:rsidRDefault="00993917" w:rsidP="00BA2222">
            <w:pPr>
              <w:tabs>
                <w:tab w:val="left" w:pos="720"/>
              </w:tabs>
            </w:pPr>
            <w:r w:rsidRPr="00B33320">
              <w:rPr>
                <w:sz w:val="20"/>
                <w:szCs w:val="20"/>
              </w:rPr>
              <w:t xml:space="preserve">        $('.error-message').remove();</w:t>
            </w:r>
            <w:r w:rsidRPr="009C10BB">
              <w:rPr>
                <w:sz w:val="20"/>
                <w:szCs w:val="20"/>
                <w:highlight w:val="yellow"/>
              </w:rPr>
              <w:t xml:space="preserve"> </w:t>
            </w:r>
          </w:p>
        </w:tc>
      </w:tr>
    </w:tbl>
    <w:p w:rsidR="00993917" w:rsidRDefault="00993917" w:rsidP="00993917">
      <w:pPr>
        <w:tabs>
          <w:tab w:val="left" w:pos="720"/>
        </w:tabs>
      </w:pPr>
    </w:p>
    <w:p w:rsidR="00993917" w:rsidRDefault="00993917" w:rsidP="00993917">
      <w:pPr>
        <w:pStyle w:val="ListParagraph"/>
        <w:numPr>
          <w:ilvl w:val="0"/>
          <w:numId w:val="49"/>
        </w:numPr>
        <w:tabs>
          <w:tab w:val="left" w:pos="720"/>
        </w:tabs>
      </w:pPr>
      <w:r w:rsidRPr="0033285D">
        <w:rPr>
          <w:b/>
        </w:rPr>
        <w:t>Add new function</w:t>
      </w:r>
      <w:r>
        <w:t xml:space="preserve"> </w:t>
      </w:r>
      <w:r w:rsidRPr="0033285D">
        <w:rPr>
          <w:b/>
        </w:rPr>
        <w:t xml:space="preserve">checkoutForm-&gt;onsubmit </w:t>
      </w:r>
      <w:r>
        <w:t xml:space="preserve">after removal of above function. </w:t>
      </w:r>
      <w:r w:rsidRPr="0033285D">
        <w:rPr>
          <w:rFonts w:eastAsiaTheme="majorEastAsia" w:cstheme="majorBidi"/>
          <w:bCs/>
        </w:rPr>
        <w:t xml:space="preserve">This handles the client </w:t>
      </w:r>
      <w:r w:rsidRPr="00155ACD">
        <w:t>Side Encryption.</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tabs>
                <w:tab w:val="left" w:pos="720"/>
              </w:tabs>
              <w:ind w:left="360"/>
              <w:rPr>
                <w:sz w:val="20"/>
                <w:szCs w:val="20"/>
                <w:highlight w:val="yellow"/>
              </w:rPr>
            </w:pPr>
            <w:r w:rsidRPr="00404939">
              <w:rPr>
                <w:sz w:val="20"/>
                <w:szCs w:val="20"/>
                <w:highlight w:val="yellow"/>
              </w:rPr>
              <w:t>$checkoutForm.on('submit',function(e){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if($('.payment-method-options').find(':checked').val()=='CREDIT_CARD'){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$('[data-method="CREDIT_CARD"]');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 = {</w:t>
            </w:r>
          </w:p>
          <w:p w:rsidR="00993917" w:rsidRPr="00404939" w:rsidRDefault="00993917" w:rsidP="00BA2222">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cvc: $creditCard.find('input[name*="_cvn"]').val(),</w:t>
            </w:r>
          </w:p>
          <w:p w:rsidR="00993917" w:rsidRPr="00404939" w:rsidRDefault="00993917" w:rsidP="00BA2222">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cardHolderName: $creditCard.find('input[name$="creditCard_owner"]').val(),</w:t>
            </w:r>
          </w:p>
          <w:p w:rsidR="00993917" w:rsidRPr="00404939" w:rsidRDefault="00993917" w:rsidP="00BA2222">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cardNumber: $creditCard.find('input[name*="_creditCard_number"]').val(),</w:t>
            </w:r>
          </w:p>
          <w:p w:rsidR="00993917" w:rsidRPr="00404939" w:rsidRDefault="00993917" w:rsidP="00BA2222">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expiryMonth: $creditCard.find('[name$="_month"]').val() &lt; 10 ? '0'+$creditCard.find('[name$="_month"]').val():$creditCard.find('[name$="_month"]').val(),</w:t>
            </w:r>
          </w:p>
          <w:p w:rsidR="00993917" w:rsidRPr="00404939" w:rsidRDefault="00993917" w:rsidP="00BA2222">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expiryYear: $creditCard.find('[name$="_year"]').val(),</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p>
          <w:p w:rsidR="00993917" w:rsidRPr="00404939" w:rsidRDefault="00993917" w:rsidP="00BA2222">
            <w:pPr>
              <w:tabs>
                <w:tab w:val="left" w:pos="720"/>
              </w:tabs>
              <w:ind w:left="360"/>
              <w:rPr>
                <w:sz w:val="20"/>
                <w:szCs w:val="20"/>
                <w:highlight w:val="yellow"/>
              </w:rPr>
            </w:pPr>
            <w:r w:rsidRPr="00404939">
              <w:rPr>
                <w:sz w:val="20"/>
                <w:szCs w:val="20"/>
                <w:highlight w:val="yellow"/>
              </w:rPr>
              <w:lastRenderedPageBreak/>
              <w:tab/>
            </w:r>
            <w:r w:rsidRPr="00404939">
              <w:rPr>
                <w:sz w:val="20"/>
                <w:szCs w:val="20"/>
                <w:highlight w:val="yellow"/>
              </w:rPr>
              <w:tab/>
            </w:r>
            <w:r w:rsidRPr="00404939">
              <w:rPr>
                <w:sz w:val="20"/>
                <w:szCs w:val="20"/>
                <w:highlight w:val="yellow"/>
              </w:rPr>
              <w:tab/>
            </w:r>
            <w:r w:rsidRPr="00404939">
              <w:rPr>
                <w:sz w:val="20"/>
                <w:szCs w:val="20"/>
                <w:highlight w:val="yellow"/>
              </w:rPr>
              <w:tab/>
              <w:t>Worldpay.setPublicKey(window.SitePreferences.WP_CSE_PUBLIC_KEY);</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var encryptedData = Worldpay.encrypt(data, function(e){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console.log("Worldpay Client Side Encryption validation error "+e);</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if (encryptedData) {</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$creditCard.find('[name$="_encryptedData"]').val(encryptedData);</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if($('.payment-method-options').find(':checked').val()=='Worldpay'){</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$('[data-method="Worldpay"]');</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$creditCard.find('select[name$="_type"]').removeAttr("disabled");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$creditCard.find('[name$="_month"]').removeAttr("disabled");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$creditCard.find('[name$="_year"]').removeAttr("disabled");</w:t>
            </w:r>
          </w:p>
          <w:p w:rsidR="00993917" w:rsidRPr="00404939" w:rsidRDefault="00993917" w:rsidP="00BA2222">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p>
          <w:p w:rsidR="00993917" w:rsidRDefault="00993917" w:rsidP="00BA2222">
            <w:r w:rsidRPr="00404939">
              <w:rPr>
                <w:sz w:val="20"/>
                <w:szCs w:val="20"/>
              </w:rPr>
              <w:t xml:space="preserve">    });</w:t>
            </w:r>
          </w:p>
        </w:tc>
      </w:tr>
    </w:tbl>
    <w:p w:rsidR="00993917" w:rsidRDefault="00993917" w:rsidP="00993917">
      <w:pPr>
        <w:pStyle w:val="ListParagraph"/>
        <w:numPr>
          <w:ilvl w:val="0"/>
          <w:numId w:val="49"/>
        </w:numPr>
        <w:autoSpaceDE w:val="0"/>
        <w:autoSpaceDN w:val="0"/>
        <w:adjustRightInd w:val="0"/>
        <w:spacing w:after="0" w:line="240" w:lineRule="auto"/>
      </w:pPr>
      <w:r w:rsidRPr="00404939">
        <w:lastRenderedPageBreak/>
        <w:t>Replace the code line “var selectedPaymentMethod = $selectPaymentMethod.find(':checked').val(); “ with “var selectedPaymentMethod = $('.payment-method-options').find(':checked').val();”</w:t>
      </w:r>
      <w:r>
        <w:t xml:space="preserve"> in exports init function.</w:t>
      </w:r>
    </w:p>
    <w:p w:rsidR="00993917" w:rsidRDefault="00993917" w:rsidP="00993917">
      <w:pPr>
        <w:pStyle w:val="ListParagraph"/>
        <w:numPr>
          <w:ilvl w:val="0"/>
          <w:numId w:val="49"/>
        </w:numPr>
        <w:tabs>
          <w:tab w:val="left" w:pos="720"/>
        </w:tabs>
      </w:pPr>
      <w:r w:rsidRPr="0033285D">
        <w:rPr>
          <w:b/>
        </w:rPr>
        <w:t>Make a call to new function</w:t>
      </w:r>
      <w:r>
        <w:t xml:space="preserve"> </w:t>
      </w:r>
      <w:r w:rsidRPr="0033285D">
        <w:rPr>
          <w:b/>
        </w:rPr>
        <w:t>populateApmMethods</w:t>
      </w:r>
      <w:r>
        <w:t xml:space="preserve"> </w:t>
      </w:r>
      <w:r w:rsidRPr="0033285D">
        <w:rPr>
          <w:b/>
        </w:rPr>
        <w:t>on country change</w:t>
      </w:r>
      <w:r>
        <w:t xml:space="preserve"> inside function exports.init</w:t>
      </w:r>
      <w:r w:rsidRPr="00883D3B">
        <w:t xml:space="preserve"> </w:t>
      </w:r>
      <w:r>
        <w:t xml:space="preserve">and below </w:t>
      </w:r>
      <w:r w:rsidRPr="008836BB">
        <w:t xml:space="preserve">formPrepare.init({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tabs>
                <w:tab w:val="left" w:pos="720"/>
              </w:tabs>
              <w:ind w:left="360"/>
              <w:rPr>
                <w:sz w:val="18"/>
                <w:szCs w:val="18"/>
              </w:rPr>
            </w:pPr>
            <w:r w:rsidRPr="00404939">
              <w:rPr>
                <w:sz w:val="18"/>
                <w:szCs w:val="18"/>
                <w:highlight w:val="yellow"/>
              </w:rPr>
              <w:t>var selectedPaymentMethod = $('.payment-method-options').find(':checked').val();</w:t>
            </w:r>
          </w:p>
          <w:p w:rsidR="00993917" w:rsidRPr="00404939" w:rsidRDefault="00993917" w:rsidP="00BA2222">
            <w:pPr>
              <w:tabs>
                <w:tab w:val="left" w:pos="720"/>
              </w:tabs>
              <w:ind w:left="360"/>
              <w:rPr>
                <w:sz w:val="18"/>
                <w:szCs w:val="18"/>
              </w:rPr>
            </w:pPr>
          </w:p>
          <w:p w:rsidR="00993917" w:rsidRPr="00404939" w:rsidRDefault="00993917" w:rsidP="00BA2222">
            <w:pPr>
              <w:tabs>
                <w:tab w:val="left" w:pos="720"/>
              </w:tabs>
              <w:ind w:left="360"/>
              <w:rPr>
                <w:sz w:val="18"/>
                <w:szCs w:val="18"/>
                <w:highlight w:val="yellow"/>
              </w:rPr>
            </w:pPr>
            <w:r w:rsidRPr="00404939">
              <w:rPr>
                <w:sz w:val="18"/>
                <w:szCs w:val="18"/>
              </w:rPr>
              <w:t xml:space="preserve">    </w:t>
            </w:r>
            <w:r w:rsidRPr="00404939">
              <w:rPr>
                <w:sz w:val="18"/>
                <w:szCs w:val="18"/>
                <w:highlight w:val="yellow"/>
              </w:rPr>
              <w:t>formPrepare.init({</w:t>
            </w:r>
          </w:p>
          <w:p w:rsidR="00993917" w:rsidRPr="00404939" w:rsidRDefault="00993917" w:rsidP="00BA2222">
            <w:pPr>
              <w:tabs>
                <w:tab w:val="left" w:pos="720"/>
              </w:tabs>
              <w:ind w:left="360"/>
              <w:rPr>
                <w:sz w:val="18"/>
                <w:szCs w:val="18"/>
                <w:highlight w:val="yellow"/>
              </w:rPr>
            </w:pPr>
            <w:r w:rsidRPr="00404939">
              <w:rPr>
                <w:sz w:val="18"/>
                <w:szCs w:val="18"/>
                <w:highlight w:val="yellow"/>
              </w:rPr>
              <w:t xml:space="preserve">        formSelector: 'form[id$="billing"]',</w:t>
            </w:r>
          </w:p>
          <w:p w:rsidR="00993917" w:rsidRPr="00404939" w:rsidRDefault="00993917" w:rsidP="00BA2222">
            <w:pPr>
              <w:tabs>
                <w:tab w:val="left" w:pos="720"/>
              </w:tabs>
              <w:ind w:left="360"/>
              <w:rPr>
                <w:sz w:val="18"/>
                <w:szCs w:val="18"/>
                <w:highlight w:val="yellow"/>
              </w:rPr>
            </w:pPr>
            <w:r w:rsidRPr="00404939">
              <w:rPr>
                <w:sz w:val="18"/>
                <w:szCs w:val="18"/>
                <w:highlight w:val="yellow"/>
              </w:rPr>
              <w:t xml:space="preserve">        continueSelector: '[name$="billing_save"]'</w:t>
            </w:r>
          </w:p>
          <w:p w:rsidR="00993917" w:rsidRPr="00404939" w:rsidRDefault="00993917" w:rsidP="00BA2222">
            <w:pPr>
              <w:tabs>
                <w:tab w:val="left" w:pos="720"/>
              </w:tabs>
              <w:ind w:left="360"/>
              <w:rPr>
                <w:sz w:val="18"/>
                <w:szCs w:val="18"/>
                <w:highlight w:val="yellow"/>
              </w:rPr>
            </w:pPr>
            <w:r w:rsidRPr="00404939">
              <w:rPr>
                <w:sz w:val="18"/>
                <w:szCs w:val="18"/>
                <w:highlight w:val="yellow"/>
              </w:rPr>
              <w:t xml:space="preserve">    });</w:t>
            </w:r>
          </w:p>
          <w:p w:rsidR="00993917" w:rsidRPr="00404939" w:rsidRDefault="00993917" w:rsidP="00BA2222">
            <w:pPr>
              <w:tabs>
                <w:tab w:val="left" w:pos="720"/>
              </w:tabs>
              <w:ind w:left="360"/>
              <w:rPr>
                <w:sz w:val="18"/>
                <w:szCs w:val="18"/>
                <w:highlight w:val="yellow"/>
              </w:rPr>
            </w:pPr>
          </w:p>
          <w:p w:rsidR="00993917" w:rsidRPr="00404939" w:rsidRDefault="00993917" w:rsidP="00BA2222">
            <w:pPr>
              <w:tabs>
                <w:tab w:val="left" w:pos="720"/>
              </w:tabs>
              <w:ind w:left="360"/>
              <w:rPr>
                <w:sz w:val="18"/>
                <w:szCs w:val="18"/>
                <w:highlight w:val="yellow"/>
              </w:rPr>
            </w:pPr>
            <w:r w:rsidRPr="00404939">
              <w:rPr>
                <w:sz w:val="18"/>
                <w:szCs w:val="18"/>
                <w:highlight w:val="yellow"/>
              </w:rPr>
              <w:t xml:space="preserve">    var $countrySelector= $('select[name$="_country"]');</w:t>
            </w:r>
          </w:p>
          <w:p w:rsidR="00993917" w:rsidRPr="00404939" w:rsidRDefault="00993917" w:rsidP="00BA2222">
            <w:pPr>
              <w:tabs>
                <w:tab w:val="left" w:pos="720"/>
              </w:tabs>
              <w:ind w:left="360"/>
              <w:rPr>
                <w:sz w:val="18"/>
                <w:szCs w:val="18"/>
                <w:highlight w:val="yellow"/>
              </w:rPr>
            </w:pPr>
            <w:r w:rsidRPr="00404939">
              <w:rPr>
                <w:sz w:val="18"/>
                <w:szCs w:val="18"/>
                <w:highlight w:val="yellow"/>
              </w:rPr>
              <w:tab/>
              <w:t>$countrySelector.on('change',function(e){</w:t>
            </w:r>
          </w:p>
          <w:p w:rsidR="00993917" w:rsidRPr="00404939" w:rsidRDefault="00993917" w:rsidP="00BA2222">
            <w:pPr>
              <w:tabs>
                <w:tab w:val="left" w:pos="720"/>
              </w:tabs>
              <w:ind w:left="360"/>
              <w:rPr>
                <w:sz w:val="18"/>
                <w:szCs w:val="18"/>
                <w:highlight w:val="yellow"/>
              </w:rPr>
            </w:pPr>
            <w:r w:rsidRPr="00404939">
              <w:rPr>
                <w:sz w:val="18"/>
                <w:szCs w:val="18"/>
                <w:highlight w:val="yellow"/>
              </w:rPr>
              <w:tab/>
              <w:t>populateApmMethods();</w:t>
            </w:r>
          </w:p>
          <w:p w:rsidR="00993917" w:rsidRPr="00404939" w:rsidRDefault="00993917" w:rsidP="00BA2222">
            <w:pPr>
              <w:tabs>
                <w:tab w:val="left" w:pos="720"/>
              </w:tabs>
              <w:ind w:left="360"/>
              <w:rPr>
                <w:sz w:val="18"/>
                <w:szCs w:val="18"/>
                <w:highlight w:val="yellow"/>
              </w:rPr>
            </w:pPr>
            <w:r w:rsidRPr="00404939">
              <w:rPr>
                <w:sz w:val="18"/>
                <w:szCs w:val="18"/>
                <w:highlight w:val="yellow"/>
              </w:rPr>
              <w:tab/>
              <w:t>selectedPaymentMethod = $('.payment-method-options').find(':checked').val();</w:t>
            </w:r>
          </w:p>
          <w:p w:rsidR="00993917" w:rsidRPr="00404939" w:rsidRDefault="00993917" w:rsidP="00BA2222">
            <w:pPr>
              <w:tabs>
                <w:tab w:val="left" w:pos="720"/>
              </w:tabs>
              <w:ind w:left="360"/>
              <w:rPr>
                <w:sz w:val="18"/>
                <w:szCs w:val="18"/>
                <w:highlight w:val="yellow"/>
              </w:rPr>
            </w:pPr>
            <w:r w:rsidRPr="00404939">
              <w:rPr>
                <w:sz w:val="18"/>
                <w:szCs w:val="18"/>
                <w:highlight w:val="yellow"/>
              </w:rPr>
              <w:tab/>
              <w:t>var $form = $('.address');</w:t>
            </w:r>
          </w:p>
          <w:p w:rsidR="00993917" w:rsidRPr="00404939" w:rsidRDefault="00993917" w:rsidP="00BA2222">
            <w:pPr>
              <w:tabs>
                <w:tab w:val="left" w:pos="720"/>
              </w:tabs>
              <w:ind w:left="360"/>
              <w:rPr>
                <w:sz w:val="18"/>
                <w:szCs w:val="18"/>
                <w:highlight w:val="yellow"/>
              </w:rPr>
            </w:pPr>
            <w:r w:rsidRPr="00404939">
              <w:rPr>
                <w:sz w:val="18"/>
                <w:szCs w:val="18"/>
                <w:highlight w:val="yellow"/>
              </w:rPr>
              <w:tab/>
              <w:t>var countryCode = $('select[id$="_country"]', $form).val();</w:t>
            </w:r>
          </w:p>
          <w:p w:rsidR="00993917" w:rsidRPr="00404939" w:rsidRDefault="00993917" w:rsidP="00BA2222">
            <w:pPr>
              <w:tabs>
                <w:tab w:val="left" w:pos="720"/>
              </w:tabs>
              <w:ind w:left="360"/>
              <w:rPr>
                <w:sz w:val="18"/>
                <w:szCs w:val="18"/>
                <w:highlight w:val="yellow"/>
              </w:rPr>
            </w:pPr>
            <w:r w:rsidRPr="00404939">
              <w:rPr>
                <w:sz w:val="18"/>
                <w:szCs w:val="18"/>
                <w:highlight w:val="yellow"/>
              </w:rPr>
              <w:tab/>
              <w:t>fieldForBrazil((selectedPaymentMethod) ? selectedPaymentMethod : 'CREDIT_CARD',countryCode);</w:t>
            </w:r>
          </w:p>
          <w:p w:rsidR="00993917" w:rsidRPr="00404939" w:rsidRDefault="00993917" w:rsidP="00BA2222">
            <w:pPr>
              <w:tabs>
                <w:tab w:val="left" w:pos="720"/>
              </w:tabs>
              <w:ind w:left="360"/>
              <w:rPr>
                <w:sz w:val="18"/>
                <w:szCs w:val="18"/>
                <w:highlight w:val="yellow"/>
              </w:rPr>
            </w:pPr>
            <w:r w:rsidRPr="00404939">
              <w:rPr>
                <w:sz w:val="18"/>
                <w:szCs w:val="18"/>
                <w:highlight w:val="yellow"/>
              </w:rPr>
              <w:tab/>
              <w:t>//updatePaymentMethod((selectedPaymentMethod) ? selectedPaymentMethod : 'CREDIT_CARD');</w:t>
            </w:r>
          </w:p>
          <w:p w:rsidR="00993917" w:rsidRPr="00404939" w:rsidRDefault="00993917" w:rsidP="00BA2222">
            <w:pPr>
              <w:tabs>
                <w:tab w:val="left" w:pos="720"/>
              </w:tabs>
              <w:ind w:left="360"/>
              <w:rPr>
                <w:sz w:val="18"/>
                <w:szCs w:val="18"/>
                <w:highlight w:val="yellow"/>
              </w:rPr>
            </w:pPr>
            <w:r w:rsidRPr="00404939">
              <w:rPr>
                <w:sz w:val="18"/>
                <w:szCs w:val="18"/>
                <w:highlight w:val="yellow"/>
              </w:rPr>
              <w:tab/>
              <w:t>});</w:t>
            </w:r>
          </w:p>
          <w:p w:rsidR="00993917" w:rsidRPr="00404939" w:rsidRDefault="00993917" w:rsidP="00BA2222">
            <w:pPr>
              <w:tabs>
                <w:tab w:val="left" w:pos="720"/>
              </w:tabs>
              <w:ind w:left="360"/>
              <w:rPr>
                <w:sz w:val="18"/>
                <w:szCs w:val="18"/>
                <w:highlight w:val="yellow"/>
              </w:rPr>
            </w:pPr>
            <w:r w:rsidRPr="00404939">
              <w:rPr>
                <w:sz w:val="18"/>
                <w:szCs w:val="18"/>
                <w:highlight w:val="yellow"/>
              </w:rPr>
              <w:tab/>
              <w:t>populateApmMethods();</w:t>
            </w:r>
          </w:p>
          <w:p w:rsidR="00993917" w:rsidRPr="00404939" w:rsidRDefault="00993917" w:rsidP="00BA2222">
            <w:pPr>
              <w:tabs>
                <w:tab w:val="left" w:pos="720"/>
              </w:tabs>
              <w:ind w:left="360"/>
              <w:rPr>
                <w:sz w:val="18"/>
                <w:szCs w:val="18"/>
              </w:rPr>
            </w:pPr>
            <w:r w:rsidRPr="00404939">
              <w:rPr>
                <w:sz w:val="18"/>
                <w:szCs w:val="18"/>
                <w:highlight w:val="yellow"/>
              </w:rPr>
              <w:tab/>
              <w:t>selectedPaymentMethod = $('.payment-method-options').find(':checked').val();</w:t>
            </w:r>
          </w:p>
          <w:p w:rsidR="00993917" w:rsidRPr="00404939" w:rsidRDefault="00993917" w:rsidP="00BA2222">
            <w:pPr>
              <w:tabs>
                <w:tab w:val="left" w:pos="720"/>
              </w:tabs>
              <w:ind w:left="360"/>
              <w:rPr>
                <w:sz w:val="18"/>
                <w:szCs w:val="18"/>
              </w:rPr>
            </w:pPr>
            <w:r w:rsidRPr="00404939">
              <w:rPr>
                <w:sz w:val="18"/>
                <w:szCs w:val="18"/>
              </w:rPr>
              <w:tab/>
            </w:r>
          </w:p>
          <w:p w:rsidR="00993917" w:rsidRPr="00404939" w:rsidRDefault="00993917" w:rsidP="00BA2222">
            <w:pPr>
              <w:tabs>
                <w:tab w:val="left" w:pos="720"/>
              </w:tabs>
              <w:ind w:left="360"/>
              <w:rPr>
                <w:sz w:val="18"/>
                <w:szCs w:val="18"/>
              </w:rPr>
            </w:pPr>
            <w:r w:rsidRPr="00404939">
              <w:rPr>
                <w:sz w:val="18"/>
                <w:szCs w:val="18"/>
              </w:rPr>
              <w:t xml:space="preserve">    // default payment method to 'CREDIT_CARD'</w:t>
            </w:r>
          </w:p>
          <w:p w:rsidR="00993917" w:rsidRPr="00404939" w:rsidRDefault="00993917" w:rsidP="00BA2222">
            <w:pPr>
              <w:tabs>
                <w:tab w:val="left" w:pos="720"/>
              </w:tabs>
              <w:ind w:left="360"/>
              <w:rPr>
                <w:sz w:val="18"/>
                <w:szCs w:val="18"/>
                <w:highlight w:val="yellow"/>
              </w:rPr>
            </w:pPr>
            <w:r w:rsidRPr="00404939">
              <w:rPr>
                <w:sz w:val="18"/>
                <w:szCs w:val="18"/>
              </w:rPr>
              <w:t xml:space="preserve">    </w:t>
            </w:r>
            <w:r w:rsidRPr="00404939">
              <w:rPr>
                <w:sz w:val="18"/>
                <w:szCs w:val="18"/>
                <w:highlight w:val="yellow"/>
              </w:rPr>
              <w:t>//updatePaymentMethod((selectedPaymentMethod) ? selectedPaymentMethod : 'CREDIT_CARD');</w:t>
            </w:r>
          </w:p>
          <w:p w:rsidR="00993917" w:rsidRPr="00404939" w:rsidRDefault="00993917" w:rsidP="00BA2222">
            <w:pPr>
              <w:tabs>
                <w:tab w:val="left" w:pos="720"/>
              </w:tabs>
              <w:ind w:left="360"/>
              <w:rPr>
                <w:sz w:val="18"/>
                <w:szCs w:val="18"/>
              </w:rPr>
            </w:pPr>
            <w:r w:rsidRPr="00404939">
              <w:rPr>
                <w:sz w:val="18"/>
                <w:szCs w:val="18"/>
                <w:highlight w:val="yellow"/>
              </w:rPr>
              <w:t xml:space="preserve">    </w:t>
            </w:r>
            <w:r w:rsidRPr="000B353C">
              <w:rPr>
                <w:sz w:val="18"/>
                <w:szCs w:val="18"/>
                <w:highlight w:val="yellow"/>
              </w:rPr>
              <w:t>$checkoutForm.on('click', 'input[type="radio"][name$="_selectedPaymentMethodID"]', function(e){</w:t>
            </w:r>
          </w:p>
          <w:p w:rsidR="00993917" w:rsidRPr="00404939" w:rsidRDefault="00993917" w:rsidP="00BA2222">
            <w:pPr>
              <w:tabs>
                <w:tab w:val="left" w:pos="720"/>
              </w:tabs>
              <w:ind w:left="360"/>
              <w:rPr>
                <w:sz w:val="18"/>
                <w:szCs w:val="18"/>
              </w:rPr>
            </w:pPr>
            <w:r w:rsidRPr="00404939">
              <w:rPr>
                <w:sz w:val="18"/>
                <w:szCs w:val="18"/>
              </w:rPr>
              <w:t xml:space="preserve">        updatePaymentMethod($(this).val());</w:t>
            </w:r>
          </w:p>
          <w:p w:rsidR="00993917" w:rsidRDefault="00993917" w:rsidP="00BA2222">
            <w:r w:rsidRPr="00404939">
              <w:rPr>
                <w:sz w:val="18"/>
                <w:szCs w:val="18"/>
              </w:rPr>
              <w:t xml:space="preserve">    });</w:t>
            </w:r>
          </w:p>
        </w:tc>
      </w:tr>
    </w:tbl>
    <w:p w:rsidR="00993917" w:rsidRPr="007B068B" w:rsidRDefault="00993917" w:rsidP="00222235">
      <w:pPr>
        <w:pStyle w:val="Heading3"/>
        <w:keepNext/>
        <w:keepLines/>
        <w:numPr>
          <w:ilvl w:val="2"/>
          <w:numId w:val="108"/>
        </w:numPr>
        <w:pBdr>
          <w:bottom w:val="none" w:sz="0" w:space="0" w:color="auto"/>
        </w:pBdr>
        <w:spacing w:line="276" w:lineRule="auto"/>
        <w:ind w:left="1764"/>
        <w:rPr>
          <w:i w:val="0"/>
          <w:sz w:val="24"/>
          <w:szCs w:val="24"/>
        </w:rPr>
      </w:pPr>
      <w:bookmarkStart w:id="358" w:name="_Toc413668773"/>
      <w:bookmarkStart w:id="359" w:name="_Toc479578020"/>
      <w:bookmarkStart w:id="360" w:name="_Toc8306068"/>
      <w:bookmarkStart w:id="361" w:name="_Toc18418325"/>
      <w:r w:rsidRPr="007B068B">
        <w:rPr>
          <w:i w:val="0"/>
          <w:sz w:val="24"/>
          <w:szCs w:val="24"/>
        </w:rPr>
        <w:t>Brazil Integration</w:t>
      </w:r>
      <w:bookmarkEnd w:id="358"/>
      <w:bookmarkEnd w:id="359"/>
      <w:bookmarkEnd w:id="360"/>
      <w:bookmarkEnd w:id="361"/>
    </w:p>
    <w:p w:rsidR="00993917" w:rsidRPr="004534F1" w:rsidRDefault="00993917" w:rsidP="00993917">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 xml:space="preserve">creditcard.xml </w:t>
      </w:r>
      <w:r>
        <w:rPr>
          <w:rFonts w:asciiTheme="minorHAnsi" w:hAnsiTheme="minorHAnsi"/>
          <w:i w:val="0"/>
          <w:iCs w:val="0"/>
          <w:color w:val="548DD4" w:themeColor="text2" w:themeTint="99"/>
          <w:sz w:val="28"/>
          <w:szCs w:val="28"/>
        </w:rPr>
        <w:t>“</w:t>
      </w:r>
    </w:p>
    <w:p w:rsidR="00993917" w:rsidRDefault="00993917" w:rsidP="00993917">
      <w:pPr>
        <w:pStyle w:val="ListParagraph"/>
        <w:numPr>
          <w:ilvl w:val="0"/>
          <w:numId w:val="49"/>
        </w:numPr>
      </w:pPr>
      <w:r w:rsidRPr="00003EFE">
        <w:t>Add b</w:t>
      </w:r>
      <w:r>
        <w:t xml:space="preserve">elow code snippet in </w:t>
      </w:r>
      <w:r w:rsidRPr="00372425">
        <w:rPr>
          <w:b/>
        </w:rPr>
        <w:t xml:space="preserve">creditcard.xml </w:t>
      </w:r>
      <w:r w:rsidRPr="00A25EE4">
        <w:t>inside the form tag</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rPr>
                <w:sz w:val="20"/>
                <w:szCs w:val="20"/>
                <w:highlight w:val="yellow"/>
              </w:rPr>
            </w:pPr>
            <w:r w:rsidRPr="00404939">
              <w:rPr>
                <w:sz w:val="20"/>
                <w:szCs w:val="20"/>
                <w:highlight w:val="yellow"/>
              </w:rPr>
              <w:t xml:space="preserve">&lt;!-- field for CPF incase of Brazil --&gt; </w:t>
            </w:r>
          </w:p>
          <w:p w:rsidR="00993917" w:rsidRPr="00404939" w:rsidRDefault="00993917" w:rsidP="00BA2222">
            <w:pPr>
              <w:rPr>
                <w:sz w:val="20"/>
                <w:szCs w:val="20"/>
                <w:highlight w:val="yellow"/>
              </w:rPr>
            </w:pPr>
            <w:r w:rsidRPr="00404939">
              <w:rPr>
                <w:sz w:val="20"/>
                <w:szCs w:val="20"/>
                <w:highlight w:val="yellow"/>
              </w:rPr>
              <w:tab/>
              <w:t>&lt;field formid="cpf" label="label.cpf" type="string"  max-length="25" binding="CPFNumber" missing-error="creditcard.numbermissingerror" value-error="creditcard.numbervalueerror"/&gt;</w:t>
            </w:r>
          </w:p>
          <w:p w:rsidR="00993917" w:rsidRPr="00404939" w:rsidRDefault="00993917" w:rsidP="00BA2222">
            <w:pPr>
              <w:rPr>
                <w:sz w:val="20"/>
                <w:szCs w:val="20"/>
                <w:highlight w:val="yellow"/>
              </w:rPr>
            </w:pPr>
            <w:r w:rsidRPr="00404939">
              <w:rPr>
                <w:sz w:val="20"/>
                <w:szCs w:val="20"/>
                <w:highlight w:val="yellow"/>
              </w:rPr>
              <w:tab/>
            </w:r>
          </w:p>
          <w:p w:rsidR="00993917" w:rsidRPr="00404939" w:rsidRDefault="00993917" w:rsidP="00BA2222">
            <w:pPr>
              <w:rPr>
                <w:sz w:val="20"/>
                <w:szCs w:val="20"/>
                <w:highlight w:val="yellow"/>
              </w:rPr>
            </w:pPr>
            <w:r w:rsidRPr="00404939">
              <w:rPr>
                <w:sz w:val="20"/>
                <w:szCs w:val="20"/>
                <w:highlight w:val="yellow"/>
              </w:rPr>
              <w:tab/>
              <w:t>&lt;!-- field for Installments incase of brazil --&gt;</w:t>
            </w:r>
          </w:p>
          <w:p w:rsidR="00993917" w:rsidRPr="00404939" w:rsidRDefault="00993917" w:rsidP="00BA2222">
            <w:pPr>
              <w:rPr>
                <w:sz w:val="20"/>
                <w:szCs w:val="20"/>
                <w:highlight w:val="yellow"/>
              </w:rPr>
            </w:pPr>
            <w:r w:rsidRPr="00404939">
              <w:rPr>
                <w:sz w:val="20"/>
                <w:szCs w:val="20"/>
                <w:highlight w:val="yellow"/>
              </w:rPr>
              <w:lastRenderedPageBreak/>
              <w:tab/>
              <w:t>&lt;field formid="installments" label="label.installments" type="string"  max-length="2" binding="Installments" missing-error="creditcard.numbermissingerror" value-error="creditcard.numbervalueerror"/&gt;</w:t>
            </w:r>
          </w:p>
          <w:p w:rsidR="00993917" w:rsidRPr="00404939" w:rsidRDefault="00993917" w:rsidP="00BA2222">
            <w:pPr>
              <w:rPr>
                <w:sz w:val="20"/>
                <w:szCs w:val="20"/>
                <w:highlight w:val="yellow"/>
              </w:rPr>
            </w:pPr>
          </w:p>
          <w:p w:rsidR="00993917" w:rsidRDefault="00993917" w:rsidP="00BA2222">
            <w:r w:rsidRPr="00404939">
              <w:rPr>
                <w:sz w:val="20"/>
                <w:szCs w:val="20"/>
                <w:highlight w:val="yellow"/>
              </w:rPr>
              <w:tab/>
              <w:t>&lt;field formid="cards" type="string" mandatory="false" binding="cards"&gt;&lt;/field&gt;</w:t>
            </w:r>
          </w:p>
        </w:tc>
      </w:tr>
    </w:tbl>
    <w:p w:rsidR="00993917" w:rsidRDefault="00993917" w:rsidP="00993917">
      <w:pPr>
        <w:autoSpaceDE w:val="0"/>
        <w:autoSpaceDN w:val="0"/>
        <w:adjustRightInd w:val="0"/>
        <w:spacing w:after="0" w:line="240" w:lineRule="auto"/>
        <w:ind w:left="720"/>
      </w:pPr>
    </w:p>
    <w:p w:rsidR="00993917" w:rsidRDefault="00993917" w:rsidP="00993917">
      <w:r>
        <w:t>**The merchant need to ensure and provide validation and the max limit of the installments they want to support.</w:t>
      </w:r>
    </w:p>
    <w:p w:rsidR="00993917" w:rsidRPr="004534F1" w:rsidRDefault="00993917" w:rsidP="00993917">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billing.js</w:t>
      </w:r>
      <w:r>
        <w:rPr>
          <w:rFonts w:asciiTheme="minorHAnsi" w:hAnsiTheme="minorHAnsi"/>
          <w:i w:val="0"/>
          <w:iCs w:val="0"/>
          <w:color w:val="548DD4" w:themeColor="text2" w:themeTint="99"/>
          <w:sz w:val="28"/>
          <w:szCs w:val="28"/>
        </w:rPr>
        <w:t>”</w:t>
      </w:r>
      <w:r w:rsidRPr="004534F1">
        <w:rPr>
          <w:rFonts w:asciiTheme="minorHAnsi" w:hAnsiTheme="minorHAnsi"/>
          <w:i w:val="0"/>
          <w:iCs w:val="0"/>
          <w:color w:val="548DD4" w:themeColor="text2" w:themeTint="99"/>
          <w:sz w:val="28"/>
          <w:szCs w:val="28"/>
        </w:rPr>
        <w:t xml:space="preserve"> (compiled into app.js)</w:t>
      </w:r>
    </w:p>
    <w:p w:rsidR="00993917" w:rsidRDefault="00993917" w:rsidP="00993917">
      <w:r>
        <w:t xml:space="preserve">Add below code snippet to </w:t>
      </w:r>
      <w:r w:rsidRPr="00404939">
        <w:t>billing.js</w:t>
      </w:r>
      <w:r>
        <w:t xml:space="preserve"> for Brazil integration:</w:t>
      </w:r>
    </w:p>
    <w:p w:rsidR="00993917" w:rsidRDefault="00993917" w:rsidP="00993917">
      <w:pPr>
        <w:pStyle w:val="ListParagraph"/>
        <w:numPr>
          <w:ilvl w:val="0"/>
          <w:numId w:val="60"/>
        </w:numPr>
      </w:pPr>
      <w:r>
        <w:t xml:space="preserve">Add below function in billing.js after </w:t>
      </w:r>
      <w:r w:rsidRPr="00713939">
        <w:t>populateCreditCardForm</w:t>
      </w:r>
      <w:r>
        <w:t xml:space="preserve"> function and call this method on change of country code:</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ind w:left="360"/>
              <w:rPr>
                <w:sz w:val="20"/>
                <w:szCs w:val="20"/>
                <w:highlight w:val="yellow"/>
              </w:rPr>
            </w:pPr>
            <w:r w:rsidRPr="00404939">
              <w:rPr>
                <w:sz w:val="20"/>
                <w:szCs w:val="20"/>
                <w:highlight w:val="yellow"/>
              </w:rPr>
              <w:t>function fieldForBrazil(paymentMethodID,countryCode){</w:t>
            </w:r>
          </w:p>
          <w:p w:rsidR="00993917" w:rsidRPr="00404939" w:rsidRDefault="00993917" w:rsidP="00BA2222">
            <w:pPr>
              <w:ind w:left="360"/>
              <w:rPr>
                <w:sz w:val="20"/>
                <w:szCs w:val="20"/>
                <w:highlight w:val="yellow"/>
              </w:rPr>
            </w:pPr>
            <w:r w:rsidRPr="00404939">
              <w:rPr>
                <w:sz w:val="20"/>
                <w:szCs w:val="20"/>
                <w:highlight w:val="yellow"/>
              </w:rPr>
              <w:tab/>
              <w:t>if(countryCode =="BR"){</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t>if(paymentMethodID == "BOLETO-SSL"){</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t>} else if(paymentMethodID == "CREDIT_CARD"){</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t>} else if(paymentMethodID == "Worldpay"){</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$fieldsSection.find('input[name$="creditCard_cpf"]').removeClass('required');</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t>} else {</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$("#Payment_Brazil").hide();</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t>}</w:t>
            </w:r>
          </w:p>
          <w:p w:rsidR="00993917" w:rsidRPr="00404939" w:rsidRDefault="00993917" w:rsidP="00BA2222">
            <w:pPr>
              <w:ind w:left="360"/>
              <w:rPr>
                <w:sz w:val="20"/>
                <w:szCs w:val="20"/>
                <w:highlight w:val="yellow"/>
              </w:rPr>
            </w:pPr>
            <w:r w:rsidRPr="00404939">
              <w:rPr>
                <w:sz w:val="20"/>
                <w:szCs w:val="20"/>
                <w:highlight w:val="yellow"/>
              </w:rPr>
              <w:tab/>
              <w:t>}else{</w:t>
            </w:r>
          </w:p>
          <w:p w:rsidR="00993917" w:rsidRPr="00404939" w:rsidRDefault="00993917" w:rsidP="00BA2222">
            <w:pPr>
              <w:ind w:left="360"/>
              <w:rPr>
                <w:sz w:val="20"/>
                <w:szCs w:val="20"/>
                <w:highlight w:val="yellow"/>
              </w:rPr>
            </w:pPr>
            <w:r w:rsidRPr="00404939">
              <w:rPr>
                <w:sz w:val="20"/>
                <w:szCs w:val="20"/>
                <w:highlight w:val="yellow"/>
              </w:rPr>
              <w:tab/>
            </w:r>
            <w:r w:rsidRPr="00404939">
              <w:rPr>
                <w:sz w:val="20"/>
                <w:szCs w:val="20"/>
                <w:highlight w:val="yellow"/>
              </w:rPr>
              <w:tab/>
              <w:t>$("#Payment_Brazil").hide();</w:t>
            </w:r>
            <w:r w:rsidRPr="00404939">
              <w:rPr>
                <w:sz w:val="20"/>
                <w:szCs w:val="20"/>
                <w:highlight w:val="yellow"/>
              </w:rPr>
              <w:tab/>
            </w:r>
          </w:p>
          <w:p w:rsidR="00993917" w:rsidRPr="00404939" w:rsidRDefault="00993917" w:rsidP="00BA2222">
            <w:pPr>
              <w:ind w:left="360"/>
              <w:rPr>
                <w:sz w:val="20"/>
                <w:szCs w:val="20"/>
                <w:highlight w:val="yellow"/>
              </w:rPr>
            </w:pPr>
            <w:r w:rsidRPr="00404939">
              <w:rPr>
                <w:sz w:val="20"/>
                <w:szCs w:val="20"/>
                <w:highlight w:val="yellow"/>
              </w:rPr>
              <w:tab/>
              <w:t>}</w:t>
            </w:r>
            <w:r w:rsidRPr="00404939">
              <w:rPr>
                <w:sz w:val="20"/>
                <w:szCs w:val="20"/>
                <w:highlight w:val="yellow"/>
              </w:rPr>
              <w:tab/>
            </w:r>
          </w:p>
          <w:p w:rsidR="00993917" w:rsidRDefault="00993917" w:rsidP="00BA2222">
            <w:r w:rsidRPr="00404939">
              <w:rPr>
                <w:sz w:val="20"/>
                <w:szCs w:val="20"/>
                <w:highlight w:val="yellow"/>
              </w:rPr>
              <w:t>}</w:t>
            </w:r>
          </w:p>
        </w:tc>
      </w:tr>
    </w:tbl>
    <w:p w:rsidR="00993917" w:rsidRDefault="00993917" w:rsidP="00993917">
      <w:pPr>
        <w:autoSpaceDE w:val="0"/>
        <w:autoSpaceDN w:val="0"/>
        <w:adjustRightInd w:val="0"/>
        <w:spacing w:after="0" w:line="240" w:lineRule="auto"/>
      </w:pPr>
      <w:r>
        <w:t xml:space="preserve">      </w:t>
      </w:r>
      <w:r>
        <w:tab/>
      </w:r>
    </w:p>
    <w:p w:rsidR="00993917" w:rsidRDefault="00993917" w:rsidP="00993917">
      <w:pPr>
        <w:pStyle w:val="ListParagraph"/>
        <w:tabs>
          <w:tab w:val="left" w:pos="1230"/>
        </w:tabs>
      </w:pPr>
    </w:p>
    <w:p w:rsidR="00993917" w:rsidRPr="007B068B" w:rsidRDefault="00993917" w:rsidP="00222235">
      <w:pPr>
        <w:pStyle w:val="Heading3"/>
        <w:keepNext/>
        <w:keepLines/>
        <w:numPr>
          <w:ilvl w:val="2"/>
          <w:numId w:val="108"/>
        </w:numPr>
        <w:pBdr>
          <w:bottom w:val="none" w:sz="0" w:space="0" w:color="auto"/>
        </w:pBdr>
        <w:spacing w:line="276" w:lineRule="auto"/>
        <w:ind w:left="1764"/>
        <w:rPr>
          <w:i w:val="0"/>
          <w:sz w:val="24"/>
          <w:szCs w:val="24"/>
        </w:rPr>
      </w:pPr>
      <w:bookmarkStart w:id="362" w:name="_Toc413668774"/>
      <w:bookmarkStart w:id="363" w:name="_Toc479578021"/>
      <w:bookmarkStart w:id="364" w:name="_Toc8306069"/>
      <w:bookmarkStart w:id="365" w:name="_Toc18418326"/>
      <w:r w:rsidRPr="007B068B">
        <w:rPr>
          <w:i w:val="0"/>
          <w:sz w:val="24"/>
          <w:szCs w:val="24"/>
        </w:rPr>
        <w:t>Street Number Implementation</w:t>
      </w:r>
      <w:bookmarkEnd w:id="362"/>
      <w:bookmarkEnd w:id="363"/>
      <w:bookmarkEnd w:id="364"/>
      <w:bookmarkEnd w:id="365"/>
    </w:p>
    <w:p w:rsidR="00993917" w:rsidRDefault="00993917" w:rsidP="00993917">
      <w:pPr>
        <w:ind w:left="1080"/>
        <w:rPr>
          <w:rFonts w:ascii="Calibri" w:hAnsi="Calibri"/>
          <w:color w:val="393939"/>
          <w:sz w:val="21"/>
          <w:szCs w:val="21"/>
        </w:rPr>
      </w:pPr>
      <w:r>
        <w:rPr>
          <w:rFonts w:ascii="Calibri" w:hAnsi="Calibri"/>
          <w:color w:val="393939"/>
          <w:sz w:val="21"/>
          <w:szCs w:val="21"/>
        </w:rPr>
        <w:t>In order to supply the street number (in Worldpay documentation also referred as house number) for the redirect payment model, it is required to implement an appropriate parsing algorithm in the CreateRequestHelper.ds script file. Line number 83 and 145 contains the appropriate attribute that needs to be configured. The street number can appear for example in different configurations:</w:t>
      </w:r>
    </w:p>
    <w:p w:rsidR="00993917" w:rsidRDefault="00993917" w:rsidP="00993917">
      <w:pPr>
        <w:spacing w:line="240" w:lineRule="auto"/>
        <w:ind w:left="1080"/>
        <w:rPr>
          <w:rFonts w:ascii="Calibri" w:hAnsi="Calibri"/>
          <w:color w:val="393939"/>
          <w:sz w:val="21"/>
          <w:szCs w:val="21"/>
        </w:rPr>
      </w:pPr>
      <w:r>
        <w:rPr>
          <w:rFonts w:ascii="Calibri" w:hAnsi="Calibri"/>
          <w:color w:val="393939"/>
          <w:sz w:val="21"/>
          <w:szCs w:val="21"/>
        </w:rPr>
        <w:t>In front of the street name (USA, Canada)</w:t>
      </w:r>
    </w:p>
    <w:p w:rsidR="00993917" w:rsidRDefault="00993917" w:rsidP="00993917">
      <w:pPr>
        <w:spacing w:line="240" w:lineRule="auto"/>
        <w:ind w:left="1080"/>
        <w:rPr>
          <w:rFonts w:ascii="Calibri" w:hAnsi="Calibri"/>
          <w:color w:val="393939"/>
          <w:sz w:val="21"/>
          <w:szCs w:val="21"/>
        </w:rPr>
      </w:pPr>
      <w:r>
        <w:rPr>
          <w:rFonts w:ascii="Calibri" w:hAnsi="Calibri"/>
          <w:color w:val="393939"/>
          <w:sz w:val="21"/>
          <w:szCs w:val="21"/>
        </w:rPr>
        <w:lastRenderedPageBreak/>
        <w:t>After the street name (Europe)</w:t>
      </w:r>
    </w:p>
    <w:p w:rsidR="00993917" w:rsidRDefault="00993917" w:rsidP="00993917">
      <w:pPr>
        <w:spacing w:line="240" w:lineRule="auto"/>
        <w:ind w:left="1080"/>
        <w:rPr>
          <w:rFonts w:ascii="Calibri" w:hAnsi="Calibri"/>
          <w:color w:val="393939"/>
          <w:sz w:val="21"/>
          <w:szCs w:val="21"/>
        </w:rPr>
      </w:pPr>
      <w:r>
        <w:rPr>
          <w:rFonts w:ascii="Calibri" w:hAnsi="Calibri"/>
          <w:color w:val="393939"/>
          <w:sz w:val="21"/>
          <w:szCs w:val="21"/>
        </w:rPr>
        <w:t>As an extra field</w:t>
      </w:r>
    </w:p>
    <w:p w:rsidR="00993917" w:rsidRDefault="00993917" w:rsidP="00993917">
      <w:pPr>
        <w:ind w:left="1080"/>
        <w:rPr>
          <w:rFonts w:ascii="Calibri" w:hAnsi="Calibri"/>
          <w:color w:val="393939"/>
          <w:sz w:val="21"/>
          <w:szCs w:val="21"/>
        </w:rPr>
      </w:pPr>
      <w:r>
        <w:rPr>
          <w:rFonts w:ascii="Calibri" w:hAnsi="Calibri"/>
          <w:color w:val="393939"/>
          <w:sz w:val="21"/>
          <w:szCs w:val="21"/>
        </w:rPr>
        <w:t>Therefore, the appropriate parsing logic has to be implemented during installation and according to the used scenario. If this step is not taken, the customer will have to resupply the street number at the Worldpay payment page. For more information, please refer to the WorldPay documentation.</w:t>
      </w:r>
    </w:p>
    <w:p w:rsidR="00993917" w:rsidRPr="007B068B" w:rsidRDefault="00993917" w:rsidP="00222235">
      <w:pPr>
        <w:pStyle w:val="Heading3"/>
        <w:keepNext/>
        <w:keepLines/>
        <w:numPr>
          <w:ilvl w:val="2"/>
          <w:numId w:val="108"/>
        </w:numPr>
        <w:pBdr>
          <w:bottom w:val="none" w:sz="0" w:space="0" w:color="auto"/>
        </w:pBdr>
        <w:spacing w:line="276" w:lineRule="auto"/>
        <w:ind w:left="1764"/>
        <w:rPr>
          <w:i w:val="0"/>
          <w:sz w:val="24"/>
          <w:szCs w:val="24"/>
        </w:rPr>
      </w:pPr>
      <w:bookmarkStart w:id="366" w:name="_Toc479578022"/>
      <w:bookmarkStart w:id="367" w:name="_Toc8306070"/>
      <w:bookmarkStart w:id="368" w:name="_Toc18418327"/>
      <w:r w:rsidRPr="007B068B">
        <w:rPr>
          <w:i w:val="0"/>
          <w:sz w:val="24"/>
          <w:szCs w:val="24"/>
        </w:rPr>
        <w:t>Error Messaging</w:t>
      </w:r>
      <w:bookmarkEnd w:id="366"/>
      <w:bookmarkEnd w:id="367"/>
      <w:bookmarkEnd w:id="368"/>
      <w:r w:rsidRPr="007B068B">
        <w:rPr>
          <w:i w:val="0"/>
          <w:sz w:val="24"/>
          <w:szCs w:val="24"/>
        </w:rPr>
        <w:t xml:space="preserve"> </w:t>
      </w:r>
    </w:p>
    <w:p w:rsidR="00993917" w:rsidRDefault="00993917" w:rsidP="00993917">
      <w:pPr>
        <w:pStyle w:val="ListParagraph"/>
        <w:rPr>
          <w:rFonts w:asciiTheme="majorHAnsi" w:eastAsiaTheme="majorEastAsia" w:hAnsiTheme="majorHAnsi" w:cstheme="majorBidi"/>
          <w:b/>
          <w:bCs/>
          <w:i/>
          <w:iCs/>
        </w:rPr>
      </w:pPr>
      <w:r>
        <w:rPr>
          <w:rFonts w:ascii="Calibri" w:hAnsi="Calibri"/>
          <w:color w:val="393939"/>
          <w:sz w:val="21"/>
          <w:szCs w:val="21"/>
        </w:rPr>
        <w:t>In cartridge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993917" w:rsidRPr="007B068B" w:rsidRDefault="00993917" w:rsidP="00222235">
      <w:pPr>
        <w:pStyle w:val="Heading3"/>
        <w:keepNext/>
        <w:keepLines/>
        <w:numPr>
          <w:ilvl w:val="2"/>
          <w:numId w:val="108"/>
        </w:numPr>
        <w:pBdr>
          <w:bottom w:val="none" w:sz="0" w:space="0" w:color="auto"/>
        </w:pBdr>
        <w:spacing w:line="276" w:lineRule="auto"/>
        <w:ind w:left="1764"/>
        <w:rPr>
          <w:i w:val="0"/>
          <w:sz w:val="24"/>
          <w:szCs w:val="24"/>
        </w:rPr>
      </w:pPr>
      <w:bookmarkStart w:id="369" w:name="_Toc479578023"/>
      <w:bookmarkStart w:id="370" w:name="_Toc8306071"/>
      <w:bookmarkStart w:id="371" w:name="_Toc18418328"/>
      <w:r w:rsidRPr="007B068B">
        <w:rPr>
          <w:i w:val="0"/>
          <w:sz w:val="24"/>
          <w:szCs w:val="24"/>
        </w:rPr>
        <w:t>Client Side Encryption</w:t>
      </w:r>
      <w:bookmarkEnd w:id="369"/>
      <w:bookmarkEnd w:id="370"/>
      <w:bookmarkEnd w:id="371"/>
    </w:p>
    <w:p w:rsidR="00993917" w:rsidRPr="004534F1" w:rsidRDefault="00993917" w:rsidP="00993917">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pt_checkout.isml</w:t>
      </w:r>
      <w:r>
        <w:rPr>
          <w:rFonts w:asciiTheme="minorHAnsi" w:hAnsiTheme="minorHAnsi"/>
          <w:i w:val="0"/>
          <w:iCs w:val="0"/>
          <w:color w:val="548DD4" w:themeColor="text2" w:themeTint="99"/>
          <w:sz w:val="28"/>
          <w:szCs w:val="28"/>
        </w:rPr>
        <w:t>”</w:t>
      </w:r>
    </w:p>
    <w:p w:rsidR="00993917" w:rsidRDefault="00993917" w:rsidP="00993917">
      <w:r>
        <w:t>Add below code snippet to pt_checkout.isml  for Client Side Encryption before &lt;/head&gt; tag closing.</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Default="00993917" w:rsidP="00BA2222">
            <w:r>
              <w:t>&lt;iscomment&gt;Add template-specific header information here.&lt;/iscomment&gt;</w:t>
            </w:r>
          </w:p>
          <w:p w:rsidR="00993917" w:rsidRDefault="00993917" w:rsidP="00BA2222">
            <w:r>
              <w:tab/>
            </w:r>
          </w:p>
          <w:p w:rsidR="00993917" w:rsidRPr="00404939" w:rsidRDefault="00993917" w:rsidP="00BA2222">
            <w:pPr>
              <w:rPr>
                <w:highlight w:val="yellow"/>
              </w:rPr>
            </w:pPr>
            <w:r>
              <w:tab/>
            </w:r>
            <w:r w:rsidRPr="00404939">
              <w:rPr>
                <w:highlight w:val="yellow"/>
              </w:rPr>
              <w:t xml:space="preserve">&lt;isif condition="${dw.system.Site.getCurrent().getCustomPreferenceValue('WorldpayEnableClientSideEncryption')}"&gt; </w:t>
            </w:r>
          </w:p>
          <w:p w:rsidR="00993917" w:rsidRPr="00404939" w:rsidRDefault="00993917" w:rsidP="00BA2222">
            <w:pPr>
              <w:rPr>
                <w:highlight w:val="yellow"/>
              </w:rPr>
            </w:pPr>
            <w:r w:rsidRPr="00404939">
              <w:rPr>
                <w:highlight w:val="yellow"/>
              </w:rPr>
              <w:tab/>
            </w:r>
            <w:r w:rsidRPr="00404939">
              <w:rPr>
                <w:highlight w:val="yellow"/>
              </w:rPr>
              <w:tab/>
              <w:t>&lt;script src="https://payments.worldpay.com/resources/cse/js/worldpay-cse-1.0.1.min.js"&gt;&lt;/script&gt;</w:t>
            </w:r>
          </w:p>
          <w:p w:rsidR="00993917" w:rsidRDefault="00993917" w:rsidP="00BA2222">
            <w:r w:rsidRPr="00404939">
              <w:rPr>
                <w:highlight w:val="yellow"/>
              </w:rPr>
              <w:tab/>
              <w:t>&lt;/isif&gt;</w:t>
            </w:r>
            <w:r>
              <w:tab/>
            </w:r>
          </w:p>
          <w:p w:rsidR="00993917" w:rsidRDefault="00993917" w:rsidP="00BA2222"/>
        </w:tc>
      </w:tr>
    </w:tbl>
    <w:p w:rsidR="00993917" w:rsidRDefault="00993917" w:rsidP="00993917"/>
    <w:p w:rsidR="00993917" w:rsidRPr="004534F1" w:rsidRDefault="00993917" w:rsidP="00993917">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“c</w:t>
      </w:r>
      <w:r w:rsidRPr="004534F1">
        <w:rPr>
          <w:rFonts w:asciiTheme="minorHAnsi" w:hAnsiTheme="minorHAnsi"/>
          <w:i w:val="0"/>
          <w:iCs w:val="0"/>
          <w:color w:val="548DD4" w:themeColor="text2" w:themeTint="99"/>
          <w:sz w:val="28"/>
          <w:szCs w:val="28"/>
        </w:rPr>
        <w:t>reditcard.xml</w:t>
      </w:r>
      <w:r>
        <w:rPr>
          <w:rFonts w:asciiTheme="minorHAnsi" w:hAnsiTheme="minorHAnsi"/>
          <w:i w:val="0"/>
          <w:iCs w:val="0"/>
          <w:color w:val="548DD4" w:themeColor="text2" w:themeTint="99"/>
          <w:sz w:val="28"/>
          <w:szCs w:val="28"/>
        </w:rPr>
        <w:t>”</w:t>
      </w:r>
    </w:p>
    <w:p w:rsidR="00993917" w:rsidRDefault="00993917" w:rsidP="00993917">
      <w:pPr>
        <w:pStyle w:val="ListParagraph"/>
        <w:numPr>
          <w:ilvl w:val="0"/>
          <w:numId w:val="60"/>
        </w:numPr>
      </w:pPr>
      <w:r>
        <w:t>Add the below code snippet in creditcard</w:t>
      </w:r>
      <w:r w:rsidRPr="001F7CF4">
        <w:t>.xml</w:t>
      </w:r>
      <w:r>
        <w:t xml:space="preserve"> inside form tag</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autoSpaceDE w:val="0"/>
              <w:autoSpaceDN w:val="0"/>
              <w:adjustRightInd w:val="0"/>
              <w:rPr>
                <w:highlight w:val="yellow"/>
              </w:rPr>
            </w:pPr>
            <w:r w:rsidRPr="00404939">
              <w:rPr>
                <w:highlight w:val="yellow"/>
              </w:rPr>
              <w:t>&lt;!-- field for credit card encrypted data --&gt;</w:t>
            </w:r>
          </w:p>
          <w:p w:rsidR="00993917" w:rsidRDefault="00993917" w:rsidP="00BA2222">
            <w:pPr>
              <w:autoSpaceDE w:val="0"/>
              <w:autoSpaceDN w:val="0"/>
              <w:adjustRightInd w:val="0"/>
            </w:pPr>
            <w:r w:rsidRPr="00404939">
              <w:rPr>
                <w:highlight w:val="yellow"/>
              </w:rPr>
              <w:tab/>
              <w:t>&lt;field formid="encryptedData"  type="string" mandatory="false" /&gt;</w:t>
            </w:r>
          </w:p>
        </w:tc>
      </w:tr>
    </w:tbl>
    <w:p w:rsidR="00993917" w:rsidRDefault="00993917" w:rsidP="00993917">
      <w:pPr>
        <w:autoSpaceDE w:val="0"/>
        <w:autoSpaceDN w:val="0"/>
        <w:adjustRightInd w:val="0"/>
        <w:spacing w:after="0" w:line="240" w:lineRule="auto"/>
      </w:pPr>
      <w:r w:rsidRPr="00F50476">
        <w:t xml:space="preserve">   </w:t>
      </w:r>
    </w:p>
    <w:p w:rsidR="00993917" w:rsidRDefault="00993917" w:rsidP="00993917">
      <w:pPr>
        <w:autoSpaceDE w:val="0"/>
        <w:autoSpaceDN w:val="0"/>
        <w:adjustRightInd w:val="0"/>
        <w:spacing w:after="0" w:line="240" w:lineRule="auto"/>
      </w:pPr>
      <w:r>
        <w:t>Make CVN field as non mandatory</w:t>
      </w:r>
      <w:r w:rsidRPr="00F50476">
        <w:tab/>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Default="00993917" w:rsidP="00BA2222">
            <w:pPr>
              <w:rPr>
                <w:noProof/>
              </w:rPr>
            </w:pPr>
            <w:r>
              <w:rPr>
                <w:noProof/>
              </w:rPr>
              <w:t>&lt;!-- field for credit card security code --&gt;</w:t>
            </w:r>
          </w:p>
          <w:p w:rsidR="00993917" w:rsidRDefault="00993917" w:rsidP="00BA2222">
            <w:pPr>
              <w:rPr>
                <w:noProof/>
              </w:rPr>
            </w:pPr>
            <w:r>
              <w:rPr>
                <w:noProof/>
              </w:rPr>
              <w:t xml:space="preserve">    &lt;field formid="cvn" label="creditcard.cvnlabel" type="string" mandatory="true" masked="0"</w:t>
            </w:r>
          </w:p>
          <w:p w:rsidR="00993917" w:rsidRDefault="00993917" w:rsidP="00BA2222">
            <w:pPr>
              <w:rPr>
                <w:noProof/>
              </w:rPr>
            </w:pPr>
            <w:r>
              <w:rPr>
                <w:noProof/>
              </w:rPr>
              <w:t xml:space="preserve">     </w:t>
            </w:r>
            <w:r>
              <w:rPr>
                <w:noProof/>
              </w:rPr>
              <w:tab/>
              <w:t>missing-error="creditcard.cvnmissingerror" value-error="creditcard.cvnrangeerror"/&gt;</w:t>
            </w:r>
          </w:p>
        </w:tc>
      </w:tr>
    </w:tbl>
    <w:p w:rsidR="00993917" w:rsidRDefault="00993917" w:rsidP="00993917">
      <w:pPr>
        <w:rPr>
          <w:noProof/>
        </w:rPr>
      </w:pPr>
    </w:p>
    <w:p w:rsidR="00993917" w:rsidRDefault="00993917" w:rsidP="00993917">
      <w:pPr>
        <w:pStyle w:val="ListParagraph"/>
        <w:numPr>
          <w:ilvl w:val="0"/>
          <w:numId w:val="60"/>
        </w:numPr>
        <w:rPr>
          <w:noProof/>
        </w:rPr>
      </w:pPr>
      <w:r>
        <w:rPr>
          <w:noProof/>
        </w:rPr>
        <w:t xml:space="preserve">Add the below snippet in creditcard.xml </w:t>
      </w:r>
    </w:p>
    <w:tbl>
      <w:tblPr>
        <w:tblStyle w:val="TableGrid"/>
        <w:tblW w:w="0" w:type="auto"/>
        <w:tblInd w:w="-5" w:type="dxa"/>
        <w:tblLook w:val="04A0" w:firstRow="1" w:lastRow="0" w:firstColumn="1" w:lastColumn="0" w:noHBand="0" w:noVBand="1"/>
      </w:tblPr>
      <w:tblGrid>
        <w:gridCol w:w="9741"/>
      </w:tblGrid>
      <w:tr w:rsidR="00993917" w:rsidTr="00BA2222">
        <w:tc>
          <w:tcPr>
            <w:tcW w:w="9741" w:type="dxa"/>
          </w:tcPr>
          <w:p w:rsidR="00993917" w:rsidRDefault="00993917" w:rsidP="00BA2222">
            <w:pPr>
              <w:pStyle w:val="ListParagraph"/>
              <w:ind w:left="0"/>
              <w:rPr>
                <w:noProof/>
              </w:rPr>
            </w:pPr>
            <w:r w:rsidRPr="00404939">
              <w:rPr>
                <w:noProof/>
                <w:highlight w:val="yellow"/>
              </w:rPr>
              <w:t>&lt;field formid="cards" type="string" mandatory="false" binding="cards"&gt;&lt;/field&gt;</w:t>
            </w:r>
          </w:p>
        </w:tc>
      </w:tr>
    </w:tbl>
    <w:p w:rsidR="00993917" w:rsidRDefault="00993917" w:rsidP="00993917">
      <w:pPr>
        <w:pStyle w:val="ListParagraph"/>
        <w:numPr>
          <w:ilvl w:val="0"/>
          <w:numId w:val="60"/>
        </w:numPr>
        <w:rPr>
          <w:noProof/>
        </w:rPr>
      </w:pPr>
      <w:r>
        <w:rPr>
          <w:noProof/>
        </w:rPr>
        <w:t>Add the below snippet to increase the size of the card</w:t>
      </w:r>
    </w:p>
    <w:tbl>
      <w:tblPr>
        <w:tblStyle w:val="TableGrid"/>
        <w:tblW w:w="0" w:type="auto"/>
        <w:tblInd w:w="-5" w:type="dxa"/>
        <w:tblLook w:val="04A0" w:firstRow="1" w:lastRow="0" w:firstColumn="1" w:lastColumn="0" w:noHBand="0" w:noVBand="1"/>
      </w:tblPr>
      <w:tblGrid>
        <w:gridCol w:w="9016"/>
      </w:tblGrid>
      <w:tr w:rsidR="00993917" w:rsidTr="00BA2222">
        <w:tc>
          <w:tcPr>
            <w:tcW w:w="9016" w:type="dxa"/>
          </w:tcPr>
          <w:p w:rsidR="00993917" w:rsidRPr="00404939" w:rsidRDefault="00993917" w:rsidP="00BA2222">
            <w:pPr>
              <w:jc w:val="both"/>
              <w:rPr>
                <w:noProof/>
                <w:highlight w:val="yellow"/>
              </w:rPr>
            </w:pPr>
            <w:r w:rsidRPr="00404939">
              <w:rPr>
                <w:noProof/>
                <w:highlight w:val="yellow"/>
              </w:rPr>
              <w:t>&lt;!-- field for credit card number --&gt;</w:t>
            </w:r>
          </w:p>
          <w:p w:rsidR="00993917" w:rsidRPr="00404939" w:rsidRDefault="00993917" w:rsidP="00BA2222">
            <w:pPr>
              <w:rPr>
                <w:noProof/>
                <w:highlight w:val="yellow"/>
              </w:rPr>
            </w:pPr>
            <w:r w:rsidRPr="00404939">
              <w:rPr>
                <w:noProof/>
                <w:highlight w:val="yellow"/>
              </w:rPr>
              <w:t xml:space="preserve">    &lt;field formid="number" label="creditcard.number" type="string" mandatory="true" masked="4" max-length="23"</w:t>
            </w:r>
          </w:p>
          <w:p w:rsidR="00993917" w:rsidRPr="00404939" w:rsidRDefault="00993917" w:rsidP="00BA2222">
            <w:pPr>
              <w:rPr>
                <w:noProof/>
                <w:highlight w:val="yellow"/>
              </w:rPr>
            </w:pPr>
            <w:r w:rsidRPr="00404939">
              <w:rPr>
                <w:noProof/>
                <w:highlight w:val="yellow"/>
              </w:rPr>
              <w:lastRenderedPageBreak/>
              <w:tab/>
              <w:t xml:space="preserve">    description="creditcard.numberexample" binding="creditCardNumber"</w:t>
            </w:r>
          </w:p>
          <w:p w:rsidR="00993917" w:rsidRDefault="00993917" w:rsidP="00BA2222">
            <w:pPr>
              <w:rPr>
                <w:noProof/>
              </w:rPr>
            </w:pPr>
            <w:r w:rsidRPr="00404939">
              <w:rPr>
                <w:noProof/>
                <w:highlight w:val="yellow"/>
              </w:rPr>
              <w:tab/>
              <w:t xml:space="preserve">    missing-error="creditcard.numbermissingerror" value-error="creditcard.numbervalueerror"/&gt;</w:t>
            </w:r>
          </w:p>
        </w:tc>
      </w:tr>
    </w:tbl>
    <w:p w:rsidR="00993917" w:rsidRDefault="00993917" w:rsidP="00993917">
      <w:pPr>
        <w:pStyle w:val="ListParagraph"/>
        <w:numPr>
          <w:ilvl w:val="0"/>
          <w:numId w:val="60"/>
        </w:numPr>
        <w:rPr>
          <w:noProof/>
        </w:rPr>
      </w:pPr>
      <w:r>
        <w:rPr>
          <w:noProof/>
        </w:rPr>
        <w:lastRenderedPageBreak/>
        <w:t xml:space="preserve">Add the below snippet to increase the </w:t>
      </w:r>
      <w:r w:rsidRPr="00636C09">
        <w:rPr>
          <w:noProof/>
        </w:rPr>
        <w:t>expiration</w:t>
      </w:r>
      <w:r>
        <w:rPr>
          <w:noProof/>
        </w:rPr>
        <w:t xml:space="preserve"> years. </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Pr="00404939" w:rsidRDefault="00993917" w:rsidP="00BA2222">
            <w:pPr>
              <w:rPr>
                <w:noProof/>
                <w:highlight w:val="yellow"/>
              </w:rPr>
            </w:pPr>
            <w:r w:rsidRPr="00404939">
              <w:rPr>
                <w:noProof/>
                <w:highlight w:val="yellow"/>
              </w:rPr>
              <w:t>&lt;field formid="year" label="resource.year" type="integer" mandatory="true" binding="creditCardExpirationYear"</w:t>
            </w:r>
          </w:p>
          <w:p w:rsidR="00993917" w:rsidRPr="00404939" w:rsidRDefault="00993917" w:rsidP="00BA2222">
            <w:pPr>
              <w:rPr>
                <w:noProof/>
                <w:highlight w:val="yellow"/>
              </w:rPr>
            </w:pPr>
            <w:r w:rsidRPr="00404939">
              <w:rPr>
                <w:noProof/>
                <w:highlight w:val="yellow"/>
              </w:rPr>
              <w:tab/>
              <w:t xml:space="preserve">      </w:t>
            </w:r>
            <w:r w:rsidRPr="00404939">
              <w:rPr>
                <w:noProof/>
                <w:highlight w:val="yellow"/>
              </w:rPr>
              <w:tab/>
              <w:t>missing-error="creditcard.yearmissingerror"&gt;</w:t>
            </w:r>
          </w:p>
          <w:p w:rsidR="00993917" w:rsidRPr="00404939" w:rsidRDefault="00993917" w:rsidP="00BA2222">
            <w:pPr>
              <w:rPr>
                <w:noProof/>
                <w:highlight w:val="yellow"/>
              </w:rPr>
            </w:pPr>
            <w:r w:rsidRPr="00404939">
              <w:rPr>
                <w:noProof/>
                <w:highlight w:val="yellow"/>
              </w:rPr>
              <w:tab/>
              <w:t xml:space="preserve">        &lt;options&gt;</w:t>
            </w:r>
          </w:p>
          <w:p w:rsidR="00993917" w:rsidRPr="00404939" w:rsidRDefault="00993917" w:rsidP="00BA2222">
            <w:pPr>
              <w:rPr>
                <w:noProof/>
                <w:highlight w:val="yellow"/>
              </w:rPr>
            </w:pPr>
            <w:r w:rsidRPr="00404939">
              <w:rPr>
                <w:noProof/>
                <w:highlight w:val="yellow"/>
              </w:rPr>
              <w:tab/>
              <w:t xml:space="preserve">           </w:t>
            </w:r>
            <w:r w:rsidRPr="00404939">
              <w:rPr>
                <w:noProof/>
                <w:highlight w:val="yellow"/>
              </w:rPr>
              <w:tab/>
              <w:t>&lt;option optionid="2018" label="year.2018" value="2018"/&gt;</w:t>
            </w:r>
          </w:p>
          <w:p w:rsidR="00993917" w:rsidRPr="00404939" w:rsidRDefault="00993917" w:rsidP="00BA2222">
            <w:pPr>
              <w:rPr>
                <w:noProof/>
                <w:highlight w:val="yellow"/>
              </w:rPr>
            </w:pPr>
            <w:r w:rsidRPr="00404939">
              <w:rPr>
                <w:noProof/>
                <w:highlight w:val="yellow"/>
              </w:rPr>
              <w:tab/>
              <w:t xml:space="preserve">            &lt;option optionid="2019" label="year.2019" value="2019"/&gt;</w:t>
            </w:r>
          </w:p>
          <w:p w:rsidR="00993917" w:rsidRPr="00404939" w:rsidRDefault="00993917" w:rsidP="00BA2222">
            <w:pPr>
              <w:rPr>
                <w:noProof/>
                <w:highlight w:val="yellow"/>
              </w:rPr>
            </w:pPr>
            <w:r w:rsidRPr="00404939">
              <w:rPr>
                <w:noProof/>
                <w:highlight w:val="yellow"/>
              </w:rPr>
              <w:tab/>
              <w:t xml:space="preserve">            &lt;option optionid="2020" label="year.2020" value="2020"/&gt;</w:t>
            </w:r>
          </w:p>
          <w:p w:rsidR="00993917" w:rsidRPr="00404939" w:rsidRDefault="00993917" w:rsidP="00BA2222">
            <w:pPr>
              <w:rPr>
                <w:noProof/>
                <w:highlight w:val="yellow"/>
              </w:rPr>
            </w:pPr>
            <w:r w:rsidRPr="00404939">
              <w:rPr>
                <w:noProof/>
                <w:highlight w:val="yellow"/>
              </w:rPr>
              <w:tab/>
              <w:t xml:space="preserve">            &lt;option optionid="2021" label="year.2021" value="2021"/&gt;</w:t>
            </w:r>
          </w:p>
          <w:p w:rsidR="00993917" w:rsidRPr="00404939" w:rsidRDefault="00993917" w:rsidP="00BA2222">
            <w:pPr>
              <w:rPr>
                <w:noProof/>
                <w:highlight w:val="yellow"/>
              </w:rPr>
            </w:pPr>
            <w:r w:rsidRPr="00404939">
              <w:rPr>
                <w:noProof/>
                <w:highlight w:val="yellow"/>
              </w:rPr>
              <w:tab/>
              <w:t xml:space="preserve">            &lt;option optionid="2022" label="year.2022" value="2022"/&gt; </w:t>
            </w:r>
          </w:p>
          <w:p w:rsidR="00993917" w:rsidRPr="00404939" w:rsidRDefault="00993917" w:rsidP="00BA2222">
            <w:pPr>
              <w:rPr>
                <w:noProof/>
                <w:highlight w:val="yellow"/>
              </w:rPr>
            </w:pPr>
            <w:r w:rsidRPr="00404939">
              <w:rPr>
                <w:noProof/>
                <w:highlight w:val="yellow"/>
              </w:rPr>
              <w:tab/>
              <w:t xml:space="preserve">            &lt;option optionid="2023" label="year.2023" value="2023"/&gt;</w:t>
            </w:r>
          </w:p>
          <w:p w:rsidR="00993917" w:rsidRPr="00404939" w:rsidRDefault="00993917" w:rsidP="00BA2222">
            <w:pPr>
              <w:rPr>
                <w:noProof/>
                <w:highlight w:val="yellow"/>
              </w:rPr>
            </w:pPr>
            <w:r w:rsidRPr="00404939">
              <w:rPr>
                <w:noProof/>
                <w:highlight w:val="yellow"/>
              </w:rPr>
              <w:tab/>
              <w:t xml:space="preserve">            &lt;option optionid="2024" label="year.2024" value="2024"/&gt;</w:t>
            </w:r>
          </w:p>
          <w:p w:rsidR="00993917" w:rsidRPr="00404939" w:rsidRDefault="00993917" w:rsidP="00BA2222">
            <w:pPr>
              <w:rPr>
                <w:noProof/>
                <w:highlight w:val="yellow"/>
              </w:rPr>
            </w:pPr>
            <w:r w:rsidRPr="00404939">
              <w:rPr>
                <w:noProof/>
                <w:highlight w:val="yellow"/>
              </w:rPr>
              <w:tab/>
              <w:t xml:space="preserve">            &lt;option optionid="2025" label="year.2025" value="2025"/&gt;</w:t>
            </w:r>
          </w:p>
          <w:p w:rsidR="00993917" w:rsidRPr="00404939" w:rsidRDefault="00993917" w:rsidP="00BA2222">
            <w:pPr>
              <w:rPr>
                <w:noProof/>
                <w:highlight w:val="yellow"/>
              </w:rPr>
            </w:pPr>
            <w:r w:rsidRPr="00404939">
              <w:rPr>
                <w:noProof/>
                <w:highlight w:val="yellow"/>
              </w:rPr>
              <w:tab/>
              <w:t xml:space="preserve">            &lt;option optionid="2026" label="year.2026" value="2026"/&gt;</w:t>
            </w:r>
          </w:p>
          <w:p w:rsidR="00993917" w:rsidRPr="00404939" w:rsidRDefault="00993917" w:rsidP="00BA2222">
            <w:pPr>
              <w:rPr>
                <w:noProof/>
                <w:highlight w:val="yellow"/>
              </w:rPr>
            </w:pPr>
            <w:r w:rsidRPr="00404939">
              <w:rPr>
                <w:noProof/>
                <w:highlight w:val="yellow"/>
              </w:rPr>
              <w:tab/>
              <w:t xml:space="preserve">            &lt;option optionid="2027" label="year.2027" value="2027"/&gt;</w:t>
            </w:r>
          </w:p>
          <w:p w:rsidR="00993917" w:rsidRPr="00404939" w:rsidRDefault="00993917" w:rsidP="00BA2222">
            <w:pPr>
              <w:rPr>
                <w:noProof/>
                <w:highlight w:val="yellow"/>
              </w:rPr>
            </w:pPr>
            <w:r w:rsidRPr="00404939">
              <w:rPr>
                <w:noProof/>
                <w:highlight w:val="yellow"/>
              </w:rPr>
              <w:tab/>
              <w:t xml:space="preserve">            &lt;option optionid="2028" label="year.2028" value="2028"/&gt;</w:t>
            </w:r>
          </w:p>
          <w:p w:rsidR="00993917" w:rsidRPr="00404939" w:rsidRDefault="00993917" w:rsidP="00BA2222">
            <w:pPr>
              <w:rPr>
                <w:noProof/>
                <w:highlight w:val="yellow"/>
              </w:rPr>
            </w:pPr>
            <w:r w:rsidRPr="00404939">
              <w:rPr>
                <w:noProof/>
                <w:highlight w:val="yellow"/>
              </w:rPr>
              <w:tab/>
              <w:t xml:space="preserve">            &lt;option optionid="2029" label="year.2029" value="2029"/&gt;</w:t>
            </w:r>
          </w:p>
          <w:p w:rsidR="00993917" w:rsidRPr="00404939" w:rsidRDefault="00993917" w:rsidP="00BA2222">
            <w:pPr>
              <w:rPr>
                <w:noProof/>
                <w:highlight w:val="yellow"/>
              </w:rPr>
            </w:pPr>
            <w:r w:rsidRPr="00404939">
              <w:rPr>
                <w:noProof/>
                <w:highlight w:val="yellow"/>
              </w:rPr>
              <w:tab/>
              <w:t xml:space="preserve">            &lt;option optionid="2030" label="year.2030" value="2030"/&gt;</w:t>
            </w:r>
          </w:p>
          <w:p w:rsidR="00993917" w:rsidRPr="00404939" w:rsidRDefault="00993917" w:rsidP="00BA2222">
            <w:pPr>
              <w:rPr>
                <w:noProof/>
                <w:highlight w:val="yellow"/>
              </w:rPr>
            </w:pPr>
            <w:r w:rsidRPr="00404939">
              <w:rPr>
                <w:noProof/>
                <w:highlight w:val="yellow"/>
              </w:rPr>
              <w:tab/>
              <w:t xml:space="preserve">            &lt;option optionid="2031" label="year.2031" value="2031"/&gt;</w:t>
            </w:r>
          </w:p>
          <w:p w:rsidR="00993917" w:rsidRPr="00404939" w:rsidRDefault="00993917" w:rsidP="00BA2222">
            <w:pPr>
              <w:rPr>
                <w:noProof/>
                <w:highlight w:val="yellow"/>
              </w:rPr>
            </w:pPr>
            <w:r w:rsidRPr="00404939">
              <w:rPr>
                <w:noProof/>
                <w:highlight w:val="yellow"/>
              </w:rPr>
              <w:tab/>
              <w:t xml:space="preserve">            &lt;option optionid="2032" label="year.2032" value="2032"/&gt;</w:t>
            </w:r>
          </w:p>
          <w:p w:rsidR="00993917" w:rsidRPr="00404939" w:rsidRDefault="00993917" w:rsidP="00BA2222">
            <w:pPr>
              <w:rPr>
                <w:noProof/>
                <w:highlight w:val="yellow"/>
              </w:rPr>
            </w:pPr>
            <w:r w:rsidRPr="00404939">
              <w:rPr>
                <w:noProof/>
                <w:highlight w:val="yellow"/>
              </w:rPr>
              <w:tab/>
              <w:t xml:space="preserve">            &lt;option optionid="2033" label="year.2033" value="2033"/&gt;</w:t>
            </w:r>
          </w:p>
          <w:p w:rsidR="00993917" w:rsidRPr="00404939" w:rsidRDefault="00993917" w:rsidP="00BA2222">
            <w:pPr>
              <w:rPr>
                <w:noProof/>
                <w:highlight w:val="yellow"/>
              </w:rPr>
            </w:pPr>
            <w:r w:rsidRPr="00404939">
              <w:rPr>
                <w:noProof/>
                <w:highlight w:val="yellow"/>
              </w:rPr>
              <w:tab/>
              <w:t xml:space="preserve">            &lt;option optionid="2034" label="year.2034" value="2034"/&gt; </w:t>
            </w:r>
          </w:p>
          <w:p w:rsidR="00993917" w:rsidRPr="00404939" w:rsidRDefault="00993917" w:rsidP="00BA2222">
            <w:pPr>
              <w:rPr>
                <w:noProof/>
                <w:highlight w:val="yellow"/>
              </w:rPr>
            </w:pPr>
            <w:r w:rsidRPr="00404939">
              <w:rPr>
                <w:noProof/>
                <w:highlight w:val="yellow"/>
              </w:rPr>
              <w:tab/>
              <w:t xml:space="preserve">            &lt;option optionid="2035" label="year.2035" value="2035"/&gt;</w:t>
            </w:r>
          </w:p>
          <w:p w:rsidR="00993917" w:rsidRPr="00404939" w:rsidRDefault="00993917" w:rsidP="00BA2222">
            <w:pPr>
              <w:rPr>
                <w:noProof/>
                <w:highlight w:val="yellow"/>
              </w:rPr>
            </w:pPr>
            <w:r w:rsidRPr="00404939">
              <w:rPr>
                <w:noProof/>
                <w:highlight w:val="yellow"/>
              </w:rPr>
              <w:tab/>
              <w:t xml:space="preserve">            &lt;option optionid="2036" label="year.2036" value="2036"/&gt;</w:t>
            </w:r>
          </w:p>
          <w:p w:rsidR="00993917" w:rsidRPr="00404939" w:rsidRDefault="00993917" w:rsidP="00BA2222">
            <w:pPr>
              <w:rPr>
                <w:noProof/>
                <w:highlight w:val="yellow"/>
              </w:rPr>
            </w:pPr>
            <w:r w:rsidRPr="00404939">
              <w:rPr>
                <w:noProof/>
                <w:highlight w:val="yellow"/>
              </w:rPr>
              <w:tab/>
              <w:t xml:space="preserve">            &lt;option optionid="2037" label="year.2037" value="2037"/&gt;          </w:t>
            </w:r>
          </w:p>
          <w:p w:rsidR="00993917" w:rsidRDefault="00993917" w:rsidP="00BA2222">
            <w:pPr>
              <w:rPr>
                <w:noProof/>
              </w:rPr>
            </w:pPr>
            <w:r w:rsidRPr="00404939">
              <w:rPr>
                <w:noProof/>
                <w:highlight w:val="yellow"/>
              </w:rPr>
              <w:tab/>
              <w:t xml:space="preserve">        &lt;/options&gt;</w:t>
            </w:r>
          </w:p>
        </w:tc>
      </w:tr>
    </w:tbl>
    <w:p w:rsidR="00993917" w:rsidRDefault="00993917" w:rsidP="00993917">
      <w:pPr>
        <w:pStyle w:val="ListParagraph"/>
        <w:numPr>
          <w:ilvl w:val="0"/>
          <w:numId w:val="60"/>
        </w:numPr>
        <w:tabs>
          <w:tab w:val="left" w:pos="1170"/>
        </w:tabs>
        <w:rPr>
          <w:noProof/>
        </w:rPr>
      </w:pPr>
      <w:r>
        <w:rPr>
          <w:noProof/>
        </w:rPr>
        <w:t>Update the credit.xml files for all the respected countries.</w:t>
      </w:r>
    </w:p>
    <w:p w:rsidR="00993917" w:rsidRPr="004534F1" w:rsidRDefault="00993917" w:rsidP="00993917">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Resource.ds</w:t>
      </w:r>
      <w:r>
        <w:rPr>
          <w:rFonts w:asciiTheme="minorHAnsi" w:hAnsiTheme="minorHAnsi"/>
          <w:i w:val="0"/>
          <w:iCs w:val="0"/>
          <w:color w:val="548DD4" w:themeColor="text2" w:themeTint="99"/>
          <w:sz w:val="28"/>
          <w:szCs w:val="28"/>
        </w:rPr>
        <w:t>”</w:t>
      </w:r>
    </w:p>
    <w:p w:rsidR="00993917" w:rsidRDefault="00993917" w:rsidP="00993917">
      <w:pPr>
        <w:pStyle w:val="ListParagraph"/>
        <w:numPr>
          <w:ilvl w:val="0"/>
          <w:numId w:val="60"/>
        </w:numPr>
      </w:pPr>
      <w:r>
        <w:t xml:space="preserve">Add below code under Resource helper preference section </w:t>
      </w:r>
    </w:p>
    <w:tbl>
      <w:tblPr>
        <w:tblStyle w:val="TableGrid"/>
        <w:tblW w:w="0" w:type="auto"/>
        <w:tblLook w:val="04A0" w:firstRow="1" w:lastRow="0" w:firstColumn="1" w:lastColumn="0" w:noHBand="0" w:noVBand="1"/>
      </w:tblPr>
      <w:tblGrid>
        <w:gridCol w:w="9736"/>
      </w:tblGrid>
      <w:tr w:rsidR="00993917" w:rsidTr="00BA2222">
        <w:tc>
          <w:tcPr>
            <w:tcW w:w="9962" w:type="dxa"/>
          </w:tcPr>
          <w:p w:rsidR="00993917" w:rsidRPr="00404939" w:rsidRDefault="00993917" w:rsidP="00BA2222">
            <w:pPr>
              <w:rPr>
                <w:noProof/>
                <w:highlight w:val="yellow"/>
              </w:rPr>
            </w:pPr>
            <w:r w:rsidRPr="00404939">
              <w:rPr>
                <w:noProof/>
                <w:highlight w:val="yellow"/>
              </w:rPr>
              <w:t>CHECK_TLS: Site.getCurrent().getCustomPreferenceValue('checkTLS'),</w:t>
            </w:r>
          </w:p>
          <w:p w:rsidR="00993917" w:rsidRPr="00404939" w:rsidRDefault="00993917" w:rsidP="00BA2222">
            <w:pPr>
              <w:rPr>
                <w:noProof/>
                <w:highlight w:val="yellow"/>
              </w:rPr>
            </w:pPr>
            <w:r w:rsidRPr="00404939">
              <w:rPr>
                <w:noProof/>
                <w:highlight w:val="yellow"/>
              </w:rPr>
              <w:t xml:space="preserve">        WP_ENABLE_CLIENT_SIDE_ENCRYPTION : (dw.system.Site.getCurrent().getCustomPreferenceValue('WorldpayEnableClientSideEncryption') ? true : false),</w:t>
            </w:r>
          </w:p>
          <w:p w:rsidR="00993917" w:rsidRPr="00404939" w:rsidRDefault="00993917" w:rsidP="00BA2222">
            <w:pPr>
              <w:rPr>
                <w:noProof/>
                <w:highlight w:val="yellow"/>
              </w:rPr>
            </w:pPr>
            <w:r w:rsidRPr="00404939">
              <w:rPr>
                <w:noProof/>
                <w:highlight w:val="yellow"/>
              </w:rPr>
              <w:tab/>
            </w:r>
            <w:r w:rsidRPr="00404939">
              <w:rPr>
                <w:noProof/>
                <w:highlight w:val="yellow"/>
              </w:rPr>
              <w:tab/>
              <w:t>WP_CSE_PUBLIC_KEY :  dw.system.Site.getCurrent().getCustomPreferenceValue('WorldpayClientSideEncryptionPublicKey'),</w:t>
            </w:r>
          </w:p>
          <w:p w:rsidR="00993917" w:rsidRDefault="00993917" w:rsidP="00BA2222">
            <w:pPr>
              <w:rPr>
                <w:noProof/>
              </w:rPr>
            </w:pPr>
            <w:r w:rsidRPr="00404939">
              <w:rPr>
                <w:noProof/>
                <w:highlight w:val="yellow"/>
              </w:rPr>
              <w:tab/>
            </w:r>
            <w:r w:rsidRPr="00404939">
              <w:rPr>
                <w:noProof/>
                <w:highlight w:val="yellow"/>
              </w:rPr>
              <w:tab/>
              <w:t>WP_DISABLE_CVV : dw.system.Site.getCurrent().getCustomPreferenceValue('WorldpayDisableCVV')</w:t>
            </w:r>
          </w:p>
          <w:p w:rsidR="00993917" w:rsidRDefault="00993917" w:rsidP="00BA2222">
            <w:r>
              <w:t xml:space="preserve">        </w:t>
            </w:r>
          </w:p>
        </w:tc>
      </w:tr>
    </w:tbl>
    <w:p w:rsidR="00993917" w:rsidRDefault="00993917" w:rsidP="00993917">
      <w:pPr>
        <w:rPr>
          <w:rFonts w:ascii="Consolas" w:hAnsi="Consolas" w:cs="Consolas"/>
          <w:sz w:val="20"/>
          <w:szCs w:val="20"/>
        </w:rPr>
      </w:pPr>
    </w:p>
    <w:p w:rsidR="00993917" w:rsidRPr="00404939" w:rsidRDefault="00993917" w:rsidP="00222235">
      <w:pPr>
        <w:pStyle w:val="Heading3"/>
        <w:keepNext/>
        <w:keepLines/>
        <w:numPr>
          <w:ilvl w:val="2"/>
          <w:numId w:val="108"/>
        </w:numPr>
        <w:pBdr>
          <w:bottom w:val="none" w:sz="0" w:space="0" w:color="auto"/>
        </w:pBdr>
        <w:spacing w:line="276" w:lineRule="auto"/>
        <w:ind w:left="1764"/>
        <w:rPr>
          <w:i w:val="0"/>
          <w:sz w:val="24"/>
          <w:szCs w:val="24"/>
        </w:rPr>
      </w:pPr>
      <w:bookmarkStart w:id="372" w:name="_Toc479578024"/>
      <w:bookmarkStart w:id="373" w:name="_Toc8306072"/>
      <w:bookmarkStart w:id="374" w:name="_Toc18418329"/>
      <w:r w:rsidRPr="00404939">
        <w:rPr>
          <w:i w:val="0"/>
          <w:sz w:val="24"/>
          <w:szCs w:val="24"/>
        </w:rPr>
        <w:t>Form File Changes</w:t>
      </w:r>
      <w:bookmarkEnd w:id="372"/>
      <w:bookmarkEnd w:id="373"/>
      <w:bookmarkEnd w:id="374"/>
    </w:p>
    <w:p w:rsidR="00993917" w:rsidRDefault="00993917" w:rsidP="00993917">
      <w:pPr>
        <w:ind w:left="1044"/>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WorldPay mandatory requirement</w:t>
      </w:r>
      <w:r>
        <w:rPr>
          <w:rFonts w:eastAsiaTheme="majorEastAsia" w:cstheme="majorBidi"/>
          <w:bCs/>
        </w:rPr>
        <w:t xml:space="preserve">. </w:t>
      </w:r>
    </w:p>
    <w:p w:rsidR="00993917" w:rsidRDefault="00993917" w:rsidP="00993917">
      <w:pPr>
        <w:spacing w:after="0" w:line="240" w:lineRule="auto"/>
        <w:ind w:left="336" w:firstLine="708"/>
        <w:rPr>
          <w:rFonts w:eastAsiaTheme="majorEastAsia" w:cstheme="majorBidi"/>
          <w:bCs/>
        </w:rPr>
      </w:pPr>
      <w:r>
        <w:rPr>
          <w:rFonts w:eastAsiaTheme="majorEastAsia" w:cstheme="majorBidi"/>
          <w:bCs/>
        </w:rPr>
        <w:lastRenderedPageBreak/>
        <w:t>Purpose: WorldPay XML request must have contry code in UPPERCASE.</w:t>
      </w:r>
    </w:p>
    <w:p w:rsidR="00993917" w:rsidRDefault="00993917" w:rsidP="00993917">
      <w:pPr>
        <w:spacing w:after="0" w:line="240" w:lineRule="auto"/>
        <w:ind w:left="336" w:firstLine="708"/>
        <w:rPr>
          <w:rFonts w:eastAsiaTheme="majorEastAsia" w:cstheme="majorBidi"/>
          <w:bCs/>
        </w:rPr>
      </w:pPr>
    </w:p>
    <w:p w:rsidR="00993917" w:rsidRPr="00404939" w:rsidRDefault="00993917" w:rsidP="00222235">
      <w:pPr>
        <w:pStyle w:val="Heading3"/>
        <w:keepNext/>
        <w:keepLines/>
        <w:numPr>
          <w:ilvl w:val="2"/>
          <w:numId w:val="108"/>
        </w:numPr>
        <w:pBdr>
          <w:bottom w:val="none" w:sz="0" w:space="0" w:color="auto"/>
        </w:pBdr>
        <w:spacing w:line="276" w:lineRule="auto"/>
        <w:ind w:left="1764"/>
        <w:rPr>
          <w:bCs w:val="0"/>
          <w:sz w:val="24"/>
          <w:szCs w:val="24"/>
        </w:rPr>
      </w:pPr>
      <w:bookmarkStart w:id="375" w:name="_Toc8306073"/>
      <w:bookmarkStart w:id="376" w:name="_Toc18418330"/>
      <w:r w:rsidRPr="00404939">
        <w:rPr>
          <w:i w:val="0"/>
          <w:sz w:val="24"/>
          <w:szCs w:val="24"/>
        </w:rPr>
        <w:t>Update shippingaddress.xml and billingaddress.xml</w:t>
      </w:r>
      <w:bookmarkEnd w:id="375"/>
      <w:bookmarkEnd w:id="376"/>
    </w:p>
    <w:p w:rsidR="00993917" w:rsidRPr="00404939" w:rsidRDefault="00993917" w:rsidP="00993917">
      <w:pPr>
        <w:pStyle w:val="ListParagraph"/>
        <w:numPr>
          <w:ilvl w:val="0"/>
          <w:numId w:val="60"/>
        </w:numPr>
      </w:pPr>
      <w:r w:rsidRPr="00404939">
        <w:t xml:space="preserve">Update the shipping and billing address with the relevant countries. </w:t>
      </w:r>
    </w:p>
    <w:p w:rsidR="00993917" w:rsidRPr="00404939" w:rsidRDefault="00993917" w:rsidP="00993917">
      <w:pPr>
        <w:pStyle w:val="ListParagraph"/>
        <w:numPr>
          <w:ilvl w:val="0"/>
          <w:numId w:val="60"/>
        </w:numPr>
        <w:spacing w:after="0" w:line="240" w:lineRule="auto"/>
      </w:pPr>
      <w:r w:rsidRPr="00404939">
        <w:t>All the countries files sho</w:t>
      </w:r>
      <w:r>
        <w:t>uld also be updated for all the relevant countries.</w:t>
      </w:r>
    </w:p>
    <w:p w:rsidR="00993917" w:rsidRDefault="00993917" w:rsidP="00222235">
      <w:pPr>
        <w:pStyle w:val="Heading3"/>
        <w:keepNext/>
        <w:keepLines/>
        <w:numPr>
          <w:ilvl w:val="2"/>
          <w:numId w:val="108"/>
        </w:numPr>
        <w:pBdr>
          <w:bottom w:val="none" w:sz="0" w:space="0" w:color="auto"/>
        </w:pBdr>
        <w:spacing w:line="276" w:lineRule="auto"/>
        <w:ind w:left="1764"/>
        <w:rPr>
          <w:sz w:val="24"/>
          <w:szCs w:val="24"/>
        </w:rPr>
      </w:pPr>
      <w:bookmarkStart w:id="377" w:name="_Toc8306074"/>
      <w:bookmarkStart w:id="378" w:name="_Toc18418331"/>
      <w:r w:rsidRPr="00404939">
        <w:rPr>
          <w:i w:val="0"/>
          <w:sz w:val="24"/>
          <w:szCs w:val="24"/>
        </w:rPr>
        <w:t>Update the paymentinstrumentdetails.isml</w:t>
      </w:r>
      <w:bookmarkEnd w:id="377"/>
      <w:bookmarkEnd w:id="378"/>
    </w:p>
    <w:p w:rsidR="00993917" w:rsidRDefault="00993917" w:rsidP="00993917">
      <w:pPr>
        <w:pStyle w:val="ListParagraph"/>
        <w:numPr>
          <w:ilvl w:val="0"/>
          <w:numId w:val="67"/>
        </w:numPr>
      </w:pPr>
      <w:r>
        <w:t>Update the maximum length and size.</w:t>
      </w:r>
    </w:p>
    <w:tbl>
      <w:tblPr>
        <w:tblStyle w:val="TableGrid"/>
        <w:tblW w:w="0" w:type="auto"/>
        <w:tblLook w:val="04A0" w:firstRow="1" w:lastRow="0" w:firstColumn="1" w:lastColumn="0" w:noHBand="0" w:noVBand="1"/>
      </w:tblPr>
      <w:tblGrid>
        <w:gridCol w:w="9736"/>
      </w:tblGrid>
      <w:tr w:rsidR="00993917" w:rsidTr="00BA2222">
        <w:tc>
          <w:tcPr>
            <w:tcW w:w="9736" w:type="dxa"/>
          </w:tcPr>
          <w:p w:rsidR="00993917" w:rsidRDefault="00993917" w:rsidP="00BA2222">
            <w:pPr>
              <w:ind w:left="1044"/>
            </w:pPr>
            <w:r>
              <w:t>&lt;isscript&gt;</w:t>
            </w:r>
          </w:p>
          <w:p w:rsidR="00993917" w:rsidRDefault="00993917" w:rsidP="00BA2222">
            <w:pPr>
              <w:ind w:left="1044"/>
            </w:pPr>
            <w:r>
              <w:tab/>
            </w:r>
            <w:r>
              <w:tab/>
            </w:r>
            <w:r>
              <w:tab/>
            </w:r>
            <w:r>
              <w:tab/>
              <w:t>var ownerAttributes = {</w:t>
            </w:r>
          </w:p>
          <w:p w:rsidR="00993917" w:rsidRDefault="00993917" w:rsidP="00BA2222">
            <w:pPr>
              <w:ind w:left="1044"/>
            </w:pPr>
            <w:r>
              <w:tab/>
            </w:r>
            <w:r>
              <w:tab/>
            </w:r>
            <w:r>
              <w:tab/>
            </w:r>
            <w:r>
              <w:tab/>
            </w:r>
            <w:r>
              <w:tab/>
              <w:t>maxlength: 40,</w:t>
            </w:r>
          </w:p>
          <w:p w:rsidR="00993917" w:rsidRDefault="00993917" w:rsidP="00BA2222">
            <w:pPr>
              <w:ind w:left="1044"/>
            </w:pPr>
            <w:r>
              <w:tab/>
            </w:r>
            <w:r>
              <w:tab/>
            </w:r>
            <w:r>
              <w:tab/>
            </w:r>
            <w:r>
              <w:tab/>
            </w:r>
            <w:r>
              <w:tab/>
              <w:t>size: 40</w:t>
            </w:r>
          </w:p>
          <w:p w:rsidR="00993917" w:rsidRDefault="00993917" w:rsidP="00BA2222">
            <w:pPr>
              <w:ind w:left="1044"/>
            </w:pPr>
            <w:r>
              <w:tab/>
            </w:r>
            <w:r>
              <w:tab/>
            </w:r>
            <w:r>
              <w:tab/>
            </w:r>
            <w:r>
              <w:tab/>
              <w:t>};</w:t>
            </w:r>
          </w:p>
          <w:p w:rsidR="00993917" w:rsidRDefault="00993917" w:rsidP="00BA2222">
            <w:pPr>
              <w:ind w:left="1044"/>
            </w:pPr>
            <w:r>
              <w:tab/>
            </w:r>
            <w:r>
              <w:tab/>
            </w:r>
            <w:r>
              <w:tab/>
            </w:r>
            <w:r>
              <w:tab/>
              <w:t>var numberAttributes = {</w:t>
            </w:r>
          </w:p>
          <w:p w:rsidR="00993917" w:rsidRPr="00404939" w:rsidRDefault="00993917" w:rsidP="00BA2222">
            <w:pPr>
              <w:ind w:left="1044"/>
              <w:rPr>
                <w:highlight w:val="yellow"/>
              </w:rPr>
            </w:pPr>
            <w:r>
              <w:tab/>
            </w:r>
            <w:r>
              <w:tab/>
            </w:r>
            <w:r>
              <w:tab/>
            </w:r>
            <w:r>
              <w:tab/>
            </w:r>
            <w:r>
              <w:tab/>
            </w:r>
            <w:r w:rsidRPr="00404939">
              <w:rPr>
                <w:highlight w:val="yellow"/>
              </w:rPr>
              <w:t>maxlength: 23,</w:t>
            </w:r>
          </w:p>
          <w:p w:rsidR="00993917" w:rsidRDefault="00993917" w:rsidP="00BA2222">
            <w:pPr>
              <w:ind w:left="1044"/>
            </w:pPr>
            <w:r w:rsidRPr="0004794E">
              <w:tab/>
            </w:r>
            <w:r w:rsidRPr="0004794E">
              <w:tab/>
            </w:r>
            <w:r w:rsidRPr="0004794E">
              <w:tab/>
            </w:r>
            <w:r w:rsidRPr="0004794E">
              <w:tab/>
            </w:r>
            <w:r w:rsidRPr="0004794E">
              <w:tab/>
            </w:r>
            <w:r w:rsidRPr="00404939">
              <w:rPr>
                <w:highlight w:val="yellow"/>
              </w:rPr>
              <w:t>size: 23</w:t>
            </w:r>
          </w:p>
          <w:p w:rsidR="00993917" w:rsidRDefault="00993917" w:rsidP="00BA2222">
            <w:pPr>
              <w:tabs>
                <w:tab w:val="left" w:pos="708"/>
                <w:tab w:val="left" w:pos="1416"/>
                <w:tab w:val="left" w:pos="2124"/>
                <w:tab w:val="left" w:pos="2832"/>
                <w:tab w:val="left" w:pos="3540"/>
                <w:tab w:val="center" w:pos="5282"/>
              </w:tabs>
              <w:ind w:left="1044"/>
            </w:pPr>
            <w:r>
              <w:tab/>
            </w:r>
            <w:r>
              <w:tab/>
            </w:r>
            <w:r>
              <w:tab/>
            </w:r>
            <w:r>
              <w:tab/>
              <w:t>};</w:t>
            </w:r>
            <w:r>
              <w:tab/>
            </w:r>
          </w:p>
          <w:p w:rsidR="00993917" w:rsidRDefault="00993917" w:rsidP="00BA2222">
            <w:pPr>
              <w:ind w:left="1044"/>
            </w:pPr>
            <w:r>
              <w:tab/>
            </w:r>
            <w:r>
              <w:tab/>
            </w:r>
            <w:r>
              <w:tab/>
              <w:t>&lt;/isscript&gt;</w:t>
            </w:r>
          </w:p>
        </w:tc>
      </w:tr>
    </w:tbl>
    <w:p w:rsidR="00993917" w:rsidRDefault="00993917" w:rsidP="00993917"/>
    <w:p w:rsidR="00993917" w:rsidRDefault="00993917" w:rsidP="00222235">
      <w:pPr>
        <w:pStyle w:val="Heading3"/>
        <w:keepNext/>
        <w:keepLines/>
        <w:numPr>
          <w:ilvl w:val="2"/>
          <w:numId w:val="108"/>
        </w:numPr>
        <w:pBdr>
          <w:bottom w:val="none" w:sz="0" w:space="0" w:color="auto"/>
        </w:pBdr>
        <w:spacing w:line="276" w:lineRule="auto"/>
        <w:ind w:left="1764"/>
        <w:rPr>
          <w:sz w:val="24"/>
          <w:szCs w:val="24"/>
        </w:rPr>
      </w:pPr>
      <w:bookmarkStart w:id="379" w:name="_Toc8306075"/>
      <w:bookmarkStart w:id="380" w:name="_Toc18418332"/>
      <w:r w:rsidRPr="00404939">
        <w:rPr>
          <w:i w:val="0"/>
          <w:sz w:val="24"/>
          <w:szCs w:val="24"/>
        </w:rPr>
        <w:t>Update the</w:t>
      </w:r>
      <w:r>
        <w:rPr>
          <w:i w:val="0"/>
          <w:sz w:val="24"/>
          <w:szCs w:val="24"/>
        </w:rPr>
        <w:t xml:space="preserve"> locale.properties and countries.json</w:t>
      </w:r>
      <w:bookmarkEnd w:id="379"/>
      <w:bookmarkEnd w:id="380"/>
    </w:p>
    <w:p w:rsidR="00993917" w:rsidRDefault="00993917" w:rsidP="00993917">
      <w:pPr>
        <w:pStyle w:val="ListParagraph"/>
        <w:numPr>
          <w:ilvl w:val="0"/>
          <w:numId w:val="67"/>
        </w:numPr>
      </w:pPr>
      <w:r>
        <w:t xml:space="preserve">In locale.properties files update the submit order for the Klarna. </w:t>
      </w:r>
    </w:p>
    <w:p w:rsidR="00993917" w:rsidRDefault="00993917" w:rsidP="00993917">
      <w:pPr>
        <w:pStyle w:val="ListParagraph"/>
        <w:numPr>
          <w:ilvl w:val="0"/>
          <w:numId w:val="67"/>
        </w:numPr>
      </w:pPr>
      <w:r>
        <w:t xml:space="preserve">Add the respective countries configuration in the countries.json file. </w:t>
      </w:r>
    </w:p>
    <w:p w:rsidR="00993917" w:rsidRDefault="00993917" w:rsidP="00993917">
      <w:pPr>
        <w:pStyle w:val="ListParagraph"/>
        <w:ind w:left="1764"/>
      </w:pPr>
    </w:p>
    <w:p w:rsidR="00116FC5" w:rsidRDefault="00993917" w:rsidP="00993917">
      <w:pPr>
        <w:ind w:left="1080"/>
        <w:rPr>
          <w:rFonts w:ascii="Consolas" w:hAnsi="Consolas" w:cs="Consolas"/>
          <w:sz w:val="20"/>
          <w:szCs w:val="20"/>
        </w:rPr>
      </w:pPr>
      <w:r>
        <w:t>Note: There can be some existing app.js error coming from default siteGenesis. You need to check in console for app.js. That might affect credit card form</w:t>
      </w:r>
    </w:p>
    <w:p w:rsidR="00116FC5" w:rsidRDefault="00116FC5" w:rsidP="00101866">
      <w:pPr>
        <w:ind w:left="1080"/>
        <w:rPr>
          <w:rFonts w:ascii="Consolas" w:hAnsi="Consolas" w:cs="Consolas"/>
          <w:sz w:val="20"/>
          <w:szCs w:val="20"/>
        </w:rPr>
      </w:pPr>
    </w:p>
    <w:p w:rsidR="00EE7F39" w:rsidRDefault="00EE7F39" w:rsidP="00B4141E">
      <w:pPr>
        <w:spacing w:after="0" w:line="240" w:lineRule="auto"/>
        <w:ind w:left="336" w:firstLine="708"/>
        <w:rPr>
          <w:rFonts w:eastAsiaTheme="majorEastAsia" w:cstheme="majorBidi"/>
          <w:bCs/>
        </w:rPr>
      </w:pPr>
    </w:p>
    <w:p w:rsidR="00501777" w:rsidRDefault="00501777" w:rsidP="00B4141E">
      <w:pPr>
        <w:spacing w:after="0" w:line="240" w:lineRule="auto"/>
        <w:ind w:left="336" w:firstLine="708"/>
        <w:rPr>
          <w:rFonts w:eastAsiaTheme="majorEastAsia" w:cstheme="majorBidi"/>
          <w:bCs/>
        </w:rPr>
      </w:pPr>
    </w:p>
    <w:p w:rsidR="00501777" w:rsidRDefault="00501777" w:rsidP="00B4141E">
      <w:pPr>
        <w:spacing w:after="0" w:line="240" w:lineRule="auto"/>
        <w:ind w:left="336" w:firstLine="708"/>
        <w:rPr>
          <w:rFonts w:eastAsiaTheme="majorEastAsia" w:cstheme="majorBidi"/>
          <w:bCs/>
        </w:rPr>
      </w:pPr>
    </w:p>
    <w:p w:rsidR="00F67696" w:rsidRDefault="00F67696" w:rsidP="00F67696">
      <w:pPr>
        <w:pStyle w:val="Heading1"/>
        <w:numPr>
          <w:ilvl w:val="0"/>
          <w:numId w:val="109"/>
        </w:numPr>
      </w:pPr>
      <w:bookmarkStart w:id="381" w:name="_Toc9608103"/>
      <w:bookmarkStart w:id="382" w:name="_Toc18418333"/>
      <w:r>
        <w:t>PRODUCTION SETUP</w:t>
      </w:r>
      <w:bookmarkEnd w:id="381"/>
      <w:bookmarkEnd w:id="382"/>
    </w:p>
    <w:p w:rsidR="00F67696" w:rsidRDefault="00F67696" w:rsidP="00F67696"/>
    <w:p w:rsidR="00F67696" w:rsidRPr="00661CF3" w:rsidRDefault="00F67696" w:rsidP="00F67696">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383" w:name="_Toc514075475"/>
      <w:bookmarkStart w:id="384" w:name="_Toc517950278"/>
      <w:bookmarkStart w:id="385" w:name="_Toc8229020"/>
      <w:bookmarkStart w:id="386" w:name="_Toc8229298"/>
      <w:bookmarkStart w:id="387" w:name="_Toc8229418"/>
      <w:bookmarkStart w:id="388" w:name="_Toc8229542"/>
      <w:bookmarkStart w:id="389" w:name="_Toc8230171"/>
      <w:bookmarkStart w:id="390" w:name="_Toc8306480"/>
      <w:bookmarkStart w:id="391" w:name="_Toc8306581"/>
      <w:bookmarkStart w:id="392" w:name="_Toc8306928"/>
      <w:bookmarkStart w:id="393" w:name="_Toc8310216"/>
      <w:bookmarkStart w:id="394" w:name="_Toc8310321"/>
      <w:bookmarkStart w:id="395" w:name="_Toc8310762"/>
      <w:bookmarkStart w:id="396" w:name="_Toc8312133"/>
      <w:bookmarkStart w:id="397" w:name="_Toc8312237"/>
      <w:bookmarkStart w:id="398" w:name="_Toc9600771"/>
      <w:bookmarkStart w:id="399" w:name="_Toc9600809"/>
      <w:bookmarkStart w:id="400" w:name="_Toc9602578"/>
      <w:bookmarkStart w:id="401" w:name="_Toc9602610"/>
      <w:bookmarkStart w:id="402" w:name="_Toc9608025"/>
      <w:bookmarkStart w:id="403" w:name="_Toc9608065"/>
      <w:bookmarkStart w:id="404" w:name="_Toc9608104"/>
      <w:bookmarkStart w:id="405" w:name="_Toc18418334"/>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rsidR="00F67696" w:rsidRPr="00661CF3" w:rsidRDefault="00F67696" w:rsidP="00F67696">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406" w:name="_Toc8229419"/>
      <w:bookmarkStart w:id="407" w:name="_Toc8229543"/>
      <w:bookmarkStart w:id="408" w:name="_Toc8230172"/>
      <w:bookmarkStart w:id="409" w:name="_Toc8306481"/>
      <w:bookmarkStart w:id="410" w:name="_Toc8306582"/>
      <w:bookmarkStart w:id="411" w:name="_Toc8306929"/>
      <w:bookmarkStart w:id="412" w:name="_Toc8310217"/>
      <w:bookmarkStart w:id="413" w:name="_Toc8310322"/>
      <w:bookmarkStart w:id="414" w:name="_Toc8310763"/>
      <w:bookmarkStart w:id="415" w:name="_Toc8312134"/>
      <w:bookmarkStart w:id="416" w:name="_Toc8312238"/>
      <w:bookmarkStart w:id="417" w:name="_Toc9600772"/>
      <w:bookmarkStart w:id="418" w:name="_Toc9600810"/>
      <w:bookmarkStart w:id="419" w:name="_Toc9602579"/>
      <w:bookmarkStart w:id="420" w:name="_Toc9602611"/>
      <w:bookmarkStart w:id="421" w:name="_Toc9608026"/>
      <w:bookmarkStart w:id="422" w:name="_Toc9608066"/>
      <w:bookmarkStart w:id="423" w:name="_Toc9608105"/>
      <w:bookmarkStart w:id="424" w:name="_Toc1841833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rsidR="00F67696" w:rsidRPr="00661CF3" w:rsidRDefault="00F67696" w:rsidP="00F67696">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425" w:name="_Toc8229420"/>
      <w:bookmarkStart w:id="426" w:name="_Toc8229544"/>
      <w:bookmarkStart w:id="427" w:name="_Toc8230173"/>
      <w:bookmarkStart w:id="428" w:name="_Toc8306482"/>
      <w:bookmarkStart w:id="429" w:name="_Toc8306583"/>
      <w:bookmarkStart w:id="430" w:name="_Toc8306930"/>
      <w:bookmarkStart w:id="431" w:name="_Toc8310218"/>
      <w:bookmarkStart w:id="432" w:name="_Toc8310323"/>
      <w:bookmarkStart w:id="433" w:name="_Toc8310764"/>
      <w:bookmarkStart w:id="434" w:name="_Toc8312135"/>
      <w:bookmarkStart w:id="435" w:name="_Toc8312239"/>
      <w:bookmarkStart w:id="436" w:name="_Toc9600773"/>
      <w:bookmarkStart w:id="437" w:name="_Toc9600811"/>
      <w:bookmarkStart w:id="438" w:name="_Toc9602580"/>
      <w:bookmarkStart w:id="439" w:name="_Toc9602612"/>
      <w:bookmarkStart w:id="440" w:name="_Toc9608027"/>
      <w:bookmarkStart w:id="441" w:name="_Toc9608067"/>
      <w:bookmarkStart w:id="442" w:name="_Toc9608106"/>
      <w:bookmarkStart w:id="443" w:name="_Toc18418336"/>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F67696" w:rsidRPr="00661CF3" w:rsidRDefault="00F67696" w:rsidP="00F67696">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444" w:name="_Toc8229421"/>
      <w:bookmarkStart w:id="445" w:name="_Toc8229545"/>
      <w:bookmarkStart w:id="446" w:name="_Toc8230174"/>
      <w:bookmarkStart w:id="447" w:name="_Toc8306483"/>
      <w:bookmarkStart w:id="448" w:name="_Toc8306584"/>
      <w:bookmarkStart w:id="449" w:name="_Toc8306931"/>
      <w:bookmarkStart w:id="450" w:name="_Toc8310219"/>
      <w:bookmarkStart w:id="451" w:name="_Toc8310324"/>
      <w:bookmarkStart w:id="452" w:name="_Toc8310765"/>
      <w:bookmarkStart w:id="453" w:name="_Toc8312136"/>
      <w:bookmarkStart w:id="454" w:name="_Toc8312240"/>
      <w:bookmarkStart w:id="455" w:name="_Toc9600774"/>
      <w:bookmarkStart w:id="456" w:name="_Toc9600812"/>
      <w:bookmarkStart w:id="457" w:name="_Toc9602581"/>
      <w:bookmarkStart w:id="458" w:name="_Toc9602613"/>
      <w:bookmarkStart w:id="459" w:name="_Toc9608028"/>
      <w:bookmarkStart w:id="460" w:name="_Toc9608068"/>
      <w:bookmarkStart w:id="461" w:name="_Toc9608107"/>
      <w:bookmarkStart w:id="462" w:name="_Toc18418337"/>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rsidR="00F67696" w:rsidRDefault="00F67696" w:rsidP="00F67696">
      <w:pPr>
        <w:pStyle w:val="Heading3"/>
        <w:keepNext/>
        <w:keepLines/>
        <w:numPr>
          <w:ilvl w:val="2"/>
          <w:numId w:val="109"/>
        </w:numPr>
        <w:pBdr>
          <w:bottom w:val="none" w:sz="0" w:space="0" w:color="auto"/>
        </w:pBdr>
        <w:spacing w:line="276" w:lineRule="auto"/>
        <w:ind w:left="1764"/>
        <w:rPr>
          <w:i w:val="0"/>
          <w:sz w:val="24"/>
          <w:szCs w:val="24"/>
        </w:rPr>
      </w:pPr>
      <w:bookmarkStart w:id="463" w:name="_Toc18418338"/>
      <w:r>
        <w:rPr>
          <w:i w:val="0"/>
          <w:sz w:val="24"/>
          <w:szCs w:val="24"/>
        </w:rPr>
        <w:t>Production Service Setup</w:t>
      </w:r>
      <w:bookmarkEnd w:id="463"/>
    </w:p>
    <w:p w:rsidR="00F67696" w:rsidRDefault="00F67696" w:rsidP="00F67696"/>
    <w:p w:rsidR="00F67696" w:rsidRPr="00AD0D7A" w:rsidRDefault="00F67696" w:rsidP="00F67696">
      <w:pPr>
        <w:ind w:left="1080"/>
      </w:pPr>
      <w:r w:rsidRPr="00AD0D7A">
        <w:t>Steps for setting up the production service in business manager</w:t>
      </w:r>
    </w:p>
    <w:p w:rsidR="00F67696" w:rsidRDefault="00F67696" w:rsidP="00F67696">
      <w:pPr>
        <w:pStyle w:val="ListParagraph"/>
        <w:numPr>
          <w:ilvl w:val="0"/>
          <w:numId w:val="45"/>
        </w:numPr>
      </w:pPr>
      <w:r w:rsidRPr="00101866">
        <w:t>In business manager navigate to “Administration &gt; Operations &gt; Services”</w:t>
      </w:r>
    </w:p>
    <w:p w:rsidR="00F67696" w:rsidRPr="00101866" w:rsidRDefault="00F67696" w:rsidP="00F67696">
      <w:pPr>
        <w:pStyle w:val="ListParagraph"/>
        <w:numPr>
          <w:ilvl w:val="0"/>
          <w:numId w:val="45"/>
        </w:numPr>
      </w:pPr>
      <w:r w:rsidRPr="00AD0D7A">
        <w:t>Click on “Credentials” Tab</w:t>
      </w:r>
    </w:p>
    <w:p w:rsidR="00F67696" w:rsidRPr="00101866" w:rsidRDefault="00F67696" w:rsidP="00F67696">
      <w:pPr>
        <w:pStyle w:val="ListParagraph"/>
        <w:numPr>
          <w:ilvl w:val="0"/>
          <w:numId w:val="45"/>
        </w:numPr>
      </w:pPr>
      <w:r w:rsidRPr="00AD0D7A">
        <w:t>Create new credentials by providing the merchant code, production URL, username and password</w:t>
      </w:r>
    </w:p>
    <w:p w:rsidR="00F67696" w:rsidRPr="00101866" w:rsidRDefault="00F67696" w:rsidP="00F67696">
      <w:pPr>
        <w:pStyle w:val="ListParagraph"/>
        <w:numPr>
          <w:ilvl w:val="0"/>
          <w:numId w:val="45"/>
        </w:numPr>
      </w:pPr>
      <w:r w:rsidRPr="00AD0D7A">
        <w:lastRenderedPageBreak/>
        <w:t>Now, navigate to “Merchant Tools &gt; Site Preferences &gt; Custom Preferences”</w:t>
      </w:r>
    </w:p>
    <w:p w:rsidR="00F67696" w:rsidRPr="00101866" w:rsidRDefault="00F67696" w:rsidP="00F67696">
      <w:pPr>
        <w:pStyle w:val="ListParagraph"/>
        <w:numPr>
          <w:ilvl w:val="0"/>
          <w:numId w:val="45"/>
        </w:numPr>
      </w:pPr>
      <w:r w:rsidRPr="00AD0D7A">
        <w:t>Inside “Worldpay” group “Merchant Code for Worldpay” as created in step 3. Also modify the other desired preferences on need basis</w:t>
      </w:r>
    </w:p>
    <w:p w:rsidR="00F67696" w:rsidRPr="00AD0D7A" w:rsidRDefault="00F67696" w:rsidP="00F67696">
      <w:pPr>
        <w:pStyle w:val="ListParagraph"/>
        <w:numPr>
          <w:ilvl w:val="0"/>
          <w:numId w:val="46"/>
        </w:numPr>
      </w:pPr>
      <w:r w:rsidRPr="00AD0D7A">
        <w:t>Worldpay Client Side Encryption Public Key</w:t>
      </w:r>
    </w:p>
    <w:p w:rsidR="00F67696" w:rsidRPr="00AD0D7A" w:rsidRDefault="00F67696" w:rsidP="00F67696">
      <w:pPr>
        <w:pStyle w:val="ListParagraph"/>
        <w:numPr>
          <w:ilvl w:val="0"/>
          <w:numId w:val="46"/>
        </w:numPr>
      </w:pPr>
      <w:r w:rsidRPr="00AD0D7A">
        <w:t>Worldpay MAC Secret Code</w:t>
      </w:r>
    </w:p>
    <w:p w:rsidR="00F67696" w:rsidRPr="00AD0D7A" w:rsidRDefault="00F67696" w:rsidP="00F67696">
      <w:pPr>
        <w:pStyle w:val="ListParagraph"/>
        <w:numPr>
          <w:ilvl w:val="0"/>
          <w:numId w:val="46"/>
        </w:numPr>
      </w:pPr>
      <w:r w:rsidRPr="00AD0D7A">
        <w:t>Worldpay Merchant Number</w:t>
      </w:r>
    </w:p>
    <w:p w:rsidR="00F67696" w:rsidRPr="00AD0D7A" w:rsidRDefault="00F67696" w:rsidP="00F67696">
      <w:pPr>
        <w:pStyle w:val="ListParagraph"/>
        <w:numPr>
          <w:ilvl w:val="0"/>
          <w:numId w:val="46"/>
        </w:numPr>
      </w:pPr>
      <w:r w:rsidRPr="00AD0D7A">
        <w:t>Worldpay Installation Id</w:t>
      </w:r>
    </w:p>
    <w:p w:rsidR="00F67696" w:rsidRPr="00AD0D7A" w:rsidRDefault="00F67696" w:rsidP="00F67696">
      <w:pPr>
        <w:pStyle w:val="ListParagraph"/>
        <w:numPr>
          <w:ilvl w:val="0"/>
          <w:numId w:val="45"/>
        </w:numPr>
      </w:pPr>
      <w:r w:rsidRPr="00AD0D7A">
        <w:t>In case if for separate merchant to be used at APM level, then service detail modification to be done in “Merchant Tools &gt; Ordering &gt; Payment Methods”</w:t>
      </w:r>
    </w:p>
    <w:p w:rsidR="00F67696" w:rsidRDefault="00F67696" w:rsidP="00F67696">
      <w:pPr>
        <w:pStyle w:val="Heading1"/>
        <w:numPr>
          <w:ilvl w:val="0"/>
          <w:numId w:val="109"/>
        </w:numPr>
      </w:pPr>
      <w:bookmarkStart w:id="464" w:name="_Toc245264376"/>
      <w:bookmarkStart w:id="465" w:name="_Toc18418339"/>
      <w:r>
        <w:t>OPERATIONS, MAINTAINENCE</w:t>
      </w:r>
      <w:bookmarkEnd w:id="465"/>
    </w:p>
    <w:p w:rsidR="00F67696" w:rsidRPr="003E41E2" w:rsidRDefault="00F67696" w:rsidP="00F67696"/>
    <w:p w:rsidR="00F67696" w:rsidRPr="00A3027E" w:rsidRDefault="00F67696">
      <w:pPr>
        <w:pStyle w:val="ListParagraph"/>
        <w:numPr>
          <w:ilvl w:val="0"/>
          <w:numId w:val="100"/>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466"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467" w:name="_Toc514075478"/>
      <w:bookmarkStart w:id="468" w:name="_Toc517950281"/>
      <w:bookmarkStart w:id="469" w:name="_Toc8294016"/>
      <w:bookmarkStart w:id="470" w:name="_Toc8305827"/>
      <w:bookmarkStart w:id="471" w:name="_Toc8306102"/>
      <w:bookmarkStart w:id="472" w:name="_Toc9595622"/>
      <w:bookmarkStart w:id="473" w:name="_Toc9595668"/>
      <w:bookmarkStart w:id="474" w:name="_Toc9602447"/>
      <w:bookmarkStart w:id="475" w:name="_Toc9602494"/>
      <w:bookmarkStart w:id="476" w:name="_Toc9602541"/>
      <w:bookmarkStart w:id="477" w:name="_Toc9605825"/>
      <w:bookmarkStart w:id="478" w:name="_Toc9605909"/>
      <w:bookmarkStart w:id="479" w:name="_Toc9606403"/>
      <w:bookmarkStart w:id="480" w:name="_Toc9606606"/>
      <w:bookmarkStart w:id="481" w:name="_Toc9606742"/>
      <w:bookmarkStart w:id="482" w:name="_Toc9606817"/>
      <w:bookmarkStart w:id="483" w:name="_Toc9606892"/>
      <w:bookmarkStart w:id="484" w:name="_Toc9606967"/>
      <w:bookmarkStart w:id="485" w:name="_Toc9607042"/>
      <w:bookmarkStart w:id="486" w:name="_Toc18418340"/>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rsidR="00F67696" w:rsidRDefault="00F67696" w:rsidP="00F67696">
      <w:pPr>
        <w:pStyle w:val="Heading3"/>
        <w:keepNext/>
        <w:keepLines/>
        <w:numPr>
          <w:ilvl w:val="2"/>
          <w:numId w:val="109"/>
        </w:numPr>
        <w:pBdr>
          <w:bottom w:val="none" w:sz="0" w:space="0" w:color="auto"/>
        </w:pBdr>
        <w:spacing w:line="276" w:lineRule="auto"/>
        <w:rPr>
          <w:i w:val="0"/>
          <w:sz w:val="24"/>
          <w:szCs w:val="24"/>
        </w:rPr>
      </w:pPr>
      <w:bookmarkStart w:id="487" w:name="_Toc18418341"/>
      <w:r w:rsidRPr="00877C17">
        <w:rPr>
          <w:i w:val="0"/>
          <w:sz w:val="24"/>
          <w:szCs w:val="24"/>
        </w:rPr>
        <w:t>Order Payment Instrument Attributes</w:t>
      </w:r>
      <w:bookmarkEnd w:id="487"/>
    </w:p>
    <w:p w:rsidR="00F67696" w:rsidRDefault="00F67696" w:rsidP="00F67696"/>
    <w:p w:rsidR="00F67696" w:rsidRPr="000D7235" w:rsidRDefault="00F67696" w:rsidP="00F6769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Attributes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These are specific to the Payment Method and are captured in &lt;payment&gt; tag.</w:t>
      </w:r>
    </w:p>
    <w:p w:rsidR="00F67696" w:rsidRPr="004227E8" w:rsidRDefault="00F67696" w:rsidP="00F67696"/>
    <w:tbl>
      <w:tblPr>
        <w:tblW w:w="8523" w:type="dxa"/>
        <w:tblInd w:w="1173" w:type="dxa"/>
        <w:tblLook w:val="04A0" w:firstRow="1" w:lastRow="0" w:firstColumn="1" w:lastColumn="0" w:noHBand="0" w:noVBand="1"/>
      </w:tblPr>
      <w:tblGrid>
        <w:gridCol w:w="1403"/>
        <w:gridCol w:w="4040"/>
        <w:gridCol w:w="3080"/>
      </w:tblGrid>
      <w:tr w:rsidR="00F67696" w:rsidRPr="007034E9" w:rsidTr="005C66DD">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F67696" w:rsidRPr="000D7235" w:rsidRDefault="00F67696" w:rsidP="005C66DD">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F67696" w:rsidRPr="000D7235" w:rsidRDefault="00F67696" w:rsidP="005C66DD">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F67696" w:rsidRPr="000D7235" w:rsidRDefault="00F67696" w:rsidP="005C66DD">
            <w:pPr>
              <w:ind w:left="1080"/>
              <w:rPr>
                <w:rFonts w:ascii="Calibri" w:hAnsi="Calibri"/>
                <w:color w:val="393939"/>
                <w:sz w:val="21"/>
                <w:szCs w:val="21"/>
              </w:rPr>
            </w:pPr>
            <w:r w:rsidRPr="000D7235">
              <w:rPr>
                <w:rFonts w:ascii="Calibri" w:hAnsi="Calibri"/>
                <w:color w:val="393939"/>
                <w:sz w:val="21"/>
                <w:szCs w:val="21"/>
              </w:rPr>
              <w:t>Attribute Id</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bank</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Default="00F67696" w:rsidP="005C66DD">
            <w:pPr>
              <w:rPr>
                <w:rFonts w:ascii="Calibri" w:hAnsi="Calibri"/>
                <w:color w:val="393939"/>
                <w:sz w:val="21"/>
                <w:szCs w:val="21"/>
              </w:rPr>
            </w:pPr>
            <w:r w:rsidRPr="004227E8">
              <w:rPr>
                <w:rFonts w:ascii="Calibri" w:hAnsi="Calibri"/>
                <w:color w:val="393939"/>
                <w:sz w:val="21"/>
                <w:szCs w:val="21"/>
              </w:rPr>
              <w:t>installments</w:t>
            </w:r>
          </w:p>
          <w:p w:rsidR="00F67696" w:rsidRPr="004A1FE6" w:rsidRDefault="00F67696" w:rsidP="005C66DD">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cpf</w:t>
            </w:r>
          </w:p>
        </w:tc>
      </w:tr>
      <w:tr w:rsidR="00F67696" w:rsidRPr="007034E9" w:rsidTr="005C66DD">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F67696" w:rsidRPr="000D7235" w:rsidRDefault="00F67696" w:rsidP="005C66DD">
            <w:pPr>
              <w:rPr>
                <w:rFonts w:ascii="Calibri" w:hAnsi="Calibri"/>
                <w:color w:val="393939"/>
                <w:sz w:val="21"/>
                <w:szCs w:val="21"/>
              </w:rPr>
            </w:pPr>
            <w:r w:rsidRPr="004227E8">
              <w:rPr>
                <w:rFonts w:ascii="Calibri" w:hAnsi="Calibri"/>
                <w:color w:val="393939"/>
                <w:sz w:val="21"/>
                <w:szCs w:val="21"/>
              </w:rPr>
              <w:t>bankCode</w:t>
            </w:r>
          </w:p>
        </w:tc>
      </w:tr>
      <w:tr w:rsidR="00F67696" w:rsidRPr="007034E9" w:rsidTr="005C66DD">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Default="00F67696" w:rsidP="005C66DD">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F67696" w:rsidRPr="004227E8" w:rsidRDefault="00F67696" w:rsidP="005C66DD">
            <w:pPr>
              <w:rPr>
                <w:rFonts w:ascii="Calibri" w:hAnsi="Calibri"/>
                <w:color w:val="393939"/>
                <w:sz w:val="21"/>
                <w:szCs w:val="21"/>
              </w:rPr>
            </w:pPr>
            <w:r>
              <w:rPr>
                <w:rFonts w:ascii="Calibri" w:hAnsi="Calibri"/>
                <w:color w:val="393939"/>
                <w:sz w:val="21"/>
                <w:szCs w:val="21"/>
              </w:rPr>
              <w:t>Worldpay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F67696" w:rsidRPr="004227E8" w:rsidRDefault="00F67696" w:rsidP="005C66DD">
            <w:pPr>
              <w:rPr>
                <w:rFonts w:ascii="Calibri" w:hAnsi="Calibri"/>
                <w:color w:val="393939"/>
                <w:sz w:val="21"/>
                <w:szCs w:val="21"/>
              </w:rPr>
            </w:pPr>
            <w:r>
              <w:rPr>
                <w:rFonts w:ascii="Calibri" w:hAnsi="Calibri"/>
                <w:color w:val="393939"/>
                <w:sz w:val="21"/>
                <w:szCs w:val="21"/>
              </w:rPr>
              <w:t>Merchant Hex Code whose order is placed</w:t>
            </w:r>
          </w:p>
        </w:tc>
      </w:tr>
      <w:tr w:rsidR="00F67696" w:rsidRPr="007034E9" w:rsidTr="005C66DD">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Default="00F67696" w:rsidP="005C66DD">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F67696" w:rsidRPr="004227E8" w:rsidRDefault="00F67696" w:rsidP="005C66DD">
            <w:pPr>
              <w:rPr>
                <w:rFonts w:ascii="Calibri" w:hAnsi="Calibri"/>
                <w:color w:val="393939"/>
                <w:sz w:val="21"/>
                <w:szCs w:val="21"/>
              </w:rPr>
            </w:pPr>
            <w:r>
              <w:rPr>
                <w:rFonts w:ascii="Calibri" w:hAnsi="Calibri"/>
                <w:color w:val="393939"/>
                <w:sz w:val="21"/>
                <w:szCs w:val="21"/>
              </w:rPr>
              <w:t>Worldpay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F67696" w:rsidRPr="004227E8" w:rsidRDefault="00F67696" w:rsidP="005C66DD">
            <w:pPr>
              <w:rPr>
                <w:rFonts w:ascii="Calibri" w:hAnsi="Calibri"/>
                <w:color w:val="393939"/>
                <w:sz w:val="21"/>
                <w:szCs w:val="21"/>
              </w:rPr>
            </w:pPr>
            <w:r>
              <w:rPr>
                <w:rFonts w:ascii="Calibri" w:hAnsi="Calibri"/>
                <w:color w:val="393939"/>
                <w:sz w:val="21"/>
                <w:szCs w:val="21"/>
              </w:rPr>
              <w:t>Token requested value where selected for cards</w:t>
            </w:r>
          </w:p>
        </w:tc>
      </w:tr>
    </w:tbl>
    <w:p w:rsidR="00F67696" w:rsidRDefault="00F67696" w:rsidP="00F67696">
      <w:pPr>
        <w:pStyle w:val="Heading3"/>
        <w:keepNext/>
        <w:keepLines/>
        <w:numPr>
          <w:ilvl w:val="2"/>
          <w:numId w:val="109"/>
        </w:numPr>
        <w:pBdr>
          <w:bottom w:val="none" w:sz="0" w:space="0" w:color="auto"/>
        </w:pBdr>
        <w:spacing w:line="276" w:lineRule="auto"/>
        <w:rPr>
          <w:i w:val="0"/>
          <w:sz w:val="24"/>
          <w:szCs w:val="24"/>
        </w:rPr>
      </w:pPr>
      <w:bookmarkStart w:id="488" w:name="_Toc18418342"/>
      <w:r w:rsidRPr="00877C17">
        <w:rPr>
          <w:i w:val="0"/>
          <w:sz w:val="24"/>
          <w:szCs w:val="24"/>
        </w:rPr>
        <w:t xml:space="preserve">Order </w:t>
      </w:r>
      <w:r>
        <w:rPr>
          <w:i w:val="0"/>
          <w:sz w:val="24"/>
          <w:szCs w:val="24"/>
        </w:rPr>
        <w:t>Notification Custom Object</w:t>
      </w:r>
      <w:bookmarkEnd w:id="488"/>
    </w:p>
    <w:p w:rsidR="00F67696" w:rsidRPr="00935D2E" w:rsidRDefault="00F67696" w:rsidP="00F67696"/>
    <w:p w:rsidR="00F67696" w:rsidRDefault="00F67696" w:rsidP="00F6769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until it is deleted by the Notification job.</w:t>
      </w:r>
    </w:p>
    <w:p w:rsidR="00F67696" w:rsidRDefault="00F67696" w:rsidP="00F67696">
      <w:pPr>
        <w:ind w:left="1080"/>
        <w:rPr>
          <w:rFonts w:ascii="Calibri" w:hAnsi="Calibri"/>
          <w:color w:val="393939"/>
          <w:sz w:val="21"/>
          <w:szCs w:val="21"/>
        </w:rPr>
      </w:pPr>
    </w:p>
    <w:p w:rsidR="00F67696" w:rsidRPr="008E14CC" w:rsidRDefault="00F67696" w:rsidP="00F67696">
      <w:pPr>
        <w:ind w:left="1080"/>
        <w:rPr>
          <w:rFonts w:ascii="Calibri" w:hAnsi="Calibri"/>
          <w:color w:val="393939"/>
          <w:sz w:val="21"/>
          <w:szCs w:val="21"/>
        </w:rPr>
      </w:pPr>
    </w:p>
    <w:tbl>
      <w:tblPr>
        <w:tblW w:w="8523" w:type="dxa"/>
        <w:tblInd w:w="1173" w:type="dxa"/>
        <w:tblLook w:val="04A0" w:firstRow="1" w:lastRow="0" w:firstColumn="1" w:lastColumn="0" w:noHBand="0" w:noVBand="1"/>
      </w:tblPr>
      <w:tblGrid>
        <w:gridCol w:w="1403"/>
        <w:gridCol w:w="4040"/>
        <w:gridCol w:w="3080"/>
      </w:tblGrid>
      <w:tr w:rsidR="00F67696" w:rsidRPr="007034E9" w:rsidTr="005C66DD">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F67696" w:rsidRPr="000D7235" w:rsidRDefault="00F67696" w:rsidP="005C66DD">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F67696" w:rsidRPr="000D7235" w:rsidRDefault="00F67696" w:rsidP="005C66DD">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F67696" w:rsidRPr="000D7235" w:rsidRDefault="00F67696" w:rsidP="005C66DD">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sidRPr="00731887">
              <w:rPr>
                <w:rFonts w:ascii="Calibri" w:hAnsi="Calibri"/>
                <w:color w:val="393939"/>
                <w:sz w:val="21"/>
                <w:szCs w:val="21"/>
              </w:rPr>
              <w:t>orderNo</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sidRPr="00731887">
              <w:rPr>
                <w:rFonts w:ascii="Calibri" w:hAnsi="Calibri"/>
                <w:color w:val="393939"/>
                <w:sz w:val="21"/>
                <w:szCs w:val="21"/>
              </w:rPr>
              <w:t>xmlString</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sidRPr="00731887">
              <w:rPr>
                <w:rFonts w:ascii="Calibri" w:hAnsi="Calibri"/>
                <w:color w:val="393939"/>
                <w:sz w:val="21"/>
                <w:szCs w:val="21"/>
              </w:rPr>
              <w:t>ID</w:t>
            </w:r>
          </w:p>
        </w:tc>
      </w:tr>
      <w:tr w:rsidR="00F67696" w:rsidRPr="007034E9" w:rsidTr="005C66DD">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F67696" w:rsidRPr="000D7235" w:rsidRDefault="00F67696" w:rsidP="005C66DD">
            <w:pPr>
              <w:ind w:left="1080"/>
              <w:rPr>
                <w:rFonts w:ascii="Calibri" w:hAnsi="Calibri"/>
                <w:color w:val="393939"/>
                <w:sz w:val="21"/>
                <w:szCs w:val="21"/>
              </w:rPr>
            </w:pPr>
            <w:r w:rsidRPr="00731887">
              <w:rPr>
                <w:rFonts w:ascii="Calibri" w:hAnsi="Calibri"/>
                <w:color w:val="393939"/>
                <w:sz w:val="21"/>
                <w:szCs w:val="21"/>
              </w:rPr>
              <w:t>timeStamp</w:t>
            </w:r>
          </w:p>
        </w:tc>
      </w:tr>
    </w:tbl>
    <w:p w:rsidR="00F67696" w:rsidRDefault="00F67696" w:rsidP="00F67696">
      <w:pPr>
        <w:pStyle w:val="Heading3"/>
        <w:keepNext/>
        <w:keepLines/>
        <w:numPr>
          <w:ilvl w:val="2"/>
          <w:numId w:val="109"/>
        </w:numPr>
        <w:pBdr>
          <w:bottom w:val="none" w:sz="0" w:space="0" w:color="auto"/>
        </w:pBdr>
        <w:spacing w:line="276" w:lineRule="auto"/>
        <w:rPr>
          <w:i w:val="0"/>
          <w:sz w:val="24"/>
          <w:szCs w:val="24"/>
        </w:rPr>
      </w:pPr>
      <w:bookmarkStart w:id="489" w:name="_Toc18418343"/>
      <w:r w:rsidRPr="00877C17">
        <w:rPr>
          <w:i w:val="0"/>
          <w:sz w:val="24"/>
          <w:szCs w:val="24"/>
        </w:rPr>
        <w:t>Order Payment Instrument Attributes</w:t>
      </w:r>
      <w:bookmarkEnd w:id="489"/>
    </w:p>
    <w:p w:rsidR="00F67696" w:rsidRPr="008E14CC" w:rsidRDefault="00F67696" w:rsidP="00F67696">
      <w:bookmarkStart w:id="490" w:name="_Toc279703491"/>
      <w:bookmarkStart w:id="491" w:name="_Toc279703584"/>
      <w:bookmarkEnd w:id="464"/>
    </w:p>
    <w:tbl>
      <w:tblPr>
        <w:tblStyle w:val="TableGrid"/>
        <w:tblW w:w="0" w:type="auto"/>
        <w:tblInd w:w="1165" w:type="dxa"/>
        <w:tblLook w:val="04A0" w:firstRow="1" w:lastRow="0" w:firstColumn="1" w:lastColumn="0" w:noHBand="0" w:noVBand="1"/>
      </w:tblPr>
      <w:tblGrid>
        <w:gridCol w:w="2326"/>
        <w:gridCol w:w="3976"/>
        <w:gridCol w:w="2269"/>
      </w:tblGrid>
      <w:tr w:rsidR="00F67696" w:rsidTr="005C66DD">
        <w:trPr>
          <w:trHeight w:val="339"/>
        </w:trPr>
        <w:tc>
          <w:tcPr>
            <w:tcW w:w="2880" w:type="dxa"/>
            <w:shd w:val="clear" w:color="auto" w:fill="C6D9F1" w:themeFill="text2" w:themeFillTint="33"/>
          </w:tcPr>
          <w:p w:rsidR="00F67696" w:rsidRPr="007A4214" w:rsidRDefault="00F67696" w:rsidP="005C66DD">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210" w:type="dxa"/>
            <w:shd w:val="clear" w:color="auto" w:fill="C6D9F1" w:themeFill="text2" w:themeFillTint="33"/>
          </w:tcPr>
          <w:p w:rsidR="00F67696" w:rsidRPr="007A4214" w:rsidRDefault="00F67696" w:rsidP="005C66DD">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2481" w:type="dxa"/>
            <w:shd w:val="clear" w:color="auto" w:fill="C6D9F1" w:themeFill="text2" w:themeFillTint="33"/>
          </w:tcPr>
          <w:p w:rsidR="00F67696" w:rsidRPr="007A4214" w:rsidRDefault="00F67696" w:rsidP="005C66DD">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F67696" w:rsidTr="005C66DD">
        <w:trPr>
          <w:trHeight w:val="482"/>
        </w:trPr>
        <w:tc>
          <w:tcPr>
            <w:tcW w:w="2880" w:type="dxa"/>
          </w:tcPr>
          <w:p w:rsidR="00F67696" w:rsidRPr="00101866" w:rsidRDefault="00F67696" w:rsidP="005C66DD">
            <w:pPr>
              <w:spacing w:after="200" w:line="276" w:lineRule="auto"/>
              <w:ind w:left="1080"/>
              <w:jc w:val="center"/>
              <w:rPr>
                <w:rFonts w:ascii="Calibri" w:hAnsi="Calibri"/>
                <w:color w:val="393939"/>
                <w:sz w:val="21"/>
                <w:szCs w:val="21"/>
              </w:rPr>
            </w:pPr>
            <w:r w:rsidRPr="00101866">
              <w:rPr>
                <w:rFonts w:ascii="Calibri" w:hAnsi="Calibri"/>
                <w:color w:val="393939"/>
                <w:sz w:val="21"/>
                <w:szCs w:val="21"/>
              </w:rPr>
              <w:t>Lochan Sim</w:t>
            </w:r>
          </w:p>
        </w:tc>
        <w:tc>
          <w:tcPr>
            <w:tcW w:w="3210" w:type="dxa"/>
          </w:tcPr>
          <w:p w:rsidR="00F67696" w:rsidRPr="00101866" w:rsidRDefault="00F67696" w:rsidP="005C66DD">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2481" w:type="dxa"/>
          </w:tcPr>
          <w:p w:rsidR="00F67696" w:rsidRPr="00101866" w:rsidRDefault="00F67696" w:rsidP="005C66DD">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F67696" w:rsidTr="005C66DD">
        <w:trPr>
          <w:trHeight w:val="470"/>
        </w:trPr>
        <w:tc>
          <w:tcPr>
            <w:tcW w:w="2880" w:type="dxa"/>
          </w:tcPr>
          <w:p w:rsidR="00F67696" w:rsidRPr="00101866" w:rsidRDefault="00F67696" w:rsidP="005C66DD">
            <w:pPr>
              <w:spacing w:after="200" w:line="276" w:lineRule="auto"/>
              <w:ind w:left="1080"/>
              <w:jc w:val="center"/>
              <w:rPr>
                <w:rFonts w:ascii="Calibri" w:hAnsi="Calibri"/>
                <w:color w:val="393939"/>
                <w:sz w:val="21"/>
                <w:szCs w:val="21"/>
              </w:rPr>
            </w:pPr>
            <w:r w:rsidRPr="00101866">
              <w:rPr>
                <w:rFonts w:ascii="Calibri" w:hAnsi="Calibri"/>
                <w:color w:val="393939"/>
                <w:sz w:val="21"/>
                <w:szCs w:val="21"/>
              </w:rPr>
              <w:t>Rhuta Patel</w:t>
            </w:r>
          </w:p>
        </w:tc>
        <w:tc>
          <w:tcPr>
            <w:tcW w:w="3210" w:type="dxa"/>
          </w:tcPr>
          <w:p w:rsidR="00F67696" w:rsidRPr="00101866" w:rsidRDefault="00F67696" w:rsidP="005C66DD">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2481" w:type="dxa"/>
          </w:tcPr>
          <w:p w:rsidR="00F67696" w:rsidRPr="00101866" w:rsidRDefault="00F67696" w:rsidP="005C66DD">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F67696" w:rsidTr="005C66DD">
        <w:trPr>
          <w:trHeight w:val="254"/>
        </w:trPr>
        <w:tc>
          <w:tcPr>
            <w:tcW w:w="2880" w:type="dxa"/>
          </w:tcPr>
          <w:p w:rsidR="00F67696" w:rsidRPr="00101866" w:rsidRDefault="00F67696" w:rsidP="005C66DD">
            <w:pPr>
              <w:ind w:left="1080"/>
              <w:jc w:val="center"/>
              <w:rPr>
                <w:rFonts w:ascii="Calibri" w:hAnsi="Calibri"/>
                <w:color w:val="393939"/>
                <w:sz w:val="21"/>
                <w:szCs w:val="21"/>
              </w:rPr>
            </w:pPr>
            <w:r>
              <w:t>Jonathan Berry</w:t>
            </w:r>
          </w:p>
        </w:tc>
        <w:tc>
          <w:tcPr>
            <w:tcW w:w="3210" w:type="dxa"/>
          </w:tcPr>
          <w:p w:rsidR="00F67696" w:rsidRPr="00101866" w:rsidRDefault="00F67696" w:rsidP="005C66DD">
            <w:pPr>
              <w:ind w:left="1080"/>
              <w:rPr>
                <w:rFonts w:ascii="Calibri" w:hAnsi="Calibri"/>
                <w:color w:val="393939"/>
                <w:sz w:val="21"/>
                <w:szCs w:val="21"/>
              </w:rPr>
            </w:pPr>
            <w:r w:rsidRPr="000D27B3">
              <w:rPr>
                <w:rFonts w:ascii="Calibri" w:hAnsi="Calibri"/>
                <w:color w:val="393939"/>
                <w:sz w:val="21"/>
                <w:szCs w:val="21"/>
              </w:rPr>
              <w:t>jonathan.berry@worldpay.com</w:t>
            </w:r>
          </w:p>
        </w:tc>
        <w:tc>
          <w:tcPr>
            <w:tcW w:w="2481" w:type="dxa"/>
          </w:tcPr>
          <w:p w:rsidR="00F67696" w:rsidRPr="00101866" w:rsidRDefault="00F67696" w:rsidP="005C66DD">
            <w:pPr>
              <w:ind w:left="1080"/>
              <w:rPr>
                <w:rFonts w:ascii="Calibri" w:hAnsi="Calibri"/>
                <w:color w:val="393939"/>
                <w:sz w:val="21"/>
                <w:szCs w:val="21"/>
              </w:rPr>
            </w:pPr>
            <w:r w:rsidRPr="00101866">
              <w:rPr>
                <w:rFonts w:ascii="Calibri" w:hAnsi="Calibri"/>
                <w:color w:val="393939"/>
                <w:sz w:val="21"/>
                <w:szCs w:val="21"/>
              </w:rPr>
              <w:t>Secondary</w:t>
            </w:r>
          </w:p>
        </w:tc>
      </w:tr>
    </w:tbl>
    <w:p w:rsidR="00F67696" w:rsidRDefault="00F67696" w:rsidP="00F67696">
      <w:pPr>
        <w:rPr>
          <w:rFonts w:asciiTheme="majorHAnsi" w:eastAsiaTheme="majorEastAsia" w:hAnsiTheme="majorHAnsi" w:cstheme="majorBidi"/>
          <w:b/>
          <w:bCs/>
          <w:color w:val="365F91" w:themeColor="accent1" w:themeShade="BF"/>
          <w:sz w:val="24"/>
          <w:szCs w:val="24"/>
        </w:rPr>
      </w:pPr>
    </w:p>
    <w:bookmarkEnd w:id="490"/>
    <w:bookmarkEnd w:id="491"/>
    <w:p w:rsidR="00F67696" w:rsidRPr="00A54A88" w:rsidRDefault="00F67696" w:rsidP="00F67696"/>
    <w:p w:rsidR="00F67696" w:rsidRDefault="00F67696" w:rsidP="00F67696">
      <w:pPr>
        <w:pStyle w:val="Heading1"/>
        <w:numPr>
          <w:ilvl w:val="0"/>
          <w:numId w:val="97"/>
        </w:numPr>
      </w:pPr>
      <w:bookmarkStart w:id="492" w:name="_Toc9608109"/>
      <w:bookmarkStart w:id="493" w:name="_Toc18418344"/>
      <w:r>
        <w:t>USER GUIDE</w:t>
      </w:r>
      <w:bookmarkEnd w:id="492"/>
      <w:bookmarkEnd w:id="493"/>
    </w:p>
    <w:p w:rsidR="00F67696" w:rsidRPr="00F34066" w:rsidRDefault="00F67696" w:rsidP="00F67696">
      <w:pPr>
        <w:pStyle w:val="Heading3"/>
        <w:keepNext/>
        <w:keepLines/>
        <w:numPr>
          <w:ilvl w:val="2"/>
          <w:numId w:val="97"/>
        </w:numPr>
        <w:pBdr>
          <w:bottom w:val="none" w:sz="0" w:space="0" w:color="auto"/>
        </w:pBdr>
        <w:spacing w:line="276" w:lineRule="auto"/>
        <w:ind w:left="1764"/>
        <w:rPr>
          <w:i w:val="0"/>
          <w:sz w:val="24"/>
          <w:szCs w:val="24"/>
        </w:rPr>
      </w:pPr>
      <w:bookmarkStart w:id="494" w:name="_Toc279703497"/>
      <w:bookmarkStart w:id="495" w:name="_Toc279703590"/>
      <w:bookmarkStart w:id="496" w:name="_Toc18418345"/>
      <w:r>
        <w:rPr>
          <w:i w:val="0"/>
          <w:sz w:val="24"/>
          <w:szCs w:val="24"/>
        </w:rPr>
        <w:t>Production Service Setup</w:t>
      </w:r>
      <w:bookmarkEnd w:id="496"/>
    </w:p>
    <w:p w:rsidR="00F67696" w:rsidRPr="00F34066" w:rsidRDefault="00F67696" w:rsidP="00F67696">
      <w:pPr>
        <w:pStyle w:val="ListParagraph"/>
        <w:ind w:left="1776"/>
        <w:rPr>
          <w:iCs/>
        </w:rPr>
      </w:pPr>
      <w:r>
        <w:t xml:space="preserve"> </w:t>
      </w:r>
      <w:r w:rsidRPr="00F34066">
        <w:t>Typically, the backend developer does most of the integration works. We expect that the person doing this integration is familiar with the web service, xml processing and has hands on experience with the SFCC platform</w:t>
      </w:r>
    </w:p>
    <w:p w:rsidR="00F67696" w:rsidRPr="00402E5A" w:rsidRDefault="00F67696" w:rsidP="00F67696"/>
    <w:p w:rsidR="00F67696" w:rsidRDefault="00F67696" w:rsidP="00F67696">
      <w:pPr>
        <w:pStyle w:val="Heading1"/>
        <w:ind w:left="432" w:hanging="432"/>
      </w:pPr>
      <w:bookmarkStart w:id="497" w:name="_Toc405997387"/>
      <w:bookmarkStart w:id="498" w:name="_Toc9608110"/>
      <w:bookmarkStart w:id="499" w:name="_Toc18418346"/>
      <w:bookmarkEnd w:id="494"/>
      <w:bookmarkEnd w:id="495"/>
      <w:r>
        <w:rPr>
          <w:b w:val="0"/>
          <w:bCs w:val="0"/>
        </w:rPr>
        <w:t>APPENDIX</w:t>
      </w:r>
      <w:r>
        <w:t xml:space="preserve"> A: APM/Card mapping keys</w:t>
      </w:r>
      <w:bookmarkEnd w:id="497"/>
      <w:bookmarkEnd w:id="498"/>
      <w:bookmarkEnd w:id="499"/>
    </w:p>
    <w:p w:rsidR="00F67696" w:rsidRPr="00DC0122" w:rsidRDefault="00F67696" w:rsidP="00F67696"/>
    <w:p w:rsidR="00F67696" w:rsidRDefault="00F67696" w:rsidP="00F67696">
      <w:r>
        <w:t>Supported Cards Mapping table:</w:t>
      </w:r>
    </w:p>
    <w:tbl>
      <w:tblPr>
        <w:tblW w:w="7340" w:type="dxa"/>
        <w:tblInd w:w="93" w:type="dxa"/>
        <w:tblLook w:val="04A0" w:firstRow="1" w:lastRow="0" w:firstColumn="1" w:lastColumn="0" w:noHBand="0" w:noVBand="1"/>
      </w:tblPr>
      <w:tblGrid>
        <w:gridCol w:w="2620"/>
        <w:gridCol w:w="2180"/>
        <w:gridCol w:w="2540"/>
      </w:tblGrid>
      <w:tr w:rsidR="00F67696" w:rsidRPr="007F5475" w:rsidTr="005C66DD">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F67696" w:rsidRPr="007F5475" w:rsidRDefault="00F67696" w:rsidP="005C66DD">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F67696" w:rsidRPr="007F5475" w:rsidRDefault="00F67696" w:rsidP="005C66DD">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F67696" w:rsidRPr="007F5475" w:rsidRDefault="00F67696" w:rsidP="005C66DD">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F67696" w:rsidRPr="007F5475" w:rsidTr="005C66DD">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F67696" w:rsidRPr="007F5475" w:rsidTr="005C66DD">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lastRenderedPageBreak/>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F67696" w:rsidRPr="007F5475" w:rsidTr="005C66DD">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885A86" w:rsidP="005C66DD">
            <w:pPr>
              <w:spacing w:after="0" w:line="240" w:lineRule="auto"/>
              <w:rPr>
                <w:rFonts w:ascii="Calibri" w:eastAsia="Times New Roman" w:hAnsi="Calibri" w:cs="Times New Roman"/>
                <w:color w:val="000000"/>
              </w:rPr>
            </w:pPr>
            <w:hyperlink r:id="rId48" w:anchor="ElementDef161" w:tgtFrame="right" w:history="1">
              <w:r w:rsidR="00F67696"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F67696" w:rsidRPr="007F5475" w:rsidTr="005C66DD">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F67696" w:rsidRPr="007F5475" w:rsidTr="005C66DD">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F67696" w:rsidRPr="007F5475" w:rsidTr="005C66DD">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F67696" w:rsidRPr="007F5475" w:rsidTr="005C66DD">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F67696" w:rsidRPr="007F5475" w:rsidTr="005C66DD">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Pr="008A0FEA">
              <w:rPr>
                <w:rFonts w:ascii="Calibri" w:eastAsia="Times New Roman" w:hAnsi="Calibri" w:cs="Times New Roman"/>
                <w:color w:val="000000"/>
              </w:rPr>
              <w:t>6799990100000000019</w:t>
            </w:r>
          </w:p>
        </w:tc>
      </w:tr>
      <w:tr w:rsidR="00F67696" w:rsidRPr="007F5475" w:rsidTr="005C66DD">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F67696" w:rsidRPr="007F5475" w:rsidTr="005C66DD">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F67696" w:rsidRPr="007F5475" w:rsidRDefault="00F67696" w:rsidP="005C66DD">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F67696" w:rsidRPr="00492E53" w:rsidRDefault="00F67696" w:rsidP="00F67696"/>
    <w:p w:rsidR="00F67696" w:rsidRDefault="00F67696" w:rsidP="00F67696">
      <w:r>
        <w:br w:type="page"/>
      </w:r>
    </w:p>
    <w:p w:rsidR="00F67696" w:rsidRDefault="00F67696" w:rsidP="00F67696">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F67696" w:rsidRPr="007F5475" w:rsidTr="005C66DD">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F67696" w:rsidRPr="007F5475" w:rsidRDefault="00F67696" w:rsidP="005C66DD">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F67696" w:rsidRPr="007F5475" w:rsidRDefault="00F67696" w:rsidP="005C66DD">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F67696" w:rsidRPr="007F547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F67696" w:rsidRPr="007F547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Poli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F67696" w:rsidRPr="007F547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Poli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F67696" w:rsidRPr="007F547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F67696" w:rsidRPr="007F547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F67696" w:rsidRPr="007F547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F67696" w:rsidRPr="007F5475"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F67696"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F67696"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F67696" w:rsidRPr="007F547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F67696" w:rsidRPr="007F5475" w:rsidTr="005C66DD">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rsidR="00F67696" w:rsidRPr="007F5475" w:rsidRDefault="00F67696" w:rsidP="005C66DD">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F67696" w:rsidRDefault="00F67696" w:rsidP="00F67696">
      <w:pPr>
        <w:pStyle w:val="ListParagraph"/>
      </w:pPr>
    </w:p>
    <w:p w:rsidR="00F67696" w:rsidRDefault="00F67696" w:rsidP="00F67696">
      <w:pPr>
        <w:rPr>
          <w:rFonts w:asciiTheme="majorHAnsi" w:eastAsiaTheme="majorEastAsia" w:hAnsiTheme="majorHAnsi" w:cstheme="majorBidi"/>
          <w:color w:val="365F91" w:themeColor="accent1" w:themeShade="BF"/>
          <w:sz w:val="28"/>
          <w:szCs w:val="28"/>
        </w:rPr>
      </w:pPr>
      <w:r>
        <w:rPr>
          <w:b/>
          <w:bCs/>
        </w:rPr>
        <w:br w:type="page"/>
      </w:r>
    </w:p>
    <w:p w:rsidR="00F67696" w:rsidRDefault="00F67696" w:rsidP="00F67696">
      <w:pPr>
        <w:pStyle w:val="Heading1"/>
        <w:rPr>
          <w:b w:val="0"/>
          <w:bCs w:val="0"/>
        </w:rPr>
      </w:pPr>
      <w:bookmarkStart w:id="500" w:name="_Toc405997388"/>
      <w:bookmarkStart w:id="501" w:name="_Toc9608111"/>
      <w:bookmarkStart w:id="502" w:name="_Toc18418347"/>
      <w:r>
        <w:rPr>
          <w:b w:val="0"/>
          <w:bCs w:val="0"/>
        </w:rPr>
        <w:lastRenderedPageBreak/>
        <w:t>APPENDIX B: IDEAL Bank List</w:t>
      </w:r>
      <w:bookmarkEnd w:id="500"/>
      <w:bookmarkEnd w:id="501"/>
      <w:bookmarkEnd w:id="502"/>
    </w:p>
    <w:p w:rsidR="00F67696" w:rsidRDefault="00F67696" w:rsidP="00F67696"/>
    <w:tbl>
      <w:tblPr>
        <w:tblW w:w="4800" w:type="dxa"/>
        <w:tblInd w:w="93" w:type="dxa"/>
        <w:tblLook w:val="04A0" w:firstRow="1" w:lastRow="0" w:firstColumn="1" w:lastColumn="0" w:noHBand="0" w:noVBand="1"/>
      </w:tblPr>
      <w:tblGrid>
        <w:gridCol w:w="2620"/>
        <w:gridCol w:w="2180"/>
      </w:tblGrid>
      <w:tr w:rsidR="00F67696" w:rsidRPr="002C4D95" w:rsidTr="005C66DD">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F67696" w:rsidRPr="002C4D95" w:rsidRDefault="00F67696" w:rsidP="005C66DD">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F67696" w:rsidRPr="002C4D95" w:rsidRDefault="00F67696" w:rsidP="005C66DD">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F67696" w:rsidRPr="002C4D95" w:rsidTr="005C66DD">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F67696" w:rsidRPr="002C4D95" w:rsidTr="005C66DD">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F67696" w:rsidRPr="002C4D95" w:rsidTr="005C66DD">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rsidR="00F67696" w:rsidRPr="002C4D95" w:rsidRDefault="00F67696" w:rsidP="005C66DD">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F67696" w:rsidRDefault="00F67696" w:rsidP="00F67696">
      <w:bookmarkStart w:id="503" w:name="_APPENDIX_C:_Error"/>
      <w:bookmarkEnd w:id="503"/>
    </w:p>
    <w:p w:rsidR="00F67696" w:rsidRDefault="00F67696" w:rsidP="00F67696">
      <w:pPr>
        <w:pStyle w:val="Heading1"/>
        <w:rPr>
          <w:b w:val="0"/>
          <w:bCs w:val="0"/>
        </w:rPr>
      </w:pPr>
      <w:bookmarkStart w:id="504" w:name="_Toc405997389"/>
      <w:bookmarkStart w:id="505" w:name="_Toc15652089"/>
      <w:bookmarkStart w:id="506" w:name="_Toc18418348"/>
      <w:r>
        <w:rPr>
          <w:b w:val="0"/>
          <w:bCs w:val="0"/>
        </w:rPr>
        <w:t>APPENDIX C: Error Codes and Error Messages</w:t>
      </w:r>
      <w:bookmarkEnd w:id="504"/>
      <w:r>
        <w:rPr>
          <w:b w:val="0"/>
          <w:bCs w:val="0"/>
        </w:rPr>
        <w:t xml:space="preserve"> for Transaction Notification</w:t>
      </w:r>
      <w:bookmarkEnd w:id="505"/>
      <w:bookmarkEnd w:id="506"/>
    </w:p>
    <w:p w:rsidR="00F67696" w:rsidRPr="00566B30" w:rsidRDefault="00F67696" w:rsidP="00F67696"/>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F67696" w:rsidRPr="00566B30" w:rsidTr="005C66DD">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F67696" w:rsidRPr="00566B30" w:rsidTr="005C66DD">
        <w:tc>
          <w:tcPr>
            <w:tcW w:w="0" w:type="auto"/>
            <w:tcBorders>
              <w:top w:val="nil"/>
              <w:left w:val="single" w:sz="8" w:space="0" w:color="auto"/>
              <w:bottom w:val="single" w:sz="8" w:space="0" w:color="auto"/>
              <w:right w:val="single" w:sz="8" w:space="0" w:color="auto"/>
            </w:tcBorders>
            <w:hideMark/>
          </w:tcPr>
          <w:p w:rsidR="00F67696" w:rsidRPr="00566B30" w:rsidRDefault="00F67696" w:rsidP="005C66DD">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F67696" w:rsidRPr="00566B30" w:rsidRDefault="00F67696" w:rsidP="005C66DD">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F67696" w:rsidRDefault="00F67696" w:rsidP="00F67696">
      <w:pPr>
        <w:pStyle w:val="dmcNummerierung"/>
        <w:numPr>
          <w:ilvl w:val="0"/>
          <w:numId w:val="0"/>
        </w:numPr>
        <w:ind w:left="358" w:hanging="358"/>
      </w:pPr>
    </w:p>
    <w:p w:rsidR="00F67696" w:rsidRDefault="00F67696" w:rsidP="00F67696">
      <w:r>
        <w:br w:type="page"/>
      </w:r>
    </w:p>
    <w:p w:rsidR="00F67696" w:rsidRDefault="00F67696" w:rsidP="00F67696">
      <w:pPr>
        <w:pStyle w:val="Heading1"/>
        <w:rPr>
          <w:b w:val="0"/>
          <w:bCs w:val="0"/>
        </w:rPr>
      </w:pPr>
      <w:bookmarkStart w:id="507" w:name="_APPENDIX_D:_Order"/>
      <w:bookmarkStart w:id="508" w:name="_Toc15652090"/>
      <w:bookmarkStart w:id="509" w:name="_Toc18418349"/>
      <w:bookmarkEnd w:id="507"/>
      <w:r>
        <w:rPr>
          <w:b w:val="0"/>
          <w:bCs w:val="0"/>
        </w:rPr>
        <w:lastRenderedPageBreak/>
        <w:t>APPENDIX D: Order Notification and SFCC Order status mapping</w:t>
      </w:r>
      <w:bookmarkEnd w:id="508"/>
      <w:bookmarkEnd w:id="509"/>
    </w:p>
    <w:p w:rsidR="00F67696" w:rsidRDefault="00F67696" w:rsidP="00F67696"/>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F67696" w:rsidTr="005C66DD">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F67696" w:rsidRPr="002931CE" w:rsidRDefault="00F67696" w:rsidP="005C66DD">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F67696" w:rsidRPr="002931CE" w:rsidRDefault="00F67696" w:rsidP="005C66DD">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NEW</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READY FOR EXPORT</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FAILED</w:t>
            </w:r>
            <w:r>
              <w:rPr>
                <w:rFonts w:ascii="Calibri" w:eastAsia="Times New Roman" w:hAnsi="Calibri" w:cs="Times New Roman"/>
                <w:color w:val="000000"/>
              </w:rPr>
              <w:t>/CANCELLED</w:t>
            </w:r>
          </w:p>
          <w:p w:rsidR="00F67696" w:rsidRPr="002931CE"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Payment Status: NOT PAID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NOT EXPORTED</w:t>
            </w:r>
          </w:p>
          <w:p w:rsidR="00F67696" w:rsidRPr="002931CE"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COMPLETED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PAID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Order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FAILED</w:t>
            </w:r>
          </w:p>
          <w:p w:rsidR="00F67696" w:rsidRPr="002931CE"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Payment Status: NOT PAID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Export Status: NOT EXPORTED</w:t>
            </w:r>
          </w:p>
          <w:p w:rsidR="00F67696" w:rsidRPr="002931CE" w:rsidRDefault="00F67696" w:rsidP="005C66D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F67696" w:rsidTr="005C66DD">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F67696" w:rsidRPr="002931CE" w:rsidRDefault="00F67696" w:rsidP="005C66DD">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F67696" w:rsidTr="005C66DD">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FAILED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NOT PAID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NOT EXPORTED</w:t>
            </w:r>
          </w:p>
          <w:p w:rsidR="00F67696" w:rsidRPr="002931CE" w:rsidRDefault="00F67696" w:rsidP="005C66DD">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F67696" w:rsidRDefault="00F67696" w:rsidP="00F67696"/>
    <w:p w:rsidR="00F67696" w:rsidRPr="00566B30" w:rsidRDefault="00F67696" w:rsidP="00F67696"/>
    <w:p w:rsidR="00F67696" w:rsidRPr="00762BB0" w:rsidRDefault="00F67696" w:rsidP="00F67696">
      <w:pPr>
        <w:pStyle w:val="dmcNummerierung"/>
        <w:numPr>
          <w:ilvl w:val="0"/>
          <w:numId w:val="0"/>
        </w:numPr>
        <w:ind w:left="358" w:hanging="358"/>
      </w:pPr>
    </w:p>
    <w:p w:rsidR="00F67696" w:rsidRPr="00566B30" w:rsidRDefault="00F67696" w:rsidP="00F67696"/>
    <w:p w:rsidR="00F67696" w:rsidRDefault="00F67696" w:rsidP="00F67696">
      <w:pPr>
        <w:pStyle w:val="dmcNummerierung"/>
        <w:numPr>
          <w:ilvl w:val="0"/>
          <w:numId w:val="0"/>
        </w:numPr>
        <w:ind w:left="358" w:hanging="358"/>
      </w:pPr>
    </w:p>
    <w:p w:rsidR="00F67696" w:rsidRDefault="00F67696" w:rsidP="00F67696">
      <w:pPr>
        <w:pStyle w:val="dmcNummerierung"/>
        <w:numPr>
          <w:ilvl w:val="0"/>
          <w:numId w:val="0"/>
        </w:numPr>
        <w:ind w:left="358" w:hanging="358"/>
      </w:pPr>
    </w:p>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 w:rsidR="00F67696" w:rsidRDefault="00F67696" w:rsidP="00F67696">
      <w:pPr>
        <w:pStyle w:val="Heading1"/>
        <w:rPr>
          <w:b w:val="0"/>
          <w:bCs w:val="0"/>
        </w:rPr>
      </w:pPr>
      <w:bookmarkStart w:id="510" w:name="_Toc15652091"/>
      <w:bookmarkStart w:id="511" w:name="_Toc18418350"/>
      <w:r>
        <w:rPr>
          <w:b w:val="0"/>
          <w:bCs w:val="0"/>
        </w:rPr>
        <w:t>APPENDIX E: Error Codes and Error Messages</w:t>
      </w:r>
      <w:bookmarkEnd w:id="510"/>
      <w:bookmarkEnd w:id="511"/>
      <w:r>
        <w:rPr>
          <w:b w:val="0"/>
          <w:bCs w:val="0"/>
        </w:rPr>
        <w:t xml:space="preserve"> </w:t>
      </w:r>
    </w:p>
    <w:p w:rsidR="00F67696" w:rsidRDefault="00F67696" w:rsidP="00F67696"/>
    <w:tbl>
      <w:tblPr>
        <w:tblStyle w:val="TableGrid"/>
        <w:tblW w:w="0" w:type="auto"/>
        <w:tblLook w:val="04A0" w:firstRow="1" w:lastRow="0" w:firstColumn="1" w:lastColumn="0" w:noHBand="0" w:noVBand="1"/>
      </w:tblPr>
      <w:tblGrid>
        <w:gridCol w:w="2746"/>
        <w:gridCol w:w="6159"/>
      </w:tblGrid>
      <w:tr w:rsidR="00F67696" w:rsidTr="005C66DD">
        <w:trPr>
          <w:trHeight w:val="350"/>
        </w:trPr>
        <w:tc>
          <w:tcPr>
            <w:tcW w:w="2746" w:type="dxa"/>
            <w:shd w:val="clear" w:color="auto" w:fill="C6D9F1" w:themeFill="text2" w:themeFillTint="33"/>
          </w:tcPr>
          <w:p w:rsidR="00F67696" w:rsidRPr="00101866" w:rsidRDefault="00F67696" w:rsidP="005C66DD">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F67696" w:rsidRPr="00101866" w:rsidRDefault="00F67696" w:rsidP="005C66DD">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F67696" w:rsidTr="005C66DD">
        <w:tc>
          <w:tcPr>
            <w:tcW w:w="2746" w:type="dxa"/>
          </w:tcPr>
          <w:p w:rsidR="00F67696" w:rsidRDefault="00F67696" w:rsidP="005C66DD">
            <w:r w:rsidRPr="003249C8">
              <w:t>worldpay.error.code1</w:t>
            </w:r>
          </w:p>
        </w:tc>
        <w:tc>
          <w:tcPr>
            <w:tcW w:w="6159" w:type="dxa"/>
          </w:tcPr>
          <w:p w:rsidR="00F67696" w:rsidRDefault="00F67696" w:rsidP="005C66DD">
            <w:r w:rsidRPr="003249C8">
              <w:t>Internal error has occurred , please choose a different Payment Method or try again later.</w:t>
            </w:r>
          </w:p>
        </w:tc>
      </w:tr>
      <w:tr w:rsidR="00F67696" w:rsidTr="005C66DD">
        <w:tc>
          <w:tcPr>
            <w:tcW w:w="2746" w:type="dxa"/>
          </w:tcPr>
          <w:p w:rsidR="00F67696" w:rsidRDefault="00F67696" w:rsidP="005C66DD">
            <w:r w:rsidRPr="003249C8">
              <w:t>worldpay.error.code2</w:t>
            </w:r>
          </w:p>
        </w:tc>
        <w:tc>
          <w:tcPr>
            <w:tcW w:w="6159" w:type="dxa"/>
          </w:tcPr>
          <w:p w:rsidR="00F67696" w:rsidRDefault="00F67696" w:rsidP="005C66DD">
            <w:r w:rsidRPr="003249C8">
              <w:t>Parse error has occurred, please choose a different Payment Method or try again later.</w:t>
            </w:r>
          </w:p>
        </w:tc>
      </w:tr>
      <w:tr w:rsidR="00F67696" w:rsidTr="005C66DD">
        <w:tc>
          <w:tcPr>
            <w:tcW w:w="2746" w:type="dxa"/>
          </w:tcPr>
          <w:p w:rsidR="00F67696" w:rsidRDefault="00F67696" w:rsidP="005C66DD">
            <w:r w:rsidRPr="003249C8">
              <w:t>worldpay.error.code3</w:t>
            </w:r>
          </w:p>
        </w:tc>
        <w:tc>
          <w:tcPr>
            <w:tcW w:w="6159" w:type="dxa"/>
          </w:tcPr>
          <w:p w:rsidR="00F67696" w:rsidRDefault="00F67696" w:rsidP="005C66DD">
            <w:r w:rsidRPr="003249C8">
              <w:t>Invalid amount error, please choose a different Payment Method or try again later.</w:t>
            </w:r>
          </w:p>
        </w:tc>
      </w:tr>
      <w:tr w:rsidR="00F67696" w:rsidTr="005C66DD">
        <w:tc>
          <w:tcPr>
            <w:tcW w:w="2746" w:type="dxa"/>
          </w:tcPr>
          <w:p w:rsidR="00F67696" w:rsidRDefault="00F67696" w:rsidP="005C66DD">
            <w:r w:rsidRPr="003249C8">
              <w:t>worldpay.error.code4</w:t>
            </w:r>
          </w:p>
        </w:tc>
        <w:tc>
          <w:tcPr>
            <w:tcW w:w="6159" w:type="dxa"/>
          </w:tcPr>
          <w:p w:rsidR="00F67696" w:rsidRDefault="00F67696" w:rsidP="005C66DD">
            <w:r w:rsidRPr="003249C8">
              <w:t>Security error , please choose a different Payment Method or try again later.</w:t>
            </w:r>
          </w:p>
        </w:tc>
      </w:tr>
      <w:tr w:rsidR="00F67696" w:rsidTr="005C66DD">
        <w:tc>
          <w:tcPr>
            <w:tcW w:w="2746" w:type="dxa"/>
          </w:tcPr>
          <w:p w:rsidR="00F67696" w:rsidRDefault="00F67696" w:rsidP="005C66DD">
            <w:r w:rsidRPr="003249C8">
              <w:t>worldpay.error.code5</w:t>
            </w:r>
          </w:p>
        </w:tc>
        <w:tc>
          <w:tcPr>
            <w:tcW w:w="6159" w:type="dxa"/>
          </w:tcPr>
          <w:p w:rsidR="00F67696" w:rsidRDefault="00F67696" w:rsidP="005C66DD">
            <w:r w:rsidRPr="003249C8">
              <w:t>Invalid request, please choose a different Payment Method or try again later.</w:t>
            </w:r>
          </w:p>
        </w:tc>
      </w:tr>
      <w:tr w:rsidR="00F67696" w:rsidTr="005C66DD">
        <w:tc>
          <w:tcPr>
            <w:tcW w:w="2746" w:type="dxa"/>
          </w:tcPr>
          <w:p w:rsidR="00F67696" w:rsidRDefault="00F67696" w:rsidP="005C66DD">
            <w:r w:rsidRPr="003249C8">
              <w:t>worldpay.error.code6</w:t>
            </w:r>
          </w:p>
        </w:tc>
        <w:tc>
          <w:tcPr>
            <w:tcW w:w="6159" w:type="dxa"/>
          </w:tcPr>
          <w:p w:rsidR="00F67696" w:rsidRDefault="00F67696" w:rsidP="005C66DD">
            <w:r w:rsidRPr="003249C8">
              <w:t>Please choose a different Payment Method or try again later.</w:t>
            </w:r>
          </w:p>
        </w:tc>
      </w:tr>
      <w:tr w:rsidR="00F67696" w:rsidTr="005C66DD">
        <w:tc>
          <w:tcPr>
            <w:tcW w:w="2746" w:type="dxa"/>
          </w:tcPr>
          <w:p w:rsidR="00F67696" w:rsidRDefault="00F67696" w:rsidP="005C66DD">
            <w:r w:rsidRPr="003249C8">
              <w:t>worldpay.error.code7</w:t>
            </w:r>
          </w:p>
        </w:tc>
        <w:tc>
          <w:tcPr>
            <w:tcW w:w="6159" w:type="dxa"/>
          </w:tcPr>
          <w:p w:rsidR="00F67696" w:rsidRDefault="00F67696" w:rsidP="005C66DD">
            <w:r w:rsidRPr="003249C8">
              <w:t>Payment details in the order element are incorrect, please choose a different Payment Method or try again later.</w:t>
            </w:r>
          </w:p>
        </w:tc>
      </w:tr>
      <w:tr w:rsidR="00F67696" w:rsidTr="005C66DD">
        <w:tc>
          <w:tcPr>
            <w:tcW w:w="2746" w:type="dxa"/>
          </w:tcPr>
          <w:p w:rsidR="00F67696" w:rsidRDefault="00F67696" w:rsidP="005C66DD">
            <w:r w:rsidRPr="003249C8">
              <w:t>worldpay.error.code8</w:t>
            </w:r>
          </w:p>
        </w:tc>
        <w:tc>
          <w:tcPr>
            <w:tcW w:w="6159" w:type="dxa"/>
          </w:tcPr>
          <w:p w:rsidR="00F67696" w:rsidRDefault="00F67696" w:rsidP="005C66DD">
            <w:r w:rsidRPr="003249C8">
              <w:t>Submission error , please choose a different Payment Method or try again later.</w:t>
            </w:r>
          </w:p>
        </w:tc>
      </w:tr>
      <w:tr w:rsidR="00F67696" w:rsidTr="005C66DD">
        <w:trPr>
          <w:trHeight w:val="413"/>
        </w:trPr>
        <w:tc>
          <w:tcPr>
            <w:tcW w:w="2746" w:type="dxa"/>
          </w:tcPr>
          <w:p w:rsidR="00F67696" w:rsidRPr="003249C8" w:rsidRDefault="00F67696" w:rsidP="005C66DD">
            <w:r w:rsidRPr="00AE7399">
              <w:t>worldpay.error.generalerror</w:t>
            </w:r>
          </w:p>
        </w:tc>
        <w:tc>
          <w:tcPr>
            <w:tcW w:w="6159" w:type="dxa"/>
          </w:tcPr>
          <w:p w:rsidR="00F67696" w:rsidRPr="003249C8" w:rsidRDefault="00F67696" w:rsidP="005C66DD">
            <w:r w:rsidRPr="00AE7399">
              <w:t>Please choose a different Payment Method or try again later.</w:t>
            </w:r>
          </w:p>
        </w:tc>
      </w:tr>
      <w:tr w:rsidR="00F67696" w:rsidTr="005C66DD">
        <w:trPr>
          <w:trHeight w:val="368"/>
        </w:trPr>
        <w:tc>
          <w:tcPr>
            <w:tcW w:w="2746" w:type="dxa"/>
          </w:tcPr>
          <w:p w:rsidR="00F67696" w:rsidRPr="003249C8" w:rsidRDefault="00F67696" w:rsidP="005C66DD">
            <w:r w:rsidRPr="00AE7399">
              <w:t>worldpay.error.cancelerror</w:t>
            </w:r>
          </w:p>
        </w:tc>
        <w:tc>
          <w:tcPr>
            <w:tcW w:w="6159" w:type="dxa"/>
          </w:tcPr>
          <w:p w:rsidR="00F67696" w:rsidRPr="003249C8" w:rsidRDefault="00F67696" w:rsidP="005C66DD">
            <w:r w:rsidRPr="00AE7399">
              <w:t>Your transaction has been cancelled.</w:t>
            </w:r>
          </w:p>
        </w:tc>
      </w:tr>
    </w:tbl>
    <w:p w:rsidR="00F67696" w:rsidRDefault="00F67696" w:rsidP="00F67696"/>
    <w:p w:rsidR="00F67696" w:rsidRDefault="00F67696" w:rsidP="00F67696"/>
    <w:p w:rsidR="00F67696" w:rsidRDefault="00F67696" w:rsidP="00F67696"/>
    <w:p w:rsidR="00F67696" w:rsidRDefault="00F67696" w:rsidP="00F67696">
      <w:pPr>
        <w:pStyle w:val="Heading1"/>
        <w:rPr>
          <w:b w:val="0"/>
          <w:bCs w:val="0"/>
        </w:rPr>
      </w:pPr>
      <w:bookmarkStart w:id="512" w:name="_Toc9608112"/>
      <w:bookmarkStart w:id="513" w:name="_Toc18418351"/>
      <w:r>
        <w:rPr>
          <w:b w:val="0"/>
          <w:bCs w:val="0"/>
        </w:rPr>
        <w:t>APPENDIX F: Enabling and disabling worldpay integration</w:t>
      </w:r>
      <w:bookmarkEnd w:id="512"/>
      <w:bookmarkEnd w:id="513"/>
    </w:p>
    <w:p w:rsidR="00F67696" w:rsidRDefault="00F67696" w:rsidP="00F67696">
      <w:pPr>
        <w:ind w:left="708"/>
      </w:pPr>
    </w:p>
    <w:p w:rsidR="00F67696" w:rsidRPr="00543C73" w:rsidRDefault="00F67696" w:rsidP="00F67696">
      <w:pPr>
        <w:pStyle w:val="ListParagraph"/>
        <w:numPr>
          <w:ilvl w:val="0"/>
          <w:numId w:val="65"/>
        </w:numPr>
      </w:pPr>
      <w:r w:rsidRPr="00543C73">
        <w:t>Go to  Merchant tools &gt; Ordering &gt; Payment Methods</w:t>
      </w:r>
    </w:p>
    <w:p w:rsidR="00F67696" w:rsidRPr="00543C73" w:rsidRDefault="00F67696" w:rsidP="00F67696">
      <w:pPr>
        <w:pStyle w:val="ListParagraph"/>
        <w:numPr>
          <w:ilvl w:val="0"/>
          <w:numId w:val="65"/>
        </w:numPr>
      </w:pPr>
      <w:r w:rsidRPr="00543C73">
        <w:t>Disable all the worldpay specific payment methods</w:t>
      </w:r>
    </w:p>
    <w:p w:rsidR="00F67696" w:rsidRPr="00543C73" w:rsidRDefault="00F67696" w:rsidP="00F67696">
      <w:pPr>
        <w:pStyle w:val="ListParagraph"/>
        <w:numPr>
          <w:ilvl w:val="0"/>
          <w:numId w:val="65"/>
        </w:numPr>
      </w:pPr>
      <w:r w:rsidRPr="00543C73">
        <w:t xml:space="preserve">Also cross check one by one for the type of processor, the payment method is using (To check it, click on any of the payment method lets say, CREDIT_CARD, and see the Payment Pocessor). If it is worldpay, change it to some othe desired processor( eg. For CREDIT_CARD, BASIC_CREDIT). </w:t>
      </w:r>
    </w:p>
    <w:p w:rsidR="00F67696" w:rsidRDefault="00F67696" w:rsidP="00F67696">
      <w:pPr>
        <w:pStyle w:val="ListParagraph"/>
        <w:numPr>
          <w:ilvl w:val="0"/>
          <w:numId w:val="65"/>
        </w:numPr>
      </w:pPr>
      <w:r w:rsidRPr="00543C73">
        <w:t>Enable the payment methods we want to use with the type of processor.</w:t>
      </w:r>
    </w:p>
    <w:p w:rsidR="00F67696" w:rsidRDefault="00F67696" w:rsidP="00F67696">
      <w:pPr>
        <w:pStyle w:val="ListParagraph"/>
        <w:numPr>
          <w:ilvl w:val="0"/>
          <w:numId w:val="65"/>
        </w:numPr>
      </w:pPr>
      <w:r>
        <w:t>To enable it again change the processor type to worldapy.</w:t>
      </w:r>
    </w:p>
    <w:p w:rsidR="00F67696" w:rsidRPr="00730F1F" w:rsidRDefault="00F67696" w:rsidP="00F67696">
      <w:pPr>
        <w:pStyle w:val="ListParagraph"/>
        <w:numPr>
          <w:ilvl w:val="0"/>
          <w:numId w:val="65"/>
        </w:numPr>
      </w:pPr>
      <w:r>
        <w:t xml:space="preserve">Go to </w:t>
      </w:r>
      <w:hyperlink r:id="rId49" w:history="1">
        <w:r w:rsidRPr="00993134">
          <w:t>Merchant Tools</w:t>
        </w:r>
      </w:hyperlink>
      <w:r w:rsidRPr="00993134">
        <w:t xml:space="preserve"> &gt; </w:t>
      </w:r>
      <w:hyperlink r:id="rId50" w:history="1">
        <w:r w:rsidRPr="00993134">
          <w:t>Site Preferences</w:t>
        </w:r>
      </w:hyperlink>
      <w:r w:rsidRPr="00993134">
        <w:t xml:space="preserve"> &gt;</w:t>
      </w:r>
      <w:r w:rsidRPr="00730F1F">
        <w:t xml:space="preserve"> </w:t>
      </w:r>
      <w:r>
        <w:t>custom Preferences &gt; worldpay and disable ‘Enable Apm look up service’.</w:t>
      </w:r>
    </w:p>
    <w:p w:rsidR="00F67696" w:rsidRPr="00730F1F" w:rsidRDefault="00F67696" w:rsidP="00F67696"/>
    <w:p w:rsidR="00F67696" w:rsidRDefault="00F67696" w:rsidP="00F67696">
      <w:pPr>
        <w:pStyle w:val="Heading1"/>
        <w:rPr>
          <w:b w:val="0"/>
          <w:bCs w:val="0"/>
        </w:rPr>
      </w:pPr>
      <w:bookmarkStart w:id="514" w:name="_Toc18418352"/>
      <w:r>
        <w:rPr>
          <w:b w:val="0"/>
          <w:bCs w:val="0"/>
        </w:rPr>
        <w:lastRenderedPageBreak/>
        <w:t>APPENDIX G: CHECKLIST</w:t>
      </w:r>
      <w:bookmarkEnd w:id="514"/>
    </w:p>
    <w:p w:rsidR="00F67696" w:rsidRDefault="00F67696" w:rsidP="00F67696"/>
    <w:p w:rsidR="00F67696" w:rsidRDefault="00F67696" w:rsidP="00F67696">
      <w:r>
        <w:t>This Section will help you ensure that all the Business Manager required configurations for worldpay are in Place and you are able to proceed with the trasactions.</w:t>
      </w:r>
    </w:p>
    <w:p w:rsidR="00F67696" w:rsidRDefault="00F67696" w:rsidP="00F67696">
      <w:pPr>
        <w:pStyle w:val="ListParagraph"/>
        <w:numPr>
          <w:ilvl w:val="0"/>
          <w:numId w:val="110"/>
        </w:numPr>
      </w:pPr>
      <w:r>
        <w:t>Cartridge Path is set properly</w:t>
      </w:r>
    </w:p>
    <w:p w:rsidR="00F67696" w:rsidRDefault="00F67696" w:rsidP="00F67696">
      <w:pPr>
        <w:pStyle w:val="ListParagraph"/>
      </w:pPr>
      <w:r>
        <w:t xml:space="preserve">Go to </w:t>
      </w:r>
      <w:r w:rsidRPr="00C3457C">
        <w:t xml:space="preserve">Administration &gt;  Sites &gt;  Manage Sites &gt; </w:t>
      </w:r>
      <w:r>
        <w:t>Your site</w:t>
      </w:r>
      <w:r w:rsidRPr="00C3457C">
        <w:t xml:space="preserve"> - Settings</w:t>
      </w:r>
    </w:p>
    <w:p w:rsidR="00F67696" w:rsidRDefault="001B4A88" w:rsidP="00517AE0">
      <w:pPr>
        <w:pStyle w:val="ListParagraph"/>
      </w:pPr>
      <w:r>
        <w:rPr>
          <w:noProof/>
        </w:rPr>
        <w:drawing>
          <wp:inline distT="0" distB="0" distL="0" distR="0" wp14:anchorId="1E948EC6" wp14:editId="390252C8">
            <wp:extent cx="4278702" cy="189174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0686" cy="1892620"/>
                    </a:xfrm>
                    <a:prstGeom prst="rect">
                      <a:avLst/>
                    </a:prstGeom>
                  </pic:spPr>
                </pic:pic>
              </a:graphicData>
            </a:graphic>
          </wp:inline>
        </w:drawing>
      </w:r>
    </w:p>
    <w:p w:rsidR="00F67696" w:rsidRDefault="00F67696" w:rsidP="00F67696">
      <w:pPr>
        <w:pStyle w:val="ListParagraph"/>
      </w:pPr>
    </w:p>
    <w:p w:rsidR="00F67696" w:rsidRDefault="00F67696" w:rsidP="00F67696">
      <w:pPr>
        <w:pStyle w:val="ListParagraph"/>
        <w:numPr>
          <w:ilvl w:val="0"/>
          <w:numId w:val="110"/>
        </w:numPr>
      </w:pPr>
      <w:r>
        <w:t>Payment Processor with id Worldpay is available</w:t>
      </w:r>
    </w:p>
    <w:p w:rsidR="00F67696" w:rsidRDefault="00F67696" w:rsidP="00F67696">
      <w:pPr>
        <w:pStyle w:val="ListParagraph"/>
      </w:pPr>
      <w:r>
        <w:t xml:space="preserve">Go to </w:t>
      </w:r>
      <w:r w:rsidRPr="00064EAF">
        <w:rPr>
          <w:b/>
        </w:rPr>
        <w:t>Merchant Tools &gt;  Ordering &gt;  Payment Processors</w:t>
      </w:r>
    </w:p>
    <w:p w:rsidR="00F67696" w:rsidRDefault="00F67696" w:rsidP="00F67696">
      <w:pPr>
        <w:pStyle w:val="ListParagraph"/>
      </w:pPr>
      <w:r>
        <w:rPr>
          <w:noProof/>
        </w:rPr>
        <w:drawing>
          <wp:inline distT="0" distB="0" distL="0" distR="0" wp14:anchorId="73B49BB3" wp14:editId="72C60801">
            <wp:extent cx="4781550" cy="176867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5918" cy="1773988"/>
                    </a:xfrm>
                    <a:prstGeom prst="rect">
                      <a:avLst/>
                    </a:prstGeom>
                  </pic:spPr>
                </pic:pic>
              </a:graphicData>
            </a:graphic>
          </wp:inline>
        </w:drawing>
      </w:r>
    </w:p>
    <w:p w:rsidR="00F67696" w:rsidRDefault="00F67696" w:rsidP="00F67696">
      <w:pPr>
        <w:pStyle w:val="ListParagraph"/>
        <w:numPr>
          <w:ilvl w:val="0"/>
          <w:numId w:val="110"/>
        </w:numPr>
      </w:pPr>
      <w:r>
        <w:t>Payment methods are enabled and have worldpay as their processors set</w:t>
      </w:r>
    </w:p>
    <w:p w:rsidR="00F67696" w:rsidRDefault="00F67696" w:rsidP="00F67696">
      <w:pPr>
        <w:pStyle w:val="ListParagraph"/>
        <w:numPr>
          <w:ilvl w:val="0"/>
          <w:numId w:val="111"/>
        </w:numPr>
      </w:pPr>
      <w:r>
        <w:t xml:space="preserve">Go to </w:t>
      </w:r>
      <w:r w:rsidRPr="00064EAF">
        <w:rPr>
          <w:b/>
        </w:rPr>
        <w:t>Merchant Tools &gt;  Ordering &gt;  Payment Methods</w:t>
      </w:r>
      <w:r>
        <w:rPr>
          <w:b/>
        </w:rPr>
        <w:t xml:space="preserve">, </w:t>
      </w:r>
      <w:r>
        <w:t>and check for the availability of payment methods</w:t>
      </w:r>
    </w:p>
    <w:p w:rsidR="00F67696" w:rsidRDefault="00F67696" w:rsidP="00F67696">
      <w:pPr>
        <w:pStyle w:val="ListParagraph"/>
        <w:numPr>
          <w:ilvl w:val="0"/>
          <w:numId w:val="111"/>
        </w:numPr>
      </w:pPr>
      <w:r>
        <w:t xml:space="preserve">Open the Payment method and check if processor is worldpay or not. </w:t>
      </w:r>
    </w:p>
    <w:p w:rsidR="00F67696" w:rsidRDefault="00F67696" w:rsidP="00F67696">
      <w:pPr>
        <w:pStyle w:val="ListParagraph"/>
        <w:ind w:left="1440"/>
      </w:pPr>
      <w:r>
        <w:rPr>
          <w:noProof/>
        </w:rPr>
        <w:drawing>
          <wp:inline distT="0" distB="0" distL="0" distR="0" wp14:anchorId="322DF072" wp14:editId="276E166A">
            <wp:extent cx="4979035" cy="17809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6518" cy="1787180"/>
                    </a:xfrm>
                    <a:prstGeom prst="rect">
                      <a:avLst/>
                    </a:prstGeom>
                  </pic:spPr>
                </pic:pic>
              </a:graphicData>
            </a:graphic>
          </wp:inline>
        </w:drawing>
      </w:r>
    </w:p>
    <w:p w:rsidR="00F67696" w:rsidRDefault="00F67696" w:rsidP="00F67696">
      <w:pPr>
        <w:pStyle w:val="ListParagraph"/>
        <w:ind w:left="1440"/>
      </w:pPr>
    </w:p>
    <w:p w:rsidR="00F67696" w:rsidRDefault="00F67696" w:rsidP="00F67696">
      <w:pPr>
        <w:pStyle w:val="ListParagraph"/>
        <w:numPr>
          <w:ilvl w:val="0"/>
          <w:numId w:val="110"/>
        </w:numPr>
      </w:pPr>
      <w:r>
        <w:lastRenderedPageBreak/>
        <w:t xml:space="preserve">Go to </w:t>
      </w:r>
      <w:r w:rsidRPr="00B94568">
        <w:t>Administration &gt;  Operations &gt;  Services</w:t>
      </w:r>
      <w:r>
        <w:t xml:space="preserve"> and check if Service is available or not</w:t>
      </w:r>
    </w:p>
    <w:p w:rsidR="00F67696" w:rsidRDefault="00F67696" w:rsidP="00F67696">
      <w:r>
        <w:rPr>
          <w:noProof/>
        </w:rPr>
        <w:drawing>
          <wp:inline distT="0" distB="0" distL="0" distR="0" wp14:anchorId="455EA18C" wp14:editId="5A6844CF">
            <wp:extent cx="6188710" cy="10382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1038225"/>
                    </a:xfrm>
                    <a:prstGeom prst="rect">
                      <a:avLst/>
                    </a:prstGeom>
                  </pic:spPr>
                </pic:pic>
              </a:graphicData>
            </a:graphic>
          </wp:inline>
        </w:drawing>
      </w:r>
    </w:p>
    <w:p w:rsidR="00F67696" w:rsidRDefault="00F67696" w:rsidP="00F67696">
      <w:pPr>
        <w:pStyle w:val="ListParagraph"/>
        <w:numPr>
          <w:ilvl w:val="0"/>
          <w:numId w:val="110"/>
        </w:numPr>
      </w:pPr>
    </w:p>
    <w:p w:rsidR="00F67696" w:rsidRDefault="00F67696" w:rsidP="00F67696">
      <w:pPr>
        <w:pStyle w:val="ListParagraph"/>
        <w:numPr>
          <w:ilvl w:val="0"/>
          <w:numId w:val="112"/>
        </w:numPr>
      </w:pPr>
      <w:r>
        <w:t xml:space="preserve">Navigate to Merchant Tools &gt; Content &gt; </w:t>
      </w:r>
      <w:r w:rsidRPr="0070097B">
        <w:t>Content Asset.</w:t>
      </w:r>
    </w:p>
    <w:p w:rsidR="00F67696" w:rsidRDefault="00F67696" w:rsidP="00F67696">
      <w:pPr>
        <w:pStyle w:val="ListParagraph"/>
        <w:numPr>
          <w:ilvl w:val="0"/>
          <w:numId w:val="112"/>
        </w:numPr>
      </w:pPr>
      <w:r>
        <w:t xml:space="preserve">Ensure that </w:t>
      </w:r>
      <w:r w:rsidRPr="00736FF9">
        <w:t>Content Asset</w:t>
      </w:r>
      <w:r>
        <w:t>s</w:t>
      </w:r>
      <w:r w:rsidRPr="00736FF9">
        <w:t xml:space="preserve"> with ID</w:t>
      </w:r>
      <w:r>
        <w:t>s</w:t>
      </w:r>
      <w:r w:rsidRPr="00736FF9">
        <w:t xml:space="preserve"> “</w:t>
      </w:r>
      <w:r>
        <w:t>worldpayhelper” and “</w:t>
      </w:r>
      <w:r w:rsidRPr="006746CF">
        <w:t>worldpay-elv-consent</w:t>
      </w:r>
      <w:r>
        <w:t>” are added.</w:t>
      </w:r>
    </w:p>
    <w:p w:rsidR="00F67696" w:rsidRPr="0070097B" w:rsidRDefault="00F67696" w:rsidP="00F67696">
      <w:pPr>
        <w:pStyle w:val="ListParagraph"/>
      </w:pPr>
    </w:p>
    <w:p w:rsidR="00F67696" w:rsidRDefault="00F67696" w:rsidP="00F67696">
      <w:pPr>
        <w:pStyle w:val="ListParagraph"/>
        <w:numPr>
          <w:ilvl w:val="0"/>
          <w:numId w:val="110"/>
        </w:numPr>
      </w:pPr>
      <w:r>
        <w:t xml:space="preserve">Navigate to </w:t>
      </w:r>
      <w:r w:rsidRPr="009C07D2">
        <w:t>Merchant Tools</w:t>
      </w:r>
      <w:r>
        <w:t xml:space="preserve"> &gt; </w:t>
      </w:r>
      <w:r w:rsidRPr="009C07D2">
        <w:t>Site Preferences</w:t>
      </w:r>
      <w:r>
        <w:t xml:space="preserve"> &gt; Custom Preferences </w:t>
      </w:r>
    </w:p>
    <w:p w:rsidR="00F67696" w:rsidRDefault="00F67696" w:rsidP="00F67696">
      <w:pPr>
        <w:pStyle w:val="ListParagraph"/>
      </w:pPr>
      <w:r>
        <w:t>Check for worldpay group availability.</w:t>
      </w:r>
    </w:p>
    <w:p w:rsidR="00F67696" w:rsidRDefault="00F67696" w:rsidP="00F67696">
      <w:pPr>
        <w:pStyle w:val="ListParagraph"/>
      </w:pPr>
      <w:r>
        <w:t xml:space="preserve"> If it’s there, open the group to see for all the custom preferences</w:t>
      </w:r>
    </w:p>
    <w:p w:rsidR="00F67696" w:rsidRDefault="00F67696" w:rsidP="00F67696">
      <w:pPr>
        <w:pStyle w:val="ListParagraph"/>
        <w:numPr>
          <w:ilvl w:val="0"/>
          <w:numId w:val="110"/>
        </w:numPr>
      </w:pPr>
      <w:r>
        <w:t xml:space="preserve">Go to </w:t>
      </w:r>
      <w:r w:rsidRPr="009C07D2">
        <w:t>Administration</w:t>
      </w:r>
      <w:r>
        <w:t xml:space="preserve"> &gt; </w:t>
      </w:r>
      <w:r w:rsidRPr="009C07D2">
        <w:t>Operations</w:t>
      </w:r>
      <w:r>
        <w:t xml:space="preserve"> &gt; </w:t>
      </w:r>
      <w:r w:rsidRPr="009C07D2">
        <w:t>Custom Log Settings</w:t>
      </w:r>
      <w:r>
        <w:t xml:space="preserve">, and cross check if worldpay debug is on or not. </w:t>
      </w:r>
    </w:p>
    <w:p w:rsidR="00F67696" w:rsidRDefault="00F67696" w:rsidP="00F67696">
      <w:pPr>
        <w:pStyle w:val="ListParagraph"/>
      </w:pPr>
      <w:r>
        <w:rPr>
          <w:noProof/>
        </w:rPr>
        <w:drawing>
          <wp:inline distT="0" distB="0" distL="0" distR="0" wp14:anchorId="6D24A7F1" wp14:editId="324BB439">
            <wp:extent cx="6019800" cy="3314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9800" cy="3314700"/>
                    </a:xfrm>
                    <a:prstGeom prst="rect">
                      <a:avLst/>
                    </a:prstGeom>
                  </pic:spPr>
                </pic:pic>
              </a:graphicData>
            </a:graphic>
          </wp:inline>
        </w:drawing>
      </w:r>
    </w:p>
    <w:p w:rsidR="00F67696" w:rsidRPr="00C3457C" w:rsidRDefault="00F67696" w:rsidP="00F67696">
      <w:r>
        <w:t xml:space="preserve">       </w:t>
      </w:r>
    </w:p>
    <w:p w:rsidR="00730F1F" w:rsidRDefault="00730F1F" w:rsidP="003249C8"/>
    <w:sectPr w:rsidR="00730F1F" w:rsidSect="00CC66E1">
      <w:headerReference w:type="even" r:id="rId56"/>
      <w:headerReference w:type="default" r:id="rId57"/>
      <w:footerReference w:type="default" r:id="rId58"/>
      <w:headerReference w:type="first" r:id="rId59"/>
      <w:footerReference w:type="first" r:id="rId6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A86" w:rsidRDefault="00885A86">
      <w:pPr>
        <w:spacing w:line="240" w:lineRule="auto"/>
      </w:pPr>
      <w:r>
        <w:separator/>
      </w:r>
    </w:p>
  </w:endnote>
  <w:endnote w:type="continuationSeparator" w:id="0">
    <w:p w:rsidR="00885A86" w:rsidRDefault="00885A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BA2222" w:rsidRPr="001453CA" w:rsidTr="001055A3">
      <w:trPr>
        <w:trHeight w:val="440"/>
      </w:trPr>
      <w:tc>
        <w:tcPr>
          <w:tcW w:w="4428" w:type="dxa"/>
        </w:tcPr>
        <w:p w:rsidR="00BA2222" w:rsidRDefault="00BA2222" w:rsidP="005558B1">
          <w:pPr>
            <w:rPr>
              <w:rFonts w:ascii="Consolas" w:hAnsi="Consolas" w:cs="Arial"/>
              <w:sz w:val="18"/>
              <w:szCs w:val="18"/>
            </w:rPr>
          </w:pPr>
        </w:p>
        <w:p w:rsidR="00BA2222" w:rsidRPr="001F1045" w:rsidRDefault="00BA2222" w:rsidP="005558B1">
          <w:pPr>
            <w:rPr>
              <w:rFonts w:ascii="Consolas" w:hAnsi="Consolas" w:cs="Arial"/>
              <w:sz w:val="18"/>
              <w:szCs w:val="18"/>
            </w:rPr>
          </w:pPr>
          <w:r>
            <w:rPr>
              <w:rFonts w:ascii="Consolas" w:hAnsi="Consolas" w:cs="Arial"/>
              <w:sz w:val="18"/>
              <w:szCs w:val="18"/>
            </w:rPr>
            <w:t>WorldPay Integration</w:t>
          </w:r>
        </w:p>
      </w:tc>
      <w:tc>
        <w:tcPr>
          <w:tcW w:w="2672" w:type="dxa"/>
        </w:tcPr>
        <w:p w:rsidR="00BA2222" w:rsidRPr="00673042" w:rsidRDefault="00BA222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BA2222" w:rsidRPr="00FD4DEE" w:rsidRDefault="00BA222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463ED5">
            <w:rPr>
              <w:rFonts w:ascii="Consolas" w:hAnsi="Consolas" w:cs="Arial"/>
              <w:noProof/>
              <w:sz w:val="18"/>
              <w:szCs w:val="18"/>
            </w:rPr>
            <w:t>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BA2222" w:rsidRPr="003A546F" w:rsidRDefault="00BA222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22" w:rsidRDefault="00BA2222">
    <w:pPr>
      <w:pStyle w:val="Footer"/>
    </w:pPr>
    <w:r>
      <w:rPr>
        <w:rFonts w:ascii="Consolas" w:hAnsi="Consolas" w:cs="Arial"/>
        <w:sz w:val="18"/>
        <w:szCs w:val="18"/>
      </w:rPr>
      <w:t>WorldPay Integration</w:t>
    </w:r>
  </w:p>
  <w:p w:rsidR="00BA2222" w:rsidRDefault="00BA2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A86" w:rsidRDefault="00885A86">
      <w:pPr>
        <w:spacing w:line="240" w:lineRule="auto"/>
      </w:pPr>
      <w:r>
        <w:separator/>
      </w:r>
    </w:p>
  </w:footnote>
  <w:footnote w:type="continuationSeparator" w:id="0">
    <w:p w:rsidR="00885A86" w:rsidRDefault="00885A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22" w:rsidRDefault="00BA222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BA2222" w:rsidRDefault="00BA2222">
    <w:pPr>
      <w:pStyle w:val="Header"/>
      <w:ind w:right="360"/>
    </w:pPr>
  </w:p>
  <w:p w:rsidR="00BA2222" w:rsidRDefault="00BA22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22" w:rsidRDefault="00BA2222">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BA2222" w:rsidRPr="002919B2" w:rsidRDefault="00BA222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222" w:rsidRDefault="00BA2222"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6" w15:restartNumberingAfterBreak="0">
    <w:nsid w:val="035A5449"/>
    <w:multiLevelType w:val="hybridMultilevel"/>
    <w:tmpl w:val="3622352E"/>
    <w:lvl w:ilvl="0" w:tplc="0974E606">
      <w:start w:val="2"/>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3BA37C0"/>
    <w:multiLevelType w:val="multilevel"/>
    <w:tmpl w:val="1ED2E8D0"/>
    <w:lvl w:ilvl="0">
      <w:start w:val="3"/>
      <w:numFmt w:val="decimal"/>
      <w:lvlText w:val="%1"/>
      <w:lvlJc w:val="left"/>
      <w:pPr>
        <w:ind w:left="675" w:hanging="675"/>
      </w:pPr>
      <w:rPr>
        <w:rFonts w:hint="default"/>
      </w:rPr>
    </w:lvl>
    <w:lvl w:ilvl="1">
      <w:start w:val="2"/>
      <w:numFmt w:val="decimal"/>
      <w:lvlText w:val="%1.%2"/>
      <w:lvlJc w:val="left"/>
      <w:pPr>
        <w:ind w:left="1095" w:hanging="675"/>
      </w:pPr>
      <w:rPr>
        <w:rFonts w:hint="default"/>
      </w:rPr>
    </w:lvl>
    <w:lvl w:ilvl="2">
      <w:start w:val="5"/>
      <w:numFmt w:val="decimal"/>
      <w:lvlText w:val="%1.%2.%3"/>
      <w:lvlJc w:val="left"/>
      <w:pPr>
        <w:ind w:left="1560" w:hanging="720"/>
      </w:pPr>
      <w:rPr>
        <w:rFonts w:hint="default"/>
      </w:rPr>
    </w:lvl>
    <w:lvl w:ilvl="3">
      <w:start w:val="2"/>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9D5F0C"/>
    <w:multiLevelType w:val="hybridMultilevel"/>
    <w:tmpl w:val="4FAE2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C6264"/>
    <w:multiLevelType w:val="multilevel"/>
    <w:tmpl w:val="A350A144"/>
    <w:lvl w:ilvl="0">
      <w:start w:val="3"/>
      <w:numFmt w:val="decimal"/>
      <w:lvlText w:val="%1"/>
      <w:lvlJc w:val="left"/>
      <w:pPr>
        <w:ind w:left="360" w:hanging="36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16"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AC771B"/>
    <w:multiLevelType w:val="multilevel"/>
    <w:tmpl w:val="3E2227C2"/>
    <w:lvl w:ilvl="0">
      <w:start w:val="3"/>
      <w:numFmt w:val="decimal"/>
      <w:lvlText w:val="%1"/>
      <w:lvlJc w:val="left"/>
      <w:pPr>
        <w:ind w:left="585" w:hanging="585"/>
      </w:pPr>
      <w:rPr>
        <w:rFonts w:hint="default"/>
      </w:rPr>
    </w:lvl>
    <w:lvl w:ilvl="1">
      <w:start w:val="4"/>
      <w:numFmt w:val="decimal"/>
      <w:lvlText w:val="%1.%2"/>
      <w:lvlJc w:val="left"/>
      <w:pPr>
        <w:ind w:left="1602" w:hanging="720"/>
      </w:pPr>
      <w:rPr>
        <w:rFonts w:hint="default"/>
      </w:rPr>
    </w:lvl>
    <w:lvl w:ilvl="2">
      <w:start w:val="2"/>
      <w:numFmt w:val="decimal"/>
      <w:lvlText w:val="%1.%2.%3"/>
      <w:lvlJc w:val="left"/>
      <w:pPr>
        <w:ind w:left="2484" w:hanging="720"/>
      </w:pPr>
      <w:rPr>
        <w:rFonts w:hint="default"/>
      </w:rPr>
    </w:lvl>
    <w:lvl w:ilvl="3">
      <w:start w:val="1"/>
      <w:numFmt w:val="decimal"/>
      <w:lvlText w:val="%1.%2.%3.%4"/>
      <w:lvlJc w:val="left"/>
      <w:pPr>
        <w:ind w:left="3726" w:hanging="1080"/>
      </w:pPr>
      <w:rPr>
        <w:rFonts w:hint="default"/>
      </w:rPr>
    </w:lvl>
    <w:lvl w:ilvl="4">
      <w:start w:val="1"/>
      <w:numFmt w:val="decimal"/>
      <w:lvlText w:val="%1.%2.%3.%4.%5"/>
      <w:lvlJc w:val="left"/>
      <w:pPr>
        <w:ind w:left="4608" w:hanging="1080"/>
      </w:pPr>
      <w:rPr>
        <w:rFonts w:hint="default"/>
      </w:rPr>
    </w:lvl>
    <w:lvl w:ilvl="5">
      <w:start w:val="1"/>
      <w:numFmt w:val="decimal"/>
      <w:lvlText w:val="%1.%2.%3.%4.%5.%6"/>
      <w:lvlJc w:val="left"/>
      <w:pPr>
        <w:ind w:left="5850" w:hanging="1440"/>
      </w:pPr>
      <w:rPr>
        <w:rFonts w:hint="default"/>
      </w:rPr>
    </w:lvl>
    <w:lvl w:ilvl="6">
      <w:start w:val="1"/>
      <w:numFmt w:val="decimal"/>
      <w:lvlText w:val="%1.%2.%3.%4.%5.%6.%7"/>
      <w:lvlJc w:val="left"/>
      <w:pPr>
        <w:ind w:left="7092" w:hanging="1800"/>
      </w:pPr>
      <w:rPr>
        <w:rFonts w:hint="default"/>
      </w:rPr>
    </w:lvl>
    <w:lvl w:ilvl="7">
      <w:start w:val="1"/>
      <w:numFmt w:val="decimal"/>
      <w:lvlText w:val="%1.%2.%3.%4.%5.%6.%7.%8"/>
      <w:lvlJc w:val="left"/>
      <w:pPr>
        <w:ind w:left="7974" w:hanging="1800"/>
      </w:pPr>
      <w:rPr>
        <w:rFonts w:hint="default"/>
      </w:rPr>
    </w:lvl>
    <w:lvl w:ilvl="8">
      <w:start w:val="1"/>
      <w:numFmt w:val="decimal"/>
      <w:lvlText w:val="%1.%2.%3.%4.%5.%6.%7.%8.%9"/>
      <w:lvlJc w:val="left"/>
      <w:pPr>
        <w:ind w:left="9216" w:hanging="2160"/>
      </w:pPr>
      <w:rPr>
        <w:rFonts w:hint="default"/>
      </w:rPr>
    </w:lvl>
  </w:abstractNum>
  <w:abstractNum w:abstractNumId="21"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4292E7E"/>
    <w:multiLevelType w:val="multilevel"/>
    <w:tmpl w:val="CB5657A2"/>
    <w:lvl w:ilvl="0">
      <w:start w:val="4"/>
      <w:numFmt w:val="decimal"/>
      <w:lvlText w:val="%1"/>
      <w:lvlJc w:val="left"/>
      <w:pPr>
        <w:ind w:left="360" w:hanging="3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3"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5" w15:restartNumberingAfterBreak="0">
    <w:nsid w:val="1ADA4C04"/>
    <w:multiLevelType w:val="multilevel"/>
    <w:tmpl w:val="E8EADA82"/>
    <w:lvl w:ilvl="0">
      <w:start w:val="3"/>
      <w:numFmt w:val="decimal"/>
      <w:lvlText w:val="%1"/>
      <w:lvlJc w:val="left"/>
      <w:pPr>
        <w:ind w:left="360" w:hanging="3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6"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B756DF"/>
    <w:multiLevelType w:val="hybridMultilevel"/>
    <w:tmpl w:val="E4E4A806"/>
    <w:lvl w:ilvl="0" w:tplc="04090017">
      <w:start w:val="1"/>
      <w:numFmt w:val="lowerLetter"/>
      <w:lvlText w:val="%1)"/>
      <w:lvlJc w:val="left"/>
      <w:pPr>
        <w:ind w:left="2496" w:hanging="360"/>
      </w:pPr>
    </w:lvl>
    <w:lvl w:ilvl="1" w:tplc="04090019" w:tentative="1">
      <w:start w:val="1"/>
      <w:numFmt w:val="lowerLetter"/>
      <w:lvlText w:val="%2."/>
      <w:lvlJc w:val="left"/>
      <w:pPr>
        <w:ind w:left="3216" w:hanging="360"/>
      </w:p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8"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9"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86680C"/>
    <w:multiLevelType w:val="hybridMultilevel"/>
    <w:tmpl w:val="C06A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38"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0"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41"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44"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6"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5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52"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53"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6774325"/>
    <w:multiLevelType w:val="multilevel"/>
    <w:tmpl w:val="4A48F9FC"/>
    <w:lvl w:ilvl="0">
      <w:start w:val="3"/>
      <w:numFmt w:val="decimal"/>
      <w:lvlText w:val="%1"/>
      <w:lvlJc w:val="left"/>
      <w:pPr>
        <w:ind w:left="675" w:hanging="675"/>
      </w:pPr>
      <w:rPr>
        <w:rFonts w:hint="default"/>
      </w:rPr>
    </w:lvl>
    <w:lvl w:ilvl="1">
      <w:start w:val="2"/>
      <w:numFmt w:val="decimal"/>
      <w:lvlText w:val="%1.%2"/>
      <w:lvlJc w:val="left"/>
      <w:pPr>
        <w:ind w:left="1195" w:hanging="675"/>
      </w:pPr>
      <w:rPr>
        <w:rFonts w:hint="default"/>
      </w:rPr>
    </w:lvl>
    <w:lvl w:ilvl="2">
      <w:start w:val="5"/>
      <w:numFmt w:val="decimal"/>
      <w:lvlText w:val="%1.%2.%3"/>
      <w:lvlJc w:val="left"/>
      <w:pPr>
        <w:ind w:left="1760" w:hanging="720"/>
      </w:pPr>
      <w:rPr>
        <w:rFonts w:hint="default"/>
      </w:rPr>
    </w:lvl>
    <w:lvl w:ilvl="3">
      <w:start w:val="2"/>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3680" w:hanging="108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080" w:hanging="1440"/>
      </w:pPr>
      <w:rPr>
        <w:rFonts w:hint="default"/>
      </w:rPr>
    </w:lvl>
    <w:lvl w:ilvl="8">
      <w:start w:val="1"/>
      <w:numFmt w:val="decimal"/>
      <w:lvlText w:val="%1.%2.%3.%4.%5.%6.%7.%8.%9"/>
      <w:lvlJc w:val="left"/>
      <w:pPr>
        <w:ind w:left="5960" w:hanging="1800"/>
      </w:pPr>
      <w:rPr>
        <w:rFonts w:hint="default"/>
      </w:rPr>
    </w:lvl>
  </w:abstractNum>
  <w:abstractNum w:abstractNumId="55" w15:restartNumberingAfterBreak="0">
    <w:nsid w:val="36854C24"/>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56"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57"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9BF1C2F"/>
    <w:multiLevelType w:val="multilevel"/>
    <w:tmpl w:val="FC722C18"/>
    <w:lvl w:ilvl="0">
      <w:start w:val="3"/>
      <w:numFmt w:val="decimal"/>
      <w:lvlText w:val="%1"/>
      <w:lvlJc w:val="left"/>
      <w:pPr>
        <w:ind w:left="360" w:hanging="36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59" w15:restartNumberingAfterBreak="0">
    <w:nsid w:val="3A1F66A0"/>
    <w:multiLevelType w:val="multilevel"/>
    <w:tmpl w:val="771000E2"/>
    <w:lvl w:ilvl="0">
      <w:start w:val="1"/>
      <w:numFmt w:val="decimal"/>
      <w:lvlText w:val="%1."/>
      <w:lvlJc w:val="left"/>
      <w:pPr>
        <w:ind w:left="630" w:hanging="360"/>
      </w:p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60"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62"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34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3"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FAE33D0"/>
    <w:multiLevelType w:val="multilevel"/>
    <w:tmpl w:val="C3AC5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8"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0" w15:restartNumberingAfterBreak="0">
    <w:nsid w:val="47AE3423"/>
    <w:multiLevelType w:val="multilevel"/>
    <w:tmpl w:val="771000E2"/>
    <w:lvl w:ilvl="0">
      <w:start w:val="1"/>
      <w:numFmt w:val="decimal"/>
      <w:lvlText w:val="%1."/>
      <w:lvlJc w:val="left"/>
      <w:pPr>
        <w:ind w:left="630" w:hanging="360"/>
      </w:p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7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72"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74"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75"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78" w15:restartNumberingAfterBreak="0">
    <w:nsid w:val="4FD13BEC"/>
    <w:multiLevelType w:val="hybridMultilevel"/>
    <w:tmpl w:val="1FAEB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12C39E2"/>
    <w:multiLevelType w:val="hybridMultilevel"/>
    <w:tmpl w:val="0A6E7F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C601EC8"/>
    <w:multiLevelType w:val="multilevel"/>
    <w:tmpl w:val="079655C8"/>
    <w:lvl w:ilvl="0">
      <w:start w:val="3"/>
      <w:numFmt w:val="decimal"/>
      <w:lvlText w:val="%1"/>
      <w:lvlJc w:val="left"/>
      <w:pPr>
        <w:ind w:left="585" w:hanging="585"/>
      </w:pPr>
      <w:rPr>
        <w:rFonts w:hint="default"/>
      </w:rPr>
    </w:lvl>
    <w:lvl w:ilvl="1">
      <w:start w:val="2"/>
      <w:numFmt w:val="decimal"/>
      <w:lvlText w:val="%1.%2"/>
      <w:lvlJc w:val="left"/>
      <w:pPr>
        <w:ind w:left="1602" w:hanging="720"/>
      </w:pPr>
      <w:rPr>
        <w:rFonts w:hint="default"/>
      </w:rPr>
    </w:lvl>
    <w:lvl w:ilvl="2">
      <w:start w:val="8"/>
      <w:numFmt w:val="decimal"/>
      <w:lvlText w:val="%1.%2.%3"/>
      <w:lvlJc w:val="left"/>
      <w:pPr>
        <w:ind w:left="2484" w:hanging="720"/>
      </w:pPr>
      <w:rPr>
        <w:rFonts w:hint="default"/>
      </w:rPr>
    </w:lvl>
    <w:lvl w:ilvl="3">
      <w:start w:val="1"/>
      <w:numFmt w:val="decimal"/>
      <w:lvlText w:val="%1.%2.%3.%4"/>
      <w:lvlJc w:val="left"/>
      <w:pPr>
        <w:ind w:left="3726" w:hanging="1080"/>
      </w:pPr>
      <w:rPr>
        <w:rFonts w:hint="default"/>
      </w:rPr>
    </w:lvl>
    <w:lvl w:ilvl="4">
      <w:start w:val="1"/>
      <w:numFmt w:val="decimal"/>
      <w:lvlText w:val="%1.%2.%3.%4.%5"/>
      <w:lvlJc w:val="left"/>
      <w:pPr>
        <w:ind w:left="4608" w:hanging="1080"/>
      </w:pPr>
      <w:rPr>
        <w:rFonts w:hint="default"/>
      </w:rPr>
    </w:lvl>
    <w:lvl w:ilvl="5">
      <w:start w:val="1"/>
      <w:numFmt w:val="decimal"/>
      <w:lvlText w:val="%1.%2.%3.%4.%5.%6"/>
      <w:lvlJc w:val="left"/>
      <w:pPr>
        <w:ind w:left="5850" w:hanging="1440"/>
      </w:pPr>
      <w:rPr>
        <w:rFonts w:hint="default"/>
      </w:rPr>
    </w:lvl>
    <w:lvl w:ilvl="6">
      <w:start w:val="1"/>
      <w:numFmt w:val="decimal"/>
      <w:lvlText w:val="%1.%2.%3.%4.%5.%6.%7"/>
      <w:lvlJc w:val="left"/>
      <w:pPr>
        <w:ind w:left="7092" w:hanging="1800"/>
      </w:pPr>
      <w:rPr>
        <w:rFonts w:hint="default"/>
      </w:rPr>
    </w:lvl>
    <w:lvl w:ilvl="7">
      <w:start w:val="1"/>
      <w:numFmt w:val="decimal"/>
      <w:lvlText w:val="%1.%2.%3.%4.%5.%6.%7.%8"/>
      <w:lvlJc w:val="left"/>
      <w:pPr>
        <w:ind w:left="7974" w:hanging="1800"/>
      </w:pPr>
      <w:rPr>
        <w:rFonts w:hint="default"/>
      </w:rPr>
    </w:lvl>
    <w:lvl w:ilvl="8">
      <w:start w:val="1"/>
      <w:numFmt w:val="decimal"/>
      <w:lvlText w:val="%1.%2.%3.%4.%5.%6.%7.%8.%9"/>
      <w:lvlJc w:val="left"/>
      <w:pPr>
        <w:ind w:left="9216" w:hanging="2160"/>
      </w:pPr>
      <w:rPr>
        <w:rFonts w:hint="default"/>
      </w:rPr>
    </w:lvl>
  </w:abstractNum>
  <w:abstractNum w:abstractNumId="85"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38535F"/>
    <w:multiLevelType w:val="hybridMultilevel"/>
    <w:tmpl w:val="1D1AC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1"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9AE1237"/>
    <w:multiLevelType w:val="multilevel"/>
    <w:tmpl w:val="9F82EE9C"/>
    <w:lvl w:ilvl="0">
      <w:start w:val="1"/>
      <w:numFmt w:val="decimal"/>
      <w:lvlText w:val="%1."/>
      <w:lvlJc w:val="left"/>
      <w:pPr>
        <w:ind w:left="360" w:hanging="360"/>
      </w:pPr>
      <w:rPr>
        <w:rFonts w:hint="default"/>
      </w:rPr>
    </w:lvl>
    <w:lvl w:ilvl="1">
      <w:start w:val="3"/>
      <w:numFmt w:val="decimal"/>
      <w:isLgl/>
      <w:lvlText w:val="%1.%2"/>
      <w:lvlJc w:val="left"/>
      <w:pPr>
        <w:ind w:left="1602" w:hanging="720"/>
      </w:pPr>
      <w:rPr>
        <w:rFonts w:hint="default"/>
      </w:rPr>
    </w:lvl>
    <w:lvl w:ilvl="2">
      <w:start w:val="1"/>
      <w:numFmt w:val="decimal"/>
      <w:isLgl/>
      <w:lvlText w:val="%1.%2.%3"/>
      <w:lvlJc w:val="left"/>
      <w:pPr>
        <w:ind w:left="2484" w:hanging="720"/>
      </w:pPr>
      <w:rPr>
        <w:rFonts w:hint="default"/>
      </w:rPr>
    </w:lvl>
    <w:lvl w:ilvl="3">
      <w:start w:val="1"/>
      <w:numFmt w:val="decimal"/>
      <w:isLgl/>
      <w:lvlText w:val="%1.%2.%3.%4"/>
      <w:lvlJc w:val="left"/>
      <w:pPr>
        <w:ind w:left="3726" w:hanging="1080"/>
      </w:pPr>
      <w:rPr>
        <w:rFonts w:hint="default"/>
      </w:rPr>
    </w:lvl>
    <w:lvl w:ilvl="4">
      <w:start w:val="1"/>
      <w:numFmt w:val="decimal"/>
      <w:isLgl/>
      <w:lvlText w:val="%1.%2.%3.%4.%5"/>
      <w:lvlJc w:val="left"/>
      <w:pPr>
        <w:ind w:left="4608" w:hanging="108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92" w:hanging="1800"/>
      </w:pPr>
      <w:rPr>
        <w:rFonts w:hint="default"/>
      </w:rPr>
    </w:lvl>
    <w:lvl w:ilvl="7">
      <w:start w:val="1"/>
      <w:numFmt w:val="decimal"/>
      <w:isLgl/>
      <w:lvlText w:val="%1.%2.%3.%4.%5.%6.%7.%8"/>
      <w:lvlJc w:val="left"/>
      <w:pPr>
        <w:ind w:left="7974" w:hanging="1800"/>
      </w:pPr>
      <w:rPr>
        <w:rFonts w:hint="default"/>
      </w:rPr>
    </w:lvl>
    <w:lvl w:ilvl="8">
      <w:start w:val="1"/>
      <w:numFmt w:val="decimal"/>
      <w:isLgl/>
      <w:lvlText w:val="%1.%2.%3.%4.%5.%6.%7.%8.%9"/>
      <w:lvlJc w:val="left"/>
      <w:pPr>
        <w:ind w:left="9216" w:hanging="2160"/>
      </w:pPr>
      <w:rPr>
        <w:rFonts w:hint="default"/>
      </w:rPr>
    </w:lvl>
  </w:abstractNum>
  <w:abstractNum w:abstractNumId="9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96"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2946BA"/>
    <w:multiLevelType w:val="hybridMultilevel"/>
    <w:tmpl w:val="31A85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4B46D94"/>
    <w:multiLevelType w:val="hybridMultilevel"/>
    <w:tmpl w:val="29228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2"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51"/>
  </w:num>
  <w:num w:numId="3">
    <w:abstractNumId w:val="71"/>
  </w:num>
  <w:num w:numId="4">
    <w:abstractNumId w:val="56"/>
  </w:num>
  <w:num w:numId="5">
    <w:abstractNumId w:val="4"/>
  </w:num>
  <w:num w:numId="6">
    <w:abstractNumId w:val="77"/>
  </w:num>
  <w:num w:numId="7">
    <w:abstractNumId w:val="43"/>
  </w:num>
  <w:num w:numId="8">
    <w:abstractNumId w:val="37"/>
  </w:num>
  <w:num w:numId="9">
    <w:abstractNumId w:val="50"/>
  </w:num>
  <w:num w:numId="10">
    <w:abstractNumId w:val="95"/>
  </w:num>
  <w:num w:numId="11">
    <w:abstractNumId w:val="102"/>
  </w:num>
  <w:num w:numId="12">
    <w:abstractNumId w:val="0"/>
  </w:num>
  <w:num w:numId="13">
    <w:abstractNumId w:val="62"/>
  </w:num>
  <w:num w:numId="14">
    <w:abstractNumId w:val="7"/>
  </w:num>
  <w:num w:numId="15">
    <w:abstractNumId w:val="82"/>
  </w:num>
  <w:num w:numId="16">
    <w:abstractNumId w:val="2"/>
  </w:num>
  <w:num w:numId="17">
    <w:abstractNumId w:val="12"/>
  </w:num>
  <w:num w:numId="18">
    <w:abstractNumId w:val="93"/>
  </w:num>
  <w:num w:numId="19">
    <w:abstractNumId w:val="79"/>
  </w:num>
  <w:num w:numId="20">
    <w:abstractNumId w:val="49"/>
  </w:num>
  <w:num w:numId="21">
    <w:abstractNumId w:val="5"/>
  </w:num>
  <w:num w:numId="22">
    <w:abstractNumId w:val="38"/>
  </w:num>
  <w:num w:numId="23">
    <w:abstractNumId w:val="103"/>
  </w:num>
  <w:num w:numId="24">
    <w:abstractNumId w:val="88"/>
  </w:num>
  <w:num w:numId="25">
    <w:abstractNumId w:val="96"/>
  </w:num>
  <w:num w:numId="26">
    <w:abstractNumId w:val="68"/>
  </w:num>
  <w:num w:numId="27">
    <w:abstractNumId w:val="46"/>
  </w:num>
  <w:num w:numId="28">
    <w:abstractNumId w:val="86"/>
  </w:num>
  <w:num w:numId="29">
    <w:abstractNumId w:val="80"/>
  </w:num>
  <w:num w:numId="30">
    <w:abstractNumId w:val="44"/>
  </w:num>
  <w:num w:numId="31">
    <w:abstractNumId w:val="73"/>
  </w:num>
  <w:num w:numId="32">
    <w:abstractNumId w:val="34"/>
  </w:num>
  <w:num w:numId="33">
    <w:abstractNumId w:val="101"/>
  </w:num>
  <w:num w:numId="34">
    <w:abstractNumId w:val="29"/>
  </w:num>
  <w:num w:numId="35">
    <w:abstractNumId w:val="85"/>
  </w:num>
  <w:num w:numId="36">
    <w:abstractNumId w:val="90"/>
  </w:num>
  <w:num w:numId="37">
    <w:abstractNumId w:val="23"/>
  </w:num>
  <w:num w:numId="38">
    <w:abstractNumId w:val="67"/>
  </w:num>
  <w:num w:numId="39">
    <w:abstractNumId w:val="18"/>
  </w:num>
  <w:num w:numId="40">
    <w:abstractNumId w:val="30"/>
  </w:num>
  <w:num w:numId="4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4"/>
  </w:num>
  <w:num w:numId="44">
    <w:abstractNumId w:val="9"/>
  </w:num>
  <w:num w:numId="45">
    <w:abstractNumId w:val="60"/>
  </w:num>
  <w:num w:numId="46">
    <w:abstractNumId w:val="27"/>
  </w:num>
  <w:num w:numId="47">
    <w:abstractNumId w:val="28"/>
  </w:num>
  <w:num w:numId="48">
    <w:abstractNumId w:val="59"/>
  </w:num>
  <w:num w:numId="49">
    <w:abstractNumId w:val="48"/>
  </w:num>
  <w:num w:numId="50">
    <w:abstractNumId w:val="10"/>
  </w:num>
  <w:num w:numId="51">
    <w:abstractNumId w:val="75"/>
  </w:num>
  <w:num w:numId="52">
    <w:abstractNumId w:val="14"/>
  </w:num>
  <w:num w:numId="53">
    <w:abstractNumId w:val="17"/>
  </w:num>
  <w:num w:numId="54">
    <w:abstractNumId w:val="76"/>
  </w:num>
  <w:num w:numId="55">
    <w:abstractNumId w:val="21"/>
  </w:num>
  <w:num w:numId="56">
    <w:abstractNumId w:val="72"/>
  </w:num>
  <w:num w:numId="57">
    <w:abstractNumId w:val="66"/>
  </w:num>
  <w:num w:numId="58">
    <w:abstractNumId w:val="31"/>
  </w:num>
  <w:num w:numId="59">
    <w:abstractNumId w:val="33"/>
  </w:num>
  <w:num w:numId="60">
    <w:abstractNumId w:val="11"/>
  </w:num>
  <w:num w:numId="61">
    <w:abstractNumId w:val="42"/>
  </w:num>
  <w:num w:numId="62">
    <w:abstractNumId w:val="83"/>
  </w:num>
  <w:num w:numId="63">
    <w:abstractNumId w:val="91"/>
  </w:num>
  <w:num w:numId="64">
    <w:abstractNumId w:val="81"/>
  </w:num>
  <w:num w:numId="65">
    <w:abstractNumId w:val="35"/>
  </w:num>
  <w:num w:numId="66">
    <w:abstractNumId w:val="45"/>
  </w:num>
  <w:num w:numId="67">
    <w:abstractNumId w:val="52"/>
  </w:num>
  <w:num w:numId="68">
    <w:abstractNumId w:val="36"/>
  </w:num>
  <w:num w:numId="69">
    <w:abstractNumId w:val="26"/>
  </w:num>
  <w:num w:numId="70">
    <w:abstractNumId w:val="39"/>
  </w:num>
  <w:num w:numId="71">
    <w:abstractNumId w:val="61"/>
  </w:num>
  <w:num w:numId="72">
    <w:abstractNumId w:val="3"/>
  </w:num>
  <w:num w:numId="73">
    <w:abstractNumId w:val="98"/>
  </w:num>
  <w:num w:numId="74">
    <w:abstractNumId w:val="32"/>
  </w:num>
  <w:num w:numId="75">
    <w:abstractNumId w:val="65"/>
  </w:num>
  <w:num w:numId="76">
    <w:abstractNumId w:val="41"/>
  </w:num>
  <w:num w:numId="77">
    <w:abstractNumId w:val="24"/>
  </w:num>
  <w:num w:numId="78">
    <w:abstractNumId w:val="74"/>
  </w:num>
  <w:num w:numId="79">
    <w:abstractNumId w:val="53"/>
  </w:num>
  <w:num w:numId="80">
    <w:abstractNumId w:val="63"/>
  </w:num>
  <w:num w:numId="81">
    <w:abstractNumId w:val="89"/>
    <w:lvlOverride w:ilvl="0">
      <w:startOverride w:val="1"/>
    </w:lvlOverride>
  </w:num>
  <w:num w:numId="82">
    <w:abstractNumId w:val="89"/>
    <w:lvlOverride w:ilvl="0"/>
    <w:lvlOverride w:ilvl="1">
      <w:startOverride w:val="1"/>
    </w:lvlOverride>
  </w:num>
  <w:num w:numId="83">
    <w:abstractNumId w:val="89"/>
    <w:lvlOverride w:ilvl="0"/>
    <w:lvlOverride w:ilvl="1">
      <w:startOverride w:val="2"/>
    </w:lvlOverride>
  </w:num>
  <w:num w:numId="84">
    <w:abstractNumId w:val="89"/>
    <w:lvlOverride w:ilvl="0">
      <w:startOverride w:val="2"/>
    </w:lvlOverride>
    <w:lvlOverride w:ilvl="1"/>
  </w:num>
  <w:num w:numId="85">
    <w:abstractNumId w:val="89"/>
    <w:lvlOverride w:ilvl="0"/>
    <w:lvlOverride w:ilvl="1">
      <w:startOverride w:val="1"/>
    </w:lvlOverride>
  </w:num>
  <w:num w:numId="86">
    <w:abstractNumId w:val="89"/>
    <w:lvlOverride w:ilvl="0"/>
    <w:lvlOverride w:ilvl="1">
      <w:startOverride w:val="2"/>
    </w:lvlOverride>
  </w:num>
  <w:num w:numId="87">
    <w:abstractNumId w:val="69"/>
  </w:num>
  <w:num w:numId="88">
    <w:abstractNumId w:val="19"/>
    <w:lvlOverride w:ilvl="0">
      <w:startOverride w:val="1"/>
    </w:lvlOverride>
  </w:num>
  <w:num w:numId="89">
    <w:abstractNumId w:val="19"/>
    <w:lvlOverride w:ilvl="0">
      <w:startOverride w:val="2"/>
    </w:lvlOverride>
  </w:num>
  <w:num w:numId="90">
    <w:abstractNumId w:val="1"/>
  </w:num>
  <w:num w:numId="91">
    <w:abstractNumId w:val="47"/>
  </w:num>
  <w:num w:numId="92">
    <w:abstractNumId w:val="16"/>
  </w:num>
  <w:num w:numId="93">
    <w:abstractNumId w:val="57"/>
  </w:num>
  <w:num w:numId="94">
    <w:abstractNumId w:val="92"/>
  </w:num>
  <w:num w:numId="95">
    <w:abstractNumId w:val="78"/>
  </w:num>
  <w:num w:numId="96">
    <w:abstractNumId w:val="99"/>
  </w:num>
  <w:num w:numId="97">
    <w:abstractNumId w:val="55"/>
  </w:num>
  <w:num w:numId="9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3"/>
  </w:num>
  <w:num w:numId="100">
    <w:abstractNumId w:val="25"/>
  </w:num>
  <w:num w:numId="101">
    <w:abstractNumId w:val="70"/>
  </w:num>
  <w:num w:numId="102">
    <w:abstractNumId w:val="6"/>
  </w:num>
  <w:num w:numId="103">
    <w:abstractNumId w:val="58"/>
  </w:num>
  <w:num w:numId="104">
    <w:abstractNumId w:val="22"/>
  </w:num>
  <w:num w:numId="105">
    <w:abstractNumId w:val="8"/>
  </w:num>
  <w:num w:numId="106">
    <w:abstractNumId w:val="54"/>
  </w:num>
  <w:num w:numId="107">
    <w:abstractNumId w:val="84"/>
  </w:num>
  <w:num w:numId="108">
    <w:abstractNumId w:val="20"/>
  </w:num>
  <w:num w:numId="109">
    <w:abstractNumId w:val="15"/>
  </w:num>
  <w:num w:numId="110">
    <w:abstractNumId w:val="87"/>
  </w:num>
  <w:num w:numId="111">
    <w:abstractNumId w:val="97"/>
  </w:num>
  <w:num w:numId="112">
    <w:abstractNumId w:val="100"/>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Nishikant .">
    <w15:presenceInfo w15:providerId="AD" w15:userId="S-1-5-21-2414005191-2431363525-1628603290-1607743"/>
  </w15:person>
  <w15:person w15:author="Karthick Nagarajan">
    <w15:presenceInfo w15:providerId="AD" w15:userId="S-1-5-21-2414005191-2431363525-1628603290-15164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128B"/>
    <w:rsid w:val="000213A3"/>
    <w:rsid w:val="00021F29"/>
    <w:rsid w:val="000228F8"/>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377F6"/>
    <w:rsid w:val="00040B25"/>
    <w:rsid w:val="00040B77"/>
    <w:rsid w:val="00040FE7"/>
    <w:rsid w:val="00041A00"/>
    <w:rsid w:val="00043622"/>
    <w:rsid w:val="0004431F"/>
    <w:rsid w:val="00044814"/>
    <w:rsid w:val="000455F4"/>
    <w:rsid w:val="000456A1"/>
    <w:rsid w:val="0004584E"/>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BF3"/>
    <w:rsid w:val="000575DA"/>
    <w:rsid w:val="00061035"/>
    <w:rsid w:val="00061CB1"/>
    <w:rsid w:val="00062FF0"/>
    <w:rsid w:val="00063391"/>
    <w:rsid w:val="000643EF"/>
    <w:rsid w:val="000649C2"/>
    <w:rsid w:val="00064FAD"/>
    <w:rsid w:val="000652F4"/>
    <w:rsid w:val="00065AEE"/>
    <w:rsid w:val="00065E22"/>
    <w:rsid w:val="00066D81"/>
    <w:rsid w:val="000704AE"/>
    <w:rsid w:val="000707D4"/>
    <w:rsid w:val="000709D5"/>
    <w:rsid w:val="00070B00"/>
    <w:rsid w:val="00070FC4"/>
    <w:rsid w:val="00072C69"/>
    <w:rsid w:val="00072E3E"/>
    <w:rsid w:val="00072FD2"/>
    <w:rsid w:val="000734FC"/>
    <w:rsid w:val="00073CDA"/>
    <w:rsid w:val="000751F5"/>
    <w:rsid w:val="00075B51"/>
    <w:rsid w:val="00075DF2"/>
    <w:rsid w:val="00076E02"/>
    <w:rsid w:val="0008017B"/>
    <w:rsid w:val="00082D9A"/>
    <w:rsid w:val="000832D6"/>
    <w:rsid w:val="000853A9"/>
    <w:rsid w:val="000865FD"/>
    <w:rsid w:val="00086B56"/>
    <w:rsid w:val="00087F47"/>
    <w:rsid w:val="00087F95"/>
    <w:rsid w:val="00090018"/>
    <w:rsid w:val="00090669"/>
    <w:rsid w:val="00091E70"/>
    <w:rsid w:val="0009463B"/>
    <w:rsid w:val="00095240"/>
    <w:rsid w:val="00096C12"/>
    <w:rsid w:val="00097D6C"/>
    <w:rsid w:val="000A07F0"/>
    <w:rsid w:val="000A09CF"/>
    <w:rsid w:val="000A0EC8"/>
    <w:rsid w:val="000A11A6"/>
    <w:rsid w:val="000A24D6"/>
    <w:rsid w:val="000A55FC"/>
    <w:rsid w:val="000A59AC"/>
    <w:rsid w:val="000A662E"/>
    <w:rsid w:val="000A6A6D"/>
    <w:rsid w:val="000A6AC6"/>
    <w:rsid w:val="000B038C"/>
    <w:rsid w:val="000B08CA"/>
    <w:rsid w:val="000B2160"/>
    <w:rsid w:val="000B3256"/>
    <w:rsid w:val="000B353C"/>
    <w:rsid w:val="000B3BAC"/>
    <w:rsid w:val="000B426B"/>
    <w:rsid w:val="000B4ACC"/>
    <w:rsid w:val="000B6576"/>
    <w:rsid w:val="000B716A"/>
    <w:rsid w:val="000B748E"/>
    <w:rsid w:val="000B75E7"/>
    <w:rsid w:val="000B7838"/>
    <w:rsid w:val="000B7839"/>
    <w:rsid w:val="000C07C2"/>
    <w:rsid w:val="000C16A8"/>
    <w:rsid w:val="000C1B96"/>
    <w:rsid w:val="000C1F0E"/>
    <w:rsid w:val="000C28F1"/>
    <w:rsid w:val="000C29D0"/>
    <w:rsid w:val="000C29F7"/>
    <w:rsid w:val="000C3583"/>
    <w:rsid w:val="000C375E"/>
    <w:rsid w:val="000C3D1B"/>
    <w:rsid w:val="000C4CCC"/>
    <w:rsid w:val="000C5CF1"/>
    <w:rsid w:val="000C5D96"/>
    <w:rsid w:val="000C76BB"/>
    <w:rsid w:val="000C7BA8"/>
    <w:rsid w:val="000D00B8"/>
    <w:rsid w:val="000D154E"/>
    <w:rsid w:val="000D19E0"/>
    <w:rsid w:val="000D225D"/>
    <w:rsid w:val="000D27B3"/>
    <w:rsid w:val="000D292E"/>
    <w:rsid w:val="000D3447"/>
    <w:rsid w:val="000D593B"/>
    <w:rsid w:val="000D5DA5"/>
    <w:rsid w:val="000D64A9"/>
    <w:rsid w:val="000D6529"/>
    <w:rsid w:val="000D6A0C"/>
    <w:rsid w:val="000D7235"/>
    <w:rsid w:val="000D7589"/>
    <w:rsid w:val="000D7B74"/>
    <w:rsid w:val="000E0253"/>
    <w:rsid w:val="000E07CA"/>
    <w:rsid w:val="000E2071"/>
    <w:rsid w:val="000E2D25"/>
    <w:rsid w:val="000E2FB0"/>
    <w:rsid w:val="000E363E"/>
    <w:rsid w:val="000E372F"/>
    <w:rsid w:val="000E37E8"/>
    <w:rsid w:val="000E40F1"/>
    <w:rsid w:val="000E4D4A"/>
    <w:rsid w:val="000E4EC0"/>
    <w:rsid w:val="000E509C"/>
    <w:rsid w:val="000E53E8"/>
    <w:rsid w:val="000E60EE"/>
    <w:rsid w:val="000E673E"/>
    <w:rsid w:val="000E69C7"/>
    <w:rsid w:val="000F175D"/>
    <w:rsid w:val="000F1912"/>
    <w:rsid w:val="000F2FD2"/>
    <w:rsid w:val="000F43CF"/>
    <w:rsid w:val="000F46AF"/>
    <w:rsid w:val="000F5E10"/>
    <w:rsid w:val="000F6BE8"/>
    <w:rsid w:val="00101866"/>
    <w:rsid w:val="00101EBE"/>
    <w:rsid w:val="00102F3B"/>
    <w:rsid w:val="00102F82"/>
    <w:rsid w:val="00103D53"/>
    <w:rsid w:val="00104B7C"/>
    <w:rsid w:val="001052F0"/>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6FC5"/>
    <w:rsid w:val="001170F2"/>
    <w:rsid w:val="00121B23"/>
    <w:rsid w:val="0012300F"/>
    <w:rsid w:val="001230DF"/>
    <w:rsid w:val="00124AA8"/>
    <w:rsid w:val="00124FDE"/>
    <w:rsid w:val="00125094"/>
    <w:rsid w:val="00132CF4"/>
    <w:rsid w:val="00133726"/>
    <w:rsid w:val="00133918"/>
    <w:rsid w:val="00133A20"/>
    <w:rsid w:val="00133F35"/>
    <w:rsid w:val="00134EB2"/>
    <w:rsid w:val="00135C16"/>
    <w:rsid w:val="00137000"/>
    <w:rsid w:val="0014058D"/>
    <w:rsid w:val="0014099C"/>
    <w:rsid w:val="00140D2E"/>
    <w:rsid w:val="0014124A"/>
    <w:rsid w:val="00143841"/>
    <w:rsid w:val="00143A55"/>
    <w:rsid w:val="00144220"/>
    <w:rsid w:val="00144D85"/>
    <w:rsid w:val="00144E00"/>
    <w:rsid w:val="00145552"/>
    <w:rsid w:val="00145915"/>
    <w:rsid w:val="00145FD3"/>
    <w:rsid w:val="00146154"/>
    <w:rsid w:val="001465C5"/>
    <w:rsid w:val="00146C88"/>
    <w:rsid w:val="001501C1"/>
    <w:rsid w:val="00150376"/>
    <w:rsid w:val="00150AAA"/>
    <w:rsid w:val="00150C5B"/>
    <w:rsid w:val="001510C1"/>
    <w:rsid w:val="001517FE"/>
    <w:rsid w:val="001528CF"/>
    <w:rsid w:val="0015390C"/>
    <w:rsid w:val="00153BAB"/>
    <w:rsid w:val="00153CE3"/>
    <w:rsid w:val="00153D8A"/>
    <w:rsid w:val="00155ACD"/>
    <w:rsid w:val="00155C90"/>
    <w:rsid w:val="00156710"/>
    <w:rsid w:val="00156909"/>
    <w:rsid w:val="00156C8E"/>
    <w:rsid w:val="00157DB6"/>
    <w:rsid w:val="00161A03"/>
    <w:rsid w:val="00161D62"/>
    <w:rsid w:val="001629B2"/>
    <w:rsid w:val="00164504"/>
    <w:rsid w:val="00166B6E"/>
    <w:rsid w:val="0016793F"/>
    <w:rsid w:val="001702D0"/>
    <w:rsid w:val="0017085F"/>
    <w:rsid w:val="001723D3"/>
    <w:rsid w:val="001731A1"/>
    <w:rsid w:val="001740C0"/>
    <w:rsid w:val="001756A9"/>
    <w:rsid w:val="001757FD"/>
    <w:rsid w:val="00175C1E"/>
    <w:rsid w:val="001763E6"/>
    <w:rsid w:val="00176F4D"/>
    <w:rsid w:val="00180B20"/>
    <w:rsid w:val="00182813"/>
    <w:rsid w:val="001851D2"/>
    <w:rsid w:val="00185B10"/>
    <w:rsid w:val="00186458"/>
    <w:rsid w:val="00186D96"/>
    <w:rsid w:val="00187150"/>
    <w:rsid w:val="0018720F"/>
    <w:rsid w:val="00190423"/>
    <w:rsid w:val="00193219"/>
    <w:rsid w:val="00193A71"/>
    <w:rsid w:val="00193A7A"/>
    <w:rsid w:val="00194CF2"/>
    <w:rsid w:val="00194D64"/>
    <w:rsid w:val="00195152"/>
    <w:rsid w:val="00195262"/>
    <w:rsid w:val="00196360"/>
    <w:rsid w:val="00196A4C"/>
    <w:rsid w:val="001A010F"/>
    <w:rsid w:val="001A0ADA"/>
    <w:rsid w:val="001A0C5D"/>
    <w:rsid w:val="001A1EF0"/>
    <w:rsid w:val="001A4FB6"/>
    <w:rsid w:val="001A5C57"/>
    <w:rsid w:val="001A72DE"/>
    <w:rsid w:val="001A73AF"/>
    <w:rsid w:val="001B03BA"/>
    <w:rsid w:val="001B4256"/>
    <w:rsid w:val="001B4A88"/>
    <w:rsid w:val="001B4D57"/>
    <w:rsid w:val="001B52F5"/>
    <w:rsid w:val="001B572E"/>
    <w:rsid w:val="001B59E4"/>
    <w:rsid w:val="001B6DCD"/>
    <w:rsid w:val="001B796B"/>
    <w:rsid w:val="001C01BC"/>
    <w:rsid w:val="001C0252"/>
    <w:rsid w:val="001C02D9"/>
    <w:rsid w:val="001C06DB"/>
    <w:rsid w:val="001C1B79"/>
    <w:rsid w:val="001C52A1"/>
    <w:rsid w:val="001C52D6"/>
    <w:rsid w:val="001C604A"/>
    <w:rsid w:val="001C61BF"/>
    <w:rsid w:val="001D0659"/>
    <w:rsid w:val="001D149C"/>
    <w:rsid w:val="001D18BD"/>
    <w:rsid w:val="001D2546"/>
    <w:rsid w:val="001D2E40"/>
    <w:rsid w:val="001D3A7A"/>
    <w:rsid w:val="001D52DE"/>
    <w:rsid w:val="001D556B"/>
    <w:rsid w:val="001D594A"/>
    <w:rsid w:val="001D6968"/>
    <w:rsid w:val="001D76A9"/>
    <w:rsid w:val="001E1280"/>
    <w:rsid w:val="001E1562"/>
    <w:rsid w:val="001E1892"/>
    <w:rsid w:val="001E1D79"/>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3D7A"/>
    <w:rsid w:val="001F4A8F"/>
    <w:rsid w:val="001F5FC3"/>
    <w:rsid w:val="001F6A51"/>
    <w:rsid w:val="001F6B16"/>
    <w:rsid w:val="001F773B"/>
    <w:rsid w:val="001F779F"/>
    <w:rsid w:val="00200588"/>
    <w:rsid w:val="00200D29"/>
    <w:rsid w:val="00200E68"/>
    <w:rsid w:val="002010E0"/>
    <w:rsid w:val="002022F3"/>
    <w:rsid w:val="002024E5"/>
    <w:rsid w:val="002025A8"/>
    <w:rsid w:val="00203B44"/>
    <w:rsid w:val="00203EB2"/>
    <w:rsid w:val="00206303"/>
    <w:rsid w:val="002065FE"/>
    <w:rsid w:val="0020689B"/>
    <w:rsid w:val="00206A57"/>
    <w:rsid w:val="00206DD5"/>
    <w:rsid w:val="00207605"/>
    <w:rsid w:val="00210745"/>
    <w:rsid w:val="00210925"/>
    <w:rsid w:val="00211DCD"/>
    <w:rsid w:val="00212871"/>
    <w:rsid w:val="002140C4"/>
    <w:rsid w:val="00214BDC"/>
    <w:rsid w:val="002150DC"/>
    <w:rsid w:val="0021545A"/>
    <w:rsid w:val="00215805"/>
    <w:rsid w:val="00215993"/>
    <w:rsid w:val="00215A42"/>
    <w:rsid w:val="00216D42"/>
    <w:rsid w:val="002211FB"/>
    <w:rsid w:val="0022158E"/>
    <w:rsid w:val="00222235"/>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7822"/>
    <w:rsid w:val="00247C68"/>
    <w:rsid w:val="0025016F"/>
    <w:rsid w:val="002502D2"/>
    <w:rsid w:val="002511EE"/>
    <w:rsid w:val="00251658"/>
    <w:rsid w:val="00251ACF"/>
    <w:rsid w:val="00251FDD"/>
    <w:rsid w:val="002527B1"/>
    <w:rsid w:val="00252D09"/>
    <w:rsid w:val="00253097"/>
    <w:rsid w:val="00253531"/>
    <w:rsid w:val="00253940"/>
    <w:rsid w:val="00253950"/>
    <w:rsid w:val="00253F4C"/>
    <w:rsid w:val="00254A75"/>
    <w:rsid w:val="00254D87"/>
    <w:rsid w:val="0025624D"/>
    <w:rsid w:val="002563AD"/>
    <w:rsid w:val="00257C66"/>
    <w:rsid w:val="00262346"/>
    <w:rsid w:val="00262BA7"/>
    <w:rsid w:val="00262ECD"/>
    <w:rsid w:val="00263E6E"/>
    <w:rsid w:val="00267589"/>
    <w:rsid w:val="002700E3"/>
    <w:rsid w:val="002706CE"/>
    <w:rsid w:val="002716E1"/>
    <w:rsid w:val="00272029"/>
    <w:rsid w:val="00272D28"/>
    <w:rsid w:val="00273043"/>
    <w:rsid w:val="0027429E"/>
    <w:rsid w:val="00274B6D"/>
    <w:rsid w:val="00274D43"/>
    <w:rsid w:val="002759BB"/>
    <w:rsid w:val="00275AB8"/>
    <w:rsid w:val="00276641"/>
    <w:rsid w:val="00276903"/>
    <w:rsid w:val="0027787A"/>
    <w:rsid w:val="00277F11"/>
    <w:rsid w:val="002801B0"/>
    <w:rsid w:val="00280966"/>
    <w:rsid w:val="0028116E"/>
    <w:rsid w:val="002817A6"/>
    <w:rsid w:val="00281D93"/>
    <w:rsid w:val="00283B51"/>
    <w:rsid w:val="002840C5"/>
    <w:rsid w:val="002861CC"/>
    <w:rsid w:val="002875ED"/>
    <w:rsid w:val="002903B2"/>
    <w:rsid w:val="002907E8"/>
    <w:rsid w:val="002919B2"/>
    <w:rsid w:val="00292BDF"/>
    <w:rsid w:val="00292C60"/>
    <w:rsid w:val="002930BD"/>
    <w:rsid w:val="002931CE"/>
    <w:rsid w:val="002938D0"/>
    <w:rsid w:val="002941A4"/>
    <w:rsid w:val="00294B8B"/>
    <w:rsid w:val="002951C3"/>
    <w:rsid w:val="00295FFE"/>
    <w:rsid w:val="002963B6"/>
    <w:rsid w:val="002965BD"/>
    <w:rsid w:val="002971EA"/>
    <w:rsid w:val="002A0D10"/>
    <w:rsid w:val="002A1923"/>
    <w:rsid w:val="002A2390"/>
    <w:rsid w:val="002A3748"/>
    <w:rsid w:val="002A6016"/>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B94"/>
    <w:rsid w:val="002D0E88"/>
    <w:rsid w:val="002D34BF"/>
    <w:rsid w:val="002D39F2"/>
    <w:rsid w:val="002D4B02"/>
    <w:rsid w:val="002D4CCE"/>
    <w:rsid w:val="002D5950"/>
    <w:rsid w:val="002D5C96"/>
    <w:rsid w:val="002D64B3"/>
    <w:rsid w:val="002E0459"/>
    <w:rsid w:val="002E0EAE"/>
    <w:rsid w:val="002E1F75"/>
    <w:rsid w:val="002E20E4"/>
    <w:rsid w:val="002E2A9E"/>
    <w:rsid w:val="002E2F51"/>
    <w:rsid w:val="002E3764"/>
    <w:rsid w:val="002E391D"/>
    <w:rsid w:val="002E4F12"/>
    <w:rsid w:val="002E520E"/>
    <w:rsid w:val="002E5526"/>
    <w:rsid w:val="002E5BCE"/>
    <w:rsid w:val="002E5D8D"/>
    <w:rsid w:val="002E5E15"/>
    <w:rsid w:val="002E6DE7"/>
    <w:rsid w:val="002E784F"/>
    <w:rsid w:val="002E7FE6"/>
    <w:rsid w:val="002F0684"/>
    <w:rsid w:val="002F0FDA"/>
    <w:rsid w:val="002F2729"/>
    <w:rsid w:val="002F47B5"/>
    <w:rsid w:val="002F5CE0"/>
    <w:rsid w:val="002F6DC4"/>
    <w:rsid w:val="002F7099"/>
    <w:rsid w:val="002F71A8"/>
    <w:rsid w:val="0030005A"/>
    <w:rsid w:val="0030061F"/>
    <w:rsid w:val="0030086E"/>
    <w:rsid w:val="00301650"/>
    <w:rsid w:val="00301A85"/>
    <w:rsid w:val="00301BC5"/>
    <w:rsid w:val="00301F8E"/>
    <w:rsid w:val="00302257"/>
    <w:rsid w:val="00302813"/>
    <w:rsid w:val="003040AA"/>
    <w:rsid w:val="00304F94"/>
    <w:rsid w:val="00305103"/>
    <w:rsid w:val="00306AF8"/>
    <w:rsid w:val="00307FB9"/>
    <w:rsid w:val="00310463"/>
    <w:rsid w:val="0031055F"/>
    <w:rsid w:val="00310F85"/>
    <w:rsid w:val="00311AB7"/>
    <w:rsid w:val="003123DC"/>
    <w:rsid w:val="00315E08"/>
    <w:rsid w:val="00316B62"/>
    <w:rsid w:val="00316C97"/>
    <w:rsid w:val="00316E65"/>
    <w:rsid w:val="003204BE"/>
    <w:rsid w:val="00320681"/>
    <w:rsid w:val="00320804"/>
    <w:rsid w:val="00321663"/>
    <w:rsid w:val="00321B5A"/>
    <w:rsid w:val="003231BB"/>
    <w:rsid w:val="003249C8"/>
    <w:rsid w:val="003250E8"/>
    <w:rsid w:val="00326C30"/>
    <w:rsid w:val="003300BD"/>
    <w:rsid w:val="00331B24"/>
    <w:rsid w:val="00332537"/>
    <w:rsid w:val="0033257B"/>
    <w:rsid w:val="0033285D"/>
    <w:rsid w:val="00332B5E"/>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2F02"/>
    <w:rsid w:val="003432BC"/>
    <w:rsid w:val="0034357C"/>
    <w:rsid w:val="0034496A"/>
    <w:rsid w:val="003454D8"/>
    <w:rsid w:val="00345990"/>
    <w:rsid w:val="00346D7A"/>
    <w:rsid w:val="0035019A"/>
    <w:rsid w:val="003502DF"/>
    <w:rsid w:val="0035095C"/>
    <w:rsid w:val="00351256"/>
    <w:rsid w:val="003529AC"/>
    <w:rsid w:val="003554A9"/>
    <w:rsid w:val="003571E8"/>
    <w:rsid w:val="003573B4"/>
    <w:rsid w:val="00361A69"/>
    <w:rsid w:val="00361E3E"/>
    <w:rsid w:val="00362524"/>
    <w:rsid w:val="0036289C"/>
    <w:rsid w:val="00363094"/>
    <w:rsid w:val="0036455A"/>
    <w:rsid w:val="0036468E"/>
    <w:rsid w:val="00364E87"/>
    <w:rsid w:val="0036565D"/>
    <w:rsid w:val="0036700C"/>
    <w:rsid w:val="003671BA"/>
    <w:rsid w:val="003674DA"/>
    <w:rsid w:val="003711E2"/>
    <w:rsid w:val="0037165A"/>
    <w:rsid w:val="00371A64"/>
    <w:rsid w:val="00371E29"/>
    <w:rsid w:val="00372425"/>
    <w:rsid w:val="003724BA"/>
    <w:rsid w:val="003754C0"/>
    <w:rsid w:val="003758D0"/>
    <w:rsid w:val="00376FE2"/>
    <w:rsid w:val="00380C71"/>
    <w:rsid w:val="00381762"/>
    <w:rsid w:val="00381C0D"/>
    <w:rsid w:val="00381FA4"/>
    <w:rsid w:val="00383F05"/>
    <w:rsid w:val="00384261"/>
    <w:rsid w:val="00384F9A"/>
    <w:rsid w:val="00385DC2"/>
    <w:rsid w:val="00386CBE"/>
    <w:rsid w:val="00386F0B"/>
    <w:rsid w:val="00390361"/>
    <w:rsid w:val="003906BB"/>
    <w:rsid w:val="0039133F"/>
    <w:rsid w:val="003919DF"/>
    <w:rsid w:val="0039240E"/>
    <w:rsid w:val="00392C51"/>
    <w:rsid w:val="00394F77"/>
    <w:rsid w:val="00396111"/>
    <w:rsid w:val="00396416"/>
    <w:rsid w:val="003967BF"/>
    <w:rsid w:val="00396F06"/>
    <w:rsid w:val="0039727B"/>
    <w:rsid w:val="003978BD"/>
    <w:rsid w:val="003A03AC"/>
    <w:rsid w:val="003A0CA6"/>
    <w:rsid w:val="003A2549"/>
    <w:rsid w:val="003A33EA"/>
    <w:rsid w:val="003A35D2"/>
    <w:rsid w:val="003A4331"/>
    <w:rsid w:val="003A546F"/>
    <w:rsid w:val="003A5E5F"/>
    <w:rsid w:val="003A60CD"/>
    <w:rsid w:val="003A6995"/>
    <w:rsid w:val="003A6F3C"/>
    <w:rsid w:val="003A74E8"/>
    <w:rsid w:val="003B00FB"/>
    <w:rsid w:val="003B05D6"/>
    <w:rsid w:val="003B089F"/>
    <w:rsid w:val="003B08DC"/>
    <w:rsid w:val="003B1FC8"/>
    <w:rsid w:val="003B447C"/>
    <w:rsid w:val="003B4A11"/>
    <w:rsid w:val="003B5444"/>
    <w:rsid w:val="003B66EB"/>
    <w:rsid w:val="003B6917"/>
    <w:rsid w:val="003B724B"/>
    <w:rsid w:val="003B72A4"/>
    <w:rsid w:val="003B7306"/>
    <w:rsid w:val="003B75D7"/>
    <w:rsid w:val="003B79BD"/>
    <w:rsid w:val="003C04CA"/>
    <w:rsid w:val="003C0B68"/>
    <w:rsid w:val="003C22C6"/>
    <w:rsid w:val="003C247D"/>
    <w:rsid w:val="003C2547"/>
    <w:rsid w:val="003C2D04"/>
    <w:rsid w:val="003C5E0C"/>
    <w:rsid w:val="003C5F5B"/>
    <w:rsid w:val="003C6F13"/>
    <w:rsid w:val="003C780D"/>
    <w:rsid w:val="003C7F1A"/>
    <w:rsid w:val="003D0A1E"/>
    <w:rsid w:val="003D0BBB"/>
    <w:rsid w:val="003D1500"/>
    <w:rsid w:val="003D152A"/>
    <w:rsid w:val="003D2F4B"/>
    <w:rsid w:val="003D2FF4"/>
    <w:rsid w:val="003D34D9"/>
    <w:rsid w:val="003D3536"/>
    <w:rsid w:val="003D3DCD"/>
    <w:rsid w:val="003D3FBC"/>
    <w:rsid w:val="003D4046"/>
    <w:rsid w:val="003D40E1"/>
    <w:rsid w:val="003D53AA"/>
    <w:rsid w:val="003D562D"/>
    <w:rsid w:val="003D7A49"/>
    <w:rsid w:val="003D7AE9"/>
    <w:rsid w:val="003E0238"/>
    <w:rsid w:val="003E041A"/>
    <w:rsid w:val="003E0955"/>
    <w:rsid w:val="003E12F7"/>
    <w:rsid w:val="003E130F"/>
    <w:rsid w:val="003E1C5D"/>
    <w:rsid w:val="003E2158"/>
    <w:rsid w:val="003E3635"/>
    <w:rsid w:val="003E376B"/>
    <w:rsid w:val="003E3E90"/>
    <w:rsid w:val="003E41E2"/>
    <w:rsid w:val="003E423E"/>
    <w:rsid w:val="003E43C2"/>
    <w:rsid w:val="003E470C"/>
    <w:rsid w:val="003E484B"/>
    <w:rsid w:val="003E4FEC"/>
    <w:rsid w:val="003E51B1"/>
    <w:rsid w:val="003E7E5E"/>
    <w:rsid w:val="003F0A7D"/>
    <w:rsid w:val="003F0B53"/>
    <w:rsid w:val="003F0EAE"/>
    <w:rsid w:val="003F0F84"/>
    <w:rsid w:val="003F1296"/>
    <w:rsid w:val="003F3026"/>
    <w:rsid w:val="003F4A3F"/>
    <w:rsid w:val="003F4EE0"/>
    <w:rsid w:val="003F5069"/>
    <w:rsid w:val="003F5215"/>
    <w:rsid w:val="003F5757"/>
    <w:rsid w:val="003F5C0D"/>
    <w:rsid w:val="003F6742"/>
    <w:rsid w:val="003F7A26"/>
    <w:rsid w:val="003F7C9C"/>
    <w:rsid w:val="003F7EFB"/>
    <w:rsid w:val="00400C2C"/>
    <w:rsid w:val="00401692"/>
    <w:rsid w:val="00401B29"/>
    <w:rsid w:val="00402450"/>
    <w:rsid w:val="004029B0"/>
    <w:rsid w:val="00402E5A"/>
    <w:rsid w:val="0040331B"/>
    <w:rsid w:val="004036EA"/>
    <w:rsid w:val="00403BA9"/>
    <w:rsid w:val="00404939"/>
    <w:rsid w:val="00405EB6"/>
    <w:rsid w:val="00406BCC"/>
    <w:rsid w:val="004101E8"/>
    <w:rsid w:val="00411715"/>
    <w:rsid w:val="004119F8"/>
    <w:rsid w:val="00411B54"/>
    <w:rsid w:val="00411B70"/>
    <w:rsid w:val="00411D68"/>
    <w:rsid w:val="00411E42"/>
    <w:rsid w:val="0041332F"/>
    <w:rsid w:val="00413F39"/>
    <w:rsid w:val="00416284"/>
    <w:rsid w:val="00416E07"/>
    <w:rsid w:val="004172FB"/>
    <w:rsid w:val="004175E1"/>
    <w:rsid w:val="004177FA"/>
    <w:rsid w:val="004205F2"/>
    <w:rsid w:val="0042167C"/>
    <w:rsid w:val="00421AB6"/>
    <w:rsid w:val="004221BF"/>
    <w:rsid w:val="00423A9F"/>
    <w:rsid w:val="00424005"/>
    <w:rsid w:val="00424864"/>
    <w:rsid w:val="00424F78"/>
    <w:rsid w:val="00425EFC"/>
    <w:rsid w:val="00426583"/>
    <w:rsid w:val="004269CC"/>
    <w:rsid w:val="0042743B"/>
    <w:rsid w:val="00427E78"/>
    <w:rsid w:val="00427FFB"/>
    <w:rsid w:val="0043033F"/>
    <w:rsid w:val="00430592"/>
    <w:rsid w:val="004312DF"/>
    <w:rsid w:val="00432E1A"/>
    <w:rsid w:val="00432FBA"/>
    <w:rsid w:val="004333B6"/>
    <w:rsid w:val="0043425B"/>
    <w:rsid w:val="00434C53"/>
    <w:rsid w:val="00440961"/>
    <w:rsid w:val="00441E8F"/>
    <w:rsid w:val="00441FAC"/>
    <w:rsid w:val="00442684"/>
    <w:rsid w:val="0044419C"/>
    <w:rsid w:val="00444533"/>
    <w:rsid w:val="0044482B"/>
    <w:rsid w:val="0044541C"/>
    <w:rsid w:val="00445431"/>
    <w:rsid w:val="00446163"/>
    <w:rsid w:val="00446F4B"/>
    <w:rsid w:val="00452841"/>
    <w:rsid w:val="004534F1"/>
    <w:rsid w:val="00453A70"/>
    <w:rsid w:val="00453E00"/>
    <w:rsid w:val="004555AB"/>
    <w:rsid w:val="004563CE"/>
    <w:rsid w:val="00457254"/>
    <w:rsid w:val="00457BBD"/>
    <w:rsid w:val="00462277"/>
    <w:rsid w:val="004626BC"/>
    <w:rsid w:val="0046375C"/>
    <w:rsid w:val="00463C13"/>
    <w:rsid w:val="00463ED5"/>
    <w:rsid w:val="004645A7"/>
    <w:rsid w:val="00465205"/>
    <w:rsid w:val="00467515"/>
    <w:rsid w:val="00467576"/>
    <w:rsid w:val="00467717"/>
    <w:rsid w:val="004678E2"/>
    <w:rsid w:val="00471768"/>
    <w:rsid w:val="00473A14"/>
    <w:rsid w:val="004767B2"/>
    <w:rsid w:val="0048211C"/>
    <w:rsid w:val="004827D4"/>
    <w:rsid w:val="004829EF"/>
    <w:rsid w:val="00482B8B"/>
    <w:rsid w:val="00483CC8"/>
    <w:rsid w:val="00484375"/>
    <w:rsid w:val="004844CD"/>
    <w:rsid w:val="00484730"/>
    <w:rsid w:val="00484875"/>
    <w:rsid w:val="00485144"/>
    <w:rsid w:val="0048566B"/>
    <w:rsid w:val="004860C5"/>
    <w:rsid w:val="004903E5"/>
    <w:rsid w:val="004905EB"/>
    <w:rsid w:val="00490A51"/>
    <w:rsid w:val="00490ED3"/>
    <w:rsid w:val="00491CA0"/>
    <w:rsid w:val="0049449B"/>
    <w:rsid w:val="00494E94"/>
    <w:rsid w:val="00496C0E"/>
    <w:rsid w:val="00496EE1"/>
    <w:rsid w:val="004A004E"/>
    <w:rsid w:val="004A0601"/>
    <w:rsid w:val="004A1FE6"/>
    <w:rsid w:val="004A2A14"/>
    <w:rsid w:val="004A37AC"/>
    <w:rsid w:val="004A3BC0"/>
    <w:rsid w:val="004A3FBF"/>
    <w:rsid w:val="004A6279"/>
    <w:rsid w:val="004A6453"/>
    <w:rsid w:val="004A6711"/>
    <w:rsid w:val="004A732F"/>
    <w:rsid w:val="004A7A9E"/>
    <w:rsid w:val="004B0078"/>
    <w:rsid w:val="004B05E7"/>
    <w:rsid w:val="004B0676"/>
    <w:rsid w:val="004B0BE8"/>
    <w:rsid w:val="004B12B7"/>
    <w:rsid w:val="004B3A7F"/>
    <w:rsid w:val="004B3AD4"/>
    <w:rsid w:val="004B3F4B"/>
    <w:rsid w:val="004B4178"/>
    <w:rsid w:val="004B4322"/>
    <w:rsid w:val="004B460C"/>
    <w:rsid w:val="004B4915"/>
    <w:rsid w:val="004B5290"/>
    <w:rsid w:val="004B5B6C"/>
    <w:rsid w:val="004B6189"/>
    <w:rsid w:val="004B63C9"/>
    <w:rsid w:val="004B764A"/>
    <w:rsid w:val="004B7901"/>
    <w:rsid w:val="004C0ADC"/>
    <w:rsid w:val="004C12BD"/>
    <w:rsid w:val="004C1313"/>
    <w:rsid w:val="004C2C63"/>
    <w:rsid w:val="004C3D6E"/>
    <w:rsid w:val="004C7A5C"/>
    <w:rsid w:val="004D0E70"/>
    <w:rsid w:val="004D15E7"/>
    <w:rsid w:val="004D180D"/>
    <w:rsid w:val="004D1AD9"/>
    <w:rsid w:val="004D26BC"/>
    <w:rsid w:val="004D368C"/>
    <w:rsid w:val="004D375E"/>
    <w:rsid w:val="004D3DB0"/>
    <w:rsid w:val="004D3F46"/>
    <w:rsid w:val="004D51F9"/>
    <w:rsid w:val="004D63C8"/>
    <w:rsid w:val="004D66A6"/>
    <w:rsid w:val="004D7CA2"/>
    <w:rsid w:val="004E0109"/>
    <w:rsid w:val="004E0618"/>
    <w:rsid w:val="004E358D"/>
    <w:rsid w:val="004E426B"/>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1777"/>
    <w:rsid w:val="00503779"/>
    <w:rsid w:val="005047EC"/>
    <w:rsid w:val="00504989"/>
    <w:rsid w:val="005073FC"/>
    <w:rsid w:val="00507B5B"/>
    <w:rsid w:val="00507B6D"/>
    <w:rsid w:val="00507F21"/>
    <w:rsid w:val="005104BD"/>
    <w:rsid w:val="00510596"/>
    <w:rsid w:val="00511034"/>
    <w:rsid w:val="00513631"/>
    <w:rsid w:val="0051372D"/>
    <w:rsid w:val="0051457B"/>
    <w:rsid w:val="0051529B"/>
    <w:rsid w:val="00515CCB"/>
    <w:rsid w:val="00516F1D"/>
    <w:rsid w:val="0051706F"/>
    <w:rsid w:val="005178B1"/>
    <w:rsid w:val="00517A36"/>
    <w:rsid w:val="00517AE0"/>
    <w:rsid w:val="00520025"/>
    <w:rsid w:val="00522B51"/>
    <w:rsid w:val="00522E1B"/>
    <w:rsid w:val="00523BF3"/>
    <w:rsid w:val="005241E7"/>
    <w:rsid w:val="00524CD7"/>
    <w:rsid w:val="00525010"/>
    <w:rsid w:val="0052601A"/>
    <w:rsid w:val="00526F19"/>
    <w:rsid w:val="00527A75"/>
    <w:rsid w:val="00531493"/>
    <w:rsid w:val="00531517"/>
    <w:rsid w:val="005315E8"/>
    <w:rsid w:val="00531A10"/>
    <w:rsid w:val="00532206"/>
    <w:rsid w:val="005322B1"/>
    <w:rsid w:val="0053242D"/>
    <w:rsid w:val="005325FF"/>
    <w:rsid w:val="00532B24"/>
    <w:rsid w:val="00534DD2"/>
    <w:rsid w:val="00534E64"/>
    <w:rsid w:val="005352C7"/>
    <w:rsid w:val="0053607C"/>
    <w:rsid w:val="00536329"/>
    <w:rsid w:val="005367BF"/>
    <w:rsid w:val="00536EDC"/>
    <w:rsid w:val="005376C0"/>
    <w:rsid w:val="00537BCC"/>
    <w:rsid w:val="00537D76"/>
    <w:rsid w:val="00541012"/>
    <w:rsid w:val="00542A6F"/>
    <w:rsid w:val="00542CEA"/>
    <w:rsid w:val="00543B8C"/>
    <w:rsid w:val="00546983"/>
    <w:rsid w:val="005502CA"/>
    <w:rsid w:val="005503FA"/>
    <w:rsid w:val="0055125F"/>
    <w:rsid w:val="00552AF1"/>
    <w:rsid w:val="0055383E"/>
    <w:rsid w:val="00553E64"/>
    <w:rsid w:val="00554CC6"/>
    <w:rsid w:val="005558B1"/>
    <w:rsid w:val="005559FB"/>
    <w:rsid w:val="00555CE5"/>
    <w:rsid w:val="0055667B"/>
    <w:rsid w:val="00556896"/>
    <w:rsid w:val="00557C8D"/>
    <w:rsid w:val="00557CE6"/>
    <w:rsid w:val="00560020"/>
    <w:rsid w:val="005630AF"/>
    <w:rsid w:val="00564508"/>
    <w:rsid w:val="00565CC8"/>
    <w:rsid w:val="005671B2"/>
    <w:rsid w:val="00567530"/>
    <w:rsid w:val="005678AB"/>
    <w:rsid w:val="00570466"/>
    <w:rsid w:val="00571611"/>
    <w:rsid w:val="0057315D"/>
    <w:rsid w:val="005737DB"/>
    <w:rsid w:val="0057399B"/>
    <w:rsid w:val="00574495"/>
    <w:rsid w:val="00574B1C"/>
    <w:rsid w:val="00574B5C"/>
    <w:rsid w:val="0057561A"/>
    <w:rsid w:val="00576B79"/>
    <w:rsid w:val="00576D10"/>
    <w:rsid w:val="00577EF0"/>
    <w:rsid w:val="00580D31"/>
    <w:rsid w:val="005837EB"/>
    <w:rsid w:val="00585519"/>
    <w:rsid w:val="00586292"/>
    <w:rsid w:val="0058691C"/>
    <w:rsid w:val="005869FC"/>
    <w:rsid w:val="005877C7"/>
    <w:rsid w:val="00590979"/>
    <w:rsid w:val="00591814"/>
    <w:rsid w:val="005921E4"/>
    <w:rsid w:val="00592BAA"/>
    <w:rsid w:val="00592D9A"/>
    <w:rsid w:val="00594159"/>
    <w:rsid w:val="005947BC"/>
    <w:rsid w:val="00594CDB"/>
    <w:rsid w:val="00596824"/>
    <w:rsid w:val="00596C02"/>
    <w:rsid w:val="0059707F"/>
    <w:rsid w:val="005976E9"/>
    <w:rsid w:val="00597F82"/>
    <w:rsid w:val="005A055E"/>
    <w:rsid w:val="005A27B2"/>
    <w:rsid w:val="005A3B44"/>
    <w:rsid w:val="005A511F"/>
    <w:rsid w:val="005A5E0A"/>
    <w:rsid w:val="005A7433"/>
    <w:rsid w:val="005A77B8"/>
    <w:rsid w:val="005B0795"/>
    <w:rsid w:val="005B0E25"/>
    <w:rsid w:val="005B1C3B"/>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E45"/>
    <w:rsid w:val="005C1F68"/>
    <w:rsid w:val="005C24DC"/>
    <w:rsid w:val="005C3135"/>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40A4"/>
    <w:rsid w:val="005D5EAF"/>
    <w:rsid w:val="005D7FCC"/>
    <w:rsid w:val="005E006E"/>
    <w:rsid w:val="005E06AE"/>
    <w:rsid w:val="005E0B2A"/>
    <w:rsid w:val="005E3519"/>
    <w:rsid w:val="005E4730"/>
    <w:rsid w:val="005E4925"/>
    <w:rsid w:val="005E4CB0"/>
    <w:rsid w:val="005E4EC7"/>
    <w:rsid w:val="005E6745"/>
    <w:rsid w:val="005E67C5"/>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3BB5"/>
    <w:rsid w:val="00604826"/>
    <w:rsid w:val="0060559E"/>
    <w:rsid w:val="00605DD7"/>
    <w:rsid w:val="00606F2A"/>
    <w:rsid w:val="0060754E"/>
    <w:rsid w:val="00611910"/>
    <w:rsid w:val="00614C47"/>
    <w:rsid w:val="006158CD"/>
    <w:rsid w:val="00615F85"/>
    <w:rsid w:val="00616B88"/>
    <w:rsid w:val="00617070"/>
    <w:rsid w:val="00617640"/>
    <w:rsid w:val="00617A12"/>
    <w:rsid w:val="00621551"/>
    <w:rsid w:val="00621554"/>
    <w:rsid w:val="00621D69"/>
    <w:rsid w:val="00621FF1"/>
    <w:rsid w:val="0062222D"/>
    <w:rsid w:val="006231F0"/>
    <w:rsid w:val="006238A4"/>
    <w:rsid w:val="006274EB"/>
    <w:rsid w:val="00635928"/>
    <w:rsid w:val="00635C1E"/>
    <w:rsid w:val="00635FFA"/>
    <w:rsid w:val="006368A4"/>
    <w:rsid w:val="00636C09"/>
    <w:rsid w:val="006372D6"/>
    <w:rsid w:val="0063735B"/>
    <w:rsid w:val="006401BE"/>
    <w:rsid w:val="006406B2"/>
    <w:rsid w:val="00641653"/>
    <w:rsid w:val="00641C4D"/>
    <w:rsid w:val="00642FDB"/>
    <w:rsid w:val="006445DE"/>
    <w:rsid w:val="006446B5"/>
    <w:rsid w:val="00644A52"/>
    <w:rsid w:val="00644D26"/>
    <w:rsid w:val="006477E5"/>
    <w:rsid w:val="0065043D"/>
    <w:rsid w:val="00651A03"/>
    <w:rsid w:val="00652141"/>
    <w:rsid w:val="006528C7"/>
    <w:rsid w:val="006529DE"/>
    <w:rsid w:val="006531DE"/>
    <w:rsid w:val="006565AC"/>
    <w:rsid w:val="006567CB"/>
    <w:rsid w:val="00656B76"/>
    <w:rsid w:val="006606B7"/>
    <w:rsid w:val="00661E46"/>
    <w:rsid w:val="0066377D"/>
    <w:rsid w:val="00663928"/>
    <w:rsid w:val="00663C2C"/>
    <w:rsid w:val="0066400C"/>
    <w:rsid w:val="006642A4"/>
    <w:rsid w:val="0066458B"/>
    <w:rsid w:val="006648C5"/>
    <w:rsid w:val="006649E9"/>
    <w:rsid w:val="00666A40"/>
    <w:rsid w:val="00667378"/>
    <w:rsid w:val="00667F47"/>
    <w:rsid w:val="006713EE"/>
    <w:rsid w:val="006719EE"/>
    <w:rsid w:val="00671C6A"/>
    <w:rsid w:val="006731A3"/>
    <w:rsid w:val="00673777"/>
    <w:rsid w:val="006746CF"/>
    <w:rsid w:val="00675061"/>
    <w:rsid w:val="00676AD1"/>
    <w:rsid w:val="00677329"/>
    <w:rsid w:val="00677671"/>
    <w:rsid w:val="00680593"/>
    <w:rsid w:val="006805B1"/>
    <w:rsid w:val="00682169"/>
    <w:rsid w:val="006829FE"/>
    <w:rsid w:val="00682CB4"/>
    <w:rsid w:val="00684FDE"/>
    <w:rsid w:val="00685E39"/>
    <w:rsid w:val="00685E56"/>
    <w:rsid w:val="00686B3C"/>
    <w:rsid w:val="00687835"/>
    <w:rsid w:val="006901E4"/>
    <w:rsid w:val="00691BFC"/>
    <w:rsid w:val="00692176"/>
    <w:rsid w:val="006929BD"/>
    <w:rsid w:val="00692E4C"/>
    <w:rsid w:val="00693E4D"/>
    <w:rsid w:val="006941D7"/>
    <w:rsid w:val="006955B4"/>
    <w:rsid w:val="00695F22"/>
    <w:rsid w:val="00695F73"/>
    <w:rsid w:val="006960B6"/>
    <w:rsid w:val="00696658"/>
    <w:rsid w:val="00696DAA"/>
    <w:rsid w:val="00696E15"/>
    <w:rsid w:val="00697861"/>
    <w:rsid w:val="006A124E"/>
    <w:rsid w:val="006A290A"/>
    <w:rsid w:val="006A321A"/>
    <w:rsid w:val="006A32E9"/>
    <w:rsid w:val="006A3F23"/>
    <w:rsid w:val="006A467D"/>
    <w:rsid w:val="006A4D24"/>
    <w:rsid w:val="006A512B"/>
    <w:rsid w:val="006A569D"/>
    <w:rsid w:val="006A5D76"/>
    <w:rsid w:val="006A68A8"/>
    <w:rsid w:val="006B0946"/>
    <w:rsid w:val="006B2CFB"/>
    <w:rsid w:val="006B36B8"/>
    <w:rsid w:val="006B41DF"/>
    <w:rsid w:val="006B4C83"/>
    <w:rsid w:val="006B56EC"/>
    <w:rsid w:val="006B5725"/>
    <w:rsid w:val="006B6CF9"/>
    <w:rsid w:val="006B70E5"/>
    <w:rsid w:val="006C015D"/>
    <w:rsid w:val="006C137A"/>
    <w:rsid w:val="006C1956"/>
    <w:rsid w:val="006C29B3"/>
    <w:rsid w:val="006C3F20"/>
    <w:rsid w:val="006C4FE7"/>
    <w:rsid w:val="006C50CC"/>
    <w:rsid w:val="006C75DC"/>
    <w:rsid w:val="006C7870"/>
    <w:rsid w:val="006C7912"/>
    <w:rsid w:val="006D09E2"/>
    <w:rsid w:val="006D127D"/>
    <w:rsid w:val="006D14ED"/>
    <w:rsid w:val="006D1514"/>
    <w:rsid w:val="006D257C"/>
    <w:rsid w:val="006D2A00"/>
    <w:rsid w:val="006D2EE8"/>
    <w:rsid w:val="006D3A29"/>
    <w:rsid w:val="006D4F9A"/>
    <w:rsid w:val="006D567A"/>
    <w:rsid w:val="006D66E0"/>
    <w:rsid w:val="006D6A7E"/>
    <w:rsid w:val="006D78BE"/>
    <w:rsid w:val="006E23A9"/>
    <w:rsid w:val="006E25FC"/>
    <w:rsid w:val="006E34CA"/>
    <w:rsid w:val="006E3744"/>
    <w:rsid w:val="006E39A8"/>
    <w:rsid w:val="006E3F28"/>
    <w:rsid w:val="006E4740"/>
    <w:rsid w:val="006E580A"/>
    <w:rsid w:val="006E594F"/>
    <w:rsid w:val="006E656E"/>
    <w:rsid w:val="006E67AD"/>
    <w:rsid w:val="006E795C"/>
    <w:rsid w:val="006E7DB8"/>
    <w:rsid w:val="006F02A9"/>
    <w:rsid w:val="006F07B7"/>
    <w:rsid w:val="006F4D65"/>
    <w:rsid w:val="006F5A5C"/>
    <w:rsid w:val="006F5F22"/>
    <w:rsid w:val="006F6C59"/>
    <w:rsid w:val="006F706C"/>
    <w:rsid w:val="006F73B9"/>
    <w:rsid w:val="00700447"/>
    <w:rsid w:val="00701EC2"/>
    <w:rsid w:val="00702397"/>
    <w:rsid w:val="0070328F"/>
    <w:rsid w:val="0070381D"/>
    <w:rsid w:val="007040E7"/>
    <w:rsid w:val="007059A6"/>
    <w:rsid w:val="00706B3C"/>
    <w:rsid w:val="00710B73"/>
    <w:rsid w:val="007115F9"/>
    <w:rsid w:val="0071162D"/>
    <w:rsid w:val="00711A02"/>
    <w:rsid w:val="00711A50"/>
    <w:rsid w:val="00712F14"/>
    <w:rsid w:val="00713939"/>
    <w:rsid w:val="00715A92"/>
    <w:rsid w:val="007165D2"/>
    <w:rsid w:val="007224BC"/>
    <w:rsid w:val="007225BB"/>
    <w:rsid w:val="0072306A"/>
    <w:rsid w:val="007234C4"/>
    <w:rsid w:val="0072379A"/>
    <w:rsid w:val="0072566B"/>
    <w:rsid w:val="00725D92"/>
    <w:rsid w:val="00726403"/>
    <w:rsid w:val="007275DE"/>
    <w:rsid w:val="00727A0F"/>
    <w:rsid w:val="007300B0"/>
    <w:rsid w:val="00730C91"/>
    <w:rsid w:val="00730F1F"/>
    <w:rsid w:val="00730FF5"/>
    <w:rsid w:val="00732C6E"/>
    <w:rsid w:val="00733EA6"/>
    <w:rsid w:val="00734A3A"/>
    <w:rsid w:val="00734E24"/>
    <w:rsid w:val="00735718"/>
    <w:rsid w:val="00736D79"/>
    <w:rsid w:val="0073767C"/>
    <w:rsid w:val="00737759"/>
    <w:rsid w:val="007404E0"/>
    <w:rsid w:val="0074074F"/>
    <w:rsid w:val="007437D8"/>
    <w:rsid w:val="00745E02"/>
    <w:rsid w:val="00745F0F"/>
    <w:rsid w:val="00746404"/>
    <w:rsid w:val="00746A35"/>
    <w:rsid w:val="00751161"/>
    <w:rsid w:val="00751FD9"/>
    <w:rsid w:val="0075322B"/>
    <w:rsid w:val="00753F5A"/>
    <w:rsid w:val="00754000"/>
    <w:rsid w:val="00754A76"/>
    <w:rsid w:val="00755A1C"/>
    <w:rsid w:val="00755AD6"/>
    <w:rsid w:val="00755D05"/>
    <w:rsid w:val="00756B0C"/>
    <w:rsid w:val="00760A61"/>
    <w:rsid w:val="00760F0B"/>
    <w:rsid w:val="007611F3"/>
    <w:rsid w:val="00761240"/>
    <w:rsid w:val="00762BB0"/>
    <w:rsid w:val="007630F2"/>
    <w:rsid w:val="00763B1C"/>
    <w:rsid w:val="00765304"/>
    <w:rsid w:val="0076670A"/>
    <w:rsid w:val="00767066"/>
    <w:rsid w:val="00767AFC"/>
    <w:rsid w:val="00767EBA"/>
    <w:rsid w:val="00770566"/>
    <w:rsid w:val="00770DF1"/>
    <w:rsid w:val="00772CC0"/>
    <w:rsid w:val="0077351F"/>
    <w:rsid w:val="00774F61"/>
    <w:rsid w:val="00775D78"/>
    <w:rsid w:val="00775E64"/>
    <w:rsid w:val="00776B32"/>
    <w:rsid w:val="007774B6"/>
    <w:rsid w:val="007801C9"/>
    <w:rsid w:val="0078066E"/>
    <w:rsid w:val="0078101E"/>
    <w:rsid w:val="007819FB"/>
    <w:rsid w:val="007827AA"/>
    <w:rsid w:val="00782C08"/>
    <w:rsid w:val="007845B0"/>
    <w:rsid w:val="00785A76"/>
    <w:rsid w:val="00786C20"/>
    <w:rsid w:val="0078728A"/>
    <w:rsid w:val="0078740B"/>
    <w:rsid w:val="007879A5"/>
    <w:rsid w:val="00787C0A"/>
    <w:rsid w:val="007903B6"/>
    <w:rsid w:val="00791585"/>
    <w:rsid w:val="00792FDF"/>
    <w:rsid w:val="0079312C"/>
    <w:rsid w:val="00793B1C"/>
    <w:rsid w:val="00794C0D"/>
    <w:rsid w:val="00795234"/>
    <w:rsid w:val="007953AB"/>
    <w:rsid w:val="007970DC"/>
    <w:rsid w:val="00797BF6"/>
    <w:rsid w:val="007A03E7"/>
    <w:rsid w:val="007A097E"/>
    <w:rsid w:val="007A0A06"/>
    <w:rsid w:val="007A26CD"/>
    <w:rsid w:val="007A2904"/>
    <w:rsid w:val="007A2ACF"/>
    <w:rsid w:val="007A4214"/>
    <w:rsid w:val="007A4C01"/>
    <w:rsid w:val="007A53BC"/>
    <w:rsid w:val="007A5A94"/>
    <w:rsid w:val="007A5B02"/>
    <w:rsid w:val="007A61C2"/>
    <w:rsid w:val="007A7B88"/>
    <w:rsid w:val="007B043E"/>
    <w:rsid w:val="007B053B"/>
    <w:rsid w:val="007B068B"/>
    <w:rsid w:val="007B19F2"/>
    <w:rsid w:val="007B1C4E"/>
    <w:rsid w:val="007B3F9C"/>
    <w:rsid w:val="007B4103"/>
    <w:rsid w:val="007B4918"/>
    <w:rsid w:val="007B5EE8"/>
    <w:rsid w:val="007B624F"/>
    <w:rsid w:val="007B65EE"/>
    <w:rsid w:val="007B6DC9"/>
    <w:rsid w:val="007B76C9"/>
    <w:rsid w:val="007B7DD7"/>
    <w:rsid w:val="007C2B63"/>
    <w:rsid w:val="007C3972"/>
    <w:rsid w:val="007C403D"/>
    <w:rsid w:val="007C4144"/>
    <w:rsid w:val="007C4EB5"/>
    <w:rsid w:val="007C50FB"/>
    <w:rsid w:val="007C73C7"/>
    <w:rsid w:val="007D0CAC"/>
    <w:rsid w:val="007D1403"/>
    <w:rsid w:val="007D1B0A"/>
    <w:rsid w:val="007D1FDF"/>
    <w:rsid w:val="007D31B5"/>
    <w:rsid w:val="007D3837"/>
    <w:rsid w:val="007D499D"/>
    <w:rsid w:val="007D606F"/>
    <w:rsid w:val="007D6C6F"/>
    <w:rsid w:val="007D6DD2"/>
    <w:rsid w:val="007E1336"/>
    <w:rsid w:val="007E160D"/>
    <w:rsid w:val="007E1880"/>
    <w:rsid w:val="007E1D2E"/>
    <w:rsid w:val="007E327C"/>
    <w:rsid w:val="007E4526"/>
    <w:rsid w:val="007E502A"/>
    <w:rsid w:val="007E558C"/>
    <w:rsid w:val="007E599B"/>
    <w:rsid w:val="007E7962"/>
    <w:rsid w:val="007F0646"/>
    <w:rsid w:val="007F0AB1"/>
    <w:rsid w:val="007F15CD"/>
    <w:rsid w:val="007F226B"/>
    <w:rsid w:val="007F243F"/>
    <w:rsid w:val="007F3711"/>
    <w:rsid w:val="007F3E0D"/>
    <w:rsid w:val="007F4339"/>
    <w:rsid w:val="007F45D2"/>
    <w:rsid w:val="007F4682"/>
    <w:rsid w:val="007F5857"/>
    <w:rsid w:val="007F6DEA"/>
    <w:rsid w:val="007F72DB"/>
    <w:rsid w:val="007F72FF"/>
    <w:rsid w:val="00800B05"/>
    <w:rsid w:val="00800FD7"/>
    <w:rsid w:val="00801422"/>
    <w:rsid w:val="00802125"/>
    <w:rsid w:val="008046A2"/>
    <w:rsid w:val="0080483A"/>
    <w:rsid w:val="00804A26"/>
    <w:rsid w:val="00804A38"/>
    <w:rsid w:val="008064CD"/>
    <w:rsid w:val="00806718"/>
    <w:rsid w:val="00806CE2"/>
    <w:rsid w:val="008112C0"/>
    <w:rsid w:val="00812198"/>
    <w:rsid w:val="008146D1"/>
    <w:rsid w:val="008149B2"/>
    <w:rsid w:val="00814F35"/>
    <w:rsid w:val="00816271"/>
    <w:rsid w:val="00816B20"/>
    <w:rsid w:val="0081738E"/>
    <w:rsid w:val="008176FA"/>
    <w:rsid w:val="00817FAC"/>
    <w:rsid w:val="00820560"/>
    <w:rsid w:val="00821479"/>
    <w:rsid w:val="008214B1"/>
    <w:rsid w:val="00822343"/>
    <w:rsid w:val="00822908"/>
    <w:rsid w:val="0082420D"/>
    <w:rsid w:val="00824BB6"/>
    <w:rsid w:val="00826215"/>
    <w:rsid w:val="00826737"/>
    <w:rsid w:val="00826C25"/>
    <w:rsid w:val="00826DF0"/>
    <w:rsid w:val="0082706A"/>
    <w:rsid w:val="008278B0"/>
    <w:rsid w:val="008303C0"/>
    <w:rsid w:val="00831D6C"/>
    <w:rsid w:val="00833A51"/>
    <w:rsid w:val="00835596"/>
    <w:rsid w:val="00835710"/>
    <w:rsid w:val="00836AE6"/>
    <w:rsid w:val="00837382"/>
    <w:rsid w:val="00837786"/>
    <w:rsid w:val="00841D9F"/>
    <w:rsid w:val="00841F50"/>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878"/>
    <w:rsid w:val="00857BB4"/>
    <w:rsid w:val="00857DD7"/>
    <w:rsid w:val="0086031E"/>
    <w:rsid w:val="0086055A"/>
    <w:rsid w:val="00862692"/>
    <w:rsid w:val="008635FA"/>
    <w:rsid w:val="00864322"/>
    <w:rsid w:val="008648F0"/>
    <w:rsid w:val="00864A58"/>
    <w:rsid w:val="0086535A"/>
    <w:rsid w:val="00865745"/>
    <w:rsid w:val="008657A5"/>
    <w:rsid w:val="008672A6"/>
    <w:rsid w:val="00867850"/>
    <w:rsid w:val="00867A15"/>
    <w:rsid w:val="00870083"/>
    <w:rsid w:val="00871CE1"/>
    <w:rsid w:val="00871EA4"/>
    <w:rsid w:val="00871EE7"/>
    <w:rsid w:val="008724DF"/>
    <w:rsid w:val="00875318"/>
    <w:rsid w:val="008777C6"/>
    <w:rsid w:val="0088074E"/>
    <w:rsid w:val="00880A05"/>
    <w:rsid w:val="008830CF"/>
    <w:rsid w:val="008836BB"/>
    <w:rsid w:val="00883D3B"/>
    <w:rsid w:val="00883F2B"/>
    <w:rsid w:val="008849C3"/>
    <w:rsid w:val="00884D21"/>
    <w:rsid w:val="0088575D"/>
    <w:rsid w:val="00885A86"/>
    <w:rsid w:val="00885ACB"/>
    <w:rsid w:val="008863A0"/>
    <w:rsid w:val="008870F9"/>
    <w:rsid w:val="0088720A"/>
    <w:rsid w:val="00887262"/>
    <w:rsid w:val="00887415"/>
    <w:rsid w:val="00887F7D"/>
    <w:rsid w:val="008906BC"/>
    <w:rsid w:val="00891D5E"/>
    <w:rsid w:val="00892492"/>
    <w:rsid w:val="0089283D"/>
    <w:rsid w:val="00892F57"/>
    <w:rsid w:val="00893580"/>
    <w:rsid w:val="00893C31"/>
    <w:rsid w:val="008941E6"/>
    <w:rsid w:val="00894316"/>
    <w:rsid w:val="008946AC"/>
    <w:rsid w:val="008947EA"/>
    <w:rsid w:val="00894E43"/>
    <w:rsid w:val="0089503A"/>
    <w:rsid w:val="00895761"/>
    <w:rsid w:val="00895D09"/>
    <w:rsid w:val="0089604F"/>
    <w:rsid w:val="008963B6"/>
    <w:rsid w:val="00897032"/>
    <w:rsid w:val="00897BF7"/>
    <w:rsid w:val="00897EBE"/>
    <w:rsid w:val="008A0A45"/>
    <w:rsid w:val="008A1815"/>
    <w:rsid w:val="008A19EA"/>
    <w:rsid w:val="008A30F7"/>
    <w:rsid w:val="008A4A5D"/>
    <w:rsid w:val="008A6880"/>
    <w:rsid w:val="008A78A6"/>
    <w:rsid w:val="008B0D25"/>
    <w:rsid w:val="008B2428"/>
    <w:rsid w:val="008B2AC6"/>
    <w:rsid w:val="008B37B8"/>
    <w:rsid w:val="008B4ED9"/>
    <w:rsid w:val="008B60C7"/>
    <w:rsid w:val="008B65A2"/>
    <w:rsid w:val="008B6A93"/>
    <w:rsid w:val="008C0082"/>
    <w:rsid w:val="008C00DF"/>
    <w:rsid w:val="008C0E4E"/>
    <w:rsid w:val="008C0EC0"/>
    <w:rsid w:val="008C1778"/>
    <w:rsid w:val="008C25AE"/>
    <w:rsid w:val="008C2DFE"/>
    <w:rsid w:val="008C404B"/>
    <w:rsid w:val="008C48BC"/>
    <w:rsid w:val="008C7A8C"/>
    <w:rsid w:val="008D0B9E"/>
    <w:rsid w:val="008D22EC"/>
    <w:rsid w:val="008D4E66"/>
    <w:rsid w:val="008D705F"/>
    <w:rsid w:val="008E13ED"/>
    <w:rsid w:val="008E14CC"/>
    <w:rsid w:val="008E3ABE"/>
    <w:rsid w:val="008E511A"/>
    <w:rsid w:val="008E5CB6"/>
    <w:rsid w:val="008E702F"/>
    <w:rsid w:val="008E7280"/>
    <w:rsid w:val="008F2099"/>
    <w:rsid w:val="008F2A6E"/>
    <w:rsid w:val="008F36DA"/>
    <w:rsid w:val="008F3772"/>
    <w:rsid w:val="008F380E"/>
    <w:rsid w:val="008F467C"/>
    <w:rsid w:val="008F4AF1"/>
    <w:rsid w:val="008F5020"/>
    <w:rsid w:val="008F5580"/>
    <w:rsid w:val="008F55D4"/>
    <w:rsid w:val="008F78B1"/>
    <w:rsid w:val="008F7CAF"/>
    <w:rsid w:val="00900662"/>
    <w:rsid w:val="009010F4"/>
    <w:rsid w:val="00901199"/>
    <w:rsid w:val="00901880"/>
    <w:rsid w:val="00902BEE"/>
    <w:rsid w:val="00903AEC"/>
    <w:rsid w:val="00903E8A"/>
    <w:rsid w:val="0090400A"/>
    <w:rsid w:val="0090494B"/>
    <w:rsid w:val="00905DD3"/>
    <w:rsid w:val="00906A5E"/>
    <w:rsid w:val="00906D17"/>
    <w:rsid w:val="00907060"/>
    <w:rsid w:val="0090714B"/>
    <w:rsid w:val="00907EFA"/>
    <w:rsid w:val="00910449"/>
    <w:rsid w:val="00910AF6"/>
    <w:rsid w:val="00911A29"/>
    <w:rsid w:val="00913402"/>
    <w:rsid w:val="00915C7A"/>
    <w:rsid w:val="009165E9"/>
    <w:rsid w:val="00917032"/>
    <w:rsid w:val="00917233"/>
    <w:rsid w:val="0091743B"/>
    <w:rsid w:val="009175CA"/>
    <w:rsid w:val="00917733"/>
    <w:rsid w:val="00917A8C"/>
    <w:rsid w:val="00921185"/>
    <w:rsid w:val="009213E4"/>
    <w:rsid w:val="009229B3"/>
    <w:rsid w:val="009242FA"/>
    <w:rsid w:val="0092781A"/>
    <w:rsid w:val="00927E4E"/>
    <w:rsid w:val="0093067E"/>
    <w:rsid w:val="00931460"/>
    <w:rsid w:val="009323E9"/>
    <w:rsid w:val="009329B4"/>
    <w:rsid w:val="00932C9F"/>
    <w:rsid w:val="00933B4A"/>
    <w:rsid w:val="0093572D"/>
    <w:rsid w:val="009404E9"/>
    <w:rsid w:val="0094265D"/>
    <w:rsid w:val="009428D2"/>
    <w:rsid w:val="009429A6"/>
    <w:rsid w:val="00943139"/>
    <w:rsid w:val="009432C9"/>
    <w:rsid w:val="009442E8"/>
    <w:rsid w:val="00944740"/>
    <w:rsid w:val="00946D45"/>
    <w:rsid w:val="00950497"/>
    <w:rsid w:val="00951315"/>
    <w:rsid w:val="00952458"/>
    <w:rsid w:val="00952525"/>
    <w:rsid w:val="00952AA9"/>
    <w:rsid w:val="00953AA0"/>
    <w:rsid w:val="0095421A"/>
    <w:rsid w:val="009550D0"/>
    <w:rsid w:val="00955239"/>
    <w:rsid w:val="0095590B"/>
    <w:rsid w:val="00957A42"/>
    <w:rsid w:val="00957D5E"/>
    <w:rsid w:val="009600DE"/>
    <w:rsid w:val="00961970"/>
    <w:rsid w:val="009624D7"/>
    <w:rsid w:val="00962DC2"/>
    <w:rsid w:val="0096302E"/>
    <w:rsid w:val="009631E0"/>
    <w:rsid w:val="009632E6"/>
    <w:rsid w:val="00965B05"/>
    <w:rsid w:val="009663B1"/>
    <w:rsid w:val="009666FC"/>
    <w:rsid w:val="00966C91"/>
    <w:rsid w:val="00966DBB"/>
    <w:rsid w:val="00967396"/>
    <w:rsid w:val="00967921"/>
    <w:rsid w:val="00967B92"/>
    <w:rsid w:val="00970934"/>
    <w:rsid w:val="009710DE"/>
    <w:rsid w:val="009714D6"/>
    <w:rsid w:val="00971B56"/>
    <w:rsid w:val="00972012"/>
    <w:rsid w:val="00972EB5"/>
    <w:rsid w:val="00976063"/>
    <w:rsid w:val="00977B3D"/>
    <w:rsid w:val="00981FD0"/>
    <w:rsid w:val="0098468D"/>
    <w:rsid w:val="0098591F"/>
    <w:rsid w:val="009860DC"/>
    <w:rsid w:val="00986570"/>
    <w:rsid w:val="00986DBE"/>
    <w:rsid w:val="00987E53"/>
    <w:rsid w:val="009909B5"/>
    <w:rsid w:val="00990F1F"/>
    <w:rsid w:val="009915AF"/>
    <w:rsid w:val="00991D71"/>
    <w:rsid w:val="00993414"/>
    <w:rsid w:val="009938FC"/>
    <w:rsid w:val="00993917"/>
    <w:rsid w:val="0099458E"/>
    <w:rsid w:val="00994B3A"/>
    <w:rsid w:val="00996136"/>
    <w:rsid w:val="009964C1"/>
    <w:rsid w:val="0099675D"/>
    <w:rsid w:val="00996A59"/>
    <w:rsid w:val="00997275"/>
    <w:rsid w:val="009A0ADB"/>
    <w:rsid w:val="009A24E3"/>
    <w:rsid w:val="009A2F9E"/>
    <w:rsid w:val="009A308C"/>
    <w:rsid w:val="009A399F"/>
    <w:rsid w:val="009A4EDC"/>
    <w:rsid w:val="009A5AE2"/>
    <w:rsid w:val="009A70F9"/>
    <w:rsid w:val="009A736A"/>
    <w:rsid w:val="009A7DDA"/>
    <w:rsid w:val="009B1131"/>
    <w:rsid w:val="009B12BF"/>
    <w:rsid w:val="009B17FA"/>
    <w:rsid w:val="009B2DE2"/>
    <w:rsid w:val="009B31CC"/>
    <w:rsid w:val="009B3C41"/>
    <w:rsid w:val="009B424D"/>
    <w:rsid w:val="009B4D1F"/>
    <w:rsid w:val="009B5C7F"/>
    <w:rsid w:val="009B67F1"/>
    <w:rsid w:val="009B7DB5"/>
    <w:rsid w:val="009C0B59"/>
    <w:rsid w:val="009C10BB"/>
    <w:rsid w:val="009C1448"/>
    <w:rsid w:val="009C305F"/>
    <w:rsid w:val="009C3B96"/>
    <w:rsid w:val="009C4260"/>
    <w:rsid w:val="009C4322"/>
    <w:rsid w:val="009C4F11"/>
    <w:rsid w:val="009C515C"/>
    <w:rsid w:val="009C586B"/>
    <w:rsid w:val="009C5B61"/>
    <w:rsid w:val="009C5D9E"/>
    <w:rsid w:val="009C642A"/>
    <w:rsid w:val="009C67DE"/>
    <w:rsid w:val="009C729A"/>
    <w:rsid w:val="009D02A5"/>
    <w:rsid w:val="009D0EA6"/>
    <w:rsid w:val="009D1DF3"/>
    <w:rsid w:val="009D2564"/>
    <w:rsid w:val="009D32C1"/>
    <w:rsid w:val="009D389E"/>
    <w:rsid w:val="009D3FEF"/>
    <w:rsid w:val="009D4ADC"/>
    <w:rsid w:val="009D53CC"/>
    <w:rsid w:val="009D67B9"/>
    <w:rsid w:val="009D71FC"/>
    <w:rsid w:val="009D7AB3"/>
    <w:rsid w:val="009E0341"/>
    <w:rsid w:val="009E0689"/>
    <w:rsid w:val="009E07CE"/>
    <w:rsid w:val="009E083A"/>
    <w:rsid w:val="009E117E"/>
    <w:rsid w:val="009E1A0F"/>
    <w:rsid w:val="009E355B"/>
    <w:rsid w:val="009E3645"/>
    <w:rsid w:val="009E391E"/>
    <w:rsid w:val="009E3E40"/>
    <w:rsid w:val="009E60ED"/>
    <w:rsid w:val="009F0B67"/>
    <w:rsid w:val="009F0C31"/>
    <w:rsid w:val="009F1246"/>
    <w:rsid w:val="009F17EE"/>
    <w:rsid w:val="009F4121"/>
    <w:rsid w:val="009F7F57"/>
    <w:rsid w:val="00A009B2"/>
    <w:rsid w:val="00A00A1A"/>
    <w:rsid w:val="00A010AE"/>
    <w:rsid w:val="00A01545"/>
    <w:rsid w:val="00A01E65"/>
    <w:rsid w:val="00A023C8"/>
    <w:rsid w:val="00A03B15"/>
    <w:rsid w:val="00A048FF"/>
    <w:rsid w:val="00A05AE9"/>
    <w:rsid w:val="00A05CA5"/>
    <w:rsid w:val="00A05E9A"/>
    <w:rsid w:val="00A0607B"/>
    <w:rsid w:val="00A07474"/>
    <w:rsid w:val="00A07CCC"/>
    <w:rsid w:val="00A10FE7"/>
    <w:rsid w:val="00A11953"/>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181"/>
    <w:rsid w:val="00A3027E"/>
    <w:rsid w:val="00A30419"/>
    <w:rsid w:val="00A30D36"/>
    <w:rsid w:val="00A3111C"/>
    <w:rsid w:val="00A32CAC"/>
    <w:rsid w:val="00A3344F"/>
    <w:rsid w:val="00A33E2B"/>
    <w:rsid w:val="00A34074"/>
    <w:rsid w:val="00A350F7"/>
    <w:rsid w:val="00A360C7"/>
    <w:rsid w:val="00A377F4"/>
    <w:rsid w:val="00A37C53"/>
    <w:rsid w:val="00A37D48"/>
    <w:rsid w:val="00A405A0"/>
    <w:rsid w:val="00A41024"/>
    <w:rsid w:val="00A419C2"/>
    <w:rsid w:val="00A419D5"/>
    <w:rsid w:val="00A4244A"/>
    <w:rsid w:val="00A426B3"/>
    <w:rsid w:val="00A42F38"/>
    <w:rsid w:val="00A430D6"/>
    <w:rsid w:val="00A43707"/>
    <w:rsid w:val="00A476D5"/>
    <w:rsid w:val="00A476EA"/>
    <w:rsid w:val="00A47993"/>
    <w:rsid w:val="00A47EB3"/>
    <w:rsid w:val="00A47EC2"/>
    <w:rsid w:val="00A502F5"/>
    <w:rsid w:val="00A516A8"/>
    <w:rsid w:val="00A5177B"/>
    <w:rsid w:val="00A51D4F"/>
    <w:rsid w:val="00A51E64"/>
    <w:rsid w:val="00A52589"/>
    <w:rsid w:val="00A53AA3"/>
    <w:rsid w:val="00A542B6"/>
    <w:rsid w:val="00A543F5"/>
    <w:rsid w:val="00A54A88"/>
    <w:rsid w:val="00A54B6F"/>
    <w:rsid w:val="00A55063"/>
    <w:rsid w:val="00A562CD"/>
    <w:rsid w:val="00A56DD5"/>
    <w:rsid w:val="00A5775A"/>
    <w:rsid w:val="00A60F27"/>
    <w:rsid w:val="00A61A72"/>
    <w:rsid w:val="00A61D13"/>
    <w:rsid w:val="00A625EF"/>
    <w:rsid w:val="00A6289D"/>
    <w:rsid w:val="00A6332C"/>
    <w:rsid w:val="00A64E46"/>
    <w:rsid w:val="00A65134"/>
    <w:rsid w:val="00A652FF"/>
    <w:rsid w:val="00A65436"/>
    <w:rsid w:val="00A66305"/>
    <w:rsid w:val="00A67ADB"/>
    <w:rsid w:val="00A70A48"/>
    <w:rsid w:val="00A716AE"/>
    <w:rsid w:val="00A731F4"/>
    <w:rsid w:val="00A7410F"/>
    <w:rsid w:val="00A74B2C"/>
    <w:rsid w:val="00A760A2"/>
    <w:rsid w:val="00A760DB"/>
    <w:rsid w:val="00A76649"/>
    <w:rsid w:val="00A7679B"/>
    <w:rsid w:val="00A76B6D"/>
    <w:rsid w:val="00A77598"/>
    <w:rsid w:val="00A77A6A"/>
    <w:rsid w:val="00A80B81"/>
    <w:rsid w:val="00A80D27"/>
    <w:rsid w:val="00A82257"/>
    <w:rsid w:val="00A826D2"/>
    <w:rsid w:val="00A84B8F"/>
    <w:rsid w:val="00A85CBB"/>
    <w:rsid w:val="00A85F43"/>
    <w:rsid w:val="00A86B5F"/>
    <w:rsid w:val="00A914A7"/>
    <w:rsid w:val="00A921F1"/>
    <w:rsid w:val="00A937C7"/>
    <w:rsid w:val="00A93992"/>
    <w:rsid w:val="00A959AA"/>
    <w:rsid w:val="00A959EC"/>
    <w:rsid w:val="00A97AE0"/>
    <w:rsid w:val="00AA1BAD"/>
    <w:rsid w:val="00AA3205"/>
    <w:rsid w:val="00AA32B6"/>
    <w:rsid w:val="00AA4507"/>
    <w:rsid w:val="00AA4577"/>
    <w:rsid w:val="00AA4619"/>
    <w:rsid w:val="00AA4D00"/>
    <w:rsid w:val="00AA5044"/>
    <w:rsid w:val="00AB1704"/>
    <w:rsid w:val="00AB28C5"/>
    <w:rsid w:val="00AB42EB"/>
    <w:rsid w:val="00AB44D8"/>
    <w:rsid w:val="00AB4E5C"/>
    <w:rsid w:val="00AB4EAF"/>
    <w:rsid w:val="00AB5BF9"/>
    <w:rsid w:val="00AB648D"/>
    <w:rsid w:val="00AC0F07"/>
    <w:rsid w:val="00AC2944"/>
    <w:rsid w:val="00AC37D7"/>
    <w:rsid w:val="00AC3CF4"/>
    <w:rsid w:val="00AC56AB"/>
    <w:rsid w:val="00AC62BD"/>
    <w:rsid w:val="00AC7255"/>
    <w:rsid w:val="00AC7879"/>
    <w:rsid w:val="00AC7EA6"/>
    <w:rsid w:val="00AD05E2"/>
    <w:rsid w:val="00AD0A12"/>
    <w:rsid w:val="00AD0C9B"/>
    <w:rsid w:val="00AD1982"/>
    <w:rsid w:val="00AD19FB"/>
    <w:rsid w:val="00AD2132"/>
    <w:rsid w:val="00AD396B"/>
    <w:rsid w:val="00AD7BF6"/>
    <w:rsid w:val="00AE09A9"/>
    <w:rsid w:val="00AE0F2D"/>
    <w:rsid w:val="00AE3803"/>
    <w:rsid w:val="00AE7356"/>
    <w:rsid w:val="00AE7399"/>
    <w:rsid w:val="00AE7540"/>
    <w:rsid w:val="00AF03CC"/>
    <w:rsid w:val="00AF0875"/>
    <w:rsid w:val="00AF11F1"/>
    <w:rsid w:val="00AF39B6"/>
    <w:rsid w:val="00AF45ED"/>
    <w:rsid w:val="00AF48EA"/>
    <w:rsid w:val="00AF5574"/>
    <w:rsid w:val="00AF55D4"/>
    <w:rsid w:val="00AF5D6F"/>
    <w:rsid w:val="00AF6E9E"/>
    <w:rsid w:val="00B00037"/>
    <w:rsid w:val="00B004B3"/>
    <w:rsid w:val="00B01B7B"/>
    <w:rsid w:val="00B01F6A"/>
    <w:rsid w:val="00B02252"/>
    <w:rsid w:val="00B02586"/>
    <w:rsid w:val="00B028E3"/>
    <w:rsid w:val="00B034B9"/>
    <w:rsid w:val="00B0458E"/>
    <w:rsid w:val="00B051E2"/>
    <w:rsid w:val="00B06C47"/>
    <w:rsid w:val="00B06E6C"/>
    <w:rsid w:val="00B06FE0"/>
    <w:rsid w:val="00B0740C"/>
    <w:rsid w:val="00B077CB"/>
    <w:rsid w:val="00B105E2"/>
    <w:rsid w:val="00B1129E"/>
    <w:rsid w:val="00B12811"/>
    <w:rsid w:val="00B13333"/>
    <w:rsid w:val="00B133C9"/>
    <w:rsid w:val="00B13A64"/>
    <w:rsid w:val="00B13C26"/>
    <w:rsid w:val="00B146A3"/>
    <w:rsid w:val="00B15D18"/>
    <w:rsid w:val="00B16004"/>
    <w:rsid w:val="00B16253"/>
    <w:rsid w:val="00B165AD"/>
    <w:rsid w:val="00B20465"/>
    <w:rsid w:val="00B20CF3"/>
    <w:rsid w:val="00B21831"/>
    <w:rsid w:val="00B21F2D"/>
    <w:rsid w:val="00B2201C"/>
    <w:rsid w:val="00B225B6"/>
    <w:rsid w:val="00B226B2"/>
    <w:rsid w:val="00B23D3A"/>
    <w:rsid w:val="00B23E70"/>
    <w:rsid w:val="00B249F7"/>
    <w:rsid w:val="00B25819"/>
    <w:rsid w:val="00B26454"/>
    <w:rsid w:val="00B26C6F"/>
    <w:rsid w:val="00B2741A"/>
    <w:rsid w:val="00B27CBE"/>
    <w:rsid w:val="00B30540"/>
    <w:rsid w:val="00B32A47"/>
    <w:rsid w:val="00B33320"/>
    <w:rsid w:val="00B33C45"/>
    <w:rsid w:val="00B3466C"/>
    <w:rsid w:val="00B34B61"/>
    <w:rsid w:val="00B34DF2"/>
    <w:rsid w:val="00B35796"/>
    <w:rsid w:val="00B40F35"/>
    <w:rsid w:val="00B4141E"/>
    <w:rsid w:val="00B4148C"/>
    <w:rsid w:val="00B41AB4"/>
    <w:rsid w:val="00B42A73"/>
    <w:rsid w:val="00B42ABF"/>
    <w:rsid w:val="00B42D35"/>
    <w:rsid w:val="00B42DC7"/>
    <w:rsid w:val="00B4313A"/>
    <w:rsid w:val="00B43715"/>
    <w:rsid w:val="00B454D3"/>
    <w:rsid w:val="00B46D93"/>
    <w:rsid w:val="00B46E42"/>
    <w:rsid w:val="00B50410"/>
    <w:rsid w:val="00B5182D"/>
    <w:rsid w:val="00B51951"/>
    <w:rsid w:val="00B52257"/>
    <w:rsid w:val="00B53590"/>
    <w:rsid w:val="00B536B4"/>
    <w:rsid w:val="00B5384D"/>
    <w:rsid w:val="00B54A50"/>
    <w:rsid w:val="00B562F9"/>
    <w:rsid w:val="00B56AA7"/>
    <w:rsid w:val="00B6035C"/>
    <w:rsid w:val="00B606F6"/>
    <w:rsid w:val="00B60D8B"/>
    <w:rsid w:val="00B60DA6"/>
    <w:rsid w:val="00B61704"/>
    <w:rsid w:val="00B6182F"/>
    <w:rsid w:val="00B61987"/>
    <w:rsid w:val="00B628CA"/>
    <w:rsid w:val="00B62A23"/>
    <w:rsid w:val="00B62CB7"/>
    <w:rsid w:val="00B62D5E"/>
    <w:rsid w:val="00B639CF"/>
    <w:rsid w:val="00B63D8A"/>
    <w:rsid w:val="00B6434B"/>
    <w:rsid w:val="00B64F79"/>
    <w:rsid w:val="00B65C82"/>
    <w:rsid w:val="00B66727"/>
    <w:rsid w:val="00B66927"/>
    <w:rsid w:val="00B66F93"/>
    <w:rsid w:val="00B70429"/>
    <w:rsid w:val="00B70AA9"/>
    <w:rsid w:val="00B71511"/>
    <w:rsid w:val="00B72836"/>
    <w:rsid w:val="00B72CE4"/>
    <w:rsid w:val="00B740EA"/>
    <w:rsid w:val="00B74307"/>
    <w:rsid w:val="00B743FF"/>
    <w:rsid w:val="00B74AD1"/>
    <w:rsid w:val="00B74B71"/>
    <w:rsid w:val="00B75CE7"/>
    <w:rsid w:val="00B75FB3"/>
    <w:rsid w:val="00B761DF"/>
    <w:rsid w:val="00B768F1"/>
    <w:rsid w:val="00B76BF7"/>
    <w:rsid w:val="00B76BFF"/>
    <w:rsid w:val="00B77193"/>
    <w:rsid w:val="00B7752F"/>
    <w:rsid w:val="00B80A5F"/>
    <w:rsid w:val="00B80EBC"/>
    <w:rsid w:val="00B8144C"/>
    <w:rsid w:val="00B82215"/>
    <w:rsid w:val="00B82229"/>
    <w:rsid w:val="00B8280B"/>
    <w:rsid w:val="00B828AC"/>
    <w:rsid w:val="00B84250"/>
    <w:rsid w:val="00B85DBB"/>
    <w:rsid w:val="00B86146"/>
    <w:rsid w:val="00B86BCE"/>
    <w:rsid w:val="00B8704C"/>
    <w:rsid w:val="00B906FA"/>
    <w:rsid w:val="00B911C7"/>
    <w:rsid w:val="00B92722"/>
    <w:rsid w:val="00B92BF2"/>
    <w:rsid w:val="00B9303D"/>
    <w:rsid w:val="00B9309A"/>
    <w:rsid w:val="00B933B8"/>
    <w:rsid w:val="00B93CD4"/>
    <w:rsid w:val="00B94453"/>
    <w:rsid w:val="00B94D99"/>
    <w:rsid w:val="00B97180"/>
    <w:rsid w:val="00BA01E2"/>
    <w:rsid w:val="00BA07AE"/>
    <w:rsid w:val="00BA0C2A"/>
    <w:rsid w:val="00BA19AA"/>
    <w:rsid w:val="00BA2222"/>
    <w:rsid w:val="00BA3C00"/>
    <w:rsid w:val="00BA44F4"/>
    <w:rsid w:val="00BA5939"/>
    <w:rsid w:val="00BA5C1B"/>
    <w:rsid w:val="00BA5EA8"/>
    <w:rsid w:val="00BA5F51"/>
    <w:rsid w:val="00BA62FE"/>
    <w:rsid w:val="00BA6470"/>
    <w:rsid w:val="00BB03C1"/>
    <w:rsid w:val="00BB03F4"/>
    <w:rsid w:val="00BB04FE"/>
    <w:rsid w:val="00BB0AC5"/>
    <w:rsid w:val="00BB0B70"/>
    <w:rsid w:val="00BB0DBB"/>
    <w:rsid w:val="00BB19BE"/>
    <w:rsid w:val="00BB1C34"/>
    <w:rsid w:val="00BB2BDF"/>
    <w:rsid w:val="00BB437C"/>
    <w:rsid w:val="00BB46E1"/>
    <w:rsid w:val="00BB50D3"/>
    <w:rsid w:val="00BB5A05"/>
    <w:rsid w:val="00BB5C63"/>
    <w:rsid w:val="00BB6326"/>
    <w:rsid w:val="00BB69D4"/>
    <w:rsid w:val="00BB7DDD"/>
    <w:rsid w:val="00BC00F8"/>
    <w:rsid w:val="00BC042D"/>
    <w:rsid w:val="00BC0C3A"/>
    <w:rsid w:val="00BC17A5"/>
    <w:rsid w:val="00BC1D22"/>
    <w:rsid w:val="00BC26C3"/>
    <w:rsid w:val="00BC2DCD"/>
    <w:rsid w:val="00BC530F"/>
    <w:rsid w:val="00BC698B"/>
    <w:rsid w:val="00BC6CE5"/>
    <w:rsid w:val="00BC79B0"/>
    <w:rsid w:val="00BC7E3E"/>
    <w:rsid w:val="00BD06C9"/>
    <w:rsid w:val="00BD1E65"/>
    <w:rsid w:val="00BD285F"/>
    <w:rsid w:val="00BD3393"/>
    <w:rsid w:val="00BD39F3"/>
    <w:rsid w:val="00BD5317"/>
    <w:rsid w:val="00BD6DDB"/>
    <w:rsid w:val="00BD7CFF"/>
    <w:rsid w:val="00BD7DD6"/>
    <w:rsid w:val="00BD7E11"/>
    <w:rsid w:val="00BE002B"/>
    <w:rsid w:val="00BE044A"/>
    <w:rsid w:val="00BE087F"/>
    <w:rsid w:val="00BE1275"/>
    <w:rsid w:val="00BE25CC"/>
    <w:rsid w:val="00BE273E"/>
    <w:rsid w:val="00BE2F0E"/>
    <w:rsid w:val="00BE337E"/>
    <w:rsid w:val="00BE36F8"/>
    <w:rsid w:val="00BE3AFE"/>
    <w:rsid w:val="00BE55AD"/>
    <w:rsid w:val="00BE6121"/>
    <w:rsid w:val="00BE61E6"/>
    <w:rsid w:val="00BE633E"/>
    <w:rsid w:val="00BE6B64"/>
    <w:rsid w:val="00BE70C2"/>
    <w:rsid w:val="00BF176E"/>
    <w:rsid w:val="00BF3766"/>
    <w:rsid w:val="00BF46D0"/>
    <w:rsid w:val="00BF60C8"/>
    <w:rsid w:val="00BF7675"/>
    <w:rsid w:val="00BF784A"/>
    <w:rsid w:val="00BF799B"/>
    <w:rsid w:val="00C02801"/>
    <w:rsid w:val="00C04461"/>
    <w:rsid w:val="00C05A08"/>
    <w:rsid w:val="00C06757"/>
    <w:rsid w:val="00C06DA6"/>
    <w:rsid w:val="00C075C6"/>
    <w:rsid w:val="00C10358"/>
    <w:rsid w:val="00C1081F"/>
    <w:rsid w:val="00C161FA"/>
    <w:rsid w:val="00C16B26"/>
    <w:rsid w:val="00C17DBA"/>
    <w:rsid w:val="00C20AB3"/>
    <w:rsid w:val="00C2120D"/>
    <w:rsid w:val="00C222DB"/>
    <w:rsid w:val="00C23C95"/>
    <w:rsid w:val="00C2491C"/>
    <w:rsid w:val="00C24C74"/>
    <w:rsid w:val="00C25169"/>
    <w:rsid w:val="00C25413"/>
    <w:rsid w:val="00C31938"/>
    <w:rsid w:val="00C333A2"/>
    <w:rsid w:val="00C335B6"/>
    <w:rsid w:val="00C33BE2"/>
    <w:rsid w:val="00C350FF"/>
    <w:rsid w:val="00C35AAC"/>
    <w:rsid w:val="00C36100"/>
    <w:rsid w:val="00C36F4C"/>
    <w:rsid w:val="00C40F80"/>
    <w:rsid w:val="00C414A5"/>
    <w:rsid w:val="00C421E9"/>
    <w:rsid w:val="00C4277F"/>
    <w:rsid w:val="00C454D0"/>
    <w:rsid w:val="00C45AD3"/>
    <w:rsid w:val="00C460BD"/>
    <w:rsid w:val="00C46546"/>
    <w:rsid w:val="00C4675B"/>
    <w:rsid w:val="00C46A61"/>
    <w:rsid w:val="00C46B08"/>
    <w:rsid w:val="00C47286"/>
    <w:rsid w:val="00C478CB"/>
    <w:rsid w:val="00C47A7A"/>
    <w:rsid w:val="00C47E50"/>
    <w:rsid w:val="00C50152"/>
    <w:rsid w:val="00C503CB"/>
    <w:rsid w:val="00C51196"/>
    <w:rsid w:val="00C52D90"/>
    <w:rsid w:val="00C54C10"/>
    <w:rsid w:val="00C567B1"/>
    <w:rsid w:val="00C56CAE"/>
    <w:rsid w:val="00C5773B"/>
    <w:rsid w:val="00C5778B"/>
    <w:rsid w:val="00C60768"/>
    <w:rsid w:val="00C60867"/>
    <w:rsid w:val="00C62568"/>
    <w:rsid w:val="00C62BC5"/>
    <w:rsid w:val="00C63AE6"/>
    <w:rsid w:val="00C648F3"/>
    <w:rsid w:val="00C65412"/>
    <w:rsid w:val="00C65623"/>
    <w:rsid w:val="00C67957"/>
    <w:rsid w:val="00C7054C"/>
    <w:rsid w:val="00C718D9"/>
    <w:rsid w:val="00C71999"/>
    <w:rsid w:val="00C71B52"/>
    <w:rsid w:val="00C720B0"/>
    <w:rsid w:val="00C72B77"/>
    <w:rsid w:val="00C7373B"/>
    <w:rsid w:val="00C75087"/>
    <w:rsid w:val="00C75E15"/>
    <w:rsid w:val="00C763DF"/>
    <w:rsid w:val="00C767E7"/>
    <w:rsid w:val="00C76E43"/>
    <w:rsid w:val="00C76FBE"/>
    <w:rsid w:val="00C776D7"/>
    <w:rsid w:val="00C80F6D"/>
    <w:rsid w:val="00C80FA5"/>
    <w:rsid w:val="00C82128"/>
    <w:rsid w:val="00C82D28"/>
    <w:rsid w:val="00C82EED"/>
    <w:rsid w:val="00C8383C"/>
    <w:rsid w:val="00C84031"/>
    <w:rsid w:val="00C84A62"/>
    <w:rsid w:val="00C84ACB"/>
    <w:rsid w:val="00C85D2B"/>
    <w:rsid w:val="00C86D4C"/>
    <w:rsid w:val="00C86ECA"/>
    <w:rsid w:val="00C870D6"/>
    <w:rsid w:val="00C87B68"/>
    <w:rsid w:val="00C91051"/>
    <w:rsid w:val="00C911F5"/>
    <w:rsid w:val="00C9145A"/>
    <w:rsid w:val="00C91FA7"/>
    <w:rsid w:val="00C93572"/>
    <w:rsid w:val="00C9451E"/>
    <w:rsid w:val="00C9515A"/>
    <w:rsid w:val="00C95381"/>
    <w:rsid w:val="00C9614C"/>
    <w:rsid w:val="00C9734E"/>
    <w:rsid w:val="00C97D12"/>
    <w:rsid w:val="00CA03DF"/>
    <w:rsid w:val="00CA0648"/>
    <w:rsid w:val="00CA0FD6"/>
    <w:rsid w:val="00CA18DE"/>
    <w:rsid w:val="00CA20C1"/>
    <w:rsid w:val="00CA2410"/>
    <w:rsid w:val="00CA293F"/>
    <w:rsid w:val="00CA2EBC"/>
    <w:rsid w:val="00CA3D6F"/>
    <w:rsid w:val="00CA67C2"/>
    <w:rsid w:val="00CA7E0E"/>
    <w:rsid w:val="00CB0244"/>
    <w:rsid w:val="00CB1400"/>
    <w:rsid w:val="00CB151A"/>
    <w:rsid w:val="00CB1A78"/>
    <w:rsid w:val="00CB2B73"/>
    <w:rsid w:val="00CB2E39"/>
    <w:rsid w:val="00CB311C"/>
    <w:rsid w:val="00CB3948"/>
    <w:rsid w:val="00CB4C86"/>
    <w:rsid w:val="00CB4D11"/>
    <w:rsid w:val="00CB514F"/>
    <w:rsid w:val="00CB5EAD"/>
    <w:rsid w:val="00CB61F8"/>
    <w:rsid w:val="00CB7388"/>
    <w:rsid w:val="00CC0B66"/>
    <w:rsid w:val="00CC0BC1"/>
    <w:rsid w:val="00CC1D38"/>
    <w:rsid w:val="00CC21E6"/>
    <w:rsid w:val="00CC2D0E"/>
    <w:rsid w:val="00CC35D8"/>
    <w:rsid w:val="00CC389F"/>
    <w:rsid w:val="00CC3BFD"/>
    <w:rsid w:val="00CC3CB7"/>
    <w:rsid w:val="00CC3E39"/>
    <w:rsid w:val="00CC4E9D"/>
    <w:rsid w:val="00CC51B1"/>
    <w:rsid w:val="00CC572E"/>
    <w:rsid w:val="00CC66E1"/>
    <w:rsid w:val="00CC68D0"/>
    <w:rsid w:val="00CC7418"/>
    <w:rsid w:val="00CC74B0"/>
    <w:rsid w:val="00CC7F47"/>
    <w:rsid w:val="00CD1490"/>
    <w:rsid w:val="00CD2D9A"/>
    <w:rsid w:val="00CD442A"/>
    <w:rsid w:val="00CD5D08"/>
    <w:rsid w:val="00CD6356"/>
    <w:rsid w:val="00CD6913"/>
    <w:rsid w:val="00CD72AA"/>
    <w:rsid w:val="00CD74A2"/>
    <w:rsid w:val="00CD7587"/>
    <w:rsid w:val="00CE0004"/>
    <w:rsid w:val="00CE043B"/>
    <w:rsid w:val="00CE0837"/>
    <w:rsid w:val="00CE090E"/>
    <w:rsid w:val="00CE0D94"/>
    <w:rsid w:val="00CE1C89"/>
    <w:rsid w:val="00CE217A"/>
    <w:rsid w:val="00CE25DF"/>
    <w:rsid w:val="00CE39F9"/>
    <w:rsid w:val="00CE43D5"/>
    <w:rsid w:val="00CE47BD"/>
    <w:rsid w:val="00CE56D8"/>
    <w:rsid w:val="00CE5ABF"/>
    <w:rsid w:val="00CE5F1F"/>
    <w:rsid w:val="00CE6A95"/>
    <w:rsid w:val="00CF0352"/>
    <w:rsid w:val="00CF09F1"/>
    <w:rsid w:val="00CF1B8A"/>
    <w:rsid w:val="00CF1E83"/>
    <w:rsid w:val="00CF2A87"/>
    <w:rsid w:val="00CF2F4F"/>
    <w:rsid w:val="00CF3127"/>
    <w:rsid w:val="00CF3406"/>
    <w:rsid w:val="00CF3F68"/>
    <w:rsid w:val="00CF3FAA"/>
    <w:rsid w:val="00CF5D98"/>
    <w:rsid w:val="00CF6637"/>
    <w:rsid w:val="00CF73E1"/>
    <w:rsid w:val="00CF7C38"/>
    <w:rsid w:val="00D0013B"/>
    <w:rsid w:val="00D005A3"/>
    <w:rsid w:val="00D016B4"/>
    <w:rsid w:val="00D02225"/>
    <w:rsid w:val="00D02F40"/>
    <w:rsid w:val="00D04EF3"/>
    <w:rsid w:val="00D05D2E"/>
    <w:rsid w:val="00D05ED5"/>
    <w:rsid w:val="00D06801"/>
    <w:rsid w:val="00D07B70"/>
    <w:rsid w:val="00D10626"/>
    <w:rsid w:val="00D10C87"/>
    <w:rsid w:val="00D111C2"/>
    <w:rsid w:val="00D111E8"/>
    <w:rsid w:val="00D11851"/>
    <w:rsid w:val="00D118B1"/>
    <w:rsid w:val="00D11F12"/>
    <w:rsid w:val="00D1371F"/>
    <w:rsid w:val="00D13BA9"/>
    <w:rsid w:val="00D1509C"/>
    <w:rsid w:val="00D155C8"/>
    <w:rsid w:val="00D17C57"/>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3B6"/>
    <w:rsid w:val="00D3590C"/>
    <w:rsid w:val="00D35B33"/>
    <w:rsid w:val="00D37CE0"/>
    <w:rsid w:val="00D400C9"/>
    <w:rsid w:val="00D40F64"/>
    <w:rsid w:val="00D415E8"/>
    <w:rsid w:val="00D42391"/>
    <w:rsid w:val="00D43449"/>
    <w:rsid w:val="00D4481B"/>
    <w:rsid w:val="00D448B1"/>
    <w:rsid w:val="00D449E9"/>
    <w:rsid w:val="00D46BE7"/>
    <w:rsid w:val="00D46ED6"/>
    <w:rsid w:val="00D47581"/>
    <w:rsid w:val="00D47732"/>
    <w:rsid w:val="00D47F5A"/>
    <w:rsid w:val="00D5052B"/>
    <w:rsid w:val="00D50CFE"/>
    <w:rsid w:val="00D532A7"/>
    <w:rsid w:val="00D54F31"/>
    <w:rsid w:val="00D57182"/>
    <w:rsid w:val="00D60100"/>
    <w:rsid w:val="00D6036C"/>
    <w:rsid w:val="00D60EE7"/>
    <w:rsid w:val="00D60F17"/>
    <w:rsid w:val="00D615AB"/>
    <w:rsid w:val="00D61B40"/>
    <w:rsid w:val="00D61D06"/>
    <w:rsid w:val="00D622FF"/>
    <w:rsid w:val="00D62AA1"/>
    <w:rsid w:val="00D63828"/>
    <w:rsid w:val="00D64C48"/>
    <w:rsid w:val="00D6546A"/>
    <w:rsid w:val="00D65490"/>
    <w:rsid w:val="00D65CE1"/>
    <w:rsid w:val="00D65F0B"/>
    <w:rsid w:val="00D67752"/>
    <w:rsid w:val="00D67971"/>
    <w:rsid w:val="00D7012B"/>
    <w:rsid w:val="00D7048F"/>
    <w:rsid w:val="00D71D26"/>
    <w:rsid w:val="00D72CB4"/>
    <w:rsid w:val="00D72F1A"/>
    <w:rsid w:val="00D733CC"/>
    <w:rsid w:val="00D742A3"/>
    <w:rsid w:val="00D7496A"/>
    <w:rsid w:val="00D74B45"/>
    <w:rsid w:val="00D752F3"/>
    <w:rsid w:val="00D75EBB"/>
    <w:rsid w:val="00D760E0"/>
    <w:rsid w:val="00D76864"/>
    <w:rsid w:val="00D76C0B"/>
    <w:rsid w:val="00D7750F"/>
    <w:rsid w:val="00D77712"/>
    <w:rsid w:val="00D77CAE"/>
    <w:rsid w:val="00D77F5A"/>
    <w:rsid w:val="00D8057F"/>
    <w:rsid w:val="00D81936"/>
    <w:rsid w:val="00D820FE"/>
    <w:rsid w:val="00D82FB5"/>
    <w:rsid w:val="00D83425"/>
    <w:rsid w:val="00D84622"/>
    <w:rsid w:val="00D8543D"/>
    <w:rsid w:val="00D8577B"/>
    <w:rsid w:val="00D8651F"/>
    <w:rsid w:val="00D86677"/>
    <w:rsid w:val="00D86AAC"/>
    <w:rsid w:val="00D8723D"/>
    <w:rsid w:val="00D9001F"/>
    <w:rsid w:val="00D90175"/>
    <w:rsid w:val="00D91E17"/>
    <w:rsid w:val="00D929D2"/>
    <w:rsid w:val="00D92B9B"/>
    <w:rsid w:val="00D92F82"/>
    <w:rsid w:val="00D92F99"/>
    <w:rsid w:val="00D94D14"/>
    <w:rsid w:val="00D96502"/>
    <w:rsid w:val="00D96C8E"/>
    <w:rsid w:val="00D97428"/>
    <w:rsid w:val="00D97B94"/>
    <w:rsid w:val="00DA10B0"/>
    <w:rsid w:val="00DA1250"/>
    <w:rsid w:val="00DA1C43"/>
    <w:rsid w:val="00DA4C00"/>
    <w:rsid w:val="00DA4EB3"/>
    <w:rsid w:val="00DA52C5"/>
    <w:rsid w:val="00DA5EF9"/>
    <w:rsid w:val="00DA60F6"/>
    <w:rsid w:val="00DA6A0E"/>
    <w:rsid w:val="00DA6AB2"/>
    <w:rsid w:val="00DA739C"/>
    <w:rsid w:val="00DB2FA5"/>
    <w:rsid w:val="00DB40B2"/>
    <w:rsid w:val="00DC006D"/>
    <w:rsid w:val="00DC0868"/>
    <w:rsid w:val="00DC203B"/>
    <w:rsid w:val="00DC268D"/>
    <w:rsid w:val="00DC2773"/>
    <w:rsid w:val="00DC367A"/>
    <w:rsid w:val="00DC4074"/>
    <w:rsid w:val="00DC40A2"/>
    <w:rsid w:val="00DC5557"/>
    <w:rsid w:val="00DC5A38"/>
    <w:rsid w:val="00DC5BA9"/>
    <w:rsid w:val="00DC63A2"/>
    <w:rsid w:val="00DC702C"/>
    <w:rsid w:val="00DD08AE"/>
    <w:rsid w:val="00DD2FC2"/>
    <w:rsid w:val="00DD31A9"/>
    <w:rsid w:val="00DD3C7C"/>
    <w:rsid w:val="00DD3C84"/>
    <w:rsid w:val="00DD4BF5"/>
    <w:rsid w:val="00DD684F"/>
    <w:rsid w:val="00DD7224"/>
    <w:rsid w:val="00DD7852"/>
    <w:rsid w:val="00DD7F9A"/>
    <w:rsid w:val="00DE15AF"/>
    <w:rsid w:val="00DE17E4"/>
    <w:rsid w:val="00DE27CF"/>
    <w:rsid w:val="00DE333A"/>
    <w:rsid w:val="00DE3B5E"/>
    <w:rsid w:val="00DE41B0"/>
    <w:rsid w:val="00DE54EF"/>
    <w:rsid w:val="00DE64C7"/>
    <w:rsid w:val="00DE7401"/>
    <w:rsid w:val="00DF0B70"/>
    <w:rsid w:val="00DF0FDA"/>
    <w:rsid w:val="00DF1A9B"/>
    <w:rsid w:val="00DF1C37"/>
    <w:rsid w:val="00DF25C7"/>
    <w:rsid w:val="00DF3598"/>
    <w:rsid w:val="00DF3700"/>
    <w:rsid w:val="00DF385F"/>
    <w:rsid w:val="00DF5257"/>
    <w:rsid w:val="00DF5325"/>
    <w:rsid w:val="00DF5F39"/>
    <w:rsid w:val="00DF651C"/>
    <w:rsid w:val="00DF6E0B"/>
    <w:rsid w:val="00E001E2"/>
    <w:rsid w:val="00E00392"/>
    <w:rsid w:val="00E010A7"/>
    <w:rsid w:val="00E01875"/>
    <w:rsid w:val="00E021C3"/>
    <w:rsid w:val="00E03149"/>
    <w:rsid w:val="00E03233"/>
    <w:rsid w:val="00E048D2"/>
    <w:rsid w:val="00E07940"/>
    <w:rsid w:val="00E10A70"/>
    <w:rsid w:val="00E11217"/>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169"/>
    <w:rsid w:val="00E23F86"/>
    <w:rsid w:val="00E24984"/>
    <w:rsid w:val="00E26A0C"/>
    <w:rsid w:val="00E27F92"/>
    <w:rsid w:val="00E30928"/>
    <w:rsid w:val="00E3093D"/>
    <w:rsid w:val="00E30EBB"/>
    <w:rsid w:val="00E31D3B"/>
    <w:rsid w:val="00E32D77"/>
    <w:rsid w:val="00E32F18"/>
    <w:rsid w:val="00E3413D"/>
    <w:rsid w:val="00E348B2"/>
    <w:rsid w:val="00E34D44"/>
    <w:rsid w:val="00E34F58"/>
    <w:rsid w:val="00E35D61"/>
    <w:rsid w:val="00E36A0D"/>
    <w:rsid w:val="00E40263"/>
    <w:rsid w:val="00E40C4F"/>
    <w:rsid w:val="00E41B90"/>
    <w:rsid w:val="00E42A62"/>
    <w:rsid w:val="00E42B17"/>
    <w:rsid w:val="00E45B73"/>
    <w:rsid w:val="00E4615D"/>
    <w:rsid w:val="00E51B44"/>
    <w:rsid w:val="00E51F56"/>
    <w:rsid w:val="00E51FD6"/>
    <w:rsid w:val="00E5286C"/>
    <w:rsid w:val="00E53100"/>
    <w:rsid w:val="00E5319B"/>
    <w:rsid w:val="00E5421B"/>
    <w:rsid w:val="00E54D60"/>
    <w:rsid w:val="00E54E5F"/>
    <w:rsid w:val="00E54F83"/>
    <w:rsid w:val="00E55851"/>
    <w:rsid w:val="00E56098"/>
    <w:rsid w:val="00E56B13"/>
    <w:rsid w:val="00E57B59"/>
    <w:rsid w:val="00E610C9"/>
    <w:rsid w:val="00E61FF6"/>
    <w:rsid w:val="00E62309"/>
    <w:rsid w:val="00E62432"/>
    <w:rsid w:val="00E6408E"/>
    <w:rsid w:val="00E700F6"/>
    <w:rsid w:val="00E720EC"/>
    <w:rsid w:val="00E72A7E"/>
    <w:rsid w:val="00E736EE"/>
    <w:rsid w:val="00E738A3"/>
    <w:rsid w:val="00E74A5F"/>
    <w:rsid w:val="00E75938"/>
    <w:rsid w:val="00E76DBC"/>
    <w:rsid w:val="00E76F5E"/>
    <w:rsid w:val="00E7712A"/>
    <w:rsid w:val="00E774E4"/>
    <w:rsid w:val="00E807E7"/>
    <w:rsid w:val="00E80AE9"/>
    <w:rsid w:val="00E81A9A"/>
    <w:rsid w:val="00E81F8B"/>
    <w:rsid w:val="00E83E65"/>
    <w:rsid w:val="00E83F62"/>
    <w:rsid w:val="00E87779"/>
    <w:rsid w:val="00E9079C"/>
    <w:rsid w:val="00E90C1F"/>
    <w:rsid w:val="00E92FEC"/>
    <w:rsid w:val="00E93224"/>
    <w:rsid w:val="00E932F2"/>
    <w:rsid w:val="00E933E0"/>
    <w:rsid w:val="00E939B9"/>
    <w:rsid w:val="00E947DB"/>
    <w:rsid w:val="00E951BC"/>
    <w:rsid w:val="00E95CCD"/>
    <w:rsid w:val="00E96441"/>
    <w:rsid w:val="00E9663B"/>
    <w:rsid w:val="00E9748C"/>
    <w:rsid w:val="00EA1C1E"/>
    <w:rsid w:val="00EA1F4E"/>
    <w:rsid w:val="00EA210F"/>
    <w:rsid w:val="00EA2F06"/>
    <w:rsid w:val="00EA3587"/>
    <w:rsid w:val="00EA3D61"/>
    <w:rsid w:val="00EA53D6"/>
    <w:rsid w:val="00EA56F3"/>
    <w:rsid w:val="00EA5DAE"/>
    <w:rsid w:val="00EA5F9A"/>
    <w:rsid w:val="00EA63D5"/>
    <w:rsid w:val="00EA7BD9"/>
    <w:rsid w:val="00EB0079"/>
    <w:rsid w:val="00EB083B"/>
    <w:rsid w:val="00EB0B75"/>
    <w:rsid w:val="00EB1111"/>
    <w:rsid w:val="00EB17A8"/>
    <w:rsid w:val="00EB1AE4"/>
    <w:rsid w:val="00EB1DE8"/>
    <w:rsid w:val="00EB2134"/>
    <w:rsid w:val="00EB2140"/>
    <w:rsid w:val="00EB3065"/>
    <w:rsid w:val="00EB3130"/>
    <w:rsid w:val="00EB31E4"/>
    <w:rsid w:val="00EB3989"/>
    <w:rsid w:val="00EB47BC"/>
    <w:rsid w:val="00EB4C14"/>
    <w:rsid w:val="00EB67E0"/>
    <w:rsid w:val="00EB7008"/>
    <w:rsid w:val="00EC0ED4"/>
    <w:rsid w:val="00EC11D1"/>
    <w:rsid w:val="00EC13DA"/>
    <w:rsid w:val="00EC1499"/>
    <w:rsid w:val="00EC19B3"/>
    <w:rsid w:val="00EC291B"/>
    <w:rsid w:val="00EC2BDA"/>
    <w:rsid w:val="00EC3255"/>
    <w:rsid w:val="00EC3273"/>
    <w:rsid w:val="00EC3509"/>
    <w:rsid w:val="00EC3566"/>
    <w:rsid w:val="00EC3789"/>
    <w:rsid w:val="00EC3A15"/>
    <w:rsid w:val="00EC4C51"/>
    <w:rsid w:val="00EC4CFF"/>
    <w:rsid w:val="00EC5B19"/>
    <w:rsid w:val="00EC61C3"/>
    <w:rsid w:val="00EC6314"/>
    <w:rsid w:val="00EC7C37"/>
    <w:rsid w:val="00ED17E4"/>
    <w:rsid w:val="00ED2435"/>
    <w:rsid w:val="00ED401F"/>
    <w:rsid w:val="00ED4B48"/>
    <w:rsid w:val="00ED500A"/>
    <w:rsid w:val="00ED54D9"/>
    <w:rsid w:val="00ED6B8E"/>
    <w:rsid w:val="00ED71F7"/>
    <w:rsid w:val="00ED731B"/>
    <w:rsid w:val="00EE12A3"/>
    <w:rsid w:val="00EE1EEE"/>
    <w:rsid w:val="00EE30C2"/>
    <w:rsid w:val="00EE356B"/>
    <w:rsid w:val="00EE4A66"/>
    <w:rsid w:val="00EE6F5B"/>
    <w:rsid w:val="00EE77AE"/>
    <w:rsid w:val="00EE796D"/>
    <w:rsid w:val="00EE7F39"/>
    <w:rsid w:val="00EF0876"/>
    <w:rsid w:val="00EF0F98"/>
    <w:rsid w:val="00EF23E7"/>
    <w:rsid w:val="00EF33D9"/>
    <w:rsid w:val="00EF3617"/>
    <w:rsid w:val="00EF38CB"/>
    <w:rsid w:val="00EF42F9"/>
    <w:rsid w:val="00EF5932"/>
    <w:rsid w:val="00EF5E25"/>
    <w:rsid w:val="00EF6C66"/>
    <w:rsid w:val="00EF706B"/>
    <w:rsid w:val="00EF7370"/>
    <w:rsid w:val="00F01ED2"/>
    <w:rsid w:val="00F021A8"/>
    <w:rsid w:val="00F021C7"/>
    <w:rsid w:val="00F025A8"/>
    <w:rsid w:val="00F02ADC"/>
    <w:rsid w:val="00F02EC2"/>
    <w:rsid w:val="00F02F26"/>
    <w:rsid w:val="00F03067"/>
    <w:rsid w:val="00F036C6"/>
    <w:rsid w:val="00F03D65"/>
    <w:rsid w:val="00F04767"/>
    <w:rsid w:val="00F04CEC"/>
    <w:rsid w:val="00F0562B"/>
    <w:rsid w:val="00F06262"/>
    <w:rsid w:val="00F06FA4"/>
    <w:rsid w:val="00F07A23"/>
    <w:rsid w:val="00F10C2D"/>
    <w:rsid w:val="00F110E8"/>
    <w:rsid w:val="00F112C8"/>
    <w:rsid w:val="00F11A41"/>
    <w:rsid w:val="00F11A81"/>
    <w:rsid w:val="00F11C7E"/>
    <w:rsid w:val="00F12AE6"/>
    <w:rsid w:val="00F135FB"/>
    <w:rsid w:val="00F1428E"/>
    <w:rsid w:val="00F15311"/>
    <w:rsid w:val="00F1536C"/>
    <w:rsid w:val="00F15A4D"/>
    <w:rsid w:val="00F167FF"/>
    <w:rsid w:val="00F171E4"/>
    <w:rsid w:val="00F177D4"/>
    <w:rsid w:val="00F17FC8"/>
    <w:rsid w:val="00F2010E"/>
    <w:rsid w:val="00F209BE"/>
    <w:rsid w:val="00F21563"/>
    <w:rsid w:val="00F23465"/>
    <w:rsid w:val="00F2519E"/>
    <w:rsid w:val="00F25D9E"/>
    <w:rsid w:val="00F269A3"/>
    <w:rsid w:val="00F30412"/>
    <w:rsid w:val="00F32134"/>
    <w:rsid w:val="00F334B7"/>
    <w:rsid w:val="00F33D35"/>
    <w:rsid w:val="00F33DA4"/>
    <w:rsid w:val="00F340E9"/>
    <w:rsid w:val="00F34384"/>
    <w:rsid w:val="00F3538F"/>
    <w:rsid w:val="00F367A9"/>
    <w:rsid w:val="00F36E27"/>
    <w:rsid w:val="00F37F9D"/>
    <w:rsid w:val="00F41EF9"/>
    <w:rsid w:val="00F41FC8"/>
    <w:rsid w:val="00F42747"/>
    <w:rsid w:val="00F42D28"/>
    <w:rsid w:val="00F4437B"/>
    <w:rsid w:val="00F44954"/>
    <w:rsid w:val="00F44D47"/>
    <w:rsid w:val="00F44F6E"/>
    <w:rsid w:val="00F44FDC"/>
    <w:rsid w:val="00F450D4"/>
    <w:rsid w:val="00F460C9"/>
    <w:rsid w:val="00F466C6"/>
    <w:rsid w:val="00F46BEB"/>
    <w:rsid w:val="00F503F0"/>
    <w:rsid w:val="00F50449"/>
    <w:rsid w:val="00F50476"/>
    <w:rsid w:val="00F50A69"/>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52C3"/>
    <w:rsid w:val="00F6638D"/>
    <w:rsid w:val="00F67696"/>
    <w:rsid w:val="00F705A7"/>
    <w:rsid w:val="00F71E43"/>
    <w:rsid w:val="00F71F5C"/>
    <w:rsid w:val="00F71F86"/>
    <w:rsid w:val="00F73A6F"/>
    <w:rsid w:val="00F73AB7"/>
    <w:rsid w:val="00F73BF2"/>
    <w:rsid w:val="00F74412"/>
    <w:rsid w:val="00F74BD1"/>
    <w:rsid w:val="00F7553A"/>
    <w:rsid w:val="00F75F50"/>
    <w:rsid w:val="00F806E9"/>
    <w:rsid w:val="00F80CB3"/>
    <w:rsid w:val="00F80F12"/>
    <w:rsid w:val="00F81D3B"/>
    <w:rsid w:val="00F822F8"/>
    <w:rsid w:val="00F82511"/>
    <w:rsid w:val="00F82BB9"/>
    <w:rsid w:val="00F82E93"/>
    <w:rsid w:val="00F8425E"/>
    <w:rsid w:val="00F8509E"/>
    <w:rsid w:val="00F86022"/>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78C"/>
    <w:rsid w:val="00F962ED"/>
    <w:rsid w:val="00F971FF"/>
    <w:rsid w:val="00F9765A"/>
    <w:rsid w:val="00F97CEB"/>
    <w:rsid w:val="00FA0233"/>
    <w:rsid w:val="00FA0FCE"/>
    <w:rsid w:val="00FA1FCF"/>
    <w:rsid w:val="00FA27C2"/>
    <w:rsid w:val="00FA30F7"/>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0A1D"/>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2BE4"/>
    <w:rsid w:val="00FE3400"/>
    <w:rsid w:val="00FE6105"/>
    <w:rsid w:val="00FE631F"/>
    <w:rsid w:val="00FE6FC4"/>
    <w:rsid w:val="00FF0064"/>
    <w:rsid w:val="00FF0D94"/>
    <w:rsid w:val="00FF1701"/>
    <w:rsid w:val="00FF2032"/>
    <w:rsid w:val="00FF4E46"/>
    <w:rsid w:val="00FF5D6C"/>
    <w:rsid w:val="00FF6833"/>
    <w:rsid w:val="00FF72AB"/>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 w:type="character" w:customStyle="1" w:styleId="dw-label">
    <w:name w:val="dw-label"/>
    <w:basedOn w:val="DefaultParagraphFont"/>
    <w:rsid w:val="00730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596">
      <w:bodyDiv w:val="1"/>
      <w:marLeft w:val="0"/>
      <w:marRight w:val="0"/>
      <w:marTop w:val="0"/>
      <w:marBottom w:val="0"/>
      <w:divBdr>
        <w:top w:val="none" w:sz="0" w:space="0" w:color="auto"/>
        <w:left w:val="none" w:sz="0" w:space="0" w:color="auto"/>
        <w:bottom w:val="none" w:sz="0" w:space="0" w:color="auto"/>
        <w:right w:val="none" w:sz="0" w:space="0" w:color="auto"/>
      </w:divBdr>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sChild>
        <w:div w:id="1196654218">
          <w:marLeft w:val="0"/>
          <w:marRight w:val="0"/>
          <w:marTop w:val="0"/>
          <w:marBottom w:val="0"/>
          <w:divBdr>
            <w:top w:val="none" w:sz="0" w:space="0" w:color="auto"/>
            <w:left w:val="none" w:sz="0" w:space="0" w:color="auto"/>
            <w:bottom w:val="none" w:sz="0" w:space="0" w:color="auto"/>
            <w:right w:val="none" w:sz="0" w:space="0" w:color="auto"/>
          </w:divBdr>
        </w:div>
        <w:div w:id="472213174">
          <w:marLeft w:val="0"/>
          <w:marRight w:val="0"/>
          <w:marTop w:val="0"/>
          <w:marBottom w:val="0"/>
          <w:divBdr>
            <w:top w:val="none" w:sz="0" w:space="0" w:color="auto"/>
            <w:left w:val="none" w:sz="0" w:space="0" w:color="auto"/>
            <w:bottom w:val="none" w:sz="0" w:space="0" w:color="auto"/>
            <w:right w:val="none" w:sz="0" w:space="0" w:color="auto"/>
          </w:divBdr>
        </w:div>
      </w:divsChild>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orldpay02-tech-prtnr-eu04-dw.demandware.net/on/demandware.store/Sites-Site/default/SiteNavigationBar-ShowMenuitemOverview?CurrentMenuItemId=site-prefs&amp;itemType=Site&amp;csrf_token=J3jXHp4dwSBWpuaRTzOUTrs6vGohZn7ad2s3-pYNg6YDwoYT6ntqxJZdivSIfyCzzKwcICillPMHO-KHy-gvqE_nIve3vxlhtmUH1QW5V-uxdyw0UfzUHLmc3MFCB1kuhT-UwLvUA3pd27IKSC-A4qrF8ngGXYE3-077CND_5AalPq5yoY0" TargetMode="External"/><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td.worldpay.com/v1/paymentService_v1.dtd.html"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160;/WorldPay-GetNotificationUpdates&#160;&#160;is%20the%20pipeline%20exposed%20to%20get%20the%20History%20of%20Notifications%20received%20by%20particular%20Order.&#160;" TargetMode="External"/><Relationship Id="rId36" Type="http://schemas.openxmlformats.org/officeDocument/2006/relationships/image" Target="media/image25.png"/><Relationship Id="rId49" Type="http://schemas.openxmlformats.org/officeDocument/2006/relationships/hyperlink" Target="https://worldpay02-tech-prtnr-eu04-dw.demandware.net/on/demandware.store/Sites-Site/default/ViewApplication-ExpandMenuGroup?MenuGroupID=SiteMenu&amp;OverviewPage=SiteNavigationBar-ShowSiteOverview&amp;csrf_token=J3jXHp4dwSBWpuaRTzOUTrs6vGohZn7ad2s3-pYNg6YDwoYT6ntqxJZdivSIfyCzzKwcICillPMHO-KHy-gvqE_nIve3vxlhtmUH1QW5V-uxdyw0UfzUHLmc3MFCB1kuhT-UwLvUA3pd27IKSC-A4qrF8ngGXYE3-077CND_5AalPq5yoY0"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2.jpg"/></Relationships>
</file>

<file path=word/_rels/header3.xml.rels><?xml version="1.0" encoding="UTF-8" standalone="yes"?>
<Relationships xmlns="http://schemas.openxmlformats.org/package/2006/relationships"><Relationship Id="rId1"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724EC18-8045-4E5C-9CB0-906264B1E8BA}">
  <ds:schemaRefs>
    <ds:schemaRef ds:uri="http://schemas.openxmlformats.org/officeDocument/2006/bibliography"/>
  </ds:schemaRefs>
</ds:datastoreItem>
</file>

<file path=customXml/itemProps2.xml><?xml version="1.0" encoding="utf-8"?>
<ds:datastoreItem xmlns:ds="http://schemas.openxmlformats.org/officeDocument/2006/customXml" ds:itemID="{DF9416F1-423A-415A-943B-1E75C9E96AF0}">
  <ds:schemaRefs>
    <ds:schemaRef ds:uri="http://schemas.openxmlformats.org/officeDocument/2006/bibliography"/>
  </ds:schemaRefs>
</ds:datastoreItem>
</file>

<file path=customXml/itemProps3.xml><?xml version="1.0" encoding="utf-8"?>
<ds:datastoreItem xmlns:ds="http://schemas.openxmlformats.org/officeDocument/2006/customXml" ds:itemID="{31EEA192-DE92-4A6D-B962-DAB2B0DE5D0D}">
  <ds:schemaRefs>
    <ds:schemaRef ds:uri="http://schemas.openxmlformats.org/officeDocument/2006/bibliography"/>
  </ds:schemaRefs>
</ds:datastoreItem>
</file>

<file path=customXml/itemProps4.xml><?xml version="1.0" encoding="utf-8"?>
<ds:datastoreItem xmlns:ds="http://schemas.openxmlformats.org/officeDocument/2006/customXml" ds:itemID="{5637CDBB-D1D3-4693-851C-359597C42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78</Pages>
  <Words>17358</Words>
  <Characters>98945</Characters>
  <Application>Microsoft Office Word</Application>
  <DocSecurity>0</DocSecurity>
  <Lines>824</Lines>
  <Paragraphs>232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116071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Nishikant .</cp:lastModifiedBy>
  <cp:revision>339</cp:revision>
  <cp:lastPrinted>2011-05-09T17:50:00Z</cp:lastPrinted>
  <dcterms:created xsi:type="dcterms:W3CDTF">2019-03-20T12:57:00Z</dcterms:created>
  <dcterms:modified xsi:type="dcterms:W3CDTF">2019-09-03T10:21:00Z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