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ay Integration</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8571A8">
        <w:rPr>
          <w:rFonts w:asciiTheme="majorHAnsi" w:hAnsiTheme="majorHAnsi"/>
        </w:rPr>
        <w:t>18</w:t>
      </w:r>
      <w:r w:rsidR="00772CC0">
        <w:rPr>
          <w:rFonts w:asciiTheme="majorHAnsi" w:hAnsiTheme="majorHAnsi"/>
        </w:rPr>
        <w:t>.</w:t>
      </w:r>
      <w:del w:id="1" w:author="Poornima Kakani" w:date="2019-02-15T12:05:00Z">
        <w:r w:rsidR="00FD095B" w:rsidDel="00396111">
          <w:rPr>
            <w:rFonts w:asciiTheme="majorHAnsi" w:hAnsiTheme="majorHAnsi"/>
          </w:rPr>
          <w:delText>1</w:delText>
        </w:r>
      </w:del>
      <w:ins w:id="2" w:author="Poornima Kakani" w:date="2019-02-15T12:05:00Z">
        <w:r w:rsidR="00396111">
          <w:rPr>
            <w:rFonts w:asciiTheme="majorHAnsi" w:hAnsiTheme="majorHAnsi"/>
          </w:rPr>
          <w:t>3</w:t>
        </w:r>
      </w:ins>
      <w:r w:rsidR="00772CC0">
        <w:rPr>
          <w:rFonts w:asciiTheme="majorHAnsi" w:hAnsiTheme="majorHAnsi"/>
        </w:rPr>
        <w:t>.</w:t>
      </w:r>
      <w:r w:rsidR="00A80D27">
        <w:rPr>
          <w:rFonts w:asciiTheme="majorHAnsi" w:hAnsiTheme="majorHAnsi"/>
        </w:rPr>
        <w:t>0</w:t>
      </w:r>
    </w:p>
    <w:p w:rsidR="007A5A94" w:rsidRDefault="007A5A94" w:rsidP="007A5A94">
      <w:bookmarkStart w:id="3" w:name="O_109"/>
      <w:bookmarkEnd w:id="3"/>
    </w:p>
    <w:p w:rsidR="002B4368" w:rsidRDefault="002B4368" w:rsidP="003A546F">
      <w:pPr>
        <w:spacing w:line="240" w:lineRule="auto"/>
        <w:jc w:val="center"/>
        <w:rPr>
          <w:rFonts w:ascii="Arial" w:hAnsi="Arial"/>
          <w:b/>
          <w:noProof/>
          <w:sz w:val="36"/>
        </w:rPr>
      </w:pPr>
      <w:r>
        <w:rPr>
          <w:noProof/>
        </w:rPr>
        <w:drawing>
          <wp:inline distT="0" distB="0" distL="0" distR="0" wp14:anchorId="095545B5" wp14:editId="275FE940">
            <wp:extent cx="5943600" cy="1435813"/>
            <wp:effectExtent l="0" t="0" r="0" b="0"/>
            <wp:docPr id="53" name="image5.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5.jpg" descr="C:\Users\elanatar\Desktop\wp-logo.jpg"/>
                    <pic:cNvPicPr preferRelativeResize="0"/>
                  </pic:nvPicPr>
                  <pic:blipFill>
                    <a:blip r:embed="rId11"/>
                    <a:srcRect/>
                    <a:stretch>
                      <a:fillRect/>
                    </a:stretch>
                  </pic:blipFill>
                  <pic:spPr>
                    <a:xfrm>
                      <a:off x="0" y="0"/>
                      <a:ext cx="5943600" cy="1435813"/>
                    </a:xfrm>
                    <a:prstGeom prst="rect">
                      <a:avLst/>
                    </a:prstGeom>
                    <a:ln/>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9721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676400"/>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4" w:name="_Toc78862409"/>
    <w:bookmarkEnd w:id="0"/>
    <w:p w:rsidR="006C4FE7" w:rsidRPr="00C02801" w:rsidRDefault="003D2F4B" w:rsidP="00C02801">
      <w:pPr>
        <w:pStyle w:val="TOC1"/>
        <w:tabs>
          <w:tab w:val="left" w:pos="440"/>
          <w:tab w:val="right" w:leader="dot" w:pos="9736"/>
        </w:tabs>
        <w:rPr>
          <w:noProof/>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517950198" w:history="1">
        <w:r w:rsidR="00446F4B" w:rsidRPr="00152D0A">
          <w:rPr>
            <w:rStyle w:val="Hyperlink"/>
            <w:noProof/>
          </w:rPr>
          <w:t>1.</w:t>
        </w:r>
        <w:r w:rsidR="00446F4B">
          <w:rPr>
            <w:b w:val="0"/>
            <w:bCs w:val="0"/>
            <w:caps w:val="0"/>
            <w:noProof/>
            <w:sz w:val="22"/>
            <w:szCs w:val="22"/>
          </w:rPr>
          <w:tab/>
        </w:r>
        <w:r w:rsidR="00446F4B" w:rsidRPr="00152D0A">
          <w:rPr>
            <w:rStyle w:val="Hyperlink"/>
            <w:noProof/>
          </w:rPr>
          <w:t>SUMMARY</w:t>
        </w:r>
        <w:r w:rsidR="00446F4B">
          <w:rPr>
            <w:noProof/>
            <w:webHidden/>
          </w:rPr>
          <w:tab/>
        </w:r>
        <w:r w:rsidR="00446F4B">
          <w:rPr>
            <w:noProof/>
            <w:webHidden/>
          </w:rPr>
          <w:fldChar w:fldCharType="begin"/>
        </w:r>
        <w:r w:rsidR="00446F4B">
          <w:rPr>
            <w:noProof/>
            <w:webHidden/>
          </w:rPr>
          <w:instrText xml:space="preserve"> PAGEREF _Toc517950198 \h </w:instrText>
        </w:r>
        <w:r w:rsidR="00446F4B">
          <w:rPr>
            <w:noProof/>
            <w:webHidden/>
          </w:rPr>
        </w:r>
        <w:r w:rsidR="00446F4B">
          <w:rPr>
            <w:noProof/>
            <w:webHidden/>
          </w:rPr>
          <w:fldChar w:fldCharType="separate"/>
        </w:r>
        <w:r w:rsidR="00FC61E2">
          <w:rPr>
            <w:noProof/>
            <w:webHidden/>
          </w:rPr>
          <w:t>5</w:t>
        </w:r>
        <w:r w:rsidR="00446F4B">
          <w:rPr>
            <w:noProof/>
            <w:webHidden/>
          </w:rPr>
          <w:fldChar w:fldCharType="end"/>
        </w:r>
      </w:hyperlink>
    </w:p>
    <w:p w:rsidR="001A010F" w:rsidRPr="00C02801" w:rsidRDefault="00D60EE7">
      <w:pPr>
        <w:rPr>
          <w:noProof/>
        </w:rPr>
        <w:pPrChange w:id="5" w:author="Poornima Kakani" w:date="2019-02-15T12:55:00Z">
          <w:pPr>
            <w:pStyle w:val="TOC1"/>
            <w:tabs>
              <w:tab w:val="left" w:pos="440"/>
              <w:tab w:val="right" w:leader="dot" w:pos="9736"/>
            </w:tabs>
          </w:pPr>
        </w:pPrChange>
      </w:pPr>
      <w:ins w:id="6" w:author="Poornima Kakani" w:date="2019-02-15T12:49:00Z">
        <w:r w:rsidRPr="00C02801">
          <w:rPr>
            <w:b/>
            <w:noProof/>
            <w:rPrChange w:id="7" w:author="Poornima Kakani" w:date="2019-02-15T12:55:00Z">
              <w:rPr>
                <w:b w:val="0"/>
                <w:bCs w:val="0"/>
                <w:caps w:val="0"/>
              </w:rPr>
            </w:rPrChange>
          </w:rPr>
          <w:t>2</w:t>
        </w:r>
      </w:ins>
      <w:del w:id="8" w:author="Poornima Kakani" w:date="2019-02-15T12:35:00Z">
        <w:r w:rsidR="001A010F" w:rsidRPr="00C02801" w:rsidDel="004B764A">
          <w:rPr>
            <w:b/>
            <w:noProof/>
            <w:rPrChange w:id="9" w:author="Poornima Kakani" w:date="2019-02-15T12:55:00Z">
              <w:rPr>
                <w:b w:val="0"/>
                <w:bCs w:val="0"/>
                <w:caps w:val="0"/>
              </w:rPr>
            </w:rPrChange>
          </w:rPr>
          <w:delText>2</w:delText>
        </w:r>
      </w:del>
      <w:r w:rsidR="001A010F" w:rsidRPr="00C02801">
        <w:rPr>
          <w:b/>
          <w:noProof/>
          <w:rPrChange w:id="10" w:author="Poornima Kakani" w:date="2019-02-15T12:55:00Z">
            <w:rPr>
              <w:b w:val="0"/>
              <w:bCs w:val="0"/>
              <w:caps w:val="0"/>
            </w:rPr>
          </w:rPrChange>
        </w:rPr>
        <w:t>.</w:t>
      </w:r>
      <w:r w:rsidR="001A010F">
        <w:rPr>
          <w:noProof/>
        </w:rPr>
        <w:t xml:space="preserve">     </w:t>
      </w:r>
      <w:r w:rsidR="00C02801" w:rsidRPr="00C02801">
        <w:rPr>
          <w:b/>
          <w:noProof/>
        </w:rPr>
        <w:fldChar w:fldCharType="begin"/>
      </w:r>
      <w:ins w:id="11" w:author="Poornima Kakani" w:date="2019-02-15T14:34:00Z">
        <w:r w:rsidR="002A0D10">
          <w:rPr>
            <w:b/>
            <w:noProof/>
          </w:rPr>
          <w:instrText>HYPERLINK  \l "_Change_Log"</w:instrText>
        </w:r>
      </w:ins>
      <w:del w:id="12" w:author="Poornima Kakani" w:date="2019-02-15T14:34:00Z">
        <w:r w:rsidR="00C02801" w:rsidRPr="00C02801" w:rsidDel="002A0D10">
          <w:rPr>
            <w:b/>
            <w:noProof/>
          </w:rPr>
          <w:delInstrText xml:space="preserve"> HYPERLINK "Worldpay_integration_guide_doc-V_18_3_0.docx" </w:delInstrText>
        </w:r>
      </w:del>
      <w:r w:rsidR="00C02801" w:rsidRPr="00C02801">
        <w:rPr>
          <w:b/>
          <w:noProof/>
        </w:rPr>
        <w:fldChar w:fldCharType="separate"/>
      </w:r>
      <w:del w:id="13" w:author="Poornima Kakani" w:date="2019-02-15T12:50:00Z">
        <w:r w:rsidR="001A010F" w:rsidRPr="00C02801" w:rsidDel="00D60EE7">
          <w:rPr>
            <w:rStyle w:val="Hyperlink"/>
            <w:b/>
            <w:noProof/>
          </w:rPr>
          <w:delText xml:space="preserve"> </w:delText>
        </w:r>
      </w:del>
      <w:r w:rsidR="001A010F" w:rsidRPr="00C02801">
        <w:rPr>
          <w:rStyle w:val="Hyperlink"/>
          <w:b/>
          <w:noProof/>
        </w:rPr>
        <w:t>Change</w:t>
      </w:r>
      <w:del w:id="14" w:author="Poornima Kakani" w:date="2019-02-15T12:30:00Z">
        <w:r w:rsidR="001A010F" w:rsidRPr="00C02801" w:rsidDel="003502DF">
          <w:rPr>
            <w:rStyle w:val="Hyperlink"/>
            <w:b/>
            <w:noProof/>
          </w:rPr>
          <w:delText xml:space="preserve"> </w:delText>
        </w:r>
      </w:del>
      <w:r w:rsidR="001A010F" w:rsidRPr="00C02801">
        <w:rPr>
          <w:rStyle w:val="Hyperlink"/>
          <w:b/>
          <w:noProof/>
        </w:rPr>
        <w:t>log</w:t>
      </w:r>
      <w:r w:rsidR="00C02801" w:rsidRPr="00C02801">
        <w:rPr>
          <w:b/>
          <w:noProof/>
        </w:rPr>
        <w:fldChar w:fldCharType="end"/>
      </w:r>
      <w:r w:rsidR="001A010F" w:rsidRPr="00C02801">
        <w:rPr>
          <w:b/>
          <w:noProof/>
        </w:rPr>
        <w:t>………………………………………………………………………………………………………………………………………</w:t>
      </w:r>
      <w:ins w:id="15" w:author="Poornima Kakani" w:date="2019-02-15T12:30:00Z">
        <w:r w:rsidR="003502DF" w:rsidRPr="00C02801">
          <w:rPr>
            <w:b/>
            <w:noProof/>
          </w:rPr>
          <w:t>….6</w:t>
        </w:r>
      </w:ins>
      <w:del w:id="16" w:author="Poornima Kakani" w:date="2019-02-15T12:30:00Z">
        <w:r w:rsidR="001A010F" w:rsidRPr="00C02801" w:rsidDel="003502DF">
          <w:rPr>
            <w:b/>
            <w:noProof/>
          </w:rPr>
          <w:delText>………</w:delText>
        </w:r>
      </w:del>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"_Toc517950199" </w:instrText>
      </w:r>
      <w:r>
        <w:rPr>
          <w:rStyle w:val="Hyperlink"/>
        </w:rPr>
        <w:fldChar w:fldCharType="separate"/>
      </w:r>
      <w:ins w:id="17" w:author="Poornima Kakani" w:date="2019-02-15T12:55:00Z">
        <w:r w:rsidR="00C02801">
          <w:rPr>
            <w:rStyle w:val="Hyperlink"/>
            <w:noProof/>
          </w:rPr>
          <w:t>3</w:t>
        </w:r>
      </w:ins>
      <w:del w:id="18" w:author="Poornima Kakani" w:date="2019-02-15T12:55:00Z">
        <w:r w:rsidR="00446F4B" w:rsidRPr="00152D0A" w:rsidDel="00C02801">
          <w:rPr>
            <w:rStyle w:val="Hyperlink"/>
            <w:noProof/>
          </w:rPr>
          <w:delText>2</w:delText>
        </w:r>
      </w:del>
      <w:r w:rsidR="00446F4B" w:rsidRPr="00152D0A">
        <w:rPr>
          <w:rStyle w:val="Hyperlink"/>
          <w:noProof/>
        </w:rPr>
        <w:t>.</w:t>
      </w:r>
      <w:r w:rsidR="00446F4B">
        <w:rPr>
          <w:b w:val="0"/>
          <w:bCs w:val="0"/>
          <w:caps w:val="0"/>
          <w:noProof/>
          <w:sz w:val="22"/>
          <w:szCs w:val="22"/>
        </w:rPr>
        <w:tab/>
      </w:r>
      <w:r w:rsidR="00446F4B" w:rsidRPr="00152D0A">
        <w:rPr>
          <w:rStyle w:val="Hyperlink"/>
          <w:noProof/>
        </w:rPr>
        <w:t>COMPONENT OVERVIEW</w:t>
      </w:r>
      <w:r w:rsidR="00446F4B">
        <w:rPr>
          <w:noProof/>
          <w:webHidden/>
        </w:rPr>
        <w:tab/>
      </w:r>
      <w:r w:rsidR="00446F4B">
        <w:rPr>
          <w:noProof/>
          <w:webHidden/>
        </w:rPr>
        <w:fldChar w:fldCharType="begin"/>
      </w:r>
      <w:r w:rsidR="00446F4B">
        <w:rPr>
          <w:noProof/>
          <w:webHidden/>
        </w:rPr>
        <w:instrText xml:space="preserve"> PAGEREF _Toc517950199 \h </w:instrText>
      </w:r>
      <w:r w:rsidR="00446F4B">
        <w:rPr>
          <w:noProof/>
          <w:webHidden/>
        </w:rPr>
      </w:r>
      <w:r w:rsidR="00446F4B">
        <w:rPr>
          <w:noProof/>
          <w:webHidden/>
        </w:rPr>
        <w:fldChar w:fldCharType="separate"/>
      </w:r>
      <w:ins w:id="19" w:author="Poornima Kakani" w:date="2019-02-15T14:40:00Z">
        <w:r w:rsidR="00FC61E2">
          <w:rPr>
            <w:noProof/>
            <w:webHidden/>
          </w:rPr>
          <w:t>7</w:t>
        </w:r>
      </w:ins>
      <w:del w:id="20"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"_Toc517950200" </w:instrText>
      </w:r>
      <w:r>
        <w:rPr>
          <w:rStyle w:val="Hyperlink"/>
        </w:rPr>
        <w:fldChar w:fldCharType="separate"/>
      </w:r>
      <w:ins w:id="21" w:author="Poornima Kakani" w:date="2019-02-15T14:48:00Z">
        <w:r w:rsidR="00997275">
          <w:rPr>
            <w:rStyle w:val="Hyperlink"/>
            <w:noProof/>
          </w:rPr>
          <w:t>3</w:t>
        </w:r>
      </w:ins>
      <w:del w:id="22" w:author="Poornima Kakani" w:date="2019-02-15T14:48:00Z">
        <w:r w:rsidR="00446F4B" w:rsidRPr="00152D0A" w:rsidDel="00730FF5">
          <w:rPr>
            <w:rStyle w:val="Hyperlink"/>
            <w:noProof/>
          </w:rPr>
          <w:delText>2</w:delText>
        </w:r>
      </w:del>
      <w:r w:rsidR="00446F4B" w:rsidRPr="00152D0A">
        <w:rPr>
          <w:rStyle w:val="Hyperlink"/>
          <w:noProof/>
        </w:rPr>
        <w:t>.1</w:t>
      </w:r>
      <w:r w:rsidR="00446F4B">
        <w:rPr>
          <w:smallCaps w:val="0"/>
          <w:noProof/>
          <w:sz w:val="22"/>
          <w:szCs w:val="22"/>
        </w:rPr>
        <w:tab/>
      </w:r>
      <w:r w:rsidR="00446F4B" w:rsidRPr="00152D0A">
        <w:rPr>
          <w:rStyle w:val="Hyperlink"/>
          <w:noProof/>
        </w:rPr>
        <w:t>FUNCTIONAL OVERVIEW</w:t>
      </w:r>
      <w:r w:rsidR="00446F4B">
        <w:rPr>
          <w:noProof/>
          <w:webHidden/>
        </w:rPr>
        <w:tab/>
      </w:r>
      <w:r w:rsidR="00446F4B">
        <w:rPr>
          <w:noProof/>
          <w:webHidden/>
        </w:rPr>
        <w:fldChar w:fldCharType="begin"/>
      </w:r>
      <w:r w:rsidR="00446F4B">
        <w:rPr>
          <w:noProof/>
          <w:webHidden/>
        </w:rPr>
        <w:instrText xml:space="preserve"> PAGEREF _Toc517950200 \h </w:instrText>
      </w:r>
      <w:r w:rsidR="00446F4B">
        <w:rPr>
          <w:noProof/>
          <w:webHidden/>
        </w:rPr>
      </w:r>
      <w:r w:rsidR="00446F4B">
        <w:rPr>
          <w:noProof/>
          <w:webHidden/>
        </w:rPr>
        <w:fldChar w:fldCharType="separate"/>
      </w:r>
      <w:ins w:id="23" w:author="Poornima Kakani" w:date="2019-02-15T14:40:00Z">
        <w:r w:rsidR="00FC61E2">
          <w:rPr>
            <w:noProof/>
            <w:webHidden/>
          </w:rPr>
          <w:t>7</w:t>
        </w:r>
      </w:ins>
      <w:del w:id="24"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"_Toc517950201" </w:instrText>
      </w:r>
      <w:r>
        <w:rPr>
          <w:rStyle w:val="Hyperlink"/>
        </w:rPr>
        <w:fldChar w:fldCharType="separate"/>
      </w:r>
      <w:ins w:id="25" w:author="Poornima Kakani" w:date="2019-02-15T14:48:00Z">
        <w:r w:rsidR="00997275">
          <w:rPr>
            <w:rStyle w:val="Hyperlink"/>
            <w:noProof/>
          </w:rPr>
          <w:t>3</w:t>
        </w:r>
      </w:ins>
      <w:del w:id="26" w:author="Poornima Kakani" w:date="2019-02-15T14:48:00Z">
        <w:r w:rsidR="00446F4B" w:rsidRPr="00152D0A" w:rsidDel="00730FF5">
          <w:rPr>
            <w:rStyle w:val="Hyperlink"/>
            <w:noProof/>
          </w:rPr>
          <w:delText>2</w:delText>
        </w:r>
      </w:del>
      <w:r w:rsidR="00446F4B" w:rsidRPr="00152D0A">
        <w:rPr>
          <w:rStyle w:val="Hyperlink"/>
          <w:noProof/>
        </w:rPr>
        <w:t>.1.1</w:t>
      </w:r>
      <w:r w:rsidR="00446F4B">
        <w:rPr>
          <w:i w:val="0"/>
          <w:iCs w:val="0"/>
          <w:noProof/>
          <w:sz w:val="22"/>
          <w:szCs w:val="22"/>
        </w:rPr>
        <w:tab/>
      </w:r>
      <w:r w:rsidR="00446F4B" w:rsidRPr="00152D0A">
        <w:rPr>
          <w:rStyle w:val="Hyperlink"/>
          <w:noProof/>
        </w:rPr>
        <w:t>Payment Methods</w:t>
      </w:r>
      <w:r w:rsidR="00446F4B">
        <w:rPr>
          <w:noProof/>
          <w:webHidden/>
        </w:rPr>
        <w:tab/>
      </w:r>
      <w:r w:rsidR="00446F4B">
        <w:rPr>
          <w:noProof/>
          <w:webHidden/>
        </w:rPr>
        <w:fldChar w:fldCharType="begin"/>
      </w:r>
      <w:r w:rsidR="00446F4B">
        <w:rPr>
          <w:noProof/>
          <w:webHidden/>
        </w:rPr>
        <w:instrText xml:space="preserve"> PAGEREF _Toc517950201 \h </w:instrText>
      </w:r>
      <w:r w:rsidR="00446F4B">
        <w:rPr>
          <w:noProof/>
          <w:webHidden/>
        </w:rPr>
      </w:r>
      <w:r w:rsidR="00446F4B">
        <w:rPr>
          <w:noProof/>
          <w:webHidden/>
        </w:rPr>
        <w:fldChar w:fldCharType="separate"/>
      </w:r>
      <w:ins w:id="27" w:author="Poornima Kakani" w:date="2019-02-15T14:40:00Z">
        <w:r w:rsidR="00FC61E2">
          <w:rPr>
            <w:noProof/>
            <w:webHidden/>
          </w:rPr>
          <w:t>7</w:t>
        </w:r>
      </w:ins>
      <w:del w:id="28" w:author="Poornima Kakani" w:date="2019-02-15T14:40:00Z">
        <w:r w:rsidR="00446F4B" w:rsidDel="00FC61E2">
          <w:rPr>
            <w:noProof/>
            <w:webHidden/>
          </w:rPr>
          <w:delText>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"_Toc517950202" </w:instrText>
      </w:r>
      <w:r>
        <w:rPr>
          <w:rStyle w:val="Hyperlink"/>
        </w:rPr>
        <w:fldChar w:fldCharType="separate"/>
      </w:r>
      <w:ins w:id="29" w:author="Poornima Kakani" w:date="2019-02-15T14:57:00Z">
        <w:r w:rsidR="00997275">
          <w:rPr>
            <w:rStyle w:val="Hyperlink"/>
            <w:noProof/>
          </w:rPr>
          <w:t>3</w:t>
        </w:r>
      </w:ins>
      <w:del w:id="30" w:author="Poornima Kakani" w:date="2019-02-15T14:57:00Z">
        <w:r w:rsidR="00446F4B" w:rsidRPr="00152D0A" w:rsidDel="00997275">
          <w:rPr>
            <w:rStyle w:val="Hyperlink"/>
            <w:noProof/>
          </w:rPr>
          <w:delText>2</w:delText>
        </w:r>
      </w:del>
      <w:r w:rsidR="00446F4B" w:rsidRPr="00152D0A">
        <w:rPr>
          <w:rStyle w:val="Hyperlink"/>
          <w:noProof/>
        </w:rPr>
        <w:t>.1.2</w:t>
      </w:r>
      <w:r w:rsidR="00446F4B">
        <w:rPr>
          <w:i w:val="0"/>
          <w:iCs w:val="0"/>
          <w:noProof/>
          <w:sz w:val="22"/>
          <w:szCs w:val="22"/>
        </w:rPr>
        <w:tab/>
      </w:r>
      <w:r w:rsidR="00446F4B" w:rsidRPr="00152D0A">
        <w:rPr>
          <w:rStyle w:val="Hyperlink"/>
          <w:noProof/>
        </w:rPr>
        <w:t>Order Notifications</w:t>
      </w:r>
      <w:r w:rsidR="00446F4B">
        <w:rPr>
          <w:noProof/>
          <w:webHidden/>
        </w:rPr>
        <w:tab/>
      </w:r>
      <w:r w:rsidR="00446F4B">
        <w:rPr>
          <w:noProof/>
          <w:webHidden/>
        </w:rPr>
        <w:fldChar w:fldCharType="begin"/>
      </w:r>
      <w:r w:rsidR="00446F4B">
        <w:rPr>
          <w:noProof/>
          <w:webHidden/>
        </w:rPr>
        <w:instrText xml:space="preserve"> PAGEREF _Toc517950202 \h </w:instrText>
      </w:r>
      <w:r w:rsidR="00446F4B">
        <w:rPr>
          <w:noProof/>
          <w:webHidden/>
        </w:rPr>
      </w:r>
      <w:r w:rsidR="00446F4B">
        <w:rPr>
          <w:noProof/>
          <w:webHidden/>
        </w:rPr>
        <w:fldChar w:fldCharType="separate"/>
      </w:r>
      <w:ins w:id="31" w:author="Poornima Kakani" w:date="2019-02-15T14:40:00Z">
        <w:r w:rsidR="00FC61E2">
          <w:rPr>
            <w:noProof/>
            <w:webHidden/>
          </w:rPr>
          <w:t>8</w:t>
        </w:r>
      </w:ins>
      <w:del w:id="32" w:author="Poornima Kakani" w:date="2019-02-15T14:40:00Z">
        <w:r w:rsidR="00446F4B" w:rsidDel="00FC61E2">
          <w:rPr>
            <w:noProof/>
            <w:webHidden/>
          </w:rPr>
          <w:delText>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"_Toc517950203" </w:instrText>
      </w:r>
      <w:r>
        <w:rPr>
          <w:rStyle w:val="Hyperlink"/>
        </w:rPr>
        <w:fldChar w:fldCharType="separate"/>
      </w:r>
      <w:ins w:id="33" w:author="Poornima Kakani" w:date="2019-02-15T14:57:00Z">
        <w:r w:rsidR="00997275">
          <w:rPr>
            <w:rStyle w:val="Hyperlink"/>
            <w:noProof/>
          </w:rPr>
          <w:t>3</w:t>
        </w:r>
      </w:ins>
      <w:del w:id="34" w:author="Poornima Kakani" w:date="2019-02-15T14:57:00Z">
        <w:r w:rsidR="00446F4B" w:rsidRPr="00152D0A" w:rsidDel="00997275">
          <w:rPr>
            <w:rStyle w:val="Hyperlink"/>
            <w:noProof/>
          </w:rPr>
          <w:delText>2</w:delText>
        </w:r>
      </w:del>
      <w:r w:rsidR="00446F4B" w:rsidRPr="00152D0A">
        <w:rPr>
          <w:rStyle w:val="Hyperlink"/>
          <w:noProof/>
        </w:rPr>
        <w:t>.1.3</w:t>
      </w:r>
      <w:r w:rsidR="00446F4B">
        <w:rPr>
          <w:i w:val="0"/>
          <w:iCs w:val="0"/>
          <w:noProof/>
          <w:sz w:val="22"/>
          <w:szCs w:val="22"/>
        </w:rPr>
        <w:tab/>
      </w:r>
      <w:r w:rsidR="00446F4B" w:rsidRPr="00152D0A">
        <w:rPr>
          <w:rStyle w:val="Hyperlink"/>
          <w:noProof/>
        </w:rPr>
        <w:t>Order Inquiry job</w:t>
      </w:r>
      <w:r w:rsidR="00446F4B">
        <w:rPr>
          <w:noProof/>
          <w:webHidden/>
        </w:rPr>
        <w:tab/>
      </w:r>
      <w:r w:rsidR="00446F4B">
        <w:rPr>
          <w:noProof/>
          <w:webHidden/>
        </w:rPr>
        <w:fldChar w:fldCharType="begin"/>
      </w:r>
      <w:r w:rsidR="00446F4B">
        <w:rPr>
          <w:noProof/>
          <w:webHidden/>
        </w:rPr>
        <w:instrText xml:space="preserve"> PAGEREF _Toc517950203 \h </w:instrText>
      </w:r>
      <w:r w:rsidR="00446F4B">
        <w:rPr>
          <w:noProof/>
          <w:webHidden/>
        </w:rPr>
      </w:r>
      <w:r w:rsidR="00446F4B">
        <w:rPr>
          <w:noProof/>
          <w:webHidden/>
        </w:rPr>
        <w:fldChar w:fldCharType="separate"/>
      </w:r>
      <w:ins w:id="35" w:author="Poornima Kakani" w:date="2019-02-15T14:40:00Z">
        <w:r w:rsidR="00FC61E2">
          <w:rPr>
            <w:noProof/>
            <w:webHidden/>
          </w:rPr>
          <w:t>11</w:t>
        </w:r>
      </w:ins>
      <w:del w:id="36" w:author="Poornima Kakani" w:date="2019-02-15T14:40:00Z">
        <w:r w:rsidR="00446F4B" w:rsidDel="00FC61E2">
          <w:rPr>
            <w:noProof/>
            <w:webHidden/>
          </w:rPr>
          <w:delText>10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"_Toc517950204" </w:instrText>
      </w:r>
      <w:r>
        <w:rPr>
          <w:rStyle w:val="Hyperlink"/>
        </w:rPr>
        <w:fldChar w:fldCharType="separate"/>
      </w:r>
      <w:r w:rsidR="00B53590">
        <w:rPr>
          <w:rStyle w:val="Hyperlink"/>
          <w:noProof/>
        </w:rPr>
        <w:t>3</w:t>
      </w:r>
      <w:del w:id="37" w:author="Poornima Kakani" w:date="2019-02-15T14:58:00Z">
        <w:r w:rsidR="00446F4B" w:rsidRPr="00152D0A" w:rsidDel="00997275">
          <w:rPr>
            <w:rStyle w:val="Hyperlink"/>
            <w:noProof/>
          </w:rPr>
          <w:delText>2</w:delText>
        </w:r>
      </w:del>
      <w:r w:rsidR="00446F4B" w:rsidRPr="00152D0A">
        <w:rPr>
          <w:rStyle w:val="Hyperlink"/>
          <w:noProof/>
        </w:rPr>
        <w:t>.1.4</w:t>
      </w:r>
      <w:r w:rsidR="00446F4B">
        <w:rPr>
          <w:i w:val="0"/>
          <w:iCs w:val="0"/>
          <w:noProof/>
          <w:sz w:val="22"/>
          <w:szCs w:val="22"/>
        </w:rPr>
        <w:tab/>
      </w:r>
      <w:r w:rsidR="00446F4B" w:rsidRPr="00152D0A">
        <w:rPr>
          <w:rStyle w:val="Hyperlink"/>
          <w:noProof/>
        </w:rPr>
        <w:t>Job Failure Mailer Service</w:t>
      </w:r>
      <w:r w:rsidR="00446F4B">
        <w:rPr>
          <w:noProof/>
          <w:webHidden/>
        </w:rPr>
        <w:tab/>
      </w:r>
      <w:r w:rsidR="00446F4B">
        <w:rPr>
          <w:noProof/>
          <w:webHidden/>
        </w:rPr>
        <w:fldChar w:fldCharType="begin"/>
      </w:r>
      <w:r w:rsidR="00446F4B">
        <w:rPr>
          <w:noProof/>
          <w:webHidden/>
        </w:rPr>
        <w:instrText xml:space="preserve"> PAGEREF _Toc517950204 \h </w:instrText>
      </w:r>
      <w:r w:rsidR="00446F4B">
        <w:rPr>
          <w:noProof/>
          <w:webHidden/>
        </w:rPr>
      </w:r>
      <w:r w:rsidR="00446F4B">
        <w:rPr>
          <w:noProof/>
          <w:webHidden/>
        </w:rPr>
        <w:fldChar w:fldCharType="separate"/>
      </w:r>
      <w:ins w:id="38" w:author="Poornima Kakani" w:date="2019-02-15T14:40:00Z">
        <w:r w:rsidR="00FC61E2">
          <w:rPr>
            <w:noProof/>
            <w:webHidden/>
          </w:rPr>
          <w:t>12</w:t>
        </w:r>
      </w:ins>
      <w:del w:id="39" w:author="Poornima Kakani" w:date="2019-02-15T14:40:00Z">
        <w:r w:rsidR="00446F4B" w:rsidDel="00FC61E2">
          <w:rPr>
            <w:noProof/>
            <w:webHidden/>
          </w:rPr>
          <w:delText>11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"_Toc517950205" </w:instrText>
      </w:r>
      <w:r>
        <w:rPr>
          <w:rStyle w:val="Hyperlink"/>
        </w:rPr>
        <w:fldChar w:fldCharType="separate"/>
      </w:r>
      <w:ins w:id="40" w:author="Poornima Kakani" w:date="2019-02-15T14:58:00Z">
        <w:r w:rsidR="00997275">
          <w:rPr>
            <w:rStyle w:val="Hyperlink"/>
            <w:noProof/>
          </w:rPr>
          <w:t>3</w:t>
        </w:r>
      </w:ins>
      <w:del w:id="41" w:author="Poornima Kakani" w:date="2019-02-15T14:58:00Z">
        <w:r w:rsidR="00446F4B" w:rsidRPr="00152D0A" w:rsidDel="00997275">
          <w:rPr>
            <w:rStyle w:val="Hyperlink"/>
            <w:noProof/>
          </w:rPr>
          <w:delText>2</w:delText>
        </w:r>
      </w:del>
      <w:r w:rsidR="00446F4B" w:rsidRPr="00152D0A">
        <w:rPr>
          <w:rStyle w:val="Hyperlink"/>
          <w:noProof/>
        </w:rPr>
        <w:t>.1.5</w:t>
      </w:r>
      <w:r w:rsidR="00446F4B">
        <w:rPr>
          <w:i w:val="0"/>
          <w:iCs w:val="0"/>
          <w:noProof/>
          <w:sz w:val="22"/>
          <w:szCs w:val="22"/>
        </w:rPr>
        <w:tab/>
      </w:r>
      <w:r w:rsidR="00446F4B" w:rsidRPr="00152D0A">
        <w:rPr>
          <w:rStyle w:val="Hyperlink"/>
          <w:noProof/>
        </w:rPr>
        <w:t>APM Lookup Service</w:t>
      </w:r>
      <w:r w:rsidR="00446F4B">
        <w:rPr>
          <w:noProof/>
          <w:webHidden/>
        </w:rPr>
        <w:tab/>
      </w:r>
      <w:r w:rsidR="00446F4B">
        <w:rPr>
          <w:noProof/>
          <w:webHidden/>
        </w:rPr>
        <w:fldChar w:fldCharType="begin"/>
      </w:r>
      <w:r w:rsidR="00446F4B">
        <w:rPr>
          <w:noProof/>
          <w:webHidden/>
        </w:rPr>
        <w:instrText xml:space="preserve"> PAGEREF _Toc517950205 \h </w:instrText>
      </w:r>
      <w:r w:rsidR="00446F4B">
        <w:rPr>
          <w:noProof/>
          <w:webHidden/>
        </w:rPr>
      </w:r>
      <w:r w:rsidR="00446F4B">
        <w:rPr>
          <w:noProof/>
          <w:webHidden/>
        </w:rPr>
        <w:fldChar w:fldCharType="separate"/>
      </w:r>
      <w:ins w:id="42" w:author="Poornima Kakani" w:date="2019-02-15T14:40:00Z">
        <w:r w:rsidR="00FC61E2">
          <w:rPr>
            <w:noProof/>
            <w:webHidden/>
          </w:rPr>
          <w:t>13</w:t>
        </w:r>
      </w:ins>
      <w:del w:id="43" w:author="Poornima Kakani" w:date="2019-02-15T14:40:00Z">
        <w:r w:rsidR="00446F4B" w:rsidDel="00FC61E2">
          <w:rPr>
            <w:noProof/>
            <w:webHidden/>
          </w:rPr>
          <w:delText>12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"_Toc517950206" </w:instrText>
      </w:r>
      <w:r>
        <w:rPr>
          <w:rStyle w:val="Hyperlink"/>
        </w:rPr>
        <w:fldChar w:fldCharType="separate"/>
      </w:r>
      <w:r w:rsidR="00B53590">
        <w:rPr>
          <w:rStyle w:val="Hyperlink"/>
          <w:noProof/>
        </w:rPr>
        <w:t>3</w:t>
      </w:r>
      <w:r w:rsidR="00446F4B" w:rsidRPr="00152D0A">
        <w:rPr>
          <w:rStyle w:val="Hyperlink"/>
          <w:noProof/>
        </w:rPr>
        <w:t>.1.6</w:t>
      </w:r>
      <w:r w:rsidR="00446F4B">
        <w:rPr>
          <w:i w:val="0"/>
          <w:iCs w:val="0"/>
          <w:noProof/>
          <w:sz w:val="22"/>
          <w:szCs w:val="22"/>
        </w:rPr>
        <w:tab/>
      </w:r>
      <w:r w:rsidR="00446F4B" w:rsidRPr="00152D0A">
        <w:rPr>
          <w:rStyle w:val="Hyperlink"/>
          <w:noProof/>
        </w:rPr>
        <w:t>Multiple Merchant ID Support</w:t>
      </w:r>
      <w:r w:rsidR="00446F4B">
        <w:rPr>
          <w:noProof/>
          <w:webHidden/>
        </w:rPr>
        <w:tab/>
      </w:r>
      <w:r w:rsidR="00446F4B">
        <w:rPr>
          <w:noProof/>
          <w:webHidden/>
        </w:rPr>
        <w:fldChar w:fldCharType="begin"/>
      </w:r>
      <w:r w:rsidR="00446F4B">
        <w:rPr>
          <w:noProof/>
          <w:webHidden/>
        </w:rPr>
        <w:instrText xml:space="preserve"> PAGEREF _Toc517950206 \h </w:instrText>
      </w:r>
      <w:r w:rsidR="00446F4B">
        <w:rPr>
          <w:noProof/>
          <w:webHidden/>
        </w:rPr>
      </w:r>
      <w:r w:rsidR="00446F4B">
        <w:rPr>
          <w:noProof/>
          <w:webHidden/>
        </w:rPr>
        <w:fldChar w:fldCharType="separate"/>
      </w:r>
      <w:ins w:id="44" w:author="Poornima Kakani" w:date="2019-02-15T14:40:00Z">
        <w:r w:rsidR="00FC61E2">
          <w:rPr>
            <w:noProof/>
            <w:webHidden/>
          </w:rPr>
          <w:t>13</w:t>
        </w:r>
      </w:ins>
      <w:del w:id="45" w:author="Poornima Kakani" w:date="2019-02-15T14:40:00Z">
        <w:r w:rsidR="00446F4B" w:rsidDel="00FC61E2">
          <w:rPr>
            <w:noProof/>
            <w:webHidden/>
          </w:rPr>
          <w:delText>12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"_Toc517950207" </w:instrText>
      </w:r>
      <w:r>
        <w:rPr>
          <w:rStyle w:val="Hyperlink"/>
        </w:rPr>
        <w:fldChar w:fldCharType="separate"/>
      </w:r>
      <w:r w:rsidR="00B53590">
        <w:rPr>
          <w:rStyle w:val="Hyperlink"/>
          <w:noProof/>
        </w:rPr>
        <w:t>3</w:t>
      </w:r>
      <w:r w:rsidR="00446F4B" w:rsidRPr="00152D0A">
        <w:rPr>
          <w:rStyle w:val="Hyperlink"/>
          <w:noProof/>
        </w:rPr>
        <w:t>.1.7</w:t>
      </w:r>
      <w:r w:rsidR="00446F4B">
        <w:rPr>
          <w:i w:val="0"/>
          <w:iCs w:val="0"/>
          <w:noProof/>
          <w:sz w:val="22"/>
          <w:szCs w:val="22"/>
        </w:rPr>
        <w:tab/>
      </w:r>
      <w:r w:rsidR="00446F4B" w:rsidRPr="00152D0A">
        <w:rPr>
          <w:rStyle w:val="Hyperlink"/>
          <w:noProof/>
        </w:rPr>
        <w:t>Brazil Integration</w:t>
      </w:r>
      <w:r w:rsidR="00446F4B">
        <w:rPr>
          <w:noProof/>
          <w:webHidden/>
        </w:rPr>
        <w:tab/>
      </w:r>
      <w:r w:rsidR="00446F4B">
        <w:rPr>
          <w:noProof/>
          <w:webHidden/>
        </w:rPr>
        <w:fldChar w:fldCharType="begin"/>
      </w:r>
      <w:r w:rsidR="00446F4B">
        <w:rPr>
          <w:noProof/>
          <w:webHidden/>
        </w:rPr>
        <w:instrText xml:space="preserve"> PAGEREF _Toc517950207 \h </w:instrText>
      </w:r>
      <w:r w:rsidR="00446F4B">
        <w:rPr>
          <w:noProof/>
          <w:webHidden/>
        </w:rPr>
      </w:r>
      <w:r w:rsidR="00446F4B">
        <w:rPr>
          <w:noProof/>
          <w:webHidden/>
        </w:rPr>
        <w:fldChar w:fldCharType="separate"/>
      </w:r>
      <w:ins w:id="46" w:author="Poornima Kakani" w:date="2019-02-15T14:40:00Z">
        <w:r w:rsidR="00FC61E2">
          <w:rPr>
            <w:noProof/>
            <w:webHidden/>
          </w:rPr>
          <w:t>14</w:t>
        </w:r>
      </w:ins>
      <w:del w:id="47" w:author="Poornima Kakani" w:date="2019-02-15T14:40:00Z">
        <w:r w:rsidR="00446F4B" w:rsidDel="00FC61E2">
          <w:rPr>
            <w:noProof/>
            <w:webHidden/>
          </w:rPr>
          <w:delText>13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"_Toc517950208" </w:instrText>
      </w:r>
      <w:r>
        <w:rPr>
          <w:rStyle w:val="Hyperlink"/>
        </w:rPr>
        <w:fldChar w:fldCharType="separate"/>
      </w:r>
      <w:r w:rsidR="00B53590">
        <w:rPr>
          <w:rStyle w:val="Hyperlink"/>
          <w:noProof/>
        </w:rPr>
        <w:t>3</w:t>
      </w:r>
      <w:r w:rsidR="00446F4B" w:rsidRPr="00152D0A">
        <w:rPr>
          <w:rStyle w:val="Hyperlink"/>
          <w:noProof/>
        </w:rPr>
        <w:t>.1.8</w:t>
      </w:r>
      <w:r w:rsidR="00446F4B">
        <w:rPr>
          <w:i w:val="0"/>
          <w:iCs w:val="0"/>
          <w:noProof/>
          <w:sz w:val="22"/>
          <w:szCs w:val="22"/>
        </w:rPr>
        <w:tab/>
      </w:r>
      <w:r w:rsidR="00446F4B" w:rsidRPr="00152D0A">
        <w:rPr>
          <w:rStyle w:val="Hyperlink"/>
          <w:noProof/>
        </w:rPr>
        <w:t>Order CleanUp Batch Job</w:t>
      </w:r>
      <w:r w:rsidR="00446F4B">
        <w:rPr>
          <w:noProof/>
          <w:webHidden/>
        </w:rPr>
        <w:tab/>
      </w:r>
      <w:r w:rsidR="00446F4B">
        <w:rPr>
          <w:noProof/>
          <w:webHidden/>
        </w:rPr>
        <w:fldChar w:fldCharType="begin"/>
      </w:r>
      <w:r w:rsidR="00446F4B">
        <w:rPr>
          <w:noProof/>
          <w:webHidden/>
        </w:rPr>
        <w:instrText xml:space="preserve"> PAGEREF _Toc517950208 \h </w:instrText>
      </w:r>
      <w:r w:rsidR="00446F4B">
        <w:rPr>
          <w:noProof/>
          <w:webHidden/>
        </w:rPr>
      </w:r>
      <w:r w:rsidR="00446F4B">
        <w:rPr>
          <w:noProof/>
          <w:webHidden/>
        </w:rPr>
        <w:fldChar w:fldCharType="separate"/>
      </w:r>
      <w:ins w:id="48" w:author="Poornima Kakani" w:date="2019-02-15T14:40:00Z">
        <w:r w:rsidR="00FC61E2">
          <w:rPr>
            <w:noProof/>
            <w:webHidden/>
          </w:rPr>
          <w:t>14</w:t>
        </w:r>
      </w:ins>
      <w:del w:id="49" w:author="Poornima Kakani" w:date="2019-02-15T14:40:00Z">
        <w:r w:rsidR="00446F4B" w:rsidDel="00FC61E2">
          <w:rPr>
            <w:noProof/>
            <w:webHidden/>
          </w:rPr>
          <w:delText>13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"_Toc517950209" </w:instrText>
      </w:r>
      <w:r>
        <w:rPr>
          <w:rStyle w:val="Hyperlink"/>
        </w:rPr>
        <w:fldChar w:fldCharType="separate"/>
      </w:r>
      <w:r w:rsidR="00B53590">
        <w:rPr>
          <w:rStyle w:val="Hyperlink"/>
          <w:noProof/>
        </w:rPr>
        <w:t>3.</w:t>
      </w:r>
      <w:r w:rsidR="00446F4B" w:rsidRPr="00152D0A">
        <w:rPr>
          <w:rStyle w:val="Hyperlink"/>
          <w:noProof/>
        </w:rPr>
        <w:t>1.9</w:t>
      </w:r>
      <w:r w:rsidR="00446F4B">
        <w:rPr>
          <w:i w:val="0"/>
          <w:iCs w:val="0"/>
          <w:noProof/>
          <w:sz w:val="22"/>
          <w:szCs w:val="22"/>
        </w:rPr>
        <w:tab/>
      </w:r>
      <w:r w:rsidR="00446F4B" w:rsidRPr="00152D0A">
        <w:rPr>
          <w:rStyle w:val="Hyperlink"/>
          <w:noProof/>
        </w:rPr>
        <w:t>Initiate Cancel Order Job</w:t>
      </w:r>
      <w:r w:rsidR="00446F4B">
        <w:rPr>
          <w:noProof/>
          <w:webHidden/>
        </w:rPr>
        <w:tab/>
      </w:r>
      <w:r w:rsidR="00446F4B">
        <w:rPr>
          <w:noProof/>
          <w:webHidden/>
        </w:rPr>
        <w:fldChar w:fldCharType="begin"/>
      </w:r>
      <w:r w:rsidR="00446F4B">
        <w:rPr>
          <w:noProof/>
          <w:webHidden/>
        </w:rPr>
        <w:instrText xml:space="preserve"> PAGEREF _Toc517950209 \h </w:instrText>
      </w:r>
      <w:r w:rsidR="00446F4B">
        <w:rPr>
          <w:noProof/>
          <w:webHidden/>
        </w:rPr>
      </w:r>
      <w:r w:rsidR="00446F4B">
        <w:rPr>
          <w:noProof/>
          <w:webHidden/>
        </w:rPr>
        <w:fldChar w:fldCharType="separate"/>
      </w:r>
      <w:ins w:id="50" w:author="Poornima Kakani" w:date="2019-02-15T14:40:00Z">
        <w:r w:rsidR="00FC61E2">
          <w:rPr>
            <w:noProof/>
            <w:webHidden/>
          </w:rPr>
          <w:t>16</w:t>
        </w:r>
      </w:ins>
      <w:del w:id="51" w:author="Poornima Kakani" w:date="2019-02-15T14:40:00Z">
        <w:r w:rsidR="00446F4B" w:rsidDel="00FC61E2">
          <w:rPr>
            <w:noProof/>
            <w:webHidden/>
          </w:rPr>
          <w:delText>15</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"_Toc517950210" </w:instrText>
      </w:r>
      <w:r>
        <w:rPr>
          <w:rStyle w:val="Hyperlink"/>
        </w:rPr>
        <w:fldChar w:fldCharType="separate"/>
      </w:r>
      <w:r w:rsidR="00B53590">
        <w:rPr>
          <w:rStyle w:val="Hyperlink"/>
          <w:noProof/>
        </w:rPr>
        <w:t>3</w:t>
      </w:r>
      <w:r w:rsidR="00446F4B" w:rsidRPr="00152D0A">
        <w:rPr>
          <w:rStyle w:val="Hyperlink"/>
          <w:noProof/>
        </w:rPr>
        <w:t>.1.10</w:t>
      </w:r>
      <w:r w:rsidR="00446F4B">
        <w:rPr>
          <w:i w:val="0"/>
          <w:iCs w:val="0"/>
          <w:noProof/>
          <w:sz w:val="22"/>
          <w:szCs w:val="22"/>
        </w:rPr>
        <w:tab/>
      </w:r>
      <w:r w:rsidR="00446F4B" w:rsidRPr="00152D0A">
        <w:rPr>
          <w:rStyle w:val="Hyperlink"/>
          <w:noProof/>
        </w:rPr>
        <w:t>Capture Service</w:t>
      </w:r>
      <w:r w:rsidR="00446F4B">
        <w:rPr>
          <w:noProof/>
          <w:webHidden/>
        </w:rPr>
        <w:tab/>
      </w:r>
      <w:r w:rsidR="00446F4B">
        <w:rPr>
          <w:noProof/>
          <w:webHidden/>
        </w:rPr>
        <w:fldChar w:fldCharType="begin"/>
      </w:r>
      <w:r w:rsidR="00446F4B">
        <w:rPr>
          <w:noProof/>
          <w:webHidden/>
        </w:rPr>
        <w:instrText xml:space="preserve"> PAGEREF _Toc517950210 \h </w:instrText>
      </w:r>
      <w:r w:rsidR="00446F4B">
        <w:rPr>
          <w:noProof/>
          <w:webHidden/>
        </w:rPr>
      </w:r>
      <w:r w:rsidR="00446F4B">
        <w:rPr>
          <w:noProof/>
          <w:webHidden/>
        </w:rPr>
        <w:fldChar w:fldCharType="separate"/>
      </w:r>
      <w:ins w:id="52" w:author="Poornima Kakani" w:date="2019-02-15T14:40:00Z">
        <w:r w:rsidR="00FC61E2">
          <w:rPr>
            <w:noProof/>
            <w:webHidden/>
          </w:rPr>
          <w:t>18</w:t>
        </w:r>
      </w:ins>
      <w:del w:id="53" w:author="Poornima Kakani" w:date="2019-02-15T14:40:00Z">
        <w:r w:rsidR="00446F4B" w:rsidDel="00FC61E2">
          <w:rPr>
            <w:noProof/>
            <w:webHidden/>
          </w:rPr>
          <w:delText>17</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"_Toc517950211" </w:instrText>
      </w:r>
      <w:r>
        <w:rPr>
          <w:rStyle w:val="Hyperlink"/>
        </w:rPr>
        <w:fldChar w:fldCharType="separate"/>
      </w:r>
      <w:r w:rsidR="00B53590">
        <w:rPr>
          <w:rStyle w:val="Hyperlink"/>
          <w:noProof/>
        </w:rPr>
        <w:t>3</w:t>
      </w:r>
      <w:r w:rsidR="00446F4B" w:rsidRPr="00152D0A">
        <w:rPr>
          <w:rStyle w:val="Hyperlink"/>
          <w:noProof/>
        </w:rPr>
        <w:t>.2</w:t>
      </w:r>
      <w:r w:rsidR="00446F4B">
        <w:rPr>
          <w:smallCaps w:val="0"/>
          <w:noProof/>
          <w:sz w:val="22"/>
          <w:szCs w:val="22"/>
        </w:rPr>
        <w:tab/>
      </w:r>
      <w:r w:rsidR="00446F4B" w:rsidRPr="00152D0A">
        <w:rPr>
          <w:rStyle w:val="Hyperlink"/>
          <w:noProof/>
        </w:rPr>
        <w:t>LIMITATIONS, CONSTRAINTS</w:t>
      </w:r>
      <w:r w:rsidR="00446F4B">
        <w:rPr>
          <w:noProof/>
          <w:webHidden/>
        </w:rPr>
        <w:tab/>
      </w:r>
      <w:r w:rsidR="00446F4B">
        <w:rPr>
          <w:noProof/>
          <w:webHidden/>
        </w:rPr>
        <w:fldChar w:fldCharType="begin"/>
      </w:r>
      <w:r w:rsidR="00446F4B">
        <w:rPr>
          <w:noProof/>
          <w:webHidden/>
        </w:rPr>
        <w:instrText xml:space="preserve"> PAGEREF _Toc517950211 \h </w:instrText>
      </w:r>
      <w:r w:rsidR="00446F4B">
        <w:rPr>
          <w:noProof/>
          <w:webHidden/>
        </w:rPr>
      </w:r>
      <w:r w:rsidR="00446F4B">
        <w:rPr>
          <w:noProof/>
          <w:webHidden/>
        </w:rPr>
        <w:fldChar w:fldCharType="separate"/>
      </w:r>
      <w:ins w:id="54" w:author="Poornima Kakani" w:date="2019-02-15T14:40:00Z">
        <w:r w:rsidR="00FC61E2">
          <w:rPr>
            <w:noProof/>
            <w:webHidden/>
          </w:rPr>
          <w:t>19</w:t>
        </w:r>
      </w:ins>
      <w:del w:id="55" w:author="Poornima Kakani" w:date="2019-02-15T14:40:00Z">
        <w:r w:rsidR="00446F4B" w:rsidDel="00FC61E2">
          <w:rPr>
            <w:noProof/>
            <w:webHidden/>
          </w:rPr>
          <w:delText>18</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"_Toc517950212" </w:instrText>
      </w:r>
      <w:r>
        <w:rPr>
          <w:rStyle w:val="Hyperlink"/>
        </w:rPr>
        <w:fldChar w:fldCharType="separate"/>
      </w:r>
      <w:r w:rsidR="00B53590">
        <w:rPr>
          <w:rStyle w:val="Hyperlink"/>
          <w:noProof/>
        </w:rPr>
        <w:t>3</w:t>
      </w:r>
      <w:r w:rsidR="00446F4B" w:rsidRPr="00152D0A">
        <w:rPr>
          <w:rStyle w:val="Hyperlink"/>
          <w:noProof/>
        </w:rPr>
        <w:t>.3</w:t>
      </w:r>
      <w:r w:rsidR="00446F4B">
        <w:rPr>
          <w:smallCaps w:val="0"/>
          <w:noProof/>
          <w:sz w:val="22"/>
          <w:szCs w:val="22"/>
        </w:rPr>
        <w:tab/>
      </w:r>
      <w:r w:rsidR="00446F4B" w:rsidRPr="00152D0A">
        <w:rPr>
          <w:rStyle w:val="Hyperlink"/>
          <w:noProof/>
        </w:rPr>
        <w:t>COMPATIBILITY</w:t>
      </w:r>
      <w:r w:rsidR="00446F4B">
        <w:rPr>
          <w:noProof/>
          <w:webHidden/>
        </w:rPr>
        <w:tab/>
      </w:r>
      <w:r w:rsidR="00446F4B">
        <w:rPr>
          <w:noProof/>
          <w:webHidden/>
        </w:rPr>
        <w:fldChar w:fldCharType="begin"/>
      </w:r>
      <w:r w:rsidR="00446F4B">
        <w:rPr>
          <w:noProof/>
          <w:webHidden/>
        </w:rPr>
        <w:instrText xml:space="preserve"> PAGEREF _Toc517950212 \h </w:instrText>
      </w:r>
      <w:r w:rsidR="00446F4B">
        <w:rPr>
          <w:noProof/>
          <w:webHidden/>
        </w:rPr>
      </w:r>
      <w:r w:rsidR="00446F4B">
        <w:rPr>
          <w:noProof/>
          <w:webHidden/>
        </w:rPr>
        <w:fldChar w:fldCharType="separate"/>
      </w:r>
      <w:ins w:id="56" w:author="Poornima Kakani" w:date="2019-02-15T14:40:00Z">
        <w:r w:rsidR="00FC61E2">
          <w:rPr>
            <w:noProof/>
            <w:webHidden/>
          </w:rPr>
          <w:t>21</w:t>
        </w:r>
      </w:ins>
      <w:del w:id="57" w:author="Poornima Kakani" w:date="2019-02-15T14:40:00Z">
        <w:r w:rsidR="00446F4B" w:rsidDel="00FC61E2">
          <w:rPr>
            <w:noProof/>
            <w:webHidden/>
          </w:rPr>
          <w:delText>20</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"_Toc517950213" </w:instrText>
      </w:r>
      <w:r>
        <w:rPr>
          <w:rStyle w:val="Hyperlink"/>
        </w:rPr>
        <w:fldChar w:fldCharType="separate"/>
      </w:r>
      <w:r w:rsidR="00B53590">
        <w:rPr>
          <w:rStyle w:val="Hyperlink"/>
          <w:noProof/>
        </w:rPr>
        <w:t>4</w:t>
      </w:r>
      <w:r w:rsidR="00446F4B" w:rsidRPr="00152D0A">
        <w:rPr>
          <w:rStyle w:val="Hyperlink"/>
          <w:noProof/>
        </w:rPr>
        <w:t>.</w:t>
      </w:r>
      <w:r w:rsidR="00446F4B">
        <w:rPr>
          <w:b w:val="0"/>
          <w:bCs w:val="0"/>
          <w:caps w:val="0"/>
          <w:noProof/>
          <w:sz w:val="22"/>
          <w:szCs w:val="22"/>
        </w:rPr>
        <w:tab/>
      </w:r>
      <w:r w:rsidR="00446F4B" w:rsidRPr="00152D0A">
        <w:rPr>
          <w:rStyle w:val="Hyperlink"/>
          <w:noProof/>
        </w:rPr>
        <w:t>IMPLEMENTATION GUIDE</w:t>
      </w:r>
      <w:r w:rsidR="00446F4B">
        <w:rPr>
          <w:noProof/>
          <w:webHidden/>
        </w:rPr>
        <w:tab/>
      </w:r>
      <w:r w:rsidR="00446F4B">
        <w:rPr>
          <w:noProof/>
          <w:webHidden/>
        </w:rPr>
        <w:fldChar w:fldCharType="begin"/>
      </w:r>
      <w:r w:rsidR="00446F4B">
        <w:rPr>
          <w:noProof/>
          <w:webHidden/>
        </w:rPr>
        <w:instrText xml:space="preserve"> PAGEREF _Toc517950213 \h </w:instrText>
      </w:r>
      <w:r w:rsidR="00446F4B">
        <w:rPr>
          <w:noProof/>
          <w:webHidden/>
        </w:rPr>
      </w:r>
      <w:r w:rsidR="00446F4B">
        <w:rPr>
          <w:noProof/>
          <w:webHidden/>
        </w:rPr>
        <w:fldChar w:fldCharType="separate"/>
      </w:r>
      <w:ins w:id="58" w:author="Poornima Kakani" w:date="2019-02-15T14:40:00Z">
        <w:r w:rsidR="00FC61E2">
          <w:rPr>
            <w:noProof/>
            <w:webHidden/>
          </w:rPr>
          <w:t>22</w:t>
        </w:r>
      </w:ins>
      <w:del w:id="59" w:author="Poornima Kakani" w:date="2019-02-15T14:40:00Z">
        <w:r w:rsidR="00446F4B" w:rsidDel="00FC61E2">
          <w:rPr>
            <w:noProof/>
            <w:webHidden/>
          </w:rPr>
          <w:delText>21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"_Toc517950215" </w:instrText>
      </w:r>
      <w:r>
        <w:rPr>
          <w:rStyle w:val="Hyperlink"/>
        </w:rPr>
        <w:fldChar w:fldCharType="separate"/>
      </w:r>
      <w:r w:rsidR="00B53590">
        <w:rPr>
          <w:rStyle w:val="Hyperlink"/>
          <w:noProof/>
        </w:rPr>
        <w:t>4</w:t>
      </w:r>
      <w:r w:rsidR="00446F4B" w:rsidRPr="00152D0A">
        <w:rPr>
          <w:rStyle w:val="Hyperlink"/>
          <w:noProof/>
        </w:rPr>
        <w:t>.1</w:t>
      </w:r>
      <w:r w:rsidR="00446F4B">
        <w:rPr>
          <w:smallCaps w:val="0"/>
          <w:noProof/>
          <w:sz w:val="22"/>
          <w:szCs w:val="22"/>
        </w:rPr>
        <w:tab/>
      </w:r>
      <w:r w:rsidR="00446F4B" w:rsidRPr="00152D0A">
        <w:rPr>
          <w:rStyle w:val="Hyperlink"/>
          <w:noProof/>
        </w:rPr>
        <w:t>SETUP</w:t>
      </w:r>
      <w:r w:rsidR="00446F4B">
        <w:rPr>
          <w:noProof/>
          <w:webHidden/>
        </w:rPr>
        <w:tab/>
      </w:r>
      <w:r w:rsidR="00446F4B">
        <w:rPr>
          <w:noProof/>
          <w:webHidden/>
        </w:rPr>
        <w:fldChar w:fldCharType="begin"/>
      </w:r>
      <w:r w:rsidR="00446F4B">
        <w:rPr>
          <w:noProof/>
          <w:webHidden/>
        </w:rPr>
        <w:instrText xml:space="preserve"> PAGEREF _Toc517950215 \h </w:instrText>
      </w:r>
      <w:r w:rsidR="00446F4B">
        <w:rPr>
          <w:noProof/>
          <w:webHidden/>
        </w:rPr>
      </w:r>
      <w:r w:rsidR="00446F4B">
        <w:rPr>
          <w:noProof/>
          <w:webHidden/>
        </w:rPr>
        <w:fldChar w:fldCharType="separate"/>
      </w:r>
      <w:ins w:id="60" w:author="Poornima Kakani" w:date="2019-02-15T14:40:00Z">
        <w:r w:rsidR="00FC61E2">
          <w:rPr>
            <w:noProof/>
            <w:webHidden/>
          </w:rPr>
          <w:t>22</w:t>
        </w:r>
      </w:ins>
      <w:del w:id="61" w:author="Poornima Kakani" w:date="2019-02-15T14:40:00Z">
        <w:r w:rsidR="00446F4B" w:rsidDel="00FC61E2">
          <w:rPr>
            <w:noProof/>
            <w:webHidden/>
          </w:rPr>
          <w:delText>21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"_Toc517950216" </w:instrText>
      </w:r>
      <w:r>
        <w:rPr>
          <w:rStyle w:val="Hyperlink"/>
        </w:rPr>
        <w:fldChar w:fldCharType="separate"/>
      </w:r>
      <w:r w:rsidR="00B53590">
        <w:rPr>
          <w:rStyle w:val="Hyperlink"/>
          <w:noProof/>
        </w:rPr>
        <w:t>4</w:t>
      </w:r>
      <w:r w:rsidR="00446F4B" w:rsidRPr="00152D0A">
        <w:rPr>
          <w:rStyle w:val="Hyperlink"/>
          <w:noProof/>
        </w:rPr>
        <w:t>.2</w:t>
      </w:r>
      <w:r w:rsidR="00446F4B">
        <w:rPr>
          <w:smallCaps w:val="0"/>
          <w:noProof/>
          <w:sz w:val="22"/>
          <w:szCs w:val="22"/>
        </w:rPr>
        <w:tab/>
      </w:r>
      <w:r w:rsidR="00446F4B" w:rsidRPr="00152D0A">
        <w:rPr>
          <w:rStyle w:val="Hyperlink"/>
          <w:noProof/>
        </w:rPr>
        <w:t>INSTALLATION</w:t>
      </w:r>
      <w:r w:rsidR="00446F4B">
        <w:rPr>
          <w:noProof/>
          <w:webHidden/>
        </w:rPr>
        <w:tab/>
      </w:r>
      <w:r w:rsidR="00446F4B">
        <w:rPr>
          <w:noProof/>
          <w:webHidden/>
        </w:rPr>
        <w:fldChar w:fldCharType="begin"/>
      </w:r>
      <w:r w:rsidR="00446F4B">
        <w:rPr>
          <w:noProof/>
          <w:webHidden/>
        </w:rPr>
        <w:instrText xml:space="preserve"> PAGEREF _Toc517950216 \h </w:instrText>
      </w:r>
      <w:r w:rsidR="00446F4B">
        <w:rPr>
          <w:noProof/>
          <w:webHidden/>
        </w:rPr>
      </w:r>
      <w:r w:rsidR="00446F4B">
        <w:rPr>
          <w:noProof/>
          <w:webHidden/>
        </w:rPr>
        <w:fldChar w:fldCharType="separate"/>
      </w:r>
      <w:ins w:id="62" w:author="Poornima Kakani" w:date="2019-02-15T14:40:00Z">
        <w:r w:rsidR="00FC61E2">
          <w:rPr>
            <w:noProof/>
            <w:webHidden/>
          </w:rPr>
          <w:t>24</w:t>
        </w:r>
      </w:ins>
      <w:del w:id="63"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"_Toc517950217" </w:instrText>
      </w:r>
      <w:r>
        <w:rPr>
          <w:rStyle w:val="Hyperlink"/>
        </w:rPr>
        <w:fldChar w:fldCharType="separate"/>
      </w:r>
      <w:r w:rsidR="00B53590">
        <w:rPr>
          <w:rStyle w:val="Hyperlink"/>
          <w:noProof/>
        </w:rPr>
        <w:t>4</w:t>
      </w:r>
      <w:r w:rsidR="00446F4B" w:rsidRPr="00152D0A">
        <w:rPr>
          <w:rStyle w:val="Hyperlink"/>
          <w:noProof/>
        </w:rPr>
        <w:t>.2.1</w:t>
      </w:r>
      <w:r w:rsidR="00446F4B">
        <w:rPr>
          <w:i w:val="0"/>
          <w:iCs w:val="0"/>
          <w:noProof/>
          <w:sz w:val="22"/>
          <w:szCs w:val="22"/>
        </w:rPr>
        <w:tab/>
      </w:r>
      <w:r w:rsidR="00446F4B" w:rsidRPr="00152D0A">
        <w:rPr>
          <w:rStyle w:val="Hyperlink"/>
          <w:noProof/>
        </w:rPr>
        <w:t>Adding the Cartridges in Salesforce Commerce Cloud Studio</w:t>
      </w:r>
      <w:r w:rsidR="00446F4B">
        <w:rPr>
          <w:noProof/>
          <w:webHidden/>
        </w:rPr>
        <w:tab/>
      </w:r>
      <w:r w:rsidR="00446F4B">
        <w:rPr>
          <w:noProof/>
          <w:webHidden/>
        </w:rPr>
        <w:fldChar w:fldCharType="begin"/>
      </w:r>
      <w:r w:rsidR="00446F4B">
        <w:rPr>
          <w:noProof/>
          <w:webHidden/>
        </w:rPr>
        <w:instrText xml:space="preserve"> PAGEREF _Toc517950217 \h </w:instrText>
      </w:r>
      <w:r w:rsidR="00446F4B">
        <w:rPr>
          <w:noProof/>
          <w:webHidden/>
        </w:rPr>
      </w:r>
      <w:r w:rsidR="00446F4B">
        <w:rPr>
          <w:noProof/>
          <w:webHidden/>
        </w:rPr>
        <w:fldChar w:fldCharType="separate"/>
      </w:r>
      <w:ins w:id="64" w:author="Poornima Kakani" w:date="2019-02-15T14:40:00Z">
        <w:r w:rsidR="00FC61E2">
          <w:rPr>
            <w:noProof/>
            <w:webHidden/>
          </w:rPr>
          <w:t>24</w:t>
        </w:r>
      </w:ins>
      <w:del w:id="65"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"_Toc517950218" </w:instrText>
      </w:r>
      <w:r>
        <w:rPr>
          <w:rStyle w:val="Hyperlink"/>
        </w:rPr>
        <w:fldChar w:fldCharType="separate"/>
      </w:r>
      <w:r w:rsidR="00B53590">
        <w:rPr>
          <w:rStyle w:val="Hyperlink"/>
          <w:noProof/>
        </w:rPr>
        <w:t>4</w:t>
      </w:r>
      <w:r w:rsidR="00446F4B" w:rsidRPr="00152D0A">
        <w:rPr>
          <w:rStyle w:val="Hyperlink"/>
          <w:noProof/>
        </w:rPr>
        <w:t>.2.2</w:t>
      </w:r>
      <w:r w:rsidR="00446F4B">
        <w:rPr>
          <w:i w:val="0"/>
          <w:iCs w:val="0"/>
          <w:noProof/>
          <w:sz w:val="22"/>
          <w:szCs w:val="22"/>
        </w:rPr>
        <w:tab/>
      </w:r>
      <w:r w:rsidR="00446F4B" w:rsidRPr="00152D0A">
        <w:rPr>
          <w:rStyle w:val="Hyperlink"/>
          <w:noProof/>
        </w:rPr>
        <w:t>IP Address</w:t>
      </w:r>
      <w:r w:rsidR="00446F4B">
        <w:rPr>
          <w:noProof/>
          <w:webHidden/>
        </w:rPr>
        <w:tab/>
      </w:r>
      <w:r w:rsidR="00446F4B">
        <w:rPr>
          <w:noProof/>
          <w:webHidden/>
        </w:rPr>
        <w:fldChar w:fldCharType="begin"/>
      </w:r>
      <w:r w:rsidR="00446F4B">
        <w:rPr>
          <w:noProof/>
          <w:webHidden/>
        </w:rPr>
        <w:instrText xml:space="preserve"> PAGEREF _Toc517950218 \h </w:instrText>
      </w:r>
      <w:r w:rsidR="00446F4B">
        <w:rPr>
          <w:noProof/>
          <w:webHidden/>
        </w:rPr>
      </w:r>
      <w:r w:rsidR="00446F4B">
        <w:rPr>
          <w:noProof/>
          <w:webHidden/>
        </w:rPr>
        <w:fldChar w:fldCharType="separate"/>
      </w:r>
      <w:ins w:id="66" w:author="Poornima Kakani" w:date="2019-02-15T14:40:00Z">
        <w:r w:rsidR="00FC61E2">
          <w:rPr>
            <w:noProof/>
            <w:webHidden/>
          </w:rPr>
          <w:t>24</w:t>
        </w:r>
      </w:ins>
      <w:del w:id="67"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"_Toc517950219" </w:instrText>
      </w:r>
      <w:r>
        <w:rPr>
          <w:rStyle w:val="Hyperlink"/>
        </w:rPr>
        <w:fldChar w:fldCharType="separate"/>
      </w:r>
      <w:r w:rsidR="00B53590">
        <w:rPr>
          <w:rStyle w:val="Hyperlink"/>
          <w:noProof/>
        </w:rPr>
        <w:t>4</w:t>
      </w:r>
      <w:r w:rsidR="00446F4B" w:rsidRPr="00152D0A">
        <w:rPr>
          <w:rStyle w:val="Hyperlink"/>
          <w:noProof/>
        </w:rPr>
        <w:t>.2.3</w:t>
      </w:r>
      <w:r w:rsidR="00446F4B">
        <w:rPr>
          <w:i w:val="0"/>
          <w:iCs w:val="0"/>
          <w:noProof/>
          <w:sz w:val="22"/>
          <w:szCs w:val="22"/>
        </w:rPr>
        <w:tab/>
      </w:r>
      <w:r w:rsidR="00446F4B" w:rsidRPr="00152D0A">
        <w:rPr>
          <w:rStyle w:val="Hyperlink"/>
          <w:noProof/>
        </w:rPr>
        <w:t>Activating the Cartridges in Business Manager</w:t>
      </w:r>
      <w:r w:rsidR="00446F4B">
        <w:rPr>
          <w:noProof/>
          <w:webHidden/>
        </w:rPr>
        <w:tab/>
      </w:r>
      <w:r w:rsidR="00446F4B">
        <w:rPr>
          <w:noProof/>
          <w:webHidden/>
        </w:rPr>
        <w:fldChar w:fldCharType="begin"/>
      </w:r>
      <w:r w:rsidR="00446F4B">
        <w:rPr>
          <w:noProof/>
          <w:webHidden/>
        </w:rPr>
        <w:instrText xml:space="preserve"> PAGEREF _Toc517950219 \h </w:instrText>
      </w:r>
      <w:r w:rsidR="00446F4B">
        <w:rPr>
          <w:noProof/>
          <w:webHidden/>
        </w:rPr>
      </w:r>
      <w:r w:rsidR="00446F4B">
        <w:rPr>
          <w:noProof/>
          <w:webHidden/>
        </w:rPr>
        <w:fldChar w:fldCharType="separate"/>
      </w:r>
      <w:ins w:id="68" w:author="Poornima Kakani" w:date="2019-02-15T14:40:00Z">
        <w:r w:rsidR="00FC61E2">
          <w:rPr>
            <w:noProof/>
            <w:webHidden/>
          </w:rPr>
          <w:t>24</w:t>
        </w:r>
      </w:ins>
      <w:del w:id="69" w:author="Poornima Kakani" w:date="2019-02-15T14:40:00Z">
        <w:r w:rsidR="00446F4B" w:rsidDel="00FC61E2">
          <w:rPr>
            <w:noProof/>
            <w:webHidden/>
          </w:rPr>
          <w:delText>23</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"_Toc517950220" </w:instrText>
      </w:r>
      <w:r>
        <w:rPr>
          <w:rStyle w:val="Hyperlink"/>
        </w:rPr>
        <w:fldChar w:fldCharType="separate"/>
      </w:r>
      <w:r w:rsidR="00B53590">
        <w:rPr>
          <w:rStyle w:val="Hyperlink"/>
          <w:noProof/>
        </w:rPr>
        <w:t>4</w:t>
      </w:r>
      <w:r w:rsidR="00446F4B" w:rsidRPr="00152D0A">
        <w:rPr>
          <w:rStyle w:val="Hyperlink"/>
          <w:noProof/>
        </w:rPr>
        <w:t>.3</w:t>
      </w:r>
      <w:r w:rsidR="00446F4B">
        <w:rPr>
          <w:smallCaps w:val="0"/>
          <w:noProof/>
          <w:sz w:val="22"/>
          <w:szCs w:val="22"/>
        </w:rPr>
        <w:tab/>
      </w:r>
      <w:r w:rsidR="00446F4B" w:rsidRPr="00152D0A">
        <w:rPr>
          <w:rStyle w:val="Hyperlink"/>
          <w:noProof/>
        </w:rPr>
        <w:t>CONFIGURATION</w:t>
      </w:r>
      <w:r w:rsidR="00446F4B">
        <w:rPr>
          <w:noProof/>
          <w:webHidden/>
        </w:rPr>
        <w:tab/>
      </w:r>
      <w:r w:rsidR="00446F4B">
        <w:rPr>
          <w:noProof/>
          <w:webHidden/>
        </w:rPr>
        <w:fldChar w:fldCharType="begin"/>
      </w:r>
      <w:r w:rsidR="00446F4B">
        <w:rPr>
          <w:noProof/>
          <w:webHidden/>
        </w:rPr>
        <w:instrText xml:space="preserve"> PAGEREF _Toc517950220 \h </w:instrText>
      </w:r>
      <w:r w:rsidR="00446F4B">
        <w:rPr>
          <w:noProof/>
          <w:webHidden/>
        </w:rPr>
      </w:r>
      <w:r w:rsidR="00446F4B">
        <w:rPr>
          <w:noProof/>
          <w:webHidden/>
        </w:rPr>
        <w:fldChar w:fldCharType="separate"/>
      </w:r>
      <w:ins w:id="70" w:author="Poornima Kakani" w:date="2019-02-15T14:40:00Z">
        <w:r w:rsidR="00FC61E2">
          <w:rPr>
            <w:noProof/>
            <w:webHidden/>
          </w:rPr>
          <w:t>25</w:t>
        </w:r>
      </w:ins>
      <w:del w:id="71" w:author="Poornima Kakani" w:date="2019-02-15T14:40:00Z">
        <w:r w:rsidR="00446F4B" w:rsidDel="00FC61E2">
          <w:rPr>
            <w:noProof/>
            <w:webHidden/>
          </w:rPr>
          <w:delText>24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"_Toc517950221" </w:instrText>
      </w:r>
      <w:r>
        <w:rPr>
          <w:rStyle w:val="Hyperlink"/>
        </w:rPr>
        <w:fldChar w:fldCharType="separate"/>
      </w:r>
      <w:r w:rsidR="001528CF">
        <w:rPr>
          <w:rStyle w:val="Hyperlink"/>
          <w:noProof/>
        </w:rPr>
        <w:t>4</w:t>
      </w:r>
      <w:r w:rsidR="00446F4B" w:rsidRPr="00152D0A">
        <w:rPr>
          <w:rStyle w:val="Hyperlink"/>
          <w:noProof/>
        </w:rPr>
        <w:t>.3.1</w:t>
      </w:r>
      <w:r w:rsidR="00446F4B">
        <w:rPr>
          <w:i w:val="0"/>
          <w:iCs w:val="0"/>
          <w:noProof/>
          <w:sz w:val="22"/>
          <w:szCs w:val="22"/>
        </w:rPr>
        <w:tab/>
      </w:r>
      <w:r w:rsidR="00446F4B" w:rsidRPr="00152D0A">
        <w:rPr>
          <w:rStyle w:val="Hyperlink"/>
          <w:noProof/>
        </w:rPr>
        <w:t>Importing Meta Data</w:t>
      </w:r>
      <w:r w:rsidR="00446F4B">
        <w:rPr>
          <w:noProof/>
          <w:webHidden/>
        </w:rPr>
        <w:tab/>
      </w:r>
      <w:r w:rsidR="00446F4B">
        <w:rPr>
          <w:noProof/>
          <w:webHidden/>
        </w:rPr>
        <w:fldChar w:fldCharType="begin"/>
      </w:r>
      <w:r w:rsidR="00446F4B">
        <w:rPr>
          <w:noProof/>
          <w:webHidden/>
        </w:rPr>
        <w:instrText xml:space="preserve"> PAGEREF _Toc517950221 \h </w:instrText>
      </w:r>
      <w:r w:rsidR="00446F4B">
        <w:rPr>
          <w:noProof/>
          <w:webHidden/>
        </w:rPr>
      </w:r>
      <w:r w:rsidR="00446F4B">
        <w:rPr>
          <w:noProof/>
          <w:webHidden/>
        </w:rPr>
        <w:fldChar w:fldCharType="separate"/>
      </w:r>
      <w:ins w:id="72" w:author="Poornima Kakani" w:date="2019-02-15T14:40:00Z">
        <w:r w:rsidR="00FC61E2">
          <w:rPr>
            <w:noProof/>
            <w:webHidden/>
          </w:rPr>
          <w:t>25</w:t>
        </w:r>
      </w:ins>
      <w:del w:id="73" w:author="Poornima Kakani" w:date="2019-02-15T14:40:00Z">
        <w:r w:rsidR="00446F4B" w:rsidDel="00FC61E2">
          <w:rPr>
            <w:noProof/>
            <w:webHidden/>
          </w:rPr>
          <w:delText>24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"_Toc517950222" </w:instrText>
      </w:r>
      <w:r>
        <w:rPr>
          <w:rStyle w:val="Hyperlink"/>
        </w:rPr>
        <w:fldChar w:fldCharType="separate"/>
      </w:r>
      <w:r w:rsidR="001528CF">
        <w:rPr>
          <w:rStyle w:val="Hyperlink"/>
          <w:noProof/>
        </w:rPr>
        <w:t>4</w:t>
      </w:r>
      <w:r w:rsidR="00446F4B" w:rsidRPr="00152D0A">
        <w:rPr>
          <w:rStyle w:val="Hyperlink"/>
          <w:noProof/>
        </w:rPr>
        <w:t>.3.2</w:t>
      </w:r>
      <w:r w:rsidR="00446F4B">
        <w:rPr>
          <w:i w:val="0"/>
          <w:iCs w:val="0"/>
          <w:noProof/>
          <w:sz w:val="22"/>
          <w:szCs w:val="22"/>
        </w:rPr>
        <w:tab/>
      </w:r>
      <w:r w:rsidR="00446F4B" w:rsidRPr="00152D0A">
        <w:rPr>
          <w:rStyle w:val="Hyperlink"/>
          <w:noProof/>
        </w:rPr>
        <w:t>Setting Worldpay Custom Site Preferences</w:t>
      </w:r>
      <w:r w:rsidR="00446F4B">
        <w:rPr>
          <w:noProof/>
          <w:webHidden/>
        </w:rPr>
        <w:tab/>
      </w:r>
      <w:r w:rsidR="00446F4B">
        <w:rPr>
          <w:noProof/>
          <w:webHidden/>
        </w:rPr>
        <w:fldChar w:fldCharType="begin"/>
      </w:r>
      <w:r w:rsidR="00446F4B">
        <w:rPr>
          <w:noProof/>
          <w:webHidden/>
        </w:rPr>
        <w:instrText xml:space="preserve"> PAGEREF _Toc517950222 \h </w:instrText>
      </w:r>
      <w:r w:rsidR="00446F4B">
        <w:rPr>
          <w:noProof/>
          <w:webHidden/>
        </w:rPr>
      </w:r>
      <w:r w:rsidR="00446F4B">
        <w:rPr>
          <w:noProof/>
          <w:webHidden/>
        </w:rPr>
        <w:fldChar w:fldCharType="separate"/>
      </w:r>
      <w:ins w:id="74" w:author="Poornima Kakani" w:date="2019-02-15T14:40:00Z">
        <w:r w:rsidR="00FC61E2">
          <w:rPr>
            <w:noProof/>
            <w:webHidden/>
          </w:rPr>
          <w:t>28</w:t>
        </w:r>
      </w:ins>
      <w:del w:id="75" w:author="Poornima Kakani" w:date="2019-02-15T14:40:00Z">
        <w:r w:rsidR="00446F4B" w:rsidDel="00FC61E2">
          <w:rPr>
            <w:noProof/>
            <w:webHidden/>
          </w:rPr>
          <w:delText>27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"_Toc517950223" </w:instrText>
      </w:r>
      <w:r>
        <w:rPr>
          <w:rStyle w:val="Hyperlink"/>
        </w:rPr>
        <w:fldChar w:fldCharType="separate"/>
      </w:r>
      <w:r w:rsidR="001528CF">
        <w:rPr>
          <w:rStyle w:val="Hyperlink"/>
          <w:noProof/>
        </w:rPr>
        <w:t>4</w:t>
      </w:r>
      <w:r w:rsidR="00446F4B" w:rsidRPr="00152D0A">
        <w:rPr>
          <w:rStyle w:val="Hyperlink"/>
          <w:noProof/>
        </w:rPr>
        <w:t>.3.3</w:t>
      </w:r>
      <w:r w:rsidR="00446F4B">
        <w:rPr>
          <w:i w:val="0"/>
          <w:iCs w:val="0"/>
          <w:noProof/>
          <w:sz w:val="22"/>
          <w:szCs w:val="22"/>
        </w:rPr>
        <w:tab/>
      </w:r>
      <w:r w:rsidR="00446F4B" w:rsidRPr="00152D0A">
        <w:rPr>
          <w:rStyle w:val="Hyperlink"/>
          <w:noProof/>
        </w:rPr>
        <w:t>Create Worldpay Payment Processor</w:t>
      </w:r>
      <w:r w:rsidR="00446F4B">
        <w:rPr>
          <w:noProof/>
          <w:webHidden/>
        </w:rPr>
        <w:tab/>
      </w:r>
      <w:r w:rsidR="00446F4B">
        <w:rPr>
          <w:noProof/>
          <w:webHidden/>
        </w:rPr>
        <w:fldChar w:fldCharType="begin"/>
      </w:r>
      <w:r w:rsidR="00446F4B">
        <w:rPr>
          <w:noProof/>
          <w:webHidden/>
        </w:rPr>
        <w:instrText xml:space="preserve"> PAGEREF _Toc517950223 \h </w:instrText>
      </w:r>
      <w:r w:rsidR="00446F4B">
        <w:rPr>
          <w:noProof/>
          <w:webHidden/>
        </w:rPr>
      </w:r>
      <w:r w:rsidR="00446F4B">
        <w:rPr>
          <w:noProof/>
          <w:webHidden/>
        </w:rPr>
        <w:fldChar w:fldCharType="separate"/>
      </w:r>
      <w:ins w:id="76" w:author="Poornima Kakani" w:date="2019-02-15T14:40:00Z">
        <w:r w:rsidR="00FC61E2">
          <w:rPr>
            <w:noProof/>
            <w:webHidden/>
          </w:rPr>
          <w:t>31</w:t>
        </w:r>
      </w:ins>
      <w:del w:id="77" w:author="Poornima Kakani" w:date="2019-02-15T14:40:00Z">
        <w:r w:rsidR="00446F4B" w:rsidDel="00FC61E2">
          <w:rPr>
            <w:noProof/>
            <w:webHidden/>
          </w:rPr>
          <w:delText>30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"_Toc517950224" </w:instrText>
      </w:r>
      <w:r>
        <w:rPr>
          <w:rStyle w:val="Hyperlink"/>
        </w:rPr>
        <w:fldChar w:fldCharType="separate"/>
      </w:r>
      <w:r w:rsidR="001528CF">
        <w:rPr>
          <w:rStyle w:val="Hyperlink"/>
          <w:noProof/>
        </w:rPr>
        <w:t>4</w:t>
      </w:r>
      <w:r w:rsidR="00446F4B" w:rsidRPr="00152D0A">
        <w:rPr>
          <w:rStyle w:val="Hyperlink"/>
          <w:noProof/>
        </w:rPr>
        <w:t>.3.4</w:t>
      </w:r>
      <w:r w:rsidR="00446F4B">
        <w:rPr>
          <w:i w:val="0"/>
          <w:iCs w:val="0"/>
          <w:noProof/>
          <w:sz w:val="22"/>
          <w:szCs w:val="22"/>
        </w:rPr>
        <w:tab/>
      </w:r>
      <w:r w:rsidR="00446F4B" w:rsidRPr="00152D0A">
        <w:rPr>
          <w:rStyle w:val="Hyperlink"/>
          <w:noProof/>
        </w:rPr>
        <w:t>Importing Worldpay Payment Methods</w:t>
      </w:r>
      <w:r w:rsidR="00446F4B">
        <w:rPr>
          <w:noProof/>
          <w:webHidden/>
        </w:rPr>
        <w:tab/>
      </w:r>
      <w:r w:rsidR="00446F4B">
        <w:rPr>
          <w:noProof/>
          <w:webHidden/>
        </w:rPr>
        <w:fldChar w:fldCharType="begin"/>
      </w:r>
      <w:r w:rsidR="00446F4B">
        <w:rPr>
          <w:noProof/>
          <w:webHidden/>
        </w:rPr>
        <w:instrText xml:space="preserve"> PAGEREF _Toc517950224 \h </w:instrText>
      </w:r>
      <w:r w:rsidR="00446F4B">
        <w:rPr>
          <w:noProof/>
          <w:webHidden/>
        </w:rPr>
      </w:r>
      <w:r w:rsidR="00446F4B">
        <w:rPr>
          <w:noProof/>
          <w:webHidden/>
        </w:rPr>
        <w:fldChar w:fldCharType="separate"/>
      </w:r>
      <w:ins w:id="78" w:author="Poornima Kakani" w:date="2019-02-15T14:40:00Z">
        <w:r w:rsidR="00FC61E2">
          <w:rPr>
            <w:noProof/>
            <w:webHidden/>
          </w:rPr>
          <w:t>32</w:t>
        </w:r>
      </w:ins>
      <w:del w:id="79" w:author="Poornima Kakani" w:date="2019-02-15T14:40:00Z">
        <w:r w:rsidR="00446F4B" w:rsidDel="00FC61E2">
          <w:rPr>
            <w:noProof/>
            <w:webHidden/>
          </w:rPr>
          <w:delText>31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"_Toc517950225" </w:instrText>
      </w:r>
      <w:r>
        <w:rPr>
          <w:rStyle w:val="Hyperlink"/>
        </w:rPr>
        <w:fldChar w:fldCharType="separate"/>
      </w:r>
      <w:r w:rsidR="001528CF">
        <w:rPr>
          <w:rStyle w:val="Hyperlink"/>
          <w:noProof/>
        </w:rPr>
        <w:t>4</w:t>
      </w:r>
      <w:r w:rsidR="00446F4B" w:rsidRPr="00152D0A">
        <w:rPr>
          <w:rStyle w:val="Hyperlink"/>
          <w:noProof/>
        </w:rPr>
        <w:t>.3.5</w:t>
      </w:r>
      <w:r w:rsidR="00446F4B">
        <w:rPr>
          <w:i w:val="0"/>
          <w:iCs w:val="0"/>
          <w:noProof/>
          <w:sz w:val="22"/>
          <w:szCs w:val="22"/>
        </w:rPr>
        <w:tab/>
      </w:r>
      <w:r w:rsidR="00446F4B" w:rsidRPr="00152D0A">
        <w:rPr>
          <w:rStyle w:val="Hyperlink"/>
          <w:noProof/>
        </w:rPr>
        <w:t>Importing Job</w:t>
      </w:r>
      <w:r w:rsidR="00446F4B">
        <w:rPr>
          <w:noProof/>
          <w:webHidden/>
        </w:rPr>
        <w:tab/>
      </w:r>
      <w:r w:rsidR="00446F4B">
        <w:rPr>
          <w:noProof/>
          <w:webHidden/>
        </w:rPr>
        <w:fldChar w:fldCharType="begin"/>
      </w:r>
      <w:r w:rsidR="00446F4B">
        <w:rPr>
          <w:noProof/>
          <w:webHidden/>
        </w:rPr>
        <w:instrText xml:space="preserve"> PAGEREF _Toc517950225 \h </w:instrText>
      </w:r>
      <w:r w:rsidR="00446F4B">
        <w:rPr>
          <w:noProof/>
          <w:webHidden/>
        </w:rPr>
      </w:r>
      <w:r w:rsidR="00446F4B">
        <w:rPr>
          <w:noProof/>
          <w:webHidden/>
        </w:rPr>
        <w:fldChar w:fldCharType="separate"/>
      </w:r>
      <w:ins w:id="80" w:author="Poornima Kakani" w:date="2019-02-15T14:40:00Z">
        <w:r w:rsidR="00FC61E2">
          <w:rPr>
            <w:noProof/>
            <w:webHidden/>
          </w:rPr>
          <w:t>34</w:t>
        </w:r>
      </w:ins>
      <w:del w:id="81" w:author="Poornima Kakani" w:date="2019-02-15T14:40:00Z">
        <w:r w:rsidR="00446F4B" w:rsidDel="00FC61E2">
          <w:rPr>
            <w:noProof/>
            <w:webHidden/>
          </w:rPr>
          <w:delText>33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"_Toc517950226" </w:instrText>
      </w:r>
      <w:r>
        <w:rPr>
          <w:rStyle w:val="Hyperlink"/>
        </w:rPr>
        <w:fldChar w:fldCharType="separate"/>
      </w:r>
      <w:r w:rsidR="001528CF">
        <w:rPr>
          <w:rStyle w:val="Hyperlink"/>
          <w:noProof/>
        </w:rPr>
        <w:t>4</w:t>
      </w:r>
      <w:r w:rsidR="00446F4B" w:rsidRPr="00152D0A">
        <w:rPr>
          <w:rStyle w:val="Hyperlink"/>
          <w:noProof/>
        </w:rPr>
        <w:t>.3.6</w:t>
      </w:r>
      <w:r w:rsidR="00446F4B">
        <w:rPr>
          <w:i w:val="0"/>
          <w:iCs w:val="0"/>
          <w:noProof/>
          <w:sz w:val="22"/>
          <w:szCs w:val="22"/>
        </w:rPr>
        <w:tab/>
      </w:r>
      <w:r w:rsidR="00446F4B" w:rsidRPr="00152D0A">
        <w:rPr>
          <w:rStyle w:val="Hyperlink"/>
          <w:noProof/>
        </w:rPr>
        <w:t>Importing Content Asset</w:t>
      </w:r>
      <w:r w:rsidR="00446F4B">
        <w:rPr>
          <w:noProof/>
          <w:webHidden/>
        </w:rPr>
        <w:tab/>
      </w:r>
      <w:r w:rsidR="00446F4B">
        <w:rPr>
          <w:noProof/>
          <w:webHidden/>
        </w:rPr>
        <w:fldChar w:fldCharType="begin"/>
      </w:r>
      <w:r w:rsidR="00446F4B">
        <w:rPr>
          <w:noProof/>
          <w:webHidden/>
        </w:rPr>
        <w:instrText xml:space="preserve"> PAGEREF _Toc517950226 \h </w:instrText>
      </w:r>
      <w:r w:rsidR="00446F4B">
        <w:rPr>
          <w:noProof/>
          <w:webHidden/>
        </w:rPr>
      </w:r>
      <w:r w:rsidR="00446F4B">
        <w:rPr>
          <w:noProof/>
          <w:webHidden/>
        </w:rPr>
        <w:fldChar w:fldCharType="separate"/>
      </w:r>
      <w:ins w:id="82" w:author="Poornima Kakani" w:date="2019-02-15T14:40:00Z">
        <w:r w:rsidR="00FC61E2">
          <w:rPr>
            <w:noProof/>
            <w:webHidden/>
          </w:rPr>
          <w:t>35</w:t>
        </w:r>
      </w:ins>
      <w:del w:id="83" w:author="Poornima Kakani" w:date="2019-02-15T14:40:00Z">
        <w:r w:rsidR="00446F4B" w:rsidDel="00FC61E2">
          <w:rPr>
            <w:noProof/>
            <w:webHidden/>
          </w:rPr>
          <w:delText>34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"_Toc517950227" </w:instrText>
      </w:r>
      <w:r>
        <w:rPr>
          <w:rStyle w:val="Hyperlink"/>
        </w:rPr>
        <w:fldChar w:fldCharType="separate"/>
      </w:r>
      <w:r w:rsidR="001528CF">
        <w:rPr>
          <w:rStyle w:val="Hyperlink"/>
          <w:noProof/>
        </w:rPr>
        <w:t>4</w:t>
      </w:r>
      <w:r w:rsidR="00446F4B" w:rsidRPr="00152D0A">
        <w:rPr>
          <w:rStyle w:val="Hyperlink"/>
          <w:noProof/>
        </w:rPr>
        <w:t>.3.7</w:t>
      </w:r>
      <w:r w:rsidR="00446F4B">
        <w:rPr>
          <w:i w:val="0"/>
          <w:iCs w:val="0"/>
          <w:noProof/>
          <w:sz w:val="22"/>
          <w:szCs w:val="22"/>
        </w:rPr>
        <w:tab/>
      </w:r>
      <w:r w:rsidR="00446F4B" w:rsidRPr="00152D0A">
        <w:rPr>
          <w:rStyle w:val="Hyperlink"/>
          <w:noProof/>
        </w:rPr>
        <w:t>Importing Service</w:t>
      </w:r>
      <w:r w:rsidR="00446F4B">
        <w:rPr>
          <w:noProof/>
          <w:webHidden/>
        </w:rPr>
        <w:tab/>
      </w:r>
      <w:r w:rsidR="00446F4B">
        <w:rPr>
          <w:noProof/>
          <w:webHidden/>
        </w:rPr>
        <w:fldChar w:fldCharType="begin"/>
      </w:r>
      <w:r w:rsidR="00446F4B">
        <w:rPr>
          <w:noProof/>
          <w:webHidden/>
        </w:rPr>
        <w:instrText xml:space="preserve"> PAGEREF _Toc517950227 \h </w:instrText>
      </w:r>
      <w:r w:rsidR="00446F4B">
        <w:rPr>
          <w:noProof/>
          <w:webHidden/>
        </w:rPr>
      </w:r>
      <w:r w:rsidR="00446F4B">
        <w:rPr>
          <w:noProof/>
          <w:webHidden/>
        </w:rPr>
        <w:fldChar w:fldCharType="separate"/>
      </w:r>
      <w:ins w:id="84" w:author="Poornima Kakani" w:date="2019-02-15T14:40:00Z">
        <w:r w:rsidR="00FC61E2">
          <w:rPr>
            <w:noProof/>
            <w:webHidden/>
          </w:rPr>
          <w:t>36</w:t>
        </w:r>
      </w:ins>
      <w:del w:id="85" w:author="Poornima Kakani" w:date="2019-02-15T14:40:00Z">
        <w:r w:rsidR="00446F4B" w:rsidDel="00FC61E2">
          <w:rPr>
            <w:noProof/>
            <w:webHidden/>
          </w:rPr>
          <w:delText>34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"_Toc517950228" </w:instrText>
      </w:r>
      <w:r>
        <w:rPr>
          <w:rStyle w:val="Hyperlink"/>
        </w:rPr>
        <w:fldChar w:fldCharType="separate"/>
      </w:r>
      <w:r w:rsidR="001528CF">
        <w:rPr>
          <w:rStyle w:val="Hyperlink"/>
          <w:noProof/>
        </w:rPr>
        <w:t>4</w:t>
      </w:r>
      <w:r w:rsidR="00446F4B" w:rsidRPr="00152D0A">
        <w:rPr>
          <w:rStyle w:val="Hyperlink"/>
          <w:noProof/>
        </w:rPr>
        <w:t>.3.8</w:t>
      </w:r>
      <w:r w:rsidR="00446F4B">
        <w:rPr>
          <w:i w:val="0"/>
          <w:iCs w:val="0"/>
          <w:noProof/>
          <w:sz w:val="22"/>
          <w:szCs w:val="22"/>
        </w:rPr>
        <w:tab/>
      </w:r>
      <w:r w:rsidR="00446F4B" w:rsidRPr="00152D0A">
        <w:rPr>
          <w:rStyle w:val="Hyperlink"/>
          <w:noProof/>
        </w:rPr>
        <w:t>IDEAL APM Integration</w:t>
      </w:r>
      <w:r w:rsidR="00446F4B">
        <w:rPr>
          <w:noProof/>
          <w:webHidden/>
        </w:rPr>
        <w:tab/>
      </w:r>
      <w:r w:rsidR="00446F4B">
        <w:rPr>
          <w:noProof/>
          <w:webHidden/>
        </w:rPr>
        <w:fldChar w:fldCharType="begin"/>
      </w:r>
      <w:r w:rsidR="00446F4B">
        <w:rPr>
          <w:noProof/>
          <w:webHidden/>
        </w:rPr>
        <w:instrText xml:space="preserve"> PAGEREF _Toc517950228 \h </w:instrText>
      </w:r>
      <w:r w:rsidR="00446F4B">
        <w:rPr>
          <w:noProof/>
          <w:webHidden/>
        </w:rPr>
      </w:r>
      <w:r w:rsidR="00446F4B">
        <w:rPr>
          <w:noProof/>
          <w:webHidden/>
        </w:rPr>
        <w:fldChar w:fldCharType="separate"/>
      </w:r>
      <w:ins w:id="86" w:author="Poornima Kakani" w:date="2019-02-15T14:40:00Z">
        <w:r w:rsidR="00FC61E2">
          <w:rPr>
            <w:noProof/>
            <w:webHidden/>
          </w:rPr>
          <w:t>37</w:t>
        </w:r>
      </w:ins>
      <w:del w:id="87" w:author="Poornima Kakani" w:date="2019-02-15T14:40:00Z">
        <w:r w:rsidR="00446F4B" w:rsidDel="00FC61E2">
          <w:rPr>
            <w:noProof/>
            <w:webHidden/>
          </w:rPr>
          <w:delText>35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"_Toc517950229" </w:instrText>
      </w:r>
      <w:r>
        <w:rPr>
          <w:rStyle w:val="Hyperlink"/>
        </w:rPr>
        <w:fldChar w:fldCharType="separate"/>
      </w:r>
      <w:r w:rsidR="001528CF">
        <w:rPr>
          <w:rStyle w:val="Hyperlink"/>
          <w:noProof/>
        </w:rPr>
        <w:t>4</w:t>
      </w:r>
      <w:r w:rsidR="00446F4B" w:rsidRPr="00152D0A">
        <w:rPr>
          <w:rStyle w:val="Hyperlink"/>
          <w:noProof/>
        </w:rPr>
        <w:t>.3.9</w:t>
      </w:r>
      <w:r w:rsidR="00446F4B">
        <w:rPr>
          <w:i w:val="0"/>
          <w:iCs w:val="0"/>
          <w:noProof/>
          <w:sz w:val="22"/>
          <w:szCs w:val="22"/>
        </w:rPr>
        <w:tab/>
      </w:r>
      <w:r w:rsidR="00446F4B" w:rsidRPr="00152D0A">
        <w:rPr>
          <w:rStyle w:val="Hyperlink"/>
          <w:noProof/>
        </w:rPr>
        <w:t>BMultiple Merchant ID Support Integration</w:t>
      </w:r>
      <w:r w:rsidR="00446F4B">
        <w:rPr>
          <w:noProof/>
          <w:webHidden/>
        </w:rPr>
        <w:tab/>
      </w:r>
      <w:r w:rsidR="00446F4B">
        <w:rPr>
          <w:noProof/>
          <w:webHidden/>
        </w:rPr>
        <w:fldChar w:fldCharType="begin"/>
      </w:r>
      <w:r w:rsidR="00446F4B">
        <w:rPr>
          <w:noProof/>
          <w:webHidden/>
        </w:rPr>
        <w:instrText xml:space="preserve"> PAGEREF _Toc517950229 \h </w:instrText>
      </w:r>
      <w:r w:rsidR="00446F4B">
        <w:rPr>
          <w:noProof/>
          <w:webHidden/>
        </w:rPr>
      </w:r>
      <w:r w:rsidR="00446F4B">
        <w:rPr>
          <w:noProof/>
          <w:webHidden/>
        </w:rPr>
        <w:fldChar w:fldCharType="separate"/>
      </w:r>
      <w:ins w:id="88" w:author="Poornima Kakani" w:date="2019-02-15T14:40:00Z">
        <w:r w:rsidR="00FC61E2">
          <w:rPr>
            <w:noProof/>
            <w:webHidden/>
          </w:rPr>
          <w:t>38</w:t>
        </w:r>
      </w:ins>
      <w:del w:id="89" w:author="Poornima Kakani" w:date="2019-02-15T14:40:00Z">
        <w:r w:rsidR="00446F4B" w:rsidDel="00FC61E2">
          <w:rPr>
            <w:noProof/>
            <w:webHidden/>
          </w:rPr>
          <w:delText>37</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"_Toc517950230" </w:instrText>
      </w:r>
      <w:r>
        <w:rPr>
          <w:rStyle w:val="Hyperlink"/>
        </w:rPr>
        <w:fldChar w:fldCharType="separate"/>
      </w:r>
      <w:r w:rsidR="001528CF">
        <w:rPr>
          <w:rStyle w:val="Hyperlink"/>
          <w:noProof/>
        </w:rPr>
        <w:t>4</w:t>
      </w:r>
      <w:r w:rsidR="00446F4B" w:rsidRPr="00152D0A">
        <w:rPr>
          <w:rStyle w:val="Hyperlink"/>
          <w:noProof/>
        </w:rPr>
        <w:t>.3.10</w:t>
      </w:r>
      <w:r w:rsidR="00446F4B">
        <w:rPr>
          <w:i w:val="0"/>
          <w:iCs w:val="0"/>
          <w:noProof/>
          <w:sz w:val="22"/>
          <w:szCs w:val="22"/>
        </w:rPr>
        <w:tab/>
      </w:r>
      <w:r w:rsidR="00446F4B" w:rsidRPr="00152D0A">
        <w:rPr>
          <w:rStyle w:val="Hyperlink"/>
          <w:noProof/>
        </w:rPr>
        <w:t>Look and Feel Customization for Worldpay Redirect Pages</w:t>
      </w:r>
      <w:r w:rsidR="00446F4B">
        <w:rPr>
          <w:noProof/>
          <w:webHidden/>
        </w:rPr>
        <w:tab/>
      </w:r>
      <w:r w:rsidR="00446F4B">
        <w:rPr>
          <w:noProof/>
          <w:webHidden/>
        </w:rPr>
        <w:fldChar w:fldCharType="begin"/>
      </w:r>
      <w:r w:rsidR="00446F4B">
        <w:rPr>
          <w:noProof/>
          <w:webHidden/>
        </w:rPr>
        <w:instrText xml:space="preserve"> PAGEREF _Toc517950230 \h </w:instrText>
      </w:r>
      <w:r w:rsidR="00446F4B">
        <w:rPr>
          <w:noProof/>
          <w:webHidden/>
        </w:rPr>
      </w:r>
      <w:r w:rsidR="00446F4B">
        <w:rPr>
          <w:noProof/>
          <w:webHidden/>
        </w:rPr>
        <w:fldChar w:fldCharType="separate"/>
      </w:r>
      <w:ins w:id="90" w:author="Poornima Kakani" w:date="2019-02-15T14:40:00Z">
        <w:r w:rsidR="00FC61E2">
          <w:rPr>
            <w:noProof/>
            <w:webHidden/>
          </w:rPr>
          <w:t>38</w:t>
        </w:r>
      </w:ins>
      <w:del w:id="91" w:author="Poornima Kakani" w:date="2019-02-15T14:40:00Z">
        <w:r w:rsidR="00446F4B" w:rsidDel="00FC61E2">
          <w:rPr>
            <w:noProof/>
            <w:webHidden/>
          </w:rPr>
          <w:delText>37</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"_Toc517950231" </w:instrText>
      </w:r>
      <w:r>
        <w:rPr>
          <w:rStyle w:val="Hyperlink"/>
        </w:rPr>
        <w:fldChar w:fldCharType="separate"/>
      </w:r>
      <w:r w:rsidR="001528CF">
        <w:rPr>
          <w:rStyle w:val="Hyperlink"/>
          <w:noProof/>
        </w:rPr>
        <w:t>4</w:t>
      </w:r>
      <w:r w:rsidR="00446F4B" w:rsidRPr="00152D0A">
        <w:rPr>
          <w:rStyle w:val="Hyperlink"/>
          <w:noProof/>
        </w:rPr>
        <w:t>.3.11</w:t>
      </w:r>
      <w:r w:rsidR="00446F4B">
        <w:rPr>
          <w:i w:val="0"/>
          <w:iCs w:val="0"/>
          <w:noProof/>
          <w:sz w:val="22"/>
          <w:szCs w:val="22"/>
        </w:rPr>
        <w:tab/>
      </w:r>
      <w:r w:rsidR="00446F4B" w:rsidRPr="00152D0A">
        <w:rPr>
          <w:rStyle w:val="Hyperlink"/>
          <w:noProof/>
        </w:rPr>
        <w:t>Hosted Payment Pages iframe or lightbox for Worldpay Redirect Payment Method</w:t>
      </w:r>
      <w:r w:rsidR="00446F4B">
        <w:rPr>
          <w:noProof/>
          <w:webHidden/>
        </w:rPr>
        <w:tab/>
      </w:r>
      <w:r w:rsidR="00446F4B">
        <w:rPr>
          <w:noProof/>
          <w:webHidden/>
        </w:rPr>
        <w:fldChar w:fldCharType="begin"/>
      </w:r>
      <w:r w:rsidR="00446F4B">
        <w:rPr>
          <w:noProof/>
          <w:webHidden/>
        </w:rPr>
        <w:instrText xml:space="preserve"> PAGEREF _Toc517950231 \h </w:instrText>
      </w:r>
      <w:r w:rsidR="00446F4B">
        <w:rPr>
          <w:noProof/>
          <w:webHidden/>
        </w:rPr>
      </w:r>
      <w:r w:rsidR="00446F4B">
        <w:rPr>
          <w:noProof/>
          <w:webHidden/>
        </w:rPr>
        <w:fldChar w:fldCharType="separate"/>
      </w:r>
      <w:ins w:id="92" w:author="Poornima Kakani" w:date="2019-02-15T14:40:00Z">
        <w:r w:rsidR="00FC61E2">
          <w:rPr>
            <w:noProof/>
            <w:webHidden/>
          </w:rPr>
          <w:t>39</w:t>
        </w:r>
      </w:ins>
      <w:del w:id="93" w:author="Poornima Kakani" w:date="2019-02-15T14:40:00Z">
        <w:r w:rsidR="00446F4B" w:rsidDel="00FC61E2">
          <w:rPr>
            <w:noProof/>
            <w:webHidden/>
          </w:rPr>
          <w:delText>38</w:delText>
        </w:r>
      </w:del>
      <w:r w:rsidR="00446F4B">
        <w:rPr>
          <w:noProof/>
          <w:webHidden/>
        </w:rPr>
        <w:fldChar w:fldCharType="end"/>
      </w:r>
      <w:r>
        <w:rPr>
          <w:noProof/>
        </w:rPr>
        <w:fldChar w:fldCharType="end"/>
      </w:r>
    </w:p>
    <w:p w:rsidR="00446F4B" w:rsidRDefault="008849C3">
      <w:pPr>
        <w:pStyle w:val="TOC3"/>
        <w:tabs>
          <w:tab w:val="left" w:pos="880"/>
          <w:tab w:val="right" w:leader="dot" w:pos="9736"/>
        </w:tabs>
        <w:rPr>
          <w:i w:val="0"/>
          <w:iCs w:val="0"/>
          <w:noProof/>
          <w:sz w:val="22"/>
          <w:szCs w:val="22"/>
        </w:rPr>
      </w:pPr>
      <w:r>
        <w:rPr>
          <w:i w:val="0"/>
          <w:iCs w:val="0"/>
          <w:noProof/>
          <w:sz w:val="22"/>
          <w:szCs w:val="22"/>
        </w:rPr>
        <w:fldChar w:fldCharType="begin"/>
      </w:r>
      <w:r>
        <w:rPr>
          <w:i w:val="0"/>
          <w:iCs w:val="0"/>
          <w:noProof/>
          <w:sz w:val="22"/>
          <w:szCs w:val="22"/>
        </w:rPr>
        <w:instrText xml:space="preserve"> HYPERLINK \l "_Toc517950232" </w:instrText>
      </w:r>
      <w:r>
        <w:rPr>
          <w:i w:val="0"/>
          <w:iCs w:val="0"/>
          <w:noProof/>
          <w:sz w:val="22"/>
          <w:szCs w:val="22"/>
        </w:rPr>
        <w:fldChar w:fldCharType="separate"/>
      </w:r>
      <w:r w:rsidR="00446F4B">
        <w:rPr>
          <w:i w:val="0"/>
          <w:iCs w:val="0"/>
          <w:noProof/>
          <w:sz w:val="22"/>
          <w:szCs w:val="22"/>
        </w:rPr>
        <w:tab/>
      </w:r>
      <w:r w:rsidR="00446F4B" w:rsidRPr="00152D0A">
        <w:rPr>
          <w:rStyle w:val="Hyperlink"/>
          <w:noProof/>
        </w:rPr>
        <w:t>Country Currency Mapping</w:t>
      </w:r>
      <w:r w:rsidR="00446F4B">
        <w:rPr>
          <w:noProof/>
          <w:webHidden/>
        </w:rPr>
        <w:tab/>
      </w:r>
      <w:r w:rsidR="00446F4B">
        <w:rPr>
          <w:noProof/>
          <w:webHidden/>
        </w:rPr>
        <w:fldChar w:fldCharType="begin"/>
      </w:r>
      <w:r w:rsidR="00446F4B">
        <w:rPr>
          <w:noProof/>
          <w:webHidden/>
        </w:rPr>
        <w:instrText xml:space="preserve"> PAGEREF _Toc517950232 \h </w:instrText>
      </w:r>
      <w:r w:rsidR="00446F4B">
        <w:rPr>
          <w:noProof/>
          <w:webHidden/>
        </w:rPr>
      </w:r>
      <w:r w:rsidR="00446F4B">
        <w:rPr>
          <w:noProof/>
          <w:webHidden/>
        </w:rPr>
        <w:fldChar w:fldCharType="separate"/>
      </w:r>
      <w:ins w:id="94" w:author="Poornima Kakani" w:date="2019-02-15T14:40:00Z">
        <w:r w:rsidR="00FC61E2">
          <w:rPr>
            <w:noProof/>
            <w:webHidden/>
          </w:rPr>
          <w:t>40</w:t>
        </w:r>
      </w:ins>
      <w:del w:id="95" w:author="Poornima Kakani" w:date="2019-02-15T14:40:00Z">
        <w:r w:rsidR="00446F4B" w:rsidDel="00FC61E2">
          <w:rPr>
            <w:noProof/>
            <w:webHidden/>
          </w:rPr>
          <w:delText>39</w:delText>
        </w:r>
      </w:del>
      <w:r w:rsidR="00446F4B">
        <w:rPr>
          <w:noProof/>
          <w:webHidden/>
        </w:rPr>
        <w:fldChar w:fldCharType="end"/>
      </w:r>
      <w:r>
        <w:rPr>
          <w:noProof/>
        </w:rPr>
        <w:fldChar w:fldCharType="end"/>
      </w:r>
    </w:p>
    <w:p w:rsidR="00446F4B" w:rsidRDefault="008849C3">
      <w:pPr>
        <w:pStyle w:val="TOC3"/>
        <w:tabs>
          <w:tab w:val="right" w:leader="dot" w:pos="9736"/>
        </w:tabs>
        <w:rPr>
          <w:i w:val="0"/>
          <w:iCs w:val="0"/>
          <w:noProof/>
          <w:sz w:val="22"/>
          <w:szCs w:val="22"/>
        </w:rPr>
      </w:pPr>
      <w:r>
        <w:rPr>
          <w:rStyle w:val="Hyperlink"/>
        </w:rPr>
        <w:fldChar w:fldCharType="begin"/>
      </w:r>
      <w:r>
        <w:rPr>
          <w:rStyle w:val="Hyperlink"/>
          <w:noProof/>
        </w:rPr>
        <w:instrText xml:space="preserve"> HYPERLINK \l "_Toc517950233" </w:instrText>
      </w:r>
      <w:r>
        <w:rPr>
          <w:rStyle w:val="Hyperlink"/>
        </w:rPr>
        <w:fldChar w:fldCharType="separate"/>
      </w:r>
      <w:r w:rsidR="001528CF">
        <w:rPr>
          <w:rStyle w:val="Hyperlink"/>
          <w:noProof/>
        </w:rPr>
        <w:t>4</w:t>
      </w:r>
      <w:r w:rsidR="00446F4B" w:rsidRPr="00152D0A">
        <w:rPr>
          <w:rStyle w:val="Hyperlink"/>
          <w:noProof/>
        </w:rPr>
        <w:t>.3.12</w:t>
      </w:r>
      <w:r w:rsidR="00446F4B">
        <w:rPr>
          <w:noProof/>
          <w:webHidden/>
        </w:rPr>
        <w:tab/>
      </w:r>
      <w:r w:rsidR="00446F4B">
        <w:rPr>
          <w:noProof/>
          <w:webHidden/>
        </w:rPr>
        <w:fldChar w:fldCharType="begin"/>
      </w:r>
      <w:r w:rsidR="00446F4B">
        <w:rPr>
          <w:noProof/>
          <w:webHidden/>
        </w:rPr>
        <w:instrText xml:space="preserve"> PAGEREF _Toc517950233 \h </w:instrText>
      </w:r>
      <w:r w:rsidR="00446F4B">
        <w:rPr>
          <w:noProof/>
          <w:webHidden/>
        </w:rPr>
      </w:r>
      <w:r w:rsidR="00446F4B">
        <w:rPr>
          <w:noProof/>
          <w:webHidden/>
        </w:rPr>
        <w:fldChar w:fldCharType="separate"/>
      </w:r>
      <w:ins w:id="96" w:author="Poornima Kakani" w:date="2019-02-15T14:40:00Z">
        <w:r w:rsidR="00FC61E2">
          <w:rPr>
            <w:noProof/>
            <w:webHidden/>
          </w:rPr>
          <w:t>40</w:t>
        </w:r>
      </w:ins>
      <w:del w:id="97" w:author="Poornima Kakani" w:date="2019-02-15T14:40:00Z">
        <w:r w:rsidR="00446F4B" w:rsidDel="00FC61E2">
          <w:rPr>
            <w:noProof/>
            <w:webHidden/>
          </w:rPr>
          <w:delText>39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"_Toc517950234" </w:instrText>
      </w:r>
      <w:r>
        <w:rPr>
          <w:rStyle w:val="Hyperlink"/>
        </w:rPr>
        <w:fldChar w:fldCharType="separate"/>
      </w:r>
      <w:r w:rsidR="001528CF">
        <w:rPr>
          <w:rStyle w:val="Hyperlink"/>
          <w:noProof/>
        </w:rPr>
        <w:t>4</w:t>
      </w:r>
      <w:r w:rsidR="00446F4B" w:rsidRPr="00152D0A">
        <w:rPr>
          <w:rStyle w:val="Hyperlink"/>
          <w:noProof/>
        </w:rPr>
        <w:t>.3.13</w:t>
      </w:r>
      <w:r w:rsidR="00446F4B">
        <w:rPr>
          <w:i w:val="0"/>
          <w:iCs w:val="0"/>
          <w:noProof/>
          <w:sz w:val="22"/>
          <w:szCs w:val="22"/>
        </w:rPr>
        <w:tab/>
      </w:r>
      <w:r w:rsidR="00446F4B" w:rsidRPr="00152D0A">
        <w:rPr>
          <w:rStyle w:val="Hyperlink"/>
          <w:noProof/>
        </w:rPr>
        <w:t>Country Currency and Locale Mapping for Klarna</w:t>
      </w:r>
      <w:r w:rsidR="00446F4B">
        <w:rPr>
          <w:noProof/>
          <w:webHidden/>
        </w:rPr>
        <w:tab/>
      </w:r>
      <w:r w:rsidR="00446F4B">
        <w:rPr>
          <w:noProof/>
          <w:webHidden/>
        </w:rPr>
        <w:fldChar w:fldCharType="begin"/>
      </w:r>
      <w:r w:rsidR="00446F4B">
        <w:rPr>
          <w:noProof/>
          <w:webHidden/>
        </w:rPr>
        <w:instrText xml:space="preserve"> PAGEREF _Toc517950234 \h </w:instrText>
      </w:r>
      <w:r w:rsidR="00446F4B">
        <w:rPr>
          <w:noProof/>
          <w:webHidden/>
        </w:rPr>
      </w:r>
      <w:r w:rsidR="00446F4B">
        <w:rPr>
          <w:noProof/>
          <w:webHidden/>
        </w:rPr>
        <w:fldChar w:fldCharType="separate"/>
      </w:r>
      <w:ins w:id="98" w:author="Poornima Kakani" w:date="2019-02-15T14:40:00Z">
        <w:r w:rsidR="00FC61E2">
          <w:rPr>
            <w:noProof/>
            <w:webHidden/>
          </w:rPr>
          <w:t>41</w:t>
        </w:r>
      </w:ins>
      <w:del w:id="99"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"_Toc517950235" </w:instrText>
      </w:r>
      <w:r>
        <w:rPr>
          <w:rStyle w:val="Hyperlink"/>
        </w:rPr>
        <w:fldChar w:fldCharType="separate"/>
      </w:r>
      <w:r w:rsidR="001528CF">
        <w:rPr>
          <w:rStyle w:val="Hyperlink"/>
          <w:noProof/>
        </w:rPr>
        <w:t>4</w:t>
      </w:r>
      <w:r w:rsidR="00446F4B" w:rsidRPr="00152D0A">
        <w:rPr>
          <w:rStyle w:val="Hyperlink"/>
          <w:noProof/>
        </w:rPr>
        <w:t>.4</w:t>
      </w:r>
      <w:r w:rsidR="00446F4B">
        <w:rPr>
          <w:smallCaps w:val="0"/>
          <w:noProof/>
          <w:sz w:val="22"/>
          <w:szCs w:val="22"/>
        </w:rPr>
        <w:tab/>
      </w:r>
      <w:r w:rsidR="00446F4B" w:rsidRPr="00152D0A">
        <w:rPr>
          <w:rStyle w:val="Hyperlink"/>
          <w:noProof/>
        </w:rPr>
        <w:t>CUSTOM CODE</w:t>
      </w:r>
      <w:r w:rsidR="00446F4B">
        <w:rPr>
          <w:noProof/>
          <w:webHidden/>
        </w:rPr>
        <w:tab/>
      </w:r>
      <w:r w:rsidR="00446F4B">
        <w:rPr>
          <w:noProof/>
          <w:webHidden/>
        </w:rPr>
        <w:fldChar w:fldCharType="begin"/>
      </w:r>
      <w:r w:rsidR="00446F4B">
        <w:rPr>
          <w:noProof/>
          <w:webHidden/>
        </w:rPr>
        <w:instrText xml:space="preserve"> PAGEREF _Toc517950235 \h </w:instrText>
      </w:r>
      <w:r w:rsidR="00446F4B">
        <w:rPr>
          <w:noProof/>
          <w:webHidden/>
        </w:rPr>
      </w:r>
      <w:r w:rsidR="00446F4B">
        <w:rPr>
          <w:noProof/>
          <w:webHidden/>
        </w:rPr>
        <w:fldChar w:fldCharType="separate"/>
      </w:r>
      <w:ins w:id="100" w:author="Poornima Kakani" w:date="2019-02-15T14:40:00Z">
        <w:r w:rsidR="00FC61E2">
          <w:rPr>
            <w:noProof/>
            <w:webHidden/>
          </w:rPr>
          <w:t>41</w:t>
        </w:r>
      </w:ins>
      <w:del w:id="101"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"_Toc517950236" </w:instrText>
      </w:r>
      <w:r>
        <w:rPr>
          <w:rStyle w:val="Hyperlink"/>
        </w:rPr>
        <w:fldChar w:fldCharType="separate"/>
      </w:r>
      <w:r w:rsidR="001528CF">
        <w:rPr>
          <w:rStyle w:val="Hyperlink"/>
          <w:noProof/>
        </w:rPr>
        <w:t>4</w:t>
      </w:r>
      <w:r w:rsidR="00446F4B" w:rsidRPr="00152D0A">
        <w:rPr>
          <w:rStyle w:val="Hyperlink"/>
          <w:noProof/>
        </w:rPr>
        <w:t>.4.1</w:t>
      </w:r>
      <w:r w:rsidR="00446F4B">
        <w:rPr>
          <w:i w:val="0"/>
          <w:iCs w:val="0"/>
          <w:noProof/>
          <w:sz w:val="22"/>
          <w:szCs w:val="22"/>
        </w:rPr>
        <w:tab/>
      </w:r>
      <w:r w:rsidR="00446F4B" w:rsidRPr="00152D0A">
        <w:rPr>
          <w:rStyle w:val="Hyperlink"/>
          <w:noProof/>
        </w:rPr>
        <w:t>Error Messaging</w:t>
      </w:r>
      <w:r w:rsidR="00446F4B">
        <w:rPr>
          <w:noProof/>
          <w:webHidden/>
        </w:rPr>
        <w:tab/>
      </w:r>
      <w:r w:rsidR="00446F4B">
        <w:rPr>
          <w:noProof/>
          <w:webHidden/>
        </w:rPr>
        <w:fldChar w:fldCharType="begin"/>
      </w:r>
      <w:r w:rsidR="00446F4B">
        <w:rPr>
          <w:noProof/>
          <w:webHidden/>
        </w:rPr>
        <w:instrText xml:space="preserve"> PAGEREF _Toc517950236 \h </w:instrText>
      </w:r>
      <w:r w:rsidR="00446F4B">
        <w:rPr>
          <w:noProof/>
          <w:webHidden/>
        </w:rPr>
      </w:r>
      <w:r w:rsidR="00446F4B">
        <w:rPr>
          <w:noProof/>
          <w:webHidden/>
        </w:rPr>
        <w:fldChar w:fldCharType="separate"/>
      </w:r>
      <w:ins w:id="102" w:author="Poornima Kakani" w:date="2019-02-15T14:40:00Z">
        <w:r w:rsidR="00FC61E2">
          <w:rPr>
            <w:noProof/>
            <w:webHidden/>
          </w:rPr>
          <w:t>41</w:t>
        </w:r>
      </w:ins>
      <w:del w:id="103"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"_Toc517950237" </w:instrText>
      </w:r>
      <w:r>
        <w:rPr>
          <w:rStyle w:val="Hyperlink"/>
        </w:rPr>
        <w:fldChar w:fldCharType="separate"/>
      </w:r>
      <w:r w:rsidR="001528CF">
        <w:rPr>
          <w:rStyle w:val="Hyperlink"/>
          <w:noProof/>
        </w:rPr>
        <w:t>4</w:t>
      </w:r>
      <w:r w:rsidR="00446F4B" w:rsidRPr="00152D0A">
        <w:rPr>
          <w:rStyle w:val="Hyperlink"/>
          <w:noProof/>
        </w:rPr>
        <w:t>.4.2</w:t>
      </w:r>
      <w:r w:rsidR="00446F4B">
        <w:rPr>
          <w:i w:val="0"/>
          <w:iCs w:val="0"/>
          <w:noProof/>
          <w:sz w:val="22"/>
          <w:szCs w:val="22"/>
        </w:rPr>
        <w:tab/>
      </w:r>
      <w:r w:rsidR="00446F4B" w:rsidRPr="00152D0A">
        <w:rPr>
          <w:rStyle w:val="Hyperlink"/>
          <w:noProof/>
        </w:rPr>
        <w:t>Client Side Encryption</w:t>
      </w:r>
      <w:r w:rsidR="00446F4B">
        <w:rPr>
          <w:noProof/>
          <w:webHidden/>
        </w:rPr>
        <w:tab/>
      </w:r>
      <w:r w:rsidR="00446F4B">
        <w:rPr>
          <w:noProof/>
          <w:webHidden/>
        </w:rPr>
        <w:fldChar w:fldCharType="begin"/>
      </w:r>
      <w:r w:rsidR="00446F4B">
        <w:rPr>
          <w:noProof/>
          <w:webHidden/>
        </w:rPr>
        <w:instrText xml:space="preserve"> PAGEREF _Toc517950237 \h </w:instrText>
      </w:r>
      <w:r w:rsidR="00446F4B">
        <w:rPr>
          <w:noProof/>
          <w:webHidden/>
        </w:rPr>
      </w:r>
      <w:r w:rsidR="00446F4B">
        <w:rPr>
          <w:noProof/>
          <w:webHidden/>
        </w:rPr>
        <w:fldChar w:fldCharType="separate"/>
      </w:r>
      <w:ins w:id="104" w:author="Poornima Kakani" w:date="2019-02-15T14:40:00Z">
        <w:r w:rsidR="00FC61E2">
          <w:rPr>
            <w:noProof/>
            <w:webHidden/>
          </w:rPr>
          <w:t>41</w:t>
        </w:r>
      </w:ins>
      <w:del w:id="105" w:author="Poornima Kakani" w:date="2019-02-15T14:40:00Z">
        <w:r w:rsidR="00446F4B" w:rsidDel="00FC61E2">
          <w:rPr>
            <w:noProof/>
            <w:webHidden/>
          </w:rPr>
          <w:delText>40</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"_Toc517950238" </w:instrText>
      </w:r>
      <w:r>
        <w:rPr>
          <w:rStyle w:val="Hyperlink"/>
        </w:rPr>
        <w:fldChar w:fldCharType="separate"/>
      </w:r>
      <w:r w:rsidR="001528CF">
        <w:rPr>
          <w:rStyle w:val="Hyperlink"/>
          <w:noProof/>
        </w:rPr>
        <w:t>4</w:t>
      </w:r>
      <w:r w:rsidR="00446F4B" w:rsidRPr="00152D0A">
        <w:rPr>
          <w:rStyle w:val="Hyperlink"/>
          <w:noProof/>
        </w:rPr>
        <w:t>.4.3</w:t>
      </w:r>
      <w:r w:rsidR="00446F4B">
        <w:rPr>
          <w:i w:val="0"/>
          <w:iCs w:val="0"/>
          <w:noProof/>
          <w:sz w:val="22"/>
          <w:szCs w:val="22"/>
        </w:rPr>
        <w:tab/>
      </w:r>
      <w:r w:rsidR="00446F4B" w:rsidRPr="00152D0A">
        <w:rPr>
          <w:rStyle w:val="Hyperlink"/>
          <w:noProof/>
        </w:rPr>
        <w:t>Form File Changes</w:t>
      </w:r>
      <w:r w:rsidR="00446F4B">
        <w:rPr>
          <w:noProof/>
          <w:webHidden/>
        </w:rPr>
        <w:tab/>
      </w:r>
      <w:r w:rsidR="00446F4B">
        <w:rPr>
          <w:noProof/>
          <w:webHidden/>
        </w:rPr>
        <w:fldChar w:fldCharType="begin"/>
      </w:r>
      <w:r w:rsidR="00446F4B">
        <w:rPr>
          <w:noProof/>
          <w:webHidden/>
        </w:rPr>
        <w:instrText xml:space="preserve"> PAGEREF _Toc517950238 \h </w:instrText>
      </w:r>
      <w:r w:rsidR="00446F4B">
        <w:rPr>
          <w:noProof/>
          <w:webHidden/>
        </w:rPr>
      </w:r>
      <w:r w:rsidR="00446F4B">
        <w:rPr>
          <w:noProof/>
          <w:webHidden/>
        </w:rPr>
        <w:fldChar w:fldCharType="separate"/>
      </w:r>
      <w:ins w:id="106" w:author="Poornima Kakani" w:date="2019-02-15T14:40:00Z">
        <w:r w:rsidR="00FC61E2">
          <w:rPr>
            <w:noProof/>
            <w:webHidden/>
          </w:rPr>
          <w:t>42</w:t>
        </w:r>
      </w:ins>
      <w:del w:id="107"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"_Toc517950239" </w:instrText>
      </w:r>
      <w:r>
        <w:rPr>
          <w:rStyle w:val="Hyperlink"/>
        </w:rPr>
        <w:fldChar w:fldCharType="separate"/>
      </w:r>
      <w:r w:rsidR="003D2FF4">
        <w:rPr>
          <w:rStyle w:val="Hyperlink"/>
          <w:noProof/>
        </w:rPr>
        <w:t>4</w:t>
      </w:r>
      <w:r w:rsidR="00446F4B" w:rsidRPr="00152D0A">
        <w:rPr>
          <w:rStyle w:val="Hyperlink"/>
          <w:noProof/>
        </w:rPr>
        <w:t>.5</w:t>
      </w:r>
      <w:r w:rsidR="00446F4B">
        <w:rPr>
          <w:smallCaps w:val="0"/>
          <w:noProof/>
          <w:sz w:val="22"/>
          <w:szCs w:val="22"/>
        </w:rPr>
        <w:tab/>
      </w:r>
      <w:r w:rsidR="00446F4B" w:rsidRPr="00152D0A">
        <w:rPr>
          <w:rStyle w:val="Hyperlink"/>
          <w:noProof/>
        </w:rPr>
        <w:t>CUSTOM CODE FOR CONTROLLERS</w:t>
      </w:r>
      <w:r w:rsidR="00446F4B">
        <w:rPr>
          <w:noProof/>
          <w:webHidden/>
        </w:rPr>
        <w:tab/>
      </w:r>
      <w:r w:rsidR="00446F4B">
        <w:rPr>
          <w:noProof/>
          <w:webHidden/>
        </w:rPr>
        <w:fldChar w:fldCharType="begin"/>
      </w:r>
      <w:r w:rsidR="00446F4B">
        <w:rPr>
          <w:noProof/>
          <w:webHidden/>
        </w:rPr>
        <w:instrText xml:space="preserve"> PAGEREF _Toc517950239 \h </w:instrText>
      </w:r>
      <w:r w:rsidR="00446F4B">
        <w:rPr>
          <w:noProof/>
          <w:webHidden/>
        </w:rPr>
      </w:r>
      <w:r w:rsidR="00446F4B">
        <w:rPr>
          <w:noProof/>
          <w:webHidden/>
        </w:rPr>
        <w:fldChar w:fldCharType="separate"/>
      </w:r>
      <w:ins w:id="108" w:author="Poornima Kakani" w:date="2019-02-15T14:40:00Z">
        <w:r w:rsidR="00FC61E2">
          <w:rPr>
            <w:noProof/>
            <w:webHidden/>
          </w:rPr>
          <w:t>42</w:t>
        </w:r>
      </w:ins>
      <w:del w:id="109"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"_Toc517950240" </w:instrText>
      </w:r>
      <w:r>
        <w:rPr>
          <w:rStyle w:val="Hyperlink"/>
        </w:rPr>
        <w:fldChar w:fldCharType="separate"/>
      </w:r>
      <w:r w:rsidR="003D2FF4">
        <w:rPr>
          <w:rStyle w:val="Hyperlink"/>
          <w:noProof/>
        </w:rPr>
        <w:t>4</w:t>
      </w:r>
      <w:r w:rsidR="00446F4B" w:rsidRPr="00152D0A">
        <w:rPr>
          <w:rStyle w:val="Hyperlink"/>
          <w:noProof/>
        </w:rPr>
        <w:t>.5.1</w:t>
      </w:r>
      <w:r w:rsidR="00446F4B">
        <w:rPr>
          <w:i w:val="0"/>
          <w:iCs w:val="0"/>
          <w:noProof/>
          <w:sz w:val="22"/>
          <w:szCs w:val="22"/>
        </w:rPr>
        <w:tab/>
      </w:r>
      <w:r w:rsidR="00446F4B" w:rsidRPr="00152D0A">
        <w:rPr>
          <w:rStyle w:val="Hyperlink"/>
          <w:noProof/>
        </w:rPr>
        <w:t>Generic Section</w:t>
      </w:r>
      <w:r w:rsidR="00446F4B">
        <w:rPr>
          <w:noProof/>
          <w:webHidden/>
        </w:rPr>
        <w:tab/>
      </w:r>
      <w:r w:rsidR="00446F4B">
        <w:rPr>
          <w:noProof/>
          <w:webHidden/>
        </w:rPr>
        <w:fldChar w:fldCharType="begin"/>
      </w:r>
      <w:r w:rsidR="00446F4B">
        <w:rPr>
          <w:noProof/>
          <w:webHidden/>
        </w:rPr>
        <w:instrText xml:space="preserve"> PAGEREF _Toc517950240 \h </w:instrText>
      </w:r>
      <w:r w:rsidR="00446F4B">
        <w:rPr>
          <w:noProof/>
          <w:webHidden/>
        </w:rPr>
      </w:r>
      <w:r w:rsidR="00446F4B">
        <w:rPr>
          <w:noProof/>
          <w:webHidden/>
        </w:rPr>
        <w:fldChar w:fldCharType="separate"/>
      </w:r>
      <w:ins w:id="110" w:author="Poornima Kakani" w:date="2019-02-15T14:40:00Z">
        <w:r w:rsidR="00FC61E2">
          <w:rPr>
            <w:noProof/>
            <w:webHidden/>
          </w:rPr>
          <w:t>42</w:t>
        </w:r>
      </w:ins>
      <w:del w:id="111" w:author="Poornima Kakani" w:date="2019-02-15T14:40:00Z">
        <w:r w:rsidR="00446F4B" w:rsidDel="00FC61E2">
          <w:rPr>
            <w:noProof/>
            <w:webHidden/>
          </w:rPr>
          <w:delText>41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"_Toc517950250" </w:instrText>
      </w:r>
      <w:r>
        <w:rPr>
          <w:rStyle w:val="Hyperlink"/>
        </w:rPr>
        <w:fldChar w:fldCharType="separate"/>
      </w:r>
      <w:r w:rsidR="003D2FF4">
        <w:rPr>
          <w:rStyle w:val="Hyperlink"/>
          <w:noProof/>
        </w:rPr>
        <w:t>4</w:t>
      </w:r>
      <w:r w:rsidR="00446F4B" w:rsidRPr="00152D0A">
        <w:rPr>
          <w:rStyle w:val="Hyperlink"/>
          <w:noProof/>
        </w:rPr>
        <w:t>.5.2</w:t>
      </w:r>
      <w:r w:rsidR="00446F4B">
        <w:rPr>
          <w:i w:val="0"/>
          <w:iCs w:val="0"/>
          <w:noProof/>
          <w:sz w:val="22"/>
          <w:szCs w:val="22"/>
        </w:rPr>
        <w:tab/>
      </w:r>
      <w:r w:rsidR="00446F4B" w:rsidRPr="00152D0A">
        <w:rPr>
          <w:rStyle w:val="Hyperlink"/>
          <w:noProof/>
        </w:rPr>
        <w:t>APM Lookup Support</w:t>
      </w:r>
      <w:r w:rsidR="00446F4B">
        <w:rPr>
          <w:noProof/>
          <w:webHidden/>
        </w:rPr>
        <w:tab/>
      </w:r>
      <w:r w:rsidR="00446F4B">
        <w:rPr>
          <w:noProof/>
          <w:webHidden/>
        </w:rPr>
        <w:fldChar w:fldCharType="begin"/>
      </w:r>
      <w:r w:rsidR="00446F4B">
        <w:rPr>
          <w:noProof/>
          <w:webHidden/>
        </w:rPr>
        <w:instrText xml:space="preserve"> PAGEREF _Toc517950250 \h </w:instrText>
      </w:r>
      <w:r w:rsidR="00446F4B">
        <w:rPr>
          <w:noProof/>
          <w:webHidden/>
        </w:rPr>
      </w:r>
      <w:r w:rsidR="00446F4B">
        <w:rPr>
          <w:noProof/>
          <w:webHidden/>
        </w:rPr>
        <w:fldChar w:fldCharType="separate"/>
      </w:r>
      <w:ins w:id="112" w:author="Poornima Kakani" w:date="2019-02-15T14:40:00Z">
        <w:r w:rsidR="00FC61E2">
          <w:rPr>
            <w:noProof/>
            <w:webHidden/>
          </w:rPr>
          <w:t>66</w:t>
        </w:r>
      </w:ins>
      <w:del w:id="113" w:author="Poornima Kakani" w:date="2019-02-15T14:40:00Z">
        <w:r w:rsidR="00446F4B" w:rsidDel="00FC61E2">
          <w:rPr>
            <w:noProof/>
            <w:webHidden/>
          </w:rPr>
          <w:delText>65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"_Toc517950251" </w:instrText>
      </w:r>
      <w:r>
        <w:rPr>
          <w:rStyle w:val="Hyperlink"/>
        </w:rPr>
        <w:fldChar w:fldCharType="separate"/>
      </w:r>
      <w:r w:rsidR="003D2FF4">
        <w:rPr>
          <w:rStyle w:val="Hyperlink"/>
          <w:noProof/>
        </w:rPr>
        <w:t>4</w:t>
      </w:r>
      <w:r w:rsidR="00446F4B" w:rsidRPr="00152D0A">
        <w:rPr>
          <w:rStyle w:val="Hyperlink"/>
          <w:noProof/>
        </w:rPr>
        <w:t>.5.3</w:t>
      </w:r>
      <w:r w:rsidR="00446F4B">
        <w:rPr>
          <w:i w:val="0"/>
          <w:iCs w:val="0"/>
          <w:noProof/>
          <w:sz w:val="22"/>
          <w:szCs w:val="22"/>
        </w:rPr>
        <w:tab/>
      </w:r>
      <w:r w:rsidR="00446F4B" w:rsidRPr="00152D0A">
        <w:rPr>
          <w:rStyle w:val="Hyperlink"/>
          <w:noProof/>
        </w:rPr>
        <w:t>Brazil Integration</w:t>
      </w:r>
      <w:r w:rsidR="00446F4B">
        <w:rPr>
          <w:noProof/>
          <w:webHidden/>
        </w:rPr>
        <w:tab/>
      </w:r>
      <w:r w:rsidR="00446F4B">
        <w:rPr>
          <w:noProof/>
          <w:webHidden/>
        </w:rPr>
        <w:fldChar w:fldCharType="begin"/>
      </w:r>
      <w:r w:rsidR="00446F4B">
        <w:rPr>
          <w:noProof/>
          <w:webHidden/>
        </w:rPr>
        <w:instrText xml:space="preserve"> PAGEREF _Toc517950251 \h </w:instrText>
      </w:r>
      <w:r w:rsidR="00446F4B">
        <w:rPr>
          <w:noProof/>
          <w:webHidden/>
        </w:rPr>
      </w:r>
      <w:r w:rsidR="00446F4B">
        <w:rPr>
          <w:noProof/>
          <w:webHidden/>
        </w:rPr>
        <w:fldChar w:fldCharType="separate"/>
      </w:r>
      <w:ins w:id="114" w:author="Poornima Kakani" w:date="2019-02-15T14:40:00Z">
        <w:r w:rsidR="00FC61E2">
          <w:rPr>
            <w:noProof/>
            <w:webHidden/>
          </w:rPr>
          <w:t>72</w:t>
        </w:r>
      </w:ins>
      <w:del w:id="115" w:author="Poornima Kakani" w:date="2019-02-15T14:40:00Z">
        <w:r w:rsidR="00446F4B" w:rsidDel="00FC61E2">
          <w:rPr>
            <w:noProof/>
            <w:webHidden/>
          </w:rPr>
          <w:delText>71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"_Toc517950252" </w:instrText>
      </w:r>
      <w:r>
        <w:rPr>
          <w:rStyle w:val="Hyperlink"/>
        </w:rPr>
        <w:fldChar w:fldCharType="separate"/>
      </w:r>
      <w:r w:rsidR="003D2FF4">
        <w:rPr>
          <w:rStyle w:val="Hyperlink"/>
          <w:noProof/>
        </w:rPr>
        <w:t>4</w:t>
      </w:r>
      <w:r w:rsidR="00446F4B" w:rsidRPr="00152D0A">
        <w:rPr>
          <w:rStyle w:val="Hyperlink"/>
          <w:noProof/>
        </w:rPr>
        <w:t>.5.4</w:t>
      </w:r>
      <w:r w:rsidR="00446F4B">
        <w:rPr>
          <w:i w:val="0"/>
          <w:iCs w:val="0"/>
          <w:noProof/>
          <w:sz w:val="22"/>
          <w:szCs w:val="22"/>
        </w:rPr>
        <w:tab/>
      </w:r>
      <w:r w:rsidR="00446F4B" w:rsidRPr="00152D0A">
        <w:rPr>
          <w:rStyle w:val="Hyperlink"/>
          <w:noProof/>
        </w:rPr>
        <w:t>Street Number Implementation</w:t>
      </w:r>
      <w:r w:rsidR="00446F4B">
        <w:rPr>
          <w:noProof/>
          <w:webHidden/>
        </w:rPr>
        <w:tab/>
      </w:r>
      <w:r w:rsidR="00446F4B">
        <w:rPr>
          <w:noProof/>
          <w:webHidden/>
        </w:rPr>
        <w:fldChar w:fldCharType="begin"/>
      </w:r>
      <w:r w:rsidR="00446F4B">
        <w:rPr>
          <w:noProof/>
          <w:webHidden/>
        </w:rPr>
        <w:instrText xml:space="preserve"> PAGEREF _Toc517950252 \h </w:instrText>
      </w:r>
      <w:r w:rsidR="00446F4B">
        <w:rPr>
          <w:noProof/>
          <w:webHidden/>
        </w:rPr>
      </w:r>
      <w:r w:rsidR="00446F4B">
        <w:rPr>
          <w:noProof/>
          <w:webHidden/>
        </w:rPr>
        <w:fldChar w:fldCharType="separate"/>
      </w:r>
      <w:ins w:id="116" w:author="Poornima Kakani" w:date="2019-02-15T14:40:00Z">
        <w:r w:rsidR="00FC61E2">
          <w:rPr>
            <w:noProof/>
            <w:webHidden/>
          </w:rPr>
          <w:t>73</w:t>
        </w:r>
      </w:ins>
      <w:del w:id="117"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lastRenderedPageBreak/>
        <w:fldChar w:fldCharType="begin"/>
      </w:r>
      <w:r>
        <w:rPr>
          <w:rStyle w:val="Hyperlink"/>
          <w:noProof/>
        </w:rPr>
        <w:instrText xml:space="preserve"> HYPERLINK \l "_Toc517950253" </w:instrText>
      </w:r>
      <w:r>
        <w:rPr>
          <w:rStyle w:val="Hyperlink"/>
        </w:rPr>
        <w:fldChar w:fldCharType="separate"/>
      </w:r>
      <w:r w:rsidR="003D2FF4">
        <w:rPr>
          <w:rStyle w:val="Hyperlink"/>
          <w:noProof/>
        </w:rPr>
        <w:t>4</w:t>
      </w:r>
      <w:r w:rsidR="00446F4B" w:rsidRPr="00152D0A">
        <w:rPr>
          <w:rStyle w:val="Hyperlink"/>
          <w:noProof/>
        </w:rPr>
        <w:t>.5.5</w:t>
      </w:r>
      <w:r w:rsidR="00446F4B">
        <w:rPr>
          <w:i w:val="0"/>
          <w:iCs w:val="0"/>
          <w:noProof/>
          <w:sz w:val="22"/>
          <w:szCs w:val="22"/>
        </w:rPr>
        <w:tab/>
      </w:r>
      <w:r w:rsidR="00446F4B" w:rsidRPr="00152D0A">
        <w:rPr>
          <w:rStyle w:val="Hyperlink"/>
          <w:noProof/>
        </w:rPr>
        <w:t>Error Messaging</w:t>
      </w:r>
      <w:r w:rsidR="00446F4B">
        <w:rPr>
          <w:noProof/>
          <w:webHidden/>
        </w:rPr>
        <w:tab/>
      </w:r>
      <w:r w:rsidR="00446F4B">
        <w:rPr>
          <w:noProof/>
          <w:webHidden/>
        </w:rPr>
        <w:fldChar w:fldCharType="begin"/>
      </w:r>
      <w:r w:rsidR="00446F4B">
        <w:rPr>
          <w:noProof/>
          <w:webHidden/>
        </w:rPr>
        <w:instrText xml:space="preserve"> PAGEREF _Toc517950253 \h </w:instrText>
      </w:r>
      <w:r w:rsidR="00446F4B">
        <w:rPr>
          <w:noProof/>
          <w:webHidden/>
        </w:rPr>
      </w:r>
      <w:r w:rsidR="00446F4B">
        <w:rPr>
          <w:noProof/>
          <w:webHidden/>
        </w:rPr>
        <w:fldChar w:fldCharType="separate"/>
      </w:r>
      <w:ins w:id="118" w:author="Poornima Kakani" w:date="2019-02-15T14:40:00Z">
        <w:r w:rsidR="00FC61E2">
          <w:rPr>
            <w:noProof/>
            <w:webHidden/>
          </w:rPr>
          <w:t>74</w:t>
        </w:r>
      </w:ins>
      <w:del w:id="119"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"_Toc517950254" </w:instrText>
      </w:r>
      <w:r>
        <w:rPr>
          <w:rStyle w:val="Hyperlink"/>
        </w:rPr>
        <w:fldChar w:fldCharType="separate"/>
      </w:r>
      <w:r w:rsidR="003D2FF4">
        <w:rPr>
          <w:rStyle w:val="Hyperlink"/>
          <w:noProof/>
        </w:rPr>
        <w:t>4</w:t>
      </w:r>
      <w:r w:rsidR="00446F4B" w:rsidRPr="00152D0A">
        <w:rPr>
          <w:rStyle w:val="Hyperlink"/>
          <w:noProof/>
        </w:rPr>
        <w:t>.5.6</w:t>
      </w:r>
      <w:r w:rsidR="00446F4B">
        <w:rPr>
          <w:i w:val="0"/>
          <w:iCs w:val="0"/>
          <w:noProof/>
          <w:sz w:val="22"/>
          <w:szCs w:val="22"/>
        </w:rPr>
        <w:tab/>
      </w:r>
      <w:r w:rsidR="00446F4B" w:rsidRPr="00152D0A">
        <w:rPr>
          <w:rStyle w:val="Hyperlink"/>
          <w:noProof/>
        </w:rPr>
        <w:t>Client Side Encryption</w:t>
      </w:r>
      <w:r w:rsidR="00446F4B">
        <w:rPr>
          <w:noProof/>
          <w:webHidden/>
        </w:rPr>
        <w:tab/>
      </w:r>
      <w:r w:rsidR="00446F4B">
        <w:rPr>
          <w:noProof/>
          <w:webHidden/>
        </w:rPr>
        <w:fldChar w:fldCharType="begin"/>
      </w:r>
      <w:r w:rsidR="00446F4B">
        <w:rPr>
          <w:noProof/>
          <w:webHidden/>
        </w:rPr>
        <w:instrText xml:space="preserve"> PAGEREF _Toc517950254 \h </w:instrText>
      </w:r>
      <w:r w:rsidR="00446F4B">
        <w:rPr>
          <w:noProof/>
          <w:webHidden/>
        </w:rPr>
      </w:r>
      <w:r w:rsidR="00446F4B">
        <w:rPr>
          <w:noProof/>
          <w:webHidden/>
        </w:rPr>
        <w:fldChar w:fldCharType="separate"/>
      </w:r>
      <w:ins w:id="120" w:author="Poornima Kakani" w:date="2019-02-15T14:40:00Z">
        <w:r w:rsidR="00FC61E2">
          <w:rPr>
            <w:noProof/>
            <w:webHidden/>
          </w:rPr>
          <w:t>74</w:t>
        </w:r>
      </w:ins>
      <w:del w:id="121" w:author="Poornima Kakani" w:date="2019-02-15T14:40:00Z">
        <w:r w:rsidR="00446F4B" w:rsidDel="00FC61E2">
          <w:rPr>
            <w:noProof/>
            <w:webHidden/>
          </w:rPr>
          <w:delText>72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"_Toc517950255" </w:instrText>
      </w:r>
      <w:r>
        <w:rPr>
          <w:rStyle w:val="Hyperlink"/>
        </w:rPr>
        <w:fldChar w:fldCharType="separate"/>
      </w:r>
      <w:r w:rsidR="003D2FF4">
        <w:rPr>
          <w:rStyle w:val="Hyperlink"/>
          <w:noProof/>
        </w:rPr>
        <w:t>4</w:t>
      </w:r>
      <w:r w:rsidR="00446F4B" w:rsidRPr="00152D0A">
        <w:rPr>
          <w:rStyle w:val="Hyperlink"/>
          <w:noProof/>
        </w:rPr>
        <w:t>.5.7</w:t>
      </w:r>
      <w:r w:rsidR="00446F4B">
        <w:rPr>
          <w:i w:val="0"/>
          <w:iCs w:val="0"/>
          <w:noProof/>
          <w:sz w:val="22"/>
          <w:szCs w:val="22"/>
        </w:rPr>
        <w:tab/>
      </w:r>
      <w:r w:rsidR="00446F4B" w:rsidRPr="00152D0A">
        <w:rPr>
          <w:rStyle w:val="Hyperlink"/>
          <w:noProof/>
        </w:rPr>
        <w:t>Form File Changes</w:t>
      </w:r>
      <w:r w:rsidR="00446F4B">
        <w:rPr>
          <w:noProof/>
          <w:webHidden/>
        </w:rPr>
        <w:tab/>
      </w:r>
      <w:r w:rsidR="00446F4B">
        <w:rPr>
          <w:noProof/>
          <w:webHidden/>
        </w:rPr>
        <w:fldChar w:fldCharType="begin"/>
      </w:r>
      <w:r w:rsidR="00446F4B">
        <w:rPr>
          <w:noProof/>
          <w:webHidden/>
        </w:rPr>
        <w:instrText xml:space="preserve"> PAGEREF _Toc517950255 \h </w:instrText>
      </w:r>
      <w:r w:rsidR="00446F4B">
        <w:rPr>
          <w:noProof/>
          <w:webHidden/>
        </w:rPr>
      </w:r>
      <w:r w:rsidR="00446F4B">
        <w:rPr>
          <w:noProof/>
          <w:webHidden/>
        </w:rPr>
        <w:fldChar w:fldCharType="separate"/>
      </w:r>
      <w:ins w:id="122" w:author="Poornima Kakani" w:date="2019-02-15T14:40:00Z">
        <w:r w:rsidR="00FC61E2">
          <w:rPr>
            <w:noProof/>
            <w:webHidden/>
          </w:rPr>
          <w:t>75</w:t>
        </w:r>
      </w:ins>
      <w:del w:id="123"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"_Toc517950256" </w:instrText>
      </w:r>
      <w:r>
        <w:rPr>
          <w:rStyle w:val="Hyperlink"/>
        </w:rPr>
        <w:fldChar w:fldCharType="separate"/>
      </w:r>
      <w:r w:rsidR="003D2FF4">
        <w:rPr>
          <w:rStyle w:val="Hyperlink"/>
          <w:noProof/>
        </w:rPr>
        <w:t>4</w:t>
      </w:r>
      <w:r w:rsidR="00446F4B" w:rsidRPr="00152D0A">
        <w:rPr>
          <w:rStyle w:val="Hyperlink"/>
          <w:noProof/>
        </w:rPr>
        <w:t>.5.8</w:t>
      </w:r>
      <w:r w:rsidR="00446F4B">
        <w:rPr>
          <w:i w:val="0"/>
          <w:iCs w:val="0"/>
          <w:noProof/>
          <w:sz w:val="22"/>
          <w:szCs w:val="22"/>
        </w:rPr>
        <w:tab/>
      </w:r>
      <w:r w:rsidR="00446F4B" w:rsidRPr="00152D0A">
        <w:rPr>
          <w:rStyle w:val="Hyperlink"/>
          <w:noProof/>
        </w:rPr>
        <w:t>Update shippingaddress.xml and billingaddress.xml</w:t>
      </w:r>
      <w:r w:rsidR="00446F4B">
        <w:rPr>
          <w:noProof/>
          <w:webHidden/>
        </w:rPr>
        <w:tab/>
      </w:r>
      <w:r w:rsidR="00446F4B">
        <w:rPr>
          <w:noProof/>
          <w:webHidden/>
        </w:rPr>
        <w:fldChar w:fldCharType="begin"/>
      </w:r>
      <w:r w:rsidR="00446F4B">
        <w:rPr>
          <w:noProof/>
          <w:webHidden/>
        </w:rPr>
        <w:instrText xml:space="preserve"> PAGEREF _Toc517950256 \h </w:instrText>
      </w:r>
      <w:r w:rsidR="00446F4B">
        <w:rPr>
          <w:noProof/>
          <w:webHidden/>
        </w:rPr>
      </w:r>
      <w:r w:rsidR="00446F4B">
        <w:rPr>
          <w:noProof/>
          <w:webHidden/>
        </w:rPr>
        <w:fldChar w:fldCharType="separate"/>
      </w:r>
      <w:ins w:id="124" w:author="Poornima Kakani" w:date="2019-02-15T14:40:00Z">
        <w:r w:rsidR="00FC61E2">
          <w:rPr>
            <w:noProof/>
            <w:webHidden/>
          </w:rPr>
          <w:t>75</w:t>
        </w:r>
      </w:ins>
      <w:del w:id="125"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"_Toc517950257" </w:instrText>
      </w:r>
      <w:r>
        <w:rPr>
          <w:rStyle w:val="Hyperlink"/>
        </w:rPr>
        <w:fldChar w:fldCharType="separate"/>
      </w:r>
      <w:r w:rsidR="003D2FF4">
        <w:rPr>
          <w:rStyle w:val="Hyperlink"/>
          <w:noProof/>
        </w:rPr>
        <w:t>4</w:t>
      </w:r>
      <w:r w:rsidR="00446F4B" w:rsidRPr="00152D0A">
        <w:rPr>
          <w:rStyle w:val="Hyperlink"/>
          <w:noProof/>
        </w:rPr>
        <w:t>.5.9</w:t>
      </w:r>
      <w:r w:rsidR="00446F4B">
        <w:rPr>
          <w:i w:val="0"/>
          <w:iCs w:val="0"/>
          <w:noProof/>
          <w:sz w:val="22"/>
          <w:szCs w:val="22"/>
        </w:rPr>
        <w:tab/>
      </w:r>
      <w:r w:rsidR="00446F4B" w:rsidRPr="00152D0A">
        <w:rPr>
          <w:rStyle w:val="Hyperlink"/>
          <w:noProof/>
        </w:rPr>
        <w:t>Update the paymentinstrumentdetails.isml</w:t>
      </w:r>
      <w:r w:rsidR="00446F4B">
        <w:rPr>
          <w:noProof/>
          <w:webHidden/>
        </w:rPr>
        <w:tab/>
      </w:r>
      <w:r w:rsidR="00446F4B">
        <w:rPr>
          <w:noProof/>
          <w:webHidden/>
        </w:rPr>
        <w:fldChar w:fldCharType="begin"/>
      </w:r>
      <w:r w:rsidR="00446F4B">
        <w:rPr>
          <w:noProof/>
          <w:webHidden/>
        </w:rPr>
        <w:instrText xml:space="preserve"> PAGEREF _Toc517950257 \h </w:instrText>
      </w:r>
      <w:r w:rsidR="00446F4B">
        <w:rPr>
          <w:noProof/>
          <w:webHidden/>
        </w:rPr>
      </w:r>
      <w:r w:rsidR="00446F4B">
        <w:rPr>
          <w:noProof/>
          <w:webHidden/>
        </w:rPr>
        <w:fldChar w:fldCharType="separate"/>
      </w:r>
      <w:ins w:id="126" w:author="Poornima Kakani" w:date="2019-02-15T14:40:00Z">
        <w:r w:rsidR="00FC61E2">
          <w:rPr>
            <w:noProof/>
            <w:webHidden/>
          </w:rPr>
          <w:t>75</w:t>
        </w:r>
      </w:ins>
      <w:del w:id="127"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"_Toc517950258" </w:instrText>
      </w:r>
      <w:r>
        <w:rPr>
          <w:rStyle w:val="Hyperlink"/>
        </w:rPr>
        <w:fldChar w:fldCharType="separate"/>
      </w:r>
      <w:r w:rsidR="00EA5DAE">
        <w:rPr>
          <w:rStyle w:val="Hyperlink"/>
          <w:noProof/>
        </w:rPr>
        <w:t>4</w:t>
      </w:r>
      <w:r w:rsidR="00446F4B" w:rsidRPr="00152D0A">
        <w:rPr>
          <w:rStyle w:val="Hyperlink"/>
          <w:noProof/>
        </w:rPr>
        <w:t>.5.10</w:t>
      </w:r>
      <w:r w:rsidR="00446F4B">
        <w:rPr>
          <w:i w:val="0"/>
          <w:iCs w:val="0"/>
          <w:noProof/>
          <w:sz w:val="22"/>
          <w:szCs w:val="22"/>
        </w:rPr>
        <w:tab/>
      </w:r>
      <w:r w:rsidR="00446F4B" w:rsidRPr="00152D0A">
        <w:rPr>
          <w:rStyle w:val="Hyperlink"/>
          <w:noProof/>
        </w:rPr>
        <w:t>Update the locale.properties and countries.json</w:t>
      </w:r>
      <w:r w:rsidR="00446F4B">
        <w:rPr>
          <w:noProof/>
          <w:webHidden/>
        </w:rPr>
        <w:tab/>
      </w:r>
      <w:r w:rsidR="00446F4B">
        <w:rPr>
          <w:noProof/>
          <w:webHidden/>
        </w:rPr>
        <w:fldChar w:fldCharType="begin"/>
      </w:r>
      <w:r w:rsidR="00446F4B">
        <w:rPr>
          <w:noProof/>
          <w:webHidden/>
        </w:rPr>
        <w:instrText xml:space="preserve"> PAGEREF _Toc517950258 \h </w:instrText>
      </w:r>
      <w:r w:rsidR="00446F4B">
        <w:rPr>
          <w:noProof/>
          <w:webHidden/>
        </w:rPr>
      </w:r>
      <w:r w:rsidR="00446F4B">
        <w:rPr>
          <w:noProof/>
          <w:webHidden/>
        </w:rPr>
        <w:fldChar w:fldCharType="separate"/>
      </w:r>
      <w:ins w:id="128" w:author="Poornima Kakani" w:date="2019-02-15T14:40:00Z">
        <w:r w:rsidR="00FC61E2">
          <w:rPr>
            <w:noProof/>
            <w:webHidden/>
          </w:rPr>
          <w:t>76</w:t>
        </w:r>
      </w:ins>
      <w:del w:id="129"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"_Toc517950259" </w:instrText>
      </w:r>
      <w:r>
        <w:rPr>
          <w:rStyle w:val="Hyperlink"/>
        </w:rPr>
        <w:fldChar w:fldCharType="separate"/>
      </w:r>
      <w:r w:rsidR="00EA5DAE">
        <w:rPr>
          <w:rStyle w:val="Hyperlink"/>
          <w:noProof/>
        </w:rPr>
        <w:t>4</w:t>
      </w:r>
      <w:r w:rsidR="00446F4B" w:rsidRPr="00152D0A">
        <w:rPr>
          <w:rStyle w:val="Hyperlink"/>
          <w:noProof/>
        </w:rPr>
        <w:t>.6</w:t>
      </w:r>
      <w:r w:rsidR="00446F4B">
        <w:rPr>
          <w:smallCaps w:val="0"/>
          <w:noProof/>
          <w:sz w:val="22"/>
          <w:szCs w:val="22"/>
        </w:rPr>
        <w:tab/>
      </w:r>
      <w:r w:rsidR="00446F4B" w:rsidRPr="00152D0A">
        <w:rPr>
          <w:rStyle w:val="Hyperlink"/>
          <w:noProof/>
        </w:rPr>
        <w:t>EXTERNAL INTERFACES</w:t>
      </w:r>
      <w:r w:rsidR="00446F4B">
        <w:rPr>
          <w:noProof/>
          <w:webHidden/>
        </w:rPr>
        <w:tab/>
      </w:r>
      <w:r w:rsidR="00446F4B">
        <w:rPr>
          <w:noProof/>
          <w:webHidden/>
        </w:rPr>
        <w:fldChar w:fldCharType="begin"/>
      </w:r>
      <w:r w:rsidR="00446F4B">
        <w:rPr>
          <w:noProof/>
          <w:webHidden/>
        </w:rPr>
        <w:instrText xml:space="preserve"> PAGEREF _Toc517950259 \h </w:instrText>
      </w:r>
      <w:r w:rsidR="00446F4B">
        <w:rPr>
          <w:noProof/>
          <w:webHidden/>
        </w:rPr>
      </w:r>
      <w:r w:rsidR="00446F4B">
        <w:rPr>
          <w:noProof/>
          <w:webHidden/>
        </w:rPr>
        <w:fldChar w:fldCharType="separate"/>
      </w:r>
      <w:ins w:id="130" w:author="Poornima Kakani" w:date="2019-02-15T14:40:00Z">
        <w:r w:rsidR="00FC61E2">
          <w:rPr>
            <w:noProof/>
            <w:webHidden/>
          </w:rPr>
          <w:t>76</w:t>
        </w:r>
      </w:ins>
      <w:del w:id="131" w:author="Poornima Kakani" w:date="2019-02-15T14:40:00Z">
        <w:r w:rsidR="00446F4B" w:rsidDel="00FC61E2">
          <w:rPr>
            <w:noProof/>
            <w:webHidden/>
          </w:rPr>
          <w:delText>74</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"_Toc517950260" </w:instrText>
      </w:r>
      <w:r>
        <w:rPr>
          <w:rStyle w:val="Hyperlink"/>
        </w:rPr>
        <w:fldChar w:fldCharType="separate"/>
      </w:r>
      <w:r w:rsidR="00EA5DAE">
        <w:rPr>
          <w:rStyle w:val="Hyperlink"/>
          <w:noProof/>
        </w:rPr>
        <w:t>4</w:t>
      </w:r>
      <w:r w:rsidR="00446F4B" w:rsidRPr="00152D0A">
        <w:rPr>
          <w:rStyle w:val="Hyperlink"/>
          <w:noProof/>
        </w:rPr>
        <w:t>.6.1</w:t>
      </w:r>
      <w:r w:rsidR="00446F4B">
        <w:rPr>
          <w:i w:val="0"/>
          <w:iCs w:val="0"/>
          <w:noProof/>
          <w:sz w:val="22"/>
          <w:szCs w:val="22"/>
        </w:rPr>
        <w:tab/>
      </w:r>
      <w:r w:rsidR="00446F4B" w:rsidRPr="00152D0A">
        <w:rPr>
          <w:rStyle w:val="Hyperlink"/>
          <w:noProof/>
        </w:rPr>
        <w:t>CHINA UNION PAY</w:t>
      </w:r>
      <w:r w:rsidR="00446F4B">
        <w:rPr>
          <w:noProof/>
          <w:webHidden/>
        </w:rPr>
        <w:tab/>
      </w:r>
      <w:r w:rsidR="00446F4B">
        <w:rPr>
          <w:noProof/>
          <w:webHidden/>
        </w:rPr>
        <w:fldChar w:fldCharType="begin"/>
      </w:r>
      <w:r w:rsidR="00446F4B">
        <w:rPr>
          <w:noProof/>
          <w:webHidden/>
        </w:rPr>
        <w:instrText xml:space="preserve"> PAGEREF _Toc517950260 \h </w:instrText>
      </w:r>
      <w:r w:rsidR="00446F4B">
        <w:rPr>
          <w:noProof/>
          <w:webHidden/>
        </w:rPr>
      </w:r>
      <w:r w:rsidR="00446F4B">
        <w:rPr>
          <w:noProof/>
          <w:webHidden/>
        </w:rPr>
        <w:fldChar w:fldCharType="separate"/>
      </w:r>
      <w:ins w:id="132" w:author="Poornima Kakani" w:date="2019-02-15T14:40:00Z">
        <w:r w:rsidR="00FC61E2">
          <w:rPr>
            <w:noProof/>
            <w:webHidden/>
          </w:rPr>
          <w:t>82</w:t>
        </w:r>
      </w:ins>
      <w:del w:id="133" w:author="Poornima Kakani" w:date="2019-02-15T14:40:00Z">
        <w:r w:rsidR="00446F4B" w:rsidDel="00FC61E2">
          <w:rPr>
            <w:noProof/>
            <w:webHidden/>
          </w:rPr>
          <w:delText>75</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"_Toc517950261" </w:instrText>
      </w:r>
      <w:r>
        <w:rPr>
          <w:rStyle w:val="Hyperlink"/>
        </w:rPr>
        <w:fldChar w:fldCharType="separate"/>
      </w:r>
      <w:r w:rsidR="00EA5DAE">
        <w:rPr>
          <w:rStyle w:val="Hyperlink"/>
          <w:noProof/>
        </w:rPr>
        <w:t>4</w:t>
      </w:r>
      <w:r w:rsidR="00446F4B" w:rsidRPr="00152D0A">
        <w:rPr>
          <w:rStyle w:val="Hyperlink"/>
          <w:noProof/>
        </w:rPr>
        <w:t>.6.2</w:t>
      </w:r>
      <w:r w:rsidR="00446F4B">
        <w:rPr>
          <w:i w:val="0"/>
          <w:iCs w:val="0"/>
          <w:noProof/>
          <w:sz w:val="22"/>
          <w:szCs w:val="22"/>
        </w:rPr>
        <w:tab/>
      </w:r>
      <w:r w:rsidR="00446F4B" w:rsidRPr="00152D0A">
        <w:rPr>
          <w:rStyle w:val="Hyperlink"/>
          <w:noProof/>
        </w:rPr>
        <w:t>SOFORT</w:t>
      </w:r>
      <w:r w:rsidR="00446F4B">
        <w:rPr>
          <w:noProof/>
          <w:webHidden/>
        </w:rPr>
        <w:tab/>
      </w:r>
      <w:r w:rsidR="00446F4B">
        <w:rPr>
          <w:noProof/>
          <w:webHidden/>
        </w:rPr>
        <w:fldChar w:fldCharType="begin"/>
      </w:r>
      <w:r w:rsidR="00446F4B">
        <w:rPr>
          <w:noProof/>
          <w:webHidden/>
        </w:rPr>
        <w:instrText xml:space="preserve"> PAGEREF _Toc517950261 \h </w:instrText>
      </w:r>
      <w:r w:rsidR="00446F4B">
        <w:rPr>
          <w:noProof/>
          <w:webHidden/>
        </w:rPr>
      </w:r>
      <w:r w:rsidR="00446F4B">
        <w:rPr>
          <w:noProof/>
          <w:webHidden/>
        </w:rPr>
        <w:fldChar w:fldCharType="separate"/>
      </w:r>
      <w:ins w:id="134" w:author="Poornima Kakani" w:date="2019-02-15T14:40:00Z">
        <w:r w:rsidR="00FC61E2">
          <w:rPr>
            <w:noProof/>
            <w:webHidden/>
          </w:rPr>
          <w:t>84</w:t>
        </w:r>
      </w:ins>
      <w:del w:id="135" w:author="Poornima Kakani" w:date="2019-02-15T14:40:00Z">
        <w:r w:rsidR="00446F4B" w:rsidDel="00FC61E2">
          <w:rPr>
            <w:noProof/>
            <w:webHidden/>
          </w:rPr>
          <w:delText>76</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"_Toc517950262" </w:instrText>
      </w:r>
      <w:r>
        <w:rPr>
          <w:rStyle w:val="Hyperlink"/>
        </w:rPr>
        <w:fldChar w:fldCharType="separate"/>
      </w:r>
      <w:r w:rsidR="00EA5DAE">
        <w:rPr>
          <w:rStyle w:val="Hyperlink"/>
          <w:noProof/>
        </w:rPr>
        <w:t>4</w:t>
      </w:r>
      <w:r w:rsidR="00446F4B" w:rsidRPr="00152D0A">
        <w:rPr>
          <w:rStyle w:val="Hyperlink"/>
          <w:noProof/>
        </w:rPr>
        <w:t>.6.3</w:t>
      </w:r>
      <w:r w:rsidR="00446F4B">
        <w:rPr>
          <w:i w:val="0"/>
          <w:iCs w:val="0"/>
          <w:noProof/>
          <w:sz w:val="22"/>
          <w:szCs w:val="22"/>
        </w:rPr>
        <w:tab/>
      </w:r>
      <w:r w:rsidR="00446F4B" w:rsidRPr="00152D0A">
        <w:rPr>
          <w:rStyle w:val="Hyperlink"/>
          <w:noProof/>
        </w:rPr>
        <w:t>ALIPAY</w:t>
      </w:r>
      <w:r w:rsidR="00446F4B">
        <w:rPr>
          <w:noProof/>
          <w:webHidden/>
        </w:rPr>
        <w:tab/>
      </w:r>
      <w:r w:rsidR="00446F4B">
        <w:rPr>
          <w:noProof/>
          <w:webHidden/>
        </w:rPr>
        <w:fldChar w:fldCharType="begin"/>
      </w:r>
      <w:r w:rsidR="00446F4B">
        <w:rPr>
          <w:noProof/>
          <w:webHidden/>
        </w:rPr>
        <w:instrText xml:space="preserve"> PAGEREF _Toc517950262 \h </w:instrText>
      </w:r>
      <w:r w:rsidR="00446F4B">
        <w:rPr>
          <w:noProof/>
          <w:webHidden/>
        </w:rPr>
      </w:r>
      <w:r w:rsidR="00446F4B">
        <w:rPr>
          <w:noProof/>
          <w:webHidden/>
        </w:rPr>
        <w:fldChar w:fldCharType="separate"/>
      </w:r>
      <w:ins w:id="136" w:author="Poornima Kakani" w:date="2019-02-15T14:40:00Z">
        <w:r w:rsidR="00FC61E2">
          <w:rPr>
            <w:noProof/>
            <w:webHidden/>
          </w:rPr>
          <w:t>85</w:t>
        </w:r>
      </w:ins>
      <w:del w:id="137" w:author="Poornima Kakani" w:date="2019-02-15T14:40:00Z">
        <w:r w:rsidR="00446F4B" w:rsidDel="00FC61E2">
          <w:rPr>
            <w:noProof/>
            <w:webHidden/>
          </w:rPr>
          <w:delText>77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"_Toc517950263" </w:instrText>
      </w:r>
      <w:r>
        <w:rPr>
          <w:rStyle w:val="Hyperlink"/>
        </w:rPr>
        <w:fldChar w:fldCharType="separate"/>
      </w:r>
      <w:r w:rsidR="00EA5DAE">
        <w:rPr>
          <w:rStyle w:val="Hyperlink"/>
          <w:noProof/>
        </w:rPr>
        <w:t>4</w:t>
      </w:r>
      <w:r w:rsidR="00446F4B" w:rsidRPr="00152D0A">
        <w:rPr>
          <w:rStyle w:val="Hyperlink"/>
          <w:noProof/>
        </w:rPr>
        <w:t>.6.4</w:t>
      </w:r>
      <w:r w:rsidR="00446F4B">
        <w:rPr>
          <w:i w:val="0"/>
          <w:iCs w:val="0"/>
          <w:noProof/>
          <w:sz w:val="22"/>
          <w:szCs w:val="22"/>
        </w:rPr>
        <w:tab/>
      </w:r>
      <w:r w:rsidR="00446F4B" w:rsidRPr="00152D0A">
        <w:rPr>
          <w:rStyle w:val="Hyperlink"/>
          <w:noProof/>
        </w:rPr>
        <w:t>YANDEX</w:t>
      </w:r>
      <w:r w:rsidR="00446F4B">
        <w:rPr>
          <w:noProof/>
          <w:webHidden/>
        </w:rPr>
        <w:tab/>
      </w:r>
      <w:r w:rsidR="00446F4B">
        <w:rPr>
          <w:noProof/>
          <w:webHidden/>
        </w:rPr>
        <w:fldChar w:fldCharType="begin"/>
      </w:r>
      <w:r w:rsidR="00446F4B">
        <w:rPr>
          <w:noProof/>
          <w:webHidden/>
        </w:rPr>
        <w:instrText xml:space="preserve"> PAGEREF _Toc517950263 \h </w:instrText>
      </w:r>
      <w:r w:rsidR="00446F4B">
        <w:rPr>
          <w:noProof/>
          <w:webHidden/>
        </w:rPr>
      </w:r>
      <w:r w:rsidR="00446F4B">
        <w:rPr>
          <w:noProof/>
          <w:webHidden/>
        </w:rPr>
        <w:fldChar w:fldCharType="separate"/>
      </w:r>
      <w:ins w:id="138" w:author="Poornima Kakani" w:date="2019-02-15T14:40:00Z">
        <w:r w:rsidR="00FC61E2">
          <w:rPr>
            <w:noProof/>
            <w:webHidden/>
          </w:rPr>
          <w:t>86</w:t>
        </w:r>
      </w:ins>
      <w:del w:id="139" w:author="Poornima Kakani" w:date="2019-02-15T14:40:00Z">
        <w:r w:rsidR="00446F4B" w:rsidDel="00FC61E2">
          <w:rPr>
            <w:noProof/>
            <w:webHidden/>
          </w:rPr>
          <w:delText>78</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"_Toc517950264" </w:instrText>
      </w:r>
      <w:r>
        <w:rPr>
          <w:rStyle w:val="Hyperlink"/>
        </w:rPr>
        <w:fldChar w:fldCharType="separate"/>
      </w:r>
      <w:r w:rsidR="00EA5DAE">
        <w:rPr>
          <w:rStyle w:val="Hyperlink"/>
          <w:noProof/>
        </w:rPr>
        <w:t>4</w:t>
      </w:r>
      <w:r w:rsidR="00446F4B" w:rsidRPr="00152D0A">
        <w:rPr>
          <w:rStyle w:val="Hyperlink"/>
          <w:noProof/>
        </w:rPr>
        <w:t>.6.5</w:t>
      </w:r>
      <w:r w:rsidR="00446F4B">
        <w:rPr>
          <w:i w:val="0"/>
          <w:iCs w:val="0"/>
          <w:noProof/>
          <w:sz w:val="22"/>
          <w:szCs w:val="22"/>
        </w:rPr>
        <w:tab/>
      </w:r>
      <w:r w:rsidR="00446F4B" w:rsidRPr="00152D0A">
        <w:rPr>
          <w:rStyle w:val="Hyperlink"/>
          <w:noProof/>
        </w:rPr>
        <w:t>QIWI</w:t>
      </w:r>
      <w:r w:rsidR="00446F4B">
        <w:rPr>
          <w:noProof/>
          <w:webHidden/>
        </w:rPr>
        <w:tab/>
      </w:r>
      <w:r w:rsidR="00446F4B">
        <w:rPr>
          <w:noProof/>
          <w:webHidden/>
        </w:rPr>
        <w:fldChar w:fldCharType="begin"/>
      </w:r>
      <w:r w:rsidR="00446F4B">
        <w:rPr>
          <w:noProof/>
          <w:webHidden/>
        </w:rPr>
        <w:instrText xml:space="preserve"> PAGEREF _Toc517950264 \h </w:instrText>
      </w:r>
      <w:r w:rsidR="00446F4B">
        <w:rPr>
          <w:noProof/>
          <w:webHidden/>
        </w:rPr>
      </w:r>
      <w:r w:rsidR="00446F4B">
        <w:rPr>
          <w:noProof/>
          <w:webHidden/>
        </w:rPr>
        <w:fldChar w:fldCharType="separate"/>
      </w:r>
      <w:ins w:id="140" w:author="Poornima Kakani" w:date="2019-02-15T14:40:00Z">
        <w:r w:rsidR="00FC61E2">
          <w:rPr>
            <w:noProof/>
            <w:webHidden/>
          </w:rPr>
          <w:t>87</w:t>
        </w:r>
      </w:ins>
      <w:del w:id="141" w:author="Poornima Kakani" w:date="2019-02-15T14:40:00Z">
        <w:r w:rsidR="00446F4B" w:rsidDel="00FC61E2">
          <w:rPr>
            <w:noProof/>
            <w:webHidden/>
          </w:rPr>
          <w:delText>79</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"_Toc517950265" </w:instrText>
      </w:r>
      <w:r>
        <w:rPr>
          <w:rStyle w:val="Hyperlink"/>
        </w:rPr>
        <w:fldChar w:fldCharType="separate"/>
      </w:r>
      <w:r w:rsidR="00EA5DAE">
        <w:rPr>
          <w:rStyle w:val="Hyperlink"/>
          <w:noProof/>
        </w:rPr>
        <w:t>4</w:t>
      </w:r>
      <w:r w:rsidR="00446F4B" w:rsidRPr="00152D0A">
        <w:rPr>
          <w:rStyle w:val="Hyperlink"/>
          <w:noProof/>
        </w:rPr>
        <w:t>.6.6</w:t>
      </w:r>
      <w:r w:rsidR="00446F4B">
        <w:rPr>
          <w:i w:val="0"/>
          <w:iCs w:val="0"/>
          <w:noProof/>
          <w:sz w:val="22"/>
          <w:szCs w:val="22"/>
        </w:rPr>
        <w:tab/>
      </w:r>
      <w:r w:rsidR="00446F4B" w:rsidRPr="00152D0A">
        <w:rPr>
          <w:rStyle w:val="Hyperlink"/>
          <w:noProof/>
        </w:rPr>
        <w:t>BOLETO</w:t>
      </w:r>
      <w:r w:rsidR="00446F4B">
        <w:rPr>
          <w:noProof/>
          <w:webHidden/>
        </w:rPr>
        <w:tab/>
      </w:r>
      <w:r w:rsidR="00446F4B">
        <w:rPr>
          <w:noProof/>
          <w:webHidden/>
        </w:rPr>
        <w:fldChar w:fldCharType="begin"/>
      </w:r>
      <w:r w:rsidR="00446F4B">
        <w:rPr>
          <w:noProof/>
          <w:webHidden/>
        </w:rPr>
        <w:instrText xml:space="preserve"> PAGEREF _Toc517950265 \h </w:instrText>
      </w:r>
      <w:r w:rsidR="00446F4B">
        <w:rPr>
          <w:noProof/>
          <w:webHidden/>
        </w:rPr>
      </w:r>
      <w:r w:rsidR="00446F4B">
        <w:rPr>
          <w:noProof/>
          <w:webHidden/>
        </w:rPr>
        <w:fldChar w:fldCharType="separate"/>
      </w:r>
      <w:ins w:id="142" w:author="Poornima Kakani" w:date="2019-02-15T14:40:00Z">
        <w:r w:rsidR="00FC61E2">
          <w:rPr>
            <w:noProof/>
            <w:webHidden/>
          </w:rPr>
          <w:t>89</w:t>
        </w:r>
      </w:ins>
      <w:del w:id="143" w:author="Poornima Kakani" w:date="2019-02-15T14:40:00Z">
        <w:r w:rsidR="00446F4B" w:rsidDel="00FC61E2">
          <w:rPr>
            <w:noProof/>
            <w:webHidden/>
          </w:rPr>
          <w:delText>81</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"_Toc517950266" </w:instrText>
      </w:r>
      <w:r>
        <w:rPr>
          <w:rStyle w:val="Hyperlink"/>
        </w:rPr>
        <w:fldChar w:fldCharType="separate"/>
      </w:r>
      <w:r w:rsidR="00EA5DAE">
        <w:rPr>
          <w:rStyle w:val="Hyperlink"/>
          <w:noProof/>
        </w:rPr>
        <w:t>4</w:t>
      </w:r>
      <w:r w:rsidR="00446F4B" w:rsidRPr="00152D0A">
        <w:rPr>
          <w:rStyle w:val="Hyperlink"/>
          <w:noProof/>
        </w:rPr>
        <w:t>.6.7</w:t>
      </w:r>
      <w:r w:rsidR="00446F4B">
        <w:rPr>
          <w:i w:val="0"/>
          <w:iCs w:val="0"/>
          <w:noProof/>
          <w:sz w:val="22"/>
          <w:szCs w:val="22"/>
        </w:rPr>
        <w:tab/>
      </w:r>
      <w:r w:rsidR="00446F4B" w:rsidRPr="00152D0A">
        <w:rPr>
          <w:rStyle w:val="Hyperlink"/>
          <w:noProof/>
        </w:rPr>
        <w:t>MISTER CASH</w:t>
      </w:r>
      <w:r w:rsidR="00446F4B">
        <w:rPr>
          <w:noProof/>
          <w:webHidden/>
        </w:rPr>
        <w:tab/>
      </w:r>
      <w:r w:rsidR="00446F4B">
        <w:rPr>
          <w:noProof/>
          <w:webHidden/>
        </w:rPr>
        <w:fldChar w:fldCharType="begin"/>
      </w:r>
      <w:r w:rsidR="00446F4B">
        <w:rPr>
          <w:noProof/>
          <w:webHidden/>
        </w:rPr>
        <w:instrText xml:space="preserve"> PAGEREF _Toc517950266 \h </w:instrText>
      </w:r>
      <w:r w:rsidR="00446F4B">
        <w:rPr>
          <w:noProof/>
          <w:webHidden/>
        </w:rPr>
      </w:r>
      <w:r w:rsidR="00446F4B">
        <w:rPr>
          <w:noProof/>
          <w:webHidden/>
        </w:rPr>
        <w:fldChar w:fldCharType="separate"/>
      </w:r>
      <w:ins w:id="144" w:author="Poornima Kakani" w:date="2019-02-15T14:40:00Z">
        <w:r w:rsidR="00FC61E2">
          <w:rPr>
            <w:noProof/>
            <w:webHidden/>
          </w:rPr>
          <w:t>90</w:t>
        </w:r>
      </w:ins>
      <w:del w:id="145" w:author="Poornima Kakani" w:date="2019-02-15T14:40:00Z">
        <w:r w:rsidR="00446F4B" w:rsidDel="00FC61E2">
          <w:rPr>
            <w:noProof/>
            <w:webHidden/>
          </w:rPr>
          <w:delText>82</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"_Toc517950267" </w:instrText>
      </w:r>
      <w:r>
        <w:rPr>
          <w:rStyle w:val="Hyperlink"/>
        </w:rPr>
        <w:fldChar w:fldCharType="separate"/>
      </w:r>
      <w:r w:rsidR="00EA5DAE">
        <w:rPr>
          <w:rStyle w:val="Hyperlink"/>
          <w:noProof/>
        </w:rPr>
        <w:t>4</w:t>
      </w:r>
      <w:r w:rsidR="00446F4B" w:rsidRPr="00152D0A">
        <w:rPr>
          <w:rStyle w:val="Hyperlink"/>
          <w:noProof/>
        </w:rPr>
        <w:t>.6.8</w:t>
      </w:r>
      <w:r w:rsidR="00446F4B">
        <w:rPr>
          <w:i w:val="0"/>
          <w:iCs w:val="0"/>
          <w:noProof/>
          <w:sz w:val="22"/>
          <w:szCs w:val="22"/>
        </w:rPr>
        <w:tab/>
      </w:r>
      <w:r w:rsidR="00446F4B" w:rsidRPr="00152D0A">
        <w:rPr>
          <w:rStyle w:val="Hyperlink"/>
          <w:noProof/>
        </w:rPr>
        <w:t>PAYPAL</w:t>
      </w:r>
      <w:r w:rsidR="00446F4B">
        <w:rPr>
          <w:noProof/>
          <w:webHidden/>
        </w:rPr>
        <w:tab/>
      </w:r>
      <w:r w:rsidR="00446F4B">
        <w:rPr>
          <w:noProof/>
          <w:webHidden/>
        </w:rPr>
        <w:fldChar w:fldCharType="begin"/>
      </w:r>
      <w:r w:rsidR="00446F4B">
        <w:rPr>
          <w:noProof/>
          <w:webHidden/>
        </w:rPr>
        <w:instrText xml:space="preserve"> PAGEREF _Toc517950267 \h </w:instrText>
      </w:r>
      <w:r w:rsidR="00446F4B">
        <w:rPr>
          <w:noProof/>
          <w:webHidden/>
        </w:rPr>
      </w:r>
      <w:r w:rsidR="00446F4B">
        <w:rPr>
          <w:noProof/>
          <w:webHidden/>
        </w:rPr>
        <w:fldChar w:fldCharType="separate"/>
      </w:r>
      <w:ins w:id="146" w:author="Poornima Kakani" w:date="2019-02-15T14:40:00Z">
        <w:r w:rsidR="00FC61E2">
          <w:rPr>
            <w:noProof/>
            <w:webHidden/>
          </w:rPr>
          <w:t>91</w:t>
        </w:r>
      </w:ins>
      <w:del w:id="147" w:author="Poornima Kakani" w:date="2019-02-15T14:40:00Z">
        <w:r w:rsidR="00446F4B" w:rsidDel="00FC61E2">
          <w:rPr>
            <w:noProof/>
            <w:webHidden/>
          </w:rPr>
          <w:delText>83</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"_Toc517950268" </w:instrText>
      </w:r>
      <w:r>
        <w:rPr>
          <w:rStyle w:val="Hyperlink"/>
        </w:rPr>
        <w:fldChar w:fldCharType="separate"/>
      </w:r>
      <w:r w:rsidR="00EA5DAE">
        <w:rPr>
          <w:rStyle w:val="Hyperlink"/>
          <w:noProof/>
        </w:rPr>
        <w:t>4</w:t>
      </w:r>
      <w:r w:rsidR="00446F4B" w:rsidRPr="00152D0A">
        <w:rPr>
          <w:rStyle w:val="Hyperlink"/>
          <w:noProof/>
        </w:rPr>
        <w:t>.6.9</w:t>
      </w:r>
      <w:r w:rsidR="00446F4B">
        <w:rPr>
          <w:i w:val="0"/>
          <w:iCs w:val="0"/>
          <w:noProof/>
          <w:sz w:val="22"/>
          <w:szCs w:val="22"/>
        </w:rPr>
        <w:tab/>
      </w:r>
      <w:r w:rsidR="00446F4B" w:rsidRPr="00152D0A">
        <w:rPr>
          <w:rStyle w:val="Hyperlink"/>
          <w:noProof/>
        </w:rPr>
        <w:t>eNETS</w:t>
      </w:r>
      <w:r w:rsidR="00446F4B">
        <w:rPr>
          <w:noProof/>
          <w:webHidden/>
        </w:rPr>
        <w:tab/>
      </w:r>
      <w:r w:rsidR="00446F4B">
        <w:rPr>
          <w:noProof/>
          <w:webHidden/>
        </w:rPr>
        <w:fldChar w:fldCharType="begin"/>
      </w:r>
      <w:r w:rsidR="00446F4B">
        <w:rPr>
          <w:noProof/>
          <w:webHidden/>
        </w:rPr>
        <w:instrText xml:space="preserve"> PAGEREF _Toc517950268 \h </w:instrText>
      </w:r>
      <w:r w:rsidR="00446F4B">
        <w:rPr>
          <w:noProof/>
          <w:webHidden/>
        </w:rPr>
      </w:r>
      <w:r w:rsidR="00446F4B">
        <w:rPr>
          <w:noProof/>
          <w:webHidden/>
        </w:rPr>
        <w:fldChar w:fldCharType="separate"/>
      </w:r>
      <w:ins w:id="148" w:author="Poornima Kakani" w:date="2019-02-15T14:40:00Z">
        <w:r w:rsidR="00FC61E2">
          <w:rPr>
            <w:noProof/>
            <w:webHidden/>
          </w:rPr>
          <w:t>93</w:t>
        </w:r>
      </w:ins>
      <w:del w:id="149" w:author="Poornima Kakani" w:date="2019-02-15T14:40:00Z">
        <w:r w:rsidR="00446F4B" w:rsidDel="00FC61E2">
          <w:rPr>
            <w:noProof/>
            <w:webHidden/>
          </w:rPr>
          <w:delText>85</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"_Toc517950269" </w:instrText>
      </w:r>
      <w:r>
        <w:rPr>
          <w:rStyle w:val="Hyperlink"/>
        </w:rPr>
        <w:fldChar w:fldCharType="separate"/>
      </w:r>
      <w:r w:rsidR="00EA5DAE">
        <w:rPr>
          <w:rStyle w:val="Hyperlink"/>
          <w:noProof/>
        </w:rPr>
        <w:t>4</w:t>
      </w:r>
      <w:r w:rsidR="00446F4B" w:rsidRPr="00152D0A">
        <w:rPr>
          <w:rStyle w:val="Hyperlink"/>
          <w:noProof/>
        </w:rPr>
        <w:t>.6.10</w:t>
      </w:r>
      <w:r w:rsidR="00446F4B">
        <w:rPr>
          <w:i w:val="0"/>
          <w:iCs w:val="0"/>
          <w:noProof/>
          <w:sz w:val="22"/>
          <w:szCs w:val="22"/>
        </w:rPr>
        <w:tab/>
      </w:r>
      <w:r w:rsidR="00446F4B" w:rsidRPr="00152D0A">
        <w:rPr>
          <w:rStyle w:val="Hyperlink"/>
          <w:noProof/>
        </w:rPr>
        <w:t>iDEAL</w:t>
      </w:r>
      <w:r w:rsidR="00446F4B">
        <w:rPr>
          <w:noProof/>
          <w:webHidden/>
        </w:rPr>
        <w:tab/>
      </w:r>
      <w:r w:rsidR="00446F4B">
        <w:rPr>
          <w:noProof/>
          <w:webHidden/>
        </w:rPr>
        <w:fldChar w:fldCharType="begin"/>
      </w:r>
      <w:r w:rsidR="00446F4B">
        <w:rPr>
          <w:noProof/>
          <w:webHidden/>
        </w:rPr>
        <w:instrText xml:space="preserve"> PAGEREF _Toc517950269 \h </w:instrText>
      </w:r>
      <w:r w:rsidR="00446F4B">
        <w:rPr>
          <w:noProof/>
          <w:webHidden/>
        </w:rPr>
      </w:r>
      <w:r w:rsidR="00446F4B">
        <w:rPr>
          <w:noProof/>
          <w:webHidden/>
        </w:rPr>
        <w:fldChar w:fldCharType="separate"/>
      </w:r>
      <w:ins w:id="150" w:author="Poornima Kakani" w:date="2019-02-15T14:40:00Z">
        <w:r w:rsidR="00FC61E2">
          <w:rPr>
            <w:noProof/>
            <w:webHidden/>
          </w:rPr>
          <w:t>94</w:t>
        </w:r>
      </w:ins>
      <w:del w:id="151" w:author="Poornima Kakani" w:date="2019-02-15T14:40:00Z">
        <w:r w:rsidR="00446F4B" w:rsidDel="00FC61E2">
          <w:rPr>
            <w:noProof/>
            <w:webHidden/>
          </w:rPr>
          <w:delText>86</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"_Toc517950270" </w:instrText>
      </w:r>
      <w:r>
        <w:rPr>
          <w:rStyle w:val="Hyperlink"/>
        </w:rPr>
        <w:fldChar w:fldCharType="separate"/>
      </w:r>
      <w:r w:rsidR="00EA5DAE">
        <w:rPr>
          <w:rStyle w:val="Hyperlink"/>
          <w:noProof/>
        </w:rPr>
        <w:t>4</w:t>
      </w:r>
      <w:r w:rsidR="00446F4B" w:rsidRPr="00152D0A">
        <w:rPr>
          <w:rStyle w:val="Hyperlink"/>
          <w:noProof/>
        </w:rPr>
        <w:t>.6.11</w:t>
      </w:r>
      <w:r w:rsidR="00446F4B">
        <w:rPr>
          <w:i w:val="0"/>
          <w:iCs w:val="0"/>
          <w:noProof/>
          <w:sz w:val="22"/>
          <w:szCs w:val="22"/>
        </w:rPr>
        <w:tab/>
      </w:r>
      <w:r w:rsidR="00446F4B" w:rsidRPr="00152D0A">
        <w:rPr>
          <w:rStyle w:val="Hyperlink"/>
          <w:noProof/>
        </w:rPr>
        <w:t>GiroPay</w:t>
      </w:r>
      <w:r w:rsidR="00446F4B">
        <w:rPr>
          <w:noProof/>
          <w:webHidden/>
        </w:rPr>
        <w:tab/>
      </w:r>
      <w:r w:rsidR="00446F4B">
        <w:rPr>
          <w:noProof/>
          <w:webHidden/>
        </w:rPr>
        <w:fldChar w:fldCharType="begin"/>
      </w:r>
      <w:r w:rsidR="00446F4B">
        <w:rPr>
          <w:noProof/>
          <w:webHidden/>
        </w:rPr>
        <w:instrText xml:space="preserve"> PAGEREF _Toc517950270 \h </w:instrText>
      </w:r>
      <w:r w:rsidR="00446F4B">
        <w:rPr>
          <w:noProof/>
          <w:webHidden/>
        </w:rPr>
      </w:r>
      <w:r w:rsidR="00446F4B">
        <w:rPr>
          <w:noProof/>
          <w:webHidden/>
        </w:rPr>
        <w:fldChar w:fldCharType="separate"/>
      </w:r>
      <w:ins w:id="152" w:author="Poornima Kakani" w:date="2019-02-15T14:40:00Z">
        <w:r w:rsidR="00FC61E2">
          <w:rPr>
            <w:noProof/>
            <w:webHidden/>
          </w:rPr>
          <w:t>95</w:t>
        </w:r>
      </w:ins>
      <w:del w:id="153" w:author="Poornima Kakani" w:date="2019-02-15T14:40:00Z">
        <w:r w:rsidR="00446F4B" w:rsidDel="00FC61E2">
          <w:rPr>
            <w:noProof/>
            <w:webHidden/>
          </w:rPr>
          <w:delText>88</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"_Toc517950271" </w:instrText>
      </w:r>
      <w:r>
        <w:rPr>
          <w:rStyle w:val="Hyperlink"/>
        </w:rPr>
        <w:fldChar w:fldCharType="separate"/>
      </w:r>
      <w:r w:rsidR="00EA5DAE">
        <w:rPr>
          <w:rStyle w:val="Hyperlink"/>
          <w:noProof/>
        </w:rPr>
        <w:t>4</w:t>
      </w:r>
      <w:r w:rsidR="00446F4B" w:rsidRPr="00152D0A">
        <w:rPr>
          <w:rStyle w:val="Hyperlink"/>
          <w:noProof/>
        </w:rPr>
        <w:t>.6.12</w:t>
      </w:r>
      <w:r w:rsidR="00446F4B">
        <w:rPr>
          <w:i w:val="0"/>
          <w:iCs w:val="0"/>
          <w:noProof/>
          <w:sz w:val="22"/>
          <w:szCs w:val="22"/>
        </w:rPr>
        <w:tab/>
      </w:r>
      <w:r w:rsidR="00446F4B" w:rsidRPr="00152D0A">
        <w:rPr>
          <w:rStyle w:val="Hyperlink"/>
          <w:noProof/>
        </w:rPr>
        <w:t>Konbini</w:t>
      </w:r>
      <w:r w:rsidR="00446F4B">
        <w:rPr>
          <w:noProof/>
          <w:webHidden/>
        </w:rPr>
        <w:tab/>
      </w:r>
      <w:r w:rsidR="00446F4B">
        <w:rPr>
          <w:noProof/>
          <w:webHidden/>
        </w:rPr>
        <w:fldChar w:fldCharType="begin"/>
      </w:r>
      <w:r w:rsidR="00446F4B">
        <w:rPr>
          <w:noProof/>
          <w:webHidden/>
        </w:rPr>
        <w:instrText xml:space="preserve"> PAGEREF _Toc517950271 \h </w:instrText>
      </w:r>
      <w:r w:rsidR="00446F4B">
        <w:rPr>
          <w:noProof/>
          <w:webHidden/>
        </w:rPr>
      </w:r>
      <w:r w:rsidR="00446F4B">
        <w:rPr>
          <w:noProof/>
          <w:webHidden/>
        </w:rPr>
        <w:fldChar w:fldCharType="separate"/>
      </w:r>
      <w:ins w:id="154" w:author="Poornima Kakani" w:date="2019-02-15T14:40:00Z">
        <w:r w:rsidR="00FC61E2">
          <w:rPr>
            <w:noProof/>
            <w:webHidden/>
          </w:rPr>
          <w:t>97</w:t>
        </w:r>
      </w:ins>
      <w:del w:id="155" w:author="Poornima Kakani" w:date="2019-02-15T14:40:00Z">
        <w:r w:rsidR="00446F4B" w:rsidDel="00FC61E2">
          <w:rPr>
            <w:noProof/>
            <w:webHidden/>
          </w:rPr>
          <w:delText>89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"_Toc517950272" </w:instrText>
      </w:r>
      <w:r>
        <w:rPr>
          <w:rStyle w:val="Hyperlink"/>
        </w:rPr>
        <w:fldChar w:fldCharType="separate"/>
      </w:r>
      <w:r w:rsidR="00EA5DAE">
        <w:rPr>
          <w:rStyle w:val="Hyperlink"/>
          <w:noProof/>
        </w:rPr>
        <w:t>4</w:t>
      </w:r>
      <w:r w:rsidR="00446F4B" w:rsidRPr="00152D0A">
        <w:rPr>
          <w:rStyle w:val="Hyperlink"/>
          <w:noProof/>
        </w:rPr>
        <w:t>.6.13</w:t>
      </w:r>
      <w:r w:rsidR="00446F4B">
        <w:rPr>
          <w:i w:val="0"/>
          <w:iCs w:val="0"/>
          <w:noProof/>
          <w:sz w:val="22"/>
          <w:szCs w:val="22"/>
        </w:rPr>
        <w:tab/>
      </w:r>
      <w:r w:rsidR="00446F4B" w:rsidRPr="00152D0A">
        <w:rPr>
          <w:rStyle w:val="Hyperlink"/>
          <w:noProof/>
        </w:rPr>
        <w:t>Poli</w:t>
      </w:r>
      <w:r w:rsidR="00446F4B">
        <w:rPr>
          <w:noProof/>
          <w:webHidden/>
        </w:rPr>
        <w:tab/>
      </w:r>
      <w:r w:rsidR="00446F4B">
        <w:rPr>
          <w:noProof/>
          <w:webHidden/>
        </w:rPr>
        <w:fldChar w:fldCharType="begin"/>
      </w:r>
      <w:r w:rsidR="00446F4B">
        <w:rPr>
          <w:noProof/>
          <w:webHidden/>
        </w:rPr>
        <w:instrText xml:space="preserve"> PAGEREF _Toc517950272 \h </w:instrText>
      </w:r>
      <w:r w:rsidR="00446F4B">
        <w:rPr>
          <w:noProof/>
          <w:webHidden/>
        </w:rPr>
      </w:r>
      <w:r w:rsidR="00446F4B">
        <w:rPr>
          <w:noProof/>
          <w:webHidden/>
        </w:rPr>
        <w:fldChar w:fldCharType="separate"/>
      </w:r>
      <w:ins w:id="156" w:author="Poornima Kakani" w:date="2019-02-15T14:40:00Z">
        <w:r w:rsidR="00FC61E2">
          <w:rPr>
            <w:noProof/>
            <w:webHidden/>
          </w:rPr>
          <w:t>100</w:t>
        </w:r>
      </w:ins>
      <w:del w:id="157" w:author="Poornima Kakani" w:date="2019-02-15T14:40:00Z">
        <w:r w:rsidR="00446F4B" w:rsidDel="00FC61E2">
          <w:rPr>
            <w:noProof/>
            <w:webHidden/>
          </w:rPr>
          <w:delText>92</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"_Toc517950273" </w:instrText>
      </w:r>
      <w:r>
        <w:rPr>
          <w:rStyle w:val="Hyperlink"/>
        </w:rPr>
        <w:fldChar w:fldCharType="separate"/>
      </w:r>
      <w:r w:rsidR="00EA5DAE">
        <w:rPr>
          <w:rStyle w:val="Hyperlink"/>
          <w:noProof/>
        </w:rPr>
        <w:t>4</w:t>
      </w:r>
      <w:r w:rsidR="00446F4B" w:rsidRPr="00152D0A">
        <w:rPr>
          <w:rStyle w:val="Hyperlink"/>
          <w:noProof/>
        </w:rPr>
        <w:t>.6.14</w:t>
      </w:r>
      <w:r w:rsidR="00446F4B">
        <w:rPr>
          <w:i w:val="0"/>
          <w:iCs w:val="0"/>
          <w:noProof/>
          <w:sz w:val="22"/>
          <w:szCs w:val="22"/>
        </w:rPr>
        <w:tab/>
      </w:r>
      <w:r w:rsidR="00446F4B" w:rsidRPr="00152D0A">
        <w:rPr>
          <w:rStyle w:val="Hyperlink"/>
          <w:noProof/>
        </w:rPr>
        <w:t>SEPA-DD</w:t>
      </w:r>
      <w:r w:rsidR="00446F4B">
        <w:rPr>
          <w:noProof/>
          <w:webHidden/>
        </w:rPr>
        <w:tab/>
      </w:r>
      <w:r w:rsidR="00446F4B">
        <w:rPr>
          <w:noProof/>
          <w:webHidden/>
        </w:rPr>
        <w:fldChar w:fldCharType="begin"/>
      </w:r>
      <w:r w:rsidR="00446F4B">
        <w:rPr>
          <w:noProof/>
          <w:webHidden/>
        </w:rPr>
        <w:instrText xml:space="preserve"> PAGEREF _Toc517950273 \h </w:instrText>
      </w:r>
      <w:r w:rsidR="00446F4B">
        <w:rPr>
          <w:noProof/>
          <w:webHidden/>
        </w:rPr>
      </w:r>
      <w:r w:rsidR="00446F4B">
        <w:rPr>
          <w:noProof/>
          <w:webHidden/>
        </w:rPr>
        <w:fldChar w:fldCharType="separate"/>
      </w:r>
      <w:ins w:id="158" w:author="Poornima Kakani" w:date="2019-02-15T14:40:00Z">
        <w:r w:rsidR="00FC61E2">
          <w:rPr>
            <w:noProof/>
            <w:webHidden/>
          </w:rPr>
          <w:t>104</w:t>
        </w:r>
      </w:ins>
      <w:del w:id="159" w:author="Poornima Kakani" w:date="2019-02-15T14:40:00Z">
        <w:r w:rsidR="00446F4B" w:rsidDel="00FC61E2">
          <w:rPr>
            <w:noProof/>
            <w:webHidden/>
          </w:rPr>
          <w:delText>96</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"_Toc517950274" </w:instrText>
      </w:r>
      <w:r>
        <w:rPr>
          <w:rStyle w:val="Hyperlink"/>
        </w:rPr>
        <w:fldChar w:fldCharType="separate"/>
      </w:r>
      <w:r w:rsidR="00EA5DAE">
        <w:rPr>
          <w:rStyle w:val="Hyperlink"/>
          <w:noProof/>
        </w:rPr>
        <w:t>4</w:t>
      </w:r>
      <w:r w:rsidR="00446F4B" w:rsidRPr="00152D0A">
        <w:rPr>
          <w:rStyle w:val="Hyperlink"/>
          <w:noProof/>
        </w:rPr>
        <w:t>.6.15</w:t>
      </w:r>
      <w:r w:rsidR="00446F4B">
        <w:rPr>
          <w:i w:val="0"/>
          <w:iCs w:val="0"/>
          <w:noProof/>
          <w:sz w:val="22"/>
          <w:szCs w:val="22"/>
        </w:rPr>
        <w:tab/>
      </w:r>
      <w:r w:rsidR="00446F4B" w:rsidRPr="00152D0A">
        <w:rPr>
          <w:rStyle w:val="Hyperlink"/>
          <w:noProof/>
        </w:rPr>
        <w:t>Przeleway24</w:t>
      </w:r>
      <w:r w:rsidR="00446F4B">
        <w:rPr>
          <w:noProof/>
          <w:webHidden/>
        </w:rPr>
        <w:tab/>
      </w:r>
      <w:r w:rsidR="00446F4B">
        <w:rPr>
          <w:noProof/>
          <w:webHidden/>
        </w:rPr>
        <w:fldChar w:fldCharType="begin"/>
      </w:r>
      <w:r w:rsidR="00446F4B">
        <w:rPr>
          <w:noProof/>
          <w:webHidden/>
        </w:rPr>
        <w:instrText xml:space="preserve"> PAGEREF _Toc517950274 \h </w:instrText>
      </w:r>
      <w:r w:rsidR="00446F4B">
        <w:rPr>
          <w:noProof/>
          <w:webHidden/>
        </w:rPr>
      </w:r>
      <w:r w:rsidR="00446F4B">
        <w:rPr>
          <w:noProof/>
          <w:webHidden/>
        </w:rPr>
        <w:fldChar w:fldCharType="separate"/>
      </w:r>
      <w:ins w:id="160" w:author="Poornima Kakani" w:date="2019-02-15T14:40:00Z">
        <w:r w:rsidR="00FC61E2">
          <w:rPr>
            <w:noProof/>
            <w:webHidden/>
          </w:rPr>
          <w:t>107</w:t>
        </w:r>
      </w:ins>
      <w:del w:id="161" w:author="Poornima Kakani" w:date="2019-02-15T14:40:00Z">
        <w:r w:rsidR="00446F4B" w:rsidDel="00FC61E2">
          <w:rPr>
            <w:noProof/>
            <w:webHidden/>
          </w:rPr>
          <w:delText>99</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"_Toc517950275" </w:instrText>
      </w:r>
      <w:r>
        <w:rPr>
          <w:rStyle w:val="Hyperlink"/>
        </w:rPr>
        <w:fldChar w:fldCharType="separate"/>
      </w:r>
      <w:r w:rsidR="00EA5DAE">
        <w:rPr>
          <w:rStyle w:val="Hyperlink"/>
          <w:noProof/>
        </w:rPr>
        <w:t>4</w:t>
      </w:r>
      <w:r w:rsidR="00446F4B" w:rsidRPr="00152D0A">
        <w:rPr>
          <w:rStyle w:val="Hyperlink"/>
          <w:noProof/>
        </w:rPr>
        <w:t>.6.16</w:t>
      </w:r>
      <w:r w:rsidR="00446F4B">
        <w:rPr>
          <w:i w:val="0"/>
          <w:iCs w:val="0"/>
          <w:noProof/>
          <w:sz w:val="22"/>
          <w:szCs w:val="22"/>
        </w:rPr>
        <w:tab/>
      </w:r>
      <w:r w:rsidR="00446F4B" w:rsidRPr="00152D0A">
        <w:rPr>
          <w:rStyle w:val="Hyperlink"/>
          <w:noProof/>
        </w:rPr>
        <w:t>CashU</w:t>
      </w:r>
      <w:r w:rsidR="00446F4B">
        <w:rPr>
          <w:noProof/>
          <w:webHidden/>
        </w:rPr>
        <w:tab/>
      </w:r>
      <w:r w:rsidR="00446F4B">
        <w:rPr>
          <w:noProof/>
          <w:webHidden/>
        </w:rPr>
        <w:fldChar w:fldCharType="begin"/>
      </w:r>
      <w:r w:rsidR="00446F4B">
        <w:rPr>
          <w:noProof/>
          <w:webHidden/>
        </w:rPr>
        <w:instrText xml:space="preserve"> PAGEREF _Toc517950275 \h </w:instrText>
      </w:r>
      <w:r w:rsidR="00446F4B">
        <w:rPr>
          <w:noProof/>
          <w:webHidden/>
        </w:rPr>
      </w:r>
      <w:r w:rsidR="00446F4B">
        <w:rPr>
          <w:noProof/>
          <w:webHidden/>
        </w:rPr>
        <w:fldChar w:fldCharType="separate"/>
      </w:r>
      <w:ins w:id="162" w:author="Poornima Kakani" w:date="2019-02-15T14:40:00Z">
        <w:r w:rsidR="00FC61E2">
          <w:rPr>
            <w:noProof/>
            <w:webHidden/>
          </w:rPr>
          <w:t>108</w:t>
        </w:r>
      </w:ins>
      <w:del w:id="163" w:author="Poornima Kakani" w:date="2019-02-15T14:40:00Z">
        <w:r w:rsidR="00446F4B" w:rsidDel="00FC61E2">
          <w:rPr>
            <w:noProof/>
            <w:webHidden/>
          </w:rPr>
          <w:delText>100</w:delText>
        </w:r>
      </w:del>
      <w:r w:rsidR="00446F4B">
        <w:rPr>
          <w:noProof/>
          <w:webHidden/>
        </w:rPr>
        <w:fldChar w:fldCharType="end"/>
      </w:r>
      <w:r>
        <w:rPr>
          <w:noProof/>
        </w:rPr>
        <w:fldChar w:fldCharType="end"/>
      </w:r>
    </w:p>
    <w:p w:rsidR="00446F4B" w:rsidRDefault="008849C3">
      <w:pPr>
        <w:pStyle w:val="TOC3"/>
        <w:tabs>
          <w:tab w:val="left" w:pos="1320"/>
          <w:tab w:val="right" w:leader="dot" w:pos="9736"/>
        </w:tabs>
        <w:rPr>
          <w:i w:val="0"/>
          <w:iCs w:val="0"/>
          <w:noProof/>
          <w:sz w:val="22"/>
          <w:szCs w:val="22"/>
        </w:rPr>
      </w:pPr>
      <w:r>
        <w:rPr>
          <w:rStyle w:val="Hyperlink"/>
        </w:rPr>
        <w:fldChar w:fldCharType="begin"/>
      </w:r>
      <w:r>
        <w:rPr>
          <w:rStyle w:val="Hyperlink"/>
          <w:noProof/>
        </w:rPr>
        <w:instrText xml:space="preserve"> HYPERLINK \l "_Toc517950276" </w:instrText>
      </w:r>
      <w:r>
        <w:rPr>
          <w:rStyle w:val="Hyperlink"/>
        </w:rPr>
        <w:fldChar w:fldCharType="separate"/>
      </w:r>
      <w:r w:rsidR="00EA5DAE">
        <w:rPr>
          <w:rStyle w:val="Hyperlink"/>
          <w:noProof/>
        </w:rPr>
        <w:t>4</w:t>
      </w:r>
      <w:r w:rsidR="00446F4B" w:rsidRPr="00152D0A">
        <w:rPr>
          <w:rStyle w:val="Hyperlink"/>
          <w:noProof/>
        </w:rPr>
        <w:t>.6.17</w:t>
      </w:r>
      <w:r w:rsidR="00446F4B">
        <w:rPr>
          <w:i w:val="0"/>
          <w:iCs w:val="0"/>
          <w:noProof/>
          <w:sz w:val="22"/>
          <w:szCs w:val="22"/>
        </w:rPr>
        <w:tab/>
      </w:r>
      <w:r w:rsidR="00446F4B" w:rsidRPr="00152D0A">
        <w:rPr>
          <w:rStyle w:val="Hyperlink"/>
          <w:noProof/>
        </w:rPr>
        <w:t>KLARNA</w:t>
      </w:r>
      <w:r w:rsidR="00446F4B">
        <w:rPr>
          <w:noProof/>
          <w:webHidden/>
        </w:rPr>
        <w:tab/>
      </w:r>
      <w:r w:rsidR="00446F4B">
        <w:rPr>
          <w:noProof/>
          <w:webHidden/>
        </w:rPr>
        <w:fldChar w:fldCharType="begin"/>
      </w:r>
      <w:r w:rsidR="00446F4B">
        <w:rPr>
          <w:noProof/>
          <w:webHidden/>
        </w:rPr>
        <w:instrText xml:space="preserve"> PAGEREF _Toc517950276 \h </w:instrText>
      </w:r>
      <w:r w:rsidR="00446F4B">
        <w:rPr>
          <w:noProof/>
          <w:webHidden/>
        </w:rPr>
      </w:r>
      <w:r w:rsidR="00446F4B">
        <w:rPr>
          <w:noProof/>
          <w:webHidden/>
        </w:rPr>
        <w:fldChar w:fldCharType="separate"/>
      </w:r>
      <w:ins w:id="164" w:author="Poornima Kakani" w:date="2019-02-15T14:40:00Z">
        <w:r w:rsidR="00FC61E2">
          <w:rPr>
            <w:noProof/>
            <w:webHidden/>
          </w:rPr>
          <w:t>110</w:t>
        </w:r>
      </w:ins>
      <w:del w:id="165" w:author="Poornima Kakani" w:date="2019-02-15T14:40:00Z">
        <w:r w:rsidR="00446F4B" w:rsidDel="00FC61E2">
          <w:rPr>
            <w:noProof/>
            <w:webHidden/>
          </w:rPr>
          <w:delText>102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"_Toc517950277" </w:instrText>
      </w:r>
      <w:r>
        <w:rPr>
          <w:rStyle w:val="Hyperlink"/>
        </w:rPr>
        <w:fldChar w:fldCharType="separate"/>
      </w:r>
      <w:r w:rsidR="00BF3766">
        <w:rPr>
          <w:rStyle w:val="Hyperlink"/>
          <w:noProof/>
        </w:rPr>
        <w:t>5</w:t>
      </w:r>
      <w:r w:rsidR="00446F4B" w:rsidRPr="00152D0A">
        <w:rPr>
          <w:rStyle w:val="Hyperlink"/>
          <w:noProof/>
        </w:rPr>
        <w:t>.</w:t>
      </w:r>
      <w:r w:rsidR="00446F4B">
        <w:rPr>
          <w:b w:val="0"/>
          <w:bCs w:val="0"/>
          <w:caps w:val="0"/>
          <w:noProof/>
          <w:sz w:val="22"/>
          <w:szCs w:val="22"/>
        </w:rPr>
        <w:tab/>
      </w:r>
      <w:r w:rsidR="00446F4B" w:rsidRPr="00152D0A">
        <w:rPr>
          <w:rStyle w:val="Hyperlink"/>
          <w:noProof/>
        </w:rPr>
        <w:t>PRODUCTION SETUP</w:t>
      </w:r>
      <w:r w:rsidR="00446F4B">
        <w:rPr>
          <w:noProof/>
          <w:webHidden/>
        </w:rPr>
        <w:tab/>
      </w:r>
      <w:r w:rsidR="00446F4B">
        <w:rPr>
          <w:noProof/>
          <w:webHidden/>
        </w:rPr>
        <w:fldChar w:fldCharType="begin"/>
      </w:r>
      <w:r w:rsidR="00446F4B">
        <w:rPr>
          <w:noProof/>
          <w:webHidden/>
        </w:rPr>
        <w:instrText xml:space="preserve"> PAGEREF _Toc517950277 \h </w:instrText>
      </w:r>
      <w:r w:rsidR="00446F4B">
        <w:rPr>
          <w:noProof/>
          <w:webHidden/>
        </w:rPr>
      </w:r>
      <w:r w:rsidR="00446F4B">
        <w:rPr>
          <w:noProof/>
          <w:webHidden/>
        </w:rPr>
        <w:fldChar w:fldCharType="separate"/>
      </w:r>
      <w:ins w:id="166" w:author="Poornima Kakani" w:date="2019-02-15T14:40:00Z">
        <w:r w:rsidR="00FC61E2">
          <w:rPr>
            <w:noProof/>
            <w:webHidden/>
          </w:rPr>
          <w:t>123</w:t>
        </w:r>
      </w:ins>
      <w:del w:id="167" w:author="Poornima Kakani" w:date="2019-02-15T14:40:00Z">
        <w:r w:rsidR="00446F4B" w:rsidDel="00FC61E2">
          <w:rPr>
            <w:noProof/>
            <w:webHidden/>
          </w:rPr>
          <w:delText>106</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"_Toc517950279" </w:instrText>
      </w:r>
      <w:r>
        <w:rPr>
          <w:rStyle w:val="Hyperlink"/>
        </w:rPr>
        <w:fldChar w:fldCharType="separate"/>
      </w:r>
      <w:r w:rsidR="00BF3766">
        <w:rPr>
          <w:rStyle w:val="Hyperlink"/>
          <w:noProof/>
        </w:rPr>
        <w:t>5</w:t>
      </w:r>
      <w:r w:rsidR="00446F4B" w:rsidRPr="00152D0A">
        <w:rPr>
          <w:rStyle w:val="Hyperlink"/>
          <w:noProof/>
        </w:rPr>
        <w:t>.1</w:t>
      </w:r>
      <w:r w:rsidR="00446F4B">
        <w:rPr>
          <w:smallCaps w:val="0"/>
          <w:noProof/>
          <w:sz w:val="22"/>
          <w:szCs w:val="22"/>
        </w:rPr>
        <w:tab/>
      </w:r>
      <w:r w:rsidR="00446F4B" w:rsidRPr="00152D0A">
        <w:rPr>
          <w:rStyle w:val="Hyperlink"/>
          <w:noProof/>
        </w:rPr>
        <w:t>PRODUCTION SERVICE SETUP</w:t>
      </w:r>
      <w:r w:rsidR="00446F4B">
        <w:rPr>
          <w:noProof/>
          <w:webHidden/>
        </w:rPr>
        <w:tab/>
      </w:r>
      <w:r w:rsidR="00446F4B">
        <w:rPr>
          <w:noProof/>
          <w:webHidden/>
        </w:rPr>
        <w:fldChar w:fldCharType="begin"/>
      </w:r>
      <w:r w:rsidR="00446F4B">
        <w:rPr>
          <w:noProof/>
          <w:webHidden/>
        </w:rPr>
        <w:instrText xml:space="preserve"> PAGEREF _Toc517950279 \h </w:instrText>
      </w:r>
      <w:r w:rsidR="00446F4B">
        <w:rPr>
          <w:noProof/>
          <w:webHidden/>
        </w:rPr>
      </w:r>
      <w:r w:rsidR="00446F4B">
        <w:rPr>
          <w:noProof/>
          <w:webHidden/>
        </w:rPr>
        <w:fldChar w:fldCharType="separate"/>
      </w:r>
      <w:ins w:id="168" w:author="Poornima Kakani" w:date="2019-02-15T14:40:00Z">
        <w:r w:rsidR="00FC61E2">
          <w:rPr>
            <w:noProof/>
            <w:webHidden/>
          </w:rPr>
          <w:t>123</w:t>
        </w:r>
      </w:ins>
      <w:del w:id="169" w:author="Poornima Kakani" w:date="2019-02-15T14:40:00Z">
        <w:r w:rsidR="00446F4B" w:rsidDel="00FC61E2">
          <w:rPr>
            <w:noProof/>
            <w:webHidden/>
          </w:rPr>
          <w:delText>106</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"_Toc517950280" </w:instrText>
      </w:r>
      <w:r>
        <w:rPr>
          <w:rStyle w:val="Hyperlink"/>
        </w:rPr>
        <w:fldChar w:fldCharType="separate"/>
      </w:r>
      <w:r w:rsidR="00BF3766">
        <w:rPr>
          <w:rStyle w:val="Hyperlink"/>
          <w:noProof/>
        </w:rPr>
        <w:t>6</w:t>
      </w:r>
      <w:r w:rsidR="00446F4B" w:rsidRPr="00152D0A">
        <w:rPr>
          <w:rStyle w:val="Hyperlink"/>
          <w:noProof/>
        </w:rPr>
        <w:t>.</w:t>
      </w:r>
      <w:r w:rsidR="00446F4B">
        <w:rPr>
          <w:b w:val="0"/>
          <w:bCs w:val="0"/>
          <w:caps w:val="0"/>
          <w:noProof/>
          <w:sz w:val="22"/>
          <w:szCs w:val="22"/>
        </w:rPr>
        <w:tab/>
      </w:r>
      <w:r w:rsidR="00446F4B" w:rsidRPr="00152D0A">
        <w:rPr>
          <w:rStyle w:val="Hyperlink"/>
          <w:noProof/>
        </w:rPr>
        <w:t>OPERATIONS, MAINTENANCE</w:t>
      </w:r>
      <w:r w:rsidR="00446F4B">
        <w:rPr>
          <w:noProof/>
          <w:webHidden/>
        </w:rPr>
        <w:tab/>
      </w:r>
      <w:r w:rsidR="00446F4B">
        <w:rPr>
          <w:noProof/>
          <w:webHidden/>
        </w:rPr>
        <w:fldChar w:fldCharType="begin"/>
      </w:r>
      <w:r w:rsidR="00446F4B">
        <w:rPr>
          <w:noProof/>
          <w:webHidden/>
        </w:rPr>
        <w:instrText xml:space="preserve"> PAGEREF _Toc517950280 \h </w:instrText>
      </w:r>
      <w:r w:rsidR="00446F4B">
        <w:rPr>
          <w:noProof/>
          <w:webHidden/>
        </w:rPr>
      </w:r>
      <w:r w:rsidR="00446F4B">
        <w:rPr>
          <w:noProof/>
          <w:webHidden/>
        </w:rPr>
        <w:fldChar w:fldCharType="separate"/>
      </w:r>
      <w:ins w:id="170" w:author="Poornima Kakani" w:date="2019-02-15T14:40:00Z">
        <w:r w:rsidR="00FC61E2">
          <w:rPr>
            <w:noProof/>
            <w:webHidden/>
          </w:rPr>
          <w:t>124</w:t>
        </w:r>
      </w:ins>
      <w:del w:id="171"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"_Toc517950282" </w:instrText>
      </w:r>
      <w:r>
        <w:rPr>
          <w:rStyle w:val="Hyperlink"/>
        </w:rPr>
        <w:fldChar w:fldCharType="separate"/>
      </w:r>
      <w:r w:rsidR="00BF3766">
        <w:rPr>
          <w:rStyle w:val="Hyperlink"/>
          <w:noProof/>
        </w:rPr>
        <w:t>6</w:t>
      </w:r>
      <w:r w:rsidR="00446F4B" w:rsidRPr="00152D0A">
        <w:rPr>
          <w:rStyle w:val="Hyperlink"/>
          <w:noProof/>
        </w:rPr>
        <w:t>.1</w:t>
      </w:r>
      <w:r w:rsidR="00446F4B">
        <w:rPr>
          <w:smallCaps w:val="0"/>
          <w:noProof/>
          <w:sz w:val="22"/>
          <w:szCs w:val="22"/>
        </w:rPr>
        <w:tab/>
      </w:r>
      <w:r w:rsidR="00446F4B" w:rsidRPr="00152D0A">
        <w:rPr>
          <w:rStyle w:val="Hyperlink"/>
          <w:noProof/>
        </w:rPr>
        <w:t>DATA STORAGE</w:t>
      </w:r>
      <w:r w:rsidR="00446F4B">
        <w:rPr>
          <w:noProof/>
          <w:webHidden/>
        </w:rPr>
        <w:tab/>
      </w:r>
      <w:r w:rsidR="00446F4B">
        <w:rPr>
          <w:noProof/>
          <w:webHidden/>
        </w:rPr>
        <w:fldChar w:fldCharType="begin"/>
      </w:r>
      <w:r w:rsidR="00446F4B">
        <w:rPr>
          <w:noProof/>
          <w:webHidden/>
        </w:rPr>
        <w:instrText xml:space="preserve"> PAGEREF _Toc517950282 \h </w:instrText>
      </w:r>
      <w:r w:rsidR="00446F4B">
        <w:rPr>
          <w:noProof/>
          <w:webHidden/>
        </w:rPr>
      </w:r>
      <w:r w:rsidR="00446F4B">
        <w:rPr>
          <w:noProof/>
          <w:webHidden/>
        </w:rPr>
        <w:fldChar w:fldCharType="separate"/>
      </w:r>
      <w:ins w:id="172" w:author="Poornima Kakani" w:date="2019-02-15T14:40:00Z">
        <w:r w:rsidR="00FC61E2">
          <w:rPr>
            <w:noProof/>
            <w:webHidden/>
          </w:rPr>
          <w:t>124</w:t>
        </w:r>
      </w:ins>
      <w:del w:id="173"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"_Toc517950283" </w:instrText>
      </w:r>
      <w:r>
        <w:rPr>
          <w:rStyle w:val="Hyperlink"/>
        </w:rPr>
        <w:fldChar w:fldCharType="separate"/>
      </w:r>
      <w:r w:rsidR="00BF3766">
        <w:rPr>
          <w:rStyle w:val="Hyperlink"/>
          <w:noProof/>
        </w:rPr>
        <w:t>6</w:t>
      </w:r>
      <w:r w:rsidR="00446F4B" w:rsidRPr="00152D0A">
        <w:rPr>
          <w:rStyle w:val="Hyperlink"/>
          <w:noProof/>
        </w:rPr>
        <w:t>.1.1</w:t>
      </w:r>
      <w:r w:rsidR="00446F4B">
        <w:rPr>
          <w:i w:val="0"/>
          <w:iCs w:val="0"/>
          <w:noProof/>
          <w:sz w:val="22"/>
          <w:szCs w:val="22"/>
        </w:rPr>
        <w:tab/>
      </w:r>
      <w:r w:rsidR="00446F4B" w:rsidRPr="00152D0A">
        <w:rPr>
          <w:rStyle w:val="Hyperlink"/>
          <w:noProof/>
        </w:rPr>
        <w:t>Order Level Attributes</w:t>
      </w:r>
      <w:r w:rsidR="00446F4B">
        <w:rPr>
          <w:noProof/>
          <w:webHidden/>
        </w:rPr>
        <w:tab/>
      </w:r>
      <w:r w:rsidR="00446F4B">
        <w:rPr>
          <w:noProof/>
          <w:webHidden/>
        </w:rPr>
        <w:fldChar w:fldCharType="begin"/>
      </w:r>
      <w:r w:rsidR="00446F4B">
        <w:rPr>
          <w:noProof/>
          <w:webHidden/>
        </w:rPr>
        <w:instrText xml:space="preserve"> PAGEREF _Toc517950283 \h </w:instrText>
      </w:r>
      <w:r w:rsidR="00446F4B">
        <w:rPr>
          <w:noProof/>
          <w:webHidden/>
        </w:rPr>
      </w:r>
      <w:r w:rsidR="00446F4B">
        <w:rPr>
          <w:noProof/>
          <w:webHidden/>
        </w:rPr>
        <w:fldChar w:fldCharType="separate"/>
      </w:r>
      <w:ins w:id="174" w:author="Poornima Kakani" w:date="2019-02-15T14:40:00Z">
        <w:r w:rsidR="00FC61E2">
          <w:rPr>
            <w:noProof/>
            <w:webHidden/>
          </w:rPr>
          <w:t>124</w:t>
        </w:r>
      </w:ins>
      <w:del w:id="175" w:author="Poornima Kakani" w:date="2019-02-15T14:40:00Z">
        <w:r w:rsidR="00446F4B" w:rsidDel="00FC61E2">
          <w:rPr>
            <w:noProof/>
            <w:webHidden/>
          </w:rPr>
          <w:delText>107</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"_Toc517950284" </w:instrText>
      </w:r>
      <w:r>
        <w:rPr>
          <w:rStyle w:val="Hyperlink"/>
        </w:rPr>
        <w:fldChar w:fldCharType="separate"/>
      </w:r>
      <w:r w:rsidR="00BF3766">
        <w:rPr>
          <w:rStyle w:val="Hyperlink"/>
          <w:noProof/>
        </w:rPr>
        <w:t>6</w:t>
      </w:r>
      <w:r w:rsidR="00446F4B" w:rsidRPr="00152D0A">
        <w:rPr>
          <w:rStyle w:val="Hyperlink"/>
          <w:noProof/>
        </w:rPr>
        <w:t>.1.2</w:t>
      </w:r>
      <w:r w:rsidR="00446F4B">
        <w:rPr>
          <w:i w:val="0"/>
          <w:iCs w:val="0"/>
          <w:noProof/>
          <w:sz w:val="22"/>
          <w:szCs w:val="22"/>
        </w:rPr>
        <w:tab/>
      </w:r>
      <w:r w:rsidR="00446F4B" w:rsidRPr="00152D0A">
        <w:rPr>
          <w:rStyle w:val="Hyperlink"/>
          <w:noProof/>
        </w:rPr>
        <w:t>Order Payment Instrument Attributes</w:t>
      </w:r>
      <w:r w:rsidR="00446F4B">
        <w:rPr>
          <w:noProof/>
          <w:webHidden/>
        </w:rPr>
        <w:tab/>
      </w:r>
      <w:r w:rsidR="00446F4B">
        <w:rPr>
          <w:noProof/>
          <w:webHidden/>
        </w:rPr>
        <w:fldChar w:fldCharType="begin"/>
      </w:r>
      <w:r w:rsidR="00446F4B">
        <w:rPr>
          <w:noProof/>
          <w:webHidden/>
        </w:rPr>
        <w:instrText xml:space="preserve"> PAGEREF _Toc517950284 \h </w:instrText>
      </w:r>
      <w:r w:rsidR="00446F4B">
        <w:rPr>
          <w:noProof/>
          <w:webHidden/>
        </w:rPr>
      </w:r>
      <w:r w:rsidR="00446F4B">
        <w:rPr>
          <w:noProof/>
          <w:webHidden/>
        </w:rPr>
        <w:fldChar w:fldCharType="separate"/>
      </w:r>
      <w:ins w:id="176" w:author="Poornima Kakani" w:date="2019-02-15T14:40:00Z">
        <w:r w:rsidR="00FC61E2">
          <w:rPr>
            <w:noProof/>
            <w:webHidden/>
          </w:rPr>
          <w:t>126</w:t>
        </w:r>
      </w:ins>
      <w:del w:id="177" w:author="Poornima Kakani" w:date="2019-02-15T14:40:00Z">
        <w:r w:rsidR="00446F4B" w:rsidDel="00FC61E2">
          <w:rPr>
            <w:noProof/>
            <w:webHidden/>
          </w:rPr>
          <w:delText>108</w:delText>
        </w:r>
      </w:del>
      <w:r w:rsidR="00446F4B">
        <w:rPr>
          <w:noProof/>
          <w:webHidden/>
        </w:rPr>
        <w:fldChar w:fldCharType="end"/>
      </w:r>
      <w:r>
        <w:rPr>
          <w:noProof/>
        </w:rPr>
        <w:fldChar w:fldCharType="end"/>
      </w:r>
    </w:p>
    <w:p w:rsidR="00446F4B" w:rsidRDefault="008849C3">
      <w:pPr>
        <w:pStyle w:val="TOC3"/>
        <w:tabs>
          <w:tab w:val="left" w:pos="1100"/>
          <w:tab w:val="right" w:leader="dot" w:pos="9736"/>
        </w:tabs>
        <w:rPr>
          <w:i w:val="0"/>
          <w:iCs w:val="0"/>
          <w:noProof/>
          <w:sz w:val="22"/>
          <w:szCs w:val="22"/>
        </w:rPr>
      </w:pPr>
      <w:r>
        <w:rPr>
          <w:rStyle w:val="Hyperlink"/>
        </w:rPr>
        <w:fldChar w:fldCharType="begin"/>
      </w:r>
      <w:r>
        <w:rPr>
          <w:rStyle w:val="Hyperlink"/>
          <w:noProof/>
        </w:rPr>
        <w:instrText xml:space="preserve"> HYPERLINK \l "_Toc517950285" </w:instrText>
      </w:r>
      <w:r>
        <w:rPr>
          <w:rStyle w:val="Hyperlink"/>
        </w:rPr>
        <w:fldChar w:fldCharType="separate"/>
      </w:r>
      <w:r w:rsidR="00BF3766">
        <w:rPr>
          <w:rStyle w:val="Hyperlink"/>
          <w:noProof/>
        </w:rPr>
        <w:t>6</w:t>
      </w:r>
      <w:r w:rsidR="00446F4B" w:rsidRPr="00152D0A">
        <w:rPr>
          <w:rStyle w:val="Hyperlink"/>
          <w:noProof/>
        </w:rPr>
        <w:t>.1.3</w:t>
      </w:r>
      <w:r w:rsidR="00446F4B">
        <w:rPr>
          <w:i w:val="0"/>
          <w:iCs w:val="0"/>
          <w:noProof/>
          <w:sz w:val="22"/>
          <w:szCs w:val="22"/>
        </w:rPr>
        <w:tab/>
      </w:r>
      <w:r w:rsidR="00446F4B" w:rsidRPr="00152D0A">
        <w:rPr>
          <w:rStyle w:val="Hyperlink"/>
          <w:noProof/>
        </w:rPr>
        <w:t>Order Notifica</w:t>
      </w:r>
      <w:ins w:id="178" w:author="Poornima Kakani" w:date="2019-02-15T14:50:00Z">
        <w:r w:rsidR="00997275">
          <w:rPr>
            <w:rStyle w:val="Hyperlink"/>
            <w:noProof/>
          </w:rPr>
          <w:t>2</w:t>
        </w:r>
      </w:ins>
      <w:r w:rsidR="00446F4B" w:rsidRPr="00152D0A">
        <w:rPr>
          <w:rStyle w:val="Hyperlink"/>
          <w:noProof/>
        </w:rPr>
        <w:t>tion Custom Object</w:t>
      </w:r>
      <w:r w:rsidR="00446F4B">
        <w:rPr>
          <w:noProof/>
          <w:webHidden/>
        </w:rPr>
        <w:tab/>
      </w:r>
      <w:r w:rsidR="00446F4B">
        <w:rPr>
          <w:noProof/>
          <w:webHidden/>
        </w:rPr>
        <w:fldChar w:fldCharType="begin"/>
      </w:r>
      <w:r w:rsidR="00446F4B">
        <w:rPr>
          <w:noProof/>
          <w:webHidden/>
        </w:rPr>
        <w:instrText xml:space="preserve"> PAGEREF _Toc517950285 \h </w:instrText>
      </w:r>
      <w:r w:rsidR="00446F4B">
        <w:rPr>
          <w:noProof/>
          <w:webHidden/>
        </w:rPr>
      </w:r>
      <w:r w:rsidR="00446F4B">
        <w:rPr>
          <w:noProof/>
          <w:webHidden/>
        </w:rPr>
        <w:fldChar w:fldCharType="separate"/>
      </w:r>
      <w:ins w:id="179" w:author="Poornima Kakani" w:date="2019-02-15T14:40:00Z">
        <w:r w:rsidR="00FC61E2">
          <w:rPr>
            <w:noProof/>
            <w:webHidden/>
          </w:rPr>
          <w:t>126</w:t>
        </w:r>
      </w:ins>
      <w:del w:id="180" w:author="Poornima Kakani" w:date="2019-02-15T14:40:00Z">
        <w:r w:rsidR="00446F4B" w:rsidDel="00FC61E2">
          <w:rPr>
            <w:noProof/>
            <w:webHidden/>
          </w:rPr>
          <w:delText>109</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"_Toc517950286" </w:instrText>
      </w:r>
      <w:r>
        <w:rPr>
          <w:rStyle w:val="Hyperlink"/>
        </w:rPr>
        <w:fldChar w:fldCharType="separate"/>
      </w:r>
      <w:r w:rsidR="00BF3766">
        <w:rPr>
          <w:rStyle w:val="Hyperlink"/>
          <w:noProof/>
        </w:rPr>
        <w:t>6</w:t>
      </w:r>
      <w:r w:rsidR="00446F4B" w:rsidRPr="00152D0A">
        <w:rPr>
          <w:rStyle w:val="Hyperlink"/>
          <w:noProof/>
        </w:rPr>
        <w:t>.2</w:t>
      </w:r>
      <w:r w:rsidR="00446F4B">
        <w:rPr>
          <w:smallCaps w:val="0"/>
          <w:noProof/>
          <w:sz w:val="22"/>
          <w:szCs w:val="22"/>
        </w:rPr>
        <w:tab/>
      </w:r>
      <w:r w:rsidR="00446F4B" w:rsidRPr="00152D0A">
        <w:rPr>
          <w:rStyle w:val="Hyperlink"/>
          <w:noProof/>
        </w:rPr>
        <w:t>AVAILABILITY</w:t>
      </w:r>
      <w:r w:rsidR="00446F4B">
        <w:rPr>
          <w:noProof/>
          <w:webHidden/>
        </w:rPr>
        <w:tab/>
      </w:r>
      <w:r w:rsidR="00446F4B">
        <w:rPr>
          <w:noProof/>
          <w:webHidden/>
        </w:rPr>
        <w:fldChar w:fldCharType="begin"/>
      </w:r>
      <w:r w:rsidR="00446F4B">
        <w:rPr>
          <w:noProof/>
          <w:webHidden/>
        </w:rPr>
        <w:instrText xml:space="preserve"> PAGEREF _Toc517950286 \h </w:instrText>
      </w:r>
      <w:r w:rsidR="00446F4B">
        <w:rPr>
          <w:noProof/>
          <w:webHidden/>
        </w:rPr>
      </w:r>
      <w:r w:rsidR="00446F4B">
        <w:rPr>
          <w:noProof/>
          <w:webHidden/>
        </w:rPr>
        <w:fldChar w:fldCharType="separate"/>
      </w:r>
      <w:ins w:id="181" w:author="Poornima Kakani" w:date="2019-02-15T14:40:00Z">
        <w:r w:rsidR="00FC61E2">
          <w:rPr>
            <w:noProof/>
            <w:webHidden/>
          </w:rPr>
          <w:t>126</w:t>
        </w:r>
      </w:ins>
      <w:del w:id="182" w:author="Poornima Kakani" w:date="2019-02-15T14:40:00Z">
        <w:r w:rsidR="00446F4B" w:rsidDel="00FC61E2">
          <w:rPr>
            <w:noProof/>
            <w:webHidden/>
          </w:rPr>
          <w:delText>109</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"_Toc517950287" </w:instrText>
      </w:r>
      <w:r>
        <w:rPr>
          <w:rStyle w:val="Hyperlink"/>
        </w:rPr>
        <w:fldChar w:fldCharType="separate"/>
      </w:r>
      <w:r w:rsidR="00BF3766">
        <w:rPr>
          <w:rStyle w:val="Hyperlink"/>
          <w:noProof/>
        </w:rPr>
        <w:t>6</w:t>
      </w:r>
      <w:r w:rsidR="00446F4B" w:rsidRPr="00152D0A">
        <w:rPr>
          <w:rStyle w:val="Hyperlink"/>
          <w:noProof/>
        </w:rPr>
        <w:t>.3</w:t>
      </w:r>
      <w:r w:rsidR="00446F4B">
        <w:rPr>
          <w:smallCaps w:val="0"/>
          <w:noProof/>
          <w:sz w:val="22"/>
          <w:szCs w:val="22"/>
        </w:rPr>
        <w:tab/>
      </w:r>
      <w:r w:rsidR="00446F4B" w:rsidRPr="00152D0A">
        <w:rPr>
          <w:rStyle w:val="Hyperlink"/>
          <w:noProof/>
        </w:rPr>
        <w:t>SUPPORT</w:t>
      </w:r>
      <w:r w:rsidR="00446F4B">
        <w:rPr>
          <w:noProof/>
          <w:webHidden/>
        </w:rPr>
        <w:tab/>
      </w:r>
      <w:r w:rsidR="00446F4B">
        <w:rPr>
          <w:noProof/>
          <w:webHidden/>
        </w:rPr>
        <w:fldChar w:fldCharType="begin"/>
      </w:r>
      <w:r w:rsidR="00446F4B">
        <w:rPr>
          <w:noProof/>
          <w:webHidden/>
        </w:rPr>
        <w:instrText xml:space="preserve"> PAGEREF _Toc517950287 \h </w:instrText>
      </w:r>
      <w:r w:rsidR="00446F4B">
        <w:rPr>
          <w:noProof/>
          <w:webHidden/>
        </w:rPr>
      </w:r>
      <w:r w:rsidR="00446F4B">
        <w:rPr>
          <w:noProof/>
          <w:webHidden/>
        </w:rPr>
        <w:fldChar w:fldCharType="separate"/>
      </w:r>
      <w:ins w:id="183" w:author="Poornima Kakani" w:date="2019-02-15T14:40:00Z">
        <w:r w:rsidR="00FC61E2">
          <w:rPr>
            <w:noProof/>
            <w:webHidden/>
          </w:rPr>
          <w:t>127</w:t>
        </w:r>
      </w:ins>
      <w:del w:id="184" w:author="Poornima Kakani" w:date="2019-02-15T14:40:00Z">
        <w:r w:rsidR="00446F4B" w:rsidDel="00FC61E2">
          <w:rPr>
            <w:noProof/>
            <w:webHidden/>
          </w:rPr>
          <w:delText>110</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"_Toc517950288" </w:instrText>
      </w:r>
      <w:r>
        <w:rPr>
          <w:rStyle w:val="Hyperlink"/>
        </w:rPr>
        <w:fldChar w:fldCharType="separate"/>
      </w:r>
      <w:r w:rsidR="00BF3766">
        <w:rPr>
          <w:rStyle w:val="Hyperlink"/>
          <w:noProof/>
        </w:rPr>
        <w:t>7</w:t>
      </w:r>
      <w:r w:rsidR="00446F4B" w:rsidRPr="00152D0A">
        <w:rPr>
          <w:rStyle w:val="Hyperlink"/>
          <w:noProof/>
        </w:rPr>
        <w:t>.</w:t>
      </w:r>
      <w:r w:rsidR="00446F4B">
        <w:rPr>
          <w:b w:val="0"/>
          <w:bCs w:val="0"/>
          <w:caps w:val="0"/>
          <w:noProof/>
          <w:sz w:val="22"/>
          <w:szCs w:val="22"/>
        </w:rPr>
        <w:tab/>
      </w:r>
      <w:r w:rsidR="00446F4B" w:rsidRPr="00152D0A">
        <w:rPr>
          <w:rStyle w:val="Hyperlink"/>
          <w:noProof/>
        </w:rPr>
        <w:t>USER GUIDE</w:t>
      </w:r>
      <w:r w:rsidR="00446F4B">
        <w:rPr>
          <w:noProof/>
          <w:webHidden/>
        </w:rPr>
        <w:tab/>
      </w:r>
      <w:r w:rsidR="00446F4B">
        <w:rPr>
          <w:noProof/>
          <w:webHidden/>
        </w:rPr>
        <w:fldChar w:fldCharType="begin"/>
      </w:r>
      <w:r w:rsidR="00446F4B">
        <w:rPr>
          <w:noProof/>
          <w:webHidden/>
        </w:rPr>
        <w:instrText xml:space="preserve"> PAGEREF _Toc517950288 \h </w:instrText>
      </w:r>
      <w:r w:rsidR="00446F4B">
        <w:rPr>
          <w:noProof/>
          <w:webHidden/>
        </w:rPr>
      </w:r>
      <w:r w:rsidR="00446F4B">
        <w:rPr>
          <w:noProof/>
          <w:webHidden/>
        </w:rPr>
        <w:fldChar w:fldCharType="separate"/>
      </w:r>
      <w:ins w:id="185" w:author="Poornima Kakani" w:date="2019-02-15T14:40:00Z">
        <w:r w:rsidR="00FC61E2">
          <w:rPr>
            <w:noProof/>
            <w:webHidden/>
          </w:rPr>
          <w:t>128</w:t>
        </w:r>
      </w:ins>
      <w:del w:id="186"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"_Toc517950290" </w:instrText>
      </w:r>
      <w:r>
        <w:rPr>
          <w:rStyle w:val="Hyperlink"/>
        </w:rPr>
        <w:fldChar w:fldCharType="separate"/>
      </w:r>
      <w:r w:rsidR="00BF3766">
        <w:rPr>
          <w:rStyle w:val="Hyperlink"/>
          <w:noProof/>
        </w:rPr>
        <w:t>7</w:t>
      </w:r>
      <w:r w:rsidR="00446F4B" w:rsidRPr="00152D0A">
        <w:rPr>
          <w:rStyle w:val="Hyperlink"/>
          <w:noProof/>
        </w:rPr>
        <w:t>.1</w:t>
      </w:r>
      <w:r w:rsidR="00446F4B">
        <w:rPr>
          <w:smallCaps w:val="0"/>
          <w:noProof/>
          <w:sz w:val="22"/>
          <w:szCs w:val="22"/>
        </w:rPr>
        <w:tab/>
      </w:r>
      <w:r w:rsidR="00446F4B" w:rsidRPr="00152D0A">
        <w:rPr>
          <w:rStyle w:val="Hyperlink"/>
          <w:noProof/>
        </w:rPr>
        <w:t>ROLES, RESPONSIBILITIES</w:t>
      </w:r>
      <w:r w:rsidR="00446F4B">
        <w:rPr>
          <w:noProof/>
          <w:webHidden/>
        </w:rPr>
        <w:tab/>
      </w:r>
      <w:r w:rsidR="00446F4B">
        <w:rPr>
          <w:noProof/>
          <w:webHidden/>
        </w:rPr>
        <w:fldChar w:fldCharType="begin"/>
      </w:r>
      <w:r w:rsidR="00446F4B">
        <w:rPr>
          <w:noProof/>
          <w:webHidden/>
        </w:rPr>
        <w:instrText xml:space="preserve"> PAGEREF _Toc517950290 \h </w:instrText>
      </w:r>
      <w:r w:rsidR="00446F4B">
        <w:rPr>
          <w:noProof/>
          <w:webHidden/>
        </w:rPr>
      </w:r>
      <w:r w:rsidR="00446F4B">
        <w:rPr>
          <w:noProof/>
          <w:webHidden/>
        </w:rPr>
        <w:fldChar w:fldCharType="separate"/>
      </w:r>
      <w:ins w:id="187" w:author="Poornima Kakani" w:date="2019-02-15T14:40:00Z">
        <w:r w:rsidR="00FC61E2">
          <w:rPr>
            <w:noProof/>
            <w:webHidden/>
          </w:rPr>
          <w:t>128</w:t>
        </w:r>
      </w:ins>
      <w:del w:id="188"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"_Toc517950291" </w:instrText>
      </w:r>
      <w:r>
        <w:rPr>
          <w:rStyle w:val="Hyperlink"/>
        </w:rPr>
        <w:fldChar w:fldCharType="separate"/>
      </w:r>
      <w:r w:rsidR="00BF3766">
        <w:rPr>
          <w:rStyle w:val="Hyperlink"/>
          <w:noProof/>
        </w:rPr>
        <w:t>7</w:t>
      </w:r>
      <w:r w:rsidR="00446F4B" w:rsidRPr="00152D0A">
        <w:rPr>
          <w:rStyle w:val="Hyperlink"/>
          <w:noProof/>
        </w:rPr>
        <w:t>.2</w:t>
      </w:r>
      <w:r w:rsidR="00446F4B">
        <w:rPr>
          <w:smallCaps w:val="0"/>
          <w:noProof/>
          <w:sz w:val="22"/>
          <w:szCs w:val="22"/>
        </w:rPr>
        <w:tab/>
      </w:r>
      <w:r w:rsidR="00446F4B" w:rsidRPr="00152D0A">
        <w:rPr>
          <w:rStyle w:val="Hyperlink"/>
          <w:noProof/>
        </w:rPr>
        <w:t>BUSINESS MANAGER</w:t>
      </w:r>
      <w:r w:rsidR="00446F4B">
        <w:rPr>
          <w:noProof/>
          <w:webHidden/>
        </w:rPr>
        <w:tab/>
      </w:r>
      <w:r w:rsidR="00446F4B">
        <w:rPr>
          <w:noProof/>
          <w:webHidden/>
        </w:rPr>
        <w:fldChar w:fldCharType="begin"/>
      </w:r>
      <w:r w:rsidR="00446F4B">
        <w:rPr>
          <w:noProof/>
          <w:webHidden/>
        </w:rPr>
        <w:instrText xml:space="preserve"> PAGEREF _Toc517950291 \h </w:instrText>
      </w:r>
      <w:r w:rsidR="00446F4B">
        <w:rPr>
          <w:noProof/>
          <w:webHidden/>
        </w:rPr>
      </w:r>
      <w:r w:rsidR="00446F4B">
        <w:rPr>
          <w:noProof/>
          <w:webHidden/>
        </w:rPr>
        <w:fldChar w:fldCharType="separate"/>
      </w:r>
      <w:ins w:id="189" w:author="Poornima Kakani" w:date="2019-02-15T14:40:00Z">
        <w:r w:rsidR="00FC61E2">
          <w:rPr>
            <w:noProof/>
            <w:webHidden/>
          </w:rPr>
          <w:t>128</w:t>
        </w:r>
      </w:ins>
      <w:del w:id="190"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"_Toc517950292" </w:instrText>
      </w:r>
      <w:r>
        <w:rPr>
          <w:rStyle w:val="Hyperlink"/>
        </w:rPr>
        <w:fldChar w:fldCharType="separate"/>
      </w:r>
      <w:r w:rsidR="00BF3766">
        <w:rPr>
          <w:rStyle w:val="Hyperlink"/>
          <w:noProof/>
        </w:rPr>
        <w:t>7</w:t>
      </w:r>
      <w:r w:rsidR="00446F4B" w:rsidRPr="00152D0A">
        <w:rPr>
          <w:rStyle w:val="Hyperlink"/>
          <w:noProof/>
        </w:rPr>
        <w:t>.3</w:t>
      </w:r>
      <w:r w:rsidR="00446F4B">
        <w:rPr>
          <w:smallCaps w:val="0"/>
          <w:noProof/>
          <w:sz w:val="22"/>
          <w:szCs w:val="22"/>
        </w:rPr>
        <w:tab/>
      </w:r>
      <w:r w:rsidR="00446F4B" w:rsidRPr="00152D0A">
        <w:rPr>
          <w:rStyle w:val="Hyperlink"/>
          <w:noProof/>
        </w:rPr>
        <w:t>STOREFRONT FUNCTIONALITY</w:t>
      </w:r>
      <w:r w:rsidR="00446F4B">
        <w:rPr>
          <w:noProof/>
          <w:webHidden/>
        </w:rPr>
        <w:tab/>
      </w:r>
      <w:r w:rsidR="00446F4B">
        <w:rPr>
          <w:noProof/>
          <w:webHidden/>
        </w:rPr>
        <w:fldChar w:fldCharType="begin"/>
      </w:r>
      <w:r w:rsidR="00446F4B">
        <w:rPr>
          <w:noProof/>
          <w:webHidden/>
        </w:rPr>
        <w:instrText xml:space="preserve"> PAGEREF _Toc517950292 \h </w:instrText>
      </w:r>
      <w:r w:rsidR="00446F4B">
        <w:rPr>
          <w:noProof/>
          <w:webHidden/>
        </w:rPr>
      </w:r>
      <w:r w:rsidR="00446F4B">
        <w:rPr>
          <w:noProof/>
          <w:webHidden/>
        </w:rPr>
        <w:fldChar w:fldCharType="separate"/>
      </w:r>
      <w:ins w:id="191" w:author="Poornima Kakani" w:date="2019-02-15T14:40:00Z">
        <w:r w:rsidR="00FC61E2">
          <w:rPr>
            <w:noProof/>
            <w:webHidden/>
          </w:rPr>
          <w:t>128</w:t>
        </w:r>
      </w:ins>
      <w:del w:id="192" w:author="Poornima Kakani" w:date="2019-02-15T14:40:00Z">
        <w:r w:rsidR="00446F4B" w:rsidDel="00FC61E2">
          <w:rPr>
            <w:noProof/>
            <w:webHidden/>
          </w:rPr>
          <w:delText>111</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"_Toc517950293" </w:instrText>
      </w:r>
      <w:r>
        <w:rPr>
          <w:rStyle w:val="Hyperlink"/>
        </w:rPr>
        <w:fldChar w:fldCharType="separate"/>
      </w:r>
      <w:r w:rsidR="00BF3766">
        <w:rPr>
          <w:rStyle w:val="Hyperlink"/>
          <w:noProof/>
        </w:rPr>
        <w:t>8</w:t>
      </w:r>
      <w:r w:rsidR="00446F4B" w:rsidRPr="00152D0A">
        <w:rPr>
          <w:rStyle w:val="Hyperlink"/>
          <w:noProof/>
        </w:rPr>
        <w:t>.</w:t>
      </w:r>
      <w:r w:rsidR="00446F4B">
        <w:rPr>
          <w:b w:val="0"/>
          <w:bCs w:val="0"/>
          <w:caps w:val="0"/>
          <w:noProof/>
          <w:sz w:val="22"/>
          <w:szCs w:val="22"/>
        </w:rPr>
        <w:tab/>
      </w:r>
      <w:r w:rsidR="00446F4B" w:rsidRPr="00152D0A">
        <w:rPr>
          <w:rStyle w:val="Hyperlink"/>
          <w:noProof/>
        </w:rPr>
        <w:t>TESTING</w:t>
      </w:r>
      <w:r w:rsidR="00446F4B">
        <w:rPr>
          <w:noProof/>
          <w:webHidden/>
        </w:rPr>
        <w:tab/>
      </w:r>
      <w:r w:rsidR="00446F4B">
        <w:rPr>
          <w:noProof/>
          <w:webHidden/>
        </w:rPr>
        <w:fldChar w:fldCharType="begin"/>
      </w:r>
      <w:r w:rsidR="00446F4B">
        <w:rPr>
          <w:noProof/>
          <w:webHidden/>
        </w:rPr>
        <w:instrText xml:space="preserve"> PAGEREF _Toc517950293 \h </w:instrText>
      </w:r>
      <w:r w:rsidR="00446F4B">
        <w:rPr>
          <w:noProof/>
          <w:webHidden/>
        </w:rPr>
      </w:r>
      <w:r w:rsidR="00446F4B">
        <w:rPr>
          <w:noProof/>
          <w:webHidden/>
        </w:rPr>
        <w:fldChar w:fldCharType="separate"/>
      </w:r>
      <w:ins w:id="193" w:author="Poornima Kakani" w:date="2019-02-15T14:40:00Z">
        <w:r w:rsidR="00FC61E2">
          <w:rPr>
            <w:noProof/>
            <w:webHidden/>
          </w:rPr>
          <w:t>129</w:t>
        </w:r>
      </w:ins>
      <w:del w:id="194"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"_Toc517950295" </w:instrText>
      </w:r>
      <w:r>
        <w:rPr>
          <w:rStyle w:val="Hyperlink"/>
        </w:rPr>
        <w:fldChar w:fldCharType="separate"/>
      </w:r>
      <w:r w:rsidR="00BF3766">
        <w:rPr>
          <w:rStyle w:val="Hyperlink"/>
          <w:noProof/>
        </w:rPr>
        <w:t>8</w:t>
      </w:r>
      <w:r w:rsidR="00446F4B" w:rsidRPr="00152D0A">
        <w:rPr>
          <w:rStyle w:val="Hyperlink"/>
          <w:noProof/>
        </w:rPr>
        <w:t>.1</w:t>
      </w:r>
      <w:r w:rsidR="00446F4B">
        <w:rPr>
          <w:smallCaps w:val="0"/>
          <w:noProof/>
          <w:sz w:val="22"/>
          <w:szCs w:val="22"/>
        </w:rPr>
        <w:tab/>
      </w:r>
      <w:r w:rsidR="00446F4B" w:rsidRPr="00152D0A">
        <w:rPr>
          <w:rStyle w:val="Hyperlink"/>
          <w:noProof/>
        </w:rPr>
        <w:t>TEST CASES</w:t>
      </w:r>
      <w:r w:rsidR="00446F4B">
        <w:rPr>
          <w:noProof/>
          <w:webHidden/>
        </w:rPr>
        <w:tab/>
      </w:r>
      <w:r w:rsidR="00446F4B">
        <w:rPr>
          <w:noProof/>
          <w:webHidden/>
        </w:rPr>
        <w:fldChar w:fldCharType="begin"/>
      </w:r>
      <w:r w:rsidR="00446F4B">
        <w:rPr>
          <w:noProof/>
          <w:webHidden/>
        </w:rPr>
        <w:instrText xml:space="preserve"> PAGEREF _Toc517950295 \h </w:instrText>
      </w:r>
      <w:r w:rsidR="00446F4B">
        <w:rPr>
          <w:noProof/>
          <w:webHidden/>
        </w:rPr>
      </w:r>
      <w:r w:rsidR="00446F4B">
        <w:rPr>
          <w:noProof/>
          <w:webHidden/>
        </w:rPr>
        <w:fldChar w:fldCharType="separate"/>
      </w:r>
      <w:ins w:id="195" w:author="Poornima Kakani" w:date="2019-02-15T14:40:00Z">
        <w:r w:rsidR="00FC61E2">
          <w:rPr>
            <w:noProof/>
            <w:webHidden/>
          </w:rPr>
          <w:t>129</w:t>
        </w:r>
      </w:ins>
      <w:del w:id="196"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2"/>
        <w:tabs>
          <w:tab w:val="left" w:pos="880"/>
          <w:tab w:val="right" w:leader="dot" w:pos="9736"/>
        </w:tabs>
        <w:rPr>
          <w:smallCaps w:val="0"/>
          <w:noProof/>
          <w:sz w:val="22"/>
          <w:szCs w:val="22"/>
        </w:rPr>
      </w:pPr>
      <w:r>
        <w:rPr>
          <w:rStyle w:val="Hyperlink"/>
        </w:rPr>
        <w:fldChar w:fldCharType="begin"/>
      </w:r>
      <w:r>
        <w:rPr>
          <w:rStyle w:val="Hyperlink"/>
          <w:noProof/>
        </w:rPr>
        <w:instrText xml:space="preserve"> HYPERLINK \l "_Toc517950296" </w:instrText>
      </w:r>
      <w:r>
        <w:rPr>
          <w:rStyle w:val="Hyperlink"/>
        </w:rPr>
        <w:fldChar w:fldCharType="separate"/>
      </w:r>
      <w:r w:rsidR="00BF3766">
        <w:rPr>
          <w:rStyle w:val="Hyperlink"/>
          <w:noProof/>
        </w:rPr>
        <w:t>8</w:t>
      </w:r>
      <w:r w:rsidR="00446F4B" w:rsidRPr="00152D0A">
        <w:rPr>
          <w:rStyle w:val="Hyperlink"/>
          <w:noProof/>
        </w:rPr>
        <w:t>.2</w:t>
      </w:r>
      <w:r w:rsidR="00446F4B">
        <w:rPr>
          <w:smallCaps w:val="0"/>
          <w:noProof/>
          <w:sz w:val="22"/>
          <w:szCs w:val="22"/>
        </w:rPr>
        <w:tab/>
      </w:r>
      <w:r w:rsidR="00446F4B" w:rsidRPr="00152D0A">
        <w:rPr>
          <w:rStyle w:val="Hyperlink"/>
          <w:noProof/>
        </w:rPr>
        <w:t>TEST DATA</w:t>
      </w:r>
      <w:r w:rsidR="00446F4B">
        <w:rPr>
          <w:noProof/>
          <w:webHidden/>
        </w:rPr>
        <w:tab/>
      </w:r>
      <w:r w:rsidR="00446F4B">
        <w:rPr>
          <w:noProof/>
          <w:webHidden/>
        </w:rPr>
        <w:fldChar w:fldCharType="begin"/>
      </w:r>
      <w:r w:rsidR="00446F4B">
        <w:rPr>
          <w:noProof/>
          <w:webHidden/>
        </w:rPr>
        <w:instrText xml:space="preserve"> PAGEREF _Toc517950296 \h </w:instrText>
      </w:r>
      <w:r w:rsidR="00446F4B">
        <w:rPr>
          <w:noProof/>
          <w:webHidden/>
        </w:rPr>
      </w:r>
      <w:r w:rsidR="00446F4B">
        <w:rPr>
          <w:noProof/>
          <w:webHidden/>
        </w:rPr>
        <w:fldChar w:fldCharType="separate"/>
      </w:r>
      <w:ins w:id="197" w:author="Poornima Kakani" w:date="2019-02-15T14:40:00Z">
        <w:r w:rsidR="00FC61E2">
          <w:rPr>
            <w:noProof/>
            <w:webHidden/>
          </w:rPr>
          <w:t>129</w:t>
        </w:r>
      </w:ins>
      <w:del w:id="198"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"_Toc517950297" </w:instrText>
      </w:r>
      <w:r>
        <w:rPr>
          <w:rStyle w:val="Hyperlink"/>
        </w:rPr>
        <w:fldChar w:fldCharType="separate"/>
      </w:r>
      <w:r w:rsidR="00BF3766">
        <w:rPr>
          <w:rStyle w:val="Hyperlink"/>
          <w:noProof/>
        </w:rPr>
        <w:t>9</w:t>
      </w:r>
      <w:r w:rsidR="00446F4B" w:rsidRPr="00152D0A">
        <w:rPr>
          <w:rStyle w:val="Hyperlink"/>
          <w:noProof/>
        </w:rPr>
        <w:t>.</w:t>
      </w:r>
      <w:r w:rsidR="00446F4B">
        <w:rPr>
          <w:b w:val="0"/>
          <w:bCs w:val="0"/>
          <w:caps w:val="0"/>
          <w:noProof/>
          <w:sz w:val="22"/>
          <w:szCs w:val="22"/>
        </w:rPr>
        <w:tab/>
      </w:r>
      <w:r w:rsidR="00446F4B" w:rsidRPr="00152D0A">
        <w:rPr>
          <w:rStyle w:val="Hyperlink"/>
          <w:noProof/>
        </w:rPr>
        <w:t>KNOWN ISSUES</w:t>
      </w:r>
      <w:r w:rsidR="00446F4B">
        <w:rPr>
          <w:noProof/>
          <w:webHidden/>
        </w:rPr>
        <w:tab/>
      </w:r>
      <w:r w:rsidR="00446F4B">
        <w:rPr>
          <w:noProof/>
          <w:webHidden/>
        </w:rPr>
        <w:fldChar w:fldCharType="begin"/>
      </w:r>
      <w:r w:rsidR="00446F4B">
        <w:rPr>
          <w:noProof/>
          <w:webHidden/>
        </w:rPr>
        <w:instrText xml:space="preserve"> PAGEREF _Toc517950297 \h </w:instrText>
      </w:r>
      <w:r w:rsidR="00446F4B">
        <w:rPr>
          <w:noProof/>
          <w:webHidden/>
        </w:rPr>
      </w:r>
      <w:r w:rsidR="00446F4B">
        <w:rPr>
          <w:noProof/>
          <w:webHidden/>
        </w:rPr>
        <w:fldChar w:fldCharType="separate"/>
      </w:r>
      <w:ins w:id="199" w:author="Poornima Kakani" w:date="2019-02-15T14:40:00Z">
        <w:r w:rsidR="00FC61E2">
          <w:rPr>
            <w:noProof/>
            <w:webHidden/>
          </w:rPr>
          <w:t>133</w:t>
        </w:r>
      </w:ins>
      <w:del w:id="200" w:author="Poornima Kakani" w:date="2019-02-15T14:40:00Z">
        <w:r w:rsidR="00446F4B" w:rsidDel="00FC61E2">
          <w:rPr>
            <w:noProof/>
            <w:webHidden/>
          </w:rPr>
          <w:delText>112</w:delText>
        </w:r>
      </w:del>
      <w:r w:rsidR="00446F4B">
        <w:rPr>
          <w:noProof/>
          <w:webHidden/>
        </w:rPr>
        <w:fldChar w:fldCharType="end"/>
      </w:r>
      <w:r>
        <w:rPr>
          <w:noProof/>
        </w:rPr>
        <w:fldChar w:fldCharType="end"/>
      </w:r>
    </w:p>
    <w:p w:rsidR="00446F4B" w:rsidRDefault="008849C3">
      <w:pPr>
        <w:pStyle w:val="TOC1"/>
        <w:tabs>
          <w:tab w:val="left" w:pos="440"/>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"_Toc517950298" </w:instrText>
      </w:r>
      <w:r>
        <w:rPr>
          <w:rStyle w:val="Hyperlink"/>
        </w:rPr>
        <w:fldChar w:fldCharType="separate"/>
      </w:r>
      <w:r w:rsidR="00BF3766">
        <w:rPr>
          <w:rStyle w:val="Hyperlink"/>
          <w:noProof/>
        </w:rPr>
        <w:t>10</w:t>
      </w:r>
      <w:r w:rsidR="00446F4B" w:rsidRPr="00152D0A">
        <w:rPr>
          <w:rStyle w:val="Hyperlink"/>
          <w:noProof/>
        </w:rPr>
        <w:t>.</w:t>
      </w:r>
      <w:r w:rsidR="00446F4B">
        <w:rPr>
          <w:b w:val="0"/>
          <w:bCs w:val="0"/>
          <w:caps w:val="0"/>
          <w:noProof/>
          <w:sz w:val="22"/>
          <w:szCs w:val="22"/>
        </w:rPr>
        <w:tab/>
      </w:r>
      <w:r w:rsidR="00446F4B" w:rsidRPr="00152D0A">
        <w:rPr>
          <w:rStyle w:val="Hyperlink"/>
          <w:noProof/>
        </w:rPr>
        <w:t>RELEASE HISTORY</w:t>
      </w:r>
      <w:r w:rsidR="00446F4B">
        <w:rPr>
          <w:noProof/>
          <w:webHidden/>
        </w:rPr>
        <w:tab/>
      </w:r>
      <w:r w:rsidR="00446F4B">
        <w:rPr>
          <w:noProof/>
          <w:webHidden/>
        </w:rPr>
        <w:fldChar w:fldCharType="begin"/>
      </w:r>
      <w:r w:rsidR="00446F4B">
        <w:rPr>
          <w:noProof/>
          <w:webHidden/>
        </w:rPr>
        <w:instrText xml:space="preserve"> PAGEREF _Toc517950298 \h </w:instrText>
      </w:r>
      <w:r w:rsidR="00446F4B">
        <w:rPr>
          <w:noProof/>
          <w:webHidden/>
        </w:rPr>
      </w:r>
      <w:r w:rsidR="00446F4B">
        <w:rPr>
          <w:noProof/>
          <w:webHidden/>
        </w:rPr>
        <w:fldChar w:fldCharType="separate"/>
      </w:r>
      <w:ins w:id="201" w:author="Poornima Kakani" w:date="2019-02-15T14:40:00Z">
        <w:r w:rsidR="00FC61E2">
          <w:rPr>
            <w:noProof/>
            <w:webHidden/>
          </w:rPr>
          <w:t>134</w:t>
        </w:r>
      </w:ins>
      <w:del w:id="202" w:author="Poornima Kakani" w:date="2019-02-15T14:40:00Z">
        <w:r w:rsidR="00446F4B" w:rsidDel="00FC61E2">
          <w:rPr>
            <w:noProof/>
            <w:webHidden/>
          </w:rPr>
          <w:delText>113</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"_Toc517950299" </w:instrText>
      </w:r>
      <w:r>
        <w:rPr>
          <w:rStyle w:val="Hyperlink"/>
        </w:rPr>
        <w:fldChar w:fldCharType="separate"/>
      </w:r>
      <w:r w:rsidR="00446F4B" w:rsidRPr="00152D0A">
        <w:rPr>
          <w:rStyle w:val="Hyperlink"/>
          <w:noProof/>
        </w:rPr>
        <w:t>APPENDIX A: APM/Card mapping keys</w:t>
      </w:r>
      <w:r w:rsidR="00446F4B">
        <w:rPr>
          <w:noProof/>
          <w:webHidden/>
        </w:rPr>
        <w:tab/>
      </w:r>
      <w:r w:rsidR="00446F4B">
        <w:rPr>
          <w:noProof/>
          <w:webHidden/>
        </w:rPr>
        <w:fldChar w:fldCharType="begin"/>
      </w:r>
      <w:r w:rsidR="00446F4B">
        <w:rPr>
          <w:noProof/>
          <w:webHidden/>
        </w:rPr>
        <w:instrText xml:space="preserve"> PAGEREF _Toc517950299 \h </w:instrText>
      </w:r>
      <w:r w:rsidR="00446F4B">
        <w:rPr>
          <w:noProof/>
          <w:webHidden/>
        </w:rPr>
      </w:r>
      <w:r w:rsidR="00446F4B">
        <w:rPr>
          <w:noProof/>
          <w:webHidden/>
        </w:rPr>
        <w:fldChar w:fldCharType="separate"/>
      </w:r>
      <w:ins w:id="203" w:author="Poornima Kakani" w:date="2019-02-15T14:40:00Z">
        <w:r w:rsidR="00FC61E2">
          <w:rPr>
            <w:noProof/>
            <w:webHidden/>
          </w:rPr>
          <w:t>135</w:t>
        </w:r>
      </w:ins>
      <w:del w:id="204" w:author="Poornima Kakani" w:date="2019-02-15T14:40:00Z">
        <w:r w:rsidR="00446F4B" w:rsidDel="00FC61E2">
          <w:rPr>
            <w:noProof/>
            <w:webHidden/>
          </w:rPr>
          <w:delText>114</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lastRenderedPageBreak/>
        <w:fldChar w:fldCharType="begin"/>
      </w:r>
      <w:r>
        <w:rPr>
          <w:rStyle w:val="Hyperlink"/>
          <w:noProof/>
        </w:rPr>
        <w:instrText xml:space="preserve"> HYPERLINK \l "_Toc517950300" </w:instrText>
      </w:r>
      <w:r>
        <w:rPr>
          <w:rStyle w:val="Hyperlink"/>
        </w:rPr>
        <w:fldChar w:fldCharType="separate"/>
      </w:r>
      <w:r w:rsidR="00446F4B" w:rsidRPr="00152D0A">
        <w:rPr>
          <w:rStyle w:val="Hyperlink"/>
          <w:noProof/>
        </w:rPr>
        <w:t>APPENDIX B: IDEAL Bank List</w:t>
      </w:r>
      <w:r w:rsidR="00446F4B">
        <w:rPr>
          <w:noProof/>
          <w:webHidden/>
        </w:rPr>
        <w:tab/>
      </w:r>
      <w:r w:rsidR="00446F4B">
        <w:rPr>
          <w:noProof/>
          <w:webHidden/>
        </w:rPr>
        <w:fldChar w:fldCharType="begin"/>
      </w:r>
      <w:r w:rsidR="00446F4B">
        <w:rPr>
          <w:noProof/>
          <w:webHidden/>
        </w:rPr>
        <w:instrText xml:space="preserve"> PAGEREF _Toc517950300 \h </w:instrText>
      </w:r>
      <w:r w:rsidR="00446F4B">
        <w:rPr>
          <w:noProof/>
          <w:webHidden/>
        </w:rPr>
      </w:r>
      <w:r w:rsidR="00446F4B">
        <w:rPr>
          <w:noProof/>
          <w:webHidden/>
        </w:rPr>
        <w:fldChar w:fldCharType="separate"/>
      </w:r>
      <w:ins w:id="205" w:author="Poornima Kakani" w:date="2019-02-15T14:40:00Z">
        <w:r w:rsidR="00FC61E2">
          <w:rPr>
            <w:noProof/>
            <w:webHidden/>
          </w:rPr>
          <w:t>137</w:t>
        </w:r>
      </w:ins>
      <w:del w:id="206" w:author="Poornima Kakani" w:date="2019-02-15T14:40:00Z">
        <w:r w:rsidR="00446F4B" w:rsidDel="00FC61E2">
          <w:rPr>
            <w:noProof/>
            <w:webHidden/>
          </w:rPr>
          <w:delText>116</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"_Toc517950301" </w:instrText>
      </w:r>
      <w:r>
        <w:rPr>
          <w:rStyle w:val="Hyperlink"/>
        </w:rPr>
        <w:fldChar w:fldCharType="separate"/>
      </w:r>
      <w:r w:rsidR="00446F4B" w:rsidRPr="00152D0A">
        <w:rPr>
          <w:rStyle w:val="Hyperlink"/>
          <w:noProof/>
        </w:rPr>
        <w:t>APPENDIX C: Error Codes and Error Messages for Transaction Notification</w:t>
      </w:r>
      <w:r w:rsidR="00446F4B">
        <w:rPr>
          <w:noProof/>
          <w:webHidden/>
        </w:rPr>
        <w:tab/>
      </w:r>
      <w:r w:rsidR="00446F4B">
        <w:rPr>
          <w:noProof/>
          <w:webHidden/>
        </w:rPr>
        <w:fldChar w:fldCharType="begin"/>
      </w:r>
      <w:r w:rsidR="00446F4B">
        <w:rPr>
          <w:noProof/>
          <w:webHidden/>
        </w:rPr>
        <w:instrText xml:space="preserve"> PAGEREF _Toc517950301 \h </w:instrText>
      </w:r>
      <w:r w:rsidR="00446F4B">
        <w:rPr>
          <w:noProof/>
          <w:webHidden/>
        </w:rPr>
      </w:r>
      <w:r w:rsidR="00446F4B">
        <w:rPr>
          <w:noProof/>
          <w:webHidden/>
        </w:rPr>
        <w:fldChar w:fldCharType="separate"/>
      </w:r>
      <w:ins w:id="207" w:author="Poornima Kakani" w:date="2019-02-15T14:40:00Z">
        <w:r w:rsidR="00FC61E2">
          <w:rPr>
            <w:noProof/>
            <w:webHidden/>
          </w:rPr>
          <w:t>137</w:t>
        </w:r>
      </w:ins>
      <w:del w:id="208" w:author="Poornima Kakani" w:date="2019-02-15T14:40:00Z">
        <w:r w:rsidR="00446F4B" w:rsidDel="00FC61E2">
          <w:rPr>
            <w:noProof/>
            <w:webHidden/>
          </w:rPr>
          <w:delText>116</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"_Toc517950302" </w:instrText>
      </w:r>
      <w:r>
        <w:rPr>
          <w:rStyle w:val="Hyperlink"/>
        </w:rPr>
        <w:fldChar w:fldCharType="separate"/>
      </w:r>
      <w:r w:rsidR="00446F4B" w:rsidRPr="00152D0A">
        <w:rPr>
          <w:rStyle w:val="Hyperlink"/>
          <w:noProof/>
        </w:rPr>
        <w:t>APPENDIX D: Order Notification and SFCC Order status mapping</w:t>
      </w:r>
      <w:r w:rsidR="00446F4B">
        <w:rPr>
          <w:noProof/>
          <w:webHidden/>
        </w:rPr>
        <w:tab/>
      </w:r>
      <w:r w:rsidR="00446F4B">
        <w:rPr>
          <w:noProof/>
          <w:webHidden/>
        </w:rPr>
        <w:fldChar w:fldCharType="begin"/>
      </w:r>
      <w:r w:rsidR="00446F4B">
        <w:rPr>
          <w:noProof/>
          <w:webHidden/>
        </w:rPr>
        <w:instrText xml:space="preserve"> PAGEREF _Toc517950302 \h </w:instrText>
      </w:r>
      <w:r w:rsidR="00446F4B">
        <w:rPr>
          <w:noProof/>
          <w:webHidden/>
        </w:rPr>
      </w:r>
      <w:r w:rsidR="00446F4B">
        <w:rPr>
          <w:noProof/>
          <w:webHidden/>
        </w:rPr>
        <w:fldChar w:fldCharType="separate"/>
      </w:r>
      <w:ins w:id="209" w:author="Poornima Kakani" w:date="2019-02-15T14:40:00Z">
        <w:r w:rsidR="00FC61E2">
          <w:rPr>
            <w:noProof/>
            <w:webHidden/>
          </w:rPr>
          <w:t>138</w:t>
        </w:r>
      </w:ins>
      <w:del w:id="210" w:author="Poornima Kakani" w:date="2019-02-15T14:40:00Z">
        <w:r w:rsidR="00446F4B" w:rsidDel="00FC61E2">
          <w:rPr>
            <w:noProof/>
            <w:webHidden/>
          </w:rPr>
          <w:delText>117</w:delText>
        </w:r>
      </w:del>
      <w:r w:rsidR="00446F4B">
        <w:rPr>
          <w:noProof/>
          <w:webHidden/>
        </w:rPr>
        <w:fldChar w:fldCharType="end"/>
      </w:r>
      <w:r>
        <w:rPr>
          <w:noProof/>
        </w:rPr>
        <w:fldChar w:fldCharType="end"/>
      </w:r>
    </w:p>
    <w:p w:rsidR="00446F4B" w:rsidRDefault="008849C3">
      <w:pPr>
        <w:pStyle w:val="TOC1"/>
        <w:tabs>
          <w:tab w:val="right" w:leader="dot" w:pos="9736"/>
        </w:tabs>
        <w:rPr>
          <w:b w:val="0"/>
          <w:bCs w:val="0"/>
          <w:caps w:val="0"/>
          <w:noProof/>
          <w:sz w:val="22"/>
          <w:szCs w:val="22"/>
        </w:rPr>
      </w:pPr>
      <w:r>
        <w:rPr>
          <w:rStyle w:val="Hyperlink"/>
        </w:rPr>
        <w:fldChar w:fldCharType="begin"/>
      </w:r>
      <w:r>
        <w:rPr>
          <w:rStyle w:val="Hyperlink"/>
          <w:noProof/>
        </w:rPr>
        <w:instrText xml:space="preserve"> HYPERLINK \l "_Toc517950303" </w:instrText>
      </w:r>
      <w:r>
        <w:rPr>
          <w:rStyle w:val="Hyperlink"/>
        </w:rPr>
        <w:fldChar w:fldCharType="separate"/>
      </w:r>
      <w:r w:rsidR="00446F4B" w:rsidRPr="00152D0A">
        <w:rPr>
          <w:rStyle w:val="Hyperlink"/>
          <w:noProof/>
        </w:rPr>
        <w:t>APPENDIX E: Error Codes and Error Messages</w:t>
      </w:r>
      <w:r w:rsidR="00446F4B">
        <w:rPr>
          <w:noProof/>
          <w:webHidden/>
        </w:rPr>
        <w:tab/>
      </w:r>
      <w:r w:rsidR="00446F4B">
        <w:rPr>
          <w:noProof/>
          <w:webHidden/>
        </w:rPr>
        <w:fldChar w:fldCharType="begin"/>
      </w:r>
      <w:r w:rsidR="00446F4B">
        <w:rPr>
          <w:noProof/>
          <w:webHidden/>
        </w:rPr>
        <w:instrText xml:space="preserve"> PAGEREF _Toc517950303 \h </w:instrText>
      </w:r>
      <w:r w:rsidR="00446F4B">
        <w:rPr>
          <w:noProof/>
          <w:webHidden/>
        </w:rPr>
      </w:r>
      <w:r w:rsidR="00446F4B">
        <w:rPr>
          <w:noProof/>
          <w:webHidden/>
        </w:rPr>
        <w:fldChar w:fldCharType="separate"/>
      </w:r>
      <w:ins w:id="211" w:author="Poornima Kakani" w:date="2019-02-15T14:40:00Z">
        <w:r w:rsidR="00FC61E2">
          <w:rPr>
            <w:noProof/>
            <w:webHidden/>
          </w:rPr>
          <w:t>139</w:t>
        </w:r>
      </w:ins>
      <w:del w:id="212" w:author="Poornima Kakani" w:date="2019-02-15T14:40:00Z">
        <w:r w:rsidR="00446F4B" w:rsidDel="00FC61E2">
          <w:rPr>
            <w:noProof/>
            <w:webHidden/>
          </w:rPr>
          <w:delText>118</w:delText>
        </w:r>
      </w:del>
      <w:r w:rsidR="00446F4B">
        <w:rPr>
          <w:noProof/>
          <w:webHidden/>
        </w:rPr>
        <w:fldChar w:fldCharType="end"/>
      </w:r>
      <w:r>
        <w:rPr>
          <w:noProof/>
        </w:rPr>
        <w:fldChar w:fldCharType="end"/>
      </w:r>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213" w:name="_Toc517950198"/>
      <w:bookmarkEnd w:id="4"/>
      <w:r>
        <w:lastRenderedPageBreak/>
        <w:t>SUMMARY</w:t>
      </w:r>
      <w:bookmarkEnd w:id="213"/>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3E43C2">
        <w:rPr>
          <w:bCs/>
          <w:color w:val="000000" w:themeColor="text1"/>
          <w:lang w:val="de-DE" w:eastAsia="de-DE"/>
        </w:rPr>
        <w:t xml:space="preserve">MobileFirst </w:t>
      </w:r>
      <w:r w:rsidR="00812198">
        <w:rPr>
          <w:bCs/>
          <w:color w:val="000000" w:themeColor="text1"/>
          <w:lang w:val="de-DE" w:eastAsia="de-DE"/>
        </w:rPr>
        <w:t xml:space="preserve">Reference Application </w:t>
      </w:r>
      <w:r w:rsidR="00CC572E">
        <w:rPr>
          <w:bCs/>
          <w:color w:val="000000" w:themeColor="text1"/>
          <w:lang w:val="de-DE" w:eastAsia="de-DE"/>
        </w:rPr>
        <w:t>version</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812198">
        <w:rPr>
          <w:bCs/>
          <w:color w:val="000000" w:themeColor="text1"/>
          <w:lang w:val="de-DE" w:eastAsia="de-DE"/>
        </w:rPr>
        <w:t>link</w:t>
      </w:r>
      <w:r w:rsidRPr="0089604F">
        <w:rPr>
          <w:bCs/>
          <w:color w:val="000000" w:themeColor="text1"/>
          <w:lang w:val="de-DE" w:eastAsia="de-DE"/>
        </w:rPr>
        <w:t>_worldpay</w:t>
      </w:r>
      <w:r w:rsidR="00CC572E">
        <w:rPr>
          <w:bCs/>
          <w:color w:val="000000" w:themeColor="text1"/>
          <w:lang w:val="de-DE" w:eastAsia="de-DE"/>
        </w:rPr>
        <w:t xml:space="preserve"> and </w:t>
      </w:r>
      <w:r w:rsidR="00812198">
        <w:rPr>
          <w:bCs/>
          <w:color w:val="000000" w:themeColor="text1"/>
          <w:lang w:val="de-DE" w:eastAsia="de-DE"/>
        </w:rPr>
        <w:t>link</w:t>
      </w:r>
      <w:r w:rsidR="00CC572E" w:rsidRPr="0089604F">
        <w:rPr>
          <w:bCs/>
          <w:color w:val="000000" w:themeColor="text1"/>
          <w:lang w:val="de-DE" w:eastAsia="de-DE"/>
        </w:rPr>
        <w:t>_worldpay</w:t>
      </w:r>
      <w:r w:rsidR="00CC572E">
        <w:rPr>
          <w:bCs/>
          <w:color w:val="000000" w:themeColor="text1"/>
          <w:lang w:val="de-DE" w:eastAsia="de-DE"/>
        </w:rPr>
        <w:t>_</w:t>
      </w:r>
      <w:r w:rsidR="00812198">
        <w:rPr>
          <w:bCs/>
          <w:color w:val="000000" w:themeColor="text1"/>
          <w:lang w:val="de-DE" w:eastAsia="de-DE"/>
        </w:rPr>
        <w:t>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7630F2" w:rsidRDefault="007630F2" w:rsidP="007630F2">
      <w:pPr>
        <w:numPr>
          <w:ilvl w:val="0"/>
          <w:numId w:val="14"/>
        </w:numPr>
        <w:ind w:left="2484"/>
        <w:contextualSpacing/>
        <w:rPr>
          <w:lang w:val="de-DE" w:eastAsia="de-DE"/>
        </w:rPr>
      </w:pPr>
      <w:r>
        <w:rPr>
          <w:lang w:val="de-DE" w:eastAsia="de-DE"/>
        </w:rPr>
        <w:t xml:space="preserve"> WeChat</w:t>
      </w:r>
      <w:r w:rsidR="00DF651C">
        <w:rPr>
          <w:lang w:val="de-DE" w:eastAsia="de-DE"/>
        </w:rPr>
        <w:t xml:space="preserve"> Pay</w:t>
      </w:r>
    </w:p>
    <w:p w:rsidR="007630F2" w:rsidRPr="007630F2" w:rsidRDefault="007630F2" w:rsidP="007630F2">
      <w:pPr>
        <w:numPr>
          <w:ilvl w:val="0"/>
          <w:numId w:val="14"/>
        </w:numPr>
        <w:ind w:left="2484"/>
        <w:contextualSpacing/>
        <w:rPr>
          <w:lang w:val="de-DE" w:eastAsia="de-DE"/>
        </w:rPr>
      </w:pPr>
      <w:r>
        <w:rPr>
          <w:lang w:val="de-DE" w:eastAsia="de-DE"/>
        </w:rPr>
        <w:t>MOTO</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C05A08" w:rsidRDefault="00C05A08" w:rsidP="00AF39B6">
      <w:pPr>
        <w:numPr>
          <w:ilvl w:val="0"/>
          <w:numId w:val="15"/>
        </w:numPr>
        <w:ind w:left="1764"/>
        <w:contextualSpacing/>
        <w:rPr>
          <w:ins w:id="214" w:author="Poornima Kakani" w:date="2019-02-15T14:34:00Z"/>
          <w:lang w:val="de-DE" w:eastAsia="de-DE"/>
        </w:rPr>
      </w:pPr>
      <w:r>
        <w:rPr>
          <w:lang w:val="de-DE" w:eastAsia="de-DE"/>
        </w:rPr>
        <w:t>Brazil Integration</w:t>
      </w:r>
    </w:p>
    <w:p w:rsidR="002A0D10" w:rsidRDefault="002A0D10">
      <w:pPr>
        <w:contextualSpacing/>
        <w:rPr>
          <w:ins w:id="215" w:author="Poornima Kakani" w:date="2019-02-15T14:34:00Z"/>
          <w:lang w:val="de-DE" w:eastAsia="de-DE"/>
        </w:rPr>
        <w:pPrChange w:id="216" w:author="Poornima Kakani" w:date="2019-02-15T14:34:00Z">
          <w:pPr>
            <w:numPr>
              <w:numId w:val="15"/>
            </w:numPr>
            <w:ind w:left="1764" w:hanging="360"/>
            <w:contextualSpacing/>
          </w:pPr>
        </w:pPrChange>
      </w:pPr>
    </w:p>
    <w:p w:rsidR="002A0D10" w:rsidRDefault="002A0D10">
      <w:pPr>
        <w:contextualSpacing/>
        <w:rPr>
          <w:ins w:id="217" w:author="Poornima Kakani" w:date="2019-02-15T14:34:00Z"/>
          <w:lang w:val="de-DE" w:eastAsia="de-DE"/>
        </w:rPr>
        <w:pPrChange w:id="218" w:author="Poornima Kakani" w:date="2019-02-15T14:34:00Z">
          <w:pPr>
            <w:numPr>
              <w:numId w:val="15"/>
            </w:numPr>
            <w:ind w:left="1764" w:hanging="360"/>
            <w:contextualSpacing/>
          </w:pPr>
        </w:pPrChange>
      </w:pPr>
    </w:p>
    <w:p w:rsidR="002A0D10" w:rsidRPr="0089604F" w:rsidRDefault="002A0D10">
      <w:pPr>
        <w:contextualSpacing/>
        <w:rPr>
          <w:lang w:val="de-DE" w:eastAsia="de-DE"/>
        </w:rPr>
        <w:pPrChange w:id="219" w:author="Poornima Kakani" w:date="2019-02-15T14:34:00Z">
          <w:pPr>
            <w:numPr>
              <w:numId w:val="15"/>
            </w:numPr>
            <w:ind w:left="1764" w:hanging="360"/>
            <w:contextualSpacing/>
          </w:pPr>
        </w:pPrChange>
      </w:pPr>
    </w:p>
    <w:p w:rsidR="00A22009" w:rsidDel="006C4FE7" w:rsidRDefault="00A22009" w:rsidP="00EB4C14">
      <w:pPr>
        <w:pStyle w:val="BodyText"/>
        <w:keepNext/>
        <w:widowControl w:val="0"/>
        <w:spacing w:before="120" w:after="120" w:line="276" w:lineRule="auto"/>
        <w:ind w:left="720"/>
        <w:jc w:val="left"/>
        <w:rPr>
          <w:del w:id="220" w:author="Poornima Kakani" w:date="2019-02-15T12:37:00Z"/>
          <w:rStyle w:val="SubtleEmphasis"/>
          <w:rFonts w:ascii="Trebuchet MS" w:hAnsi="Trebuchet MS"/>
          <w:color w:val="808080" w:themeColor="background1" w:themeShade="80"/>
          <w:sz w:val="18"/>
          <w:szCs w:val="18"/>
        </w:rPr>
      </w:pPr>
    </w:p>
    <w:p w:rsidR="001A010F" w:rsidRDefault="001A010F">
      <w:pPr>
        <w:pStyle w:val="BodyText"/>
        <w:keepNext/>
        <w:widowControl w:val="0"/>
        <w:spacing w:before="120" w:after="120" w:line="276" w:lineRule="auto"/>
        <w:jc w:val="left"/>
        <w:rPr>
          <w:rStyle w:val="SubtleEmphasis"/>
          <w:rFonts w:ascii="Trebuchet MS" w:hAnsi="Trebuchet MS"/>
          <w:b/>
          <w:bCs/>
          <w:caps/>
          <w:color w:val="808080" w:themeColor="background1" w:themeShade="80"/>
          <w:sz w:val="18"/>
          <w:szCs w:val="18"/>
        </w:rPr>
        <w:pPrChange w:id="221" w:author="Poornima Kakani" w:date="2019-02-15T12:37:00Z">
          <w:pPr>
            <w:pStyle w:val="BodyText"/>
            <w:keepNext/>
            <w:widowControl w:val="0"/>
            <w:spacing w:before="120" w:after="120" w:line="276" w:lineRule="auto"/>
            <w:ind w:left="720"/>
            <w:jc w:val="left"/>
          </w:pPr>
        </w:pPrChange>
      </w:pPr>
    </w:p>
    <w:p w:rsidR="00835596" w:rsidRPr="00835596" w:rsidRDefault="00C02801" w:rsidP="002349F0">
      <w:pPr>
        <w:pStyle w:val="Heading1"/>
        <w:numPr>
          <w:ilvl w:val="0"/>
          <w:numId w:val="48"/>
        </w:numPr>
        <w:rPr>
          <w:rPrChange w:id="222" w:author="Poornima Kakani" w:date="2019-02-15T12:36:00Z">
            <w:rPr>
              <w:b w:val="0"/>
              <w:bCs w:val="0"/>
              <w:i/>
              <w:iCs/>
            </w:rPr>
          </w:rPrChange>
        </w:rPr>
      </w:pPr>
      <w:bookmarkStart w:id="223" w:name="_Change_Log"/>
      <w:bookmarkEnd w:id="223"/>
      <w:ins w:id="224" w:author="Poornima Kakani" w:date="2019-02-15T12:53:00Z">
        <w:r w:rsidRPr="002B5438">
          <w:rPr>
            <w:rPrChange w:id="225" w:author="Poornima Kakani" w:date="2019-02-15T12:53:00Z">
              <w:rPr>
                <w:b w:val="0"/>
                <w:bCs w:val="0"/>
                <w:i/>
                <w:iCs/>
              </w:rPr>
            </w:rPrChange>
          </w:rPr>
          <w:t>Change Log</w:t>
        </w:r>
      </w:ins>
    </w:p>
    <w:tbl>
      <w:tblPr>
        <w:tblStyle w:val="TableGrid"/>
        <w:tblW w:w="10440" w:type="dxa"/>
        <w:tblInd w:w="-185" w:type="dxa"/>
        <w:tblLook w:val="04A0" w:firstRow="1" w:lastRow="0" w:firstColumn="1" w:lastColumn="0" w:noHBand="0" w:noVBand="1"/>
      </w:tblPr>
      <w:tblGrid>
        <w:gridCol w:w="2700"/>
        <w:gridCol w:w="2520"/>
        <w:gridCol w:w="5220"/>
      </w:tblGrid>
      <w:tr w:rsidR="006D09E2" w:rsidTr="00601040">
        <w:tc>
          <w:tcPr>
            <w:tcW w:w="2700" w:type="dxa"/>
          </w:tcPr>
          <w:p w:rsidR="006D09E2" w:rsidRPr="008849C3" w:rsidRDefault="006D09E2" w:rsidP="001A010F">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247822" w:rsidTr="00601040">
        <w:tc>
          <w:tcPr>
            <w:tcW w:w="2700" w:type="dxa"/>
          </w:tcPr>
          <w:p w:rsidR="00247822" w:rsidRPr="00601040" w:rsidRDefault="00247822" w:rsidP="00247822">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247822" w:rsidRPr="00775D78" w:rsidRDefault="00247822" w:rsidP="00247822">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247822" w:rsidRPr="00E35D61" w:rsidRDefault="00247822" w:rsidP="00247822">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247822" w:rsidRPr="00E35D61" w:rsidRDefault="00247822" w:rsidP="00247822">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247822" w:rsidRPr="00E35D61" w:rsidRDefault="00247822" w:rsidP="00247822">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247822" w:rsidRPr="001E7CFB" w:rsidRDefault="00247822" w:rsidP="00247822">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6D09E2" w:rsidTr="00601040">
        <w:tc>
          <w:tcPr>
            <w:tcW w:w="2700" w:type="dxa"/>
          </w:tcPr>
          <w:p w:rsidR="006D09E2" w:rsidRPr="00601040" w:rsidRDefault="00247822" w:rsidP="001A010F">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008849C3" w:rsidRPr="00601040">
              <w:rPr>
                <w:rStyle w:val="SubtleEmphasis"/>
                <w:rFonts w:asciiTheme="minorHAnsi" w:hAnsiTheme="minorHAnsi" w:cstheme="minorHAnsi"/>
                <w:i w:val="0"/>
                <w:sz w:val="20"/>
                <w:szCs w:val="20"/>
              </w:rPr>
              <w:t>.0</w:t>
            </w:r>
          </w:p>
        </w:tc>
        <w:tc>
          <w:tcPr>
            <w:tcW w:w="2520" w:type="dxa"/>
          </w:tcPr>
          <w:p w:rsidR="006D09E2" w:rsidRPr="00775D78" w:rsidRDefault="00247822" w:rsidP="001A010F">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E35D61" w:rsidRPr="00247822" w:rsidRDefault="00247822" w:rsidP="00247822">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D76864" w:rsidRDefault="00D76864" w:rsidP="003C780D">
      <w:pPr>
        <w:pStyle w:val="Standard1"/>
        <w:ind w:left="360"/>
      </w:pPr>
    </w:p>
    <w:p w:rsidR="00335F50" w:rsidRDefault="00335F50">
      <w:pPr>
        <w:rPr>
          <w:rFonts w:ascii="Trebuchet MS" w:hAnsi="Trebuchet MS"/>
          <w:sz w:val="20"/>
          <w:szCs w:val="20"/>
        </w:rPr>
      </w:pPr>
      <w:r>
        <w:br w:type="page"/>
      </w:r>
    </w:p>
    <w:p w:rsidR="00D05D2E" w:rsidRDefault="00755D05" w:rsidP="00B761DF">
      <w:pPr>
        <w:pStyle w:val="Heading1"/>
        <w:numPr>
          <w:ilvl w:val="0"/>
          <w:numId w:val="48"/>
        </w:numPr>
      </w:pPr>
      <w:bookmarkStart w:id="226" w:name="_Toc517950199"/>
      <w:bookmarkStart w:id="227" w:name="_Toc78862411"/>
      <w:r>
        <w:lastRenderedPageBreak/>
        <w:t>COMPONENT OVERVIEW</w:t>
      </w:r>
      <w:bookmarkEnd w:id="226"/>
    </w:p>
    <w:p w:rsidR="00BB03F4" w:rsidRPr="00BB03F4" w:rsidRDefault="00BB03F4" w:rsidP="00BB03F4"/>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28" w:author="Poornima Kakani" w:date="2019-02-15T14:59:00Z"/>
          <w:rFonts w:ascii="Tw Cen MT Condensed" w:eastAsiaTheme="majorEastAsia" w:hAnsi="Tw Cen MT Condensed" w:cs="Times New Roman"/>
          <w:b/>
          <w:bCs/>
          <w:vanish/>
          <w:color w:val="000000" w:themeColor="text1"/>
          <w:sz w:val="28"/>
          <w:szCs w:val="28"/>
        </w:rPr>
      </w:pPr>
      <w:bookmarkStart w:id="229" w:name="_Toc517950200"/>
    </w:p>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30" w:author="Poornima Kakani" w:date="2019-02-15T14:59:00Z"/>
          <w:rFonts w:ascii="Tw Cen MT Condensed" w:eastAsiaTheme="majorEastAsia" w:hAnsi="Tw Cen MT Condensed" w:cs="Times New Roman"/>
          <w:b/>
          <w:bCs/>
          <w:vanish/>
          <w:color w:val="000000" w:themeColor="text1"/>
          <w:sz w:val="28"/>
          <w:szCs w:val="28"/>
        </w:rPr>
      </w:pPr>
    </w:p>
    <w:p w:rsidR="007B5EE8" w:rsidRPr="00C05A08" w:rsidRDefault="00755D05">
      <w:pPr>
        <w:pStyle w:val="Heading2"/>
        <w:numPr>
          <w:ilvl w:val="1"/>
          <w:numId w:val="47"/>
        </w:numPr>
      </w:pPr>
      <w:r>
        <w:t>FUNCTIONAL OVERVIEW</w:t>
      </w:r>
      <w:bookmarkEnd w:id="229"/>
    </w:p>
    <w:p w:rsidR="007B5EE8" w:rsidRPr="00101866" w:rsidRDefault="00102F3B" w:rsidP="00B761DF">
      <w:pPr>
        <w:pStyle w:val="Heading3"/>
        <w:keepNext/>
        <w:keepLines/>
        <w:numPr>
          <w:ilvl w:val="2"/>
          <w:numId w:val="47"/>
        </w:numPr>
        <w:pBdr>
          <w:bottom w:val="none" w:sz="0" w:space="0" w:color="auto"/>
        </w:pBdr>
        <w:spacing w:line="276" w:lineRule="auto"/>
        <w:ind w:left="1764"/>
        <w:rPr>
          <w:i w:val="0"/>
          <w:sz w:val="24"/>
          <w:szCs w:val="24"/>
        </w:rPr>
      </w:pPr>
      <w:bookmarkStart w:id="231" w:name="_Toc517950201"/>
      <w:r w:rsidRPr="00101866">
        <w:rPr>
          <w:i w:val="0"/>
          <w:sz w:val="24"/>
          <w:szCs w:val="24"/>
        </w:rPr>
        <w:t>Payment Methods</w:t>
      </w:r>
      <w:bookmarkEnd w:id="231"/>
    </w:p>
    <w:p w:rsidR="0089604F" w:rsidRDefault="0089604F" w:rsidP="0089604F">
      <w:pPr>
        <w:ind w:left="1044"/>
        <w:rPr>
          <w:lang w:val="de-DE" w:eastAsia="de-DE"/>
        </w:rPr>
      </w:pPr>
      <w:r w:rsidRPr="0089604F">
        <w:rPr>
          <w:lang w:val="de-DE" w:eastAsia="de-DE"/>
        </w:rPr>
        <w:t>All the supported Payment Methods are broadly categorized into XML DIRECT and XML REDIRECT Model based upon the manner in which they are integrated.</w:t>
      </w:r>
    </w:p>
    <w:p w:rsidR="00997275" w:rsidRPr="00997275" w:rsidRDefault="00997275" w:rsidP="00997275">
      <w:pPr>
        <w:pStyle w:val="ListParagraph"/>
        <w:keepNext/>
        <w:keepLines/>
        <w:numPr>
          <w:ilvl w:val="0"/>
          <w:numId w:val="13"/>
        </w:numPr>
        <w:spacing w:before="200" w:after="0"/>
        <w:contextualSpacing w:val="0"/>
        <w:outlineLvl w:val="3"/>
        <w:rPr>
          <w:ins w:id="232" w:author="Poornima Kakani" w:date="2019-02-15T14:59:00Z"/>
          <w:rFonts w:asciiTheme="majorHAnsi" w:eastAsiaTheme="majorEastAsia" w:hAnsiTheme="majorHAnsi" w:cstheme="majorBidi"/>
          <w:b/>
          <w:bCs/>
          <w:i/>
          <w:iCs/>
          <w:vanish/>
        </w:rPr>
      </w:pPr>
      <w:bookmarkStart w:id="233" w:name="_Toc405997352"/>
    </w:p>
    <w:p w:rsidR="00997275" w:rsidRPr="00997275" w:rsidRDefault="00997275" w:rsidP="00997275">
      <w:pPr>
        <w:pStyle w:val="ListParagraph"/>
        <w:keepNext/>
        <w:keepLines/>
        <w:numPr>
          <w:ilvl w:val="0"/>
          <w:numId w:val="13"/>
        </w:numPr>
        <w:spacing w:before="200" w:after="0"/>
        <w:contextualSpacing w:val="0"/>
        <w:outlineLvl w:val="3"/>
        <w:rPr>
          <w:ins w:id="234"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0"/>
          <w:numId w:val="13"/>
        </w:numPr>
        <w:spacing w:before="200" w:after="0"/>
        <w:contextualSpacing w:val="0"/>
        <w:outlineLvl w:val="3"/>
        <w:rPr>
          <w:ins w:id="235"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1"/>
          <w:numId w:val="13"/>
        </w:numPr>
        <w:spacing w:before="200" w:after="0"/>
        <w:contextualSpacing w:val="0"/>
        <w:outlineLvl w:val="3"/>
        <w:rPr>
          <w:ins w:id="236"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2"/>
          <w:numId w:val="13"/>
        </w:numPr>
        <w:spacing w:before="200" w:after="0"/>
        <w:contextualSpacing w:val="0"/>
        <w:outlineLvl w:val="3"/>
        <w:rPr>
          <w:ins w:id="237" w:author="Poornima Kakani" w:date="2019-02-15T14:59:00Z"/>
          <w:rFonts w:asciiTheme="majorHAnsi" w:eastAsiaTheme="majorEastAsia" w:hAnsiTheme="majorHAnsi" w:cstheme="majorBidi"/>
          <w:b/>
          <w:bCs/>
          <w:i/>
          <w:iCs/>
          <w:vanish/>
        </w:rPr>
      </w:pPr>
    </w:p>
    <w:p w:rsidR="00F8509E" w:rsidRDefault="00B13C26">
      <w:pPr>
        <w:pStyle w:val="Heading4"/>
        <w:keepNext/>
        <w:keepLines/>
        <w:numPr>
          <w:ilvl w:val="3"/>
          <w:numId w:val="13"/>
        </w:numPr>
      </w:pPr>
      <w:r>
        <w:t>XML Direct Request</w:t>
      </w:r>
      <w:bookmarkEnd w:id="233"/>
    </w:p>
    <w:p w:rsidR="00F8509E" w:rsidRPr="008D3B13" w:rsidRDefault="00F8509E" w:rsidP="00F8509E">
      <w:pPr>
        <w:ind w:left="1044"/>
      </w:pPr>
      <w:r w:rsidRPr="008D3B13">
        <w:t xml:space="preserve">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t>
      </w:r>
      <w:r w:rsidR="00C04461">
        <w:t>Worldpay</w:t>
      </w:r>
      <w:r w:rsidRPr="008D3B13">
        <w:t>,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rsidR="00CF2F4F" w:rsidRPr="007E05AE" w:rsidRDefault="00CF2F4F" w:rsidP="00CF2F4F">
      <w:pPr>
        <w:pStyle w:val="ListParagraph"/>
        <w:numPr>
          <w:ilvl w:val="0"/>
          <w:numId w:val="18"/>
        </w:numPr>
        <w:ind w:left="2124"/>
      </w:pPr>
      <w:r w:rsidRPr="007E05AE">
        <w:t>Sofort</w:t>
      </w:r>
    </w:p>
    <w:p w:rsidR="00CF2F4F" w:rsidRPr="007E05AE" w:rsidRDefault="000704AE" w:rsidP="00CF2F4F">
      <w:pPr>
        <w:pStyle w:val="ListParagraph"/>
        <w:numPr>
          <w:ilvl w:val="0"/>
          <w:numId w:val="18"/>
        </w:numPr>
        <w:ind w:left="2124"/>
      </w:pPr>
      <w:r>
        <w:t>iDEAL</w:t>
      </w:r>
    </w:p>
    <w:p w:rsidR="00CF2F4F" w:rsidRPr="007E05AE" w:rsidRDefault="00CF2F4F" w:rsidP="00CF2F4F">
      <w:pPr>
        <w:pStyle w:val="ListParagraph"/>
        <w:numPr>
          <w:ilvl w:val="0"/>
          <w:numId w:val="18"/>
        </w:numPr>
        <w:ind w:left="2124"/>
      </w:pPr>
      <w:r w:rsidRPr="007E05AE">
        <w:t>Qiwi</w:t>
      </w:r>
    </w:p>
    <w:p w:rsidR="00CF2F4F" w:rsidRDefault="00CF2F4F" w:rsidP="00CF2F4F">
      <w:pPr>
        <w:pStyle w:val="ListParagraph"/>
        <w:numPr>
          <w:ilvl w:val="0"/>
          <w:numId w:val="18"/>
        </w:numPr>
        <w:ind w:left="2124"/>
      </w:pPr>
      <w:r w:rsidRPr="007E05AE">
        <w:t>Alipay</w:t>
      </w:r>
    </w:p>
    <w:p w:rsidR="00CF2F4F" w:rsidRPr="007E05AE" w:rsidRDefault="00CF2F4F" w:rsidP="00CF2F4F">
      <w:pPr>
        <w:pStyle w:val="ListParagraph"/>
        <w:numPr>
          <w:ilvl w:val="0"/>
          <w:numId w:val="18"/>
        </w:numPr>
        <w:ind w:left="2124"/>
      </w:pPr>
      <w:r w:rsidRPr="007E05AE">
        <w:t>Mistercash</w:t>
      </w:r>
    </w:p>
    <w:p w:rsidR="00CF2F4F" w:rsidRPr="007E05AE" w:rsidRDefault="00CF2F4F" w:rsidP="00CF2F4F">
      <w:pPr>
        <w:pStyle w:val="ListParagraph"/>
        <w:numPr>
          <w:ilvl w:val="0"/>
          <w:numId w:val="18"/>
        </w:numPr>
        <w:ind w:left="2124"/>
      </w:pPr>
      <w:r w:rsidRPr="007E05AE">
        <w:t>Yandex</w:t>
      </w:r>
    </w:p>
    <w:p w:rsidR="00CF2F4F" w:rsidRPr="007E05AE" w:rsidRDefault="00CF2F4F" w:rsidP="00CF2F4F">
      <w:pPr>
        <w:pStyle w:val="ListParagraph"/>
        <w:numPr>
          <w:ilvl w:val="0"/>
          <w:numId w:val="18"/>
        </w:numPr>
        <w:ind w:left="2124"/>
      </w:pPr>
      <w:r w:rsidRPr="007E05AE">
        <w:t>Boleto</w:t>
      </w:r>
    </w:p>
    <w:p w:rsidR="00CF2F4F" w:rsidRDefault="00CF2F4F" w:rsidP="00CF2F4F">
      <w:pPr>
        <w:pStyle w:val="ListParagraph"/>
        <w:numPr>
          <w:ilvl w:val="0"/>
          <w:numId w:val="18"/>
        </w:numPr>
        <w:ind w:left="2124"/>
      </w:pPr>
      <w:r w:rsidRPr="007E05AE">
        <w:t>Paypal</w:t>
      </w:r>
    </w:p>
    <w:p w:rsidR="00CF2F4F" w:rsidRDefault="00CF2F4F" w:rsidP="00CF2F4F">
      <w:pPr>
        <w:pStyle w:val="ListParagraph"/>
        <w:numPr>
          <w:ilvl w:val="0"/>
          <w:numId w:val="18"/>
        </w:numPr>
        <w:ind w:left="2124"/>
      </w:pPr>
      <w:r>
        <w:t>GiroPay</w:t>
      </w:r>
    </w:p>
    <w:p w:rsidR="00CF2F4F" w:rsidRDefault="00CF2F4F" w:rsidP="00CF2F4F">
      <w:pPr>
        <w:pStyle w:val="ListParagraph"/>
        <w:numPr>
          <w:ilvl w:val="0"/>
          <w:numId w:val="18"/>
        </w:numPr>
        <w:ind w:left="2124"/>
      </w:pPr>
      <w:r w:rsidRPr="003C0D11">
        <w:t>Poli</w:t>
      </w:r>
    </w:p>
    <w:p w:rsidR="004860C5" w:rsidRPr="003C0D11" w:rsidRDefault="004860C5" w:rsidP="00CF2F4F">
      <w:pPr>
        <w:pStyle w:val="ListParagraph"/>
        <w:numPr>
          <w:ilvl w:val="0"/>
          <w:numId w:val="18"/>
        </w:numPr>
        <w:ind w:left="2124"/>
      </w:pPr>
      <w:r>
        <w:t>Poli NZ</w:t>
      </w:r>
    </w:p>
    <w:p w:rsidR="00CF2F4F" w:rsidRPr="003C0D11" w:rsidRDefault="00CF2F4F" w:rsidP="00CB1400">
      <w:pPr>
        <w:pStyle w:val="ListParagraph"/>
        <w:numPr>
          <w:ilvl w:val="0"/>
          <w:numId w:val="18"/>
        </w:numPr>
        <w:ind w:left="2124"/>
      </w:pPr>
      <w:r w:rsidRPr="003C0D11">
        <w:t>Konbini</w:t>
      </w:r>
    </w:p>
    <w:p w:rsidR="00CF2F4F" w:rsidRDefault="00CF2F4F" w:rsidP="00CF2F4F">
      <w:pPr>
        <w:pStyle w:val="ListParagraph"/>
        <w:numPr>
          <w:ilvl w:val="0"/>
          <w:numId w:val="18"/>
        </w:numPr>
        <w:ind w:left="2124"/>
      </w:pPr>
      <w:r w:rsidRPr="003C0D11">
        <w:t>Przelewy24</w:t>
      </w:r>
    </w:p>
    <w:p w:rsidR="004860C5" w:rsidRDefault="004860C5" w:rsidP="00CF2F4F">
      <w:pPr>
        <w:pStyle w:val="ListParagraph"/>
        <w:numPr>
          <w:ilvl w:val="0"/>
          <w:numId w:val="18"/>
        </w:numPr>
        <w:ind w:left="2124"/>
      </w:pPr>
      <w:r>
        <w:t>CashU</w:t>
      </w:r>
    </w:p>
    <w:p w:rsidR="004860C5" w:rsidRDefault="004860C5" w:rsidP="00CF2F4F">
      <w:pPr>
        <w:pStyle w:val="ListParagraph"/>
        <w:numPr>
          <w:ilvl w:val="0"/>
          <w:numId w:val="18"/>
        </w:numPr>
        <w:ind w:left="2124"/>
      </w:pPr>
      <w:r>
        <w:t>SEPA DD</w:t>
      </w:r>
    </w:p>
    <w:p w:rsidR="00CF2F4F" w:rsidRDefault="00CF2F4F" w:rsidP="00CF2F4F">
      <w:pPr>
        <w:pStyle w:val="ListParagraph"/>
        <w:numPr>
          <w:ilvl w:val="0"/>
          <w:numId w:val="18"/>
        </w:numPr>
        <w:ind w:left="2124"/>
      </w:pPr>
      <w:r>
        <w:t>Credit Card- Direct (3D/Non 3D)</w:t>
      </w:r>
      <w:r w:rsidR="00BB19BE">
        <w:t xml:space="preserve"> </w:t>
      </w:r>
    </w:p>
    <w:p w:rsidR="000129EE" w:rsidRDefault="000129EE" w:rsidP="00CF2F4F">
      <w:pPr>
        <w:pStyle w:val="ListParagraph"/>
        <w:numPr>
          <w:ilvl w:val="0"/>
          <w:numId w:val="18"/>
        </w:numPr>
        <w:ind w:left="2124"/>
      </w:pPr>
      <w:r>
        <w:t>Klarna</w:t>
      </w:r>
    </w:p>
    <w:p w:rsidR="007630F2" w:rsidRDefault="007630F2" w:rsidP="00CF2F4F">
      <w:pPr>
        <w:pStyle w:val="ListParagraph"/>
        <w:numPr>
          <w:ilvl w:val="0"/>
          <w:numId w:val="18"/>
        </w:numPr>
        <w:ind w:left="2124"/>
      </w:pPr>
      <w:r>
        <w:t>WeChat</w:t>
      </w:r>
      <w:r w:rsidR="00DF651C">
        <w:t xml:space="preserve"> Pay</w:t>
      </w:r>
      <w:bookmarkStart w:id="238" w:name="_GoBack"/>
      <w:bookmarkEnd w:id="238"/>
    </w:p>
    <w:p w:rsidR="007630F2" w:rsidRDefault="007630F2" w:rsidP="00CF2F4F">
      <w:pPr>
        <w:pStyle w:val="ListParagraph"/>
        <w:numPr>
          <w:ilvl w:val="0"/>
          <w:numId w:val="18"/>
        </w:numPr>
        <w:ind w:left="2124"/>
      </w:pPr>
      <w:r>
        <w:t>MOTO</w:t>
      </w:r>
    </w:p>
    <w:p w:rsidR="00C05A08" w:rsidRPr="00E265C5" w:rsidRDefault="00C05A08" w:rsidP="00C05A08">
      <w:pPr>
        <w:pStyle w:val="ListParagraph"/>
        <w:ind w:left="2124"/>
      </w:pPr>
    </w:p>
    <w:p w:rsidR="00F8509E" w:rsidRDefault="00F8509E" w:rsidP="006C75DC">
      <w:pPr>
        <w:pStyle w:val="Heading4"/>
        <w:keepNext/>
        <w:keepLines/>
        <w:numPr>
          <w:ilvl w:val="3"/>
          <w:numId w:val="13"/>
        </w:numPr>
      </w:pPr>
      <w:bookmarkStart w:id="239" w:name="_Toc405997353"/>
      <w:r>
        <w:t xml:space="preserve">XML </w:t>
      </w:r>
      <w:r w:rsidR="00B13C26">
        <w:t>Redirect Request</w:t>
      </w:r>
      <w:bookmarkEnd w:id="239"/>
    </w:p>
    <w:p w:rsidR="00F8509E" w:rsidRDefault="00F8509E" w:rsidP="00F8509E">
      <w:pPr>
        <w:ind w:left="1044"/>
      </w:pPr>
      <w:r>
        <w:t xml:space="preserve">Merchants can also redirect the users to </w:t>
      </w:r>
      <w:r w:rsidR="00C04461">
        <w:t>Worldpay</w:t>
      </w:r>
      <w:r>
        <w:t xml:space="preserve"> Hosted page to collect payment details.</w:t>
      </w:r>
      <w:r w:rsidRPr="008D3B13">
        <w:t xml:space="preserve"> It allows for real-time processing of payments and ensures a maximum number of up-to-date payment methods. The Hosted Payment Page service is secure, provides </w:t>
      </w:r>
      <w:r w:rsidR="00C04461">
        <w:t>Worldpay</w:t>
      </w:r>
      <w:r w:rsidRPr="008D3B13">
        <w:t xml:space="preserve"> with required information to perform active fraud risk assessment and</w:t>
      </w:r>
      <w:r>
        <w:t>,</w:t>
      </w:r>
      <w:r w:rsidRPr="008D3B13">
        <w:t xml:space="preserve"> is the fastest way to get up and running </w:t>
      </w:r>
      <w:r w:rsidRPr="008D3B13">
        <w:lastRenderedPageBreak/>
        <w:t>with on-line payments.</w:t>
      </w:r>
      <w:r w:rsidRPr="007E05AE">
        <w:t xml:space="preserve"> </w:t>
      </w:r>
      <w:r>
        <w:t>Find below the list of supported Payment Methods that are XML REDIRECT based</w:t>
      </w:r>
    </w:p>
    <w:p w:rsidR="003A5E5F" w:rsidRPr="007E05AE" w:rsidRDefault="003A5E5F" w:rsidP="003A5E5F">
      <w:pPr>
        <w:pStyle w:val="ListParagraph"/>
        <w:numPr>
          <w:ilvl w:val="0"/>
          <w:numId w:val="19"/>
        </w:numPr>
        <w:ind w:left="2124"/>
      </w:pPr>
      <w:r w:rsidRPr="007E05AE">
        <w:t>China Union Pay</w:t>
      </w:r>
    </w:p>
    <w:p w:rsidR="003A5E5F" w:rsidRDefault="003A5E5F" w:rsidP="003A5E5F">
      <w:pPr>
        <w:pStyle w:val="ListParagraph"/>
        <w:numPr>
          <w:ilvl w:val="0"/>
          <w:numId w:val="19"/>
        </w:numPr>
        <w:ind w:left="2124"/>
      </w:pPr>
      <w:r w:rsidRPr="007E05AE">
        <w:t>Enets</w:t>
      </w:r>
    </w:p>
    <w:p w:rsidR="00C05A08" w:rsidRDefault="003A5E5F">
      <w:pPr>
        <w:pStyle w:val="ListParagraph"/>
        <w:numPr>
          <w:ilvl w:val="0"/>
          <w:numId w:val="19"/>
        </w:numPr>
        <w:ind w:left="2124"/>
      </w:pPr>
      <w:r>
        <w:t>Credit Card – Redirect (3D/Non 3D)</w:t>
      </w:r>
    </w:p>
    <w:p w:rsidR="00A516A8" w:rsidRDefault="00A516A8">
      <w:pPr>
        <w:pStyle w:val="ListParagraph"/>
        <w:numPr>
          <w:ilvl w:val="0"/>
          <w:numId w:val="19"/>
        </w:numPr>
        <w:ind w:left="2124"/>
      </w:pPr>
      <w:r>
        <w:t>Klarna-Hosted Payment Pages</w:t>
      </w:r>
    </w:p>
    <w:p w:rsidR="00C05A08" w:rsidRDefault="00C05A08" w:rsidP="00C05A08">
      <w:r w:rsidRPr="003B05D6">
        <w:rPr>
          <w:b/>
        </w:rPr>
        <w:t>** Refer to the Brazil Integration section for more details on Latin American Credit Cards and BOLETO</w:t>
      </w:r>
      <w:r>
        <w:t>.</w:t>
      </w:r>
    </w:p>
    <w:p w:rsidR="00EB4C14" w:rsidRPr="00101866" w:rsidRDefault="00EB4C14" w:rsidP="00B761DF">
      <w:pPr>
        <w:pStyle w:val="Heading3"/>
        <w:keepNext/>
        <w:keepLines/>
        <w:numPr>
          <w:ilvl w:val="2"/>
          <w:numId w:val="47"/>
        </w:numPr>
        <w:pBdr>
          <w:bottom w:val="none" w:sz="0" w:space="0" w:color="auto"/>
        </w:pBdr>
        <w:spacing w:line="276" w:lineRule="auto"/>
        <w:ind w:left="1764"/>
        <w:rPr>
          <w:i w:val="0"/>
          <w:sz w:val="24"/>
          <w:szCs w:val="24"/>
        </w:rPr>
      </w:pPr>
      <w:bookmarkStart w:id="240" w:name="_Toc405997373"/>
      <w:bookmarkStart w:id="241" w:name="_Toc517950202"/>
      <w:r w:rsidRPr="00101866">
        <w:rPr>
          <w:i w:val="0"/>
          <w:sz w:val="24"/>
          <w:szCs w:val="24"/>
        </w:rPr>
        <w:t>O</w:t>
      </w:r>
      <w:bookmarkEnd w:id="240"/>
      <w:r w:rsidR="00F71F5C" w:rsidRPr="00101866">
        <w:rPr>
          <w:i w:val="0"/>
          <w:sz w:val="24"/>
          <w:szCs w:val="24"/>
        </w:rPr>
        <w:t>rder Notifications</w:t>
      </w:r>
      <w:bookmarkEnd w:id="241"/>
    </w:p>
    <w:p w:rsidR="00340CB0" w:rsidRDefault="00340CB0" w:rsidP="00EB4C14">
      <w:pPr>
        <w:ind w:left="1044"/>
      </w:pPr>
      <w:r>
        <w:t xml:space="preserve">The </w:t>
      </w:r>
      <w:r w:rsidR="004B3AD4">
        <w:t>link</w:t>
      </w:r>
      <w:r>
        <w:t>_worldpay</w:t>
      </w:r>
      <w:r w:rsidR="004B3AD4">
        <w:t>_core</w:t>
      </w:r>
      <w:r w:rsidR="00FD5E17">
        <w:t xml:space="preserve"> </w:t>
      </w:r>
      <w:r>
        <w:t xml:space="preserve">cartridge provides a service to update all the </w:t>
      </w:r>
      <w:r w:rsidR="006606B7">
        <w:t>SFCC</w:t>
      </w:r>
      <w:r w:rsidR="002D34BF">
        <w:t xml:space="preserve"> Order status according </w:t>
      </w:r>
      <w:r w:rsidR="00AC2944">
        <w:t>to status changes</w:t>
      </w:r>
      <w:r w:rsidR="002D34BF" w:rsidRPr="002D34BF">
        <w:t xml:space="preserve"> of individual payments</w:t>
      </w:r>
      <w:r w:rsidR="00AC2944">
        <w:t xml:space="preserve"> in </w:t>
      </w:r>
      <w:r w:rsidR="00C04461">
        <w:t>Worldpay</w:t>
      </w:r>
      <w:r w:rsidR="002D34BF">
        <w:t>.</w:t>
      </w:r>
      <w:r w:rsidR="00F41EF9">
        <w:t xml:space="preserve"> (PUSH mechanism)</w:t>
      </w:r>
    </w:p>
    <w:p w:rsidR="00AC2944" w:rsidRDefault="00C04461" w:rsidP="00AC2944">
      <w:pPr>
        <w:ind w:left="1044"/>
      </w:pPr>
      <w:r>
        <w:rPr>
          <w:b/>
        </w:rPr>
        <w:t>Worldpay</w:t>
      </w:r>
      <w:r w:rsidR="00EB4C14" w:rsidRPr="002D34BF">
        <w:rPr>
          <w:b/>
        </w:rPr>
        <w:t>-Notify</w:t>
      </w:r>
      <w:r w:rsidR="00EB4C14">
        <w:t xml:space="preserve"> is the </w:t>
      </w:r>
      <w:r w:rsidR="00FD5E17">
        <w:t xml:space="preserve">secure </w:t>
      </w:r>
      <w:r w:rsidR="006606B7">
        <w:t xml:space="preserve">route </w:t>
      </w:r>
      <w:r w:rsidR="00FD5E17">
        <w:t>function</w:t>
      </w:r>
      <w:r w:rsidR="00EB4C14">
        <w:t xml:space="preserve"> exposed to </w:t>
      </w:r>
      <w:r>
        <w:t>Worldpay</w:t>
      </w:r>
      <w:r w:rsidR="00EB4C14">
        <w:t xml:space="preserve"> to receive Order Notifications </w:t>
      </w:r>
      <w:r w:rsidR="00EB4C14" w:rsidRPr="00340CB0">
        <w:t>i.e. a HTTP</w:t>
      </w:r>
      <w:r w:rsidR="00FD5E17">
        <w:t>S</w:t>
      </w:r>
      <w:r w:rsidR="00EB4C14" w:rsidRPr="00340CB0">
        <w:t xml:space="preserve"> message whenever a </w:t>
      </w:r>
      <w:r w:rsidR="00AC2944" w:rsidRPr="00340CB0">
        <w:t>payment status</w:t>
      </w:r>
      <w:r w:rsidR="00EB4C14" w:rsidRPr="00340CB0">
        <w:t xml:space="preserve"> changed at </w:t>
      </w:r>
      <w:r>
        <w:t>Worldpay</w:t>
      </w:r>
      <w:r w:rsidR="00EB4C14" w:rsidRPr="00340CB0">
        <w:t xml:space="preserve">. </w:t>
      </w:r>
      <w:r w:rsidR="003C04CA">
        <w:t>Following URL (</w:t>
      </w:r>
      <w:r w:rsidR="003C04CA" w:rsidRPr="008765EE">
        <w:rPr>
          <w:b/>
        </w:rPr>
        <w:t>https://mechantsandbox/</w:t>
      </w:r>
      <w:r>
        <w:rPr>
          <w:b/>
        </w:rPr>
        <w:t>Worldpay</w:t>
      </w:r>
      <w:r w:rsidR="003C04CA" w:rsidRPr="008765EE">
        <w:rPr>
          <w:b/>
        </w:rPr>
        <w:t>-Notify</w:t>
      </w:r>
      <w:r w:rsidR="003C04CA">
        <w:t xml:space="preserve">) has been </w:t>
      </w:r>
      <w:r w:rsidR="00EB4C14" w:rsidRPr="00340CB0">
        <w:t xml:space="preserve">exposed to </w:t>
      </w:r>
      <w:r>
        <w:t>Worldpay</w:t>
      </w:r>
      <w:r w:rsidR="00AC2944">
        <w:t xml:space="preserve"> </w:t>
      </w:r>
      <w:r w:rsidR="00EB4C14" w:rsidRPr="00340CB0">
        <w:t xml:space="preserve">to send the notifications.  </w:t>
      </w:r>
      <w:r w:rsidR="006606B7">
        <w:t>SFCC</w:t>
      </w:r>
      <w:r w:rsidR="00EB4C14" w:rsidRPr="00340CB0">
        <w:t xml:space="preserve"> will send </w:t>
      </w:r>
      <w:r w:rsidR="00AC2944">
        <w:t xml:space="preserve">an HTTP 200 </w:t>
      </w:r>
      <w:r w:rsidR="00EB4C14" w:rsidRPr="00340CB0">
        <w:t>[OK]</w:t>
      </w:r>
      <w:r w:rsidR="00AC2944">
        <w:t xml:space="preserve"> </w:t>
      </w:r>
      <w:r w:rsidR="00AC2944" w:rsidRPr="00340CB0">
        <w:t>response</w:t>
      </w:r>
      <w:r w:rsidR="00AC2944">
        <w:t xml:space="preserve"> to </w:t>
      </w:r>
      <w:r>
        <w:t>Worldpay</w:t>
      </w:r>
      <w:r w:rsidR="00EB4C14" w:rsidRPr="00340CB0">
        <w:t xml:space="preserve"> to acknowledge the receipt of notification</w:t>
      </w:r>
      <w:r w:rsidR="00AC2944">
        <w:t xml:space="preserve">. Corresponding to each Order Notification received a custom object is created with the Order Number and Order Notification XML captured. A </w:t>
      </w:r>
      <w:r w:rsidR="006606B7">
        <w:t>SFCC</w:t>
      </w:r>
      <w:r w:rsidR="00AC2944">
        <w:t xml:space="preserve"> Job is then run (manually or scheduled), to process those custom objects and update the Orders corresponding to each Order Notification. (Refer Section </w:t>
      </w:r>
      <w:hyperlink w:anchor="_Order_Notification_Job" w:history="1">
        <w:r w:rsidR="00AC2944" w:rsidRPr="00AC2944">
          <w:rPr>
            <w:rStyle w:val="Hyperlink"/>
          </w:rPr>
          <w:t>2.1.2.1</w:t>
        </w:r>
      </w:hyperlink>
      <w:r w:rsidR="00AC2944">
        <w:t xml:space="preserve"> for more job details)</w:t>
      </w:r>
    </w:p>
    <w:p w:rsidR="005376C0" w:rsidRPr="00340CB0" w:rsidRDefault="003454D8" w:rsidP="00B454D3">
      <w:pPr>
        <w:ind w:left="1044"/>
      </w:pPr>
      <w:r w:rsidRPr="003454D8">
        <w:t>If the Worldpay system does not rece</w:t>
      </w:r>
      <w:r w:rsidR="00787C0A">
        <w:t>ive an [OK] in reply to an HTTP</w:t>
      </w:r>
      <w:r w:rsidRPr="003454D8">
        <w:t>S order notification it waits for</w:t>
      </w:r>
      <w:r w:rsidR="005376C0">
        <w:t xml:space="preserve"> </w:t>
      </w:r>
      <w:r w:rsidRPr="003454D8">
        <w:t xml:space="preserve">approximately an hour to deliver the notification again. </w:t>
      </w:r>
      <w:r w:rsidRPr="00040B77">
        <w:t>Then it will resend the order notification</w:t>
      </w:r>
      <w:r w:rsidR="005376C0" w:rsidRPr="00040B77">
        <w:t xml:space="preserve"> </w:t>
      </w:r>
      <w:r w:rsidRPr="00040B77">
        <w:t>approximately every five minutes for a week until it is acknowledged.</w:t>
      </w:r>
      <w:r w:rsidRPr="003454D8">
        <w:t xml:space="preserve"> Worldpay places order notifications</w:t>
      </w:r>
      <w:r w:rsidR="005376C0">
        <w:t xml:space="preserve"> </w:t>
      </w:r>
      <w:r w:rsidRPr="003454D8">
        <w:t>in a queue and the first notification in the queue will be resent until it is acknowledged. If acknowledged, or</w:t>
      </w:r>
      <w:r w:rsidR="005376C0">
        <w:t xml:space="preserve"> </w:t>
      </w:r>
      <w:r w:rsidRPr="003454D8">
        <w:t xml:space="preserve">if after a week still no [OK] is returned, the retry </w:t>
      </w:r>
      <w:r w:rsidR="005376C0">
        <w:t>m</w:t>
      </w:r>
      <w:r w:rsidRPr="003454D8">
        <w:t>echanism stops sending the message and proceeds with</w:t>
      </w:r>
      <w:r w:rsidR="005376C0">
        <w:t xml:space="preserve"> </w:t>
      </w:r>
      <w:r w:rsidRPr="003454D8">
        <w:t>the next order notification from the queue.</w:t>
      </w:r>
    </w:p>
    <w:p w:rsidR="00EB4C14" w:rsidRPr="00545C63" w:rsidRDefault="00EB4C14" w:rsidP="00EB4C14">
      <w:pPr>
        <w:ind w:left="1044"/>
      </w:pPr>
      <w:r>
        <w:t>This URL (</w:t>
      </w:r>
      <w:r w:rsidRPr="008765EE">
        <w:rPr>
          <w:b/>
        </w:rPr>
        <w:t>https://mechantsandbox/</w:t>
      </w:r>
      <w:r w:rsidR="00C04461">
        <w:rPr>
          <w:b/>
        </w:rPr>
        <w:t>Worldpay</w:t>
      </w:r>
      <w:r w:rsidRPr="008765EE">
        <w:rPr>
          <w:b/>
        </w:rPr>
        <w:t>-Notify</w:t>
      </w:r>
      <w:r>
        <w:t xml:space="preserve">) needs to be updated in Worldpay Admin console by the merchant to receive the Order Notifications. </w:t>
      </w:r>
      <w:r w:rsidRPr="000232C4">
        <w:rPr>
          <w:rFonts w:cstheme="minorHAnsi"/>
          <w:szCs w:val="20"/>
        </w:rPr>
        <w:t xml:space="preserve">The </w:t>
      </w:r>
      <w:r>
        <w:rPr>
          <w:rFonts w:cstheme="minorHAnsi"/>
          <w:szCs w:val="20"/>
        </w:rPr>
        <w:t xml:space="preserve">order notifications are captured from </w:t>
      </w:r>
      <w:r w:rsidRPr="000232C4">
        <w:rPr>
          <w:rFonts w:cstheme="minorHAnsi"/>
          <w:szCs w:val="20"/>
        </w:rPr>
        <w:t xml:space="preserve">Worldpay Payment Service when a payment reaches one of </w:t>
      </w:r>
      <w:r>
        <w:rPr>
          <w:rFonts w:cstheme="minorHAnsi"/>
          <w:szCs w:val="20"/>
        </w:rPr>
        <w:t>the following statuses:</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AUTHORISED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CANCELLED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CAPTURED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EXPIRED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SENT_FOR_REFUND</w:t>
      </w:r>
    </w:p>
    <w:p w:rsidR="00EB4C14" w:rsidRDefault="00EB4C14" w:rsidP="00B761DF">
      <w:pPr>
        <w:pStyle w:val="ListParagraph"/>
        <w:numPr>
          <w:ilvl w:val="0"/>
          <w:numId w:val="29"/>
        </w:numPr>
        <w:spacing w:after="0"/>
        <w:rPr>
          <w:rFonts w:cstheme="minorHAnsi"/>
          <w:szCs w:val="20"/>
        </w:rPr>
      </w:pPr>
      <w:r w:rsidRPr="00CB2BD0">
        <w:rPr>
          <w:rFonts w:cstheme="minorHAnsi"/>
          <w:szCs w:val="20"/>
        </w:rPr>
        <w:t>REFUSED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SETTLED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INFORMATION_REQUESTED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CHARGED_BACK</w:t>
      </w:r>
    </w:p>
    <w:p w:rsidR="007B5EE8" w:rsidRDefault="00EB4C14" w:rsidP="00B761DF">
      <w:pPr>
        <w:pStyle w:val="ListParagraph"/>
        <w:numPr>
          <w:ilvl w:val="0"/>
          <w:numId w:val="29"/>
        </w:numPr>
        <w:spacing w:after="0"/>
        <w:rPr>
          <w:rFonts w:cstheme="minorHAnsi"/>
          <w:szCs w:val="20"/>
        </w:rPr>
      </w:pPr>
      <w:r w:rsidRPr="002A4392">
        <w:rPr>
          <w:rFonts w:cstheme="minorHAnsi"/>
          <w:szCs w:val="20"/>
        </w:rPr>
        <w:t>POST AUTH CANCELLED</w:t>
      </w:r>
    </w:p>
    <w:p w:rsidR="00EB4C14" w:rsidRDefault="00EB4C14" w:rsidP="00EB4C14"/>
    <w:p w:rsidR="00787C0A" w:rsidRDefault="00787C0A" w:rsidP="0030061F">
      <w:pPr>
        <w:tabs>
          <w:tab w:val="left" w:pos="0"/>
        </w:tabs>
        <w:ind w:firstLine="1170"/>
      </w:pPr>
    </w:p>
    <w:p w:rsidR="00787C0A" w:rsidRDefault="00787C0A" w:rsidP="0030061F">
      <w:pPr>
        <w:tabs>
          <w:tab w:val="left" w:pos="0"/>
        </w:tabs>
        <w:ind w:firstLine="1170"/>
      </w:pPr>
    </w:p>
    <w:p w:rsidR="00787C0A" w:rsidRDefault="00787C0A" w:rsidP="0030061F">
      <w:pPr>
        <w:tabs>
          <w:tab w:val="left" w:pos="0"/>
        </w:tabs>
        <w:ind w:firstLine="1170"/>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B4C14" w:rsidRPr="00040B77" w:rsidRDefault="00755D05" w:rsidP="00185B10">
      <w:pPr>
        <w:pStyle w:val="Heading4"/>
        <w:keepNext/>
        <w:keepLines/>
        <w:numPr>
          <w:ilvl w:val="3"/>
          <w:numId w:val="41"/>
        </w:numPr>
      </w:pPr>
      <w:bookmarkStart w:id="242" w:name="_Order_Notification_Job"/>
      <w:bookmarkStart w:id="243" w:name="_Toc405997374"/>
      <w:bookmarkEnd w:id="242"/>
      <w:r w:rsidRPr="00040B77">
        <w:t>O</w:t>
      </w:r>
      <w:bookmarkEnd w:id="243"/>
      <w:r w:rsidR="00C97D12" w:rsidRPr="00040B77">
        <w:t>rder Notification job</w:t>
      </w:r>
    </w:p>
    <w:p w:rsidR="00786C20" w:rsidRDefault="00EB4C14" w:rsidP="00101866">
      <w:pPr>
        <w:ind w:left="708"/>
      </w:pPr>
      <w:r w:rsidRPr="0043144D">
        <w:t>The</w:t>
      </w:r>
      <w:r w:rsidRPr="00101866">
        <w:t xml:space="preserve"> OrderNotificationUpdatesJob </w:t>
      </w:r>
      <w:r w:rsidRPr="0043144D">
        <w:t xml:space="preserve">is a batch job which can be </w:t>
      </w:r>
      <w:r w:rsidR="00AC2944">
        <w:t xml:space="preserve">run manually or </w:t>
      </w:r>
      <w:r w:rsidRPr="0043144D">
        <w:t xml:space="preserve">scheduled at </w:t>
      </w:r>
      <w:r w:rsidR="00AC2944">
        <w:t>a specific</w:t>
      </w:r>
      <w:r w:rsidRPr="0043144D">
        <w:t xml:space="preserve"> interval of time</w:t>
      </w:r>
      <w:r>
        <w:t xml:space="preserve"> -i.e., 2 mins, 5 mins. Each time the job runs, it will pick all the custom objects created </w:t>
      </w:r>
      <w:r w:rsidR="00AC2944">
        <w:t>because of the pri</w:t>
      </w:r>
      <w:r w:rsidR="00D60F17">
        <w:t>or received Order Notifications</w:t>
      </w:r>
      <w:r w:rsidR="00AC2944">
        <w:t xml:space="preserve">, sorted by the creation time. The job </w:t>
      </w:r>
      <w:r>
        <w:t>read the custom objec</w:t>
      </w:r>
      <w:r w:rsidR="00AC2944">
        <w:t xml:space="preserve">ts one by one, will update the </w:t>
      </w:r>
      <w:r>
        <w:t>statuses</w:t>
      </w:r>
      <w:r w:rsidR="00AC2944">
        <w:t xml:space="preserve"> in Business Manager (Order Status/Payment Status/Confirmation Status) </w:t>
      </w:r>
      <w:r>
        <w:t>depending on the notific</w:t>
      </w:r>
      <w:r w:rsidR="00AC2944">
        <w:t xml:space="preserve">ation status in xml string </w:t>
      </w:r>
      <w:r w:rsidR="00D97428">
        <w:t xml:space="preserve">and update the token details in order/customer card </w:t>
      </w:r>
      <w:r w:rsidR="00AC2944">
        <w:t xml:space="preserve">and </w:t>
      </w:r>
      <w:r>
        <w:t xml:space="preserve">finally remove the custom object post processing from </w:t>
      </w:r>
      <w:r w:rsidR="006606B7">
        <w:t>SFCC</w:t>
      </w:r>
      <w:r>
        <w:t>.</w:t>
      </w:r>
    </w:p>
    <w:p w:rsidR="00EB4C14" w:rsidRDefault="00775E64" w:rsidP="00101866">
      <w:pPr>
        <w:ind w:left="708"/>
      </w:pPr>
      <w:r>
        <w:t xml:space="preserve">Refer below Step configuration section in </w:t>
      </w:r>
      <w:r w:rsidR="00384261">
        <w:t xml:space="preserve">job </w:t>
      </w:r>
      <w:r>
        <w:t xml:space="preserve">to execute script and their functions </w:t>
      </w:r>
    </w:p>
    <w:p w:rsidR="00775E64" w:rsidRDefault="003B6917" w:rsidP="00775E64">
      <w:pPr>
        <w:rPr>
          <w:noProof/>
        </w:rPr>
      </w:pPr>
      <w:r w:rsidRPr="003B6917">
        <w:rPr>
          <w:noProof/>
        </w:rPr>
        <w:lastRenderedPageBreak/>
        <w:t xml:space="preserve"> </w:t>
      </w:r>
      <w:r w:rsidR="006E25FC">
        <w:rPr>
          <w:noProof/>
        </w:rPr>
        <w:drawing>
          <wp:inline distT="0" distB="0" distL="0" distR="0" wp14:anchorId="44381FEB" wp14:editId="382D4407">
            <wp:extent cx="6188710" cy="3364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364865"/>
                    </a:xfrm>
                    <a:prstGeom prst="rect">
                      <a:avLst/>
                    </a:prstGeom>
                  </pic:spPr>
                </pic:pic>
              </a:graphicData>
            </a:graphic>
          </wp:inline>
        </w:drawing>
      </w:r>
      <w:r w:rsidR="006E25FC" w:rsidRPr="006E25FC">
        <w:rPr>
          <w:noProof/>
        </w:rPr>
        <w:t xml:space="preserve"> </w:t>
      </w:r>
      <w:r w:rsidR="002D4B02" w:rsidRPr="002D4B02">
        <w:rPr>
          <w:noProof/>
        </w:rPr>
        <w:t xml:space="preserve"> </w:t>
      </w:r>
      <w:r w:rsidR="002D4B02">
        <w:rPr>
          <w:noProof/>
        </w:rPr>
        <w:drawing>
          <wp:inline distT="0" distB="0" distL="0" distR="0" wp14:anchorId="3B978939" wp14:editId="3F7830E4">
            <wp:extent cx="6188710" cy="2927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927350"/>
                    </a:xfrm>
                    <a:prstGeom prst="rect">
                      <a:avLst/>
                    </a:prstGeom>
                  </pic:spPr>
                </pic:pic>
              </a:graphicData>
            </a:graphic>
          </wp:inline>
        </w:drawing>
      </w:r>
    </w:p>
    <w:p w:rsidR="00786C20" w:rsidRPr="00775E64" w:rsidRDefault="00786C20" w:rsidP="00775E64"/>
    <w:tbl>
      <w:tblPr>
        <w:tblStyle w:val="TableGrid"/>
        <w:tblW w:w="0" w:type="auto"/>
        <w:tblLook w:val="04A0" w:firstRow="1" w:lastRow="0" w:firstColumn="1" w:lastColumn="0" w:noHBand="0" w:noVBand="1"/>
      </w:tblPr>
      <w:tblGrid>
        <w:gridCol w:w="3278"/>
        <w:gridCol w:w="6458"/>
      </w:tblGrid>
      <w:tr w:rsidR="00FC772D" w:rsidTr="00E5319B">
        <w:tc>
          <w:tcPr>
            <w:tcW w:w="4868" w:type="dxa"/>
            <w:shd w:val="clear" w:color="auto" w:fill="DAEEF3" w:themeFill="accent5" w:themeFillTint="33"/>
          </w:tcPr>
          <w:p w:rsidR="00FC772D" w:rsidRPr="00E5319B" w:rsidRDefault="00E5319B" w:rsidP="005B4E29">
            <w:r w:rsidRPr="00E5319B">
              <w:t>Fields</w:t>
            </w:r>
          </w:p>
        </w:tc>
        <w:tc>
          <w:tcPr>
            <w:tcW w:w="4868" w:type="dxa"/>
            <w:shd w:val="clear" w:color="auto" w:fill="DAEEF3" w:themeFill="accent5" w:themeFillTint="33"/>
          </w:tcPr>
          <w:p w:rsidR="00FC772D" w:rsidRPr="00E5319B" w:rsidRDefault="00E5319B" w:rsidP="005B4E29">
            <w:r w:rsidRPr="00E5319B">
              <w:t>Fields data</w:t>
            </w:r>
          </w:p>
        </w:tc>
      </w:tr>
      <w:tr w:rsidR="00FC772D" w:rsidTr="00FC772D">
        <w:tc>
          <w:tcPr>
            <w:tcW w:w="4868" w:type="dxa"/>
          </w:tcPr>
          <w:p w:rsidR="00FC772D" w:rsidRPr="00101866" w:rsidRDefault="00FC772D" w:rsidP="005B4E29">
            <w:r w:rsidRPr="00101866">
              <w:t>ID</w:t>
            </w:r>
          </w:p>
        </w:tc>
        <w:tc>
          <w:tcPr>
            <w:tcW w:w="4868" w:type="dxa"/>
          </w:tcPr>
          <w:p w:rsidR="00FC772D" w:rsidRPr="00101866" w:rsidRDefault="002D4B02" w:rsidP="005B4E29">
            <w:r w:rsidRPr="002D4B02">
              <w:t>OrderNotificationUpdatesJob</w:t>
            </w:r>
          </w:p>
        </w:tc>
      </w:tr>
      <w:tr w:rsidR="00FC772D" w:rsidTr="00FC772D">
        <w:tc>
          <w:tcPr>
            <w:tcW w:w="4868" w:type="dxa"/>
          </w:tcPr>
          <w:p w:rsidR="00FC772D" w:rsidRPr="00101866" w:rsidRDefault="00FC772D" w:rsidP="005B4E29">
            <w:r w:rsidRPr="00101866">
              <w:t xml:space="preserve">Description </w:t>
            </w:r>
          </w:p>
        </w:tc>
        <w:tc>
          <w:tcPr>
            <w:tcW w:w="4868" w:type="dxa"/>
          </w:tcPr>
          <w:p w:rsidR="00FC772D" w:rsidRPr="00101866" w:rsidRDefault="002D4B02" w:rsidP="005B4E29">
            <w:r w:rsidRPr="002D4B02">
              <w:t>Batch job for reading Custom Objects of Order Notifications and updating Order Statuses</w:t>
            </w:r>
          </w:p>
        </w:tc>
      </w:tr>
      <w:tr w:rsidR="00FC772D" w:rsidTr="00FC772D">
        <w:tc>
          <w:tcPr>
            <w:tcW w:w="4868" w:type="dxa"/>
          </w:tcPr>
          <w:p w:rsidR="00FC772D" w:rsidRPr="00101866" w:rsidRDefault="00FC772D" w:rsidP="005B4E29">
            <w:r w:rsidRPr="00101866">
              <w:t>ExecuteScriptModule.Module</w:t>
            </w:r>
          </w:p>
        </w:tc>
        <w:tc>
          <w:tcPr>
            <w:tcW w:w="4868" w:type="dxa"/>
          </w:tcPr>
          <w:p w:rsidR="00FC772D" w:rsidRPr="00101866" w:rsidRDefault="002D4B02" w:rsidP="005B4E29">
            <w:r w:rsidRPr="002D4B02">
              <w:t>link_worldpay_core/cartridge/scripts/jobs/OrderNotificationUpdatesJob.js</w:t>
            </w:r>
          </w:p>
        </w:tc>
      </w:tr>
      <w:tr w:rsidR="00FC772D" w:rsidTr="00FC772D">
        <w:tc>
          <w:tcPr>
            <w:tcW w:w="4868" w:type="dxa"/>
          </w:tcPr>
          <w:p w:rsidR="00FC772D" w:rsidRPr="00101866" w:rsidRDefault="004D15E7" w:rsidP="005B4E29">
            <w:r>
              <w:rPr>
                <w:rStyle w:val="dw-nc-tooltip"/>
              </w:rPr>
              <w:t>ExecuteScriptModule.FunctionName</w:t>
            </w:r>
          </w:p>
        </w:tc>
        <w:tc>
          <w:tcPr>
            <w:tcW w:w="4868" w:type="dxa"/>
          </w:tcPr>
          <w:p w:rsidR="00FC772D" w:rsidRPr="00101866" w:rsidRDefault="002D4B02" w:rsidP="005B4E29">
            <w:r w:rsidRPr="002D4B02">
              <w:t>orderNotificationUpdateJob</w:t>
            </w:r>
          </w:p>
        </w:tc>
      </w:tr>
      <w:tr w:rsidR="00FC772D" w:rsidTr="00FC772D">
        <w:tc>
          <w:tcPr>
            <w:tcW w:w="4868" w:type="dxa"/>
          </w:tcPr>
          <w:p w:rsidR="00FC772D" w:rsidRPr="00101866" w:rsidRDefault="00FC772D" w:rsidP="005B4E29">
            <w:r w:rsidRPr="00101866">
              <w:lastRenderedPageBreak/>
              <w:t>ExecuteScriptModule.Transactional</w:t>
            </w:r>
          </w:p>
        </w:tc>
        <w:tc>
          <w:tcPr>
            <w:tcW w:w="4868" w:type="dxa"/>
          </w:tcPr>
          <w:p w:rsidR="00FC772D" w:rsidRPr="00101866" w:rsidRDefault="00FC772D" w:rsidP="005B4E29">
            <w:r w:rsidRPr="00101866">
              <w:t>Enabled</w:t>
            </w:r>
          </w:p>
        </w:tc>
      </w:tr>
    </w:tbl>
    <w:p w:rsidR="00EB4C14" w:rsidRDefault="00EB4C14" w:rsidP="005B4E29"/>
    <w:p w:rsidR="007D6C6F" w:rsidRPr="005B4E29" w:rsidRDefault="007D6C6F" w:rsidP="00B761DF">
      <w:pPr>
        <w:pStyle w:val="Heading4"/>
        <w:keepNext/>
        <w:keepLines/>
        <w:numPr>
          <w:ilvl w:val="3"/>
          <w:numId w:val="41"/>
        </w:numPr>
      </w:pPr>
      <w:r>
        <w:t xml:space="preserve">Error Handling for Order Notification Job </w:t>
      </w:r>
    </w:p>
    <w:p w:rsidR="007D6C6F" w:rsidRDefault="007D6C6F" w:rsidP="007D6C6F">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7D6C6F" w:rsidRPr="005B4E29" w:rsidRDefault="007D6C6F" w:rsidP="00185B10">
      <w:pPr>
        <w:pStyle w:val="Heading4"/>
        <w:keepNext/>
        <w:keepLines/>
        <w:numPr>
          <w:ilvl w:val="3"/>
          <w:numId w:val="41"/>
        </w:numPr>
      </w:pPr>
      <w:r>
        <w:t xml:space="preserve">Transaction payment status handling for Order Notification Job </w:t>
      </w:r>
    </w:p>
    <w:p w:rsidR="007D6C6F" w:rsidRPr="00FB1D3E" w:rsidRDefault="007D6C6F" w:rsidP="00101866">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2931CE" w:rsidRPr="002931CE" w:rsidRDefault="009175CA" w:rsidP="00101866">
      <w:pPr>
        <w:pStyle w:val="Heading4"/>
        <w:keepNext/>
        <w:keepLines/>
        <w:numPr>
          <w:ilvl w:val="3"/>
          <w:numId w:val="13"/>
        </w:numPr>
      </w:pPr>
      <w:bookmarkStart w:id="244" w:name="_Toc405997379"/>
      <w:r>
        <w:t>Notification update Service</w:t>
      </w:r>
      <w:bookmarkEnd w:id="244"/>
    </w:p>
    <w:p w:rsidR="00CC0B66" w:rsidRPr="00101866" w:rsidRDefault="003D40E1" w:rsidP="00CC0B66">
      <w:pPr>
        <w:ind w:left="708"/>
      </w:pPr>
      <w:hyperlink r:id="rId15" w:history="1">
        <w:r w:rsidR="00CC0B66" w:rsidRPr="00101866">
          <w:rPr>
            <w:color w:val="000000"/>
          </w:rPr>
          <w:t xml:space="preserve">The Cartridge provides </w:t>
        </w:r>
        <w:r w:rsidR="002D39F2" w:rsidRPr="00101866">
          <w:rPr>
            <w:color w:val="000000"/>
          </w:rPr>
          <w:t>feature</w:t>
        </w:r>
        <w:r w:rsidR="00CC0B66" w:rsidRPr="00101866">
          <w:rPr>
            <w:color w:val="000000"/>
          </w:rPr>
          <w:t xml:space="preserve"> </w:t>
        </w:r>
        <w:r w:rsidR="002D39F2" w:rsidRPr="00101866">
          <w:rPr>
            <w:color w:val="000000"/>
          </w:rPr>
          <w:t xml:space="preserve">to </w:t>
        </w:r>
        <w:r w:rsidR="00700447" w:rsidRPr="00101866">
          <w:rPr>
            <w:color w:val="000000"/>
          </w:rPr>
          <w:t xml:space="preserve">expose </w:t>
        </w:r>
        <w:r w:rsidR="00CC0B66" w:rsidRPr="00101866">
          <w:rPr>
            <w:color w:val="000000"/>
          </w:rPr>
          <w:t xml:space="preserve">the history of the Payment Transaction change (Order Notifications) </w:t>
        </w:r>
        <w:r w:rsidR="002D39F2" w:rsidRPr="00101866">
          <w:rPr>
            <w:color w:val="000000"/>
          </w:rPr>
          <w:t>for a</w:t>
        </w:r>
        <w:r w:rsidR="00CC0B66" w:rsidRPr="00101866">
          <w:rPr>
            <w:color w:val="000000"/>
          </w:rPr>
          <w:t xml:space="preserve"> particular Order</w:t>
        </w:r>
        <w:r w:rsidR="00700447" w:rsidRPr="00101866">
          <w:rPr>
            <w:color w:val="000000"/>
          </w:rPr>
          <w:t xml:space="preserve"> in SFCC business manager</w:t>
        </w:r>
        <w:r w:rsidR="00CC0B66" w:rsidRPr="00101866">
          <w:rPr>
            <w:color w:val="000000"/>
          </w:rPr>
          <w:t>. </w:t>
        </w:r>
      </w:hyperlink>
      <w:r w:rsidR="00820560" w:rsidRPr="00101866">
        <w:rPr>
          <w:rFonts w:ascii="Calibri" w:hAnsi="Calibri"/>
          <w:color w:val="000000"/>
        </w:rPr>
        <w:t>A JSON</w:t>
      </w:r>
      <w:r w:rsidR="00CC0B66" w:rsidRPr="00101866">
        <w:rPr>
          <w:rFonts w:ascii="Calibri" w:hAnsi="Calibri"/>
          <w:color w:val="000000"/>
        </w:rPr>
        <w:t xml:space="preserve"> object is returned by the notifications updates service. This service is provided in 2 flavors, depending upon the need to fetch the entire status history or just the latest status. If order no or status</w:t>
      </w:r>
      <w:r w:rsidR="00332E3E" w:rsidRPr="00101866">
        <w:rPr>
          <w:rFonts w:ascii="Calibri" w:hAnsi="Calibri"/>
          <w:color w:val="000000"/>
        </w:rPr>
        <w:t xml:space="preserve"> history is not found an error JSON</w:t>
      </w:r>
      <w:r w:rsidR="00CC0B66" w:rsidRPr="00101866">
        <w:rPr>
          <w:rFonts w:ascii="Calibri" w:hAnsi="Calibri"/>
          <w:color w:val="000000"/>
        </w:rPr>
        <w:t xml:space="preserve"> is returned.</w:t>
      </w:r>
    </w:p>
    <w:p w:rsidR="00EB4C14" w:rsidRPr="00101866" w:rsidRDefault="00EB4C14" w:rsidP="00101866">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EB4C14" w:rsidRPr="00101866" w:rsidRDefault="00EB4C14" w:rsidP="00101866">
      <w:pPr>
        <w:ind w:left="708"/>
        <w:rPr>
          <w:color w:val="000000"/>
        </w:rPr>
      </w:pPr>
      <w:r w:rsidRPr="00101866">
        <w:rPr>
          <w:color w:val="000000"/>
        </w:rPr>
        <w:instrText xml:space="preserve">" </w:instrText>
      </w:r>
      <w:r w:rsidRPr="00101866">
        <w:rPr>
          <w:color w:val="000000"/>
        </w:rPr>
        <w:fldChar w:fldCharType="separate"/>
      </w:r>
      <w:r w:rsidR="00C04461" w:rsidRPr="00101866">
        <w:rPr>
          <w:b/>
          <w:color w:val="000000"/>
        </w:rPr>
        <w:t>Worldpay</w:t>
      </w:r>
      <w:r w:rsidRPr="00101866">
        <w:rPr>
          <w:b/>
          <w:color w:val="000000"/>
        </w:rPr>
        <w:t>-</w:t>
      </w:r>
      <w:r w:rsidR="00820560" w:rsidRPr="00101866">
        <w:rPr>
          <w:b/>
          <w:color w:val="000000"/>
        </w:rPr>
        <w:t>GetNotificationUpdates</w:t>
      </w:r>
      <w:r w:rsidR="00820560" w:rsidRPr="00101866">
        <w:rPr>
          <w:color w:val="000000"/>
        </w:rPr>
        <w:t xml:space="preserve"> is</w:t>
      </w:r>
      <w:r w:rsidRPr="00101866">
        <w:rPr>
          <w:color w:val="000000"/>
        </w:rPr>
        <w:t xml:space="preserve"> the </w:t>
      </w:r>
      <w:r w:rsidR="00700447" w:rsidRPr="00101866">
        <w:rPr>
          <w:color w:val="000000"/>
        </w:rPr>
        <w:t xml:space="preserve">route </w:t>
      </w:r>
      <w:r w:rsidRPr="00101866">
        <w:rPr>
          <w:color w:val="000000"/>
        </w:rPr>
        <w:t xml:space="preserve">exposed to get the History of Notifications received </w:t>
      </w:r>
      <w:r w:rsidR="001C52A1" w:rsidRPr="00101866">
        <w:rPr>
          <w:color w:val="000000"/>
        </w:rPr>
        <w:t xml:space="preserve">      </w:t>
      </w:r>
      <w:r w:rsidRPr="00101866">
        <w:rPr>
          <w:color w:val="000000"/>
        </w:rPr>
        <w:t>by particular Order.</w:t>
      </w:r>
    </w:p>
    <w:p w:rsidR="00EB4C14" w:rsidRDefault="00EB4C14" w:rsidP="00101866">
      <w:pPr>
        <w:ind w:left="708"/>
      </w:pPr>
      <w:r w:rsidRPr="00101866">
        <w:rPr>
          <w:color w:val="000000"/>
        </w:rPr>
        <w:fldChar w:fldCharType="end"/>
      </w:r>
      <w:r>
        <w:t xml:space="preserve">This service takes 2 parameters as </w:t>
      </w:r>
      <w:r w:rsidRPr="007C7775">
        <w:t>Http</w:t>
      </w:r>
      <w:r>
        <w:t xml:space="preserve"> </w:t>
      </w:r>
      <w:r w:rsidRPr="007C7775">
        <w:t>Parameter</w:t>
      </w:r>
      <w:r>
        <w:t xml:space="preserve">s, </w:t>
      </w:r>
    </w:p>
    <w:p w:rsidR="00EB4C14" w:rsidRDefault="00EB4C14" w:rsidP="007F45D2">
      <w:pPr>
        <w:pStyle w:val="ListParagraph"/>
        <w:numPr>
          <w:ilvl w:val="0"/>
          <w:numId w:val="17"/>
        </w:numPr>
        <w:ind w:left="1788"/>
      </w:pPr>
      <w:r w:rsidRPr="007C7775">
        <w:t>orderNo</w:t>
      </w:r>
      <w:r>
        <w:t xml:space="preserve"> </w:t>
      </w:r>
    </w:p>
    <w:p w:rsidR="00EB4C14" w:rsidRDefault="00EB4C14" w:rsidP="007F45D2">
      <w:pPr>
        <w:pStyle w:val="ListParagraph"/>
        <w:numPr>
          <w:ilvl w:val="0"/>
          <w:numId w:val="17"/>
        </w:numPr>
        <w:ind w:left="1788"/>
      </w:pPr>
      <w:r w:rsidRPr="007C7775">
        <w:t>allupdates</w:t>
      </w:r>
    </w:p>
    <w:p w:rsidR="00EB4C14" w:rsidRDefault="00EB4C14" w:rsidP="00C75E15">
      <w:pPr>
        <w:ind w:left="708"/>
        <w:jc w:val="both"/>
      </w:pPr>
      <w:r>
        <w:t>If ‘</w:t>
      </w:r>
      <w:r w:rsidRPr="007C7775">
        <w:t>allupdates</w:t>
      </w:r>
      <w:r>
        <w:t>’ is true, all notifications received for the order will be returned as JSON response.</w:t>
      </w:r>
    </w:p>
    <w:p w:rsidR="00EB4C14" w:rsidRDefault="00EB4C14" w:rsidP="00C75E15">
      <w:pPr>
        <w:ind w:left="708"/>
        <w:jc w:val="both"/>
      </w:pPr>
      <w:r>
        <w:t>If ‘</w:t>
      </w:r>
      <w:r w:rsidRPr="007C7775">
        <w:t>allupdates</w:t>
      </w:r>
      <w:r>
        <w:t>’ is false, only the latest notifications received for the order will be returned as JSON response.</w:t>
      </w:r>
    </w:p>
    <w:p w:rsidR="00EB4C14" w:rsidRDefault="00EB4C14" w:rsidP="00C75E15">
      <w:pPr>
        <w:ind w:left="708"/>
        <w:jc w:val="both"/>
      </w:pPr>
      <w:r>
        <w:t>All values for ‘</w:t>
      </w:r>
      <w:r w:rsidRPr="007C7775">
        <w:t>allupdates</w:t>
      </w:r>
      <w:r>
        <w:t xml:space="preserve">’ </w:t>
      </w:r>
      <w:r w:rsidR="000704AE">
        <w:t>i.e.</w:t>
      </w:r>
      <w:r>
        <w:t xml:space="preserve"> true, TRUE, True will be considered as true, any value other than these will be considered as false.</w:t>
      </w:r>
    </w:p>
    <w:p w:rsidR="00EB4C14" w:rsidRPr="00101866" w:rsidRDefault="00EB4C14" w:rsidP="00101866">
      <w:pPr>
        <w:ind w:left="708"/>
        <w:rPr>
          <w:color w:val="000000"/>
        </w:rPr>
      </w:pPr>
      <w:r w:rsidRPr="00101866">
        <w:rPr>
          <w:color w:val="000000"/>
        </w:rPr>
        <w:t>Example for the JSON response when ‘allupdates’ = true is as below:</w:t>
      </w:r>
    </w:p>
    <w:p w:rsidR="00EB4C14" w:rsidRPr="00CC0B66" w:rsidRDefault="00EB4C14" w:rsidP="00EB4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{"statusList":</w:t>
      </w:r>
    </w:p>
    <w:p w:rsidR="00EB4C14" w:rsidRPr="00101866" w:rsidRDefault="00EB4C14" w:rsidP="00101866">
      <w:pPr>
        <w:ind w:left="708"/>
        <w:rPr>
          <w:color w:val="000000"/>
        </w:rPr>
      </w:pPr>
      <w:r w:rsidRPr="00101866">
        <w:rPr>
          <w:color w:val="000000"/>
        </w:rPr>
        <w:t xml:space="preserve">   [{"status":"AUTHORISED:Mon Nov 10 2014 08:11:24 GMT-0000 (GMT)"},</w:t>
      </w:r>
    </w:p>
    <w:p w:rsidR="00EB4C14" w:rsidRPr="00101866" w:rsidRDefault="00EB4C14" w:rsidP="00101866">
      <w:pPr>
        <w:ind w:left="708"/>
        <w:rPr>
          <w:color w:val="000000"/>
        </w:rPr>
      </w:pPr>
      <w:r w:rsidRPr="00101866">
        <w:rPr>
          <w:color w:val="000000"/>
        </w:rPr>
        <w:t xml:space="preserve">    {"status":"CANCELLED:Mon Nov 11 2014 08:11:24 GMT-0000 (GMT)"}</w:t>
      </w:r>
    </w:p>
    <w:p w:rsidR="00EB4C14" w:rsidRPr="00101866" w:rsidRDefault="00EB4C14" w:rsidP="00101866">
      <w:pPr>
        <w:ind w:left="708"/>
        <w:rPr>
          <w:color w:val="000000"/>
        </w:rPr>
      </w:pPr>
      <w:r w:rsidRPr="00101866">
        <w:rPr>
          <w:color w:val="000000"/>
        </w:rPr>
        <w:t xml:space="preserve">   ]</w:t>
      </w:r>
    </w:p>
    <w:p w:rsidR="00EB4C14" w:rsidRPr="00101866" w:rsidRDefault="00EB4C14" w:rsidP="00101866">
      <w:pPr>
        <w:ind w:left="708"/>
        <w:rPr>
          <w:color w:val="000000"/>
        </w:rPr>
      </w:pPr>
      <w:r w:rsidRPr="00101866">
        <w:rPr>
          <w:color w:val="000000"/>
        </w:rPr>
        <w:t>}</w:t>
      </w:r>
    </w:p>
    <w:p w:rsidR="00EB4C14" w:rsidRPr="00101866" w:rsidRDefault="00EB4C14" w:rsidP="00101866">
      <w:pPr>
        <w:ind w:left="708"/>
        <w:rPr>
          <w:color w:val="000000"/>
        </w:rPr>
      </w:pPr>
    </w:p>
    <w:p w:rsidR="00236497" w:rsidRPr="00101866" w:rsidRDefault="00EB4C14" w:rsidP="00101866">
      <w:pPr>
        <w:ind w:left="708"/>
        <w:rPr>
          <w:color w:val="000000"/>
        </w:rPr>
      </w:pPr>
      <w:r w:rsidRPr="00101866">
        <w:rPr>
          <w:color w:val="000000"/>
        </w:rPr>
        <w:lastRenderedPageBreak/>
        <w:t>Example for the JSON response when ‘allupdates’ = false is as below:</w:t>
      </w: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{"latestStatus":</w:t>
      </w:r>
    </w:p>
    <w:p w:rsidR="00EB4C14" w:rsidRPr="00101866" w:rsidRDefault="00EB4C14" w:rsidP="00101866">
      <w:pPr>
        <w:ind w:left="708"/>
        <w:rPr>
          <w:color w:val="000000"/>
        </w:rPr>
      </w:pPr>
      <w:r w:rsidRPr="00101866">
        <w:rPr>
          <w:color w:val="000000"/>
        </w:rPr>
        <w:tab/>
        <w:t>[{"Status":"AUTHORISED:Mon Nov 10 2014 08:11:24 GMT-0000 (GMT)"}]</w:t>
      </w:r>
    </w:p>
    <w:p w:rsidR="00EB4C14" w:rsidRPr="00101866" w:rsidRDefault="00EB4C14" w:rsidP="00101866">
      <w:pPr>
        <w:ind w:left="708"/>
        <w:rPr>
          <w:color w:val="000000"/>
        </w:rPr>
      </w:pPr>
      <w:r w:rsidRPr="00101866">
        <w:rPr>
          <w:color w:val="000000"/>
        </w:rPr>
        <w:t>}</w:t>
      </w:r>
    </w:p>
    <w:p w:rsidR="002D39F2" w:rsidRPr="00101866" w:rsidRDefault="002D39F2" w:rsidP="00B761DF">
      <w:pPr>
        <w:pStyle w:val="Heading3"/>
        <w:keepNext/>
        <w:keepLines/>
        <w:numPr>
          <w:ilvl w:val="2"/>
          <w:numId w:val="47"/>
        </w:numPr>
        <w:pBdr>
          <w:bottom w:val="none" w:sz="0" w:space="0" w:color="auto"/>
        </w:pBdr>
        <w:spacing w:line="276" w:lineRule="auto"/>
        <w:ind w:left="1764"/>
        <w:rPr>
          <w:i w:val="0"/>
          <w:sz w:val="24"/>
          <w:szCs w:val="24"/>
        </w:rPr>
      </w:pPr>
      <w:bookmarkStart w:id="245" w:name="_Toc517950203"/>
      <w:r w:rsidRPr="00101866">
        <w:rPr>
          <w:i w:val="0"/>
          <w:sz w:val="24"/>
          <w:szCs w:val="24"/>
        </w:rPr>
        <w:t>Order Inquiry job</w:t>
      </w:r>
      <w:bookmarkEnd w:id="245"/>
    </w:p>
    <w:p w:rsidR="002D39F2" w:rsidRDefault="002D39F2" w:rsidP="00101866">
      <w:pPr>
        <w:ind w:left="708"/>
      </w:pPr>
      <w:r w:rsidRPr="0043144D">
        <w:t>The</w:t>
      </w:r>
      <w:r w:rsidRPr="00101866">
        <w:t xml:space="preserve"> OrderInquiryUpdatesJob </w:t>
      </w:r>
      <w:r w:rsidRPr="0043144D">
        <w:t xml:space="preserve">is a batch job which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(configurable custom preference in business manager) by the creation time. The job iterates the orders and make order inquiry service call, will update the statuses in Business Manager (Order Status/Payment Status/Confirmation Status) depending on the response status in xml response of order enquiry and update the token details in order/customer card </w:t>
      </w:r>
    </w:p>
    <w:p w:rsidR="002D39F2" w:rsidRDefault="002D39F2" w:rsidP="002D39F2">
      <w:pPr>
        <w:rPr>
          <w:noProof/>
        </w:rPr>
      </w:pPr>
      <w:r w:rsidRPr="006E25FC">
        <w:rPr>
          <w:noProof/>
        </w:rPr>
        <w:t xml:space="preserve"> </w:t>
      </w:r>
      <w:r>
        <w:rPr>
          <w:noProof/>
        </w:rPr>
        <w:drawing>
          <wp:inline distT="0" distB="0" distL="0" distR="0" wp14:anchorId="00F864DD" wp14:editId="54421114">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345180"/>
                    </a:xfrm>
                    <a:prstGeom prst="rect">
                      <a:avLst/>
                    </a:prstGeom>
                  </pic:spPr>
                </pic:pic>
              </a:graphicData>
            </a:graphic>
          </wp:inline>
        </w:drawing>
      </w:r>
    </w:p>
    <w:p w:rsidR="00F51EA0" w:rsidRDefault="00F51EA0" w:rsidP="002D39F2">
      <w:pPr>
        <w:rPr>
          <w:noProof/>
        </w:rPr>
      </w:pPr>
    </w:p>
    <w:p w:rsidR="00F51EA0" w:rsidRDefault="00F51EA0" w:rsidP="002D39F2">
      <w:pPr>
        <w:rPr>
          <w:noProof/>
        </w:rPr>
      </w:pPr>
    </w:p>
    <w:p w:rsidR="00F51EA0" w:rsidRDefault="00F51EA0" w:rsidP="002D39F2">
      <w:pPr>
        <w:rPr>
          <w:noProof/>
        </w:rPr>
      </w:pPr>
    </w:p>
    <w:p w:rsidR="00F51EA0" w:rsidRDefault="00F51EA0" w:rsidP="002D39F2"/>
    <w:p w:rsidR="002D39F2" w:rsidRDefault="002D39F2" w:rsidP="002D39F2">
      <w:pPr>
        <w:ind w:firstLine="708"/>
      </w:pPr>
      <w:r>
        <w:t xml:space="preserve">Refer below Step configuration section in job to execute script and their functions </w:t>
      </w:r>
    </w:p>
    <w:p w:rsidR="002D39F2" w:rsidRDefault="002D39F2" w:rsidP="002D39F2">
      <w:pPr>
        <w:rPr>
          <w:noProof/>
        </w:rPr>
      </w:pPr>
      <w:r w:rsidRPr="003B6917">
        <w:rPr>
          <w:noProof/>
        </w:rPr>
        <w:lastRenderedPageBreak/>
        <w:t xml:space="preserve"> </w:t>
      </w:r>
      <w:r w:rsidRPr="006E25FC">
        <w:rPr>
          <w:noProof/>
        </w:rPr>
        <w:t xml:space="preserve"> </w:t>
      </w:r>
      <w:r w:rsidR="00D6036C" w:rsidRPr="00D6036C">
        <w:rPr>
          <w:noProof/>
        </w:rPr>
        <w:t xml:space="preserve"> </w:t>
      </w:r>
      <w:r w:rsidR="00D6036C">
        <w:rPr>
          <w:noProof/>
        </w:rPr>
        <w:drawing>
          <wp:inline distT="0" distB="0" distL="0" distR="0" wp14:anchorId="05961F36" wp14:editId="6B380B9E">
            <wp:extent cx="6188710" cy="2948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948940"/>
                    </a:xfrm>
                    <a:prstGeom prst="rect">
                      <a:avLst/>
                    </a:prstGeom>
                  </pic:spPr>
                </pic:pic>
              </a:graphicData>
            </a:graphic>
          </wp:inline>
        </w:drawing>
      </w:r>
    </w:p>
    <w:p w:rsidR="00786C20" w:rsidRDefault="00786C20" w:rsidP="002D39F2">
      <w:pPr>
        <w:rPr>
          <w:noProof/>
        </w:rPr>
      </w:pPr>
      <w:r>
        <w:rPr>
          <w:noProof/>
        </w:rPr>
        <w:t>Table for Reference:</w:t>
      </w:r>
    </w:p>
    <w:tbl>
      <w:tblPr>
        <w:tblStyle w:val="TableGrid"/>
        <w:tblW w:w="0" w:type="auto"/>
        <w:tblLook w:val="04A0" w:firstRow="1" w:lastRow="0" w:firstColumn="1" w:lastColumn="0" w:noHBand="0" w:noVBand="1"/>
      </w:tblPr>
      <w:tblGrid>
        <w:gridCol w:w="3394"/>
        <w:gridCol w:w="6342"/>
      </w:tblGrid>
      <w:tr w:rsidR="00786C20" w:rsidTr="00446163">
        <w:tc>
          <w:tcPr>
            <w:tcW w:w="3415" w:type="dxa"/>
            <w:shd w:val="clear" w:color="auto" w:fill="DAEEF3" w:themeFill="accent5" w:themeFillTint="33"/>
          </w:tcPr>
          <w:p w:rsidR="00786C20" w:rsidRPr="00446163" w:rsidRDefault="00446163" w:rsidP="002B23DB">
            <w:r w:rsidRPr="00446163">
              <w:t xml:space="preserve">Fields </w:t>
            </w:r>
          </w:p>
        </w:tc>
        <w:tc>
          <w:tcPr>
            <w:tcW w:w="6321" w:type="dxa"/>
            <w:shd w:val="clear" w:color="auto" w:fill="DAEEF3" w:themeFill="accent5" w:themeFillTint="33"/>
          </w:tcPr>
          <w:p w:rsidR="00786C20" w:rsidRPr="00446163" w:rsidRDefault="00446163" w:rsidP="002B23DB">
            <w:r w:rsidRPr="00446163">
              <w:t>Fields data</w:t>
            </w:r>
          </w:p>
        </w:tc>
      </w:tr>
      <w:tr w:rsidR="00786C20" w:rsidTr="00101866">
        <w:tc>
          <w:tcPr>
            <w:tcW w:w="3415" w:type="dxa"/>
          </w:tcPr>
          <w:p w:rsidR="00786C20" w:rsidRPr="008A0FEA" w:rsidRDefault="00786C20" w:rsidP="002B23DB">
            <w:r w:rsidRPr="008A0FEA">
              <w:t>ID</w:t>
            </w:r>
          </w:p>
        </w:tc>
        <w:tc>
          <w:tcPr>
            <w:tcW w:w="6321" w:type="dxa"/>
          </w:tcPr>
          <w:p w:rsidR="00786C20" w:rsidRPr="008A0FEA" w:rsidRDefault="00D6036C" w:rsidP="002B23DB">
            <w:r w:rsidRPr="00D6036C">
              <w:t>OrderInquiriesUpdateJob</w:t>
            </w:r>
          </w:p>
        </w:tc>
      </w:tr>
      <w:tr w:rsidR="00786C20" w:rsidTr="00101866">
        <w:tc>
          <w:tcPr>
            <w:tcW w:w="3415" w:type="dxa"/>
          </w:tcPr>
          <w:p w:rsidR="00786C20" w:rsidRPr="008A0FEA" w:rsidRDefault="00786C20" w:rsidP="002B23DB">
            <w:r w:rsidRPr="008A0FEA">
              <w:t xml:space="preserve">Description </w:t>
            </w:r>
          </w:p>
        </w:tc>
        <w:tc>
          <w:tcPr>
            <w:tcW w:w="6321" w:type="dxa"/>
          </w:tcPr>
          <w:p w:rsidR="00786C20" w:rsidRPr="008A0FEA" w:rsidRDefault="00D6036C" w:rsidP="002B23DB">
            <w:r w:rsidRPr="00D6036C">
              <w:t>Batch job for fetching order inquiries of Worldpay Orders with payment status= not paid and order status CREATED, NEW OR OPEN and updating Order Statuses and token details in order and customer saved payment instruments</w:t>
            </w:r>
          </w:p>
        </w:tc>
      </w:tr>
      <w:tr w:rsidR="00786C20" w:rsidTr="00101866">
        <w:tc>
          <w:tcPr>
            <w:tcW w:w="3415" w:type="dxa"/>
          </w:tcPr>
          <w:p w:rsidR="00786C20" w:rsidRPr="008A0FEA" w:rsidRDefault="00D6036C" w:rsidP="002B23DB">
            <w:r>
              <w:rPr>
                <w:rStyle w:val="dw-nc-tooltip"/>
              </w:rPr>
              <w:t>ExecuteScriptModule.Module</w:t>
            </w:r>
          </w:p>
        </w:tc>
        <w:tc>
          <w:tcPr>
            <w:tcW w:w="6321" w:type="dxa"/>
          </w:tcPr>
          <w:p w:rsidR="00786C20" w:rsidRPr="008A0FEA" w:rsidRDefault="00D6036C" w:rsidP="002B23DB">
            <w:r w:rsidRPr="00D6036C">
              <w:t>link_worldpay_core/cartridge/scripts/jobs/OrderInquiriesUpdateJob.js</w:t>
            </w:r>
          </w:p>
        </w:tc>
      </w:tr>
      <w:tr w:rsidR="00786C20" w:rsidTr="00101866">
        <w:tc>
          <w:tcPr>
            <w:tcW w:w="3415" w:type="dxa"/>
          </w:tcPr>
          <w:p w:rsidR="00786C20" w:rsidRPr="008A0FEA" w:rsidRDefault="00D6036C" w:rsidP="002B23DB">
            <w:r>
              <w:rPr>
                <w:rStyle w:val="dw-nc-tooltip"/>
              </w:rPr>
              <w:t>ExecuteScriptModule.FunctionName</w:t>
            </w:r>
          </w:p>
        </w:tc>
        <w:tc>
          <w:tcPr>
            <w:tcW w:w="6321" w:type="dxa"/>
          </w:tcPr>
          <w:p w:rsidR="00786C20" w:rsidRPr="008A0FEA" w:rsidRDefault="00D6036C" w:rsidP="002B23DB">
            <w:r w:rsidRPr="00D6036C">
              <w:t>orderInquiriesUpdate</w:t>
            </w:r>
          </w:p>
        </w:tc>
      </w:tr>
      <w:tr w:rsidR="00786C20" w:rsidTr="00101866">
        <w:tc>
          <w:tcPr>
            <w:tcW w:w="3415" w:type="dxa"/>
          </w:tcPr>
          <w:p w:rsidR="00786C20" w:rsidRPr="008A0FEA" w:rsidRDefault="00D6036C" w:rsidP="002B23DB">
            <w:r>
              <w:rPr>
                <w:rStyle w:val="dw-nc-tooltip"/>
              </w:rPr>
              <w:t>ExecuteScriptModule.Transactional</w:t>
            </w:r>
          </w:p>
        </w:tc>
        <w:tc>
          <w:tcPr>
            <w:tcW w:w="6321" w:type="dxa"/>
          </w:tcPr>
          <w:p w:rsidR="00786C20" w:rsidRPr="008A0FEA" w:rsidRDefault="00786C20" w:rsidP="002B23DB">
            <w:r w:rsidRPr="008A0FEA">
              <w:t>Enabled</w:t>
            </w:r>
          </w:p>
        </w:tc>
      </w:tr>
    </w:tbl>
    <w:p w:rsidR="00786C20" w:rsidRDefault="00786C20" w:rsidP="002D39F2"/>
    <w:p w:rsidR="007D6C6F" w:rsidRPr="00101866" w:rsidRDefault="007D6C6F" w:rsidP="00B761DF">
      <w:pPr>
        <w:pStyle w:val="Heading3"/>
        <w:keepNext/>
        <w:keepLines/>
        <w:numPr>
          <w:ilvl w:val="2"/>
          <w:numId w:val="47"/>
        </w:numPr>
        <w:pBdr>
          <w:bottom w:val="none" w:sz="0" w:space="0" w:color="auto"/>
        </w:pBdr>
        <w:spacing w:line="276" w:lineRule="auto"/>
        <w:ind w:left="1764"/>
        <w:rPr>
          <w:i w:val="0"/>
          <w:sz w:val="24"/>
          <w:szCs w:val="24"/>
        </w:rPr>
      </w:pPr>
      <w:bookmarkStart w:id="246" w:name="_Toc517950204"/>
      <w:r w:rsidRPr="00101866">
        <w:rPr>
          <w:i w:val="0"/>
          <w:sz w:val="24"/>
          <w:szCs w:val="24"/>
        </w:rPr>
        <w:t>Job Failure Mailer Service</w:t>
      </w:r>
      <w:bookmarkEnd w:id="246"/>
    </w:p>
    <w:p w:rsidR="007D6C6F" w:rsidRDefault="007D6C6F" w:rsidP="007D6C6F">
      <w:pPr>
        <w:ind w:left="708"/>
      </w:pPr>
      <w:r>
        <w:t xml:space="preserve">The cartridge also provides a feature to send Emails to the registered Emails in case of failure of any Order Notification update. On receipt of any Order Notification a custom object is created in SFCC with the Order Number and the Order Notification XML, if for any reason the XML captured is incorrect of some error occurs while the execution of the job an email is triggered. </w:t>
      </w:r>
    </w:p>
    <w:p w:rsidR="007D6C6F" w:rsidRDefault="007D6C6F" w:rsidP="007D6C6F">
      <w:pPr>
        <w:ind w:left="708"/>
      </w:pPr>
      <w:r w:rsidRPr="005B4E29">
        <w:t>To enable job mailer service to notify BM admin for any failure happens while processing the Order Notification Batch Job, the site preference EnableJobMailerService needs to be se</w:t>
      </w:r>
      <w:r>
        <w:t>lect</w:t>
      </w:r>
      <w:r w:rsidRPr="005B4E29">
        <w:t xml:space="preserve"> </w:t>
      </w:r>
      <w:r>
        <w:rPr>
          <w:b/>
        </w:rPr>
        <w:t>Yes</w:t>
      </w:r>
      <w:r w:rsidRPr="005B4E29">
        <w:t xml:space="preserve"> </w:t>
      </w:r>
      <w:r>
        <w:t>from the dropdown</w:t>
      </w:r>
      <w:r w:rsidRPr="005B4E29">
        <w:t>. Also, the below site preferences</w:t>
      </w:r>
      <w:r>
        <w:t xml:space="preserve"> needs to be set </w:t>
      </w:r>
    </w:p>
    <w:p w:rsidR="007D6C6F" w:rsidRPr="005B4E29" w:rsidRDefault="007D6C6F" w:rsidP="007D6C6F">
      <w:pPr>
        <w:ind w:left="708"/>
      </w:pPr>
      <w:r>
        <w:rPr>
          <w:noProof/>
        </w:rPr>
        <w:lastRenderedPageBreak/>
        <w:drawing>
          <wp:inline distT="0" distB="0" distL="0" distR="0" wp14:anchorId="6022A4A8" wp14:editId="2C13AF67">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802130"/>
                    </a:xfrm>
                    <a:prstGeom prst="rect">
                      <a:avLst/>
                    </a:prstGeom>
                  </pic:spPr>
                </pic:pic>
              </a:graphicData>
            </a:graphic>
          </wp:inline>
        </w:drawing>
      </w:r>
    </w:p>
    <w:p w:rsidR="00EB4C14" w:rsidRPr="005E4730" w:rsidRDefault="00EB2140" w:rsidP="00B761DF">
      <w:pPr>
        <w:pStyle w:val="Heading3"/>
        <w:keepNext/>
        <w:keepLines/>
        <w:numPr>
          <w:ilvl w:val="2"/>
          <w:numId w:val="47"/>
        </w:numPr>
        <w:pBdr>
          <w:bottom w:val="none" w:sz="0" w:space="0" w:color="auto"/>
        </w:pBdr>
        <w:spacing w:line="276" w:lineRule="auto"/>
        <w:ind w:left="1764"/>
        <w:rPr>
          <w:i w:val="0"/>
          <w:sz w:val="24"/>
          <w:szCs w:val="24"/>
        </w:rPr>
      </w:pPr>
      <w:bookmarkStart w:id="247" w:name="_Toc517950205"/>
      <w:r>
        <w:rPr>
          <w:i w:val="0"/>
          <w:sz w:val="24"/>
          <w:szCs w:val="24"/>
        </w:rPr>
        <w:t>APM Lookup Service</w:t>
      </w:r>
      <w:bookmarkEnd w:id="247"/>
    </w:p>
    <w:p w:rsidR="00EB4C14" w:rsidRDefault="00EB4C14" w:rsidP="005E4730">
      <w:pPr>
        <w:ind w:left="708"/>
      </w:pPr>
      <w:r w:rsidRPr="00CC0B66">
        <w:t xml:space="preserve">To enable APM look up service, the site preference </w:t>
      </w:r>
      <w:r w:rsidRPr="00CC0B66">
        <w:rPr>
          <w:b/>
        </w:rPr>
        <w:t>EnableAPMLookUpService</w:t>
      </w:r>
      <w:r w:rsidRPr="00CC0B66">
        <w:t xml:space="preserve"> needs to be </w:t>
      </w:r>
      <w:r w:rsidR="003B6917">
        <w:t>selected Yes from dropdown.</w:t>
      </w:r>
    </w:p>
    <w:tbl>
      <w:tblPr>
        <w:tblStyle w:val="TableGrid"/>
        <w:tblW w:w="0" w:type="auto"/>
        <w:tblInd w:w="708" w:type="dxa"/>
        <w:tblLook w:val="04A0" w:firstRow="1" w:lastRow="0" w:firstColumn="1" w:lastColumn="0" w:noHBand="0" w:noVBand="1"/>
      </w:tblPr>
      <w:tblGrid>
        <w:gridCol w:w="4579"/>
        <w:gridCol w:w="4449"/>
      </w:tblGrid>
      <w:tr w:rsidR="00857BB4" w:rsidTr="00857BB4">
        <w:tc>
          <w:tcPr>
            <w:tcW w:w="4868" w:type="dxa"/>
          </w:tcPr>
          <w:p w:rsidR="00857BB4" w:rsidRDefault="00857BB4" w:rsidP="005E4730"/>
        </w:tc>
        <w:tc>
          <w:tcPr>
            <w:tcW w:w="4868" w:type="dxa"/>
          </w:tcPr>
          <w:p w:rsidR="00857BB4" w:rsidRDefault="00857BB4" w:rsidP="005E4730"/>
        </w:tc>
      </w:tr>
      <w:tr w:rsidR="00857BB4" w:rsidTr="00857BB4">
        <w:tc>
          <w:tcPr>
            <w:tcW w:w="4868" w:type="dxa"/>
          </w:tcPr>
          <w:p w:rsidR="00857BB4" w:rsidRDefault="00857BB4" w:rsidP="005E4730">
            <w:r w:rsidRPr="00CC0B66">
              <w:rPr>
                <w:b/>
              </w:rPr>
              <w:t>EnableAPMLookUpService</w:t>
            </w:r>
            <w:r>
              <w:rPr>
                <w:b/>
              </w:rPr>
              <w:t xml:space="preserve"> </w:t>
            </w:r>
            <w:r w:rsidRPr="00101866">
              <w:t>when enabled</w:t>
            </w:r>
          </w:p>
        </w:tc>
        <w:tc>
          <w:tcPr>
            <w:tcW w:w="4868" w:type="dxa"/>
          </w:tcPr>
          <w:p w:rsidR="00712F14" w:rsidRDefault="00712F14" w:rsidP="00B761DF">
            <w:pPr>
              <w:pStyle w:val="ListParagraph"/>
              <w:numPr>
                <w:ilvl w:val="0"/>
                <w:numId w:val="43"/>
              </w:numPr>
            </w:pPr>
            <w:r>
              <w:t xml:space="preserve">This service works for merchant code configured in site preference, which return APMs which are enabled for respective merchant code. </w:t>
            </w:r>
          </w:p>
          <w:p w:rsidR="00857BB4" w:rsidRDefault="00712F14" w:rsidP="00B761DF">
            <w:pPr>
              <w:pStyle w:val="ListParagraph"/>
              <w:numPr>
                <w:ilvl w:val="0"/>
                <w:numId w:val="43"/>
              </w:numPr>
            </w:pPr>
            <w:r>
              <w:t>All active Payments methods which have different merchant code configured in payment method section will be displayed</w:t>
            </w:r>
          </w:p>
          <w:p w:rsidR="00712F14" w:rsidRDefault="00712F14" w:rsidP="00B761DF">
            <w:pPr>
              <w:pStyle w:val="ListParagraph"/>
              <w:numPr>
                <w:ilvl w:val="0"/>
                <w:numId w:val="43"/>
              </w:numPr>
            </w:pPr>
            <w:r>
              <w:t>All active payment methods other than Worldpay processor will be displayed</w:t>
            </w:r>
          </w:p>
        </w:tc>
      </w:tr>
      <w:tr w:rsidR="00857BB4" w:rsidTr="00857BB4">
        <w:tc>
          <w:tcPr>
            <w:tcW w:w="4868" w:type="dxa"/>
          </w:tcPr>
          <w:p w:rsidR="00857BB4" w:rsidRDefault="00712F14">
            <w:r w:rsidRPr="00CC0B66">
              <w:rPr>
                <w:b/>
              </w:rPr>
              <w:t>EnableAPMLookUpService</w:t>
            </w:r>
            <w:r>
              <w:rPr>
                <w:b/>
              </w:rPr>
              <w:t xml:space="preserve"> </w:t>
            </w:r>
            <w:r w:rsidRPr="008E02FF">
              <w:t xml:space="preserve">when </w:t>
            </w:r>
            <w:r>
              <w:t>disabled</w:t>
            </w:r>
          </w:p>
        </w:tc>
        <w:tc>
          <w:tcPr>
            <w:tcW w:w="4868" w:type="dxa"/>
          </w:tcPr>
          <w:p w:rsidR="00712F14" w:rsidRDefault="00712F14" w:rsidP="00B761DF">
            <w:pPr>
              <w:pStyle w:val="ListParagraph"/>
              <w:numPr>
                <w:ilvl w:val="0"/>
                <w:numId w:val="44"/>
              </w:numPr>
            </w:pPr>
            <w:r>
              <w:t xml:space="preserve">Loookup service will not be executed </w:t>
            </w:r>
          </w:p>
          <w:p w:rsidR="00857BB4" w:rsidRDefault="00712F14" w:rsidP="00B761DF">
            <w:pPr>
              <w:pStyle w:val="ListParagraph"/>
              <w:numPr>
                <w:ilvl w:val="0"/>
                <w:numId w:val="44"/>
              </w:numPr>
            </w:pPr>
            <w:r>
              <w:t>All active payment methods will be displayed</w:t>
            </w:r>
          </w:p>
        </w:tc>
      </w:tr>
    </w:tbl>
    <w:p w:rsidR="00857BB4" w:rsidRPr="00CC0B66" w:rsidRDefault="00857BB4" w:rsidP="005E4730">
      <w:pPr>
        <w:ind w:left="708"/>
      </w:pPr>
    </w:p>
    <w:p w:rsidR="00EB4C14" w:rsidRDefault="00EB4C14" w:rsidP="005E4730">
      <w:pPr>
        <w:ind w:left="708"/>
      </w:pPr>
      <w:r w:rsidRPr="00CC0B66">
        <w:t xml:space="preserve">[Note: If merchant supports multiple merchant Ids through payment methods in that case APM Look service may not work so, </w:t>
      </w:r>
      <w:r w:rsidR="00857BB4" w:rsidRPr="00CC0B66">
        <w:t>it</w:t>
      </w:r>
      <w:r w:rsidRPr="00CC0B66">
        <w:t xml:space="preserve"> should not be enabled in site preference</w:t>
      </w:r>
      <w:r w:rsidR="00820560" w:rsidRPr="00CC0B66">
        <w:t>.]</w:t>
      </w:r>
    </w:p>
    <w:p w:rsidR="00EB4C14" w:rsidRPr="003F6742" w:rsidRDefault="0012300F" w:rsidP="00B761DF">
      <w:pPr>
        <w:pStyle w:val="Heading3"/>
        <w:keepNext/>
        <w:keepLines/>
        <w:numPr>
          <w:ilvl w:val="2"/>
          <w:numId w:val="47"/>
        </w:numPr>
        <w:pBdr>
          <w:bottom w:val="none" w:sz="0" w:space="0" w:color="auto"/>
        </w:pBdr>
        <w:spacing w:line="276" w:lineRule="auto"/>
        <w:ind w:left="1764"/>
        <w:rPr>
          <w:i w:val="0"/>
          <w:sz w:val="24"/>
          <w:szCs w:val="24"/>
        </w:rPr>
      </w:pPr>
      <w:bookmarkStart w:id="248" w:name="_Toc513822193"/>
      <w:bookmarkStart w:id="249" w:name="_Toc513822194"/>
      <w:bookmarkStart w:id="250" w:name="_Toc513822195"/>
      <w:bookmarkStart w:id="251" w:name="_Toc517950206"/>
      <w:bookmarkEnd w:id="248"/>
      <w:bookmarkEnd w:id="249"/>
      <w:bookmarkEnd w:id="250"/>
      <w:r>
        <w:rPr>
          <w:i w:val="0"/>
          <w:sz w:val="24"/>
          <w:szCs w:val="24"/>
        </w:rPr>
        <w:t>Multiple Merchant ID Support</w:t>
      </w:r>
      <w:bookmarkEnd w:id="251"/>
    </w:p>
    <w:p w:rsidR="00970934" w:rsidRDefault="00C04461" w:rsidP="00101866">
      <w:pPr>
        <w:ind w:left="708"/>
      </w:pPr>
      <w:r>
        <w:t>Worldpay</w:t>
      </w:r>
      <w:r w:rsidR="00236497">
        <w:t xml:space="preserve"> cartridge also supports a mechanism to provide separate Merchant ID’s at APM level. This is primarily required for Merchants that need to configure different Merchant ID for financial purpose or if a specific APM is of a different version (to support both V1 and V3 APM’s on a single Merchant Site).</w:t>
      </w:r>
    </w:p>
    <w:p w:rsidR="00516F1D" w:rsidRDefault="00236497" w:rsidP="00101866">
      <w:pPr>
        <w:ind w:left="708"/>
      </w:pPr>
      <w:r>
        <w:t xml:space="preserve">This is achieved, by setting a different MID and its </w:t>
      </w:r>
      <w:r w:rsidR="0005563A">
        <w:t>details (</w:t>
      </w:r>
      <w:r>
        <w:t>Username &amp; password) in the Payment Methods section in Business</w:t>
      </w:r>
      <w:r w:rsidR="00516F1D">
        <w:t xml:space="preserve"> </w:t>
      </w:r>
      <w:r w:rsidR="0005563A">
        <w:t xml:space="preserve">Manager. </w:t>
      </w:r>
      <w:r w:rsidR="00516F1D">
        <w:t xml:space="preserve">If merchant </w:t>
      </w:r>
      <w:r w:rsidR="0005563A">
        <w:t>ID,</w:t>
      </w:r>
      <w:r w:rsidR="00516F1D">
        <w:t xml:space="preserve"> username and password present at payment method level then would get preference </w:t>
      </w:r>
      <w:r w:rsidR="00052BD8">
        <w:t xml:space="preserve">compare to </w:t>
      </w:r>
      <w:r w:rsidR="00516F1D">
        <w:t xml:space="preserve">merchant </w:t>
      </w:r>
      <w:r w:rsidR="0005563A">
        <w:t>ID</w:t>
      </w:r>
      <w:r w:rsidR="00DA1250">
        <w:t xml:space="preserve"> in site preference</w:t>
      </w:r>
      <w:r w:rsidR="0005563A">
        <w:t>,</w:t>
      </w:r>
      <w:r w:rsidR="00516F1D">
        <w:t xml:space="preserve"> username and password from </w:t>
      </w:r>
      <w:r w:rsidR="00DA1250">
        <w:t>service credentials</w:t>
      </w:r>
      <w:r w:rsidR="00516F1D">
        <w:t xml:space="preserve">. If they are not </w:t>
      </w:r>
      <w:r w:rsidR="0005563A">
        <w:t>configured</w:t>
      </w:r>
      <w:r w:rsidR="00516F1D">
        <w:t xml:space="preserve"> at payment method level then merchant </w:t>
      </w:r>
      <w:r w:rsidR="0005563A">
        <w:t>ID</w:t>
      </w:r>
      <w:r w:rsidR="00052BD8">
        <w:t xml:space="preserve"> (in site preference)</w:t>
      </w:r>
      <w:r w:rsidR="0005563A">
        <w:t>,</w:t>
      </w:r>
      <w:r w:rsidR="00516F1D">
        <w:t xml:space="preserve"> username and password provided in </w:t>
      </w:r>
      <w:r w:rsidR="00DA1250">
        <w:t>service credential</w:t>
      </w:r>
      <w:r w:rsidR="00516F1D">
        <w:t xml:space="preserve"> will be used in request.</w:t>
      </w:r>
    </w:p>
    <w:p w:rsidR="00970934" w:rsidRDefault="00970934" w:rsidP="00101866">
      <w:pPr>
        <w:ind w:left="708"/>
      </w:pPr>
    </w:p>
    <w:p w:rsidR="00970934" w:rsidRDefault="00970934" w:rsidP="00101866">
      <w:pPr>
        <w:ind w:left="708"/>
      </w:pPr>
    </w:p>
    <w:p w:rsidR="00236497" w:rsidRDefault="001D3A7A" w:rsidP="00101866">
      <w:pPr>
        <w:ind w:left="708"/>
      </w:pPr>
      <w:r>
        <w:t xml:space="preserve">Payment Method </w:t>
      </w:r>
      <w:r w:rsidR="000C1F0E">
        <w:t xml:space="preserve">Merchant ID Support </w:t>
      </w:r>
      <w:r>
        <w:t>Settings</w:t>
      </w:r>
    </w:p>
    <w:p w:rsidR="001D3A7A" w:rsidRDefault="001D3A7A" w:rsidP="00917032">
      <w:pPr>
        <w:ind w:left="360"/>
      </w:pPr>
      <w:r>
        <w:rPr>
          <w:noProof/>
        </w:rPr>
        <w:drawing>
          <wp:inline distT="0" distB="0" distL="0" distR="0" wp14:anchorId="0A3CCB40" wp14:editId="594E1F01">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0C1F0E" w:rsidRDefault="000C1F0E" w:rsidP="00917032">
      <w:pPr>
        <w:ind w:left="360"/>
      </w:pPr>
    </w:p>
    <w:p w:rsidR="000C1F0E" w:rsidRDefault="000C1F0E" w:rsidP="00917032">
      <w:pPr>
        <w:ind w:left="360"/>
      </w:pPr>
      <w:r>
        <w:t>Service Credential Settings when service merchant settings to be picked up</w:t>
      </w:r>
    </w:p>
    <w:p w:rsidR="000C1F0E" w:rsidRDefault="000C1F0E" w:rsidP="00917032">
      <w:pPr>
        <w:ind w:left="360"/>
      </w:pPr>
      <w:r>
        <w:rPr>
          <w:noProof/>
        </w:rPr>
        <w:drawing>
          <wp:inline distT="0" distB="0" distL="0" distR="0" wp14:anchorId="25085184" wp14:editId="4B2BFADC">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C05A08" w:rsidRPr="00C05A08" w:rsidRDefault="000125A1" w:rsidP="00B761DF">
      <w:pPr>
        <w:pStyle w:val="Heading3"/>
        <w:keepNext/>
        <w:keepLines/>
        <w:numPr>
          <w:ilvl w:val="2"/>
          <w:numId w:val="47"/>
        </w:numPr>
        <w:pBdr>
          <w:bottom w:val="none" w:sz="0" w:space="0" w:color="auto"/>
        </w:pBdr>
        <w:spacing w:line="276" w:lineRule="auto"/>
        <w:ind w:left="1764"/>
        <w:rPr>
          <w:i w:val="0"/>
          <w:sz w:val="24"/>
          <w:szCs w:val="24"/>
        </w:rPr>
      </w:pPr>
      <w:bookmarkStart w:id="252" w:name="_Toc517950207"/>
      <w:r w:rsidRPr="008146D1">
        <w:rPr>
          <w:i w:val="0"/>
          <w:sz w:val="24"/>
          <w:szCs w:val="24"/>
        </w:rPr>
        <w:t>Brazil</w:t>
      </w:r>
      <w:r>
        <w:rPr>
          <w:i w:val="0"/>
          <w:sz w:val="24"/>
          <w:szCs w:val="24"/>
        </w:rPr>
        <w:t xml:space="preserve"> Integration</w:t>
      </w:r>
      <w:bookmarkEnd w:id="252"/>
    </w:p>
    <w:p w:rsidR="005C0A10" w:rsidRDefault="008D0B9E" w:rsidP="00101866">
      <w:pPr>
        <w:ind w:left="708"/>
      </w:pPr>
      <w:r>
        <w:t xml:space="preserve">The </w:t>
      </w:r>
      <w:r w:rsidR="00C04461">
        <w:t>Worldpay</w:t>
      </w:r>
      <w:r>
        <w:t xml:space="preserve"> cartridge provides support to Credit Cards and supported APM’s</w:t>
      </w:r>
      <w:r w:rsidR="00B85DBB">
        <w:t xml:space="preserve"> (</w:t>
      </w:r>
      <w:r w:rsidR="008E702F">
        <w:t>BOLETO)</w:t>
      </w:r>
      <w:r>
        <w:t xml:space="preserve"> in Brazil. The implementation ensures that all the additional information (Example: CPF/CNJP </w:t>
      </w:r>
      <w:r w:rsidR="00CC35D8">
        <w:t xml:space="preserve">and </w:t>
      </w:r>
      <w:r>
        <w:t>Installment Number) that are required by the payment service provider in Brazil are also captured.</w:t>
      </w:r>
      <w:r w:rsidR="005C0A10">
        <w:tab/>
      </w:r>
    </w:p>
    <w:p w:rsidR="00907060" w:rsidRPr="00490A51" w:rsidRDefault="00907060" w:rsidP="00B761DF">
      <w:pPr>
        <w:pStyle w:val="Heading3"/>
        <w:keepNext/>
        <w:keepLines/>
        <w:numPr>
          <w:ilvl w:val="2"/>
          <w:numId w:val="47"/>
        </w:numPr>
        <w:pBdr>
          <w:bottom w:val="none" w:sz="0" w:space="0" w:color="auto"/>
        </w:pBdr>
        <w:spacing w:line="276" w:lineRule="auto"/>
        <w:ind w:left="1764"/>
        <w:rPr>
          <w:i w:val="0"/>
          <w:sz w:val="24"/>
          <w:szCs w:val="24"/>
        </w:rPr>
      </w:pPr>
      <w:bookmarkStart w:id="253" w:name="_Toc413668735"/>
      <w:bookmarkStart w:id="254" w:name="_Toc517950208"/>
      <w:r w:rsidRPr="00490A51">
        <w:rPr>
          <w:i w:val="0"/>
          <w:sz w:val="24"/>
          <w:szCs w:val="24"/>
        </w:rPr>
        <w:t>Order CleanUp Batch Job</w:t>
      </w:r>
      <w:bookmarkEnd w:id="253"/>
      <w:bookmarkEnd w:id="254"/>
    </w:p>
    <w:p w:rsidR="00907060" w:rsidRDefault="00907060" w:rsidP="00101866">
      <w:pPr>
        <w:ind w:left="708"/>
      </w:pPr>
      <w:r>
        <w:t xml:space="preserve">The </w:t>
      </w:r>
      <w:r w:rsidR="00C04461">
        <w:t>Worldpay</w:t>
      </w:r>
      <w:r>
        <w:t xml:space="preserve"> cartridge provides support to a batch job that will mark all the orders </w:t>
      </w:r>
      <w:r w:rsidR="009D53CC">
        <w:t>with status as</w:t>
      </w:r>
      <w:r>
        <w:t xml:space="preserve"> </w:t>
      </w:r>
      <w:r w:rsidRPr="00101866">
        <w:rPr>
          <w:b/>
        </w:rPr>
        <w:t>CREATED</w:t>
      </w:r>
      <w:r>
        <w:t xml:space="preserve"> and aged </w:t>
      </w:r>
      <w:r w:rsidR="00957D5E">
        <w:t xml:space="preserve">by a </w:t>
      </w:r>
      <w:r>
        <w:t xml:space="preserve">defined </w:t>
      </w:r>
      <w:r w:rsidRPr="00A37915">
        <w:t>time interval</w:t>
      </w:r>
      <w:r>
        <w:t xml:space="preserve">. The time interval field is Business Manager configurable and </w:t>
      </w:r>
      <w:r w:rsidR="00EF3617">
        <w:t>also configurable</w:t>
      </w:r>
      <w:r>
        <w:t xml:space="preserve"> </w:t>
      </w:r>
      <w:r w:rsidR="00F15A4D">
        <w:t xml:space="preserve">at </w:t>
      </w:r>
      <w:r>
        <w:t xml:space="preserve">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demandware system. This ensures that all the i</w:t>
      </w:r>
      <w:r w:rsidRPr="00757F91">
        <w:t xml:space="preserve">nventory transactions and coupon redemptions associated with the Order </w:t>
      </w:r>
      <w:r w:rsidR="000D5DA5">
        <w:t>are</w:t>
      </w:r>
      <w:r w:rsidR="007F5857">
        <w:t xml:space="preserve"> </w:t>
      </w:r>
      <w:r w:rsidRPr="00757F91">
        <w:t>rolled back.</w:t>
      </w:r>
      <w:r>
        <w:t xml:space="preserve"> Job can be Enable</w:t>
      </w:r>
      <w:r w:rsidR="008F3772">
        <w:t>d</w:t>
      </w:r>
      <w:r>
        <w:t>/Disable</w:t>
      </w:r>
      <w:r w:rsidR="008F3772">
        <w:t>d</w:t>
      </w:r>
      <w:r>
        <w:t xml:space="preserve"> </w:t>
      </w:r>
      <w:r w:rsidR="00473A14">
        <w:t xml:space="preserve">or </w:t>
      </w:r>
      <w:r>
        <w:t xml:space="preserve">from Business Manager itself. </w:t>
      </w:r>
      <w:r w:rsidR="002E2A9E">
        <w:t xml:space="preserve">Email will be </w:t>
      </w:r>
      <w:r w:rsidR="00FE2BE4">
        <w:t xml:space="preserve">sent </w:t>
      </w:r>
      <w:r>
        <w:t xml:space="preserve">to BM configured recipients </w:t>
      </w:r>
      <w:r w:rsidR="00A377F4">
        <w:t xml:space="preserve">once the </w:t>
      </w:r>
      <w:r>
        <w:t xml:space="preserve">job run with Job run status. </w:t>
      </w:r>
      <w:r w:rsidR="00D84622">
        <w:t xml:space="preserve"> </w:t>
      </w:r>
    </w:p>
    <w:p w:rsidR="00F025A8" w:rsidRDefault="00F112C8" w:rsidP="00907060">
      <w:pPr>
        <w:ind w:left="360"/>
      </w:pPr>
      <w:r w:rsidRPr="00F112C8">
        <w:rPr>
          <w:noProof/>
        </w:rPr>
        <w:lastRenderedPageBreak/>
        <w:t xml:space="preserve"> </w:t>
      </w:r>
      <w:r>
        <w:rPr>
          <w:noProof/>
        </w:rPr>
        <w:drawing>
          <wp:inline distT="0" distB="0" distL="0" distR="0" wp14:anchorId="7143B5D1" wp14:editId="4DA30258">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190" cy="3561703"/>
                    </a:xfrm>
                    <a:prstGeom prst="rect">
                      <a:avLst/>
                    </a:prstGeom>
                  </pic:spPr>
                </pic:pic>
              </a:graphicData>
            </a:graphic>
          </wp:inline>
        </w:drawing>
      </w:r>
    </w:p>
    <w:p w:rsidR="00905DD3" w:rsidRDefault="00905DD3" w:rsidP="00907060">
      <w:pPr>
        <w:ind w:left="360"/>
      </w:pPr>
    </w:p>
    <w:p w:rsidR="00905DD3" w:rsidRDefault="00905DD3" w:rsidP="00907060">
      <w:pPr>
        <w:ind w:left="360"/>
      </w:pPr>
      <w:r>
        <w:t>Refer below Step configuration section in order to execute script and their functions</w:t>
      </w:r>
    </w:p>
    <w:p w:rsidR="00905DD3" w:rsidRDefault="00592D9A" w:rsidP="00905DD3">
      <w:pPr>
        <w:rPr>
          <w:noProof/>
        </w:rPr>
      </w:pPr>
      <w:r w:rsidRPr="00592D9A">
        <w:rPr>
          <w:noProof/>
        </w:rPr>
        <w:t xml:space="preserve"> </w:t>
      </w:r>
      <w:r>
        <w:rPr>
          <w:noProof/>
        </w:rPr>
        <w:drawing>
          <wp:inline distT="0" distB="0" distL="0" distR="0" wp14:anchorId="019DC7B5" wp14:editId="1D032726">
            <wp:extent cx="6188710" cy="3228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228975"/>
                    </a:xfrm>
                    <a:prstGeom prst="rect">
                      <a:avLst/>
                    </a:prstGeom>
                  </pic:spPr>
                </pic:pic>
              </a:graphicData>
            </a:graphic>
          </wp:inline>
        </w:drawing>
      </w:r>
    </w:p>
    <w:p w:rsidR="00F112C8" w:rsidRDefault="00F112C8" w:rsidP="00905DD3">
      <w:pPr>
        <w:rPr>
          <w:noProof/>
        </w:rPr>
      </w:pPr>
    </w:p>
    <w:p w:rsidR="00F112C8" w:rsidRDefault="00F112C8" w:rsidP="00905DD3">
      <w:pPr>
        <w:rPr>
          <w:u w:val="single"/>
        </w:rPr>
      </w:pPr>
    </w:p>
    <w:p w:rsidR="00786C20" w:rsidRDefault="00786C20" w:rsidP="00786C20">
      <w:pPr>
        <w:rPr>
          <w:noProof/>
        </w:rPr>
      </w:pPr>
      <w:r>
        <w:rPr>
          <w:noProof/>
        </w:rPr>
        <w:t>Table for Reference:</w:t>
      </w:r>
    </w:p>
    <w:tbl>
      <w:tblPr>
        <w:tblStyle w:val="TableGrid"/>
        <w:tblW w:w="0" w:type="auto"/>
        <w:tblLook w:val="04A0" w:firstRow="1" w:lastRow="0" w:firstColumn="1" w:lastColumn="0" w:noHBand="0" w:noVBand="1"/>
      </w:tblPr>
      <w:tblGrid>
        <w:gridCol w:w="3881"/>
        <w:gridCol w:w="5855"/>
      </w:tblGrid>
      <w:tr w:rsidR="00786C20" w:rsidTr="00E5319B">
        <w:tc>
          <w:tcPr>
            <w:tcW w:w="4868" w:type="dxa"/>
            <w:shd w:val="clear" w:color="auto" w:fill="DAEEF3" w:themeFill="accent5" w:themeFillTint="33"/>
          </w:tcPr>
          <w:p w:rsidR="00786C20" w:rsidRPr="00E5319B" w:rsidRDefault="00ED500A" w:rsidP="002B23DB">
            <w:r w:rsidRPr="00E5319B">
              <w:t xml:space="preserve">Attributes Fields </w:t>
            </w:r>
          </w:p>
        </w:tc>
        <w:tc>
          <w:tcPr>
            <w:tcW w:w="4868" w:type="dxa"/>
            <w:shd w:val="clear" w:color="auto" w:fill="DAEEF3" w:themeFill="accent5" w:themeFillTint="33"/>
          </w:tcPr>
          <w:p w:rsidR="00786C20" w:rsidRPr="00E5319B" w:rsidRDefault="00ED500A" w:rsidP="002B23DB">
            <w:r w:rsidRPr="00E5319B">
              <w:t>Attributes</w:t>
            </w:r>
          </w:p>
        </w:tc>
      </w:tr>
      <w:tr w:rsidR="00786C20" w:rsidTr="002B23DB">
        <w:tc>
          <w:tcPr>
            <w:tcW w:w="4868" w:type="dxa"/>
          </w:tcPr>
          <w:p w:rsidR="00786C20" w:rsidRPr="008A0FEA" w:rsidRDefault="00786C20" w:rsidP="002B23DB">
            <w:r w:rsidRPr="008A0FEA">
              <w:t>ID</w:t>
            </w:r>
          </w:p>
        </w:tc>
        <w:tc>
          <w:tcPr>
            <w:tcW w:w="4868" w:type="dxa"/>
          </w:tcPr>
          <w:p w:rsidR="00786C20" w:rsidRPr="008A0FEA" w:rsidRDefault="00592D9A" w:rsidP="002B23DB">
            <w:r w:rsidRPr="00592D9A">
              <w:t>OrderCleanUpJob</w:t>
            </w:r>
          </w:p>
        </w:tc>
      </w:tr>
      <w:tr w:rsidR="00786C20" w:rsidTr="002B23DB">
        <w:tc>
          <w:tcPr>
            <w:tcW w:w="4868" w:type="dxa"/>
          </w:tcPr>
          <w:p w:rsidR="00786C20" w:rsidRPr="008A0FEA" w:rsidRDefault="00786C20" w:rsidP="002B23DB">
            <w:r w:rsidRPr="008A0FEA">
              <w:t xml:space="preserve">Description </w:t>
            </w:r>
          </w:p>
        </w:tc>
        <w:tc>
          <w:tcPr>
            <w:tcW w:w="4868" w:type="dxa"/>
          </w:tcPr>
          <w:p w:rsidR="00786C20" w:rsidRPr="008A0FEA" w:rsidRDefault="00592D9A" w:rsidP="002B23DB">
            <w:r w:rsidRPr="00592D9A">
              <w:t>Description Batch job for deleting and cleaning all the Orders in CREATED state. The orders to be deleted are identified based upon the number of days secified at the order level.</w:t>
            </w:r>
          </w:p>
        </w:tc>
      </w:tr>
      <w:tr w:rsidR="00786C20" w:rsidTr="002B23DB">
        <w:tc>
          <w:tcPr>
            <w:tcW w:w="4868" w:type="dxa"/>
          </w:tcPr>
          <w:p w:rsidR="00786C20" w:rsidRPr="008A0FEA" w:rsidRDefault="00786C20" w:rsidP="002B23DB">
            <w:r w:rsidRPr="008A0FEA">
              <w:t>ExecuteScriptModule.Module</w:t>
            </w:r>
          </w:p>
        </w:tc>
        <w:tc>
          <w:tcPr>
            <w:tcW w:w="4868" w:type="dxa"/>
          </w:tcPr>
          <w:p w:rsidR="00786C20" w:rsidRPr="008A0FEA" w:rsidRDefault="00592D9A" w:rsidP="002B23DB">
            <w:r w:rsidRPr="00592D9A">
              <w:t>link_worldpay_core/cartridge/scripts/jobs/OrderCleanUpJob.js</w:t>
            </w:r>
          </w:p>
        </w:tc>
      </w:tr>
      <w:tr w:rsidR="00786C20" w:rsidTr="002B23DB">
        <w:tc>
          <w:tcPr>
            <w:tcW w:w="4868" w:type="dxa"/>
          </w:tcPr>
          <w:p w:rsidR="00786C20" w:rsidRPr="008A0FEA" w:rsidRDefault="00592D9A" w:rsidP="002B23DB">
            <w:r>
              <w:rPr>
                <w:rStyle w:val="dw-nc-tooltip"/>
              </w:rPr>
              <w:t>ExecuteScriptModule.FunctionName</w:t>
            </w:r>
          </w:p>
        </w:tc>
        <w:tc>
          <w:tcPr>
            <w:tcW w:w="4868" w:type="dxa"/>
          </w:tcPr>
          <w:p w:rsidR="00786C20" w:rsidRPr="008A0FEA" w:rsidRDefault="00592D9A" w:rsidP="002B23DB">
            <w:r w:rsidRPr="00592D9A">
              <w:t>orderCleanUp</w:t>
            </w:r>
          </w:p>
        </w:tc>
      </w:tr>
      <w:tr w:rsidR="00786C20" w:rsidTr="002B23DB">
        <w:tc>
          <w:tcPr>
            <w:tcW w:w="4868" w:type="dxa"/>
          </w:tcPr>
          <w:p w:rsidR="00786C20" w:rsidRPr="008A0FEA" w:rsidRDefault="00592D9A" w:rsidP="002B23DB">
            <w:r>
              <w:rPr>
                <w:rStyle w:val="dw-nc-tooltip"/>
              </w:rPr>
              <w:t>ExecuteScriptModule.Transactional</w:t>
            </w:r>
          </w:p>
        </w:tc>
        <w:tc>
          <w:tcPr>
            <w:tcW w:w="4868" w:type="dxa"/>
          </w:tcPr>
          <w:p w:rsidR="00786C20" w:rsidRPr="008A0FEA" w:rsidRDefault="00786C20" w:rsidP="002B23DB">
            <w:r w:rsidRPr="008A0FEA">
              <w:t>Enabled</w:t>
            </w:r>
          </w:p>
        </w:tc>
      </w:tr>
    </w:tbl>
    <w:p w:rsidR="00786C20" w:rsidRDefault="00786C20" w:rsidP="00905DD3">
      <w:pPr>
        <w:rPr>
          <w:u w:val="single"/>
        </w:rPr>
      </w:pPr>
    </w:p>
    <w:p w:rsidR="00D84622" w:rsidRPr="00C75E15" w:rsidRDefault="00D84622" w:rsidP="00907060">
      <w:pPr>
        <w:ind w:left="360"/>
        <w:rPr>
          <w:color w:val="000000" w:themeColor="text1"/>
        </w:rPr>
      </w:pPr>
      <w:r w:rsidRPr="00101866">
        <w:rPr>
          <w:color w:val="000000" w:themeColor="text1"/>
          <w:u w:val="single"/>
        </w:rPr>
        <w:t>Note:</w:t>
      </w:r>
      <w:r w:rsidRPr="00101866">
        <w:rPr>
          <w:color w:val="000000" w:themeColor="text1"/>
        </w:rPr>
        <w:t xml:space="preserve"> </w:t>
      </w:r>
      <w:r w:rsidR="008E5CB6" w:rsidRPr="00101866">
        <w:rPr>
          <w:color w:val="000000" w:themeColor="text1"/>
        </w:rPr>
        <w:t xml:space="preserve">Please ensure </w:t>
      </w:r>
      <w:r w:rsidRPr="00101866">
        <w:rPr>
          <w:color w:val="000000" w:themeColor="text1"/>
        </w:rPr>
        <w:t>before running batch job every payment method in site has attribute “Days after which order expires” value configured.</w:t>
      </w:r>
    </w:p>
    <w:p w:rsidR="00907060" w:rsidRDefault="00907060" w:rsidP="00907060">
      <w:pPr>
        <w:ind w:left="360"/>
      </w:pPr>
      <w:r>
        <w:t>Business Manager Configuration field:</w:t>
      </w:r>
    </w:p>
    <w:p w:rsidR="00907060" w:rsidRDefault="007B043E" w:rsidP="00907060">
      <w:pPr>
        <w:ind w:left="360"/>
      </w:pPr>
      <w:r>
        <w:rPr>
          <w:noProof/>
        </w:rPr>
        <w:drawing>
          <wp:inline distT="0" distB="0" distL="0" distR="0" wp14:anchorId="1D019FB8" wp14:editId="62591CB0">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490A51" w:rsidRPr="00490A51" w:rsidRDefault="00490A51" w:rsidP="00B761DF">
      <w:pPr>
        <w:pStyle w:val="Heading3"/>
        <w:keepNext/>
        <w:keepLines/>
        <w:numPr>
          <w:ilvl w:val="2"/>
          <w:numId w:val="47"/>
        </w:numPr>
        <w:pBdr>
          <w:bottom w:val="none" w:sz="0" w:space="0" w:color="auto"/>
        </w:pBdr>
        <w:spacing w:line="276" w:lineRule="auto"/>
        <w:ind w:left="1764"/>
        <w:rPr>
          <w:i w:val="0"/>
          <w:sz w:val="24"/>
          <w:szCs w:val="24"/>
        </w:rPr>
      </w:pPr>
      <w:bookmarkStart w:id="255" w:name="_Toc517950209"/>
      <w:r>
        <w:rPr>
          <w:i w:val="0"/>
          <w:sz w:val="24"/>
          <w:szCs w:val="24"/>
        </w:rPr>
        <w:t>Initiate Cancel Order Job</w:t>
      </w:r>
      <w:bookmarkEnd w:id="255"/>
    </w:p>
    <w:p w:rsidR="0036289C" w:rsidRPr="0036289C" w:rsidRDefault="0036289C" w:rsidP="00101866">
      <w:pPr>
        <w:ind w:left="708"/>
      </w:pPr>
      <w:r w:rsidRPr="0036289C">
        <w:t xml:space="preserve">The </w:t>
      </w:r>
      <w:r w:rsidR="00C04461">
        <w:t>Worldpay</w:t>
      </w:r>
      <w:r w:rsidRPr="0036289C">
        <w:t xml:space="preserve"> cartridge provides support to a batch job that cancels or refunds FAILED orders with the attribute </w:t>
      </w:r>
      <w:r w:rsidR="00C04461">
        <w:t>Worldpay</w:t>
      </w:r>
      <w:r w:rsidRPr="0036289C">
        <w:t xml:space="preserve"> MAC Missing. The time interval for selecting orders </w:t>
      </w:r>
      <w:r w:rsidR="00C65412">
        <w:t>defined</w:t>
      </w:r>
      <w:r w:rsidRPr="0036289C">
        <w:t xml:space="preserve"> in the custom preference World</w:t>
      </w:r>
      <w:r w:rsidR="002E5BCE">
        <w:t>p</w:t>
      </w:r>
      <w:r w:rsidRPr="0036289C">
        <w:t xml:space="preserve">ay Order Inquiry Lag Time. A Batch Job configured in Business Manager shall </w:t>
      </w:r>
      <w:r w:rsidR="003300BD" w:rsidRPr="0036289C">
        <w:t>run (</w:t>
      </w:r>
      <w:r w:rsidRPr="0036289C">
        <w:t>as per the set schedule) and check orders with</w:t>
      </w:r>
      <w:r w:rsidR="000704AE">
        <w:t xml:space="preserve"> order status FAILED, with Worldp</w:t>
      </w:r>
      <w:r w:rsidRPr="0036289C">
        <w:t xml:space="preserve">ay MAC Missing which are old to a defined interval of time and will send a request to </w:t>
      </w:r>
      <w:r w:rsidR="00C04461">
        <w:t>Worldpay</w:t>
      </w:r>
      <w:r w:rsidRPr="0036289C">
        <w:t xml:space="preserve"> System to either cancel or refund.  Job can be Enable/Disable from Business Manager itself. </w:t>
      </w:r>
      <w:r w:rsidR="00BB437C">
        <w:t>E</w:t>
      </w:r>
      <w:r w:rsidRPr="0036289C">
        <w:t xml:space="preserve">mail </w:t>
      </w:r>
      <w:r w:rsidR="00BB437C">
        <w:t>will</w:t>
      </w:r>
      <w:r w:rsidR="00BB437C" w:rsidRPr="0036289C">
        <w:t xml:space="preserve"> </w:t>
      </w:r>
      <w:r w:rsidRPr="0036289C">
        <w:t>be sent to BM configured recipients after job run with Job run status</w:t>
      </w:r>
      <w:r w:rsidR="00C46B08">
        <w:t>.</w:t>
      </w:r>
      <w:r w:rsidRPr="0036289C">
        <w:t xml:space="preserve">  </w:t>
      </w:r>
    </w:p>
    <w:p w:rsidR="0036289C" w:rsidRPr="0036289C" w:rsidRDefault="0036289C" w:rsidP="0036289C">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490A51" w:rsidRDefault="00E1462A" w:rsidP="00490A51">
      <w:r>
        <w:rPr>
          <w:noProof/>
        </w:rPr>
        <w:lastRenderedPageBreak/>
        <w:drawing>
          <wp:inline distT="0" distB="0" distL="0" distR="0" wp14:anchorId="0FAE6F09" wp14:editId="31E65508">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8330"/>
                    </a:xfrm>
                    <a:prstGeom prst="rect">
                      <a:avLst/>
                    </a:prstGeom>
                  </pic:spPr>
                </pic:pic>
              </a:graphicData>
            </a:graphic>
          </wp:inline>
        </w:drawing>
      </w:r>
      <w:r w:rsidDel="00E1462A">
        <w:rPr>
          <w:noProof/>
        </w:rPr>
        <w:t xml:space="preserve"> </w:t>
      </w:r>
    </w:p>
    <w:p w:rsidR="00490A51" w:rsidRDefault="00490A51" w:rsidP="00490A51">
      <w:pPr>
        <w:ind w:left="360"/>
      </w:pPr>
    </w:p>
    <w:p w:rsidR="00907060" w:rsidRDefault="00490A51" w:rsidP="00490A51">
      <w:pPr>
        <w:ind w:left="360"/>
      </w:pPr>
      <w:r>
        <w:t>Refer below Step configuration section in order to execute script and their functions</w:t>
      </w:r>
    </w:p>
    <w:p w:rsidR="00490A51" w:rsidRDefault="00E1462A" w:rsidP="00490A51">
      <w:r w:rsidRPr="00E1462A">
        <w:rPr>
          <w:noProof/>
        </w:rPr>
        <w:t xml:space="preserve"> </w:t>
      </w:r>
      <w:r>
        <w:rPr>
          <w:noProof/>
        </w:rPr>
        <w:drawing>
          <wp:inline distT="0" distB="0" distL="0" distR="0" wp14:anchorId="6C58E68D" wp14:editId="2991967A">
            <wp:extent cx="6188710" cy="2977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977515"/>
                    </a:xfrm>
                    <a:prstGeom prst="rect">
                      <a:avLst/>
                    </a:prstGeom>
                  </pic:spPr>
                </pic:pic>
              </a:graphicData>
            </a:graphic>
          </wp:inline>
        </w:drawing>
      </w:r>
    </w:p>
    <w:p w:rsidR="00CF3406" w:rsidRDefault="00CF3406" w:rsidP="00907060"/>
    <w:p w:rsidR="00E1462A" w:rsidRDefault="00E1462A" w:rsidP="00907060"/>
    <w:p w:rsidR="00E1462A" w:rsidRDefault="00E1462A" w:rsidP="00907060"/>
    <w:p w:rsidR="00E1462A" w:rsidRDefault="00E1462A" w:rsidP="00907060"/>
    <w:p w:rsidR="00E1462A" w:rsidRPr="003504CF" w:rsidRDefault="00E1462A" w:rsidP="00907060"/>
    <w:p w:rsidR="00970934" w:rsidRDefault="00970934" w:rsidP="00970934">
      <w:pPr>
        <w:rPr>
          <w:noProof/>
        </w:rPr>
      </w:pPr>
      <w:r>
        <w:rPr>
          <w:noProof/>
        </w:rPr>
        <w:t>Table for Reference:</w:t>
      </w:r>
    </w:p>
    <w:tbl>
      <w:tblPr>
        <w:tblStyle w:val="TableGrid"/>
        <w:tblW w:w="0" w:type="auto"/>
        <w:tblLook w:val="04A0" w:firstRow="1" w:lastRow="0" w:firstColumn="1" w:lastColumn="0" w:noHBand="0" w:noVBand="1"/>
      </w:tblPr>
      <w:tblGrid>
        <w:gridCol w:w="3465"/>
        <w:gridCol w:w="6271"/>
      </w:tblGrid>
      <w:tr w:rsidR="00970934" w:rsidTr="00E5319B">
        <w:tc>
          <w:tcPr>
            <w:tcW w:w="4868" w:type="dxa"/>
            <w:shd w:val="clear" w:color="auto" w:fill="DAEEF3" w:themeFill="accent5" w:themeFillTint="33"/>
          </w:tcPr>
          <w:p w:rsidR="00970934" w:rsidRPr="00E5319B" w:rsidRDefault="00E5319B" w:rsidP="002B23DB">
            <w:r w:rsidRPr="00E5319B">
              <w:t>Fields</w:t>
            </w:r>
          </w:p>
        </w:tc>
        <w:tc>
          <w:tcPr>
            <w:tcW w:w="4868" w:type="dxa"/>
            <w:shd w:val="clear" w:color="auto" w:fill="DAEEF3" w:themeFill="accent5" w:themeFillTint="33"/>
          </w:tcPr>
          <w:p w:rsidR="00970934" w:rsidRPr="00E5319B" w:rsidRDefault="00E5319B" w:rsidP="002B23DB">
            <w:r w:rsidRPr="00E5319B">
              <w:t>Fields data</w:t>
            </w:r>
          </w:p>
        </w:tc>
      </w:tr>
      <w:tr w:rsidR="00970934" w:rsidTr="002B23DB">
        <w:tc>
          <w:tcPr>
            <w:tcW w:w="4868" w:type="dxa"/>
          </w:tcPr>
          <w:p w:rsidR="00970934" w:rsidRPr="008A0FEA" w:rsidRDefault="00970934" w:rsidP="002B23DB">
            <w:r w:rsidRPr="008A0FEA">
              <w:t>ID</w:t>
            </w:r>
          </w:p>
        </w:tc>
        <w:tc>
          <w:tcPr>
            <w:tcW w:w="4868" w:type="dxa"/>
          </w:tcPr>
          <w:p w:rsidR="00970934" w:rsidRPr="008A0FEA" w:rsidRDefault="00E1462A" w:rsidP="002B23DB">
            <w:r w:rsidRPr="00E1462A">
              <w:t>InitiateCancelOrderJobs</w:t>
            </w:r>
          </w:p>
        </w:tc>
      </w:tr>
      <w:tr w:rsidR="00970934" w:rsidTr="002B23DB">
        <w:tc>
          <w:tcPr>
            <w:tcW w:w="4868" w:type="dxa"/>
          </w:tcPr>
          <w:p w:rsidR="00970934" w:rsidRPr="008A0FEA" w:rsidRDefault="00970934" w:rsidP="002B23DB">
            <w:r w:rsidRPr="008A0FEA">
              <w:t xml:space="preserve">Description </w:t>
            </w:r>
          </w:p>
        </w:tc>
        <w:tc>
          <w:tcPr>
            <w:tcW w:w="4868" w:type="dxa"/>
          </w:tcPr>
          <w:p w:rsidR="00970934" w:rsidRPr="008A0FEA" w:rsidRDefault="00E1462A" w:rsidP="002B23DB">
            <w:r w:rsidRPr="00E1462A">
              <w:t>Initiate a Call to worldpay to cancel an order.</w:t>
            </w:r>
          </w:p>
        </w:tc>
      </w:tr>
      <w:tr w:rsidR="00970934" w:rsidTr="002B23DB">
        <w:tc>
          <w:tcPr>
            <w:tcW w:w="4868" w:type="dxa"/>
          </w:tcPr>
          <w:p w:rsidR="00970934" w:rsidRPr="008A0FEA" w:rsidRDefault="00970934" w:rsidP="002B23DB">
            <w:r w:rsidRPr="008A0FEA">
              <w:t>ExecuteScriptModule.Module</w:t>
            </w:r>
          </w:p>
        </w:tc>
        <w:tc>
          <w:tcPr>
            <w:tcW w:w="4868" w:type="dxa"/>
          </w:tcPr>
          <w:p w:rsidR="00970934" w:rsidRPr="008A0FEA" w:rsidRDefault="00E1462A" w:rsidP="002B23DB">
            <w:r w:rsidRPr="00E1462A">
              <w:t>link_worldpay_core/cartridge/scripts/jobs/InitiateCancelOrderJob.js</w:t>
            </w:r>
          </w:p>
        </w:tc>
      </w:tr>
      <w:tr w:rsidR="00970934" w:rsidTr="002B23DB">
        <w:tc>
          <w:tcPr>
            <w:tcW w:w="4868" w:type="dxa"/>
          </w:tcPr>
          <w:p w:rsidR="00970934" w:rsidRPr="008A0FEA" w:rsidRDefault="00E1462A" w:rsidP="002B23DB">
            <w:r>
              <w:rPr>
                <w:rStyle w:val="dw-nc-tooltip"/>
              </w:rPr>
              <w:t>ExecuteScriptModule.FunctionName</w:t>
            </w:r>
          </w:p>
        </w:tc>
        <w:tc>
          <w:tcPr>
            <w:tcW w:w="4868" w:type="dxa"/>
          </w:tcPr>
          <w:p w:rsidR="00970934" w:rsidRPr="008A0FEA" w:rsidRDefault="00E1462A" w:rsidP="002B23DB">
            <w:r w:rsidRPr="00E1462A">
              <w:t>initiateCancelOrder</w:t>
            </w:r>
          </w:p>
        </w:tc>
      </w:tr>
      <w:tr w:rsidR="00970934" w:rsidTr="002B23DB">
        <w:tc>
          <w:tcPr>
            <w:tcW w:w="4868" w:type="dxa"/>
          </w:tcPr>
          <w:p w:rsidR="00970934" w:rsidRPr="008A0FEA" w:rsidRDefault="00970934" w:rsidP="002B23DB">
            <w:r w:rsidRPr="008A0FEA">
              <w:t>ExecuteScriptModule.Transactional</w:t>
            </w:r>
          </w:p>
        </w:tc>
        <w:tc>
          <w:tcPr>
            <w:tcW w:w="4868" w:type="dxa"/>
          </w:tcPr>
          <w:p w:rsidR="00970934" w:rsidRPr="008A0FEA" w:rsidRDefault="00970934" w:rsidP="002B23DB">
            <w:r w:rsidRPr="008A0FEA">
              <w:t>Enabled</w:t>
            </w:r>
          </w:p>
        </w:tc>
      </w:tr>
    </w:tbl>
    <w:p w:rsidR="00BB1C34" w:rsidRDefault="00BB1C34" w:rsidP="00BB1C34"/>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256" w:name="_Toc517950210"/>
      <w:r w:rsidRPr="00484375">
        <w:rPr>
          <w:i w:val="0"/>
          <w:sz w:val="24"/>
          <w:szCs w:val="24"/>
        </w:rPr>
        <w:t>Capture Service</w:t>
      </w:r>
      <w:bookmarkEnd w:id="256"/>
      <w:r w:rsidRPr="00484375">
        <w:rPr>
          <w:i w:val="0"/>
          <w:sz w:val="24"/>
          <w:szCs w:val="24"/>
        </w:rPr>
        <w:t xml:space="preserve"> </w:t>
      </w:r>
    </w:p>
    <w:p w:rsidR="00036F4A" w:rsidRDefault="00036F4A" w:rsidP="00036F4A">
      <w:pPr>
        <w:ind w:left="708"/>
      </w:pPr>
      <w:r w:rsidRPr="00036F4A">
        <w:t>Capturing a payment can be done with tracking ID and without tracking ID for partial payment and full payment. A tracking ID is the shipment ID identifier that merchant should use to track the delivery of your order.</w:t>
      </w:r>
    </w:p>
    <w:p w:rsidR="008963B6" w:rsidRDefault="008963B6" w:rsidP="008963B6">
      <w:pPr>
        <w:pStyle w:val="Heading4"/>
        <w:keepNext/>
        <w:keepLines/>
        <w:ind w:left="1800"/>
      </w:pPr>
      <w:r>
        <w:t xml:space="preserve">Capture Service with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trackingId="AAA0000000"/&gt;</w:t>
      </w:r>
    </w:p>
    <w:p w:rsidR="008963B6" w:rsidRPr="00B253D6" w:rsidRDefault="008963B6" w:rsidP="008963B6">
      <w:pPr>
        <w:shd w:val="clear" w:color="auto" w:fill="FFFFFF"/>
        <w:spacing w:after="0" w:line="240" w:lineRule="auto"/>
        <w:ind w:left="2124"/>
      </w:pPr>
      <w:r w:rsidRPr="00B253D6">
        <w:t>          &lt;shippingInfo trackingId="BBB0000000"/&gt;</w:t>
      </w:r>
    </w:p>
    <w:p w:rsidR="008963B6" w:rsidRPr="00B253D6" w:rsidRDefault="008963B6" w:rsidP="008963B6">
      <w:pPr>
        <w:shd w:val="clear" w:color="auto" w:fill="FFFFFF"/>
        <w:spacing w:after="0" w:line="240" w:lineRule="auto"/>
        <w:ind w:left="2124"/>
      </w:pPr>
      <w:r w:rsidRPr="00B253D6">
        <w:t>          &lt;shippingInfo trackingId="XXX0000000"/&gt;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8963B6" w:rsidRDefault="008963B6" w:rsidP="008963B6">
      <w:pPr>
        <w:pStyle w:val="Heading4"/>
        <w:keepNext/>
        <w:keepLines/>
        <w:ind w:left="1800"/>
      </w:pPr>
      <w:r>
        <w:t xml:space="preserve">Capture Service with Tracking ID Response </w:t>
      </w:r>
    </w:p>
    <w:p w:rsidR="001C06DB" w:rsidRDefault="001C06DB" w:rsidP="001C06DB">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8963B6" w:rsidRDefault="005869FC" w:rsidP="005869FC">
      <w:pPr>
        <w:shd w:val="clear" w:color="auto" w:fill="FFFFFF"/>
        <w:tabs>
          <w:tab w:val="left" w:pos="2235"/>
        </w:tabs>
        <w:spacing w:after="0" w:line="240" w:lineRule="auto"/>
      </w:pPr>
      <w:r>
        <w:tab/>
      </w:r>
    </w:p>
    <w:p w:rsidR="005869FC" w:rsidRDefault="005869FC" w:rsidP="005869FC">
      <w:pPr>
        <w:shd w:val="clear" w:color="auto" w:fill="FFFFFF"/>
        <w:tabs>
          <w:tab w:val="left" w:pos="2235"/>
        </w:tabs>
        <w:spacing w:after="0" w:line="240" w:lineRule="auto"/>
      </w:pPr>
    </w:p>
    <w:p w:rsidR="008963B6" w:rsidRDefault="008963B6" w:rsidP="008963B6">
      <w:pPr>
        <w:pStyle w:val="Heading4"/>
        <w:keepNext/>
        <w:keepLines/>
        <w:ind w:left="1800"/>
      </w:pPr>
      <w:r>
        <w:t xml:space="preserve">Capture Service without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036F4A" w:rsidRDefault="008963B6" w:rsidP="008963B6">
      <w:pPr>
        <w:pStyle w:val="Heading4"/>
        <w:keepNext/>
        <w:keepLines/>
        <w:ind w:left="1800"/>
      </w:pPr>
      <w:r>
        <w:t>Capture Service without Tracking ID Response</w:t>
      </w:r>
    </w:p>
    <w:p w:rsidR="00B0740C" w:rsidRDefault="00B0740C" w:rsidP="00B0740C">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B0740C" w:rsidRPr="00B0740C" w:rsidRDefault="00B0740C" w:rsidP="00B0740C">
      <w:pPr>
        <w:tabs>
          <w:tab w:val="left" w:pos="3255"/>
        </w:tabs>
      </w:pPr>
      <w:r>
        <w:tab/>
      </w:r>
    </w:p>
    <w:p w:rsidR="00484375" w:rsidRPr="00484375" w:rsidRDefault="00484375" w:rsidP="00484375"/>
    <w:p w:rsidR="00E51F56" w:rsidRPr="00E51F56" w:rsidRDefault="00755D05" w:rsidP="003754C0">
      <w:pPr>
        <w:pStyle w:val="Heading2"/>
        <w:numPr>
          <w:ilvl w:val="1"/>
          <w:numId w:val="47"/>
        </w:numPr>
      </w:pPr>
      <w:bookmarkStart w:id="257" w:name="_Toc517950211"/>
      <w:r w:rsidRPr="00234719">
        <w:t>LIMITATIONS, CONSTRAINTS</w:t>
      </w:r>
      <w:bookmarkEnd w:id="257"/>
    </w:p>
    <w:p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 xml:space="preserve">planning to integrate the </w:t>
      </w:r>
      <w:r w:rsidR="00C04461">
        <w:t>Worldpay</w:t>
      </w:r>
      <w:r>
        <w:t xml:space="preserve"> ca</w:t>
      </w:r>
      <w:r w:rsidR="00B85DBB">
        <w:t>r</w:t>
      </w:r>
      <w:r>
        <w:t xml:space="preserve">tridge </w:t>
      </w:r>
      <w:r w:rsidRPr="00E973D2">
        <w:t>with</w:t>
      </w:r>
      <w:r>
        <w:t xml:space="preserve"> </w:t>
      </w:r>
      <w:r w:rsidR="006606B7">
        <w:t>SFCC</w:t>
      </w:r>
      <w:r>
        <w:t xml:space="preserve"> Storefront. </w:t>
      </w:r>
    </w:p>
    <w:p w:rsidR="002065FE" w:rsidRDefault="00F73A6F" w:rsidP="00C75E15">
      <w:pPr>
        <w:pStyle w:val="ListParagraph"/>
        <w:numPr>
          <w:ilvl w:val="0"/>
          <w:numId w:val="20"/>
        </w:numPr>
        <w:ind w:left="1788"/>
        <w:jc w:val="both"/>
      </w:pPr>
      <w:r w:rsidRPr="008D3B13">
        <w:t>At the moment</w:t>
      </w:r>
      <w:r>
        <w:t>,</w:t>
      </w:r>
      <w:r w:rsidRPr="008D3B13">
        <w:t xml:space="preserve"> it is not possible to detect against session timeouts while the customer is entering payment details in the </w:t>
      </w:r>
      <w:r w:rsidR="00C04461">
        <w:t>Worldpay</w:t>
      </w:r>
      <w:r w:rsidRPr="008D3B13">
        <w:t xml:space="preserve"> forms. If there is a delay longer than the session timeout, basket contents are lost and</w:t>
      </w:r>
      <w:r w:rsidR="002065FE">
        <w:t xml:space="preserve"> order is placed and kept in Created state.</w:t>
      </w:r>
    </w:p>
    <w:p w:rsidR="00F73A6F" w:rsidRPr="008D3B13" w:rsidRDefault="00F73A6F" w:rsidP="00C75E15">
      <w:pPr>
        <w:pStyle w:val="ListParagraph"/>
        <w:numPr>
          <w:ilvl w:val="0"/>
          <w:numId w:val="20"/>
        </w:numPr>
        <w:ind w:left="1788"/>
        <w:jc w:val="both"/>
      </w:pPr>
      <w:r>
        <w:t xml:space="preserve">As the placement of the street number in addresses varies between different countries, the integration does not provide a parsing mechanism for the street number part as this would be very application specific. In order to avoid future errors, the parsing of street numbers must be taken care of during the integration installation. If this step is ignored, the customer will have to supply the street number at the </w:t>
      </w:r>
      <w:r w:rsidR="00C04461">
        <w:t>Worldpay</w:t>
      </w:r>
      <w:r>
        <w:t xml:space="preserve"> payment page.</w:t>
      </w:r>
    </w:p>
    <w:p w:rsidR="00F73A6F" w:rsidRDefault="00F73A6F" w:rsidP="00C75E15">
      <w:pPr>
        <w:pStyle w:val="ListParagraph"/>
        <w:numPr>
          <w:ilvl w:val="0"/>
          <w:numId w:val="20"/>
        </w:numPr>
        <w:ind w:left="1788"/>
        <w:jc w:val="both"/>
      </w:pPr>
      <w:r>
        <w:t>The cartridge supports both LookUp service and Multiple MID support service. However, only one of them should be enabled at a time.</w:t>
      </w:r>
    </w:p>
    <w:p w:rsidR="00F73A6F" w:rsidRPr="00C75E15" w:rsidRDefault="00F73A6F" w:rsidP="00C75E15">
      <w:pPr>
        <w:pStyle w:val="ListParagraph"/>
        <w:numPr>
          <w:ilvl w:val="0"/>
          <w:numId w:val="20"/>
        </w:numPr>
        <w:ind w:left="1788"/>
        <w:jc w:val="both"/>
        <w:rPr>
          <w:highlight w:val="yellow"/>
        </w:rPr>
      </w:pPr>
      <w:r>
        <w:lastRenderedPageBreak/>
        <w:t xml:space="preserve"> </w:t>
      </w:r>
      <w:r w:rsidRPr="00C75E15">
        <w:rPr>
          <w:highlight w:val="yellow"/>
        </w:rPr>
        <w:t>At the moment, the cartridge supports only one generic message that is displayed on the Billing Page in case of a Failure response from APM’s or Credit Card redirect method. This is majorly because we do not have any identifier or error code that is returned.</w:t>
      </w:r>
    </w:p>
    <w:p w:rsidR="00F73A6F" w:rsidRDefault="00F73A6F" w:rsidP="00C75E15">
      <w:pPr>
        <w:pStyle w:val="ListParagraph"/>
        <w:numPr>
          <w:ilvl w:val="0"/>
          <w:numId w:val="20"/>
        </w:numPr>
        <w:ind w:left="1788"/>
        <w:jc w:val="both"/>
      </w:pPr>
      <w:r>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t>
      </w:r>
      <w:r w:rsidR="00C04461">
        <w:t>Worldpay</w:t>
      </w:r>
      <w:r>
        <w:t xml:space="preserve"> be it </w:t>
      </w:r>
      <w:r w:rsidR="00D65CE1">
        <w:t>Look up</w:t>
      </w:r>
      <w:r>
        <w:t xml:space="preserve"> call, APM Order XML call, Authorization call etc.</w:t>
      </w:r>
    </w:p>
    <w:p w:rsidR="00F73A6F" w:rsidRDefault="00F73A6F" w:rsidP="00C75E15">
      <w:pPr>
        <w:pStyle w:val="ListParagraph"/>
        <w:numPr>
          <w:ilvl w:val="0"/>
          <w:numId w:val="20"/>
        </w:numPr>
        <w:ind w:left="1788"/>
        <w:jc w:val="both"/>
      </w:pPr>
      <w:r>
        <w:t xml:space="preserve">ThankYou page is displayed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rsidR="00F73A6F" w:rsidRDefault="006606B7" w:rsidP="00C75E15">
      <w:pPr>
        <w:pStyle w:val="ListParagraph"/>
        <w:numPr>
          <w:ilvl w:val="0"/>
          <w:numId w:val="20"/>
        </w:numPr>
        <w:ind w:left="1788"/>
        <w:jc w:val="both"/>
      </w:pPr>
      <w:r>
        <w:t>SFCC</w:t>
      </w:r>
      <w:r w:rsidR="00F73A6F">
        <w:t xml:space="preserve"> Site Genesis has a default behavior to show an error message on Place Order page in case of a previously </w:t>
      </w:r>
      <w:r w:rsidR="00EC0ED4">
        <w:t>failed</w:t>
      </w:r>
      <w:r w:rsidR="00F73A6F">
        <w:t xml:space="preserve"> transaction. This can be removed by commenting/removing the code </w:t>
      </w:r>
      <w:r w:rsidR="00CA20C1">
        <w:t>from summary.isml</w:t>
      </w:r>
    </w:p>
    <w:p w:rsidR="00262ECD" w:rsidRDefault="00262ECD" w:rsidP="00262ECD">
      <w:pPr>
        <w:ind w:left="1428" w:firstLine="360"/>
      </w:pPr>
      <w:r w:rsidRPr="00262ECD">
        <w:t>&lt;div class="error-form"&gt;${Resource.msg(pdict.PlaceOrderError.code,'checkout',null)}&lt;/div&gt;</w:t>
      </w:r>
    </w:p>
    <w:p w:rsidR="00A22009" w:rsidRDefault="00A22009" w:rsidP="00C75E15">
      <w:pPr>
        <w:pStyle w:val="ListParagraph"/>
        <w:numPr>
          <w:ilvl w:val="0"/>
          <w:numId w:val="20"/>
        </w:numPr>
        <w:ind w:left="1788"/>
        <w:jc w:val="both"/>
      </w:pPr>
      <w:r>
        <w:t xml:space="preserve">The Maximum and Minimum </w:t>
      </w:r>
      <w:r w:rsidR="007F3E0D">
        <w:t xml:space="preserve">supported amount per APM should be configured at the </w:t>
      </w:r>
      <w:r w:rsidR="006606B7">
        <w:t>SFCC</w:t>
      </w:r>
      <w:r w:rsidR="007F3E0D">
        <w:t xml:space="preserve"> level in the Payme</w:t>
      </w:r>
      <w:r w:rsidR="00CA20C1">
        <w:t>nt Method configuration section</w:t>
      </w:r>
    </w:p>
    <w:p w:rsidR="007F3E0D" w:rsidRDefault="005C11B4" w:rsidP="00C75E15">
      <w:pPr>
        <w:pStyle w:val="ListParagraph"/>
        <w:numPr>
          <w:ilvl w:val="0"/>
          <w:numId w:val="20"/>
        </w:numPr>
        <w:ind w:left="1788"/>
        <w:jc w:val="both"/>
      </w:pPr>
      <w:r>
        <w:t xml:space="preserve">Merchants shall </w:t>
      </w:r>
      <w:r w:rsidR="007F3E0D">
        <w:t>ensure that Overnight Shipping and One Day shipping methods should not be displayed for Delayed APMs or for t</w:t>
      </w:r>
      <w:r w:rsidR="00CA20C1">
        <w:t>he ones that have KIOS payments</w:t>
      </w:r>
    </w:p>
    <w:p w:rsidR="00DA52C5" w:rsidRDefault="005C11B4" w:rsidP="00C75E15">
      <w:pPr>
        <w:pStyle w:val="ListParagraph"/>
        <w:numPr>
          <w:ilvl w:val="0"/>
          <w:numId w:val="20"/>
        </w:numPr>
        <w:ind w:left="1788"/>
        <w:jc w:val="both"/>
      </w:pPr>
      <w:r>
        <w:t xml:space="preserve">Merchant Shall take care of implementing the </w:t>
      </w:r>
      <w:r w:rsidR="00DA52C5">
        <w:t>validations on the additional field that will be supported at the Merchant’s site (Example: CPF filed in</w:t>
      </w:r>
      <w:r w:rsidR="00CA20C1">
        <w:t>-</w:t>
      </w:r>
      <w:r w:rsidR="00DA52C5">
        <w:t>case of Boleto, Swift Code</w:t>
      </w:r>
      <w:r w:rsidR="005C17B7">
        <w:t>/Bank Code</w:t>
      </w:r>
      <w:r w:rsidR="00DA52C5">
        <w:t xml:space="preserve"> in</w:t>
      </w:r>
      <w:r w:rsidR="005E7E90">
        <w:t>-</w:t>
      </w:r>
      <w:r w:rsidR="00DA52C5">
        <w:t xml:space="preserve">case of </w:t>
      </w:r>
      <w:r w:rsidR="00A5177B">
        <w:t>GiroPay</w:t>
      </w:r>
      <w:r w:rsidR="00DC367A">
        <w:t>),</w:t>
      </w:r>
      <w:r w:rsidR="002065FE">
        <w:t xml:space="preserve"> while implementing Credit Card Direct the merchant should  ensure that the Credit Card Form is reset in case of any error.</w:t>
      </w:r>
    </w:p>
    <w:p w:rsidR="005E7E90" w:rsidRDefault="005E7E90" w:rsidP="00C75E15">
      <w:pPr>
        <w:pStyle w:val="ListParagraph"/>
        <w:numPr>
          <w:ilvl w:val="0"/>
          <w:numId w:val="20"/>
        </w:numPr>
        <w:ind w:left="1788"/>
        <w:jc w:val="both"/>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w:t>
      </w:r>
      <w:r w:rsidR="006F5A5C">
        <w:t>is</w:t>
      </w:r>
      <w:r>
        <w:t xml:space="preserve"> taken by the cartridge</w:t>
      </w:r>
    </w:p>
    <w:p w:rsidR="001E3F03" w:rsidRDefault="001E3F03" w:rsidP="00C75E15">
      <w:pPr>
        <w:pStyle w:val="ListParagraph"/>
        <w:numPr>
          <w:ilvl w:val="0"/>
          <w:numId w:val="20"/>
        </w:numPr>
        <w:ind w:left="1788"/>
        <w:jc w:val="both"/>
      </w:pPr>
      <w:r>
        <w:t>Merchants shall take care of implementing credit card fields refresh functionality in case of user changes the card Type after filling the card information for previous selection to have better shopper experience</w:t>
      </w:r>
    </w:p>
    <w:p w:rsidR="00E41B90" w:rsidRDefault="00E41B90" w:rsidP="00C75E15">
      <w:pPr>
        <w:pStyle w:val="ListParagraph"/>
        <w:numPr>
          <w:ilvl w:val="0"/>
          <w:numId w:val="20"/>
        </w:numPr>
        <w:ind w:left="1788"/>
        <w:jc w:val="both"/>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 xml:space="preserve">feature is turned on in merchant </w:t>
      </w:r>
      <w:r w:rsidR="00C04461">
        <w:t>Worldpay</w:t>
      </w:r>
      <w:r w:rsidR="00F110E8">
        <w:t xml:space="preserve"> account and enabled corresponding setting in Merchant site custom preference.</w:t>
      </w:r>
    </w:p>
    <w:p w:rsidR="00F110E8" w:rsidRDefault="00F110E8" w:rsidP="00C75E15">
      <w:pPr>
        <w:pStyle w:val="ListParagraph"/>
        <w:numPr>
          <w:ilvl w:val="0"/>
          <w:numId w:val="20"/>
        </w:numPr>
        <w:ind w:left="1788"/>
        <w:jc w:val="both"/>
      </w:pPr>
      <w:r w:rsidRPr="00E431D7">
        <w:t xml:space="preserve">Merchant must ensure customer sequence number not exceeding 64 </w:t>
      </w:r>
      <w:r w:rsidR="00844E19" w:rsidRPr="00E431D7">
        <w:t>characters</w:t>
      </w:r>
      <w:r w:rsidRPr="00E431D7">
        <w:t xml:space="preserve"> length and may contain alphanumeric or underscore.</w:t>
      </w:r>
    </w:p>
    <w:p w:rsidR="00F110E8" w:rsidRPr="00F110E8" w:rsidRDefault="00F110E8" w:rsidP="00C75E15">
      <w:pPr>
        <w:pStyle w:val="ListParagraph"/>
        <w:numPr>
          <w:ilvl w:val="0"/>
          <w:numId w:val="20"/>
        </w:numPr>
        <w:ind w:left="1788"/>
        <w:jc w:val="both"/>
      </w:pPr>
      <w:r w:rsidRPr="00F110E8">
        <w:t>Tokenization would be applicable for registered user only</w:t>
      </w:r>
      <w:r>
        <w:t xml:space="preserve"> provided tokenization feature is turned on in merchant </w:t>
      </w:r>
      <w:r w:rsidR="00C04461">
        <w:t>Worldpay</w:t>
      </w:r>
      <w:r>
        <w:t xml:space="preserve"> account and enabled corresponding setting in Merchant site custom preference.</w:t>
      </w:r>
    </w:p>
    <w:p w:rsidR="00F110E8" w:rsidRPr="00C75E15" w:rsidRDefault="00AB42EB" w:rsidP="00C75E15">
      <w:pPr>
        <w:pStyle w:val="ListParagraph"/>
        <w:numPr>
          <w:ilvl w:val="0"/>
          <w:numId w:val="20"/>
        </w:numPr>
        <w:ind w:left="1788"/>
        <w:jc w:val="both"/>
        <w:rPr>
          <w:highlight w:val="yellow"/>
        </w:rPr>
      </w:pPr>
      <w:r w:rsidRPr="00C75E15">
        <w:rPr>
          <w:highlight w:val="yellow"/>
        </w:rPr>
        <w:t xml:space="preserve">At the moment, it is not possible to validate mac secret identifier into </w:t>
      </w:r>
      <w:r w:rsidRPr="00C75E15">
        <w:rPr>
          <w:rFonts w:ascii="Segoe UI" w:eastAsia="Times New Roman" w:hAnsi="Segoe UI" w:cs="Segoe UI"/>
          <w:color w:val="000000"/>
          <w:sz w:val="20"/>
          <w:szCs w:val="20"/>
          <w:highlight w:val="yellow"/>
        </w:rPr>
        <w:t>response [</w:t>
      </w:r>
      <w:r w:rsidRPr="00C75E15">
        <w:rPr>
          <w:rFonts w:ascii="Segoe UI" w:hAnsi="Segoe UI" w:cs="Segoe UI"/>
          <w:color w:val="000000"/>
          <w:sz w:val="20"/>
          <w:szCs w:val="20"/>
          <w:highlight w:val="yellow"/>
        </w:rPr>
        <w:t>failure</w:t>
      </w:r>
      <w:r w:rsidRPr="00C75E15">
        <w:rPr>
          <w:rFonts w:ascii="Segoe UI" w:eastAsia="Times New Roman" w:hAnsi="Segoe UI" w:cs="Segoe UI"/>
          <w:color w:val="000000"/>
          <w:sz w:val="20"/>
          <w:szCs w:val="20"/>
          <w:highlight w:val="yellow"/>
        </w:rPr>
        <w:t xml:space="preserve"> /</w:t>
      </w:r>
      <w:r w:rsidRPr="00C75E15">
        <w:rPr>
          <w:rFonts w:ascii="Segoe UI" w:hAnsi="Segoe UI" w:cs="Segoe UI"/>
          <w:color w:val="000000"/>
          <w:sz w:val="20"/>
          <w:szCs w:val="20"/>
          <w:highlight w:val="yellow"/>
        </w:rPr>
        <w:t>pending</w:t>
      </w:r>
      <w:r w:rsidRPr="00C75E15">
        <w:rPr>
          <w:rFonts w:ascii="Segoe UI" w:eastAsia="Times New Roman" w:hAnsi="Segoe UI" w:cs="Segoe UI"/>
          <w:color w:val="000000"/>
          <w:sz w:val="20"/>
          <w:szCs w:val="20"/>
          <w:highlight w:val="yellow"/>
        </w:rPr>
        <w:t>] URL's</w:t>
      </w:r>
      <w:r w:rsidRPr="00C75E15">
        <w:rPr>
          <w:highlight w:val="yellow"/>
        </w:rPr>
        <w:t xml:space="preserve"> for all Redirect APMs and Redirect Credit Card orders</w:t>
      </w:r>
      <w:r w:rsidR="000B3256" w:rsidRPr="00C75E15">
        <w:rPr>
          <w:highlight w:val="yellow"/>
        </w:rPr>
        <w:t>.</w:t>
      </w:r>
    </w:p>
    <w:p w:rsidR="00692176" w:rsidRDefault="00692176" w:rsidP="00C75E15">
      <w:pPr>
        <w:pStyle w:val="ListParagraph"/>
        <w:numPr>
          <w:ilvl w:val="0"/>
          <w:numId w:val="20"/>
        </w:numPr>
        <w:ind w:left="1788"/>
        <w:jc w:val="both"/>
      </w:pPr>
      <w:r>
        <w:t xml:space="preserve">Notification feature is restricted </w:t>
      </w:r>
      <w:r w:rsidRPr="007A2652">
        <w:t xml:space="preserve">to only allowed IP address provided by </w:t>
      </w:r>
      <w:r w:rsidR="00C04461">
        <w:t>Worldpay</w:t>
      </w:r>
      <w:r w:rsidRPr="007A2652">
        <w:t>,</w:t>
      </w:r>
      <w:r w:rsidRPr="00692176">
        <w:t xml:space="preserve"> </w:t>
      </w:r>
      <w:r>
        <w:t>and corresponding setting to be configured in Merchant site custom preference</w:t>
      </w:r>
      <w:r w:rsidR="000751F5">
        <w:t>.</w:t>
      </w:r>
    </w:p>
    <w:p w:rsidR="00692176" w:rsidRDefault="00692176" w:rsidP="00E41B90">
      <w:pPr>
        <w:pStyle w:val="ListParagraph"/>
        <w:numPr>
          <w:ilvl w:val="0"/>
          <w:numId w:val="20"/>
        </w:numPr>
        <w:ind w:left="1788"/>
      </w:pPr>
      <w:r>
        <w:lastRenderedPageBreak/>
        <w:t xml:space="preserve">Merchants shall take care of implementing </w:t>
      </w:r>
      <w:r w:rsidRPr="00D714D5">
        <w:t>Order Settlement and refunds</w:t>
      </w:r>
      <w:r w:rsidR="000751F5">
        <w:t>.</w:t>
      </w:r>
    </w:p>
    <w:p w:rsidR="00692176" w:rsidRDefault="00692176" w:rsidP="00C75E15">
      <w:pPr>
        <w:pStyle w:val="ListParagraph"/>
        <w:numPr>
          <w:ilvl w:val="0"/>
          <w:numId w:val="20"/>
        </w:numPr>
        <w:ind w:left="1788"/>
        <w:jc w:val="both"/>
      </w:pPr>
      <w:r w:rsidRPr="00E431D7">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Also need to enable CVV check service from </w:t>
      </w:r>
      <w:r w:rsidR="00C04461">
        <w:t>Worldpay</w:t>
      </w:r>
      <w:r w:rsidR="0071162D">
        <w:t xml:space="preserve"> to work properly</w:t>
      </w:r>
      <w:r w:rsidR="00677671">
        <w:t>.</w:t>
      </w:r>
    </w:p>
    <w:p w:rsidR="00153D8A" w:rsidRDefault="00153D8A" w:rsidP="00E41B90">
      <w:pPr>
        <w:pStyle w:val="ListParagraph"/>
        <w:numPr>
          <w:ilvl w:val="0"/>
          <w:numId w:val="20"/>
        </w:numPr>
        <w:ind w:left="1788"/>
      </w:pPr>
      <w:r w:rsidRPr="00E431D7">
        <w:t>Merchant must ensure</w:t>
      </w:r>
      <w:r>
        <w:t xml:space="preserve"> </w:t>
      </w:r>
      <w:r w:rsidR="006606B7">
        <w:t>SFCC</w:t>
      </w:r>
      <w:r>
        <w:t xml:space="preserve"> Service Framework configurations are setup and configured as per the contract with </w:t>
      </w:r>
      <w:r w:rsidR="00C04461">
        <w:t>Worldpay</w:t>
      </w:r>
      <w:r>
        <w:t xml:space="preserve"> on service availability</w:t>
      </w:r>
      <w:r w:rsidR="00677671">
        <w:t>.</w:t>
      </w:r>
    </w:p>
    <w:p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as enable/</w:t>
      </w:r>
      <w:r w:rsidR="00E93224">
        <w:t>disable, CVV</w:t>
      </w:r>
      <w:r w:rsidR="004A6453">
        <w:t xml:space="preserve"> in BM </w:t>
      </w:r>
      <w:r w:rsidR="006F5A5C">
        <w:t>configurations will</w:t>
      </w:r>
      <w:r w:rsidR="004A6453">
        <w:t xml:space="preserve"> only hide/show CVV field on billing page and no CVV validation is performed on Worldpay</w:t>
      </w:r>
      <w:r w:rsidR="00677671">
        <w:t>.</w:t>
      </w:r>
      <w:r w:rsidR="004A6453">
        <w:t xml:space="preserve"> </w:t>
      </w:r>
    </w:p>
    <w:p w:rsidR="00970934" w:rsidRDefault="00970934" w:rsidP="00970934">
      <w:pPr>
        <w:pStyle w:val="ListParagraph"/>
        <w:numPr>
          <w:ilvl w:val="0"/>
          <w:numId w:val="20"/>
        </w:numPr>
        <w:ind w:left="1788"/>
      </w:pPr>
      <w:r w:rsidRPr="008A0FEA">
        <w:t>Job</w:t>
      </w:r>
      <w:r>
        <w:t>s</w:t>
      </w:r>
      <w:r w:rsidRPr="008A0FEA">
        <w:t xml:space="preserve"> Templates can be modified as per merchant needs. These </w:t>
      </w:r>
      <w:r>
        <w:t xml:space="preserve">Jobs templates </w:t>
      </w:r>
      <w:r w:rsidRPr="008A0FEA">
        <w:t>are prepared for reference</w:t>
      </w:r>
      <w:r>
        <w:t xml:space="preserve">. </w:t>
      </w:r>
    </w:p>
    <w:p w:rsidR="00970934" w:rsidRDefault="00970934" w:rsidP="00970934">
      <w:pPr>
        <w:pStyle w:val="ListParagraph"/>
        <w:numPr>
          <w:ilvl w:val="0"/>
          <w:numId w:val="20"/>
        </w:numPr>
        <w:ind w:left="1788"/>
      </w:pPr>
      <w:r w:rsidRPr="008A0FEA">
        <w:t>The images are available in static folder for the cards. They can further be modified if required.</w:t>
      </w:r>
    </w:p>
    <w:p w:rsidR="00970934" w:rsidRDefault="00E93224" w:rsidP="00E41B90">
      <w:pPr>
        <w:pStyle w:val="ListParagraph"/>
        <w:numPr>
          <w:ilvl w:val="0"/>
          <w:numId w:val="20"/>
        </w:numPr>
        <w:ind w:left="1788"/>
      </w:pPr>
      <w:r>
        <w:t>I</w:t>
      </w:r>
      <w:r w:rsidR="00970934">
        <w:t>n case of iframe and lightbox</w:t>
      </w:r>
      <w:r>
        <w:t xml:space="preserve"> for Airplus, Denkort and Laser card,</w:t>
      </w:r>
      <w:r w:rsidR="00970934">
        <w:t xml:space="preserve"> Payment Method is displayed with message </w:t>
      </w:r>
      <w:r>
        <w:t>“Please</w:t>
      </w:r>
      <w:r w:rsidR="00970934">
        <w:t xml:space="preserve"> contact worldpay”</w:t>
      </w:r>
    </w:p>
    <w:p w:rsidR="00306AF8" w:rsidRDefault="00C567B1" w:rsidP="00306AF8">
      <w:pPr>
        <w:pStyle w:val="ListParagraph"/>
        <w:numPr>
          <w:ilvl w:val="0"/>
          <w:numId w:val="20"/>
        </w:numPr>
        <w:ind w:left="1788"/>
      </w:pPr>
      <w:r>
        <w:t>Credit Card Payment method must be enabled because of some code restrictions based on the MFRA Code.</w:t>
      </w:r>
    </w:p>
    <w:p w:rsidR="00306AF8" w:rsidRDefault="00306AF8" w:rsidP="00306AF8">
      <w:pPr>
        <w:pStyle w:val="ListParagraph"/>
        <w:numPr>
          <w:ilvl w:val="0"/>
          <w:numId w:val="20"/>
        </w:numPr>
        <w:ind w:left="1788"/>
      </w:pPr>
      <w:r>
        <w:t xml:space="preserve">For Credit Redirect, credit card must be available in the system. </w:t>
      </w:r>
    </w:p>
    <w:p w:rsidR="00B5182D" w:rsidRDefault="00B5182D" w:rsidP="00B5182D">
      <w:pPr>
        <w:pStyle w:val="ListParagraph"/>
        <w:numPr>
          <w:ilvl w:val="0"/>
          <w:numId w:val="20"/>
        </w:numPr>
        <w:ind w:left="1788"/>
      </w:pPr>
      <w:r>
        <w:t xml:space="preserve">Gifts certificates are </w:t>
      </w:r>
      <w:r w:rsidR="000704AE">
        <w:t>out of</w:t>
      </w:r>
      <w:r>
        <w:t xml:space="preserve"> scopes.</w:t>
      </w:r>
    </w:p>
    <w:p w:rsidR="004A6453" w:rsidRDefault="00101EBE" w:rsidP="00101866">
      <w:pPr>
        <w:pStyle w:val="ListParagraph"/>
        <w:numPr>
          <w:ilvl w:val="0"/>
          <w:numId w:val="20"/>
        </w:numPr>
        <w:ind w:left="1788"/>
      </w:pPr>
      <w:r>
        <w:t xml:space="preserve">There are two </w:t>
      </w:r>
      <w:r w:rsidR="003E423E">
        <w:t xml:space="preserve">LINT issues in the code related to @ character. </w:t>
      </w:r>
    </w:p>
    <w:p w:rsidR="006B0946" w:rsidRDefault="00755D05" w:rsidP="003754C0">
      <w:pPr>
        <w:pStyle w:val="Heading2"/>
        <w:numPr>
          <w:ilvl w:val="1"/>
          <w:numId w:val="47"/>
        </w:numPr>
      </w:pPr>
      <w:bookmarkStart w:id="258" w:name="_Toc517950212"/>
      <w:bookmarkStart w:id="259" w:name="_Toc78862413"/>
      <w:bookmarkStart w:id="260" w:name="_Toc245264334"/>
      <w:bookmarkStart w:id="261" w:name="_Toc279703420"/>
      <w:bookmarkStart w:id="262" w:name="_Toc279703513"/>
      <w:bookmarkEnd w:id="227"/>
      <w:r>
        <w:t>COMPATIBILITY</w:t>
      </w:r>
      <w:bookmarkEnd w:id="258"/>
    </w:p>
    <w:bookmarkEnd w:id="259"/>
    <w:bookmarkEnd w:id="260"/>
    <w:bookmarkEnd w:id="261"/>
    <w:bookmarkEnd w:id="262"/>
    <w:p w:rsidR="00A5177B" w:rsidRDefault="008906BC" w:rsidP="00101866">
      <w:pPr>
        <w:ind w:left="1068"/>
      </w:pPr>
      <w:r w:rsidRPr="00CF2A87">
        <w:t xml:space="preserve">This cartridge is integrated and tested with </w:t>
      </w:r>
      <w:r w:rsidR="00CF2A87" w:rsidRPr="00C75E15">
        <w:t>MobileFirst MFRA</w:t>
      </w:r>
      <w:r w:rsidR="00CF2A87" w:rsidRPr="00CF2A87">
        <w:t xml:space="preserve"> </w:t>
      </w:r>
      <w:r w:rsidRPr="00CF2A87">
        <w:t xml:space="preserve">code base </w:t>
      </w:r>
      <w:r w:rsidR="00CB1A78">
        <w:t>not released globally yet of</w:t>
      </w:r>
      <w:r w:rsidR="00A5177B" w:rsidRPr="00CF2A87">
        <w:t xml:space="preserve"> </w:t>
      </w:r>
      <w:r w:rsidR="006606B7">
        <w:t>SFCC</w:t>
      </w:r>
      <w:r w:rsidR="00A5177B" w:rsidRPr="00CF2A87">
        <w:t>.</w:t>
      </w:r>
    </w:p>
    <w:p w:rsidR="00852FD7" w:rsidRPr="00F10C2D" w:rsidRDefault="00852FD7" w:rsidP="00A5177B">
      <w:pPr>
        <w:pStyle w:val="Standard1"/>
        <w:ind w:left="1080"/>
      </w:pPr>
    </w:p>
    <w:p w:rsidR="00D92B9B" w:rsidRDefault="00D92B9B">
      <w:pPr>
        <w:rPr>
          <w:rFonts w:asciiTheme="majorHAnsi" w:eastAsiaTheme="majorEastAsia" w:hAnsiTheme="majorHAnsi" w:cstheme="majorBidi"/>
          <w:b/>
          <w:bCs/>
          <w:color w:val="365F91" w:themeColor="accent1" w:themeShade="BF"/>
          <w:sz w:val="24"/>
          <w:szCs w:val="24"/>
        </w:rPr>
      </w:pPr>
      <w:bookmarkStart w:id="263" w:name="_Toc245264342"/>
      <w:bookmarkStart w:id="264" w:name="_Toc279703429"/>
      <w:bookmarkStart w:id="265" w:name="_Toc279703522"/>
      <w:bookmarkStart w:id="266" w:name="_Toc78862414"/>
      <w:r>
        <w:br w:type="page"/>
      </w:r>
    </w:p>
    <w:p w:rsidR="00276903" w:rsidRDefault="00755D05" w:rsidP="00B761DF">
      <w:pPr>
        <w:pStyle w:val="Heading1"/>
        <w:numPr>
          <w:ilvl w:val="0"/>
          <w:numId w:val="48"/>
        </w:numPr>
      </w:pPr>
      <w:bookmarkStart w:id="267" w:name="_Toc517950213"/>
      <w:bookmarkEnd w:id="263"/>
      <w:bookmarkEnd w:id="264"/>
      <w:bookmarkEnd w:id="265"/>
      <w:r>
        <w:lastRenderedPageBreak/>
        <w:t>IMPLEMENTATION GUIDE</w:t>
      </w:r>
      <w:bookmarkEnd w:id="267"/>
    </w:p>
    <w:p w:rsidR="00125094" w:rsidRPr="00125094" w:rsidRDefault="00125094" w:rsidP="00125094"/>
    <w:p w:rsidR="00F63C2A" w:rsidRPr="00F63C2A" w:rsidRDefault="00F63C2A" w:rsidP="00B761DF">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268" w:name="_Toc514075434"/>
      <w:bookmarkStart w:id="269" w:name="_Toc517950214"/>
      <w:bookmarkEnd w:id="268"/>
      <w:bookmarkEnd w:id="269"/>
    </w:p>
    <w:p w:rsidR="00EC2BDA" w:rsidRDefault="00755D05" w:rsidP="00B761DF">
      <w:pPr>
        <w:pStyle w:val="Heading2"/>
        <w:numPr>
          <w:ilvl w:val="1"/>
          <w:numId w:val="47"/>
        </w:numPr>
      </w:pPr>
      <w:bookmarkStart w:id="270" w:name="_Toc517950215"/>
      <w:r>
        <w:t>SETUP</w:t>
      </w:r>
      <w:bookmarkEnd w:id="270"/>
    </w:p>
    <w:p w:rsidR="000709D5" w:rsidRPr="00086B56" w:rsidRDefault="00086B56" w:rsidP="00651A03">
      <w:pPr>
        <w:ind w:left="372" w:firstLine="708"/>
      </w:pPr>
      <w:r w:rsidRPr="00086B56">
        <w:t>This section describes</w:t>
      </w:r>
      <w:r w:rsidR="00621FF1" w:rsidRPr="00086B56">
        <w:t xml:space="preserve"> the </w:t>
      </w:r>
      <w:r w:rsidR="00542CEA">
        <w:t>controller</w:t>
      </w:r>
      <w:r w:rsidR="00621FF1" w:rsidRPr="00086B56">
        <w:t xml:space="preserve"> structure and name of files in </w:t>
      </w:r>
      <w:r w:rsidR="00C04461">
        <w:t>Worldpay</w:t>
      </w:r>
      <w:r w:rsidR="00621FF1" w:rsidRPr="00086B56">
        <w:t xml:space="preserve"> cartridges. </w:t>
      </w:r>
    </w:p>
    <w:p w:rsidR="004B4915" w:rsidRDefault="008278B0" w:rsidP="00C93572">
      <w:pPr>
        <w:ind w:left="1080"/>
        <w:rPr>
          <w:b/>
        </w:rPr>
      </w:pPr>
      <w:bookmarkStart w:id="271" w:name="_Toc260057668"/>
      <w:bookmarkStart w:id="272" w:name="_Toc405997355"/>
      <w:r>
        <w:tab/>
      </w:r>
      <w:r w:rsidR="00755D05" w:rsidRPr="00B00037">
        <w:rPr>
          <w:b/>
        </w:rPr>
        <w:t>CARTRIDGE</w:t>
      </w:r>
      <w:bookmarkEnd w:id="271"/>
      <w:bookmarkEnd w:id="272"/>
      <w:r w:rsidR="00555CE5" w:rsidRPr="00B00037">
        <w:rPr>
          <w:b/>
        </w:rPr>
        <w:t xml:space="preserve"> STRUCTURE</w:t>
      </w:r>
      <w:r w:rsidR="004B4915">
        <w:rPr>
          <w:b/>
        </w:rPr>
        <w:t xml:space="preserve"> </w:t>
      </w:r>
    </w:p>
    <w:p w:rsidR="00C93572" w:rsidRDefault="00542CEA" w:rsidP="00C93572">
      <w:pPr>
        <w:ind w:left="1080"/>
      </w:pPr>
      <w:r>
        <w:t>Controllers</w:t>
      </w:r>
      <w:r w:rsidR="002D34BF">
        <w:t>:</w:t>
      </w:r>
    </w:p>
    <w:p w:rsidR="002951C3" w:rsidRDefault="00F90DB4" w:rsidP="00C93572">
      <w:pPr>
        <w:ind w:left="1080"/>
      </w:pPr>
      <w:r>
        <w:t>Controllers</w:t>
      </w:r>
      <w:r w:rsidR="002951C3">
        <w:t xml:space="preserve"> are present in the “</w:t>
      </w:r>
      <w:r w:rsidR="002951C3" w:rsidRPr="002951C3">
        <w:t>link_worldpay</w:t>
      </w:r>
      <w:r w:rsidR="002951C3">
        <w:t>” cartridge.</w:t>
      </w:r>
    </w:p>
    <w:tbl>
      <w:tblPr>
        <w:tblStyle w:val="TableGrid"/>
        <w:tblW w:w="0" w:type="auto"/>
        <w:tblInd w:w="1080" w:type="dxa"/>
        <w:tblLook w:val="04A0" w:firstRow="1" w:lastRow="0" w:firstColumn="1" w:lastColumn="0" w:noHBand="0" w:noVBand="1"/>
      </w:tblPr>
      <w:tblGrid>
        <w:gridCol w:w="3708"/>
        <w:gridCol w:w="4888"/>
      </w:tblGrid>
      <w:tr w:rsidR="00555CE5" w:rsidTr="00C93572">
        <w:trPr>
          <w:trHeight w:val="316"/>
        </w:trPr>
        <w:tc>
          <w:tcPr>
            <w:tcW w:w="3708" w:type="dxa"/>
            <w:shd w:val="clear" w:color="auto" w:fill="C6D9F1" w:themeFill="text2" w:themeFillTint="33"/>
          </w:tcPr>
          <w:p w:rsidR="00555CE5" w:rsidRPr="00555CE5" w:rsidRDefault="00542CEA" w:rsidP="00542CEA">
            <w:pPr>
              <w:jc w:val="center"/>
              <w:rPr>
                <w:b/>
                <w:sz w:val="24"/>
                <w:szCs w:val="24"/>
              </w:rPr>
            </w:pPr>
            <w:r>
              <w:rPr>
                <w:b/>
                <w:sz w:val="24"/>
                <w:szCs w:val="24"/>
              </w:rPr>
              <w:t>CONTROLLER</w:t>
            </w:r>
            <w:r w:rsidR="00555CE5" w:rsidRPr="00555CE5">
              <w:rPr>
                <w:b/>
                <w:sz w:val="24"/>
                <w:szCs w:val="24"/>
              </w:rPr>
              <w:t xml:space="preserve"> NAME</w:t>
            </w:r>
          </w:p>
        </w:tc>
        <w:tc>
          <w:tcPr>
            <w:tcW w:w="4888" w:type="dxa"/>
            <w:shd w:val="clear" w:color="auto" w:fill="C6D9F1" w:themeFill="text2" w:themeFillTint="33"/>
          </w:tcPr>
          <w:p w:rsidR="00555CE5" w:rsidRPr="00555CE5" w:rsidRDefault="00555CE5" w:rsidP="00555CE5">
            <w:pPr>
              <w:jc w:val="center"/>
              <w:rPr>
                <w:b/>
                <w:sz w:val="24"/>
                <w:szCs w:val="24"/>
              </w:rPr>
            </w:pPr>
            <w:r w:rsidRPr="00555CE5">
              <w:rPr>
                <w:b/>
                <w:sz w:val="24"/>
                <w:szCs w:val="24"/>
              </w:rPr>
              <w:t>DESCRIPTION</w:t>
            </w:r>
          </w:p>
        </w:tc>
      </w:tr>
      <w:tr w:rsidR="00555CE5" w:rsidTr="00C93572">
        <w:trPr>
          <w:trHeight w:val="561"/>
        </w:trPr>
        <w:tc>
          <w:tcPr>
            <w:tcW w:w="3708" w:type="dxa"/>
          </w:tcPr>
          <w:p w:rsidR="00555CE5" w:rsidRDefault="00C04461" w:rsidP="002D34BF">
            <w:r>
              <w:t>Worldpay</w:t>
            </w:r>
          </w:p>
        </w:tc>
        <w:tc>
          <w:tcPr>
            <w:tcW w:w="4888" w:type="dxa"/>
          </w:tcPr>
          <w:p w:rsidR="00555CE5" w:rsidRDefault="00555CE5" w:rsidP="00C16B26">
            <w:r>
              <w:t xml:space="preserve">Main </w:t>
            </w:r>
            <w:r w:rsidR="00101866">
              <w:t xml:space="preserve">MFRA </w:t>
            </w:r>
            <w:r w:rsidR="002F7099">
              <w:t>controller</w:t>
            </w:r>
            <w:r>
              <w:t xml:space="preserve"> that acts as the external interface.</w:t>
            </w:r>
          </w:p>
        </w:tc>
      </w:tr>
      <w:tr w:rsidR="00555CE5" w:rsidTr="00C93572">
        <w:trPr>
          <w:trHeight w:val="574"/>
        </w:trPr>
        <w:tc>
          <w:tcPr>
            <w:tcW w:w="3708" w:type="dxa"/>
          </w:tcPr>
          <w:p w:rsidR="00555CE5" w:rsidRDefault="00C04461" w:rsidP="002D34BF">
            <w:r>
              <w:t>Worldpay</w:t>
            </w:r>
            <w:r w:rsidR="00555CE5">
              <w:t>Helper</w:t>
            </w:r>
          </w:p>
        </w:tc>
        <w:tc>
          <w:tcPr>
            <w:tcW w:w="4888" w:type="dxa"/>
          </w:tcPr>
          <w:p w:rsidR="00555CE5" w:rsidRDefault="00555CE5" w:rsidP="00C16B26">
            <w:r>
              <w:t xml:space="preserve">Helper </w:t>
            </w:r>
            <w:r w:rsidR="002F7099">
              <w:t>controller</w:t>
            </w:r>
            <w:r>
              <w:t xml:space="preserve"> that supports and performs additional </w:t>
            </w:r>
            <w:r w:rsidR="002F7099">
              <w:t>tasks required to complete</w:t>
            </w:r>
          </w:p>
        </w:tc>
      </w:tr>
      <w:tr w:rsidR="00421AB6" w:rsidTr="00C93572">
        <w:trPr>
          <w:trHeight w:val="574"/>
        </w:trPr>
        <w:tc>
          <w:tcPr>
            <w:tcW w:w="3708" w:type="dxa"/>
          </w:tcPr>
          <w:p w:rsidR="00421AB6" w:rsidRDefault="00421AB6" w:rsidP="00421AB6">
            <w:r w:rsidRPr="00644D26">
              <w:t>CheckoutServices</w:t>
            </w:r>
          </w:p>
        </w:tc>
        <w:tc>
          <w:tcPr>
            <w:tcW w:w="4888" w:type="dxa"/>
          </w:tcPr>
          <w:p w:rsidR="00421AB6" w:rsidRDefault="00421AB6" w:rsidP="00735718">
            <w:r>
              <w:t xml:space="preserve">MFRA controller that </w:t>
            </w:r>
            <w:r w:rsidR="00953AA0">
              <w:t xml:space="preserve">supports and </w:t>
            </w:r>
            <w:r w:rsidR="00735718">
              <w:t>executes</w:t>
            </w:r>
            <w:r w:rsidR="00953AA0">
              <w:t xml:space="preserve"> the Checkout process</w:t>
            </w:r>
            <w:r>
              <w:t>.</w:t>
            </w:r>
          </w:p>
        </w:tc>
      </w:tr>
      <w:tr w:rsidR="00421AB6" w:rsidTr="00C93572">
        <w:trPr>
          <w:trHeight w:val="574"/>
        </w:trPr>
        <w:tc>
          <w:tcPr>
            <w:tcW w:w="3708" w:type="dxa"/>
          </w:tcPr>
          <w:p w:rsidR="00421AB6" w:rsidRDefault="00421AB6" w:rsidP="00421AB6">
            <w:r w:rsidRPr="00644D26">
              <w:t>COPlaceOrder</w:t>
            </w:r>
          </w:p>
        </w:tc>
        <w:tc>
          <w:tcPr>
            <w:tcW w:w="4888" w:type="dxa"/>
          </w:tcPr>
          <w:p w:rsidR="00421AB6" w:rsidRDefault="00735718" w:rsidP="00421AB6">
            <w:r>
              <w:t>MFRA controller that supports and executes the Checkout process.</w:t>
            </w:r>
          </w:p>
        </w:tc>
      </w:tr>
    </w:tbl>
    <w:p w:rsidR="002F7099" w:rsidRDefault="002F7099" w:rsidP="00B761DF">
      <w:pPr>
        <w:pStyle w:val="ListParagraph"/>
        <w:numPr>
          <w:ilvl w:val="0"/>
          <w:numId w:val="31"/>
        </w:numPr>
      </w:pPr>
      <w:r w:rsidRPr="002F7099">
        <w:t>package.json</w:t>
      </w:r>
      <w:r>
        <w:t xml:space="preserve"> – initialize hook or service</w:t>
      </w:r>
    </w:p>
    <w:p w:rsidR="002D34BF" w:rsidRDefault="002D34BF" w:rsidP="002D34BF">
      <w:pPr>
        <w:ind w:left="1080"/>
      </w:pPr>
      <w:r w:rsidRPr="005E0B2A">
        <w:t>Scripts:</w:t>
      </w:r>
    </w:p>
    <w:p w:rsidR="00EB67E0" w:rsidRPr="00EB67E0" w:rsidRDefault="00EB67E0" w:rsidP="00EB67E0">
      <w:pPr>
        <w:ind w:left="1416"/>
        <w:rPr>
          <w:b/>
        </w:rPr>
      </w:pPr>
      <w:r w:rsidRPr="00EB67E0">
        <w:rPr>
          <w:b/>
        </w:rPr>
        <w:t>link_worldpay_core</w:t>
      </w:r>
    </w:p>
    <w:p w:rsidR="002F0684" w:rsidRDefault="002F0684" w:rsidP="000704AE">
      <w:pPr>
        <w:pStyle w:val="ListParagraph"/>
        <w:numPr>
          <w:ilvl w:val="0"/>
          <w:numId w:val="31"/>
        </w:numPr>
      </w:pPr>
      <w:r>
        <w:t>common/CreateRequestHelper.js</w:t>
      </w:r>
    </w:p>
    <w:p w:rsidR="002F0684" w:rsidRDefault="002F0684" w:rsidP="000704AE">
      <w:pPr>
        <w:pStyle w:val="ListParagraph"/>
        <w:numPr>
          <w:ilvl w:val="0"/>
          <w:numId w:val="31"/>
        </w:numPr>
      </w:pPr>
      <w:r>
        <w:t>common/PaymentInstrumentUtils.js</w:t>
      </w:r>
    </w:p>
    <w:p w:rsidR="002F0684" w:rsidRDefault="002F0684" w:rsidP="000704AE">
      <w:pPr>
        <w:pStyle w:val="ListParagraph"/>
        <w:numPr>
          <w:ilvl w:val="0"/>
          <w:numId w:val="31"/>
        </w:numPr>
      </w:pPr>
      <w:r>
        <w:t>common/Utils.js</w:t>
      </w:r>
    </w:p>
    <w:p w:rsidR="002F0684" w:rsidRDefault="002F0684" w:rsidP="000704AE">
      <w:pPr>
        <w:pStyle w:val="ListParagraph"/>
        <w:numPr>
          <w:ilvl w:val="0"/>
          <w:numId w:val="31"/>
        </w:numPr>
      </w:pPr>
      <w:r>
        <w:t>common/WorldpayConstants.js</w:t>
      </w:r>
    </w:p>
    <w:p w:rsidR="002F0684" w:rsidRDefault="002F0684" w:rsidP="000704AE">
      <w:pPr>
        <w:pStyle w:val="ListParagraph"/>
        <w:numPr>
          <w:ilvl w:val="0"/>
          <w:numId w:val="31"/>
        </w:numPr>
      </w:pPr>
      <w:r>
        <w:t>common/worldPayHelper.js</w:t>
      </w:r>
    </w:p>
    <w:p w:rsidR="002F0684" w:rsidRDefault="002F0684" w:rsidP="000704AE">
      <w:pPr>
        <w:pStyle w:val="ListParagraph"/>
        <w:numPr>
          <w:ilvl w:val="0"/>
          <w:numId w:val="31"/>
        </w:numPr>
      </w:pPr>
      <w:r>
        <w:t>init/httpServiceInit.js</w:t>
      </w:r>
    </w:p>
    <w:p w:rsidR="00B66927" w:rsidRDefault="002F0684" w:rsidP="000704AE">
      <w:pPr>
        <w:pStyle w:val="ListParagraph"/>
        <w:numPr>
          <w:ilvl w:val="0"/>
          <w:numId w:val="31"/>
        </w:numPr>
      </w:pPr>
      <w:r>
        <w:t>jobs</w:t>
      </w:r>
      <w:r w:rsidR="00BF799B">
        <w:t>/</w:t>
      </w:r>
      <w:r>
        <w:t>InitiateCancelOrderJob.js</w:t>
      </w:r>
    </w:p>
    <w:p w:rsidR="00B66927" w:rsidRDefault="00B66927" w:rsidP="00B66927">
      <w:pPr>
        <w:pStyle w:val="ListParagraph"/>
        <w:numPr>
          <w:ilvl w:val="0"/>
          <w:numId w:val="31"/>
        </w:numPr>
      </w:pPr>
      <w:r>
        <w:t>jobs/</w:t>
      </w:r>
      <w:r w:rsidR="002F0684">
        <w:t>OrderCleanUpJob.js</w:t>
      </w:r>
    </w:p>
    <w:p w:rsidR="00B66927" w:rsidRDefault="00B66927" w:rsidP="00B66927">
      <w:pPr>
        <w:pStyle w:val="ListParagraph"/>
        <w:numPr>
          <w:ilvl w:val="0"/>
          <w:numId w:val="31"/>
        </w:numPr>
      </w:pPr>
      <w:r>
        <w:t>jobs/</w:t>
      </w:r>
      <w:r w:rsidR="002F0684">
        <w:t>OrderInquiriesUpdateJob.js</w:t>
      </w:r>
    </w:p>
    <w:p w:rsidR="00B66927" w:rsidRDefault="00B66927" w:rsidP="00B66927">
      <w:pPr>
        <w:pStyle w:val="ListParagraph"/>
        <w:numPr>
          <w:ilvl w:val="0"/>
          <w:numId w:val="31"/>
        </w:numPr>
      </w:pPr>
      <w:r>
        <w:t>jobs/</w:t>
      </w:r>
      <w:r w:rsidR="002F0684">
        <w:t>OrderNotificationUpdatesJob.js</w:t>
      </w:r>
    </w:p>
    <w:p w:rsidR="002F0684" w:rsidRDefault="00B66927" w:rsidP="00B66927">
      <w:pPr>
        <w:pStyle w:val="ListParagraph"/>
        <w:numPr>
          <w:ilvl w:val="0"/>
          <w:numId w:val="31"/>
        </w:numPr>
      </w:pPr>
      <w:r>
        <w:t>jobs/</w:t>
      </w:r>
      <w:r w:rsidR="002F0684">
        <w:t>WorldpayJobs.js</w:t>
      </w:r>
    </w:p>
    <w:p w:rsidR="002F0684" w:rsidRDefault="002F0684" w:rsidP="000704AE">
      <w:pPr>
        <w:pStyle w:val="ListParagraph"/>
        <w:numPr>
          <w:ilvl w:val="0"/>
          <w:numId w:val="31"/>
        </w:numPr>
      </w:pPr>
      <w:r>
        <w:t>lib</w:t>
      </w:r>
      <w:r w:rsidR="00B66927">
        <w:t>/</w:t>
      </w:r>
      <w:r>
        <w:t>LibCreateRequest.js</w:t>
      </w:r>
      <w:r>
        <w:tab/>
      </w:r>
    </w:p>
    <w:p w:rsidR="00C23C95" w:rsidRDefault="002F0684" w:rsidP="00C23C95">
      <w:pPr>
        <w:pStyle w:val="ListParagraph"/>
        <w:numPr>
          <w:ilvl w:val="0"/>
          <w:numId w:val="31"/>
        </w:numPr>
      </w:pPr>
      <w:r>
        <w:t>object</w:t>
      </w:r>
      <w:r w:rsidR="004F5A4E">
        <w:t>/</w:t>
      </w:r>
      <w:r>
        <w:t>ResponseData.js</w:t>
      </w:r>
    </w:p>
    <w:p w:rsidR="002F0684" w:rsidRDefault="00C23C95" w:rsidP="002F0684">
      <w:pPr>
        <w:pStyle w:val="ListParagraph"/>
        <w:numPr>
          <w:ilvl w:val="0"/>
          <w:numId w:val="31"/>
        </w:numPr>
      </w:pPr>
      <w:r>
        <w:t>object/</w:t>
      </w:r>
      <w:r w:rsidR="002F0684">
        <w:t>WorldpayPreferences.js</w:t>
      </w:r>
    </w:p>
    <w:p w:rsidR="002F0684" w:rsidRDefault="002F0684" w:rsidP="00DF5325">
      <w:pPr>
        <w:pStyle w:val="ListParagraph"/>
        <w:numPr>
          <w:ilvl w:val="0"/>
          <w:numId w:val="31"/>
        </w:numPr>
      </w:pPr>
      <w:r>
        <w:t>order</w:t>
      </w:r>
      <w:r w:rsidR="00DF5325">
        <w:t>/</w:t>
      </w:r>
      <w:r>
        <w:t>UpdateOrderStatus.js</w:t>
      </w:r>
    </w:p>
    <w:p w:rsidR="002F0684" w:rsidRDefault="00326C30" w:rsidP="002F0684">
      <w:pPr>
        <w:pStyle w:val="ListParagraph"/>
        <w:numPr>
          <w:ilvl w:val="0"/>
          <w:numId w:val="31"/>
        </w:numPr>
      </w:pPr>
      <w:r>
        <w:t>order/</w:t>
      </w:r>
      <w:r w:rsidR="002F0684">
        <w:t>UpdateTransactionStatus.js</w:t>
      </w:r>
    </w:p>
    <w:p w:rsidR="002F0684" w:rsidRDefault="002F0684" w:rsidP="0055667B">
      <w:pPr>
        <w:pStyle w:val="ListParagraph"/>
        <w:numPr>
          <w:ilvl w:val="0"/>
          <w:numId w:val="31"/>
        </w:numPr>
      </w:pPr>
      <w:r>
        <w:t>pipelets</w:t>
      </w:r>
      <w:r w:rsidR="0055667B">
        <w:t>/</w:t>
      </w:r>
      <w:r>
        <w:t>CheckWorldpayOrder.js</w:t>
      </w:r>
    </w:p>
    <w:p w:rsidR="004A004E" w:rsidRDefault="00CD1490" w:rsidP="004A004E">
      <w:pPr>
        <w:pStyle w:val="ListParagraph"/>
        <w:numPr>
          <w:ilvl w:val="0"/>
          <w:numId w:val="31"/>
        </w:numPr>
      </w:pPr>
      <w:r>
        <w:t>pipelets/</w:t>
      </w:r>
      <w:r w:rsidR="002F0684">
        <w:t>GenerateErrorMessageForJob.js</w:t>
      </w:r>
    </w:p>
    <w:p w:rsidR="004A004E" w:rsidRDefault="00CD1490" w:rsidP="004A004E">
      <w:pPr>
        <w:pStyle w:val="ListParagraph"/>
        <w:numPr>
          <w:ilvl w:val="0"/>
          <w:numId w:val="31"/>
        </w:numPr>
      </w:pPr>
      <w:r>
        <w:lastRenderedPageBreak/>
        <w:t>pipelets/</w:t>
      </w:r>
      <w:r w:rsidR="002F0684">
        <w:t>GetCreatedOrderDetails.js</w:t>
      </w:r>
    </w:p>
    <w:p w:rsidR="004A004E" w:rsidRDefault="00CD1490" w:rsidP="004A004E">
      <w:pPr>
        <w:pStyle w:val="ListParagraph"/>
        <w:numPr>
          <w:ilvl w:val="0"/>
          <w:numId w:val="31"/>
        </w:numPr>
      </w:pPr>
      <w:r>
        <w:t>pipelets/</w:t>
      </w:r>
      <w:r w:rsidR="002F0684">
        <w:t>GetPaymentCardToken.js</w:t>
      </w:r>
    </w:p>
    <w:p w:rsidR="004A004E" w:rsidRDefault="00CD1490" w:rsidP="004A004E">
      <w:pPr>
        <w:pStyle w:val="ListParagraph"/>
        <w:numPr>
          <w:ilvl w:val="0"/>
          <w:numId w:val="31"/>
        </w:numPr>
      </w:pPr>
      <w:r>
        <w:t>pipelets/</w:t>
      </w:r>
      <w:r w:rsidR="002F0684">
        <w:t>InitiateCancelOrder.js</w:t>
      </w:r>
    </w:p>
    <w:p w:rsidR="004A004E" w:rsidRDefault="00CD1490" w:rsidP="004A004E">
      <w:pPr>
        <w:pStyle w:val="ListParagraph"/>
        <w:numPr>
          <w:ilvl w:val="0"/>
          <w:numId w:val="31"/>
        </w:numPr>
      </w:pPr>
      <w:r>
        <w:t>pipelets/</w:t>
      </w:r>
      <w:r w:rsidR="002F0684">
        <w:t>ReadNotifyCustomObject.js</w:t>
      </w:r>
    </w:p>
    <w:p w:rsidR="004A004E" w:rsidRDefault="00CD1490" w:rsidP="004A004E">
      <w:pPr>
        <w:pStyle w:val="ListParagraph"/>
        <w:numPr>
          <w:ilvl w:val="0"/>
          <w:numId w:val="31"/>
        </w:numPr>
      </w:pPr>
      <w:r>
        <w:t>pipelets/</w:t>
      </w:r>
      <w:r w:rsidR="002F0684">
        <w:t>RemoveNotifyCustomObject.js</w:t>
      </w:r>
    </w:p>
    <w:p w:rsidR="004A004E" w:rsidRDefault="00CD1490" w:rsidP="004A004E">
      <w:pPr>
        <w:pStyle w:val="ListParagraph"/>
        <w:numPr>
          <w:ilvl w:val="0"/>
          <w:numId w:val="31"/>
        </w:numPr>
      </w:pPr>
      <w:r>
        <w:t>pipelets/</w:t>
      </w:r>
      <w:r w:rsidR="002F0684">
        <w:t>SaveCustomerCreditCard.js</w:t>
      </w:r>
    </w:p>
    <w:p w:rsidR="000B75E7" w:rsidRDefault="00CD1490" w:rsidP="000B75E7">
      <w:pPr>
        <w:pStyle w:val="ListParagraph"/>
        <w:numPr>
          <w:ilvl w:val="0"/>
          <w:numId w:val="31"/>
        </w:numPr>
      </w:pPr>
      <w:r>
        <w:t>pipelets/</w:t>
      </w:r>
      <w:r w:rsidR="002F0684">
        <w:t>SendWorldpayOrderInquiriesRequest.js</w:t>
      </w:r>
    </w:p>
    <w:p w:rsidR="002F0684" w:rsidRDefault="00CD1490" w:rsidP="000B75E7">
      <w:pPr>
        <w:pStyle w:val="ListParagraph"/>
        <w:numPr>
          <w:ilvl w:val="0"/>
          <w:numId w:val="31"/>
        </w:numPr>
      </w:pPr>
      <w:r>
        <w:t>pipelets/</w:t>
      </w:r>
      <w:r w:rsidR="002F0684">
        <w:t>WriteToNotifyLog.js</w:t>
      </w:r>
    </w:p>
    <w:p w:rsidR="002F0684" w:rsidRDefault="002F0684" w:rsidP="00767AFC">
      <w:pPr>
        <w:pStyle w:val="ListParagraph"/>
        <w:numPr>
          <w:ilvl w:val="0"/>
          <w:numId w:val="31"/>
        </w:numPr>
      </w:pPr>
      <w:r>
        <w:t>service</w:t>
      </w:r>
      <w:r w:rsidR="00767AFC">
        <w:t>/</w:t>
      </w:r>
      <w:r>
        <w:t>ServiceFacade.js</w:t>
      </w:r>
    </w:p>
    <w:p w:rsidR="002F7099" w:rsidRDefault="002F7099" w:rsidP="00B761DF">
      <w:pPr>
        <w:pStyle w:val="ListParagraph"/>
        <w:numPr>
          <w:ilvl w:val="0"/>
          <w:numId w:val="31"/>
        </w:numPr>
      </w:pPr>
      <w:r w:rsidRPr="002F7099">
        <w:t>hooks.json</w:t>
      </w:r>
    </w:p>
    <w:p w:rsidR="00B15D18" w:rsidRDefault="00B15D18" w:rsidP="00B15D18">
      <w:pPr>
        <w:ind w:left="1416"/>
        <w:rPr>
          <w:b/>
        </w:rPr>
      </w:pPr>
      <w:r w:rsidRPr="00B15D18">
        <w:rPr>
          <w:b/>
        </w:rPr>
        <w:t>link_worldpay</w:t>
      </w:r>
    </w:p>
    <w:p w:rsidR="00B15D18" w:rsidRDefault="00B15D18" w:rsidP="00B15D18">
      <w:pPr>
        <w:pStyle w:val="ListParagraph"/>
        <w:numPr>
          <w:ilvl w:val="0"/>
          <w:numId w:val="31"/>
        </w:numPr>
      </w:pPr>
      <w:r w:rsidRPr="00B15D18">
        <w:t>hooks/payment/processor/worldpay.js</w:t>
      </w:r>
    </w:p>
    <w:p w:rsidR="00B15D18" w:rsidRDefault="00B15D18" w:rsidP="00B15D18">
      <w:pPr>
        <w:pStyle w:val="ListParagraph"/>
        <w:numPr>
          <w:ilvl w:val="0"/>
          <w:numId w:val="31"/>
        </w:numPr>
      </w:pPr>
      <w:r w:rsidRPr="002F7099">
        <w:t>hooks.json</w:t>
      </w:r>
    </w:p>
    <w:p w:rsidR="002D34BF" w:rsidRDefault="002D34BF" w:rsidP="002D34BF">
      <w:pPr>
        <w:ind w:left="1080"/>
      </w:pPr>
      <w:r w:rsidRPr="00DA6A0E">
        <w:t>Templates:</w:t>
      </w:r>
    </w:p>
    <w:p w:rsidR="000C375E" w:rsidRPr="000C375E" w:rsidRDefault="000C375E" w:rsidP="000C375E">
      <w:pPr>
        <w:ind w:left="1416"/>
        <w:rPr>
          <w:b/>
        </w:rPr>
      </w:pPr>
      <w:r w:rsidRPr="000C375E">
        <w:rPr>
          <w:b/>
        </w:rPr>
        <w:t>link_worldpay_core</w:t>
      </w:r>
    </w:p>
    <w:p w:rsidR="002D34BF" w:rsidRDefault="002D34BF" w:rsidP="00B761DF">
      <w:pPr>
        <w:pStyle w:val="ListParagraph"/>
        <w:numPr>
          <w:ilvl w:val="0"/>
          <w:numId w:val="31"/>
        </w:numPr>
        <w:ind w:left="1440" w:firstLine="0"/>
      </w:pPr>
      <w:r>
        <w:t>default/</w:t>
      </w:r>
      <w:r w:rsidRPr="006B283B">
        <w:t>allstatusjson.isml</w:t>
      </w:r>
    </w:p>
    <w:p w:rsidR="007F72DB" w:rsidRDefault="007F72DB" w:rsidP="007F72DB">
      <w:pPr>
        <w:pStyle w:val="ListParagraph"/>
        <w:numPr>
          <w:ilvl w:val="0"/>
          <w:numId w:val="31"/>
        </w:numPr>
        <w:ind w:left="1440" w:firstLine="0"/>
      </w:pPr>
      <w:r>
        <w:t>default/</w:t>
      </w:r>
      <w:r w:rsidRPr="006B283B">
        <w:t>emailtemplateforjob.isml</w:t>
      </w:r>
    </w:p>
    <w:p w:rsidR="007F72DB" w:rsidRDefault="007F72DB" w:rsidP="007F72DB">
      <w:pPr>
        <w:pStyle w:val="ListParagraph"/>
        <w:numPr>
          <w:ilvl w:val="0"/>
          <w:numId w:val="31"/>
        </w:numPr>
        <w:ind w:left="1440" w:firstLine="0"/>
      </w:pPr>
      <w:r>
        <w:t>default/</w:t>
      </w:r>
      <w:r w:rsidRPr="006B283B">
        <w:t>errorjson.isml</w:t>
      </w:r>
      <w:r>
        <w:t xml:space="preserve"> </w:t>
      </w:r>
    </w:p>
    <w:p w:rsidR="007F72DB" w:rsidRDefault="007F72DB" w:rsidP="007F72DB">
      <w:pPr>
        <w:pStyle w:val="ListParagraph"/>
        <w:numPr>
          <w:ilvl w:val="0"/>
          <w:numId w:val="31"/>
        </w:numPr>
        <w:ind w:left="1440" w:firstLine="0"/>
      </w:pPr>
      <w:r w:rsidRPr="007F72DB">
        <w:t>default/http_500.isml</w:t>
      </w:r>
    </w:p>
    <w:p w:rsidR="00993414" w:rsidRDefault="00993414" w:rsidP="00993414">
      <w:pPr>
        <w:pStyle w:val="ListParagraph"/>
        <w:numPr>
          <w:ilvl w:val="0"/>
          <w:numId w:val="31"/>
        </w:numPr>
        <w:ind w:left="1440" w:firstLine="0"/>
      </w:pPr>
      <w:r>
        <w:t>default/</w:t>
      </w:r>
      <w:r w:rsidRPr="006B283B">
        <w:t>lateststatusjson.isml</w:t>
      </w:r>
    </w:p>
    <w:p w:rsidR="00993414" w:rsidRDefault="00993414" w:rsidP="00993414">
      <w:pPr>
        <w:pStyle w:val="ListParagraph"/>
        <w:numPr>
          <w:ilvl w:val="0"/>
          <w:numId w:val="31"/>
        </w:numPr>
        <w:ind w:left="1440" w:firstLine="0"/>
      </w:pPr>
      <w:r>
        <w:t>default/</w:t>
      </w:r>
      <w:r w:rsidRPr="006B283B">
        <w:t>notifyResponsejson.isml</w:t>
      </w:r>
    </w:p>
    <w:p w:rsidR="00993414" w:rsidRDefault="00993414" w:rsidP="00993414">
      <w:pPr>
        <w:pStyle w:val="ListParagraph"/>
        <w:numPr>
          <w:ilvl w:val="0"/>
          <w:numId w:val="31"/>
        </w:numPr>
        <w:ind w:left="1440" w:firstLine="0"/>
      </w:pPr>
      <w:r>
        <w:t>default/</w:t>
      </w:r>
      <w:r w:rsidRPr="006B283B">
        <w:t>worldpayredirect.isml</w:t>
      </w:r>
    </w:p>
    <w:p w:rsidR="00B15D18" w:rsidRPr="00B15D18" w:rsidRDefault="00B15D18" w:rsidP="00B15D18">
      <w:pPr>
        <w:ind w:left="1416"/>
        <w:rPr>
          <w:b/>
        </w:rPr>
      </w:pPr>
      <w:r w:rsidRPr="000C375E">
        <w:rPr>
          <w:b/>
        </w:rPr>
        <w:t>link_worldpay</w:t>
      </w:r>
    </w:p>
    <w:p w:rsidR="00B15D18" w:rsidRDefault="00B15D18" w:rsidP="00B15D18">
      <w:pPr>
        <w:pStyle w:val="ListParagraph"/>
        <w:numPr>
          <w:ilvl w:val="0"/>
          <w:numId w:val="31"/>
        </w:numPr>
        <w:ind w:left="1440" w:firstLine="0"/>
      </w:pPr>
      <w:r>
        <w:t>default/</w:t>
      </w:r>
      <w:r w:rsidRPr="00B15D18">
        <w:t>account/payment/editAddPayment.isml</w:t>
      </w:r>
    </w:p>
    <w:p w:rsidR="00B15D18" w:rsidRDefault="00B15D18" w:rsidP="00B15D18">
      <w:pPr>
        <w:pStyle w:val="ListParagraph"/>
        <w:numPr>
          <w:ilvl w:val="0"/>
          <w:numId w:val="31"/>
        </w:numPr>
        <w:ind w:left="1440" w:firstLine="0"/>
      </w:pPr>
      <w:r w:rsidRPr="00B15D18">
        <w:t>default/checkout/billing/paymentOptions/billingUserContent.isml</w:t>
      </w:r>
    </w:p>
    <w:p w:rsidR="00B15D18" w:rsidRDefault="00B15D18" w:rsidP="00B15D18">
      <w:pPr>
        <w:pStyle w:val="ListParagraph"/>
        <w:numPr>
          <w:ilvl w:val="0"/>
          <w:numId w:val="31"/>
        </w:numPr>
        <w:ind w:left="1440" w:firstLine="0"/>
      </w:pPr>
      <w:r w:rsidRPr="00B15D18">
        <w:t>default/checkout/billing/paymentOptions/creditCardContent.isml</w:t>
      </w:r>
    </w:p>
    <w:p w:rsidR="00B15D18" w:rsidRDefault="00B15D18" w:rsidP="00B15D18">
      <w:pPr>
        <w:pStyle w:val="ListParagraph"/>
        <w:numPr>
          <w:ilvl w:val="0"/>
          <w:numId w:val="31"/>
        </w:numPr>
        <w:ind w:left="1440" w:firstLine="0"/>
      </w:pPr>
      <w:r w:rsidRPr="00B15D18">
        <w:t>default/checkout/billing/paymentOptions/creditCardTab.isml</w:t>
      </w:r>
    </w:p>
    <w:p w:rsidR="00B15D18" w:rsidRDefault="00B15D18" w:rsidP="00B15D18">
      <w:pPr>
        <w:pStyle w:val="ListParagraph"/>
        <w:numPr>
          <w:ilvl w:val="0"/>
          <w:numId w:val="31"/>
        </w:numPr>
        <w:ind w:left="1440" w:firstLine="0"/>
      </w:pPr>
      <w:r w:rsidRPr="00B15D18">
        <w:t>default/checkout/billing/paymentOptions/elvContent.isml</w:t>
      </w:r>
    </w:p>
    <w:p w:rsidR="00B15D18" w:rsidRDefault="00B15D18" w:rsidP="00B15D18">
      <w:pPr>
        <w:pStyle w:val="ListParagraph"/>
        <w:numPr>
          <w:ilvl w:val="0"/>
          <w:numId w:val="31"/>
        </w:numPr>
        <w:ind w:left="1440" w:firstLine="0"/>
      </w:pPr>
      <w:r w:rsidRPr="00B15D18">
        <w:t>default/checkout/billing/paymentOptions/giropayContent.isml</w:t>
      </w:r>
    </w:p>
    <w:p w:rsidR="00B15D18" w:rsidRDefault="00B15D18" w:rsidP="00B15D18">
      <w:pPr>
        <w:pStyle w:val="ListParagraph"/>
        <w:numPr>
          <w:ilvl w:val="0"/>
          <w:numId w:val="31"/>
        </w:numPr>
        <w:ind w:left="1440" w:firstLine="0"/>
      </w:pPr>
      <w:r w:rsidRPr="00B15D18">
        <w:t>default/checkout/billing/paymentOptions/idealContent.isml</w:t>
      </w:r>
    </w:p>
    <w:p w:rsidR="00B15D18" w:rsidRDefault="00B15D18" w:rsidP="00B15D18">
      <w:pPr>
        <w:pStyle w:val="ListParagraph"/>
        <w:numPr>
          <w:ilvl w:val="0"/>
          <w:numId w:val="31"/>
        </w:numPr>
        <w:ind w:left="1440" w:firstLine="0"/>
      </w:pPr>
      <w:r w:rsidRPr="00B15D18">
        <w:t>default/checkout/billing/paymentOptions/paymentOptionsContent.isml</w:t>
      </w:r>
    </w:p>
    <w:p w:rsidR="00B15D18" w:rsidRDefault="00B15D18" w:rsidP="00B15D18">
      <w:pPr>
        <w:pStyle w:val="ListParagraph"/>
        <w:numPr>
          <w:ilvl w:val="0"/>
          <w:numId w:val="31"/>
        </w:numPr>
        <w:ind w:left="1440" w:firstLine="0"/>
      </w:pPr>
      <w:r w:rsidRPr="00B15D18">
        <w:t>default/checkout/billing/paymentOptions/paymentOptionsSummary.isml</w:t>
      </w:r>
    </w:p>
    <w:p w:rsidR="00B15D18" w:rsidRDefault="00B15D18" w:rsidP="00B15D18">
      <w:pPr>
        <w:pStyle w:val="ListParagraph"/>
        <w:numPr>
          <w:ilvl w:val="0"/>
          <w:numId w:val="31"/>
        </w:numPr>
        <w:ind w:left="1440" w:firstLine="0"/>
      </w:pPr>
      <w:r w:rsidRPr="00B15D18">
        <w:t>default/checkout/billing/paymentOptions/paymentOptionsTabs.isml</w:t>
      </w:r>
    </w:p>
    <w:p w:rsidR="00B15D18" w:rsidRDefault="00B15D18" w:rsidP="00B15D18">
      <w:pPr>
        <w:pStyle w:val="ListParagraph"/>
        <w:numPr>
          <w:ilvl w:val="0"/>
          <w:numId w:val="31"/>
        </w:numPr>
        <w:ind w:left="1440" w:firstLine="0"/>
      </w:pPr>
      <w:r w:rsidRPr="00B15D18">
        <w:t>default/checkout/billing/paymentOptions/redirectContent.isml</w:t>
      </w:r>
    </w:p>
    <w:p w:rsidR="00B15D18" w:rsidRDefault="00B15D18" w:rsidP="00B15D18">
      <w:pPr>
        <w:pStyle w:val="ListParagraph"/>
        <w:numPr>
          <w:ilvl w:val="0"/>
          <w:numId w:val="31"/>
        </w:numPr>
        <w:ind w:left="1440" w:firstLine="0"/>
      </w:pPr>
      <w:r w:rsidRPr="00B15D18">
        <w:t>default/checkout/billing/paymentOptions/redirectSummary.isml</w:t>
      </w:r>
    </w:p>
    <w:p w:rsidR="00B15D18" w:rsidRDefault="00B15D18" w:rsidP="00B15D18">
      <w:pPr>
        <w:pStyle w:val="ListParagraph"/>
        <w:numPr>
          <w:ilvl w:val="0"/>
          <w:numId w:val="31"/>
        </w:numPr>
        <w:ind w:left="1440" w:firstLine="0"/>
      </w:pPr>
      <w:r w:rsidRPr="00B15D18">
        <w:t>default/checkout/billing/paymentOptions/redirectTab.isml</w:t>
      </w:r>
    </w:p>
    <w:p w:rsidR="00B15D18" w:rsidRDefault="00B15D18" w:rsidP="00B15D18">
      <w:pPr>
        <w:pStyle w:val="ListParagraph"/>
        <w:numPr>
          <w:ilvl w:val="0"/>
          <w:numId w:val="31"/>
        </w:numPr>
        <w:ind w:left="1440" w:firstLine="0"/>
      </w:pPr>
      <w:r w:rsidRPr="00B15D18">
        <w:t>default/checkout/billing/creditCardForm.isml</w:t>
      </w:r>
    </w:p>
    <w:p w:rsidR="00B15D18" w:rsidRDefault="00B15D18" w:rsidP="00B15D18">
      <w:pPr>
        <w:pStyle w:val="ListParagraph"/>
        <w:numPr>
          <w:ilvl w:val="0"/>
          <w:numId w:val="31"/>
        </w:numPr>
        <w:ind w:left="1440" w:firstLine="0"/>
      </w:pPr>
      <w:r w:rsidRPr="00B15D18">
        <w:t>default/checkout/billing/paymentOptions.isml</w:t>
      </w:r>
    </w:p>
    <w:p w:rsidR="00B15D18" w:rsidRDefault="00B15D18" w:rsidP="00B15D18">
      <w:pPr>
        <w:pStyle w:val="ListParagraph"/>
        <w:numPr>
          <w:ilvl w:val="0"/>
          <w:numId w:val="31"/>
        </w:numPr>
        <w:ind w:left="1440" w:firstLine="0"/>
      </w:pPr>
      <w:r w:rsidRPr="00B15D18">
        <w:lastRenderedPageBreak/>
        <w:t>default/checkout/confirmation/confirmationEmail.isml</w:t>
      </w:r>
    </w:p>
    <w:p w:rsidR="00B15D18" w:rsidRDefault="00B15D18" w:rsidP="00B15D18">
      <w:pPr>
        <w:pStyle w:val="ListParagraph"/>
        <w:numPr>
          <w:ilvl w:val="0"/>
          <w:numId w:val="31"/>
        </w:numPr>
        <w:ind w:left="1440" w:firstLine="0"/>
      </w:pPr>
      <w:r w:rsidRPr="00B15D18">
        <w:t>default/checkout/checkout.isml</w:t>
      </w:r>
    </w:p>
    <w:p w:rsidR="00B15D18" w:rsidRDefault="00B15D18" w:rsidP="00B15D18">
      <w:pPr>
        <w:pStyle w:val="ListParagraph"/>
        <w:numPr>
          <w:ilvl w:val="0"/>
          <w:numId w:val="31"/>
        </w:numPr>
        <w:ind w:left="1440" w:firstLine="0"/>
      </w:pPr>
      <w:r w:rsidRPr="00B15D18">
        <w:t>default/checkout/worldpaysummary.isml</w:t>
      </w:r>
    </w:p>
    <w:p w:rsidR="002D34BF" w:rsidRDefault="002D34BF" w:rsidP="002D34BF">
      <w:pPr>
        <w:ind w:left="1080"/>
      </w:pPr>
      <w:r w:rsidRPr="008D3B13">
        <w:t>Properties:</w:t>
      </w:r>
    </w:p>
    <w:p w:rsidR="00EC3A15" w:rsidRPr="000C375E" w:rsidRDefault="00EC3A15" w:rsidP="00EC3A15">
      <w:pPr>
        <w:ind w:left="1416"/>
        <w:rPr>
          <w:b/>
        </w:rPr>
      </w:pPr>
      <w:r w:rsidRPr="000C375E">
        <w:rPr>
          <w:b/>
        </w:rPr>
        <w:t>link_worldpay_core</w:t>
      </w:r>
    </w:p>
    <w:p w:rsidR="00EC3A15" w:rsidRDefault="00EC3A15" w:rsidP="00EC3A15">
      <w:pPr>
        <w:pStyle w:val="ListParagraph"/>
        <w:numPr>
          <w:ilvl w:val="0"/>
          <w:numId w:val="31"/>
        </w:numPr>
        <w:ind w:left="1440" w:firstLine="0"/>
      </w:pPr>
      <w:r>
        <w:t>resources/</w:t>
      </w:r>
      <w:r w:rsidRPr="00EC3A15">
        <w:t>creditCard.properties</w:t>
      </w:r>
    </w:p>
    <w:p w:rsidR="00B8704C" w:rsidRDefault="0053242D" w:rsidP="00B8704C">
      <w:pPr>
        <w:pStyle w:val="ListParagraph"/>
        <w:numPr>
          <w:ilvl w:val="0"/>
          <w:numId w:val="31"/>
        </w:numPr>
        <w:ind w:left="1440" w:firstLine="0"/>
      </w:pPr>
      <w:r>
        <w:t>resources/</w:t>
      </w:r>
      <w:r w:rsidR="00B8704C" w:rsidRPr="00B8704C">
        <w:t>forms.properties</w:t>
      </w:r>
    </w:p>
    <w:p w:rsidR="002D34BF" w:rsidRDefault="002D34BF" w:rsidP="00B761DF">
      <w:pPr>
        <w:pStyle w:val="ListParagraph"/>
        <w:numPr>
          <w:ilvl w:val="0"/>
          <w:numId w:val="31"/>
        </w:numPr>
        <w:ind w:left="1440" w:firstLine="0"/>
      </w:pPr>
      <w:r>
        <w:t>resources/worldpayerror.properties</w:t>
      </w:r>
    </w:p>
    <w:p w:rsidR="002D34BF" w:rsidRDefault="002D34BF" w:rsidP="00B761DF">
      <w:pPr>
        <w:pStyle w:val="ListParagraph"/>
        <w:numPr>
          <w:ilvl w:val="0"/>
          <w:numId w:val="31"/>
        </w:numPr>
        <w:ind w:left="1440" w:firstLine="0"/>
      </w:pPr>
      <w:r>
        <w:t>resources/worldpay.properties</w:t>
      </w:r>
    </w:p>
    <w:p w:rsidR="002D34BF" w:rsidRPr="008D3B13" w:rsidRDefault="00755D05" w:rsidP="00B761DF">
      <w:pPr>
        <w:pStyle w:val="Heading2"/>
        <w:numPr>
          <w:ilvl w:val="1"/>
          <w:numId w:val="47"/>
        </w:numPr>
      </w:pPr>
      <w:bookmarkStart w:id="273" w:name="_Toc405997356"/>
      <w:bookmarkStart w:id="274" w:name="_Toc517950216"/>
      <w:r w:rsidRPr="008D3B13">
        <w:t>INSTALLATION</w:t>
      </w:r>
      <w:bookmarkEnd w:id="273"/>
      <w:bookmarkEnd w:id="274"/>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275" w:name="_Toc509417726"/>
      <w:bookmarkStart w:id="276" w:name="_Toc517950217"/>
      <w:bookmarkStart w:id="277" w:name="_Toc405997357"/>
      <w:r w:rsidRPr="004B3F4B">
        <w:rPr>
          <w:i w:val="0"/>
          <w:sz w:val="24"/>
          <w:szCs w:val="24"/>
        </w:rPr>
        <w:t>Adding the Cartridges in Salesforce Commerce Cloud Studio</w:t>
      </w:r>
      <w:bookmarkEnd w:id="275"/>
      <w:bookmarkEnd w:id="276"/>
    </w:p>
    <w:p w:rsidR="002D34BF" w:rsidRPr="008D3B13" w:rsidRDefault="00FF5D6C" w:rsidP="002D34BF">
      <w:pPr>
        <w:ind w:left="1080"/>
      </w:pPr>
      <w:r>
        <w:t>Inside mfra_worldpay folder just before cartridges directory, open package.json and ensure the base path mentioned is correctly resolved (please provide the correct path to app_storefront_base), open the command prompt and run ‘</w:t>
      </w:r>
      <w:r w:rsidRPr="00D02625">
        <w:t>npm install</w:t>
      </w:r>
      <w:r>
        <w:t>’ (assuming node.js (8.9.4 and above) is installed</w:t>
      </w:r>
      <w:r w:rsidR="000704AE">
        <w:t>). Run</w:t>
      </w:r>
      <w:r>
        <w:t xml:space="preserve"> the “</w:t>
      </w:r>
      <w:r w:rsidRPr="0029603E">
        <w:t>npm run compile:js</w:t>
      </w:r>
      <w:r>
        <w:t>” followed by “</w:t>
      </w:r>
      <w:r w:rsidRPr="0029603E">
        <w:t>npm run compile:scss</w:t>
      </w:r>
      <w:r>
        <w:t xml:space="preserve">”. Create the </w:t>
      </w:r>
      <w:r w:rsidRPr="005660EA">
        <w:t>dw.json</w:t>
      </w:r>
      <w:r>
        <w:t xml:space="preserve"> file at the location and Upload the code to the environment using the command ‘</w:t>
      </w:r>
      <w:r w:rsidRPr="00D02625">
        <w:t>npm run uploadCartridge</w:t>
      </w:r>
      <w:r>
        <w:t>’. Please go to the link_worldpay</w:t>
      </w:r>
      <w:r w:rsidR="00441FAC" w:rsidRPr="00441FAC">
        <w:t>:link_worldpay_core</w:t>
      </w:r>
      <w:r>
        <w:t xml:space="preserve"> cartridge and upload the code by configuring the various parameters in the sample dw.json.</w:t>
      </w:r>
      <w:bookmarkEnd w:id="277"/>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278" w:name="_Toc509417727"/>
      <w:bookmarkStart w:id="279" w:name="_Toc517950218"/>
      <w:bookmarkStart w:id="280" w:name="_Toc405997358"/>
      <w:r w:rsidRPr="004B3F4B">
        <w:rPr>
          <w:i w:val="0"/>
          <w:sz w:val="24"/>
          <w:szCs w:val="24"/>
        </w:rPr>
        <w:t>IP Address</w:t>
      </w:r>
      <w:bookmarkEnd w:id="278"/>
      <w:bookmarkEnd w:id="279"/>
    </w:p>
    <w:p w:rsidR="00FF5D6C" w:rsidRPr="007B1A2D" w:rsidRDefault="00FF5D6C" w:rsidP="00FF5D6C">
      <w:pPr>
        <w:ind w:left="1080"/>
      </w:pPr>
      <w:r>
        <w:t>Please provide outgoing IP of your client in order to white list your IP otherwise some of the attempts to make payment will be marked as fraud.</w:t>
      </w:r>
    </w:p>
    <w:p w:rsidR="002D34BF" w:rsidRPr="004B3F4B" w:rsidRDefault="00EA210F" w:rsidP="004B3F4B">
      <w:pPr>
        <w:pStyle w:val="Heading3"/>
        <w:keepNext/>
        <w:keepLines/>
        <w:numPr>
          <w:ilvl w:val="2"/>
          <w:numId w:val="47"/>
        </w:numPr>
        <w:pBdr>
          <w:bottom w:val="none" w:sz="0" w:space="0" w:color="auto"/>
        </w:pBdr>
        <w:spacing w:line="276" w:lineRule="auto"/>
        <w:ind w:left="1764"/>
        <w:rPr>
          <w:i w:val="0"/>
          <w:sz w:val="24"/>
          <w:szCs w:val="24"/>
        </w:rPr>
      </w:pPr>
      <w:bookmarkStart w:id="281" w:name="_Toc517950219"/>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280"/>
      <w:bookmarkEnd w:id="281"/>
    </w:p>
    <w:p w:rsidR="0015390C" w:rsidRPr="00F95910" w:rsidRDefault="0015390C" w:rsidP="0015390C">
      <w:pPr>
        <w:ind w:left="1080"/>
        <w:jc w:val="both"/>
      </w:pPr>
      <w:r w:rsidRPr="00F95910">
        <w:t xml:space="preserve">Before the </w:t>
      </w:r>
      <w:r w:rsidR="00C04461">
        <w:t>Worldpay</w:t>
      </w:r>
      <w:r w:rsidRPr="00F95910">
        <w:t xml:space="preserve"> functionality can become available to </w:t>
      </w:r>
      <w:r>
        <w:t>Reference Architecture</w:t>
      </w:r>
      <w:r w:rsidRPr="00F95910">
        <w:t>, the cartridges have to be added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190423">
        <w:t>“</w:t>
      </w:r>
      <w:r w:rsidRPr="00151A85">
        <w:rPr>
          <w:b/>
        </w:rPr>
        <w:t>link_worldpay</w:t>
      </w:r>
      <w:r w:rsidR="00FA0FCE">
        <w:rPr>
          <w:b/>
        </w:rPr>
        <w:t>:link_worldpay_core</w:t>
      </w:r>
      <w:r w:rsidRPr="00151A85">
        <w:rPr>
          <w:b/>
        </w:rPr>
        <w:t>:app_storefront_base</w:t>
      </w:r>
      <w:r>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r w:rsidRPr="008D3B13">
        <w:rPr>
          <w:b/>
        </w:rPr>
        <w:t>4</w:t>
      </w:r>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t>To run the Job in worldpay cartridge,</w:t>
      </w:r>
      <w:r w:rsidRPr="008D3B13">
        <w:t xml:space="preserve">Navigate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8D3B13">
        <w:t xml:space="preserve">to the </w:t>
      </w:r>
      <w:r>
        <w:t>start</w:t>
      </w:r>
      <w:r w:rsidRPr="008D3B13">
        <w:t>: “</w:t>
      </w:r>
      <w:r w:rsidRPr="00151A85">
        <w:rPr>
          <w:b/>
        </w:rPr>
        <w:t>link_worldpay</w:t>
      </w:r>
      <w:r w:rsidR="00FA0FCE">
        <w:rPr>
          <w:b/>
        </w:rPr>
        <w:t>:link_worldpay_core</w:t>
      </w:r>
      <w:r w:rsidRPr="00151A85">
        <w:rPr>
          <w:b/>
        </w:rPr>
        <w:t>:app_storefront_base</w:t>
      </w:r>
      <w:r w:rsidRPr="008D3B13">
        <w:t>”.</w:t>
      </w:r>
    </w:p>
    <w:p w:rsidR="0015390C" w:rsidRPr="008D3B13" w:rsidRDefault="0015390C" w:rsidP="0015390C">
      <w:pPr>
        <w:ind w:left="450"/>
      </w:pPr>
      <w:r>
        <w:rPr>
          <w:noProof/>
        </w:rPr>
        <w:lastRenderedPageBreak/>
        <w:drawing>
          <wp:inline distT="0" distB="0" distL="0" distR="0" wp14:anchorId="5146857C" wp14:editId="197BC49C">
            <wp:extent cx="6188710" cy="28816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881630"/>
                    </a:xfrm>
                    <a:prstGeom prst="rect">
                      <a:avLst/>
                    </a:prstGeom>
                  </pic:spPr>
                </pic:pic>
              </a:graphicData>
            </a:graphic>
          </wp:inline>
        </w:drawing>
      </w:r>
    </w:p>
    <w:p w:rsidR="002D34BF" w:rsidRDefault="002D34BF" w:rsidP="00686B3C">
      <w:pPr>
        <w:pStyle w:val="Standard1"/>
        <w:ind w:left="1080"/>
      </w:pPr>
    </w:p>
    <w:p w:rsidR="002B23DB" w:rsidRDefault="002B23DB" w:rsidP="00686B3C">
      <w:pPr>
        <w:pStyle w:val="Standard1"/>
        <w:ind w:left="1080"/>
      </w:pPr>
    </w:p>
    <w:p w:rsidR="004E7495" w:rsidRDefault="004E7495" w:rsidP="00686B3C">
      <w:pPr>
        <w:pStyle w:val="Standard1"/>
        <w:ind w:left="1080"/>
      </w:pPr>
    </w:p>
    <w:p w:rsidR="004E7495" w:rsidRPr="00F10C2D" w:rsidRDefault="004E7495" w:rsidP="00686B3C">
      <w:pPr>
        <w:pStyle w:val="Standard1"/>
        <w:ind w:left="1080"/>
      </w:pPr>
    </w:p>
    <w:p w:rsidR="00DA60F6" w:rsidRPr="008D3B13" w:rsidRDefault="00755D05" w:rsidP="00B761DF">
      <w:pPr>
        <w:pStyle w:val="Heading2"/>
        <w:numPr>
          <w:ilvl w:val="1"/>
          <w:numId w:val="47"/>
        </w:numPr>
      </w:pPr>
      <w:bookmarkStart w:id="282" w:name="_Toc517950220"/>
      <w:r>
        <w:t>CONFIGURATION</w:t>
      </w:r>
      <w:bookmarkEnd w:id="282"/>
    </w:p>
    <w:p w:rsidR="005F6DAA" w:rsidRDefault="005F6DAA" w:rsidP="00DA60F6">
      <w:pPr>
        <w:ind w:left="1080"/>
      </w:pPr>
    </w:p>
    <w:p w:rsidR="00DA60F6" w:rsidRPr="008D3B13" w:rsidRDefault="00DA60F6" w:rsidP="00DA60F6">
      <w:pPr>
        <w:ind w:left="1080"/>
      </w:pPr>
      <w:r w:rsidRPr="008D3B13">
        <w:t>This chapter will guide the user to configure the cartridge in Business Manager.</w:t>
      </w:r>
    </w:p>
    <w:p w:rsidR="00DA60F6" w:rsidRPr="00B63D8A" w:rsidRDefault="00A00A1A" w:rsidP="00B63D8A">
      <w:pPr>
        <w:pStyle w:val="Heading3"/>
        <w:keepNext/>
        <w:keepLines/>
        <w:numPr>
          <w:ilvl w:val="2"/>
          <w:numId w:val="47"/>
        </w:numPr>
        <w:pBdr>
          <w:bottom w:val="none" w:sz="0" w:space="0" w:color="auto"/>
        </w:pBdr>
        <w:spacing w:line="276" w:lineRule="auto"/>
        <w:ind w:left="1764"/>
        <w:rPr>
          <w:i w:val="0"/>
          <w:sz w:val="24"/>
          <w:szCs w:val="24"/>
        </w:rPr>
      </w:pPr>
      <w:bookmarkStart w:id="283" w:name="_Toc405997360"/>
      <w:bookmarkStart w:id="284" w:name="_Toc517950221"/>
      <w:r w:rsidRPr="00B63D8A">
        <w:rPr>
          <w:i w:val="0"/>
          <w:sz w:val="24"/>
          <w:szCs w:val="24"/>
        </w:rPr>
        <w:t>Importing Meta</w:t>
      </w:r>
      <w:r w:rsidR="00CB7388" w:rsidRPr="00B63D8A">
        <w:rPr>
          <w:i w:val="0"/>
          <w:sz w:val="24"/>
          <w:szCs w:val="24"/>
        </w:rPr>
        <w:t xml:space="preserve"> </w:t>
      </w:r>
      <w:r w:rsidRPr="00B63D8A">
        <w:rPr>
          <w:i w:val="0"/>
          <w:sz w:val="24"/>
          <w:szCs w:val="24"/>
        </w:rPr>
        <w:t>Data</w:t>
      </w:r>
      <w:bookmarkEnd w:id="283"/>
      <w:bookmarkEnd w:id="284"/>
    </w:p>
    <w:p w:rsidR="00DA60F6" w:rsidRDefault="00DA60F6" w:rsidP="00DA60F6">
      <w:pPr>
        <w:ind w:left="1080"/>
      </w:pPr>
      <w:r>
        <w:t xml:space="preserve">All import files </w:t>
      </w:r>
      <w:r w:rsidRPr="00161868">
        <w:t xml:space="preserve">can be found in </w:t>
      </w:r>
      <w:r>
        <w:t>the</w:t>
      </w:r>
      <w:r w:rsidRPr="00161868">
        <w:t xml:space="preserve"> </w:t>
      </w:r>
      <w:r>
        <w:t>import folder within cartridge</w:t>
      </w:r>
      <w:r w:rsidR="00D24058">
        <w:t xml:space="preserve"> installation pack</w:t>
      </w:r>
      <w:r>
        <w:t xml:space="preserve">. To import all necessary </w:t>
      </w:r>
      <w:r w:rsidR="00C04461">
        <w:t>Worldpay</w:t>
      </w:r>
      <w:r>
        <w:t xml:space="preserve"> settings, log in to the Business Manager and navigate to </w:t>
      </w:r>
      <w:r w:rsidRPr="00D713AD">
        <w:rPr>
          <w:i/>
          <w:u w:val="single"/>
        </w:rPr>
        <w:t>Administration</w:t>
      </w:r>
      <w:r w:rsidRPr="008D3B13">
        <w:t xml:space="preserve"> </w:t>
      </w:r>
      <w:r>
        <w:sym w:font="Wingdings" w:char="F0E0"/>
      </w:r>
      <w:r w:rsidRPr="008D3B13">
        <w:t xml:space="preserve"> </w:t>
      </w:r>
      <w:r w:rsidRPr="00D713AD">
        <w:rPr>
          <w:i/>
          <w:u w:val="single"/>
        </w:rPr>
        <w:t>Site Development</w:t>
      </w:r>
      <w:r>
        <w:t xml:space="preserve"> </w:t>
      </w:r>
      <w:r>
        <w:sym w:font="Wingdings" w:char="F0E0"/>
      </w:r>
      <w:r w:rsidRPr="008D3B13">
        <w:t xml:space="preserve"> </w:t>
      </w:r>
      <w:r w:rsidRPr="00D713AD">
        <w:rPr>
          <w:i/>
          <w:u w:val="single"/>
        </w:rPr>
        <w:t>Import &amp; Export</w:t>
      </w:r>
      <w:r>
        <w:t xml:space="preserve">. Now </w:t>
      </w:r>
      <w:r w:rsidRPr="008D3B13">
        <w:t xml:space="preserve">upload </w:t>
      </w:r>
      <w:r>
        <w:t xml:space="preserve">the worldpay_metadata.xml file using the upload button and, finally go back and use the import button to import the file. After a successful import, you will be able to configure the custom site preferences according to your </w:t>
      </w:r>
      <w:r w:rsidR="00C04461">
        <w:t>Worldpay</w:t>
      </w:r>
      <w:r>
        <w:t xml:space="preserve"> account data. Also, verify the </w:t>
      </w:r>
      <w:r w:rsidRPr="00E26EB9">
        <w:rPr>
          <w:b/>
        </w:rPr>
        <w:t>Order level attributes</w:t>
      </w:r>
      <w:r>
        <w:t xml:space="preserve"> in BM (Site -&gt; Ordering -&gt; Order) open any order and navigate to the Attributes tab. It should be as below: -</w:t>
      </w:r>
    </w:p>
    <w:p w:rsidR="00DA60F6" w:rsidRDefault="001B03BA" w:rsidP="00DA60F6">
      <w:pPr>
        <w:ind w:left="1080"/>
        <w:jc w:val="center"/>
      </w:pPr>
      <w:r>
        <w:rPr>
          <w:noProof/>
        </w:rPr>
        <w:lastRenderedPageBreak/>
        <w:drawing>
          <wp:inline distT="0" distB="0" distL="0" distR="0" wp14:anchorId="3C3250FD" wp14:editId="7159DC37">
            <wp:extent cx="4536182" cy="3308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751" cy="3316058"/>
                    </a:xfrm>
                    <a:prstGeom prst="rect">
                      <a:avLst/>
                    </a:prstGeom>
                  </pic:spPr>
                </pic:pic>
              </a:graphicData>
            </a:graphic>
          </wp:inline>
        </w:drawing>
      </w:r>
    </w:p>
    <w:p w:rsidR="00DA60F6" w:rsidRDefault="00DA60F6" w:rsidP="00DA60F6">
      <w:pPr>
        <w:ind w:left="1080"/>
        <w:jc w:val="center"/>
      </w:pPr>
      <w:r>
        <w:t>Fig: 2.1</w:t>
      </w:r>
    </w:p>
    <w:p w:rsidR="001B03BA" w:rsidRDefault="001B03BA">
      <w:r>
        <w:br w:type="page"/>
      </w:r>
    </w:p>
    <w:p w:rsidR="009A308C" w:rsidRDefault="009A308C" w:rsidP="00DA60F6">
      <w:pPr>
        <w:ind w:left="1080"/>
        <w:jc w:val="center"/>
      </w:pPr>
      <w:r>
        <w:lastRenderedPageBreak/>
        <w:t xml:space="preserve">Custom </w:t>
      </w:r>
      <w:r w:rsidR="00BF46D0">
        <w:t>Preferences</w:t>
      </w:r>
      <w:r>
        <w:t xml:space="preserve"> Screenshot</w:t>
      </w:r>
    </w:p>
    <w:p w:rsidR="00DA60F6" w:rsidRDefault="00E90C1F" w:rsidP="00DA60F6">
      <w:pPr>
        <w:ind w:left="1080"/>
      </w:pPr>
      <w:r w:rsidRPr="00E90C1F">
        <w:rPr>
          <w:noProof/>
        </w:rPr>
        <w:t xml:space="preserve"> </w:t>
      </w:r>
      <w:r>
        <w:rPr>
          <w:noProof/>
        </w:rPr>
        <w:drawing>
          <wp:inline distT="0" distB="0" distL="0" distR="0" wp14:anchorId="1F620FCF" wp14:editId="10054C59">
            <wp:extent cx="5591908" cy="284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238" cy="2851010"/>
                    </a:xfrm>
                    <a:prstGeom prst="rect">
                      <a:avLst/>
                    </a:prstGeom>
                  </pic:spPr>
                </pic:pic>
              </a:graphicData>
            </a:graphic>
          </wp:inline>
        </w:drawing>
      </w:r>
    </w:p>
    <w:p w:rsidR="00051A77" w:rsidRDefault="00051A77" w:rsidP="00DA60F6">
      <w:pPr>
        <w:ind w:left="1080"/>
        <w:jc w:val="center"/>
      </w:pPr>
    </w:p>
    <w:p w:rsidR="00E90C1F" w:rsidRDefault="00E90C1F" w:rsidP="00DA60F6">
      <w:pPr>
        <w:ind w:left="1080"/>
        <w:jc w:val="center"/>
      </w:pPr>
      <w:r>
        <w:rPr>
          <w:noProof/>
        </w:rPr>
        <w:drawing>
          <wp:inline distT="0" distB="0" distL="0" distR="0" wp14:anchorId="364EA522" wp14:editId="0221E90A">
            <wp:extent cx="5802923" cy="24815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912" cy="2486279"/>
                    </a:xfrm>
                    <a:prstGeom prst="rect">
                      <a:avLst/>
                    </a:prstGeom>
                  </pic:spPr>
                </pic:pic>
              </a:graphicData>
            </a:graphic>
          </wp:inline>
        </w:drawing>
      </w:r>
    </w:p>
    <w:p w:rsidR="00E90C1F" w:rsidRDefault="00E90C1F" w:rsidP="00DA60F6">
      <w:pPr>
        <w:ind w:left="1080"/>
        <w:jc w:val="center"/>
      </w:pPr>
      <w:r>
        <w:rPr>
          <w:noProof/>
        </w:rPr>
        <w:lastRenderedPageBreak/>
        <w:drawing>
          <wp:inline distT="0" distB="0" distL="0" distR="0" wp14:anchorId="69F5D662" wp14:editId="172E5ED3">
            <wp:extent cx="58117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081" cy="2372104"/>
                    </a:xfrm>
                    <a:prstGeom prst="rect">
                      <a:avLst/>
                    </a:prstGeom>
                  </pic:spPr>
                </pic:pic>
              </a:graphicData>
            </a:graphic>
          </wp:inline>
        </w:drawing>
      </w:r>
    </w:p>
    <w:p w:rsidR="00E90C1F" w:rsidRDefault="00E90C1F" w:rsidP="00DA60F6">
      <w:pPr>
        <w:ind w:left="1080"/>
        <w:jc w:val="center"/>
      </w:pPr>
      <w:r>
        <w:rPr>
          <w:noProof/>
        </w:rPr>
        <w:drawing>
          <wp:inline distT="0" distB="0" distL="0" distR="0" wp14:anchorId="68F87A60" wp14:editId="1F7B97C8">
            <wp:extent cx="5758962" cy="2829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807" cy="2841172"/>
                    </a:xfrm>
                    <a:prstGeom prst="rect">
                      <a:avLst/>
                    </a:prstGeom>
                  </pic:spPr>
                </pic:pic>
              </a:graphicData>
            </a:graphic>
          </wp:inline>
        </w:drawing>
      </w:r>
    </w:p>
    <w:p w:rsidR="00DA60F6" w:rsidRDefault="00DA60F6" w:rsidP="00DA60F6">
      <w:pPr>
        <w:ind w:left="1080"/>
        <w:jc w:val="center"/>
      </w:pPr>
      <w:r>
        <w:t>Fig: 2.2</w:t>
      </w:r>
    </w:p>
    <w:p w:rsidR="00DA60F6" w:rsidRPr="00B63D8A" w:rsidRDefault="00274D43" w:rsidP="00B63D8A">
      <w:pPr>
        <w:pStyle w:val="Heading3"/>
        <w:keepNext/>
        <w:keepLines/>
        <w:numPr>
          <w:ilvl w:val="2"/>
          <w:numId w:val="47"/>
        </w:numPr>
        <w:pBdr>
          <w:bottom w:val="none" w:sz="0" w:space="0" w:color="auto"/>
        </w:pBdr>
        <w:spacing w:line="276" w:lineRule="auto"/>
        <w:ind w:left="1764"/>
        <w:rPr>
          <w:i w:val="0"/>
          <w:sz w:val="24"/>
          <w:szCs w:val="24"/>
        </w:rPr>
      </w:pPr>
      <w:bookmarkStart w:id="285" w:name="_Ref278867339"/>
      <w:bookmarkStart w:id="286" w:name="_Ref278867427"/>
      <w:bookmarkStart w:id="287" w:name="_Toc405997361"/>
      <w:bookmarkStart w:id="288" w:name="_Toc517950222"/>
      <w:r w:rsidRPr="00B63D8A">
        <w:rPr>
          <w:i w:val="0"/>
          <w:sz w:val="24"/>
          <w:szCs w:val="24"/>
        </w:rPr>
        <w:t xml:space="preserve">Setting </w:t>
      </w:r>
      <w:r w:rsidR="00C04461" w:rsidRPr="00B63D8A">
        <w:rPr>
          <w:i w:val="0"/>
          <w:sz w:val="24"/>
          <w:szCs w:val="24"/>
        </w:rPr>
        <w:t>Worldpay</w:t>
      </w:r>
      <w:r w:rsidRPr="00B63D8A">
        <w:rPr>
          <w:i w:val="0"/>
          <w:sz w:val="24"/>
          <w:szCs w:val="24"/>
        </w:rPr>
        <w:t xml:space="preserve"> Custom Site Preferences</w:t>
      </w:r>
      <w:bookmarkEnd w:id="285"/>
      <w:bookmarkEnd w:id="286"/>
      <w:bookmarkEnd w:id="287"/>
      <w:bookmarkEnd w:id="288"/>
    </w:p>
    <w:p w:rsidR="00DA60F6" w:rsidRDefault="00DA60F6" w:rsidP="00DA60F6">
      <w:pPr>
        <w:ind w:left="1080"/>
      </w:pPr>
      <w:r>
        <w:t xml:space="preserve">In Business Manager, navigate to the </w:t>
      </w:r>
      <w:r w:rsidR="000853A9">
        <w:rPr>
          <w:i/>
          <w:u w:val="single"/>
        </w:rPr>
        <w:t>MoblieFirst</w:t>
      </w:r>
      <w:r w:rsidR="000853A9" w:rsidRPr="00D713AD">
        <w:rPr>
          <w:i/>
          <w:u w:val="single"/>
        </w:rPr>
        <w:t xml:space="preserv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r w:rsidR="00C04461">
        <w:t>Worldpay</w:t>
      </w:r>
      <w:r>
        <w:t xml:space="preserve"> fill out the following properties with the values listed against them:</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SuccessURL: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PendingURL:</w:t>
      </w:r>
      <w:r w:rsidR="00384F9A">
        <w:t xml:space="preserve"> </w:t>
      </w:r>
      <w:r w:rsidR="002817A6">
        <w:t>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FailureURL: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CancelURL: COPlaceOrder-Submit</w:t>
      </w:r>
    </w:p>
    <w:p w:rsidR="00DA60F6" w:rsidRDefault="00C04461" w:rsidP="00AF39B6">
      <w:pPr>
        <w:pStyle w:val="ListParagraph"/>
        <w:numPr>
          <w:ilvl w:val="0"/>
          <w:numId w:val="23"/>
        </w:numPr>
        <w:ind w:left="1800"/>
      </w:pPr>
      <w:r>
        <w:t>Worldpay</w:t>
      </w:r>
      <w:r w:rsidR="00DA60F6">
        <w:t xml:space="preserve"> TermURL: </w:t>
      </w:r>
      <w:r>
        <w:t>Worldpay</w:t>
      </w:r>
      <w:r w:rsidR="00DA60F6">
        <w:t>-</w:t>
      </w:r>
      <w:r w:rsidR="00DA60F6" w:rsidRPr="00275E0C">
        <w:t>HandleAuthenticationResponse</w:t>
      </w:r>
    </w:p>
    <w:p w:rsidR="00911A29" w:rsidRDefault="00911A29" w:rsidP="00911A29">
      <w:pPr>
        <w:ind w:left="1440"/>
      </w:pPr>
      <w:r>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lastRenderedPageBreak/>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all the Cards and APM’s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r w:rsidRPr="00CD397A">
              <w:rPr>
                <w:rFonts w:ascii="Arial" w:eastAsia="Times New Roman" w:hAnsi="Arial" w:cs="Arial"/>
                <w:color w:val="000000"/>
                <w:sz w:val="20"/>
                <w:szCs w:val="20"/>
              </w:rPr>
              <w:t>This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Success URL, that the user will be redirected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will be redirected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will be redirected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will be redirected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TermURL</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Term URL on which the user will be redirected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-HandleAuthenticationResponse</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iDEAL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Bank’s supported for iDEAL APM. The merchant can select the Banks that needs to be displayed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Select the ones to be supported.</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can be used to Turn On/Off the Email Service. The Emails are triggered in</w:t>
            </w:r>
            <w:r w:rsidR="00E12253">
              <w:rPr>
                <w:rFonts w:ascii="Calibri" w:eastAsia="Times New Roman" w:hAnsi="Calibri" w:cs="Times New Roman"/>
                <w:color w:val="000000"/>
              </w:rPr>
              <w:t>-</w:t>
            </w:r>
            <w:r w:rsidRPr="00CD397A">
              <w:rPr>
                <w:rFonts w:ascii="Calibri" w:eastAsia="Times New Roman" w:hAnsi="Calibri" w:cs="Times New Roman"/>
                <w:color w:val="000000"/>
              </w:rPr>
              <w:t>case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can be added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in From.</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NotifyJobMailTo</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in To.</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ins w:id="289" w:author="Nishikant ." w:date="2018-12-06T11:06:00Z"/>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ins w:id="290" w:author="Nishikant ." w:date="2018-12-06T13:53:00Z">
              <w:r w:rsidR="003D4046">
                <w:rPr>
                  <w:rFonts w:ascii="Calibri" w:eastAsia="Times New Roman" w:hAnsi="Calibri" w:cs="Times New Roman"/>
                  <w:color w:val="000000"/>
                </w:rPr>
                <w:t xml:space="preserve"> and new card</w:t>
              </w:r>
            </w:ins>
            <w:ins w:id="291" w:author="Nishikant ." w:date="2018-12-06T11:06:00Z">
              <w:r w:rsidR="00BA01E2">
                <w:rPr>
                  <w:rFonts w:ascii="Calibri" w:eastAsia="Times New Roman" w:hAnsi="Calibri" w:cs="Times New Roman"/>
                  <w:color w:val="000000"/>
                </w:rPr>
                <w:t>.</w:t>
              </w:r>
            </w:ins>
          </w:p>
          <w:p w:rsidR="00BA01E2" w:rsidRPr="00503779" w:rsidRDefault="00BA01E2">
            <w:pPr>
              <w:spacing w:after="0" w:line="240" w:lineRule="auto"/>
              <w:rPr>
                <w:rFonts w:ascii="Calibri" w:eastAsia="Times New Roman" w:hAnsi="Calibri" w:cs="Times New Roman"/>
                <w:color w:val="000000"/>
              </w:rPr>
              <w:pPrChange w:id="292" w:author="Nishikant ." w:date="2018-12-06T13:53:00Z">
                <w:pPr>
                  <w:framePr w:hSpace="180" w:wrap="around" w:vAnchor="text" w:hAnchor="margin" w:x="-10" w:y="33"/>
                  <w:spacing w:after="0" w:line="240" w:lineRule="auto"/>
                </w:pPr>
              </w:pPrChange>
            </w:pPr>
            <w:ins w:id="293" w:author="Nishikant ." w:date="2018-12-06T11:06:00Z">
              <w:r>
                <w:rPr>
                  <w:rFonts w:ascii="Calibri" w:eastAsia="Times New Roman" w:hAnsi="Calibri" w:cs="Times New Roman"/>
                  <w:color w:val="000000"/>
                </w:rPr>
                <w:t xml:space="preserve">We are </w:t>
              </w:r>
            </w:ins>
            <w:ins w:id="294" w:author="Nishikant ." w:date="2018-12-06T11:07:00Z">
              <w:r>
                <w:rPr>
                  <w:rFonts w:ascii="Calibri" w:eastAsia="Times New Roman" w:hAnsi="Calibri" w:cs="Times New Roman"/>
                  <w:color w:val="000000"/>
                </w:rPr>
                <w:t>suppressing</w:t>
              </w:r>
            </w:ins>
            <w:ins w:id="295" w:author="Nishikant ." w:date="2018-12-06T11:06:00Z">
              <w:r>
                <w:rPr>
                  <w:rFonts w:ascii="Calibri" w:eastAsia="Times New Roman" w:hAnsi="Calibri" w:cs="Times New Roman"/>
                  <w:color w:val="000000"/>
                </w:rPr>
                <w:t xml:space="preserve"> </w:t>
              </w:r>
            </w:ins>
            <w:ins w:id="296" w:author="Nishikant ." w:date="2018-12-06T11:07:00Z">
              <w:r>
                <w:rPr>
                  <w:rFonts w:ascii="Calibri" w:eastAsia="Times New Roman" w:hAnsi="Calibri" w:cs="Times New Roman"/>
                  <w:color w:val="000000"/>
                </w:rPr>
                <w:t>the cvv field in the request of</w:t>
              </w:r>
            </w:ins>
            <w:ins w:id="297" w:author="Nishikant ." w:date="2018-12-06T11:08:00Z">
              <w:r>
                <w:rPr>
                  <w:rFonts w:ascii="Calibri" w:eastAsia="Times New Roman" w:hAnsi="Calibri" w:cs="Times New Roman"/>
                  <w:color w:val="000000"/>
                </w:rPr>
                <w:t xml:space="preserve"> the order place</w:t>
              </w:r>
              <w:r w:rsidR="003906BB">
                <w:rPr>
                  <w:rFonts w:ascii="Calibri" w:eastAsia="Times New Roman" w:hAnsi="Calibri" w:cs="Times New Roman"/>
                  <w:color w:val="000000"/>
                </w:rPr>
                <w:t>d with saved card having token</w:t>
              </w:r>
            </w:ins>
            <w:ins w:id="298" w:author="Nishikant ." w:date="2018-12-06T13:53:00Z">
              <w:r w:rsidR="003D4046">
                <w:rPr>
                  <w:rFonts w:ascii="Calibri" w:eastAsia="Times New Roman" w:hAnsi="Calibri" w:cs="Times New Roman"/>
                  <w:color w:val="000000"/>
                </w:rPr>
                <w:t xml:space="preserve"> and new card</w:t>
              </w:r>
            </w:ins>
            <w:ins w:id="299" w:author="Nishikant ." w:date="2018-12-06T11:08:00Z">
              <w:r w:rsidR="003906BB">
                <w:rPr>
                  <w:rFonts w:ascii="Calibri" w:eastAsia="Times New Roman" w:hAnsi="Calibri" w:cs="Times New Roman"/>
                  <w:color w:val="000000"/>
                </w:rPr>
                <w:t>.</w:t>
              </w:r>
            </w:ins>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is added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is sent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lastRenderedPageBreak/>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be sent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r w:rsidRPr="00B8144C">
              <w:rPr>
                <w:rFonts w:ascii="Helvetica" w:hAnsi="Helvetica" w:cs="Helvetica"/>
                <w:b/>
                <w:color w:val="000000"/>
                <w:sz w:val="20"/>
                <w:szCs w:val="20"/>
                <w:shd w:val="clear" w:color="auto" w:fill="F2F2F2"/>
              </w:rPr>
              <w:t>CaptureServiceTrackingID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C870D6" w:rsidRPr="00CD397A" w:rsidTr="00B8144C">
        <w:trPr>
          <w:trHeight w:val="1215"/>
          <w:ins w:id="300" w:author="Nishikant ." w:date="2019-01-28T12:54:00Z"/>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870D6" w:rsidRPr="00B8144C" w:rsidRDefault="00C870D6" w:rsidP="00B8144C">
            <w:pPr>
              <w:spacing w:after="0" w:line="240" w:lineRule="auto"/>
              <w:rPr>
                <w:ins w:id="301" w:author="Nishikant ." w:date="2019-01-28T12:54:00Z"/>
                <w:rFonts w:ascii="Helvetica" w:hAnsi="Helvetica" w:cs="Helvetica"/>
                <w:b/>
                <w:color w:val="000000"/>
                <w:sz w:val="20"/>
                <w:szCs w:val="20"/>
                <w:shd w:val="clear" w:color="auto" w:fill="F2F2F2"/>
              </w:rPr>
            </w:pPr>
            <w:ins w:id="302" w:author="Nishikant ." w:date="2019-01-28T12:54:00Z">
              <w:r>
                <w:rPr>
                  <w:rFonts w:ascii="Helvetica" w:hAnsi="Helvetica" w:cs="Helvetica"/>
                  <w:b/>
                  <w:color w:val="000000"/>
                  <w:sz w:val="20"/>
                  <w:szCs w:val="20"/>
                  <w:shd w:val="clear" w:color="auto" w:fill="F2F2F2"/>
                </w:rPr>
                <w:t>Enable Stored Credentials</w:t>
              </w:r>
            </w:ins>
          </w:p>
        </w:tc>
        <w:tc>
          <w:tcPr>
            <w:tcW w:w="486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303" w:author="Nishikant ." w:date="2019-01-28T12:54:00Z"/>
                <w:rFonts w:ascii="Calibri" w:eastAsia="Times New Roman" w:hAnsi="Calibri" w:cs="Times New Roman"/>
                <w:color w:val="000000"/>
              </w:rPr>
            </w:pPr>
            <w:ins w:id="304" w:author="Nishikant ." w:date="2019-01-28T12:55:00Z">
              <w:r>
                <w:rPr>
                  <w:rFonts w:ascii="Calibri" w:eastAsia="Times New Roman" w:hAnsi="Calibri" w:cs="Times New Roman"/>
                  <w:color w:val="000000"/>
                </w:rPr>
                <w:t xml:space="preserve">This field is set to true </w:t>
              </w:r>
              <w:r w:rsidRPr="00C870D6">
                <w:rPr>
                  <w:rFonts w:ascii="Calibri" w:eastAsia="Times New Roman" w:hAnsi="Calibri" w:cs="Times New Roman"/>
                  <w:color w:val="000000"/>
                </w:rPr>
                <w:t>to comply with scheme mandates for storing (and subsequently using) card payment credentials for cardholder and merchant-initiated transactions.</w:t>
              </w:r>
            </w:ins>
          </w:p>
        </w:tc>
        <w:tc>
          <w:tcPr>
            <w:tcW w:w="297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305" w:author="Nishikant ." w:date="2019-01-28T12:54:00Z"/>
                <w:rFonts w:ascii="Calibri" w:eastAsia="Times New Roman" w:hAnsi="Calibri" w:cs="Times New Roman"/>
                <w:color w:val="000000"/>
              </w:rPr>
            </w:pPr>
            <w:ins w:id="306" w:author="Nishikant ." w:date="2019-01-28T12:56:00Z">
              <w:r>
                <w:rPr>
                  <w:rFonts w:ascii="Calibri" w:eastAsia="Times New Roman" w:hAnsi="Calibri" w:cs="Times New Roman"/>
                  <w:color w:val="000000"/>
                </w:rPr>
                <w:t>Default value : false</w:t>
              </w:r>
            </w:ins>
          </w:p>
        </w:tc>
      </w:tr>
    </w:tbl>
    <w:p w:rsidR="00911A29" w:rsidRDefault="00911A29" w:rsidP="00335E09"/>
    <w:p w:rsidR="00DA60F6" w:rsidRPr="00B63D8A" w:rsidRDefault="00BA19AA" w:rsidP="00B63D8A">
      <w:pPr>
        <w:pStyle w:val="Heading3"/>
        <w:keepNext/>
        <w:keepLines/>
        <w:numPr>
          <w:ilvl w:val="2"/>
          <w:numId w:val="47"/>
        </w:numPr>
        <w:pBdr>
          <w:bottom w:val="none" w:sz="0" w:space="0" w:color="auto"/>
        </w:pBdr>
        <w:spacing w:line="276" w:lineRule="auto"/>
        <w:ind w:left="1764"/>
        <w:rPr>
          <w:i w:val="0"/>
          <w:sz w:val="24"/>
          <w:szCs w:val="24"/>
        </w:rPr>
      </w:pPr>
      <w:bookmarkStart w:id="307" w:name="_Toc517950223"/>
      <w:r w:rsidRPr="00B63D8A">
        <w:rPr>
          <w:i w:val="0"/>
          <w:sz w:val="24"/>
          <w:szCs w:val="24"/>
        </w:rPr>
        <w:t xml:space="preserve">Create </w:t>
      </w:r>
      <w:r w:rsidR="00C04461" w:rsidRPr="00B63D8A">
        <w:rPr>
          <w:i w:val="0"/>
          <w:sz w:val="24"/>
          <w:szCs w:val="24"/>
        </w:rPr>
        <w:t>Worldpay</w:t>
      </w:r>
      <w:r w:rsidRPr="00B63D8A">
        <w:rPr>
          <w:i w:val="0"/>
          <w:sz w:val="24"/>
          <w:szCs w:val="24"/>
        </w:rPr>
        <w:t xml:space="preserve"> Payment Proces</w:t>
      </w:r>
      <w:r w:rsidR="008E511A" w:rsidRPr="00B63D8A">
        <w:rPr>
          <w:i w:val="0"/>
          <w:sz w:val="24"/>
          <w:szCs w:val="24"/>
        </w:rPr>
        <w:t>sor</w:t>
      </w:r>
      <w:bookmarkEnd w:id="307"/>
    </w:p>
    <w:p w:rsidR="00DA60F6" w:rsidRDefault="00DA60F6" w:rsidP="00DA60F6">
      <w:pPr>
        <w:ind w:left="1080"/>
      </w:pPr>
      <w:r>
        <w:t xml:space="preserve">Before you can import any actual payment method for </w:t>
      </w:r>
      <w:r w:rsidR="00C04461">
        <w:t>Worldpay</w:t>
      </w:r>
      <w:r>
        <w:t>, you need to create the payment processor to handle this payment method. In order to do this, follow the instructions below:</w:t>
      </w:r>
    </w:p>
    <w:p w:rsidR="00DA60F6" w:rsidRDefault="00DA60F6" w:rsidP="00AF39B6">
      <w:pPr>
        <w:pStyle w:val="ListParagraph"/>
        <w:numPr>
          <w:ilvl w:val="0"/>
          <w:numId w:val="21"/>
        </w:numPr>
        <w:ind w:left="1800"/>
      </w:pPr>
      <w:r>
        <w:t xml:space="preserve">In Business Manager navigate to </w:t>
      </w:r>
      <w:r w:rsidR="00C222DB">
        <w:rPr>
          <w:i/>
          <w:u w:val="single"/>
        </w:rPr>
        <w:t>MobileFirst</w:t>
      </w:r>
      <w:r w:rsidR="00C222DB" w:rsidRPr="00D713AD">
        <w:rPr>
          <w:i/>
          <w:u w:val="single"/>
        </w:rPr>
        <w:t xml:space="preserve"> </w:t>
      </w:r>
      <w:r w:rsidRPr="00D713AD">
        <w:rPr>
          <w:i/>
          <w:u w:val="single"/>
        </w:rPr>
        <w:t>Site</w:t>
      </w:r>
      <w:r w:rsidR="00B82229" w:rsidRPr="00B82229">
        <w:rPr>
          <w:i/>
          <w:u w:val="single"/>
        </w:rPr>
        <w:sym w:font="Wingdings" w:char="F0E0"/>
      </w:r>
      <w:r w:rsidR="00B82229">
        <w:rPr>
          <w:i/>
          <w:u w:val="single"/>
        </w:rPr>
        <w:t>Merchant Tools</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rsidR="00DA60F6" w:rsidRDefault="00DA60F6" w:rsidP="00AF39B6">
      <w:pPr>
        <w:pStyle w:val="ListParagraph"/>
        <w:numPr>
          <w:ilvl w:val="0"/>
          <w:numId w:val="21"/>
        </w:numPr>
        <w:ind w:left="1800"/>
      </w:pPr>
      <w:r>
        <w:t xml:space="preserve">Click on the </w:t>
      </w:r>
      <w:r w:rsidRPr="00157759">
        <w:rPr>
          <w:u w:val="single"/>
        </w:rPr>
        <w:t>new</w:t>
      </w:r>
      <w:r>
        <w:t xml:space="preserve"> button to create a new Payment Processor.</w:t>
      </w:r>
    </w:p>
    <w:p w:rsidR="00DA60F6" w:rsidRDefault="00DA60F6" w:rsidP="00AF39B6">
      <w:pPr>
        <w:pStyle w:val="ListParagraph"/>
        <w:numPr>
          <w:ilvl w:val="0"/>
          <w:numId w:val="21"/>
        </w:numPr>
        <w:ind w:left="1800"/>
      </w:pPr>
      <w:r>
        <w:t xml:space="preserve">Enter ID: </w:t>
      </w:r>
      <w:r w:rsidR="00C04461">
        <w:rPr>
          <w:b/>
        </w:rPr>
        <w:t>Worldpay</w:t>
      </w:r>
      <w:r>
        <w:t xml:space="preserve"> and then click the </w:t>
      </w:r>
      <w:r w:rsidRPr="00157759">
        <w:rPr>
          <w:u w:val="single"/>
        </w:rPr>
        <w:t>apply</w:t>
      </w:r>
      <w:r>
        <w:t xml:space="preserve"> button.</w:t>
      </w:r>
    </w:p>
    <w:p w:rsidR="00DA60F6" w:rsidRDefault="00987E53" w:rsidP="00DA60F6">
      <w:pPr>
        <w:ind w:left="1440"/>
      </w:pPr>
      <w:r>
        <w:rPr>
          <w:noProof/>
        </w:rPr>
        <w:lastRenderedPageBreak/>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Pr="00B63D8A" w:rsidRDefault="00733EA6" w:rsidP="00B63D8A">
      <w:pPr>
        <w:pStyle w:val="Heading3"/>
        <w:keepNext/>
        <w:keepLines/>
        <w:numPr>
          <w:ilvl w:val="2"/>
          <w:numId w:val="47"/>
        </w:numPr>
        <w:pBdr>
          <w:bottom w:val="none" w:sz="0" w:space="0" w:color="auto"/>
        </w:pBdr>
        <w:spacing w:line="276" w:lineRule="auto"/>
        <w:ind w:left="1764"/>
        <w:rPr>
          <w:i w:val="0"/>
          <w:sz w:val="24"/>
          <w:szCs w:val="24"/>
        </w:rPr>
      </w:pPr>
      <w:bookmarkStart w:id="308" w:name="_Toc517950224"/>
      <w:r w:rsidRPr="00B63D8A">
        <w:rPr>
          <w:i w:val="0"/>
          <w:sz w:val="24"/>
          <w:szCs w:val="24"/>
        </w:rPr>
        <w:t xml:space="preserve">Importing </w:t>
      </w:r>
      <w:r w:rsidR="00C04461" w:rsidRPr="00B63D8A">
        <w:rPr>
          <w:i w:val="0"/>
          <w:sz w:val="24"/>
          <w:szCs w:val="24"/>
        </w:rPr>
        <w:t>Worldpay</w:t>
      </w:r>
      <w:r w:rsidRPr="00B63D8A">
        <w:rPr>
          <w:i w:val="0"/>
          <w:sz w:val="24"/>
          <w:szCs w:val="24"/>
        </w:rPr>
        <w:t xml:space="preserve"> Payment Methods</w:t>
      </w:r>
      <w:bookmarkEnd w:id="308"/>
    </w:p>
    <w:p w:rsidR="00DA60F6" w:rsidRDefault="00DA60F6" w:rsidP="00DA60F6">
      <w:pPr>
        <w:ind w:left="1080"/>
      </w:pPr>
      <w:r>
        <w:t xml:space="preserve">In the integration package, a payment method definition is provided in the </w:t>
      </w:r>
      <w:r w:rsidR="00B82229" w:rsidRPr="00C75E15">
        <w:rPr>
          <w:u w:val="single"/>
        </w:rPr>
        <w:t>worldpay_paymentmethods</w:t>
      </w:r>
      <w:r w:rsidR="00B82229" w:rsidRPr="00C75E15" w:rsidDel="00B82229">
        <w:rPr>
          <w:u w:val="single"/>
        </w:rPr>
        <w:t xml:space="preserve"> </w:t>
      </w:r>
      <w:r w:rsidRPr="00B82229">
        <w:rPr>
          <w:u w:val="single"/>
        </w:rPr>
        <w:t>.xml</w:t>
      </w:r>
      <w:r w:rsidRPr="0081748A">
        <w:t xml:space="preserve"> file</w:t>
      </w:r>
      <w:r>
        <w:t xml:space="preserve">. All import files </w:t>
      </w:r>
      <w:r w:rsidRPr="00161868">
        <w:t xml:space="preserve">can be found in </w:t>
      </w:r>
      <w:r>
        <w:t>the</w:t>
      </w:r>
      <w:r w:rsidRPr="00161868">
        <w:t xml:space="preserve"> </w:t>
      </w:r>
      <w:r w:rsidR="007A4C01">
        <w:t>import folder within the</w:t>
      </w:r>
      <w:r>
        <w:t xml:space="preserve"> cartridge</w:t>
      </w:r>
      <w:r w:rsidR="007A4C01">
        <w:t xml:space="preserve"> installation pack</w:t>
      </w:r>
      <w:r>
        <w:t xml:space="preserve">. To import this </w:t>
      </w:r>
      <w:r w:rsidR="00C2491C">
        <w:t>file,</w:t>
      </w:r>
      <w:r>
        <w:t xml:space="preserve"> follow the instructions below:</w:t>
      </w:r>
    </w:p>
    <w:p w:rsidR="00DA60F6" w:rsidRDefault="00DA60F6" w:rsidP="00AF39B6">
      <w:pPr>
        <w:pStyle w:val="ListParagraph"/>
        <w:numPr>
          <w:ilvl w:val="0"/>
          <w:numId w:val="22"/>
        </w:numPr>
        <w:ind w:left="1800"/>
      </w:pPr>
      <w:r>
        <w:t xml:space="preserve">In Business Manager navigate to </w:t>
      </w:r>
      <w:r w:rsidR="00BB0DBB">
        <w:rPr>
          <w:i/>
          <w:u w:val="single"/>
        </w:rPr>
        <w:t>MobileFirst</w:t>
      </w:r>
      <w:r w:rsidR="00BB0DBB" w:rsidRPr="00D713AD">
        <w:rPr>
          <w:i/>
          <w:u w:val="single"/>
        </w:rPr>
        <w:t xml:space="preserve"> </w:t>
      </w:r>
      <w:r w:rsidRPr="00D713AD">
        <w:rPr>
          <w:i/>
          <w:u w:val="single"/>
        </w:rPr>
        <w:t>Site</w:t>
      </w:r>
      <w:r w:rsidR="00B82229" w:rsidRPr="00B82229">
        <w:rPr>
          <w:i/>
          <w:u w:val="single"/>
        </w:rPr>
        <w:sym w:font="Wingdings" w:char="F0E0"/>
      </w:r>
      <w:r>
        <w:t xml:space="preserve"> </w:t>
      </w:r>
      <w:r w:rsidR="00B82229" w:rsidRPr="00C75E15">
        <w:rPr>
          <w:u w:val="single"/>
        </w:rPr>
        <w:t>Merchant Tools</w:t>
      </w:r>
      <w:r w:rsidRPr="00F91CD1">
        <w:rPr>
          <w:i/>
          <w:u w:val="single"/>
        </w:rPr>
        <w:sym w:font="Wingdings" w:char="F0E0"/>
      </w:r>
      <w:r w:rsidRPr="00F91CD1">
        <w:rPr>
          <w:i/>
          <w:u w:val="single"/>
        </w:rPr>
        <w:t xml:space="preserve"> Ordering</w:t>
      </w:r>
      <w:r>
        <w:rPr>
          <w:i/>
          <w:u w:val="single"/>
        </w:rPr>
        <w:t xml:space="preserve"> </w:t>
      </w:r>
      <w:r w:rsidRPr="0081748A">
        <w:rPr>
          <w:i/>
          <w:u w:val="single"/>
        </w:rPr>
        <w:sym w:font="Wingdings" w:char="F0E0"/>
      </w:r>
      <w:r>
        <w:rPr>
          <w:i/>
          <w:u w:val="single"/>
        </w:rPr>
        <w:t xml:space="preserve"> Import &amp; Export</w:t>
      </w:r>
      <w:r>
        <w:t>.</w:t>
      </w:r>
    </w:p>
    <w:p w:rsidR="00DA60F6" w:rsidRDefault="00DA60F6" w:rsidP="00AF39B6">
      <w:pPr>
        <w:pStyle w:val="ListParagraph"/>
        <w:numPr>
          <w:ilvl w:val="0"/>
          <w:numId w:val="22"/>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2"/>
        </w:numPr>
        <w:ind w:left="1800"/>
      </w:pPr>
      <w:r>
        <w:t xml:space="preserve">After the file has been uploaded click on the </w:t>
      </w:r>
      <w:r w:rsidRPr="00C54B4A">
        <w:rPr>
          <w:u w:val="single"/>
        </w:rPr>
        <w:t>back</w:t>
      </w:r>
      <w:r>
        <w:t xml:space="preserve"> button. In the Payment Methods area, click on the </w:t>
      </w:r>
      <w:r w:rsidRPr="00C54B4A">
        <w:rPr>
          <w:u w:val="single"/>
        </w:rPr>
        <w:t>Import</w:t>
      </w:r>
      <w:r>
        <w:t xml:space="preserve"> button.</w:t>
      </w:r>
    </w:p>
    <w:p w:rsidR="00DA60F6" w:rsidRDefault="00DA60F6" w:rsidP="00AF39B6">
      <w:pPr>
        <w:pStyle w:val="ListParagraph"/>
        <w:numPr>
          <w:ilvl w:val="0"/>
          <w:numId w:val="22"/>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Make sure REPLACE is selected and click on the </w:t>
      </w:r>
      <w:r w:rsidRPr="00E56B13">
        <w:t>Import</w:t>
      </w:r>
      <w:r>
        <w:t xml:space="preserve"> button.</w:t>
      </w:r>
    </w:p>
    <w:p w:rsidR="00F21563" w:rsidRPr="00CF3010" w:rsidRDefault="00DA60F6" w:rsidP="00F21563">
      <w:pPr>
        <w:pStyle w:val="ListParagraph"/>
        <w:numPr>
          <w:ilvl w:val="0"/>
          <w:numId w:val="22"/>
        </w:numPr>
        <w:ind w:left="1800"/>
      </w:pPr>
      <w:r>
        <w:t xml:space="preserve">Navigate to </w:t>
      </w:r>
      <w:r w:rsidR="000D593B" w:rsidRPr="00C75E15">
        <w:rPr>
          <w:u w:val="single"/>
        </w:rPr>
        <w:t xml:space="preserve">MobileFirst </w:t>
      </w:r>
      <w:r w:rsidRPr="00C75E15">
        <w:rPr>
          <w:u w:val="single"/>
        </w:rPr>
        <w:t>Site</w:t>
      </w:r>
      <w:r w:rsidR="00B82229" w:rsidRPr="00C75E15">
        <w:rPr>
          <w:u w:val="single"/>
        </w:rPr>
        <w:sym w:font="Wingdings" w:char="F0E0"/>
      </w:r>
      <w:r w:rsidR="00B82229" w:rsidRPr="00C75E15">
        <w:rPr>
          <w:u w:val="single"/>
        </w:rPr>
        <w:t xml:space="preserve"> Merchant Tools</w:t>
      </w:r>
      <w:r w:rsidRPr="00C75E15">
        <w:rPr>
          <w:u w:val="single"/>
        </w:rPr>
        <w:t xml:space="preserve"> </w:t>
      </w:r>
      <w:r w:rsidRPr="00C75E15">
        <w:rPr>
          <w:u w:val="single"/>
        </w:rPr>
        <w:sym w:font="Wingdings" w:char="F0E0"/>
      </w:r>
      <w:r w:rsidRPr="00C75E15">
        <w:rPr>
          <w:u w:val="single"/>
        </w:rPr>
        <w:t xml:space="preserve"> Ordering</w:t>
      </w:r>
      <w:r w:rsidRPr="00C75E15">
        <w:rPr>
          <w:u w:val="single"/>
        </w:rPr>
        <w:sym w:font="Wingdings" w:char="F0E0"/>
      </w:r>
      <w:r w:rsidRPr="00C75E15">
        <w:rPr>
          <w:u w:val="single"/>
        </w:rPr>
        <w:t xml:space="preserve"> Payment Methods.</w:t>
      </w:r>
    </w:p>
    <w:p w:rsidR="00933B4A" w:rsidRDefault="00DA60F6" w:rsidP="00E56B13">
      <w:pPr>
        <w:pStyle w:val="ListParagraph"/>
        <w:numPr>
          <w:ilvl w:val="0"/>
          <w:numId w:val="22"/>
        </w:numPr>
        <w:ind w:left="1800"/>
      </w:pPr>
      <w:r>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be activated. Repeat these steps for all the Payment Methods that are required to be supported on the site.</w:t>
      </w:r>
      <w:r w:rsidRPr="00D10991">
        <w:t xml:space="preserve"> </w:t>
      </w:r>
      <w:r>
        <w:t>(Refer to Fig: 2.4)</w:t>
      </w:r>
    </w:p>
    <w:p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430592">
        <w:tc>
          <w:tcPr>
            <w:tcW w:w="2178" w:type="dxa"/>
          </w:tcPr>
          <w:p w:rsidR="00430592" w:rsidRPr="00DB2FA5" w:rsidRDefault="00430592" w:rsidP="00430592">
            <w:pPr>
              <w:rPr>
                <w:b/>
              </w:rPr>
            </w:pPr>
            <w:r w:rsidRPr="00DB2FA5">
              <w:rPr>
                <w:b/>
              </w:rPr>
              <w:t>Custom Attribute</w:t>
            </w:r>
          </w:p>
        </w:tc>
        <w:tc>
          <w:tcPr>
            <w:tcW w:w="5984" w:type="dxa"/>
          </w:tcPr>
          <w:p w:rsidR="00430592" w:rsidRPr="00DB2FA5" w:rsidRDefault="00430592" w:rsidP="00430592">
            <w:pPr>
              <w:rPr>
                <w:b/>
              </w:rPr>
            </w:pPr>
            <w:r w:rsidRPr="00DB2FA5">
              <w:rPr>
                <w:b/>
              </w:rPr>
              <w:t>Description</w:t>
            </w:r>
          </w:p>
        </w:tc>
      </w:tr>
      <w:tr w:rsidR="00430592" w:rsidTr="00430592">
        <w:tc>
          <w:tcPr>
            <w:tcW w:w="2178" w:type="dxa"/>
          </w:tcPr>
          <w:p w:rsidR="00430592" w:rsidRDefault="00430592" w:rsidP="00430592">
            <w:r>
              <w:t>Merchant Code</w:t>
            </w:r>
          </w:p>
        </w:tc>
        <w:tc>
          <w:tcPr>
            <w:tcW w:w="5984" w:type="dxa"/>
          </w:tcPr>
          <w:p w:rsidR="00430592" w:rsidRDefault="00430592" w:rsidP="00430592">
            <w:r w:rsidRPr="00430592">
              <w:t>This field represents the  hex code provided by merc</w:t>
            </w:r>
            <w:r>
              <w:t>hant</w:t>
            </w:r>
          </w:p>
        </w:tc>
      </w:tr>
      <w:tr w:rsidR="00430592" w:rsidTr="00430592">
        <w:tc>
          <w:tcPr>
            <w:tcW w:w="2178" w:type="dxa"/>
          </w:tcPr>
          <w:p w:rsidR="00430592" w:rsidRDefault="00430592" w:rsidP="00430592">
            <w:r>
              <w:t>User Name</w:t>
            </w:r>
          </w:p>
        </w:tc>
        <w:tc>
          <w:tcPr>
            <w:tcW w:w="5984" w:type="dxa"/>
          </w:tcPr>
          <w:p w:rsidR="00430592" w:rsidRDefault="00430592" w:rsidP="00430592">
            <w:r w:rsidRPr="00430592">
              <w:t>This field represents the  username provided by merchant</w:t>
            </w:r>
          </w:p>
        </w:tc>
      </w:tr>
      <w:tr w:rsidR="00430592" w:rsidTr="00AA5044">
        <w:tc>
          <w:tcPr>
            <w:tcW w:w="2178" w:type="dxa"/>
            <w:shd w:val="clear" w:color="auto" w:fill="DAEEF3" w:themeFill="accent5" w:themeFillTint="33"/>
          </w:tcPr>
          <w:p w:rsidR="00430592" w:rsidRPr="00AA5044" w:rsidRDefault="00430592" w:rsidP="00430592">
            <w:r w:rsidRPr="00AA5044">
              <w:t>Type</w:t>
            </w:r>
          </w:p>
        </w:tc>
        <w:tc>
          <w:tcPr>
            <w:tcW w:w="5984"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be supported on the merchant site. (Refer to Fig: 2.5)</w:t>
            </w:r>
          </w:p>
          <w:p w:rsidR="00430592" w:rsidRPr="00AA5044" w:rsidRDefault="00430592" w:rsidP="00430592"/>
        </w:tc>
      </w:tr>
      <w:tr w:rsidR="00430592" w:rsidTr="00430592">
        <w:tc>
          <w:tcPr>
            <w:tcW w:w="2178" w:type="dxa"/>
          </w:tcPr>
          <w:p w:rsidR="00430592" w:rsidRDefault="00430592" w:rsidP="00430592">
            <w:r>
              <w:t>Password</w:t>
            </w:r>
          </w:p>
        </w:tc>
        <w:tc>
          <w:tcPr>
            <w:tcW w:w="5984" w:type="dxa"/>
          </w:tcPr>
          <w:p w:rsidR="00430592" w:rsidRDefault="00430592" w:rsidP="00430592">
            <w:r w:rsidRPr="00430592">
              <w:t>This field represents the  password provided by merchant</w:t>
            </w:r>
          </w:p>
        </w:tc>
      </w:tr>
      <w:tr w:rsidR="00430592" w:rsidTr="00430592">
        <w:tc>
          <w:tcPr>
            <w:tcW w:w="2178" w:type="dxa"/>
          </w:tcPr>
          <w:p w:rsidR="00430592" w:rsidRDefault="00430592" w:rsidP="00430592">
            <w:r>
              <w:lastRenderedPageBreak/>
              <w:t>Days after which Order expires</w:t>
            </w:r>
          </w:p>
        </w:tc>
        <w:tc>
          <w:tcPr>
            <w:tcW w:w="5984" w:type="dxa"/>
          </w:tcPr>
          <w:p w:rsidR="00430592" w:rsidRDefault="00E56B13" w:rsidP="00430592">
            <w:r>
              <w:t>Configure the number of days after which the Order should be cleaned up</w:t>
            </w:r>
          </w:p>
        </w:tc>
      </w:tr>
      <w:tr w:rsidR="00430592" w:rsidTr="00430592">
        <w:tc>
          <w:tcPr>
            <w:tcW w:w="2178" w:type="dxa"/>
          </w:tcPr>
          <w:p w:rsidR="00430592" w:rsidRDefault="00A42F38" w:rsidP="00430592">
            <w:r>
              <w:t xml:space="preserve">SEPA </w:t>
            </w:r>
            <w:r w:rsidR="00430592">
              <w:t>mandate number</w:t>
            </w:r>
          </w:p>
        </w:tc>
        <w:tc>
          <w:tcPr>
            <w:tcW w:w="5984" w:type="dxa"/>
          </w:tcPr>
          <w:p w:rsidR="00430592" w:rsidRDefault="00430592" w:rsidP="00101866">
            <w:r w:rsidRPr="00430592">
              <w:t>This will be part of mandate type for</w:t>
            </w:r>
            <w:r w:rsidR="00A42F38">
              <w:t xml:space="preserve"> SEPA</w:t>
            </w:r>
            <w:r w:rsidRPr="00430592">
              <w:t>.</w:t>
            </w:r>
          </w:p>
        </w:tc>
      </w:tr>
      <w:tr w:rsidR="00DF5257" w:rsidTr="00430592">
        <w:tc>
          <w:tcPr>
            <w:tcW w:w="2178" w:type="dxa"/>
          </w:tcPr>
          <w:p w:rsidR="00DF5257" w:rsidRDefault="00DF5257" w:rsidP="00430592">
            <w:r>
              <w:t>HPP CustomOptions JSON</w:t>
            </w:r>
          </w:p>
        </w:tc>
        <w:tc>
          <w:tcPr>
            <w:tcW w:w="5984" w:type="dxa"/>
          </w:tcPr>
          <w:p w:rsidR="00DF5257" w:rsidRDefault="00DF5257" w:rsidP="00430592">
            <w:r>
              <w:t>This would only be populated in case of payment method as “Credit Card Redirect” where merchant defines JSON which determines the type as iframe/lightbox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r w:rsidR="00A42F38" w:rsidTr="00430592">
        <w:tc>
          <w:tcPr>
            <w:tcW w:w="2178" w:type="dxa"/>
          </w:tcPr>
          <w:p w:rsidR="00A42F38" w:rsidRDefault="00FC04AD" w:rsidP="00430592">
            <w:r>
              <w:t>Worldpay Statement Narrative</w:t>
            </w:r>
          </w:p>
        </w:tc>
        <w:tc>
          <w:tcPr>
            <w:tcW w:w="5984" w:type="dxa"/>
          </w:tcPr>
          <w:p w:rsidR="00A42F38" w:rsidRDefault="00A42F38" w:rsidP="00430592"/>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are added and enabled successfully,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be activated.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like for VISA it is “VISA-SSL”.</w:t>
      </w:r>
      <w:r w:rsidR="00DF5257">
        <w:t xml:space="preserve"> </w:t>
      </w:r>
      <w:r w:rsidR="00D23092">
        <w:t>Repeat these steps for all the cards that are required to be supported on the site.</w:t>
      </w:r>
      <w:r w:rsidR="00D23092" w:rsidRPr="00D10991">
        <w:t xml:space="preserve"> </w:t>
      </w:r>
      <w:r w:rsidR="00D23092">
        <w:t>(Refer to Fig: 2.</w:t>
      </w:r>
      <w:r w:rsidR="00063391">
        <w:t>6</w:t>
      </w:r>
      <w:r w:rsidR="00D23092">
        <w:t>)</w:t>
      </w:r>
    </w:p>
    <w:p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lastRenderedPageBreak/>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972EB5" w:rsidRDefault="00E56B13" w:rsidP="000548CF">
      <w:pPr>
        <w:pStyle w:val="ListParagraph"/>
        <w:ind w:left="708"/>
      </w:pPr>
      <w:r>
        <w:rPr>
          <w:noProof/>
        </w:rPr>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Pr="00826737" w:rsidRDefault="00972EB5" w:rsidP="00E56B13">
      <w:pPr>
        <w:rPr>
          <w:b/>
          <w:i/>
        </w:rPr>
      </w:pPr>
      <w:r>
        <w:tab/>
      </w:r>
      <w:r>
        <w:tab/>
      </w:r>
    </w:p>
    <w:p w:rsidR="00DA60F6" w:rsidRPr="00B63D8A" w:rsidRDefault="00112081" w:rsidP="00B63D8A">
      <w:pPr>
        <w:pStyle w:val="Heading3"/>
        <w:keepNext/>
        <w:keepLines/>
        <w:numPr>
          <w:ilvl w:val="2"/>
          <w:numId w:val="47"/>
        </w:numPr>
        <w:pBdr>
          <w:bottom w:val="none" w:sz="0" w:space="0" w:color="auto"/>
        </w:pBdr>
        <w:spacing w:line="276" w:lineRule="auto"/>
        <w:ind w:left="1764"/>
        <w:rPr>
          <w:i w:val="0"/>
          <w:sz w:val="24"/>
          <w:szCs w:val="24"/>
        </w:rPr>
      </w:pPr>
      <w:bookmarkStart w:id="309" w:name="_Toc517950225"/>
      <w:r w:rsidRPr="00B63D8A">
        <w:rPr>
          <w:i w:val="0"/>
          <w:sz w:val="24"/>
          <w:szCs w:val="24"/>
        </w:rPr>
        <w:t>I</w:t>
      </w:r>
      <w:r w:rsidR="009E60ED" w:rsidRPr="00B63D8A">
        <w:rPr>
          <w:i w:val="0"/>
          <w:sz w:val="24"/>
          <w:szCs w:val="24"/>
        </w:rPr>
        <w:t>mporting Job</w:t>
      </w:r>
      <w:bookmarkEnd w:id="309"/>
    </w:p>
    <w:p w:rsidR="00DA60F6" w:rsidRDefault="00DA60F6" w:rsidP="00DA60F6">
      <w:pPr>
        <w:ind w:left="1080"/>
      </w:pPr>
      <w:r>
        <w:t xml:space="preserve">In the integration package, a job definition is provided in the </w:t>
      </w:r>
      <w:r w:rsidR="00A0607B" w:rsidRPr="00A0607B">
        <w:rPr>
          <w:u w:val="single"/>
        </w:rPr>
        <w:t>worldpay_</w:t>
      </w:r>
      <w:r w:rsidR="00D005A3">
        <w:rPr>
          <w:u w:val="single"/>
        </w:rPr>
        <w:t>jobs</w:t>
      </w:r>
      <w:r w:rsidR="00A0607B">
        <w:rPr>
          <w:u w:val="single"/>
        </w:rPr>
        <w:t>.</w:t>
      </w:r>
      <w:r w:rsidR="00D005A3" w:rsidRPr="006B3D95">
        <w:rPr>
          <w:u w:val="single"/>
        </w:rPr>
        <w:t>xml</w:t>
      </w:r>
      <w:r w:rsidRPr="0081748A">
        <w:t xml:space="preserve"> file</w:t>
      </w:r>
      <w:r>
        <w:t xml:space="preserve">. All import files </w:t>
      </w:r>
      <w:r w:rsidR="008464A6">
        <w:t>are placed</w:t>
      </w:r>
      <w:r w:rsidRPr="00161868">
        <w:t xml:space="preserve"> in </w:t>
      </w:r>
      <w:r>
        <w:t>the</w:t>
      </w:r>
      <w:r w:rsidRPr="00161868">
        <w:t xml:space="preserve"> </w:t>
      </w:r>
      <w:r>
        <w:t>import folder within the cartridge</w:t>
      </w:r>
      <w:r w:rsidR="00D005A3">
        <w:t xml:space="preserve"> installation pack</w:t>
      </w:r>
      <w:r>
        <w:t xml:space="preserve">. To import this </w:t>
      </w:r>
      <w:r w:rsidR="00BB0B70">
        <w:t>file,</w:t>
      </w:r>
      <w:r>
        <w:t xml:space="preserve"> follow the instructions below:</w:t>
      </w:r>
    </w:p>
    <w:p w:rsidR="00DA60F6" w:rsidRDefault="00DA60F6" w:rsidP="00AF39B6">
      <w:pPr>
        <w:pStyle w:val="ListParagraph"/>
        <w:numPr>
          <w:ilvl w:val="0"/>
          <w:numId w:val="26"/>
        </w:numPr>
        <w:ind w:left="1800"/>
      </w:pPr>
      <w:r>
        <w:t xml:space="preserve">In Business Manager navigate to </w:t>
      </w:r>
      <w:r w:rsidRPr="00775DED">
        <w:rPr>
          <w:i/>
          <w:u w:val="single"/>
        </w:rPr>
        <w:t>Administration</w:t>
      </w:r>
      <w:r w:rsidRPr="00F91CD1">
        <w:rPr>
          <w:i/>
          <w:u w:val="single"/>
        </w:rPr>
        <w:sym w:font="Wingdings" w:char="F0E0"/>
      </w:r>
      <w:r w:rsidRPr="00775DED">
        <w:t xml:space="preserve"> </w:t>
      </w:r>
      <w:r w:rsidRPr="00775DED">
        <w:rPr>
          <w:i/>
          <w:u w:val="single"/>
        </w:rPr>
        <w:t>Operations</w:t>
      </w:r>
      <w:r w:rsidRPr="00F91CD1">
        <w:rPr>
          <w:i/>
          <w:u w:val="single"/>
        </w:rPr>
        <w:sym w:font="Wingdings" w:char="F0E0"/>
      </w:r>
      <w:r w:rsidRPr="00775DED">
        <w:t xml:space="preserve"> </w:t>
      </w:r>
      <w:r>
        <w:rPr>
          <w:i/>
          <w:u w:val="single"/>
        </w:rPr>
        <w:t xml:space="preserve"> Import &amp; Export</w:t>
      </w:r>
      <w:r>
        <w:t>.</w:t>
      </w:r>
    </w:p>
    <w:p w:rsidR="00DA60F6" w:rsidRDefault="00DA60F6" w:rsidP="00AF39B6">
      <w:pPr>
        <w:pStyle w:val="ListParagraph"/>
        <w:numPr>
          <w:ilvl w:val="0"/>
          <w:numId w:val="26"/>
        </w:numPr>
        <w:ind w:left="1800"/>
      </w:pPr>
      <w:r>
        <w:lastRenderedPageBreak/>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6"/>
        </w:numPr>
        <w:ind w:left="1800"/>
      </w:pPr>
      <w:r>
        <w:t xml:space="preserve">After the file has been uploaded click on the </w:t>
      </w:r>
      <w:r w:rsidRPr="00C54B4A">
        <w:rPr>
          <w:u w:val="single"/>
        </w:rPr>
        <w:t>back</w:t>
      </w:r>
      <w:r>
        <w:t xml:space="preserve"> button. In the </w:t>
      </w:r>
      <w:r w:rsidRPr="002A484D">
        <w:t>Job Schedules</w:t>
      </w:r>
      <w:r>
        <w:t xml:space="preserve"> area, click on the </w:t>
      </w:r>
      <w:r w:rsidRPr="00C54B4A">
        <w:rPr>
          <w:u w:val="single"/>
        </w:rPr>
        <w:t>Import</w:t>
      </w:r>
      <w:r>
        <w:t xml:space="preserve"> button.</w:t>
      </w:r>
    </w:p>
    <w:p w:rsidR="00DA60F6" w:rsidRDefault="00DA60F6" w:rsidP="00AF39B6">
      <w:pPr>
        <w:pStyle w:val="ListParagraph"/>
        <w:numPr>
          <w:ilvl w:val="0"/>
          <w:numId w:val="26"/>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Make sure </w:t>
      </w:r>
      <w:r w:rsidR="00E57B59">
        <w:t xml:space="preserve">REPLACE </w:t>
      </w:r>
      <w:r>
        <w:t xml:space="preserve">is selected and click on the </w:t>
      </w:r>
      <w:r w:rsidRPr="00C54B4A">
        <w:rPr>
          <w:u w:val="single"/>
        </w:rPr>
        <w:t>Import</w:t>
      </w:r>
      <w:r>
        <w:t xml:space="preserve"> button.</w:t>
      </w:r>
    </w:p>
    <w:p w:rsidR="0044419C" w:rsidRDefault="0044419C" w:rsidP="00AF39B6">
      <w:pPr>
        <w:pStyle w:val="ListParagraph"/>
        <w:numPr>
          <w:ilvl w:val="0"/>
          <w:numId w:val="26"/>
        </w:numPr>
        <w:ind w:left="1800"/>
      </w:pPr>
      <w:r>
        <w:t xml:space="preserve">Associate this job to respective merchant site. </w:t>
      </w:r>
    </w:p>
    <w:p w:rsidR="005B2047" w:rsidRDefault="002432E4" w:rsidP="00F025A8">
      <w:r w:rsidRPr="002432E4">
        <w:rPr>
          <w:noProof/>
        </w:rPr>
        <w:t xml:space="preserve"> </w:t>
      </w:r>
      <w:r>
        <w:rPr>
          <w:noProof/>
        </w:rPr>
        <w:drawing>
          <wp:inline distT="0" distB="0" distL="0" distR="0" wp14:anchorId="7DDCFE59" wp14:editId="2216AAFF">
            <wp:extent cx="6188710" cy="2923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923540"/>
                    </a:xfrm>
                    <a:prstGeom prst="rect">
                      <a:avLst/>
                    </a:prstGeom>
                  </pic:spPr>
                </pic:pic>
              </a:graphicData>
            </a:graphic>
          </wp:inline>
        </w:drawing>
      </w:r>
    </w:p>
    <w:p w:rsidR="005B2047" w:rsidRPr="00C75E15" w:rsidRDefault="005B2047" w:rsidP="00C75E15">
      <w:pPr>
        <w:ind w:left="1080"/>
      </w:pPr>
      <w:r>
        <w:t xml:space="preserve">Enable the jobs to be </w:t>
      </w:r>
      <w:r w:rsidR="008F36DA">
        <w:t>active</w:t>
      </w:r>
      <w:r w:rsidR="00D005A3" w:rsidRPr="00C75E15">
        <w:t xml:space="preserve">, apply the configurations </w:t>
      </w:r>
      <w:r w:rsidRPr="00C75E15">
        <w:t>setting</w:t>
      </w:r>
      <w:r w:rsidR="00D005A3" w:rsidRPr="00C75E15">
        <w:t xml:space="preserve"> of scheduling </w:t>
      </w:r>
      <w:r w:rsidRPr="00C75E15">
        <w:t>into General and Sites sections one by one.</w:t>
      </w:r>
    </w:p>
    <w:p w:rsidR="00621D69" w:rsidRDefault="00621D69" w:rsidP="005016EE">
      <w:pPr>
        <w:ind w:left="1416"/>
        <w:rPr>
          <w:rFonts w:ascii="Helvetica" w:hAnsi="Helvetica"/>
          <w:color w:val="000000"/>
          <w:sz w:val="20"/>
          <w:szCs w:val="20"/>
          <w:shd w:val="clear" w:color="auto" w:fill="FFFFFF"/>
        </w:rPr>
      </w:pPr>
    </w:p>
    <w:p w:rsidR="00621D69" w:rsidRPr="00B63D8A" w:rsidRDefault="00621D69" w:rsidP="00B63D8A">
      <w:pPr>
        <w:pStyle w:val="Heading3"/>
        <w:keepNext/>
        <w:keepLines/>
        <w:numPr>
          <w:ilvl w:val="2"/>
          <w:numId w:val="47"/>
        </w:numPr>
        <w:pBdr>
          <w:bottom w:val="none" w:sz="0" w:space="0" w:color="auto"/>
        </w:pBdr>
        <w:spacing w:line="276" w:lineRule="auto"/>
        <w:ind w:left="1764"/>
        <w:rPr>
          <w:i w:val="0"/>
          <w:sz w:val="24"/>
          <w:szCs w:val="24"/>
        </w:rPr>
      </w:pPr>
      <w:bookmarkStart w:id="310" w:name="_Toc413668750"/>
      <w:bookmarkStart w:id="311" w:name="_Toc517950226"/>
      <w:r w:rsidRPr="00B63D8A">
        <w:rPr>
          <w:i w:val="0"/>
          <w:sz w:val="24"/>
          <w:szCs w:val="24"/>
        </w:rPr>
        <w:t>Importing Content Asset</w:t>
      </w:r>
      <w:bookmarkEnd w:id="310"/>
      <w:bookmarkEnd w:id="311"/>
    </w:p>
    <w:p w:rsidR="00621D69" w:rsidRDefault="00621D69" w:rsidP="00621D69">
      <w:pPr>
        <w:ind w:left="1080"/>
      </w:pPr>
      <w:r>
        <w:t xml:space="preserve">All import files </w:t>
      </w:r>
      <w:r w:rsidR="00806CE2">
        <w:t>are avail</w:t>
      </w:r>
      <w:r w:rsidR="005B0E25">
        <w:t>a</w:t>
      </w:r>
      <w:r w:rsidR="00806CE2">
        <w:t>ble</w:t>
      </w:r>
      <w:r w:rsidRPr="00161868">
        <w:t xml:space="preserve"> in </w:t>
      </w:r>
      <w:r>
        <w:t>the</w:t>
      </w:r>
      <w:r w:rsidRPr="00161868">
        <w:t xml:space="preserve"> </w:t>
      </w:r>
      <w:r>
        <w:t xml:space="preserve">import folder within the cartridge installation pack. </w:t>
      </w:r>
    </w:p>
    <w:p w:rsidR="0035019A" w:rsidRDefault="0035019A" w:rsidP="00621D69">
      <w:pPr>
        <w:ind w:left="1080"/>
      </w:pPr>
      <w:r w:rsidRPr="0035019A">
        <w:rPr>
          <w:u w:val="single"/>
        </w:rPr>
        <w:t xml:space="preserve">Note: </w:t>
      </w:r>
      <w:r>
        <w:t>Ensure content assets XML has appropriate library Id of the site where XML to be imported</w:t>
      </w:r>
    </w:p>
    <w:p w:rsidR="00621D69" w:rsidRDefault="00621D69" w:rsidP="00B761DF">
      <w:pPr>
        <w:pStyle w:val="ListParagraph"/>
        <w:numPr>
          <w:ilvl w:val="0"/>
          <w:numId w:val="36"/>
        </w:numPr>
      </w:pPr>
      <w:r>
        <w:t xml:space="preserve">In Business </w:t>
      </w:r>
      <w:r w:rsidR="00096C12">
        <w:t>Manager,</w:t>
      </w:r>
      <w:r>
        <w:t xml:space="preserve"> navigate to </w:t>
      </w:r>
      <w:r w:rsidR="001C02D9">
        <w:rPr>
          <w:i/>
          <w:u w:val="single"/>
        </w:rPr>
        <w:t>MobileFirst</w:t>
      </w:r>
      <w:r w:rsidR="001C02D9" w:rsidRPr="00D713AD">
        <w:rPr>
          <w:i/>
          <w:u w:val="single"/>
        </w:rPr>
        <w:t xml:space="preserve"> </w:t>
      </w:r>
      <w:r w:rsidRPr="00D713AD">
        <w:rPr>
          <w:i/>
          <w:u w:val="single"/>
        </w:rPr>
        <w:t>Site</w:t>
      </w:r>
      <w:r w:rsidR="00E57B59" w:rsidRPr="00E57B59">
        <w:rPr>
          <w:i/>
          <w:u w:val="single"/>
        </w:rPr>
        <w:sym w:font="Wingdings" w:char="F0E0"/>
      </w:r>
      <w:r w:rsidR="00E57B59">
        <w:rPr>
          <w:i/>
          <w:u w:val="single"/>
        </w:rPr>
        <w:t xml:space="preserve"> Merchant Tools</w:t>
      </w:r>
      <w:r>
        <w:t xml:space="preserve"> </w:t>
      </w:r>
      <w:r w:rsidRPr="00F91CD1">
        <w:rPr>
          <w:i/>
          <w:u w:val="single"/>
        </w:rPr>
        <w:sym w:font="Wingdings" w:char="F0E0"/>
      </w:r>
      <w:r w:rsidRPr="00F91CD1">
        <w:rPr>
          <w:i/>
          <w:u w:val="single"/>
        </w:rPr>
        <w:t xml:space="preserve"> </w:t>
      </w:r>
      <w:r>
        <w:rPr>
          <w:i/>
          <w:u w:val="single"/>
        </w:rPr>
        <w:t xml:space="preserve">Content </w:t>
      </w:r>
      <w:r w:rsidRPr="0081748A">
        <w:rPr>
          <w:i/>
          <w:u w:val="single"/>
        </w:rPr>
        <w:sym w:font="Wingdings" w:char="F0E0"/>
      </w:r>
      <w:r>
        <w:rPr>
          <w:i/>
          <w:u w:val="single"/>
        </w:rPr>
        <w:t xml:space="preserve"> Import &amp; Export</w:t>
      </w:r>
      <w:r>
        <w:t>.</w:t>
      </w:r>
    </w:p>
    <w:p w:rsidR="00621D69" w:rsidRDefault="00621D69" w:rsidP="00B761DF">
      <w:pPr>
        <w:pStyle w:val="ListParagraph"/>
        <w:numPr>
          <w:ilvl w:val="0"/>
          <w:numId w:val="36"/>
        </w:numPr>
        <w:ind w:left="1800"/>
      </w:pPr>
      <w:r>
        <w:t xml:space="preserve">Click on the </w:t>
      </w:r>
      <w:r w:rsidRPr="00157759">
        <w:rPr>
          <w:u w:val="single"/>
        </w:rPr>
        <w:t>upload</w:t>
      </w:r>
      <w:r>
        <w:t xml:space="preserve"> button and in the next screen select file</w:t>
      </w:r>
      <w:r w:rsidR="00C82128">
        <w:t xml:space="preserve"> </w:t>
      </w:r>
      <w:r w:rsidR="00C82128" w:rsidRPr="00C82128">
        <w:rPr>
          <w:u w:val="single"/>
        </w:rPr>
        <w:t>worldpay_contentassets.xml</w:t>
      </w:r>
      <w:r>
        <w:t xml:space="preserv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621D69" w:rsidRDefault="00621D69" w:rsidP="00B761DF">
      <w:pPr>
        <w:pStyle w:val="ListParagraph"/>
        <w:numPr>
          <w:ilvl w:val="0"/>
          <w:numId w:val="36"/>
        </w:numPr>
        <w:ind w:left="1800"/>
      </w:pPr>
      <w:r>
        <w:t xml:space="preserve">After the file has been uploaded click on the </w:t>
      </w:r>
      <w:r w:rsidRPr="00C54B4A">
        <w:rPr>
          <w:u w:val="single"/>
        </w:rPr>
        <w:t>back</w:t>
      </w:r>
      <w:r>
        <w:t xml:space="preserve"> button. In the Content area, click on the </w:t>
      </w:r>
      <w:r w:rsidRPr="00C54B4A">
        <w:rPr>
          <w:u w:val="single"/>
        </w:rPr>
        <w:t>Import</w:t>
      </w:r>
      <w:r>
        <w:t xml:space="preserve"> button.</w:t>
      </w:r>
    </w:p>
    <w:p w:rsidR="00621D69" w:rsidRDefault="00621D69" w:rsidP="00B761DF">
      <w:pPr>
        <w:pStyle w:val="ListParagraph"/>
        <w:numPr>
          <w:ilvl w:val="0"/>
          <w:numId w:val="36"/>
        </w:numPr>
        <w:ind w:left="1800"/>
      </w:pPr>
      <w:r>
        <w:t xml:space="preserve">Select the file you just uploaded and click on the </w:t>
      </w:r>
      <w:r w:rsidRPr="00C54B4A">
        <w:rPr>
          <w:u w:val="single"/>
        </w:rPr>
        <w:t>Next</w:t>
      </w:r>
      <w:r>
        <w:t xml:space="preserve"> button.</w:t>
      </w:r>
    </w:p>
    <w:p w:rsidR="00621D69" w:rsidRDefault="00621D69" w:rsidP="00B761DF">
      <w:pPr>
        <w:pStyle w:val="ListParagraph"/>
        <w:numPr>
          <w:ilvl w:val="0"/>
          <w:numId w:val="36"/>
        </w:numPr>
        <w:ind w:left="1800"/>
      </w:pPr>
      <w:r>
        <w:lastRenderedPageBreak/>
        <w:t xml:space="preserve">After the file is successfully validated click on the </w:t>
      </w:r>
      <w:r w:rsidRPr="00C54B4A">
        <w:rPr>
          <w:u w:val="single"/>
        </w:rPr>
        <w:t>Next</w:t>
      </w:r>
      <w:r>
        <w:t xml:space="preserve"> button.</w:t>
      </w:r>
    </w:p>
    <w:p w:rsidR="00621D69" w:rsidRDefault="00680593" w:rsidP="00B761DF">
      <w:pPr>
        <w:pStyle w:val="ListParagraph"/>
        <w:numPr>
          <w:ilvl w:val="0"/>
          <w:numId w:val="36"/>
        </w:numPr>
        <w:ind w:left="1800"/>
      </w:pPr>
      <w:r>
        <w:t xml:space="preserve">Select </w:t>
      </w:r>
      <w:r w:rsidR="00621D69">
        <w:t xml:space="preserve">REPLACE and click on the </w:t>
      </w:r>
      <w:r w:rsidR="00621D69" w:rsidRPr="00C54B4A">
        <w:rPr>
          <w:u w:val="single"/>
        </w:rPr>
        <w:t>Import</w:t>
      </w:r>
      <w:r w:rsidR="00621D69">
        <w:t xml:space="preserve"> button.</w:t>
      </w:r>
    </w:p>
    <w:p w:rsidR="00621D69" w:rsidRPr="00736FF9" w:rsidRDefault="00621D69" w:rsidP="00B761DF">
      <w:pPr>
        <w:pStyle w:val="ListParagraph"/>
        <w:numPr>
          <w:ilvl w:val="0"/>
          <w:numId w:val="36"/>
        </w:numPr>
        <w:ind w:left="1800"/>
      </w:pPr>
      <w:r>
        <w:t xml:space="preserve">Navigate to </w:t>
      </w:r>
      <w:r w:rsidR="004A0601">
        <w:rPr>
          <w:i/>
          <w:u w:val="single"/>
        </w:rPr>
        <w:t>MobileFirst</w:t>
      </w:r>
      <w:r w:rsidR="004A0601" w:rsidRPr="00D713AD">
        <w:rPr>
          <w:i/>
          <w:u w:val="single"/>
        </w:rPr>
        <w:t xml:space="preserve"> </w:t>
      </w:r>
      <w:r w:rsidRPr="00D713AD">
        <w:rPr>
          <w:i/>
          <w:u w:val="single"/>
        </w:rPr>
        <w:t>Site</w:t>
      </w:r>
      <w:r w:rsidR="00E57B59" w:rsidRPr="00E57B59">
        <w:rPr>
          <w:i/>
          <w:u w:val="single"/>
        </w:rPr>
        <w:sym w:font="Wingdings" w:char="F0E0"/>
      </w:r>
      <w:r w:rsidR="00E57B59">
        <w:rPr>
          <w:i/>
          <w:u w:val="single"/>
        </w:rPr>
        <w:t>Merchant Tools</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rsidR="00621D69" w:rsidRPr="00CF3010" w:rsidRDefault="00621D69" w:rsidP="00B761DF">
      <w:pPr>
        <w:pStyle w:val="ListParagraph"/>
        <w:numPr>
          <w:ilvl w:val="0"/>
          <w:numId w:val="36"/>
        </w:numPr>
      </w:pPr>
      <w:r w:rsidRPr="00736FF9">
        <w:t>Content Asset</w:t>
      </w:r>
      <w:r w:rsidR="00E51B44">
        <w:t>s</w:t>
      </w:r>
      <w:r w:rsidRPr="00736FF9">
        <w:t xml:space="preserve"> with ID</w:t>
      </w:r>
      <w:r w:rsidR="008C0E4E">
        <w:t>s</w:t>
      </w:r>
      <w:r w:rsidRPr="00736FF9">
        <w:t xml:space="preserve"> “</w:t>
      </w:r>
      <w:r w:rsidR="006746CF">
        <w:t>worldpayhelper” and “</w:t>
      </w:r>
      <w:r w:rsidR="006746CF" w:rsidRPr="006746CF">
        <w:t>worldpay-elv-consent</w:t>
      </w:r>
      <w:r w:rsidR="006746CF">
        <w:t xml:space="preserve">” </w:t>
      </w:r>
      <w:r w:rsidR="003A74E8">
        <w:t xml:space="preserve">are </w:t>
      </w:r>
      <w:r>
        <w:t>added.</w:t>
      </w:r>
    </w:p>
    <w:p w:rsidR="00621D69" w:rsidRDefault="00621D69" w:rsidP="00621D69">
      <w:pPr>
        <w:ind w:left="1080"/>
      </w:pPr>
    </w:p>
    <w:p w:rsidR="00021F29" w:rsidRPr="00B63D8A" w:rsidRDefault="00021F29" w:rsidP="00B63D8A">
      <w:pPr>
        <w:pStyle w:val="Heading3"/>
        <w:keepNext/>
        <w:keepLines/>
        <w:numPr>
          <w:ilvl w:val="2"/>
          <w:numId w:val="47"/>
        </w:numPr>
        <w:pBdr>
          <w:bottom w:val="none" w:sz="0" w:space="0" w:color="auto"/>
        </w:pBdr>
        <w:spacing w:line="276" w:lineRule="auto"/>
        <w:ind w:left="1764"/>
        <w:rPr>
          <w:i w:val="0"/>
          <w:sz w:val="24"/>
          <w:szCs w:val="24"/>
        </w:rPr>
      </w:pPr>
      <w:bookmarkStart w:id="312" w:name="_Toc517950227"/>
      <w:r w:rsidRPr="00B63D8A">
        <w:rPr>
          <w:i w:val="0"/>
          <w:sz w:val="24"/>
          <w:szCs w:val="24"/>
        </w:rPr>
        <w:t>Importing Service</w:t>
      </w:r>
      <w:bookmarkEnd w:id="312"/>
    </w:p>
    <w:p w:rsidR="0027429E" w:rsidRDefault="0027429E" w:rsidP="00DA60F6">
      <w:pPr>
        <w:ind w:left="1080"/>
      </w:pPr>
      <w:r w:rsidRPr="0027429E">
        <w:t xml:space="preserve">To import </w:t>
      </w:r>
      <w:r>
        <w:t>the</w:t>
      </w:r>
      <w:r w:rsidRPr="0027429E">
        <w:t xml:space="preserve"> service file from integration </w:t>
      </w:r>
      <w:r>
        <w:t>package</w:t>
      </w:r>
      <w:r w:rsidRPr="0027429E">
        <w:t>, follow the instructions below:</w:t>
      </w:r>
    </w:p>
    <w:p w:rsidR="00597F82" w:rsidRDefault="00597F82" w:rsidP="00B761DF">
      <w:pPr>
        <w:pStyle w:val="ListParagraph"/>
        <w:numPr>
          <w:ilvl w:val="0"/>
          <w:numId w:val="34"/>
        </w:numPr>
      </w:pPr>
      <w:r>
        <w:t>In Business Manager</w:t>
      </w:r>
      <w:r w:rsidR="00432E1A">
        <w:t>,</w:t>
      </w:r>
      <w:r>
        <w:t xml:space="preserve"> navigate to Administration </w:t>
      </w:r>
      <w:r>
        <w:sym w:font="Wingdings" w:char="F0E0"/>
      </w:r>
      <w:r>
        <w:t xml:space="preserve"> Operations</w:t>
      </w:r>
      <w:r>
        <w:sym w:font="Wingdings" w:char="F0E0"/>
      </w:r>
      <w:r>
        <w:t xml:space="preserve">  Import &amp; Export.</w:t>
      </w:r>
    </w:p>
    <w:p w:rsidR="00597F82" w:rsidRDefault="00597F82" w:rsidP="00B761DF">
      <w:pPr>
        <w:pStyle w:val="ListParagraph"/>
        <w:numPr>
          <w:ilvl w:val="0"/>
          <w:numId w:val="34"/>
        </w:numPr>
      </w:pPr>
      <w:r>
        <w:t>Click on the upload button and in the next screen select the file</w:t>
      </w:r>
      <w:r w:rsidR="001A0C5D">
        <w:t xml:space="preserve"> </w:t>
      </w:r>
      <w:r w:rsidR="001A0C5D" w:rsidRPr="001A0C5D">
        <w:rPr>
          <w:u w:val="single"/>
        </w:rPr>
        <w:t>worldpay_service.xml</w:t>
      </w:r>
      <w:r>
        <w:t xml:space="preserve"> by clicking the browse button. Notice that the file is in the import subdirectory. After you have selected the file click on the upload button.</w:t>
      </w:r>
    </w:p>
    <w:p w:rsidR="00597F82" w:rsidRDefault="00597F82" w:rsidP="00B761DF">
      <w:pPr>
        <w:pStyle w:val="ListParagraph"/>
        <w:numPr>
          <w:ilvl w:val="0"/>
          <w:numId w:val="34"/>
        </w:numPr>
      </w:pPr>
      <w:r>
        <w:t xml:space="preserve">After the file has been uploaded click on the </w:t>
      </w:r>
      <w:r w:rsidRPr="00597F82">
        <w:rPr>
          <w:u w:val="single"/>
        </w:rPr>
        <w:t>back</w:t>
      </w:r>
      <w:r>
        <w:t xml:space="preserve"> button. In the Import/export Service area, click on the </w:t>
      </w:r>
      <w:r w:rsidRPr="00597F82">
        <w:rPr>
          <w:u w:val="single"/>
        </w:rPr>
        <w:t>Import</w:t>
      </w:r>
      <w:r>
        <w:t xml:space="preserve"> button.</w:t>
      </w:r>
    </w:p>
    <w:p w:rsidR="00597F82" w:rsidRDefault="00597F82" w:rsidP="00B761DF">
      <w:pPr>
        <w:pStyle w:val="ListParagraph"/>
        <w:numPr>
          <w:ilvl w:val="0"/>
          <w:numId w:val="34"/>
        </w:numPr>
      </w:pPr>
      <w:r>
        <w:t xml:space="preserve">Select the file you just uploaded and click on the </w:t>
      </w:r>
      <w:r w:rsidRPr="00597F82">
        <w:rPr>
          <w:u w:val="single"/>
        </w:rPr>
        <w:t>Next</w:t>
      </w:r>
      <w:r>
        <w:t xml:space="preserve"> button.</w:t>
      </w:r>
    </w:p>
    <w:p w:rsidR="00597F82" w:rsidRDefault="00597F82" w:rsidP="00B761DF">
      <w:pPr>
        <w:pStyle w:val="ListParagraph"/>
        <w:numPr>
          <w:ilvl w:val="0"/>
          <w:numId w:val="34"/>
        </w:numPr>
      </w:pPr>
      <w:r>
        <w:t xml:space="preserve">After the file is successfully validated click on the </w:t>
      </w:r>
      <w:r w:rsidRPr="00597F82">
        <w:rPr>
          <w:u w:val="single"/>
        </w:rPr>
        <w:t>Next</w:t>
      </w:r>
      <w:r>
        <w:t xml:space="preserve"> button.</w:t>
      </w:r>
    </w:p>
    <w:p w:rsidR="00597F82" w:rsidRDefault="00711A02" w:rsidP="00B761DF">
      <w:pPr>
        <w:pStyle w:val="ListParagraph"/>
        <w:numPr>
          <w:ilvl w:val="0"/>
          <w:numId w:val="34"/>
        </w:numPr>
      </w:pPr>
      <w:r>
        <w:t xml:space="preserve">Select </w:t>
      </w:r>
      <w:r w:rsidR="00597F82">
        <w:t xml:space="preserve">MERGE and click on the </w:t>
      </w:r>
      <w:r w:rsidR="00597F82" w:rsidRPr="00597F82">
        <w:rPr>
          <w:u w:val="single"/>
        </w:rPr>
        <w:t>Import</w:t>
      </w:r>
      <w:r w:rsidR="00597F82">
        <w:t xml:space="preserve"> button.</w:t>
      </w:r>
    </w:p>
    <w:p w:rsidR="00251658" w:rsidRDefault="00251658" w:rsidP="00251658">
      <w:pPr>
        <w:ind w:left="1080"/>
      </w:pPr>
      <w:r w:rsidRPr="00251658">
        <w:t xml:space="preserve">Once the service </w:t>
      </w:r>
      <w:r w:rsidR="008F5580">
        <w:t xml:space="preserve">object </w:t>
      </w:r>
      <w:r w:rsidRPr="00251658">
        <w:t>is created successfully, fill out the following properties under</w:t>
      </w:r>
      <w:r w:rsidR="00606F2A">
        <w:t xml:space="preserve"> Services</w:t>
      </w:r>
      <w:r w:rsidR="00606F2A">
        <w:sym w:font="Wingdings" w:char="F0E0"/>
      </w:r>
      <w:r w:rsidR="00606F2A">
        <w:t>Service Profile</w:t>
      </w:r>
      <w:r w:rsidR="00606F2A">
        <w:sym w:font="Wingdings" w:char="F0E0"/>
      </w:r>
      <w:r w:rsidRPr="00251658">
        <w:t xml:space="preserve"> </w:t>
      </w:r>
      <w:r w:rsidR="006E4740">
        <w:t>Worldpay</w:t>
      </w:r>
      <w:r w:rsidRPr="00251658">
        <w:t xml:space="preserve"> </w:t>
      </w:r>
      <w:r w:rsidR="006746CF">
        <w:t>Profile</w:t>
      </w:r>
      <w:r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r w:rsidRPr="006746CF">
              <w:t>worldpayprofile</w:t>
            </w:r>
            <w:r>
              <w:t>”. Merchant can give any name as per need</w:t>
            </w:r>
          </w:p>
        </w:tc>
      </w:tr>
      <w:tr w:rsidR="006746CF" w:rsidTr="002264F5">
        <w:tc>
          <w:tcPr>
            <w:tcW w:w="2448" w:type="dxa"/>
          </w:tcPr>
          <w:p w:rsidR="006746CF" w:rsidRDefault="006746CF" w:rsidP="002264F5">
            <w:r>
              <w:t>Timeout (ms)</w:t>
            </w:r>
          </w:p>
        </w:tc>
        <w:tc>
          <w:tcPr>
            <w:tcW w:w="6434" w:type="dxa"/>
          </w:tcPr>
          <w:p w:rsidR="006746CF" w:rsidRDefault="006746CF" w:rsidP="006746CF">
            <w:r>
              <w:t xml:space="preserve">Default 30000 Timeout value in milli sec as per Merchant contract with </w:t>
            </w:r>
            <w:r w:rsidR="00C04461">
              <w:t>Worldpay</w:t>
            </w:r>
            <w:r>
              <w:t xml:space="preserve"> for webservice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6746CF" w:rsidP="006746CF">
      <w:pPr>
        <w:ind w:left="1080"/>
      </w:pPr>
      <w:r>
        <w:t>F</w:t>
      </w:r>
      <w:r w:rsidRPr="00251658">
        <w:t xml:space="preserve">ill out the following properties under </w:t>
      </w:r>
      <w:r w:rsidR="006E4740">
        <w:t>Worldpay</w:t>
      </w:r>
      <w:r w:rsidRPr="00251658">
        <w:t xml:space="preserve"> credentials with the values listed against them:</w:t>
      </w:r>
    </w:p>
    <w:p w:rsidR="00D62AA1" w:rsidRDefault="00D62AA1" w:rsidP="00251658">
      <w:pPr>
        <w:ind w:left="1080"/>
      </w:pPr>
      <w:r w:rsidRPr="00D62AA1">
        <w:t>All above servi</w:t>
      </w:r>
      <w:r>
        <w:t xml:space="preserve">ce credentials are used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service URL that is invoked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Name provided specifically to the above mentioned Merchant Code.</w:t>
            </w:r>
          </w:p>
        </w:tc>
      </w:tr>
      <w:tr w:rsidR="006746CF" w:rsidTr="002264F5">
        <w:tc>
          <w:tcPr>
            <w:tcW w:w="2448" w:type="dxa"/>
          </w:tcPr>
          <w:p w:rsidR="006746CF" w:rsidRPr="00D67752" w:rsidRDefault="006746CF" w:rsidP="006746CF">
            <w:r>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Password provided specifically to the above mentioned Merchant Code.</w:t>
            </w:r>
          </w:p>
        </w:tc>
      </w:tr>
    </w:tbl>
    <w:p w:rsidR="00240331" w:rsidRDefault="00240331" w:rsidP="00240331">
      <w:r>
        <w:lastRenderedPageBreak/>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313" w:name="_Toc405997366"/>
      <w:r>
        <w:tab/>
      </w:r>
      <w:r>
        <w:tab/>
      </w:r>
      <w:r>
        <w:tab/>
      </w:r>
      <w:r>
        <w:tab/>
      </w:r>
      <w:r w:rsidR="000E53E8">
        <w:t>Fig 2.9</w:t>
      </w:r>
    </w:p>
    <w:p w:rsidR="00DA60F6" w:rsidRPr="00B63D8A" w:rsidRDefault="00DA60F6" w:rsidP="00B63D8A">
      <w:pPr>
        <w:pStyle w:val="Heading3"/>
        <w:keepNext/>
        <w:keepLines/>
        <w:numPr>
          <w:ilvl w:val="2"/>
          <w:numId w:val="47"/>
        </w:numPr>
        <w:pBdr>
          <w:bottom w:val="none" w:sz="0" w:space="0" w:color="auto"/>
        </w:pBdr>
        <w:spacing w:line="276" w:lineRule="auto"/>
        <w:ind w:left="1764"/>
        <w:rPr>
          <w:i w:val="0"/>
          <w:sz w:val="24"/>
          <w:szCs w:val="24"/>
        </w:rPr>
      </w:pPr>
      <w:bookmarkStart w:id="314" w:name="_Toc517950228"/>
      <w:r w:rsidRPr="00B63D8A">
        <w:rPr>
          <w:i w:val="0"/>
          <w:sz w:val="24"/>
          <w:szCs w:val="24"/>
        </w:rPr>
        <w:t>IDEAL APM Integration</w:t>
      </w:r>
      <w:bookmarkEnd w:id="313"/>
      <w:bookmarkEnd w:id="314"/>
      <w:r w:rsidRPr="00B63D8A">
        <w:rPr>
          <w:i w:val="0"/>
          <w:sz w:val="24"/>
          <w:szCs w:val="24"/>
        </w:rPr>
        <w:t xml:space="preserve"> </w:t>
      </w:r>
    </w:p>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rsidR="00DA60F6" w:rsidRDefault="00DA60F6" w:rsidP="00AF39B6">
      <w:pPr>
        <w:pStyle w:val="ListParagraph"/>
        <w:numPr>
          <w:ilvl w:val="0"/>
          <w:numId w:val="24"/>
        </w:numPr>
        <w:ind w:left="1800"/>
      </w:pPr>
      <w:r w:rsidRPr="008D3B13">
        <w:t xml:space="preserve"> </w:t>
      </w:r>
      <w:r>
        <w:t>Open the tab Attribute Definition and find “</w:t>
      </w:r>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r>
        <w:t>“</w:t>
      </w:r>
    </w:p>
    <w:p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rsidR="00DA60F6" w:rsidRDefault="00DA60F6" w:rsidP="00DA60F6">
      <w:pPr>
        <w:pStyle w:val="ListParagraph"/>
        <w:ind w:left="1800"/>
      </w:pPr>
      <w:r>
        <w:t>(For more details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DA60F6" w:rsidRDefault="00DA60F6" w:rsidP="00DA60F6">
      <w:pPr>
        <w:ind w:left="1080"/>
      </w:pPr>
      <w:r>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From the top bar select the required site for which configurations are to be done.</w:t>
      </w:r>
    </w:p>
    <w:p w:rsidR="00DA60F6" w:rsidRPr="006277C3" w:rsidRDefault="00DA60F6" w:rsidP="00AF39B6">
      <w:pPr>
        <w:pStyle w:val="ListParagraph"/>
        <w:numPr>
          <w:ilvl w:val="0"/>
          <w:numId w:val="25"/>
        </w:numPr>
        <w:ind w:left="1800"/>
      </w:pPr>
      <w:r w:rsidRPr="008D3B13">
        <w:t>Navigate to</w:t>
      </w:r>
      <w:r w:rsidR="00BB50D3">
        <w:t xml:space="preserve"> </w:t>
      </w:r>
      <w:r w:rsidR="00BB50D3" w:rsidRPr="00C75E15">
        <w:rPr>
          <w:u w:val="single"/>
        </w:rPr>
        <w:t>MobileFirst</w:t>
      </w:r>
      <w:r w:rsidR="00BB50D3" w:rsidRPr="00C75E15">
        <w:rPr>
          <w:u w:val="single"/>
        </w:rPr>
        <w:sym w:font="Wingdings" w:char="F0E0"/>
      </w:r>
      <w:r w:rsidR="00BB50D3" w:rsidRPr="00C75E15">
        <w:rPr>
          <w:u w:val="single"/>
        </w:rPr>
        <w:t>Merchant Tools</w:t>
      </w:r>
      <w:r w:rsidR="00BB50D3" w:rsidRPr="00C75E15">
        <w:rPr>
          <w:u w:val="single"/>
        </w:rPr>
        <w:sym w:font="Wingdings" w:char="F0E0"/>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lastRenderedPageBreak/>
        <w:t xml:space="preserve">Select the banks to </w:t>
      </w:r>
      <w:r>
        <w:t>be supported</w:t>
      </w:r>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should be </w:t>
      </w:r>
      <w:r w:rsidR="00D13BA9">
        <w:t>updated;</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Pr="00B63D8A" w:rsidRDefault="00957A42" w:rsidP="00B63D8A">
      <w:pPr>
        <w:pStyle w:val="Heading3"/>
        <w:keepNext/>
        <w:keepLines/>
        <w:numPr>
          <w:ilvl w:val="2"/>
          <w:numId w:val="47"/>
        </w:numPr>
        <w:pBdr>
          <w:bottom w:val="none" w:sz="0" w:space="0" w:color="auto"/>
        </w:pBdr>
        <w:spacing w:line="276" w:lineRule="auto"/>
        <w:ind w:left="1764"/>
        <w:rPr>
          <w:i w:val="0"/>
          <w:sz w:val="24"/>
          <w:szCs w:val="24"/>
        </w:rPr>
      </w:pPr>
      <w:bookmarkStart w:id="315" w:name="_Toc517950229"/>
      <w:r>
        <w:rPr>
          <w:i w:val="0"/>
          <w:sz w:val="24"/>
          <w:szCs w:val="24"/>
        </w:rPr>
        <w:t>B</w:t>
      </w:r>
      <w:r w:rsidR="00E72A7E" w:rsidRPr="00B63D8A">
        <w:rPr>
          <w:i w:val="0"/>
          <w:sz w:val="24"/>
          <w:szCs w:val="24"/>
        </w:rPr>
        <w:t>Multiple Merchant ID Support Integration</w:t>
      </w:r>
      <w:bookmarkEnd w:id="315"/>
    </w:p>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will be created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Pr="00135D79">
        <w:t>Navigate to</w:t>
      </w:r>
      <w:r>
        <w:t xml:space="preserve"> </w:t>
      </w:r>
      <w:r w:rsidR="00133726">
        <w:t>MobileFirst</w:t>
      </w:r>
      <w:r w:rsidR="00133726" w:rsidRPr="00656BA4">
        <w:t xml:space="preserve"> </w:t>
      </w:r>
      <w:r w:rsidRPr="00656BA4">
        <w:t>Site</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85678" cy="1381125"/>
                    </a:xfrm>
                    <a:prstGeom prst="rect">
                      <a:avLst/>
                    </a:prstGeom>
                  </pic:spPr>
                </pic:pic>
              </a:graphicData>
            </a:graphic>
          </wp:inline>
        </w:drawing>
      </w:r>
    </w:p>
    <w:p w:rsidR="005D0EF0" w:rsidRPr="00B63D8A" w:rsidRDefault="00CA18DE" w:rsidP="00B63D8A">
      <w:pPr>
        <w:pStyle w:val="Heading3"/>
        <w:keepNext/>
        <w:keepLines/>
        <w:numPr>
          <w:ilvl w:val="2"/>
          <w:numId w:val="47"/>
        </w:numPr>
        <w:pBdr>
          <w:bottom w:val="none" w:sz="0" w:space="0" w:color="auto"/>
        </w:pBdr>
        <w:spacing w:line="276" w:lineRule="auto"/>
        <w:ind w:left="1764"/>
        <w:rPr>
          <w:i w:val="0"/>
          <w:sz w:val="24"/>
          <w:szCs w:val="24"/>
        </w:rPr>
      </w:pPr>
      <w:bookmarkStart w:id="316" w:name="_Toc517950230"/>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316"/>
    </w:p>
    <w:p w:rsidR="005D0EF0" w:rsidRDefault="005D0EF0" w:rsidP="005D0EF0">
      <w:pPr>
        <w:ind w:left="1044"/>
      </w:pPr>
      <w:r>
        <w:t>Configurations that needs to be done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r>
        <w:lastRenderedPageBreak/>
        <w:t>2) From the top bar select the required site for which configurations are to be done.</w:t>
      </w:r>
    </w:p>
    <w:p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Default="003E51B1" w:rsidP="005D0EF0">
      <w:pPr>
        <w:ind w:left="1044"/>
      </w:pPr>
      <w:r>
        <w:tab/>
      </w:r>
      <w:r w:rsidR="00C04461">
        <w:t>Worldpay</w:t>
      </w:r>
      <w:r>
        <w:t xml:space="preserve"> Configurable HPP APM</w:t>
      </w:r>
    </w:p>
    <w:p w:rsidR="005D0EF0" w:rsidRPr="00652B20" w:rsidRDefault="00C04461" w:rsidP="005D0EF0">
      <w:pPr>
        <w:ind w:left="1044" w:firstLine="372"/>
      </w:pPr>
      <w:r>
        <w:t>Worldpay</w:t>
      </w:r>
      <w:r w:rsidR="005D0EF0" w:rsidRPr="00652B20">
        <w:t xml:space="preserve"> Installation Id</w:t>
      </w:r>
    </w:p>
    <w:p w:rsidR="0014124A" w:rsidRDefault="00C04461" w:rsidP="003E51B1">
      <w:pPr>
        <w:ind w:left="1044" w:firstLine="372"/>
      </w:pPr>
      <w:r>
        <w:rPr>
          <w:rStyle w:val="tooltipstered"/>
        </w:rPr>
        <w:t>Worldpay</w:t>
      </w:r>
      <w:r w:rsidR="0014124A">
        <w:rPr>
          <w:rStyle w:val="tooltipstered"/>
        </w:rPr>
        <w:t xml:space="preserve"> Address Details Read Only</w:t>
      </w:r>
      <w:r w:rsidR="0014124A">
        <w:t xml:space="preserve"> </w:t>
      </w:r>
    </w:p>
    <w:p w:rsidR="003E51B1" w:rsidRDefault="00C04461" w:rsidP="003E51B1">
      <w:pPr>
        <w:ind w:left="1044" w:firstLine="372"/>
      </w:pPr>
      <w:r>
        <w:rPr>
          <w:rStyle w:val="tooltipstered"/>
        </w:rPr>
        <w:t>Worldpay</w:t>
      </w:r>
      <w:r w:rsidR="0014124A">
        <w:rPr>
          <w:rStyle w:val="tooltipstered"/>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r w:rsidRPr="003E51B1">
        <w:t>sitepref</w:t>
      </w:r>
      <w:r w:rsidR="00850CBB">
        <w:t>e</w:t>
      </w:r>
      <w:r w:rsidRPr="003E51B1">
        <w:t>rence.</w:t>
      </w:r>
    </w:p>
    <w:p w:rsidR="005D0EF0" w:rsidRPr="003E51B1" w:rsidRDefault="005D0EF0" w:rsidP="005D0EF0">
      <w:pPr>
        <w:ind w:left="1044"/>
      </w:pPr>
      <w:r w:rsidRPr="003E51B1">
        <w:t xml:space="preserve">**Please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tab/>
      </w:r>
      <w:r w:rsidRPr="00D64C48">
        <w:tab/>
      </w:r>
      <w:r w:rsidRPr="00D64C48">
        <w:tab/>
      </w:r>
      <w:r w:rsidRPr="00D64C48">
        <w:tab/>
        <w:t>Fig 2.9</w:t>
      </w:r>
    </w:p>
    <w:p w:rsidR="001E4343" w:rsidRPr="00B63D8A" w:rsidRDefault="00D64C48" w:rsidP="00B63D8A">
      <w:pPr>
        <w:pStyle w:val="Heading3"/>
        <w:keepNext/>
        <w:keepLines/>
        <w:numPr>
          <w:ilvl w:val="2"/>
          <w:numId w:val="47"/>
        </w:numPr>
        <w:pBdr>
          <w:bottom w:val="none" w:sz="0" w:space="0" w:color="auto"/>
        </w:pBdr>
        <w:spacing w:line="276" w:lineRule="auto"/>
        <w:ind w:left="1764"/>
        <w:rPr>
          <w:i w:val="0"/>
          <w:sz w:val="24"/>
          <w:szCs w:val="24"/>
        </w:rPr>
      </w:pPr>
      <w:bookmarkStart w:id="317" w:name="_Toc517950231"/>
      <w:r w:rsidRPr="00B63D8A">
        <w:rPr>
          <w:i w:val="0"/>
          <w:sz w:val="24"/>
          <w:szCs w:val="24"/>
        </w:rPr>
        <w:t xml:space="preserve">Hosted Payment Pages iframe or lightbox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317"/>
    </w:p>
    <w:p w:rsidR="001E4343" w:rsidRDefault="001E4343" w:rsidP="001E4343">
      <w:pPr>
        <w:ind w:left="1044"/>
      </w:pPr>
      <w:r>
        <w:t>Configurations that needs to be done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Pr="008D3B13">
        <w:t xml:space="preserve">Navigate to </w:t>
      </w:r>
      <w:r w:rsidR="00794C0D" w:rsidRPr="00C75E15">
        <w:rPr>
          <w:u w:val="single"/>
        </w:rPr>
        <w:t xml:space="preserve">MobileFirst </w:t>
      </w:r>
      <w:r w:rsidR="00794C0D" w:rsidRPr="00C75E15">
        <w:rPr>
          <w:u w:val="single"/>
        </w:rPr>
        <w:sym w:font="Wingdings" w:char="F0E0"/>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HPP CustomOptions JSON</w:t>
      </w:r>
      <w:r w:rsidR="00D1509C">
        <w:t xml:space="preserve"> attribute.</w:t>
      </w:r>
    </w:p>
    <w:p w:rsidR="00D1509C" w:rsidRDefault="001E4343" w:rsidP="001E4343">
      <w:pPr>
        <w:ind w:left="336" w:firstLine="708"/>
      </w:pPr>
      <w:r>
        <w:t xml:space="preserve">4) Write JSON specifically type as iframe or lightbox. </w:t>
      </w:r>
      <w:r w:rsidR="00D1509C">
        <w:t xml:space="preserve">Click on </w:t>
      </w:r>
      <w:r w:rsidR="00FA65CE">
        <w:t>Apply</w:t>
      </w:r>
      <w:r w:rsidR="00D1509C">
        <w:t xml:space="preserve"> to enable the Iframe/Light box on HPP.</w:t>
      </w:r>
    </w:p>
    <w:p w:rsidR="00691BFC" w:rsidRDefault="00691BFC" w:rsidP="001E4343">
      <w:pPr>
        <w:ind w:left="336" w:firstLine="708"/>
      </w:pPr>
      <w:r>
        <w:lastRenderedPageBreak/>
        <w:t>Example:</w:t>
      </w:r>
    </w:p>
    <w:p w:rsidR="00691BFC" w:rsidRDefault="00691BFC" w:rsidP="001E4343">
      <w:pPr>
        <w:ind w:left="336" w:firstLine="708"/>
      </w:pPr>
      <w:r>
        <w:t>{</w:t>
      </w:r>
    </w:p>
    <w:p w:rsidR="00691BFC" w:rsidRDefault="00C16B26" w:rsidP="001E4343">
      <w:pPr>
        <w:ind w:left="336" w:firstLine="708"/>
      </w:pPr>
      <w:r>
        <w:t>“</w:t>
      </w:r>
      <w:r w:rsidR="00691BFC">
        <w:t>type</w:t>
      </w:r>
      <w:r>
        <w:t>”</w:t>
      </w:r>
      <w:r w:rsidR="00691BFC">
        <w:t>:</w:t>
      </w:r>
      <w:r>
        <w:t>”</w:t>
      </w:r>
      <w:r w:rsidR="00691BFC">
        <w:t>iframe</w:t>
      </w:r>
      <w:r>
        <w:t>”</w:t>
      </w:r>
    </w:p>
    <w:p w:rsidR="00691BFC" w:rsidRDefault="00691BFC" w:rsidP="001E4343">
      <w:pPr>
        <w:ind w:left="336" w:firstLine="708"/>
      </w:pPr>
      <w:r>
        <w:t>}</w:t>
      </w:r>
    </w:p>
    <w:p w:rsidR="00691BFC" w:rsidRDefault="00691BFC" w:rsidP="001E4343">
      <w:pPr>
        <w:ind w:left="336" w:firstLine="708"/>
      </w:pPr>
      <w:r>
        <w:t>OR</w:t>
      </w:r>
    </w:p>
    <w:p w:rsidR="00691BFC" w:rsidRPr="00691BFC" w:rsidRDefault="00691BFC" w:rsidP="00691BFC">
      <w:pPr>
        <w:spacing w:before="100" w:beforeAutospacing="1" w:after="100" w:afterAutospacing="1" w:line="240" w:lineRule="atLeast"/>
        <w:ind w:left="336" w:firstLine="708"/>
      </w:pPr>
      <w:r w:rsidRPr="00691BFC">
        <w:t>{</w:t>
      </w:r>
    </w:p>
    <w:p w:rsidR="00691BFC" w:rsidRPr="00691BFC" w:rsidRDefault="00691BFC" w:rsidP="00691BFC">
      <w:pPr>
        <w:spacing w:before="100" w:beforeAutospacing="1" w:after="100" w:afterAutospacing="1" w:line="240" w:lineRule="atLeast"/>
        <w:ind w:firstLine="336"/>
      </w:pPr>
      <w:r w:rsidRPr="00691BFC">
        <w:t>                "type": "</w:t>
      </w:r>
      <w:r>
        <w:t>lightbox</w:t>
      </w:r>
      <w:r w:rsidRPr="00691BFC">
        <w:t>",</w:t>
      </w:r>
    </w:p>
    <w:p w:rsidR="00691BFC" w:rsidRPr="00691BFC" w:rsidRDefault="00691BFC" w:rsidP="00691BFC">
      <w:pPr>
        <w:spacing w:before="100" w:beforeAutospacing="1" w:after="100" w:afterAutospacing="1" w:line="240" w:lineRule="atLeast"/>
      </w:pPr>
      <w:r w:rsidRPr="00691BFC">
        <w:t>       </w:t>
      </w:r>
      <w:r>
        <w:tab/>
      </w:r>
      <w:r w:rsidRPr="00691BFC">
        <w:t>         "lightboxMaskOpacity": 50,</w:t>
      </w:r>
    </w:p>
    <w:p w:rsidR="00691BFC" w:rsidRPr="00691BFC" w:rsidRDefault="00691BFC" w:rsidP="00691BFC">
      <w:pPr>
        <w:spacing w:before="100" w:beforeAutospacing="1" w:after="100" w:afterAutospacing="1" w:line="240" w:lineRule="atLeast"/>
      </w:pPr>
      <w:r w:rsidRPr="00691BFC">
        <w:t>              </w:t>
      </w:r>
      <w:r>
        <w:tab/>
      </w:r>
      <w:r w:rsidRPr="00691BFC">
        <w:t>  </w:t>
      </w:r>
      <w:r>
        <w:tab/>
      </w:r>
      <w:r w:rsidRPr="00691BFC">
        <w:t>"lightboxMaskColor": "#000000",</w:t>
      </w:r>
    </w:p>
    <w:p w:rsidR="00691BFC" w:rsidRPr="00691BFC" w:rsidRDefault="00691BFC" w:rsidP="00691BFC">
      <w:pPr>
        <w:spacing w:before="100" w:beforeAutospacing="1" w:after="100" w:afterAutospacing="1" w:line="240" w:lineRule="atLeast"/>
      </w:pPr>
      <w:r w:rsidRPr="00691BFC">
        <w:t>              </w:t>
      </w:r>
      <w:r>
        <w:tab/>
      </w:r>
      <w:r>
        <w:tab/>
      </w:r>
      <w:r w:rsidRPr="00691BFC">
        <w:t>"debug": false</w:t>
      </w:r>
    </w:p>
    <w:p w:rsidR="00691BFC" w:rsidRDefault="00691BFC" w:rsidP="00691BFC">
      <w:pPr>
        <w:spacing w:before="100" w:beforeAutospacing="1" w:after="100" w:afterAutospacing="1" w:line="240" w:lineRule="atLeast"/>
        <w:ind w:left="708" w:firstLine="708"/>
      </w:pPr>
      <w:r w:rsidRPr="00691BFC">
        <w:t>}</w:t>
      </w:r>
    </w:p>
    <w:p w:rsidR="00025E89" w:rsidRDefault="00025E89" w:rsidP="00025E89">
      <w:pPr>
        <w:spacing w:before="100" w:beforeAutospacing="1" w:after="100" w:afterAutospacing="1" w:line="240" w:lineRule="atLeast"/>
      </w:pPr>
      <w:r>
        <w:t>For lightbox JSON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r w:rsidRPr="00691BFC">
        <w:t>lightboxMaskOpacity</w:t>
      </w:r>
    </w:p>
    <w:p w:rsidR="00025E89" w:rsidRPr="00691BFC" w:rsidRDefault="00025E89" w:rsidP="00B761DF">
      <w:pPr>
        <w:pStyle w:val="ListParagraph"/>
        <w:numPr>
          <w:ilvl w:val="0"/>
          <w:numId w:val="33"/>
        </w:numPr>
        <w:spacing w:before="100" w:beforeAutospacing="1" w:after="100" w:afterAutospacing="1" w:line="240" w:lineRule="atLeast"/>
      </w:pPr>
      <w:r w:rsidRPr="00691BFC">
        <w:t>lightboxMaskColor</w:t>
      </w:r>
    </w:p>
    <w:p w:rsidR="00691BFC" w:rsidRDefault="00691BFC" w:rsidP="001E4343">
      <w:pPr>
        <w:ind w:left="336" w:firstLine="708"/>
      </w:pPr>
    </w:p>
    <w:p w:rsidR="000D3447" w:rsidRDefault="00AA1BAD" w:rsidP="004D51F9">
      <w:r w:rsidRPr="00AA1BAD">
        <w:rPr>
          <w:noProof/>
        </w:rPr>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404939">
      <w:pPr>
        <w:pStyle w:val="Heading3"/>
        <w:keepNext/>
        <w:keepLines/>
        <w:numPr>
          <w:ilvl w:val="2"/>
          <w:numId w:val="47"/>
        </w:numPr>
        <w:pBdr>
          <w:bottom w:val="none" w:sz="0" w:space="0" w:color="auto"/>
        </w:pBdr>
        <w:spacing w:line="276" w:lineRule="auto"/>
        <w:ind w:left="1764"/>
      </w:pPr>
      <w:bookmarkStart w:id="318" w:name="_Toc517950232"/>
      <w:r w:rsidRPr="00B63D8A">
        <w:rPr>
          <w:i w:val="0"/>
          <w:sz w:val="24"/>
          <w:szCs w:val="24"/>
        </w:rPr>
        <w:t>Country Currency Mapping</w:t>
      </w:r>
      <w:bookmarkEnd w:id="318"/>
      <w:r w:rsidRPr="00B63D8A">
        <w:rPr>
          <w:i w:val="0"/>
          <w:sz w:val="24"/>
          <w:szCs w:val="24"/>
        </w:rPr>
        <w:t xml:space="preserve"> </w:t>
      </w:r>
      <w:bookmarkStart w:id="319" w:name="_Toc517950233"/>
      <w:bookmarkEnd w:id="319"/>
    </w:p>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Yuan Renminbi</w:t>
            </w:r>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404939">
      <w:pPr>
        <w:pStyle w:val="Heading3"/>
        <w:keepNext/>
        <w:keepLines/>
        <w:numPr>
          <w:ilvl w:val="2"/>
          <w:numId w:val="47"/>
        </w:numPr>
        <w:pBdr>
          <w:bottom w:val="none" w:sz="0" w:space="0" w:color="auto"/>
        </w:pBdr>
        <w:spacing w:line="276" w:lineRule="auto"/>
        <w:ind w:left="1764"/>
        <w:rPr>
          <w:sz w:val="24"/>
          <w:szCs w:val="24"/>
        </w:rPr>
      </w:pPr>
      <w:bookmarkStart w:id="320" w:name="_Toc517950234"/>
      <w:r w:rsidRPr="00404939">
        <w:rPr>
          <w:i w:val="0"/>
          <w:sz w:val="24"/>
          <w:szCs w:val="24"/>
        </w:rPr>
        <w:t xml:space="preserve">Country Currency </w:t>
      </w:r>
      <w:r>
        <w:rPr>
          <w:i w:val="0"/>
          <w:sz w:val="24"/>
          <w:szCs w:val="24"/>
        </w:rPr>
        <w:t>and Locale Mapping for Klarna</w:t>
      </w:r>
      <w:bookmarkEnd w:id="320"/>
      <w:r>
        <w:rPr>
          <w:i w:val="0"/>
          <w:sz w:val="24"/>
          <w:szCs w:val="24"/>
        </w:rPr>
        <w:t xml:space="preserve"> </w:t>
      </w:r>
    </w:p>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r>
              <w:t>purchase_country</w:t>
            </w:r>
          </w:p>
        </w:tc>
        <w:tc>
          <w:tcPr>
            <w:tcW w:w="2394" w:type="dxa"/>
            <w:shd w:val="clear" w:color="auto" w:fill="BFBFBF" w:themeFill="background1" w:themeFillShade="BF"/>
          </w:tcPr>
          <w:p w:rsidR="00574B1C" w:rsidRDefault="00574B1C" w:rsidP="00411B70">
            <w:r>
              <w:t>purchase_currency</w:t>
            </w:r>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r>
              <w:t>en-at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r>
              <w:t>en-fi , sv-fi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r>
              <w:t>en-de</w:t>
            </w:r>
          </w:p>
        </w:tc>
      </w:tr>
      <w:tr w:rsidR="00574B1C" w:rsidTr="00411B70">
        <w:tc>
          <w:tcPr>
            <w:tcW w:w="2394" w:type="dxa"/>
          </w:tcPr>
          <w:p w:rsidR="00574B1C" w:rsidRDefault="00574B1C" w:rsidP="00411B70">
            <w:r>
              <w:rPr>
                <w:rFonts w:ascii="Calibri" w:hAnsi="Calibri"/>
                <w:color w:val="333333"/>
                <w:shd w:val="clear" w:color="auto" w:fill="FFFFFF"/>
              </w:rPr>
              <w:t>NL</w:t>
            </w:r>
          </w:p>
        </w:tc>
        <w:tc>
          <w:tcPr>
            <w:tcW w:w="2394" w:type="dxa"/>
          </w:tcPr>
          <w:p w:rsidR="00574B1C" w:rsidRDefault="00574B1C" w:rsidP="00411B70">
            <w:r>
              <w:t>Euro</w:t>
            </w:r>
          </w:p>
        </w:tc>
        <w:tc>
          <w:tcPr>
            <w:tcW w:w="2394" w:type="dxa"/>
          </w:tcPr>
          <w:p w:rsidR="00574B1C" w:rsidRDefault="00574B1C" w:rsidP="00411B70">
            <w:r>
              <w:t>nl-nl</w:t>
            </w:r>
          </w:p>
        </w:tc>
        <w:tc>
          <w:tcPr>
            <w:tcW w:w="2394" w:type="dxa"/>
          </w:tcPr>
          <w:p w:rsidR="00574B1C" w:rsidRDefault="00574B1C" w:rsidP="00411B70">
            <w:r>
              <w:t>en-nl</w:t>
            </w:r>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r>
              <w:t>nb-no</w:t>
            </w:r>
          </w:p>
        </w:tc>
        <w:tc>
          <w:tcPr>
            <w:tcW w:w="2394" w:type="dxa"/>
          </w:tcPr>
          <w:p w:rsidR="00574B1C" w:rsidRDefault="00574B1C" w:rsidP="00411B70">
            <w:r>
              <w:t>en-no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r>
              <w:t>sv-se</w:t>
            </w:r>
          </w:p>
        </w:tc>
        <w:tc>
          <w:tcPr>
            <w:tcW w:w="2394" w:type="dxa"/>
          </w:tcPr>
          <w:p w:rsidR="00574B1C" w:rsidRDefault="00574B1C" w:rsidP="00411B70">
            <w:r>
              <w:t>en-se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r>
              <w:t>gb-gb</w:t>
            </w:r>
          </w:p>
        </w:tc>
        <w:tc>
          <w:tcPr>
            <w:tcW w:w="2394" w:type="dxa"/>
          </w:tcPr>
          <w:p w:rsidR="00574B1C" w:rsidRDefault="00574B1C" w:rsidP="00411B70">
            <w:r>
              <w:t>en-sb</w:t>
            </w:r>
          </w:p>
        </w:tc>
      </w:tr>
    </w:tbl>
    <w:p w:rsidR="00574B1C" w:rsidRPr="00574B1C" w:rsidRDefault="002700E3" w:rsidP="00404939">
      <w:pPr>
        <w:pStyle w:val="ListParagraph"/>
        <w:numPr>
          <w:ilvl w:val="0"/>
          <w:numId w:val="65"/>
        </w:numPr>
      </w:pPr>
      <w:r>
        <w:t xml:space="preserve">Ensure the appropriate locale ,currencies and countries setting are available in business manager. </w:t>
      </w:r>
    </w:p>
    <w:p w:rsidR="00A55063" w:rsidRDefault="004D51F9" w:rsidP="00EF0876">
      <w:pPr>
        <w:pStyle w:val="Heading2"/>
        <w:numPr>
          <w:ilvl w:val="1"/>
          <w:numId w:val="47"/>
        </w:numPr>
      </w:pPr>
      <w:bookmarkStart w:id="321" w:name="_Toc517950235"/>
      <w:r>
        <w:t>CUSTOM</w:t>
      </w:r>
      <w:r w:rsidR="00A55063">
        <w:t xml:space="preserve"> CODE</w:t>
      </w:r>
      <w:bookmarkEnd w:id="321"/>
      <w:r w:rsidR="000456A1">
        <w:t xml:space="preserve"> </w:t>
      </w:r>
    </w:p>
    <w:p w:rsidR="00B60DA6" w:rsidRDefault="00B60DA6" w:rsidP="000456A1">
      <w:pPr>
        <w:ind w:left="1044"/>
        <w:rPr>
          <w:b/>
          <w:u w:val="single"/>
        </w:rPr>
      </w:pPr>
    </w:p>
    <w:p w:rsidR="000456A1" w:rsidRDefault="000456A1" w:rsidP="00FB7945">
      <w:pPr>
        <w:ind w:left="90"/>
      </w:pPr>
      <w:r w:rsidRPr="00103D53">
        <w:rPr>
          <w:b/>
          <w:u w:val="single"/>
        </w:rPr>
        <w:t>Pre-Requisite:</w:t>
      </w:r>
      <w:r>
        <w:rPr>
          <w:b/>
          <w:u w:val="single"/>
        </w:rPr>
        <w:t xml:space="preserve"> </w:t>
      </w:r>
      <w:r>
        <w:t xml:space="preserve">Make sure the cartridge of site </w:t>
      </w:r>
      <w:r w:rsidR="00537D76">
        <w:t>MFRA</w:t>
      </w:r>
      <w:r w:rsidR="00D57182">
        <w:t xml:space="preserve">  </w:t>
      </w:r>
      <w:r w:rsidR="00537D76">
        <w:t>“</w:t>
      </w:r>
      <w:r w:rsidR="00D57182" w:rsidRPr="00D57182">
        <w:t>link_worldpay:link_worldpay_core:app_storefront_base</w:t>
      </w:r>
      <w:r w:rsidR="00537D76">
        <w:t>”</w:t>
      </w:r>
      <w:r w:rsidR="00D57182">
        <w:t xml:space="preserve"> </w:t>
      </w:r>
      <w:r w:rsidR="00537D76">
        <w:t xml:space="preserve">is </w:t>
      </w:r>
      <w:r>
        <w:t>specified in Site Settings path under Manage Sites &gt; Merchant Site</w:t>
      </w:r>
    </w:p>
    <w:p w:rsidR="00816B20" w:rsidRDefault="00816B20" w:rsidP="00FB7945">
      <w:pPr>
        <w:ind w:left="360"/>
      </w:pPr>
      <w:r>
        <w:t xml:space="preserve">This section covers only </w:t>
      </w:r>
      <w:r w:rsidR="00F12AE6">
        <w:t xml:space="preserve">MFRA </w:t>
      </w:r>
      <w:r>
        <w:t>changes required in int_worldpay_controllers to support controllers to work.</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322" w:name="_Update_Replace_"/>
      <w:bookmarkStart w:id="323" w:name="_Toc413668635"/>
      <w:bookmarkStart w:id="324" w:name="_Toc413668757"/>
      <w:bookmarkStart w:id="325" w:name="_Toc443296974"/>
      <w:bookmarkStart w:id="326" w:name="_Toc443297096"/>
      <w:bookmarkStart w:id="327" w:name="_Toc443403263"/>
      <w:bookmarkStart w:id="328" w:name="_Toc443403709"/>
      <w:bookmarkStart w:id="329" w:name="_Toc443403811"/>
      <w:bookmarkStart w:id="330" w:name="_Toc445466935"/>
      <w:bookmarkStart w:id="331" w:name="_Toc478742358"/>
      <w:bookmarkStart w:id="332" w:name="_Toc479166943"/>
      <w:bookmarkStart w:id="333" w:name="_Toc479167703"/>
      <w:bookmarkStart w:id="334" w:name="_Toc479341037"/>
      <w:bookmarkStart w:id="335" w:name="_Toc479341121"/>
      <w:bookmarkStart w:id="336" w:name="_Toc479578010"/>
      <w:bookmarkStart w:id="337" w:name="_Toc413668636"/>
      <w:bookmarkStart w:id="338" w:name="_Toc413668758"/>
      <w:bookmarkStart w:id="339" w:name="_Toc443296975"/>
      <w:bookmarkStart w:id="340" w:name="_Toc443297097"/>
      <w:bookmarkStart w:id="341" w:name="_Toc443403264"/>
      <w:bookmarkStart w:id="342" w:name="_Toc443403710"/>
      <w:bookmarkStart w:id="343" w:name="_Toc443403812"/>
      <w:bookmarkStart w:id="344" w:name="_Toc445466936"/>
      <w:bookmarkStart w:id="345" w:name="_Toc478742359"/>
      <w:bookmarkStart w:id="346" w:name="_Toc479166944"/>
      <w:bookmarkStart w:id="347" w:name="_Toc479167704"/>
      <w:bookmarkStart w:id="348" w:name="_Toc479341038"/>
      <w:bookmarkStart w:id="349" w:name="_Toc479341122"/>
      <w:bookmarkStart w:id="350" w:name="_Toc479578011"/>
      <w:bookmarkStart w:id="351" w:name="_Toc413668637"/>
      <w:bookmarkStart w:id="352" w:name="_Toc413668759"/>
      <w:bookmarkStart w:id="353" w:name="_Toc443296976"/>
      <w:bookmarkStart w:id="354" w:name="_Toc443297098"/>
      <w:bookmarkStart w:id="355" w:name="_Toc443403265"/>
      <w:bookmarkStart w:id="356" w:name="_Toc443403711"/>
      <w:bookmarkStart w:id="357" w:name="_Toc443403813"/>
      <w:bookmarkStart w:id="358" w:name="_Toc445466937"/>
      <w:bookmarkStart w:id="359" w:name="_Toc478742360"/>
      <w:bookmarkStart w:id="360" w:name="_Toc479166945"/>
      <w:bookmarkStart w:id="361" w:name="_Toc479167705"/>
      <w:bookmarkStart w:id="362" w:name="_Toc479341039"/>
      <w:bookmarkStart w:id="363" w:name="_Toc479341123"/>
      <w:bookmarkStart w:id="364" w:name="_Toc479578012"/>
      <w:bookmarkStart w:id="365" w:name="_Toc413668638"/>
      <w:bookmarkStart w:id="366" w:name="_Toc413668760"/>
      <w:bookmarkStart w:id="367" w:name="_Toc443296977"/>
      <w:bookmarkStart w:id="368" w:name="_Toc443297099"/>
      <w:bookmarkStart w:id="369" w:name="_Toc443403266"/>
      <w:bookmarkStart w:id="370" w:name="_Toc443403712"/>
      <w:bookmarkStart w:id="371" w:name="_Toc443403814"/>
      <w:bookmarkStart w:id="372" w:name="_Toc445466938"/>
      <w:bookmarkStart w:id="373" w:name="_Toc478742361"/>
      <w:bookmarkStart w:id="374" w:name="_Toc479166946"/>
      <w:bookmarkStart w:id="375" w:name="_Toc479167706"/>
      <w:bookmarkStart w:id="376" w:name="_Toc479341040"/>
      <w:bookmarkStart w:id="377" w:name="_Toc479341124"/>
      <w:bookmarkStart w:id="378" w:name="_Toc479578013"/>
      <w:bookmarkStart w:id="379" w:name="_Toc413668639"/>
      <w:bookmarkStart w:id="380" w:name="_Toc413668761"/>
      <w:bookmarkStart w:id="381" w:name="_Toc443296978"/>
      <w:bookmarkStart w:id="382" w:name="_Toc443297100"/>
      <w:bookmarkStart w:id="383" w:name="_Toc443403267"/>
      <w:bookmarkStart w:id="384" w:name="_Toc443403713"/>
      <w:bookmarkStart w:id="385" w:name="_Toc443403815"/>
      <w:bookmarkStart w:id="386" w:name="_Toc445466939"/>
      <w:bookmarkStart w:id="387" w:name="_Toc478742362"/>
      <w:bookmarkStart w:id="388" w:name="_Toc479166947"/>
      <w:bookmarkStart w:id="389" w:name="_Toc479167707"/>
      <w:bookmarkStart w:id="390" w:name="_Toc479341041"/>
      <w:bookmarkStart w:id="391" w:name="_Toc479341125"/>
      <w:bookmarkStart w:id="392" w:name="_Toc479578014"/>
      <w:bookmarkStart w:id="393" w:name="_Toc413668640"/>
      <w:bookmarkStart w:id="394" w:name="_Toc413668762"/>
      <w:bookmarkStart w:id="395" w:name="_Toc443296979"/>
      <w:bookmarkStart w:id="396" w:name="_Toc443297101"/>
      <w:bookmarkStart w:id="397" w:name="_Toc443403268"/>
      <w:bookmarkStart w:id="398" w:name="_Toc443403714"/>
      <w:bookmarkStart w:id="399" w:name="_Toc443403816"/>
      <w:bookmarkStart w:id="400" w:name="_Toc445466940"/>
      <w:bookmarkStart w:id="401" w:name="_Toc478742363"/>
      <w:bookmarkStart w:id="402" w:name="_Toc479166948"/>
      <w:bookmarkStart w:id="403" w:name="_Toc479167708"/>
      <w:bookmarkStart w:id="404" w:name="_Toc479341042"/>
      <w:bookmarkStart w:id="405" w:name="_Toc479341126"/>
      <w:bookmarkStart w:id="406" w:name="_Toc479578015"/>
      <w:bookmarkStart w:id="407" w:name="_Toc413668641"/>
      <w:bookmarkStart w:id="408" w:name="_Toc413668763"/>
      <w:bookmarkStart w:id="409" w:name="_Toc443296980"/>
      <w:bookmarkStart w:id="410" w:name="_Toc443297102"/>
      <w:bookmarkStart w:id="411" w:name="_Toc443403269"/>
      <w:bookmarkStart w:id="412" w:name="_Toc443403715"/>
      <w:bookmarkStart w:id="413" w:name="_Toc443403817"/>
      <w:bookmarkStart w:id="414" w:name="_Toc445466941"/>
      <w:bookmarkStart w:id="415" w:name="_Toc478742364"/>
      <w:bookmarkStart w:id="416" w:name="_Toc479166949"/>
      <w:bookmarkStart w:id="417" w:name="_Toc479167709"/>
      <w:bookmarkStart w:id="418" w:name="_Toc479341043"/>
      <w:bookmarkStart w:id="419" w:name="_Toc479341127"/>
      <w:bookmarkStart w:id="420" w:name="_Toc479578016"/>
      <w:bookmarkStart w:id="421" w:name="_Toc413668642"/>
      <w:bookmarkStart w:id="422" w:name="_Toc413668764"/>
      <w:bookmarkStart w:id="423" w:name="_Toc443296981"/>
      <w:bookmarkStart w:id="424" w:name="_Toc443297103"/>
      <w:bookmarkStart w:id="425" w:name="_Toc443403270"/>
      <w:bookmarkStart w:id="426" w:name="_Toc443403716"/>
      <w:bookmarkStart w:id="427" w:name="_Toc443403818"/>
      <w:bookmarkStart w:id="428" w:name="_Toc445466942"/>
      <w:bookmarkStart w:id="429" w:name="_Toc478742365"/>
      <w:bookmarkStart w:id="430" w:name="_Toc479166950"/>
      <w:bookmarkStart w:id="431" w:name="_Toc479167710"/>
      <w:bookmarkStart w:id="432" w:name="_Toc479341044"/>
      <w:bookmarkStart w:id="433" w:name="_Toc479341128"/>
      <w:bookmarkStart w:id="434" w:name="_Toc479578017"/>
      <w:bookmarkStart w:id="435" w:name="_Toc413668643"/>
      <w:bookmarkStart w:id="436" w:name="_Toc413668765"/>
      <w:bookmarkStart w:id="437" w:name="_Toc443296982"/>
      <w:bookmarkStart w:id="438" w:name="_Toc443297104"/>
      <w:bookmarkStart w:id="439" w:name="_Toc443403271"/>
      <w:bookmarkStart w:id="440" w:name="_Toc443403717"/>
      <w:bookmarkStart w:id="441" w:name="_Toc443403819"/>
      <w:bookmarkStart w:id="442" w:name="_Toc445466943"/>
      <w:bookmarkStart w:id="443" w:name="_Toc478742366"/>
      <w:bookmarkStart w:id="444" w:name="_Toc479166951"/>
      <w:bookmarkStart w:id="445" w:name="_Toc479167711"/>
      <w:bookmarkStart w:id="446" w:name="_Toc479341045"/>
      <w:bookmarkStart w:id="447" w:name="_Toc479341129"/>
      <w:bookmarkStart w:id="448" w:name="_Toc479578018"/>
      <w:bookmarkStart w:id="449" w:name="_Toc413668775"/>
      <w:bookmarkStart w:id="450" w:name="_Toc517950236"/>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sidRPr="00EF0876">
        <w:rPr>
          <w:i w:val="0"/>
          <w:sz w:val="24"/>
          <w:szCs w:val="24"/>
        </w:rPr>
        <w:t>Error Messaging</w:t>
      </w:r>
      <w:bookmarkEnd w:id="449"/>
      <w:bookmarkEnd w:id="450"/>
      <w:r w:rsidRPr="00EF0876">
        <w:rPr>
          <w:i w:val="0"/>
          <w:sz w:val="24"/>
          <w:szCs w:val="24"/>
        </w:rPr>
        <w:t xml:space="preserve"> </w:t>
      </w:r>
    </w:p>
    <w:p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451" w:name="_Toc517950237"/>
      <w:r w:rsidRPr="00EF0876">
        <w:rPr>
          <w:i w:val="0"/>
          <w:sz w:val="24"/>
          <w:szCs w:val="24"/>
        </w:rPr>
        <w:lastRenderedPageBreak/>
        <w:t>Client Side Encryption</w:t>
      </w:r>
      <w:bookmarkEnd w:id="451"/>
    </w:p>
    <w:p w:rsidR="00E951BC" w:rsidRDefault="00E951BC" w:rsidP="00E951BC">
      <w:pPr>
        <w:ind w:left="1080"/>
        <w:jc w:val="both"/>
      </w:pPr>
      <w:r>
        <w:t>Please get the client side encryption from the worldpay merchant interface in order to encrypt the Card PII data. This will prevent the exposure of Card PII over the network. Download the public key of Client side encryption from worldpay interface and configure it in the site preference (‘</w:t>
      </w:r>
      <w:r w:rsidRPr="00D02625">
        <w:t>Worldpay Client Side Encryption Public Key</w:t>
      </w:r>
      <w:r>
        <w:t>’) available in business manager (</w:t>
      </w:r>
      <w:r w:rsidRPr="00357C59">
        <w:t>Mobile First Merchant Tools&gt;Site Preferences&gt;Custom Site Preference Groups</w:t>
      </w:r>
      <w:r>
        <w:t>).</w:t>
      </w:r>
    </w:p>
    <w:p w:rsidR="00AE0F2D" w:rsidRDefault="00E951BC" w:rsidP="00101866">
      <w:pPr>
        <w:ind w:left="1080"/>
        <w:rPr>
          <w:rFonts w:ascii="Consolas" w:hAnsi="Consolas" w:cs="Consolas"/>
          <w:sz w:val="20"/>
          <w:szCs w:val="20"/>
        </w:rPr>
      </w:pPr>
      <w:r>
        <w:rPr>
          <w:noProof/>
        </w:rPr>
        <w:drawing>
          <wp:inline distT="0" distB="0" distL="0" distR="0" wp14:anchorId="0285C522" wp14:editId="60E867B1">
            <wp:extent cx="5824836" cy="2567354"/>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394" cy="2575093"/>
                    </a:xfrm>
                    <a:prstGeom prst="rect">
                      <a:avLst/>
                    </a:prstGeom>
                    <a:noFill/>
                    <a:ln>
                      <a:noFill/>
                    </a:ln>
                  </pic:spPr>
                </pic:pic>
              </a:graphicData>
            </a:graphic>
          </wp:inline>
        </w:drawing>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452" w:name="_Toc517950238"/>
      <w:r w:rsidRPr="00EF0876">
        <w:rPr>
          <w:i w:val="0"/>
          <w:sz w:val="24"/>
          <w:szCs w:val="24"/>
        </w:rPr>
        <w:t>Form File Changes</w:t>
      </w:r>
      <w:bookmarkEnd w:id="452"/>
    </w:p>
    <w:p w:rsidR="00B4141E" w:rsidRDefault="00B4141E" w:rsidP="00B4141E">
      <w:pPr>
        <w:ind w:left="1044"/>
        <w:jc w:val="both"/>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t>
      </w:r>
      <w:r w:rsidR="00C04461">
        <w:rPr>
          <w:rFonts w:eastAsiaTheme="majorEastAsia" w:cstheme="majorBidi"/>
          <w:bCs/>
        </w:rPr>
        <w:t>Worldpay</w:t>
      </w:r>
      <w:r w:rsidRPr="001F6A51">
        <w:rPr>
          <w:rFonts w:eastAsiaTheme="majorEastAsia" w:cstheme="majorBidi"/>
          <w:bCs/>
        </w:rPr>
        <w:t xml:space="preserve"> mandatory requirement</w:t>
      </w:r>
      <w:r>
        <w:rPr>
          <w:rFonts w:eastAsiaTheme="majorEastAsia" w:cstheme="majorBidi"/>
          <w:bCs/>
        </w:rPr>
        <w:t>. We have delivered only default locale form files. If merchant require any specific locale they can copy the required form to respective locales.</w:t>
      </w:r>
    </w:p>
    <w:p w:rsidR="00B4141E" w:rsidRDefault="00B4141E" w:rsidP="00B4141E">
      <w:pPr>
        <w:spacing w:after="0" w:line="240" w:lineRule="auto"/>
        <w:ind w:left="336" w:firstLine="708"/>
        <w:rPr>
          <w:rFonts w:eastAsiaTheme="majorEastAsia" w:cstheme="majorBidi"/>
          <w:bCs/>
        </w:rPr>
      </w:pPr>
      <w:r>
        <w:rPr>
          <w:rFonts w:eastAsiaTheme="majorEastAsia" w:cstheme="majorBidi"/>
          <w:bCs/>
        </w:rPr>
        <w:t xml:space="preserve">Purpose: </w:t>
      </w:r>
      <w:r w:rsidR="00C04461">
        <w:rPr>
          <w:rFonts w:eastAsiaTheme="majorEastAsia" w:cstheme="majorBidi"/>
          <w:bCs/>
        </w:rPr>
        <w:t>Worldpay</w:t>
      </w:r>
      <w:r>
        <w:rPr>
          <w:rFonts w:eastAsiaTheme="majorEastAsia" w:cstheme="majorBidi"/>
          <w:bCs/>
        </w:rPr>
        <w:t xml:space="preserve"> XML request must have country code in UPPERCASE.</w:t>
      </w:r>
    </w:p>
    <w:p w:rsidR="00EE7F39" w:rsidRDefault="00EE7F39" w:rsidP="00B4141E">
      <w:pPr>
        <w:spacing w:after="0" w:line="240" w:lineRule="auto"/>
        <w:ind w:left="336" w:firstLine="708"/>
        <w:rPr>
          <w:rFonts w:eastAsiaTheme="majorEastAsia" w:cstheme="majorBidi"/>
          <w:bCs/>
        </w:rPr>
      </w:pPr>
    </w:p>
    <w:p w:rsidR="00EE7F39" w:rsidRDefault="00EE7F39" w:rsidP="00B4141E">
      <w:pPr>
        <w:spacing w:after="0" w:line="240" w:lineRule="auto"/>
        <w:ind w:left="336" w:firstLine="708"/>
        <w:rPr>
          <w:rFonts w:ascii="Segoe UI" w:eastAsia="Times New Roman" w:hAnsi="Segoe UI" w:cs="Segoe UI"/>
          <w:color w:val="000000"/>
          <w:sz w:val="20"/>
          <w:szCs w:val="20"/>
        </w:rPr>
      </w:pPr>
    </w:p>
    <w:p w:rsidR="00EE7F39" w:rsidRPr="00EE7F39" w:rsidRDefault="00EE7F39" w:rsidP="00EE7F39">
      <w:pPr>
        <w:pStyle w:val="Heading2"/>
        <w:numPr>
          <w:ilvl w:val="1"/>
          <w:numId w:val="47"/>
        </w:numPr>
      </w:pPr>
      <w:bookmarkStart w:id="453" w:name="_Toc479578008"/>
      <w:bookmarkStart w:id="454" w:name="_Toc517950239"/>
      <w:r>
        <w:t>CUSTOM CODE FOR CONTROLLERS</w:t>
      </w:r>
      <w:bookmarkEnd w:id="453"/>
      <w:bookmarkEnd w:id="454"/>
      <w:r>
        <w:t xml:space="preserve"> </w:t>
      </w:r>
    </w:p>
    <w:p w:rsidR="00EE7F39" w:rsidRDefault="00EE7F39" w:rsidP="00EE7F39">
      <w:pPr>
        <w:ind w:left="1080"/>
        <w:jc w:val="both"/>
      </w:pPr>
      <w:r w:rsidRPr="00EE7F39">
        <w:rPr>
          <w:u w:val="single"/>
        </w:rPr>
        <w:t>Pre-Requisite:</w:t>
      </w:r>
      <w:r w:rsidRPr="00EE7F39">
        <w:t xml:space="preserve"> </w:t>
      </w:r>
      <w:r>
        <w:t>Make sure the controller cartridge of site site-genesis is (say, e.g. app_sitegenesis_controllers) and “int_worldpay_controllers” are specified in Site Settings path under Manage Sites &gt; Merchant Site</w:t>
      </w:r>
    </w:p>
    <w:p w:rsidR="00EE7F39" w:rsidRDefault="00EE7F39" w:rsidP="00EE7F39">
      <w:pPr>
        <w:ind w:left="1080"/>
        <w:jc w:val="both"/>
      </w:pPr>
      <w:r>
        <w:t>This section covers only controller changes required in int_worldpay_controllers to support controllers to work.</w:t>
      </w:r>
    </w:p>
    <w:p w:rsidR="00EE7F39" w:rsidRPr="00EE7F39" w:rsidRDefault="00EE7F39" w:rsidP="00EE7F39">
      <w:pPr>
        <w:pStyle w:val="Heading3"/>
        <w:keepNext/>
        <w:keepLines/>
        <w:numPr>
          <w:ilvl w:val="2"/>
          <w:numId w:val="47"/>
        </w:numPr>
        <w:pBdr>
          <w:bottom w:val="none" w:sz="0" w:space="0" w:color="auto"/>
        </w:pBdr>
        <w:spacing w:line="276" w:lineRule="auto"/>
        <w:ind w:left="1764"/>
        <w:rPr>
          <w:i w:val="0"/>
          <w:sz w:val="24"/>
          <w:szCs w:val="24"/>
        </w:rPr>
      </w:pPr>
      <w:bookmarkStart w:id="455" w:name="_Toc471212131"/>
      <w:bookmarkStart w:id="456" w:name="_Toc479578009"/>
      <w:bookmarkStart w:id="457" w:name="_Toc517950240"/>
      <w:r w:rsidRPr="00EE7F39">
        <w:rPr>
          <w:i w:val="0"/>
          <w:sz w:val="24"/>
          <w:szCs w:val="24"/>
        </w:rPr>
        <w:t>Generic Sectio</w:t>
      </w:r>
      <w:bookmarkEnd w:id="455"/>
      <w:r w:rsidRPr="00EE7F39">
        <w:rPr>
          <w:i w:val="0"/>
          <w:sz w:val="24"/>
          <w:szCs w:val="24"/>
        </w:rPr>
        <w:t>n</w:t>
      </w:r>
      <w:bookmarkEnd w:id="456"/>
      <w:bookmarkEnd w:id="457"/>
    </w:p>
    <w:p w:rsidR="00EE7F39" w:rsidRPr="00EE7F39" w:rsidRDefault="00EE7F39" w:rsidP="00EE7F39">
      <w:pPr>
        <w:ind w:left="1080"/>
        <w:jc w:val="both"/>
        <w:rPr>
          <w:b/>
          <w:color w:val="548DD4" w:themeColor="text2" w:themeTint="99"/>
          <w:sz w:val="28"/>
          <w:szCs w:val="28"/>
        </w:rPr>
      </w:pPr>
      <w:r w:rsidRPr="00EE7F39">
        <w:rPr>
          <w:b/>
          <w:color w:val="548DD4" w:themeColor="text2" w:themeTint="99"/>
          <w:sz w:val="28"/>
          <w:szCs w:val="28"/>
        </w:rPr>
        <w:t>Replacing the references of SiteGenesiscontroller in WorldPay Cartridge</w:t>
      </w:r>
    </w:p>
    <w:p w:rsidR="00EE7F39" w:rsidRDefault="00EE7F39" w:rsidP="00EE7F39">
      <w:pPr>
        <w:ind w:left="1080"/>
        <w:jc w:val="both"/>
      </w:pPr>
      <w:r>
        <w:t xml:space="preserve">Replace reference of storefront cartridge name in Global variables (say, </w:t>
      </w:r>
      <w:r w:rsidRPr="00EE7F39">
        <w:t>app_storefront_controllers)</w:t>
      </w:r>
      <w:r w:rsidRPr="00816B20">
        <w:t xml:space="preserve"> </w:t>
      </w:r>
      <w:r>
        <w:t xml:space="preserve">with sitegenesis controller cartridge name (say, </w:t>
      </w:r>
      <w:r w:rsidRPr="00EE7F39">
        <w:t>app_sitegenesis_controllers)</w:t>
      </w:r>
    </w:p>
    <w:p w:rsidR="00EE7F39" w:rsidRDefault="00EE7F39" w:rsidP="00EE7F39">
      <w:pPr>
        <w:ind w:left="1080"/>
        <w:jc w:val="both"/>
      </w:pPr>
      <w:r>
        <w:t>This modification is required in two controller files “WorldPay.ds” and “WorldPayHelper.ds”</w:t>
      </w:r>
    </w:p>
    <w:p w:rsidR="00EE7F39" w:rsidRDefault="00EE7F39" w:rsidP="00EE7F39">
      <w:pPr>
        <w:ind w:left="1080"/>
        <w:jc w:val="both"/>
      </w:pPr>
      <w:r>
        <w:rPr>
          <w:noProof/>
        </w:rPr>
        <w:lastRenderedPageBreak/>
        <w:drawing>
          <wp:inline distT="0" distB="0" distL="0" distR="0" wp14:anchorId="4EDECFF0" wp14:editId="54DC047A">
            <wp:extent cx="53340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0933" cy="401320"/>
                    </a:xfrm>
                    <a:prstGeom prst="rect">
                      <a:avLst/>
                    </a:prstGeom>
                    <a:noFill/>
                    <a:ln>
                      <a:noFill/>
                    </a:ln>
                  </pic:spPr>
                </pic:pic>
              </a:graphicData>
            </a:graphic>
          </wp:inline>
        </w:drawing>
      </w:r>
    </w:p>
    <w:p w:rsidR="00EE7F39" w:rsidRDefault="00EE7F39" w:rsidP="00EE7F39">
      <w:pPr>
        <w:ind w:left="1080"/>
        <w:jc w:val="both"/>
      </w:pPr>
      <w:r>
        <w:t xml:space="preserve">Replace reference of storefront cartridge name in ISML with sitegenesis core cartridge name (say, </w:t>
      </w:r>
      <w:r w:rsidRPr="00EE7F39">
        <w:t>app_sitegenesis_core)</w:t>
      </w:r>
    </w:p>
    <w:p w:rsidR="00EE7F39" w:rsidRDefault="00EE7F39" w:rsidP="00EE7F39">
      <w:pPr>
        <w:ind w:left="1080"/>
        <w:jc w:val="both"/>
      </w:pPr>
      <w:r>
        <w:t>This modification is required in ISML file “worldpaypaymentmethods.isml”, code specified below</w:t>
      </w:r>
    </w:p>
    <w:p w:rsidR="00EE7F39" w:rsidRDefault="00EE7F39" w:rsidP="00EE7F39">
      <w:pPr>
        <w:ind w:left="1080"/>
        <w:jc w:val="both"/>
      </w:pPr>
      <w:r w:rsidRPr="00CF0352">
        <w:t>var currentCountry = require('</w:t>
      </w:r>
      <w:r w:rsidRPr="00EE7F39">
        <w:t>app_sitegenesis_core/</w:t>
      </w:r>
      <w:r w:rsidRPr="00CF0352">
        <w:t>cartridge/scripts/util/Countries').getCurrent(pdict);</w:t>
      </w: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COBilling.js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“returnToForm” Function</w:t>
      </w:r>
    </w:p>
    <w:p w:rsidR="00EE7F39" w:rsidRDefault="00EE7F39" w:rsidP="00A959EC">
      <w:pPr>
        <w:pStyle w:val="ListParagraph"/>
        <w:numPr>
          <w:ilvl w:val="0"/>
          <w:numId w:val="55"/>
        </w:numPr>
        <w:spacing w:after="0"/>
        <w:jc w:val="both"/>
      </w:pPr>
      <w:r w:rsidRPr="00EE7F39">
        <w:t>Include script module at the top of script include section</w:t>
      </w:r>
    </w:p>
    <w:p w:rsidR="006E795C" w:rsidRPr="00EE7F39" w:rsidRDefault="006E795C" w:rsidP="006E795C">
      <w:pPr>
        <w:pStyle w:val="ListParagraph"/>
        <w:spacing w:after="0"/>
        <w:ind w:left="1440"/>
        <w:jc w:val="both"/>
      </w:pPr>
      <w:r>
        <w:t xml:space="preserve">Include global variable below the var guard </w:t>
      </w:r>
    </w:p>
    <w:tbl>
      <w:tblPr>
        <w:tblStyle w:val="TableGrid"/>
        <w:tblW w:w="10231" w:type="dxa"/>
        <w:tblLook w:val="04A0" w:firstRow="1" w:lastRow="0" w:firstColumn="1" w:lastColumn="0" w:noHBand="0" w:noVBand="1"/>
      </w:tblPr>
      <w:tblGrid>
        <w:gridCol w:w="10231"/>
      </w:tblGrid>
      <w:tr w:rsidR="00EE7F39" w:rsidTr="006E795C">
        <w:trPr>
          <w:trHeight w:val="364"/>
        </w:trPr>
        <w:tc>
          <w:tcPr>
            <w:tcW w:w="10231" w:type="dxa"/>
          </w:tcPr>
          <w:p w:rsidR="00EE7F39" w:rsidRPr="00EE7F39" w:rsidRDefault="00822908" w:rsidP="00EE7F39">
            <w:pPr>
              <w:spacing w:after="200" w:line="276" w:lineRule="auto"/>
              <w:ind w:left="1080"/>
              <w:jc w:val="both"/>
            </w:pPr>
            <w:r w:rsidRPr="00404939">
              <w:rPr>
                <w:highlight w:val="yellow"/>
              </w:rPr>
              <w:t>var WorldpayHelper = require('link_worldpay_controllers/cartridge/scripts/WorldpayHelper');</w:t>
            </w:r>
          </w:p>
        </w:tc>
      </w:tr>
    </w:tbl>
    <w:p w:rsidR="00EE7F39" w:rsidRPr="00203B44" w:rsidRDefault="00EE7F39" w:rsidP="00EE7F39">
      <w:pPr>
        <w:ind w:left="360"/>
        <w:rPr>
          <w:rFonts w:eastAsiaTheme="majorEastAsia" w:cstheme="majorBidi"/>
          <w:bCs/>
        </w:rPr>
      </w:pPr>
    </w:p>
    <w:p w:rsidR="00EE7F39" w:rsidRPr="00EE7F39" w:rsidRDefault="00EE7F39" w:rsidP="00EE7F39">
      <w:pPr>
        <w:pStyle w:val="ListParagraph"/>
        <w:numPr>
          <w:ilvl w:val="0"/>
          <w:numId w:val="55"/>
        </w:numPr>
        <w:jc w:val="both"/>
      </w:pPr>
      <w:r w:rsidRPr="00EE7F39">
        <w:t>Replace params section by below code snippet under the function returnToForm to handle error cases</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10278" w:type="dxa"/>
          </w:tcPr>
          <w:p w:rsidR="00822908" w:rsidRPr="00822908" w:rsidRDefault="00822908" w:rsidP="00822908">
            <w:pPr>
              <w:autoSpaceDE w:val="0"/>
              <w:autoSpaceDN w:val="0"/>
              <w:adjustRightInd w:val="0"/>
              <w:ind w:left="1080"/>
              <w:rPr>
                <w:sz w:val="20"/>
                <w:szCs w:val="20"/>
              </w:rPr>
            </w:pPr>
            <w:r w:rsidRPr="00822908">
              <w:rPr>
                <w:sz w:val="20"/>
                <w:szCs w:val="20"/>
              </w:rPr>
              <w:t>function returnToForm(cart, 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var pageMeta = require('~/cartridge/scripts/meta');</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 if the payment method is set to gift certificate get the gift certificate code from the form</w:t>
            </w:r>
          </w:p>
          <w:p w:rsidR="00822908" w:rsidRPr="00822908" w:rsidRDefault="00822908" w:rsidP="00822908">
            <w:pPr>
              <w:autoSpaceDE w:val="0"/>
              <w:autoSpaceDN w:val="0"/>
              <w:adjustRightInd w:val="0"/>
              <w:ind w:left="1080"/>
              <w:rPr>
                <w:sz w:val="20"/>
                <w:szCs w:val="20"/>
              </w:rPr>
            </w:pPr>
            <w:r w:rsidRPr="00822908">
              <w:rPr>
                <w:sz w:val="20"/>
                <w:szCs w:val="20"/>
              </w:rPr>
              <w:t xml:space="preserve">    if (!empty(cart.getPaymentInstrument()) &amp;&amp; cart.getPaymentInstrument().getPaymentMethod() === PaymentInstrument.METHOD_GIFT_CERTIFICATE)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app.getForm('billing').copyFrom({</w:t>
            </w:r>
          </w:p>
          <w:p w:rsidR="00822908" w:rsidRPr="00822908" w:rsidRDefault="00822908" w:rsidP="00822908">
            <w:pPr>
              <w:autoSpaceDE w:val="0"/>
              <w:autoSpaceDN w:val="0"/>
              <w:adjustRightInd w:val="0"/>
              <w:ind w:left="1080"/>
              <w:rPr>
                <w:sz w:val="20"/>
                <w:szCs w:val="20"/>
              </w:rPr>
            </w:pPr>
            <w:r w:rsidRPr="00822908">
              <w:rPr>
                <w:sz w:val="20"/>
                <w:szCs w:val="20"/>
              </w:rPr>
              <w:t xml:space="preserve">            giftCertCode: cart.getPaymentInstrument().getGiftCertificateCode()</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pageMeta.update({</w:t>
            </w:r>
          </w:p>
          <w:p w:rsidR="00822908" w:rsidRPr="00822908" w:rsidRDefault="00822908" w:rsidP="00822908">
            <w:pPr>
              <w:autoSpaceDE w:val="0"/>
              <w:autoSpaceDN w:val="0"/>
              <w:adjustRightInd w:val="0"/>
              <w:ind w:left="1080"/>
              <w:rPr>
                <w:sz w:val="20"/>
                <w:szCs w:val="20"/>
              </w:rPr>
            </w:pPr>
            <w:r w:rsidRPr="00822908">
              <w:rPr>
                <w:sz w:val="20"/>
                <w:szCs w:val="20"/>
              </w:rPr>
              <w:t xml:space="preserve">        pageTitle: Resource.msg('billing.meta.pagetitle', 'checkout', 'SiteGenesis Checkout')</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404939" w:rsidRDefault="00822908" w:rsidP="00822908">
            <w:pPr>
              <w:autoSpaceDE w:val="0"/>
              <w:autoSpaceDN w:val="0"/>
              <w:adjustRightInd w:val="0"/>
              <w:ind w:left="1080"/>
              <w:rPr>
                <w:sz w:val="20"/>
                <w:szCs w:val="20"/>
                <w:highlight w:val="yellow"/>
              </w:rPr>
            </w:pPr>
            <w:r w:rsidRPr="00822908">
              <w:rPr>
                <w:sz w:val="20"/>
                <w:szCs w:val="20"/>
              </w:rPr>
              <w:t xml:space="preserve">    </w:t>
            </w:r>
            <w:r w:rsidRPr="00404939">
              <w:rPr>
                <w:sz w:val="20"/>
                <w:szCs w:val="20"/>
                <w:highlight w:val="yellow"/>
              </w:rPr>
              <w:t>if (params &amp;&amp; params.errorMessage)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app.getView(require('~/cartridge/scripts/object').extend(params,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w:t>
            </w:r>
            <w:r w:rsidRPr="00404939">
              <w:rPr>
                <w:sz w:val="20"/>
                <w:szCs w:val="20"/>
                <w:highlight w:val="yellow"/>
              </w:rPr>
              <w:tab/>
              <w:t>Basket : cart.object,</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ContinueURL : URLUtils.https('COBilling-Billing'),</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errorMessage : params.errorMessage</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})).render('checkout/billing/billing');</w:t>
            </w:r>
          </w:p>
          <w:p w:rsidR="00822908" w:rsidRPr="00822908" w:rsidRDefault="00822908" w:rsidP="00822908">
            <w:pPr>
              <w:autoSpaceDE w:val="0"/>
              <w:autoSpaceDN w:val="0"/>
              <w:adjustRightInd w:val="0"/>
              <w:ind w:left="1080"/>
              <w:rPr>
                <w:sz w:val="20"/>
                <w:szCs w:val="20"/>
              </w:rPr>
            </w:pPr>
            <w:r w:rsidRPr="00404939">
              <w:rPr>
                <w:sz w:val="20"/>
                <w:szCs w:val="20"/>
                <w:highlight w:val="yellow"/>
              </w:rPr>
              <w:t xml:space="preserve">   </w:t>
            </w:r>
            <w:r w:rsidRPr="00404939">
              <w:rPr>
                <w:sz w:val="20"/>
                <w:szCs w:val="20"/>
                <w:highlight w:val="yellow"/>
              </w:rPr>
              <w:tab/>
              <w:t xml:space="preserve"> } else if (!empty(params))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app.getView(require('~/cartridge/scripts/object').extend(params,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 else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w:t>
            </w:r>
          </w:p>
          <w:p w:rsidR="00822908" w:rsidRPr="00822908" w:rsidRDefault="00822908" w:rsidP="00822908">
            <w:pPr>
              <w:autoSpaceDE w:val="0"/>
              <w:autoSpaceDN w:val="0"/>
              <w:adjustRightInd w:val="0"/>
              <w:ind w:left="1080"/>
              <w:rPr>
                <w:sz w:val="20"/>
                <w:szCs w:val="20"/>
              </w:rPr>
            </w:pPr>
            <w:r w:rsidRPr="00822908">
              <w:rPr>
                <w:sz w:val="20"/>
                <w:szCs w:val="20"/>
              </w:rPr>
              <w:lastRenderedPageBreak/>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EE7F39" w:rsidRPr="00E33D85" w:rsidRDefault="00822908" w:rsidP="00404939">
            <w:pPr>
              <w:pStyle w:val="BodyText"/>
              <w:ind w:left="1440"/>
            </w:pPr>
            <w:r w:rsidRPr="00822908">
              <w:rPr>
                <w:sz w:val="20"/>
                <w:szCs w:val="20"/>
              </w:rPr>
              <w:t>}</w:t>
            </w:r>
          </w:p>
        </w:tc>
      </w:tr>
    </w:tbl>
    <w:p w:rsidR="00EE7F39" w:rsidRPr="00E33D85" w:rsidRDefault="00EE7F39" w:rsidP="00EE7F39">
      <w:pPr>
        <w:pStyle w:val="Body"/>
        <w:rPr>
          <w:rFonts w:asciiTheme="minorHAnsi" w:hAnsiTheme="minorHAnsi"/>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“initCreditCardList” function </w:t>
      </w:r>
    </w:p>
    <w:p w:rsidR="00EE7F39" w:rsidRPr="00E33D85" w:rsidRDefault="00EE7F39" w:rsidP="00A959EC">
      <w:pPr>
        <w:pStyle w:val="ListParagraph"/>
        <w:numPr>
          <w:ilvl w:val="0"/>
          <w:numId w:val="58"/>
        </w:numPr>
        <w:spacing w:after="0"/>
        <w:jc w:val="both"/>
      </w:pPr>
      <w:r w:rsidRPr="00E75938">
        <w:t>Update below code snippet under initCreditCardList to add worldpay available credit cards</w:t>
      </w:r>
    </w:p>
    <w:tbl>
      <w:tblPr>
        <w:tblStyle w:val="TableGrid"/>
        <w:tblW w:w="0" w:type="auto"/>
        <w:tblLook w:val="04A0" w:firstRow="1" w:lastRow="0" w:firstColumn="1" w:lastColumn="0" w:noHBand="0" w:noVBand="1"/>
      </w:tblPr>
      <w:tblGrid>
        <w:gridCol w:w="9736"/>
      </w:tblGrid>
      <w:tr w:rsidR="00EE7F39" w:rsidRPr="00E33D85" w:rsidTr="00404939">
        <w:tc>
          <w:tcPr>
            <w:tcW w:w="10296" w:type="dxa"/>
            <w:tcBorders>
              <w:bottom w:val="nil"/>
            </w:tcBorders>
          </w:tcPr>
          <w:p w:rsidR="00641653" w:rsidRPr="00641653" w:rsidRDefault="00641653" w:rsidP="00404939">
            <w:pPr>
              <w:ind w:left="1080"/>
            </w:pPr>
            <w:r w:rsidRPr="005A055E">
              <w:t>function initCreditCardList(cart) {</w:t>
            </w:r>
          </w:p>
          <w:p w:rsidR="00641653" w:rsidRPr="00641653" w:rsidRDefault="00641653" w:rsidP="00404939">
            <w:pPr>
              <w:ind w:left="1080"/>
            </w:pPr>
            <w:r w:rsidRPr="00641653">
              <w:t xml:space="preserve">    var paymentAmount = cart.getNonGiftCertificateAmount();</w:t>
            </w:r>
          </w:p>
          <w:p w:rsidR="00641653" w:rsidRPr="00641653" w:rsidRDefault="00641653" w:rsidP="00404939">
            <w:pPr>
              <w:ind w:left="1080"/>
            </w:pPr>
            <w:r w:rsidRPr="00641653">
              <w:t xml:space="preserve">    var countryCode;</w:t>
            </w:r>
          </w:p>
          <w:p w:rsidR="00641653" w:rsidRPr="00641653" w:rsidRDefault="00641653" w:rsidP="00404939">
            <w:pPr>
              <w:ind w:left="1080"/>
            </w:pPr>
            <w:r w:rsidRPr="00641653">
              <w:t xml:space="preserve">    var applicablePaymentMethods;</w:t>
            </w:r>
          </w:p>
          <w:p w:rsidR="00641653" w:rsidRPr="00641653" w:rsidRDefault="00641653" w:rsidP="00404939">
            <w:pPr>
              <w:ind w:left="1080"/>
            </w:pPr>
            <w:r w:rsidRPr="00641653">
              <w:t xml:space="preserve">    var applicablePaymentCards;</w:t>
            </w:r>
          </w:p>
          <w:p w:rsidR="00641653" w:rsidRPr="00641653" w:rsidRDefault="00641653" w:rsidP="00404939">
            <w:pPr>
              <w:ind w:left="1080"/>
            </w:pPr>
            <w:r w:rsidRPr="00641653">
              <w:t xml:space="preserve">    var applicableCreditCards;</w:t>
            </w:r>
          </w:p>
          <w:p w:rsidR="00641653" w:rsidRPr="00641653" w:rsidRDefault="00641653" w:rsidP="00404939">
            <w:pPr>
              <w:ind w:left="1080"/>
            </w:pPr>
          </w:p>
          <w:p w:rsidR="00641653" w:rsidRPr="005A055E" w:rsidRDefault="00641653" w:rsidP="00404939">
            <w:pPr>
              <w:ind w:left="1080"/>
            </w:pPr>
            <w:r w:rsidRPr="00641653">
              <w:t xml:space="preserve">    </w:t>
            </w:r>
            <w:r w:rsidRPr="00404939">
              <w:rPr>
                <w:highlight w:val="yellow"/>
              </w:rPr>
              <w:t>countryCode = cart.object.billingAddress &amp;&amp; cart.object.billingAddress.countryCode.value ? cart.object.billingAddress.countryCode.value : Countries.getCurrent({</w:t>
            </w:r>
          </w:p>
          <w:p w:rsidR="00641653" w:rsidRPr="00641653" w:rsidRDefault="00641653" w:rsidP="00404939">
            <w:pPr>
              <w:ind w:left="1080"/>
            </w:pPr>
            <w:r w:rsidRPr="00641653">
              <w:t xml:space="preserve">        CurrentRequest: {</w:t>
            </w:r>
          </w:p>
          <w:p w:rsidR="00641653" w:rsidRPr="00641653" w:rsidRDefault="00641653" w:rsidP="00404939">
            <w:pPr>
              <w:ind w:left="1080"/>
            </w:pPr>
            <w:r w:rsidRPr="00641653">
              <w:t xml:space="preserve">            locale: request.locale</w:t>
            </w:r>
          </w:p>
          <w:p w:rsidR="00641653" w:rsidRPr="00641653" w:rsidRDefault="00641653" w:rsidP="00404939">
            <w:pPr>
              <w:ind w:left="1080"/>
            </w:pPr>
            <w:r w:rsidRPr="00641653">
              <w:t xml:space="preserve">        }</w:t>
            </w:r>
          </w:p>
          <w:p w:rsidR="00641653" w:rsidRPr="00641653" w:rsidRDefault="00641653" w:rsidP="00404939">
            <w:pPr>
              <w:ind w:left="1080"/>
            </w:pPr>
            <w:r w:rsidRPr="00641653">
              <w:t xml:space="preserve">    }).countryCode;</w:t>
            </w:r>
          </w:p>
          <w:p w:rsidR="00641653" w:rsidRPr="00641653" w:rsidRDefault="00641653" w:rsidP="00404939">
            <w:pPr>
              <w:ind w:left="1080"/>
            </w:pPr>
            <w:r w:rsidRPr="00641653">
              <w:tab/>
            </w:r>
          </w:p>
          <w:p w:rsidR="00641653" w:rsidRPr="00641653" w:rsidRDefault="00641653" w:rsidP="00404939">
            <w:pPr>
              <w:ind w:left="1080"/>
            </w:pPr>
          </w:p>
          <w:p w:rsidR="00641653" w:rsidRPr="00641653" w:rsidRDefault="00641653" w:rsidP="00404939">
            <w:pPr>
              <w:ind w:left="1080"/>
            </w:pPr>
            <w:r w:rsidRPr="00641653">
              <w:t xml:space="preserve">    applicablePaymentMethods = PaymentMgr.getApplicablePaymentMethods(customer, countryCode, paymentAmount.value);</w:t>
            </w:r>
          </w:p>
          <w:p w:rsidR="00641653" w:rsidRPr="00641653" w:rsidRDefault="00641653" w:rsidP="00404939">
            <w:pPr>
              <w:ind w:left="1080"/>
            </w:pPr>
            <w:r w:rsidRPr="00641653">
              <w:t xml:space="preserve">    applicablePaymentCards = PaymentMgr.getPaymentMethod(PaymentInstrument.METHOD_CREDIT_CARD).getApplicablePaymentCards(customer, countryCode, paymentAmount.value);</w:t>
            </w:r>
          </w:p>
          <w:p w:rsidR="00641653" w:rsidRPr="00641653" w:rsidRDefault="00641653" w:rsidP="00404939">
            <w:pPr>
              <w:ind w:left="1080"/>
            </w:pPr>
          </w:p>
          <w:p w:rsidR="00641653" w:rsidRPr="00641653" w:rsidRDefault="00641653" w:rsidP="00404939">
            <w:pPr>
              <w:ind w:left="1080"/>
            </w:pPr>
            <w:r w:rsidRPr="00641653">
              <w:t xml:space="preserve">    app.getForm('billing').object.paymentMethods.creditCard.type.setOptions(applicablePaymentCards.iterator());</w:t>
            </w:r>
          </w:p>
          <w:p w:rsidR="00641653" w:rsidRPr="00641653" w:rsidRDefault="00641653" w:rsidP="00404939">
            <w:pPr>
              <w:ind w:left="1080"/>
            </w:pPr>
          </w:p>
          <w:p w:rsidR="00641653" w:rsidRPr="00641653" w:rsidRDefault="00641653" w:rsidP="00404939">
            <w:pPr>
              <w:ind w:left="1080"/>
            </w:pPr>
            <w:r w:rsidRPr="00641653">
              <w:t xml:space="preserve">    applicableCreditCards = null;</w:t>
            </w:r>
          </w:p>
          <w:p w:rsidR="00641653" w:rsidRPr="00641653" w:rsidRDefault="00641653" w:rsidP="00404939">
            <w:pPr>
              <w:ind w:left="1080"/>
            </w:pPr>
          </w:p>
          <w:p w:rsidR="00641653" w:rsidRPr="00641653" w:rsidRDefault="00641653" w:rsidP="00404939">
            <w:pPr>
              <w:ind w:left="1080"/>
            </w:pPr>
            <w:r w:rsidRPr="00641653">
              <w:t xml:space="preserve">    if (customer.authenticated) {</w:t>
            </w:r>
          </w:p>
          <w:p w:rsidR="00641653" w:rsidRPr="00641653" w:rsidRDefault="00641653" w:rsidP="00404939">
            <w:pPr>
              <w:ind w:left="1080"/>
            </w:pPr>
            <w:r w:rsidRPr="00641653">
              <w:t xml:space="preserve">        var profile = app.getModel('Profile').get();</w:t>
            </w:r>
          </w:p>
          <w:p w:rsidR="00641653" w:rsidRPr="00641653" w:rsidRDefault="00641653" w:rsidP="00404939">
            <w:pPr>
              <w:ind w:left="1080"/>
            </w:pPr>
            <w:r w:rsidRPr="00641653">
              <w:t xml:space="preserve">        if (profile) {</w:t>
            </w:r>
          </w:p>
          <w:p w:rsidR="00641653" w:rsidRPr="00641653" w:rsidRDefault="00641653" w:rsidP="00404939">
            <w:pPr>
              <w:ind w:left="1080"/>
            </w:pPr>
            <w:r w:rsidRPr="00641653">
              <w:t xml:space="preserve">            applicableCreditCards = profile.validateWalletPaymentInstruments(countryCode, paymentAmount.getValue()).ValidPaymentInstruments;</w:t>
            </w:r>
          </w:p>
          <w:p w:rsidR="00641653" w:rsidRPr="00641653" w:rsidRDefault="00641653" w:rsidP="00404939">
            <w:pPr>
              <w:ind w:left="1080"/>
            </w:pPr>
            <w:r w:rsidRPr="00641653">
              <w:t xml:space="preserve">        }</w:t>
            </w:r>
          </w:p>
          <w:p w:rsidR="00641653" w:rsidRPr="005A055E" w:rsidRDefault="00641653" w:rsidP="00404939">
            <w:pPr>
              <w:ind w:left="1080"/>
            </w:pPr>
            <w:r w:rsidRPr="00641653">
              <w:t xml:space="preserve">        </w:t>
            </w:r>
            <w:r w:rsidRPr="00404939">
              <w:rPr>
                <w:highlight w:val="yellow"/>
              </w:rPr>
              <w:t>applicableCreditCards = WorldpayHelper.AvailableCreditCards(applicableCreditCards);</w:t>
            </w:r>
          </w:p>
          <w:p w:rsidR="00641653" w:rsidRPr="00641653" w:rsidRDefault="00641653" w:rsidP="00404939">
            <w:pPr>
              <w:ind w:left="1080"/>
            </w:pPr>
            <w:r w:rsidRPr="00641653">
              <w:t xml:space="preserve">    }</w:t>
            </w:r>
          </w:p>
          <w:p w:rsidR="00641653" w:rsidRPr="00641653" w:rsidRDefault="00641653" w:rsidP="00404939">
            <w:pPr>
              <w:ind w:left="1080"/>
            </w:pPr>
          </w:p>
          <w:p w:rsidR="00641653" w:rsidRPr="00641653" w:rsidRDefault="00641653" w:rsidP="00404939">
            <w:pPr>
              <w:ind w:left="1080"/>
            </w:pPr>
            <w:r w:rsidRPr="00641653">
              <w:t xml:space="preserve">    return {</w:t>
            </w:r>
          </w:p>
          <w:p w:rsidR="00641653" w:rsidRPr="00641653" w:rsidRDefault="00641653" w:rsidP="00404939">
            <w:pPr>
              <w:ind w:left="1080"/>
            </w:pPr>
            <w:r w:rsidRPr="00641653">
              <w:t xml:space="preserve">        ApplicablePaymentMethods: applicablePaymentMethods,</w:t>
            </w:r>
          </w:p>
          <w:p w:rsidR="00641653" w:rsidRPr="00641653" w:rsidRDefault="00641653" w:rsidP="00404939">
            <w:pPr>
              <w:ind w:left="1080"/>
            </w:pPr>
            <w:r w:rsidRPr="00641653">
              <w:t xml:space="preserve">        ApplicableCreditCards: applicableCreditCards</w:t>
            </w:r>
          </w:p>
          <w:p w:rsidR="00641653" w:rsidRPr="00641653" w:rsidRDefault="00641653" w:rsidP="00404939">
            <w:pPr>
              <w:ind w:left="1080"/>
            </w:pPr>
            <w:r w:rsidRPr="00641653">
              <w:t xml:space="preserve">    };</w:t>
            </w:r>
          </w:p>
          <w:p w:rsidR="00641653" w:rsidRDefault="00641653" w:rsidP="00404939">
            <w:r w:rsidRPr="00641653">
              <w:t>}</w:t>
            </w:r>
          </w:p>
          <w:p w:rsidR="00EE7F39" w:rsidRPr="00E33D85" w:rsidRDefault="00EE7F39" w:rsidP="00404939"/>
        </w:tc>
      </w:tr>
    </w:tbl>
    <w:p w:rsidR="00745F0F" w:rsidRPr="00745F0F" w:rsidRDefault="00745F0F" w:rsidP="00745F0F">
      <w:pPr>
        <w:pStyle w:val="ListParagraph"/>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“publicStart” function </w:t>
      </w:r>
    </w:p>
    <w:p w:rsidR="00EE7F39" w:rsidRPr="00E33D85" w:rsidRDefault="00EE7F39" w:rsidP="00A959EC">
      <w:pPr>
        <w:pStyle w:val="ListParagraph"/>
        <w:numPr>
          <w:ilvl w:val="0"/>
          <w:numId w:val="58"/>
        </w:numPr>
        <w:spacing w:after="0"/>
        <w:jc w:val="both"/>
      </w:pPr>
      <w:r w:rsidRPr="00745F0F">
        <w:t xml:space="preserve">Update the method to handle error messages </w:t>
      </w:r>
    </w:p>
    <w:tbl>
      <w:tblPr>
        <w:tblStyle w:val="TableGrid"/>
        <w:tblW w:w="0" w:type="auto"/>
        <w:tblLook w:val="04A0" w:firstRow="1" w:lastRow="0" w:firstColumn="1" w:lastColumn="0" w:noHBand="0" w:noVBand="1"/>
      </w:tblPr>
      <w:tblGrid>
        <w:gridCol w:w="9736"/>
      </w:tblGrid>
      <w:tr w:rsidR="00EE7F39" w:rsidRPr="00E33D85" w:rsidTr="00666A40">
        <w:tc>
          <w:tcPr>
            <w:tcW w:w="9736"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function publicStart(errorMessage)</w:t>
            </w: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cart = app.getModel('Cart').get();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(cart)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Initializes all forms of the billing page including: - address form - email address - coupon form</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initAddressForm(cart);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initEmailAddress(cart);</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creditCardList = initCreditCardList(cart);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applicablePaymentMethods = creditCardList.ApplicablePaymentMethods;</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billingForm = app.getForm('billing').object;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paymentMethods = billingForm.paymentMethods;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(paymentMethods.valid)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paymentMethods.selectedPaymentMethodID.setOptions(applicablePaymentMethods.iterator());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paymentMethods.clearFormElement();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app.getForm('billing.couponCode').clear();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app.getForm('billing.giftCertCode').clear();</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if(errorMessage &amp;&amp; errorMessage.errorMessage){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start(cart, require('~/cartridge/scripts/object').extend(errorMessage,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else{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start(cart,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r w:rsidRPr="00404939">
              <w:rPr>
                <w:rFonts w:eastAsia="Times New Roman" w:cs="Consolas"/>
                <w:sz w:val="20"/>
                <w:szCs w:val="20"/>
                <w:highlight w:val="yellow"/>
              </w:rPr>
              <w: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app.getController('Cart').Show();</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EE7F39" w:rsidRPr="00CB2E39" w:rsidRDefault="00263E6E" w:rsidP="00404939">
            <w:r w:rsidRPr="00404939">
              <w:rPr>
                <w:rFonts w:eastAsia="Times New Roman" w:cs="Consolas"/>
                <w:sz w:val="20"/>
                <w:szCs w:val="20"/>
              </w:rPr>
              <w:t>}</w:t>
            </w:r>
          </w:p>
        </w:tc>
      </w:tr>
    </w:tbl>
    <w:p w:rsidR="00CE0D94" w:rsidRPr="00745F0F" w:rsidRDefault="00666A40" w:rsidP="00666A40">
      <w:pPr>
        <w:pStyle w:val="ListParagraph"/>
        <w:numPr>
          <w:ilvl w:val="0"/>
          <w:numId w:val="58"/>
        </w:numPr>
        <w:jc w:val="both"/>
      </w:pPr>
      <w:r w:rsidRPr="00745F0F">
        <w:t>Also update creditcardlist under local methods</w:t>
      </w:r>
    </w:p>
    <w:p w:rsidR="00263E6E" w:rsidRDefault="00CE0D94" w:rsidP="00404939">
      <w:pPr>
        <w:pStyle w:val="ListParagraph"/>
        <w:ind w:left="1440"/>
        <w:jc w:val="both"/>
      </w:pPr>
      <w:r w:rsidRPr="00CE0D94">
        <w:t>exports.InitCreditCardList=initCreditCardList;</w:t>
      </w:r>
      <w:r w:rsidR="003E484B">
        <w:t xml:space="preserve"> and </w:t>
      </w:r>
      <w:r w:rsidR="003E484B" w:rsidRPr="003E484B">
        <w:t>exports.HandlePaymentSelection = handlePaymentSelection;</w:t>
      </w:r>
    </w:p>
    <w:p w:rsidR="00143841" w:rsidRPr="00D35B33" w:rsidRDefault="00143841" w:rsidP="00143841">
      <w:pPr>
        <w:pStyle w:val="Heading5"/>
        <w:ind w:left="372" w:firstLine="708"/>
        <w:rPr>
          <w:rFonts w:asciiTheme="minorHAnsi" w:hAnsiTheme="minorHAnsi"/>
        </w:rPr>
      </w:pPr>
      <w:r w:rsidRPr="00D35B33">
        <w:rPr>
          <w:rFonts w:asciiTheme="minorHAnsi" w:hAnsiTheme="minorHAnsi"/>
        </w:rPr>
        <w:t>Update “</w:t>
      </w:r>
      <w:r w:rsidR="00CE25DF" w:rsidRPr="00CE25DF">
        <w:rPr>
          <w:rFonts w:asciiTheme="minorHAnsi" w:hAnsiTheme="minorHAnsi"/>
        </w:rPr>
        <w:t>validatePayment</w:t>
      </w:r>
      <w:r w:rsidRPr="00D35B33">
        <w:rPr>
          <w:rFonts w:asciiTheme="minorHAnsi" w:hAnsiTheme="minorHAnsi"/>
        </w:rPr>
        <w:t xml:space="preserve">” function </w:t>
      </w:r>
    </w:p>
    <w:p w:rsidR="00263E6E" w:rsidRDefault="00143841" w:rsidP="00404939">
      <w:pPr>
        <w:pStyle w:val="ListParagraph"/>
        <w:numPr>
          <w:ilvl w:val="0"/>
          <w:numId w:val="58"/>
        </w:numPr>
      </w:pPr>
      <w:r>
        <w:t xml:space="preserve">Update the method with the countrycode conditions. </w:t>
      </w:r>
    </w:p>
    <w:tbl>
      <w:tblPr>
        <w:tblStyle w:val="TableGrid"/>
        <w:tblW w:w="0" w:type="auto"/>
        <w:tblInd w:w="-5" w:type="dxa"/>
        <w:tblLook w:val="04A0" w:firstRow="1" w:lastRow="0" w:firstColumn="1" w:lastColumn="0" w:noHBand="0" w:noVBand="1"/>
      </w:tblPr>
      <w:tblGrid>
        <w:gridCol w:w="9741"/>
      </w:tblGrid>
      <w:tr w:rsidR="00263E6E" w:rsidTr="00404939">
        <w:tc>
          <w:tcPr>
            <w:tcW w:w="9741" w:type="dxa"/>
          </w:tcPr>
          <w:p w:rsidR="00263E6E" w:rsidRDefault="00263E6E" w:rsidP="00263E6E">
            <w:pPr>
              <w:pStyle w:val="ListParagraph"/>
            </w:pPr>
            <w:r>
              <w:t>function validatePayment(cart) {</w:t>
            </w:r>
          </w:p>
          <w:p w:rsidR="00263E6E" w:rsidRDefault="00263E6E" w:rsidP="00263E6E">
            <w:pPr>
              <w:pStyle w:val="ListParagraph"/>
            </w:pPr>
            <w:r>
              <w:t xml:space="preserve">    var paymentAmount, countryCode, invalidPaymentInstruments, result;</w:t>
            </w:r>
          </w:p>
          <w:p w:rsidR="00263E6E" w:rsidRDefault="00263E6E" w:rsidP="00263E6E">
            <w:pPr>
              <w:pStyle w:val="ListParagraph"/>
            </w:pPr>
            <w:r>
              <w:t xml:space="preserve">    if (app.getForm('billing').object.fulfilled.value) {</w:t>
            </w:r>
          </w:p>
          <w:p w:rsidR="00263E6E" w:rsidRDefault="00263E6E" w:rsidP="00263E6E">
            <w:pPr>
              <w:pStyle w:val="ListParagraph"/>
            </w:pPr>
            <w:r>
              <w:t xml:space="preserve">        paymentAmount = cart.getNonGiftCertificateAmount();</w:t>
            </w:r>
          </w:p>
          <w:p w:rsidR="00263E6E" w:rsidRDefault="00263E6E" w:rsidP="00263E6E">
            <w:pPr>
              <w:pStyle w:val="ListParagraph"/>
            </w:pPr>
            <w:r>
              <w:t xml:space="preserve">        </w:t>
            </w:r>
            <w:r w:rsidRPr="00404939">
              <w:rPr>
                <w:highlight w:val="yellow"/>
              </w:rPr>
              <w:t>countryCode = cart.object.billingAddress &amp;&amp; cart.object.billingAddress.countryCode ? cart.object.billingAddress.countryCode : Countries.getCurrent({</w:t>
            </w:r>
          </w:p>
          <w:p w:rsidR="00263E6E" w:rsidRDefault="00263E6E" w:rsidP="00263E6E">
            <w:pPr>
              <w:pStyle w:val="ListParagraph"/>
            </w:pPr>
            <w:r>
              <w:t xml:space="preserve">            CurrentRequest: {</w:t>
            </w:r>
          </w:p>
          <w:p w:rsidR="00263E6E" w:rsidRDefault="00263E6E" w:rsidP="00263E6E">
            <w:pPr>
              <w:pStyle w:val="ListParagraph"/>
            </w:pPr>
            <w:r>
              <w:lastRenderedPageBreak/>
              <w:t xml:space="preserve">                locale: request.locale</w:t>
            </w:r>
          </w:p>
          <w:p w:rsidR="00263E6E" w:rsidRDefault="00263E6E" w:rsidP="00263E6E">
            <w:pPr>
              <w:pStyle w:val="ListParagraph"/>
            </w:pPr>
            <w:r>
              <w:t xml:space="preserve">            }</w:t>
            </w:r>
          </w:p>
          <w:p w:rsidR="00263E6E" w:rsidRDefault="00263E6E" w:rsidP="00263E6E">
            <w:pPr>
              <w:pStyle w:val="ListParagraph"/>
            </w:pPr>
            <w:r>
              <w:t xml:space="preserve">        }).countryCode;</w:t>
            </w:r>
          </w:p>
          <w:p w:rsidR="00263E6E" w:rsidRDefault="00263E6E" w:rsidP="00263E6E">
            <w:pPr>
              <w:pStyle w:val="ListParagraph"/>
            </w:pPr>
            <w:r>
              <w:t xml:space="preserve">        invalidPaymentInstruments = cart.validatePaymentInstruments(customer, countryCode, paymentAmount.value).InvalidPaymentInstruments;</w:t>
            </w:r>
          </w:p>
          <w:p w:rsidR="00263E6E" w:rsidRDefault="00263E6E" w:rsidP="00263E6E">
            <w:pPr>
              <w:pStyle w:val="ListParagraph"/>
            </w:pPr>
          </w:p>
          <w:p w:rsidR="00263E6E" w:rsidRDefault="00263E6E" w:rsidP="00263E6E">
            <w:pPr>
              <w:pStyle w:val="ListParagraph"/>
            </w:pPr>
            <w:r>
              <w:t xml:space="preserve">        if (!invalidPaymentInstruments &amp;&amp; cart.calculatePaymentTransactionTotal()) {</w:t>
            </w:r>
          </w:p>
          <w:p w:rsidR="00263E6E" w:rsidRDefault="00263E6E" w:rsidP="00263E6E">
            <w:pPr>
              <w:pStyle w:val="ListParagraph"/>
            </w:pPr>
            <w:r>
              <w:t xml:space="preserve">            result = true;</w:t>
            </w:r>
          </w:p>
          <w:p w:rsidR="00263E6E" w:rsidRDefault="00263E6E" w:rsidP="00263E6E">
            <w:pPr>
              <w:pStyle w:val="ListParagraph"/>
            </w:pPr>
            <w:r>
              <w:t xml:space="preserve">        } else {</w:t>
            </w:r>
          </w:p>
          <w:p w:rsidR="00263E6E" w:rsidRDefault="00263E6E" w:rsidP="00263E6E">
            <w:pPr>
              <w:pStyle w:val="ListParagraph"/>
            </w:pPr>
            <w:r>
              <w:t xml:space="preserve">            app.getForm('billing').object.fulfilled.value = false;</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 else {</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return result;</w:t>
            </w:r>
          </w:p>
          <w:p w:rsidR="00263E6E" w:rsidRDefault="00263E6E" w:rsidP="00263E6E">
            <w:pPr>
              <w:pStyle w:val="ListParagraph"/>
              <w:ind w:left="0"/>
            </w:pPr>
            <w:r>
              <w:t>}</w:t>
            </w:r>
          </w:p>
        </w:tc>
      </w:tr>
    </w:tbl>
    <w:p w:rsidR="00745F0F" w:rsidRDefault="00745F0F" w:rsidP="00404939">
      <w:pPr>
        <w:pStyle w:val="ListParagraph"/>
        <w:ind w:firstLine="696"/>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“saveCreditCard” function </w:t>
      </w:r>
    </w:p>
    <w:p w:rsidR="00EE7F39" w:rsidRPr="00E33D85" w:rsidRDefault="00EE7F39" w:rsidP="00A959EC">
      <w:pPr>
        <w:pStyle w:val="ListParagraph"/>
        <w:numPr>
          <w:ilvl w:val="0"/>
          <w:numId w:val="58"/>
        </w:numPr>
        <w:spacing w:after="0"/>
        <w:jc w:val="both"/>
      </w:pPr>
      <w:r w:rsidRPr="00745F0F">
        <w:t>Update the method to update worldpay card details.</w:t>
      </w:r>
      <w:r w:rsidRPr="00B639CF">
        <w:t xml:space="preserve"> </w:t>
      </w:r>
      <w:r>
        <w:t>This will ensure that duplicate card won’t be saved from My Account and order placement</w:t>
      </w:r>
      <w:r w:rsidRPr="00745F0F">
        <w:t xml:space="preserve"> </w:t>
      </w:r>
    </w:p>
    <w:tbl>
      <w:tblPr>
        <w:tblStyle w:val="TableGrid"/>
        <w:tblW w:w="0" w:type="auto"/>
        <w:tblLook w:val="04A0" w:firstRow="1" w:lastRow="0" w:firstColumn="1" w:lastColumn="0" w:noHBand="0" w:noVBand="1"/>
      </w:tblPr>
      <w:tblGrid>
        <w:gridCol w:w="9736"/>
      </w:tblGrid>
      <w:tr w:rsidR="00EE7F39" w:rsidRPr="00E33D85" w:rsidTr="00EE7F39">
        <w:tc>
          <w:tcPr>
            <w:tcW w:w="9962"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function saveCreditCard()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var i, creditCards, GetCustomerPaymentInstrumentsResult, newCreditCard;</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(customer.authenticated &amp;&amp; app.getForm('billing').object.paymentMethods.creditCard.saveCard.value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r>
            <w:r w:rsidRPr="00404939">
              <w:rPr>
                <w:rFonts w:eastAsia="Times New Roman" w:cs="Consolas"/>
                <w:sz w:val="20"/>
                <w:szCs w:val="20"/>
                <w:highlight w:val="yellow"/>
              </w:rPr>
              <w:tab/>
              <w:t>&amp;&amp; app.getForm('billing').object.paymentMethods.selectedPaymentMethodID.value !=  Resource.msg('orderdetails.paymentmethod.worldpay','worldpay',null))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var creditCards = customer.getProfile().getWallet().getPaymentInstruments(PaymentInstrument.METHOD_CREDIT_CARD);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ArrayList = require('dw/util/ArrayList');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Pipelet = require('dw/system/Pipelet');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new ArrayList();</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GetCustomerPaymentInstrumentsResult = new Pipelet('GetCustomerPaymentInstruments').execute({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Customer: customer,</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PaymentMethod: 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(GetCustomerPaymentInstrumentsResult.result !== PIPELET_ERROR)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GetCustomerPaymentInstrumentsResult.PaymentInstruments;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Transaction.wrap(function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 = customer.getProfile().getWallet().createPaymentInstrument(PaymentInstrument.METHOD_CREDIT_CARD);</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copy the credit card details to the payment instrument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lastRenderedPageBreak/>
              <w:t xml:space="preserve">            newCreditCard.setCreditCardHolder(app.getForm('billing').object.paymentMethods.creditCard.owner.value);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newCreditCard.setCreditCardNumber(app.getForm('billing').object.paymentMethods.creditCard.number.value);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newCreditCard.setCreditCardExpirationMonth(app.getForm('billing').object.paymentMethods.creditCard.expiration.month.value);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newCreditCard.setCreditCardExpirationYear(app.getForm('billing').object.paymentMethods.creditCard.expiration.year.value);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newCreditCard.setCreditCardType(app.getForm('billing').object.paymentMethods.creditCard.type.value);</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for (i = 0; i &lt; creditCards.length; i++)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 = creditCards[i];</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 xml:space="preserve">if (creditcard.getCreditCardExpirationMonth() === newCreditCard.getCreditCardExpirationMonth()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creditcard.getCreditCardExpirationYear() === newCreditCard.getCreditCardExpirationYear()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creditcard.creditCardNumber.substring(creditcard.creditCardNumber.length - 4).equals(newCreditCard.creditCardNumber.substring(newCreditCard.creditCardNumber.length - 4))</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WorldpayHelper.ReplaceToken(newCreditCard, 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customer.getProfile().getWallet().removePaymentInstrument(creditcard);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return true;</w:t>
            </w:r>
          </w:p>
          <w:p w:rsidR="00EE7F39" w:rsidRPr="00CB2E39" w:rsidRDefault="00263E6E" w:rsidP="00404939">
            <w:r w:rsidRPr="00404939">
              <w:rPr>
                <w:rFonts w:eastAsia="Times New Roman" w:cs="Consolas"/>
                <w:sz w:val="20"/>
                <w:szCs w:val="20"/>
              </w:rPr>
              <w:t>}</w:t>
            </w:r>
          </w:p>
        </w:tc>
      </w:tr>
    </w:tbl>
    <w:p w:rsidR="00DE17E4" w:rsidRDefault="00DE17E4" w:rsidP="00DE17E4">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COPlaceOrder.js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DE17E4" w:rsidRDefault="00EE7F39" w:rsidP="00A959EC">
      <w:pPr>
        <w:pStyle w:val="ListParagraph"/>
        <w:numPr>
          <w:ilvl w:val="0"/>
          <w:numId w:val="58"/>
        </w:numPr>
        <w:spacing w:after="0"/>
        <w:jc w:val="both"/>
      </w:pPr>
      <w:r w:rsidRPr="00DE17E4">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E947DB" w:rsidRPr="00E947DB" w:rsidRDefault="00E947DB" w:rsidP="00E947DB">
            <w:pPr>
              <w:ind w:left="1080"/>
              <w:rPr>
                <w:rFonts w:eastAsiaTheme="majorEastAsia" w:cstheme="majorBidi"/>
                <w:bCs/>
                <w:sz w:val="20"/>
                <w:szCs w:val="20"/>
              </w:rPr>
            </w:pPr>
            <w:r w:rsidRPr="00E947DB">
              <w:rPr>
                <w:rFonts w:eastAsiaTheme="majorEastAsia" w:cstheme="majorBidi"/>
                <w:bCs/>
                <w:sz w:val="20"/>
                <w:szCs w:val="20"/>
              </w:rPr>
              <w:t>var PaymentProcessor = app.getModel('PaymentProcessor');</w:t>
            </w:r>
          </w:p>
          <w:p w:rsidR="00EE7F39" w:rsidRPr="00E947DB" w:rsidRDefault="006D257C" w:rsidP="00E947DB">
            <w:pPr>
              <w:ind w:left="1080"/>
              <w:rPr>
                <w:rFonts w:eastAsiaTheme="majorEastAsia" w:cstheme="majorBidi"/>
                <w:bCs/>
              </w:rPr>
            </w:pPr>
            <w:r w:rsidRPr="00404939">
              <w:rPr>
                <w:rFonts w:eastAsiaTheme="majorEastAsia" w:cstheme="majorBidi"/>
                <w:bCs/>
                <w:sz w:val="20"/>
                <w:szCs w:val="20"/>
                <w:highlight w:val="yellow"/>
              </w:rPr>
              <w:t>var Worldpay = require('link_worldpay_controllers/cartridge/controllers/Worldpay');</w:t>
            </w:r>
          </w:p>
        </w:tc>
      </w:tr>
    </w:tbl>
    <w:p w:rsidR="00DE17E4" w:rsidRDefault="00DE17E4" w:rsidP="00DE17E4">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“handlePayments” method</w:t>
      </w:r>
    </w:p>
    <w:p w:rsidR="00EE7F39" w:rsidRPr="00DE17E4" w:rsidRDefault="00EE7F39" w:rsidP="00A959EC">
      <w:pPr>
        <w:pStyle w:val="ListParagraph"/>
        <w:numPr>
          <w:ilvl w:val="0"/>
          <w:numId w:val="58"/>
        </w:numPr>
        <w:spacing w:after="0"/>
        <w:jc w:val="both"/>
      </w:pPr>
      <w:r>
        <w:t xml:space="preserve">Add below section after </w:t>
      </w:r>
      <w:r w:rsidRPr="00DE17E4">
        <w:t xml:space="preserve">authorizationResult </w:t>
      </w:r>
      <w:r w:rsidRPr="00656B76">
        <w:t>received</w:t>
      </w:r>
      <w:r w:rsidRPr="00DE17E4">
        <w:t xml:space="preserve"> </w:t>
      </w:r>
      <w:r>
        <w:t>to handle the authorize result for Redirection and 3D and error message and konbini APM</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9944" w:type="dxa"/>
          </w:tcPr>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function handlePayments(order)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(order.getTotalNetPrice() !== 0.00)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var paymentInstruments = order.getPaymentInstruments();</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(paymentInstruments.length === 0)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missingPaymentInfo: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Sets the transaction ID for the payment instrument.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handlePaymentTransaction = function ()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paymentInstrument.getPaymentTransaction().setTransactionID(order.getOrderNo());</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for (var i = 0; i &lt; paymentInstruments.length; i++)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paymentInstrument = paymentInstruments[i];</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(PaymentMgr.getPaymentMethod(paymentInstrument.getPaymentMethod()).getPaymentProcessor() === null)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Transaction.wrap(handlePaymentTransaction);</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else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authorizationResult = PaymentProcessor.authorize(order, paymentInstrument);</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if(authorizationResult.returnToPage){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returnToPage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 : order,</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klarnasnippet: authorizationResult.klarnasnippet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 else if(authorizationResult.redirect || authorizationResult.worldpayredirect){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redirect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 else if(authorizationResult.is3D){</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is3D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paRequest : authorizationResult.paRequest,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termUrl   : authorizationResult.termUrl,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orderNo   : order.orderNo</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(authorizationResult.not_supported || authorizationResult.error)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errorCode : authorizationResult.errorCode,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errorMessage : authorizationResult.errorMessage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(authorizationResult.authorized &amp;&amp; !empty(authorizationResult.isPaymentKonbini) &amp;&amp; authorizationResult.isPaymentKonbini)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w:t>
            </w:r>
            <w:r w:rsidRPr="00404939">
              <w:rPr>
                <w:rFonts w:eastAsiaTheme="majorEastAsia" w:cstheme="majorBidi"/>
                <w:bCs/>
                <w:sz w:val="20"/>
                <w:szCs w:val="20"/>
                <w:highlight w:val="yellow"/>
              </w:rPr>
              <w:tab/>
              <w:t>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isPaymentKonbini :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WorldpayRedirectURL : authorizationResult.redirectUrl</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EE7F39" w:rsidRPr="00E33D85" w:rsidRDefault="006D257C" w:rsidP="00404939">
            <w:pPr>
              <w:pStyle w:val="BodyText"/>
              <w:ind w:left="1440"/>
            </w:pPr>
            <w:r w:rsidRPr="006D257C">
              <w:rPr>
                <w:rFonts w:eastAsiaTheme="majorEastAsia" w:cstheme="majorBidi"/>
                <w:bCs/>
                <w:sz w:val="20"/>
                <w:szCs w:val="20"/>
              </w:rPr>
              <w:t>}</w:t>
            </w:r>
          </w:p>
        </w:tc>
      </w:tr>
    </w:tbl>
    <w:p w:rsidR="00EA2F06" w:rsidRDefault="00EA2F06" w:rsidP="00EA2F06">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“start” method</w:t>
      </w:r>
    </w:p>
    <w:p w:rsidR="00EE7F39" w:rsidRPr="00EA2F06" w:rsidRDefault="00EE7F39" w:rsidP="00A959EC">
      <w:pPr>
        <w:pStyle w:val="ListParagraph"/>
        <w:numPr>
          <w:ilvl w:val="0"/>
          <w:numId w:val="58"/>
        </w:numPr>
        <w:spacing w:after="0"/>
        <w:jc w:val="both"/>
      </w:pPr>
      <w:r>
        <w:t xml:space="preserve">Replace the initial code that return to Cart.Show() if cart does not exist with the code </w:t>
      </w:r>
      <w:r w:rsidR="00EA2F06">
        <w:t>below by</w:t>
      </w:r>
      <w:r>
        <w:t xml:space="preserve"> adding if condition</w:t>
      </w:r>
    </w:p>
    <w:p w:rsidR="00EE7F39" w:rsidRPr="00EA2F06" w:rsidRDefault="00EE7F39" w:rsidP="00A959EC">
      <w:pPr>
        <w:pStyle w:val="ListParagraph"/>
        <w:numPr>
          <w:ilvl w:val="0"/>
          <w:numId w:val="58"/>
        </w:numPr>
        <w:spacing w:after="0"/>
        <w:jc w:val="both"/>
      </w:pPr>
      <w:r w:rsidRPr="00EA2F06">
        <w:t xml:space="preserve">Move SaveCreditCard functionality of COBilling and place the code just before submitImpl function at the end of function else condition for above cart and handle the APM’s redirections by replacing the code with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6D257C" w:rsidRPr="00404939" w:rsidRDefault="006D257C" w:rsidP="00404939">
            <w:pPr>
              <w:ind w:left="1080"/>
              <w:rPr>
                <w:rFonts w:eastAsiaTheme="majorEastAsia" w:cstheme="majorBidi"/>
                <w:bCs/>
              </w:rPr>
            </w:pPr>
            <w:r w:rsidRPr="00404939">
              <w:rPr>
                <w:rFonts w:eastAsiaTheme="majorEastAsia" w:cstheme="majorBidi"/>
                <w:bCs/>
              </w:rPr>
              <w:t>function start()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cart = Cart.get();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COShipping = app.getController('COShipping');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Clean shipments.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COShipping.PrepareShipments(cart);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there is a valid shipping address, accounting for gift certificates that do not have one.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(cart.getProductLineItems().size() &gt; 0 &amp;&amp; cart.getDefaultShipment().getShippingAddress() === null)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 billing step is fulfilled, otherwise restart checkout.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(!session.forms.billing.fulfilled.value)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app.getController('COCustomer').Start();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cart.calculate();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lastRenderedPageBreak/>
              <w:t xml:space="preserve">    var COBilling = app.getController('COBilling');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(!COBilling.ValidatePayment(cart))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Recalculate the payments. If there is only gift certificates, make sure it covers the order total, if not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back to billing page.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(!cart.calculatePaymentTransactionTotal())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Handle used addresses and credit cards.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saveCCResult = COBilling.SaveCreditCard();</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(!saveCCResult)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error: true,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Creates a new order. This will internally ReserveInventoryForOrder and will create a new Order with status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'Created'.</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order = cart.createOrder();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(!order)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ab/>
            </w:r>
            <w:r w:rsidRPr="00404939">
              <w:rPr>
                <w:rFonts w:eastAsiaTheme="majorEastAsia" w:cstheme="majorBidi"/>
                <w:bCs/>
                <w:highlight w:val="yellow"/>
              </w:rPr>
              <w:t>var handlePaymentsResult = handlePayments(order);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ab/>
            </w:r>
            <w:r w:rsidRPr="00404939">
              <w:rPr>
                <w:rFonts w:eastAsiaTheme="majorEastAsia" w:cstheme="majorBidi"/>
                <w:bCs/>
                <w:highlight w:val="yellow"/>
              </w:rPr>
              <w:t>if (handlePaymentsResult.error)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t>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false};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if(handlePaymentsResult.is3D)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lastRenderedPageBreak/>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is3D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redirectUrl : handlePaymentsResult.redirectUrl,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paRequest : handlePaymentsResult.paRequest,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termUrl   : handlePaymentsResult.termUrl,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orderNo :handlePaymentsResult.orderNo</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if(handlePaymentsResult.returnToPage)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app.getView({</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handlePaymentsResult.order,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klarnasnippet:handlePaymentsResult.klarnasnippet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}).render('checkout/summary/summary');</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if(handlePaymentsResult.redirect)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return {redirect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r>
            <w:r w:rsidRPr="00404939">
              <w:rPr>
                <w:rFonts w:eastAsiaTheme="majorEastAsia" w:cstheme="majorBidi"/>
                <w:bCs/>
                <w:highlight w:val="yellow"/>
              </w:rPr>
              <w:tab/>
              <w:t>redirectUrl:handlePaymentsResult.redirectUrl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r w:rsidRPr="00404939">
              <w:rPr>
                <w:rFonts w:eastAsiaTheme="majorEastAsia" w:cstheme="majorBidi"/>
                <w:bCs/>
                <w:highlight w:val="yellow"/>
              </w:rPr>
              <w:tab/>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else if (handlePaymentsResult.missingPaymentInfo)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rPr>
              <w:tab/>
            </w:r>
            <w:r w:rsidRPr="00404939">
              <w:rPr>
                <w:rFonts w:eastAsiaTheme="majorEastAsia" w:cstheme="majorBidi"/>
                <w:bCs/>
                <w:highlight w:val="yellow"/>
              </w:rPr>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 (handlePaymentsResult.isPaymentKonbini)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order_created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WorldpayRedirectURL : handlePaymentsResult.WorldpayRedirectURL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highlight w:val="yellow"/>
              </w:rPr>
              <w:t>// Handle used addresses and credit cards.</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var saveCCResult = COBilling.SaveCreditCard();</w:t>
            </w:r>
          </w:p>
          <w:p w:rsidR="006D257C" w:rsidRPr="00404939" w:rsidRDefault="006D257C" w:rsidP="00404939">
            <w:pPr>
              <w:ind w:left="1080"/>
              <w:rPr>
                <w:rFonts w:eastAsiaTheme="majorEastAsia" w:cstheme="majorBidi"/>
                <w:bCs/>
                <w:highlight w:val="yellow"/>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if (!saveCCResult)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error: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r w:rsidRPr="00404939">
              <w:rPr>
                <w:rFonts w:eastAsiaTheme="majorEastAsia" w:cstheme="majorBidi"/>
                <w:bCs/>
                <w:highlight w:val="yellow"/>
              </w:rPr>
              <w:t>return submitImpl(order);</w:t>
            </w:r>
          </w:p>
          <w:p w:rsidR="00EE7F39" w:rsidRPr="00CD6913" w:rsidRDefault="006D257C" w:rsidP="00404939">
            <w:r w:rsidRPr="00404939">
              <w:rPr>
                <w:rFonts w:eastAsiaTheme="majorEastAsia" w:cstheme="majorBidi"/>
                <w:bCs/>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“submit” method</w:t>
      </w:r>
    </w:p>
    <w:p w:rsidR="00EE7F39" w:rsidRDefault="00EE7F39" w:rsidP="00A959EC">
      <w:pPr>
        <w:pStyle w:val="ListParagraph"/>
        <w:numPr>
          <w:ilvl w:val="0"/>
          <w:numId w:val="58"/>
        </w:numPr>
        <w:spacing w:after="0"/>
        <w:jc w:val="both"/>
      </w:pPr>
      <w:r>
        <w:t>Replace the existing asynchronous callback for order placement submission flow submit()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Default="00FA5E5A" w:rsidP="00404939">
            <w:pPr>
              <w:ind w:left="1080"/>
            </w:pPr>
            <w:r>
              <w:t>function submit() {</w:t>
            </w:r>
          </w:p>
          <w:p w:rsidR="00FA5E5A" w:rsidRDefault="00FA5E5A" w:rsidP="00404939">
            <w:pPr>
              <w:ind w:left="1080"/>
            </w:pPr>
            <w:r>
              <w:tab/>
              <w:t xml:space="preserve">   </w:t>
            </w:r>
          </w:p>
          <w:p w:rsidR="00FA5E5A" w:rsidRPr="00404939" w:rsidRDefault="00FA5E5A" w:rsidP="00404939">
            <w:pPr>
              <w:ind w:left="1080"/>
              <w:rPr>
                <w:highlight w:val="yellow"/>
              </w:rPr>
            </w:pPr>
            <w:r>
              <w:lastRenderedPageBreak/>
              <w:t xml:space="preserve">    </w:t>
            </w:r>
            <w:r w:rsidRPr="00404939">
              <w:rPr>
                <w:highlight w:val="yellow"/>
              </w:rPr>
              <w:t>var isWorldpayPaymentProcessor = false;</w:t>
            </w:r>
          </w:p>
          <w:p w:rsidR="00FA5E5A" w:rsidRPr="00404939" w:rsidRDefault="00FA5E5A" w:rsidP="00404939">
            <w:pPr>
              <w:ind w:left="1080"/>
              <w:rPr>
                <w:highlight w:val="yellow"/>
              </w:rPr>
            </w:pPr>
            <w:r w:rsidRPr="00404939">
              <w:rPr>
                <w:highlight w:val="yellow"/>
              </w:rPr>
              <w:t xml:space="preserve">    var WorldpayHelper = require('link_worldpay_controllers/cartridge/scripts/WorldpayHelper');</w:t>
            </w:r>
          </w:p>
          <w:p w:rsidR="00FA5E5A" w:rsidRPr="00404939" w:rsidRDefault="00FA5E5A" w:rsidP="00404939">
            <w:pPr>
              <w:ind w:left="1080"/>
              <w:rPr>
                <w:highlight w:val="yellow"/>
              </w:rPr>
            </w:pPr>
            <w:r w:rsidRPr="00404939">
              <w:rPr>
                <w:highlight w:val="yellow"/>
              </w:rPr>
              <w:tab/>
              <w:t>var order = WorldpayHelper.GetOrder().Order;</w:t>
            </w:r>
          </w:p>
          <w:p w:rsidR="00FA5E5A" w:rsidRPr="00404939" w:rsidRDefault="00FA5E5A" w:rsidP="00404939">
            <w:pPr>
              <w:ind w:left="1080"/>
              <w:rPr>
                <w:highlight w:val="yellow"/>
              </w:rPr>
            </w:pPr>
            <w:r w:rsidRPr="00404939">
              <w:rPr>
                <w:highlight w:val="yellow"/>
              </w:rPr>
              <w:t xml:space="preserve">    var paymentMethod:String;</w:t>
            </w:r>
          </w:p>
          <w:p w:rsidR="00FA5E5A" w:rsidRPr="00404939" w:rsidRDefault="00FA5E5A" w:rsidP="00404939">
            <w:pPr>
              <w:ind w:left="1080"/>
              <w:rPr>
                <w:highlight w:val="yellow"/>
              </w:rPr>
            </w:pPr>
            <w:r w:rsidRPr="00404939">
              <w:rPr>
                <w:highlight w:val="yellow"/>
              </w:rPr>
              <w:tab/>
              <w:t>if (order!=null) {</w:t>
            </w:r>
          </w:p>
          <w:p w:rsidR="00FA5E5A" w:rsidRPr="00404939" w:rsidRDefault="00FA5E5A" w:rsidP="00404939">
            <w:pPr>
              <w:ind w:left="1080"/>
              <w:rPr>
                <w:highlight w:val="yellow"/>
              </w:rPr>
            </w:pPr>
            <w:r w:rsidRPr="00404939">
              <w:rPr>
                <w:highlight w:val="yellow"/>
              </w:rPr>
              <w:tab/>
            </w:r>
            <w:r w:rsidRPr="00404939">
              <w:rPr>
                <w:highlight w:val="yellow"/>
              </w:rPr>
              <w:tab/>
              <w:t>//Check payment processor as worldpay</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var paymentInstruments = order.getPaymentInstruments();</w:t>
            </w:r>
          </w:p>
          <w:p w:rsidR="00FA5E5A" w:rsidRPr="00404939" w:rsidRDefault="00FA5E5A" w:rsidP="00404939">
            <w:pPr>
              <w:ind w:left="1080"/>
              <w:rPr>
                <w:highlight w:val="yellow"/>
              </w:rPr>
            </w:pPr>
            <w:r w:rsidRPr="00404939">
              <w:rPr>
                <w:highlight w:val="yellow"/>
              </w:rPr>
              <w:tab/>
              <w:t xml:space="preserve">    if (paymentInstruments.length &gt; 0) {</w:t>
            </w:r>
          </w:p>
          <w:p w:rsidR="00FA5E5A" w:rsidRPr="00404939" w:rsidRDefault="00FA5E5A" w:rsidP="00404939">
            <w:pPr>
              <w:ind w:left="1080"/>
              <w:rPr>
                <w:highlight w:val="yellow"/>
              </w:rPr>
            </w:pPr>
            <w:r w:rsidRPr="00404939">
              <w:rPr>
                <w:highlight w:val="yellow"/>
              </w:rPr>
              <w:tab/>
            </w:r>
            <w:r w:rsidRPr="00404939">
              <w:rPr>
                <w:highlight w:val="yellow"/>
              </w:rPr>
              <w:tab/>
              <w:t xml:space="preserve">    for (var i = 0; i &lt; paymentInstruments.length; i++) {</w:t>
            </w:r>
          </w:p>
          <w:p w:rsidR="00FA5E5A" w:rsidRPr="00404939" w:rsidRDefault="00FA5E5A" w:rsidP="00404939">
            <w:pPr>
              <w:ind w:left="1080"/>
              <w:rPr>
                <w:highlight w:val="yellow"/>
              </w:rPr>
            </w:pPr>
            <w:r w:rsidRPr="00404939">
              <w:rPr>
                <w:highlight w:val="yellow"/>
              </w:rPr>
              <w:tab/>
            </w:r>
            <w:r w:rsidRPr="00404939">
              <w:rPr>
                <w:highlight w:val="yellow"/>
              </w:rPr>
              <w:tab/>
              <w:t xml:space="preserve">        var paymentInstrument  = paymentInstruments[i];</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paymentProcessor = PaymentMgr.getPaymentMethod(paymentInstrument.getPaymentMethod()).getPaymentProcessor();</w:t>
            </w:r>
          </w:p>
          <w:p w:rsidR="00FA5E5A" w:rsidRPr="00404939" w:rsidRDefault="00FA5E5A" w:rsidP="00404939">
            <w:pPr>
              <w:ind w:left="1080"/>
              <w:rPr>
                <w:highlight w:val="yellow"/>
              </w:rPr>
            </w:pPr>
            <w:r w:rsidRPr="00404939">
              <w:rPr>
                <w:highlight w:val="yellow"/>
              </w:rPr>
              <w:tab/>
            </w:r>
            <w:r w:rsidRPr="00404939">
              <w:rPr>
                <w:highlight w:val="yellow"/>
              </w:rPr>
              <w:tab/>
              <w:t xml:space="preserve">        if (paymentProcessor != null &amp;&amp; paymentProcessor.getID().equals("Worldpay")) {</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isWorldpayPaymentProcessor = true;</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paymentMethod = paymentInstrument.paymentMethod;</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break;</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else {</w:t>
            </w:r>
          </w:p>
          <w:p w:rsidR="00FA5E5A" w:rsidRPr="00404939" w:rsidRDefault="00FA5E5A" w:rsidP="00404939">
            <w:pPr>
              <w:ind w:left="1080"/>
              <w:rPr>
                <w:highlight w:val="yellow"/>
              </w:rPr>
            </w:pPr>
            <w:r w:rsidRPr="00404939">
              <w:rPr>
                <w:highlight w:val="yellow"/>
              </w:rPr>
              <w:tab/>
            </w:r>
            <w:r w:rsidRPr="00404939">
              <w:rPr>
                <w:highlight w:val="yellow"/>
              </w:rPr>
              <w:tab/>
              <w:t>app.getController('Cart').Show();</w:t>
            </w:r>
          </w:p>
          <w:p w:rsidR="00FA5E5A" w:rsidRPr="00404939" w:rsidRDefault="00FA5E5A" w:rsidP="00404939">
            <w:pPr>
              <w:ind w:left="1080"/>
              <w:rPr>
                <w:highlight w:val="yellow"/>
              </w:rPr>
            </w:pPr>
            <w:r w:rsidRPr="00404939">
              <w:rPr>
                <w:highlight w:val="yellow"/>
              </w:rPr>
              <w:tab/>
            </w:r>
            <w:r w:rsidRPr="00404939">
              <w:rPr>
                <w:highlight w:val="yellow"/>
              </w:rPr>
              <w:tab/>
              <w:t>return {success : false};</w:t>
            </w:r>
            <w:r w:rsidRPr="00404939">
              <w:rPr>
                <w:highlight w:val="yellow"/>
              </w:rPr>
              <w:tab/>
              <w:t>}</w:t>
            </w:r>
          </w:p>
          <w:p w:rsidR="00FA5E5A" w:rsidRPr="00404939" w:rsidRDefault="00FA5E5A" w:rsidP="00404939">
            <w:pPr>
              <w:ind w:left="1080"/>
              <w:rPr>
                <w:highlight w:val="yellow"/>
              </w:rPr>
            </w:pPr>
            <w:r w:rsidRPr="00404939">
              <w:rPr>
                <w:highlight w:val="yellow"/>
              </w:rPr>
              <w:t xml:space="preserve">    if (isWorldpayPaymentProcessor)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Order = require('dw/order/Order');</w:t>
            </w:r>
          </w:p>
          <w:p w:rsidR="00FA5E5A" w:rsidRPr="00404939" w:rsidRDefault="00FA5E5A" w:rsidP="00404939">
            <w:pPr>
              <w:ind w:left="1080"/>
              <w:rPr>
                <w:highlight w:val="yellow"/>
              </w:rPr>
            </w:pPr>
            <w:r w:rsidRPr="00404939">
              <w:rPr>
                <w:highlight w:val="yellow"/>
              </w:rPr>
              <w:t xml:space="preserve">        var paymentStatus = request.querystring.paymentStatus;</w:t>
            </w:r>
          </w:p>
          <w:p w:rsidR="00FA5E5A" w:rsidRPr="00404939" w:rsidRDefault="00FA5E5A" w:rsidP="00404939">
            <w:pPr>
              <w:ind w:left="1080"/>
              <w:rPr>
                <w:highlight w:val="yellow"/>
              </w:rPr>
            </w:pPr>
            <w:r w:rsidRPr="00404939">
              <w:rPr>
                <w:highlight w:val="yellow"/>
              </w:rPr>
              <w:t xml:space="preserve">        Logger.getLogger('worldpay').debug(req.querystring.order_id + ' orderid COPlaceOrder paymentStatus ' + paymentStatus);*/</w:t>
            </w:r>
          </w:p>
          <w:p w:rsidR="00FA5E5A" w:rsidRPr="00404939" w:rsidRDefault="00FA5E5A" w:rsidP="00404939">
            <w:pPr>
              <w:ind w:left="1080"/>
              <w:rPr>
                <w:highlight w:val="yellow"/>
              </w:rPr>
            </w:pPr>
            <w:r w:rsidRPr="00404939">
              <w:rPr>
                <w:highlight w:val="yellow"/>
              </w:rPr>
              <w:t xml:space="preserve">    </w:t>
            </w:r>
            <w:r w:rsidRPr="00404939">
              <w:rPr>
                <w:highlight w:val="yellow"/>
              </w:rPr>
              <w:tab/>
              <w:t>if(paymentMethod.equals(dw.order.OrderPaymentInstrument.METHOD_CREDIT_CARD)){</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return;</w:t>
            </w:r>
            <w:r w:rsidRPr="00404939">
              <w:rPr>
                <w:highlight w:val="yellow"/>
              </w:rPr>
              <w:tab/>
              <w:t xml:space="preserve">    </w:t>
            </w:r>
            <w:r w:rsidRPr="00404939">
              <w:rPr>
                <w:highlight w:val="yellow"/>
              </w:rPr>
              <w:tab/>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redirectionResult = Worldpay.HandleRedirection(order);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if (redirectionResult.success)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return;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app.getController('COSummary').ShowConfirmation(order, redirectionResult.klarnasnippet);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return;</w:t>
            </w:r>
          </w:p>
          <w:p w:rsidR="00FA5E5A" w:rsidRPr="00404939" w:rsidRDefault="00FA5E5A" w:rsidP="00404939">
            <w:pPr>
              <w:ind w:left="1080"/>
              <w:rPr>
                <w:highlight w:val="yellow"/>
              </w:rPr>
            </w:pPr>
            <w:r w:rsidRPr="00404939">
              <w:rPr>
                <w:highlight w:val="yellow"/>
              </w:rPr>
              <w:t xml:space="preserve">    } else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Logger = require('dw/system/Logger');</w:t>
            </w:r>
          </w:p>
          <w:p w:rsidR="00FA5E5A" w:rsidRPr="00404939" w:rsidRDefault="00FA5E5A" w:rsidP="00404939">
            <w:pPr>
              <w:ind w:left="1080"/>
              <w:rPr>
                <w:highlight w:val="yellow"/>
              </w:rPr>
            </w:pPr>
            <w:r w:rsidRPr="00404939">
              <w:rPr>
                <w:highlight w:val="yellow"/>
              </w:rPr>
              <w:lastRenderedPageBreak/>
              <w:tab/>
            </w:r>
            <w:r w:rsidRPr="00404939">
              <w:rPr>
                <w:highlight w:val="yellow"/>
              </w:rPr>
              <w:tab/>
              <w:t>Logger.getLogger("worldpay").debug("AuthorizeOrder.ds : not worldpay order anuj order" );</w:t>
            </w:r>
          </w:p>
          <w:p w:rsidR="00FA5E5A" w:rsidRPr="00404939" w:rsidRDefault="00FA5E5A" w:rsidP="00404939">
            <w:pPr>
              <w:ind w:left="1080"/>
              <w:rPr>
                <w:highlight w:val="yellow"/>
              </w:rPr>
            </w:pPr>
            <w:r w:rsidRPr="00404939">
              <w:rPr>
                <w:highlight w:val="yellow"/>
              </w:rPr>
              <w:tab/>
            </w:r>
            <w:r w:rsidRPr="00404939">
              <w:rPr>
                <w:highlight w:val="yellow"/>
              </w:rPr>
              <w:tab/>
              <w:t>if (submitImpl(order.object).error) {</w:t>
            </w:r>
          </w:p>
          <w:p w:rsidR="00FA5E5A" w:rsidRPr="00404939" w:rsidRDefault="00FA5E5A" w:rsidP="00404939">
            <w:pPr>
              <w:ind w:left="1080"/>
              <w:rPr>
                <w:highlight w:val="yellow"/>
              </w:rPr>
            </w:pP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ab/>
              <w:t xml:space="preserve">        return;</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“submitImpl” method</w:t>
      </w:r>
    </w:p>
    <w:p w:rsidR="00EE7F39" w:rsidRDefault="00EE7F39" w:rsidP="00A959EC">
      <w:pPr>
        <w:pStyle w:val="ListParagraph"/>
        <w:numPr>
          <w:ilvl w:val="0"/>
          <w:numId w:val="58"/>
        </w:numPr>
        <w:spacing w:after="0"/>
        <w:jc w:val="both"/>
      </w:pPr>
      <w:r>
        <w:t>Add submitImpl method in module export section at the end</w:t>
      </w:r>
    </w:p>
    <w:p w:rsidR="00D10C87" w:rsidRDefault="00D10C87" w:rsidP="00272029">
      <w:pPr>
        <w:pStyle w:val="ListParagraph"/>
        <w:numPr>
          <w:ilvl w:val="0"/>
          <w:numId w:val="58"/>
        </w:numPr>
        <w:spacing w:after="0"/>
        <w:jc w:val="both"/>
      </w:pPr>
      <w:r w:rsidRPr="00D10C87">
        <w:t xml:space="preserve">exports.SubmitImpl = guard.ensure(['https'], submitImpl); </w:t>
      </w:r>
    </w:p>
    <w:p w:rsidR="00EE7F39" w:rsidRDefault="00EE7F39" w:rsidP="00A959EC">
      <w:pPr>
        <w:pStyle w:val="ListParagraph"/>
        <w:numPr>
          <w:ilvl w:val="0"/>
          <w:numId w:val="58"/>
        </w:numPr>
        <w:spacing w:after="0"/>
        <w:jc w:val="both"/>
      </w:pPr>
      <w:r>
        <w:t>Add “submitImpl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Pr="00404939" w:rsidRDefault="00FA5E5A" w:rsidP="00404939">
            <w:pPr>
              <w:ind w:left="1080"/>
              <w:rPr>
                <w:highlight w:val="yellow"/>
              </w:rPr>
            </w:pPr>
            <w:r w:rsidRPr="00404939">
              <w:rPr>
                <w:highlight w:val="yellow"/>
              </w:rPr>
              <w:t>function submitImpl(order)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var orderPlacementStatus = Transaction.wrap(function () {</w:t>
            </w:r>
          </w:p>
          <w:p w:rsidR="00FA5E5A" w:rsidRPr="00404939" w:rsidRDefault="00FA5E5A" w:rsidP="00404939">
            <w:pPr>
              <w:ind w:left="1080"/>
              <w:rPr>
                <w:highlight w:val="yellow"/>
              </w:rPr>
            </w:pPr>
            <w:r w:rsidRPr="00404939">
              <w:rPr>
                <w:highlight w:val="yellow"/>
              </w:rPr>
              <w:t xml:space="preserve">        if (OrderMgr.placeOrder(order) === Status.ERROR)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app.getController('COBilling').Start(); </w:t>
            </w:r>
          </w:p>
          <w:p w:rsidR="00FA5E5A" w:rsidRPr="00404939" w:rsidRDefault="00FA5E5A" w:rsidP="00404939">
            <w:pPr>
              <w:ind w:left="1080"/>
              <w:rPr>
                <w:highlight w:val="yellow"/>
              </w:rPr>
            </w:pPr>
            <w:r w:rsidRPr="00404939">
              <w:rPr>
                <w:highlight w:val="yellow"/>
              </w:rPr>
              <w:t xml:space="preserve">            return false;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order.setConfirmationStatus(order.CONFIRMATION_STATUS_CONFIRMED);</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if (orderPlacementStatus === Status.ERROR)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Creates purchased gift certificates with this order.</w:t>
            </w:r>
          </w:p>
          <w:p w:rsidR="00FA5E5A" w:rsidRPr="00404939" w:rsidRDefault="00FA5E5A" w:rsidP="00404939">
            <w:pPr>
              <w:ind w:left="1080"/>
              <w:rPr>
                <w:highlight w:val="yellow"/>
              </w:rPr>
            </w:pPr>
            <w:r w:rsidRPr="00404939">
              <w:rPr>
                <w:highlight w:val="yellow"/>
              </w:rPr>
              <w:t xml:space="preserve">    /*if (!createGiftCertificates(order)) {</w:t>
            </w:r>
          </w:p>
          <w:p w:rsidR="00FA5E5A" w:rsidRPr="00404939" w:rsidRDefault="00FA5E5A" w:rsidP="00404939">
            <w:pPr>
              <w:ind w:left="1080"/>
              <w:rPr>
                <w:highlight w:val="yellow"/>
              </w:rPr>
            </w:pPr>
            <w:r w:rsidRPr="00404939">
              <w:rPr>
                <w:highlight w:val="yellow"/>
              </w:rPr>
              <w:t xml:space="preserve">    </w:t>
            </w:r>
            <w:r w:rsidRPr="00404939">
              <w:rPr>
                <w:highlight w:val="yellow"/>
              </w:rPr>
              <w:tab/>
              <w:t>Transaction.wrap(function ()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app.getController('COBilling').Start();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Send order confirmation and clear used forms within the checkout process.</w:t>
            </w:r>
          </w:p>
          <w:p w:rsidR="00FA5E5A" w:rsidRPr="00404939" w:rsidRDefault="00FA5E5A" w:rsidP="00404939">
            <w:pPr>
              <w:ind w:left="1080"/>
              <w:rPr>
                <w:highlight w:val="yellow"/>
              </w:rPr>
            </w:pPr>
            <w:r w:rsidRPr="00404939">
              <w:rPr>
                <w:highlight w:val="yellow"/>
              </w:rPr>
              <w:t xml:space="preserve">    var Email = app.getModel('Email');</w:t>
            </w:r>
          </w:p>
          <w:p w:rsidR="00FA5E5A" w:rsidRPr="00404939" w:rsidRDefault="00FA5E5A" w:rsidP="00404939">
            <w:pPr>
              <w:ind w:left="1080"/>
              <w:rPr>
                <w:highlight w:val="yellow"/>
              </w:rPr>
            </w:pPr>
            <w:r w:rsidRPr="00404939">
              <w:rPr>
                <w:highlight w:val="yellow"/>
              </w:rPr>
              <w:t xml:space="preserve">    var Resource = require('dw/web/Resource');</w:t>
            </w:r>
          </w:p>
          <w:p w:rsidR="00FA5E5A" w:rsidRPr="00404939" w:rsidRDefault="00FA5E5A" w:rsidP="00404939">
            <w:pPr>
              <w:ind w:left="1080"/>
              <w:rPr>
                <w:highlight w:val="yellow"/>
              </w:rPr>
            </w:pPr>
            <w:r w:rsidRPr="00404939">
              <w:rPr>
                <w:highlight w:val="yellow"/>
              </w:rPr>
              <w:t xml:space="preserve">    Email.get('mail/orderconfirmation', order.getCustomerEmail())</w:t>
            </w:r>
          </w:p>
          <w:p w:rsidR="00FA5E5A" w:rsidRPr="00404939" w:rsidRDefault="00FA5E5A" w:rsidP="00404939">
            <w:pPr>
              <w:ind w:left="1080"/>
              <w:rPr>
                <w:highlight w:val="yellow"/>
              </w:rPr>
            </w:pPr>
            <w:r w:rsidRPr="00404939">
              <w:rPr>
                <w:highlight w:val="yellow"/>
              </w:rPr>
              <w:t xml:space="preserve">        .setSubject((Resource.msg('order.orderconfirmation-email.001', 'order', null) + ' ' + order.getOrderNo()).toString())</w:t>
            </w:r>
          </w:p>
          <w:p w:rsidR="00FA5E5A" w:rsidRPr="00404939" w:rsidRDefault="00FA5E5A" w:rsidP="00404939">
            <w:pPr>
              <w:ind w:left="1080"/>
              <w:rPr>
                <w:highlight w:val="yellow"/>
              </w:rPr>
            </w:pPr>
            <w:r w:rsidRPr="00404939">
              <w:rPr>
                <w:highlight w:val="yellow"/>
              </w:rPr>
              <w:lastRenderedPageBreak/>
              <w:t xml:space="preserve">        .send({</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Mark order as EXPORT_STATUS_READY.</w:t>
            </w:r>
          </w:p>
          <w:p w:rsidR="00FA5E5A" w:rsidRPr="00404939" w:rsidRDefault="00FA5E5A" w:rsidP="00404939">
            <w:pPr>
              <w:ind w:left="1080"/>
              <w:rPr>
                <w:highlight w:val="yellow"/>
              </w:rPr>
            </w:pPr>
            <w:r w:rsidRPr="00404939">
              <w:rPr>
                <w:highlight w:val="yellow"/>
              </w:rPr>
              <w:t xml:space="preserve">    Transaction.wrap(function () {</w:t>
            </w:r>
          </w:p>
          <w:p w:rsidR="00FA5E5A" w:rsidRPr="00404939" w:rsidRDefault="00FA5E5A" w:rsidP="00404939">
            <w:pPr>
              <w:ind w:left="1080"/>
              <w:rPr>
                <w:highlight w:val="yellow"/>
              </w:rPr>
            </w:pPr>
            <w:r w:rsidRPr="00404939">
              <w:rPr>
                <w:highlight w:val="yellow"/>
              </w:rPr>
              <w:t xml:space="preserve">        order.setExportStatus(dw.order.Order.EXPORT_STATUS_READY);</w:t>
            </w:r>
          </w:p>
          <w:p w:rsidR="00FA5E5A" w:rsidRPr="00404939" w:rsidRDefault="00FA5E5A" w:rsidP="00404939">
            <w:pPr>
              <w:ind w:left="1080"/>
              <w:rPr>
                <w:highlight w:val="yellow"/>
              </w:rPr>
            </w:pPr>
            <w:r w:rsidRPr="00404939">
              <w:rPr>
                <w:highlight w:val="yellow"/>
              </w:rPr>
              <w:t xml:space="preserve">        order.setConfirmationStatus(dw.order.Order.CONFIRMATION_STATUS_CONFIRMED);</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Clears all forms used in the checkout process.</w:t>
            </w:r>
          </w:p>
          <w:p w:rsidR="00FA5E5A" w:rsidRPr="00404939" w:rsidRDefault="00FA5E5A" w:rsidP="00404939">
            <w:pPr>
              <w:ind w:left="1080"/>
              <w:rPr>
                <w:highlight w:val="yellow"/>
              </w:rPr>
            </w:pPr>
            <w:r w:rsidRPr="00404939">
              <w:rPr>
                <w:highlight w:val="yellow"/>
              </w:rPr>
              <w:t xml:space="preserve">    session.forms.singleshipping.clearFormElement();</w:t>
            </w:r>
          </w:p>
          <w:p w:rsidR="00FA5E5A" w:rsidRPr="00404939" w:rsidRDefault="00FA5E5A" w:rsidP="00404939">
            <w:pPr>
              <w:ind w:left="1080"/>
              <w:rPr>
                <w:highlight w:val="yellow"/>
              </w:rPr>
            </w:pPr>
            <w:r w:rsidRPr="00404939">
              <w:rPr>
                <w:highlight w:val="yellow"/>
              </w:rPr>
              <w:t xml:space="preserve">    session.forms.multishipping.clearFormElement();</w:t>
            </w:r>
          </w:p>
          <w:p w:rsidR="00FA5E5A" w:rsidRPr="00404939" w:rsidRDefault="00FA5E5A" w:rsidP="00404939">
            <w:pPr>
              <w:ind w:left="1080"/>
              <w:rPr>
                <w:highlight w:val="yellow"/>
              </w:rPr>
            </w:pPr>
            <w:r w:rsidRPr="00404939">
              <w:rPr>
                <w:highlight w:val="yellow"/>
              </w:rPr>
              <w:t xml:space="preserve">    session.forms.billing.clearFormElement();</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order_created: true</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COSummary.js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CA3D6F" w:rsidRDefault="00EE7F39" w:rsidP="00A959EC">
      <w:pPr>
        <w:pStyle w:val="ListParagraph"/>
        <w:numPr>
          <w:ilvl w:val="0"/>
          <w:numId w:val="58"/>
        </w:numPr>
        <w:spacing w:after="0"/>
        <w:jc w:val="both"/>
      </w:pPr>
      <w:r w:rsidRPr="00CA3D6F">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rPr>
                <w:rFonts w:eastAsiaTheme="majorEastAsia" w:cstheme="majorBidi"/>
                <w:bCs/>
              </w:rPr>
            </w:pPr>
            <w:r w:rsidRPr="00404939">
              <w:rPr>
                <w:rFonts w:eastAsiaTheme="majorEastAsia" w:cstheme="majorBidi"/>
                <w:bCs/>
              </w:rPr>
              <w:t>var Cart = app.getModel('Cart');</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ISML = require('dw/template/ISML');</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OrderMgr = require('dw/order/OrderMgr');</w:t>
            </w:r>
          </w:p>
          <w:p w:rsidR="00EE7F39" w:rsidRDefault="00070FC4" w:rsidP="00404939">
            <w:r w:rsidRPr="00404939">
              <w:rPr>
                <w:rFonts w:eastAsiaTheme="majorEastAsia" w:cstheme="majorBidi"/>
                <w:bCs/>
                <w:highlight w:val="yellow"/>
              </w:rPr>
              <w:t>var Order = app.getModel('Order');</w:t>
            </w:r>
          </w:p>
        </w:tc>
      </w:tr>
    </w:tbl>
    <w:p w:rsidR="00A959EC" w:rsidRDefault="00A959EC" w:rsidP="00A959EC">
      <w:pPr>
        <w:spacing w:after="0" w:line="240" w:lineRule="auto"/>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 method</w:t>
      </w:r>
    </w:p>
    <w:p w:rsidR="00EE7F39" w:rsidRPr="00A959EC" w:rsidRDefault="00EE7F39" w:rsidP="00A959EC">
      <w:pPr>
        <w:pStyle w:val="ListParagraph"/>
        <w:numPr>
          <w:ilvl w:val="0"/>
          <w:numId w:val="58"/>
        </w:numPr>
        <w:spacing w:after="0" w:line="240" w:lineRule="auto"/>
        <w:jc w:val="both"/>
      </w:pPr>
      <w:r w:rsidRPr="00A959EC">
        <w:t xml:space="preserve">Replace the existing submit method with the code </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function submit()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Calls the COPlaceOrder controller that does the place order action and any payment authorization.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COPlaceOrder returns a JSON object with an order_created key and a boolean value if the order was created successfully.</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If the order creation failed, it returns a JSON object with an error key and a boolean value.</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var placeOrderResult = app.getController('COPlaceOrder').Start();</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if (placeOrderResult.error)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start();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app.getView({</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Location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}).render('util/redirect');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}else if(placeOrderResult.is3D){</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var OrderObj: Order = OrderMgr.getOrder(placeOrderResult.orderNo);</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Resource = require('dw/web/Resource');</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error3D1 = Resource.msg('worldpay.redirect.error1','worldpayerror',null);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error3D2 = Resource.msg('worldpay.redirect.error2','worldpayerror',null);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message3D = Resource.msg('worldpay.3dsecure.message','worldpay',null);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ISML.renderTemplate('worldpayissuerredirect',{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IssuerURL:placeOrderResult.redirectUrl,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PaRequest:placeOrderResult.paRequest,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TermURL:placeOrderResult.termUrl,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Order:OrderObj,</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error3D1: error3D1,</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error3D2: error3D2,</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message3D: message3D</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(placeOrderResult.order_created)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if (placeOrderResult.WorldpayRedirectURL)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showConfirmation(placeOrderResult.Order, placeOrderResult.WorldpayRedirectURL);</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else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showConfirmation(placeOrderResult.Order);</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rPr>
            </w:pPr>
          </w:p>
          <w:p w:rsidR="00EE7F39" w:rsidRDefault="00070FC4" w:rsidP="00C350FF">
            <w:pPr>
              <w:pStyle w:val="ListParagraph"/>
              <w:ind w:left="0"/>
              <w:rPr>
                <w:rFonts w:eastAsiaTheme="majorEastAsia" w:cstheme="majorBidi"/>
                <w:bCs/>
              </w:rPr>
            </w:pPr>
            <w:r w:rsidRPr="00070FC4">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“showConfirmation” method</w:t>
      </w:r>
    </w:p>
    <w:p w:rsidR="00EE7F39" w:rsidRPr="00906A5E" w:rsidRDefault="00EE7F39" w:rsidP="00906A5E">
      <w:pPr>
        <w:pStyle w:val="ListParagraph"/>
        <w:numPr>
          <w:ilvl w:val="0"/>
          <w:numId w:val="58"/>
        </w:numPr>
        <w:spacing w:after="0" w:line="240" w:lineRule="auto"/>
        <w:jc w:val="both"/>
      </w:pPr>
      <w:r w:rsidRPr="00906A5E">
        <w:t>Add another parameter named “</w:t>
      </w:r>
      <w:r w:rsidR="00906A5E">
        <w:t>worldp</w:t>
      </w:r>
      <w:r w:rsidRPr="00906A5E">
        <w:t xml:space="preserve">ayRedirectURL” to function “showConfirmation”and also pass the same to view. Code snippet specified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highlight w:val="yellow"/>
              </w:rPr>
              <w:t>function showConfirmation(order,worldPayRedirectURL)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if (!customer.authenticated)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Initializes the account creation form for guest checkouts by populating the first and last name with the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used billing address.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customerForm = app.getForm('profile.customer');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customerForm.setValue('firstname', order.billingAddress.firstName);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customerForm.setValue('lastname', order.billingAddress.lastName);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customerForm.setValue('email', order.customerEmail);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customerForm.setValue('orderNo', order.orderNo);</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app.getForm('profile.login.passwordconfirm').clear();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app.getForm('profile.login.password').clear();</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pageMeta = require('~/cartridge/scripts/meta');</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pageMeta.update({pageTitle: Resource.msg('confirmation.meta.pagetitle', 'checkout', 'SiteGenesis Checkout Confirmation')});</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app.getView({</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Order: order,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WorldpayRedirectURL : worldPayRedirectURL,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ContinueURL: URLUtils.https('Account-RegistrationForm') // needed by registration form after anonymous checkouts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}).render('checkout/confirmation/confirmation');</w:t>
            </w:r>
          </w:p>
          <w:p w:rsidR="00EE7F39" w:rsidRDefault="00403BA9" w:rsidP="00404939">
            <w:r w:rsidRPr="00404939">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Add “submitOrder” method</w:t>
      </w:r>
    </w:p>
    <w:p w:rsidR="00EE7F39" w:rsidRDefault="00EE7F39" w:rsidP="00233B53">
      <w:pPr>
        <w:pStyle w:val="ListParagraph"/>
        <w:numPr>
          <w:ilvl w:val="0"/>
          <w:numId w:val="58"/>
        </w:numPr>
        <w:spacing w:after="0" w:line="240" w:lineRule="auto"/>
        <w:jc w:val="both"/>
      </w:pPr>
      <w:r>
        <w:t xml:space="preserve">Add new flow “COSummary-SubmitOrder” which gets invoked when user click “Place order” button on order review page for “Credit Card Redirect” payment method implementation where </w:t>
      </w:r>
      <w:r w:rsidR="00E61FF6">
        <w:t>merchant desire</w:t>
      </w:r>
      <w:r>
        <w:t xml:space="preserve"> to implement Hosted Payment Pages rendering as IFRAME or LIGHTBOX. </w:t>
      </w:r>
    </w:p>
    <w:p w:rsidR="00EE7F39" w:rsidRPr="00233B53" w:rsidRDefault="00EE7F39" w:rsidP="00233B53">
      <w:pPr>
        <w:pStyle w:val="ListParagraph"/>
        <w:numPr>
          <w:ilvl w:val="0"/>
          <w:numId w:val="58"/>
        </w:numPr>
        <w:spacing w:after="0" w:line="240" w:lineRule="auto"/>
        <w:jc w:val="both"/>
      </w:pPr>
      <w:r w:rsidRPr="00233B53">
        <w:t xml:space="preserve">Add below new code snippet under </w:t>
      </w:r>
      <w:r w:rsidR="00E61FF6" w:rsidRPr="00233B53">
        <w:t>COSummary and</w:t>
      </w:r>
      <w:r w:rsidRPr="00233B53">
        <w:t xml:space="preserve"> export the method at the end</w:t>
      </w:r>
    </w:p>
    <w:p w:rsidR="00EE7F39" w:rsidRPr="00233B53" w:rsidRDefault="00403BA9" w:rsidP="00404939">
      <w:pPr>
        <w:pStyle w:val="ListParagraph"/>
        <w:spacing w:after="0" w:line="240" w:lineRule="auto"/>
        <w:ind w:left="1440"/>
        <w:jc w:val="both"/>
      </w:pPr>
      <w:r w:rsidRPr="00403BA9">
        <w:t>exports.SubmitOrder = guard.ensure(['https'], submitOrder);</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3BA9">
            <w:pPr>
              <w:rPr>
                <w:sz w:val="20"/>
                <w:szCs w:val="20"/>
                <w:highlight w:val="yellow"/>
              </w:rPr>
            </w:pPr>
            <w:r w:rsidRPr="00404939">
              <w:rPr>
                <w:sz w:val="20"/>
                <w:szCs w:val="20"/>
                <w:highlight w:val="yellow"/>
              </w:rPr>
              <w:t>function submitOrder() {</w:t>
            </w:r>
          </w:p>
          <w:p w:rsidR="00403BA9" w:rsidRPr="00404939" w:rsidRDefault="00403BA9" w:rsidP="00403BA9">
            <w:pPr>
              <w:rPr>
                <w:sz w:val="20"/>
                <w:szCs w:val="20"/>
                <w:highlight w:val="yellow"/>
              </w:rPr>
            </w:pPr>
            <w:r w:rsidRPr="00404939">
              <w:rPr>
                <w:sz w:val="20"/>
                <w:szCs w:val="20"/>
                <w:highlight w:val="yellow"/>
              </w:rPr>
              <w:tab/>
              <w:t>var cart = Cart.get();</w:t>
            </w:r>
          </w:p>
          <w:p w:rsidR="00403BA9" w:rsidRPr="00404939" w:rsidRDefault="00403BA9" w:rsidP="00403BA9">
            <w:pPr>
              <w:rPr>
                <w:sz w:val="20"/>
                <w:szCs w:val="20"/>
                <w:highlight w:val="yellow"/>
              </w:rPr>
            </w:pPr>
          </w:p>
          <w:p w:rsidR="00403BA9" w:rsidRPr="00404939" w:rsidRDefault="00403BA9" w:rsidP="00403BA9">
            <w:pPr>
              <w:rPr>
                <w:sz w:val="20"/>
                <w:szCs w:val="20"/>
                <w:highlight w:val="yellow"/>
              </w:rPr>
            </w:pPr>
            <w:r w:rsidRPr="00404939">
              <w:rPr>
                <w:sz w:val="20"/>
                <w:szCs w:val="20"/>
                <w:highlight w:val="yellow"/>
              </w:rPr>
              <w:tab/>
              <w:t>if (cart) {</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submit();</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return;</w:t>
            </w:r>
          </w:p>
          <w:p w:rsidR="00403BA9" w:rsidRPr="00404939" w:rsidRDefault="00403BA9" w:rsidP="00403BA9">
            <w:pPr>
              <w:rPr>
                <w:sz w:val="20"/>
                <w:szCs w:val="20"/>
                <w:highlight w:val="yellow"/>
              </w:rPr>
            </w:pPr>
            <w:r w:rsidRPr="00404939">
              <w:rPr>
                <w:sz w:val="20"/>
                <w:szCs w:val="20"/>
                <w:highlight w:val="yellow"/>
              </w:rPr>
              <w:tab/>
              <w:t>} else if (!empty(session.privacy.order_id)) {</w:t>
            </w:r>
          </w:p>
          <w:p w:rsidR="00403BA9" w:rsidRPr="00404939" w:rsidRDefault="00403BA9" w:rsidP="00403BA9">
            <w:pPr>
              <w:rPr>
                <w:sz w:val="20"/>
                <w:szCs w:val="20"/>
                <w:highlight w:val="yellow"/>
              </w:rPr>
            </w:pPr>
            <w:r w:rsidRPr="00404939">
              <w:rPr>
                <w:sz w:val="20"/>
                <w:szCs w:val="20"/>
                <w:highlight w:val="yellow"/>
              </w:rPr>
              <w:tab/>
              <w:t xml:space="preserve">    app.getView({</w:t>
            </w:r>
          </w:p>
          <w:p w:rsidR="00403BA9" w:rsidRPr="00404939" w:rsidRDefault="00403BA9" w:rsidP="00403BA9">
            <w:pPr>
              <w:rPr>
                <w:sz w:val="20"/>
                <w:szCs w:val="20"/>
                <w:highlight w:val="yellow"/>
              </w:rPr>
            </w:pPr>
            <w:r w:rsidRPr="00404939">
              <w:rPr>
                <w:sz w:val="20"/>
                <w:szCs w:val="20"/>
                <w:highlight w:val="yellow"/>
              </w:rPr>
              <w:tab/>
              <w:t xml:space="preserve">        Order : Order.get(session.privacy.order_id).object</w:t>
            </w:r>
          </w:p>
          <w:p w:rsidR="00403BA9" w:rsidRPr="00404939" w:rsidRDefault="00403BA9" w:rsidP="00403BA9">
            <w:pPr>
              <w:rPr>
                <w:sz w:val="20"/>
                <w:szCs w:val="20"/>
                <w:highlight w:val="yellow"/>
              </w:rPr>
            </w:pPr>
            <w:r w:rsidRPr="00404939">
              <w:rPr>
                <w:sz w:val="20"/>
                <w:szCs w:val="20"/>
                <w:highlight w:val="yellow"/>
              </w:rPr>
              <w:tab/>
              <w:t xml:space="preserve">    }).render('checkout/summary/summary');</w:t>
            </w:r>
          </w:p>
          <w:p w:rsidR="00403BA9" w:rsidRPr="00404939" w:rsidRDefault="00403BA9" w:rsidP="00403BA9">
            <w:pPr>
              <w:rPr>
                <w:sz w:val="20"/>
                <w:szCs w:val="20"/>
                <w:highlight w:val="yellow"/>
              </w:rPr>
            </w:pPr>
            <w:r w:rsidRPr="00404939">
              <w:rPr>
                <w:sz w:val="20"/>
                <w:szCs w:val="20"/>
                <w:highlight w:val="yellow"/>
              </w:rPr>
              <w:tab/>
              <w:t xml:space="preserve">    return;</w:t>
            </w:r>
          </w:p>
          <w:p w:rsidR="00403BA9" w:rsidRPr="00404939" w:rsidRDefault="00403BA9" w:rsidP="00403BA9">
            <w:pPr>
              <w:rPr>
                <w:sz w:val="20"/>
                <w:szCs w:val="20"/>
                <w:highlight w:val="yellow"/>
              </w:rPr>
            </w:pPr>
            <w:r w:rsidRPr="00404939">
              <w:rPr>
                <w:sz w:val="20"/>
                <w:szCs w:val="20"/>
                <w:highlight w:val="yellow"/>
              </w:rPr>
              <w:tab/>
              <w:t>}  else {</w:t>
            </w:r>
          </w:p>
          <w:p w:rsidR="00403BA9" w:rsidRPr="00404939" w:rsidRDefault="00403BA9" w:rsidP="00403BA9">
            <w:pPr>
              <w:rPr>
                <w:sz w:val="20"/>
                <w:szCs w:val="20"/>
                <w:highlight w:val="yellow"/>
              </w:rPr>
            </w:pPr>
            <w:r w:rsidRPr="00404939">
              <w:rPr>
                <w:sz w:val="20"/>
                <w:szCs w:val="20"/>
                <w:highlight w:val="yellow"/>
              </w:rPr>
              <w:tab/>
              <w:t xml:space="preserve">    app.getController('Cart').Show();</w:t>
            </w:r>
          </w:p>
          <w:p w:rsidR="00403BA9" w:rsidRPr="00404939" w:rsidRDefault="00403BA9" w:rsidP="00403BA9">
            <w:pPr>
              <w:rPr>
                <w:sz w:val="20"/>
                <w:szCs w:val="20"/>
                <w:highlight w:val="yellow"/>
              </w:rPr>
            </w:pPr>
            <w:r w:rsidRPr="00404939">
              <w:rPr>
                <w:sz w:val="20"/>
                <w:szCs w:val="20"/>
                <w:highlight w:val="yellow"/>
              </w:rPr>
              <w:tab/>
              <w:t xml:space="preserve">    return {};</w:t>
            </w:r>
          </w:p>
          <w:p w:rsidR="00403BA9" w:rsidRPr="00404939" w:rsidRDefault="00403BA9" w:rsidP="00403BA9">
            <w:pPr>
              <w:rPr>
                <w:sz w:val="20"/>
                <w:szCs w:val="20"/>
                <w:highlight w:val="yellow"/>
              </w:rPr>
            </w:pPr>
            <w:r w:rsidRPr="00404939">
              <w:rPr>
                <w:sz w:val="20"/>
                <w:szCs w:val="20"/>
                <w:highlight w:val="yellow"/>
              </w:rPr>
              <w:tab/>
              <w:t>}</w:t>
            </w:r>
          </w:p>
          <w:p w:rsidR="00EE7F39" w:rsidRDefault="00403BA9" w:rsidP="00EE7F39">
            <w:r w:rsidRPr="00404939">
              <w:rPr>
                <w:sz w:val="20"/>
                <w:szCs w:val="20"/>
                <w:highlight w:val="yellow"/>
              </w:rPr>
              <w:t>}</w:t>
            </w:r>
          </w:p>
        </w:tc>
      </w:tr>
    </w:tbl>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PaymentInstruments.js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“create” method</w:t>
      </w:r>
    </w:p>
    <w:p w:rsidR="00EE7F39" w:rsidRDefault="00EE7F39" w:rsidP="00D35B33">
      <w:pPr>
        <w:pStyle w:val="ListParagraph"/>
        <w:numPr>
          <w:ilvl w:val="0"/>
          <w:numId w:val="58"/>
        </w:numPr>
        <w:spacing w:after="0" w:line="240" w:lineRule="auto"/>
        <w:jc w:val="both"/>
      </w:pPr>
      <w:r>
        <w:t>Modify create function by adding below code to stop adding duplicate cards in worldPay integration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if (isDuplicateCard)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wallet.removePaymentInstrument(oldCard);</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var WorldpayHelper = require('link_worldpay_controllers/cartridge/scripts/WorldpayHelper');</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WorldpayHelper.ReplacePaymentInstrument(paymentInstrument, paymentInstruments);</w:t>
            </w:r>
          </w:p>
          <w:p w:rsidR="005B5C6D" w:rsidRPr="00404939" w:rsidRDefault="005B5C6D" w:rsidP="00404939">
            <w:pPr>
              <w:ind w:left="1080"/>
              <w:rPr>
                <w:rFonts w:eastAsiaTheme="majorEastAsia" w:cstheme="majorBidi"/>
                <w:bCs/>
                <w:sz w:val="20"/>
                <w:szCs w:val="20"/>
              </w:rPr>
            </w:pPr>
          </w:p>
          <w:p w:rsidR="00EE7F39" w:rsidRDefault="005B5C6D" w:rsidP="00404939">
            <w:r w:rsidRPr="00404939">
              <w:rPr>
                <w:rFonts w:eastAsiaTheme="majorEastAsia" w:cstheme="majorBidi"/>
                <w:bCs/>
                <w:sz w:val="20"/>
                <w:szCs w:val="20"/>
              </w:rPr>
              <w:t xml:space="preserve">    Transaction.commit();</w:t>
            </w:r>
          </w:p>
        </w:tc>
      </w:tr>
    </w:tbl>
    <w:p w:rsidR="00EE7F39" w:rsidRDefault="00EE7F39" w:rsidP="00D35B33">
      <w:pPr>
        <w:pStyle w:val="Standard1"/>
      </w:pPr>
    </w:p>
    <w:p w:rsidR="00EE7F39" w:rsidRPr="00A6289D" w:rsidRDefault="00EE7F39" w:rsidP="00D35B33">
      <w:pPr>
        <w:pStyle w:val="Heading4"/>
        <w:ind w:left="372" w:firstLine="708"/>
        <w:rPr>
          <w:rFonts w:asciiTheme="minorHAnsi" w:hAnsiTheme="minorHAnsi"/>
          <w:i w:val="0"/>
          <w:sz w:val="32"/>
          <w:szCs w:val="32"/>
          <w:u w:val="single"/>
        </w:rPr>
      </w:pPr>
      <w:r w:rsidRPr="00A6289D">
        <w:rPr>
          <w:rFonts w:asciiTheme="minorHAnsi" w:hAnsiTheme="minorHAnsi"/>
          <w:i w:val="0"/>
          <w:sz w:val="32"/>
          <w:szCs w:val="32"/>
          <w:u w:val="single"/>
        </w:rPr>
        <w:t>ISML Template changes</w:t>
      </w:r>
    </w:p>
    <w:p w:rsidR="00EE7F39" w:rsidRPr="00E33D85" w:rsidRDefault="00EE7F39" w:rsidP="00D35B33">
      <w:pPr>
        <w:pStyle w:val="Heading5"/>
        <w:ind w:left="372" w:firstLine="708"/>
        <w:rPr>
          <w:rFonts w:asciiTheme="minorHAnsi" w:hAnsiTheme="minorHAnsi"/>
        </w:rPr>
      </w:pPr>
      <w:r w:rsidRPr="00E33D85">
        <w:rPr>
          <w:rFonts w:asciiTheme="minorHAnsi" w:hAnsiTheme="minorHAnsi"/>
        </w:rPr>
        <w:t>Update “</w:t>
      </w:r>
      <w:r w:rsidRPr="00D35B33">
        <w:rPr>
          <w:rFonts w:asciiTheme="minorHAnsi" w:hAnsiTheme="minorHAnsi"/>
        </w:rPr>
        <w:t>summary.isml</w:t>
      </w:r>
      <w:r w:rsidRPr="00E33D85">
        <w:rPr>
          <w:rFonts w:asciiTheme="minorHAnsi" w:hAnsiTheme="minorHAnsi"/>
        </w:rPr>
        <w:t xml:space="preserve">” </w:t>
      </w:r>
    </w:p>
    <w:p w:rsidR="00EE7F39" w:rsidRDefault="00EE7F39" w:rsidP="00F9209B">
      <w:pPr>
        <w:pStyle w:val="ListParagraph"/>
        <w:numPr>
          <w:ilvl w:val="0"/>
          <w:numId w:val="58"/>
        </w:numPr>
        <w:spacing w:after="0" w:line="240" w:lineRule="auto"/>
        <w:jc w:val="both"/>
      </w:pPr>
      <w:r>
        <w:t>Remove below code snippet in summary.isml</w:t>
      </w:r>
    </w:p>
    <w:tbl>
      <w:tblPr>
        <w:tblStyle w:val="TableGrid"/>
        <w:tblW w:w="0" w:type="auto"/>
        <w:tblLook w:val="04A0" w:firstRow="1" w:lastRow="0" w:firstColumn="1" w:lastColumn="0" w:noHBand="0" w:noVBand="1"/>
      </w:tblPr>
      <w:tblGrid>
        <w:gridCol w:w="9736"/>
      </w:tblGrid>
      <w:tr w:rsidR="00EE7F39" w:rsidTr="00EE7F39">
        <w:tc>
          <w:tcPr>
            <w:tcW w:w="9962" w:type="dxa"/>
          </w:tcPr>
          <w:p w:rsidR="00E939B9" w:rsidRPr="00404939" w:rsidRDefault="00E939B9" w:rsidP="00404939">
            <w:pPr>
              <w:ind w:left="1080"/>
              <w:rPr>
                <w:highlight w:val="yellow"/>
              </w:rPr>
            </w:pPr>
            <w:r w:rsidRPr="00404939">
              <w:rPr>
                <w:highlight w:val="yellow"/>
              </w:rPr>
              <w:t>&lt;isif condition="${pdict.PlaceOrderError != null}"&gt;</w:t>
            </w:r>
          </w:p>
          <w:p w:rsidR="00EE7F39" w:rsidRDefault="00E939B9" w:rsidP="00404939">
            <w:r w:rsidRPr="00404939">
              <w:rPr>
                <w:highlight w:val="yellow"/>
              </w:rPr>
              <w:lastRenderedPageBreak/>
              <w:tab/>
            </w:r>
            <w:r w:rsidRPr="00404939">
              <w:rPr>
                <w:highlight w:val="yellow"/>
              </w:rPr>
              <w:tab/>
              <w:t>&lt;div class="error-form"&gt;${Resource.msg(pdict.PlaceOrderError.code,'checkout',null)}&lt;/div&gt;</w:t>
            </w:r>
          </w:p>
        </w:tc>
      </w:tr>
    </w:tbl>
    <w:p w:rsidR="00EE7F39" w:rsidRDefault="00EE7F39" w:rsidP="00F9209B">
      <w:pPr>
        <w:pStyle w:val="ListParagraph"/>
        <w:numPr>
          <w:ilvl w:val="0"/>
          <w:numId w:val="58"/>
        </w:numPr>
        <w:spacing w:after="0" w:line="240" w:lineRule="auto"/>
        <w:jc w:val="both"/>
      </w:pPr>
      <w:r w:rsidRPr="00087F95">
        <w:lastRenderedPageBreak/>
        <w:t xml:space="preserve">Also replace “pdict.Basket” with “LineCntr” in file. </w:t>
      </w:r>
    </w:p>
    <w:p w:rsidR="00EE7F39" w:rsidRDefault="00EE7F39" w:rsidP="00F9209B">
      <w:pPr>
        <w:pStyle w:val="ListParagraph"/>
        <w:numPr>
          <w:ilvl w:val="0"/>
          <w:numId w:val="58"/>
        </w:numPr>
        <w:spacing w:after="0" w:line="240" w:lineRule="auto"/>
        <w:jc w:val="both"/>
      </w:pPr>
      <w:r>
        <w:t xml:space="preserve">Replace &lt;isreportcheckout tag and </w:t>
      </w:r>
      <w:r w:rsidRPr="00087F95">
        <w:t>&lt;ischeckoutprogressindicator tag</w:t>
      </w:r>
      <w:r>
        <w:t xml:space="preserve"> sections in </w:t>
      </w:r>
      <w:r w:rsidRPr="00F9209B">
        <w:t>summary.isml</w:t>
      </w:r>
      <w:r>
        <w:t xml:space="preserve"> on the summary page with below code snippet. This code snippet determine if the page is summary page or summary page with IFRAME/</w:t>
      </w:r>
      <w:r w:rsidR="00E939B9">
        <w:t>L</w:t>
      </w:r>
      <w:r>
        <w:t>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value="${pdict.Basket}"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&lt;iselseif condition="${!empty(pdict.Order)}"&gt;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value="${pdict.Order}"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name="summaryaction" value="${URLUtils.https('COSummary-Submit')}"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&lt;script src="${URLUtils.staticURL('/lib/jquery/jquery-1.11.1.min.js')}" type="text/javascript"&gt;&lt;/script&gt;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condition="${!empty(LineCntr.getPaymentInstruments())}"&gt;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 items="${LineCntr.getPaymentInstruments()}" var="paymentInstr" status="loopstate"&gt;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 condition="${dw.order.PaymentMgr.getPaymentMethod(paymentInstr.paymentMethod).ID=='Worldpay'}"&gt;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&lt;isscript&gt;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isValidCustomOptionsHPP = require('link_worldpay_core/cartridge/scripts/common/Utils').isValidCustomOptionsHPP(dw.order.PaymentMgr.getPaymentMethod(paymentInstr.paymentMethod));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if (!empty(isValidCustomOptionsHPP) &amp;&amp; empty(pdict.Basket))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var CustomOptionsHPPJSON = require('link_worldpay_core/cartridge/scripts/common/Utils').getCustomOptionsHPP(dw.order.PaymentMgr.getPaymentMethod(paymentInstr.paymentMethod),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paymentInstr.custom.worldpayRedirectURL, LineCntr.getOrderNo(), LineCntr.getOrderToken(), paymentInstr.custom.preferedCard);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 xml:space="preserve">&lt;isif condition="${typeof isValidCustomOptionsHPP !== 'undefined' &amp;&amp; !empty(isValidCustomOptionsHPP)}"&gt;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&lt;isset name="summaryaction" value="${URLUtils.https('COSummary-SubmitOrder')}"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highlight w:val="yellow"/>
              </w:rPr>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&lt;isreportcheckout checkoutstep="${5}" checkoutname="${'OrderSummary'}"/&gt;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 condition="${!pdict.CurrentForms.multishipping.entered.value}"&gt;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step="3" multishipping="false" rendershipping="${LineCntr.productLineItems.size()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&lt;iselse/&gt;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step="4" multishipping="true" rendershipping="${LineCntr.productLineItems.size()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&lt;/isif&gt;</w:t>
            </w:r>
          </w:p>
          <w:p w:rsidR="00EE7F39" w:rsidRPr="00C9614C" w:rsidRDefault="00F209BE" w:rsidP="00404939">
            <w:r w:rsidRPr="00404939">
              <w:rPr>
                <w:rFonts w:ascii="Consolas" w:hAnsi="Consolas" w:cs="Consolas"/>
                <w:color w:val="000000"/>
                <w:sz w:val="20"/>
                <w:szCs w:val="20"/>
              </w:rPr>
              <w:tab/>
              <w:t>&lt;/isif&gt;</w:t>
            </w:r>
            <w:r w:rsidRPr="00404939" w:rsidDel="00D92F82">
              <w:rPr>
                <w:rFonts w:ascii="Consolas" w:hAnsi="Consolas" w:cs="Consolas"/>
                <w:color w:val="000000"/>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rPr>
      </w:pPr>
    </w:p>
    <w:p w:rsidR="00052C50" w:rsidRPr="00F9209B" w:rsidRDefault="00052C50" w:rsidP="00052C50">
      <w:pPr>
        <w:pStyle w:val="ListParagraph"/>
        <w:numPr>
          <w:ilvl w:val="0"/>
          <w:numId w:val="58"/>
        </w:numPr>
        <w:spacing w:after="0" w:line="240" w:lineRule="auto"/>
        <w:jc w:val="both"/>
      </w:pPr>
      <w:r w:rsidRPr="00B42ABF">
        <w:t xml:space="preserve">Replace </w:t>
      </w:r>
      <w:r>
        <w:t xml:space="preserve">form action </w:t>
      </w:r>
      <w:r w:rsidRPr="00B42ABF">
        <w:t>“ &lt;isset name="summaryaction" value="${summaryaction}" scope="page" /&gt;” with “&lt;isset name="summaryaction" value="${URLUtils.https('COSummary-Submit')}" scope="page" /&gt;”</w:t>
      </w:r>
      <w:r>
        <w:t xml:space="preserve"> </w:t>
      </w:r>
      <w:r w:rsidRPr="00F9209B">
        <w:t xml:space="preserve">and wrap the form tag </w:t>
      </w:r>
      <w:r w:rsidRPr="00F9209B">
        <w:lastRenderedPageBreak/>
        <w:t>having Place Order button inside if condition where basket not empty as &lt;isif condition="${!empty(pdict.Basket)}"&gt;&lt;/isif&gt;</w:t>
      </w:r>
      <w:r>
        <w:t>.</w:t>
      </w:r>
    </w:p>
    <w:p w:rsidR="00EE7F39" w:rsidRPr="00F9209B" w:rsidRDefault="00EE7F39" w:rsidP="00F9209B">
      <w:pPr>
        <w:pStyle w:val="ListParagraph"/>
        <w:numPr>
          <w:ilvl w:val="0"/>
          <w:numId w:val="58"/>
        </w:numPr>
        <w:spacing w:after="0" w:line="240" w:lineRule="auto"/>
        <w:jc w:val="both"/>
      </w:pPr>
      <w:r w:rsidRPr="00F9209B">
        <w:t xml:space="preserve">At end of file before closing &lt;/isdecorate&gt; tag insert below line as </w:t>
      </w:r>
    </w:p>
    <w:p w:rsidR="00EE7F39" w:rsidRDefault="00EE7F39" w:rsidP="00EE7F39">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736"/>
      </w:tblGrid>
      <w:tr w:rsidR="00EE7F39" w:rsidTr="00EE7F39">
        <w:tc>
          <w:tcPr>
            <w:tcW w:w="9962" w:type="dxa"/>
          </w:tcPr>
          <w:p w:rsidR="00A41024" w:rsidRPr="00A41024" w:rsidRDefault="00A41024" w:rsidP="00A41024">
            <w:pPr>
              <w:rPr>
                <w:rFonts w:ascii="Consolas" w:hAnsi="Consolas" w:cs="Consolas"/>
                <w:sz w:val="20"/>
                <w:szCs w:val="20"/>
              </w:rPr>
            </w:pPr>
            <w:r w:rsidRPr="00A41024">
              <w:rPr>
                <w:rFonts w:ascii="Consolas" w:hAnsi="Consolas" w:cs="Consolas"/>
                <w:sz w:val="20"/>
                <w:szCs w:val="20"/>
              </w:rPr>
              <w:t>&lt;div class="order-summary-footer"&gt;</w:t>
            </w:r>
          </w:p>
          <w:p w:rsidR="00A41024" w:rsidRPr="00A41024" w:rsidRDefault="00A41024" w:rsidP="00A41024">
            <w:pPr>
              <w:rPr>
                <w:rFonts w:ascii="Consolas" w:hAnsi="Consolas" w:cs="Consolas"/>
                <w:sz w:val="20"/>
                <w:szCs w:val="20"/>
              </w:rPr>
            </w:pP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class="place-order-totals"&gt;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&lt;isordertotals p_lineitemctnr="${LineCntr}" p_showshipmentinfo="${false}" p_shipmenteditable="${false}" p_totallabel="${Resource.msg('summary.ordertotal','checkout',null)}"/&gt;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condition="${!empty(pdict.Basket)}"&gt;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&lt;form action="${summaryaction}" method="post" class="submit-order"&gt;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class="form-row"&gt;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 class="back-to-cart" href="${URLUtils.url('Cart-Show')}"&gt;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&lt;isprint value="${Resource.msg('summary.editcart','checkout',null)}" encoding="off" /&gt;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condition="${pdict.Basket.paymentInstruments[0].getPaymentMethod().equals('KLARNA-SSL') || pdict.Basket.paymentInstruments[0].getPaymentMethod().equals('Worldpay')} "&gt;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 class="button-fancy-large" type="submit" name="submit" value="${Resource.msg('global.submitorderklarna','locale',null)}"&gt;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${Resource.msg('global.submitorderklarna','locale',null)}</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&lt;iselse&gt;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 class="button-fancy-large" type="submit" name="submit" value="${Resource.msg('global.submitorder','locale',null)}"&gt;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${Resource.msg('global.submitorder','locale',null)}</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 xml:space="preserve">        &lt;input type="hidden" name="${dw.web.CSRFProtection.getTokenName()}" value="${dw.web.CSRFProtection.generateToken()}"/&gt;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&lt;/form&gt;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404939">
              <w:rPr>
                <w:rFonts w:ascii="Consolas" w:hAnsi="Consolas" w:cs="Consolas"/>
                <w:sz w:val="20"/>
                <w:szCs w:val="20"/>
                <w:highlight w:val="yellow"/>
              </w:rPr>
              <w:t>&lt;isinclude template="worldpaysummary"/&gt;</w:t>
            </w:r>
          </w:p>
          <w:p w:rsidR="00EE7F39" w:rsidRDefault="00A41024" w:rsidP="00EE7F39">
            <w:pPr>
              <w:rPr>
                <w:rFonts w:ascii="Consolas" w:hAnsi="Consolas" w:cs="Consolas"/>
                <w:sz w:val="20"/>
                <w:szCs w:val="20"/>
              </w:rPr>
            </w:pPr>
            <w:r w:rsidRPr="00A41024">
              <w:rPr>
                <w:rFonts w:ascii="Consolas" w:hAnsi="Consolas" w:cs="Consolas"/>
                <w:sz w:val="20"/>
                <w:szCs w:val="20"/>
              </w:rPr>
              <w:t>&lt;/isdecorate&gt;</w:t>
            </w:r>
            <w:r w:rsidRPr="00A41024" w:rsidDel="00E26A0C">
              <w:rPr>
                <w:rFonts w:ascii="Consolas" w:hAnsi="Consolas" w:cs="Consolas"/>
                <w:sz w:val="20"/>
                <w:szCs w:val="20"/>
                <w:highlight w:val="yellow"/>
              </w:rPr>
              <w:t xml:space="preserve"> </w:t>
            </w:r>
          </w:p>
        </w:tc>
      </w:tr>
    </w:tbl>
    <w:p w:rsidR="00EE7F39" w:rsidRPr="002E520E" w:rsidRDefault="00EE7F39" w:rsidP="00EE7F39">
      <w:pPr>
        <w:rPr>
          <w:rFonts w:ascii="Consolas" w:hAnsi="Consolas" w:cs="Consolas"/>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“minisummary.isml”</w:t>
      </w:r>
    </w:p>
    <w:p w:rsidR="00EE7F39" w:rsidRDefault="00EE7F39" w:rsidP="00F9209B">
      <w:pPr>
        <w:pStyle w:val="ListParagraph"/>
        <w:numPr>
          <w:ilvl w:val="0"/>
          <w:numId w:val="58"/>
        </w:numPr>
        <w:spacing w:after="0" w:line="240" w:lineRule="auto"/>
        <w:jc w:val="both"/>
      </w:pPr>
      <w:r>
        <w:t>R</w:t>
      </w:r>
      <w:r w:rsidRPr="00806718">
        <w:t xml:space="preserve">eplace “pdict.Basket” with “lineCtnr” in file. </w:t>
      </w:r>
    </w:p>
    <w:p w:rsidR="00EE7F39" w:rsidRDefault="00EE7F39" w:rsidP="00F9209B">
      <w:pPr>
        <w:pStyle w:val="ListParagraph"/>
        <w:numPr>
          <w:ilvl w:val="0"/>
          <w:numId w:val="58"/>
        </w:numPr>
        <w:spacing w:after="0" w:line="240" w:lineRule="auto"/>
        <w:jc w:val="both"/>
      </w:pPr>
      <w:r>
        <w:t xml:space="preserve">Add below code snippet in </w:t>
      </w:r>
      <w:r w:rsidRPr="00F9209B">
        <w:t xml:space="preserve">minisummary.isml </w:t>
      </w:r>
      <w:r>
        <w:t xml:space="preserve"> after &lt;isinclude&gt; tag of modules inclusion. This code snippet determine basket or order whichever available taken as </w:t>
      </w:r>
      <w:r w:rsidR="00C84A62">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EC4C51" w:rsidRPr="00404939" w:rsidRDefault="00EC4C51" w:rsidP="00404939">
            <w:pPr>
              <w:rPr>
                <w:highlight w:val="yellow"/>
              </w:rPr>
            </w:pPr>
            <w:r w:rsidRPr="00404939">
              <w:rPr>
                <w:highlight w:val="yellow"/>
              </w:rPr>
              <w:lastRenderedPageBreak/>
              <w:t>&lt;isif condition="${!empty(pdict.Basket)}"&gt;</w:t>
            </w:r>
          </w:p>
          <w:p w:rsidR="00EC4C51" w:rsidRPr="00404939" w:rsidRDefault="00EC4C51" w:rsidP="00404939">
            <w:pPr>
              <w:rPr>
                <w:highlight w:val="yellow"/>
              </w:rPr>
            </w:pPr>
            <w:r w:rsidRPr="00404939">
              <w:rPr>
                <w:highlight w:val="yellow"/>
              </w:rPr>
              <w:t>&lt;isset name="lineCtnr" value="${pdict.Basket}" scope="page"/&gt;</w:t>
            </w:r>
          </w:p>
          <w:p w:rsidR="00EC4C51" w:rsidRPr="00404939" w:rsidRDefault="00EC4C51" w:rsidP="00404939">
            <w:pPr>
              <w:rPr>
                <w:highlight w:val="yellow"/>
              </w:rPr>
            </w:pPr>
            <w:r w:rsidRPr="00404939">
              <w:rPr>
                <w:highlight w:val="yellow"/>
              </w:rPr>
              <w:t>&lt;iselseif condition="${!empty(pdict.Order)}"&gt;</w:t>
            </w:r>
          </w:p>
          <w:p w:rsidR="00EC4C51" w:rsidRPr="00404939" w:rsidRDefault="00EC4C51" w:rsidP="00404939">
            <w:pPr>
              <w:rPr>
                <w:highlight w:val="yellow"/>
              </w:rPr>
            </w:pPr>
            <w:r w:rsidRPr="00404939">
              <w:rPr>
                <w:highlight w:val="yellow"/>
              </w:rPr>
              <w:t>&lt;isset name="lineCtnr" value="${pdict.Order}" scope="page"/&gt;</w:t>
            </w:r>
          </w:p>
          <w:p w:rsidR="00EE7F39" w:rsidRDefault="00EC4C51" w:rsidP="00404939">
            <w:r w:rsidRPr="00404939">
              <w:rPr>
                <w:highlight w:val="yellow"/>
              </w:rPr>
              <w:t>&lt;/isif&gt;</w:t>
            </w:r>
            <w:r w:rsidRPr="00272029" w:rsidDel="00150AAA">
              <w:rPr>
                <w:highlight w:val="yellow"/>
              </w:rPr>
              <w:t xml:space="preserve"> </w:t>
            </w:r>
          </w:p>
        </w:tc>
      </w:tr>
    </w:tbl>
    <w:p w:rsidR="00EE7F39" w:rsidRDefault="00EE7F39" w:rsidP="00EE7F39"/>
    <w:p w:rsidR="00EE7F39" w:rsidRPr="00F9209B" w:rsidRDefault="00EE7F39" w:rsidP="00F9209B">
      <w:pPr>
        <w:pStyle w:val="ListParagraph"/>
        <w:numPr>
          <w:ilvl w:val="0"/>
          <w:numId w:val="58"/>
        </w:numPr>
        <w:spacing w:after="0" w:line="240" w:lineRule="auto"/>
        <w:jc w:val="both"/>
      </w:pPr>
      <w:r w:rsidRPr="00F9209B">
        <w:t>Replace &lt;isif condition="${checkoutstep &lt;= 5}"&gt; with &lt;isif condition="${checkoutstep &lt;= 6}"&gt;</w:t>
      </w:r>
    </w:p>
    <w:p w:rsidR="00EE7F39" w:rsidRPr="00F9209B" w:rsidRDefault="00EE7F39" w:rsidP="00F9209B">
      <w:pPr>
        <w:pStyle w:val="ListParagraph"/>
        <w:numPr>
          <w:ilvl w:val="0"/>
          <w:numId w:val="58"/>
        </w:numPr>
        <w:spacing w:after="0" w:line="240" w:lineRule="auto"/>
        <w:jc w:val="both"/>
      </w:pPr>
      <w:r w:rsidRPr="00F9209B">
        <w:t>Wrap editURL &lt;a&gt; tag with non-empty basket if condition</w:t>
      </w:r>
    </w:p>
    <w:tbl>
      <w:tblPr>
        <w:tblStyle w:val="TableGrid"/>
        <w:tblW w:w="0" w:type="auto"/>
        <w:tblInd w:w="360" w:type="dxa"/>
        <w:tblLook w:val="04A0" w:firstRow="1" w:lastRow="0" w:firstColumn="1" w:lastColumn="0" w:noHBand="0" w:noVBand="1"/>
      </w:tblPr>
      <w:tblGrid>
        <w:gridCol w:w="9376"/>
      </w:tblGrid>
      <w:tr w:rsidR="00EE7F39" w:rsidTr="00EE7F39">
        <w:tc>
          <w:tcPr>
            <w:tcW w:w="9602" w:type="dxa"/>
          </w:tcPr>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EC4C51">
              <w:rPr>
                <w:rFonts w:ascii="Consolas" w:hAnsi="Consolas" w:cs="Consolas"/>
                <w:color w:val="000000"/>
                <w:sz w:val="20"/>
                <w:szCs w:val="20"/>
              </w:rPr>
              <w:t>&lt;isset name="editUrl" value="${URLUtils.url('Cart-Show')}" scope="page"/&gt;</w:t>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condition="${lineCtnr.productLineItems.size() == 0 &amp;&amp; lineCtnr.giftCertificateLineItems.size() == 1}"&gt;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&lt;isset name="editUrl" value="${URLUtils.url('GiftCert-Edit','GiftCertificateLineItemID', lineCtnr.giftCertificateLineItems[0].UUID)}" scope="page"/&gt;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${Resource.msg('summary.title','checkout',null)} &lt;isif condition="${!empty(pdict.Basket)}"&gt;&lt;a class="section-header-note" href="${editUrl}"&gt;${Resource.msg('global.edit','locale',null)}&lt;/a&gt;&lt;/isif&gt;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&lt;/h3&gt;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&lt;div class="checkout-mini-cart"&gt;</w:t>
            </w: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condition="${checkoutstep  != 5 &amp;&amp; checkoutstep  != 6}"&gt;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 xml:space="preserve">        </w:t>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&lt;isminilineitems p_lineitemctnr="${lineCtnr}"/&gt;</w:t>
            </w:r>
          </w:p>
          <w:p w:rsidR="00EE7F39" w:rsidRPr="00F82E93" w:rsidRDefault="00EC4C51" w:rsidP="00404939">
            <w:pPr>
              <w:rPr>
                <w:highlight w:val="lightGray"/>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t>&lt;/isif&gt;</w:t>
            </w:r>
            <w:r w:rsidRPr="00272029" w:rsidDel="00C84A62">
              <w:rPr>
                <w:rFonts w:ascii="Consolas" w:hAnsi="Consolas" w:cs="Consolas"/>
                <w:color w:val="000000"/>
                <w:sz w:val="20"/>
                <w:szCs w:val="20"/>
                <w:highlight w:val="yellow"/>
              </w:rPr>
              <w:t xml:space="preserve"> </w:t>
            </w:r>
          </w:p>
        </w:tc>
      </w:tr>
    </w:tbl>
    <w:p w:rsidR="00C52D90" w:rsidRDefault="00EE7F39" w:rsidP="00C52D90">
      <w:pPr>
        <w:pStyle w:val="ListParagraph"/>
        <w:numPr>
          <w:ilvl w:val="0"/>
          <w:numId w:val="58"/>
        </w:numPr>
        <w:spacing w:after="0" w:line="240" w:lineRule="auto"/>
        <w:jc w:val="both"/>
      </w:pPr>
      <w:r w:rsidRPr="00F9209B">
        <w:t>Replace line &lt;isif condition="${checkoutstep  != 5}"&gt;  inside div checkout-mini-cartwith &lt;isif condition=</w:t>
      </w:r>
      <w:r w:rsidR="00C52D90" w:rsidRPr="00C52D90">
        <w:t xml:space="preserve"> </w:t>
      </w:r>
      <w:r w:rsidR="00C52D90">
        <w:t>&lt;isif condition="${checkoutstep  != 5 &amp;&amp; checkoutstep  != 6}"&gt;</w:t>
      </w:r>
    </w:p>
    <w:p w:rsidR="00EE7F39" w:rsidRPr="00F9209B" w:rsidRDefault="00C52D90" w:rsidP="00404939">
      <w:pPr>
        <w:pStyle w:val="ListParagraph"/>
        <w:spacing w:after="0" w:line="240" w:lineRule="auto"/>
        <w:ind w:left="1440"/>
        <w:jc w:val="both"/>
      </w:pPr>
      <w:r>
        <w:t xml:space="preserve">        </w:t>
      </w:r>
      <w:r>
        <w:tab/>
      </w:r>
      <w:r>
        <w:tab/>
        <w:t>&lt;isminilineitems p_lineitemctnr="${lineCtnr}"/&gt;</w:t>
      </w:r>
      <w:r w:rsidRPr="00F9209B" w:rsidDel="00C52D90">
        <w:t xml:space="preserve"> </w:t>
      </w:r>
    </w:p>
    <w:p w:rsidR="00EE7F39" w:rsidRPr="007827AA" w:rsidRDefault="00EE7F39" w:rsidP="00F9209B">
      <w:pPr>
        <w:pStyle w:val="ListParagraph"/>
        <w:numPr>
          <w:ilvl w:val="0"/>
          <w:numId w:val="58"/>
        </w:numPr>
        <w:spacing w:after="0" w:line="240" w:lineRule="auto"/>
        <w:jc w:val="both"/>
      </w:pPr>
      <w:r w:rsidRPr="00F9209B">
        <w:t xml:space="preserve">Replace &lt;isif condition="${checkoutstep &gt; 3}"&gt; with </w:t>
      </w:r>
      <w:r w:rsidR="007827AA" w:rsidRPr="00404939">
        <w:rPr>
          <w:rFonts w:ascii="Consolas" w:hAnsi="Consolas" w:cs="Consolas"/>
          <w:color w:val="000000"/>
          <w:sz w:val="20"/>
          <w:szCs w:val="20"/>
        </w:rPr>
        <w:t>&lt;isif condition="${checkoutstep == 6}"&gt;</w:t>
      </w:r>
    </w:p>
    <w:tbl>
      <w:tblPr>
        <w:tblStyle w:val="TableGrid"/>
        <w:tblW w:w="0" w:type="auto"/>
        <w:tblLook w:val="04A0" w:firstRow="1" w:lastRow="0" w:firstColumn="1" w:lastColumn="0" w:noHBand="0" w:noVBand="1"/>
      </w:tblPr>
      <w:tblGrid>
        <w:gridCol w:w="9736"/>
      </w:tblGrid>
      <w:tr w:rsidR="00EE7F39" w:rsidTr="00EE7F39">
        <w:tc>
          <w:tcPr>
            <w:tcW w:w="9962" w:type="dxa"/>
          </w:tcPr>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&lt;iscomment&gt;render the order totals&lt;/iscomment&gt;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t>&lt;div class="checkout-order-totals"&gt;</w:t>
            </w:r>
          </w:p>
          <w:p w:rsidR="00424005" w:rsidRPr="00404939" w:rsidRDefault="00424005" w:rsidP="00404939">
            <w:pPr>
              <w:autoSpaceDE w:val="0"/>
              <w:autoSpaceDN w:val="0"/>
              <w:adjustRightInd w:val="0"/>
              <w:ind w:left="1080"/>
              <w:rPr>
                <w:rFonts w:ascii="Consolas" w:hAnsi="Consolas" w:cs="Consolas"/>
                <w:color w:val="000000"/>
                <w:sz w:val="20"/>
                <w:szCs w:val="20"/>
                <w:highlight w:val="yellow"/>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&lt;iscomment&gt;&lt;isif condition="${checkoutstep == 6}"&gt;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&lt;isordertotals p_lineitemctnr="${lineCtnr}" p_showshipmentinfo="${true}" p_shipmenteditable="${false}" p_totallabel="${Resource.msg('global.ordertotal','locale',null)}"/&gt;&lt;/iscomment&gt;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 condition="${checkoutstep &gt; 3}"&gt;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p_showshipmentinfo="${true}" p_shipmenteditable="${true}" p_totallabel="${Resource.msg('global.ordertotal','locale',null)}"/&gt;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&lt;iselse/&gt;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p_showshipmentinfo="${false}" p_shipmenteditable="${false}" p_totallabel="${Resource.msg('global.estimatedtotal','locale',null)}"/&gt;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&lt;/isif&gt;</w:t>
            </w:r>
          </w:p>
          <w:p w:rsidR="00EE7F39" w:rsidRPr="00524CD7" w:rsidRDefault="00424005" w:rsidP="00404939">
            <w:pPr>
              <w:rPr>
                <w:highlight w:val="lightGray"/>
              </w:rPr>
            </w:pPr>
            <w:r w:rsidRPr="00404939">
              <w:rPr>
                <w:rFonts w:ascii="Consolas" w:hAnsi="Consolas" w:cs="Consolas"/>
                <w:color w:val="000000"/>
                <w:sz w:val="20"/>
                <w:szCs w:val="20"/>
              </w:rPr>
              <w:tab/>
              <w:t>&lt;/div&gt;</w:t>
            </w:r>
            <w:r w:rsidRPr="00404939" w:rsidDel="00C52D90">
              <w:rPr>
                <w:rFonts w:ascii="Consolas" w:hAnsi="Consolas" w:cs="Consolas"/>
                <w:color w:val="000000"/>
                <w:sz w:val="20"/>
                <w:szCs w:val="20"/>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highlight w:val="lightGray"/>
        </w:rPr>
      </w:pPr>
    </w:p>
    <w:p w:rsidR="00EE7F39" w:rsidRPr="009F0C31" w:rsidRDefault="00EE7F39" w:rsidP="00EE7F39">
      <w:pPr>
        <w:autoSpaceDE w:val="0"/>
        <w:autoSpaceDN w:val="0"/>
        <w:adjustRightInd w:val="0"/>
        <w:spacing w:after="0" w:line="240" w:lineRule="auto"/>
        <w:rPr>
          <w:rFonts w:ascii="Consolas" w:hAnsi="Consolas" w:cs="Consolas"/>
          <w:color w:val="00808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“minishipments.isml”</w:t>
      </w:r>
    </w:p>
    <w:p w:rsidR="00EE7F39" w:rsidRPr="0030086E" w:rsidRDefault="00EE7F39" w:rsidP="00F9209B">
      <w:pPr>
        <w:pStyle w:val="ListParagraph"/>
        <w:numPr>
          <w:ilvl w:val="0"/>
          <w:numId w:val="58"/>
        </w:numPr>
        <w:spacing w:after="0" w:line="240" w:lineRule="auto"/>
        <w:jc w:val="both"/>
      </w:pPr>
      <w:r>
        <w:lastRenderedPageBreak/>
        <w:t>Replace “</w:t>
      </w:r>
      <w:r w:rsidRPr="0096302E">
        <w:t>Shipments</w:t>
      </w:r>
      <w:r>
        <w:t xml:space="preserve">” variable set via &lt;isset tag, with below code snippet in </w:t>
      </w:r>
      <w:r w:rsidRPr="00F9209B">
        <w:t>minishipments.isml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value="${pdict.Basket}" scope="page"/&gt;</w:t>
            </w:r>
          </w:p>
          <w:p w:rsidR="00301F8E" w:rsidRPr="00404939" w:rsidRDefault="00301F8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name="Shipments" value="${pdict.Basket.shipments}"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name="Shipments" value="${pdict.Order.shipments}" scope="page"/&gt;</w:t>
            </w:r>
          </w:p>
          <w:p w:rsidR="00EE7F39" w:rsidRPr="00195152" w:rsidRDefault="00301F8E" w:rsidP="00404939">
            <w:r w:rsidRPr="00404939">
              <w:rPr>
                <w:rFonts w:ascii="Consolas" w:hAnsi="Consolas" w:cs="Consolas"/>
                <w:sz w:val="20"/>
                <w:szCs w:val="20"/>
                <w:highlight w:val="yellow"/>
              </w:rPr>
              <w:t>&lt;/isif&gt;</w:t>
            </w:r>
            <w:r w:rsidRPr="00404939" w:rsidDel="008F2099">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EE7F39" w:rsidRDefault="00EE7F39" w:rsidP="00301F8E">
      <w:pPr>
        <w:pStyle w:val="ListParagraph"/>
        <w:numPr>
          <w:ilvl w:val="0"/>
          <w:numId w:val="58"/>
        </w:numPr>
        <w:spacing w:after="0" w:line="240" w:lineRule="auto"/>
        <w:jc w:val="both"/>
      </w:pPr>
      <w:r>
        <w:t>R</w:t>
      </w:r>
      <w:r w:rsidRPr="00C333A2">
        <w:t>eplace “pdict.B</w:t>
      </w:r>
      <w:r>
        <w:t xml:space="preserve">asket” with “lineCtnr” inside </w:t>
      </w:r>
      <w:r w:rsidRPr="00195152">
        <w:t>&lt;isif condition="${!empty(Shipments)}"&gt;</w:t>
      </w:r>
      <w:r>
        <w:t xml:space="preserve">  condition</w:t>
      </w:r>
      <w:r w:rsidR="003E4FEC">
        <w:t xml:space="preserve"> i.e. </w:t>
      </w:r>
      <w:r w:rsidR="00301F8E" w:rsidRPr="00301F8E">
        <w:t>&lt;isif condition="${shipment.productLineItems.length &lt;= 0 || shipment.custom.shipmentType == null &amp;&amp; shipment.UUID==</w:t>
      </w:r>
      <w:r w:rsidR="00301F8E" w:rsidRPr="00404939">
        <w:rPr>
          <w:highlight w:val="yellow"/>
        </w:rPr>
        <w:t>lineCtnr.defaultShipment.UUID</w:t>
      </w:r>
      <w:r w:rsidR="00301F8E" w:rsidRPr="00301F8E">
        <w:t xml:space="preserve"> &amp;&amp; !empty(shipment.shippingAddress) &amp;&amp; empty(shipment.shippingAddress.address1)}"&gt;</w:t>
      </w:r>
    </w:p>
    <w:p w:rsidR="0001272D" w:rsidRPr="00195152" w:rsidRDefault="0001272D" w:rsidP="00404939">
      <w:pPr>
        <w:pStyle w:val="ListParagraph"/>
        <w:spacing w:after="0" w:line="240" w:lineRule="auto"/>
        <w:ind w:left="1440"/>
        <w:jc w:val="both"/>
      </w:pPr>
      <w:r>
        <w:t xml:space="preserve">And “ </w:t>
      </w:r>
      <w:r w:rsidRPr="0001272D">
        <w:t>&lt;isif condition="${Shipments.size() &gt; 1 &amp;&amp; pdict.Basket.productLineItems.size() &gt; 0}"&gt;&lt;div class="name"&gt;${Resource.msgf('multishippingshipments.shipment','checkout',null, shipmentCount)}&lt;/div&gt;&lt;/isif&gt;</w:t>
      </w:r>
      <w:r>
        <w:t xml:space="preserve"> with “</w:t>
      </w:r>
      <w:r w:rsidRPr="0001272D">
        <w:t>&lt;isif condition="${Shipments.size() &gt; 1 &amp;&amp; lineCtnr.productLineItems.size() &gt; 0}"&gt;&lt;div class="name"&gt;${Resource.msgf('multishippingshipments.shipment','checkout',null, shipmentCount)}&lt;/div&gt;&lt;/isif&gt;</w:t>
      </w:r>
      <w:r>
        <w:t>”</w:t>
      </w:r>
    </w:p>
    <w:p w:rsidR="00EE7F39" w:rsidRDefault="00EE7F39" w:rsidP="00F9209B">
      <w:pPr>
        <w:pStyle w:val="ListParagraph"/>
        <w:numPr>
          <w:ilvl w:val="0"/>
          <w:numId w:val="58"/>
        </w:numPr>
        <w:spacing w:after="0" w:line="240" w:lineRule="auto"/>
        <w:jc w:val="both"/>
      </w:pPr>
      <w:r w:rsidRPr="00F9209B">
        <w:t>Wrap edit link &lt;a&gt; tag with non-empty basket if condition everywhere in file</w:t>
      </w:r>
    </w:p>
    <w:tbl>
      <w:tblPr>
        <w:tblStyle w:val="TableGrid"/>
        <w:tblW w:w="0" w:type="auto"/>
        <w:tblInd w:w="1440" w:type="dxa"/>
        <w:tblLook w:val="04A0" w:firstRow="1" w:lastRow="0" w:firstColumn="1" w:lastColumn="0" w:noHBand="0" w:noVBand="1"/>
      </w:tblPr>
      <w:tblGrid>
        <w:gridCol w:w="8296"/>
      </w:tblGrid>
      <w:tr w:rsidR="00301F8E" w:rsidTr="00301F8E">
        <w:tc>
          <w:tcPr>
            <w:tcW w:w="9736" w:type="dxa"/>
          </w:tcPr>
          <w:p w:rsidR="00F623BE" w:rsidRDefault="00F623BE" w:rsidP="00404939">
            <w:pPr>
              <w:jc w:val="both"/>
            </w:pPr>
            <w:r>
              <w:t>&lt;h3 class="section-header"&gt;</w:t>
            </w:r>
          </w:p>
          <w:p w:rsidR="00F623BE" w:rsidRDefault="00F623BE" w:rsidP="00404939">
            <w:pPr>
              <w:jc w:val="both"/>
            </w:pPr>
            <w:r>
              <w:tab/>
            </w:r>
            <w:r>
              <w:tab/>
            </w:r>
            <w:r>
              <w:tab/>
            </w:r>
            <w:r>
              <w:tab/>
            </w:r>
            <w:r>
              <w:tab/>
              <w:t>&lt;isif condition="${shipment.giftCertificateLineItems.size() &gt; 0}"&gt;</w:t>
            </w:r>
          </w:p>
          <w:p w:rsidR="00F623BE" w:rsidRDefault="00F623BE" w:rsidP="00404939">
            <w:pPr>
              <w:jc w:val="both"/>
            </w:pPr>
            <w:r>
              <w:tab/>
            </w:r>
            <w:r>
              <w:tab/>
            </w:r>
            <w:r>
              <w:tab/>
            </w:r>
            <w:r>
              <w:tab/>
            </w:r>
            <w:r>
              <w:tab/>
            </w:r>
            <w:r>
              <w:tab/>
              <w:t>${Resource.msg('minishipments.shipping','checkout',null)} &lt;span&gt;${Resource.msg('minishipments.giftcertdelivery','checkout',null)}&lt;/span&gt;</w:t>
            </w:r>
          </w:p>
          <w:p w:rsidR="00F623BE" w:rsidRDefault="00F623BE" w:rsidP="00404939">
            <w:pPr>
              <w:jc w:val="both"/>
            </w:pPr>
            <w:r>
              <w:tab/>
            </w:r>
            <w:r>
              <w:tab/>
            </w:r>
            <w:r>
              <w:tab/>
            </w:r>
            <w:r>
              <w:tab/>
            </w:r>
            <w:r>
              <w:tab/>
              <w:t>&lt;iselseif condition="${shipment.custom.shipmentType == 'instore'}"/&gt;</w:t>
            </w:r>
          </w:p>
          <w:p w:rsidR="00F623BE" w:rsidRDefault="00F623BE" w:rsidP="00404939">
            <w:pPr>
              <w:jc w:val="both"/>
            </w:pPr>
            <w:r>
              <w:tab/>
            </w:r>
            <w:r>
              <w:tab/>
            </w:r>
            <w:r>
              <w:tab/>
            </w:r>
            <w:r>
              <w:tab/>
            </w:r>
            <w:r>
              <w:tab/>
            </w:r>
            <w:r>
              <w:tab/>
              <w:t>&lt;isset name="editUrl" value="${URLUtils.https('Cart-Show')}" scope="page"/&gt;</w:t>
            </w:r>
          </w:p>
          <w:p w:rsidR="00F623BE" w:rsidRDefault="00F623BE" w:rsidP="00404939">
            <w:pPr>
              <w:jc w:val="both"/>
            </w:pPr>
            <w:r>
              <w:tab/>
            </w:r>
            <w:r>
              <w:tab/>
            </w:r>
            <w:r>
              <w:tab/>
            </w:r>
            <w:r>
              <w:tab/>
            </w:r>
            <w:r>
              <w:tab/>
            </w:r>
            <w:r w:rsidRPr="00404939">
              <w:rPr>
                <w:highlight w:val="yellow"/>
              </w:rPr>
              <w:t xml:space="preserve">&lt;isif condition="${!empty(pdict.Basket)}"&gt; </w:t>
            </w:r>
            <w:r w:rsidRPr="00404939">
              <w:rPr>
                <w:highlight w:val="yellow"/>
              </w:rPr>
              <w:tab/>
              <w:t>&lt;a href="${editUrl}"  class="section-header-note"&gt;${Resource.msg('global.edit','locale',null)}&lt;/a&gt;&lt;/isif&gt;</w:t>
            </w:r>
          </w:p>
          <w:p w:rsidR="00F623BE" w:rsidRDefault="00F623BE" w:rsidP="00404939">
            <w:pPr>
              <w:jc w:val="both"/>
            </w:pPr>
            <w:r>
              <w:tab/>
            </w:r>
            <w:r>
              <w:tab/>
            </w:r>
            <w:r>
              <w:tab/>
            </w:r>
            <w:r>
              <w:tab/>
            </w:r>
            <w:r>
              <w:tab/>
            </w:r>
            <w:r>
              <w:tab/>
              <w:t>${Resource.msg('cart.store.instorepickup','checkout',null)}</w:t>
            </w:r>
          </w:p>
          <w:p w:rsidR="00F623BE" w:rsidRPr="00404939" w:rsidRDefault="00F623BE" w:rsidP="00404939">
            <w:pPr>
              <w:jc w:val="both"/>
              <w:rPr>
                <w:highlight w:val="yellow"/>
              </w:rPr>
            </w:pPr>
            <w:r>
              <w:tab/>
            </w:r>
            <w:r>
              <w:tab/>
            </w:r>
            <w:r>
              <w:tab/>
            </w:r>
            <w:r>
              <w:tab/>
            </w:r>
            <w:r>
              <w:tab/>
            </w:r>
            <w:r w:rsidRPr="00404939">
              <w:rPr>
                <w:highlight w:val="yellow"/>
              </w:rPr>
              <w:t>&lt;iselseif condition="${shipment.shippingAddress != null &amp;&amp; lineCtnr.productLineItems.size() &gt; 0}"/&gt;</w:t>
            </w:r>
          </w:p>
          <w:p w:rsidR="00F623BE" w:rsidRDefault="00F623BE" w:rsidP="00404939">
            <w:pPr>
              <w:jc w:val="both"/>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&lt;isif condition="${!empty(pdict.Basket)}"&gt; &lt;a href="${editUrl}"  class="section-header-note"&gt;${Resource.msg('global.edit','locale',null)}&lt;/a&gt;&lt;/isif&gt;</w:t>
            </w:r>
          </w:p>
          <w:p w:rsidR="00F623BE" w:rsidRDefault="00F623BE" w:rsidP="00404939">
            <w:pPr>
              <w:jc w:val="both"/>
            </w:pPr>
            <w:r>
              <w:tab/>
            </w:r>
            <w:r>
              <w:tab/>
            </w:r>
            <w:r>
              <w:tab/>
            </w:r>
            <w:r>
              <w:tab/>
            </w:r>
            <w:r>
              <w:tab/>
            </w:r>
            <w:r>
              <w:tab/>
              <w:t>${Resource.msg('minishipments.shippingaddress','checkout',null)}</w:t>
            </w:r>
          </w:p>
          <w:p w:rsidR="00F623BE" w:rsidRDefault="00F623BE" w:rsidP="00404939">
            <w:pPr>
              <w:jc w:val="both"/>
            </w:pPr>
            <w:r>
              <w:tab/>
            </w:r>
            <w:r>
              <w:tab/>
            </w:r>
            <w:r>
              <w:tab/>
            </w:r>
            <w:r>
              <w:tab/>
            </w:r>
            <w:r>
              <w:tab/>
              <w:t>&lt;/isif&gt;</w:t>
            </w:r>
          </w:p>
          <w:p w:rsidR="00301F8E" w:rsidRDefault="00F623BE" w:rsidP="00404939">
            <w:pPr>
              <w:jc w:val="both"/>
            </w:pPr>
            <w:r>
              <w:tab/>
            </w:r>
            <w:r>
              <w:tab/>
            </w:r>
            <w:r>
              <w:tab/>
            </w:r>
            <w:r>
              <w:tab/>
              <w:t>&lt;/h3&gt;</w:t>
            </w:r>
          </w:p>
        </w:tc>
      </w:tr>
    </w:tbl>
    <w:p w:rsidR="00301F8E" w:rsidRDefault="00301F8E" w:rsidP="00404939">
      <w:pPr>
        <w:pStyle w:val="ListParagraph"/>
        <w:spacing w:after="0" w:line="240" w:lineRule="auto"/>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“minibillinginfo.isml”</w:t>
      </w:r>
    </w:p>
    <w:p w:rsidR="00EE7F39" w:rsidRPr="0030086E" w:rsidRDefault="00EE7F39" w:rsidP="00F9209B">
      <w:pPr>
        <w:pStyle w:val="ListParagraph"/>
        <w:numPr>
          <w:ilvl w:val="0"/>
          <w:numId w:val="58"/>
        </w:numPr>
        <w:spacing w:after="0" w:line="240" w:lineRule="auto"/>
        <w:jc w:val="both"/>
      </w:pPr>
      <w:r>
        <w:lastRenderedPageBreak/>
        <w:t>Replace “</w:t>
      </w:r>
      <w:r w:rsidRPr="00864A58">
        <w:t>billingAddress</w:t>
      </w:r>
      <w:r>
        <w:t>” and “</w:t>
      </w:r>
      <w:r w:rsidRPr="00864A58">
        <w:t>paymentInstruments</w:t>
      </w:r>
      <w:r>
        <w:t xml:space="preserve">” variables set via &lt;isset tag, with below code snippet in </w:t>
      </w:r>
      <w:r w:rsidRPr="00F9209B">
        <w:t>minibillinginfo.isml</w:t>
      </w:r>
      <w:r>
        <w:t xml:space="preserve">. This code snippet determine basket or order whichever available taken as </w:t>
      </w:r>
      <w:r w:rsidR="00BA5C1B">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name="lineCtnr" value="${pdict.Basket}"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name="billingAddress" value="${pdict.Basket.billingAddress}"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name="paymentInstruments" value="${pdict.Basket.paymentInstruments}"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name="billingAddress" value="${pdict.Order.billingAddress}"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name="paymentInstruments" value="${pdict.Order.paymentInstruments}" scope="page"/&gt;</w:t>
            </w:r>
          </w:p>
          <w:p w:rsidR="00EE7F39" w:rsidRPr="00EC3789" w:rsidRDefault="0055383E" w:rsidP="00404939">
            <w:r w:rsidRPr="00404939">
              <w:rPr>
                <w:rFonts w:ascii="Consolas" w:hAnsi="Consolas" w:cs="Consolas"/>
                <w:sz w:val="20"/>
                <w:szCs w:val="20"/>
                <w:highlight w:val="yellow"/>
              </w:rPr>
              <w:t>&lt;/isif&gt;</w:t>
            </w:r>
            <w:r w:rsidRPr="00404939" w:rsidDel="002A3748">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BA5C1B" w:rsidRDefault="00BA5C1B" w:rsidP="00404939">
      <w:pPr>
        <w:pStyle w:val="ListParagraph"/>
        <w:numPr>
          <w:ilvl w:val="0"/>
          <w:numId w:val="62"/>
        </w:numPr>
      </w:pPr>
      <w:r>
        <w:t>Replace ”</w:t>
      </w:r>
      <w:r w:rsidRPr="00BA5C1B">
        <w:t>&lt;a href="${URLUtils.https('COBilling-Start')}" class="section-header-note"&gt;${Resource.msg('global.edit','locale',null)}&lt;/a&gt;</w:t>
      </w:r>
      <w:r>
        <w:t xml:space="preserve">” with if condition everywhere in file. </w:t>
      </w:r>
      <w:r w:rsidRPr="00BA5C1B">
        <w:t>&lt;isif condition="${!empty(pdict.Basket)}"&gt;    &lt;a href="${URLUtils.https('COBilling-Start')}"  class="section-header-note"&gt;${Resource.msg('global.edit','locale',null)}&lt;/a&gt;&lt;/isif&gt;</w:t>
      </w:r>
    </w:p>
    <w:p w:rsidR="00176F4D" w:rsidRDefault="00176F4D" w:rsidP="00404939">
      <w:pPr>
        <w:pStyle w:val="ListParagraph"/>
        <w:numPr>
          <w:ilvl w:val="0"/>
          <w:numId w:val="62"/>
        </w:numPr>
      </w:pPr>
      <w:r>
        <w:t>Add a selectedPaymentMethodMiniSection as follows</w:t>
      </w:r>
    </w:p>
    <w:p w:rsidR="00176F4D" w:rsidRPr="00F9209B" w:rsidRDefault="00176F4D" w:rsidP="00404939">
      <w:pPr>
        <w:pStyle w:val="ListParagraph"/>
        <w:ind w:left="1440"/>
      </w:pPr>
      <w:r w:rsidRPr="00176F4D">
        <w:t xml:space="preserve">&lt;div </w:t>
      </w:r>
      <w:r w:rsidRPr="00404939">
        <w:rPr>
          <w:highlight w:val="yellow"/>
        </w:rPr>
        <w:t>class="selectedPaymentMethodMiniSection" data-paymentmethodid="${paymentInstr.paymentMethod}"&gt;&lt;isprint value="${dw.order.PaymentMgr.getPaymentMethod(paymentInstr.paymentMethod).name}" /&gt;&lt;/div&gt;</w:t>
      </w:r>
    </w:p>
    <w:p w:rsidR="00EE7F39" w:rsidRPr="00AC7255" w:rsidRDefault="00EE7F39" w:rsidP="00EE7F39">
      <w:pPr>
        <w:pStyle w:val="Heading5"/>
      </w:pPr>
      <w:r>
        <w:t>Update “PaymentMethods.isml”</w:t>
      </w:r>
      <w:r w:rsidRPr="00AC7255">
        <w:rPr>
          <w:rFonts w:ascii="Consolas" w:hAnsi="Consolas" w:cs="Consolas"/>
          <w:sz w:val="20"/>
          <w:szCs w:val="20"/>
        </w:rPr>
        <w:tab/>
      </w:r>
    </w:p>
    <w:p w:rsidR="00EE7F39" w:rsidRDefault="00EE7F39" w:rsidP="00F9209B">
      <w:pPr>
        <w:pStyle w:val="ListParagraph"/>
        <w:numPr>
          <w:ilvl w:val="0"/>
          <w:numId w:val="58"/>
        </w:numPr>
        <w:spacing w:after="0" w:line="240" w:lineRule="auto"/>
        <w:jc w:val="both"/>
      </w:pPr>
      <w:r>
        <w:t xml:space="preserve">Add the below code snippet to </w:t>
      </w:r>
      <w:r w:rsidRPr="00F9209B">
        <w:t>paymentMethods.isml</w:t>
      </w:r>
      <w:r>
        <w:t>, after legend block for displaying the Error Messages in case of a failed transaction.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E7A" w:rsidRPr="00404939" w:rsidRDefault="005B5E7A" w:rsidP="00404939">
            <w:pPr>
              <w:ind w:left="1080"/>
              <w:rPr>
                <w:highlight w:val="yellow"/>
              </w:rPr>
            </w:pPr>
            <w:r w:rsidRPr="00404939">
              <w:rPr>
                <w:highlight w:val="yellow"/>
              </w:rPr>
              <w:t>&lt;isif condition="${pdict.errorMessage != null}"&gt;</w:t>
            </w:r>
          </w:p>
          <w:p w:rsidR="005B5E7A" w:rsidRPr="00404939" w:rsidRDefault="005B5E7A" w:rsidP="00404939">
            <w:pPr>
              <w:ind w:left="1080"/>
              <w:rPr>
                <w:highlight w:val="yellow"/>
              </w:rPr>
            </w:pPr>
            <w:r w:rsidRPr="00404939">
              <w:rPr>
                <w:highlight w:val="yellow"/>
              </w:rPr>
              <w:tab/>
            </w:r>
            <w:r w:rsidRPr="00404939">
              <w:rPr>
                <w:highlight w:val="yellow"/>
              </w:rPr>
              <w:tab/>
            </w:r>
            <w:r w:rsidRPr="00404939">
              <w:rPr>
                <w:highlight w:val="yellow"/>
              </w:rPr>
              <w:tab/>
              <w:t>&lt;div class="error-form"&gt;${pdict.errorMessage}&lt;/div&gt;</w:t>
            </w:r>
          </w:p>
          <w:p w:rsidR="00EE7F39" w:rsidRDefault="005B5E7A" w:rsidP="00404939">
            <w:r w:rsidRPr="00404939">
              <w:rPr>
                <w:highlight w:val="yellow"/>
              </w:rPr>
              <w:tab/>
            </w:r>
            <w:r w:rsidRPr="00404939">
              <w:rPr>
                <w:highlight w:val="yellow"/>
              </w:rPr>
              <w:tab/>
              <w:t>&lt;/isif&gt;</w:t>
            </w:r>
          </w:p>
        </w:tc>
      </w:tr>
    </w:tbl>
    <w:p w:rsidR="00EE7F39" w:rsidRDefault="00EE7F39" w:rsidP="00F9209B">
      <w:pPr>
        <w:pStyle w:val="ListParagraph"/>
        <w:spacing w:after="0" w:line="240" w:lineRule="auto"/>
        <w:ind w:left="1440"/>
        <w:jc w:val="both"/>
        <w:rPr>
          <w:b/>
        </w:rPr>
      </w:pPr>
      <w:r w:rsidRPr="00F9209B">
        <w:rPr>
          <w:b/>
        </w:rPr>
        <w:t>** Merchant shall take responsibility to add this section at the top of the Page of above the Payment Method selection section.</w:t>
      </w:r>
    </w:p>
    <w:p w:rsidR="00EE7F39" w:rsidRDefault="00EE7F39" w:rsidP="006D1514">
      <w:pPr>
        <w:pStyle w:val="ListParagraph"/>
        <w:numPr>
          <w:ilvl w:val="0"/>
          <w:numId w:val="58"/>
        </w:numPr>
        <w:spacing w:after="0" w:line="240" w:lineRule="auto"/>
        <w:jc w:val="both"/>
      </w:pPr>
      <w:r>
        <w:t xml:space="preserve">Replace all payment method specific code snippet like credit card block, Bill me later paypal etc till the closing of &lt;/fieldset&gt; with the </w:t>
      </w:r>
      <w:r w:rsidR="006D1514" w:rsidRPr="006D1514">
        <w:t xml:space="preserve">&lt;div class="payment-method-container"&gt;&lt;/div&gt; </w:t>
      </w:r>
      <w:r>
        <w:t xml:space="preserve">from </w:t>
      </w:r>
      <w:r w:rsidRPr="00F9209B">
        <w:t xml:space="preserve">paymentMethods.isml </w:t>
      </w:r>
      <w:r>
        <w:t>as we have already taken this section inside worldpay cartridge in file named “worldpaypaymentmethods.isml”</w:t>
      </w:r>
    </w:p>
    <w:tbl>
      <w:tblPr>
        <w:tblStyle w:val="TableGrid"/>
        <w:tblW w:w="0" w:type="auto"/>
        <w:tblLook w:val="04A0" w:firstRow="1" w:lastRow="0" w:firstColumn="1" w:lastColumn="0" w:noHBand="0" w:noVBand="1"/>
      </w:tblPr>
      <w:tblGrid>
        <w:gridCol w:w="9736"/>
      </w:tblGrid>
      <w:tr w:rsidR="00EE7F39" w:rsidTr="00EE7F39">
        <w:tc>
          <w:tcPr>
            <w:tcW w:w="9962" w:type="dxa"/>
          </w:tcPr>
          <w:p w:rsidR="006D1514" w:rsidRPr="006D1514" w:rsidRDefault="00EE7F39" w:rsidP="006D1514">
            <w:pPr>
              <w:rPr>
                <w:b/>
              </w:rPr>
            </w:pPr>
            <w:r w:rsidRPr="00AC7255">
              <w:rPr>
                <w:b/>
              </w:rPr>
              <w:tab/>
            </w:r>
            <w:r w:rsidR="006D1514" w:rsidRPr="006D1514">
              <w:rPr>
                <w:b/>
              </w:rPr>
              <w:t>&lt;iscomment&gt;</w:t>
            </w:r>
          </w:p>
          <w:p w:rsidR="006D1514" w:rsidRPr="006D1514" w:rsidRDefault="006D1514" w:rsidP="006D1514">
            <w:pPr>
              <w:rPr>
                <w:b/>
              </w:rPr>
            </w:pPr>
            <w:r w:rsidRPr="006D1514">
              <w:rPr>
                <w:b/>
              </w:rPr>
              <w:tab/>
            </w:r>
            <w:r w:rsidRPr="006D1514">
              <w:rPr>
                <w:b/>
              </w:rPr>
              <w:tab/>
            </w:r>
            <w:r w:rsidRPr="006D1514">
              <w:rPr>
                <w:b/>
              </w:rPr>
              <w:tab/>
              <w:t>Credit card block</w:t>
            </w:r>
          </w:p>
          <w:p w:rsidR="006D1514" w:rsidRPr="006D1514" w:rsidRDefault="006D1514" w:rsidP="006D1514">
            <w:pPr>
              <w:rPr>
                <w:b/>
              </w:rPr>
            </w:pPr>
            <w:r w:rsidRPr="006D1514">
              <w:rPr>
                <w:b/>
              </w:rPr>
              <w:tab/>
            </w:r>
            <w:r w:rsidRPr="006D1514">
              <w:rPr>
                <w:b/>
              </w:rPr>
              <w:tab/>
            </w:r>
            <w:r w:rsidRPr="006D1514">
              <w:rPr>
                <w:b/>
              </w:rPr>
              <w:tab/>
              <w:t>--------------------------------------------------------------</w:t>
            </w:r>
          </w:p>
          <w:p w:rsidR="006D1514" w:rsidRDefault="006D1514" w:rsidP="00EE7F39">
            <w:pPr>
              <w:rPr>
                <w:b/>
              </w:rPr>
            </w:pPr>
            <w:r w:rsidRPr="006D1514">
              <w:rPr>
                <w:b/>
              </w:rPr>
              <w:tab/>
            </w:r>
            <w:r w:rsidRPr="006D1514">
              <w:rPr>
                <w:b/>
              </w:rPr>
              <w:tab/>
              <w:t>&lt;/iscomment&gt;</w:t>
            </w:r>
            <w:r w:rsidRPr="006D1514" w:rsidDel="006D1514">
              <w:rPr>
                <w:b/>
              </w:rPr>
              <w:t xml:space="preserve"> </w:t>
            </w:r>
          </w:p>
          <w:p w:rsidR="00F06262" w:rsidRPr="00404939" w:rsidRDefault="00F06262" w:rsidP="00F06262">
            <w:r w:rsidRPr="00F06262">
              <w:rPr>
                <w:b/>
              </w:rPr>
              <w:tab/>
            </w:r>
            <w:r w:rsidRPr="00F06262">
              <w:rPr>
                <w:b/>
              </w:rPr>
              <w:tab/>
            </w:r>
            <w:r w:rsidRPr="00F06262">
              <w:rPr>
                <w:b/>
              </w:rPr>
              <w:tab/>
            </w:r>
            <w:r w:rsidRPr="00404939">
              <w:t>&lt;iscomment&gt;display select box with stored credit cards if customer is authenticated&lt;/iscomment&gt;</w:t>
            </w:r>
          </w:p>
          <w:p w:rsidR="00F06262" w:rsidRPr="00404939" w:rsidRDefault="00F06262" w:rsidP="00F06262">
            <w:r w:rsidRPr="00404939">
              <w:tab/>
            </w:r>
            <w:r w:rsidRPr="00404939">
              <w:tab/>
            </w:r>
            <w:r w:rsidRPr="00404939">
              <w:tab/>
              <w:t>&lt;isif condition="${pdict.CurrentCustomer.authenticated &amp;&amp; !empty(pdict.ApplicableCreditCards)}"&gt;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class="form-row"&gt;</w:t>
            </w:r>
          </w:p>
          <w:p w:rsidR="00F06262" w:rsidRPr="00404939" w:rsidRDefault="00F06262" w:rsidP="00F06262">
            <w:r w:rsidRPr="00404939">
              <w:lastRenderedPageBreak/>
              <w:tab/>
            </w:r>
            <w:r w:rsidRPr="00404939">
              <w:tab/>
            </w:r>
            <w:r w:rsidRPr="00404939">
              <w:tab/>
            </w:r>
            <w:r w:rsidRPr="00404939">
              <w:tab/>
            </w:r>
            <w:r w:rsidRPr="00404939">
              <w:tab/>
              <w:t>&lt;label class="label"&gt;${Resource.msg('billing.selectcreditcard','checkout',null)}&lt;/label&gt;</w:t>
            </w:r>
          </w:p>
          <w:p w:rsidR="00F06262" w:rsidRPr="00404939" w:rsidRDefault="00F06262" w:rsidP="00F06262">
            <w:r w:rsidRPr="00404939">
              <w:tab/>
            </w:r>
            <w:r w:rsidRPr="00404939">
              <w:tab/>
            </w:r>
            <w:r w:rsidRPr="00404939">
              <w:tab/>
            </w:r>
            <w:r w:rsidRPr="00404939">
              <w:tab/>
            </w:r>
            <w:r w:rsidRPr="00404939">
              <w:tab/>
              <w:t>&lt;div class="field-wrapper"&gt;</w:t>
            </w:r>
          </w:p>
          <w:p w:rsidR="00F06262" w:rsidRPr="00404939" w:rsidRDefault="00F06262" w:rsidP="00F06262">
            <w:r w:rsidRPr="00404939">
              <w:tab/>
            </w:r>
            <w:r w:rsidRPr="00404939">
              <w:tab/>
            </w:r>
            <w:r w:rsidRPr="00404939">
              <w:tab/>
            </w:r>
            <w:r w:rsidRPr="00404939">
              <w:tab/>
            </w:r>
            <w:r w:rsidRPr="00404939">
              <w:tab/>
            </w:r>
            <w:r w:rsidRPr="00404939">
              <w:tab/>
              <w:t>&lt;select name="${pdict.CurrentForms.billing.paymentMethods.creditCardList.htmlName}" id="creditCardList" class="input-select"&gt;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&lt;option value="" selected="selected"&gt;${Resource.msg('billing.creditcardlistselect','checkout',null)}&lt;/option&gt;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r>
            <w:r w:rsidRPr="00404939">
              <w:tab/>
            </w:r>
            <w:r w:rsidRPr="00404939">
              <w:tab/>
              <w:t>&lt;option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r>
            <w:r w:rsidRPr="00404939">
              <w:tab/>
            </w:r>
            <w:r w:rsidRPr="00404939">
              <w:tab/>
              <w:t>&lt;/select&gt;</w:t>
            </w:r>
          </w:p>
          <w:p w:rsidR="00F06262" w:rsidRPr="00404939" w:rsidRDefault="00F06262" w:rsidP="00F06262">
            <w:r w:rsidRPr="00404939">
              <w:tab/>
            </w:r>
            <w:r w:rsidRPr="00404939">
              <w:tab/>
            </w:r>
            <w:r w:rsidRPr="00404939">
              <w:tab/>
            </w:r>
            <w:r w:rsidRPr="00404939">
              <w:tab/>
            </w:r>
            <w:r w:rsidRPr="00404939">
              <w:tab/>
              <w:t>&lt;/div&gt;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 form-row-button"&gt;</w:t>
            </w:r>
          </w:p>
          <w:p w:rsidR="00F06262" w:rsidRPr="00404939" w:rsidRDefault="00F06262" w:rsidP="00F06262">
            <w:r w:rsidRPr="00404939">
              <w:tab/>
            </w:r>
            <w:r w:rsidRPr="00404939">
              <w:tab/>
            </w:r>
            <w:r w:rsidRPr="00404939">
              <w:tab/>
            </w:r>
            <w:r w:rsidRPr="00404939">
              <w:tab/>
            </w:r>
            <w:r w:rsidRPr="00404939">
              <w:tab/>
              <w:t>&lt;button id="credit-card-select-go" name="${pdict.CurrentForms.billing.creditCardSelect.htmlName}" type="submit" value="Go" class="simple-submit"&gt;Select&lt;/button&gt;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&lt;iscomment&gt;</w:t>
            </w:r>
          </w:p>
          <w:p w:rsidR="00F06262" w:rsidRPr="00404939" w:rsidRDefault="00F06262" w:rsidP="00F06262">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t>&lt;a href="${URLUtils.https('COBilling-UpdateCreditCardSelection', 'creditCardUUID', creditCardInstr.UUID)}"&gt;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value="${creditCardInstr.creditCardType}"/&gt;)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value="${creditCardInstr.maskedCreditCardNumber}"/&gt;</w:t>
            </w:r>
          </w:p>
          <w:p w:rsidR="00F06262" w:rsidRPr="00404939" w:rsidRDefault="00F06262" w:rsidP="00F06262">
            <w:r w:rsidRPr="00404939">
              <w:tab/>
            </w:r>
            <w:r w:rsidRPr="00404939">
              <w:tab/>
            </w:r>
            <w:r w:rsidRPr="00404939">
              <w:tab/>
            </w:r>
            <w:r w:rsidRPr="00404939">
              <w:tab/>
            </w:r>
            <w:r w:rsidRPr="00404939">
              <w:tab/>
            </w:r>
            <w:r w:rsidRPr="00404939">
              <w:tab/>
            </w:r>
            <w:r w:rsidRPr="00404939">
              <w:tab/>
              <w:t>- ${Resource.msg('billing.creditcardlistexp','checkout',null)}</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value="${creditCardInstr.creditCardExpirationMonth}" formatter="00" /&gt;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value="${creditCardInstr.creditCardExpirationYear}" formatter="0000" /&gt;</w:t>
            </w:r>
          </w:p>
          <w:p w:rsidR="00F06262" w:rsidRPr="00404939" w:rsidRDefault="00F06262" w:rsidP="00F06262">
            <w:r w:rsidRPr="00404939">
              <w:tab/>
            </w:r>
            <w:r w:rsidRPr="00404939">
              <w:tab/>
            </w:r>
            <w:r w:rsidRPr="00404939">
              <w:tab/>
            </w:r>
            <w:r w:rsidRPr="00404939">
              <w:tab/>
            </w:r>
            <w:r w:rsidRPr="00404939">
              <w:tab/>
            </w:r>
            <w:r w:rsidRPr="00404939">
              <w:tab/>
              <w:t>&lt;/a&gt;</w:t>
            </w:r>
          </w:p>
          <w:p w:rsidR="00F06262" w:rsidRPr="00404939" w:rsidRDefault="00F06262" w:rsidP="00F06262">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t>&lt;/iscomment&gt;</w:t>
            </w:r>
          </w:p>
          <w:p w:rsidR="00F06262" w:rsidRPr="00404939" w:rsidRDefault="00F06262" w:rsidP="00F06262"/>
          <w:p w:rsidR="00F06262" w:rsidRPr="00404939" w:rsidRDefault="00F06262" w:rsidP="00F06262">
            <w:r w:rsidRPr="00404939">
              <w:tab/>
            </w:r>
            <w:r w:rsidRPr="00404939">
              <w:tab/>
            </w:r>
            <w:r w:rsidRPr="00404939">
              <w:tab/>
              <w:t>&lt;/isif&gt;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formfield="${pdict.CurrentForms.billing.paymentMethods.creditCard.owner}" type="input"/&gt;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formfield="${pdict.CurrentForms.billing.paymentMethods.creditCard.type}" type="select"/&gt;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formfield="${pdict.CurrentForms.billing.paymentMethods.creditCard.number}" type="input" dynamicname="true"/&gt;</w:t>
            </w:r>
          </w:p>
          <w:p w:rsidR="00F06262" w:rsidRPr="00404939" w:rsidRDefault="00F06262" w:rsidP="00F06262"/>
          <w:p w:rsidR="00F06262" w:rsidRPr="00404939" w:rsidRDefault="00F06262" w:rsidP="00F06262">
            <w:r w:rsidRPr="00404939">
              <w:tab/>
            </w:r>
            <w:r w:rsidRPr="00404939">
              <w:tab/>
            </w:r>
            <w:r w:rsidRPr="00404939">
              <w:tab/>
              <w:t>&lt;div class="form-row required"&gt;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r>
            <w:r w:rsidRPr="00404939">
              <w:tab/>
              <w:t>&lt;span class="required-indicator"&gt;${Resource.msg('billing.requiredindicator','checkout',null)}&lt;/span&gt;</w:t>
            </w:r>
          </w:p>
          <w:p w:rsidR="00F06262" w:rsidRPr="00404939" w:rsidRDefault="00F06262" w:rsidP="00F06262">
            <w:r w:rsidRPr="00404939">
              <w:tab/>
            </w:r>
            <w:r w:rsidRPr="00404939">
              <w:tab/>
            </w:r>
            <w:r w:rsidRPr="00404939">
              <w:tab/>
            </w:r>
            <w:r w:rsidRPr="00404939">
              <w:tab/>
            </w:r>
            <w:r w:rsidRPr="00404939">
              <w:tab/>
              <w:t>&lt;span&gt;${Resource.msg('billing.creditcardlistexpdate', 'checkout', null)}&lt;/span&gt;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r>
            <w:r w:rsidRPr="00404939">
              <w:tab/>
              <w:t>var currentCountry = require('~/cartridge/scripts/util/Countries').getCurrent(pdict);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p w:rsidR="00F06262" w:rsidRPr="00404939" w:rsidRDefault="00F06262" w:rsidP="00F06262">
            <w:r w:rsidRPr="00404939">
              <w:tab/>
            </w:r>
            <w:r w:rsidRPr="00404939">
              <w:tab/>
            </w:r>
            <w:r w:rsidRPr="00404939">
              <w:tab/>
            </w:r>
            <w:r w:rsidRPr="00404939">
              <w:tab/>
              <w:t>&lt;isdynamicform formobject="${pdict.CurrentForms.billing.paymentMethods.creditCard.expiration}" formdata="${currentCountry.dynamicForms.expirationInfo}"/&gt;</w:t>
            </w:r>
          </w:p>
          <w:p w:rsidR="00F06262" w:rsidRPr="00404939" w:rsidRDefault="00F06262" w:rsidP="00F06262"/>
          <w:p w:rsidR="00F06262" w:rsidRPr="00404939" w:rsidRDefault="00F06262" w:rsidP="00F06262">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t>var help = {</w:t>
            </w:r>
          </w:p>
          <w:p w:rsidR="00F06262" w:rsidRPr="00404939" w:rsidRDefault="00F06262" w:rsidP="00F06262">
            <w:r w:rsidRPr="00404939">
              <w:tab/>
            </w:r>
            <w:r w:rsidRPr="00404939">
              <w:tab/>
            </w:r>
            <w:r w:rsidRPr="00404939">
              <w:tab/>
            </w:r>
            <w:r w:rsidRPr="00404939">
              <w:tab/>
            </w:r>
            <w:r w:rsidRPr="00404939">
              <w:tab/>
              <w:t>label: Resource.msg('billing.linkcvn', 'checkout', null),</w:t>
            </w:r>
          </w:p>
          <w:p w:rsidR="00F06262" w:rsidRPr="00404939" w:rsidRDefault="00F06262" w:rsidP="00F06262">
            <w:r w:rsidRPr="00404939">
              <w:tab/>
            </w:r>
            <w:r w:rsidRPr="00404939">
              <w:tab/>
            </w:r>
            <w:r w:rsidRPr="00404939">
              <w:tab/>
            </w:r>
            <w:r w:rsidRPr="00404939">
              <w:tab/>
            </w:r>
            <w:r w:rsidRPr="00404939">
              <w:tab/>
              <w:t>cid: 'checkout-security-code'</w:t>
            </w:r>
          </w:p>
          <w:p w:rsidR="00F06262" w:rsidRPr="00404939" w:rsidRDefault="00F06262" w:rsidP="00F06262">
            <w:r w:rsidRPr="00404939">
              <w:tab/>
            </w:r>
            <w:r w:rsidRPr="00404939">
              <w:tab/>
            </w:r>
            <w:r w:rsidRPr="00404939">
              <w:tab/>
            </w:r>
            <w:r w:rsidRPr="00404939">
              <w:tab/>
              <w:t>};</w:t>
            </w:r>
          </w:p>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t>&lt;isinputfield formfield="${pdict.CurrentForms.billing.paymentMethods.creditCard.cvn}" type="input" rowclass="cvn" dynamicname="true" help="${help}"/&gt;</w:t>
            </w:r>
          </w:p>
          <w:p w:rsidR="00F06262" w:rsidRPr="00404939" w:rsidRDefault="00F06262" w:rsidP="00F06262"/>
          <w:p w:rsidR="00F06262" w:rsidRPr="00404939" w:rsidRDefault="00F06262" w:rsidP="00F06262">
            <w:r w:rsidRPr="00404939">
              <w:tab/>
            </w:r>
            <w:r w:rsidRPr="00404939">
              <w:tab/>
            </w:r>
            <w:r w:rsidRPr="00404939">
              <w:tab/>
              <w:t>&lt;isif condition="${pdict.CurrentCustomer.authenticated}"&gt;</w:t>
            </w:r>
          </w:p>
          <w:p w:rsidR="00F06262" w:rsidRPr="00404939" w:rsidRDefault="00F06262" w:rsidP="00F06262">
            <w:r w:rsidRPr="00404939">
              <w:tab/>
            </w:r>
            <w:r w:rsidRPr="00404939">
              <w:tab/>
            </w:r>
            <w:r w:rsidRPr="00404939">
              <w:tab/>
            </w:r>
            <w:r w:rsidRPr="00404939">
              <w:tab/>
              <w:t>&lt;isinputfield formfield="${pdict.CurrentForms.billing.paymentMethods.creditCard.saveCard}" type="checkbox"/&gt;</w:t>
            </w:r>
          </w:p>
          <w:p w:rsidR="00F06262" w:rsidRPr="00404939" w:rsidRDefault="00F06262" w:rsidP="00F06262">
            <w:r w:rsidRPr="00404939">
              <w:tab/>
            </w:r>
            <w:r w:rsidRPr="00404939">
              <w:tab/>
            </w:r>
            <w:r w:rsidRPr="00404939">
              <w:tab/>
              <w:t>&lt;/isif&gt;</w:t>
            </w:r>
          </w:p>
          <w:p w:rsidR="00F06262" w:rsidRPr="00404939" w:rsidRDefault="00F06262" w:rsidP="00404939">
            <w:pPr>
              <w:tabs>
                <w:tab w:val="left" w:pos="4140"/>
              </w:tabs>
            </w:pPr>
            <w:r>
              <w:tab/>
            </w:r>
          </w:p>
          <w:p w:rsidR="00F44FDC" w:rsidRDefault="00F06262" w:rsidP="00EE7F39">
            <w:r w:rsidRPr="00404939">
              <w:tab/>
            </w:r>
            <w:r w:rsidRPr="00404939">
              <w:tab/>
              <w:t>&lt;/div&gt;</w:t>
            </w:r>
          </w:p>
          <w:p w:rsidR="00F44FDC" w:rsidRDefault="00F44FDC" w:rsidP="00EE7F39"/>
          <w:p w:rsidR="00F44FDC" w:rsidRPr="00404939" w:rsidRDefault="00F44FDC" w:rsidP="00F44FDC">
            <w:r w:rsidRPr="00404939">
              <w:t>&lt;div class="payment-method &lt;isif condition="${!empty(pdict.selectedPaymentID) &amp;&amp; pdict.selectedPaymentID=='PayPal'}"&gt;payment-method-expanded&lt;/isif&gt;" data-method="Custom"&gt;</w:t>
            </w:r>
          </w:p>
          <w:p w:rsidR="00F44FDC" w:rsidRPr="00404939" w:rsidRDefault="00F44FDC" w:rsidP="00F44FDC">
            <w:r w:rsidRPr="00404939">
              <w:tab/>
            </w:r>
            <w:r w:rsidRPr="00404939">
              <w:tab/>
            </w:r>
            <w:r w:rsidRPr="00404939">
              <w:tab/>
              <w:t>&lt;!-- Your custom payment method implementation goes here. --&gt;</w:t>
            </w:r>
          </w:p>
          <w:p w:rsidR="00F44FDC" w:rsidRPr="00404939" w:rsidRDefault="00F44FDC" w:rsidP="00F44FDC">
            <w:r w:rsidRPr="00404939">
              <w:tab/>
            </w:r>
            <w:r w:rsidRPr="00404939">
              <w:tab/>
            </w:r>
            <w:r w:rsidRPr="00404939">
              <w:tab/>
              <w:t>${Resource.msg('billing.custompaymentmethod','checkout',null)}</w:t>
            </w:r>
          </w:p>
          <w:p w:rsidR="00EE7F39" w:rsidRDefault="00F44FDC" w:rsidP="00EE7F39">
            <w:pPr>
              <w:rPr>
                <w:b/>
              </w:rPr>
            </w:pPr>
            <w:r w:rsidRPr="00404939">
              <w:tab/>
            </w:r>
            <w:r w:rsidRPr="00404939">
              <w:tab/>
              <w:t>&lt;/div&gt;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“creditcardjson.isml”</w:t>
      </w:r>
      <w:r w:rsidRPr="00D35B33">
        <w:rPr>
          <w:rFonts w:asciiTheme="minorHAnsi" w:hAnsiTheme="minorHAnsi"/>
        </w:rPr>
        <w:tab/>
      </w:r>
    </w:p>
    <w:p w:rsidR="00EE7F39" w:rsidRDefault="00EE7F39" w:rsidP="00F9209B">
      <w:pPr>
        <w:pStyle w:val="ListParagraph"/>
        <w:numPr>
          <w:ilvl w:val="0"/>
          <w:numId w:val="58"/>
        </w:numPr>
        <w:spacing w:after="0" w:line="240" w:lineRule="auto"/>
        <w:jc w:val="both"/>
      </w:pPr>
      <w:r>
        <w:lastRenderedPageBreak/>
        <w:t xml:space="preserve">Add below code snippet to creditcardjson.isml file </w:t>
      </w:r>
    </w:p>
    <w:tbl>
      <w:tblPr>
        <w:tblStyle w:val="TableGrid"/>
        <w:tblW w:w="0" w:type="auto"/>
        <w:tblLook w:val="04A0" w:firstRow="1" w:lastRow="0" w:firstColumn="1" w:lastColumn="0" w:noHBand="0" w:noVBand="1"/>
      </w:tblPr>
      <w:tblGrid>
        <w:gridCol w:w="9736"/>
      </w:tblGrid>
      <w:tr w:rsidR="00EE7F39" w:rsidTr="00EE7F39">
        <w:tc>
          <w:tcPr>
            <w:tcW w:w="9962" w:type="dxa"/>
          </w:tcPr>
          <w:p w:rsidR="000D225D" w:rsidRDefault="000D225D" w:rsidP="00404939">
            <w:pPr>
              <w:ind w:left="1080"/>
            </w:pPr>
            <w:r>
              <w:t>&lt;isscript&gt;</w:t>
            </w:r>
          </w:p>
          <w:p w:rsidR="000D225D" w:rsidRDefault="000D225D" w:rsidP="00404939">
            <w:pPr>
              <w:ind w:left="1080"/>
            </w:pPr>
            <w:r>
              <w:tab/>
              <w:t>var cc = {</w:t>
            </w:r>
            <w:r>
              <w:tab/>
            </w:r>
            <w:r>
              <w:tab/>
            </w:r>
          </w:p>
          <w:p w:rsidR="000D225D" w:rsidRDefault="000D225D" w:rsidP="00404939">
            <w:pPr>
              <w:ind w:left="1080"/>
            </w:pPr>
            <w:r>
              <w:tab/>
            </w:r>
            <w:r>
              <w:tab/>
              <w:t>maskedNumber:pdict.SelectedCreditCard.maskedCreditCardNumber,</w:t>
            </w:r>
          </w:p>
          <w:p w:rsidR="000D225D" w:rsidRDefault="000D225D" w:rsidP="00404939">
            <w:pPr>
              <w:ind w:left="1080"/>
            </w:pPr>
            <w:r>
              <w:tab/>
            </w:r>
            <w:r>
              <w:tab/>
              <w:t>holder:pdict.SelectedCreditCard.creditCardHolder,</w:t>
            </w:r>
          </w:p>
          <w:p w:rsidR="000D225D" w:rsidRDefault="000D225D" w:rsidP="00404939">
            <w:pPr>
              <w:ind w:left="1080"/>
            </w:pPr>
            <w:r>
              <w:tab/>
            </w:r>
            <w:r>
              <w:tab/>
              <w:t>type:pdict.SelectedCreditCard.creditCardType,</w:t>
            </w:r>
          </w:p>
          <w:p w:rsidR="000D225D" w:rsidRDefault="000D225D" w:rsidP="00404939">
            <w:pPr>
              <w:ind w:left="1080"/>
            </w:pPr>
            <w:r>
              <w:tab/>
            </w:r>
            <w:r>
              <w:tab/>
              <w:t>expirationMonth:pdict.SelectedCreditCard.creditCardExpirationMonth,</w:t>
            </w:r>
          </w:p>
          <w:p w:rsidR="000D225D" w:rsidRPr="00404939" w:rsidRDefault="000D225D" w:rsidP="00404939">
            <w:pPr>
              <w:ind w:left="1080"/>
              <w:rPr>
                <w:highlight w:val="yellow"/>
              </w:rPr>
            </w:pPr>
            <w:r>
              <w:tab/>
            </w:r>
            <w:r>
              <w:tab/>
            </w:r>
            <w:r w:rsidRPr="00404939">
              <w:rPr>
                <w:highlight w:val="yellow"/>
              </w:rPr>
              <w:t>expirationYear:pdict.SelectedCreditCard.creditCardExpirationYear,</w:t>
            </w:r>
          </w:p>
          <w:p w:rsidR="000D225D" w:rsidRDefault="000D225D" w:rsidP="00404939">
            <w:pPr>
              <w:ind w:left="1080"/>
            </w:pPr>
            <w:r w:rsidRPr="00404939">
              <w:rPr>
                <w:highlight w:val="yellow"/>
              </w:rPr>
              <w:tab/>
            </w:r>
            <w:r w:rsidRPr="00404939">
              <w:rPr>
                <w:highlight w:val="yellow"/>
              </w:rPr>
              <w:tab/>
              <w:t>showCvvField:dw.system.Site.getCurrent().getCustomPreferenceValue('WorldpayEnableTokenization') &amp;&amp; !empty(pdict.SelectedCreditCard.creditCardToken) &amp;&amp; dw.system.Site.getCurrent().getCustomPreferenceValue('WorldpayDisableCVV')</w:t>
            </w:r>
            <w:r>
              <w:tab/>
            </w:r>
            <w:r>
              <w:tab/>
            </w:r>
          </w:p>
          <w:p w:rsidR="000D225D" w:rsidRDefault="000D225D" w:rsidP="00404939">
            <w:pPr>
              <w:ind w:left="1080"/>
            </w:pPr>
            <w:r>
              <w:tab/>
              <w:t>}</w:t>
            </w:r>
          </w:p>
          <w:p w:rsidR="000D225D" w:rsidRDefault="000D225D" w:rsidP="00404939">
            <w:pPr>
              <w:ind w:left="1080"/>
            </w:pPr>
            <w:r>
              <w:tab/>
              <w:t>var json = JSON.stringify(cc);</w:t>
            </w:r>
            <w:r>
              <w:tab/>
            </w:r>
          </w:p>
          <w:p w:rsidR="00EE7F39" w:rsidRPr="00B12811" w:rsidRDefault="000D225D" w:rsidP="00404939">
            <w:pPr>
              <w:rPr>
                <w:highlight w:val="yellow"/>
              </w:rPr>
            </w:pPr>
            <w:r>
              <w:t>&lt;/isscript&gt;</w:t>
            </w:r>
            <w:r w:rsidDel="00892F57">
              <w:t xml:space="preserve"> </w:t>
            </w:r>
          </w:p>
        </w:tc>
      </w:tr>
    </w:tbl>
    <w:p w:rsidR="00EE7F39" w:rsidRDefault="00EE7F39" w:rsidP="00EE7F39"/>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“ReportCheckout.isml”</w:t>
      </w:r>
      <w:r w:rsidRPr="00D35B33">
        <w:rPr>
          <w:rFonts w:asciiTheme="minorHAnsi" w:hAnsiTheme="minorHAnsi"/>
        </w:rPr>
        <w:tab/>
      </w:r>
    </w:p>
    <w:p w:rsidR="00EE7F39" w:rsidRDefault="00EE7F39" w:rsidP="00F9209B">
      <w:pPr>
        <w:ind w:left="372" w:firstLine="708"/>
      </w:pPr>
      <w:r>
        <w:t>Add below code snippet to ReportCheckout.isml file for tracking</w:t>
      </w:r>
    </w:p>
    <w:p w:rsidR="00EE7F39" w:rsidRPr="00F9209B" w:rsidRDefault="00EE7F39" w:rsidP="00F9209B">
      <w:pPr>
        <w:pStyle w:val="ListParagraph"/>
        <w:numPr>
          <w:ilvl w:val="0"/>
          <w:numId w:val="58"/>
        </w:numPr>
        <w:spacing w:after="0" w:line="240" w:lineRule="auto"/>
        <w:jc w:val="both"/>
      </w:pPr>
      <w:r w:rsidRPr="00F9209B">
        <w:t>Replace “pdict.Basket” with “LineCntr” at two places and check for LineCntr for null</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r w:rsidR="008046A2" w:rsidRPr="00404939">
              <w:rPr>
                <w:rFonts w:ascii="Consolas" w:hAnsi="Consolas" w:cs="Consolas"/>
                <w:color w:val="000000"/>
                <w:sz w:val="20"/>
                <w:szCs w:val="20"/>
                <w:highlight w:val="yellow"/>
              </w:rPr>
              <w:t>'BasketID',</w:t>
            </w:r>
            <w:r w:rsidR="008046A2" w:rsidRPr="00404939">
              <w:rPr>
                <w:rFonts w:ascii="Consolas" w:hAnsi="Consolas" w:cs="Consolas"/>
                <w:color w:val="000000"/>
                <w:sz w:val="20"/>
                <w:szCs w:val="20"/>
                <w:highlight w:val="yellow"/>
              </w:rPr>
              <w:tab/>
              <w:t>LineCntr != null ? LineCntr.UUID:null,</w:t>
            </w:r>
            <w:r w:rsidR="008046A2" w:rsidRPr="00272029" w:rsidDel="007A03E7">
              <w:rPr>
                <w:rFonts w:ascii="Consolas" w:hAnsi="Consolas" w:cs="Consolas"/>
                <w:color w:val="000000"/>
                <w:sz w:val="20"/>
                <w:szCs w:val="20"/>
                <w:highlight w:val="yellow"/>
              </w:rPr>
              <w:t xml:space="preserve"> </w:t>
            </w:r>
          </w:p>
        </w:tc>
      </w:tr>
    </w:tbl>
    <w:p w:rsidR="00EE7F39" w:rsidRPr="00BA3C00"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p>
    <w:p w:rsidR="00EE7F39" w:rsidRPr="00F9209B" w:rsidRDefault="00EE7F39" w:rsidP="00F9209B">
      <w:pPr>
        <w:pStyle w:val="ListParagraph"/>
        <w:numPr>
          <w:ilvl w:val="0"/>
          <w:numId w:val="58"/>
        </w:numPr>
        <w:spacing w:after="0" w:line="240" w:lineRule="auto"/>
        <w:jc w:val="both"/>
      </w:pPr>
      <w:r w:rsidRPr="00F9209B">
        <w:t>Add below code snippet after &lt;isset&gt; variable declared in file ReportCheckout.isml. This will help in ensuring checkout tracking of new page displayed for IFRAME/lightbox in redirect flow</w:t>
      </w:r>
    </w:p>
    <w:tbl>
      <w:tblPr>
        <w:tblStyle w:val="TableGrid"/>
        <w:tblW w:w="0" w:type="auto"/>
        <w:tblLook w:val="04A0" w:firstRow="1" w:lastRow="0" w:firstColumn="1" w:lastColumn="0" w:noHBand="0" w:noVBand="1"/>
      </w:tblPr>
      <w:tblGrid>
        <w:gridCol w:w="9736"/>
      </w:tblGrid>
      <w:tr w:rsidR="00EE7F39" w:rsidTr="00EE7F39">
        <w:tc>
          <w:tcPr>
            <w:tcW w:w="9962" w:type="dxa"/>
          </w:tcPr>
          <w:p w:rsidR="008046A2" w:rsidRDefault="008046A2" w:rsidP="00404939">
            <w:pPr>
              <w:ind w:left="1080"/>
            </w:pPr>
            <w:r>
              <w:t>&lt;isset name="checkoutstep" value="${pdict.checkoutstep}" scope="page"/&gt;</w:t>
            </w:r>
          </w:p>
          <w:p w:rsidR="008046A2" w:rsidRDefault="008046A2" w:rsidP="00404939">
            <w:pPr>
              <w:ind w:left="1080"/>
            </w:pPr>
            <w:r>
              <w:t>&lt;isset name="checkoutname" value="${pdict.checkoutname}" scope="page"/&gt;</w:t>
            </w:r>
          </w:p>
          <w:p w:rsidR="008046A2" w:rsidRPr="00404939" w:rsidRDefault="008046A2" w:rsidP="00404939">
            <w:pPr>
              <w:ind w:left="1080"/>
              <w:rPr>
                <w:highlight w:val="yellow"/>
              </w:rPr>
            </w:pPr>
            <w:r w:rsidRPr="00404939">
              <w:rPr>
                <w:highlight w:val="yellow"/>
              </w:rPr>
              <w:t>&lt;isset name="LineCntr" value="${pdict.Basket}" scope="page"/&gt;</w:t>
            </w:r>
          </w:p>
          <w:p w:rsidR="008046A2" w:rsidRPr="00404939" w:rsidRDefault="008046A2" w:rsidP="00404939">
            <w:pPr>
              <w:ind w:left="1080"/>
              <w:rPr>
                <w:highlight w:val="yellow"/>
              </w:rPr>
            </w:pPr>
            <w:r w:rsidRPr="00404939">
              <w:rPr>
                <w:highlight w:val="yellow"/>
              </w:rPr>
              <w:t>&lt;isif condition="${empty(pdict.Basket) &amp;&amp; !empty(pdict.Order)}"&gt;</w:t>
            </w:r>
          </w:p>
          <w:p w:rsidR="008046A2" w:rsidRPr="00404939" w:rsidRDefault="008046A2" w:rsidP="00404939">
            <w:pPr>
              <w:ind w:left="1080"/>
              <w:rPr>
                <w:highlight w:val="yellow"/>
              </w:rPr>
            </w:pPr>
            <w:r w:rsidRPr="00404939">
              <w:rPr>
                <w:highlight w:val="yellow"/>
              </w:rPr>
              <w:t>&lt;isset name="LineCntr" value="${pdict.Order}" scope="page"/&gt;</w:t>
            </w:r>
          </w:p>
          <w:p w:rsidR="00EE7F39" w:rsidRPr="00BA3C00" w:rsidRDefault="008046A2" w:rsidP="00404939">
            <w:pPr>
              <w:rPr>
                <w:highlight w:val="yellow"/>
              </w:rPr>
            </w:pPr>
            <w:r w:rsidRPr="00404939">
              <w:rPr>
                <w:highlight w:val="yellow"/>
              </w:rPr>
              <w:t>&lt;/isif&gt;</w:t>
            </w:r>
            <w:r w:rsidRPr="00272029" w:rsidDel="00C414A5">
              <w:rPr>
                <w:highlight w:val="yellow"/>
              </w:rPr>
              <w:t xml:space="preserve"> </w:t>
            </w:r>
          </w:p>
        </w:tc>
      </w:tr>
    </w:tbl>
    <w:p w:rsidR="00EE7F39" w:rsidRPr="00A562CD" w:rsidRDefault="00EE7F39" w:rsidP="00EE7F39">
      <w:pPr>
        <w:rPr>
          <w:b/>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“style.css/_checkout.scss” </w:t>
      </w:r>
    </w:p>
    <w:p w:rsidR="00EE7F39" w:rsidRPr="00F9209B" w:rsidRDefault="00EE7F39" w:rsidP="00F9209B">
      <w:pPr>
        <w:pStyle w:val="ListParagraph"/>
        <w:numPr>
          <w:ilvl w:val="0"/>
          <w:numId w:val="58"/>
        </w:numPr>
        <w:spacing w:after="0" w:line="240" w:lineRule="auto"/>
        <w:jc w:val="both"/>
      </w:pPr>
      <w:r w:rsidRPr="00F9209B">
        <w:t>Update style.css or ideally in file _checkout.scss in order to make lightbox center align on page add below css in file _checkout.scss which gets compiled to style.css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lightbox center align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div#custom-html #wp-cl-lightbox {margin: 0 !important; left: 8.5%; top: 25%;}</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div#wp-cl {    text-align: center;}</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/*ipad*/</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xml:space="preserve">@media screen and (min-width:768px) and (max-width: 959px)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ab/>
              <w:t>div#custom-html #wp-cl-lightbox {left: 20%;    top: 20%;position: fixed; width:60% !important;}</w:t>
            </w:r>
          </w:p>
          <w:p w:rsidR="00EE7F39" w:rsidRPr="005678AB" w:rsidRDefault="00EE7F39" w:rsidP="00EE7F39">
            <w:pPr>
              <w:autoSpaceDE w:val="0"/>
              <w:autoSpaceDN w:val="0"/>
              <w:adjustRightInd w:val="0"/>
              <w:ind w:left="360"/>
              <w:rPr>
                <w:rFonts w:ascii="Consolas" w:hAnsi="Consolas" w:cs="Consolas"/>
                <w:sz w:val="20"/>
                <w:szCs w:val="20"/>
              </w:rPr>
            </w:pPr>
            <w:r w:rsidRPr="00401B29">
              <w:rPr>
                <w:rFonts w:ascii="Consolas" w:hAnsi="Consolas" w:cs="Consolas"/>
                <w:sz w:val="20"/>
                <w:szCs w:val="20"/>
                <w:highlight w:val="yellow"/>
              </w:rPr>
              <w:t>}</w:t>
            </w:r>
          </w:p>
        </w:tc>
      </w:tr>
    </w:tbl>
    <w:p w:rsidR="00EE7F39" w:rsidRDefault="00EE7F39" w:rsidP="00EE7F39"/>
    <w:p w:rsidR="00EE7F39" w:rsidRPr="00A6289D" w:rsidRDefault="00EE7F39" w:rsidP="00F9209B">
      <w:pPr>
        <w:pStyle w:val="Heading4"/>
        <w:ind w:left="372" w:firstLine="708"/>
        <w:rPr>
          <w:rFonts w:asciiTheme="minorHAnsi" w:hAnsiTheme="minorHAnsi"/>
          <w:i w:val="0"/>
          <w:sz w:val="32"/>
          <w:szCs w:val="32"/>
          <w:u w:val="single"/>
        </w:rPr>
      </w:pPr>
      <w:bookmarkStart w:id="458" w:name="_Toc405997371"/>
      <w:r w:rsidRPr="00A6289D">
        <w:rPr>
          <w:rFonts w:asciiTheme="minorHAnsi" w:hAnsiTheme="minorHAnsi"/>
          <w:i w:val="0"/>
          <w:sz w:val="32"/>
          <w:szCs w:val="32"/>
          <w:u w:val="single"/>
        </w:rPr>
        <w:t>APM specific changes</w:t>
      </w:r>
    </w:p>
    <w:bookmarkEnd w:id="458"/>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For Credit Card Redirect</w:t>
      </w:r>
    </w:p>
    <w:p w:rsidR="00EE7F39" w:rsidRPr="00A6289D" w:rsidRDefault="00EE7F39" w:rsidP="00F9209B">
      <w:pPr>
        <w:pStyle w:val="Heading6"/>
        <w:ind w:left="372" w:firstLine="708"/>
        <w:rPr>
          <w:i w:val="0"/>
          <w:color w:val="000000" w:themeColor="text1"/>
          <w:sz w:val="24"/>
          <w:szCs w:val="24"/>
        </w:rPr>
      </w:pPr>
      <w:r w:rsidRPr="00A6289D">
        <w:rPr>
          <w:i w:val="0"/>
          <w:color w:val="000000" w:themeColor="text1"/>
          <w:sz w:val="24"/>
          <w:szCs w:val="24"/>
        </w:rPr>
        <w:t>Update “billing.xml”</w:t>
      </w:r>
    </w:p>
    <w:p w:rsidR="00EE7F39" w:rsidRDefault="00EE7F39" w:rsidP="00F9209B">
      <w:pPr>
        <w:pStyle w:val="ListParagraph"/>
        <w:numPr>
          <w:ilvl w:val="0"/>
          <w:numId w:val="58"/>
        </w:numPr>
        <w:spacing w:after="0" w:line="240" w:lineRule="auto"/>
        <w:jc w:val="both"/>
      </w:pPr>
      <w:r>
        <w:t xml:space="preserve">Add below code snippet in </w:t>
      </w:r>
      <w:r w:rsidRPr="00F9209B">
        <w:t>billing.xml</w:t>
      </w:r>
      <w:r>
        <w:t xml:space="preserve"> Form inside form group “paymentMethods”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Pr="00030142">
              <w:rPr>
                <w:highlight w:val="yellow"/>
              </w:rPr>
              <w:t>&lt;field formid="cards" type="string" mandatory="false" binding="cards"&gt;&lt;/field&gt;</w:t>
            </w:r>
          </w:p>
        </w:tc>
      </w:tr>
    </w:tbl>
    <w:p w:rsidR="00EE7F39" w:rsidRDefault="00EE7F39" w:rsidP="00EE7F39">
      <w:pPr>
        <w:rPr>
          <w:rFonts w:ascii="Trebuchet MS" w:eastAsiaTheme="majorEastAsia" w:hAnsi="Trebuchet MS" w:cstheme="majorBidi"/>
          <w:b/>
          <w:bCs/>
          <w:i/>
          <w:color w:val="595959" w:themeColor="text1" w:themeTint="A6"/>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IDEAL Forms</w:t>
      </w:r>
    </w:p>
    <w:p w:rsidR="00EE7F39" w:rsidRPr="00A6289D"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A6289D">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formid=”paymentMethods" </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005A055E" w:rsidRPr="00404939">
              <w:rPr>
                <w:highlight w:val="yellow"/>
              </w:rPr>
              <w:t>&lt;include formid="idealFields" name="ideal"/&gt;</w:t>
            </w:r>
          </w:p>
        </w:tc>
      </w:tr>
    </w:tbl>
    <w:p w:rsidR="00EE7F39" w:rsidRDefault="00EE7F39" w:rsidP="00EE7F39">
      <w:pPr>
        <w:ind w:left="1044"/>
        <w:rPr>
          <w:rFonts w:ascii="Consolas" w:hAnsi="Consolas" w:cs="Consolas"/>
          <w:sz w:val="16"/>
          <w:szCs w:val="16"/>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GiroPay Forms</w:t>
      </w:r>
    </w:p>
    <w:p w:rsidR="00EE7F39" w:rsidRPr="00734A3A" w:rsidRDefault="00EE7F39" w:rsidP="00F9209B">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E7F39" w:rsidTr="00EC7C37">
        <w:tc>
          <w:tcPr>
            <w:tcW w:w="9736" w:type="dxa"/>
          </w:tcPr>
          <w:p w:rsidR="00EE7F39" w:rsidRPr="00FD45E2" w:rsidRDefault="00EE7F39" w:rsidP="00EE7F39">
            <w:r>
              <w:t>&lt;group formid="paymentMethods"&gt;</w:t>
            </w:r>
          </w:p>
          <w:p w:rsidR="00EE7F39" w:rsidRDefault="00A97AE0" w:rsidP="00EE7F39">
            <w:r w:rsidRPr="00404939">
              <w:rPr>
                <w:highlight w:val="yellow"/>
              </w:rPr>
              <w:t>&lt;include formid="giropayFields" name="giropay"/&gt;</w:t>
            </w:r>
          </w:p>
        </w:tc>
      </w:tr>
    </w:tbl>
    <w:p w:rsidR="00EC7C37" w:rsidRPr="00D35B33" w:rsidRDefault="00EC7C37" w:rsidP="00EC7C37">
      <w:pPr>
        <w:pStyle w:val="Heading5"/>
        <w:ind w:left="372" w:firstLine="708"/>
        <w:rPr>
          <w:rFonts w:asciiTheme="minorHAnsi" w:hAnsiTheme="minorHAnsi"/>
        </w:rPr>
      </w:pPr>
      <w:r w:rsidRPr="00D35B33">
        <w:rPr>
          <w:rFonts w:asciiTheme="minorHAnsi" w:hAnsiTheme="minorHAnsi"/>
        </w:rPr>
        <w:t xml:space="preserve">For </w:t>
      </w:r>
      <w:r>
        <w:rPr>
          <w:rFonts w:asciiTheme="minorHAnsi" w:hAnsiTheme="minorHAnsi"/>
        </w:rPr>
        <w:t xml:space="preserve">SEPA DD </w:t>
      </w:r>
      <w:r w:rsidRPr="00D35B33">
        <w:rPr>
          <w:rFonts w:asciiTheme="minorHAnsi" w:hAnsiTheme="minorHAnsi"/>
        </w:rPr>
        <w:t>Forms</w:t>
      </w:r>
    </w:p>
    <w:p w:rsidR="00EC7C37" w:rsidRPr="00734A3A" w:rsidRDefault="00EC7C37" w:rsidP="00EC7C37">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C7C37" w:rsidRDefault="00EC7C37" w:rsidP="00EC7C37">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C7C37" w:rsidTr="00404939">
        <w:tc>
          <w:tcPr>
            <w:tcW w:w="9736" w:type="dxa"/>
          </w:tcPr>
          <w:p w:rsidR="00EC7C37" w:rsidRPr="00FD45E2" w:rsidRDefault="00EC7C37" w:rsidP="00381762">
            <w:r>
              <w:t>&lt;group formid="paymentMethods"&gt;</w:t>
            </w:r>
          </w:p>
          <w:p w:rsidR="00EC7C37" w:rsidRDefault="00EC7C37" w:rsidP="00381762">
            <w:r w:rsidRPr="00EC7C37">
              <w:tab/>
            </w:r>
            <w:r w:rsidRPr="00404939">
              <w:rPr>
                <w:highlight w:val="yellow"/>
              </w:rPr>
              <w:t>&lt;include formid="elvFields" name="elv"/&gt;</w:t>
            </w:r>
          </w:p>
        </w:tc>
      </w:tr>
    </w:tbl>
    <w:p w:rsidR="00EE7F39" w:rsidRDefault="00EE7F39" w:rsidP="00404939">
      <w:pPr>
        <w:pStyle w:val="ListParagraph"/>
        <w:numPr>
          <w:ilvl w:val="1"/>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59" w:name="_Toc517950241"/>
      <w:bookmarkStart w:id="460" w:name="_Toc517950242"/>
      <w:bookmarkEnd w:id="459"/>
      <w:bookmarkEnd w:id="460"/>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1" w:name="_Toc517950243"/>
      <w:bookmarkEnd w:id="461"/>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2" w:name="_Toc517950244"/>
      <w:bookmarkEnd w:id="462"/>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3" w:name="_Toc517950245"/>
      <w:bookmarkEnd w:id="463"/>
    </w:p>
    <w:p w:rsidR="00EC7C37" w:rsidRDefault="00EC7C37" w:rsidP="00404939">
      <w:pPr>
        <w:rPr>
          <w:rFonts w:ascii="Trebuchet MS" w:eastAsiaTheme="majorEastAsia" w:hAnsi="Trebuchet MS" w:cstheme="majorBidi"/>
          <w:b/>
          <w:bCs/>
          <w:i/>
          <w:vanish/>
          <w:color w:val="595959" w:themeColor="text1" w:themeTint="A6"/>
          <w:sz w:val="20"/>
          <w:szCs w:val="20"/>
        </w:rPr>
      </w:pPr>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4" w:name="_Toc517950246"/>
      <w:bookmarkEnd w:id="464"/>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5" w:name="_Toc517950247"/>
      <w:bookmarkEnd w:id="465"/>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6" w:name="_Toc517950248"/>
      <w:bookmarkEnd w:id="466"/>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467" w:name="_Toc517950249"/>
      <w:bookmarkEnd w:id="467"/>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Konbini</w:t>
      </w: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orderconfirmation.isml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snippet before ThankYou section &lt;table&gt; tag starts in </w:t>
      </w:r>
      <w:r w:rsidRPr="00F9209B">
        <w:t>orderconfirmation.isml</w:t>
      </w:r>
      <w:r>
        <w:t xml:space="preserve"> and after corresponding &lt;/table&gt; tag add closing &lt;/isif&gt; tag</w:t>
      </w:r>
    </w:p>
    <w:tbl>
      <w:tblPr>
        <w:tblStyle w:val="TableGrid"/>
        <w:tblW w:w="0" w:type="auto"/>
        <w:tblLook w:val="04A0" w:firstRow="1" w:lastRow="0" w:firstColumn="1" w:lastColumn="0" w:noHBand="0" w:noVBand="1"/>
      </w:tblPr>
      <w:tblGrid>
        <w:gridCol w:w="9736"/>
      </w:tblGrid>
      <w:tr w:rsidR="00EE7F39" w:rsidTr="00EE7F39">
        <w:tc>
          <w:tcPr>
            <w:tcW w:w="9962" w:type="dxa"/>
          </w:tcPr>
          <w:p w:rsidR="0051706F" w:rsidRDefault="00EE7F39">
            <w:pPr>
              <w:autoSpaceDE w:val="0"/>
              <w:autoSpaceDN w:val="0"/>
              <w:adjustRightInd w:val="0"/>
            </w:pPr>
            <w:r>
              <w:tab/>
            </w:r>
            <w:r w:rsidR="0051706F">
              <w:t>&lt;td colspan="2" style="font-size:12px;font-family:arial;padding:20px 10px;vertical-align:top;"&gt;</w:t>
            </w:r>
          </w:p>
          <w:p w:rsidR="0051706F" w:rsidRDefault="0051706F">
            <w:pPr>
              <w:autoSpaceDE w:val="0"/>
              <w:autoSpaceDN w:val="0"/>
              <w:adjustRightInd w:val="0"/>
            </w:pPr>
            <w:r>
              <w:tab/>
            </w:r>
            <w:r>
              <w:tab/>
            </w:r>
            <w:r>
              <w:tab/>
            </w:r>
            <w:r>
              <w:tab/>
            </w:r>
            <w:r>
              <w:tab/>
            </w:r>
            <w:r>
              <w:tab/>
            </w:r>
            <w:r>
              <w:tab/>
            </w:r>
            <w:r w:rsidRPr="00404939">
              <w:rPr>
                <w:highlight w:val="yellow"/>
              </w:rPr>
              <w:t>&lt;isinclude template="worldpayconfirmation"/&gt;</w:t>
            </w:r>
          </w:p>
          <w:p w:rsidR="0051706F" w:rsidRDefault="0051706F">
            <w:pPr>
              <w:autoSpaceDE w:val="0"/>
              <w:autoSpaceDN w:val="0"/>
              <w:adjustRightInd w:val="0"/>
            </w:pPr>
            <w:r>
              <w:tab/>
            </w:r>
            <w:r>
              <w:tab/>
            </w:r>
            <w:r>
              <w:tab/>
            </w:r>
            <w:r>
              <w:tab/>
            </w:r>
            <w:r>
              <w:tab/>
            </w:r>
            <w:r>
              <w:tab/>
            </w:r>
            <w:r>
              <w:tab/>
              <w:t>&lt;table  style="background:#ffffff;border:1px solid #999999;width:680px;"&gt;</w:t>
            </w:r>
          </w:p>
          <w:p w:rsidR="0051706F" w:rsidRDefault="0051706F">
            <w:pPr>
              <w:autoSpaceDE w:val="0"/>
              <w:autoSpaceDN w:val="0"/>
              <w:adjustRightInd w:val="0"/>
            </w:pPr>
            <w:r>
              <w:tab/>
            </w:r>
            <w:r>
              <w:tab/>
            </w:r>
            <w:r>
              <w:tab/>
            </w:r>
            <w:r>
              <w:tab/>
            </w:r>
            <w:r>
              <w:tab/>
            </w:r>
            <w:r>
              <w:tab/>
            </w:r>
            <w:r>
              <w:tab/>
            </w:r>
            <w:r>
              <w:tab/>
              <w:t>&lt;tr&gt;</w:t>
            </w:r>
          </w:p>
          <w:p w:rsidR="0051706F" w:rsidRDefault="0051706F">
            <w:pPr>
              <w:autoSpaceDE w:val="0"/>
              <w:autoSpaceDN w:val="0"/>
              <w:adjustRightInd w:val="0"/>
            </w:pPr>
            <w:r>
              <w:tab/>
            </w:r>
            <w:r>
              <w:tab/>
            </w:r>
            <w:r>
              <w:tab/>
            </w:r>
            <w:r>
              <w:tab/>
            </w:r>
            <w:r>
              <w:tab/>
            </w:r>
            <w:r>
              <w:tab/>
            </w:r>
            <w:r>
              <w:tab/>
            </w:r>
            <w:r>
              <w:tab/>
            </w:r>
            <w:r>
              <w:tab/>
              <w:t>&lt;th style="background:#cccccc;padding:5px 20px;font-size:12px;font-family:arial;text-align:left;"&gt;${Resource.msg('confirmation.thankyou','checkout',null)}&lt;/th&gt;</w:t>
            </w:r>
          </w:p>
          <w:p w:rsidR="0051706F" w:rsidRDefault="0051706F">
            <w:pPr>
              <w:autoSpaceDE w:val="0"/>
              <w:autoSpaceDN w:val="0"/>
              <w:adjustRightInd w:val="0"/>
            </w:pPr>
            <w:r>
              <w:tab/>
            </w:r>
            <w:r>
              <w:tab/>
            </w:r>
            <w:r>
              <w:tab/>
            </w:r>
            <w:r>
              <w:tab/>
            </w:r>
            <w:r>
              <w:tab/>
            </w:r>
            <w:r>
              <w:tab/>
            </w:r>
            <w:r>
              <w:tab/>
            </w:r>
            <w:r>
              <w:tab/>
              <w:t>&lt;/tr&gt;</w:t>
            </w:r>
          </w:p>
          <w:p w:rsidR="00EE7F39" w:rsidRDefault="0051706F">
            <w:pPr>
              <w:autoSpaceDE w:val="0"/>
              <w:autoSpaceDN w:val="0"/>
              <w:adjustRightInd w:val="0"/>
            </w:pPr>
            <w:r>
              <w:tab/>
            </w:r>
            <w:r>
              <w:tab/>
            </w:r>
            <w:r>
              <w:tab/>
            </w:r>
            <w:r>
              <w:tab/>
            </w:r>
            <w:r>
              <w:tab/>
            </w:r>
            <w:r>
              <w:tab/>
            </w:r>
            <w:r>
              <w:tab/>
            </w:r>
            <w:r>
              <w:tab/>
              <w:t>&lt;tr&gt;</w:t>
            </w:r>
          </w:p>
        </w:tc>
      </w:tr>
    </w:tbl>
    <w:p w:rsidR="00EE7F39" w:rsidRDefault="00EE7F39" w:rsidP="00EE7F39">
      <w:pPr>
        <w:autoSpaceDE w:val="0"/>
        <w:autoSpaceDN w:val="0"/>
        <w:adjustRightInd w:val="0"/>
        <w:spacing w:after="0" w:line="240" w:lineRule="auto"/>
      </w:pP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section for Konbini payment method </w:t>
      </w:r>
      <w:r w:rsidR="000277E6">
        <w:t xml:space="preserve">before thank you message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Default="008C2DFE" w:rsidP="00404939">
            <w:pPr>
              <w:ind w:left="1080"/>
            </w:pPr>
            <w:r>
              <w:t>&lt;div class="confirmation &lt;isif condition="${!pdict.CurrentCustomer.authenticated}"&gt;create-account&lt;/isif&gt;"&gt;</w:t>
            </w:r>
          </w:p>
          <w:p w:rsidR="008C2DFE" w:rsidRPr="00404939" w:rsidRDefault="008C2DFE" w:rsidP="00404939">
            <w:pPr>
              <w:ind w:left="1080"/>
              <w:rPr>
                <w:highlight w:val="yellow"/>
              </w:rPr>
            </w:pPr>
            <w:r>
              <w:lastRenderedPageBreak/>
              <w:t xml:space="preserve">        </w:t>
            </w:r>
            <w:r w:rsidRPr="00404939">
              <w:rPr>
                <w:highlight w:val="yellow"/>
              </w:rPr>
              <w:t>&lt;isinclude template="worldpayconfirmation"/&gt;</w:t>
            </w:r>
          </w:p>
          <w:p w:rsidR="008C2DFE" w:rsidRDefault="008C2DFE" w:rsidP="00404939">
            <w:pPr>
              <w:ind w:left="1080"/>
            </w:pPr>
            <w:r w:rsidRPr="00404939">
              <w:rPr>
                <w:highlight w:val="yellow"/>
              </w:rPr>
              <w:t xml:space="preserve">        &lt;div class="confirmation-message"&gt;</w:t>
            </w:r>
          </w:p>
          <w:p w:rsidR="008C2DFE" w:rsidRDefault="008C2DFE" w:rsidP="00404939">
            <w:pPr>
              <w:ind w:left="1080"/>
            </w:pPr>
          </w:p>
          <w:p w:rsidR="00EE7F39" w:rsidRDefault="008C2DFE" w:rsidP="00404939">
            <w:r>
              <w:tab/>
            </w:r>
            <w:r>
              <w:tab/>
            </w:r>
            <w:r>
              <w:tab/>
              <w:t>&lt;h1&gt;${Resource.msg('confirmation.thankyou','checkout',null)}&lt;/h1&gt;</w:t>
            </w:r>
          </w:p>
        </w:tc>
      </w:tr>
    </w:tbl>
    <w:p w:rsidR="00EE7F39" w:rsidRDefault="00EE7F39" w:rsidP="00EE7F39"/>
    <w:p w:rsidR="00EE7F39" w:rsidRPr="00734A3A" w:rsidRDefault="00EE7F39" w:rsidP="00F9209B">
      <w:pPr>
        <w:pStyle w:val="Heading4"/>
        <w:ind w:left="372" w:firstLine="708"/>
        <w:rPr>
          <w:rFonts w:asciiTheme="minorHAnsi" w:hAnsiTheme="minorHAnsi"/>
          <w:i w:val="0"/>
          <w:sz w:val="32"/>
          <w:szCs w:val="32"/>
          <w:u w:val="single"/>
        </w:rPr>
      </w:pPr>
      <w:r w:rsidRPr="00734A3A">
        <w:rPr>
          <w:rFonts w:asciiTheme="minorHAnsi" w:hAnsiTheme="minorHAnsi"/>
          <w:i w:val="0"/>
          <w:sz w:val="32"/>
          <w:szCs w:val="32"/>
          <w:u w:val="single"/>
        </w:rPr>
        <w:t>Property file changes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“forms.properties”</w:t>
      </w:r>
    </w:p>
    <w:p w:rsidR="00CF3F68" w:rsidRPr="005678AB" w:rsidRDefault="00CF3F68" w:rsidP="00F9209B">
      <w:pPr>
        <w:pStyle w:val="ListParagraph"/>
        <w:numPr>
          <w:ilvl w:val="0"/>
          <w:numId w:val="58"/>
        </w:numPr>
        <w:spacing w:after="0" w:line="240" w:lineRule="auto"/>
        <w:jc w:val="both"/>
      </w:pPr>
      <w:r>
        <w:t>Update the country supported in the form.properties files.</w:t>
      </w:r>
    </w:p>
    <w:tbl>
      <w:tblPr>
        <w:tblStyle w:val="TableGrid"/>
        <w:tblW w:w="0" w:type="auto"/>
        <w:tblLook w:val="04A0" w:firstRow="1" w:lastRow="0" w:firstColumn="1" w:lastColumn="0" w:noHBand="0" w:noVBand="1"/>
      </w:tblPr>
      <w:tblGrid>
        <w:gridCol w:w="9736"/>
      </w:tblGrid>
      <w:tr w:rsidR="00CF3F68" w:rsidTr="00CF3F68">
        <w:tc>
          <w:tcPr>
            <w:tcW w:w="9736" w:type="dxa"/>
          </w:tcPr>
          <w:p w:rsidR="00CF3F68" w:rsidRDefault="00CF3F68" w:rsidP="00404939">
            <w:r>
              <w:t>country.ru=Russia</w:t>
            </w:r>
          </w:p>
          <w:p w:rsidR="00CF3F68" w:rsidRDefault="00CF3F68" w:rsidP="00404939">
            <w:r>
              <w:t>country.pl=Poland</w:t>
            </w:r>
          </w:p>
          <w:p w:rsidR="00CF3F68" w:rsidRDefault="00CF3F68" w:rsidP="00404939">
            <w:r>
              <w:t>country.eg=Egypt</w:t>
            </w:r>
          </w:p>
        </w:tc>
      </w:tr>
    </w:tbl>
    <w:p w:rsidR="00CF3F68" w:rsidRPr="005678AB" w:rsidRDefault="00CF3F68" w:rsidP="00CF3F68">
      <w:pPr>
        <w:pStyle w:val="ListParagraph"/>
        <w:numPr>
          <w:ilvl w:val="0"/>
          <w:numId w:val="58"/>
        </w:numPr>
        <w:spacing w:after="0" w:line="240" w:lineRule="auto"/>
        <w:jc w:val="both"/>
      </w:pPr>
      <w:r>
        <w:t>Update the years in the form.properties files.</w:t>
      </w:r>
    </w:p>
    <w:tbl>
      <w:tblPr>
        <w:tblStyle w:val="TableGrid"/>
        <w:tblW w:w="0" w:type="auto"/>
        <w:tblLook w:val="04A0" w:firstRow="1" w:lastRow="0" w:firstColumn="1" w:lastColumn="0" w:noHBand="0" w:noVBand="1"/>
      </w:tblPr>
      <w:tblGrid>
        <w:gridCol w:w="9736"/>
      </w:tblGrid>
      <w:tr w:rsidR="00CF3F68" w:rsidTr="00AC62BD">
        <w:tc>
          <w:tcPr>
            <w:tcW w:w="9736" w:type="dxa"/>
          </w:tcPr>
          <w:p w:rsidR="00CF3F68" w:rsidRDefault="00CF3F68" w:rsidP="00404939"/>
          <w:p w:rsidR="00CF3F68" w:rsidRPr="00404939" w:rsidRDefault="00CF3F68" w:rsidP="00404939">
            <w:pPr>
              <w:rPr>
                <w:highlight w:val="yellow"/>
              </w:rPr>
            </w:pPr>
            <w:r w:rsidRPr="00404939">
              <w:rPr>
                <w:highlight w:val="yellow"/>
              </w:rPr>
              <w:t>year.2037=2037</w:t>
            </w:r>
          </w:p>
          <w:p w:rsidR="00CF3F68" w:rsidRPr="00404939" w:rsidRDefault="00CF3F68" w:rsidP="00404939">
            <w:pPr>
              <w:rPr>
                <w:highlight w:val="yellow"/>
              </w:rPr>
            </w:pPr>
            <w:r w:rsidRPr="00404939">
              <w:rPr>
                <w:highlight w:val="yellow"/>
              </w:rPr>
              <w:t>year.2036=2036</w:t>
            </w:r>
          </w:p>
          <w:p w:rsidR="00CF3F68" w:rsidRPr="00404939" w:rsidRDefault="00CF3F68" w:rsidP="00404939">
            <w:pPr>
              <w:rPr>
                <w:highlight w:val="yellow"/>
              </w:rPr>
            </w:pPr>
            <w:r w:rsidRPr="00404939">
              <w:rPr>
                <w:highlight w:val="yellow"/>
              </w:rPr>
              <w:t>year.2035=2035</w:t>
            </w:r>
          </w:p>
          <w:p w:rsidR="00CF3F68" w:rsidRPr="00404939" w:rsidRDefault="00CF3F68" w:rsidP="00404939">
            <w:pPr>
              <w:rPr>
                <w:highlight w:val="yellow"/>
              </w:rPr>
            </w:pPr>
            <w:r w:rsidRPr="00404939">
              <w:rPr>
                <w:highlight w:val="yellow"/>
              </w:rPr>
              <w:t>year.2034=2034</w:t>
            </w:r>
          </w:p>
          <w:p w:rsidR="00CF3F68" w:rsidRPr="00404939" w:rsidRDefault="00CF3F68" w:rsidP="00404939">
            <w:pPr>
              <w:rPr>
                <w:highlight w:val="yellow"/>
              </w:rPr>
            </w:pPr>
            <w:r w:rsidRPr="00404939">
              <w:rPr>
                <w:highlight w:val="yellow"/>
              </w:rPr>
              <w:t>year.2033=2033</w:t>
            </w:r>
          </w:p>
          <w:p w:rsidR="00CF3F68" w:rsidRPr="00404939" w:rsidRDefault="00CF3F68" w:rsidP="00404939">
            <w:pPr>
              <w:rPr>
                <w:highlight w:val="yellow"/>
              </w:rPr>
            </w:pPr>
            <w:r w:rsidRPr="00404939">
              <w:rPr>
                <w:highlight w:val="yellow"/>
              </w:rPr>
              <w:t>year.2032=2032</w:t>
            </w:r>
          </w:p>
          <w:p w:rsidR="00CF3F68" w:rsidRPr="00404939" w:rsidRDefault="00CF3F68" w:rsidP="00404939">
            <w:pPr>
              <w:rPr>
                <w:highlight w:val="yellow"/>
              </w:rPr>
            </w:pPr>
            <w:r w:rsidRPr="00404939">
              <w:rPr>
                <w:highlight w:val="yellow"/>
              </w:rPr>
              <w:t>year.2031=2031</w:t>
            </w:r>
          </w:p>
          <w:p w:rsidR="00CF3F68" w:rsidRPr="00404939" w:rsidRDefault="00CF3F68" w:rsidP="00404939">
            <w:pPr>
              <w:rPr>
                <w:highlight w:val="yellow"/>
              </w:rPr>
            </w:pPr>
            <w:r w:rsidRPr="00404939">
              <w:rPr>
                <w:highlight w:val="yellow"/>
              </w:rPr>
              <w:t>year.2030=2030</w:t>
            </w:r>
          </w:p>
          <w:p w:rsidR="00CF3F68" w:rsidRPr="00404939" w:rsidRDefault="00CF3F68" w:rsidP="00404939">
            <w:pPr>
              <w:rPr>
                <w:highlight w:val="yellow"/>
              </w:rPr>
            </w:pPr>
            <w:r w:rsidRPr="00404939">
              <w:rPr>
                <w:highlight w:val="yellow"/>
              </w:rPr>
              <w:t>year.2029=2029</w:t>
            </w:r>
          </w:p>
          <w:p w:rsidR="00CF3F68" w:rsidRPr="00404939" w:rsidRDefault="00CF3F68" w:rsidP="00404939">
            <w:pPr>
              <w:rPr>
                <w:highlight w:val="yellow"/>
              </w:rPr>
            </w:pPr>
            <w:r w:rsidRPr="00404939">
              <w:rPr>
                <w:highlight w:val="yellow"/>
              </w:rPr>
              <w:t>year.2028=2028</w:t>
            </w:r>
          </w:p>
          <w:p w:rsidR="00CF3F68" w:rsidRPr="00404939" w:rsidRDefault="00CF3F68" w:rsidP="00404939">
            <w:pPr>
              <w:rPr>
                <w:highlight w:val="yellow"/>
              </w:rPr>
            </w:pPr>
            <w:r w:rsidRPr="00404939">
              <w:rPr>
                <w:highlight w:val="yellow"/>
              </w:rPr>
              <w:t>year.2027=2027</w:t>
            </w:r>
          </w:p>
          <w:p w:rsidR="00CF3F68" w:rsidRPr="00404939" w:rsidRDefault="00CF3F68" w:rsidP="00404939">
            <w:pPr>
              <w:rPr>
                <w:highlight w:val="yellow"/>
              </w:rPr>
            </w:pPr>
            <w:r w:rsidRPr="00404939">
              <w:rPr>
                <w:highlight w:val="yellow"/>
              </w:rPr>
              <w:t>year.2026=2026</w:t>
            </w:r>
          </w:p>
          <w:p w:rsidR="00CF3F68" w:rsidRPr="00404939" w:rsidRDefault="00CF3F68" w:rsidP="00404939">
            <w:pPr>
              <w:rPr>
                <w:highlight w:val="yellow"/>
              </w:rPr>
            </w:pPr>
            <w:r w:rsidRPr="00404939">
              <w:rPr>
                <w:highlight w:val="yellow"/>
              </w:rPr>
              <w:t>year.2025=2025</w:t>
            </w:r>
          </w:p>
          <w:p w:rsidR="00CF3F68" w:rsidRPr="00404939" w:rsidRDefault="00CF3F68" w:rsidP="00404939">
            <w:pPr>
              <w:rPr>
                <w:highlight w:val="yellow"/>
              </w:rPr>
            </w:pPr>
            <w:r w:rsidRPr="00404939">
              <w:rPr>
                <w:highlight w:val="yellow"/>
              </w:rPr>
              <w:t>year.2024=2024</w:t>
            </w:r>
          </w:p>
          <w:p w:rsidR="00CF3F68" w:rsidRPr="00404939" w:rsidRDefault="00CF3F68" w:rsidP="00404939">
            <w:pPr>
              <w:rPr>
                <w:highlight w:val="yellow"/>
              </w:rPr>
            </w:pPr>
            <w:r w:rsidRPr="00404939">
              <w:rPr>
                <w:highlight w:val="yellow"/>
              </w:rPr>
              <w:t>year.2023=2023</w:t>
            </w:r>
          </w:p>
          <w:p w:rsidR="00CF3F68" w:rsidRDefault="00CF3F68" w:rsidP="00404939">
            <w:r w:rsidRPr="00404939">
              <w:rPr>
                <w:highlight w:val="yellow"/>
              </w:rPr>
              <w:t>year.2022=2022</w:t>
            </w:r>
          </w:p>
        </w:tc>
      </w:tr>
    </w:tbl>
    <w:p w:rsidR="00EE7F39" w:rsidRDefault="003571E8" w:rsidP="00404939">
      <w:pPr>
        <w:pStyle w:val="ListParagraph"/>
        <w:numPr>
          <w:ilvl w:val="0"/>
          <w:numId w:val="58"/>
        </w:numPr>
      </w:pPr>
      <w:r>
        <w:t xml:space="preserve">Update the form.properties files for all the relevant countries. </w:t>
      </w:r>
    </w:p>
    <w:p w:rsidR="00EE7F39" w:rsidRPr="00F9209B" w:rsidRDefault="00EE7F39" w:rsidP="00F9209B">
      <w:pPr>
        <w:pStyle w:val="Heading5"/>
        <w:ind w:left="372" w:firstLine="708"/>
        <w:rPr>
          <w:rFonts w:asciiTheme="minorHAnsi" w:hAnsiTheme="minorHAnsi"/>
        </w:rPr>
      </w:pPr>
      <w:r w:rsidRPr="00F9209B">
        <w:rPr>
          <w:rFonts w:asciiTheme="minorHAnsi" w:hAnsiTheme="minorHAnsi"/>
        </w:rPr>
        <w:t>Update “Resources.ds”</w:t>
      </w:r>
    </w:p>
    <w:p w:rsidR="00EE7F39" w:rsidRDefault="00EE7F39" w:rsidP="00F9209B">
      <w:pPr>
        <w:pStyle w:val="ListParagraph"/>
        <w:numPr>
          <w:ilvl w:val="0"/>
          <w:numId w:val="58"/>
        </w:numPr>
        <w:spacing w:after="0" w:line="240" w:lineRule="auto"/>
        <w:jc w:val="both"/>
      </w:pPr>
      <w:r>
        <w:t xml:space="preserve">Add below code under Resource helper URL section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Pr="008C2DFE" w:rsidRDefault="008C2DFE" w:rsidP="00404939">
            <w:r w:rsidRPr="008C2DFE">
              <w:t>rateLimiterReset            : URLUtils.url('RateLimiter-HideCaptcha').toString(),</w:t>
            </w:r>
          </w:p>
          <w:p w:rsidR="008C2DFE" w:rsidRPr="00404939" w:rsidRDefault="008C2DFE" w:rsidP="00404939">
            <w:pPr>
              <w:rPr>
                <w:highlight w:val="yellow"/>
              </w:rPr>
            </w:pPr>
            <w:r w:rsidRPr="00404939">
              <w:rPr>
                <w:highlight w:val="yellow"/>
              </w:rPr>
              <w:t xml:space="preserve">        csrffailed                  : URLUtils.url('CSRF-Failed').toString(),</w:t>
            </w:r>
          </w:p>
          <w:p w:rsidR="008C2DFE" w:rsidRPr="00404939" w:rsidRDefault="008C2DFE" w:rsidP="00404939">
            <w:pPr>
              <w:rPr>
                <w:highlight w:val="yellow"/>
              </w:rPr>
            </w:pPr>
            <w:r w:rsidRPr="00404939">
              <w:rPr>
                <w:highlight w:val="yellow"/>
              </w:rPr>
              <w:t xml:space="preserve">        apmLookUp </w:t>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URLUtils.https('Worldpay-APMLookupService').toString(),</w:t>
            </w:r>
          </w:p>
          <w:p w:rsidR="00EE7F39" w:rsidRDefault="008C2DFE" w:rsidP="00404939">
            <w:r w:rsidRPr="00404939">
              <w:rPr>
                <w:highlight w:val="yellow"/>
              </w:rPr>
              <w:tab/>
            </w:r>
            <w:r w:rsidRPr="00404939">
              <w:rPr>
                <w:highlight w:val="yellow"/>
              </w:rPr>
              <w:tab/>
              <w:t>loadPaymentMethods</w:t>
            </w:r>
            <w:r w:rsidRPr="00404939">
              <w:rPr>
                <w:highlight w:val="yellow"/>
              </w:rPr>
              <w:tab/>
            </w:r>
            <w:r w:rsidRPr="00404939">
              <w:rPr>
                <w:highlight w:val="yellow"/>
              </w:rPr>
              <w:tab/>
            </w:r>
            <w:r w:rsidRPr="00404939">
              <w:rPr>
                <w:highlight w:val="yellow"/>
              </w:rPr>
              <w:tab/>
              <w:t>: URLUtils.https('Worldpay-LoadPaymentMethods').toString()</w:t>
            </w:r>
          </w:p>
        </w:tc>
      </w:tr>
    </w:tbl>
    <w:p w:rsidR="00EE7F39" w:rsidRDefault="00EE7F39" w:rsidP="00EE7F39">
      <w:pPr>
        <w:ind w:left="360"/>
      </w:pPr>
    </w:p>
    <w:p w:rsidR="00A023C8" w:rsidRDefault="00A023C8" w:rsidP="00404939">
      <w:pPr>
        <w:pStyle w:val="ListParagraph"/>
        <w:numPr>
          <w:ilvl w:val="0"/>
          <w:numId w:val="58"/>
        </w:numPr>
      </w:pPr>
      <w:r>
        <w:t xml:space="preserve">Replace CHECK_TLS with the below code. </w:t>
      </w:r>
    </w:p>
    <w:tbl>
      <w:tblPr>
        <w:tblStyle w:val="TableGrid"/>
        <w:tblW w:w="0" w:type="auto"/>
        <w:tblLook w:val="04A0" w:firstRow="1" w:lastRow="0" w:firstColumn="1" w:lastColumn="0" w:noHBand="0" w:noVBand="1"/>
      </w:tblPr>
      <w:tblGrid>
        <w:gridCol w:w="9736"/>
      </w:tblGrid>
      <w:tr w:rsidR="00A023C8" w:rsidTr="00A023C8">
        <w:tc>
          <w:tcPr>
            <w:tcW w:w="9736" w:type="dxa"/>
          </w:tcPr>
          <w:p w:rsidR="00381762" w:rsidRPr="00381762" w:rsidRDefault="00381762" w:rsidP="00404939">
            <w:r w:rsidRPr="00381762">
              <w:t>ResourceHelper.getPreferences = function(pageContext) {</w:t>
            </w:r>
          </w:p>
          <w:p w:rsidR="00381762" w:rsidRPr="00381762" w:rsidRDefault="00381762" w:rsidP="00404939">
            <w:r w:rsidRPr="00381762">
              <w:t xml:space="preserve">    var cookieHintAsset = ContentMgr.getContent('cookie_hint');</w:t>
            </w:r>
          </w:p>
          <w:p w:rsidR="00381762" w:rsidRPr="00381762" w:rsidRDefault="00381762" w:rsidP="00404939">
            <w:r w:rsidRPr="00381762">
              <w:t xml:space="preserve">    var consentTrackingHintAsset = ContentMgr.getContent('consent_tracking_hint');</w:t>
            </w:r>
          </w:p>
          <w:p w:rsidR="00381762" w:rsidRPr="00381762" w:rsidRDefault="00381762" w:rsidP="00404939">
            <w:r w:rsidRPr="00381762">
              <w:t xml:space="preserve">    return {</w:t>
            </w:r>
          </w:p>
          <w:p w:rsidR="00381762" w:rsidRPr="00381762" w:rsidRDefault="00381762" w:rsidP="00404939">
            <w:r w:rsidRPr="00381762">
              <w:lastRenderedPageBreak/>
              <w:t xml:space="preserve">        LISTING_INFINITE_SCROLL: (Site.getCurrent().getCustomPreferenceValue('enableInfiniteScroll') ? true : false),</w:t>
            </w:r>
          </w:p>
          <w:p w:rsidR="00381762" w:rsidRPr="00381762" w:rsidRDefault="00381762" w:rsidP="00404939">
            <w:r w:rsidRPr="00381762">
              <w:t xml:space="preserve">        LISTING_REFINE_SORT: true,</w:t>
            </w:r>
          </w:p>
          <w:p w:rsidR="00381762" w:rsidRPr="00381762" w:rsidRDefault="00381762" w:rsidP="00404939">
            <w:r w:rsidRPr="00381762">
              <w:t xml:space="preserve">        STORE_PICKUP: Site.getCurrent().getCustomPreferenceValue('enableStorePickUp'),</w:t>
            </w:r>
          </w:p>
          <w:p w:rsidR="00381762" w:rsidRPr="00381762" w:rsidRDefault="00381762" w:rsidP="00404939">
            <w:r w:rsidRPr="00381762">
              <w:t xml:space="preserve">        COOKIE_HINT: (cookieHintAsset &amp;&amp; cookieHintAsset.online) || false,</w:t>
            </w:r>
          </w:p>
          <w:p w:rsidR="00381762" w:rsidRPr="00404939" w:rsidRDefault="00381762" w:rsidP="00404939">
            <w:pPr>
              <w:rPr>
                <w:highlight w:val="yellow"/>
              </w:rPr>
            </w:pPr>
            <w:r w:rsidRPr="00381762">
              <w:t xml:space="preserve">        CONSENT_TRACKING_HINT: (consentTrackingHintAsset &amp;&amp; consentTrackingHintAsset.online) || false</w:t>
            </w:r>
            <w:r w:rsidRPr="00404939">
              <w:rPr>
                <w:highlight w:val="yellow"/>
              </w:rPr>
              <w:t>,</w:t>
            </w:r>
          </w:p>
          <w:p w:rsidR="00381762" w:rsidRPr="00404939" w:rsidRDefault="00381762" w:rsidP="00404939">
            <w:pPr>
              <w:rPr>
                <w:highlight w:val="yellow"/>
              </w:rPr>
            </w:pPr>
            <w:r w:rsidRPr="00404939">
              <w:rPr>
                <w:highlight w:val="yellow"/>
              </w:rPr>
              <w:t xml:space="preserve">        CHECK_TLS: Site.getCurrent().getCustomPreferenceValue('checkTLS'),</w:t>
            </w:r>
          </w:p>
          <w:p w:rsidR="00381762" w:rsidRPr="00404939" w:rsidRDefault="00381762" w:rsidP="00404939">
            <w:pPr>
              <w:rPr>
                <w:highlight w:val="yellow"/>
              </w:rPr>
            </w:pPr>
            <w:r w:rsidRPr="00404939">
              <w:rPr>
                <w:highlight w:val="yellow"/>
              </w:rPr>
              <w:t xml:space="preserve">        WP_ENABLE_CLIENT_SIDE_ENCRYPTION : (dw.system.Site.getCurrent().getCustomPreferenceValue('WorldpayEnableClientSideEncryption') ? true : false),</w:t>
            </w:r>
          </w:p>
          <w:p w:rsidR="00381762" w:rsidRPr="00404939" w:rsidRDefault="00381762" w:rsidP="00404939">
            <w:pPr>
              <w:rPr>
                <w:highlight w:val="yellow"/>
              </w:rPr>
            </w:pPr>
            <w:r w:rsidRPr="00404939">
              <w:rPr>
                <w:highlight w:val="yellow"/>
              </w:rPr>
              <w:tab/>
            </w:r>
            <w:r w:rsidRPr="00404939">
              <w:rPr>
                <w:highlight w:val="yellow"/>
              </w:rPr>
              <w:tab/>
              <w:t>WP_CSE_PUBLIC_KEY :  dw.system.Site.getCurrent().getCustomPreferenceValue('WorldpayClientSideEncryptionPublicKey'),</w:t>
            </w:r>
          </w:p>
          <w:p w:rsidR="00381762" w:rsidRPr="00404939" w:rsidRDefault="00381762" w:rsidP="00404939">
            <w:pPr>
              <w:rPr>
                <w:highlight w:val="yellow"/>
              </w:rPr>
            </w:pPr>
            <w:r w:rsidRPr="00404939">
              <w:rPr>
                <w:highlight w:val="yellow"/>
              </w:rPr>
              <w:tab/>
            </w:r>
            <w:r w:rsidRPr="00404939">
              <w:rPr>
                <w:highlight w:val="yellow"/>
              </w:rPr>
              <w:tab/>
              <w:t>WP_DISABLE_CVV : dw.system.Site.getCurrent().getCustomPreferenceValue('WorldpayDisableCVV')</w:t>
            </w:r>
          </w:p>
          <w:p w:rsidR="00381762" w:rsidRPr="00404939" w:rsidRDefault="00381762" w:rsidP="00404939">
            <w:pPr>
              <w:rPr>
                <w:highlight w:val="yellow"/>
              </w:rPr>
            </w:pPr>
            <w:r w:rsidRPr="00404939">
              <w:rPr>
                <w:highlight w:val="yellow"/>
              </w:rPr>
              <w:t xml:space="preserve">        </w:t>
            </w:r>
          </w:p>
          <w:p w:rsidR="00A023C8" w:rsidRDefault="00381762" w:rsidP="00404939">
            <w:r w:rsidRPr="00404939">
              <w:rPr>
                <w:highlight w:val="yellow"/>
              </w:rPr>
              <w:t xml:space="preserve">    };</w:t>
            </w:r>
          </w:p>
        </w:tc>
      </w:tr>
    </w:tbl>
    <w:p w:rsidR="00A023C8" w:rsidRDefault="0044482B" w:rsidP="00404939">
      <w:pPr>
        <w:pStyle w:val="ListParagraph"/>
        <w:numPr>
          <w:ilvl w:val="0"/>
          <w:numId w:val="58"/>
        </w:numPr>
      </w:pPr>
      <w:r>
        <w:lastRenderedPageBreak/>
        <w:t>Update the ConsentTrackingHintAsset with the below code sn</w:t>
      </w:r>
      <w:r w:rsidR="002700E3">
        <w:t>ippet</w:t>
      </w:r>
    </w:p>
    <w:tbl>
      <w:tblPr>
        <w:tblStyle w:val="TableGrid"/>
        <w:tblW w:w="0" w:type="auto"/>
        <w:tblInd w:w="-5" w:type="dxa"/>
        <w:tblLook w:val="04A0" w:firstRow="1" w:lastRow="0" w:firstColumn="1" w:lastColumn="0" w:noHBand="0" w:noVBand="1"/>
      </w:tblPr>
      <w:tblGrid>
        <w:gridCol w:w="9741"/>
      </w:tblGrid>
      <w:tr w:rsidR="0044482B" w:rsidTr="00404939">
        <w:tc>
          <w:tcPr>
            <w:tcW w:w="9741" w:type="dxa"/>
          </w:tcPr>
          <w:p w:rsidR="0044482B" w:rsidRDefault="0044482B" w:rsidP="00404939">
            <w:pPr>
              <w:ind w:left="1080"/>
            </w:pPr>
            <w:r>
              <w:t>ResourceHelper.getPreferences = function(pageContext) {</w:t>
            </w:r>
          </w:p>
          <w:p w:rsidR="0044482B" w:rsidRDefault="0044482B" w:rsidP="00404939">
            <w:pPr>
              <w:ind w:left="1080"/>
            </w:pPr>
            <w:r>
              <w:t xml:space="preserve">    var cookieHintAsset = ContentMgr.getContent('cookie_hint');</w:t>
            </w:r>
          </w:p>
          <w:p w:rsidR="0044482B" w:rsidRDefault="0044482B" w:rsidP="00404939">
            <w:pPr>
              <w:ind w:left="1080"/>
            </w:pPr>
            <w:r>
              <w:t xml:space="preserve">    </w:t>
            </w:r>
            <w:r w:rsidRPr="00404939">
              <w:rPr>
                <w:highlight w:val="yellow"/>
              </w:rPr>
              <w:t>var consentTrackingHintAsset = ContentMgr.getContent('consent_tracking_hint');</w:t>
            </w:r>
          </w:p>
        </w:tc>
      </w:tr>
    </w:tbl>
    <w:p w:rsidR="0044482B" w:rsidRDefault="0044482B" w:rsidP="00404939">
      <w:pPr>
        <w:pStyle w:val="ListParagraph"/>
        <w:ind w:left="1440"/>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68" w:name="_Toc413668772"/>
      <w:bookmarkStart w:id="469" w:name="_Toc479578019"/>
      <w:bookmarkStart w:id="470" w:name="_Toc517950250"/>
      <w:r w:rsidRPr="007B068B">
        <w:rPr>
          <w:i w:val="0"/>
          <w:sz w:val="24"/>
          <w:szCs w:val="24"/>
        </w:rPr>
        <w:t>APM Lookup Support</w:t>
      </w:r>
      <w:bookmarkEnd w:id="468"/>
      <w:bookmarkEnd w:id="469"/>
      <w:bookmarkEnd w:id="470"/>
      <w:r w:rsidRPr="007B068B">
        <w:rPr>
          <w:i w:val="0"/>
          <w:sz w:val="24"/>
          <w:szCs w:val="24"/>
        </w:rPr>
        <w:t xml:space="preserve"> </w:t>
      </w:r>
    </w:p>
    <w:p w:rsidR="007B068B" w:rsidRDefault="007B068B" w:rsidP="007B068B">
      <w:pPr>
        <w:pStyle w:val="Heading4"/>
      </w:pPr>
      <w:r>
        <w:t xml:space="preserve"> </w:t>
      </w:r>
      <w:r w:rsidRPr="00734A3A">
        <w:rPr>
          <w:rFonts w:asciiTheme="minorHAnsi" w:hAnsiTheme="minorHAnsi"/>
          <w:i w:val="0"/>
          <w:iCs w:val="0"/>
          <w:color w:val="548DD4" w:themeColor="text2" w:themeTint="99"/>
          <w:sz w:val="28"/>
          <w:szCs w:val="28"/>
        </w:rPr>
        <w:t>billing.js (compiled into app.js)</w:t>
      </w:r>
    </w:p>
    <w:p w:rsidR="007B068B" w:rsidRDefault="007B068B" w:rsidP="007B068B">
      <w:pPr>
        <w:pStyle w:val="ListParagraph"/>
        <w:numPr>
          <w:ilvl w:val="0"/>
          <w:numId w:val="49"/>
        </w:numPr>
        <w:tabs>
          <w:tab w:val="left" w:pos="720"/>
        </w:tabs>
      </w:pPr>
      <w:r>
        <w:t xml:space="preserve">Replace existing </w:t>
      </w:r>
      <w:r w:rsidRPr="00334520">
        <w:rPr>
          <w:b/>
        </w:rPr>
        <w:t>function “setCCFields”</w:t>
      </w:r>
      <w:r>
        <w:t xml:space="preserve">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Pr="00404939" w:rsidRDefault="005D0A05" w:rsidP="00404939">
            <w:pPr>
              <w:tabs>
                <w:tab w:val="left" w:pos="720"/>
              </w:tabs>
              <w:ind w:left="360"/>
              <w:rPr>
                <w:sz w:val="20"/>
                <w:szCs w:val="20"/>
              </w:rPr>
            </w:pPr>
            <w:r w:rsidRPr="00404939">
              <w:rPr>
                <w:sz w:val="20"/>
                <w:szCs w:val="20"/>
              </w:rPr>
              <w:t>function setCCFields(data) {</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var $selectPaymentMethod = $('.payment-method-options');</w:t>
            </w:r>
          </w:p>
          <w:p w:rsidR="005D0A05" w:rsidRPr="00404939" w:rsidRDefault="005D0A05" w:rsidP="00404939">
            <w:pPr>
              <w:tabs>
                <w:tab w:val="left" w:pos="720"/>
              </w:tabs>
              <w:ind w:left="360"/>
              <w:rPr>
                <w:sz w:val="20"/>
                <w:szCs w:val="20"/>
                <w:highlight w:val="yellow"/>
              </w:rPr>
            </w:pPr>
            <w:r w:rsidRPr="00404939">
              <w:rPr>
                <w:sz w:val="20"/>
                <w:szCs w:val="20"/>
                <w:highlight w:val="yellow"/>
              </w:rPr>
              <w:tab/>
              <w:t>var selectedPaymentMethod = $selectPaymentMethod.find(':checked').val();</w:t>
            </w:r>
          </w:p>
          <w:p w:rsidR="005D0A05" w:rsidRPr="00404939" w:rsidRDefault="005D0A05" w:rsidP="00404939">
            <w:pPr>
              <w:tabs>
                <w:tab w:val="left" w:pos="720"/>
              </w:tabs>
              <w:ind w:left="360"/>
              <w:rPr>
                <w:sz w:val="20"/>
                <w:szCs w:val="20"/>
              </w:rPr>
            </w:pPr>
            <w:r w:rsidRPr="00404939">
              <w:rPr>
                <w:sz w:val="20"/>
                <w:szCs w:val="20"/>
                <w:highlight w:val="yellow"/>
              </w:rPr>
              <w:tab/>
              <w:t>var $creditCard = $('[data-method="'+selectedPaymentMethod+'"]');</w:t>
            </w:r>
          </w:p>
          <w:p w:rsidR="005D0A05" w:rsidRPr="00404939" w:rsidRDefault="005D0A05" w:rsidP="00404939">
            <w:pPr>
              <w:tabs>
                <w:tab w:val="left" w:pos="720"/>
              </w:tabs>
              <w:ind w:left="360"/>
              <w:rPr>
                <w:sz w:val="20"/>
                <w:szCs w:val="20"/>
              </w:rPr>
            </w:pPr>
            <w:r w:rsidRPr="00404939">
              <w:rPr>
                <w:sz w:val="20"/>
                <w:szCs w:val="20"/>
              </w:rPr>
              <w:t xml:space="preserve">    $creditCard.find('input[name$="creditCard_owner"]').val(data.holder).trigger('change');</w:t>
            </w:r>
          </w:p>
          <w:p w:rsidR="005D0A05" w:rsidRPr="00404939" w:rsidRDefault="005D0A05" w:rsidP="00404939">
            <w:pPr>
              <w:tabs>
                <w:tab w:val="left" w:pos="720"/>
              </w:tabs>
              <w:ind w:left="360"/>
              <w:rPr>
                <w:sz w:val="20"/>
                <w:szCs w:val="20"/>
              </w:rPr>
            </w:pPr>
            <w:r w:rsidRPr="00404939">
              <w:rPr>
                <w:sz w:val="20"/>
                <w:szCs w:val="20"/>
              </w:rPr>
              <w:t xml:space="preserve">    $creditCard.find('select[name$="_type"]').val(data.type).trigger('change');</w:t>
            </w:r>
          </w:p>
          <w:p w:rsidR="005D0A05" w:rsidRPr="00404939" w:rsidRDefault="005D0A05" w:rsidP="00404939">
            <w:pPr>
              <w:tabs>
                <w:tab w:val="left" w:pos="720"/>
              </w:tabs>
              <w:ind w:left="360"/>
              <w:rPr>
                <w:sz w:val="20"/>
                <w:szCs w:val="20"/>
              </w:rPr>
            </w:pPr>
            <w:r w:rsidRPr="00404939">
              <w:rPr>
                <w:sz w:val="20"/>
                <w:szCs w:val="20"/>
              </w:rPr>
              <w:t xml:space="preserve">    $creditCard.find('input[name*="_creditCard_number"]').val(data.maskedNumber).trigger('change');</w:t>
            </w:r>
          </w:p>
          <w:p w:rsidR="005D0A05" w:rsidRPr="00404939" w:rsidRDefault="005D0A05" w:rsidP="00404939">
            <w:pPr>
              <w:tabs>
                <w:tab w:val="left" w:pos="720"/>
              </w:tabs>
              <w:ind w:left="360"/>
              <w:rPr>
                <w:sz w:val="20"/>
                <w:szCs w:val="20"/>
              </w:rPr>
            </w:pPr>
            <w:r w:rsidRPr="00404939">
              <w:rPr>
                <w:sz w:val="20"/>
                <w:szCs w:val="20"/>
              </w:rPr>
              <w:t xml:space="preserve">    $creditCard.find('[name$="_month"]').val(data.expirationMonth).trigger('change');</w:t>
            </w:r>
          </w:p>
          <w:p w:rsidR="005D0A05" w:rsidRPr="00404939" w:rsidRDefault="005D0A05" w:rsidP="00404939">
            <w:pPr>
              <w:tabs>
                <w:tab w:val="left" w:pos="720"/>
              </w:tabs>
              <w:ind w:left="360"/>
              <w:rPr>
                <w:sz w:val="20"/>
                <w:szCs w:val="20"/>
              </w:rPr>
            </w:pPr>
            <w:r w:rsidRPr="00404939">
              <w:rPr>
                <w:sz w:val="20"/>
                <w:szCs w:val="20"/>
              </w:rPr>
              <w:t xml:space="preserve">    $creditCard.find('[name$="_year"]').val(data.expirationYear).trigger('change');</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 xml:space="preserve">if(selectedPaymentMethod &amp;&amp; selectedPaymentMethod == 'Worldpay'){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hide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(window.SitePreferences.WP_DISABLE_CVV)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$creditCard.find('input[name*="_cvn"]').removeClass('required');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$creditCard.find('div.cvn').hide();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$creditCard.find('div.cvn').show();</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$creditCard.find('input[name$="creditCard_owner"]').prop('readonly',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$creditCard.find('select[name$="_type"]').attr("disabled",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$creditCard.find('input[name*="_creditCard_number"]').prop('readonly',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$creditCard.find('[name$="_month"]').attr("disabled",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$creditCard.find('[name$="_year"]').attr("disabled",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$creditCard.find('input[name$="_saveCard"]').val('false');</w:t>
            </w:r>
          </w:p>
          <w:p w:rsidR="005D0A05" w:rsidRPr="00404939" w:rsidRDefault="005D0A05" w:rsidP="00404939">
            <w:pPr>
              <w:tabs>
                <w:tab w:val="left" w:pos="720"/>
              </w:tabs>
              <w:ind w:left="360"/>
              <w:rPr>
                <w:sz w:val="20"/>
                <w:szCs w:val="20"/>
                <w:highlight w:val="yellow"/>
              </w:rPr>
            </w:pPr>
            <w:r w:rsidRPr="00404939">
              <w:rPr>
                <w:sz w:val="20"/>
                <w:szCs w:val="20"/>
                <w:highlight w:val="yellow"/>
              </w:rPr>
              <w:lastRenderedPageBreak/>
              <w:tab/>
            </w:r>
            <w:r w:rsidRPr="00404939">
              <w:rPr>
                <w:sz w:val="20"/>
                <w:szCs w:val="20"/>
                <w:highlight w:val="yellow"/>
              </w:rPr>
              <w:tab/>
              <w:t>$creditCard.find('input[name$="_saveCard"]').removeProp('checked');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($('select[id$="_country"]').val() == "BR")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5D0A05" w:rsidRPr="00404939" w:rsidRDefault="005D0A05" w:rsidP="00404939">
            <w:pPr>
              <w:tabs>
                <w:tab w:val="left" w:pos="720"/>
              </w:tabs>
              <w:ind w:left="360"/>
              <w:rPr>
                <w:sz w:val="20"/>
                <w:szCs w:val="20"/>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}else{ // show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$creditCard.find('input[name$="_cvn"]').val('').trigger('change');</w:t>
            </w:r>
            <w:r w:rsidRPr="00404939">
              <w:rPr>
                <w:sz w:val="20"/>
                <w:szCs w:val="20"/>
                <w:highlight w:val="yellow"/>
              </w:rPr>
              <w:tab/>
            </w:r>
          </w:p>
          <w:p w:rsidR="005D0A05" w:rsidRPr="00404939" w:rsidRDefault="005D0A05" w:rsidP="00404939">
            <w:pPr>
              <w:tabs>
                <w:tab w:val="left" w:pos="720"/>
              </w:tabs>
              <w:ind w:left="360"/>
              <w:rPr>
                <w:sz w:val="20"/>
                <w:szCs w:val="20"/>
              </w:rPr>
            </w:pPr>
            <w:r w:rsidRPr="00404939">
              <w:rPr>
                <w:sz w:val="20"/>
                <w:szCs w:val="20"/>
                <w:highlight w:val="yellow"/>
              </w:rPr>
              <w:tab/>
              <w:t>}</w:t>
            </w:r>
          </w:p>
          <w:p w:rsidR="007B068B" w:rsidRDefault="005D0A05" w:rsidP="00404939">
            <w:r w:rsidRPr="00404939">
              <w:rPr>
                <w:sz w:val="20"/>
                <w:szCs w:val="20"/>
              </w:rPr>
              <w:t>}</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t>Replace existing function “</w:t>
      </w:r>
      <w:r w:rsidRPr="00334520">
        <w:rPr>
          <w:b/>
        </w:rPr>
        <w:t>updatePaymentMethod</w:t>
      </w:r>
      <w:r>
        <w:t>”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Default="005D0A05" w:rsidP="00404939">
            <w:pPr>
              <w:ind w:left="360"/>
            </w:pPr>
            <w:r>
              <w:t>function updatePaymentMethod(paymentMethodID) {</w:t>
            </w:r>
          </w:p>
          <w:p w:rsidR="005D0A05" w:rsidRPr="00404939" w:rsidRDefault="005D0A05" w:rsidP="00404939">
            <w:pPr>
              <w:ind w:left="360"/>
              <w:rPr>
                <w:highlight w:val="yellow"/>
              </w:rPr>
            </w:pPr>
            <w:r>
              <w:tab/>
            </w:r>
            <w:r w:rsidRPr="00404939">
              <w:rPr>
                <w:highlight w:val="yellow"/>
              </w:rPr>
              <w:t>$.ajax({</w:t>
            </w:r>
          </w:p>
          <w:p w:rsidR="005D0A05" w:rsidRPr="00404939" w:rsidRDefault="005D0A05" w:rsidP="00404939">
            <w:pPr>
              <w:ind w:left="360"/>
              <w:rPr>
                <w:highlight w:val="yellow"/>
              </w:rPr>
            </w:pPr>
            <w:r w:rsidRPr="00404939">
              <w:rPr>
                <w:highlight w:val="yellow"/>
              </w:rPr>
              <w:tab/>
            </w:r>
            <w:r w:rsidRPr="00404939">
              <w:rPr>
                <w:highlight w:val="yellow"/>
              </w:rPr>
              <w:tab/>
              <w:t>url:Urls.loadPaymentMethods,</w:t>
            </w:r>
          </w:p>
          <w:p w:rsidR="005D0A05" w:rsidRPr="00404939" w:rsidRDefault="005D0A05" w:rsidP="00404939">
            <w:pPr>
              <w:ind w:left="360"/>
              <w:rPr>
                <w:highlight w:val="yellow"/>
              </w:rPr>
            </w:pPr>
            <w:r w:rsidRPr="00404939">
              <w:rPr>
                <w:highlight w:val="yellow"/>
              </w:rPr>
              <w:tab/>
            </w:r>
            <w:r w:rsidRPr="00404939">
              <w:rPr>
                <w:highlight w:val="yellow"/>
              </w:rPr>
              <w:tab/>
              <w:t>type:"Post",</w:t>
            </w:r>
          </w:p>
          <w:p w:rsidR="005D0A05" w:rsidRPr="00404939" w:rsidRDefault="005D0A05" w:rsidP="00404939">
            <w:pPr>
              <w:ind w:left="360"/>
              <w:rPr>
                <w:highlight w:val="yellow"/>
              </w:rPr>
            </w:pPr>
            <w:r w:rsidRPr="00404939">
              <w:rPr>
                <w:highlight w:val="yellow"/>
              </w:rPr>
              <w:tab/>
            </w:r>
            <w:r w:rsidRPr="00404939">
              <w:rPr>
                <w:highlight w:val="yellow"/>
              </w:rPr>
              <w:tab/>
              <w:t>data:{"selectedPaymentMethodId":paymentMethodID},</w:t>
            </w:r>
          </w:p>
          <w:p w:rsidR="005D0A05" w:rsidRPr="00404939" w:rsidRDefault="005D0A05" w:rsidP="00404939">
            <w:pPr>
              <w:ind w:left="360"/>
              <w:rPr>
                <w:highlight w:val="yellow"/>
              </w:rPr>
            </w:pPr>
            <w:r w:rsidRPr="00404939">
              <w:rPr>
                <w:highlight w:val="yellow"/>
              </w:rPr>
              <w:tab/>
            </w:r>
            <w:r w:rsidRPr="00404939">
              <w:rPr>
                <w:highlight w:val="yellow"/>
              </w:rPr>
              <w:tab/>
              <w:t>success:function(response){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$(".payment-method-container").html(response);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if($('.payment-method-options').find(':checked').val()=='Worldpay' &amp;&amp; $('select[id$="_country"]', $form).val() ==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 select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$('.creditCardList').on('change', function ()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cardUUID = $(this).val();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 (!cardUUID)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$("#clearpaymentform").trigger('click');</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return;</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remove server side 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$('.required.error').removeClass('error');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$('.error-message').remove();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selectedPaymentMethod = $('.payment-method-options').find(':checked').val();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if(selectedPaymentMethod=='Worldpay'){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populateCreditCardForm(cardUUID);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$creditCardSection.find('[name$="_cards"]').val('');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if(paymentMethodID == "Worldpay" &amp;&amp; countryCode =="BR"){</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if(paymentMethodID == "CREDIT_CARD" &amp;&amp; countryCode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if(paymentMethodID=='Worldpay'){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$creditCard.find('input[name$="_saveCard"]').val('false');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$creditCard.find('input[name$="_saveCard"]').removeProp('checked');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fieldForBrazil(paymentMethodID,countryCode);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select prefered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$('#preferedCreditCardList').on('change', function (e)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$creditCard.find('input[name*="_creditCard_number"]').val('');</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$("#clearpaymentform").on('click',function(e){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$('#PaymentMethod_Worldpay');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($('input#is-Worldpay').prop('checked'))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$creditCard.find('input[name$="_cvn"]').addClass('required');</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$creditCard.find('div.cvn').show();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(countryCode === 'BR')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Default="005D0A05" w:rsidP="00404939">
            <w:pPr>
              <w:ind w:left="360"/>
            </w:pPr>
            <w:r w:rsidRPr="00404939">
              <w:rPr>
                <w:highlight w:val="yellow"/>
              </w:rPr>
              <w:tab/>
            </w:r>
            <w:r w:rsidRPr="00404939">
              <w:rPr>
                <w:highlight w:val="yellow"/>
              </w:rPr>
              <w:tab/>
              <w:t>});</w:t>
            </w:r>
          </w:p>
          <w:p w:rsidR="005D0A05" w:rsidRDefault="005D0A05" w:rsidP="00404939">
            <w:pPr>
              <w:ind w:left="360"/>
            </w:pPr>
            <w:r>
              <w:t xml:space="preserve">    $('input[name$="_selectedPaymentMethodID"]').removeAttr('checked');</w:t>
            </w:r>
          </w:p>
          <w:p w:rsidR="005D0A05" w:rsidRDefault="005D0A05" w:rsidP="00404939">
            <w:pPr>
              <w:ind w:left="360"/>
            </w:pPr>
            <w:r>
              <w:t xml:space="preserve">    $('input[value=' + paymentMethodID + ']').prop('checked', 'checked');</w:t>
            </w:r>
          </w:p>
          <w:p w:rsidR="005D0A05" w:rsidRDefault="005D0A05" w:rsidP="00404939">
            <w:pPr>
              <w:ind w:left="360"/>
            </w:pPr>
          </w:p>
          <w:p w:rsidR="00517A36" w:rsidRDefault="005D0A05" w:rsidP="00517A36">
            <w:pPr>
              <w:ind w:left="360"/>
            </w:pPr>
            <w:r>
              <w:t xml:space="preserve">  </w:t>
            </w:r>
            <w:r w:rsidR="00517A36" w:rsidRPr="00404939">
              <w:rPr>
                <w:highlight w:val="yellow"/>
              </w:rPr>
              <w:t>//formPrepare.validateForm();</w:t>
            </w:r>
          </w:p>
          <w:p w:rsidR="007B068B" w:rsidRDefault="00517A36" w:rsidP="00404939">
            <w:r>
              <w:t>}</w:t>
            </w:r>
          </w:p>
        </w:tc>
      </w:tr>
    </w:tbl>
    <w:p w:rsidR="007B068B" w:rsidRDefault="007B068B" w:rsidP="007B068B">
      <w:pPr>
        <w:pStyle w:val="ListParagraph"/>
        <w:numPr>
          <w:ilvl w:val="0"/>
          <w:numId w:val="49"/>
        </w:numPr>
        <w:tabs>
          <w:tab w:val="left" w:pos="720"/>
        </w:tabs>
      </w:pPr>
      <w:r>
        <w:lastRenderedPageBreak/>
        <w:t xml:space="preserve">Add the below function </w:t>
      </w:r>
      <w:r w:rsidRPr="0033285D">
        <w:rPr>
          <w:b/>
        </w:rPr>
        <w:t>populateApmMethods</w:t>
      </w:r>
      <w:r>
        <w:t xml:space="preserve"> after function updatePaymentMethod.</w:t>
      </w:r>
    </w:p>
    <w:tbl>
      <w:tblPr>
        <w:tblStyle w:val="TableGrid"/>
        <w:tblW w:w="0" w:type="auto"/>
        <w:tblLook w:val="04A0" w:firstRow="1" w:lastRow="0" w:firstColumn="1" w:lastColumn="0" w:noHBand="0" w:noVBand="1"/>
      </w:tblPr>
      <w:tblGrid>
        <w:gridCol w:w="9736"/>
      </w:tblGrid>
      <w:tr w:rsidR="007B068B" w:rsidTr="00A516A8">
        <w:tc>
          <w:tcPr>
            <w:tcW w:w="9962" w:type="dxa"/>
          </w:tcPr>
          <w:p w:rsidR="0066458B" w:rsidRPr="00404939" w:rsidRDefault="0066458B" w:rsidP="00404939">
            <w:pPr>
              <w:tabs>
                <w:tab w:val="left" w:pos="720"/>
              </w:tabs>
              <w:ind w:left="360"/>
              <w:rPr>
                <w:sz w:val="20"/>
                <w:szCs w:val="20"/>
                <w:highlight w:val="yellow"/>
              </w:rPr>
            </w:pPr>
            <w:r w:rsidRPr="00404939">
              <w:rPr>
                <w:sz w:val="20"/>
                <w:szCs w:val="20"/>
                <w:highlight w:val="yellow"/>
              </w:rPr>
              <w:t>function populateApmMethods() {</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 load APM details</w:t>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countryCode = $('select[id$="_country"]').val();</w:t>
            </w:r>
          </w:p>
          <w:p w:rsidR="0066458B" w:rsidRPr="00404939" w:rsidRDefault="0066458B" w:rsidP="00404939">
            <w:pPr>
              <w:tabs>
                <w:tab w:val="left" w:pos="720"/>
              </w:tabs>
              <w:ind w:left="360"/>
              <w:rPr>
                <w:sz w:val="20"/>
                <w:szCs w:val="20"/>
                <w:highlight w:val="yellow"/>
              </w:rPr>
            </w:pPr>
            <w:r w:rsidRPr="00404939">
              <w:rPr>
                <w:sz w:val="20"/>
                <w:szCs w:val="20"/>
                <w:highlight w:val="yellow"/>
              </w:rPr>
              <w:tab/>
              <w:t>if(countryCode == undefined || countryCode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return;</w:t>
            </w:r>
            <w:r w:rsidRPr="00404939">
              <w:rPr>
                <w:sz w:val="20"/>
                <w:szCs w:val="20"/>
                <w:highlight w:val="yellow"/>
              </w:rPr>
              <w:tab/>
              <w:t>}</w:t>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url = Urls.apmLookUp + '?billingCountry=' + countryCode;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$.ajax({</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url: url,</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method: "POST",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dataType:"html"</w:t>
            </w:r>
          </w:p>
          <w:p w:rsidR="0066458B" w:rsidRPr="00404939" w:rsidRDefault="0066458B" w:rsidP="00404939">
            <w:pPr>
              <w:tabs>
                <w:tab w:val="left" w:pos="720"/>
              </w:tabs>
              <w:ind w:left="360"/>
              <w:rPr>
                <w:sz w:val="20"/>
                <w:szCs w:val="20"/>
                <w:highlight w:val="yellow"/>
              </w:rPr>
            </w:pPr>
            <w:r w:rsidRPr="00404939">
              <w:rPr>
                <w:sz w:val="20"/>
                <w:szCs w:val="20"/>
                <w:highlight w:val="yellow"/>
              </w:rPr>
              <w:tab/>
              <w:t>}).done(function(data){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result = new Array();</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foundSelectedPaymentMethod = false;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selectedPaymentMethod = 'CREDIT_CARD';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paymentMethods=</w:t>
            </w:r>
            <w:r w:rsidRPr="00404939">
              <w:rPr>
                <w:sz w:val="20"/>
                <w:szCs w:val="20"/>
                <w:highlight w:val="yellow"/>
              </w:rPr>
              <w:tab/>
              <w:t>$(".payment-method-options");</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$(paymentMethods).replaceWith(data);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($('.selectedPaymentMethodMiniSection').length&gt;0)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datapaymentmethodid = $('.selectedPaymentMethodMiniSection').attr('data-paymentmethodid');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if ($('.payment-method-options input[value='+datapaymentmethodid+']'))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foundSelectedPaymentMethod = true;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$('.payment-method-options input[value='+datapaymentmethodid+']').prop('checked',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selectedPaymentMethod = 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(!foundSelectedPaymentMethod)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$('input[value=CREDIT_CARD]').prop('checked',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updatePaymentMethod(selectedPaymentMethod);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7B068B" w:rsidRDefault="0066458B" w:rsidP="00404939">
            <w:r w:rsidRPr="00404939">
              <w:rPr>
                <w:sz w:val="20"/>
                <w:szCs w:val="20"/>
                <w:highlight w:val="yellow"/>
              </w:rPr>
              <w:lastRenderedPageBreak/>
              <w:t>}</w:t>
            </w:r>
          </w:p>
        </w:tc>
      </w:tr>
    </w:tbl>
    <w:p w:rsidR="007B068B" w:rsidRDefault="007B068B" w:rsidP="007B068B">
      <w:pPr>
        <w:tabs>
          <w:tab w:val="left" w:pos="720"/>
        </w:tabs>
        <w:ind w:left="720"/>
      </w:pPr>
    </w:p>
    <w:p w:rsidR="007B068B" w:rsidRDefault="007B068B" w:rsidP="007B068B">
      <w:pPr>
        <w:pStyle w:val="ListParagraph"/>
        <w:numPr>
          <w:ilvl w:val="0"/>
          <w:numId w:val="49"/>
        </w:numPr>
        <w:tabs>
          <w:tab w:val="left" w:pos="720"/>
        </w:tabs>
      </w:pPr>
      <w:r w:rsidRPr="0033285D">
        <w:rPr>
          <w:b/>
        </w:rPr>
        <w:t>Remove</w:t>
      </w:r>
      <w:r>
        <w:rPr>
          <w:b/>
        </w:rPr>
        <w:t xml:space="preserve"> </w:t>
      </w:r>
      <w:r w:rsidR="00B1129E">
        <w:rPr>
          <w:b/>
        </w:rPr>
        <w:t>below</w:t>
      </w:r>
      <w:r w:rsidR="00B1129E" w:rsidRPr="0033285D">
        <w:rPr>
          <w:b/>
        </w:rPr>
        <w:t xml:space="preserve"> </w:t>
      </w:r>
      <w:r w:rsidR="00B1129E">
        <w:rPr>
          <w:b/>
        </w:rPr>
        <w:t>function</w:t>
      </w:r>
      <w:r w:rsidRPr="0033285D">
        <w:rPr>
          <w:b/>
        </w:rPr>
        <w:t xml:space="preserve"> creditCardList'-&gt;onChange </w:t>
      </w:r>
      <w:r>
        <w:t xml:space="preserve">below inside the </w:t>
      </w:r>
      <w:r w:rsidRPr="0033285D">
        <w:rPr>
          <w:rFonts w:eastAsiaTheme="majorEastAsia" w:cstheme="majorBidi"/>
          <w:bCs/>
        </w:rPr>
        <w:t xml:space="preserve">exports.init </w:t>
      </w:r>
      <w:r>
        <w:rPr>
          <w:rFonts w:eastAsiaTheme="majorEastAsia" w:cstheme="majorBidi"/>
          <w:bCs/>
        </w:rPr>
        <w:t xml:space="preserve"> </w:t>
      </w:r>
    </w:p>
    <w:p w:rsidR="007B068B" w:rsidRDefault="007B068B" w:rsidP="007B068B">
      <w:pPr>
        <w:tabs>
          <w:tab w:val="left" w:pos="720"/>
        </w:tabs>
        <w:ind w:left="720"/>
      </w:pPr>
      <w:r w:rsidRPr="00E92FEC">
        <w:t>$('#creditCardList').on('change', function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9C10BB" w:rsidRPr="009C10BB" w:rsidRDefault="009C10BB" w:rsidP="009C10BB">
            <w:pPr>
              <w:tabs>
                <w:tab w:val="left" w:pos="720"/>
              </w:tabs>
              <w:rPr>
                <w:sz w:val="20"/>
                <w:szCs w:val="20"/>
              </w:rPr>
            </w:pPr>
            <w:r w:rsidRPr="009C10BB">
              <w:rPr>
                <w:sz w:val="20"/>
                <w:szCs w:val="20"/>
              </w:rPr>
              <w:t>// select credit card from list</w:t>
            </w:r>
          </w:p>
          <w:p w:rsidR="00B33320" w:rsidRPr="00B33320" w:rsidRDefault="00B33320" w:rsidP="00B33320">
            <w:pPr>
              <w:tabs>
                <w:tab w:val="left" w:pos="720"/>
              </w:tabs>
              <w:rPr>
                <w:sz w:val="20"/>
                <w:szCs w:val="20"/>
              </w:rPr>
            </w:pPr>
            <w:r w:rsidRPr="00B33320">
              <w:rPr>
                <w:sz w:val="20"/>
                <w:szCs w:val="20"/>
              </w:rPr>
              <w:t>$('#creditCardList').on('change', function () {</w:t>
            </w:r>
          </w:p>
          <w:p w:rsidR="00B33320" w:rsidRPr="00B33320" w:rsidRDefault="00B33320" w:rsidP="00B33320">
            <w:pPr>
              <w:tabs>
                <w:tab w:val="left" w:pos="720"/>
              </w:tabs>
              <w:rPr>
                <w:sz w:val="20"/>
                <w:szCs w:val="20"/>
              </w:rPr>
            </w:pPr>
            <w:r w:rsidRPr="00B33320">
              <w:rPr>
                <w:sz w:val="20"/>
                <w:szCs w:val="20"/>
              </w:rPr>
              <w:t xml:space="preserve">        var cardUUID = $(this).val();</w:t>
            </w:r>
          </w:p>
          <w:p w:rsidR="00B33320" w:rsidRPr="00B33320" w:rsidRDefault="00B33320" w:rsidP="00B33320">
            <w:pPr>
              <w:tabs>
                <w:tab w:val="left" w:pos="720"/>
              </w:tabs>
              <w:rPr>
                <w:sz w:val="20"/>
                <w:szCs w:val="20"/>
              </w:rPr>
            </w:pPr>
            <w:r w:rsidRPr="00B33320">
              <w:rPr>
                <w:sz w:val="20"/>
                <w:szCs w:val="20"/>
              </w:rPr>
              <w:t xml:space="preserve">        if (!cardUUID) {return;}</w:t>
            </w:r>
          </w:p>
          <w:p w:rsidR="00B33320" w:rsidRPr="00B33320" w:rsidRDefault="00B33320" w:rsidP="00B33320">
            <w:pPr>
              <w:tabs>
                <w:tab w:val="left" w:pos="720"/>
              </w:tabs>
              <w:rPr>
                <w:sz w:val="20"/>
                <w:szCs w:val="20"/>
              </w:rPr>
            </w:pPr>
            <w:r w:rsidRPr="00B33320">
              <w:rPr>
                <w:sz w:val="20"/>
                <w:szCs w:val="20"/>
              </w:rPr>
              <w:t xml:space="preserve">        populateCreditCardForm(cardUUID);</w:t>
            </w:r>
          </w:p>
          <w:p w:rsidR="00B33320" w:rsidRPr="00B33320" w:rsidRDefault="00B33320" w:rsidP="00B33320">
            <w:pPr>
              <w:tabs>
                <w:tab w:val="left" w:pos="720"/>
              </w:tabs>
              <w:rPr>
                <w:sz w:val="20"/>
                <w:szCs w:val="20"/>
              </w:rPr>
            </w:pPr>
          </w:p>
          <w:p w:rsidR="00B33320" w:rsidRPr="00B33320" w:rsidRDefault="00B33320" w:rsidP="00B33320">
            <w:pPr>
              <w:tabs>
                <w:tab w:val="left" w:pos="720"/>
              </w:tabs>
              <w:rPr>
                <w:sz w:val="20"/>
                <w:szCs w:val="20"/>
              </w:rPr>
            </w:pPr>
            <w:r w:rsidRPr="00B33320">
              <w:rPr>
                <w:sz w:val="20"/>
                <w:szCs w:val="20"/>
              </w:rPr>
              <w:t xml:space="preserve">        // remove server side error</w:t>
            </w:r>
          </w:p>
          <w:p w:rsidR="00B33320" w:rsidRPr="00B33320" w:rsidRDefault="00B33320" w:rsidP="00B33320">
            <w:pPr>
              <w:tabs>
                <w:tab w:val="left" w:pos="720"/>
              </w:tabs>
              <w:rPr>
                <w:sz w:val="20"/>
                <w:szCs w:val="20"/>
              </w:rPr>
            </w:pPr>
            <w:r w:rsidRPr="00B33320">
              <w:rPr>
                <w:sz w:val="20"/>
                <w:szCs w:val="20"/>
              </w:rPr>
              <w:t xml:space="preserve">        $('.required.error').removeClass('error');</w:t>
            </w:r>
          </w:p>
          <w:p w:rsidR="007B068B" w:rsidRDefault="00B33320">
            <w:pPr>
              <w:tabs>
                <w:tab w:val="left" w:pos="720"/>
              </w:tabs>
            </w:pPr>
            <w:r w:rsidRPr="00B33320">
              <w:rPr>
                <w:sz w:val="20"/>
                <w:szCs w:val="20"/>
              </w:rPr>
              <w:t xml:space="preserve">        $('.error-message').remove();</w:t>
            </w:r>
            <w:r w:rsidR="009C10BB" w:rsidRPr="009C10BB">
              <w:rPr>
                <w:sz w:val="20"/>
                <w:szCs w:val="20"/>
                <w:highlight w:val="yellow"/>
              </w:rPr>
              <w:t xml:space="preserve"> </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rsidRPr="0033285D">
        <w:rPr>
          <w:b/>
        </w:rPr>
        <w:t>Add new function</w:t>
      </w:r>
      <w:r>
        <w:t xml:space="preserve"> </w:t>
      </w:r>
      <w:r w:rsidRPr="0033285D">
        <w:rPr>
          <w:b/>
        </w:rPr>
        <w:t xml:space="preserve">checkoutForm-&gt;onsubmit </w:t>
      </w:r>
      <w:r>
        <w:t xml:space="preserve">after removal of above function. </w:t>
      </w:r>
      <w:r w:rsidRPr="0033285D">
        <w:rPr>
          <w:rFonts w:eastAsiaTheme="majorEastAsia" w:cstheme="majorBidi"/>
          <w:bCs/>
        </w:rPr>
        <w:t xml:space="preserve">This handles the client </w:t>
      </w:r>
      <w:r w:rsidRPr="00155ACD">
        <w:t>Side Encryption.</w:t>
      </w:r>
    </w:p>
    <w:tbl>
      <w:tblPr>
        <w:tblStyle w:val="TableGrid"/>
        <w:tblW w:w="0" w:type="auto"/>
        <w:tblLook w:val="04A0" w:firstRow="1" w:lastRow="0" w:firstColumn="1" w:lastColumn="0" w:noHBand="0" w:noVBand="1"/>
      </w:tblPr>
      <w:tblGrid>
        <w:gridCol w:w="9736"/>
      </w:tblGrid>
      <w:tr w:rsidR="007B068B" w:rsidTr="00A516A8">
        <w:tc>
          <w:tcPr>
            <w:tcW w:w="9962" w:type="dxa"/>
          </w:tcPr>
          <w:p w:rsidR="004F0740" w:rsidRPr="00404939" w:rsidRDefault="004F0740" w:rsidP="00404939">
            <w:pPr>
              <w:tabs>
                <w:tab w:val="left" w:pos="720"/>
              </w:tabs>
              <w:ind w:left="360"/>
              <w:rPr>
                <w:sz w:val="20"/>
                <w:szCs w:val="20"/>
                <w:highlight w:val="yellow"/>
              </w:rPr>
            </w:pPr>
            <w:r w:rsidRPr="00404939">
              <w:rPr>
                <w:sz w:val="20"/>
                <w:szCs w:val="20"/>
                <w:highlight w:val="yellow"/>
              </w:rPr>
              <w:t>$checkoutForm.on('submit',function(e){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if($('.payment-method-options').find(':checked').val()=='CREDIT_CARD'){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 = {</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cvc: $creditCard.find('input[name*="_cvn"]').val(),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cardHolderName: $creditCard.find('input[name$="creditCard_owner"]').val(),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cardNumber: $creditCard.find('input[name*="_creditCard_number"]').val(),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expiryMonth: $creditCard.find('[name$="_month"]').val() &lt; 10 ? '0'+$creditCard.find('[name$="_month"]').val():$creditCard.find('[name$="_month"]').val(),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expiryYear: $creditCard.find('[name$="_year"]').val(),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Worldpay.setPublicKey(window.SitePreferences.WP_CSE_PUBLIC_KEY);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var encryptedData = Worldpay.encrypt(data, 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console.log("Worldpay Client Side Encryption validation error "+e);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if (encryptedData)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$creditCard.find('[name$="_encryptedData"]').val(encryptedData);</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if($('.payment-method-options').find(':checked').val()=='Worldpay'){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$creditCard.find('select[name$="_type"]').removeAttr("disabled");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$creditCard.find('[name$="_month"]').removeAttr("disabled");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$creditCard.find('[name$="_year"]').removeAttr("disabled");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p>
          <w:p w:rsidR="007B068B" w:rsidRDefault="004F0740" w:rsidP="00404939">
            <w:r w:rsidRPr="00404939">
              <w:rPr>
                <w:sz w:val="20"/>
                <w:szCs w:val="20"/>
              </w:rPr>
              <w:t xml:space="preserve">    });</w:t>
            </w:r>
          </w:p>
        </w:tc>
      </w:tr>
    </w:tbl>
    <w:p w:rsidR="007B068B" w:rsidRDefault="00B1129E" w:rsidP="00404939">
      <w:pPr>
        <w:pStyle w:val="ListParagraph"/>
        <w:numPr>
          <w:ilvl w:val="0"/>
          <w:numId w:val="49"/>
        </w:numPr>
        <w:autoSpaceDE w:val="0"/>
        <w:autoSpaceDN w:val="0"/>
        <w:adjustRightInd w:val="0"/>
        <w:spacing w:after="0" w:line="240" w:lineRule="auto"/>
      </w:pPr>
      <w:r w:rsidRPr="00404939">
        <w:t>Replace the code line “var selectedPaymentMethod = $selectPaymentMethod.find(':checked').val(); “ with “var selectedPaymentMethod = $('.payment-method-options').find(':checked').val();”</w:t>
      </w:r>
      <w:r w:rsidR="002875ED">
        <w:t xml:space="preserve"> in exports init function.</w:t>
      </w:r>
    </w:p>
    <w:p w:rsidR="007B068B" w:rsidRDefault="007B068B" w:rsidP="007B068B">
      <w:pPr>
        <w:pStyle w:val="ListParagraph"/>
        <w:numPr>
          <w:ilvl w:val="0"/>
          <w:numId w:val="49"/>
        </w:numPr>
        <w:tabs>
          <w:tab w:val="left" w:pos="720"/>
        </w:tabs>
      </w:pPr>
      <w:r w:rsidRPr="0033285D">
        <w:rPr>
          <w:b/>
        </w:rPr>
        <w:lastRenderedPageBreak/>
        <w:t>Make a call to new function</w:t>
      </w:r>
      <w:r>
        <w:t xml:space="preserve"> </w:t>
      </w:r>
      <w:r w:rsidRPr="0033285D">
        <w:rPr>
          <w:b/>
        </w:rPr>
        <w:t>populateApmMethods</w:t>
      </w:r>
      <w:r>
        <w:t xml:space="preserve"> </w:t>
      </w:r>
      <w:r w:rsidRPr="0033285D">
        <w:rPr>
          <w:b/>
        </w:rPr>
        <w:t>on country change</w:t>
      </w:r>
      <w:r>
        <w:t xml:space="preserve"> inside function exports.init</w:t>
      </w:r>
      <w:r w:rsidRPr="00883D3B">
        <w:t xml:space="preserve"> </w:t>
      </w:r>
      <w:r>
        <w:t xml:space="preserve">and below </w:t>
      </w:r>
      <w:r w:rsidRPr="008836BB">
        <w:t xml:space="preserve">formPrepare.init({ </w:t>
      </w:r>
    </w:p>
    <w:tbl>
      <w:tblPr>
        <w:tblStyle w:val="TableGrid"/>
        <w:tblW w:w="0" w:type="auto"/>
        <w:tblLook w:val="04A0" w:firstRow="1" w:lastRow="0" w:firstColumn="1" w:lastColumn="0" w:noHBand="0" w:noVBand="1"/>
      </w:tblPr>
      <w:tblGrid>
        <w:gridCol w:w="9736"/>
      </w:tblGrid>
      <w:tr w:rsidR="007B068B" w:rsidTr="00A516A8">
        <w:tc>
          <w:tcPr>
            <w:tcW w:w="9962" w:type="dxa"/>
          </w:tcPr>
          <w:p w:rsidR="00DA10B0" w:rsidRPr="00404939" w:rsidRDefault="00DA10B0" w:rsidP="00404939">
            <w:pPr>
              <w:tabs>
                <w:tab w:val="left" w:pos="720"/>
              </w:tabs>
              <w:ind w:left="360"/>
              <w:rPr>
                <w:sz w:val="18"/>
                <w:szCs w:val="18"/>
              </w:rPr>
            </w:pPr>
            <w:r w:rsidRPr="00404939">
              <w:rPr>
                <w:sz w:val="18"/>
                <w:szCs w:val="18"/>
                <w:highlight w:val="yellow"/>
              </w:rPr>
              <w:t>var selectedPaymentMethod = $('.payment-method-options').find(':checked').val();</w:t>
            </w:r>
          </w:p>
          <w:p w:rsidR="00DA10B0" w:rsidRPr="00404939" w:rsidRDefault="00DA10B0" w:rsidP="00404939">
            <w:pPr>
              <w:tabs>
                <w:tab w:val="left" w:pos="720"/>
              </w:tabs>
              <w:ind w:left="360"/>
              <w:rPr>
                <w:sz w:val="18"/>
                <w:szCs w:val="18"/>
              </w:rPr>
            </w:pP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formPrepare.init({</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formSelector: 'form[id$="billing"]',</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continueSelector: '[name$="billing_save"]'</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w:t>
            </w:r>
          </w:p>
          <w:p w:rsidR="00DA10B0" w:rsidRPr="00404939" w:rsidRDefault="00DA10B0" w:rsidP="00404939">
            <w:pPr>
              <w:tabs>
                <w:tab w:val="left" w:pos="720"/>
              </w:tabs>
              <w:ind w:left="360"/>
              <w:rPr>
                <w:sz w:val="18"/>
                <w:szCs w:val="18"/>
                <w:highlight w:val="yellow"/>
              </w:rPr>
            </w:pP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var $countrySelector= $('select[name$="_country"]');</w:t>
            </w:r>
          </w:p>
          <w:p w:rsidR="00DA10B0" w:rsidRPr="00404939" w:rsidRDefault="00DA10B0" w:rsidP="00404939">
            <w:pPr>
              <w:tabs>
                <w:tab w:val="left" w:pos="720"/>
              </w:tabs>
              <w:ind w:left="360"/>
              <w:rPr>
                <w:sz w:val="18"/>
                <w:szCs w:val="18"/>
                <w:highlight w:val="yellow"/>
              </w:rPr>
            </w:pPr>
            <w:r w:rsidRPr="00404939">
              <w:rPr>
                <w:sz w:val="18"/>
                <w:szCs w:val="18"/>
                <w:highlight w:val="yellow"/>
              </w:rPr>
              <w:tab/>
              <w:t>$countrySelector.on('change',function(e){</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highlight w:val="yellow"/>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$form = $('.address');</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countryCode = $('select[id$="_country"]', $form).val();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fieldForBrazil((selectedPaymentMethod) ? selectedPaymentMethod : 'CREDIT_CARD',countryCode);</w:t>
            </w:r>
          </w:p>
          <w:p w:rsidR="00DA10B0" w:rsidRPr="00404939" w:rsidRDefault="00DA10B0" w:rsidP="00404939">
            <w:pPr>
              <w:tabs>
                <w:tab w:val="left" w:pos="720"/>
              </w:tabs>
              <w:ind w:left="360"/>
              <w:rPr>
                <w:sz w:val="18"/>
                <w:szCs w:val="18"/>
                <w:highlight w:val="yellow"/>
              </w:rPr>
            </w:pPr>
            <w:r w:rsidRPr="00404939">
              <w:rPr>
                <w:sz w:val="18"/>
                <w:szCs w:val="18"/>
                <w:highlight w:val="yellow"/>
              </w:rPr>
              <w:tab/>
              <w:t>//updatePaymentMethod((selectedPaymentMethod) ? selectedPaymentMethod : 'CREDIT_CARD');</w:t>
            </w:r>
          </w:p>
          <w:p w:rsidR="00DA10B0" w:rsidRPr="00404939" w:rsidRDefault="00DA10B0" w:rsidP="00404939">
            <w:pPr>
              <w:tabs>
                <w:tab w:val="left" w:pos="720"/>
              </w:tabs>
              <w:ind w:left="360"/>
              <w:rPr>
                <w:sz w:val="18"/>
                <w:szCs w:val="18"/>
                <w:highlight w:val="yellow"/>
              </w:rPr>
            </w:pPr>
            <w:r w:rsidRPr="00404939">
              <w:rPr>
                <w:sz w:val="18"/>
                <w:szCs w:val="18"/>
                <w:highlight w:val="yellow"/>
              </w:rPr>
              <w:tab/>
              <w:t>});</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rPr>
            </w:pPr>
            <w:r w:rsidRPr="00404939">
              <w:rPr>
                <w:sz w:val="18"/>
                <w:szCs w:val="18"/>
              </w:rPr>
              <w:tab/>
            </w:r>
          </w:p>
          <w:p w:rsidR="00DA10B0" w:rsidRPr="00404939" w:rsidRDefault="00DA10B0" w:rsidP="00404939">
            <w:pPr>
              <w:tabs>
                <w:tab w:val="left" w:pos="720"/>
              </w:tabs>
              <w:ind w:left="360"/>
              <w:rPr>
                <w:sz w:val="18"/>
                <w:szCs w:val="18"/>
              </w:rPr>
            </w:pPr>
            <w:r w:rsidRPr="00404939">
              <w:rPr>
                <w:sz w:val="18"/>
                <w:szCs w:val="18"/>
              </w:rPr>
              <w:t xml:space="preserve">    // default payment method to 'CREDIT_CARD'</w:t>
            </w: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//updatePaymentMethod((selectedPaymentMethod) ? selectedPaymentMethod : 'CREDIT_CARD');</w:t>
            </w:r>
          </w:p>
          <w:p w:rsidR="00DA10B0" w:rsidRPr="00404939" w:rsidRDefault="00DA10B0" w:rsidP="00404939">
            <w:pPr>
              <w:tabs>
                <w:tab w:val="left" w:pos="720"/>
              </w:tabs>
              <w:ind w:left="360"/>
              <w:rPr>
                <w:sz w:val="18"/>
                <w:szCs w:val="18"/>
              </w:rPr>
            </w:pPr>
            <w:r w:rsidRPr="00404939">
              <w:rPr>
                <w:sz w:val="18"/>
                <w:szCs w:val="18"/>
                <w:highlight w:val="yellow"/>
              </w:rPr>
              <w:t xml:space="preserve">    </w:t>
            </w:r>
            <w:r w:rsidR="000B353C" w:rsidRPr="000B353C">
              <w:rPr>
                <w:sz w:val="18"/>
                <w:szCs w:val="18"/>
                <w:highlight w:val="yellow"/>
              </w:rPr>
              <w:t>$checkoutForm.on('click', 'input[type="radio"][name$="_selectedPaymentMethodID"]', function(e){</w:t>
            </w:r>
          </w:p>
          <w:p w:rsidR="00DA10B0" w:rsidRPr="00404939" w:rsidRDefault="00DA10B0" w:rsidP="00404939">
            <w:pPr>
              <w:tabs>
                <w:tab w:val="left" w:pos="720"/>
              </w:tabs>
              <w:ind w:left="360"/>
              <w:rPr>
                <w:sz w:val="18"/>
                <w:szCs w:val="18"/>
              </w:rPr>
            </w:pPr>
            <w:r w:rsidRPr="00404939">
              <w:rPr>
                <w:sz w:val="18"/>
                <w:szCs w:val="18"/>
              </w:rPr>
              <w:t xml:space="preserve">        updatePaymentMethod($(this).val());</w:t>
            </w:r>
          </w:p>
          <w:p w:rsidR="007B068B" w:rsidRDefault="00DA10B0" w:rsidP="00404939">
            <w:r w:rsidRPr="00404939">
              <w:rPr>
                <w:sz w:val="18"/>
                <w:szCs w:val="18"/>
              </w:rPr>
              <w:t xml:space="preserve">    });</w:t>
            </w:r>
          </w:p>
        </w:tc>
      </w:tr>
    </w:tbl>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1" w:name="_Toc413668773"/>
      <w:bookmarkStart w:id="472" w:name="_Toc479578020"/>
      <w:bookmarkStart w:id="473" w:name="_Toc517950251"/>
      <w:r w:rsidRPr="007B068B">
        <w:rPr>
          <w:i w:val="0"/>
          <w:sz w:val="24"/>
          <w:szCs w:val="24"/>
        </w:rPr>
        <w:t>Brazil Integration</w:t>
      </w:r>
      <w:bookmarkEnd w:id="471"/>
      <w:bookmarkEnd w:id="472"/>
      <w:bookmarkEnd w:id="473"/>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 xml:space="preserve">creditcard.xml </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49"/>
        </w:numPr>
      </w:pPr>
      <w:r w:rsidRPr="00003EFE">
        <w:t>Add b</w:t>
      </w:r>
      <w:r>
        <w:t xml:space="preserve">elow code snippet in </w:t>
      </w:r>
      <w:r w:rsidRPr="00372425">
        <w:rPr>
          <w:b/>
        </w:rPr>
        <w:t xml:space="preserve">creditcard.xml </w:t>
      </w:r>
      <w:r w:rsidRPr="00A25EE4">
        <w:t>inside the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372425" w:rsidRPr="00404939" w:rsidRDefault="00372425" w:rsidP="00372425">
            <w:pPr>
              <w:rPr>
                <w:sz w:val="20"/>
                <w:szCs w:val="20"/>
                <w:highlight w:val="yellow"/>
              </w:rPr>
            </w:pPr>
            <w:r w:rsidRPr="00404939">
              <w:rPr>
                <w:sz w:val="20"/>
                <w:szCs w:val="20"/>
                <w:highlight w:val="yellow"/>
              </w:rPr>
              <w:t xml:space="preserve">&lt;!-- field for CPF incase of Brazil --&gt; </w:t>
            </w:r>
          </w:p>
          <w:p w:rsidR="00372425" w:rsidRPr="00404939" w:rsidRDefault="00372425" w:rsidP="00372425">
            <w:pPr>
              <w:rPr>
                <w:sz w:val="20"/>
                <w:szCs w:val="20"/>
                <w:highlight w:val="yellow"/>
              </w:rPr>
            </w:pPr>
            <w:r w:rsidRPr="00404939">
              <w:rPr>
                <w:sz w:val="20"/>
                <w:szCs w:val="20"/>
                <w:highlight w:val="yellow"/>
              </w:rPr>
              <w:tab/>
              <w:t>&lt;field formid="cpf" label="label.cpf" type="string"  max-length="25" binding="CPFNumber" missing-error="creditcard.numbermissingerror" value-error="creditcard.numbervalueerror"/&gt;</w:t>
            </w:r>
          </w:p>
          <w:p w:rsidR="00372425" w:rsidRPr="00404939" w:rsidRDefault="00372425" w:rsidP="00372425">
            <w:pPr>
              <w:rPr>
                <w:sz w:val="20"/>
                <w:szCs w:val="20"/>
                <w:highlight w:val="yellow"/>
              </w:rPr>
            </w:pPr>
            <w:r w:rsidRPr="00404939">
              <w:rPr>
                <w:sz w:val="20"/>
                <w:szCs w:val="20"/>
                <w:highlight w:val="yellow"/>
              </w:rPr>
              <w:tab/>
            </w:r>
          </w:p>
          <w:p w:rsidR="00372425" w:rsidRPr="00404939" w:rsidRDefault="00372425" w:rsidP="00372425">
            <w:pPr>
              <w:rPr>
                <w:sz w:val="20"/>
                <w:szCs w:val="20"/>
                <w:highlight w:val="yellow"/>
              </w:rPr>
            </w:pPr>
            <w:r w:rsidRPr="00404939">
              <w:rPr>
                <w:sz w:val="20"/>
                <w:szCs w:val="20"/>
                <w:highlight w:val="yellow"/>
              </w:rPr>
              <w:tab/>
              <w:t>&lt;!-- field for Installments incase of brazil --&gt;</w:t>
            </w:r>
          </w:p>
          <w:p w:rsidR="00372425" w:rsidRPr="00404939" w:rsidRDefault="00372425" w:rsidP="00372425">
            <w:pPr>
              <w:rPr>
                <w:sz w:val="20"/>
                <w:szCs w:val="20"/>
                <w:highlight w:val="yellow"/>
              </w:rPr>
            </w:pPr>
            <w:r w:rsidRPr="00404939">
              <w:rPr>
                <w:sz w:val="20"/>
                <w:szCs w:val="20"/>
                <w:highlight w:val="yellow"/>
              </w:rPr>
              <w:tab/>
              <w:t>&lt;field formid="installments" label="label.installments" type="string"  max-length="2" binding="Installments" missing-error="creditcard.numbermissingerror" value-error="creditcard.numbervalueerror"/&gt;</w:t>
            </w:r>
          </w:p>
          <w:p w:rsidR="00372425" w:rsidRPr="00404939" w:rsidRDefault="00372425" w:rsidP="00372425">
            <w:pPr>
              <w:rPr>
                <w:sz w:val="20"/>
                <w:szCs w:val="20"/>
                <w:highlight w:val="yellow"/>
              </w:rPr>
            </w:pPr>
          </w:p>
          <w:p w:rsidR="007B068B" w:rsidRDefault="00372425" w:rsidP="00A516A8">
            <w:r w:rsidRPr="00404939">
              <w:rPr>
                <w:sz w:val="20"/>
                <w:szCs w:val="20"/>
                <w:highlight w:val="yellow"/>
              </w:rPr>
              <w:tab/>
              <w:t>&lt;field formid="cards" type="string" mandatory="false" binding="cards"&gt;&lt;/field&gt;</w:t>
            </w:r>
          </w:p>
        </w:tc>
      </w:tr>
    </w:tbl>
    <w:p w:rsidR="007B068B" w:rsidRDefault="007B068B" w:rsidP="007B068B">
      <w:pPr>
        <w:autoSpaceDE w:val="0"/>
        <w:autoSpaceDN w:val="0"/>
        <w:adjustRightInd w:val="0"/>
        <w:spacing w:after="0" w:line="240" w:lineRule="auto"/>
        <w:ind w:left="720"/>
      </w:pPr>
    </w:p>
    <w:p w:rsidR="007B068B" w:rsidRDefault="007B068B" w:rsidP="007B068B">
      <w:r>
        <w:t>**The merchant need to ensure and provide validation and the max limit of the installments they want to support.</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billing.js</w:t>
      </w:r>
      <w:r>
        <w:rPr>
          <w:rFonts w:asciiTheme="minorHAnsi" w:hAnsiTheme="minorHAnsi"/>
          <w:i w:val="0"/>
          <w:iCs w:val="0"/>
          <w:color w:val="548DD4" w:themeColor="text2" w:themeTint="99"/>
          <w:sz w:val="28"/>
          <w:szCs w:val="28"/>
        </w:rPr>
        <w:t>”</w:t>
      </w:r>
      <w:r w:rsidRPr="004534F1">
        <w:rPr>
          <w:rFonts w:asciiTheme="minorHAnsi" w:hAnsiTheme="minorHAnsi"/>
          <w:i w:val="0"/>
          <w:iCs w:val="0"/>
          <w:color w:val="548DD4" w:themeColor="text2" w:themeTint="99"/>
          <w:sz w:val="28"/>
          <w:szCs w:val="28"/>
        </w:rPr>
        <w:t xml:space="preserve"> (compiled into app.js)</w:t>
      </w:r>
    </w:p>
    <w:p w:rsidR="00D37CE0" w:rsidRDefault="007B068B" w:rsidP="00404939">
      <w:r>
        <w:t xml:space="preserve">Add below code snippet to </w:t>
      </w:r>
      <w:r w:rsidRPr="00404939">
        <w:t>billing.js</w:t>
      </w:r>
      <w:r>
        <w:t xml:space="preserve"> for Brazil integration:</w:t>
      </w:r>
    </w:p>
    <w:p w:rsidR="0018720F" w:rsidRDefault="007B068B" w:rsidP="00404939">
      <w:pPr>
        <w:pStyle w:val="ListParagraph"/>
        <w:numPr>
          <w:ilvl w:val="0"/>
          <w:numId w:val="60"/>
        </w:numPr>
      </w:pPr>
      <w:r>
        <w:t xml:space="preserve">Add below function in billing.js after </w:t>
      </w:r>
      <w:r w:rsidRPr="00713939">
        <w:t>populateCreditCardForm</w:t>
      </w:r>
      <w:r>
        <w:t xml:space="preserve"> function and call this method on change of country code:</w:t>
      </w:r>
    </w:p>
    <w:tbl>
      <w:tblPr>
        <w:tblStyle w:val="TableGrid"/>
        <w:tblW w:w="0" w:type="auto"/>
        <w:tblLook w:val="04A0" w:firstRow="1" w:lastRow="0" w:firstColumn="1" w:lastColumn="0" w:noHBand="0" w:noVBand="1"/>
      </w:tblPr>
      <w:tblGrid>
        <w:gridCol w:w="9736"/>
      </w:tblGrid>
      <w:tr w:rsidR="007B068B" w:rsidTr="00A516A8">
        <w:tc>
          <w:tcPr>
            <w:tcW w:w="9962" w:type="dxa"/>
          </w:tcPr>
          <w:p w:rsidR="009964C1" w:rsidRPr="00404939" w:rsidRDefault="009964C1" w:rsidP="00404939">
            <w:pPr>
              <w:ind w:left="360"/>
              <w:rPr>
                <w:sz w:val="20"/>
                <w:szCs w:val="20"/>
                <w:highlight w:val="yellow"/>
              </w:rPr>
            </w:pPr>
            <w:r w:rsidRPr="00404939">
              <w:rPr>
                <w:sz w:val="20"/>
                <w:szCs w:val="20"/>
                <w:highlight w:val="yellow"/>
              </w:rPr>
              <w:t>function fieldForBrazil(paymentMethodID,countryCode){</w:t>
            </w:r>
          </w:p>
          <w:p w:rsidR="009964C1" w:rsidRPr="00404939" w:rsidRDefault="009964C1" w:rsidP="00404939">
            <w:pPr>
              <w:ind w:left="360"/>
              <w:rPr>
                <w:sz w:val="20"/>
                <w:szCs w:val="20"/>
                <w:highlight w:val="yellow"/>
              </w:rPr>
            </w:pPr>
            <w:r w:rsidRPr="00404939">
              <w:rPr>
                <w:sz w:val="20"/>
                <w:szCs w:val="20"/>
                <w:highlight w:val="yellow"/>
              </w:rPr>
              <w:tab/>
              <w:t>if(countryCode =="BR"){</w:t>
            </w:r>
          </w:p>
          <w:p w:rsidR="009964C1" w:rsidRPr="00404939" w:rsidRDefault="009964C1" w:rsidP="00404939">
            <w:pPr>
              <w:ind w:left="360"/>
              <w:rPr>
                <w:sz w:val="20"/>
                <w:szCs w:val="20"/>
                <w:highlight w:val="yellow"/>
              </w:rPr>
            </w:pPr>
            <w:r w:rsidRPr="00404939">
              <w:rPr>
                <w:sz w:val="20"/>
                <w:szCs w:val="20"/>
                <w:highlight w:val="yellow"/>
              </w:rPr>
              <w:lastRenderedPageBreak/>
              <w:tab/>
            </w:r>
            <w:r w:rsidRPr="00404939">
              <w:rPr>
                <w:sz w:val="20"/>
                <w:szCs w:val="20"/>
                <w:highlight w:val="yellow"/>
              </w:rPr>
              <w:tab/>
              <w:t>if(paymentMethodID == "BOLETO-SSL"){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"CREDIT_CARD"){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"Worldpay"){</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$("#Payment_Brazil").hide();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w:t>
            </w:r>
          </w:p>
          <w:p w:rsidR="009964C1" w:rsidRPr="00404939" w:rsidRDefault="009964C1" w:rsidP="00404939">
            <w:pPr>
              <w:ind w:left="360"/>
              <w:rPr>
                <w:sz w:val="20"/>
                <w:szCs w:val="20"/>
                <w:highlight w:val="yellow"/>
              </w:rPr>
            </w:pPr>
            <w:r w:rsidRPr="00404939">
              <w:rPr>
                <w:sz w:val="20"/>
                <w:szCs w:val="20"/>
                <w:highlight w:val="yellow"/>
              </w:rPr>
              <w:tab/>
              <w:t>}else{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$("#Payment_Brazil").hide();</w:t>
            </w:r>
            <w:r w:rsidRPr="00404939">
              <w:rPr>
                <w:sz w:val="20"/>
                <w:szCs w:val="20"/>
                <w:highlight w:val="yellow"/>
              </w:rPr>
              <w:tab/>
            </w:r>
          </w:p>
          <w:p w:rsidR="009964C1" w:rsidRPr="00404939" w:rsidRDefault="009964C1" w:rsidP="00404939">
            <w:pPr>
              <w:ind w:left="360"/>
              <w:rPr>
                <w:sz w:val="20"/>
                <w:szCs w:val="20"/>
                <w:highlight w:val="yellow"/>
              </w:rPr>
            </w:pPr>
            <w:r w:rsidRPr="00404939">
              <w:rPr>
                <w:sz w:val="20"/>
                <w:szCs w:val="20"/>
                <w:highlight w:val="yellow"/>
              </w:rPr>
              <w:tab/>
              <w:t>}</w:t>
            </w:r>
            <w:r w:rsidRPr="00404939">
              <w:rPr>
                <w:sz w:val="20"/>
                <w:szCs w:val="20"/>
                <w:highlight w:val="yellow"/>
              </w:rPr>
              <w:tab/>
            </w:r>
          </w:p>
          <w:p w:rsidR="007B068B" w:rsidRDefault="009964C1" w:rsidP="00404939">
            <w:r w:rsidRPr="00404939">
              <w:rPr>
                <w:sz w:val="20"/>
                <w:szCs w:val="20"/>
                <w:highlight w:val="yellow"/>
              </w:rPr>
              <w:t>}</w:t>
            </w:r>
          </w:p>
        </w:tc>
      </w:tr>
    </w:tbl>
    <w:p w:rsidR="007B068B" w:rsidRDefault="007B068B" w:rsidP="007B068B">
      <w:pPr>
        <w:autoSpaceDE w:val="0"/>
        <w:autoSpaceDN w:val="0"/>
        <w:adjustRightInd w:val="0"/>
        <w:spacing w:after="0" w:line="240" w:lineRule="auto"/>
      </w:pPr>
      <w:r>
        <w:lastRenderedPageBreak/>
        <w:t xml:space="preserve">      </w:t>
      </w:r>
      <w:r>
        <w:tab/>
      </w:r>
    </w:p>
    <w:p w:rsidR="00800FD7" w:rsidRDefault="00800FD7" w:rsidP="00404939">
      <w:pPr>
        <w:pStyle w:val="ListParagraph"/>
        <w:tabs>
          <w:tab w:val="left" w:pos="1230"/>
        </w:tabs>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4" w:name="_Toc413668774"/>
      <w:bookmarkStart w:id="475" w:name="_Toc479578021"/>
      <w:bookmarkStart w:id="476" w:name="_Toc517950252"/>
      <w:r w:rsidRPr="007B068B">
        <w:rPr>
          <w:i w:val="0"/>
          <w:sz w:val="24"/>
          <w:szCs w:val="24"/>
        </w:rPr>
        <w:t>Street Number Implementation</w:t>
      </w:r>
      <w:bookmarkEnd w:id="474"/>
      <w:bookmarkEnd w:id="475"/>
      <w:bookmarkEnd w:id="476"/>
    </w:p>
    <w:p w:rsidR="007B068B" w:rsidRDefault="007B068B" w:rsidP="007B068B">
      <w:pPr>
        <w:ind w:left="1080"/>
        <w:rPr>
          <w:rFonts w:ascii="Calibri" w:hAnsi="Calibri"/>
          <w:color w:val="393939"/>
          <w:sz w:val="21"/>
          <w:szCs w:val="21"/>
        </w:rPr>
      </w:pPr>
      <w:r>
        <w:rPr>
          <w:rFonts w:ascii="Calibri" w:hAnsi="Calibri"/>
          <w:color w:val="393939"/>
          <w:sz w:val="21"/>
          <w:szCs w:val="21"/>
        </w:rPr>
        <w:t>In order to supply the street number (in World</w:t>
      </w:r>
      <w:r w:rsidR="00CA2410">
        <w:rPr>
          <w:rFonts w:ascii="Calibri" w:hAnsi="Calibri"/>
          <w:color w:val="393939"/>
          <w:sz w:val="21"/>
          <w:szCs w:val="21"/>
        </w:rPr>
        <w:t>p</w:t>
      </w:r>
      <w:r>
        <w:rPr>
          <w:rFonts w:ascii="Calibri" w:hAnsi="Calibri"/>
          <w:color w:val="393939"/>
          <w:sz w:val="21"/>
          <w:szCs w:val="21"/>
        </w:rPr>
        <w:t>ay documentation also referred as house number) for the redirect payment model, it is required to implement an appropriate parsing algorithm in the CreateRequestHelper.ds script file. Line number 83 and 145 contains the appropriate attribute that needs to be configured. The street number can appear for example in different configurations:</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In front of the street name (USA, Canada)</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After the street name (Europe)</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As an extra field</w:t>
      </w:r>
    </w:p>
    <w:p w:rsidR="007B068B" w:rsidRDefault="00CA2410" w:rsidP="007B068B">
      <w:pPr>
        <w:ind w:left="1080"/>
        <w:rPr>
          <w:rFonts w:ascii="Calibri" w:hAnsi="Calibri"/>
          <w:color w:val="393939"/>
          <w:sz w:val="21"/>
          <w:szCs w:val="21"/>
        </w:rPr>
      </w:pPr>
      <w:r>
        <w:rPr>
          <w:rFonts w:ascii="Calibri" w:hAnsi="Calibri"/>
          <w:color w:val="393939"/>
          <w:sz w:val="21"/>
          <w:szCs w:val="21"/>
        </w:rPr>
        <w:t>Therefore,</w:t>
      </w:r>
      <w:r w:rsidR="007B068B">
        <w:rPr>
          <w:rFonts w:ascii="Calibri" w:hAnsi="Calibri"/>
          <w:color w:val="393939"/>
          <w:sz w:val="21"/>
          <w:szCs w:val="21"/>
        </w:rPr>
        <w:t xml:space="preserve"> the appropriate parsing logic has to be implemented during installation and according to the used scenario. If this step is not taken, the customer will have to resupply the street number at the World</w:t>
      </w:r>
      <w:r>
        <w:rPr>
          <w:rFonts w:ascii="Calibri" w:hAnsi="Calibri"/>
          <w:color w:val="393939"/>
          <w:sz w:val="21"/>
          <w:szCs w:val="21"/>
        </w:rPr>
        <w:t>p</w:t>
      </w:r>
      <w:r w:rsidR="007B068B">
        <w:rPr>
          <w:rFonts w:ascii="Calibri" w:hAnsi="Calibri"/>
          <w:color w:val="393939"/>
          <w:sz w:val="21"/>
          <w:szCs w:val="21"/>
        </w:rPr>
        <w:t xml:space="preserve">ay payment page. For more </w:t>
      </w:r>
      <w:r>
        <w:rPr>
          <w:rFonts w:ascii="Calibri" w:hAnsi="Calibri"/>
          <w:color w:val="393939"/>
          <w:sz w:val="21"/>
          <w:szCs w:val="21"/>
        </w:rPr>
        <w:t>information,</w:t>
      </w:r>
      <w:r w:rsidR="007B068B">
        <w:rPr>
          <w:rFonts w:ascii="Calibri" w:hAnsi="Calibri"/>
          <w:color w:val="393939"/>
          <w:sz w:val="21"/>
          <w:szCs w:val="21"/>
        </w:rPr>
        <w:t xml:space="preserve"> please refer to the WorldPay documentation.</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7" w:name="_Toc479578022"/>
      <w:bookmarkStart w:id="478" w:name="_Toc517950253"/>
      <w:r w:rsidRPr="007B068B">
        <w:rPr>
          <w:i w:val="0"/>
          <w:sz w:val="24"/>
          <w:szCs w:val="24"/>
        </w:rPr>
        <w:t>Error Messaging</w:t>
      </w:r>
      <w:bookmarkEnd w:id="477"/>
      <w:bookmarkEnd w:id="478"/>
      <w:r w:rsidRPr="007B068B">
        <w:rPr>
          <w:i w:val="0"/>
          <w:sz w:val="24"/>
          <w:szCs w:val="24"/>
        </w:rPr>
        <w:t xml:space="preserve"> </w:t>
      </w:r>
    </w:p>
    <w:p w:rsidR="007B068B" w:rsidRDefault="007B068B" w:rsidP="007B068B">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479" w:name="_Toc479578023"/>
      <w:bookmarkStart w:id="480" w:name="_Toc517950254"/>
      <w:r w:rsidRPr="007B068B">
        <w:rPr>
          <w:i w:val="0"/>
          <w:sz w:val="24"/>
          <w:szCs w:val="24"/>
        </w:rPr>
        <w:lastRenderedPageBreak/>
        <w:t>Client Side Encryption</w:t>
      </w:r>
      <w:bookmarkEnd w:id="479"/>
      <w:bookmarkEnd w:id="480"/>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pt_checkout.isml</w:t>
      </w:r>
      <w:r>
        <w:rPr>
          <w:rFonts w:asciiTheme="minorHAnsi" w:hAnsiTheme="minorHAnsi"/>
          <w:i w:val="0"/>
          <w:iCs w:val="0"/>
          <w:color w:val="548DD4" w:themeColor="text2" w:themeTint="99"/>
          <w:sz w:val="28"/>
          <w:szCs w:val="28"/>
        </w:rPr>
        <w:t>”</w:t>
      </w:r>
    </w:p>
    <w:p w:rsidR="007B068B" w:rsidRDefault="007B068B" w:rsidP="007B068B">
      <w:r>
        <w:t>Add below code snippet to pt_checkout.isml  for Client Side Encryption before &lt;/head&gt; tag closing.</w:t>
      </w:r>
    </w:p>
    <w:tbl>
      <w:tblPr>
        <w:tblStyle w:val="TableGrid"/>
        <w:tblW w:w="0" w:type="auto"/>
        <w:tblLook w:val="04A0" w:firstRow="1" w:lastRow="0" w:firstColumn="1" w:lastColumn="0" w:noHBand="0" w:noVBand="1"/>
      </w:tblPr>
      <w:tblGrid>
        <w:gridCol w:w="9736"/>
      </w:tblGrid>
      <w:tr w:rsidR="00013A02" w:rsidTr="00013A02">
        <w:tc>
          <w:tcPr>
            <w:tcW w:w="9736" w:type="dxa"/>
          </w:tcPr>
          <w:p w:rsidR="0078101E" w:rsidRDefault="0078101E" w:rsidP="0078101E">
            <w:r>
              <w:t>&lt;iscomment&gt;Add template-specific header information here.&lt;/iscomment&gt;</w:t>
            </w:r>
          </w:p>
          <w:p w:rsidR="0078101E" w:rsidRDefault="0078101E" w:rsidP="0078101E">
            <w:r>
              <w:tab/>
            </w:r>
          </w:p>
          <w:p w:rsidR="0078101E" w:rsidRPr="00404939" w:rsidRDefault="0078101E" w:rsidP="0078101E">
            <w:pPr>
              <w:rPr>
                <w:highlight w:val="yellow"/>
              </w:rPr>
            </w:pPr>
            <w:r>
              <w:tab/>
            </w:r>
            <w:r w:rsidRPr="00404939">
              <w:rPr>
                <w:highlight w:val="yellow"/>
              </w:rPr>
              <w:t xml:space="preserve">&lt;isif condition="${dw.system.Site.getCurrent().getCustomPreferenceValue('WorldpayEnableClientSideEncryption')}"&gt; </w:t>
            </w:r>
          </w:p>
          <w:p w:rsidR="0078101E" w:rsidRPr="00404939" w:rsidRDefault="0078101E" w:rsidP="0078101E">
            <w:pPr>
              <w:rPr>
                <w:highlight w:val="yellow"/>
              </w:rPr>
            </w:pPr>
            <w:r w:rsidRPr="00404939">
              <w:rPr>
                <w:highlight w:val="yellow"/>
              </w:rPr>
              <w:tab/>
            </w:r>
            <w:r w:rsidRPr="00404939">
              <w:rPr>
                <w:highlight w:val="yellow"/>
              </w:rPr>
              <w:tab/>
              <w:t>&lt;script src="https://payments.worldpay.com/resources/cse/js/worldpay-cse-1.0.1.min.js"&gt;&lt;/script&gt;</w:t>
            </w:r>
          </w:p>
          <w:p w:rsidR="00013A02" w:rsidRDefault="0078101E" w:rsidP="0078101E">
            <w:r w:rsidRPr="00404939">
              <w:rPr>
                <w:highlight w:val="yellow"/>
              </w:rPr>
              <w:tab/>
              <w:t>&lt;/isif&gt;</w:t>
            </w:r>
            <w:r>
              <w:tab/>
            </w:r>
          </w:p>
          <w:p w:rsidR="00013A02" w:rsidRDefault="00013A02" w:rsidP="007B068B"/>
        </w:tc>
      </w:tr>
    </w:tbl>
    <w:p w:rsidR="00013A02" w:rsidRDefault="00013A02" w:rsidP="007B068B"/>
    <w:p w:rsidR="007B068B" w:rsidRPr="004534F1" w:rsidRDefault="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“c</w:t>
      </w:r>
      <w:r w:rsidRPr="004534F1">
        <w:rPr>
          <w:rFonts w:asciiTheme="minorHAnsi" w:hAnsiTheme="minorHAnsi"/>
          <w:i w:val="0"/>
          <w:iCs w:val="0"/>
          <w:color w:val="548DD4" w:themeColor="text2" w:themeTint="99"/>
          <w:sz w:val="28"/>
          <w:szCs w:val="28"/>
        </w:rPr>
        <w:t>reditcard.xml</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Add the below code snippet in creditcard</w:t>
      </w:r>
      <w:r w:rsidRPr="001F7CF4">
        <w:t>.xml</w:t>
      </w:r>
      <w:r>
        <w:t xml:space="preserve"> inside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CA2410" w:rsidRPr="00404939" w:rsidRDefault="00CA2410" w:rsidP="00CA2410">
            <w:pPr>
              <w:autoSpaceDE w:val="0"/>
              <w:autoSpaceDN w:val="0"/>
              <w:adjustRightInd w:val="0"/>
              <w:rPr>
                <w:highlight w:val="yellow"/>
              </w:rPr>
            </w:pPr>
            <w:r w:rsidRPr="00404939">
              <w:rPr>
                <w:highlight w:val="yellow"/>
              </w:rPr>
              <w:t>&lt;!-- field for credit card encrypted data --&gt;</w:t>
            </w:r>
          </w:p>
          <w:p w:rsidR="007B068B" w:rsidRDefault="00CA2410" w:rsidP="00A516A8">
            <w:pPr>
              <w:autoSpaceDE w:val="0"/>
              <w:autoSpaceDN w:val="0"/>
              <w:adjustRightInd w:val="0"/>
            </w:pPr>
            <w:r w:rsidRPr="00404939">
              <w:rPr>
                <w:highlight w:val="yellow"/>
              </w:rPr>
              <w:tab/>
              <w:t>&lt;field formid="encryptedData"  type="string" mandatory="false" /&gt;</w:t>
            </w:r>
          </w:p>
        </w:tc>
      </w:tr>
    </w:tbl>
    <w:p w:rsidR="007B068B" w:rsidRDefault="007B068B" w:rsidP="007B068B">
      <w:pPr>
        <w:autoSpaceDE w:val="0"/>
        <w:autoSpaceDN w:val="0"/>
        <w:adjustRightInd w:val="0"/>
        <w:spacing w:after="0" w:line="240" w:lineRule="auto"/>
      </w:pPr>
      <w:r w:rsidRPr="00F50476">
        <w:t xml:space="preserve">   </w:t>
      </w:r>
    </w:p>
    <w:p w:rsidR="007B068B" w:rsidRDefault="007B068B" w:rsidP="007B068B">
      <w:pPr>
        <w:autoSpaceDE w:val="0"/>
        <w:autoSpaceDN w:val="0"/>
        <w:adjustRightInd w:val="0"/>
        <w:spacing w:after="0" w:line="240" w:lineRule="auto"/>
      </w:pPr>
      <w:r>
        <w:t>Make CVN field as non mandatory</w:t>
      </w:r>
      <w:r w:rsidRPr="00F50476">
        <w:tab/>
      </w:r>
    </w:p>
    <w:tbl>
      <w:tblPr>
        <w:tblStyle w:val="TableGrid"/>
        <w:tblW w:w="0" w:type="auto"/>
        <w:tblLook w:val="04A0" w:firstRow="1" w:lastRow="0" w:firstColumn="1" w:lastColumn="0" w:noHBand="0" w:noVBand="1"/>
      </w:tblPr>
      <w:tblGrid>
        <w:gridCol w:w="9736"/>
      </w:tblGrid>
      <w:tr w:rsidR="007B068B" w:rsidTr="00A516A8">
        <w:tc>
          <w:tcPr>
            <w:tcW w:w="9962" w:type="dxa"/>
          </w:tcPr>
          <w:p w:rsidR="0072379A" w:rsidRDefault="0072379A" w:rsidP="0072379A">
            <w:pPr>
              <w:rPr>
                <w:noProof/>
              </w:rPr>
            </w:pPr>
            <w:r>
              <w:rPr>
                <w:noProof/>
              </w:rPr>
              <w:t>&lt;!-- field for credit card security code --&gt;</w:t>
            </w:r>
          </w:p>
          <w:p w:rsidR="0072379A" w:rsidRDefault="0072379A" w:rsidP="0072379A">
            <w:pPr>
              <w:rPr>
                <w:noProof/>
              </w:rPr>
            </w:pPr>
            <w:r>
              <w:rPr>
                <w:noProof/>
              </w:rPr>
              <w:t xml:space="preserve">    &lt;field formid="cvn" label="creditcard.cvnlabel" type="string" mandatory="true" masked="0"</w:t>
            </w:r>
          </w:p>
          <w:p w:rsidR="007B068B" w:rsidRDefault="0072379A" w:rsidP="0072379A">
            <w:pPr>
              <w:rPr>
                <w:noProof/>
              </w:rPr>
            </w:pPr>
            <w:r>
              <w:rPr>
                <w:noProof/>
              </w:rPr>
              <w:t xml:space="preserve">     </w:t>
            </w:r>
            <w:r>
              <w:rPr>
                <w:noProof/>
              </w:rPr>
              <w:tab/>
              <w:t>missing-error="creditcard.cvnmissingerror" value-error="creditcard.cvnrangeerror"/&gt;</w:t>
            </w:r>
          </w:p>
        </w:tc>
      </w:tr>
    </w:tbl>
    <w:p w:rsidR="007B068B" w:rsidRDefault="007B068B" w:rsidP="007B068B">
      <w:pPr>
        <w:rPr>
          <w:noProof/>
        </w:rPr>
      </w:pPr>
    </w:p>
    <w:p w:rsidR="00EC3566" w:rsidRDefault="00EC3566" w:rsidP="00404939">
      <w:pPr>
        <w:pStyle w:val="ListParagraph"/>
        <w:numPr>
          <w:ilvl w:val="0"/>
          <w:numId w:val="60"/>
        </w:numPr>
        <w:rPr>
          <w:noProof/>
        </w:rPr>
      </w:pPr>
      <w:r>
        <w:rPr>
          <w:noProof/>
        </w:rPr>
        <w:t xml:space="preserve">Add the below snippet in creditcard.xml </w:t>
      </w:r>
    </w:p>
    <w:tbl>
      <w:tblPr>
        <w:tblStyle w:val="TableGrid"/>
        <w:tblW w:w="0" w:type="auto"/>
        <w:tblInd w:w="-5" w:type="dxa"/>
        <w:tblLook w:val="04A0" w:firstRow="1" w:lastRow="0" w:firstColumn="1" w:lastColumn="0" w:noHBand="0" w:noVBand="1"/>
      </w:tblPr>
      <w:tblGrid>
        <w:gridCol w:w="9741"/>
      </w:tblGrid>
      <w:tr w:rsidR="00EC3566" w:rsidTr="00404939">
        <w:tc>
          <w:tcPr>
            <w:tcW w:w="9741" w:type="dxa"/>
          </w:tcPr>
          <w:p w:rsidR="00EC3566" w:rsidRDefault="00EC3566" w:rsidP="00EC3566">
            <w:pPr>
              <w:pStyle w:val="ListParagraph"/>
              <w:ind w:left="0"/>
              <w:rPr>
                <w:noProof/>
              </w:rPr>
            </w:pPr>
            <w:r w:rsidRPr="00404939">
              <w:rPr>
                <w:noProof/>
                <w:highlight w:val="yellow"/>
              </w:rPr>
              <w:t>&lt;field formid="cards" type="string" mandatory="false" binding="cards"&gt;&lt;/field&gt;</w:t>
            </w:r>
          </w:p>
        </w:tc>
      </w:tr>
    </w:tbl>
    <w:p w:rsidR="00EC3566" w:rsidRDefault="00EC3566" w:rsidP="00404939">
      <w:pPr>
        <w:pStyle w:val="ListParagraph"/>
        <w:numPr>
          <w:ilvl w:val="0"/>
          <w:numId w:val="60"/>
        </w:numPr>
        <w:rPr>
          <w:noProof/>
        </w:rPr>
      </w:pPr>
      <w:r>
        <w:rPr>
          <w:noProof/>
        </w:rPr>
        <w:t>Add the below snippet to increase the size of the card</w:t>
      </w:r>
    </w:p>
    <w:tbl>
      <w:tblPr>
        <w:tblStyle w:val="TableGrid"/>
        <w:tblW w:w="0" w:type="auto"/>
        <w:tblInd w:w="-5" w:type="dxa"/>
        <w:tblLook w:val="04A0" w:firstRow="1" w:lastRow="0" w:firstColumn="1" w:lastColumn="0" w:noHBand="0" w:noVBand="1"/>
      </w:tblPr>
      <w:tblGrid>
        <w:gridCol w:w="9016"/>
      </w:tblGrid>
      <w:tr w:rsidR="00EC3566" w:rsidTr="00404939">
        <w:tc>
          <w:tcPr>
            <w:tcW w:w="9016" w:type="dxa"/>
          </w:tcPr>
          <w:p w:rsidR="00EC3566" w:rsidRPr="00404939" w:rsidRDefault="00EC3566" w:rsidP="00404939">
            <w:pPr>
              <w:jc w:val="both"/>
              <w:rPr>
                <w:noProof/>
                <w:highlight w:val="yellow"/>
              </w:rPr>
            </w:pPr>
            <w:r w:rsidRPr="00404939">
              <w:rPr>
                <w:noProof/>
                <w:highlight w:val="yellow"/>
              </w:rPr>
              <w:t>&lt;!-- field for credit card number --&gt;</w:t>
            </w:r>
          </w:p>
          <w:p w:rsidR="00EC3566" w:rsidRPr="00404939" w:rsidRDefault="00EC3566" w:rsidP="00404939">
            <w:pPr>
              <w:rPr>
                <w:noProof/>
                <w:highlight w:val="yellow"/>
              </w:rPr>
            </w:pPr>
            <w:r w:rsidRPr="00404939">
              <w:rPr>
                <w:noProof/>
                <w:highlight w:val="yellow"/>
              </w:rPr>
              <w:t xml:space="preserve">    &lt;field formid="number" label="creditcard.number" type="string" mandatory="true" masked="4" max-length="23"</w:t>
            </w:r>
          </w:p>
          <w:p w:rsidR="00EC3566" w:rsidRPr="00404939" w:rsidRDefault="00EC3566" w:rsidP="00404939">
            <w:pPr>
              <w:rPr>
                <w:noProof/>
                <w:highlight w:val="yellow"/>
              </w:rPr>
            </w:pPr>
            <w:r w:rsidRPr="00404939">
              <w:rPr>
                <w:noProof/>
                <w:highlight w:val="yellow"/>
              </w:rPr>
              <w:tab/>
              <w:t xml:space="preserve">    description="creditcard.numberexample" binding="creditCardNumber"</w:t>
            </w:r>
          </w:p>
          <w:p w:rsidR="00EC3566" w:rsidRDefault="00EC3566" w:rsidP="00404939">
            <w:pPr>
              <w:rPr>
                <w:noProof/>
              </w:rPr>
            </w:pPr>
            <w:r w:rsidRPr="00404939">
              <w:rPr>
                <w:noProof/>
                <w:highlight w:val="yellow"/>
              </w:rPr>
              <w:tab/>
              <w:t xml:space="preserve">    missing-error="creditcard.numbermissingerror" value-error="creditcard.numbervalueerror"/&gt;</w:t>
            </w:r>
          </w:p>
        </w:tc>
      </w:tr>
    </w:tbl>
    <w:p w:rsidR="00EC3566" w:rsidRDefault="00636C09" w:rsidP="00404939">
      <w:pPr>
        <w:pStyle w:val="ListParagraph"/>
        <w:numPr>
          <w:ilvl w:val="0"/>
          <w:numId w:val="60"/>
        </w:numPr>
        <w:rPr>
          <w:noProof/>
        </w:rPr>
      </w:pPr>
      <w:r>
        <w:rPr>
          <w:noProof/>
        </w:rPr>
        <w:t xml:space="preserve">Add the below snippet to increase the </w:t>
      </w:r>
      <w:r w:rsidRPr="00636C09">
        <w:rPr>
          <w:noProof/>
        </w:rPr>
        <w:t>expiration</w:t>
      </w:r>
      <w:r>
        <w:rPr>
          <w:noProof/>
        </w:rPr>
        <w:t xml:space="preserve"> years. </w:t>
      </w:r>
    </w:p>
    <w:tbl>
      <w:tblPr>
        <w:tblStyle w:val="TableGrid"/>
        <w:tblW w:w="0" w:type="auto"/>
        <w:tblLook w:val="04A0" w:firstRow="1" w:lastRow="0" w:firstColumn="1" w:lastColumn="0" w:noHBand="0" w:noVBand="1"/>
      </w:tblPr>
      <w:tblGrid>
        <w:gridCol w:w="9736"/>
      </w:tblGrid>
      <w:tr w:rsidR="00636C09" w:rsidTr="00636C09">
        <w:tc>
          <w:tcPr>
            <w:tcW w:w="9736" w:type="dxa"/>
          </w:tcPr>
          <w:p w:rsidR="00636C09" w:rsidRPr="00404939" w:rsidRDefault="00636C09" w:rsidP="00404939">
            <w:pPr>
              <w:rPr>
                <w:noProof/>
                <w:highlight w:val="yellow"/>
              </w:rPr>
            </w:pPr>
            <w:r w:rsidRPr="00404939">
              <w:rPr>
                <w:noProof/>
                <w:highlight w:val="yellow"/>
              </w:rPr>
              <w:t>&lt;field formid="year" label="resource.year" type="integer" mandatory="true" binding="creditCardExpirationYear"</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missing-error="creditcard.yearmissingerror"&gt;</w:t>
            </w:r>
          </w:p>
          <w:p w:rsidR="00636C09" w:rsidRPr="00404939" w:rsidRDefault="00636C09" w:rsidP="00404939">
            <w:pPr>
              <w:rPr>
                <w:noProof/>
                <w:highlight w:val="yellow"/>
              </w:rPr>
            </w:pPr>
            <w:r w:rsidRPr="00404939">
              <w:rPr>
                <w:noProof/>
                <w:highlight w:val="yellow"/>
              </w:rPr>
              <w:tab/>
              <w:t xml:space="preserve">        &lt;options&gt;</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&lt;option optionid="2018" label="year.2018" value="2018"/&gt;</w:t>
            </w:r>
          </w:p>
          <w:p w:rsidR="00636C09" w:rsidRPr="00404939" w:rsidRDefault="00636C09" w:rsidP="00404939">
            <w:pPr>
              <w:rPr>
                <w:noProof/>
                <w:highlight w:val="yellow"/>
              </w:rPr>
            </w:pPr>
            <w:r w:rsidRPr="00404939">
              <w:rPr>
                <w:noProof/>
                <w:highlight w:val="yellow"/>
              </w:rPr>
              <w:tab/>
              <w:t xml:space="preserve">            &lt;option optionid="2019" label="year.2019" value="2019"/&gt;</w:t>
            </w:r>
          </w:p>
          <w:p w:rsidR="00636C09" w:rsidRPr="00404939" w:rsidRDefault="00636C09" w:rsidP="00404939">
            <w:pPr>
              <w:rPr>
                <w:noProof/>
                <w:highlight w:val="yellow"/>
              </w:rPr>
            </w:pPr>
            <w:r w:rsidRPr="00404939">
              <w:rPr>
                <w:noProof/>
                <w:highlight w:val="yellow"/>
              </w:rPr>
              <w:tab/>
              <w:t xml:space="preserve">            &lt;option optionid="2020" label="year.2020" value="2020"/&gt;</w:t>
            </w:r>
          </w:p>
          <w:p w:rsidR="00636C09" w:rsidRPr="00404939" w:rsidRDefault="00636C09" w:rsidP="00404939">
            <w:pPr>
              <w:rPr>
                <w:noProof/>
                <w:highlight w:val="yellow"/>
              </w:rPr>
            </w:pPr>
            <w:r w:rsidRPr="00404939">
              <w:rPr>
                <w:noProof/>
                <w:highlight w:val="yellow"/>
              </w:rPr>
              <w:tab/>
              <w:t xml:space="preserve">            &lt;option optionid="2021" label="year.2021" value="2021"/&gt;</w:t>
            </w:r>
          </w:p>
          <w:p w:rsidR="00636C09" w:rsidRPr="00404939" w:rsidRDefault="00636C09" w:rsidP="00404939">
            <w:pPr>
              <w:rPr>
                <w:noProof/>
                <w:highlight w:val="yellow"/>
              </w:rPr>
            </w:pPr>
            <w:r w:rsidRPr="00404939">
              <w:rPr>
                <w:noProof/>
                <w:highlight w:val="yellow"/>
              </w:rPr>
              <w:tab/>
              <w:t xml:space="preserve">            &lt;option optionid="2022" label="year.2022" value="2022"/&gt; </w:t>
            </w:r>
          </w:p>
          <w:p w:rsidR="00636C09" w:rsidRPr="00404939" w:rsidRDefault="00636C09" w:rsidP="00404939">
            <w:pPr>
              <w:rPr>
                <w:noProof/>
                <w:highlight w:val="yellow"/>
              </w:rPr>
            </w:pPr>
            <w:r w:rsidRPr="00404939">
              <w:rPr>
                <w:noProof/>
                <w:highlight w:val="yellow"/>
              </w:rPr>
              <w:lastRenderedPageBreak/>
              <w:tab/>
              <w:t xml:space="preserve">            &lt;option optionid="2023" label="year.2023" value="2023"/&gt;</w:t>
            </w:r>
          </w:p>
          <w:p w:rsidR="00636C09" w:rsidRPr="00404939" w:rsidRDefault="00636C09" w:rsidP="00404939">
            <w:pPr>
              <w:rPr>
                <w:noProof/>
                <w:highlight w:val="yellow"/>
              </w:rPr>
            </w:pPr>
            <w:r w:rsidRPr="00404939">
              <w:rPr>
                <w:noProof/>
                <w:highlight w:val="yellow"/>
              </w:rPr>
              <w:tab/>
              <w:t xml:space="preserve">            &lt;option optionid="2024" label="year.2024" value="2024"/&gt;</w:t>
            </w:r>
          </w:p>
          <w:p w:rsidR="00636C09" w:rsidRPr="00404939" w:rsidRDefault="00636C09" w:rsidP="00404939">
            <w:pPr>
              <w:rPr>
                <w:noProof/>
                <w:highlight w:val="yellow"/>
              </w:rPr>
            </w:pPr>
            <w:r w:rsidRPr="00404939">
              <w:rPr>
                <w:noProof/>
                <w:highlight w:val="yellow"/>
              </w:rPr>
              <w:tab/>
              <w:t xml:space="preserve">            &lt;option optionid="2025" label="year.2025" value="2025"/&gt;</w:t>
            </w:r>
          </w:p>
          <w:p w:rsidR="00636C09" w:rsidRPr="00404939" w:rsidRDefault="00636C09" w:rsidP="00404939">
            <w:pPr>
              <w:rPr>
                <w:noProof/>
                <w:highlight w:val="yellow"/>
              </w:rPr>
            </w:pPr>
            <w:r w:rsidRPr="00404939">
              <w:rPr>
                <w:noProof/>
                <w:highlight w:val="yellow"/>
              </w:rPr>
              <w:tab/>
              <w:t xml:space="preserve">            &lt;option optionid="2026" label="year.2026" value="2026"/&gt;</w:t>
            </w:r>
          </w:p>
          <w:p w:rsidR="00636C09" w:rsidRPr="00404939" w:rsidRDefault="00636C09" w:rsidP="00404939">
            <w:pPr>
              <w:rPr>
                <w:noProof/>
                <w:highlight w:val="yellow"/>
              </w:rPr>
            </w:pPr>
            <w:r w:rsidRPr="00404939">
              <w:rPr>
                <w:noProof/>
                <w:highlight w:val="yellow"/>
              </w:rPr>
              <w:tab/>
              <w:t xml:space="preserve">            &lt;option optionid="2027" label="year.2027" value="2027"/&gt;</w:t>
            </w:r>
          </w:p>
          <w:p w:rsidR="00636C09" w:rsidRPr="00404939" w:rsidRDefault="00636C09" w:rsidP="00404939">
            <w:pPr>
              <w:rPr>
                <w:noProof/>
                <w:highlight w:val="yellow"/>
              </w:rPr>
            </w:pPr>
            <w:r w:rsidRPr="00404939">
              <w:rPr>
                <w:noProof/>
                <w:highlight w:val="yellow"/>
              </w:rPr>
              <w:tab/>
              <w:t xml:space="preserve">            &lt;option optionid="2028" label="year.2028" value="2028"/&gt;</w:t>
            </w:r>
          </w:p>
          <w:p w:rsidR="00636C09" w:rsidRPr="00404939" w:rsidRDefault="00636C09" w:rsidP="00404939">
            <w:pPr>
              <w:rPr>
                <w:noProof/>
                <w:highlight w:val="yellow"/>
              </w:rPr>
            </w:pPr>
            <w:r w:rsidRPr="00404939">
              <w:rPr>
                <w:noProof/>
                <w:highlight w:val="yellow"/>
              </w:rPr>
              <w:tab/>
              <w:t xml:space="preserve">            &lt;option optionid="2029" label="year.2029" value="2029"/&gt;</w:t>
            </w:r>
          </w:p>
          <w:p w:rsidR="00636C09" w:rsidRPr="00404939" w:rsidRDefault="00636C09" w:rsidP="00404939">
            <w:pPr>
              <w:rPr>
                <w:noProof/>
                <w:highlight w:val="yellow"/>
              </w:rPr>
            </w:pPr>
            <w:r w:rsidRPr="00404939">
              <w:rPr>
                <w:noProof/>
                <w:highlight w:val="yellow"/>
              </w:rPr>
              <w:tab/>
              <w:t xml:space="preserve">            &lt;option optionid="2030" label="year.2030" value="2030"/&gt;</w:t>
            </w:r>
          </w:p>
          <w:p w:rsidR="00636C09" w:rsidRPr="00404939" w:rsidRDefault="00636C09" w:rsidP="00404939">
            <w:pPr>
              <w:rPr>
                <w:noProof/>
                <w:highlight w:val="yellow"/>
              </w:rPr>
            </w:pPr>
            <w:r w:rsidRPr="00404939">
              <w:rPr>
                <w:noProof/>
                <w:highlight w:val="yellow"/>
              </w:rPr>
              <w:tab/>
              <w:t xml:space="preserve">            &lt;option optionid="2031" label="year.2031" value="2031"/&gt;</w:t>
            </w:r>
          </w:p>
          <w:p w:rsidR="00636C09" w:rsidRPr="00404939" w:rsidRDefault="00636C09" w:rsidP="00404939">
            <w:pPr>
              <w:rPr>
                <w:noProof/>
                <w:highlight w:val="yellow"/>
              </w:rPr>
            </w:pPr>
            <w:r w:rsidRPr="00404939">
              <w:rPr>
                <w:noProof/>
                <w:highlight w:val="yellow"/>
              </w:rPr>
              <w:tab/>
              <w:t xml:space="preserve">            &lt;option optionid="2032" label="year.2032" value="2032"/&gt;</w:t>
            </w:r>
          </w:p>
          <w:p w:rsidR="00636C09" w:rsidRPr="00404939" w:rsidRDefault="00636C09" w:rsidP="00404939">
            <w:pPr>
              <w:rPr>
                <w:noProof/>
                <w:highlight w:val="yellow"/>
              </w:rPr>
            </w:pPr>
            <w:r w:rsidRPr="00404939">
              <w:rPr>
                <w:noProof/>
                <w:highlight w:val="yellow"/>
              </w:rPr>
              <w:tab/>
              <w:t xml:space="preserve">            &lt;option optionid="2033" label="year.2033" value="2033"/&gt;</w:t>
            </w:r>
          </w:p>
          <w:p w:rsidR="00636C09" w:rsidRPr="00404939" w:rsidRDefault="00636C09" w:rsidP="00404939">
            <w:pPr>
              <w:rPr>
                <w:noProof/>
                <w:highlight w:val="yellow"/>
              </w:rPr>
            </w:pPr>
            <w:r w:rsidRPr="00404939">
              <w:rPr>
                <w:noProof/>
                <w:highlight w:val="yellow"/>
              </w:rPr>
              <w:tab/>
              <w:t xml:space="preserve">            &lt;option optionid="2034" label="year.2034" value="2034"/&gt; </w:t>
            </w:r>
          </w:p>
          <w:p w:rsidR="00636C09" w:rsidRPr="00404939" w:rsidRDefault="00636C09" w:rsidP="00404939">
            <w:pPr>
              <w:rPr>
                <w:noProof/>
                <w:highlight w:val="yellow"/>
              </w:rPr>
            </w:pPr>
            <w:r w:rsidRPr="00404939">
              <w:rPr>
                <w:noProof/>
                <w:highlight w:val="yellow"/>
              </w:rPr>
              <w:tab/>
              <w:t xml:space="preserve">            &lt;option optionid="2035" label="year.2035" value="2035"/&gt;</w:t>
            </w:r>
          </w:p>
          <w:p w:rsidR="00636C09" w:rsidRPr="00404939" w:rsidRDefault="00636C09" w:rsidP="00404939">
            <w:pPr>
              <w:rPr>
                <w:noProof/>
                <w:highlight w:val="yellow"/>
              </w:rPr>
            </w:pPr>
            <w:r w:rsidRPr="00404939">
              <w:rPr>
                <w:noProof/>
                <w:highlight w:val="yellow"/>
              </w:rPr>
              <w:tab/>
              <w:t xml:space="preserve">            &lt;option optionid="2036" label="year.2036" value="2036"/&gt;</w:t>
            </w:r>
          </w:p>
          <w:p w:rsidR="00636C09" w:rsidRPr="00404939" w:rsidRDefault="00636C09" w:rsidP="00404939">
            <w:pPr>
              <w:rPr>
                <w:noProof/>
                <w:highlight w:val="yellow"/>
              </w:rPr>
            </w:pPr>
            <w:r w:rsidRPr="00404939">
              <w:rPr>
                <w:noProof/>
                <w:highlight w:val="yellow"/>
              </w:rPr>
              <w:tab/>
              <w:t xml:space="preserve">            &lt;option optionid="2037" label="year.2037" value="2037"/&gt;          </w:t>
            </w:r>
          </w:p>
          <w:p w:rsidR="00636C09" w:rsidRDefault="00636C09" w:rsidP="00404939">
            <w:pPr>
              <w:rPr>
                <w:noProof/>
              </w:rPr>
            </w:pPr>
            <w:r w:rsidRPr="00404939">
              <w:rPr>
                <w:noProof/>
                <w:highlight w:val="yellow"/>
              </w:rPr>
              <w:tab/>
              <w:t xml:space="preserve">        &lt;/options&gt;</w:t>
            </w:r>
          </w:p>
        </w:tc>
      </w:tr>
    </w:tbl>
    <w:p w:rsidR="00636C09" w:rsidRDefault="002F71A8" w:rsidP="00404939">
      <w:pPr>
        <w:pStyle w:val="ListParagraph"/>
        <w:numPr>
          <w:ilvl w:val="0"/>
          <w:numId w:val="60"/>
        </w:numPr>
        <w:tabs>
          <w:tab w:val="left" w:pos="1170"/>
        </w:tabs>
        <w:rPr>
          <w:noProof/>
        </w:rPr>
      </w:pPr>
      <w:r>
        <w:rPr>
          <w:noProof/>
        </w:rPr>
        <w:lastRenderedPageBreak/>
        <w:t>Update the credit.xml files for all the respected countries.</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Resource.ds</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 xml:space="preserve">Add below code under Resource helper preference section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574B5C" w:rsidRPr="00404939" w:rsidRDefault="00574B5C" w:rsidP="00574B5C">
            <w:pPr>
              <w:rPr>
                <w:noProof/>
                <w:highlight w:val="yellow"/>
              </w:rPr>
            </w:pPr>
            <w:r w:rsidRPr="00404939">
              <w:rPr>
                <w:noProof/>
                <w:highlight w:val="yellow"/>
              </w:rPr>
              <w:t>CHECK_TLS: Site.getCurrent().getCustomPreferenceValue('checkTLS'),</w:t>
            </w:r>
          </w:p>
          <w:p w:rsidR="00574B5C" w:rsidRPr="00404939" w:rsidRDefault="00574B5C" w:rsidP="00574B5C">
            <w:pPr>
              <w:rPr>
                <w:noProof/>
                <w:highlight w:val="yellow"/>
              </w:rPr>
            </w:pPr>
            <w:r w:rsidRPr="00404939">
              <w:rPr>
                <w:noProof/>
                <w:highlight w:val="yellow"/>
              </w:rPr>
              <w:t xml:space="preserve">        WP_ENABLE_CLIENT_SIDE_ENCRYPTION : (dw.system.Site.getCurrent().getCustomPreferenceValue('WorldpayEnableClientSideEncryption') ? true : false),</w:t>
            </w:r>
          </w:p>
          <w:p w:rsidR="00574B5C" w:rsidRPr="00404939" w:rsidRDefault="00574B5C" w:rsidP="00574B5C">
            <w:pPr>
              <w:rPr>
                <w:noProof/>
                <w:highlight w:val="yellow"/>
              </w:rPr>
            </w:pPr>
            <w:r w:rsidRPr="00404939">
              <w:rPr>
                <w:noProof/>
                <w:highlight w:val="yellow"/>
              </w:rPr>
              <w:tab/>
            </w:r>
            <w:r w:rsidRPr="00404939">
              <w:rPr>
                <w:noProof/>
                <w:highlight w:val="yellow"/>
              </w:rPr>
              <w:tab/>
              <w:t>WP_CSE_PUBLIC_KEY :  dw.system.Site.getCurrent().getCustomPreferenceValue('WorldpayClientSideEncryptionPublicKey'),</w:t>
            </w:r>
          </w:p>
          <w:p w:rsidR="00574B5C" w:rsidRDefault="00574B5C" w:rsidP="00574B5C">
            <w:pPr>
              <w:rPr>
                <w:noProof/>
              </w:rPr>
            </w:pPr>
            <w:r w:rsidRPr="00404939">
              <w:rPr>
                <w:noProof/>
                <w:highlight w:val="yellow"/>
              </w:rPr>
              <w:tab/>
            </w:r>
            <w:r w:rsidRPr="00404939">
              <w:rPr>
                <w:noProof/>
                <w:highlight w:val="yellow"/>
              </w:rPr>
              <w:tab/>
              <w:t>WP_DISABLE_CVV : dw.system.Site.getCurrent().getCustomPreferenceValue('WorldpayDisableCVV')</w:t>
            </w:r>
          </w:p>
          <w:p w:rsidR="007B068B" w:rsidRDefault="00574B5C" w:rsidP="00574B5C">
            <w:r>
              <w:t xml:space="preserve">        </w:t>
            </w:r>
          </w:p>
        </w:tc>
      </w:tr>
    </w:tbl>
    <w:p w:rsidR="00574B5C" w:rsidRDefault="00574B5C" w:rsidP="007B068B">
      <w:pPr>
        <w:rPr>
          <w:rFonts w:ascii="Consolas" w:hAnsi="Consolas" w:cs="Consolas"/>
          <w:sz w:val="20"/>
          <w:szCs w:val="20"/>
        </w:rPr>
      </w:pPr>
    </w:p>
    <w:p w:rsidR="007B068B" w:rsidRPr="00404939" w:rsidRDefault="007B068B" w:rsidP="00404939">
      <w:pPr>
        <w:pStyle w:val="Heading3"/>
        <w:keepNext/>
        <w:keepLines/>
        <w:numPr>
          <w:ilvl w:val="2"/>
          <w:numId w:val="47"/>
        </w:numPr>
        <w:pBdr>
          <w:bottom w:val="none" w:sz="0" w:space="0" w:color="auto"/>
        </w:pBdr>
        <w:spacing w:line="276" w:lineRule="auto"/>
        <w:ind w:left="1764"/>
        <w:rPr>
          <w:i w:val="0"/>
          <w:sz w:val="24"/>
          <w:szCs w:val="24"/>
        </w:rPr>
      </w:pPr>
      <w:bookmarkStart w:id="481" w:name="_Toc479578024"/>
      <w:bookmarkStart w:id="482" w:name="_Toc517950255"/>
      <w:r w:rsidRPr="00404939">
        <w:rPr>
          <w:i w:val="0"/>
          <w:sz w:val="24"/>
          <w:szCs w:val="24"/>
        </w:rPr>
        <w:t>Form File Changes</w:t>
      </w:r>
      <w:bookmarkEnd w:id="481"/>
      <w:bookmarkEnd w:id="482"/>
    </w:p>
    <w:p w:rsidR="007B068B" w:rsidRDefault="007B068B" w:rsidP="007B068B">
      <w:pPr>
        <w:ind w:left="1044"/>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WorldPay mandatory requirement</w:t>
      </w:r>
      <w:r>
        <w:rPr>
          <w:rFonts w:eastAsiaTheme="majorEastAsia" w:cstheme="majorBidi"/>
          <w:bCs/>
        </w:rPr>
        <w:t xml:space="preserve">. </w:t>
      </w:r>
    </w:p>
    <w:p w:rsidR="007B068B" w:rsidRDefault="007B068B" w:rsidP="00404939">
      <w:pPr>
        <w:spacing w:after="0" w:line="240" w:lineRule="auto"/>
        <w:ind w:left="336" w:firstLine="708"/>
        <w:rPr>
          <w:rFonts w:eastAsiaTheme="majorEastAsia" w:cstheme="majorBidi"/>
          <w:bCs/>
        </w:rPr>
      </w:pPr>
      <w:r>
        <w:rPr>
          <w:rFonts w:eastAsiaTheme="majorEastAsia" w:cstheme="majorBidi"/>
          <w:bCs/>
        </w:rPr>
        <w:t>Purpose: WorldPay XML request must have contry code in UPPERCASE.</w:t>
      </w:r>
    </w:p>
    <w:p w:rsidR="00371A64" w:rsidRDefault="00371A64" w:rsidP="00404939">
      <w:pPr>
        <w:spacing w:after="0" w:line="240" w:lineRule="auto"/>
        <w:ind w:left="336" w:firstLine="708"/>
        <w:rPr>
          <w:rFonts w:eastAsiaTheme="majorEastAsia" w:cstheme="majorBidi"/>
          <w:bCs/>
        </w:rPr>
      </w:pPr>
    </w:p>
    <w:p w:rsidR="00371A64" w:rsidRPr="00404939" w:rsidRDefault="00371A64" w:rsidP="00404939">
      <w:pPr>
        <w:pStyle w:val="Heading3"/>
        <w:keepNext/>
        <w:keepLines/>
        <w:numPr>
          <w:ilvl w:val="2"/>
          <w:numId w:val="47"/>
        </w:numPr>
        <w:pBdr>
          <w:bottom w:val="none" w:sz="0" w:space="0" w:color="auto"/>
        </w:pBdr>
        <w:spacing w:line="276" w:lineRule="auto"/>
        <w:ind w:left="1764"/>
        <w:rPr>
          <w:bCs w:val="0"/>
          <w:sz w:val="24"/>
          <w:szCs w:val="24"/>
        </w:rPr>
      </w:pPr>
      <w:bookmarkStart w:id="483" w:name="_Toc517950256"/>
      <w:r w:rsidRPr="00404939">
        <w:rPr>
          <w:i w:val="0"/>
          <w:sz w:val="24"/>
          <w:szCs w:val="24"/>
        </w:rPr>
        <w:t>Update shippingaddress.xml and billingaddress.xml</w:t>
      </w:r>
      <w:bookmarkEnd w:id="483"/>
    </w:p>
    <w:p w:rsidR="00D77CAE" w:rsidRPr="00404939" w:rsidRDefault="00371A64" w:rsidP="00404939">
      <w:pPr>
        <w:pStyle w:val="ListParagraph"/>
        <w:numPr>
          <w:ilvl w:val="0"/>
          <w:numId w:val="60"/>
        </w:numPr>
      </w:pPr>
      <w:r w:rsidRPr="00404939">
        <w:t xml:space="preserve">Update the shipping and billing address with the relevant countries. </w:t>
      </w:r>
    </w:p>
    <w:p w:rsidR="002700E3" w:rsidRPr="00404939" w:rsidRDefault="00371A64" w:rsidP="00404939">
      <w:pPr>
        <w:pStyle w:val="ListParagraph"/>
        <w:numPr>
          <w:ilvl w:val="0"/>
          <w:numId w:val="60"/>
        </w:numPr>
        <w:spacing w:after="0" w:line="240" w:lineRule="auto"/>
      </w:pPr>
      <w:r w:rsidRPr="00404939">
        <w:t>All the countries files sho</w:t>
      </w:r>
      <w:r w:rsidR="000A07F0">
        <w:t>uld also be updated for all the relevant countries.</w:t>
      </w:r>
    </w:p>
    <w:p w:rsidR="00DD7224" w:rsidRDefault="002700E3" w:rsidP="00404939">
      <w:pPr>
        <w:pStyle w:val="Heading3"/>
        <w:keepNext/>
        <w:keepLines/>
        <w:numPr>
          <w:ilvl w:val="2"/>
          <w:numId w:val="47"/>
        </w:numPr>
        <w:pBdr>
          <w:bottom w:val="none" w:sz="0" w:space="0" w:color="auto"/>
        </w:pBdr>
        <w:spacing w:line="276" w:lineRule="auto"/>
        <w:ind w:left="1764"/>
        <w:rPr>
          <w:sz w:val="24"/>
          <w:szCs w:val="24"/>
        </w:rPr>
      </w:pPr>
      <w:bookmarkStart w:id="484" w:name="_Toc517950257"/>
      <w:r w:rsidRPr="00404939">
        <w:rPr>
          <w:i w:val="0"/>
          <w:sz w:val="24"/>
          <w:szCs w:val="24"/>
        </w:rPr>
        <w:t>Update the paymentinstrumentdetails</w:t>
      </w:r>
      <w:r w:rsidR="0004794E" w:rsidRPr="00404939">
        <w:rPr>
          <w:i w:val="0"/>
          <w:sz w:val="24"/>
          <w:szCs w:val="24"/>
        </w:rPr>
        <w:t>.isml</w:t>
      </w:r>
      <w:bookmarkEnd w:id="484"/>
    </w:p>
    <w:p w:rsidR="0004794E" w:rsidRDefault="0004794E" w:rsidP="00404939">
      <w:pPr>
        <w:pStyle w:val="ListParagraph"/>
        <w:numPr>
          <w:ilvl w:val="0"/>
          <w:numId w:val="67"/>
        </w:numPr>
      </w:pPr>
      <w:r>
        <w:t>Update the maximum length and size.</w:t>
      </w:r>
    </w:p>
    <w:tbl>
      <w:tblPr>
        <w:tblStyle w:val="TableGrid"/>
        <w:tblW w:w="0" w:type="auto"/>
        <w:tblLook w:val="04A0" w:firstRow="1" w:lastRow="0" w:firstColumn="1" w:lastColumn="0" w:noHBand="0" w:noVBand="1"/>
      </w:tblPr>
      <w:tblGrid>
        <w:gridCol w:w="9736"/>
      </w:tblGrid>
      <w:tr w:rsidR="0004794E" w:rsidTr="0004794E">
        <w:tc>
          <w:tcPr>
            <w:tcW w:w="9736" w:type="dxa"/>
          </w:tcPr>
          <w:p w:rsidR="0004794E" w:rsidRDefault="0004794E" w:rsidP="00404939">
            <w:pPr>
              <w:ind w:left="1044"/>
            </w:pPr>
            <w:r>
              <w:t>&lt;isscript&gt;</w:t>
            </w:r>
          </w:p>
          <w:p w:rsidR="0004794E" w:rsidRDefault="0004794E" w:rsidP="00404939">
            <w:pPr>
              <w:ind w:left="1044"/>
            </w:pPr>
            <w:r>
              <w:tab/>
            </w:r>
            <w:r>
              <w:tab/>
            </w:r>
            <w:r>
              <w:tab/>
            </w:r>
            <w:r>
              <w:tab/>
              <w:t>var ownerAttributes = {</w:t>
            </w:r>
          </w:p>
          <w:p w:rsidR="0004794E" w:rsidRDefault="0004794E" w:rsidP="00404939">
            <w:pPr>
              <w:ind w:left="1044"/>
            </w:pPr>
            <w:r>
              <w:tab/>
            </w:r>
            <w:r>
              <w:tab/>
            </w:r>
            <w:r>
              <w:tab/>
            </w:r>
            <w:r>
              <w:tab/>
            </w:r>
            <w:r>
              <w:tab/>
              <w:t>maxlength: 40,</w:t>
            </w:r>
          </w:p>
          <w:p w:rsidR="0004794E" w:rsidRDefault="0004794E" w:rsidP="00404939">
            <w:pPr>
              <w:ind w:left="1044"/>
            </w:pPr>
            <w:r>
              <w:tab/>
            </w:r>
            <w:r>
              <w:tab/>
            </w:r>
            <w:r>
              <w:tab/>
            </w:r>
            <w:r>
              <w:tab/>
            </w:r>
            <w:r>
              <w:tab/>
              <w:t>size: 40</w:t>
            </w:r>
          </w:p>
          <w:p w:rsidR="0004794E" w:rsidRDefault="0004794E" w:rsidP="00404939">
            <w:pPr>
              <w:ind w:left="1044"/>
            </w:pPr>
            <w:r>
              <w:lastRenderedPageBreak/>
              <w:tab/>
            </w:r>
            <w:r>
              <w:tab/>
            </w:r>
            <w:r>
              <w:tab/>
            </w:r>
            <w:r>
              <w:tab/>
              <w:t>};</w:t>
            </w:r>
          </w:p>
          <w:p w:rsidR="0004794E" w:rsidRDefault="0004794E" w:rsidP="00404939">
            <w:pPr>
              <w:ind w:left="1044"/>
            </w:pPr>
            <w:r>
              <w:tab/>
            </w:r>
            <w:r>
              <w:tab/>
            </w:r>
            <w:r>
              <w:tab/>
            </w:r>
            <w:r>
              <w:tab/>
              <w:t>var numberAttributes = {</w:t>
            </w:r>
          </w:p>
          <w:p w:rsidR="0004794E" w:rsidRPr="00404939" w:rsidRDefault="0004794E" w:rsidP="00404939">
            <w:pPr>
              <w:ind w:left="1044"/>
              <w:rPr>
                <w:highlight w:val="yellow"/>
              </w:rPr>
            </w:pPr>
            <w:r>
              <w:tab/>
            </w:r>
            <w:r>
              <w:tab/>
            </w:r>
            <w:r>
              <w:tab/>
            </w:r>
            <w:r>
              <w:tab/>
            </w:r>
            <w:r>
              <w:tab/>
            </w:r>
            <w:r w:rsidRPr="00404939">
              <w:rPr>
                <w:highlight w:val="yellow"/>
              </w:rPr>
              <w:t>maxlength: 23,</w:t>
            </w:r>
          </w:p>
          <w:p w:rsidR="0004794E" w:rsidRDefault="0004794E" w:rsidP="00404939">
            <w:pPr>
              <w:ind w:left="1044"/>
            </w:pPr>
            <w:r w:rsidRPr="0004794E">
              <w:tab/>
            </w:r>
            <w:r w:rsidRPr="0004794E">
              <w:tab/>
            </w:r>
            <w:r w:rsidRPr="0004794E">
              <w:tab/>
            </w:r>
            <w:r w:rsidRPr="0004794E">
              <w:tab/>
            </w:r>
            <w:r w:rsidRPr="0004794E">
              <w:tab/>
            </w:r>
            <w:r w:rsidRPr="00404939">
              <w:rPr>
                <w:highlight w:val="yellow"/>
              </w:rPr>
              <w:t>size: 23</w:t>
            </w:r>
          </w:p>
          <w:p w:rsidR="0004794E" w:rsidRDefault="0004794E" w:rsidP="00404939">
            <w:pPr>
              <w:tabs>
                <w:tab w:val="left" w:pos="708"/>
                <w:tab w:val="left" w:pos="1416"/>
                <w:tab w:val="left" w:pos="2124"/>
                <w:tab w:val="left" w:pos="2832"/>
                <w:tab w:val="left" w:pos="3540"/>
                <w:tab w:val="center" w:pos="5282"/>
              </w:tabs>
              <w:ind w:left="1044"/>
            </w:pPr>
            <w:r>
              <w:tab/>
            </w:r>
            <w:r>
              <w:tab/>
            </w:r>
            <w:r>
              <w:tab/>
            </w:r>
            <w:r>
              <w:tab/>
              <w:t>};</w:t>
            </w:r>
            <w:r>
              <w:tab/>
            </w:r>
          </w:p>
          <w:p w:rsidR="0004794E" w:rsidRDefault="0004794E" w:rsidP="00404939">
            <w:pPr>
              <w:ind w:left="1044"/>
            </w:pPr>
            <w:r>
              <w:tab/>
            </w:r>
            <w:r>
              <w:tab/>
            </w:r>
            <w:r>
              <w:tab/>
              <w:t>&lt;/isscript&gt;</w:t>
            </w:r>
          </w:p>
        </w:tc>
      </w:tr>
    </w:tbl>
    <w:p w:rsidR="0004794E" w:rsidRDefault="0004794E" w:rsidP="003571E8"/>
    <w:p w:rsidR="003571E8" w:rsidRDefault="003571E8" w:rsidP="00404939">
      <w:pPr>
        <w:pStyle w:val="Heading3"/>
        <w:keepNext/>
        <w:keepLines/>
        <w:numPr>
          <w:ilvl w:val="2"/>
          <w:numId w:val="47"/>
        </w:numPr>
        <w:pBdr>
          <w:bottom w:val="none" w:sz="0" w:space="0" w:color="auto"/>
        </w:pBdr>
        <w:spacing w:line="276" w:lineRule="auto"/>
        <w:ind w:left="1764"/>
        <w:rPr>
          <w:sz w:val="24"/>
          <w:szCs w:val="24"/>
        </w:rPr>
      </w:pPr>
      <w:bookmarkStart w:id="485" w:name="_Toc517950258"/>
      <w:r w:rsidRPr="00404939">
        <w:rPr>
          <w:i w:val="0"/>
          <w:sz w:val="24"/>
          <w:szCs w:val="24"/>
        </w:rPr>
        <w:t>Update the</w:t>
      </w:r>
      <w:r>
        <w:rPr>
          <w:i w:val="0"/>
          <w:sz w:val="24"/>
          <w:szCs w:val="24"/>
        </w:rPr>
        <w:t xml:space="preserve"> locale.properties and countries.json</w:t>
      </w:r>
      <w:bookmarkEnd w:id="485"/>
    </w:p>
    <w:p w:rsidR="003571E8" w:rsidRDefault="003571E8" w:rsidP="00404939">
      <w:pPr>
        <w:pStyle w:val="ListParagraph"/>
        <w:numPr>
          <w:ilvl w:val="0"/>
          <w:numId w:val="67"/>
        </w:numPr>
      </w:pPr>
      <w:r>
        <w:t xml:space="preserve">In locale.properties files update the submit order for the Klarna. </w:t>
      </w:r>
    </w:p>
    <w:p w:rsidR="003571E8" w:rsidRPr="00404939" w:rsidRDefault="003571E8" w:rsidP="003571E8">
      <w:pPr>
        <w:pStyle w:val="ListParagraph"/>
        <w:numPr>
          <w:ilvl w:val="0"/>
          <w:numId w:val="67"/>
        </w:numPr>
      </w:pPr>
      <w:r>
        <w:t xml:space="preserve">Add the respective countries configuration in the countries.json file. </w:t>
      </w:r>
    </w:p>
    <w:p w:rsidR="0004794E" w:rsidRPr="00404939" w:rsidRDefault="0004794E"/>
    <w:p w:rsidR="00C870D6" w:rsidRDefault="00C870D6">
      <w:pPr>
        <w:pStyle w:val="Heading3"/>
        <w:numPr>
          <w:ilvl w:val="2"/>
          <w:numId w:val="47"/>
        </w:numPr>
        <w:pBdr>
          <w:bottom w:val="dotted" w:sz="4" w:space="5" w:color="auto"/>
        </w:pBdr>
        <w:rPr>
          <w:ins w:id="486" w:author="Nishikant ." w:date="2019-01-28T12:58:00Z"/>
        </w:rPr>
        <w:pPrChange w:id="487" w:author="Nishikant ." w:date="2019-01-28T15:18:00Z">
          <w:pPr>
            <w:pStyle w:val="Heading2"/>
          </w:pPr>
        </w:pPrChange>
      </w:pPr>
      <w:bookmarkStart w:id="488" w:name="_Toc517950259"/>
      <w:ins w:id="489" w:author="Nishikant ." w:date="2019-01-28T12:58:00Z">
        <w:r>
          <w:t>Stored Credentials</w:t>
        </w:r>
      </w:ins>
    </w:p>
    <w:p w:rsidR="00C870D6" w:rsidRDefault="00C870D6">
      <w:pPr>
        <w:pStyle w:val="ListParagraph"/>
        <w:ind w:left="1770"/>
        <w:rPr>
          <w:ins w:id="490" w:author="Nishikant ." w:date="2019-01-28T13:04:00Z"/>
          <w:rFonts w:ascii="Arial" w:hAnsi="Arial" w:cs="Arial"/>
          <w:color w:val="000000"/>
          <w:shd w:val="clear" w:color="auto" w:fill="FFFFFF"/>
        </w:rPr>
        <w:pPrChange w:id="491" w:author="Nishikant ." w:date="2019-01-28T12:59:00Z">
          <w:pPr>
            <w:pStyle w:val="Heading2"/>
          </w:pPr>
        </w:pPrChange>
      </w:pPr>
      <w:ins w:id="492" w:author="Nishikant ." w:date="2019-01-28T13:03:00Z">
        <w:r>
          <w:rPr>
            <w:rFonts w:ascii="Arial" w:hAnsi="Arial" w:cs="Arial"/>
            <w:color w:val="000000"/>
            <w:shd w:val="clear" w:color="auto" w:fill="FFFFFF"/>
          </w:rPr>
          <w:t>A stored credential is Visa or Mastercard information (such as a card number) stored by a merchant or its agent, a </w:t>
        </w:r>
        <w:r>
          <w:fldChar w:fldCharType="begin"/>
        </w:r>
        <w:r>
          <w:instrText xml:space="preserve"> HYPERLINK "http://support.worldpay.com/support/kb/gg/corporate-gateway-guide/content/industryschemeextras/paymentfacilitatorrules.htm" </w:instrText>
        </w:r>
        <w:r>
          <w:fldChar w:fldCharType="separate"/>
        </w:r>
        <w:r>
          <w:rPr>
            <w:rStyle w:val="Hyperlink"/>
            <w:rFonts w:ascii="Arial" w:hAnsi="Arial" w:cs="Arial"/>
            <w:color w:val="C80000"/>
            <w:shd w:val="clear" w:color="auto" w:fill="FFFFFF"/>
          </w:rPr>
          <w:t>Payment Facilitator</w:t>
        </w:r>
        <w:r>
          <w:fldChar w:fldCharType="end"/>
        </w:r>
        <w:r>
          <w:rPr>
            <w:rFonts w:ascii="Arial" w:hAnsi="Arial" w:cs="Arial"/>
            <w:color w:val="000000"/>
            <w:shd w:val="clear" w:color="auto" w:fill="FFFFFF"/>
          </w:rPr>
          <w:t> (PF) or a </w:t>
        </w:r>
        <w:r>
          <w:fldChar w:fldCharType="begin"/>
        </w:r>
        <w:r>
          <w:instrText xml:space="preserve"> HYPERLINK "http://support.worldpay.com/support/kb/gg/corporate-gateway-guide/content/staged-digital-wallet-operator/staged-digital-wallet-operator.htm" </w:instrText>
        </w:r>
        <w:r>
          <w:fldChar w:fldCharType="separate"/>
        </w:r>
        <w:r>
          <w:rPr>
            <w:rStyle w:val="Hyperlink"/>
            <w:rFonts w:ascii="Arial" w:hAnsi="Arial" w:cs="Arial"/>
            <w:color w:val="C80000"/>
            <w:shd w:val="clear" w:color="auto" w:fill="FFFFFF"/>
          </w:rPr>
          <w:t>Staged Digital Wallet Operator</w:t>
        </w:r>
        <w:r>
          <w:fldChar w:fldCharType="end"/>
        </w:r>
        <w:r>
          <w:rPr>
            <w:rFonts w:ascii="Arial" w:hAnsi="Arial" w:cs="Arial"/>
            <w:color w:val="000000"/>
            <w:shd w:val="clear" w:color="auto" w:fill="FFFFFF"/>
          </w:rPr>
          <w:t> (SDWO) </w:t>
        </w:r>
        <w:r>
          <w:rPr>
            <w:rFonts w:ascii="Arial" w:hAnsi="Arial" w:cs="Arial"/>
            <w:b/>
            <w:bCs/>
            <w:color w:val="000000"/>
            <w:shd w:val="clear" w:color="auto" w:fill="FFFFFF"/>
          </w:rPr>
          <w:t>to process future transactions</w:t>
        </w:r>
        <w:r>
          <w:rPr>
            <w:rFonts w:ascii="Arial" w:hAnsi="Arial" w:cs="Arial"/>
            <w:color w:val="000000"/>
            <w:shd w:val="clear" w:color="auto" w:fill="FFFFFF"/>
          </w:rPr>
          <w:t>.</w:t>
        </w:r>
      </w:ins>
    </w:p>
    <w:p w:rsidR="00396416" w:rsidRPr="00B628CA" w:rsidRDefault="00396416" w:rsidP="00396416">
      <w:pPr>
        <w:pStyle w:val="Heading2"/>
        <w:pBdr>
          <w:bottom w:val="single" w:sz="6" w:space="4" w:color="E4E3DE"/>
        </w:pBdr>
        <w:shd w:val="clear" w:color="auto" w:fill="FFFFFF"/>
        <w:spacing w:before="360" w:after="240"/>
        <w:rPr>
          <w:ins w:id="493" w:author="Nishikant ." w:date="2019-01-28T13:04:00Z"/>
          <w:rFonts w:ascii="Arial" w:hAnsi="Arial" w:cs="Arial"/>
          <w:bCs w:val="0"/>
          <w:color w:val="000000"/>
          <w:sz w:val="24"/>
          <w:szCs w:val="24"/>
          <w:rPrChange w:id="494" w:author="Nishikant ." w:date="2019-01-28T15:17:00Z">
            <w:rPr>
              <w:ins w:id="495" w:author="Nishikant ." w:date="2019-01-28T13:04:00Z"/>
              <w:rFonts w:ascii="Arial" w:hAnsi="Arial" w:cs="Arial"/>
              <w:b w:val="0"/>
              <w:bCs w:val="0"/>
              <w:color w:val="000000"/>
              <w:sz w:val="48"/>
              <w:szCs w:val="48"/>
            </w:rPr>
          </w:rPrChange>
        </w:rPr>
      </w:pPr>
      <w:ins w:id="496" w:author="Nishikant ." w:date="2019-01-28T13:04:00Z">
        <w:r w:rsidRPr="00B628CA">
          <w:rPr>
            <w:rFonts w:ascii="Arial" w:hAnsi="Arial" w:cs="Arial"/>
            <w:bCs w:val="0"/>
            <w:color w:val="000000"/>
            <w:sz w:val="24"/>
            <w:szCs w:val="24"/>
            <w:rPrChange w:id="497" w:author="Nishikant ." w:date="2019-01-28T15:17:00Z">
              <w:rPr>
                <w:rFonts w:ascii="Arial" w:hAnsi="Arial" w:cs="Arial"/>
                <w:b w:val="0"/>
                <w:bCs w:val="0"/>
                <w:color w:val="000000"/>
                <w:sz w:val="48"/>
                <w:szCs w:val="48"/>
              </w:rPr>
            </w:rPrChange>
          </w:rPr>
          <w:t>What to do when storing credentials</w:t>
        </w:r>
      </w:ins>
    </w:p>
    <w:p w:rsidR="00B628CA" w:rsidRPr="00B628CA" w:rsidRDefault="00B628CA">
      <w:pPr>
        <w:rPr>
          <w:ins w:id="498" w:author="Nishikant ." w:date="2019-01-28T15:17:00Z"/>
          <w:rFonts w:ascii="Arial" w:hAnsi="Arial" w:cs="Arial"/>
          <w:b/>
          <w:bCs/>
          <w:color w:val="000000"/>
          <w:u w:val="single"/>
          <w:shd w:val="clear" w:color="auto" w:fill="FFFFFF"/>
          <w:rPrChange w:id="499" w:author="Nishikant ." w:date="2019-01-28T15:17:00Z">
            <w:rPr>
              <w:ins w:id="500" w:author="Nishikant ." w:date="2019-01-28T15:17:00Z"/>
              <w:rFonts w:ascii="Arial" w:hAnsi="Arial" w:cs="Arial"/>
              <w:b/>
              <w:bCs/>
              <w:color w:val="000000"/>
              <w:shd w:val="clear" w:color="auto" w:fill="FFFFFF"/>
            </w:rPr>
          </w:rPrChange>
        </w:rPr>
        <w:pPrChange w:id="501" w:author="Nishikant ." w:date="2019-01-28T15:17:00Z">
          <w:pPr>
            <w:pStyle w:val="ListParagraph"/>
            <w:ind w:left="1770"/>
          </w:pPr>
        </w:pPrChange>
      </w:pPr>
      <w:ins w:id="502" w:author="Nishikant ." w:date="2019-01-28T15:17:00Z">
        <w:r w:rsidRPr="00B628CA">
          <w:rPr>
            <w:rFonts w:ascii="Arial" w:hAnsi="Arial" w:cs="Arial"/>
            <w:b/>
            <w:bCs/>
            <w:color w:val="000000"/>
            <w:u w:val="single"/>
            <w:shd w:val="clear" w:color="auto" w:fill="FFFFFF"/>
            <w:rPrChange w:id="503" w:author="Nishikant ." w:date="2019-01-28T15:17:00Z">
              <w:rPr>
                <w:rFonts w:ascii="Arial" w:hAnsi="Arial" w:cs="Arial"/>
                <w:b/>
                <w:bCs/>
                <w:color w:val="000000"/>
                <w:shd w:val="clear" w:color="auto" w:fill="FFFFFF"/>
              </w:rPr>
            </w:rPrChange>
          </w:rPr>
          <w:t>Include the storedCredentials element</w:t>
        </w:r>
      </w:ins>
    </w:p>
    <w:p w:rsidR="00B628CA" w:rsidRPr="00B628CA" w:rsidRDefault="00B628CA" w:rsidP="00B628CA">
      <w:pPr>
        <w:pStyle w:val="ListParagraph"/>
        <w:ind w:left="1770"/>
        <w:rPr>
          <w:ins w:id="504" w:author="Nishikant ." w:date="2019-01-28T15:17:00Z"/>
          <w:rFonts w:ascii="Arial" w:hAnsi="Arial" w:cs="Arial"/>
          <w:color w:val="000000"/>
          <w:shd w:val="clear" w:color="auto" w:fill="FFFFFF"/>
        </w:rPr>
      </w:pPr>
      <w:ins w:id="505" w:author="Nishikant ." w:date="2019-01-28T15:17:00Z">
        <w:r w:rsidRPr="00B628CA">
          <w:rPr>
            <w:rFonts w:ascii="Arial" w:hAnsi="Arial" w:cs="Arial"/>
            <w:color w:val="000000"/>
            <w:shd w:val="clear" w:color="auto" w:fill="FFFFFF"/>
          </w:rPr>
          <w:t>To indicate that you're storing payment details, include &lt;storedCredentials&gt; with the usage value of "FIRST" in your authorisation request:</w:t>
        </w:r>
      </w:ins>
    </w:p>
    <w:p w:rsidR="00B628CA" w:rsidRPr="00B628CA" w:rsidRDefault="00B628CA" w:rsidP="00B628CA">
      <w:pPr>
        <w:pStyle w:val="ListParagraph"/>
        <w:ind w:left="1770"/>
        <w:rPr>
          <w:ins w:id="506" w:author="Nishikant ." w:date="2019-01-28T15:17:00Z"/>
          <w:rFonts w:ascii="Arial" w:hAnsi="Arial" w:cs="Arial"/>
          <w:color w:val="000000"/>
          <w:shd w:val="clear" w:color="auto" w:fill="FFFFFF"/>
        </w:rPr>
      </w:pPr>
      <w:ins w:id="507" w:author="Nishikant ." w:date="2019-01-28T15:17:00Z">
        <w:r w:rsidRPr="00B628CA">
          <w:rPr>
            <w:rFonts w:ascii="Arial" w:hAnsi="Arial" w:cs="Arial"/>
            <w:color w:val="000000"/>
            <w:shd w:val="clear" w:color="auto" w:fill="FFFFFF"/>
          </w:rPr>
          <w:t>...</w:t>
        </w:r>
      </w:ins>
    </w:p>
    <w:p w:rsidR="00B628CA" w:rsidRPr="00B628CA" w:rsidRDefault="00B628CA" w:rsidP="00B628CA">
      <w:pPr>
        <w:pStyle w:val="ListParagraph"/>
        <w:ind w:left="1770"/>
        <w:rPr>
          <w:ins w:id="508" w:author="Nishikant ." w:date="2019-01-28T15:17:00Z"/>
          <w:rFonts w:ascii="Arial" w:hAnsi="Arial" w:cs="Arial"/>
          <w:color w:val="000000"/>
          <w:shd w:val="clear" w:color="auto" w:fill="FFFFFF"/>
        </w:rPr>
      </w:pPr>
      <w:ins w:id="509" w:author="Nishikant ." w:date="2019-01-28T15:17:00Z">
        <w:r w:rsidRPr="00B628CA">
          <w:rPr>
            <w:rFonts w:ascii="Arial" w:hAnsi="Arial" w:cs="Arial"/>
            <w:color w:val="000000"/>
            <w:shd w:val="clear" w:color="auto" w:fill="FFFFFF"/>
          </w:rPr>
          <w:t>  &lt;storedCredentials usage="FIRST"/&gt;</w:t>
        </w:r>
      </w:ins>
    </w:p>
    <w:p w:rsidR="00B628CA" w:rsidRDefault="00B628CA" w:rsidP="00B628CA">
      <w:pPr>
        <w:pStyle w:val="ListParagraph"/>
        <w:ind w:left="1770"/>
        <w:rPr>
          <w:ins w:id="510" w:author="Nishikant ." w:date="2019-01-28T15:18:00Z"/>
          <w:rFonts w:ascii="Arial" w:hAnsi="Arial" w:cs="Arial"/>
          <w:color w:val="000000"/>
          <w:shd w:val="clear" w:color="auto" w:fill="FFFFFF"/>
        </w:rPr>
      </w:pPr>
      <w:ins w:id="511" w:author="Nishikant ." w:date="2019-01-28T15:17:00Z">
        <w:r w:rsidRPr="00B628CA">
          <w:rPr>
            <w:rFonts w:ascii="Arial" w:hAnsi="Arial" w:cs="Arial"/>
            <w:color w:val="000000"/>
            <w:shd w:val="clear" w:color="auto" w:fill="FFFFFF"/>
          </w:rPr>
          <w:t>&lt;/paymentDetails&gt;</w:t>
        </w:r>
      </w:ins>
    </w:p>
    <w:p w:rsidR="00B628CA" w:rsidRPr="00B628CA" w:rsidRDefault="00B628CA" w:rsidP="00B628CA">
      <w:pPr>
        <w:rPr>
          <w:ins w:id="512" w:author="Nishikant ." w:date="2019-01-28T15:19:00Z"/>
          <w:rFonts w:ascii="Arial" w:hAnsi="Arial" w:cs="Arial"/>
          <w:b/>
          <w:bCs/>
          <w:color w:val="000000"/>
          <w:u w:val="single"/>
          <w:shd w:val="clear" w:color="auto" w:fill="FFFFFF"/>
          <w:rPrChange w:id="513" w:author="Nishikant ." w:date="2019-01-28T15:19:00Z">
            <w:rPr>
              <w:ins w:id="514" w:author="Nishikant ." w:date="2019-01-28T15:19:00Z"/>
              <w:rFonts w:ascii="Arial" w:hAnsi="Arial" w:cs="Arial"/>
              <w:b/>
              <w:bCs/>
              <w:color w:val="000000"/>
              <w:shd w:val="clear" w:color="auto" w:fill="FFFFFF"/>
            </w:rPr>
          </w:rPrChange>
        </w:rPr>
      </w:pPr>
      <w:ins w:id="515" w:author="Nishikant ." w:date="2019-01-28T15:19:00Z">
        <w:r w:rsidRPr="00B628CA">
          <w:rPr>
            <w:rFonts w:ascii="Arial" w:hAnsi="Arial" w:cs="Arial"/>
            <w:b/>
            <w:bCs/>
            <w:color w:val="000000"/>
            <w:u w:val="single"/>
            <w:shd w:val="clear" w:color="auto" w:fill="FFFFFF"/>
            <w:rPrChange w:id="516" w:author="Nishikant ." w:date="2019-01-28T15:19:00Z">
              <w:rPr>
                <w:rFonts w:ascii="Arial" w:hAnsi="Arial" w:cs="Arial"/>
                <w:b/>
                <w:bCs/>
                <w:color w:val="000000"/>
                <w:shd w:val="clear" w:color="auto" w:fill="FFFFFF"/>
              </w:rPr>
            </w:rPrChange>
          </w:rPr>
          <w:t>Store the transactionIdentifier from the response</w:t>
        </w:r>
      </w:ins>
    </w:p>
    <w:p w:rsidR="00B628CA" w:rsidRPr="00B628CA" w:rsidRDefault="00B628CA" w:rsidP="00B628CA">
      <w:pPr>
        <w:rPr>
          <w:ins w:id="517" w:author="Nishikant ." w:date="2019-01-28T15:19:00Z"/>
          <w:rFonts w:ascii="Arial" w:hAnsi="Arial" w:cs="Arial"/>
          <w:color w:val="000000"/>
          <w:shd w:val="clear" w:color="auto" w:fill="FFFFFF"/>
        </w:rPr>
      </w:pPr>
      <w:ins w:id="518" w:author="Nishikant ." w:date="2019-01-28T15:19:00Z">
        <w:r w:rsidRPr="00B628CA">
          <w:rPr>
            <w:rFonts w:ascii="Arial" w:hAnsi="Arial" w:cs="Arial"/>
            <w:color w:val="000000"/>
            <w:shd w:val="clear" w:color="auto" w:fill="FFFFFF"/>
          </w:rPr>
          <w:t>In the response, you get a &lt;transactionIdentifier&gt; (a child of &lt;schemeResponse&gt;), as shown below. This must be stored and (where applicable) supplied with subsequent use of these card details.</w:t>
        </w:r>
      </w:ins>
    </w:p>
    <w:p w:rsidR="00B628CA" w:rsidRPr="00B628CA" w:rsidRDefault="00B628CA" w:rsidP="00B628CA">
      <w:pPr>
        <w:rPr>
          <w:ins w:id="519" w:author="Nishikant ." w:date="2019-01-28T15:19:00Z"/>
          <w:rFonts w:ascii="Arial" w:hAnsi="Arial" w:cs="Arial"/>
          <w:color w:val="000000"/>
          <w:shd w:val="clear" w:color="auto" w:fill="FFFFFF"/>
        </w:rPr>
      </w:pPr>
      <w:ins w:id="520" w:author="Nishikant ." w:date="2019-01-28T15:19:00Z">
        <w:r w:rsidRPr="00B628CA">
          <w:rPr>
            <w:rFonts w:ascii="Arial" w:hAnsi="Arial" w:cs="Arial"/>
            <w:b/>
            <w:bCs/>
            <w:color w:val="000000"/>
            <w:shd w:val="clear" w:color="auto" w:fill="FFFFFF"/>
          </w:rPr>
          <w:t>Note:  </w:t>
        </w:r>
        <w:r w:rsidRPr="00B628CA">
          <w:rPr>
            <w:rFonts w:ascii="Arial" w:hAnsi="Arial" w:cs="Arial"/>
            <w:color w:val="000000"/>
            <w:shd w:val="clear" w:color="auto" w:fill="FFFFFF"/>
          </w:rPr>
          <w:t>The &lt;transactionIdentifier&gt; may contain up to 56 characters, and may include spaces, even at the beginning or end. Preserve all of these characters.</w:t>
        </w:r>
      </w:ins>
    </w:p>
    <w:p w:rsidR="00B628CA" w:rsidRPr="00B628CA" w:rsidRDefault="00B628CA" w:rsidP="00B628CA">
      <w:pPr>
        <w:rPr>
          <w:ins w:id="521" w:author="Nishikant ." w:date="2019-01-28T15:19:00Z"/>
          <w:rFonts w:ascii="Arial" w:hAnsi="Arial" w:cs="Arial"/>
          <w:color w:val="000000"/>
          <w:shd w:val="clear" w:color="auto" w:fill="FFFFFF"/>
        </w:rPr>
      </w:pPr>
      <w:ins w:id="522" w:author="Nishikant ." w:date="2019-01-28T15:19:00Z">
        <w:r w:rsidRPr="00B628CA">
          <w:rPr>
            <w:rFonts w:ascii="Arial" w:hAnsi="Arial" w:cs="Arial"/>
            <w:color w:val="000000"/>
            <w:shd w:val="clear" w:color="auto" w:fill="FFFFFF"/>
          </w:rPr>
          <w:t>...</w:t>
        </w:r>
      </w:ins>
    </w:p>
    <w:p w:rsidR="00B628CA" w:rsidRPr="00B628CA" w:rsidRDefault="00B628CA" w:rsidP="00B628CA">
      <w:pPr>
        <w:rPr>
          <w:ins w:id="523" w:author="Nishikant ." w:date="2019-01-28T15:19:00Z"/>
          <w:rFonts w:ascii="Arial" w:hAnsi="Arial" w:cs="Arial"/>
          <w:color w:val="000000"/>
          <w:shd w:val="clear" w:color="auto" w:fill="FFFFFF"/>
        </w:rPr>
      </w:pPr>
      <w:ins w:id="524" w:author="Nishikant ." w:date="2019-01-28T15:19:00Z">
        <w:r w:rsidRPr="00B628CA">
          <w:rPr>
            <w:rFonts w:ascii="Arial" w:hAnsi="Arial" w:cs="Arial"/>
            <w:color w:val="000000"/>
            <w:shd w:val="clear" w:color="auto" w:fill="FFFFFF"/>
          </w:rPr>
          <w:t>  &lt;schemeResponse&gt;</w:t>
        </w:r>
      </w:ins>
    </w:p>
    <w:p w:rsidR="00B628CA" w:rsidRPr="00B628CA" w:rsidRDefault="00B628CA" w:rsidP="00B628CA">
      <w:pPr>
        <w:rPr>
          <w:ins w:id="525" w:author="Nishikant ." w:date="2019-01-28T15:19:00Z"/>
          <w:rFonts w:ascii="Arial" w:hAnsi="Arial" w:cs="Arial"/>
          <w:color w:val="000000"/>
          <w:shd w:val="clear" w:color="auto" w:fill="FFFFFF"/>
        </w:rPr>
      </w:pPr>
      <w:ins w:id="526" w:author="Nishikant ." w:date="2019-01-28T15:19:00Z">
        <w:r w:rsidRPr="00B628CA">
          <w:rPr>
            <w:rFonts w:ascii="Arial" w:hAnsi="Arial" w:cs="Arial"/>
            <w:color w:val="000000"/>
            <w:shd w:val="clear" w:color="auto" w:fill="FFFFFF"/>
          </w:rPr>
          <w:t>    &lt;transactionIdentifier&gt;1234567890&lt;/transactionIdentifier&gt;</w:t>
        </w:r>
      </w:ins>
    </w:p>
    <w:p w:rsidR="00B628CA" w:rsidRPr="00B628CA" w:rsidRDefault="00B628CA" w:rsidP="00B628CA">
      <w:pPr>
        <w:rPr>
          <w:ins w:id="527" w:author="Nishikant ." w:date="2019-01-28T15:19:00Z"/>
          <w:rFonts w:ascii="Arial" w:hAnsi="Arial" w:cs="Arial"/>
          <w:color w:val="000000"/>
          <w:shd w:val="clear" w:color="auto" w:fill="FFFFFF"/>
        </w:rPr>
      </w:pPr>
      <w:ins w:id="528" w:author="Nishikant ." w:date="2019-01-28T15:19:00Z">
        <w:r w:rsidRPr="00B628CA">
          <w:rPr>
            <w:rFonts w:ascii="Arial" w:hAnsi="Arial" w:cs="Arial"/>
            <w:color w:val="000000"/>
            <w:shd w:val="clear" w:color="auto" w:fill="FFFFFF"/>
          </w:rPr>
          <w:t>  &lt;/schemeResponse&gt;</w:t>
        </w:r>
      </w:ins>
    </w:p>
    <w:p w:rsidR="00B628CA" w:rsidRDefault="00B628CA" w:rsidP="00B628CA">
      <w:pPr>
        <w:rPr>
          <w:ins w:id="529" w:author="Nishikant ." w:date="2019-01-28T15:19:00Z"/>
          <w:rFonts w:ascii="Arial" w:hAnsi="Arial" w:cs="Arial"/>
          <w:color w:val="000000"/>
          <w:shd w:val="clear" w:color="auto" w:fill="FFFFFF"/>
        </w:rPr>
      </w:pPr>
      <w:ins w:id="530" w:author="Nishikant ." w:date="2019-01-28T15:19:00Z">
        <w:r w:rsidRPr="00B628CA">
          <w:rPr>
            <w:rFonts w:ascii="Arial" w:hAnsi="Arial" w:cs="Arial"/>
            <w:color w:val="000000"/>
            <w:shd w:val="clear" w:color="auto" w:fill="FFFFFF"/>
          </w:rPr>
          <w:t>&lt;/payment&gt;</w:t>
        </w:r>
      </w:ins>
    </w:p>
    <w:p w:rsidR="00B628CA" w:rsidRDefault="00B628CA" w:rsidP="00B628CA">
      <w:pPr>
        <w:rPr>
          <w:ins w:id="531" w:author="Nishikant ." w:date="2019-01-28T15:19:00Z"/>
          <w:rFonts w:ascii="Arial" w:hAnsi="Arial" w:cs="Arial"/>
          <w:color w:val="000000"/>
          <w:shd w:val="clear" w:color="auto" w:fill="FFFFFF"/>
        </w:rPr>
      </w:pPr>
    </w:p>
    <w:p w:rsidR="00B628CA" w:rsidRDefault="00B628CA" w:rsidP="00B628CA">
      <w:pPr>
        <w:pStyle w:val="NormalWeb"/>
        <w:shd w:val="clear" w:color="auto" w:fill="FFFFFF"/>
        <w:spacing w:before="175" w:after="86"/>
        <w:rPr>
          <w:ins w:id="532" w:author="Nishikant ." w:date="2019-01-28T15:19:00Z"/>
          <w:rFonts w:ascii="Arial" w:hAnsi="Arial" w:cs="Arial"/>
          <w:color w:val="000000"/>
        </w:rPr>
      </w:pPr>
      <w:ins w:id="533" w:author="Nishikant ." w:date="2019-01-28T15:20:00Z">
        <w:r>
          <w:rPr>
            <w:rFonts w:ascii="Arial" w:hAnsi="Arial" w:cs="Arial"/>
            <w:color w:val="000000"/>
          </w:rPr>
          <w:lastRenderedPageBreak/>
          <w:t xml:space="preserve">Note: </w:t>
        </w:r>
      </w:ins>
      <w:ins w:id="534" w:author="Nishikant ." w:date="2019-01-28T15:19:00Z">
        <w:r>
          <w:rPr>
            <w:rFonts w:ascii="Arial" w:hAnsi="Arial" w:cs="Arial"/>
            <w:color w:val="000000"/>
          </w:rPr>
          <w:t>There are two ways to use stored credentials, depending on whether the </w:t>
        </w:r>
        <w:r>
          <w:rPr>
            <w:rFonts w:ascii="Arial" w:hAnsi="Arial" w:cs="Arial"/>
            <w:b/>
            <w:bCs/>
            <w:color w:val="000000"/>
          </w:rPr>
          <w:t>cardholder</w:t>
        </w:r>
        <w:r>
          <w:rPr>
            <w:rFonts w:ascii="Arial" w:hAnsi="Arial" w:cs="Arial"/>
            <w:color w:val="000000"/>
          </w:rPr>
          <w:t> or </w:t>
        </w:r>
        <w:r>
          <w:rPr>
            <w:rFonts w:ascii="Arial" w:hAnsi="Arial" w:cs="Arial"/>
            <w:b/>
            <w:bCs/>
            <w:color w:val="000000"/>
          </w:rPr>
          <w:t>merchant</w:t>
        </w:r>
        <w:r>
          <w:rPr>
            <w:rFonts w:ascii="Arial" w:hAnsi="Arial" w:cs="Arial"/>
            <w:color w:val="000000"/>
          </w:rPr>
          <w:t> initiates a transaction.</w:t>
        </w:r>
      </w:ins>
    </w:p>
    <w:p w:rsidR="00B628CA" w:rsidRDefault="00B628CA" w:rsidP="00B628CA">
      <w:pPr>
        <w:pStyle w:val="Heading3"/>
        <w:shd w:val="clear" w:color="auto" w:fill="FFFFFF"/>
        <w:spacing w:before="360" w:after="170"/>
        <w:rPr>
          <w:ins w:id="535" w:author="Nishikant ." w:date="2019-01-28T15:19:00Z"/>
          <w:rFonts w:ascii="Arial" w:hAnsi="Arial" w:cs="Arial"/>
          <w:color w:val="000000"/>
          <w:sz w:val="34"/>
          <w:szCs w:val="34"/>
        </w:rPr>
      </w:pPr>
      <w:ins w:id="536" w:author="Nishikant ." w:date="2019-01-28T15:19:00Z">
        <w:r>
          <w:rPr>
            <w:rFonts w:ascii="Arial" w:hAnsi="Arial" w:cs="Arial"/>
            <w:color w:val="000000"/>
            <w:sz w:val="34"/>
            <w:szCs w:val="34"/>
          </w:rPr>
          <w:t>Cardholder initiates</w:t>
        </w:r>
      </w:ins>
    </w:p>
    <w:p w:rsidR="00B628CA" w:rsidRDefault="00B628CA" w:rsidP="00B628CA">
      <w:pPr>
        <w:pStyle w:val="NormalWeb"/>
        <w:shd w:val="clear" w:color="auto" w:fill="FFFFFF"/>
        <w:spacing w:before="175" w:after="86"/>
        <w:rPr>
          <w:ins w:id="537" w:author="Nishikant ." w:date="2019-01-28T15:19:00Z"/>
          <w:rFonts w:ascii="Arial" w:hAnsi="Arial" w:cs="Arial"/>
          <w:color w:val="000000"/>
        </w:rPr>
      </w:pPr>
      <w:ins w:id="538" w:author="Nishikant ." w:date="2019-01-28T15:19:00Z">
        <w:r>
          <w:rPr>
            <w:rFonts w:ascii="Arial" w:hAnsi="Arial" w:cs="Arial"/>
            <w:color w:val="000000"/>
          </w:rPr>
          <w:t>If the cardholder initiates a transaction with their stored details, you must include </w:t>
        </w:r>
        <w:r>
          <w:rPr>
            <w:rStyle w:val="HTMLCode"/>
            <w:rFonts w:ascii="Consolas" w:eastAsiaTheme="minorEastAsia" w:hAnsi="Consolas"/>
            <w:color w:val="000000"/>
            <w:shd w:val="clear" w:color="auto" w:fill="F1F1EE"/>
          </w:rPr>
          <w:t>&lt;storedCredentials&gt;</w:t>
        </w:r>
        <w:r>
          <w:rPr>
            <w:rFonts w:ascii="Arial" w:hAnsi="Arial" w:cs="Arial"/>
            <w:color w:val="000000"/>
          </w:rPr>
          <w:t> with the </w:t>
        </w:r>
        <w:r>
          <w:rPr>
            <w:rStyle w:val="HTMLCode"/>
            <w:rFonts w:ascii="Consolas" w:eastAsiaTheme="minorEastAsia" w:hAnsi="Consolas"/>
            <w:color w:val="000000"/>
          </w:rPr>
          <w:t>usage</w:t>
        </w:r>
        <w:r>
          <w:rPr>
            <w:rFonts w:ascii="Arial" w:hAnsi="Arial" w:cs="Arial"/>
            <w:color w:val="000000"/>
          </w:rPr>
          <w:t> value of </w:t>
        </w:r>
        <w:r>
          <w:rPr>
            <w:rStyle w:val="HTMLCode"/>
            <w:rFonts w:ascii="Consolas" w:eastAsiaTheme="minorEastAsia" w:hAnsi="Consolas"/>
            <w:color w:val="000000"/>
          </w:rPr>
          <w:t>"USED"</w:t>
        </w:r>
        <w:r>
          <w:rPr>
            <w:rFonts w:ascii="Arial" w:hAnsi="Arial" w:cs="Arial"/>
            <w:color w:val="000000"/>
          </w:rPr>
          <w:t>:</w:t>
        </w:r>
      </w:ins>
    </w:p>
    <w:p w:rsidR="00B628CA" w:rsidRDefault="00B628CA" w:rsidP="00B628CA">
      <w:pPr>
        <w:pStyle w:val="NormalWeb"/>
        <w:shd w:val="clear" w:color="auto" w:fill="F7F7F5"/>
        <w:spacing w:after="0"/>
        <w:rPr>
          <w:ins w:id="539" w:author="Nishikant ." w:date="2019-01-28T15:19:00Z"/>
          <w:rFonts w:ascii="Consolas" w:hAnsi="Consolas" w:cs="Arial"/>
          <w:color w:val="000000"/>
        </w:rPr>
      </w:pPr>
      <w:ins w:id="540" w:author="Nishikant ." w:date="2019-01-28T15:19:00Z">
        <w:r>
          <w:rPr>
            <w:rFonts w:ascii="Consolas" w:hAnsi="Consolas" w:cs="Arial"/>
            <w:color w:val="000000"/>
          </w:rPr>
          <w:t>...</w:t>
        </w:r>
      </w:ins>
    </w:p>
    <w:p w:rsidR="00B628CA" w:rsidRDefault="00B628CA" w:rsidP="00B628CA">
      <w:pPr>
        <w:pStyle w:val="NormalWeb"/>
        <w:shd w:val="clear" w:color="auto" w:fill="F7F7F5"/>
        <w:spacing w:after="0"/>
        <w:rPr>
          <w:ins w:id="541" w:author="Nishikant ." w:date="2019-01-28T15:19:00Z"/>
          <w:rFonts w:ascii="Consolas" w:hAnsi="Consolas" w:cs="Arial"/>
          <w:color w:val="000000"/>
        </w:rPr>
      </w:pPr>
      <w:ins w:id="542" w:author="Nishikant ." w:date="2019-01-28T15:19:00Z">
        <w:r>
          <w:rPr>
            <w:rFonts w:ascii="Consolas" w:hAnsi="Consolas" w:cs="Arial"/>
            <w:color w:val="000000"/>
          </w:rPr>
          <w:t>  &lt;storedCredentials usage="USED"&gt;</w:t>
        </w:r>
      </w:ins>
    </w:p>
    <w:p w:rsidR="00B628CA" w:rsidRDefault="00B628CA" w:rsidP="00B628CA">
      <w:pPr>
        <w:pStyle w:val="NormalWeb"/>
        <w:shd w:val="clear" w:color="auto" w:fill="F7F7F5"/>
        <w:spacing w:after="0"/>
        <w:rPr>
          <w:ins w:id="543" w:author="Nishikant ." w:date="2019-01-28T15:19:00Z"/>
          <w:rFonts w:ascii="Consolas" w:hAnsi="Consolas" w:cs="Arial"/>
          <w:color w:val="000000"/>
        </w:rPr>
      </w:pPr>
      <w:ins w:id="544" w:author="Nishikant ." w:date="2019-01-28T15:19:00Z">
        <w:r>
          <w:rPr>
            <w:rFonts w:ascii="Consolas" w:hAnsi="Consolas" w:cs="Arial"/>
            <w:color w:val="000000"/>
          </w:rPr>
          <w:t>  &lt;/storedCredentials&gt;</w:t>
        </w:r>
      </w:ins>
    </w:p>
    <w:p w:rsidR="00B628CA" w:rsidRDefault="00B628CA" w:rsidP="00B628CA">
      <w:pPr>
        <w:pStyle w:val="NormalWeb"/>
        <w:shd w:val="clear" w:color="auto" w:fill="F7F7F5"/>
        <w:spacing w:after="0"/>
        <w:rPr>
          <w:ins w:id="545" w:author="Nishikant ." w:date="2019-01-28T15:19:00Z"/>
          <w:rFonts w:ascii="Consolas" w:hAnsi="Consolas" w:cs="Arial"/>
          <w:color w:val="000000"/>
        </w:rPr>
      </w:pPr>
      <w:ins w:id="546" w:author="Nishikant ." w:date="2019-01-28T15:19:00Z">
        <w:r>
          <w:rPr>
            <w:rFonts w:ascii="Consolas" w:hAnsi="Consolas" w:cs="Arial"/>
            <w:color w:val="000000"/>
          </w:rPr>
          <w:t>&lt;/paymentDetails&gt;</w:t>
        </w:r>
      </w:ins>
    </w:p>
    <w:p w:rsidR="00B628CA" w:rsidRDefault="00B628CA" w:rsidP="00B628CA">
      <w:pPr>
        <w:pStyle w:val="Heading3"/>
        <w:shd w:val="clear" w:color="auto" w:fill="FFFFFF"/>
        <w:spacing w:before="360" w:after="170"/>
        <w:rPr>
          <w:ins w:id="547" w:author="Nishikant ." w:date="2019-01-28T15:19:00Z"/>
          <w:rFonts w:ascii="Arial" w:hAnsi="Arial" w:cs="Arial"/>
          <w:color w:val="000000"/>
          <w:sz w:val="34"/>
          <w:szCs w:val="34"/>
        </w:rPr>
      </w:pPr>
      <w:bookmarkStart w:id="548" w:name="merchant"/>
      <w:ins w:id="549" w:author="Nishikant ." w:date="2019-01-28T15:19:00Z">
        <w:r>
          <w:rPr>
            <w:rFonts w:ascii="Arial" w:hAnsi="Arial" w:cs="Arial"/>
            <w:color w:val="000000"/>
            <w:sz w:val="34"/>
            <w:szCs w:val="34"/>
          </w:rPr>
          <w:t>Merchant initiates</w:t>
        </w:r>
      </w:ins>
    </w:p>
    <w:p w:rsidR="00B628CA" w:rsidRDefault="00B628CA" w:rsidP="00B628CA">
      <w:pPr>
        <w:pStyle w:val="NormalWeb"/>
        <w:shd w:val="clear" w:color="auto" w:fill="FFFFFF"/>
        <w:spacing w:before="175" w:after="86"/>
        <w:rPr>
          <w:ins w:id="550" w:author="Nishikant ." w:date="2019-01-28T15:19:00Z"/>
          <w:rFonts w:ascii="Arial" w:hAnsi="Arial" w:cs="Arial"/>
          <w:color w:val="000000"/>
        </w:rPr>
      </w:pPr>
      <w:ins w:id="551" w:author="Nishikant ." w:date="2019-01-28T15:19:00Z">
        <w:r>
          <w:rPr>
            <w:rFonts w:ascii="Arial" w:hAnsi="Arial" w:cs="Arial"/>
            <w:color w:val="000000"/>
          </w:rPr>
          <w:t>If the merchant initiates a transaction with the stored details (such as with a recurring payment), </w:t>
        </w:r>
        <w:r>
          <w:rPr>
            <w:rFonts w:ascii="Arial" w:hAnsi="Arial" w:cs="Arial"/>
            <w:b/>
            <w:bCs/>
            <w:color w:val="000000"/>
          </w:rPr>
          <w:t>you must include</w:t>
        </w:r>
        <w:r>
          <w:rPr>
            <w:rFonts w:ascii="Arial" w:hAnsi="Arial" w:cs="Arial"/>
            <w:color w:val="000000"/>
          </w:rPr>
          <w:t>:</w:t>
        </w:r>
      </w:ins>
    </w:p>
    <w:p w:rsidR="00B628CA" w:rsidRDefault="00B628CA" w:rsidP="00B628CA">
      <w:pPr>
        <w:pStyle w:val="NormalWeb"/>
        <w:numPr>
          <w:ilvl w:val="0"/>
          <w:numId w:val="81"/>
        </w:numPr>
        <w:shd w:val="clear" w:color="auto" w:fill="FFFFFF"/>
        <w:spacing w:before="175" w:after="86" w:line="240" w:lineRule="auto"/>
        <w:rPr>
          <w:ins w:id="552" w:author="Nishikant ." w:date="2019-01-28T15:19:00Z"/>
          <w:rFonts w:ascii="Arial" w:hAnsi="Arial" w:cs="Arial"/>
          <w:color w:val="000000"/>
        </w:rPr>
      </w:pPr>
      <w:ins w:id="553" w:author="Nishikant ." w:date="2019-01-28T15:19:00Z">
        <w:r>
          <w:rPr>
            <w:rStyle w:val="HTMLCode"/>
            <w:rFonts w:ascii="Consolas" w:eastAsiaTheme="minorEastAsia" w:hAnsi="Consolas"/>
            <w:color w:val="000000"/>
            <w:shd w:val="clear" w:color="auto" w:fill="F1F1EE"/>
          </w:rPr>
          <w:t>&lt;storedCredentials&gt;</w:t>
        </w:r>
        <w:r>
          <w:rPr>
            <w:rFonts w:ascii="Arial" w:hAnsi="Arial" w:cs="Arial"/>
            <w:color w:val="000000"/>
          </w:rPr>
          <w:t> with:</w:t>
        </w:r>
      </w:ins>
    </w:p>
    <w:p w:rsidR="00B628CA" w:rsidRDefault="00B628CA" w:rsidP="00B628CA">
      <w:pPr>
        <w:pStyle w:val="NormalWeb"/>
        <w:numPr>
          <w:ilvl w:val="1"/>
          <w:numId w:val="82"/>
        </w:numPr>
        <w:shd w:val="clear" w:color="auto" w:fill="FFFFFF"/>
        <w:spacing w:before="175" w:after="86" w:line="240" w:lineRule="auto"/>
        <w:ind w:left="450"/>
        <w:rPr>
          <w:ins w:id="554" w:author="Nishikant ." w:date="2019-01-28T15:19:00Z"/>
          <w:rFonts w:ascii="Arial" w:hAnsi="Arial" w:cs="Arial"/>
          <w:color w:val="000000"/>
        </w:rPr>
      </w:pPr>
      <w:ins w:id="555" w:author="Nishikant ." w:date="2019-01-28T15:19:00Z">
        <w:r>
          <w:rPr>
            <w:rFonts w:ascii="Arial" w:hAnsi="Arial" w:cs="Arial"/>
            <w:color w:val="000000"/>
          </w:rPr>
          <w:t>the </w:t>
        </w:r>
        <w:r>
          <w:rPr>
            <w:rStyle w:val="HTMLCode"/>
            <w:rFonts w:ascii="Consolas" w:eastAsiaTheme="minorEastAsia" w:hAnsi="Consolas"/>
            <w:color w:val="000000"/>
          </w:rPr>
          <w:t>usage</w:t>
        </w:r>
        <w:r>
          <w:rPr>
            <w:rFonts w:ascii="Arial" w:hAnsi="Arial" w:cs="Arial"/>
            <w:color w:val="000000"/>
          </w:rPr>
          <w:t> value of "USED", and</w:t>
        </w:r>
      </w:ins>
    </w:p>
    <w:p w:rsidR="00B628CA" w:rsidRDefault="00B628CA" w:rsidP="00B628CA">
      <w:pPr>
        <w:pStyle w:val="NormalWeb"/>
        <w:numPr>
          <w:ilvl w:val="1"/>
          <w:numId w:val="83"/>
        </w:numPr>
        <w:shd w:val="clear" w:color="auto" w:fill="FFFFFF"/>
        <w:spacing w:before="175" w:after="86" w:line="240" w:lineRule="auto"/>
        <w:ind w:left="450"/>
        <w:rPr>
          <w:ins w:id="556" w:author="Nishikant ." w:date="2019-01-28T15:19:00Z"/>
          <w:rFonts w:ascii="Arial" w:hAnsi="Arial" w:cs="Arial"/>
          <w:color w:val="000000"/>
        </w:rPr>
      </w:pPr>
      <w:ins w:id="557" w:author="Nishikant ." w:date="2019-01-28T15:19:00Z">
        <w:r>
          <w:rPr>
            <w:rFonts w:ascii="Arial" w:hAnsi="Arial" w:cs="Arial"/>
            <w:color w:val="000000"/>
          </w:rPr>
          <w:t>the appropriate </w:t>
        </w:r>
        <w:r>
          <w:rPr>
            <w:rStyle w:val="HTMLCode"/>
            <w:rFonts w:ascii="Consolas" w:eastAsiaTheme="minorEastAsia" w:hAnsi="Consolas"/>
            <w:color w:val="000000"/>
          </w:rPr>
          <w:t>merchantInitiatedReason</w:t>
        </w:r>
        <w:r>
          <w:rPr>
            <w:rFonts w:ascii="Arial" w:hAnsi="Arial" w:cs="Arial"/>
            <w:color w:val="000000"/>
          </w:rPr>
          <w:t> </w:t>
        </w:r>
      </w:ins>
    </w:p>
    <w:p w:rsidR="00B628CA" w:rsidRDefault="00B628CA" w:rsidP="00B628CA">
      <w:pPr>
        <w:pStyle w:val="NormalWeb"/>
        <w:numPr>
          <w:ilvl w:val="0"/>
          <w:numId w:val="84"/>
        </w:numPr>
        <w:shd w:val="clear" w:color="auto" w:fill="FFFFFF"/>
        <w:spacing w:before="175" w:after="86" w:line="240" w:lineRule="auto"/>
        <w:rPr>
          <w:ins w:id="558" w:author="Nishikant ." w:date="2019-01-28T15:23:00Z"/>
          <w:rFonts w:ascii="Arial" w:hAnsi="Arial" w:cs="Arial"/>
          <w:color w:val="000000"/>
        </w:rPr>
      </w:pPr>
      <w:ins w:id="559" w:author="Nishikant ." w:date="2019-01-28T15:19:00Z">
        <w:r>
          <w:rPr>
            <w:rStyle w:val="HTMLCode"/>
            <w:rFonts w:ascii="Consolas" w:eastAsiaTheme="minorEastAsia" w:hAnsi="Consolas"/>
            <w:color w:val="000000"/>
            <w:shd w:val="clear" w:color="auto" w:fill="F1F1EE"/>
          </w:rPr>
          <w:t>&lt;schemeTransactionIdentifier&gt;</w:t>
        </w:r>
        <w:r>
          <w:rPr>
            <w:rFonts w:ascii="Arial" w:hAnsi="Arial" w:cs="Arial"/>
            <w:color w:val="000000"/>
          </w:rPr>
          <w:t>, which is the </w:t>
        </w:r>
        <w:r>
          <w:rPr>
            <w:rStyle w:val="HTMLCode"/>
            <w:rFonts w:ascii="Consolas" w:eastAsiaTheme="minorEastAsia" w:hAnsi="Consolas"/>
            <w:color w:val="000000"/>
            <w:shd w:val="clear" w:color="auto" w:fill="F1F1EE"/>
          </w:rPr>
          <w:t>&lt;transactionIdentifier&gt;</w:t>
        </w:r>
        <w:r>
          <w:rPr>
            <w:rFonts w:ascii="Arial" w:hAnsi="Arial" w:cs="Arial"/>
            <w:color w:val="000000"/>
          </w:rPr>
          <w:t> from either:</w:t>
        </w:r>
      </w:ins>
    </w:p>
    <w:p w:rsidR="00B628CA" w:rsidRDefault="00B628CA">
      <w:pPr>
        <w:pStyle w:val="NormalWeb"/>
        <w:shd w:val="clear" w:color="auto" w:fill="FFFFFF"/>
        <w:spacing w:before="175" w:after="86" w:line="240" w:lineRule="auto"/>
        <w:ind w:left="720"/>
        <w:rPr>
          <w:ins w:id="560" w:author="Nishikant ." w:date="2019-01-28T15:30:00Z"/>
          <w:rFonts w:ascii="Arial" w:hAnsi="Arial" w:cs="Arial"/>
          <w:color w:val="000000"/>
        </w:rPr>
        <w:pPrChange w:id="561" w:author="Nishikant ." w:date="2019-01-28T15:23:00Z">
          <w:pPr>
            <w:pStyle w:val="NormalWeb"/>
            <w:numPr>
              <w:numId w:val="84"/>
            </w:numPr>
            <w:shd w:val="clear" w:color="auto" w:fill="FFFFFF"/>
            <w:tabs>
              <w:tab w:val="num" w:pos="720"/>
            </w:tabs>
            <w:spacing w:before="175" w:after="86" w:line="240" w:lineRule="auto"/>
            <w:ind w:left="720" w:hanging="360"/>
          </w:pPr>
        </w:pPrChange>
      </w:pPr>
      <w:ins w:id="562" w:author="Nishikant ." w:date="2019-01-28T15:23:00Z">
        <w:r>
          <w:rPr>
            <w:rFonts w:ascii="Arial" w:hAnsi="Arial" w:cs="Arial"/>
            <w:color w:val="000000"/>
          </w:rPr>
          <w:t xml:space="preserve">Note: The Merchant initiated reasons can be </w:t>
        </w:r>
      </w:ins>
      <w:ins w:id="563" w:author="Nishikant ." w:date="2019-01-28T15:29:00Z">
        <w:r w:rsidR="00F42D28">
          <w:rPr>
            <w:rFonts w:ascii="Arial" w:hAnsi="Arial" w:cs="Arial"/>
            <w:color w:val="000000"/>
          </w:rPr>
          <w:t>INSTALMENT, RECURRING</w:t>
        </w:r>
      </w:ins>
      <w:ins w:id="564" w:author="Nishikant ." w:date="2019-01-28T15:30:00Z">
        <w:r w:rsidR="00F42D28">
          <w:rPr>
            <w:rFonts w:ascii="Arial" w:hAnsi="Arial" w:cs="Arial"/>
            <w:color w:val="000000"/>
          </w:rPr>
          <w:t>, UNSCHEDULED</w:t>
        </w:r>
      </w:ins>
    </w:p>
    <w:p w:rsidR="00F42D28" w:rsidRDefault="00F42D28">
      <w:pPr>
        <w:pStyle w:val="NormalWeb"/>
        <w:shd w:val="clear" w:color="auto" w:fill="FFFFFF"/>
        <w:spacing w:before="175" w:after="86" w:line="240" w:lineRule="auto"/>
        <w:ind w:left="720"/>
        <w:rPr>
          <w:ins w:id="565" w:author="Nishikant ." w:date="2019-01-28T15:31:00Z"/>
          <w:rFonts w:ascii="Arial" w:hAnsi="Arial" w:cs="Arial"/>
          <w:color w:val="000000"/>
        </w:rPr>
        <w:pPrChange w:id="566" w:author="Nishikant ." w:date="2019-01-28T15:23:00Z">
          <w:pPr>
            <w:pStyle w:val="NormalWeb"/>
            <w:numPr>
              <w:numId w:val="84"/>
            </w:numPr>
            <w:shd w:val="clear" w:color="auto" w:fill="FFFFFF"/>
            <w:tabs>
              <w:tab w:val="num" w:pos="720"/>
            </w:tabs>
            <w:spacing w:before="175" w:after="86" w:line="240" w:lineRule="auto"/>
            <w:ind w:left="720" w:hanging="360"/>
          </w:pPr>
        </w:pPrChange>
      </w:pPr>
      <w:ins w:id="567" w:author="Nishikant ." w:date="2019-01-28T15:30:00Z">
        <w:r>
          <w:rPr>
            <w:rFonts w:ascii="Arial" w:hAnsi="Arial" w:cs="Arial"/>
            <w:color w:val="000000"/>
          </w:rPr>
          <w:t xml:space="preserve">To change the type of reason </w:t>
        </w:r>
      </w:ins>
      <w:ins w:id="568" w:author="Nishikant ." w:date="2019-01-28T15:31:00Z">
        <w:r>
          <w:rPr>
            <w:rFonts w:ascii="Arial" w:hAnsi="Arial" w:cs="Arial"/>
            <w:color w:val="000000"/>
          </w:rPr>
          <w:t>we have to change it from the code base in the following files:</w:t>
        </w:r>
      </w:ins>
    </w:p>
    <w:p w:rsidR="00F42D28" w:rsidRDefault="00F42D28">
      <w:pPr>
        <w:pStyle w:val="NormalWeb"/>
        <w:numPr>
          <w:ilvl w:val="0"/>
          <w:numId w:val="87"/>
        </w:numPr>
        <w:shd w:val="clear" w:color="auto" w:fill="FFFFFF"/>
        <w:spacing w:before="175" w:after="86" w:line="240" w:lineRule="auto"/>
        <w:rPr>
          <w:ins w:id="569" w:author="Nishikant ." w:date="2019-01-28T15:32:00Z"/>
          <w:rFonts w:ascii="Arial" w:hAnsi="Arial" w:cs="Arial"/>
          <w:color w:val="000000"/>
        </w:rPr>
        <w:pPrChange w:id="570" w:author="Nishikant ." w:date="2019-01-28T15:32:00Z">
          <w:pPr>
            <w:pStyle w:val="NormalWeb"/>
            <w:numPr>
              <w:numId w:val="84"/>
            </w:numPr>
            <w:shd w:val="clear" w:color="auto" w:fill="FFFFFF"/>
            <w:tabs>
              <w:tab w:val="num" w:pos="720"/>
            </w:tabs>
            <w:spacing w:before="175" w:after="86" w:line="240" w:lineRule="auto"/>
            <w:ind w:left="720" w:hanging="360"/>
          </w:pPr>
        </w:pPrChange>
      </w:pPr>
      <w:ins w:id="571" w:author="Nishikant ." w:date="2019-01-28T15:32:00Z">
        <w:r>
          <w:rPr>
            <w:rFonts w:ascii="Arial" w:hAnsi="Arial" w:cs="Arial"/>
            <w:color w:val="000000"/>
          </w:rPr>
          <w:t>The types are mentioned in the properties file, named worldpay.properties</w:t>
        </w:r>
      </w:ins>
    </w:p>
    <w:p w:rsidR="000C3D1B" w:rsidRPr="00227374" w:rsidRDefault="000C3D1B">
      <w:pPr>
        <w:autoSpaceDE w:val="0"/>
        <w:autoSpaceDN w:val="0"/>
        <w:adjustRightInd w:val="0"/>
        <w:spacing w:after="0" w:line="240" w:lineRule="auto"/>
        <w:ind w:left="915"/>
        <w:rPr>
          <w:ins w:id="572" w:author="Nishikant ." w:date="2019-01-28T15:50:00Z"/>
          <w:rFonts w:ascii="Courier New" w:hAnsi="Courier New" w:cs="Courier New"/>
          <w:sz w:val="20"/>
          <w:szCs w:val="20"/>
          <w:rPrChange w:id="573" w:author="Nishikant ." w:date="2019-01-28T15:50:00Z">
            <w:rPr>
              <w:ins w:id="574" w:author="Nishikant ." w:date="2019-01-28T15:50:00Z"/>
            </w:rPr>
          </w:rPrChange>
        </w:rPr>
        <w:pPrChange w:id="575" w:author="Nishikant ." w:date="2019-01-28T15:50:00Z">
          <w:pPr>
            <w:pStyle w:val="ListParagraph"/>
            <w:numPr>
              <w:numId w:val="87"/>
            </w:numPr>
            <w:autoSpaceDE w:val="0"/>
            <w:autoSpaceDN w:val="0"/>
            <w:adjustRightInd w:val="0"/>
            <w:spacing w:after="0" w:line="240" w:lineRule="auto"/>
            <w:ind w:left="1275" w:hanging="360"/>
          </w:pPr>
        </w:pPrChange>
      </w:pPr>
      <w:ins w:id="576" w:author="Nishikant ." w:date="2019-01-28T15:50:00Z">
        <w:r w:rsidRPr="00227374">
          <w:rPr>
            <w:rFonts w:ascii="Courier New" w:hAnsi="Courier New" w:cs="Courier New"/>
            <w:color w:val="000000"/>
            <w:sz w:val="20"/>
            <w:szCs w:val="20"/>
            <w:rPrChange w:id="577" w:author="Nishikant ." w:date="2019-01-28T15:50:00Z">
              <w:rPr/>
            </w:rPrChange>
          </w:rPr>
          <w:t xml:space="preserve">worldpay.storedcred.mi.INSTALMENT= </w:t>
        </w:r>
        <w:r w:rsidRPr="00227374">
          <w:rPr>
            <w:rFonts w:ascii="Courier New" w:hAnsi="Courier New" w:cs="Courier New"/>
            <w:color w:val="2A00FF"/>
            <w:sz w:val="20"/>
            <w:szCs w:val="20"/>
            <w:rPrChange w:id="578" w:author="Nishikant ." w:date="2019-01-28T15:50:00Z">
              <w:rPr>
                <w:color w:val="2A00FF"/>
              </w:rPr>
            </w:rPrChange>
          </w:rPr>
          <w:t>INSTALMENT</w:t>
        </w:r>
      </w:ins>
    </w:p>
    <w:p w:rsidR="000C3D1B" w:rsidRPr="00227374" w:rsidRDefault="00227374">
      <w:pPr>
        <w:autoSpaceDE w:val="0"/>
        <w:autoSpaceDN w:val="0"/>
        <w:adjustRightInd w:val="0"/>
        <w:spacing w:after="0" w:line="240" w:lineRule="auto"/>
        <w:rPr>
          <w:ins w:id="579" w:author="Nishikant ." w:date="2019-01-28T15:50:00Z"/>
          <w:rFonts w:ascii="Courier New" w:hAnsi="Courier New" w:cs="Courier New"/>
          <w:sz w:val="20"/>
          <w:szCs w:val="20"/>
          <w:rPrChange w:id="580" w:author="Nishikant ." w:date="2019-01-28T15:50:00Z">
            <w:rPr>
              <w:ins w:id="581" w:author="Nishikant ." w:date="2019-01-28T15:50:00Z"/>
            </w:rPr>
          </w:rPrChange>
        </w:rPr>
        <w:pPrChange w:id="582" w:author="Nishikant ." w:date="2019-01-28T15:50:00Z">
          <w:pPr>
            <w:pStyle w:val="ListParagraph"/>
            <w:numPr>
              <w:numId w:val="87"/>
            </w:numPr>
            <w:autoSpaceDE w:val="0"/>
            <w:autoSpaceDN w:val="0"/>
            <w:adjustRightInd w:val="0"/>
            <w:spacing w:after="0" w:line="240" w:lineRule="auto"/>
            <w:ind w:left="1275" w:hanging="360"/>
          </w:pPr>
        </w:pPrChange>
      </w:pPr>
      <w:ins w:id="583" w:author="Nishikant ." w:date="2019-01-28T15:50:00Z">
        <w:r>
          <w:rPr>
            <w:rFonts w:ascii="Courier New" w:hAnsi="Courier New" w:cs="Courier New"/>
            <w:color w:val="000000"/>
            <w:sz w:val="20"/>
            <w:szCs w:val="20"/>
          </w:rPr>
          <w:t xml:space="preserve">        </w:t>
        </w:r>
        <w:r w:rsidR="000C3D1B" w:rsidRPr="00227374">
          <w:rPr>
            <w:rFonts w:ascii="Courier New" w:hAnsi="Courier New" w:cs="Courier New"/>
            <w:color w:val="000000"/>
            <w:sz w:val="20"/>
            <w:szCs w:val="20"/>
            <w:rPrChange w:id="584" w:author="Nishikant ." w:date="2019-01-28T15:50:00Z">
              <w:rPr/>
            </w:rPrChange>
          </w:rPr>
          <w:t xml:space="preserve">worldpay.storedcred.mi.RECURRING= </w:t>
        </w:r>
        <w:r w:rsidR="000C3D1B" w:rsidRPr="00227374">
          <w:rPr>
            <w:rFonts w:ascii="Courier New" w:hAnsi="Courier New" w:cs="Courier New"/>
            <w:color w:val="2A00FF"/>
            <w:sz w:val="20"/>
            <w:szCs w:val="20"/>
            <w:rPrChange w:id="585" w:author="Nishikant ." w:date="2019-01-28T15:50:00Z">
              <w:rPr>
                <w:color w:val="2A00FF"/>
              </w:rPr>
            </w:rPrChange>
          </w:rPr>
          <w:t>RECURRING</w:t>
        </w:r>
      </w:ins>
    </w:p>
    <w:p w:rsidR="00F42D28" w:rsidRDefault="00227374">
      <w:pPr>
        <w:pStyle w:val="NormalWeb"/>
        <w:shd w:val="clear" w:color="auto" w:fill="FFFFFF"/>
        <w:spacing w:before="175" w:after="86" w:line="240" w:lineRule="auto"/>
        <w:rPr>
          <w:ins w:id="586" w:author="Nishikant ." w:date="2019-01-28T15:33:00Z"/>
          <w:noProof/>
        </w:rPr>
        <w:pPrChange w:id="587" w:author="Nishikant ." w:date="2019-01-28T15:50:00Z">
          <w:pPr>
            <w:pStyle w:val="NormalWeb"/>
            <w:numPr>
              <w:numId w:val="84"/>
            </w:numPr>
            <w:shd w:val="clear" w:color="auto" w:fill="FFFFFF"/>
            <w:tabs>
              <w:tab w:val="num" w:pos="720"/>
            </w:tabs>
            <w:spacing w:before="175" w:after="86" w:line="240" w:lineRule="auto"/>
            <w:ind w:left="720" w:hanging="360"/>
          </w:pPr>
        </w:pPrChange>
      </w:pPr>
      <w:ins w:id="588" w:author="Nishikant ." w:date="2019-01-28T15:50:00Z">
        <w:r>
          <w:rPr>
            <w:rFonts w:ascii="Courier New" w:hAnsi="Courier New" w:cs="Courier New"/>
            <w:color w:val="000000"/>
            <w:sz w:val="20"/>
            <w:szCs w:val="20"/>
          </w:rPr>
          <w:t xml:space="preserve">       </w:t>
        </w:r>
        <w:r w:rsidR="000C3D1B">
          <w:rPr>
            <w:rFonts w:ascii="Courier New" w:hAnsi="Courier New" w:cs="Courier New"/>
            <w:color w:val="000000"/>
            <w:sz w:val="20"/>
            <w:szCs w:val="20"/>
          </w:rPr>
          <w:t xml:space="preserve">worldpay.storedcred.mi.UNSCHEDULED = </w:t>
        </w:r>
        <w:r w:rsidR="000C3D1B">
          <w:rPr>
            <w:rFonts w:ascii="Courier New" w:hAnsi="Courier New" w:cs="Courier New"/>
            <w:color w:val="2A00FF"/>
            <w:sz w:val="20"/>
            <w:szCs w:val="20"/>
          </w:rPr>
          <w:t>UNSCHEDULED</w:t>
        </w:r>
      </w:ins>
    </w:p>
    <w:p w:rsidR="00F42D28" w:rsidRDefault="00F42D28">
      <w:pPr>
        <w:pStyle w:val="NormalWeb"/>
        <w:shd w:val="clear" w:color="auto" w:fill="FFFFFF"/>
        <w:spacing w:before="175" w:after="86" w:line="240" w:lineRule="auto"/>
        <w:ind w:left="1275"/>
        <w:rPr>
          <w:ins w:id="589" w:author="Nishikant ." w:date="2019-01-28T15:34:00Z"/>
          <w:rFonts w:ascii="Arial" w:hAnsi="Arial" w:cs="Arial"/>
          <w:color w:val="000000"/>
        </w:rPr>
        <w:pPrChange w:id="590" w:author="Nishikant ." w:date="2019-01-28T15:32:00Z">
          <w:pPr>
            <w:pStyle w:val="NormalWeb"/>
            <w:numPr>
              <w:numId w:val="84"/>
            </w:numPr>
            <w:shd w:val="clear" w:color="auto" w:fill="FFFFFF"/>
            <w:tabs>
              <w:tab w:val="num" w:pos="720"/>
            </w:tabs>
            <w:spacing w:before="175" w:after="86" w:line="240" w:lineRule="auto"/>
            <w:ind w:left="720" w:hanging="360"/>
          </w:pPr>
        </w:pPrChange>
      </w:pPr>
    </w:p>
    <w:p w:rsidR="00F42D28" w:rsidRDefault="00F42D28">
      <w:pPr>
        <w:pStyle w:val="NormalWeb"/>
        <w:numPr>
          <w:ilvl w:val="0"/>
          <w:numId w:val="87"/>
        </w:numPr>
        <w:shd w:val="clear" w:color="auto" w:fill="FFFFFF"/>
        <w:spacing w:before="175" w:after="86" w:line="240" w:lineRule="auto"/>
        <w:rPr>
          <w:ins w:id="591" w:author="Nishikant ." w:date="2019-01-28T15:34:00Z"/>
          <w:rFonts w:ascii="Arial" w:hAnsi="Arial" w:cs="Arial"/>
          <w:color w:val="000000"/>
        </w:rPr>
        <w:pPrChange w:id="592" w:author="Nishikant ." w:date="2019-01-28T15:34:00Z">
          <w:pPr>
            <w:pStyle w:val="NormalWeb"/>
            <w:numPr>
              <w:numId w:val="84"/>
            </w:numPr>
            <w:shd w:val="clear" w:color="auto" w:fill="FFFFFF"/>
            <w:tabs>
              <w:tab w:val="num" w:pos="720"/>
            </w:tabs>
            <w:spacing w:before="175" w:after="86" w:line="240" w:lineRule="auto"/>
            <w:ind w:left="720" w:hanging="360"/>
          </w:pPr>
        </w:pPrChange>
      </w:pPr>
      <w:ins w:id="593" w:author="Nishikant ." w:date="2019-01-28T15:34:00Z">
        <w:r>
          <w:rPr>
            <w:rFonts w:ascii="Arial" w:hAnsi="Arial" w:cs="Arial"/>
            <w:color w:val="000000"/>
          </w:rPr>
          <w:t>To change its type we have to change in file named LibCreateRequest.js</w:t>
        </w:r>
      </w:ins>
    </w:p>
    <w:p w:rsidR="00F42D28" w:rsidRDefault="00F42D28">
      <w:pPr>
        <w:pStyle w:val="NormalWeb"/>
        <w:shd w:val="clear" w:color="auto" w:fill="FFFFFF"/>
        <w:spacing w:before="175" w:after="86" w:line="240" w:lineRule="auto"/>
        <w:ind w:left="1275"/>
        <w:rPr>
          <w:ins w:id="594" w:author="Nishikant ." w:date="2019-01-28T15:38:00Z"/>
          <w:rFonts w:ascii="Arial" w:hAnsi="Arial" w:cs="Arial"/>
          <w:color w:val="000000"/>
        </w:rPr>
        <w:pPrChange w:id="595" w:author="Nishikant ." w:date="2019-01-28T15:37:00Z">
          <w:pPr>
            <w:pStyle w:val="NormalWeb"/>
            <w:numPr>
              <w:numId w:val="84"/>
            </w:numPr>
            <w:shd w:val="clear" w:color="auto" w:fill="FFFFFF"/>
            <w:tabs>
              <w:tab w:val="num" w:pos="720"/>
            </w:tabs>
            <w:spacing w:before="175" w:after="86" w:line="240" w:lineRule="auto"/>
            <w:ind w:left="720" w:hanging="360"/>
          </w:pPr>
        </w:pPrChange>
      </w:pPr>
      <w:ins w:id="596" w:author="Nishikant ." w:date="2019-01-28T15:38:00Z">
        <w:r>
          <w:rPr>
            <w:rFonts w:ascii="Arial" w:hAnsi="Arial" w:cs="Arial"/>
            <w:color w:val="000000"/>
          </w:rPr>
          <w:t>Find this code:</w:t>
        </w:r>
      </w:ins>
    </w:p>
    <w:p w:rsidR="00F42D28" w:rsidRPr="00A84B8F" w:rsidRDefault="00F42D28" w:rsidP="00F42D28">
      <w:pPr>
        <w:autoSpaceDE w:val="0"/>
        <w:autoSpaceDN w:val="0"/>
        <w:adjustRightInd w:val="0"/>
        <w:spacing w:after="0" w:line="240" w:lineRule="auto"/>
        <w:rPr>
          <w:ins w:id="597" w:author="Nishikant ." w:date="2019-01-28T15:38:00Z"/>
          <w:rFonts w:ascii="Arial" w:hAnsi="Arial" w:cs="Arial"/>
          <w:sz w:val="24"/>
          <w:szCs w:val="24"/>
          <w:rPrChange w:id="598" w:author="Nishikant ." w:date="2019-01-28T15:52:00Z">
            <w:rPr>
              <w:ins w:id="599" w:author="Nishikant ." w:date="2019-01-28T15:38:00Z"/>
              <w:rFonts w:ascii="Courier New" w:hAnsi="Courier New" w:cs="Courier New"/>
              <w:sz w:val="20"/>
              <w:szCs w:val="20"/>
            </w:rPr>
          </w:rPrChange>
        </w:rPr>
      </w:pPr>
      <w:ins w:id="600" w:author="Nishikant ." w:date="2019-01-28T15:38:00Z">
        <w:r w:rsidRPr="00A84B8F">
          <w:rPr>
            <w:rFonts w:ascii="Arial" w:hAnsi="Arial" w:cs="Arial"/>
            <w:b/>
            <w:bCs/>
            <w:color w:val="7F0055"/>
            <w:sz w:val="24"/>
            <w:szCs w:val="24"/>
            <w:rPrChange w:id="601" w:author="Nishikant ." w:date="2019-01-28T15:52:00Z">
              <w:rPr>
                <w:rFonts w:ascii="Courier New" w:hAnsi="Courier New" w:cs="Courier New"/>
                <w:b/>
                <w:bCs/>
                <w:color w:val="7F0055"/>
                <w:sz w:val="20"/>
                <w:szCs w:val="20"/>
              </w:rPr>
            </w:rPrChange>
          </w:rPr>
          <w:t>if</w:t>
        </w:r>
        <w:r w:rsidRPr="00A84B8F">
          <w:rPr>
            <w:rFonts w:ascii="Arial" w:hAnsi="Arial" w:cs="Arial"/>
            <w:color w:val="000000"/>
            <w:sz w:val="24"/>
            <w:szCs w:val="24"/>
            <w:rPrChange w:id="602" w:author="Nishikant ." w:date="2019-01-28T15:52:00Z">
              <w:rPr>
                <w:rFonts w:ascii="Courier New" w:hAnsi="Courier New" w:cs="Courier New"/>
                <w:color w:val="000000"/>
                <w:sz w:val="20"/>
                <w:szCs w:val="20"/>
              </w:rPr>
            </w:rPrChange>
          </w:rPr>
          <w:t xml:space="preserve"> (!(orderObj.createdBy.equals(WorldpayConstants.CUSTOMERORDER)) &amp;&amp; session.isUserAuthenticated()) { </w:t>
        </w:r>
        <w:r w:rsidRPr="00A84B8F">
          <w:rPr>
            <w:rFonts w:ascii="Arial" w:hAnsi="Arial" w:cs="Arial"/>
            <w:color w:val="3F7F5F"/>
            <w:sz w:val="24"/>
            <w:szCs w:val="24"/>
            <w:rPrChange w:id="603" w:author="Nishikant ." w:date="2019-01-28T15:52:00Z">
              <w:rPr>
                <w:rFonts w:ascii="Courier New" w:hAnsi="Courier New" w:cs="Courier New"/>
                <w:color w:val="3F7F5F"/>
                <w:sz w:val="20"/>
                <w:szCs w:val="20"/>
              </w:rPr>
            </w:rPrChange>
          </w:rPr>
          <w:t>//</w:t>
        </w:r>
        <w:r w:rsidRPr="00A84B8F">
          <w:rPr>
            <w:rFonts w:ascii="Arial" w:hAnsi="Arial" w:cs="Arial"/>
            <w:color w:val="3F7F5F"/>
            <w:sz w:val="24"/>
            <w:szCs w:val="24"/>
            <w:u w:val="single"/>
            <w:rPrChange w:id="604" w:author="Nishikant ." w:date="2019-01-28T15:52:00Z">
              <w:rPr>
                <w:rFonts w:ascii="Courier New" w:hAnsi="Courier New" w:cs="Courier New"/>
                <w:color w:val="3F7F5F"/>
                <w:sz w:val="20"/>
                <w:szCs w:val="20"/>
                <w:u w:val="single"/>
              </w:rPr>
            </w:rPrChange>
          </w:rPr>
          <w:t>eslint</w:t>
        </w:r>
        <w:r w:rsidRPr="00A84B8F">
          <w:rPr>
            <w:rFonts w:ascii="Arial" w:hAnsi="Arial" w:cs="Arial"/>
            <w:color w:val="3F7F5F"/>
            <w:sz w:val="24"/>
            <w:szCs w:val="24"/>
            <w:rPrChange w:id="605" w:author="Nishikant ." w:date="2019-01-28T15:52:00Z">
              <w:rPr>
                <w:rFonts w:ascii="Courier New" w:hAnsi="Courier New" w:cs="Courier New"/>
                <w:color w:val="3F7F5F"/>
                <w:sz w:val="20"/>
                <w:szCs w:val="20"/>
              </w:rPr>
            </w:rPrChange>
          </w:rPr>
          <w:t>-disable-line</w:t>
        </w:r>
      </w:ins>
    </w:p>
    <w:p w:rsidR="00F42D28" w:rsidRPr="00A84B8F" w:rsidRDefault="00F42D28" w:rsidP="00F42D28">
      <w:pPr>
        <w:autoSpaceDE w:val="0"/>
        <w:autoSpaceDN w:val="0"/>
        <w:adjustRightInd w:val="0"/>
        <w:spacing w:after="0" w:line="240" w:lineRule="auto"/>
        <w:rPr>
          <w:ins w:id="606" w:author="Nishikant ." w:date="2019-01-28T15:52:00Z"/>
          <w:rFonts w:ascii="Arial" w:hAnsi="Arial" w:cs="Arial"/>
          <w:color w:val="3F7F5F"/>
          <w:sz w:val="24"/>
          <w:szCs w:val="24"/>
          <w:rPrChange w:id="607" w:author="Nishikant ." w:date="2019-01-28T15:52:00Z">
            <w:rPr>
              <w:ins w:id="608" w:author="Nishikant ." w:date="2019-01-28T15:52:00Z"/>
              <w:rFonts w:ascii="Courier New" w:hAnsi="Courier New" w:cs="Courier New"/>
              <w:color w:val="3F7F5F"/>
              <w:sz w:val="20"/>
              <w:szCs w:val="20"/>
            </w:rPr>
          </w:rPrChange>
        </w:rPr>
      </w:pPr>
      <w:ins w:id="609" w:author="Nishikant ." w:date="2019-01-28T15:38:00Z">
        <w:r w:rsidRPr="00A84B8F">
          <w:rPr>
            <w:rFonts w:ascii="Arial" w:hAnsi="Arial" w:cs="Arial"/>
            <w:color w:val="000000"/>
            <w:sz w:val="24"/>
            <w:szCs w:val="24"/>
            <w:rPrChange w:id="610" w:author="Nishikant ." w:date="2019-01-28T15:52:00Z">
              <w:rPr>
                <w:rFonts w:ascii="Courier New" w:hAnsi="Courier New" w:cs="Courier New"/>
                <w:color w:val="000000"/>
                <w:sz w:val="20"/>
                <w:szCs w:val="20"/>
              </w:rPr>
            </w:rPrChange>
          </w:rPr>
          <w:t xml:space="preserve">        storedCredentials = </w:t>
        </w:r>
        <w:r w:rsidRPr="00A84B8F">
          <w:rPr>
            <w:rFonts w:ascii="Arial" w:hAnsi="Arial" w:cs="Arial"/>
            <w:b/>
            <w:bCs/>
            <w:color w:val="7F0055"/>
            <w:sz w:val="24"/>
            <w:szCs w:val="24"/>
            <w:rPrChange w:id="611" w:author="Nishikant ." w:date="2019-01-28T15:52:00Z">
              <w:rPr>
                <w:rFonts w:ascii="Courier New" w:hAnsi="Courier New" w:cs="Courier New"/>
                <w:b/>
                <w:bCs/>
                <w:color w:val="7F0055"/>
                <w:sz w:val="20"/>
                <w:szCs w:val="20"/>
              </w:rPr>
            </w:rPrChange>
          </w:rPr>
          <w:t>new</w:t>
        </w:r>
        <w:r w:rsidRPr="00A84B8F">
          <w:rPr>
            <w:rFonts w:ascii="Arial" w:hAnsi="Arial" w:cs="Arial"/>
            <w:color w:val="000000"/>
            <w:sz w:val="24"/>
            <w:szCs w:val="24"/>
            <w:rPrChange w:id="612" w:author="Nishikant ." w:date="2019-01-28T15:52:00Z">
              <w:rPr>
                <w:rFonts w:ascii="Courier New" w:hAnsi="Courier New" w:cs="Courier New"/>
                <w:color w:val="000000"/>
                <w:sz w:val="20"/>
                <w:szCs w:val="20"/>
              </w:rPr>
            </w:rPrChange>
          </w:rPr>
          <w:t xml:space="preserve"> XML(</w:t>
        </w:r>
        <w:r w:rsidRPr="00A84B8F">
          <w:rPr>
            <w:rFonts w:ascii="Arial" w:hAnsi="Arial" w:cs="Arial"/>
            <w:color w:val="2A00FF"/>
            <w:sz w:val="24"/>
            <w:szCs w:val="24"/>
            <w:rPrChange w:id="613" w:author="Nishikant ." w:date="2019-01-28T15:52:00Z">
              <w:rPr>
                <w:rFonts w:ascii="Courier New" w:hAnsi="Courier New" w:cs="Courier New"/>
                <w:color w:val="2A00FF"/>
                <w:sz w:val="20"/>
                <w:szCs w:val="20"/>
              </w:rPr>
            </w:rPrChange>
          </w:rPr>
          <w:t>'&lt;storedCredentials usage="USED" merchantInitiatedReason="'</w:t>
        </w:r>
        <w:r w:rsidRPr="00A84B8F">
          <w:rPr>
            <w:rFonts w:ascii="Arial" w:hAnsi="Arial" w:cs="Arial"/>
            <w:color w:val="000000"/>
            <w:sz w:val="24"/>
            <w:szCs w:val="24"/>
            <w:rPrChange w:id="614" w:author="Nishikant ." w:date="2019-01-28T15:52:00Z">
              <w:rPr>
                <w:rFonts w:ascii="Courier New" w:hAnsi="Courier New" w:cs="Courier New"/>
                <w:color w:val="000000"/>
                <w:sz w:val="20"/>
                <w:szCs w:val="20"/>
              </w:rPr>
            </w:rPrChange>
          </w:rPr>
          <w:t xml:space="preserve"> + Resource.msg(</w:t>
        </w:r>
        <w:r w:rsidRPr="00A84B8F">
          <w:rPr>
            <w:rFonts w:ascii="Arial" w:hAnsi="Arial" w:cs="Arial"/>
            <w:color w:val="2A00FF"/>
            <w:sz w:val="24"/>
            <w:szCs w:val="24"/>
            <w:rPrChange w:id="615" w:author="Nishikant ." w:date="2019-01-28T15:52:00Z">
              <w:rPr>
                <w:rFonts w:ascii="Courier New" w:hAnsi="Courier New" w:cs="Courier New"/>
                <w:color w:val="2A00FF"/>
                <w:sz w:val="20"/>
                <w:szCs w:val="20"/>
              </w:rPr>
            </w:rPrChange>
          </w:rPr>
          <w:t>'worldpay.storedcred.mi.UNSCHEDULED'</w:t>
        </w:r>
        <w:r w:rsidRPr="00A84B8F">
          <w:rPr>
            <w:rFonts w:ascii="Arial" w:hAnsi="Arial" w:cs="Arial"/>
            <w:color w:val="000000"/>
            <w:sz w:val="24"/>
            <w:szCs w:val="24"/>
            <w:rPrChange w:id="616" w:author="Nishikant ." w:date="2019-01-28T15:52:00Z">
              <w:rPr>
                <w:rFonts w:ascii="Courier New" w:hAnsi="Courier New" w:cs="Courier New"/>
                <w:color w:val="000000"/>
                <w:sz w:val="20"/>
                <w:szCs w:val="20"/>
              </w:rPr>
            </w:rPrChange>
          </w:rPr>
          <w:t xml:space="preserve">, </w:t>
        </w:r>
        <w:r w:rsidRPr="00A84B8F">
          <w:rPr>
            <w:rFonts w:ascii="Arial" w:hAnsi="Arial" w:cs="Arial"/>
            <w:color w:val="2A00FF"/>
            <w:sz w:val="24"/>
            <w:szCs w:val="24"/>
            <w:rPrChange w:id="617" w:author="Nishikant ." w:date="2019-01-28T15:52:00Z">
              <w:rPr>
                <w:rFonts w:ascii="Courier New" w:hAnsi="Courier New" w:cs="Courier New"/>
                <w:color w:val="2A00FF"/>
                <w:sz w:val="20"/>
                <w:szCs w:val="20"/>
              </w:rPr>
            </w:rPrChange>
          </w:rPr>
          <w:t>'worldpay'</w:t>
        </w:r>
        <w:r w:rsidRPr="00A84B8F">
          <w:rPr>
            <w:rFonts w:ascii="Arial" w:hAnsi="Arial" w:cs="Arial"/>
            <w:color w:val="000000"/>
            <w:sz w:val="24"/>
            <w:szCs w:val="24"/>
            <w:rPrChange w:id="618" w:author="Nishikant ." w:date="2019-01-28T15:52:00Z">
              <w:rPr>
                <w:rFonts w:ascii="Courier New" w:hAnsi="Courier New" w:cs="Courier New"/>
                <w:color w:val="000000"/>
                <w:sz w:val="20"/>
                <w:szCs w:val="20"/>
              </w:rPr>
            </w:rPrChange>
          </w:rPr>
          <w:t xml:space="preserve">, </w:t>
        </w:r>
        <w:r w:rsidRPr="00A84B8F">
          <w:rPr>
            <w:rFonts w:ascii="Arial" w:hAnsi="Arial" w:cs="Arial"/>
            <w:b/>
            <w:bCs/>
            <w:color w:val="7F0055"/>
            <w:sz w:val="24"/>
            <w:szCs w:val="24"/>
            <w:rPrChange w:id="619" w:author="Nishikant ." w:date="2019-01-28T15:52:00Z">
              <w:rPr>
                <w:rFonts w:ascii="Courier New" w:hAnsi="Courier New" w:cs="Courier New"/>
                <w:b/>
                <w:bCs/>
                <w:color w:val="7F0055"/>
                <w:sz w:val="20"/>
                <w:szCs w:val="20"/>
              </w:rPr>
            </w:rPrChange>
          </w:rPr>
          <w:t>null</w:t>
        </w:r>
        <w:r w:rsidRPr="00A84B8F">
          <w:rPr>
            <w:rFonts w:ascii="Arial" w:hAnsi="Arial" w:cs="Arial"/>
            <w:color w:val="000000"/>
            <w:sz w:val="24"/>
            <w:szCs w:val="24"/>
            <w:rPrChange w:id="620" w:author="Nishikant ." w:date="2019-01-28T15:52:00Z">
              <w:rPr>
                <w:rFonts w:ascii="Courier New" w:hAnsi="Courier New" w:cs="Courier New"/>
                <w:color w:val="000000"/>
                <w:sz w:val="20"/>
                <w:szCs w:val="20"/>
              </w:rPr>
            </w:rPrChange>
          </w:rPr>
          <w:t xml:space="preserve">) + </w:t>
        </w:r>
        <w:r w:rsidRPr="00A84B8F">
          <w:rPr>
            <w:rFonts w:ascii="Arial" w:hAnsi="Arial" w:cs="Arial"/>
            <w:color w:val="2A00FF"/>
            <w:sz w:val="24"/>
            <w:szCs w:val="24"/>
            <w:rPrChange w:id="621" w:author="Nishikant ." w:date="2019-01-28T15:52:00Z">
              <w:rPr>
                <w:rFonts w:ascii="Courier New" w:hAnsi="Courier New" w:cs="Courier New"/>
                <w:color w:val="2A00FF"/>
                <w:sz w:val="20"/>
                <w:szCs w:val="20"/>
              </w:rPr>
            </w:rPrChange>
          </w:rPr>
          <w:t>'"&gt;&lt;/storedCredentials&gt;'</w:t>
        </w:r>
        <w:r w:rsidRPr="00A84B8F">
          <w:rPr>
            <w:rFonts w:ascii="Arial" w:hAnsi="Arial" w:cs="Arial"/>
            <w:color w:val="000000"/>
            <w:sz w:val="24"/>
            <w:szCs w:val="24"/>
            <w:rPrChange w:id="622" w:author="Nishikant ." w:date="2019-01-28T15:52:00Z">
              <w:rPr>
                <w:rFonts w:ascii="Courier New" w:hAnsi="Courier New" w:cs="Courier New"/>
                <w:color w:val="000000"/>
                <w:sz w:val="20"/>
                <w:szCs w:val="20"/>
              </w:rPr>
            </w:rPrChange>
          </w:rPr>
          <w:t xml:space="preserve">); </w:t>
        </w:r>
        <w:r w:rsidRPr="00A84B8F">
          <w:rPr>
            <w:rFonts w:ascii="Arial" w:hAnsi="Arial" w:cs="Arial"/>
            <w:color w:val="3F7F5F"/>
            <w:sz w:val="24"/>
            <w:szCs w:val="24"/>
            <w:rPrChange w:id="623" w:author="Nishikant ." w:date="2019-01-28T15:52:00Z">
              <w:rPr>
                <w:rFonts w:ascii="Courier New" w:hAnsi="Courier New" w:cs="Courier New"/>
                <w:color w:val="3F7F5F"/>
                <w:sz w:val="20"/>
                <w:szCs w:val="20"/>
              </w:rPr>
            </w:rPrChange>
          </w:rPr>
          <w:t>//</w:t>
        </w:r>
        <w:r w:rsidRPr="00A84B8F">
          <w:rPr>
            <w:rFonts w:ascii="Arial" w:hAnsi="Arial" w:cs="Arial"/>
            <w:color w:val="3F7F5F"/>
            <w:sz w:val="24"/>
            <w:szCs w:val="24"/>
            <w:u w:val="single"/>
            <w:rPrChange w:id="624" w:author="Nishikant ." w:date="2019-01-28T15:52:00Z">
              <w:rPr>
                <w:rFonts w:ascii="Courier New" w:hAnsi="Courier New" w:cs="Courier New"/>
                <w:color w:val="3F7F5F"/>
                <w:sz w:val="20"/>
                <w:szCs w:val="20"/>
                <w:u w:val="single"/>
              </w:rPr>
            </w:rPrChange>
          </w:rPr>
          <w:t>eslint</w:t>
        </w:r>
        <w:r w:rsidRPr="00A84B8F">
          <w:rPr>
            <w:rFonts w:ascii="Arial" w:hAnsi="Arial" w:cs="Arial"/>
            <w:color w:val="3F7F5F"/>
            <w:sz w:val="24"/>
            <w:szCs w:val="24"/>
            <w:rPrChange w:id="625" w:author="Nishikant ." w:date="2019-01-28T15:52:00Z">
              <w:rPr>
                <w:rFonts w:ascii="Courier New" w:hAnsi="Courier New" w:cs="Courier New"/>
                <w:color w:val="3F7F5F"/>
                <w:sz w:val="20"/>
                <w:szCs w:val="20"/>
              </w:rPr>
            </w:rPrChange>
          </w:rPr>
          <w:t>-disable-line</w:t>
        </w:r>
      </w:ins>
    </w:p>
    <w:p w:rsidR="00A84B8F" w:rsidRPr="00A84B8F" w:rsidRDefault="00A84B8F" w:rsidP="00A84B8F">
      <w:pPr>
        <w:pStyle w:val="NormalWeb"/>
        <w:shd w:val="clear" w:color="auto" w:fill="FFFFFF"/>
        <w:spacing w:before="175" w:after="86" w:line="240" w:lineRule="auto"/>
        <w:ind w:left="1275"/>
        <w:rPr>
          <w:ins w:id="626" w:author="Nishikant ." w:date="2019-01-28T15:52:00Z"/>
          <w:rFonts w:ascii="Arial" w:hAnsi="Arial" w:cs="Arial"/>
          <w:color w:val="000000"/>
        </w:rPr>
      </w:pPr>
      <w:ins w:id="627" w:author="Nishikant ." w:date="2019-01-28T15:52:00Z">
        <w:r w:rsidRPr="00A84B8F">
          <w:rPr>
            <w:rFonts w:ascii="Arial" w:hAnsi="Arial" w:cs="Arial"/>
            <w:color w:val="000000"/>
            <w:rPrChange w:id="628" w:author="Nishikant ." w:date="2019-01-28T15:52:00Z">
              <w:rPr>
                <w:rFonts w:ascii="Courier New" w:hAnsi="Courier New" w:cs="Courier New"/>
                <w:color w:val="000000"/>
                <w:sz w:val="20"/>
                <w:szCs w:val="20"/>
              </w:rPr>
            </w:rPrChange>
          </w:rPr>
          <w:t xml:space="preserve">        } </w:t>
        </w:r>
      </w:ins>
    </w:p>
    <w:p w:rsidR="00A84B8F" w:rsidRPr="00A84B8F" w:rsidRDefault="00A84B8F" w:rsidP="00F42D28">
      <w:pPr>
        <w:autoSpaceDE w:val="0"/>
        <w:autoSpaceDN w:val="0"/>
        <w:adjustRightInd w:val="0"/>
        <w:spacing w:after="0" w:line="240" w:lineRule="auto"/>
        <w:rPr>
          <w:ins w:id="629" w:author="Nishikant ." w:date="2019-01-28T15:40:00Z"/>
          <w:rFonts w:ascii="Arial" w:hAnsi="Arial" w:cs="Arial"/>
          <w:color w:val="3F7F5F"/>
          <w:sz w:val="24"/>
          <w:szCs w:val="24"/>
          <w:rPrChange w:id="630" w:author="Nishikant ." w:date="2019-01-28T15:52:00Z">
            <w:rPr>
              <w:ins w:id="631" w:author="Nishikant ." w:date="2019-01-28T15:40:00Z"/>
              <w:rFonts w:ascii="Courier New" w:hAnsi="Courier New" w:cs="Courier New"/>
              <w:color w:val="3F7F5F"/>
              <w:sz w:val="20"/>
              <w:szCs w:val="20"/>
            </w:rPr>
          </w:rPrChange>
        </w:rPr>
      </w:pPr>
    </w:p>
    <w:p w:rsidR="000C3D1B" w:rsidRPr="00A84B8F" w:rsidRDefault="000C3D1B" w:rsidP="00F42D28">
      <w:pPr>
        <w:autoSpaceDE w:val="0"/>
        <w:autoSpaceDN w:val="0"/>
        <w:adjustRightInd w:val="0"/>
        <w:spacing w:after="0" w:line="240" w:lineRule="auto"/>
        <w:rPr>
          <w:ins w:id="632" w:author="Nishikant ." w:date="2019-01-28T15:40:00Z"/>
          <w:rFonts w:ascii="Arial" w:hAnsi="Arial" w:cs="Arial"/>
          <w:color w:val="3F7F5F"/>
          <w:sz w:val="24"/>
          <w:szCs w:val="24"/>
          <w:rPrChange w:id="633" w:author="Nishikant ." w:date="2019-01-28T15:52:00Z">
            <w:rPr>
              <w:ins w:id="634" w:author="Nishikant ." w:date="2019-01-28T15:40:00Z"/>
              <w:rFonts w:ascii="Courier New" w:hAnsi="Courier New" w:cs="Courier New"/>
              <w:color w:val="3F7F5F"/>
              <w:sz w:val="20"/>
              <w:szCs w:val="20"/>
            </w:rPr>
          </w:rPrChange>
        </w:rPr>
      </w:pPr>
    </w:p>
    <w:p w:rsidR="000C3D1B" w:rsidRPr="00A84B8F" w:rsidRDefault="000C3D1B" w:rsidP="00F42D28">
      <w:pPr>
        <w:autoSpaceDE w:val="0"/>
        <w:autoSpaceDN w:val="0"/>
        <w:adjustRightInd w:val="0"/>
        <w:spacing w:after="0" w:line="240" w:lineRule="auto"/>
        <w:rPr>
          <w:ins w:id="635" w:author="Nishikant ." w:date="2019-01-28T15:51:00Z"/>
          <w:rFonts w:ascii="Arial" w:hAnsi="Arial" w:cs="Arial"/>
          <w:color w:val="3F7F5F"/>
          <w:sz w:val="24"/>
          <w:szCs w:val="24"/>
          <w:rPrChange w:id="636" w:author="Nishikant ." w:date="2019-01-28T15:52:00Z">
            <w:rPr>
              <w:ins w:id="637" w:author="Nishikant ." w:date="2019-01-28T15:51:00Z"/>
              <w:rFonts w:ascii="Courier New" w:hAnsi="Courier New" w:cs="Courier New"/>
              <w:color w:val="3F7F5F"/>
              <w:sz w:val="20"/>
              <w:szCs w:val="20"/>
            </w:rPr>
          </w:rPrChange>
        </w:rPr>
      </w:pPr>
      <w:ins w:id="638" w:author="Nishikant ." w:date="2019-01-28T15:40:00Z">
        <w:r w:rsidRPr="00A84B8F">
          <w:rPr>
            <w:rFonts w:ascii="Arial" w:hAnsi="Arial" w:cs="Arial"/>
            <w:color w:val="3F7F5F"/>
            <w:sz w:val="24"/>
            <w:szCs w:val="24"/>
            <w:rPrChange w:id="639" w:author="Nishikant ." w:date="2019-01-28T15:52:00Z">
              <w:rPr>
                <w:rFonts w:ascii="Courier New" w:hAnsi="Courier New" w:cs="Courier New"/>
                <w:color w:val="3F7F5F"/>
                <w:sz w:val="20"/>
                <w:szCs w:val="20"/>
              </w:rPr>
            </w:rPrChange>
          </w:rPr>
          <w:t xml:space="preserve">In </w:t>
        </w:r>
      </w:ins>
      <w:ins w:id="640" w:author="Nishikant ." w:date="2019-01-28T15:50:00Z">
        <w:r w:rsidR="00A84B8F" w:rsidRPr="00A84B8F">
          <w:rPr>
            <w:rFonts w:ascii="Arial" w:hAnsi="Arial" w:cs="Arial"/>
            <w:color w:val="3F7F5F"/>
            <w:sz w:val="24"/>
            <w:szCs w:val="24"/>
            <w:rPrChange w:id="641" w:author="Nishikant ." w:date="2019-01-28T15:52:00Z">
              <w:rPr>
                <w:rFonts w:ascii="Courier New" w:hAnsi="Courier New" w:cs="Courier New"/>
                <w:color w:val="3F7F5F"/>
                <w:sz w:val="20"/>
                <w:szCs w:val="20"/>
              </w:rPr>
            </w:rPrChange>
          </w:rPr>
          <w:t xml:space="preserve">this part of code change </w:t>
        </w:r>
      </w:ins>
      <w:ins w:id="642" w:author="Nishikant ." w:date="2019-01-28T15:51:00Z">
        <w:r w:rsidR="00A84B8F" w:rsidRPr="00A84B8F">
          <w:rPr>
            <w:rFonts w:ascii="Arial" w:hAnsi="Arial" w:cs="Arial"/>
            <w:color w:val="3F7F5F"/>
            <w:sz w:val="24"/>
            <w:szCs w:val="24"/>
            <w:rPrChange w:id="643" w:author="Nishikant ." w:date="2019-01-28T15:52:00Z">
              <w:rPr>
                <w:rFonts w:ascii="Courier New" w:hAnsi="Courier New" w:cs="Courier New"/>
                <w:color w:val="3F7F5F"/>
                <w:sz w:val="20"/>
                <w:szCs w:val="20"/>
              </w:rPr>
            </w:rPrChange>
          </w:rPr>
          <w:t>inside Resource.msg.</w:t>
        </w:r>
      </w:ins>
    </w:p>
    <w:p w:rsidR="00A84B8F" w:rsidRPr="00A84B8F" w:rsidRDefault="00A84B8F" w:rsidP="00F42D28">
      <w:pPr>
        <w:autoSpaceDE w:val="0"/>
        <w:autoSpaceDN w:val="0"/>
        <w:adjustRightInd w:val="0"/>
        <w:spacing w:after="0" w:line="240" w:lineRule="auto"/>
        <w:rPr>
          <w:ins w:id="644" w:author="Nishikant ." w:date="2019-01-28T15:52:00Z"/>
          <w:rFonts w:ascii="Arial" w:hAnsi="Arial" w:cs="Arial"/>
          <w:color w:val="000000"/>
          <w:sz w:val="24"/>
          <w:szCs w:val="24"/>
          <w:rPrChange w:id="645" w:author="Nishikant ." w:date="2019-01-28T15:52:00Z">
            <w:rPr>
              <w:ins w:id="646" w:author="Nishikant ." w:date="2019-01-28T15:52:00Z"/>
              <w:rFonts w:ascii="Courier New" w:hAnsi="Courier New" w:cs="Courier New"/>
              <w:color w:val="000000"/>
              <w:sz w:val="20"/>
              <w:szCs w:val="20"/>
            </w:rPr>
          </w:rPrChange>
        </w:rPr>
      </w:pPr>
      <w:ins w:id="647" w:author="Nishikant ." w:date="2019-01-28T15:51:00Z">
        <w:r w:rsidRPr="00A84B8F">
          <w:rPr>
            <w:rFonts w:ascii="Arial" w:hAnsi="Arial" w:cs="Arial"/>
            <w:color w:val="3F7F5F"/>
            <w:sz w:val="24"/>
            <w:szCs w:val="24"/>
            <w:rPrChange w:id="648" w:author="Nishikant ." w:date="2019-01-28T15:52:00Z">
              <w:rPr>
                <w:rFonts w:ascii="Courier New" w:hAnsi="Courier New" w:cs="Courier New"/>
                <w:color w:val="3F7F5F"/>
                <w:sz w:val="20"/>
                <w:szCs w:val="20"/>
              </w:rPr>
            </w:rPrChange>
          </w:rPr>
          <w:t xml:space="preserve"> For eg, for installment</w:t>
        </w:r>
      </w:ins>
      <w:ins w:id="649" w:author="Nishikant ." w:date="2019-01-28T15:52:00Z">
        <w:r w:rsidRPr="00A84B8F">
          <w:rPr>
            <w:rFonts w:ascii="Arial" w:hAnsi="Arial" w:cs="Arial"/>
            <w:color w:val="3F7F5F"/>
            <w:sz w:val="24"/>
            <w:szCs w:val="24"/>
            <w:rPrChange w:id="650" w:author="Nishikant ." w:date="2019-01-28T15:52:00Z">
              <w:rPr>
                <w:rFonts w:ascii="Courier New" w:hAnsi="Courier New" w:cs="Courier New"/>
                <w:color w:val="3F7F5F"/>
                <w:sz w:val="20"/>
                <w:szCs w:val="20"/>
              </w:rPr>
            </w:rPrChange>
          </w:rPr>
          <w:t xml:space="preserve"> </w:t>
        </w:r>
        <w:r w:rsidRPr="00A84B8F">
          <w:rPr>
            <w:rFonts w:ascii="Arial" w:hAnsi="Arial" w:cs="Arial"/>
            <w:color w:val="000000"/>
            <w:sz w:val="24"/>
            <w:szCs w:val="24"/>
            <w:rPrChange w:id="651" w:author="Nishikant ." w:date="2019-01-28T15:52:00Z">
              <w:rPr>
                <w:rFonts w:ascii="Courier New" w:hAnsi="Courier New" w:cs="Courier New"/>
                <w:color w:val="000000"/>
                <w:sz w:val="20"/>
                <w:szCs w:val="20"/>
              </w:rPr>
            </w:rPrChange>
          </w:rPr>
          <w:t>+ Resource.msg(</w:t>
        </w:r>
        <w:r w:rsidRPr="00A84B8F">
          <w:rPr>
            <w:rFonts w:ascii="Arial" w:hAnsi="Arial" w:cs="Arial"/>
            <w:color w:val="2A00FF"/>
            <w:sz w:val="24"/>
            <w:szCs w:val="24"/>
            <w:rPrChange w:id="652" w:author="Nishikant ." w:date="2019-01-28T15:52:00Z">
              <w:rPr>
                <w:rFonts w:ascii="Courier New" w:hAnsi="Courier New" w:cs="Courier New"/>
                <w:color w:val="2A00FF"/>
                <w:sz w:val="20"/>
                <w:szCs w:val="20"/>
              </w:rPr>
            </w:rPrChange>
          </w:rPr>
          <w:t>'worldpay.storedcred.mi.</w:t>
        </w:r>
        <w:r w:rsidRPr="00A84B8F">
          <w:rPr>
            <w:rFonts w:ascii="Arial" w:hAnsi="Arial" w:cs="Arial"/>
            <w:color w:val="000000"/>
            <w:sz w:val="24"/>
            <w:szCs w:val="24"/>
            <w:rPrChange w:id="653" w:author="Nishikant ." w:date="2019-01-28T15:52:00Z">
              <w:rPr>
                <w:rFonts w:ascii="Courier New" w:hAnsi="Courier New" w:cs="Courier New"/>
                <w:color w:val="000000"/>
                <w:sz w:val="20"/>
                <w:szCs w:val="20"/>
              </w:rPr>
            </w:rPrChange>
          </w:rPr>
          <w:t xml:space="preserve"> INSTALMENT, </w:t>
        </w:r>
        <w:r w:rsidRPr="00A84B8F">
          <w:rPr>
            <w:rFonts w:ascii="Arial" w:hAnsi="Arial" w:cs="Arial"/>
            <w:color w:val="2A00FF"/>
            <w:sz w:val="24"/>
            <w:szCs w:val="24"/>
            <w:rPrChange w:id="654" w:author="Nishikant ." w:date="2019-01-28T15:52:00Z">
              <w:rPr>
                <w:rFonts w:ascii="Courier New" w:hAnsi="Courier New" w:cs="Courier New"/>
                <w:color w:val="2A00FF"/>
                <w:sz w:val="20"/>
                <w:szCs w:val="20"/>
              </w:rPr>
            </w:rPrChange>
          </w:rPr>
          <w:t>'worldpay'</w:t>
        </w:r>
        <w:r w:rsidRPr="00A84B8F">
          <w:rPr>
            <w:rFonts w:ascii="Arial" w:hAnsi="Arial" w:cs="Arial"/>
            <w:color w:val="000000"/>
            <w:sz w:val="24"/>
            <w:szCs w:val="24"/>
            <w:rPrChange w:id="655" w:author="Nishikant ." w:date="2019-01-28T15:52:00Z">
              <w:rPr>
                <w:rFonts w:ascii="Courier New" w:hAnsi="Courier New" w:cs="Courier New"/>
                <w:color w:val="000000"/>
                <w:sz w:val="20"/>
                <w:szCs w:val="20"/>
              </w:rPr>
            </w:rPrChange>
          </w:rPr>
          <w:t xml:space="preserve">, </w:t>
        </w:r>
        <w:r w:rsidRPr="00A84B8F">
          <w:rPr>
            <w:rFonts w:ascii="Arial" w:hAnsi="Arial" w:cs="Arial"/>
            <w:b/>
            <w:bCs/>
            <w:color w:val="7F0055"/>
            <w:sz w:val="24"/>
            <w:szCs w:val="24"/>
            <w:rPrChange w:id="656" w:author="Nishikant ." w:date="2019-01-28T15:52:00Z">
              <w:rPr>
                <w:rFonts w:ascii="Courier New" w:hAnsi="Courier New" w:cs="Courier New"/>
                <w:b/>
                <w:bCs/>
                <w:color w:val="7F0055"/>
                <w:sz w:val="20"/>
                <w:szCs w:val="20"/>
              </w:rPr>
            </w:rPrChange>
          </w:rPr>
          <w:t>null</w:t>
        </w:r>
        <w:r w:rsidRPr="00A84B8F">
          <w:rPr>
            <w:rFonts w:ascii="Arial" w:hAnsi="Arial" w:cs="Arial"/>
            <w:color w:val="000000"/>
            <w:sz w:val="24"/>
            <w:szCs w:val="24"/>
            <w:rPrChange w:id="657" w:author="Nishikant ." w:date="2019-01-28T15:52:00Z">
              <w:rPr>
                <w:rFonts w:ascii="Courier New" w:hAnsi="Courier New" w:cs="Courier New"/>
                <w:color w:val="000000"/>
                <w:sz w:val="20"/>
                <w:szCs w:val="20"/>
              </w:rPr>
            </w:rPrChange>
          </w:rPr>
          <w:t>)</w:t>
        </w:r>
      </w:ins>
    </w:p>
    <w:p w:rsidR="00A84B8F" w:rsidRPr="00A84B8F" w:rsidRDefault="00A84B8F" w:rsidP="00F42D28">
      <w:pPr>
        <w:autoSpaceDE w:val="0"/>
        <w:autoSpaceDN w:val="0"/>
        <w:adjustRightInd w:val="0"/>
        <w:spacing w:after="0" w:line="240" w:lineRule="auto"/>
        <w:rPr>
          <w:ins w:id="658" w:author="Nishikant ." w:date="2019-01-28T15:38:00Z"/>
          <w:rFonts w:ascii="Arial" w:hAnsi="Arial" w:cs="Arial"/>
          <w:sz w:val="24"/>
          <w:szCs w:val="24"/>
          <w:rPrChange w:id="659" w:author="Nishikant ." w:date="2019-01-28T15:52:00Z">
            <w:rPr>
              <w:ins w:id="660" w:author="Nishikant ." w:date="2019-01-28T15:38:00Z"/>
              <w:rFonts w:ascii="Courier New" w:hAnsi="Courier New" w:cs="Courier New"/>
              <w:sz w:val="20"/>
              <w:szCs w:val="20"/>
            </w:rPr>
          </w:rPrChange>
        </w:rPr>
      </w:pPr>
      <w:ins w:id="661" w:author="Nishikant ." w:date="2019-01-28T15:52:00Z">
        <w:r w:rsidRPr="00A84B8F">
          <w:rPr>
            <w:rFonts w:ascii="Arial" w:hAnsi="Arial" w:cs="Arial"/>
            <w:color w:val="000000"/>
            <w:sz w:val="24"/>
            <w:szCs w:val="24"/>
            <w:rPrChange w:id="662" w:author="Nishikant ." w:date="2019-01-28T15:52:00Z">
              <w:rPr>
                <w:rFonts w:ascii="Courier New" w:hAnsi="Courier New" w:cs="Courier New"/>
                <w:color w:val="000000"/>
                <w:sz w:val="20"/>
                <w:szCs w:val="20"/>
              </w:rPr>
            </w:rPrChange>
          </w:rPr>
          <w:t>And so on,</w:t>
        </w:r>
      </w:ins>
    </w:p>
    <w:p w:rsidR="00F42D28" w:rsidRDefault="00F42D28">
      <w:pPr>
        <w:pStyle w:val="NormalWeb"/>
        <w:shd w:val="clear" w:color="auto" w:fill="FFFFFF"/>
        <w:spacing w:before="175" w:after="86" w:line="240" w:lineRule="auto"/>
        <w:ind w:left="720"/>
        <w:rPr>
          <w:ins w:id="663" w:author="Nishikant ." w:date="2019-01-28T15:19:00Z"/>
          <w:rFonts w:ascii="Arial" w:hAnsi="Arial" w:cs="Arial"/>
          <w:color w:val="000000"/>
        </w:rPr>
        <w:pPrChange w:id="664" w:author="Nishikant ." w:date="2019-01-28T15:23:00Z">
          <w:pPr>
            <w:pStyle w:val="NormalWeb"/>
            <w:numPr>
              <w:numId w:val="84"/>
            </w:numPr>
            <w:shd w:val="clear" w:color="auto" w:fill="FFFFFF"/>
            <w:tabs>
              <w:tab w:val="num" w:pos="720"/>
            </w:tabs>
            <w:spacing w:before="175" w:after="86" w:line="240" w:lineRule="auto"/>
            <w:ind w:left="720" w:hanging="360"/>
          </w:pPr>
        </w:pPrChange>
      </w:pPr>
    </w:p>
    <w:p w:rsidR="00B628CA" w:rsidRDefault="00B628CA" w:rsidP="00B628CA">
      <w:pPr>
        <w:pStyle w:val="NormalWeb"/>
        <w:numPr>
          <w:ilvl w:val="1"/>
          <w:numId w:val="85"/>
        </w:numPr>
        <w:shd w:val="clear" w:color="auto" w:fill="FFFFFF"/>
        <w:spacing w:before="175" w:after="86" w:line="240" w:lineRule="auto"/>
        <w:ind w:left="450"/>
        <w:rPr>
          <w:ins w:id="665" w:author="Nishikant ." w:date="2019-01-28T15:19:00Z"/>
          <w:rFonts w:ascii="Arial" w:hAnsi="Arial" w:cs="Arial"/>
          <w:color w:val="000000"/>
        </w:rPr>
      </w:pPr>
      <w:ins w:id="666" w:author="Nishikant ." w:date="2019-01-28T15:19:00Z">
        <w:r>
          <w:rPr>
            <w:rFonts w:ascii="Arial" w:hAnsi="Arial" w:cs="Arial"/>
            <w:color w:val="000000"/>
          </w:rPr>
          <w:t>The "FIRST" response message</w:t>
        </w:r>
      </w:ins>
    </w:p>
    <w:p w:rsidR="00B628CA" w:rsidRDefault="00B628CA" w:rsidP="00B628CA">
      <w:pPr>
        <w:pStyle w:val="NormalWeb"/>
        <w:numPr>
          <w:ilvl w:val="1"/>
          <w:numId w:val="86"/>
        </w:numPr>
        <w:shd w:val="clear" w:color="auto" w:fill="FFFFFF"/>
        <w:spacing w:before="175" w:after="86" w:line="240" w:lineRule="auto"/>
        <w:ind w:left="450"/>
        <w:rPr>
          <w:ins w:id="667" w:author="Nishikant ." w:date="2019-01-28T15:19:00Z"/>
          <w:rFonts w:ascii="Arial" w:hAnsi="Arial" w:cs="Arial"/>
          <w:color w:val="000000"/>
        </w:rPr>
      </w:pPr>
      <w:ins w:id="668" w:author="Nishikant ." w:date="2019-01-28T15:19:00Z">
        <w:r>
          <w:rPr>
            <w:rFonts w:ascii="Arial" w:hAnsi="Arial" w:cs="Arial"/>
            <w:color w:val="000000"/>
          </w:rPr>
          <w:t>The previous "USED" response message</w:t>
        </w:r>
      </w:ins>
    </w:p>
    <w:p w:rsidR="00B628CA" w:rsidRDefault="00B628CA" w:rsidP="00B628CA">
      <w:pPr>
        <w:pStyle w:val="NormalWeb"/>
        <w:shd w:val="clear" w:color="auto" w:fill="F7F7F5"/>
        <w:spacing w:after="0"/>
        <w:rPr>
          <w:ins w:id="669" w:author="Nishikant ." w:date="2019-01-28T15:19:00Z"/>
          <w:rFonts w:ascii="Consolas" w:hAnsi="Consolas" w:cs="Arial"/>
          <w:color w:val="000000"/>
        </w:rPr>
      </w:pPr>
      <w:ins w:id="670" w:author="Nishikant ." w:date="2019-01-28T15:19:00Z">
        <w:r>
          <w:rPr>
            <w:rFonts w:ascii="Consolas" w:hAnsi="Consolas" w:cs="Arial"/>
            <w:color w:val="000000"/>
          </w:rPr>
          <w:t>...</w:t>
        </w:r>
      </w:ins>
    </w:p>
    <w:p w:rsidR="00B628CA" w:rsidRDefault="00B628CA" w:rsidP="00B628CA">
      <w:pPr>
        <w:pStyle w:val="NormalWeb"/>
        <w:shd w:val="clear" w:color="auto" w:fill="F7F7F5"/>
        <w:spacing w:after="0"/>
        <w:rPr>
          <w:ins w:id="671" w:author="Nishikant ." w:date="2019-01-28T15:19:00Z"/>
          <w:rFonts w:ascii="Consolas" w:hAnsi="Consolas" w:cs="Arial"/>
          <w:color w:val="000000"/>
        </w:rPr>
      </w:pPr>
      <w:ins w:id="672" w:author="Nishikant ." w:date="2019-01-28T15:19:00Z">
        <w:r>
          <w:rPr>
            <w:rFonts w:ascii="Consolas" w:hAnsi="Consolas" w:cs="Arial"/>
            <w:color w:val="000000"/>
          </w:rPr>
          <w:t>  &lt;storedCredentials usage="USED" merchantInitiatedReason="UNSCHEDULED"&gt;</w:t>
        </w:r>
      </w:ins>
    </w:p>
    <w:p w:rsidR="00B628CA" w:rsidRDefault="00B628CA" w:rsidP="00B628CA">
      <w:pPr>
        <w:pStyle w:val="NormalWeb"/>
        <w:shd w:val="clear" w:color="auto" w:fill="F7F7F5"/>
        <w:spacing w:after="0"/>
        <w:rPr>
          <w:ins w:id="673" w:author="Nishikant ." w:date="2019-01-28T15:19:00Z"/>
          <w:rFonts w:ascii="Consolas" w:hAnsi="Consolas" w:cs="Arial"/>
          <w:color w:val="000000"/>
        </w:rPr>
      </w:pPr>
      <w:ins w:id="674" w:author="Nishikant ." w:date="2019-01-28T15:19:00Z">
        <w:r>
          <w:rPr>
            <w:rFonts w:ascii="Consolas" w:hAnsi="Consolas" w:cs="Arial"/>
            <w:color w:val="000000"/>
          </w:rPr>
          <w:t>    &lt;schemeTransactionIdentifier&gt;1234567890&lt;/schemeTransactionIdentifier&gt; &lt;!-- &lt;transactionIdentifier&gt; response from FIRST or USED request--&gt;</w:t>
        </w:r>
      </w:ins>
    </w:p>
    <w:p w:rsidR="00B628CA" w:rsidRDefault="00B628CA" w:rsidP="00B628CA">
      <w:pPr>
        <w:pStyle w:val="NormalWeb"/>
        <w:shd w:val="clear" w:color="auto" w:fill="F7F7F5"/>
        <w:spacing w:after="0"/>
        <w:rPr>
          <w:ins w:id="675" w:author="Nishikant ." w:date="2019-01-28T15:19:00Z"/>
          <w:rFonts w:ascii="Consolas" w:hAnsi="Consolas" w:cs="Arial"/>
          <w:color w:val="000000"/>
        </w:rPr>
      </w:pPr>
      <w:ins w:id="676" w:author="Nishikant ." w:date="2019-01-28T15:19:00Z">
        <w:r>
          <w:rPr>
            <w:rFonts w:ascii="Consolas" w:hAnsi="Consolas" w:cs="Arial"/>
            <w:color w:val="000000"/>
          </w:rPr>
          <w:t>  &lt;/storedCredentials&gt;</w:t>
        </w:r>
      </w:ins>
    </w:p>
    <w:p w:rsidR="00B628CA" w:rsidRDefault="00B628CA" w:rsidP="00B628CA">
      <w:pPr>
        <w:pStyle w:val="NormalWeb"/>
        <w:shd w:val="clear" w:color="auto" w:fill="F7F7F5"/>
        <w:spacing w:after="0"/>
        <w:rPr>
          <w:ins w:id="677" w:author="Nishikant ." w:date="2019-01-28T15:19:00Z"/>
          <w:rFonts w:ascii="Consolas" w:hAnsi="Consolas" w:cs="Arial"/>
          <w:color w:val="000000"/>
        </w:rPr>
      </w:pPr>
      <w:ins w:id="678" w:author="Nishikant ." w:date="2019-01-28T15:19:00Z">
        <w:r>
          <w:rPr>
            <w:rFonts w:ascii="Consolas" w:hAnsi="Consolas" w:cs="Arial"/>
            <w:color w:val="000000"/>
          </w:rPr>
          <w:t>&lt;/paymentDetails&gt;</w:t>
        </w:r>
      </w:ins>
    </w:p>
    <w:p w:rsidR="00484875" w:rsidRDefault="00484875" w:rsidP="00484875">
      <w:pPr>
        <w:pStyle w:val="Heading2"/>
        <w:pBdr>
          <w:bottom w:val="single" w:sz="6" w:space="4" w:color="E4E3DE"/>
        </w:pBdr>
        <w:shd w:val="clear" w:color="auto" w:fill="FFFFFF"/>
        <w:spacing w:before="360" w:after="240"/>
        <w:rPr>
          <w:ins w:id="679" w:author="Nishikant ." w:date="2019-01-28T16:37:00Z"/>
          <w:rFonts w:ascii="Arial" w:hAnsi="Arial" w:cs="Arial"/>
          <w:b w:val="0"/>
          <w:bCs w:val="0"/>
          <w:color w:val="000000"/>
          <w:sz w:val="48"/>
          <w:szCs w:val="48"/>
        </w:rPr>
      </w:pPr>
      <w:bookmarkStart w:id="680" w:name="Standing"/>
      <w:bookmarkEnd w:id="548"/>
      <w:bookmarkEnd w:id="680"/>
      <w:ins w:id="681" w:author="Nishikant ." w:date="2019-01-28T16:37:00Z">
        <w:r>
          <w:rPr>
            <w:rFonts w:ascii="Arial" w:hAnsi="Arial" w:cs="Arial"/>
            <w:b w:val="0"/>
            <w:bCs w:val="0"/>
            <w:color w:val="000000"/>
            <w:sz w:val="48"/>
            <w:szCs w:val="48"/>
          </w:rPr>
          <w:t>Example Direct 'first' request</w:t>
        </w:r>
      </w:ins>
    </w:p>
    <w:p w:rsidR="00484875" w:rsidRDefault="00484875" w:rsidP="00484875">
      <w:pPr>
        <w:pStyle w:val="selectcode"/>
        <w:shd w:val="clear" w:color="auto" w:fill="E4E3DE"/>
        <w:spacing w:before="300" w:beforeAutospacing="0" w:after="0" w:afterAutospacing="0"/>
        <w:rPr>
          <w:ins w:id="682" w:author="Nishikant ." w:date="2019-01-28T16:37:00Z"/>
          <w:rFonts w:ascii="Arial" w:hAnsi="Arial" w:cs="Arial"/>
          <w:color w:val="000000"/>
        </w:rPr>
      </w:pPr>
      <w:ins w:id="683" w:author="Nishikant ." w:date="2019-01-28T16:37:00Z">
        <w:r>
          <w:rPr>
            <w:rFonts w:ascii="Arial" w:hAnsi="Arial" w:cs="Arial"/>
            <w:color w:val="000000"/>
          </w:rPr>
          <w:t>Select</w:t>
        </w:r>
      </w:ins>
    </w:p>
    <w:p w:rsidR="00484875" w:rsidRDefault="00484875" w:rsidP="00484875">
      <w:pPr>
        <w:pStyle w:val="NormalWeb"/>
        <w:shd w:val="clear" w:color="auto" w:fill="F7F7F5"/>
        <w:spacing w:after="0"/>
        <w:rPr>
          <w:ins w:id="684" w:author="Nishikant ." w:date="2019-01-28T16:37:00Z"/>
          <w:rFonts w:ascii="Consolas" w:hAnsi="Consolas" w:cs="Arial"/>
          <w:color w:val="000000"/>
        </w:rPr>
      </w:pPr>
      <w:ins w:id="685"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686" w:author="Nishikant ." w:date="2019-01-28T16:37:00Z"/>
          <w:rFonts w:ascii="Consolas" w:hAnsi="Consolas" w:cs="Arial"/>
          <w:color w:val="000000"/>
        </w:rPr>
      </w:pPr>
      <w:ins w:id="687"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688" w:author="Nishikant ." w:date="2019-01-28T16:37:00Z"/>
          <w:rFonts w:ascii="Consolas" w:hAnsi="Consolas" w:cs="Arial"/>
          <w:color w:val="000000"/>
        </w:rPr>
      </w:pPr>
      <w:ins w:id="689"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690" w:author="Nishikant ." w:date="2019-01-28T16:37:00Z"/>
          <w:rFonts w:ascii="Consolas" w:hAnsi="Consolas" w:cs="Arial"/>
          <w:color w:val="000000"/>
        </w:rPr>
      </w:pPr>
      <w:ins w:id="691"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"YOUR_MERCHANT_CODE"</w:t>
        </w:r>
        <w:r>
          <w:rPr>
            <w:rStyle w:val="tag"/>
            <w:rFonts w:ascii="Consolas" w:hAnsi="Consolas" w:cs="Arial"/>
            <w:color w:val="C80000"/>
          </w:rPr>
          <w:t>&gt;</w:t>
        </w:r>
      </w:ins>
    </w:p>
    <w:p w:rsidR="00484875" w:rsidRDefault="00484875" w:rsidP="00484875">
      <w:pPr>
        <w:pStyle w:val="NormalWeb"/>
        <w:shd w:val="clear" w:color="auto" w:fill="F7F7F5"/>
        <w:spacing w:after="0"/>
        <w:rPr>
          <w:ins w:id="692" w:author="Nishikant ." w:date="2019-01-28T16:37:00Z"/>
          <w:rFonts w:ascii="Consolas" w:hAnsi="Consolas" w:cs="Arial"/>
          <w:color w:val="000000"/>
        </w:rPr>
      </w:pPr>
      <w:ins w:id="693"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694" w:author="Nishikant ." w:date="2019-01-28T16:37:00Z"/>
          <w:rFonts w:ascii="Consolas" w:hAnsi="Consolas" w:cs="Arial"/>
          <w:color w:val="000000"/>
        </w:rPr>
      </w:pPr>
      <w:ins w:id="695" w:author="Nishikant ." w:date="2019-01-28T16:37:00Z">
        <w:r>
          <w:rPr>
            <w:rStyle w:val="pln"/>
            <w:rFonts w:ascii="Consolas" w:hAnsi="Consolas" w:cs="Arial"/>
            <w:color w:val="000000"/>
          </w:rPr>
          <w:t>    </w:t>
        </w:r>
        <w:r>
          <w:rPr>
            <w:rStyle w:val="tag"/>
            <w:rFonts w:ascii="Consolas" w:hAnsi="Consolas" w:cs="Arial"/>
            <w:color w:val="C80000"/>
          </w:rPr>
          <w:t>&lt;order</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"YOUR_ORDER_CODE"</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696" w:author="Nishikant ." w:date="2019-01-28T16:37:00Z"/>
          <w:rFonts w:ascii="Consolas" w:hAnsi="Consolas" w:cs="Arial"/>
          <w:color w:val="000000"/>
        </w:rPr>
      </w:pPr>
      <w:ins w:id="697" w:author="Nishikant ." w:date="2019-01-28T16:37:00Z">
        <w:r>
          <w:rPr>
            <w:rStyle w:val="pln"/>
            <w:rFonts w:ascii="Consolas" w:hAnsi="Consolas" w:cs="Arial"/>
            <w:color w:val="000000"/>
          </w:rPr>
          <w:t>      </w:t>
        </w:r>
        <w:r>
          <w:rPr>
            <w:rStyle w:val="tag"/>
            <w:rFonts w:ascii="Consolas" w:hAnsi="Consolas" w:cs="Arial"/>
            <w:color w:val="C80000"/>
          </w:rPr>
          <w:t>&lt;description&gt;</w:t>
        </w:r>
        <w:r>
          <w:rPr>
            <w:rStyle w:val="pln"/>
            <w:rFonts w:ascii="Consolas" w:hAnsi="Consolas" w:cs="Arial"/>
            <w:color w:val="000000"/>
          </w:rPr>
          <w:t>YOUR DESCRIPTION</w:t>
        </w:r>
        <w:r>
          <w:rPr>
            <w:rStyle w:val="tag"/>
            <w:rFonts w:ascii="Consolas" w:hAnsi="Consolas" w:cs="Arial"/>
            <w:color w:val="C80000"/>
          </w:rPr>
          <w:t>&lt;/description&gt;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698" w:author="Nishikant ." w:date="2019-01-28T16:37:00Z"/>
          <w:rFonts w:ascii="Consolas" w:hAnsi="Consolas" w:cs="Arial"/>
          <w:color w:val="000000"/>
        </w:rPr>
      </w:pPr>
      <w:ins w:id="699"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tag"/>
            <w:rFonts w:ascii="Consolas" w:hAnsi="Consolas" w:cs="Arial"/>
            <w:color w:val="C80000"/>
          </w:rPr>
          <w:t>/&gt;</w:t>
        </w:r>
      </w:ins>
    </w:p>
    <w:p w:rsidR="00484875" w:rsidRDefault="00484875" w:rsidP="00484875">
      <w:pPr>
        <w:pStyle w:val="NormalWeb"/>
        <w:shd w:val="clear" w:color="auto" w:fill="F7F7F5"/>
        <w:spacing w:after="0"/>
        <w:rPr>
          <w:ins w:id="700" w:author="Nishikant ." w:date="2019-01-28T16:37:00Z"/>
          <w:rFonts w:ascii="Consolas" w:hAnsi="Consolas" w:cs="Arial"/>
          <w:color w:val="000000"/>
        </w:rPr>
      </w:pPr>
      <w:ins w:id="701"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702" w:author="Nishikant ." w:date="2019-01-28T16:37:00Z"/>
          <w:rFonts w:ascii="Consolas" w:hAnsi="Consolas" w:cs="Arial"/>
          <w:color w:val="000000"/>
        </w:rPr>
      </w:pPr>
      <w:ins w:id="703"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704" w:author="Nishikant ." w:date="2019-01-28T16:37:00Z"/>
          <w:rFonts w:ascii="Consolas" w:hAnsi="Consolas" w:cs="Arial"/>
          <w:color w:val="000000"/>
        </w:rPr>
      </w:pPr>
      <w:ins w:id="705"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4444333322221111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706" w:author="Nishikant ." w:date="2019-01-28T16:37:00Z"/>
          <w:rFonts w:ascii="Consolas" w:hAnsi="Consolas" w:cs="Arial"/>
          <w:color w:val="000000"/>
        </w:rPr>
      </w:pPr>
      <w:ins w:id="707"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708" w:author="Nishikant ." w:date="2019-01-28T16:37:00Z"/>
          <w:rFonts w:ascii="Consolas" w:hAnsi="Consolas" w:cs="Arial"/>
          <w:color w:val="000000"/>
        </w:rPr>
      </w:pPr>
      <w:ins w:id="709" w:author="Nishikant ." w:date="2019-01-28T16:37:00Z">
        <w:r>
          <w:rPr>
            <w:rStyle w:val="pln"/>
            <w:rFonts w:ascii="Consolas" w:hAnsi="Consolas" w:cs="Arial"/>
            <w:color w:val="000000"/>
          </w:rPr>
          <w:t>            </w:t>
        </w:r>
        <w:r>
          <w:rPr>
            <w:rStyle w:val="tag"/>
            <w:rFonts w:ascii="Consolas" w:hAnsi="Consolas" w:cs="Arial"/>
            <w:color w:val="C80000"/>
          </w:rPr>
          <w:t>&lt;date</w:t>
        </w:r>
        <w:r>
          <w:rPr>
            <w:rStyle w:val="pln"/>
            <w:rFonts w:ascii="Consolas" w:hAnsi="Consolas" w:cs="Arial"/>
            <w:color w:val="000000"/>
          </w:rPr>
          <w:t xml:space="preserve"> </w:t>
        </w:r>
        <w:r>
          <w:rPr>
            <w:rStyle w:val="atn"/>
            <w:rFonts w:ascii="Consolas" w:hAnsi="Consolas" w:cs="Arial"/>
            <w:color w:val="1479A6"/>
          </w:rPr>
          <w:t>month</w:t>
        </w:r>
        <w:r>
          <w:rPr>
            <w:rStyle w:val="pun"/>
            <w:rFonts w:ascii="Consolas" w:hAnsi="Consolas" w:cs="Arial"/>
            <w:color w:val="535759"/>
          </w:rPr>
          <w:t>=</w:t>
        </w:r>
        <w:r>
          <w:rPr>
            <w:rStyle w:val="atv"/>
            <w:rFonts w:ascii="Consolas" w:hAnsi="Consolas" w:cs="Arial"/>
            <w:color w:val="008000"/>
          </w:rPr>
          <w:t>"01"</w:t>
        </w:r>
        <w:r>
          <w:rPr>
            <w:rStyle w:val="pln"/>
            <w:rFonts w:ascii="Consolas" w:hAnsi="Consolas" w:cs="Arial"/>
            <w:color w:val="000000"/>
          </w:rPr>
          <w:t xml:space="preserve"> </w:t>
        </w:r>
        <w:r>
          <w:rPr>
            <w:rStyle w:val="atn"/>
            <w:rFonts w:ascii="Consolas" w:hAnsi="Consolas" w:cs="Arial"/>
            <w:color w:val="1479A6"/>
          </w:rPr>
          <w:t>year</w:t>
        </w:r>
        <w:r>
          <w:rPr>
            <w:rStyle w:val="pun"/>
            <w:rFonts w:ascii="Consolas" w:hAnsi="Consolas" w:cs="Arial"/>
            <w:color w:val="535759"/>
          </w:rPr>
          <w:t>=</w:t>
        </w:r>
        <w:r>
          <w:rPr>
            <w:rStyle w:val="atv"/>
            <w:rFonts w:ascii="Consolas" w:hAnsi="Consolas" w:cs="Arial"/>
            <w:color w:val="008000"/>
          </w:rPr>
          <w:t>"2020"</w:t>
        </w:r>
        <w:r>
          <w:rPr>
            <w:rStyle w:val="tag"/>
            <w:rFonts w:ascii="Consolas" w:hAnsi="Consolas" w:cs="Arial"/>
            <w:color w:val="C80000"/>
          </w:rPr>
          <w:t>/&gt;</w:t>
        </w:r>
      </w:ins>
    </w:p>
    <w:p w:rsidR="00484875" w:rsidRDefault="00484875" w:rsidP="00484875">
      <w:pPr>
        <w:pStyle w:val="NormalWeb"/>
        <w:shd w:val="clear" w:color="auto" w:fill="F7F7F5"/>
        <w:spacing w:after="0"/>
        <w:rPr>
          <w:ins w:id="710" w:author="Nishikant ." w:date="2019-01-28T16:37:00Z"/>
          <w:rFonts w:ascii="Consolas" w:hAnsi="Consolas" w:cs="Arial"/>
          <w:color w:val="000000"/>
        </w:rPr>
      </w:pPr>
      <w:ins w:id="711"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712" w:author="Nishikant ." w:date="2019-01-28T16:37:00Z"/>
          <w:rFonts w:ascii="Consolas" w:hAnsi="Consolas" w:cs="Arial"/>
          <w:color w:val="000000"/>
        </w:rPr>
      </w:pPr>
      <w:ins w:id="713" w:author="Nishikant ." w:date="2019-01-28T16:37:00Z">
        <w:r>
          <w:rPr>
            <w:rStyle w:val="pln"/>
            <w:rFonts w:ascii="Consolas" w:hAnsi="Consolas" w:cs="Arial"/>
            <w:color w:val="000000"/>
          </w:rPr>
          <w:t>          </w:t>
        </w:r>
        <w:r>
          <w:rPr>
            <w:rStyle w:val="tag"/>
            <w:rFonts w:ascii="Consolas" w:hAnsi="Consolas" w:cs="Arial"/>
            <w:color w:val="C80000"/>
          </w:rPr>
          <w:t>&lt;cardHolderName&gt;</w:t>
        </w:r>
        <w:r>
          <w:rPr>
            <w:rStyle w:val="pln"/>
            <w:rFonts w:ascii="Consolas" w:hAnsi="Consolas" w:cs="Arial"/>
            <w:color w:val="000000"/>
          </w:rPr>
          <w:t>A Shopper</w:t>
        </w:r>
        <w:r>
          <w:rPr>
            <w:rStyle w:val="tag"/>
            <w:rFonts w:ascii="Consolas" w:hAnsi="Consolas" w:cs="Arial"/>
            <w:color w:val="C80000"/>
          </w:rPr>
          <w:t>&lt;/cardHolderName&gt;</w:t>
        </w:r>
      </w:ins>
    </w:p>
    <w:p w:rsidR="00484875" w:rsidRDefault="00484875" w:rsidP="00484875">
      <w:pPr>
        <w:pStyle w:val="NormalWeb"/>
        <w:shd w:val="clear" w:color="auto" w:fill="F7F7F5"/>
        <w:spacing w:after="0"/>
        <w:rPr>
          <w:ins w:id="714" w:author="Nishikant ." w:date="2019-01-28T16:37:00Z"/>
          <w:rFonts w:ascii="Consolas" w:hAnsi="Consolas" w:cs="Arial"/>
          <w:color w:val="000000"/>
        </w:rPr>
      </w:pPr>
      <w:ins w:id="715"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716" w:author="Nishikant ." w:date="2019-01-28T16:37:00Z"/>
          <w:rFonts w:ascii="Consolas" w:hAnsi="Consolas" w:cs="Arial"/>
          <w:color w:val="000000"/>
        </w:rPr>
      </w:pPr>
      <w:ins w:id="717"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718" w:author="Nishikant ." w:date="2019-01-28T16:37:00Z"/>
          <w:rFonts w:ascii="Consolas" w:hAnsi="Consolas" w:cs="Arial"/>
          <w:color w:val="000000"/>
        </w:rPr>
      </w:pPr>
      <w:ins w:id="719" w:author="Nishikant ." w:date="2019-01-28T16:37:00Z">
        <w:r>
          <w:rPr>
            <w:rStyle w:val="pln"/>
            <w:rFonts w:ascii="Consolas" w:hAnsi="Consolas" w:cs="Arial"/>
            <w:color w:val="000000"/>
          </w:rPr>
          <w:t>              </w:t>
        </w:r>
        <w:r>
          <w:rPr>
            <w:rStyle w:val="tag"/>
            <w:rFonts w:ascii="Consolas" w:hAnsi="Consolas" w:cs="Arial"/>
            <w:color w:val="C80000"/>
          </w:rPr>
          <w:t>&lt;address1&gt;</w:t>
        </w:r>
        <w:r>
          <w:rPr>
            <w:rStyle w:val="pln"/>
            <w:rFonts w:ascii="Consolas" w:hAnsi="Consolas" w:cs="Arial"/>
            <w:color w:val="000000"/>
          </w:rPr>
          <w:t>47A</w:t>
        </w:r>
        <w:r>
          <w:rPr>
            <w:rStyle w:val="tag"/>
            <w:rFonts w:ascii="Consolas" w:hAnsi="Consolas" w:cs="Arial"/>
            <w:color w:val="C80000"/>
          </w:rPr>
          <w:t>&lt;/address1&gt;</w:t>
        </w:r>
      </w:ins>
    </w:p>
    <w:p w:rsidR="00484875" w:rsidRDefault="00484875" w:rsidP="00484875">
      <w:pPr>
        <w:pStyle w:val="NormalWeb"/>
        <w:shd w:val="clear" w:color="auto" w:fill="F7F7F5"/>
        <w:spacing w:after="0"/>
        <w:rPr>
          <w:ins w:id="720" w:author="Nishikant ." w:date="2019-01-28T16:37:00Z"/>
          <w:rFonts w:ascii="Consolas" w:hAnsi="Consolas" w:cs="Arial"/>
          <w:color w:val="000000"/>
        </w:rPr>
      </w:pPr>
      <w:ins w:id="721" w:author="Nishikant ." w:date="2019-01-28T16:37:00Z">
        <w:r>
          <w:rPr>
            <w:rStyle w:val="pln"/>
            <w:rFonts w:ascii="Consolas" w:hAnsi="Consolas" w:cs="Arial"/>
            <w:color w:val="000000"/>
          </w:rPr>
          <w:t>              </w:t>
        </w:r>
        <w:r>
          <w:rPr>
            <w:rStyle w:val="tag"/>
            <w:rFonts w:ascii="Consolas" w:hAnsi="Consolas" w:cs="Arial"/>
            <w:color w:val="C80000"/>
          </w:rPr>
          <w:t>&lt;address2&gt;</w:t>
        </w:r>
        <w:r>
          <w:rPr>
            <w:rStyle w:val="pln"/>
            <w:rFonts w:ascii="Consolas" w:hAnsi="Consolas" w:cs="Arial"/>
            <w:color w:val="000000"/>
          </w:rPr>
          <w:t>Queensbridge Road</w:t>
        </w:r>
        <w:r>
          <w:rPr>
            <w:rStyle w:val="tag"/>
            <w:rFonts w:ascii="Consolas" w:hAnsi="Consolas" w:cs="Arial"/>
            <w:color w:val="C80000"/>
          </w:rPr>
          <w:t>&lt;/address2&gt;</w:t>
        </w:r>
      </w:ins>
    </w:p>
    <w:p w:rsidR="00484875" w:rsidRDefault="00484875" w:rsidP="00484875">
      <w:pPr>
        <w:pStyle w:val="NormalWeb"/>
        <w:shd w:val="clear" w:color="auto" w:fill="F7F7F5"/>
        <w:spacing w:after="0"/>
        <w:rPr>
          <w:ins w:id="722" w:author="Nishikant ." w:date="2019-01-28T16:37:00Z"/>
          <w:rFonts w:ascii="Consolas" w:hAnsi="Consolas" w:cs="Arial"/>
          <w:color w:val="000000"/>
        </w:rPr>
      </w:pPr>
      <w:ins w:id="723" w:author="Nishikant ." w:date="2019-01-28T16:37:00Z">
        <w:r>
          <w:rPr>
            <w:rStyle w:val="pln"/>
            <w:rFonts w:ascii="Consolas" w:hAnsi="Consolas" w:cs="Arial"/>
            <w:color w:val="000000"/>
          </w:rPr>
          <w:t>              </w:t>
        </w:r>
        <w:r>
          <w:rPr>
            <w:rStyle w:val="tag"/>
            <w:rFonts w:ascii="Consolas" w:hAnsi="Consolas" w:cs="Arial"/>
            <w:color w:val="C80000"/>
          </w:rPr>
          <w:t>&lt;address3&gt;</w:t>
        </w:r>
        <w:r>
          <w:rPr>
            <w:rStyle w:val="pln"/>
            <w:rFonts w:ascii="Consolas" w:hAnsi="Consolas" w:cs="Arial"/>
            <w:color w:val="000000"/>
          </w:rPr>
          <w:t>Suburbia</w:t>
        </w:r>
        <w:r>
          <w:rPr>
            <w:rStyle w:val="tag"/>
            <w:rFonts w:ascii="Consolas" w:hAnsi="Consolas" w:cs="Arial"/>
            <w:color w:val="C80000"/>
          </w:rPr>
          <w:t>&lt;/address3&gt;</w:t>
        </w:r>
      </w:ins>
    </w:p>
    <w:p w:rsidR="00484875" w:rsidRDefault="00484875" w:rsidP="00484875">
      <w:pPr>
        <w:pStyle w:val="NormalWeb"/>
        <w:shd w:val="clear" w:color="auto" w:fill="F7F7F5"/>
        <w:spacing w:after="0"/>
        <w:rPr>
          <w:ins w:id="724" w:author="Nishikant ." w:date="2019-01-28T16:37:00Z"/>
          <w:rFonts w:ascii="Consolas" w:hAnsi="Consolas" w:cs="Arial"/>
          <w:color w:val="000000"/>
        </w:rPr>
      </w:pPr>
      <w:ins w:id="725" w:author="Nishikant ." w:date="2019-01-28T16:37:00Z">
        <w:r>
          <w:rPr>
            <w:rStyle w:val="pln"/>
            <w:rFonts w:ascii="Consolas" w:hAnsi="Consolas" w:cs="Arial"/>
            <w:color w:val="000000"/>
          </w:rPr>
          <w:t>              </w:t>
        </w:r>
        <w:r>
          <w:rPr>
            <w:rStyle w:val="tag"/>
            <w:rFonts w:ascii="Consolas" w:hAnsi="Consolas" w:cs="Arial"/>
            <w:color w:val="C80000"/>
          </w:rPr>
          <w:t>&lt;postalCode&gt;</w:t>
        </w:r>
        <w:r>
          <w:rPr>
            <w:rStyle w:val="pln"/>
            <w:rFonts w:ascii="Consolas" w:hAnsi="Consolas" w:cs="Arial"/>
            <w:color w:val="000000"/>
          </w:rPr>
          <w:t>CB94BQ</w:t>
        </w:r>
        <w:r>
          <w:rPr>
            <w:rStyle w:val="tag"/>
            <w:rFonts w:ascii="Consolas" w:hAnsi="Consolas" w:cs="Arial"/>
            <w:color w:val="C80000"/>
          </w:rPr>
          <w:t>&lt;/postalCode&gt;</w:t>
        </w:r>
      </w:ins>
    </w:p>
    <w:p w:rsidR="00484875" w:rsidRDefault="00484875" w:rsidP="00484875">
      <w:pPr>
        <w:pStyle w:val="NormalWeb"/>
        <w:shd w:val="clear" w:color="auto" w:fill="F7F7F5"/>
        <w:spacing w:after="0"/>
        <w:rPr>
          <w:ins w:id="726" w:author="Nishikant ." w:date="2019-01-28T16:37:00Z"/>
          <w:rFonts w:ascii="Consolas" w:hAnsi="Consolas" w:cs="Arial"/>
          <w:color w:val="000000"/>
        </w:rPr>
      </w:pPr>
      <w:ins w:id="727" w:author="Nishikant ." w:date="2019-01-28T16:37:00Z">
        <w:r>
          <w:rPr>
            <w:rStyle w:val="pln"/>
            <w:rFonts w:ascii="Consolas" w:hAnsi="Consolas" w:cs="Arial"/>
            <w:color w:val="000000"/>
          </w:rPr>
          <w:lastRenderedPageBreak/>
          <w:t>              </w:t>
        </w:r>
        <w:r>
          <w:rPr>
            <w:rStyle w:val="tag"/>
            <w:rFonts w:ascii="Consolas" w:hAnsi="Consolas" w:cs="Arial"/>
            <w:color w:val="C80000"/>
          </w:rPr>
          <w:t>&lt;city&gt;</w:t>
        </w:r>
        <w:r>
          <w:rPr>
            <w:rStyle w:val="pln"/>
            <w:rFonts w:ascii="Consolas" w:hAnsi="Consolas" w:cs="Arial"/>
            <w:color w:val="000000"/>
          </w:rPr>
          <w:t>Cambridge</w:t>
        </w:r>
        <w:r>
          <w:rPr>
            <w:rStyle w:val="tag"/>
            <w:rFonts w:ascii="Consolas" w:hAnsi="Consolas" w:cs="Arial"/>
            <w:color w:val="C80000"/>
          </w:rPr>
          <w:t>&lt;/city&gt;</w:t>
        </w:r>
      </w:ins>
    </w:p>
    <w:p w:rsidR="00484875" w:rsidRDefault="00484875" w:rsidP="00484875">
      <w:pPr>
        <w:pStyle w:val="NormalWeb"/>
        <w:shd w:val="clear" w:color="auto" w:fill="F7F7F5"/>
        <w:spacing w:after="0"/>
        <w:rPr>
          <w:ins w:id="728" w:author="Nishikant ." w:date="2019-01-28T16:37:00Z"/>
          <w:rFonts w:ascii="Consolas" w:hAnsi="Consolas" w:cs="Arial"/>
          <w:color w:val="000000"/>
        </w:rPr>
      </w:pPr>
      <w:ins w:id="729" w:author="Nishikant ." w:date="2019-01-28T16:37:00Z">
        <w:r>
          <w:rPr>
            <w:rStyle w:val="pln"/>
            <w:rFonts w:ascii="Consolas" w:hAnsi="Consolas" w:cs="Arial"/>
            <w:color w:val="000000"/>
          </w:rPr>
          <w:t>              </w:t>
        </w:r>
        <w:r>
          <w:rPr>
            <w:rStyle w:val="tag"/>
            <w:rFonts w:ascii="Consolas" w:hAnsi="Consolas" w:cs="Arial"/>
            <w:color w:val="C80000"/>
          </w:rPr>
          <w:t>&lt;state&gt;</w:t>
        </w:r>
        <w:r>
          <w:rPr>
            <w:rStyle w:val="pln"/>
            <w:rFonts w:ascii="Consolas" w:hAnsi="Consolas" w:cs="Arial"/>
            <w:color w:val="000000"/>
          </w:rPr>
          <w:t>Cambridgeshire</w:t>
        </w:r>
        <w:r>
          <w:rPr>
            <w:rStyle w:val="tag"/>
            <w:rFonts w:ascii="Consolas" w:hAnsi="Consolas" w:cs="Arial"/>
            <w:color w:val="C80000"/>
          </w:rPr>
          <w:t>&lt;/state&gt;</w:t>
        </w:r>
      </w:ins>
    </w:p>
    <w:p w:rsidR="00484875" w:rsidRDefault="00484875" w:rsidP="00484875">
      <w:pPr>
        <w:pStyle w:val="NormalWeb"/>
        <w:shd w:val="clear" w:color="auto" w:fill="F7F7F5"/>
        <w:spacing w:after="0"/>
        <w:rPr>
          <w:ins w:id="730" w:author="Nishikant ." w:date="2019-01-28T16:37:00Z"/>
          <w:rFonts w:ascii="Consolas" w:hAnsi="Consolas" w:cs="Arial"/>
          <w:color w:val="000000"/>
        </w:rPr>
      </w:pPr>
      <w:ins w:id="731" w:author="Nishikant ." w:date="2019-01-28T16:37:00Z">
        <w:r>
          <w:rPr>
            <w:rStyle w:val="pln"/>
            <w:rFonts w:ascii="Consolas" w:hAnsi="Consolas" w:cs="Arial"/>
            <w:color w:val="000000"/>
          </w:rPr>
          <w:t>              </w:t>
        </w:r>
        <w:r>
          <w:rPr>
            <w:rStyle w:val="tag"/>
            <w:rFonts w:ascii="Consolas" w:hAnsi="Consolas" w:cs="Arial"/>
            <w:color w:val="C80000"/>
          </w:rPr>
          <w:t>&lt;countryCode&gt;</w:t>
        </w:r>
        <w:r>
          <w:rPr>
            <w:rStyle w:val="pln"/>
            <w:rFonts w:ascii="Consolas" w:hAnsi="Consolas" w:cs="Arial"/>
            <w:color w:val="000000"/>
          </w:rPr>
          <w:t>GB</w:t>
        </w:r>
        <w:r>
          <w:rPr>
            <w:rStyle w:val="tag"/>
            <w:rFonts w:ascii="Consolas" w:hAnsi="Consolas" w:cs="Arial"/>
            <w:color w:val="C80000"/>
          </w:rPr>
          <w:t>&lt;/countryCode&gt;</w:t>
        </w:r>
      </w:ins>
    </w:p>
    <w:p w:rsidR="00484875" w:rsidRDefault="00484875" w:rsidP="00484875">
      <w:pPr>
        <w:pStyle w:val="NormalWeb"/>
        <w:shd w:val="clear" w:color="auto" w:fill="F7F7F5"/>
        <w:spacing w:after="0"/>
        <w:rPr>
          <w:ins w:id="732" w:author="Nishikant ." w:date="2019-01-28T16:37:00Z"/>
          <w:rFonts w:ascii="Consolas" w:hAnsi="Consolas" w:cs="Arial"/>
          <w:color w:val="000000"/>
        </w:rPr>
      </w:pPr>
      <w:ins w:id="733"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734" w:author="Nishikant ." w:date="2019-01-28T16:37:00Z"/>
          <w:rFonts w:ascii="Consolas" w:hAnsi="Consolas" w:cs="Arial"/>
          <w:color w:val="000000"/>
        </w:rPr>
      </w:pPr>
      <w:ins w:id="735"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736" w:author="Nishikant ." w:date="2019-01-28T16:37:00Z"/>
          <w:rFonts w:ascii="Consolas" w:hAnsi="Consolas" w:cs="Arial"/>
          <w:color w:val="000000"/>
        </w:rPr>
      </w:pPr>
      <w:ins w:id="737"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738" w:author="Nishikant ." w:date="2019-01-28T16:37:00Z"/>
          <w:rFonts w:ascii="Consolas" w:hAnsi="Consolas" w:cs="Arial"/>
          <w:color w:val="000000"/>
        </w:rPr>
      </w:pPr>
      <w:ins w:id="739" w:author="Nishikant ." w:date="2019-01-28T16:37:00Z">
        <w:r>
          <w:rPr>
            <w:rStyle w:val="pln"/>
            <w:rFonts w:ascii="Consolas" w:hAnsi="Consolas" w:cs="Arial"/>
            <w:color w:val="000000"/>
          </w:rPr>
          <w:t>        </w:t>
        </w:r>
        <w:r>
          <w:rPr>
            <w:rStyle w:val="tag"/>
            <w:rFonts w:ascii="Consolas" w:hAnsi="Consolas" w:cs="Arial"/>
            <w:color w:val="C80000"/>
          </w:rPr>
          <w:t>&lt;storedCredentials</w:t>
        </w:r>
        <w:r>
          <w:rPr>
            <w:rStyle w:val="pln"/>
            <w:rFonts w:ascii="Consolas" w:hAnsi="Consolas" w:cs="Arial"/>
            <w:color w:val="000000"/>
          </w:rPr>
          <w:t xml:space="preserve"> </w:t>
        </w:r>
        <w:r>
          <w:rPr>
            <w:rStyle w:val="atn"/>
            <w:rFonts w:ascii="Consolas" w:hAnsi="Consolas" w:cs="Arial"/>
            <w:color w:val="1479A6"/>
          </w:rPr>
          <w:t>usage</w:t>
        </w:r>
        <w:r>
          <w:rPr>
            <w:rStyle w:val="pun"/>
            <w:rFonts w:ascii="Consolas" w:hAnsi="Consolas" w:cs="Arial"/>
            <w:color w:val="535759"/>
          </w:rPr>
          <w:t>=</w:t>
        </w:r>
        <w:r>
          <w:rPr>
            <w:rStyle w:val="atv"/>
            <w:rFonts w:ascii="Consolas" w:hAnsi="Consolas" w:cs="Arial"/>
            <w:color w:val="008000"/>
          </w:rPr>
          <w:t>"FIRST"</w:t>
        </w:r>
        <w:r>
          <w:rPr>
            <w:rStyle w:val="tag"/>
            <w:rFonts w:ascii="Consolas" w:hAnsi="Consolas" w:cs="Arial"/>
            <w:color w:val="C80000"/>
          </w:rPr>
          <w:t>/&gt;</w:t>
        </w:r>
        <w:r>
          <w:rPr>
            <w:rStyle w:val="pln"/>
            <w:rFonts w:ascii="Consolas" w:hAnsi="Consolas" w:cs="Arial"/>
            <w:color w:val="000000"/>
          </w:rPr>
          <w:t xml:space="preserve"> </w:t>
        </w:r>
        <w:r>
          <w:rPr>
            <w:rStyle w:val="com"/>
            <w:rFonts w:ascii="Consolas" w:hAnsi="Consolas" w:cs="Arial"/>
            <w:color w:val="708090"/>
          </w:rPr>
          <w:t>&lt;!--Indicates that you are storing credentials--&gt;</w:t>
        </w:r>
      </w:ins>
    </w:p>
    <w:p w:rsidR="00484875" w:rsidRDefault="00484875" w:rsidP="00484875">
      <w:pPr>
        <w:pStyle w:val="NormalWeb"/>
        <w:shd w:val="clear" w:color="auto" w:fill="F7F7F5"/>
        <w:spacing w:after="0"/>
        <w:rPr>
          <w:ins w:id="740" w:author="Nishikant ." w:date="2019-01-28T16:37:00Z"/>
          <w:rFonts w:ascii="Consolas" w:hAnsi="Consolas" w:cs="Arial"/>
          <w:color w:val="000000"/>
        </w:rPr>
      </w:pPr>
      <w:ins w:id="741" w:author="Nishikant ." w:date="2019-01-28T16:37:00Z">
        <w:r>
          <w:rPr>
            <w:rStyle w:val="pln"/>
            <w:rFonts w:ascii="Consolas" w:hAnsi="Consolas" w:cs="Arial"/>
            <w:color w:val="000000"/>
          </w:rPr>
          <w:t>        </w:t>
        </w:r>
        <w:r>
          <w:rPr>
            <w:rStyle w:val="tag"/>
            <w:rFonts w:ascii="Consolas" w:hAnsi="Consolas" w:cs="Arial"/>
            <w:color w:val="C80000"/>
          </w:rPr>
          <w:t>&lt;session</w:t>
        </w:r>
        <w:r>
          <w:rPr>
            <w:rStyle w:val="pln"/>
            <w:rFonts w:ascii="Consolas" w:hAnsi="Consolas" w:cs="Arial"/>
            <w:color w:val="000000"/>
          </w:rPr>
          <w:t xml:space="preserve"> </w:t>
        </w:r>
        <w:r>
          <w:rPr>
            <w:rStyle w:val="atn"/>
            <w:rFonts w:ascii="Consolas" w:hAnsi="Consolas" w:cs="Arial"/>
            <w:color w:val="1479A6"/>
          </w:rPr>
          <w:t>shopperIPAddress</w:t>
        </w:r>
        <w:r>
          <w:rPr>
            <w:rStyle w:val="pun"/>
            <w:rFonts w:ascii="Consolas" w:hAnsi="Consolas" w:cs="Arial"/>
            <w:color w:val="535759"/>
          </w:rPr>
          <w:t>=</w:t>
        </w:r>
        <w:r>
          <w:rPr>
            <w:rStyle w:val="atv"/>
            <w:rFonts w:ascii="Consolas" w:hAnsi="Consolas" w:cs="Arial"/>
            <w:color w:val="008000"/>
          </w:rPr>
          <w:t>"123.123.123.123"</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"0215ui8ib1"</w:t>
        </w:r>
        <w:r>
          <w:rPr>
            <w:rStyle w:val="tag"/>
            <w:rFonts w:ascii="Consolas" w:hAnsi="Consolas" w:cs="Arial"/>
            <w:color w:val="C80000"/>
          </w:rPr>
          <w:t>/&gt;</w:t>
        </w:r>
      </w:ins>
    </w:p>
    <w:p w:rsidR="00484875" w:rsidRDefault="00484875" w:rsidP="00484875">
      <w:pPr>
        <w:pStyle w:val="NormalWeb"/>
        <w:shd w:val="clear" w:color="auto" w:fill="F7F7F5"/>
        <w:spacing w:after="0"/>
        <w:rPr>
          <w:ins w:id="742" w:author="Nishikant ." w:date="2019-01-28T16:37:00Z"/>
          <w:rFonts w:ascii="Consolas" w:hAnsi="Consolas" w:cs="Arial"/>
          <w:color w:val="000000"/>
        </w:rPr>
      </w:pPr>
      <w:ins w:id="743"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744" w:author="Nishikant ." w:date="2019-01-28T16:37:00Z"/>
          <w:rFonts w:ascii="Consolas" w:hAnsi="Consolas" w:cs="Arial"/>
          <w:color w:val="000000"/>
        </w:rPr>
      </w:pPr>
      <w:ins w:id="745"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746" w:author="Nishikant ." w:date="2019-01-28T16:37:00Z"/>
          <w:rFonts w:ascii="Consolas" w:hAnsi="Consolas" w:cs="Arial"/>
          <w:color w:val="000000"/>
        </w:rPr>
      </w:pPr>
      <w:ins w:id="747" w:author="Nishikant ." w:date="2019-01-28T16:37:00Z">
        <w:r>
          <w:rPr>
            <w:rStyle w:val="pln"/>
            <w:rFonts w:ascii="Consolas" w:hAnsi="Consolas" w:cs="Arial"/>
            <w:color w:val="000000"/>
          </w:rPr>
          <w:t>        </w:t>
        </w:r>
        <w:r>
          <w:rPr>
            <w:rStyle w:val="tag"/>
            <w:rFonts w:ascii="Consolas" w:hAnsi="Consolas" w:cs="Arial"/>
            <w:color w:val="C80000"/>
          </w:rPr>
          <w:t>&lt;shopperEmailAddress&gt;</w:t>
        </w:r>
        <w:r>
          <w:rPr>
            <w:rStyle w:val="pln"/>
            <w:rFonts w:ascii="Consolas" w:hAnsi="Consolas" w:cs="Arial"/>
            <w:color w:val="000000"/>
          </w:rPr>
          <w:t>ashopper@myprovider.com</w:t>
        </w:r>
        <w:r>
          <w:rPr>
            <w:rStyle w:val="tag"/>
            <w:rFonts w:ascii="Consolas" w:hAnsi="Consolas" w:cs="Arial"/>
            <w:color w:val="C80000"/>
          </w:rPr>
          <w:t>&lt;/shopperEmailAddress&gt;</w:t>
        </w:r>
      </w:ins>
    </w:p>
    <w:p w:rsidR="00484875" w:rsidRDefault="00484875" w:rsidP="00484875">
      <w:pPr>
        <w:pStyle w:val="NormalWeb"/>
        <w:shd w:val="clear" w:color="auto" w:fill="F7F7F5"/>
        <w:spacing w:after="0"/>
        <w:rPr>
          <w:ins w:id="748" w:author="Nishikant ." w:date="2019-01-28T16:37:00Z"/>
          <w:rFonts w:ascii="Consolas" w:hAnsi="Consolas" w:cs="Arial"/>
          <w:color w:val="000000"/>
        </w:rPr>
      </w:pPr>
      <w:ins w:id="749"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750" w:author="Nishikant ." w:date="2019-01-28T16:37:00Z"/>
          <w:rFonts w:ascii="Consolas" w:hAnsi="Consolas" w:cs="Arial"/>
          <w:color w:val="000000"/>
        </w:rPr>
      </w:pPr>
      <w:ins w:id="751" w:author="Nishikant ." w:date="2019-01-28T16:37:00Z">
        <w:r>
          <w:rPr>
            <w:rStyle w:val="pln"/>
            <w:rFonts w:ascii="Consolas" w:hAnsi="Consolas" w:cs="Arial"/>
            <w:color w:val="000000"/>
          </w:rPr>
          <w:t>          </w:t>
        </w:r>
        <w:r>
          <w:rPr>
            <w:rStyle w:val="tag"/>
            <w:rFonts w:ascii="Consolas" w:hAnsi="Consolas" w:cs="Arial"/>
            <w:color w:val="C80000"/>
          </w:rPr>
          <w:t>&lt;acceptHeader&gt;</w:t>
        </w:r>
        <w:r>
          <w:rPr>
            <w:rStyle w:val="pln"/>
            <w:rFonts w:ascii="Consolas" w:hAnsi="Consolas" w:cs="Arial"/>
            <w:color w:val="000000"/>
          </w:rPr>
          <w:t>text/html</w:t>
        </w:r>
        <w:r>
          <w:rPr>
            <w:rStyle w:val="tag"/>
            <w:rFonts w:ascii="Consolas" w:hAnsi="Consolas" w:cs="Arial"/>
            <w:color w:val="C80000"/>
          </w:rPr>
          <w:t>&lt;/acceptHeader&gt;</w:t>
        </w:r>
      </w:ins>
    </w:p>
    <w:p w:rsidR="00484875" w:rsidRDefault="00484875" w:rsidP="00484875">
      <w:pPr>
        <w:pStyle w:val="NormalWeb"/>
        <w:shd w:val="clear" w:color="auto" w:fill="F7F7F5"/>
        <w:spacing w:after="0"/>
        <w:rPr>
          <w:ins w:id="752" w:author="Nishikant ." w:date="2019-01-28T16:37:00Z"/>
          <w:rFonts w:ascii="Consolas" w:hAnsi="Consolas" w:cs="Arial"/>
          <w:color w:val="000000"/>
        </w:rPr>
      </w:pPr>
      <w:ins w:id="753" w:author="Nishikant ." w:date="2019-01-28T16:37:00Z">
        <w:r>
          <w:rPr>
            <w:rStyle w:val="pln"/>
            <w:rFonts w:ascii="Consolas" w:hAnsi="Consolas" w:cs="Arial"/>
            <w:color w:val="000000"/>
          </w:rPr>
          <w:t>          </w:t>
        </w:r>
        <w:r>
          <w:rPr>
            <w:rStyle w:val="tag"/>
            <w:rFonts w:ascii="Consolas" w:hAnsi="Consolas" w:cs="Arial"/>
            <w:color w:val="C80000"/>
          </w:rPr>
          <w:t>&lt;userAgentHeader&gt;</w:t>
        </w:r>
        <w:r>
          <w:rPr>
            <w:rStyle w:val="pln"/>
            <w:rFonts w:ascii="Consolas" w:hAnsi="Consolas" w:cs="Arial"/>
            <w:color w:val="000000"/>
          </w:rPr>
          <w:t>Mozilla/5.0 ...</w:t>
        </w:r>
        <w:r>
          <w:rPr>
            <w:rStyle w:val="tag"/>
            <w:rFonts w:ascii="Consolas" w:hAnsi="Consolas" w:cs="Arial"/>
            <w:color w:val="C80000"/>
          </w:rPr>
          <w:t>&lt;/userAgentHeader&gt;</w:t>
        </w:r>
      </w:ins>
    </w:p>
    <w:p w:rsidR="00484875" w:rsidRDefault="00484875" w:rsidP="00484875">
      <w:pPr>
        <w:pStyle w:val="NormalWeb"/>
        <w:shd w:val="clear" w:color="auto" w:fill="F7F7F5"/>
        <w:spacing w:after="0"/>
        <w:rPr>
          <w:ins w:id="754" w:author="Nishikant ." w:date="2019-01-28T16:37:00Z"/>
          <w:rFonts w:ascii="Consolas" w:hAnsi="Consolas" w:cs="Arial"/>
          <w:color w:val="000000"/>
        </w:rPr>
      </w:pPr>
      <w:ins w:id="755"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756" w:author="Nishikant ." w:date="2019-01-28T16:37:00Z"/>
          <w:rFonts w:ascii="Consolas" w:hAnsi="Consolas" w:cs="Arial"/>
          <w:color w:val="000000"/>
        </w:rPr>
      </w:pPr>
      <w:ins w:id="757"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758" w:author="Nishikant ." w:date="2019-01-28T16:37:00Z"/>
          <w:rFonts w:ascii="Consolas" w:hAnsi="Consolas" w:cs="Arial"/>
          <w:color w:val="000000"/>
        </w:rPr>
      </w:pPr>
      <w:ins w:id="759" w:author="Nishikant ." w:date="2019-01-28T16:37:00Z">
        <w:r>
          <w:rPr>
            <w:rStyle w:val="pln"/>
            <w:rFonts w:ascii="Consolas" w:hAnsi="Consolas" w:cs="Arial"/>
            <w:color w:val="000000"/>
          </w:rPr>
          <w:t>    </w:t>
        </w:r>
        <w:r>
          <w:rPr>
            <w:rStyle w:val="tag"/>
            <w:rFonts w:ascii="Consolas" w:hAnsi="Consolas" w:cs="Arial"/>
            <w:color w:val="C80000"/>
          </w:rPr>
          <w:t>&lt;/order&gt;</w:t>
        </w:r>
      </w:ins>
    </w:p>
    <w:p w:rsidR="00484875" w:rsidRDefault="00484875" w:rsidP="00484875">
      <w:pPr>
        <w:pStyle w:val="NormalWeb"/>
        <w:shd w:val="clear" w:color="auto" w:fill="F7F7F5"/>
        <w:spacing w:after="0"/>
        <w:rPr>
          <w:ins w:id="760" w:author="Nishikant ." w:date="2019-01-28T16:37:00Z"/>
          <w:rFonts w:ascii="Consolas" w:hAnsi="Consolas" w:cs="Arial"/>
          <w:color w:val="000000"/>
        </w:rPr>
      </w:pPr>
      <w:ins w:id="761"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762" w:author="Nishikant ." w:date="2019-01-28T16:37:00Z"/>
          <w:rFonts w:ascii="Consolas" w:hAnsi="Consolas" w:cs="Arial"/>
          <w:color w:val="000000"/>
        </w:rPr>
      </w:pPr>
      <w:ins w:id="763" w:author="Nishikant ." w:date="2019-01-28T16:37:00Z">
        <w:r>
          <w:rPr>
            <w:rStyle w:val="tag"/>
            <w:rFonts w:ascii="Consolas" w:hAnsi="Consolas" w:cs="Arial"/>
            <w:color w:val="C80000"/>
          </w:rPr>
          <w:t>&lt;/paymentService&gt;</w:t>
        </w:r>
      </w:ins>
    </w:p>
    <w:p w:rsidR="00484875" w:rsidRDefault="00484875" w:rsidP="00484875">
      <w:pPr>
        <w:pStyle w:val="Heading3"/>
        <w:shd w:val="clear" w:color="auto" w:fill="FFFFFF"/>
        <w:spacing w:before="360" w:after="170"/>
        <w:rPr>
          <w:ins w:id="764" w:author="Nishikant ." w:date="2019-01-28T16:37:00Z"/>
          <w:rFonts w:ascii="Arial" w:hAnsi="Arial" w:cs="Arial"/>
          <w:color w:val="000000"/>
          <w:sz w:val="34"/>
          <w:szCs w:val="34"/>
        </w:rPr>
      </w:pPr>
      <w:ins w:id="765" w:author="Nishikant ." w:date="2019-01-28T16:37:00Z">
        <w:r>
          <w:rPr>
            <w:rFonts w:ascii="Arial" w:hAnsi="Arial" w:cs="Arial"/>
            <w:color w:val="000000"/>
            <w:sz w:val="34"/>
            <w:szCs w:val="34"/>
          </w:rPr>
          <w:t>Response to 'first' request</w:t>
        </w:r>
      </w:ins>
    </w:p>
    <w:p w:rsidR="00484875" w:rsidRDefault="00484875" w:rsidP="00484875">
      <w:pPr>
        <w:pStyle w:val="NormalWeb"/>
        <w:shd w:val="clear" w:color="auto" w:fill="FFFFFF"/>
        <w:spacing w:before="175" w:after="86"/>
        <w:rPr>
          <w:ins w:id="766" w:author="Nishikant ." w:date="2019-01-28T16:37:00Z"/>
          <w:rFonts w:ascii="Arial" w:hAnsi="Arial" w:cs="Arial"/>
          <w:color w:val="000000"/>
        </w:rPr>
      </w:pPr>
      <w:ins w:id="767" w:author="Nishikant ." w:date="2019-01-28T16:37:00Z">
        <w:r>
          <w:rPr>
            <w:rFonts w:ascii="Arial" w:hAnsi="Arial" w:cs="Arial"/>
            <w:color w:val="000000"/>
          </w:rPr>
          <w:t>Your response includes the </w:t>
        </w:r>
        <w:r>
          <w:rPr>
            <w:rStyle w:val="HTMLCode"/>
            <w:rFonts w:ascii="Consolas" w:eastAsiaTheme="minorEastAsia" w:hAnsi="Consolas"/>
            <w:color w:val="000000"/>
            <w:shd w:val="clear" w:color="auto" w:fill="F1F1EE"/>
          </w:rPr>
          <w:t>&lt;schemeResponse&gt;</w:t>
        </w:r>
        <w:r>
          <w:rPr>
            <w:rFonts w:ascii="Arial" w:hAnsi="Arial" w:cs="Arial"/>
            <w:color w:val="000000"/>
          </w:rPr>
          <w:t> parameter, within which you get the </w:t>
        </w:r>
        <w:r>
          <w:rPr>
            <w:rStyle w:val="HTMLCode"/>
            <w:rFonts w:ascii="Consolas" w:eastAsiaTheme="minorEastAsia" w:hAnsi="Consolas"/>
            <w:color w:val="000000"/>
            <w:shd w:val="clear" w:color="auto" w:fill="F1F1EE"/>
          </w:rPr>
          <w:t>&lt;transactionIdentifier&gt;</w:t>
        </w:r>
        <w:r>
          <w:rPr>
            <w:rFonts w:ascii="Arial" w:hAnsi="Arial" w:cs="Arial"/>
            <w:color w:val="000000"/>
          </w:rPr>
          <w:t>. Where required, use the value returned in </w:t>
        </w:r>
        <w:r>
          <w:rPr>
            <w:rStyle w:val="HTMLCode"/>
            <w:rFonts w:ascii="Consolas" w:eastAsiaTheme="minorEastAsia" w:hAnsi="Consolas"/>
            <w:color w:val="000000"/>
            <w:shd w:val="clear" w:color="auto" w:fill="F1F1EE"/>
          </w:rPr>
          <w:t>&lt;transactionIdentifier&gt;</w:t>
        </w:r>
        <w:r>
          <w:rPr>
            <w:rFonts w:ascii="Arial" w:hAnsi="Arial" w:cs="Arial"/>
            <w:color w:val="000000"/>
          </w:rPr>
          <w:t> as the </w:t>
        </w:r>
        <w:r>
          <w:rPr>
            <w:rStyle w:val="HTMLCode"/>
            <w:rFonts w:ascii="Consolas" w:eastAsiaTheme="minorEastAsia" w:hAnsi="Consolas"/>
            <w:color w:val="000000"/>
            <w:shd w:val="clear" w:color="auto" w:fill="F1F1EE"/>
          </w:rPr>
          <w:t>&lt;schemeTransactionIdentifier&gt;</w:t>
        </w:r>
        <w:r>
          <w:rPr>
            <w:rFonts w:ascii="Arial" w:hAnsi="Arial" w:cs="Arial"/>
            <w:color w:val="000000"/>
          </w:rPr>
          <w:t> in your request to use credentials:</w:t>
        </w:r>
      </w:ins>
    </w:p>
    <w:p w:rsidR="00484875" w:rsidRDefault="00484875" w:rsidP="00484875">
      <w:pPr>
        <w:pStyle w:val="NormalWeb"/>
        <w:shd w:val="clear" w:color="auto" w:fill="F7F7F5"/>
        <w:spacing w:after="0"/>
        <w:rPr>
          <w:ins w:id="768" w:author="Nishikant ." w:date="2019-01-28T16:37:00Z"/>
          <w:rFonts w:ascii="Consolas" w:hAnsi="Consolas" w:cs="Arial"/>
          <w:color w:val="000000"/>
        </w:rPr>
      </w:pPr>
      <w:ins w:id="769"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770" w:author="Nishikant ." w:date="2019-01-28T16:37:00Z"/>
          <w:rFonts w:ascii="Consolas" w:hAnsi="Consolas" w:cs="Arial"/>
          <w:color w:val="000000"/>
        </w:rPr>
      </w:pPr>
      <w:ins w:id="771"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772" w:author="Nishikant ." w:date="2019-01-28T16:37:00Z"/>
          <w:rFonts w:ascii="Consolas" w:hAnsi="Consolas" w:cs="Arial"/>
          <w:color w:val="000000"/>
        </w:rPr>
      </w:pPr>
      <w:ins w:id="773" w:author="Nishikant ." w:date="2019-01-28T16:37:00Z">
        <w:r>
          <w:rPr>
            <w:rStyle w:val="dec"/>
            <w:rFonts w:ascii="Consolas" w:hAnsi="Consolas" w:cs="Arial"/>
            <w:color w:val="535759"/>
          </w:rPr>
          <w:t>  "http://dtd.worldpay.com/paymentService_v1.dtd"&gt;</w:t>
        </w:r>
      </w:ins>
    </w:p>
    <w:p w:rsidR="00484875" w:rsidRDefault="00484875" w:rsidP="00484875">
      <w:pPr>
        <w:pStyle w:val="NormalWeb"/>
        <w:shd w:val="clear" w:color="auto" w:fill="F7F7F5"/>
        <w:spacing w:after="0"/>
        <w:rPr>
          <w:ins w:id="774" w:author="Nishikant ." w:date="2019-01-28T16:37:00Z"/>
          <w:rFonts w:ascii="Consolas" w:hAnsi="Consolas" w:cs="Arial"/>
          <w:color w:val="000000"/>
        </w:rPr>
      </w:pPr>
      <w:ins w:id="775"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"ExampleCode1"</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76" w:author="Nishikant ." w:date="2019-01-28T16:37:00Z"/>
          <w:rFonts w:ascii="Consolas" w:hAnsi="Consolas" w:cs="Arial"/>
          <w:color w:val="000000"/>
        </w:rPr>
      </w:pPr>
      <w:ins w:id="777"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778" w:author="Nishikant ." w:date="2019-01-28T16:37:00Z"/>
          <w:rFonts w:ascii="Consolas" w:hAnsi="Consolas" w:cs="Arial"/>
          <w:color w:val="000000"/>
        </w:rPr>
      </w:pPr>
      <w:ins w:id="779" w:author="Nishikant ." w:date="2019-01-28T16:37:00Z">
        <w:r>
          <w:rPr>
            <w:rStyle w:val="pln"/>
            <w:rFonts w:ascii="Consolas" w:hAnsi="Consolas" w:cs="Arial"/>
            <w:color w:val="000000"/>
          </w:rPr>
          <w:t>    </w:t>
        </w:r>
        <w:r>
          <w:rPr>
            <w:rStyle w:val="tag"/>
            <w:rFonts w:ascii="Consolas" w:hAnsi="Consolas" w:cs="Arial"/>
            <w:color w:val="C80000"/>
          </w:rPr>
          <w:t>&lt;orderStatus</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"ExampleOrder1"</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80" w:author="Nishikant ." w:date="2019-01-28T16:37:00Z"/>
          <w:rFonts w:ascii="Consolas" w:hAnsi="Consolas" w:cs="Arial"/>
          <w:color w:val="000000"/>
        </w:rPr>
      </w:pPr>
      <w:ins w:id="781"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782" w:author="Nishikant ." w:date="2019-01-28T16:37:00Z"/>
          <w:rFonts w:ascii="Consolas" w:hAnsi="Consolas" w:cs="Arial"/>
          <w:color w:val="000000"/>
        </w:rPr>
      </w:pPr>
      <w:ins w:id="783" w:author="Nishikant ." w:date="2019-01-28T16:37:00Z">
        <w:r>
          <w:rPr>
            <w:rStyle w:val="pln"/>
            <w:rFonts w:ascii="Consolas" w:hAnsi="Consolas" w:cs="Arial"/>
            <w:color w:val="000000"/>
          </w:rPr>
          <w:t>        </w:t>
        </w:r>
        <w:r>
          <w:rPr>
            <w:rStyle w:val="tag"/>
            <w:rFonts w:ascii="Consolas" w:hAnsi="Consolas" w:cs="Arial"/>
            <w:color w:val="C80000"/>
          </w:rPr>
          <w:t>&lt;paymentMethod&gt;</w:t>
        </w:r>
        <w:r>
          <w:rPr>
            <w:rStyle w:val="pln"/>
            <w:rFonts w:ascii="Consolas" w:hAnsi="Consolas" w:cs="Arial"/>
            <w:color w:val="000000"/>
          </w:rPr>
          <w:t>VISA-SSL</w:t>
        </w:r>
        <w:r>
          <w:rPr>
            <w:rStyle w:val="tag"/>
            <w:rFonts w:ascii="Consolas" w:hAnsi="Consolas" w:cs="Arial"/>
            <w:color w:val="C80000"/>
          </w:rPr>
          <w:t>&lt;/paymentMethod&gt;</w:t>
        </w:r>
      </w:ins>
    </w:p>
    <w:p w:rsidR="00484875" w:rsidRDefault="00484875" w:rsidP="00484875">
      <w:pPr>
        <w:pStyle w:val="NormalWeb"/>
        <w:shd w:val="clear" w:color="auto" w:fill="F7F7F5"/>
        <w:spacing w:after="0"/>
        <w:rPr>
          <w:ins w:id="784" w:author="Nishikant ." w:date="2019-01-28T16:37:00Z"/>
          <w:rFonts w:ascii="Consolas" w:hAnsi="Consolas" w:cs="Arial"/>
          <w:color w:val="000000"/>
        </w:rPr>
      </w:pPr>
      <w:ins w:id="785"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786" w:author="Nishikant ." w:date="2019-01-28T16:37:00Z"/>
          <w:rFonts w:ascii="Consolas" w:hAnsi="Consolas" w:cs="Arial"/>
          <w:color w:val="000000"/>
        </w:rPr>
      </w:pPr>
      <w:ins w:id="787" w:author="Nishikant ." w:date="2019-01-28T16:37:00Z">
        <w:r>
          <w:rPr>
            <w:rStyle w:val="pln"/>
            <w:rFonts w:ascii="Consolas" w:hAnsi="Consolas" w:cs="Arial"/>
            <w:color w:val="000000"/>
          </w:rPr>
          <w:t>        </w:t>
        </w:r>
        <w:r>
          <w:rPr>
            <w:rStyle w:val="tag"/>
            <w:rFonts w:ascii="Consolas" w:hAnsi="Consolas" w:cs="Arial"/>
            <w:color w:val="C80000"/>
          </w:rPr>
          <w:t>&lt;lastEvent&gt;</w:t>
        </w:r>
        <w:r>
          <w:rPr>
            <w:rStyle w:val="pln"/>
            <w:rFonts w:ascii="Consolas" w:hAnsi="Consolas" w:cs="Arial"/>
            <w:color w:val="000000"/>
          </w:rPr>
          <w:t>AUTHORISED</w:t>
        </w:r>
        <w:r>
          <w:rPr>
            <w:rStyle w:val="tag"/>
            <w:rFonts w:ascii="Consolas" w:hAnsi="Consolas" w:cs="Arial"/>
            <w:color w:val="C80000"/>
          </w:rPr>
          <w:t>&lt;/lastEvent&gt;</w:t>
        </w:r>
      </w:ins>
    </w:p>
    <w:p w:rsidR="00484875" w:rsidRDefault="00484875" w:rsidP="00484875">
      <w:pPr>
        <w:pStyle w:val="NormalWeb"/>
        <w:shd w:val="clear" w:color="auto" w:fill="F7F7F5"/>
        <w:spacing w:after="0"/>
        <w:rPr>
          <w:ins w:id="788" w:author="Nishikant ." w:date="2019-01-28T16:37:00Z"/>
          <w:rFonts w:ascii="Consolas" w:hAnsi="Consolas" w:cs="Arial"/>
          <w:color w:val="000000"/>
        </w:rPr>
      </w:pPr>
      <w:ins w:id="789" w:author="Nishikant ." w:date="2019-01-28T16:37:00Z">
        <w:r>
          <w:rPr>
            <w:rStyle w:val="pln"/>
            <w:rFonts w:ascii="Consolas" w:hAnsi="Consolas" w:cs="Arial"/>
            <w:color w:val="000000"/>
          </w:rPr>
          <w:t>        </w:t>
        </w:r>
        <w:r>
          <w:rPr>
            <w:rStyle w:val="tag"/>
            <w:rFonts w:ascii="Consolas" w:hAnsi="Consolas" w:cs="Arial"/>
            <w:color w:val="C80000"/>
          </w:rPr>
          <w:t>&lt;AuthorisationId</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"666"</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790" w:author="Nishikant ." w:date="2019-01-28T16:37:00Z"/>
          <w:rFonts w:ascii="Consolas" w:hAnsi="Consolas" w:cs="Arial"/>
          <w:color w:val="000000"/>
        </w:rPr>
      </w:pPr>
      <w:ins w:id="791" w:author="Nishikant ." w:date="2019-01-28T16:37:00Z">
        <w:r>
          <w:rPr>
            <w:rStyle w:val="pln"/>
            <w:rFonts w:ascii="Consolas" w:hAnsi="Consolas" w:cs="Arial"/>
            <w:color w:val="000000"/>
          </w:rPr>
          <w:lastRenderedPageBreak/>
          <w:t>        </w:t>
        </w:r>
        <w:r>
          <w:rPr>
            <w:rStyle w:val="tag"/>
            <w:rFonts w:ascii="Consolas" w:hAnsi="Consolas" w:cs="Arial"/>
            <w:color w:val="C80000"/>
          </w:rPr>
          <w:t>&lt;balance</w:t>
        </w:r>
        <w:r>
          <w:rPr>
            <w:rStyle w:val="pln"/>
            <w:rFonts w:ascii="Consolas" w:hAnsi="Consolas" w:cs="Arial"/>
            <w:color w:val="000000"/>
          </w:rPr>
          <w:t xml:space="preserve"> </w:t>
        </w:r>
        <w:r>
          <w:rPr>
            <w:rStyle w:val="atn"/>
            <w:rFonts w:ascii="Consolas" w:hAnsi="Consolas" w:cs="Arial"/>
            <w:color w:val="1479A6"/>
          </w:rPr>
          <w:t>accountType</w:t>
        </w:r>
        <w:r>
          <w:rPr>
            <w:rStyle w:val="pun"/>
            <w:rFonts w:ascii="Consolas" w:hAnsi="Consolas" w:cs="Arial"/>
            <w:color w:val="535759"/>
          </w:rPr>
          <w:t>=</w:t>
        </w:r>
        <w:r>
          <w:rPr>
            <w:rStyle w:val="atv"/>
            <w:rFonts w:ascii="Consolas" w:hAnsi="Consolas" w:cs="Arial"/>
            <w:color w:val="008000"/>
          </w:rPr>
          <w:t>"IN_PROCESS_AUTHORISED"</w:t>
        </w:r>
        <w:r>
          <w:rPr>
            <w:rStyle w:val="tag"/>
            <w:rFonts w:ascii="Consolas" w:hAnsi="Consolas" w:cs="Arial"/>
            <w:color w:val="C80000"/>
          </w:rPr>
          <w:t>&gt;</w:t>
        </w:r>
      </w:ins>
    </w:p>
    <w:p w:rsidR="00484875" w:rsidRDefault="00484875" w:rsidP="00484875">
      <w:pPr>
        <w:pStyle w:val="NormalWeb"/>
        <w:shd w:val="clear" w:color="auto" w:fill="F7F7F5"/>
        <w:spacing w:after="0"/>
        <w:rPr>
          <w:ins w:id="792" w:author="Nishikant ." w:date="2019-01-28T16:37:00Z"/>
          <w:rFonts w:ascii="Consolas" w:hAnsi="Consolas" w:cs="Arial"/>
          <w:color w:val="000000"/>
        </w:rPr>
      </w:pPr>
      <w:ins w:id="793"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794" w:author="Nishikant ." w:date="2019-01-28T16:37:00Z"/>
          <w:rFonts w:ascii="Consolas" w:hAnsi="Consolas" w:cs="Arial"/>
          <w:color w:val="000000"/>
        </w:rPr>
      </w:pPr>
      <w:ins w:id="795" w:author="Nishikant ." w:date="2019-01-28T16:37:00Z">
        <w:r>
          <w:rPr>
            <w:rStyle w:val="pln"/>
            <w:rFonts w:ascii="Consolas" w:hAnsi="Consolas" w:cs="Arial"/>
            <w:color w:val="000000"/>
          </w:rPr>
          <w:t>        </w:t>
        </w:r>
        <w:r>
          <w:rPr>
            <w:rStyle w:val="tag"/>
            <w:rFonts w:ascii="Consolas" w:hAnsi="Consolas" w:cs="Arial"/>
            <w:color w:val="C80000"/>
          </w:rPr>
          <w:t>&lt;/balance&gt;</w:t>
        </w:r>
      </w:ins>
    </w:p>
    <w:p w:rsidR="00484875" w:rsidRDefault="00484875" w:rsidP="00484875">
      <w:pPr>
        <w:pStyle w:val="NormalWeb"/>
        <w:shd w:val="clear" w:color="auto" w:fill="F7F7F5"/>
        <w:spacing w:after="0"/>
        <w:rPr>
          <w:ins w:id="796" w:author="Nishikant ." w:date="2019-01-28T16:37:00Z"/>
          <w:rFonts w:ascii="Consolas" w:hAnsi="Consolas" w:cs="Arial"/>
          <w:color w:val="000000"/>
        </w:rPr>
      </w:pPr>
      <w:ins w:id="797"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798" w:author="Nishikant ." w:date="2019-01-28T16:37:00Z"/>
          <w:rFonts w:ascii="Consolas" w:hAnsi="Consolas" w:cs="Arial"/>
          <w:color w:val="000000"/>
        </w:rPr>
      </w:pPr>
      <w:ins w:id="799" w:author="Nishikant ." w:date="2019-01-28T16:37:00Z">
        <w:r>
          <w:rPr>
            <w:rStyle w:val="pln"/>
            <w:rFonts w:ascii="Consolas" w:hAnsi="Consolas" w:cs="Arial"/>
            <w:color w:val="000000"/>
          </w:rPr>
          <w:t>        </w:t>
        </w:r>
        <w:r>
          <w:rPr>
            <w:rStyle w:val="tag"/>
            <w:rFonts w:ascii="Consolas" w:hAnsi="Consolas" w:cs="Arial"/>
            <w:color w:val="C80000"/>
          </w:rPr>
          <w:t>&lt;riskScore</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"0"</w:t>
        </w:r>
        <w:r>
          <w:rPr>
            <w:rStyle w:val="tag"/>
            <w:rFonts w:ascii="Consolas" w:hAnsi="Consolas" w:cs="Arial"/>
            <w:color w:val="C80000"/>
          </w:rPr>
          <w:t>/&gt;</w:t>
        </w:r>
      </w:ins>
    </w:p>
    <w:p w:rsidR="00484875" w:rsidRDefault="00484875" w:rsidP="00484875">
      <w:pPr>
        <w:pStyle w:val="NormalWeb"/>
        <w:shd w:val="clear" w:color="auto" w:fill="F7F7F5"/>
        <w:spacing w:after="0"/>
        <w:rPr>
          <w:ins w:id="800" w:author="Nishikant ." w:date="2019-01-28T16:37:00Z"/>
          <w:rFonts w:ascii="Consolas" w:hAnsi="Consolas" w:cs="Arial"/>
          <w:color w:val="000000"/>
        </w:rPr>
      </w:pPr>
      <w:ins w:id="801"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802" w:author="Nishikant ." w:date="2019-01-28T16:37:00Z"/>
          <w:rFonts w:ascii="Consolas" w:hAnsi="Consolas" w:cs="Arial"/>
          <w:color w:val="000000"/>
        </w:rPr>
      </w:pPr>
      <w:ins w:id="803" w:author="Nishikant ." w:date="2019-01-28T16:37:00Z">
        <w:r>
          <w:rPr>
            <w:rStyle w:val="pln"/>
            <w:rFonts w:ascii="Consolas" w:hAnsi="Consolas" w:cs="Arial"/>
            <w:color w:val="000000"/>
          </w:rPr>
          <w:t>          </w:t>
        </w:r>
        <w:r>
          <w:rPr>
            <w:rStyle w:val="tag"/>
            <w:rFonts w:ascii="Consolas" w:hAnsi="Consolas" w:cs="Arial"/>
            <w:color w:val="C80000"/>
          </w:rPr>
          <w:t>&lt;transactionIdentifier&gt;</w:t>
        </w:r>
        <w:r>
          <w:rPr>
            <w:rStyle w:val="pln"/>
            <w:rFonts w:ascii="Consolas" w:hAnsi="Consolas" w:cs="Arial"/>
            <w:color w:val="000000"/>
          </w:rPr>
          <w:t>20005060720116005061</w:t>
        </w:r>
        <w:r>
          <w:rPr>
            <w:rStyle w:val="tag"/>
            <w:rFonts w:ascii="Consolas" w:hAnsi="Consolas" w:cs="Arial"/>
            <w:color w:val="C80000"/>
          </w:rPr>
          <w:t>&lt;/transactionIdentifier&gt;</w:t>
        </w:r>
        <w:r>
          <w:rPr>
            <w:rStyle w:val="pln"/>
            <w:rFonts w:ascii="Consolas" w:hAnsi="Consolas" w:cs="Arial"/>
            <w:color w:val="000000"/>
          </w:rPr>
          <w:t xml:space="preserve"> </w:t>
        </w:r>
        <w:r>
          <w:rPr>
            <w:rStyle w:val="com"/>
            <w:rFonts w:ascii="Consolas" w:hAnsi="Consolas" w:cs="Arial"/>
            <w:color w:val="708090"/>
          </w:rPr>
          <w:t>&lt;!--Store this for later use--&gt;</w:t>
        </w:r>
      </w:ins>
    </w:p>
    <w:p w:rsidR="00484875" w:rsidRDefault="00484875" w:rsidP="00484875">
      <w:pPr>
        <w:pStyle w:val="NormalWeb"/>
        <w:shd w:val="clear" w:color="auto" w:fill="F7F7F5"/>
        <w:spacing w:after="0"/>
        <w:rPr>
          <w:ins w:id="804" w:author="Nishikant ." w:date="2019-01-28T16:37:00Z"/>
          <w:rFonts w:ascii="Consolas" w:hAnsi="Consolas" w:cs="Arial"/>
          <w:color w:val="000000"/>
        </w:rPr>
      </w:pPr>
      <w:ins w:id="805"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806" w:author="Nishikant ." w:date="2019-01-28T16:37:00Z"/>
          <w:rFonts w:ascii="Consolas" w:hAnsi="Consolas" w:cs="Arial"/>
          <w:color w:val="000000"/>
        </w:rPr>
      </w:pPr>
      <w:ins w:id="807"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808" w:author="Nishikant ." w:date="2019-01-28T16:37:00Z"/>
          <w:rFonts w:ascii="Consolas" w:hAnsi="Consolas" w:cs="Arial"/>
          <w:color w:val="000000"/>
        </w:rPr>
      </w:pPr>
      <w:ins w:id="809" w:author="Nishikant ." w:date="2019-01-28T16:37:00Z">
        <w:r>
          <w:rPr>
            <w:rStyle w:val="pln"/>
            <w:rFonts w:ascii="Consolas" w:hAnsi="Consolas" w:cs="Arial"/>
            <w:color w:val="000000"/>
          </w:rPr>
          <w:t>    </w:t>
        </w:r>
        <w:r>
          <w:rPr>
            <w:rStyle w:val="tag"/>
            <w:rFonts w:ascii="Consolas" w:hAnsi="Consolas" w:cs="Arial"/>
            <w:color w:val="C80000"/>
          </w:rPr>
          <w:t>&lt;/orderStatus&gt;</w:t>
        </w:r>
      </w:ins>
    </w:p>
    <w:p w:rsidR="00484875" w:rsidRDefault="00484875" w:rsidP="00484875">
      <w:pPr>
        <w:pStyle w:val="NormalWeb"/>
        <w:shd w:val="clear" w:color="auto" w:fill="F7F7F5"/>
        <w:spacing w:after="0"/>
        <w:rPr>
          <w:ins w:id="810" w:author="Nishikant ." w:date="2019-01-28T16:37:00Z"/>
          <w:rFonts w:ascii="Consolas" w:hAnsi="Consolas" w:cs="Arial"/>
          <w:color w:val="000000"/>
        </w:rPr>
      </w:pPr>
      <w:ins w:id="811"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812" w:author="Nishikant ." w:date="2019-01-28T16:37:00Z"/>
          <w:rFonts w:ascii="Consolas" w:hAnsi="Consolas" w:cs="Arial"/>
          <w:color w:val="000000"/>
        </w:rPr>
      </w:pPr>
      <w:ins w:id="813" w:author="Nishikant ." w:date="2019-01-28T16:37:00Z">
        <w:r>
          <w:rPr>
            <w:rStyle w:val="tag"/>
            <w:rFonts w:ascii="Consolas" w:hAnsi="Consolas" w:cs="Arial"/>
            <w:color w:val="C80000"/>
          </w:rPr>
          <w:t>&lt;/paymentService&gt;</w:t>
        </w:r>
      </w:ins>
    </w:p>
    <w:p w:rsidR="00484875" w:rsidRDefault="00484875" w:rsidP="00484875">
      <w:pPr>
        <w:pStyle w:val="Heading2"/>
        <w:pBdr>
          <w:bottom w:val="single" w:sz="6" w:space="4" w:color="E4E3DE"/>
        </w:pBdr>
        <w:shd w:val="clear" w:color="auto" w:fill="FFFFFF"/>
        <w:spacing w:before="360" w:after="240"/>
        <w:rPr>
          <w:ins w:id="814" w:author="Nishikant ." w:date="2019-01-28T16:37:00Z"/>
          <w:rFonts w:ascii="Arial" w:hAnsi="Arial" w:cs="Arial"/>
          <w:b w:val="0"/>
          <w:bCs w:val="0"/>
          <w:color w:val="000000"/>
          <w:sz w:val="48"/>
          <w:szCs w:val="48"/>
        </w:rPr>
      </w:pPr>
      <w:bookmarkStart w:id="815" w:name="Example2"/>
      <w:bookmarkEnd w:id="815"/>
      <w:ins w:id="816" w:author="Nishikant ." w:date="2019-01-28T16:37:00Z">
        <w:r>
          <w:rPr>
            <w:rFonts w:ascii="Arial" w:hAnsi="Arial" w:cs="Arial"/>
            <w:b w:val="0"/>
            <w:bCs w:val="0"/>
            <w:color w:val="000000"/>
            <w:sz w:val="48"/>
            <w:szCs w:val="48"/>
          </w:rPr>
          <w:t>Example Direct 'used' request</w:t>
        </w:r>
      </w:ins>
    </w:p>
    <w:p w:rsidR="00484875" w:rsidRDefault="00484875" w:rsidP="00484875">
      <w:pPr>
        <w:pStyle w:val="selectcode"/>
        <w:shd w:val="clear" w:color="auto" w:fill="E4E3DE"/>
        <w:spacing w:before="300" w:beforeAutospacing="0" w:after="0" w:afterAutospacing="0"/>
        <w:rPr>
          <w:ins w:id="817" w:author="Nishikant ." w:date="2019-01-28T16:37:00Z"/>
          <w:rFonts w:ascii="Arial" w:hAnsi="Arial" w:cs="Arial"/>
          <w:color w:val="000000"/>
        </w:rPr>
      </w:pPr>
      <w:ins w:id="818" w:author="Nishikant ." w:date="2019-01-28T16:37:00Z">
        <w:r>
          <w:rPr>
            <w:rFonts w:ascii="Arial" w:hAnsi="Arial" w:cs="Arial"/>
            <w:color w:val="000000"/>
          </w:rPr>
          <w:t>Select</w:t>
        </w:r>
      </w:ins>
    </w:p>
    <w:p w:rsidR="00484875" w:rsidRDefault="00484875" w:rsidP="00484875">
      <w:pPr>
        <w:pStyle w:val="NormalWeb"/>
        <w:shd w:val="clear" w:color="auto" w:fill="F7F7F5"/>
        <w:spacing w:after="0"/>
        <w:rPr>
          <w:ins w:id="819" w:author="Nishikant ." w:date="2019-01-28T16:37:00Z"/>
          <w:rFonts w:ascii="Consolas" w:hAnsi="Consolas" w:cs="Arial"/>
          <w:color w:val="000000"/>
        </w:rPr>
      </w:pPr>
      <w:ins w:id="820"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821" w:author="Nishikant ." w:date="2019-01-28T16:37:00Z"/>
          <w:rFonts w:ascii="Consolas" w:hAnsi="Consolas" w:cs="Arial"/>
          <w:color w:val="000000"/>
        </w:rPr>
      </w:pPr>
      <w:ins w:id="822"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823" w:author="Nishikant ." w:date="2019-01-28T16:37:00Z"/>
          <w:rFonts w:ascii="Consolas" w:hAnsi="Consolas" w:cs="Arial"/>
          <w:color w:val="000000"/>
        </w:rPr>
      </w:pPr>
      <w:ins w:id="824"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825" w:author="Nishikant ." w:date="2019-01-28T16:37:00Z"/>
          <w:rFonts w:ascii="Consolas" w:hAnsi="Consolas" w:cs="Arial"/>
          <w:color w:val="000000"/>
        </w:rPr>
      </w:pPr>
      <w:ins w:id="826"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"YOUR_MERCHANT_CODE"</w:t>
        </w:r>
        <w:r>
          <w:rPr>
            <w:rStyle w:val="tag"/>
            <w:rFonts w:ascii="Consolas" w:hAnsi="Consolas" w:cs="Arial"/>
            <w:color w:val="C80000"/>
          </w:rPr>
          <w:t>&gt;</w:t>
        </w:r>
      </w:ins>
    </w:p>
    <w:p w:rsidR="00484875" w:rsidRDefault="00484875" w:rsidP="00484875">
      <w:pPr>
        <w:pStyle w:val="NormalWeb"/>
        <w:shd w:val="clear" w:color="auto" w:fill="F7F7F5"/>
        <w:spacing w:after="0"/>
        <w:rPr>
          <w:ins w:id="827" w:author="Nishikant ." w:date="2019-01-28T16:37:00Z"/>
          <w:rFonts w:ascii="Consolas" w:hAnsi="Consolas" w:cs="Arial"/>
          <w:color w:val="000000"/>
        </w:rPr>
      </w:pPr>
      <w:ins w:id="828"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829" w:author="Nishikant ." w:date="2019-01-28T16:37:00Z"/>
          <w:rFonts w:ascii="Consolas" w:hAnsi="Consolas" w:cs="Arial"/>
          <w:color w:val="000000"/>
        </w:rPr>
      </w:pPr>
      <w:ins w:id="830" w:author="Nishikant ." w:date="2019-01-28T16:37:00Z">
        <w:r>
          <w:rPr>
            <w:rStyle w:val="pln"/>
            <w:rFonts w:ascii="Consolas" w:hAnsi="Consolas" w:cs="Arial"/>
            <w:color w:val="000000"/>
          </w:rPr>
          <w:t>    </w:t>
        </w:r>
        <w:r>
          <w:rPr>
            <w:rStyle w:val="tag"/>
            <w:rFonts w:ascii="Consolas" w:hAnsi="Consolas" w:cs="Arial"/>
            <w:color w:val="C80000"/>
          </w:rPr>
          <w:t>&lt;order</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"YOUR_ORDER_CODE"</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831" w:author="Nishikant ." w:date="2019-01-28T16:37:00Z"/>
          <w:rFonts w:ascii="Consolas" w:hAnsi="Consolas" w:cs="Arial"/>
          <w:color w:val="000000"/>
        </w:rPr>
      </w:pPr>
      <w:ins w:id="832" w:author="Nishikant ." w:date="2019-01-28T16:37:00Z">
        <w:r>
          <w:rPr>
            <w:rStyle w:val="pln"/>
            <w:rFonts w:ascii="Consolas" w:hAnsi="Consolas" w:cs="Arial"/>
            <w:color w:val="000000"/>
          </w:rPr>
          <w:t>      </w:t>
        </w:r>
        <w:r>
          <w:rPr>
            <w:rStyle w:val="tag"/>
            <w:rFonts w:ascii="Consolas" w:hAnsi="Consolas" w:cs="Arial"/>
            <w:color w:val="C80000"/>
          </w:rPr>
          <w:t>&lt;description&gt;</w:t>
        </w:r>
        <w:r>
          <w:rPr>
            <w:rStyle w:val="pln"/>
            <w:rFonts w:ascii="Consolas" w:hAnsi="Consolas" w:cs="Arial"/>
            <w:color w:val="000000"/>
          </w:rPr>
          <w:t>YOUR DESCRIPTION</w:t>
        </w:r>
        <w:r>
          <w:rPr>
            <w:rStyle w:val="tag"/>
            <w:rFonts w:ascii="Consolas" w:hAnsi="Consolas" w:cs="Arial"/>
            <w:color w:val="C80000"/>
          </w:rPr>
          <w:t>&lt;/description&gt;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833" w:author="Nishikant ." w:date="2019-01-28T16:37:00Z"/>
          <w:rFonts w:ascii="Consolas" w:hAnsi="Consolas" w:cs="Arial"/>
          <w:color w:val="000000"/>
        </w:rPr>
      </w:pPr>
      <w:ins w:id="834"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tag"/>
            <w:rFonts w:ascii="Consolas" w:hAnsi="Consolas" w:cs="Arial"/>
            <w:color w:val="C80000"/>
          </w:rPr>
          <w:t>/&gt;</w:t>
        </w:r>
      </w:ins>
    </w:p>
    <w:p w:rsidR="00484875" w:rsidRDefault="00484875" w:rsidP="00484875">
      <w:pPr>
        <w:pStyle w:val="NormalWeb"/>
        <w:shd w:val="clear" w:color="auto" w:fill="F7F7F5"/>
        <w:spacing w:after="0"/>
        <w:rPr>
          <w:ins w:id="835" w:author="Nishikant ." w:date="2019-01-28T16:37:00Z"/>
          <w:rFonts w:ascii="Consolas" w:hAnsi="Consolas" w:cs="Arial"/>
          <w:color w:val="000000"/>
        </w:rPr>
      </w:pPr>
      <w:ins w:id="836"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837" w:author="Nishikant ." w:date="2019-01-28T16:37:00Z"/>
          <w:rFonts w:ascii="Consolas" w:hAnsi="Consolas" w:cs="Arial"/>
          <w:color w:val="000000"/>
        </w:rPr>
      </w:pPr>
      <w:ins w:id="838"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839" w:author="Nishikant ." w:date="2019-01-28T16:37:00Z"/>
          <w:rFonts w:ascii="Consolas" w:hAnsi="Consolas" w:cs="Arial"/>
          <w:color w:val="000000"/>
        </w:rPr>
      </w:pPr>
      <w:ins w:id="840"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4444333322221111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841" w:author="Nishikant ." w:date="2019-01-28T16:37:00Z"/>
          <w:rFonts w:ascii="Consolas" w:hAnsi="Consolas" w:cs="Arial"/>
          <w:color w:val="000000"/>
        </w:rPr>
      </w:pPr>
      <w:ins w:id="842"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843" w:author="Nishikant ." w:date="2019-01-28T16:37:00Z"/>
          <w:rFonts w:ascii="Consolas" w:hAnsi="Consolas" w:cs="Arial"/>
          <w:color w:val="000000"/>
        </w:rPr>
      </w:pPr>
      <w:ins w:id="844" w:author="Nishikant ." w:date="2019-01-28T16:37:00Z">
        <w:r>
          <w:rPr>
            <w:rStyle w:val="pln"/>
            <w:rFonts w:ascii="Consolas" w:hAnsi="Consolas" w:cs="Arial"/>
            <w:color w:val="000000"/>
          </w:rPr>
          <w:t>            </w:t>
        </w:r>
        <w:r>
          <w:rPr>
            <w:rStyle w:val="tag"/>
            <w:rFonts w:ascii="Consolas" w:hAnsi="Consolas" w:cs="Arial"/>
            <w:color w:val="C80000"/>
          </w:rPr>
          <w:t>&lt;date</w:t>
        </w:r>
        <w:r>
          <w:rPr>
            <w:rStyle w:val="pln"/>
            <w:rFonts w:ascii="Consolas" w:hAnsi="Consolas" w:cs="Arial"/>
            <w:color w:val="000000"/>
          </w:rPr>
          <w:t xml:space="preserve"> </w:t>
        </w:r>
        <w:r>
          <w:rPr>
            <w:rStyle w:val="atn"/>
            <w:rFonts w:ascii="Consolas" w:hAnsi="Consolas" w:cs="Arial"/>
            <w:color w:val="1479A6"/>
          </w:rPr>
          <w:t>month</w:t>
        </w:r>
        <w:r>
          <w:rPr>
            <w:rStyle w:val="pun"/>
            <w:rFonts w:ascii="Consolas" w:hAnsi="Consolas" w:cs="Arial"/>
            <w:color w:val="535759"/>
          </w:rPr>
          <w:t>=</w:t>
        </w:r>
        <w:r>
          <w:rPr>
            <w:rStyle w:val="atv"/>
            <w:rFonts w:ascii="Consolas" w:hAnsi="Consolas" w:cs="Arial"/>
            <w:color w:val="008000"/>
          </w:rPr>
          <w:t>"01"</w:t>
        </w:r>
        <w:r>
          <w:rPr>
            <w:rStyle w:val="pln"/>
            <w:rFonts w:ascii="Consolas" w:hAnsi="Consolas" w:cs="Arial"/>
            <w:color w:val="000000"/>
          </w:rPr>
          <w:t xml:space="preserve"> </w:t>
        </w:r>
        <w:r>
          <w:rPr>
            <w:rStyle w:val="atn"/>
            <w:rFonts w:ascii="Consolas" w:hAnsi="Consolas" w:cs="Arial"/>
            <w:color w:val="1479A6"/>
          </w:rPr>
          <w:t>year</w:t>
        </w:r>
        <w:r>
          <w:rPr>
            <w:rStyle w:val="pun"/>
            <w:rFonts w:ascii="Consolas" w:hAnsi="Consolas" w:cs="Arial"/>
            <w:color w:val="535759"/>
          </w:rPr>
          <w:t>=</w:t>
        </w:r>
        <w:r>
          <w:rPr>
            <w:rStyle w:val="atv"/>
            <w:rFonts w:ascii="Consolas" w:hAnsi="Consolas" w:cs="Arial"/>
            <w:color w:val="008000"/>
          </w:rPr>
          <w:t>"2020"</w:t>
        </w:r>
        <w:r>
          <w:rPr>
            <w:rStyle w:val="tag"/>
            <w:rFonts w:ascii="Consolas" w:hAnsi="Consolas" w:cs="Arial"/>
            <w:color w:val="C80000"/>
          </w:rPr>
          <w:t>/&gt;</w:t>
        </w:r>
      </w:ins>
    </w:p>
    <w:p w:rsidR="00484875" w:rsidRDefault="00484875" w:rsidP="00484875">
      <w:pPr>
        <w:pStyle w:val="NormalWeb"/>
        <w:shd w:val="clear" w:color="auto" w:fill="F7F7F5"/>
        <w:spacing w:after="0"/>
        <w:rPr>
          <w:ins w:id="845" w:author="Nishikant ." w:date="2019-01-28T16:37:00Z"/>
          <w:rFonts w:ascii="Consolas" w:hAnsi="Consolas" w:cs="Arial"/>
          <w:color w:val="000000"/>
        </w:rPr>
      </w:pPr>
      <w:ins w:id="846" w:author="Nishikant ." w:date="2019-01-28T16:37:00Z">
        <w:r>
          <w:rPr>
            <w:rStyle w:val="pln"/>
            <w:rFonts w:ascii="Consolas" w:hAnsi="Consolas" w:cs="Arial"/>
            <w:color w:val="000000"/>
          </w:rPr>
          <w:t>          </w:t>
        </w:r>
        <w:r>
          <w:rPr>
            <w:rStyle w:val="tag"/>
            <w:rFonts w:ascii="Consolas" w:hAnsi="Consolas" w:cs="Arial"/>
            <w:color w:val="C80000"/>
          </w:rPr>
          <w:t>&lt;/expiryDate&gt;</w:t>
        </w:r>
      </w:ins>
    </w:p>
    <w:p w:rsidR="00484875" w:rsidRDefault="00484875" w:rsidP="00484875">
      <w:pPr>
        <w:pStyle w:val="NormalWeb"/>
        <w:shd w:val="clear" w:color="auto" w:fill="F7F7F5"/>
        <w:spacing w:after="0"/>
        <w:rPr>
          <w:ins w:id="847" w:author="Nishikant ." w:date="2019-01-28T16:37:00Z"/>
          <w:rFonts w:ascii="Consolas" w:hAnsi="Consolas" w:cs="Arial"/>
          <w:color w:val="000000"/>
        </w:rPr>
      </w:pPr>
      <w:ins w:id="848" w:author="Nishikant ." w:date="2019-01-28T16:37:00Z">
        <w:r>
          <w:rPr>
            <w:rStyle w:val="pln"/>
            <w:rFonts w:ascii="Consolas" w:hAnsi="Consolas" w:cs="Arial"/>
            <w:color w:val="000000"/>
          </w:rPr>
          <w:t>          </w:t>
        </w:r>
        <w:r>
          <w:rPr>
            <w:rStyle w:val="tag"/>
            <w:rFonts w:ascii="Consolas" w:hAnsi="Consolas" w:cs="Arial"/>
            <w:color w:val="C80000"/>
          </w:rPr>
          <w:t>&lt;cardHolderName&gt;</w:t>
        </w:r>
        <w:r>
          <w:rPr>
            <w:rStyle w:val="pln"/>
            <w:rFonts w:ascii="Consolas" w:hAnsi="Consolas" w:cs="Arial"/>
            <w:color w:val="000000"/>
          </w:rPr>
          <w:t>A Shopper</w:t>
        </w:r>
        <w:r>
          <w:rPr>
            <w:rStyle w:val="tag"/>
            <w:rFonts w:ascii="Consolas" w:hAnsi="Consolas" w:cs="Arial"/>
            <w:color w:val="C80000"/>
          </w:rPr>
          <w:t>&lt;/cardHolderName&gt;</w:t>
        </w:r>
      </w:ins>
    </w:p>
    <w:p w:rsidR="00484875" w:rsidRDefault="00484875" w:rsidP="00484875">
      <w:pPr>
        <w:pStyle w:val="NormalWeb"/>
        <w:shd w:val="clear" w:color="auto" w:fill="F7F7F5"/>
        <w:spacing w:after="0"/>
        <w:rPr>
          <w:ins w:id="849" w:author="Nishikant ." w:date="2019-01-28T16:37:00Z"/>
          <w:rFonts w:ascii="Consolas" w:hAnsi="Consolas" w:cs="Arial"/>
          <w:color w:val="000000"/>
        </w:rPr>
      </w:pPr>
      <w:ins w:id="850"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851" w:author="Nishikant ." w:date="2019-01-28T16:37:00Z"/>
          <w:rFonts w:ascii="Consolas" w:hAnsi="Consolas" w:cs="Arial"/>
          <w:color w:val="000000"/>
        </w:rPr>
      </w:pPr>
      <w:ins w:id="852"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853" w:author="Nishikant ." w:date="2019-01-28T16:37:00Z"/>
          <w:rFonts w:ascii="Consolas" w:hAnsi="Consolas" w:cs="Arial"/>
          <w:color w:val="000000"/>
        </w:rPr>
      </w:pPr>
      <w:ins w:id="854" w:author="Nishikant ." w:date="2019-01-28T16:37:00Z">
        <w:r>
          <w:rPr>
            <w:rStyle w:val="pln"/>
            <w:rFonts w:ascii="Consolas" w:hAnsi="Consolas" w:cs="Arial"/>
            <w:color w:val="000000"/>
          </w:rPr>
          <w:t>              </w:t>
        </w:r>
        <w:r>
          <w:rPr>
            <w:rStyle w:val="tag"/>
            <w:rFonts w:ascii="Consolas" w:hAnsi="Consolas" w:cs="Arial"/>
            <w:color w:val="C80000"/>
          </w:rPr>
          <w:t>&lt;address1&gt;</w:t>
        </w:r>
        <w:r>
          <w:rPr>
            <w:rStyle w:val="pln"/>
            <w:rFonts w:ascii="Consolas" w:hAnsi="Consolas" w:cs="Arial"/>
            <w:color w:val="000000"/>
          </w:rPr>
          <w:t>47A</w:t>
        </w:r>
        <w:r>
          <w:rPr>
            <w:rStyle w:val="tag"/>
            <w:rFonts w:ascii="Consolas" w:hAnsi="Consolas" w:cs="Arial"/>
            <w:color w:val="C80000"/>
          </w:rPr>
          <w:t>&lt;/address1&gt;</w:t>
        </w:r>
      </w:ins>
    </w:p>
    <w:p w:rsidR="00484875" w:rsidRDefault="00484875" w:rsidP="00484875">
      <w:pPr>
        <w:pStyle w:val="NormalWeb"/>
        <w:shd w:val="clear" w:color="auto" w:fill="F7F7F5"/>
        <w:spacing w:after="0"/>
        <w:rPr>
          <w:ins w:id="855" w:author="Nishikant ." w:date="2019-01-28T16:37:00Z"/>
          <w:rFonts w:ascii="Consolas" w:hAnsi="Consolas" w:cs="Arial"/>
          <w:color w:val="000000"/>
        </w:rPr>
      </w:pPr>
      <w:ins w:id="856" w:author="Nishikant ." w:date="2019-01-28T16:37:00Z">
        <w:r>
          <w:rPr>
            <w:rStyle w:val="pln"/>
            <w:rFonts w:ascii="Consolas" w:hAnsi="Consolas" w:cs="Arial"/>
            <w:color w:val="000000"/>
          </w:rPr>
          <w:t>              </w:t>
        </w:r>
        <w:r>
          <w:rPr>
            <w:rStyle w:val="tag"/>
            <w:rFonts w:ascii="Consolas" w:hAnsi="Consolas" w:cs="Arial"/>
            <w:color w:val="C80000"/>
          </w:rPr>
          <w:t>&lt;address2&gt;</w:t>
        </w:r>
        <w:r>
          <w:rPr>
            <w:rStyle w:val="pln"/>
            <w:rFonts w:ascii="Consolas" w:hAnsi="Consolas" w:cs="Arial"/>
            <w:color w:val="000000"/>
          </w:rPr>
          <w:t>Queensbridge Road</w:t>
        </w:r>
        <w:r>
          <w:rPr>
            <w:rStyle w:val="tag"/>
            <w:rFonts w:ascii="Consolas" w:hAnsi="Consolas" w:cs="Arial"/>
            <w:color w:val="C80000"/>
          </w:rPr>
          <w:t>&lt;/address2&gt;</w:t>
        </w:r>
      </w:ins>
    </w:p>
    <w:p w:rsidR="00484875" w:rsidRDefault="00484875" w:rsidP="00484875">
      <w:pPr>
        <w:pStyle w:val="NormalWeb"/>
        <w:shd w:val="clear" w:color="auto" w:fill="F7F7F5"/>
        <w:spacing w:after="0"/>
        <w:rPr>
          <w:ins w:id="857" w:author="Nishikant ." w:date="2019-01-28T16:37:00Z"/>
          <w:rFonts w:ascii="Consolas" w:hAnsi="Consolas" w:cs="Arial"/>
          <w:color w:val="000000"/>
        </w:rPr>
      </w:pPr>
      <w:ins w:id="858" w:author="Nishikant ." w:date="2019-01-28T16:37:00Z">
        <w:r>
          <w:rPr>
            <w:rStyle w:val="pln"/>
            <w:rFonts w:ascii="Consolas" w:hAnsi="Consolas" w:cs="Arial"/>
            <w:color w:val="000000"/>
          </w:rPr>
          <w:t>              </w:t>
        </w:r>
        <w:r>
          <w:rPr>
            <w:rStyle w:val="tag"/>
            <w:rFonts w:ascii="Consolas" w:hAnsi="Consolas" w:cs="Arial"/>
            <w:color w:val="C80000"/>
          </w:rPr>
          <w:t>&lt;address3&gt;</w:t>
        </w:r>
        <w:r>
          <w:rPr>
            <w:rStyle w:val="pln"/>
            <w:rFonts w:ascii="Consolas" w:hAnsi="Consolas" w:cs="Arial"/>
            <w:color w:val="000000"/>
          </w:rPr>
          <w:t>Suburbia</w:t>
        </w:r>
        <w:r>
          <w:rPr>
            <w:rStyle w:val="tag"/>
            <w:rFonts w:ascii="Consolas" w:hAnsi="Consolas" w:cs="Arial"/>
            <w:color w:val="C80000"/>
          </w:rPr>
          <w:t>&lt;/address3&gt;</w:t>
        </w:r>
      </w:ins>
    </w:p>
    <w:p w:rsidR="00484875" w:rsidRDefault="00484875" w:rsidP="00484875">
      <w:pPr>
        <w:pStyle w:val="NormalWeb"/>
        <w:shd w:val="clear" w:color="auto" w:fill="F7F7F5"/>
        <w:spacing w:after="0"/>
        <w:rPr>
          <w:ins w:id="859" w:author="Nishikant ." w:date="2019-01-28T16:37:00Z"/>
          <w:rFonts w:ascii="Consolas" w:hAnsi="Consolas" w:cs="Arial"/>
          <w:color w:val="000000"/>
        </w:rPr>
      </w:pPr>
      <w:ins w:id="860" w:author="Nishikant ." w:date="2019-01-28T16:37:00Z">
        <w:r>
          <w:rPr>
            <w:rStyle w:val="pln"/>
            <w:rFonts w:ascii="Consolas" w:hAnsi="Consolas" w:cs="Arial"/>
            <w:color w:val="000000"/>
          </w:rPr>
          <w:t>              </w:t>
        </w:r>
        <w:r>
          <w:rPr>
            <w:rStyle w:val="tag"/>
            <w:rFonts w:ascii="Consolas" w:hAnsi="Consolas" w:cs="Arial"/>
            <w:color w:val="C80000"/>
          </w:rPr>
          <w:t>&lt;postalCode&gt;</w:t>
        </w:r>
        <w:r>
          <w:rPr>
            <w:rStyle w:val="pln"/>
            <w:rFonts w:ascii="Consolas" w:hAnsi="Consolas" w:cs="Arial"/>
            <w:color w:val="000000"/>
          </w:rPr>
          <w:t>CB94BQ</w:t>
        </w:r>
        <w:r>
          <w:rPr>
            <w:rStyle w:val="tag"/>
            <w:rFonts w:ascii="Consolas" w:hAnsi="Consolas" w:cs="Arial"/>
            <w:color w:val="C80000"/>
          </w:rPr>
          <w:t>&lt;/postalCode&gt;</w:t>
        </w:r>
      </w:ins>
    </w:p>
    <w:p w:rsidR="00484875" w:rsidRDefault="00484875" w:rsidP="00484875">
      <w:pPr>
        <w:pStyle w:val="NormalWeb"/>
        <w:shd w:val="clear" w:color="auto" w:fill="F7F7F5"/>
        <w:spacing w:after="0"/>
        <w:rPr>
          <w:ins w:id="861" w:author="Nishikant ." w:date="2019-01-28T16:37:00Z"/>
          <w:rFonts w:ascii="Consolas" w:hAnsi="Consolas" w:cs="Arial"/>
          <w:color w:val="000000"/>
        </w:rPr>
      </w:pPr>
      <w:ins w:id="862" w:author="Nishikant ." w:date="2019-01-28T16:37:00Z">
        <w:r>
          <w:rPr>
            <w:rStyle w:val="pln"/>
            <w:rFonts w:ascii="Consolas" w:hAnsi="Consolas" w:cs="Arial"/>
            <w:color w:val="000000"/>
          </w:rPr>
          <w:t>              </w:t>
        </w:r>
        <w:r>
          <w:rPr>
            <w:rStyle w:val="tag"/>
            <w:rFonts w:ascii="Consolas" w:hAnsi="Consolas" w:cs="Arial"/>
            <w:color w:val="C80000"/>
          </w:rPr>
          <w:t>&lt;city&gt;</w:t>
        </w:r>
        <w:r>
          <w:rPr>
            <w:rStyle w:val="pln"/>
            <w:rFonts w:ascii="Consolas" w:hAnsi="Consolas" w:cs="Arial"/>
            <w:color w:val="000000"/>
          </w:rPr>
          <w:t>Cambridge</w:t>
        </w:r>
        <w:r>
          <w:rPr>
            <w:rStyle w:val="tag"/>
            <w:rFonts w:ascii="Consolas" w:hAnsi="Consolas" w:cs="Arial"/>
            <w:color w:val="C80000"/>
          </w:rPr>
          <w:t>&lt;/city&gt;</w:t>
        </w:r>
      </w:ins>
    </w:p>
    <w:p w:rsidR="00484875" w:rsidRDefault="00484875" w:rsidP="00484875">
      <w:pPr>
        <w:pStyle w:val="NormalWeb"/>
        <w:shd w:val="clear" w:color="auto" w:fill="F7F7F5"/>
        <w:spacing w:after="0"/>
        <w:rPr>
          <w:ins w:id="863" w:author="Nishikant ." w:date="2019-01-28T16:37:00Z"/>
          <w:rFonts w:ascii="Consolas" w:hAnsi="Consolas" w:cs="Arial"/>
          <w:color w:val="000000"/>
        </w:rPr>
      </w:pPr>
      <w:ins w:id="864" w:author="Nishikant ." w:date="2019-01-28T16:37:00Z">
        <w:r>
          <w:rPr>
            <w:rStyle w:val="pln"/>
            <w:rFonts w:ascii="Consolas" w:hAnsi="Consolas" w:cs="Arial"/>
            <w:color w:val="000000"/>
          </w:rPr>
          <w:lastRenderedPageBreak/>
          <w:t>              </w:t>
        </w:r>
        <w:r>
          <w:rPr>
            <w:rStyle w:val="tag"/>
            <w:rFonts w:ascii="Consolas" w:hAnsi="Consolas" w:cs="Arial"/>
            <w:color w:val="C80000"/>
          </w:rPr>
          <w:t>&lt;state&gt;</w:t>
        </w:r>
        <w:r>
          <w:rPr>
            <w:rStyle w:val="pln"/>
            <w:rFonts w:ascii="Consolas" w:hAnsi="Consolas" w:cs="Arial"/>
            <w:color w:val="000000"/>
          </w:rPr>
          <w:t>Cambridgeshire</w:t>
        </w:r>
        <w:r>
          <w:rPr>
            <w:rStyle w:val="tag"/>
            <w:rFonts w:ascii="Consolas" w:hAnsi="Consolas" w:cs="Arial"/>
            <w:color w:val="C80000"/>
          </w:rPr>
          <w:t>&lt;/state&gt;</w:t>
        </w:r>
      </w:ins>
    </w:p>
    <w:p w:rsidR="00484875" w:rsidRDefault="00484875" w:rsidP="00484875">
      <w:pPr>
        <w:pStyle w:val="NormalWeb"/>
        <w:shd w:val="clear" w:color="auto" w:fill="F7F7F5"/>
        <w:spacing w:after="0"/>
        <w:rPr>
          <w:ins w:id="865" w:author="Nishikant ." w:date="2019-01-28T16:37:00Z"/>
          <w:rFonts w:ascii="Consolas" w:hAnsi="Consolas" w:cs="Arial"/>
          <w:color w:val="000000"/>
        </w:rPr>
      </w:pPr>
      <w:ins w:id="866" w:author="Nishikant ." w:date="2019-01-28T16:37:00Z">
        <w:r>
          <w:rPr>
            <w:rStyle w:val="pln"/>
            <w:rFonts w:ascii="Consolas" w:hAnsi="Consolas" w:cs="Arial"/>
            <w:color w:val="000000"/>
          </w:rPr>
          <w:t>              </w:t>
        </w:r>
        <w:r>
          <w:rPr>
            <w:rStyle w:val="tag"/>
            <w:rFonts w:ascii="Consolas" w:hAnsi="Consolas" w:cs="Arial"/>
            <w:color w:val="C80000"/>
          </w:rPr>
          <w:t>&lt;countryCode&gt;</w:t>
        </w:r>
        <w:r>
          <w:rPr>
            <w:rStyle w:val="pln"/>
            <w:rFonts w:ascii="Consolas" w:hAnsi="Consolas" w:cs="Arial"/>
            <w:color w:val="000000"/>
          </w:rPr>
          <w:t>GB</w:t>
        </w:r>
        <w:r>
          <w:rPr>
            <w:rStyle w:val="tag"/>
            <w:rFonts w:ascii="Consolas" w:hAnsi="Consolas" w:cs="Arial"/>
            <w:color w:val="C80000"/>
          </w:rPr>
          <w:t>&lt;/countryCode&gt;</w:t>
        </w:r>
      </w:ins>
    </w:p>
    <w:p w:rsidR="00484875" w:rsidRDefault="00484875" w:rsidP="00484875">
      <w:pPr>
        <w:pStyle w:val="NormalWeb"/>
        <w:shd w:val="clear" w:color="auto" w:fill="F7F7F5"/>
        <w:spacing w:after="0"/>
        <w:rPr>
          <w:ins w:id="867" w:author="Nishikant ." w:date="2019-01-28T16:37:00Z"/>
          <w:rFonts w:ascii="Consolas" w:hAnsi="Consolas" w:cs="Arial"/>
          <w:color w:val="000000"/>
        </w:rPr>
      </w:pPr>
      <w:ins w:id="868" w:author="Nishikant ." w:date="2019-01-28T16:37:00Z">
        <w:r>
          <w:rPr>
            <w:rStyle w:val="pln"/>
            <w:rFonts w:ascii="Consolas" w:hAnsi="Consolas" w:cs="Arial"/>
            <w:color w:val="000000"/>
          </w:rPr>
          <w:t>            </w:t>
        </w:r>
        <w:r>
          <w:rPr>
            <w:rStyle w:val="tag"/>
            <w:rFonts w:ascii="Consolas" w:hAnsi="Consolas" w:cs="Arial"/>
            <w:color w:val="C80000"/>
          </w:rPr>
          <w:t>&lt;/address&gt;</w:t>
        </w:r>
      </w:ins>
    </w:p>
    <w:p w:rsidR="00484875" w:rsidRDefault="00484875" w:rsidP="00484875">
      <w:pPr>
        <w:pStyle w:val="NormalWeb"/>
        <w:shd w:val="clear" w:color="auto" w:fill="F7F7F5"/>
        <w:spacing w:after="0"/>
        <w:rPr>
          <w:ins w:id="869" w:author="Nishikant ." w:date="2019-01-28T16:37:00Z"/>
          <w:rFonts w:ascii="Consolas" w:hAnsi="Consolas" w:cs="Arial"/>
          <w:color w:val="000000"/>
        </w:rPr>
      </w:pPr>
      <w:ins w:id="870" w:author="Nishikant ." w:date="2019-01-28T16:37:00Z">
        <w:r>
          <w:rPr>
            <w:rStyle w:val="pln"/>
            <w:rFonts w:ascii="Consolas" w:hAnsi="Consolas" w:cs="Arial"/>
            <w:color w:val="000000"/>
          </w:rPr>
          <w:t>          </w:t>
        </w:r>
        <w:r>
          <w:rPr>
            <w:rStyle w:val="tag"/>
            <w:rFonts w:ascii="Consolas" w:hAnsi="Consolas" w:cs="Arial"/>
            <w:color w:val="C80000"/>
          </w:rPr>
          <w:t>&lt;/cardAddress&gt;</w:t>
        </w:r>
      </w:ins>
    </w:p>
    <w:p w:rsidR="00484875" w:rsidRDefault="00484875" w:rsidP="00484875">
      <w:pPr>
        <w:pStyle w:val="NormalWeb"/>
        <w:shd w:val="clear" w:color="auto" w:fill="F7F7F5"/>
        <w:spacing w:after="0"/>
        <w:rPr>
          <w:ins w:id="871" w:author="Nishikant ." w:date="2019-01-28T16:37:00Z"/>
          <w:rFonts w:ascii="Consolas" w:hAnsi="Consolas" w:cs="Arial"/>
          <w:color w:val="000000"/>
        </w:rPr>
      </w:pPr>
      <w:ins w:id="872" w:author="Nishikant ." w:date="2019-01-28T16:37:00Z">
        <w:r>
          <w:rPr>
            <w:rStyle w:val="pln"/>
            <w:rFonts w:ascii="Consolas" w:hAnsi="Consolas" w:cs="Arial"/>
            <w:color w:val="000000"/>
          </w:rPr>
          <w:t>        </w:t>
        </w:r>
        <w:r>
          <w:rPr>
            <w:rStyle w:val="tag"/>
            <w:rFonts w:ascii="Consolas" w:hAnsi="Consolas" w:cs="Arial"/>
            <w:color w:val="C80000"/>
          </w:rPr>
          <w:t>&lt;/CARD-SSL&gt;</w:t>
        </w:r>
      </w:ins>
    </w:p>
    <w:p w:rsidR="00484875" w:rsidRDefault="00484875" w:rsidP="00484875">
      <w:pPr>
        <w:pStyle w:val="NormalWeb"/>
        <w:shd w:val="clear" w:color="auto" w:fill="F7F7F5"/>
        <w:spacing w:after="0"/>
        <w:rPr>
          <w:ins w:id="873" w:author="Nishikant ." w:date="2019-01-28T16:37:00Z"/>
          <w:rFonts w:ascii="Consolas" w:hAnsi="Consolas" w:cs="Arial"/>
          <w:color w:val="000000"/>
        </w:rPr>
      </w:pPr>
      <w:ins w:id="874" w:author="Nishikant ." w:date="2019-01-28T16:37:00Z">
        <w:r>
          <w:rPr>
            <w:rStyle w:val="pln"/>
            <w:rFonts w:ascii="Consolas" w:hAnsi="Consolas" w:cs="Arial"/>
            <w:color w:val="000000"/>
          </w:rPr>
          <w:t>        </w:t>
        </w:r>
        <w:r>
          <w:rPr>
            <w:rStyle w:val="tag"/>
            <w:rFonts w:ascii="Consolas" w:hAnsi="Consolas" w:cs="Arial"/>
            <w:color w:val="C80000"/>
          </w:rPr>
          <w:t>&lt;storedCredentials</w:t>
        </w:r>
        <w:r>
          <w:rPr>
            <w:rStyle w:val="pln"/>
            <w:rFonts w:ascii="Consolas" w:hAnsi="Consolas" w:cs="Arial"/>
            <w:color w:val="000000"/>
          </w:rPr>
          <w:t xml:space="preserve"> </w:t>
        </w:r>
        <w:r>
          <w:rPr>
            <w:rStyle w:val="atn"/>
            <w:rFonts w:ascii="Consolas" w:hAnsi="Consolas" w:cs="Arial"/>
            <w:color w:val="1479A6"/>
          </w:rPr>
          <w:t>usage</w:t>
        </w:r>
        <w:r>
          <w:rPr>
            <w:rStyle w:val="pun"/>
            <w:rFonts w:ascii="Consolas" w:hAnsi="Consolas" w:cs="Arial"/>
            <w:color w:val="535759"/>
          </w:rPr>
          <w:t>=</w:t>
        </w:r>
        <w:r>
          <w:rPr>
            <w:rStyle w:val="atv"/>
            <w:rFonts w:ascii="Consolas" w:hAnsi="Consolas" w:cs="Arial"/>
            <w:color w:val="008000"/>
          </w:rPr>
          <w:t>"USED"</w:t>
        </w:r>
        <w:r>
          <w:rPr>
            <w:rStyle w:val="pln"/>
            <w:rFonts w:ascii="Consolas" w:hAnsi="Consolas" w:cs="Arial"/>
            <w:color w:val="000000"/>
          </w:rPr>
          <w:t xml:space="preserve"> </w:t>
        </w:r>
        <w:r>
          <w:rPr>
            <w:rStyle w:val="atn"/>
            <w:rFonts w:ascii="Consolas" w:hAnsi="Consolas" w:cs="Arial"/>
            <w:color w:val="1479A6"/>
          </w:rPr>
          <w:t>merchantInitiatedReason</w:t>
        </w:r>
        <w:r>
          <w:rPr>
            <w:rStyle w:val="pun"/>
            <w:rFonts w:ascii="Consolas" w:hAnsi="Consolas" w:cs="Arial"/>
            <w:color w:val="535759"/>
          </w:rPr>
          <w:t>=</w:t>
        </w:r>
        <w:r>
          <w:rPr>
            <w:rStyle w:val="atv"/>
            <w:rFonts w:ascii="Consolas" w:hAnsi="Consolas" w:cs="Arial"/>
            <w:color w:val="008000"/>
          </w:rPr>
          <w:t>"UNSCHEDULED"</w:t>
        </w:r>
        <w:r>
          <w:rPr>
            <w:rStyle w:val="tag"/>
            <w:rFonts w:ascii="Consolas" w:hAnsi="Consolas" w:cs="Arial"/>
            <w:color w:val="C80000"/>
          </w:rPr>
          <w:t>&gt;</w:t>
        </w:r>
      </w:ins>
    </w:p>
    <w:p w:rsidR="00484875" w:rsidRDefault="00484875" w:rsidP="00484875">
      <w:pPr>
        <w:pStyle w:val="NormalWeb"/>
        <w:shd w:val="clear" w:color="auto" w:fill="F7F7F5"/>
        <w:spacing w:after="0"/>
        <w:rPr>
          <w:ins w:id="875" w:author="Nishikant ." w:date="2019-01-28T16:37:00Z"/>
          <w:rFonts w:ascii="Consolas" w:hAnsi="Consolas" w:cs="Arial"/>
          <w:color w:val="000000"/>
        </w:rPr>
      </w:pPr>
      <w:ins w:id="876" w:author="Nishikant ." w:date="2019-01-28T16:37:00Z">
        <w:r>
          <w:rPr>
            <w:rStyle w:val="pln"/>
            <w:rFonts w:ascii="Consolas" w:hAnsi="Consolas" w:cs="Arial"/>
            <w:color w:val="000000"/>
          </w:rPr>
          <w:t>          </w:t>
        </w:r>
        <w:r>
          <w:rPr>
            <w:rStyle w:val="tag"/>
            <w:rFonts w:ascii="Consolas" w:hAnsi="Consolas" w:cs="Arial"/>
            <w:color w:val="C80000"/>
          </w:rPr>
          <w:t>&lt;schemeTransactionIdentifier&gt;</w:t>
        </w:r>
        <w:r>
          <w:rPr>
            <w:rStyle w:val="pln"/>
            <w:rFonts w:ascii="Consolas" w:hAnsi="Consolas" w:cs="Arial"/>
            <w:color w:val="000000"/>
          </w:rPr>
          <w:t>20005060720116005061</w:t>
        </w:r>
        <w:r>
          <w:rPr>
            <w:rStyle w:val="tag"/>
            <w:rFonts w:ascii="Consolas" w:hAnsi="Consolas" w:cs="Arial"/>
            <w:color w:val="C80000"/>
          </w:rPr>
          <w:t>&lt;/schemeTransactionIdentifier&gt;</w:t>
        </w:r>
        <w:r>
          <w:rPr>
            <w:rStyle w:val="pln"/>
            <w:rFonts w:ascii="Consolas" w:hAnsi="Consolas" w:cs="Arial"/>
            <w:color w:val="000000"/>
          </w:rPr>
          <w:t xml:space="preserve"> </w:t>
        </w:r>
        <w:r>
          <w:rPr>
            <w:rStyle w:val="com"/>
            <w:rFonts w:ascii="Consolas" w:hAnsi="Consolas" w:cs="Arial"/>
            <w:color w:val="708090"/>
          </w:rPr>
          <w:t>&lt;!-- Only include this if it's a merchant-initiated transaction--&gt;</w:t>
        </w:r>
      </w:ins>
    </w:p>
    <w:p w:rsidR="00484875" w:rsidRDefault="00484875" w:rsidP="00484875">
      <w:pPr>
        <w:pStyle w:val="NormalWeb"/>
        <w:shd w:val="clear" w:color="auto" w:fill="F7F7F5"/>
        <w:spacing w:after="0"/>
        <w:rPr>
          <w:ins w:id="877" w:author="Nishikant ." w:date="2019-01-28T16:37:00Z"/>
          <w:rFonts w:ascii="Consolas" w:hAnsi="Consolas" w:cs="Arial"/>
          <w:color w:val="000000"/>
        </w:rPr>
      </w:pPr>
      <w:ins w:id="878" w:author="Nishikant ." w:date="2019-01-28T16:37:00Z">
        <w:r>
          <w:rPr>
            <w:rStyle w:val="pln"/>
            <w:rFonts w:ascii="Consolas" w:hAnsi="Consolas" w:cs="Arial"/>
            <w:color w:val="000000"/>
          </w:rPr>
          <w:t>        </w:t>
        </w:r>
        <w:r>
          <w:rPr>
            <w:rStyle w:val="tag"/>
            <w:rFonts w:ascii="Consolas" w:hAnsi="Consolas" w:cs="Arial"/>
            <w:color w:val="C80000"/>
          </w:rPr>
          <w:t>&lt;/storedCredentials&gt;</w:t>
        </w:r>
      </w:ins>
    </w:p>
    <w:p w:rsidR="00484875" w:rsidRDefault="00484875" w:rsidP="00484875">
      <w:pPr>
        <w:pStyle w:val="NormalWeb"/>
        <w:shd w:val="clear" w:color="auto" w:fill="F7F7F5"/>
        <w:spacing w:after="0"/>
        <w:rPr>
          <w:ins w:id="879" w:author="Nishikant ." w:date="2019-01-28T16:37:00Z"/>
          <w:rFonts w:ascii="Consolas" w:hAnsi="Consolas" w:cs="Arial"/>
          <w:color w:val="000000"/>
        </w:rPr>
      </w:pPr>
      <w:ins w:id="880" w:author="Nishikant ." w:date="2019-01-28T16:37:00Z">
        <w:r>
          <w:rPr>
            <w:rStyle w:val="pln"/>
            <w:rFonts w:ascii="Consolas" w:hAnsi="Consolas" w:cs="Arial"/>
            <w:color w:val="000000"/>
          </w:rPr>
          <w:t>        </w:t>
        </w:r>
        <w:r>
          <w:rPr>
            <w:rStyle w:val="tag"/>
            <w:rFonts w:ascii="Consolas" w:hAnsi="Consolas" w:cs="Arial"/>
            <w:color w:val="C80000"/>
          </w:rPr>
          <w:t>&lt;session</w:t>
        </w:r>
        <w:r>
          <w:rPr>
            <w:rStyle w:val="pln"/>
            <w:rFonts w:ascii="Consolas" w:hAnsi="Consolas" w:cs="Arial"/>
            <w:color w:val="000000"/>
          </w:rPr>
          <w:t xml:space="preserve"> </w:t>
        </w:r>
        <w:r>
          <w:rPr>
            <w:rStyle w:val="atn"/>
            <w:rFonts w:ascii="Consolas" w:hAnsi="Consolas" w:cs="Arial"/>
            <w:color w:val="1479A6"/>
          </w:rPr>
          <w:t>shopperIPAddress</w:t>
        </w:r>
        <w:r>
          <w:rPr>
            <w:rStyle w:val="pun"/>
            <w:rFonts w:ascii="Consolas" w:hAnsi="Consolas" w:cs="Arial"/>
            <w:color w:val="535759"/>
          </w:rPr>
          <w:t>=</w:t>
        </w:r>
        <w:r>
          <w:rPr>
            <w:rStyle w:val="atv"/>
            <w:rFonts w:ascii="Consolas" w:hAnsi="Consolas" w:cs="Arial"/>
            <w:color w:val="008000"/>
          </w:rPr>
          <w:t>"123.123.123.123"</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"0215ui8ib1"</w:t>
        </w:r>
        <w:r>
          <w:rPr>
            <w:rStyle w:val="tag"/>
            <w:rFonts w:ascii="Consolas" w:hAnsi="Consolas" w:cs="Arial"/>
            <w:color w:val="C80000"/>
          </w:rPr>
          <w:t>/&gt;</w:t>
        </w:r>
      </w:ins>
    </w:p>
    <w:p w:rsidR="00484875" w:rsidRDefault="00484875" w:rsidP="00484875">
      <w:pPr>
        <w:pStyle w:val="NormalWeb"/>
        <w:shd w:val="clear" w:color="auto" w:fill="F7F7F5"/>
        <w:spacing w:after="0"/>
        <w:rPr>
          <w:ins w:id="881" w:author="Nishikant ." w:date="2019-01-28T16:37:00Z"/>
          <w:rFonts w:ascii="Consolas" w:hAnsi="Consolas" w:cs="Arial"/>
          <w:color w:val="000000"/>
        </w:rPr>
      </w:pPr>
      <w:ins w:id="882" w:author="Nishikant ." w:date="2019-01-28T16:37:00Z">
        <w:r>
          <w:rPr>
            <w:rStyle w:val="pln"/>
            <w:rFonts w:ascii="Consolas" w:hAnsi="Consolas" w:cs="Arial"/>
            <w:color w:val="000000"/>
          </w:rPr>
          <w:t>      </w:t>
        </w:r>
        <w:r>
          <w:rPr>
            <w:rStyle w:val="tag"/>
            <w:rFonts w:ascii="Consolas" w:hAnsi="Consolas" w:cs="Arial"/>
            <w:color w:val="C80000"/>
          </w:rPr>
          <w:t>&lt;/paymentDetails&gt;</w:t>
        </w:r>
      </w:ins>
    </w:p>
    <w:p w:rsidR="00484875" w:rsidRDefault="00484875" w:rsidP="00484875">
      <w:pPr>
        <w:pStyle w:val="NormalWeb"/>
        <w:shd w:val="clear" w:color="auto" w:fill="F7F7F5"/>
        <w:spacing w:after="0"/>
        <w:rPr>
          <w:ins w:id="883" w:author="Nishikant ." w:date="2019-01-28T16:37:00Z"/>
          <w:rFonts w:ascii="Consolas" w:hAnsi="Consolas" w:cs="Arial"/>
          <w:color w:val="000000"/>
        </w:rPr>
      </w:pPr>
      <w:ins w:id="884"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885" w:author="Nishikant ." w:date="2019-01-28T16:37:00Z"/>
          <w:rFonts w:ascii="Consolas" w:hAnsi="Consolas" w:cs="Arial"/>
          <w:color w:val="000000"/>
        </w:rPr>
      </w:pPr>
      <w:ins w:id="886" w:author="Nishikant ." w:date="2019-01-28T16:37:00Z">
        <w:r>
          <w:rPr>
            <w:rStyle w:val="pln"/>
            <w:rFonts w:ascii="Consolas" w:hAnsi="Consolas" w:cs="Arial"/>
            <w:color w:val="000000"/>
          </w:rPr>
          <w:t>        </w:t>
        </w:r>
        <w:r>
          <w:rPr>
            <w:rStyle w:val="tag"/>
            <w:rFonts w:ascii="Consolas" w:hAnsi="Consolas" w:cs="Arial"/>
            <w:color w:val="C80000"/>
          </w:rPr>
          <w:t>&lt;shopperEmailAddress&gt;</w:t>
        </w:r>
        <w:r>
          <w:rPr>
            <w:rStyle w:val="pln"/>
            <w:rFonts w:ascii="Consolas" w:hAnsi="Consolas" w:cs="Arial"/>
            <w:color w:val="000000"/>
          </w:rPr>
          <w:t>ashopper@myprovider.com</w:t>
        </w:r>
        <w:r>
          <w:rPr>
            <w:rStyle w:val="tag"/>
            <w:rFonts w:ascii="Consolas" w:hAnsi="Consolas" w:cs="Arial"/>
            <w:color w:val="C80000"/>
          </w:rPr>
          <w:t>&lt;/shopperEmailAddress&gt;</w:t>
        </w:r>
      </w:ins>
    </w:p>
    <w:p w:rsidR="00484875" w:rsidRDefault="00484875" w:rsidP="00484875">
      <w:pPr>
        <w:pStyle w:val="NormalWeb"/>
        <w:shd w:val="clear" w:color="auto" w:fill="F7F7F5"/>
        <w:spacing w:after="0"/>
        <w:rPr>
          <w:ins w:id="887" w:author="Nishikant ." w:date="2019-01-28T16:37:00Z"/>
          <w:rFonts w:ascii="Consolas" w:hAnsi="Consolas" w:cs="Arial"/>
          <w:color w:val="000000"/>
        </w:rPr>
      </w:pPr>
      <w:ins w:id="888"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889" w:author="Nishikant ." w:date="2019-01-28T16:37:00Z"/>
          <w:rFonts w:ascii="Consolas" w:hAnsi="Consolas" w:cs="Arial"/>
          <w:color w:val="000000"/>
        </w:rPr>
      </w:pPr>
      <w:ins w:id="890" w:author="Nishikant ." w:date="2019-01-28T16:37:00Z">
        <w:r>
          <w:rPr>
            <w:rStyle w:val="pln"/>
            <w:rFonts w:ascii="Consolas" w:hAnsi="Consolas" w:cs="Arial"/>
            <w:color w:val="000000"/>
          </w:rPr>
          <w:t>          </w:t>
        </w:r>
        <w:r>
          <w:rPr>
            <w:rStyle w:val="tag"/>
            <w:rFonts w:ascii="Consolas" w:hAnsi="Consolas" w:cs="Arial"/>
            <w:color w:val="C80000"/>
          </w:rPr>
          <w:t>&lt;acceptHeader&gt;</w:t>
        </w:r>
        <w:r>
          <w:rPr>
            <w:rStyle w:val="pln"/>
            <w:rFonts w:ascii="Consolas" w:hAnsi="Consolas" w:cs="Arial"/>
            <w:color w:val="000000"/>
          </w:rPr>
          <w:t>text/html</w:t>
        </w:r>
        <w:r>
          <w:rPr>
            <w:rStyle w:val="tag"/>
            <w:rFonts w:ascii="Consolas" w:hAnsi="Consolas" w:cs="Arial"/>
            <w:color w:val="C80000"/>
          </w:rPr>
          <w:t>&lt;/acceptHeader&gt;</w:t>
        </w:r>
      </w:ins>
    </w:p>
    <w:p w:rsidR="00484875" w:rsidRDefault="00484875" w:rsidP="00484875">
      <w:pPr>
        <w:pStyle w:val="NormalWeb"/>
        <w:shd w:val="clear" w:color="auto" w:fill="F7F7F5"/>
        <w:spacing w:after="0"/>
        <w:rPr>
          <w:ins w:id="891" w:author="Nishikant ." w:date="2019-01-28T16:37:00Z"/>
          <w:rFonts w:ascii="Consolas" w:hAnsi="Consolas" w:cs="Arial"/>
          <w:color w:val="000000"/>
        </w:rPr>
      </w:pPr>
      <w:ins w:id="892" w:author="Nishikant ." w:date="2019-01-28T16:37:00Z">
        <w:r>
          <w:rPr>
            <w:rStyle w:val="pln"/>
            <w:rFonts w:ascii="Consolas" w:hAnsi="Consolas" w:cs="Arial"/>
            <w:color w:val="000000"/>
          </w:rPr>
          <w:t>          </w:t>
        </w:r>
        <w:r>
          <w:rPr>
            <w:rStyle w:val="tag"/>
            <w:rFonts w:ascii="Consolas" w:hAnsi="Consolas" w:cs="Arial"/>
            <w:color w:val="C80000"/>
          </w:rPr>
          <w:t>&lt;userAgentHeader&gt;</w:t>
        </w:r>
        <w:r>
          <w:rPr>
            <w:rStyle w:val="pln"/>
            <w:rFonts w:ascii="Consolas" w:hAnsi="Consolas" w:cs="Arial"/>
            <w:color w:val="000000"/>
          </w:rPr>
          <w:t>Mozilla/5.0 ...</w:t>
        </w:r>
        <w:r>
          <w:rPr>
            <w:rStyle w:val="tag"/>
            <w:rFonts w:ascii="Consolas" w:hAnsi="Consolas" w:cs="Arial"/>
            <w:color w:val="C80000"/>
          </w:rPr>
          <w:t>&lt;/userAgentHeader&gt;</w:t>
        </w:r>
      </w:ins>
    </w:p>
    <w:p w:rsidR="00484875" w:rsidRDefault="00484875" w:rsidP="00484875">
      <w:pPr>
        <w:pStyle w:val="NormalWeb"/>
        <w:shd w:val="clear" w:color="auto" w:fill="F7F7F5"/>
        <w:spacing w:after="0"/>
        <w:rPr>
          <w:ins w:id="893" w:author="Nishikant ." w:date="2019-01-28T16:37:00Z"/>
          <w:rFonts w:ascii="Consolas" w:hAnsi="Consolas" w:cs="Arial"/>
          <w:color w:val="000000"/>
        </w:rPr>
      </w:pPr>
      <w:ins w:id="894" w:author="Nishikant ." w:date="2019-01-28T16:37:00Z">
        <w:r>
          <w:rPr>
            <w:rStyle w:val="pln"/>
            <w:rFonts w:ascii="Consolas" w:hAnsi="Consolas" w:cs="Arial"/>
            <w:color w:val="000000"/>
          </w:rPr>
          <w:t>        </w:t>
        </w:r>
        <w:r>
          <w:rPr>
            <w:rStyle w:val="tag"/>
            <w:rFonts w:ascii="Consolas" w:hAnsi="Consolas" w:cs="Arial"/>
            <w:color w:val="C80000"/>
          </w:rPr>
          <w:t>&lt;/browser&gt;</w:t>
        </w:r>
      </w:ins>
    </w:p>
    <w:p w:rsidR="00484875" w:rsidRDefault="00484875" w:rsidP="00484875">
      <w:pPr>
        <w:pStyle w:val="NormalWeb"/>
        <w:shd w:val="clear" w:color="auto" w:fill="F7F7F5"/>
        <w:spacing w:after="0"/>
        <w:rPr>
          <w:ins w:id="895" w:author="Nishikant ." w:date="2019-01-28T16:37:00Z"/>
          <w:rFonts w:ascii="Consolas" w:hAnsi="Consolas" w:cs="Arial"/>
          <w:color w:val="000000"/>
        </w:rPr>
      </w:pPr>
      <w:ins w:id="896" w:author="Nishikant ." w:date="2019-01-28T16:37:00Z">
        <w:r>
          <w:rPr>
            <w:rStyle w:val="pln"/>
            <w:rFonts w:ascii="Consolas" w:hAnsi="Consolas" w:cs="Arial"/>
            <w:color w:val="000000"/>
          </w:rPr>
          <w:t>      </w:t>
        </w:r>
        <w:r>
          <w:rPr>
            <w:rStyle w:val="tag"/>
            <w:rFonts w:ascii="Consolas" w:hAnsi="Consolas" w:cs="Arial"/>
            <w:color w:val="C80000"/>
          </w:rPr>
          <w:t>&lt;/shopper&gt;</w:t>
        </w:r>
      </w:ins>
    </w:p>
    <w:p w:rsidR="00484875" w:rsidRDefault="00484875" w:rsidP="00484875">
      <w:pPr>
        <w:pStyle w:val="NormalWeb"/>
        <w:shd w:val="clear" w:color="auto" w:fill="F7F7F5"/>
        <w:spacing w:after="0"/>
        <w:rPr>
          <w:ins w:id="897" w:author="Nishikant ." w:date="2019-01-28T16:37:00Z"/>
          <w:rFonts w:ascii="Consolas" w:hAnsi="Consolas" w:cs="Arial"/>
          <w:color w:val="000000"/>
        </w:rPr>
      </w:pPr>
      <w:ins w:id="898" w:author="Nishikant ." w:date="2019-01-28T16:37:00Z">
        <w:r>
          <w:rPr>
            <w:rStyle w:val="pln"/>
            <w:rFonts w:ascii="Consolas" w:hAnsi="Consolas" w:cs="Arial"/>
            <w:color w:val="000000"/>
          </w:rPr>
          <w:t>    </w:t>
        </w:r>
        <w:r>
          <w:rPr>
            <w:rStyle w:val="tag"/>
            <w:rFonts w:ascii="Consolas" w:hAnsi="Consolas" w:cs="Arial"/>
            <w:color w:val="C80000"/>
          </w:rPr>
          <w:t>&lt;/order&gt;</w:t>
        </w:r>
      </w:ins>
    </w:p>
    <w:p w:rsidR="00484875" w:rsidRDefault="00484875" w:rsidP="00484875">
      <w:pPr>
        <w:pStyle w:val="NormalWeb"/>
        <w:shd w:val="clear" w:color="auto" w:fill="F7F7F5"/>
        <w:spacing w:after="0"/>
        <w:rPr>
          <w:ins w:id="899" w:author="Nishikant ." w:date="2019-01-28T16:37:00Z"/>
          <w:rFonts w:ascii="Consolas" w:hAnsi="Consolas" w:cs="Arial"/>
          <w:color w:val="000000"/>
        </w:rPr>
      </w:pPr>
      <w:ins w:id="900" w:author="Nishikant ." w:date="2019-01-28T16:37:00Z">
        <w:r>
          <w:rPr>
            <w:rStyle w:val="pln"/>
            <w:rFonts w:ascii="Consolas" w:hAnsi="Consolas" w:cs="Arial"/>
            <w:color w:val="000000"/>
          </w:rPr>
          <w:t>  </w:t>
        </w:r>
        <w:r>
          <w:rPr>
            <w:rStyle w:val="tag"/>
            <w:rFonts w:ascii="Consolas" w:hAnsi="Consolas" w:cs="Arial"/>
            <w:color w:val="C80000"/>
          </w:rPr>
          <w:t>&lt;/submit&gt;</w:t>
        </w:r>
      </w:ins>
    </w:p>
    <w:p w:rsidR="00484875" w:rsidRDefault="00484875" w:rsidP="00484875">
      <w:pPr>
        <w:pStyle w:val="NormalWeb"/>
        <w:shd w:val="clear" w:color="auto" w:fill="F7F7F5"/>
        <w:spacing w:after="0"/>
        <w:rPr>
          <w:ins w:id="901" w:author="Nishikant ." w:date="2019-01-28T16:37:00Z"/>
          <w:rFonts w:ascii="Consolas" w:hAnsi="Consolas" w:cs="Arial"/>
          <w:color w:val="000000"/>
        </w:rPr>
      </w:pPr>
      <w:ins w:id="902" w:author="Nishikant ." w:date="2019-01-28T16:37:00Z">
        <w:r>
          <w:rPr>
            <w:rStyle w:val="tag"/>
            <w:rFonts w:ascii="Consolas" w:hAnsi="Consolas" w:cs="Arial"/>
            <w:color w:val="C80000"/>
          </w:rPr>
          <w:t>&lt;/paymentService&gt;</w:t>
        </w:r>
      </w:ins>
    </w:p>
    <w:p w:rsidR="00484875" w:rsidRDefault="00484875" w:rsidP="00484875">
      <w:pPr>
        <w:pStyle w:val="Heading3"/>
        <w:shd w:val="clear" w:color="auto" w:fill="FFFFFF"/>
        <w:spacing w:before="360" w:after="170"/>
        <w:rPr>
          <w:ins w:id="903" w:author="Nishikant ." w:date="2019-01-28T16:37:00Z"/>
          <w:rFonts w:ascii="Arial" w:hAnsi="Arial" w:cs="Arial"/>
          <w:color w:val="000000"/>
          <w:sz w:val="34"/>
          <w:szCs w:val="34"/>
        </w:rPr>
      </w:pPr>
      <w:bookmarkStart w:id="904" w:name="Response"/>
      <w:bookmarkEnd w:id="904"/>
      <w:ins w:id="905" w:author="Nishikant ." w:date="2019-01-28T16:37:00Z">
        <w:r>
          <w:rPr>
            <w:rFonts w:ascii="Arial" w:hAnsi="Arial" w:cs="Arial"/>
            <w:color w:val="000000"/>
            <w:sz w:val="34"/>
            <w:szCs w:val="34"/>
          </w:rPr>
          <w:t>Response to 'used' request</w:t>
        </w:r>
      </w:ins>
    </w:p>
    <w:p w:rsidR="00484875" w:rsidRDefault="00484875" w:rsidP="00484875">
      <w:pPr>
        <w:pStyle w:val="NormalWeb"/>
        <w:shd w:val="clear" w:color="auto" w:fill="FFFFFF"/>
        <w:spacing w:before="175" w:after="86"/>
        <w:rPr>
          <w:ins w:id="906" w:author="Nishikant ." w:date="2019-01-28T16:37:00Z"/>
          <w:rFonts w:ascii="Arial" w:hAnsi="Arial" w:cs="Arial"/>
          <w:color w:val="000000"/>
        </w:rPr>
      </w:pPr>
      <w:ins w:id="907" w:author="Nishikant ." w:date="2019-01-28T16:37:00Z">
        <w:r>
          <w:rPr>
            <w:rFonts w:ascii="Arial" w:hAnsi="Arial" w:cs="Arial"/>
            <w:color w:val="000000"/>
          </w:rPr>
          <w:t>In transactions, you receive another </w:t>
        </w:r>
        <w:r>
          <w:rPr>
            <w:rStyle w:val="HTMLCode"/>
            <w:rFonts w:ascii="Consolas" w:eastAsiaTheme="minorEastAsia" w:hAnsi="Consolas"/>
            <w:color w:val="000000"/>
            <w:shd w:val="clear" w:color="auto" w:fill="F1F1EE"/>
          </w:rPr>
          <w:t>&lt;transactionIdentifier&gt;</w:t>
        </w:r>
        <w:r>
          <w:rPr>
            <w:rFonts w:ascii="Arial" w:hAnsi="Arial" w:cs="Arial"/>
            <w:color w:val="000000"/>
          </w:rPr>
          <w:t xml:space="preserve">. </w:t>
        </w:r>
      </w:ins>
      <w:ins w:id="908" w:author="Nishikant ." w:date="2019-01-28T16:38:00Z">
        <w:r>
          <w:rPr>
            <w:rFonts w:ascii="Arial" w:hAnsi="Arial" w:cs="Arial"/>
            <w:color w:val="000000"/>
          </w:rPr>
          <w:t>We are using the first time received transactionIdentifier value.</w:t>
        </w:r>
      </w:ins>
    </w:p>
    <w:p w:rsidR="00484875" w:rsidRDefault="00484875" w:rsidP="00484875">
      <w:pPr>
        <w:pStyle w:val="NormalWeb"/>
        <w:shd w:val="clear" w:color="auto" w:fill="F7F7F5"/>
        <w:spacing w:after="0"/>
        <w:rPr>
          <w:ins w:id="909" w:author="Nishikant ." w:date="2019-01-28T16:37:00Z"/>
          <w:rFonts w:ascii="Consolas" w:hAnsi="Consolas" w:cs="Arial"/>
          <w:color w:val="000000"/>
        </w:rPr>
      </w:pPr>
      <w:ins w:id="910" w:author="Nishikant ." w:date="2019-01-28T16:37:00Z">
        <w:r>
          <w:rPr>
            <w:rStyle w:val="pun"/>
            <w:rFonts w:ascii="Consolas" w:hAnsi="Consolas" w:cs="Arial"/>
            <w:color w:val="535759"/>
          </w:rPr>
          <w:t>&lt;?</w:t>
        </w:r>
        <w:r>
          <w:rPr>
            <w:rStyle w:val="pln"/>
            <w:rFonts w:ascii="Consolas" w:hAnsi="Consolas" w:cs="Arial"/>
            <w:color w:val="000000"/>
          </w:rPr>
          <w:t>xml version</w:t>
        </w:r>
        <w:r>
          <w:rPr>
            <w:rStyle w:val="pun"/>
            <w:rFonts w:ascii="Consolas" w:hAnsi="Consolas" w:cs="Arial"/>
            <w:color w:val="535759"/>
          </w:rPr>
          <w:t>=</w:t>
        </w:r>
        <w:r>
          <w:rPr>
            <w:rStyle w:val="str"/>
            <w:rFonts w:ascii="Consolas" w:hAnsi="Consolas" w:cs="Arial"/>
            <w:color w:val="008000"/>
          </w:rPr>
          <w:t>"1.0"</w:t>
        </w:r>
        <w:r>
          <w:rPr>
            <w:rStyle w:val="pln"/>
            <w:rFonts w:ascii="Consolas" w:hAnsi="Consolas" w:cs="Arial"/>
            <w:color w:val="000000"/>
          </w:rPr>
          <w:t xml:space="preserve"> encoding</w:t>
        </w:r>
        <w:r>
          <w:rPr>
            <w:rStyle w:val="pun"/>
            <w:rFonts w:ascii="Consolas" w:hAnsi="Consolas" w:cs="Arial"/>
            <w:color w:val="535759"/>
          </w:rPr>
          <w:t>=</w:t>
        </w:r>
        <w:r>
          <w:rPr>
            <w:rStyle w:val="str"/>
            <w:rFonts w:ascii="Consolas" w:hAnsi="Consolas" w:cs="Arial"/>
            <w:color w:val="008000"/>
          </w:rPr>
          <w:t>"UTF-8"</w:t>
        </w:r>
        <w:r>
          <w:rPr>
            <w:rStyle w:val="pun"/>
            <w:rFonts w:ascii="Consolas" w:hAnsi="Consolas" w:cs="Arial"/>
            <w:color w:val="535759"/>
          </w:rPr>
          <w:t>?&gt;</w:t>
        </w:r>
      </w:ins>
    </w:p>
    <w:p w:rsidR="00484875" w:rsidRDefault="00484875" w:rsidP="00484875">
      <w:pPr>
        <w:pStyle w:val="NormalWeb"/>
        <w:shd w:val="clear" w:color="auto" w:fill="F7F7F5"/>
        <w:spacing w:after="0"/>
        <w:rPr>
          <w:ins w:id="911" w:author="Nishikant ." w:date="2019-01-28T16:37:00Z"/>
          <w:rFonts w:ascii="Consolas" w:hAnsi="Consolas" w:cs="Arial"/>
          <w:color w:val="000000"/>
        </w:rPr>
      </w:pPr>
      <w:ins w:id="912" w:author="Nishikant ." w:date="2019-01-28T16:37:00Z">
        <w:r>
          <w:rPr>
            <w:rStyle w:val="dec"/>
            <w:rFonts w:ascii="Consolas" w:hAnsi="Consolas" w:cs="Arial"/>
            <w:color w:val="535759"/>
          </w:rPr>
          <w:t>&lt;!DOCTYPE paymentService PUBLIC "-//WorldPay//DTD WorldPay PaymentService v1//EN"</w:t>
        </w:r>
      </w:ins>
    </w:p>
    <w:p w:rsidR="00484875" w:rsidRDefault="00484875" w:rsidP="00484875">
      <w:pPr>
        <w:pStyle w:val="NormalWeb"/>
        <w:shd w:val="clear" w:color="auto" w:fill="F7F7F5"/>
        <w:spacing w:after="0"/>
        <w:rPr>
          <w:ins w:id="913" w:author="Nishikant ." w:date="2019-01-28T16:37:00Z"/>
          <w:rFonts w:ascii="Consolas" w:hAnsi="Consolas" w:cs="Arial"/>
          <w:color w:val="000000"/>
        </w:rPr>
      </w:pPr>
      <w:ins w:id="914" w:author="Nishikant ." w:date="2019-01-28T16:37:00Z">
        <w:r>
          <w:rPr>
            <w:rStyle w:val="dec"/>
            <w:rFonts w:ascii="Consolas" w:hAnsi="Consolas" w:cs="Arial"/>
            <w:color w:val="535759"/>
          </w:rPr>
          <w:t xml:space="preserve"> "http://dtd.worldpay.com/paymentService_v1.dtd"&gt;</w:t>
        </w:r>
      </w:ins>
    </w:p>
    <w:p w:rsidR="00484875" w:rsidRDefault="00484875" w:rsidP="00484875">
      <w:pPr>
        <w:pStyle w:val="NormalWeb"/>
        <w:shd w:val="clear" w:color="auto" w:fill="F7F7F5"/>
        <w:spacing w:after="0"/>
        <w:rPr>
          <w:ins w:id="915" w:author="Nishikant ." w:date="2019-01-28T16:37:00Z"/>
          <w:rFonts w:ascii="Consolas" w:hAnsi="Consolas" w:cs="Arial"/>
          <w:color w:val="000000"/>
        </w:rPr>
      </w:pPr>
      <w:ins w:id="916" w:author="Nishikant ." w:date="2019-01-28T16:37:00Z">
        <w:r>
          <w:rPr>
            <w:rStyle w:val="tag"/>
            <w:rFonts w:ascii="Consolas" w:hAnsi="Consolas" w:cs="Arial"/>
            <w:color w:val="C80000"/>
          </w:rPr>
          <w:t>&lt;paymentService</w:t>
        </w:r>
        <w:r>
          <w:rPr>
            <w:rStyle w:val="pln"/>
            <w:rFonts w:ascii="Consolas" w:hAnsi="Consolas" w:cs="Arial"/>
            <w:color w:val="000000"/>
          </w:rPr>
          <w:t xml:space="preserve"> </w:t>
        </w:r>
        <w:r>
          <w:rPr>
            <w:rStyle w:val="atn"/>
            <w:rFonts w:ascii="Consolas" w:hAnsi="Consolas" w:cs="Arial"/>
            <w:color w:val="1479A6"/>
          </w:rPr>
          <w:t>version</w:t>
        </w:r>
        <w:r>
          <w:rPr>
            <w:rStyle w:val="pun"/>
            <w:rFonts w:ascii="Consolas" w:hAnsi="Consolas" w:cs="Arial"/>
            <w:color w:val="535759"/>
          </w:rPr>
          <w:t>=</w:t>
        </w:r>
        <w:r>
          <w:rPr>
            <w:rStyle w:val="atv"/>
            <w:rFonts w:ascii="Consolas" w:hAnsi="Consolas" w:cs="Arial"/>
            <w:color w:val="008000"/>
          </w:rPr>
          <w:t>"1.4"</w:t>
        </w:r>
        <w:r>
          <w:rPr>
            <w:rStyle w:val="pln"/>
            <w:rFonts w:ascii="Consolas" w:hAnsi="Consolas" w:cs="Arial"/>
            <w:color w:val="000000"/>
          </w:rPr>
          <w:t xml:space="preserve"> </w:t>
        </w:r>
        <w:r>
          <w:rPr>
            <w:rStyle w:val="atn"/>
            <w:rFonts w:ascii="Consolas" w:hAnsi="Consolas" w:cs="Arial"/>
            <w:color w:val="1479A6"/>
          </w:rPr>
          <w:t>merchantCode</w:t>
        </w:r>
        <w:r>
          <w:rPr>
            <w:rStyle w:val="pun"/>
            <w:rFonts w:ascii="Consolas" w:hAnsi="Consolas" w:cs="Arial"/>
            <w:color w:val="535759"/>
          </w:rPr>
          <w:t>=</w:t>
        </w:r>
        <w:r>
          <w:rPr>
            <w:rStyle w:val="atv"/>
            <w:rFonts w:ascii="Consolas" w:hAnsi="Consolas" w:cs="Arial"/>
            <w:color w:val="008000"/>
          </w:rPr>
          <w:t>"MYMERCHANT"</w:t>
        </w:r>
        <w:r>
          <w:rPr>
            <w:rStyle w:val="tag"/>
            <w:rFonts w:ascii="Consolas" w:hAnsi="Consolas" w:cs="Arial"/>
            <w:color w:val="C80000"/>
          </w:rPr>
          <w:t>&gt;</w:t>
        </w:r>
      </w:ins>
    </w:p>
    <w:p w:rsidR="00484875" w:rsidRDefault="00484875" w:rsidP="00484875">
      <w:pPr>
        <w:pStyle w:val="NormalWeb"/>
        <w:shd w:val="clear" w:color="auto" w:fill="F7F7F5"/>
        <w:spacing w:after="0"/>
        <w:rPr>
          <w:ins w:id="917" w:author="Nishikant ." w:date="2019-01-28T16:37:00Z"/>
          <w:rFonts w:ascii="Consolas" w:hAnsi="Consolas" w:cs="Arial"/>
          <w:color w:val="000000"/>
        </w:rPr>
      </w:pPr>
      <w:ins w:id="918"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919" w:author="Nishikant ." w:date="2019-01-28T16:37:00Z"/>
          <w:rFonts w:ascii="Consolas" w:hAnsi="Consolas" w:cs="Arial"/>
          <w:color w:val="000000"/>
        </w:rPr>
      </w:pPr>
      <w:ins w:id="920" w:author="Nishikant ." w:date="2019-01-28T16:37:00Z">
        <w:r>
          <w:rPr>
            <w:rStyle w:val="pln"/>
            <w:rFonts w:ascii="Consolas" w:hAnsi="Consolas" w:cs="Arial"/>
            <w:color w:val="000000"/>
          </w:rPr>
          <w:t>    </w:t>
        </w:r>
        <w:r>
          <w:rPr>
            <w:rStyle w:val="tag"/>
            <w:rFonts w:ascii="Consolas" w:hAnsi="Consolas" w:cs="Arial"/>
            <w:color w:val="C80000"/>
          </w:rPr>
          <w:t>&lt;orderStatus</w:t>
        </w:r>
        <w:r>
          <w:rPr>
            <w:rStyle w:val="pln"/>
            <w:rFonts w:ascii="Consolas" w:hAnsi="Consolas" w:cs="Arial"/>
            <w:color w:val="000000"/>
          </w:rPr>
          <w:t xml:space="preserve"> </w:t>
        </w:r>
        <w:r>
          <w:rPr>
            <w:rStyle w:val="atn"/>
            <w:rFonts w:ascii="Consolas" w:hAnsi="Consolas" w:cs="Arial"/>
            <w:color w:val="1479A6"/>
          </w:rPr>
          <w:t>orderCode</w:t>
        </w:r>
        <w:r>
          <w:rPr>
            <w:rStyle w:val="pun"/>
            <w:rFonts w:ascii="Consolas" w:hAnsi="Consolas" w:cs="Arial"/>
            <w:color w:val="535759"/>
          </w:rPr>
          <w:t>=</w:t>
        </w:r>
        <w:r>
          <w:rPr>
            <w:rStyle w:val="atv"/>
            <w:rFonts w:ascii="Consolas" w:hAnsi="Consolas" w:cs="Arial"/>
            <w:color w:val="008000"/>
          </w:rPr>
          <w:t>"ExampleOrder1"</w:t>
        </w:r>
        <w:r>
          <w:rPr>
            <w:rStyle w:val="tag"/>
            <w:rFonts w:ascii="Consolas" w:hAnsi="Consolas" w:cs="Arial"/>
            <w:color w:val="C80000"/>
          </w:rPr>
          <w:t>&gt;</w:t>
        </w:r>
        <w:r>
          <w:rPr>
            <w:rStyle w:val="pln"/>
            <w:rFonts w:ascii="Consolas" w:hAnsi="Consolas" w:cs="Arial"/>
            <w:color w:val="000000"/>
          </w:rPr>
          <w:t xml:space="preserve"> </w:t>
        </w:r>
        <w:r>
          <w:rPr>
            <w:rStyle w:val="com"/>
            <w:rFonts w:ascii="Consolas" w:hAnsi="Consolas" w:cs="Arial"/>
            <w:color w:val="708090"/>
          </w:rPr>
          <w:t>&lt;!--The orderCode you supplied in the order--&gt;</w:t>
        </w:r>
      </w:ins>
    </w:p>
    <w:p w:rsidR="00484875" w:rsidRDefault="00484875" w:rsidP="00484875">
      <w:pPr>
        <w:pStyle w:val="NormalWeb"/>
        <w:shd w:val="clear" w:color="auto" w:fill="F7F7F5"/>
        <w:spacing w:after="0"/>
        <w:rPr>
          <w:ins w:id="921" w:author="Nishikant ." w:date="2019-01-28T16:37:00Z"/>
          <w:rFonts w:ascii="Consolas" w:hAnsi="Consolas" w:cs="Arial"/>
          <w:color w:val="000000"/>
        </w:rPr>
      </w:pPr>
      <w:ins w:id="922"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923" w:author="Nishikant ." w:date="2019-01-28T16:37:00Z"/>
          <w:rFonts w:ascii="Consolas" w:hAnsi="Consolas" w:cs="Arial"/>
          <w:color w:val="000000"/>
        </w:rPr>
      </w:pPr>
      <w:ins w:id="924" w:author="Nishikant ." w:date="2019-01-28T16:37:00Z">
        <w:r>
          <w:rPr>
            <w:rStyle w:val="pln"/>
            <w:rFonts w:ascii="Consolas" w:hAnsi="Consolas" w:cs="Arial"/>
            <w:color w:val="000000"/>
          </w:rPr>
          <w:t>        </w:t>
        </w:r>
        <w:r>
          <w:rPr>
            <w:rStyle w:val="tag"/>
            <w:rFonts w:ascii="Consolas" w:hAnsi="Consolas" w:cs="Arial"/>
            <w:color w:val="C80000"/>
          </w:rPr>
          <w:t>&lt;paymentMethod&gt;</w:t>
        </w:r>
        <w:r>
          <w:rPr>
            <w:rStyle w:val="pln"/>
            <w:rFonts w:ascii="Consolas" w:hAnsi="Consolas" w:cs="Arial"/>
            <w:color w:val="000000"/>
          </w:rPr>
          <w:t>VISA-SSL</w:t>
        </w:r>
        <w:r>
          <w:rPr>
            <w:rStyle w:val="tag"/>
            <w:rFonts w:ascii="Consolas" w:hAnsi="Consolas" w:cs="Arial"/>
            <w:color w:val="C80000"/>
          </w:rPr>
          <w:t>&lt;/paymentMethod&gt;</w:t>
        </w:r>
      </w:ins>
    </w:p>
    <w:p w:rsidR="00484875" w:rsidRDefault="00484875" w:rsidP="00484875">
      <w:pPr>
        <w:pStyle w:val="NormalWeb"/>
        <w:shd w:val="clear" w:color="auto" w:fill="F7F7F5"/>
        <w:spacing w:after="0"/>
        <w:rPr>
          <w:ins w:id="925" w:author="Nishikant ." w:date="2019-01-28T16:37:00Z"/>
          <w:rFonts w:ascii="Consolas" w:hAnsi="Consolas" w:cs="Arial"/>
          <w:color w:val="000000"/>
        </w:rPr>
      </w:pPr>
      <w:ins w:id="926"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927" w:author="Nishikant ." w:date="2019-01-28T16:37:00Z"/>
          <w:rFonts w:ascii="Consolas" w:hAnsi="Consolas" w:cs="Arial"/>
          <w:color w:val="000000"/>
        </w:rPr>
      </w:pPr>
      <w:ins w:id="928" w:author="Nishikant ." w:date="2019-01-28T16:37:00Z">
        <w:r>
          <w:rPr>
            <w:rStyle w:val="pln"/>
            <w:rFonts w:ascii="Consolas" w:hAnsi="Consolas" w:cs="Arial"/>
            <w:color w:val="000000"/>
          </w:rPr>
          <w:lastRenderedPageBreak/>
          <w:t>        </w:t>
        </w:r>
        <w:r>
          <w:rPr>
            <w:rStyle w:val="tag"/>
            <w:rFonts w:ascii="Consolas" w:hAnsi="Consolas" w:cs="Arial"/>
            <w:color w:val="C80000"/>
          </w:rPr>
          <w:t>&lt;lastEvent&gt;</w:t>
        </w:r>
        <w:r>
          <w:rPr>
            <w:rStyle w:val="pln"/>
            <w:rFonts w:ascii="Consolas" w:hAnsi="Consolas" w:cs="Arial"/>
            <w:color w:val="000000"/>
          </w:rPr>
          <w:t>AUTHORISED</w:t>
        </w:r>
        <w:r>
          <w:rPr>
            <w:rStyle w:val="tag"/>
            <w:rFonts w:ascii="Consolas" w:hAnsi="Consolas" w:cs="Arial"/>
            <w:color w:val="C80000"/>
          </w:rPr>
          <w:t>&lt;/lastEvent&gt;</w:t>
        </w:r>
      </w:ins>
    </w:p>
    <w:p w:rsidR="00484875" w:rsidRDefault="00484875" w:rsidP="00484875">
      <w:pPr>
        <w:pStyle w:val="NormalWeb"/>
        <w:shd w:val="clear" w:color="auto" w:fill="F7F7F5"/>
        <w:spacing w:after="0"/>
        <w:rPr>
          <w:ins w:id="929" w:author="Nishikant ." w:date="2019-01-28T16:37:00Z"/>
          <w:rFonts w:ascii="Consolas" w:hAnsi="Consolas" w:cs="Arial"/>
          <w:color w:val="000000"/>
        </w:rPr>
      </w:pPr>
      <w:ins w:id="930" w:author="Nishikant ." w:date="2019-01-28T16:37:00Z">
        <w:r>
          <w:rPr>
            <w:rStyle w:val="pln"/>
            <w:rFonts w:ascii="Consolas" w:hAnsi="Consolas" w:cs="Arial"/>
            <w:color w:val="000000"/>
          </w:rPr>
          <w:t>        </w:t>
        </w:r>
        <w:r>
          <w:rPr>
            <w:rStyle w:val="tag"/>
            <w:rFonts w:ascii="Consolas" w:hAnsi="Consolas" w:cs="Arial"/>
            <w:color w:val="C80000"/>
          </w:rPr>
          <w:t>&lt;AuthorisationId</w:t>
        </w:r>
        <w:r>
          <w:rPr>
            <w:rStyle w:val="pln"/>
            <w:rFonts w:ascii="Consolas" w:hAnsi="Consolas" w:cs="Arial"/>
            <w:color w:val="000000"/>
          </w:rPr>
          <w:t xml:space="preserve"> </w:t>
        </w:r>
        <w:r>
          <w:rPr>
            <w:rStyle w:val="atn"/>
            <w:rFonts w:ascii="Consolas" w:hAnsi="Consolas" w:cs="Arial"/>
            <w:color w:val="1479A6"/>
          </w:rPr>
          <w:t>id</w:t>
        </w:r>
        <w:r>
          <w:rPr>
            <w:rStyle w:val="pun"/>
            <w:rFonts w:ascii="Consolas" w:hAnsi="Consolas" w:cs="Arial"/>
            <w:color w:val="535759"/>
          </w:rPr>
          <w:t>=</w:t>
        </w:r>
        <w:r>
          <w:rPr>
            <w:rStyle w:val="atv"/>
            <w:rFonts w:ascii="Consolas" w:hAnsi="Consolas" w:cs="Arial"/>
            <w:color w:val="008000"/>
          </w:rPr>
          <w:t>"666"</w:t>
        </w:r>
        <w:r>
          <w:rPr>
            <w:rStyle w:val="tag"/>
            <w:rFonts w:ascii="Consolas" w:hAnsi="Consolas" w:cs="Arial"/>
            <w:color w:val="C80000"/>
          </w:rPr>
          <w:t>/&gt;</w:t>
        </w:r>
        <w:r>
          <w:rPr>
            <w:rStyle w:val="pln"/>
            <w:rFonts w:ascii="Consolas" w:hAnsi="Consolas" w:cs="Arial"/>
            <w:color w:val="000000"/>
          </w:rPr>
          <w:t xml:space="preserve"> </w:t>
        </w:r>
      </w:ins>
    </w:p>
    <w:p w:rsidR="00484875" w:rsidRDefault="00484875" w:rsidP="00484875">
      <w:pPr>
        <w:pStyle w:val="NormalWeb"/>
        <w:shd w:val="clear" w:color="auto" w:fill="F7F7F5"/>
        <w:spacing w:after="0"/>
        <w:rPr>
          <w:ins w:id="931" w:author="Nishikant ." w:date="2019-01-28T16:37:00Z"/>
          <w:rFonts w:ascii="Consolas" w:hAnsi="Consolas" w:cs="Arial"/>
          <w:color w:val="000000"/>
        </w:rPr>
      </w:pPr>
      <w:ins w:id="932" w:author="Nishikant ." w:date="2019-01-28T16:37:00Z">
        <w:r>
          <w:rPr>
            <w:rStyle w:val="pln"/>
            <w:rFonts w:ascii="Consolas" w:hAnsi="Consolas" w:cs="Arial"/>
            <w:color w:val="000000"/>
          </w:rPr>
          <w:t>        </w:t>
        </w:r>
        <w:r>
          <w:rPr>
            <w:rStyle w:val="tag"/>
            <w:rFonts w:ascii="Consolas" w:hAnsi="Consolas" w:cs="Arial"/>
            <w:color w:val="C80000"/>
          </w:rPr>
          <w:t>&lt;balance</w:t>
        </w:r>
        <w:r>
          <w:rPr>
            <w:rStyle w:val="pln"/>
            <w:rFonts w:ascii="Consolas" w:hAnsi="Consolas" w:cs="Arial"/>
            <w:color w:val="000000"/>
          </w:rPr>
          <w:t xml:space="preserve"> </w:t>
        </w:r>
        <w:r>
          <w:rPr>
            <w:rStyle w:val="atn"/>
            <w:rFonts w:ascii="Consolas" w:hAnsi="Consolas" w:cs="Arial"/>
            <w:color w:val="1479A6"/>
          </w:rPr>
          <w:t>accountType</w:t>
        </w:r>
        <w:r>
          <w:rPr>
            <w:rStyle w:val="pun"/>
            <w:rFonts w:ascii="Consolas" w:hAnsi="Consolas" w:cs="Arial"/>
            <w:color w:val="535759"/>
          </w:rPr>
          <w:t>=</w:t>
        </w:r>
        <w:r>
          <w:rPr>
            <w:rStyle w:val="atv"/>
            <w:rFonts w:ascii="Consolas" w:hAnsi="Consolas" w:cs="Arial"/>
            <w:color w:val="008000"/>
          </w:rPr>
          <w:t>"IN_PROCESS_AUTHORISED"</w:t>
        </w:r>
        <w:r>
          <w:rPr>
            <w:rStyle w:val="tag"/>
            <w:rFonts w:ascii="Consolas" w:hAnsi="Consolas" w:cs="Arial"/>
            <w:color w:val="C80000"/>
          </w:rPr>
          <w:t>&gt;</w:t>
        </w:r>
      </w:ins>
    </w:p>
    <w:p w:rsidR="00484875" w:rsidRDefault="00484875" w:rsidP="00484875">
      <w:pPr>
        <w:pStyle w:val="NormalWeb"/>
        <w:shd w:val="clear" w:color="auto" w:fill="F7F7F5"/>
        <w:spacing w:after="0"/>
        <w:rPr>
          <w:ins w:id="933" w:author="Nishikant ." w:date="2019-01-28T16:37:00Z"/>
          <w:rFonts w:ascii="Consolas" w:hAnsi="Consolas" w:cs="Arial"/>
          <w:color w:val="000000"/>
        </w:rPr>
      </w:pPr>
      <w:ins w:id="934" w:author="Nishikant ." w:date="2019-01-28T16:37:00Z">
        <w:r>
          <w:rPr>
            <w:rStyle w:val="pln"/>
            <w:rFonts w:ascii="Consolas" w:hAnsi="Consolas" w:cs="Arial"/>
            <w:color w:val="000000"/>
          </w:rPr>
          <w:t>          </w:t>
        </w:r>
        <w:r>
          <w:rPr>
            <w:rStyle w:val="tag"/>
            <w:rFonts w:ascii="Consolas" w:hAnsi="Consolas" w:cs="Arial"/>
            <w:color w:val="C80000"/>
          </w:rPr>
          <w:t>&lt;amount</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"5000"</w:t>
        </w:r>
        <w:r>
          <w:rPr>
            <w:rStyle w:val="pln"/>
            <w:rFonts w:ascii="Consolas" w:hAnsi="Consolas" w:cs="Arial"/>
            <w:color w:val="000000"/>
          </w:rPr>
          <w:t xml:space="preserve"> </w:t>
        </w:r>
        <w:r>
          <w:rPr>
            <w:rStyle w:val="atn"/>
            <w:rFonts w:ascii="Consolas" w:hAnsi="Consolas" w:cs="Arial"/>
            <w:color w:val="1479A6"/>
          </w:rPr>
          <w:t>currencyCode</w:t>
        </w:r>
        <w:r>
          <w:rPr>
            <w:rStyle w:val="pun"/>
            <w:rFonts w:ascii="Consolas" w:hAnsi="Consolas" w:cs="Arial"/>
            <w:color w:val="535759"/>
          </w:rPr>
          <w:t>=</w:t>
        </w:r>
        <w:r>
          <w:rPr>
            <w:rStyle w:val="atv"/>
            <w:rFonts w:ascii="Consolas" w:hAnsi="Consolas" w:cs="Arial"/>
            <w:color w:val="008000"/>
          </w:rPr>
          <w:t>"GBP"</w:t>
        </w:r>
        <w:r>
          <w:rPr>
            <w:rStyle w:val="pln"/>
            <w:rFonts w:ascii="Consolas" w:hAnsi="Consolas" w:cs="Arial"/>
            <w:color w:val="000000"/>
          </w:rPr>
          <w:t xml:space="preserve"> </w:t>
        </w:r>
        <w:r>
          <w:rPr>
            <w:rStyle w:val="atn"/>
            <w:rFonts w:ascii="Consolas" w:hAnsi="Consolas" w:cs="Arial"/>
            <w:color w:val="1479A6"/>
          </w:rPr>
          <w:t>exponent</w:t>
        </w:r>
        <w:r>
          <w:rPr>
            <w:rStyle w:val="pun"/>
            <w:rFonts w:ascii="Consolas" w:hAnsi="Consolas" w:cs="Arial"/>
            <w:color w:val="535759"/>
          </w:rPr>
          <w:t>=</w:t>
        </w:r>
        <w:r>
          <w:rPr>
            <w:rStyle w:val="atv"/>
            <w:rFonts w:ascii="Consolas" w:hAnsi="Consolas" w:cs="Arial"/>
            <w:color w:val="008000"/>
          </w:rPr>
          <w:t>"2"</w:t>
        </w:r>
        <w:r>
          <w:rPr>
            <w:rStyle w:val="pln"/>
            <w:rFonts w:ascii="Consolas" w:hAnsi="Consolas" w:cs="Arial"/>
            <w:color w:val="000000"/>
          </w:rPr>
          <w:t xml:space="preserve"> </w:t>
        </w:r>
        <w:r>
          <w:rPr>
            <w:rStyle w:val="atn"/>
            <w:rFonts w:ascii="Consolas" w:hAnsi="Consolas" w:cs="Arial"/>
            <w:color w:val="1479A6"/>
          </w:rPr>
          <w:t>debitCreditIndicator</w:t>
        </w:r>
        <w:r>
          <w:rPr>
            <w:rStyle w:val="pun"/>
            <w:rFonts w:ascii="Consolas" w:hAnsi="Consolas" w:cs="Arial"/>
            <w:color w:val="535759"/>
          </w:rPr>
          <w:t>=</w:t>
        </w:r>
        <w:r>
          <w:rPr>
            <w:rStyle w:val="atv"/>
            <w:rFonts w:ascii="Consolas" w:hAnsi="Consolas" w:cs="Arial"/>
            <w:color w:val="008000"/>
          </w:rPr>
          <w:t>"credit"</w:t>
        </w:r>
        <w:r>
          <w:rPr>
            <w:rStyle w:val="tag"/>
            <w:rFonts w:ascii="Consolas" w:hAnsi="Consolas" w:cs="Arial"/>
            <w:color w:val="C80000"/>
          </w:rPr>
          <w:t>/&gt;</w:t>
        </w:r>
      </w:ins>
    </w:p>
    <w:p w:rsidR="00484875" w:rsidRDefault="00484875" w:rsidP="00484875">
      <w:pPr>
        <w:pStyle w:val="NormalWeb"/>
        <w:shd w:val="clear" w:color="auto" w:fill="F7F7F5"/>
        <w:spacing w:after="0"/>
        <w:rPr>
          <w:ins w:id="935" w:author="Nishikant ." w:date="2019-01-28T16:37:00Z"/>
          <w:rFonts w:ascii="Consolas" w:hAnsi="Consolas" w:cs="Arial"/>
          <w:color w:val="000000"/>
        </w:rPr>
      </w:pPr>
      <w:ins w:id="936" w:author="Nishikant ." w:date="2019-01-28T16:37:00Z">
        <w:r>
          <w:rPr>
            <w:rStyle w:val="pln"/>
            <w:rFonts w:ascii="Consolas" w:hAnsi="Consolas" w:cs="Arial"/>
            <w:color w:val="000000"/>
          </w:rPr>
          <w:t>        </w:t>
        </w:r>
        <w:r>
          <w:rPr>
            <w:rStyle w:val="tag"/>
            <w:rFonts w:ascii="Consolas" w:hAnsi="Consolas" w:cs="Arial"/>
            <w:color w:val="C80000"/>
          </w:rPr>
          <w:t>&lt;/balance&gt;</w:t>
        </w:r>
      </w:ins>
    </w:p>
    <w:p w:rsidR="00484875" w:rsidRDefault="00484875" w:rsidP="00484875">
      <w:pPr>
        <w:pStyle w:val="NormalWeb"/>
        <w:shd w:val="clear" w:color="auto" w:fill="F7F7F5"/>
        <w:spacing w:after="0"/>
        <w:rPr>
          <w:ins w:id="937" w:author="Nishikant ." w:date="2019-01-28T16:37:00Z"/>
          <w:rFonts w:ascii="Consolas" w:hAnsi="Consolas" w:cs="Arial"/>
          <w:color w:val="000000"/>
        </w:rPr>
      </w:pPr>
      <w:ins w:id="938" w:author="Nishikant ." w:date="2019-01-28T16:37:00Z">
        <w:r>
          <w:rPr>
            <w:rStyle w:val="pln"/>
            <w:rFonts w:ascii="Consolas" w:hAnsi="Consolas" w:cs="Arial"/>
            <w:color w:val="000000"/>
          </w:rPr>
          <w:t>        </w:t>
        </w:r>
        <w:r>
          <w:rPr>
            <w:rStyle w:val="tag"/>
            <w:rFonts w:ascii="Consolas" w:hAnsi="Consolas" w:cs="Arial"/>
            <w:color w:val="C80000"/>
          </w:rPr>
          <w:t>&lt;cardNumber&gt;</w:t>
        </w:r>
        <w:r>
          <w:rPr>
            <w:rStyle w:val="pln"/>
            <w:rFonts w:ascii="Consolas" w:hAnsi="Consolas" w:cs="Arial"/>
            <w:color w:val="000000"/>
          </w:rPr>
          <w:t>4444********1111</w:t>
        </w:r>
        <w:r>
          <w:rPr>
            <w:rStyle w:val="tag"/>
            <w:rFonts w:ascii="Consolas" w:hAnsi="Consolas" w:cs="Arial"/>
            <w:color w:val="C80000"/>
          </w:rPr>
          <w:t>&lt;/cardNumber&gt;</w:t>
        </w:r>
      </w:ins>
    </w:p>
    <w:p w:rsidR="00484875" w:rsidRDefault="00484875" w:rsidP="00484875">
      <w:pPr>
        <w:pStyle w:val="NormalWeb"/>
        <w:shd w:val="clear" w:color="auto" w:fill="F7F7F5"/>
        <w:spacing w:after="0"/>
        <w:rPr>
          <w:ins w:id="939" w:author="Nishikant ." w:date="2019-01-28T16:37:00Z"/>
          <w:rFonts w:ascii="Consolas" w:hAnsi="Consolas" w:cs="Arial"/>
          <w:color w:val="000000"/>
        </w:rPr>
      </w:pPr>
      <w:ins w:id="940" w:author="Nishikant ." w:date="2019-01-28T16:37:00Z">
        <w:r>
          <w:rPr>
            <w:rStyle w:val="pln"/>
            <w:rFonts w:ascii="Consolas" w:hAnsi="Consolas" w:cs="Arial"/>
            <w:color w:val="000000"/>
          </w:rPr>
          <w:t>        </w:t>
        </w:r>
        <w:r>
          <w:rPr>
            <w:rStyle w:val="tag"/>
            <w:rFonts w:ascii="Consolas" w:hAnsi="Consolas" w:cs="Arial"/>
            <w:color w:val="C80000"/>
          </w:rPr>
          <w:t>&lt;riskScore</w:t>
        </w:r>
        <w:r>
          <w:rPr>
            <w:rStyle w:val="pln"/>
            <w:rFonts w:ascii="Consolas" w:hAnsi="Consolas" w:cs="Arial"/>
            <w:color w:val="000000"/>
          </w:rPr>
          <w:t xml:space="preserve"> </w:t>
        </w:r>
        <w:r>
          <w:rPr>
            <w:rStyle w:val="atn"/>
            <w:rFonts w:ascii="Consolas" w:hAnsi="Consolas" w:cs="Arial"/>
            <w:color w:val="1479A6"/>
          </w:rPr>
          <w:t>value</w:t>
        </w:r>
        <w:r>
          <w:rPr>
            <w:rStyle w:val="pun"/>
            <w:rFonts w:ascii="Consolas" w:hAnsi="Consolas" w:cs="Arial"/>
            <w:color w:val="535759"/>
          </w:rPr>
          <w:t>=</w:t>
        </w:r>
        <w:r>
          <w:rPr>
            <w:rStyle w:val="atv"/>
            <w:rFonts w:ascii="Consolas" w:hAnsi="Consolas" w:cs="Arial"/>
            <w:color w:val="008000"/>
          </w:rPr>
          <w:t>"0"</w:t>
        </w:r>
        <w:r>
          <w:rPr>
            <w:rStyle w:val="tag"/>
            <w:rFonts w:ascii="Consolas" w:hAnsi="Consolas" w:cs="Arial"/>
            <w:color w:val="C80000"/>
          </w:rPr>
          <w:t>/&gt;</w:t>
        </w:r>
      </w:ins>
    </w:p>
    <w:p w:rsidR="00484875" w:rsidRDefault="00484875" w:rsidP="00484875">
      <w:pPr>
        <w:pStyle w:val="NormalWeb"/>
        <w:shd w:val="clear" w:color="auto" w:fill="F7F7F5"/>
        <w:spacing w:after="0"/>
        <w:rPr>
          <w:ins w:id="941" w:author="Nishikant ." w:date="2019-01-28T16:37:00Z"/>
          <w:rFonts w:ascii="Consolas" w:hAnsi="Consolas" w:cs="Arial"/>
          <w:color w:val="000000"/>
        </w:rPr>
      </w:pPr>
      <w:ins w:id="942"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943" w:author="Nishikant ." w:date="2019-01-28T16:37:00Z"/>
          <w:rFonts w:ascii="Consolas" w:hAnsi="Consolas" w:cs="Arial"/>
          <w:color w:val="000000"/>
        </w:rPr>
      </w:pPr>
      <w:ins w:id="944" w:author="Nishikant ." w:date="2019-01-28T16:37:00Z">
        <w:r>
          <w:rPr>
            <w:rStyle w:val="pln"/>
            <w:rFonts w:ascii="Consolas" w:hAnsi="Consolas" w:cs="Arial"/>
            <w:color w:val="000000"/>
          </w:rPr>
          <w:t>          </w:t>
        </w:r>
        <w:r>
          <w:rPr>
            <w:rStyle w:val="tag"/>
            <w:rFonts w:ascii="Consolas" w:hAnsi="Consolas" w:cs="Arial"/>
            <w:color w:val="C80000"/>
          </w:rPr>
          <w:t>&lt;transactionIdentifier&gt;</w:t>
        </w:r>
        <w:r>
          <w:rPr>
            <w:rStyle w:val="pln"/>
            <w:rFonts w:ascii="Consolas" w:hAnsi="Consolas" w:cs="Arial"/>
            <w:color w:val="000000"/>
          </w:rPr>
          <w:t>94443862893748229682</w:t>
        </w:r>
        <w:r>
          <w:rPr>
            <w:rStyle w:val="tag"/>
            <w:rFonts w:ascii="Consolas" w:hAnsi="Consolas" w:cs="Arial"/>
            <w:color w:val="C80000"/>
          </w:rPr>
          <w:t>&lt;/transactionIdentifier&gt;</w:t>
        </w:r>
        <w:r>
          <w:rPr>
            <w:rStyle w:val="pln"/>
            <w:rFonts w:ascii="Consolas" w:hAnsi="Consolas" w:cs="Arial"/>
            <w:color w:val="000000"/>
          </w:rPr>
          <w:t> </w:t>
        </w:r>
      </w:ins>
    </w:p>
    <w:p w:rsidR="00484875" w:rsidRDefault="00484875" w:rsidP="00484875">
      <w:pPr>
        <w:pStyle w:val="NormalWeb"/>
        <w:shd w:val="clear" w:color="auto" w:fill="F7F7F5"/>
        <w:spacing w:after="0"/>
        <w:rPr>
          <w:ins w:id="945" w:author="Nishikant ." w:date="2019-01-28T16:37:00Z"/>
          <w:rFonts w:ascii="Consolas" w:hAnsi="Consolas" w:cs="Arial"/>
          <w:color w:val="000000"/>
        </w:rPr>
      </w:pPr>
      <w:ins w:id="946" w:author="Nishikant ." w:date="2019-01-28T16:37:00Z">
        <w:r>
          <w:rPr>
            <w:rStyle w:val="pln"/>
            <w:rFonts w:ascii="Consolas" w:hAnsi="Consolas" w:cs="Arial"/>
            <w:color w:val="000000"/>
          </w:rPr>
          <w:t>        </w:t>
        </w:r>
        <w:r>
          <w:rPr>
            <w:rStyle w:val="tag"/>
            <w:rFonts w:ascii="Consolas" w:hAnsi="Consolas" w:cs="Arial"/>
            <w:color w:val="C80000"/>
          </w:rPr>
          <w:t>&lt;/schemeResponse&gt;</w:t>
        </w:r>
      </w:ins>
    </w:p>
    <w:p w:rsidR="00484875" w:rsidRDefault="00484875" w:rsidP="00484875">
      <w:pPr>
        <w:pStyle w:val="NormalWeb"/>
        <w:shd w:val="clear" w:color="auto" w:fill="F7F7F5"/>
        <w:spacing w:after="0"/>
        <w:rPr>
          <w:ins w:id="947" w:author="Nishikant ." w:date="2019-01-28T16:37:00Z"/>
          <w:rFonts w:ascii="Consolas" w:hAnsi="Consolas" w:cs="Arial"/>
          <w:color w:val="000000"/>
        </w:rPr>
      </w:pPr>
      <w:ins w:id="948" w:author="Nishikant ." w:date="2019-01-28T16:37:00Z">
        <w:r>
          <w:rPr>
            <w:rStyle w:val="pln"/>
            <w:rFonts w:ascii="Consolas" w:hAnsi="Consolas" w:cs="Arial"/>
            <w:color w:val="000000"/>
          </w:rPr>
          <w:t>      </w:t>
        </w:r>
        <w:r>
          <w:rPr>
            <w:rStyle w:val="tag"/>
            <w:rFonts w:ascii="Consolas" w:hAnsi="Consolas" w:cs="Arial"/>
            <w:color w:val="C80000"/>
          </w:rPr>
          <w:t>&lt;/payment&gt;</w:t>
        </w:r>
      </w:ins>
    </w:p>
    <w:p w:rsidR="00484875" w:rsidRDefault="00484875" w:rsidP="00484875">
      <w:pPr>
        <w:pStyle w:val="NormalWeb"/>
        <w:shd w:val="clear" w:color="auto" w:fill="F7F7F5"/>
        <w:spacing w:after="0"/>
        <w:rPr>
          <w:ins w:id="949" w:author="Nishikant ." w:date="2019-01-28T16:37:00Z"/>
          <w:rFonts w:ascii="Consolas" w:hAnsi="Consolas" w:cs="Arial"/>
          <w:color w:val="000000"/>
        </w:rPr>
      </w:pPr>
      <w:ins w:id="950" w:author="Nishikant ." w:date="2019-01-28T16:37:00Z">
        <w:r>
          <w:rPr>
            <w:rStyle w:val="pln"/>
            <w:rFonts w:ascii="Consolas" w:hAnsi="Consolas" w:cs="Arial"/>
            <w:color w:val="000000"/>
          </w:rPr>
          <w:t>    </w:t>
        </w:r>
        <w:r>
          <w:rPr>
            <w:rStyle w:val="tag"/>
            <w:rFonts w:ascii="Consolas" w:hAnsi="Consolas" w:cs="Arial"/>
            <w:color w:val="C80000"/>
          </w:rPr>
          <w:t>&lt;/orderStatus&gt;</w:t>
        </w:r>
      </w:ins>
    </w:p>
    <w:p w:rsidR="00484875" w:rsidRDefault="00484875" w:rsidP="00484875">
      <w:pPr>
        <w:pStyle w:val="NormalWeb"/>
        <w:shd w:val="clear" w:color="auto" w:fill="F7F7F5"/>
        <w:spacing w:after="0"/>
        <w:rPr>
          <w:ins w:id="951" w:author="Nishikant ." w:date="2019-01-28T16:37:00Z"/>
          <w:rFonts w:ascii="Consolas" w:hAnsi="Consolas" w:cs="Arial"/>
          <w:color w:val="000000"/>
        </w:rPr>
      </w:pPr>
      <w:ins w:id="952" w:author="Nishikant ." w:date="2019-01-28T16:37:00Z">
        <w:r>
          <w:rPr>
            <w:rStyle w:val="pln"/>
            <w:rFonts w:ascii="Consolas" w:hAnsi="Consolas" w:cs="Arial"/>
            <w:color w:val="000000"/>
          </w:rPr>
          <w:t>  </w:t>
        </w:r>
        <w:r>
          <w:rPr>
            <w:rStyle w:val="tag"/>
            <w:rFonts w:ascii="Consolas" w:hAnsi="Consolas" w:cs="Arial"/>
            <w:color w:val="C80000"/>
          </w:rPr>
          <w:t>&lt;/reply&gt;</w:t>
        </w:r>
      </w:ins>
    </w:p>
    <w:p w:rsidR="00484875" w:rsidRDefault="00484875" w:rsidP="00484875">
      <w:pPr>
        <w:pStyle w:val="NormalWeb"/>
        <w:shd w:val="clear" w:color="auto" w:fill="F7F7F5"/>
        <w:spacing w:after="0"/>
        <w:rPr>
          <w:ins w:id="953" w:author="Nishikant ." w:date="2019-01-28T16:37:00Z"/>
          <w:rFonts w:ascii="Consolas" w:hAnsi="Consolas" w:cs="Arial"/>
          <w:color w:val="000000"/>
        </w:rPr>
      </w:pPr>
      <w:ins w:id="954" w:author="Nishikant ." w:date="2019-01-28T16:37:00Z">
        <w:r>
          <w:rPr>
            <w:rStyle w:val="tag"/>
            <w:rFonts w:ascii="Consolas" w:hAnsi="Consolas" w:cs="Arial"/>
            <w:color w:val="C80000"/>
          </w:rPr>
          <w:t>&lt;/paymentService&gt;</w:t>
        </w:r>
      </w:ins>
    </w:p>
    <w:p w:rsidR="00B628CA" w:rsidRDefault="00B628CA" w:rsidP="00B628CA">
      <w:pPr>
        <w:pStyle w:val="NormalWeb"/>
        <w:shd w:val="clear" w:color="auto" w:fill="FFFFFF"/>
        <w:spacing w:before="175" w:after="86"/>
        <w:rPr>
          <w:ins w:id="955" w:author="Nishikant ." w:date="2019-01-28T15:19:00Z"/>
          <w:rFonts w:ascii="Arial" w:hAnsi="Arial" w:cs="Arial"/>
          <w:color w:val="000000"/>
        </w:rPr>
      </w:pPr>
    </w:p>
    <w:p w:rsidR="00B628CA" w:rsidRDefault="00B628CA" w:rsidP="00B628CA">
      <w:pPr>
        <w:rPr>
          <w:ins w:id="956" w:author="Nishikant ." w:date="2019-01-28T15:19:00Z"/>
          <w:rFonts w:ascii="Arial" w:hAnsi="Arial" w:cs="Arial"/>
          <w:color w:val="000000"/>
          <w:shd w:val="clear" w:color="auto" w:fill="FFFFFF"/>
        </w:rPr>
      </w:pPr>
    </w:p>
    <w:p w:rsidR="00B628CA" w:rsidRDefault="00B628CA" w:rsidP="00B628CA">
      <w:pPr>
        <w:rPr>
          <w:ins w:id="957" w:author="Nishikant ." w:date="2019-01-28T15:19:00Z"/>
          <w:rFonts w:ascii="Arial" w:hAnsi="Arial" w:cs="Arial"/>
          <w:color w:val="000000"/>
          <w:shd w:val="clear" w:color="auto" w:fill="FFFFFF"/>
        </w:rPr>
      </w:pPr>
    </w:p>
    <w:p w:rsidR="00B628CA" w:rsidRPr="00B628CA" w:rsidRDefault="00B628CA" w:rsidP="00B628CA">
      <w:pPr>
        <w:rPr>
          <w:ins w:id="958" w:author="Nishikant ." w:date="2019-01-28T15:19:00Z"/>
          <w:rFonts w:ascii="Arial" w:hAnsi="Arial" w:cs="Arial"/>
          <w:color w:val="000000"/>
          <w:shd w:val="clear" w:color="auto" w:fill="FFFFFF"/>
        </w:rPr>
      </w:pPr>
    </w:p>
    <w:p w:rsidR="00B628CA" w:rsidRPr="00B628CA" w:rsidRDefault="00B628CA">
      <w:pPr>
        <w:rPr>
          <w:ins w:id="959" w:author="Nishikant ." w:date="2019-01-28T15:17:00Z"/>
          <w:rFonts w:ascii="Arial" w:hAnsi="Arial" w:cs="Arial"/>
          <w:color w:val="000000"/>
          <w:shd w:val="clear" w:color="auto" w:fill="FFFFFF"/>
          <w:rPrChange w:id="960" w:author="Nishikant ." w:date="2019-01-28T15:18:00Z">
            <w:rPr>
              <w:ins w:id="961" w:author="Nishikant ." w:date="2019-01-28T15:17:00Z"/>
              <w:shd w:val="clear" w:color="auto" w:fill="FFFFFF"/>
            </w:rPr>
          </w:rPrChange>
        </w:rPr>
        <w:pPrChange w:id="962" w:author="Nishikant ." w:date="2019-01-28T15:18:00Z">
          <w:pPr>
            <w:pStyle w:val="ListParagraph"/>
            <w:ind w:left="1770"/>
          </w:pPr>
        </w:pPrChange>
      </w:pPr>
    </w:p>
    <w:p w:rsidR="00B628CA" w:rsidRPr="00B628CA" w:rsidRDefault="00B628CA">
      <w:pPr>
        <w:rPr>
          <w:ins w:id="963" w:author="Nishikant ." w:date="2019-01-28T15:17:00Z"/>
          <w:rFonts w:ascii="Arial" w:hAnsi="Arial" w:cs="Arial"/>
          <w:color w:val="000000"/>
          <w:shd w:val="clear" w:color="auto" w:fill="FFFFFF"/>
          <w:rPrChange w:id="964" w:author="Nishikant ." w:date="2019-01-28T15:17:00Z">
            <w:rPr>
              <w:ins w:id="965" w:author="Nishikant ." w:date="2019-01-28T15:17:00Z"/>
              <w:shd w:val="clear" w:color="auto" w:fill="FFFFFF"/>
            </w:rPr>
          </w:rPrChange>
        </w:rPr>
        <w:pPrChange w:id="966" w:author="Nishikant ." w:date="2019-01-28T15:17:00Z">
          <w:pPr>
            <w:pStyle w:val="ListParagraph"/>
            <w:ind w:left="1770"/>
          </w:pPr>
        </w:pPrChange>
      </w:pPr>
    </w:p>
    <w:p w:rsidR="00B628CA" w:rsidRPr="00B628CA" w:rsidRDefault="00B628CA">
      <w:pPr>
        <w:rPr>
          <w:ins w:id="967" w:author="Nishikant ." w:date="2019-01-28T15:17:00Z"/>
          <w:rFonts w:ascii="Arial" w:hAnsi="Arial" w:cs="Arial"/>
          <w:color w:val="000000"/>
          <w:shd w:val="clear" w:color="auto" w:fill="FFFFFF"/>
          <w:rPrChange w:id="968" w:author="Nishikant ." w:date="2019-01-28T15:17:00Z">
            <w:rPr>
              <w:ins w:id="969" w:author="Nishikant ." w:date="2019-01-28T15:17:00Z"/>
              <w:shd w:val="clear" w:color="auto" w:fill="FFFFFF"/>
            </w:rPr>
          </w:rPrChange>
        </w:rPr>
        <w:pPrChange w:id="970" w:author="Nishikant ." w:date="2019-01-28T15:17:00Z">
          <w:pPr>
            <w:pStyle w:val="ListParagraph"/>
            <w:ind w:left="1770"/>
          </w:pPr>
        </w:pPrChange>
      </w:pPr>
    </w:p>
    <w:p w:rsidR="00B628CA" w:rsidRDefault="00B628CA" w:rsidP="00B628CA">
      <w:pPr>
        <w:pStyle w:val="ListParagraph"/>
        <w:ind w:left="1770"/>
        <w:rPr>
          <w:ins w:id="971" w:author="Nishikant ." w:date="2019-01-28T15:17:00Z"/>
          <w:rFonts w:ascii="Arial" w:hAnsi="Arial" w:cs="Arial"/>
          <w:color w:val="000000"/>
          <w:shd w:val="clear" w:color="auto" w:fill="FFFFFF"/>
        </w:rPr>
      </w:pPr>
    </w:p>
    <w:p w:rsidR="00B628CA" w:rsidRPr="00B628CA" w:rsidRDefault="00B628CA" w:rsidP="00B628CA">
      <w:pPr>
        <w:pStyle w:val="ListParagraph"/>
        <w:ind w:left="1770"/>
        <w:rPr>
          <w:ins w:id="972" w:author="Nishikant ." w:date="2019-01-28T15:17:00Z"/>
          <w:rFonts w:ascii="Arial" w:hAnsi="Arial" w:cs="Arial"/>
          <w:color w:val="000000"/>
          <w:shd w:val="clear" w:color="auto" w:fill="FFFFFF"/>
        </w:rPr>
      </w:pPr>
    </w:p>
    <w:p w:rsidR="00396416" w:rsidRDefault="00396416">
      <w:pPr>
        <w:pStyle w:val="ListParagraph"/>
        <w:ind w:left="1770"/>
        <w:rPr>
          <w:ins w:id="973" w:author="Nishikant ." w:date="2019-01-28T13:03:00Z"/>
          <w:rFonts w:ascii="Arial" w:hAnsi="Arial" w:cs="Arial"/>
          <w:color w:val="000000"/>
          <w:shd w:val="clear" w:color="auto" w:fill="FFFFFF"/>
        </w:rPr>
        <w:pPrChange w:id="974" w:author="Nishikant ." w:date="2019-01-28T12:59:00Z">
          <w:pPr>
            <w:pStyle w:val="Heading2"/>
          </w:pPr>
        </w:pPrChange>
      </w:pPr>
    </w:p>
    <w:p w:rsidR="00C870D6" w:rsidRDefault="00C870D6">
      <w:pPr>
        <w:pStyle w:val="ListParagraph"/>
        <w:ind w:left="1770"/>
        <w:rPr>
          <w:ins w:id="975" w:author="Nishikant ." w:date="2019-01-28T13:03:00Z"/>
          <w:rFonts w:ascii="Arial" w:hAnsi="Arial" w:cs="Arial"/>
          <w:color w:val="000000"/>
          <w:shd w:val="clear" w:color="auto" w:fill="FFFFFF"/>
        </w:rPr>
        <w:pPrChange w:id="976" w:author="Nishikant ." w:date="2019-01-28T12:59:00Z">
          <w:pPr>
            <w:pStyle w:val="Heading2"/>
          </w:pPr>
        </w:pPrChange>
      </w:pPr>
    </w:p>
    <w:p w:rsidR="00C870D6" w:rsidRDefault="00C870D6">
      <w:pPr>
        <w:pStyle w:val="ListParagraph"/>
        <w:ind w:left="1770"/>
        <w:rPr>
          <w:ins w:id="977" w:author="Nishikant ." w:date="2019-01-28T13:03:00Z"/>
          <w:rFonts w:ascii="Arial" w:hAnsi="Arial" w:cs="Arial"/>
          <w:color w:val="000000"/>
          <w:shd w:val="clear" w:color="auto" w:fill="FFFFFF"/>
        </w:rPr>
        <w:pPrChange w:id="978" w:author="Nishikant ." w:date="2019-01-28T12:59:00Z">
          <w:pPr>
            <w:pStyle w:val="Heading2"/>
          </w:pPr>
        </w:pPrChange>
      </w:pPr>
    </w:p>
    <w:p w:rsidR="00C870D6" w:rsidRPr="00C870D6" w:rsidRDefault="00C870D6">
      <w:pPr>
        <w:pStyle w:val="ListParagraph"/>
        <w:ind w:left="1770"/>
        <w:rPr>
          <w:ins w:id="979" w:author="Nishikant ." w:date="2019-01-28T12:58:00Z"/>
          <w:rPrChange w:id="980" w:author="Nishikant ." w:date="2019-01-28T12:59:00Z">
            <w:rPr>
              <w:ins w:id="981" w:author="Nishikant ." w:date="2019-01-28T12:58:00Z"/>
            </w:rPr>
          </w:rPrChange>
        </w:rPr>
        <w:pPrChange w:id="982" w:author="Nishikant ." w:date="2019-01-28T12:59:00Z">
          <w:pPr>
            <w:pStyle w:val="Heading2"/>
          </w:pPr>
        </w:pPrChange>
      </w:pPr>
    </w:p>
    <w:p w:rsidR="000709D5" w:rsidRDefault="00755D05" w:rsidP="00F61D5D">
      <w:pPr>
        <w:pStyle w:val="Heading2"/>
        <w:numPr>
          <w:ilvl w:val="1"/>
          <w:numId w:val="47"/>
        </w:numPr>
      </w:pPr>
      <w:r>
        <w:t>EXTERNAL INTERFACES</w:t>
      </w:r>
      <w:bookmarkEnd w:id="488"/>
    </w:p>
    <w:p w:rsidR="00F91365" w:rsidRDefault="00F91365" w:rsidP="00BA0C2A">
      <w:pPr>
        <w:ind w:left="1080"/>
      </w:pPr>
    </w:p>
    <w:p w:rsidR="00FD1EC0" w:rsidRDefault="00FD1EC0">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supported by </w:t>
      </w:r>
      <w:r w:rsidR="00C04461">
        <w:t>Worldpay</w:t>
      </w:r>
      <w:r>
        <w:t>.</w:t>
      </w:r>
      <w:r w:rsidR="000C5CF1" w:rsidRPr="000C5CF1">
        <w:t xml:space="preserve"> </w:t>
      </w:r>
      <w:hyperlink r:id="rId46" w:history="1">
        <w:r w:rsidR="005F37D2" w:rsidRPr="007E5FF8">
          <w:rPr>
            <w:rStyle w:val="Hyperlink"/>
          </w:rPr>
          <w:t>http://support.worldpay.com/support/kb/gg/alternativepayments/content/apmguide.htm</w:t>
        </w:r>
      </w:hyperlink>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83" w:name="_Toc400982027"/>
      <w:bookmarkStart w:id="984" w:name="_Toc517950260"/>
      <w:r w:rsidRPr="00F61D5D">
        <w:rPr>
          <w:i w:val="0"/>
          <w:sz w:val="24"/>
          <w:szCs w:val="24"/>
        </w:rPr>
        <w:lastRenderedPageBreak/>
        <w:t>CHINA UNION PAY</w:t>
      </w:r>
      <w:bookmarkEnd w:id="983"/>
      <w:bookmarkEnd w:id="984"/>
    </w:p>
    <w:p w:rsidR="00BA0C2A" w:rsidRPr="00103D9C" w:rsidRDefault="00BA0C2A" w:rsidP="00C75E15">
      <w:pPr>
        <w:ind w:left="1080"/>
        <w:jc w:val="both"/>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671"/>
        <w:gridCol w:w="6440"/>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CD2D9A" w:rsidP="00CD2D9A">
            <w:pPr>
              <w:spacing w:after="0" w:line="240" w:lineRule="auto"/>
              <w:rPr>
                <w:rFonts w:ascii="Calibri" w:hAnsi="Calibri"/>
                <w:color w:val="393939"/>
                <w:sz w:val="20"/>
                <w:szCs w:val="20"/>
              </w:rPr>
            </w:pPr>
            <w:r w:rsidRPr="00CD2D9A">
              <w:rPr>
                <w:rFonts w:ascii="Calibri" w:eastAsia="Times New Roman" w:hAnsi="Calibri" w:cs="Times New Roman"/>
                <w:sz w:val="20"/>
                <w:szCs w:val="20"/>
              </w:rPr>
              <w:t>AED, BND, BHD, CNY, GBP, EUR, USD, AUD, CAD, CHF, GEL, HKD, IDR, INR, JPY, KRW, KZT, LAK, MOP, MYR, OMR, NPR, NZD, PHP, PKR, RUB, SGD, THB, TRY, TWD, UAH, VND.</w:t>
            </w:r>
            <w:r>
              <w:rPr>
                <w:rFonts w:ascii="Calibri" w:hAnsi="Calibri"/>
                <w:color w:val="333333"/>
                <w:shd w:val="clear" w:color="auto" w:fill="FFFFFF"/>
              </w:rPr>
              <w:t> </w:t>
            </w:r>
          </w:p>
        </w:tc>
      </w:tr>
      <w:tr w:rsidR="00BA0C2A" w:rsidRPr="00103D9C"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rsidR="00BA0C2A" w:rsidRPr="00103D9C" w:rsidRDefault="00BA0C2A" w:rsidP="00BA0C2A">
      <w:pPr>
        <w:ind w:left="1080"/>
      </w:pPr>
    </w:p>
    <w:p w:rsidR="00BA0C2A" w:rsidRDefault="00BA0C2A" w:rsidP="00BA0C2A">
      <w:pPr>
        <w:pStyle w:val="Heading4"/>
        <w:keepNext/>
        <w:keepLines/>
        <w:ind w:left="1800"/>
      </w:pPr>
      <w:bookmarkStart w:id="985" w:name="_Toc400982028"/>
      <w:r>
        <w:t>Request Attribute Mapping</w:t>
      </w:r>
      <w:bookmarkEnd w:id="985"/>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"-//Worldpay/DTD Worldpay PaymentService v1//EN"</w:t>
      </w:r>
    </w:p>
    <w:p w:rsidR="00BA0C2A" w:rsidRDefault="00BA0C2A" w:rsidP="00BA0C2A">
      <w:pPr>
        <w:spacing w:after="0" w:line="240" w:lineRule="auto"/>
        <w:ind w:left="1080"/>
      </w:pPr>
      <w:r>
        <w:t>"http://dtd.worldpay.com/paymentService_v1.dtd"&gt;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orderCode="Example_UnionPay_Order_Code"&gt;</w:t>
      </w:r>
    </w:p>
    <w:p w:rsidR="00BA0C2A" w:rsidRDefault="00BA0C2A" w:rsidP="00BA0C2A">
      <w:pPr>
        <w:spacing w:after="0" w:line="240" w:lineRule="auto"/>
        <w:ind w:left="1080"/>
      </w:pPr>
      <w:r>
        <w:t>&lt;description&gt;Test order&lt;/description&gt;</w:t>
      </w:r>
    </w:p>
    <w:p w:rsidR="00BA0C2A" w:rsidRDefault="00BA0C2A" w:rsidP="00BA0C2A">
      <w:pPr>
        <w:spacing w:after="0" w:line="240" w:lineRule="auto"/>
        <w:ind w:left="1080"/>
      </w:pPr>
      <w:r>
        <w:t xml:space="preserve">   &lt;amount value="100" currencyCode="CNY"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&lt;include code="ALL"/&gt;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&lt;statementNarrative&gt;Merchants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103D9C" w:rsidRDefault="00BA0C2A" w:rsidP="00BA0C2A">
      <w:pPr>
        <w:spacing w:after="0" w:line="240" w:lineRule="auto"/>
        <w:ind w:left="1080"/>
      </w:pPr>
    </w:p>
    <w:p w:rsidR="00BA0C2A" w:rsidRPr="00103D9C" w:rsidRDefault="00BA0C2A" w:rsidP="00BA0C2A">
      <w:pPr>
        <w:pStyle w:val="Heading4"/>
        <w:keepNext/>
        <w:keepLines/>
        <w:ind w:left="1800"/>
      </w:pPr>
      <w:bookmarkStart w:id="986" w:name="_Toc400982029"/>
      <w:r>
        <w:t>Response Attribute Mapping</w:t>
      </w:r>
      <w:bookmarkEnd w:id="986"/>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orderCode="Example_UnionPay_Order_Code"&gt;</w:t>
      </w:r>
    </w:p>
    <w:p w:rsidR="00BA0C2A" w:rsidRDefault="00BA0C2A" w:rsidP="00FB7945">
      <w:pPr>
        <w:spacing w:after="0" w:line="240" w:lineRule="auto"/>
        <w:ind w:left="-270"/>
      </w:pPr>
      <w:r>
        <w:lastRenderedPageBreak/>
        <w:t xml:space="preserve">            &lt;reference id="3015836999"&gt;https://secure-test.worldpay.com/jsp/shopper/SelectPaymentMethod.jsp?OrderKey=SAPIENTNITROECOM%5EExample_UnionPay_Order_Code&lt;/reference&gt;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87" w:name="_Toc400982030"/>
      <w:bookmarkStart w:id="988" w:name="_Toc517950261"/>
      <w:r w:rsidRPr="00F61D5D">
        <w:rPr>
          <w:i w:val="0"/>
          <w:sz w:val="24"/>
          <w:szCs w:val="24"/>
        </w:rPr>
        <w:t>SOFORT</w:t>
      </w:r>
      <w:bookmarkEnd w:id="987"/>
      <w:bookmarkEnd w:id="988"/>
    </w:p>
    <w:p w:rsidR="00BA0C2A" w:rsidRPr="00343A98" w:rsidRDefault="00BA0C2A" w:rsidP="00BA0C2A">
      <w:pPr>
        <w:ind w:left="1080"/>
        <w:rPr>
          <w:rFonts w:ascii="Calibri" w:hAnsi="Calibri"/>
          <w:color w:val="393939"/>
          <w:sz w:val="21"/>
          <w:szCs w:val="21"/>
        </w:rPr>
      </w:pPr>
      <w:r>
        <w:rPr>
          <w:rFonts w:ascii="Calibri" w:hAnsi="Calibri"/>
          <w:color w:val="393939"/>
          <w:sz w:val="21"/>
          <w:szCs w:val="21"/>
        </w:rPr>
        <w:t>SOFORT Banking (SOFORT Überweisung) is a real-time bank transfer payment method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947"/>
        <w:gridCol w:w="5139"/>
      </w:tblGrid>
      <w:tr w:rsidR="00BA0C2A" w:rsidRPr="00103D9C"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9C305F" w:rsidP="009C305F">
            <w:pPr>
              <w:spacing w:after="0" w:line="240" w:lineRule="auto"/>
              <w:rPr>
                <w:rFonts w:ascii="Calibri" w:eastAsia="Times New Roman" w:hAnsi="Calibri" w:cs="Times New Roman"/>
                <w:sz w:val="20"/>
                <w:szCs w:val="20"/>
              </w:rPr>
            </w:pPr>
            <w:r>
              <w:rPr>
                <w:rFonts w:ascii="Calibri" w:hAnsi="Calibri"/>
                <w:color w:val="393939"/>
                <w:sz w:val="20"/>
                <w:szCs w:val="20"/>
              </w:rPr>
              <w:t xml:space="preserve">Austria, Belgium </w:t>
            </w:r>
            <w:r w:rsidR="00BA0C2A">
              <w:rPr>
                <w:rFonts w:ascii="Calibri" w:hAnsi="Calibri"/>
                <w:color w:val="393939"/>
                <w:sz w:val="20"/>
                <w:szCs w:val="20"/>
              </w:rPr>
              <w:t>, Germany and Switzerland</w:t>
            </w:r>
          </w:p>
        </w:tc>
      </w:tr>
      <w:tr w:rsidR="00BA0C2A" w:rsidRPr="00103D9C"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9C305F"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w:t>
            </w:r>
            <w:r w:rsidR="00BA0C2A">
              <w:rPr>
                <w:rFonts w:ascii="Calibri" w:hAnsi="Calibri"/>
                <w:color w:val="393939"/>
                <w:sz w:val="20"/>
                <w:szCs w:val="20"/>
              </w:rPr>
              <w:t>, Germany)</w:t>
            </w:r>
          </w:p>
          <w:p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2375B2" w:rsidRDefault="00BA0C2A" w:rsidP="00BA0C2A">
      <w:pPr>
        <w:ind w:left="1080"/>
      </w:pPr>
    </w:p>
    <w:p w:rsidR="00BA0C2A" w:rsidRDefault="00BA0C2A" w:rsidP="00BA0C2A">
      <w:pPr>
        <w:pStyle w:val="Heading4"/>
        <w:keepNext/>
        <w:keepLines/>
        <w:ind w:left="1800"/>
      </w:pPr>
      <w:bookmarkStart w:id="989" w:name="_Toc400982031"/>
      <w:r>
        <w:t>Request Attribute Mapping</w:t>
      </w:r>
      <w:bookmarkEnd w:id="989"/>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orderCode="Example_SOFORT_Banking_Order_Code_0"&gt;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&lt;SOFORT-SSL shopperCountryCode="DE"&gt;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&lt;/SOFORT-SSL&gt;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&lt;statementNarrative&gt;SN12345&lt;/statementNarrative&gt;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990" w:name="_Toc400982032"/>
      <w:r>
        <w:t>Response Attribute Mapping</w:t>
      </w:r>
      <w:bookmarkEnd w:id="990"/>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orderCode="Example_SOFORT_Banking_Order_Code_0"&gt;</w:t>
      </w:r>
    </w:p>
    <w:p w:rsidR="00BA0C2A" w:rsidRDefault="00BA0C2A" w:rsidP="00BA0C2A">
      <w:pPr>
        <w:spacing w:after="0" w:line="240" w:lineRule="auto"/>
        <w:ind w:left="1080"/>
      </w:pPr>
      <w:r>
        <w:t xml:space="preserve">            &lt;reference id="3015838844"&gt;https://secure-test.worldpay.com/jsp/test/shopper/APMSTSimulator.jsp?customerRef=3013339841&amp;amp;paymentMethod=SOFORT&lt;/reference&gt;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91" w:name="_Toc400982033"/>
      <w:bookmarkStart w:id="992" w:name="_Toc517950262"/>
      <w:r w:rsidRPr="00F61D5D">
        <w:rPr>
          <w:i w:val="0"/>
          <w:sz w:val="24"/>
          <w:szCs w:val="24"/>
        </w:rPr>
        <w:t>ALIPAY</w:t>
      </w:r>
      <w:bookmarkEnd w:id="991"/>
      <w:bookmarkEnd w:id="992"/>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rsidR="00BA0C2A" w:rsidRDefault="00BA0C2A" w:rsidP="00B761DF">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sidR="00AE0F2D">
        <w:rPr>
          <w:rFonts w:ascii="Calibri" w:hAnsi="Calibri"/>
          <w:color w:val="393939"/>
          <w:sz w:val="21"/>
          <w:szCs w:val="21"/>
        </w:rPr>
        <w:tab/>
      </w:r>
      <w:r>
        <w:rPr>
          <w:rFonts w:ascii="Calibri" w:hAnsi="Calibri"/>
          <w:color w:val="393939"/>
          <w:sz w:val="21"/>
          <w:szCs w:val="21"/>
        </w:rPr>
        <w:t>eWallet</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Debit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Credit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Bank Transfer</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Payment URL</w:t>
      </w:r>
    </w:p>
    <w:p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669"/>
        <w:gridCol w:w="5407"/>
      </w:tblGrid>
      <w:tr w:rsidR="00BA0C2A" w:rsidRPr="00103D9C"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F0B53" w:rsidP="003F0B53">
            <w:pPr>
              <w:spacing w:after="0" w:line="240" w:lineRule="auto"/>
              <w:ind w:left="1080"/>
              <w:rPr>
                <w:rFonts w:ascii="Calibri" w:hAnsi="Calibri"/>
                <w:color w:val="393939"/>
                <w:sz w:val="20"/>
                <w:szCs w:val="20"/>
              </w:rPr>
            </w:pPr>
            <w:r w:rsidRPr="003F0B53">
              <w:rPr>
                <w:rFonts w:ascii="Calibri" w:hAnsi="Calibri"/>
                <w:color w:val="393939"/>
                <w:sz w:val="20"/>
                <w:szCs w:val="20"/>
              </w:rPr>
              <w:t>CNY, GBP, EUR, USD, AUD, CAD, HKD, SGD.</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993" w:name="_Toc400982034"/>
      <w:r>
        <w:t>Request Attribute Mapping</w:t>
      </w:r>
      <w:bookmarkEnd w:id="993"/>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orderCode="Example_Alipay_Order_Code_0"&gt;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currencyCode="CNY" value="1000"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lastRenderedPageBreak/>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&lt;ALIPAY-SSL shopperCountryCode="CN"&gt;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&lt;/ALIPAY-SSL&gt;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994" w:name="_Toc400982035"/>
      <w:r>
        <w:t>Response Attribute Mapping</w:t>
      </w:r>
      <w:bookmarkEnd w:id="994"/>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orderCode="Example_Alipay_Order_Code_0"&gt;</w:t>
      </w:r>
    </w:p>
    <w:p w:rsidR="00BA0C2A" w:rsidRDefault="00BA0C2A" w:rsidP="00BA0C2A">
      <w:pPr>
        <w:spacing w:after="0" w:line="240" w:lineRule="auto"/>
        <w:ind w:left="1080"/>
      </w:pPr>
      <w:r>
        <w:t xml:space="preserve">            &lt;reference id="3015839286"&gt;https://secure-test.worldpay.com/jsp/test/shopper/APMSTSimulator.jsp?customerRef=3013340267&amp;amp;paymentMethod=ALIPAY&lt;/reference&gt;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Pr="00343A98"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95" w:name="_Toc400982036"/>
      <w:bookmarkStart w:id="996" w:name="_Toc517950263"/>
      <w:r w:rsidRPr="00F61D5D">
        <w:rPr>
          <w:i w:val="0"/>
          <w:sz w:val="24"/>
          <w:szCs w:val="24"/>
        </w:rPr>
        <w:t>YANDEX</w:t>
      </w:r>
      <w:bookmarkEnd w:id="995"/>
      <w:bookmarkEnd w:id="996"/>
    </w:p>
    <w:p w:rsidR="00BA0C2A" w:rsidRDefault="00BA0C2A" w:rsidP="00BA0C2A">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47"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E30928" w:rsidP="00BA0C2A">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A0C2A" w:rsidRPr="00103D9C"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lastRenderedPageBreak/>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3C27B4" w:rsidRDefault="00BA0C2A" w:rsidP="00BA0C2A">
      <w:pPr>
        <w:pStyle w:val="Heading4"/>
        <w:keepNext/>
        <w:keepLines/>
        <w:ind w:left="1800"/>
      </w:pPr>
      <w:bookmarkStart w:id="997" w:name="_Toc400982037"/>
      <w:r>
        <w:t>Request Attribute Mapping</w:t>
      </w:r>
      <w:bookmarkEnd w:id="997"/>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orderCode="Example_Yandex_Order_Code_0"&gt;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&lt;YANDEXMONEY-SSL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&lt;/YANDEXMONEY-SSL&gt;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C27B4" w:rsidRDefault="00BA0C2A" w:rsidP="00BA0C2A">
      <w:pPr>
        <w:spacing w:after="0" w:line="240" w:lineRule="auto"/>
        <w:ind w:left="1080"/>
      </w:pPr>
    </w:p>
    <w:p w:rsidR="00BA0C2A" w:rsidRDefault="00BA0C2A" w:rsidP="00BA0C2A">
      <w:pPr>
        <w:pStyle w:val="Heading4"/>
        <w:keepNext/>
        <w:keepLines/>
        <w:ind w:left="1800"/>
      </w:pPr>
      <w:bookmarkStart w:id="998" w:name="_Toc400982038"/>
      <w:r>
        <w:t>Response Attribute Mapping</w:t>
      </w:r>
      <w:bookmarkEnd w:id="998"/>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orderCode="Example_Yandex_Order_Code_0"&gt;</w:t>
      </w:r>
    </w:p>
    <w:p w:rsidR="00BA0C2A" w:rsidRDefault="00BA0C2A" w:rsidP="00BA0C2A">
      <w:pPr>
        <w:spacing w:after="0" w:line="240" w:lineRule="auto"/>
        <w:ind w:left="1080"/>
      </w:pPr>
      <w:r>
        <w:t xml:space="preserve">            &lt;reference id="3015839577"&gt;https://secure-test.worldpay.com/jsp/test/shopper/APMSTSimulator.jsp?customerRef=3013340527&amp;amp;paymentMethod=YANDEXMONEY&lt;/reference&gt;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ind w:left="1080"/>
      </w:pP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99" w:name="_Toc400982039"/>
      <w:bookmarkStart w:id="1000" w:name="_Toc517950264"/>
      <w:r w:rsidRPr="00F61D5D">
        <w:rPr>
          <w:i w:val="0"/>
          <w:sz w:val="24"/>
          <w:szCs w:val="24"/>
        </w:rPr>
        <w:lastRenderedPageBreak/>
        <w:t>QIWI</w:t>
      </w:r>
      <w:bookmarkEnd w:id="999"/>
      <w:bookmarkEnd w:id="1000"/>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rsidR="00BA0C2A" w:rsidRDefault="00BA0C2A" w:rsidP="00B761DF">
      <w:pPr>
        <w:pStyle w:val="bulletlist"/>
        <w:numPr>
          <w:ilvl w:val="0"/>
          <w:numId w:val="28"/>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357"/>
        <w:gridCol w:w="4731"/>
      </w:tblGrid>
      <w:tr w:rsidR="00BA0C2A" w:rsidRPr="00103D9C"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D85FCA" w:rsidRDefault="00BA0C2A" w:rsidP="00BA0C2A">
      <w:pPr>
        <w:pStyle w:val="Heading4"/>
        <w:keepNext/>
        <w:keepLines/>
        <w:ind w:left="1800"/>
      </w:pPr>
      <w:bookmarkStart w:id="1001" w:name="_Toc400982040"/>
      <w:r>
        <w:t>Request Attribute Mapping</w:t>
      </w:r>
      <w:bookmarkEnd w:id="1001"/>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orderCode="Example_Qiwi_Order_Code_0"&gt;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&lt;QIWI-SSL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&lt;/QIWI-SSL&gt;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&lt;address1&gt;Tverskaya Ulitsa 3453&lt;/address1&gt;</w:t>
      </w:r>
    </w:p>
    <w:p w:rsidR="00BA0C2A" w:rsidRDefault="00BA0C2A" w:rsidP="00BA0C2A">
      <w:pPr>
        <w:spacing w:after="0" w:line="240" w:lineRule="auto"/>
        <w:ind w:left="1080"/>
      </w:pPr>
      <w:r>
        <w:t xml:space="preserve">                    &lt;postalCode&gt;74564&lt;/postalCode&gt;</w:t>
      </w:r>
    </w:p>
    <w:p w:rsidR="00BA0C2A" w:rsidRDefault="00BA0C2A" w:rsidP="00BA0C2A">
      <w:pPr>
        <w:spacing w:after="0" w:line="240" w:lineRule="auto"/>
        <w:ind w:left="1080"/>
      </w:pPr>
      <w:r>
        <w:t xml:space="preserve">                    &lt;city&gt;Moscow&lt;/city&gt;</w:t>
      </w:r>
    </w:p>
    <w:p w:rsidR="00BA0C2A" w:rsidRDefault="00BA0C2A" w:rsidP="00BA0C2A">
      <w:pPr>
        <w:spacing w:after="0" w:line="240" w:lineRule="auto"/>
        <w:ind w:left="1080"/>
      </w:pPr>
      <w:r>
        <w:t xml:space="preserve">                    &lt;countryCode&gt;RU&lt;/countryCode&gt;</w:t>
      </w:r>
    </w:p>
    <w:p w:rsidR="00BA0C2A" w:rsidRDefault="00BA0C2A" w:rsidP="00BA0C2A">
      <w:pPr>
        <w:spacing w:after="0" w:line="240" w:lineRule="auto"/>
        <w:ind w:left="1080"/>
      </w:pPr>
      <w:r>
        <w:lastRenderedPageBreak/>
        <w:t xml:space="preserve">                    &lt;telephoneNumber&gt;7987654321&lt;/telephoneNumber&gt;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D85FCA" w:rsidRDefault="00BA0C2A" w:rsidP="00BA0C2A">
      <w:pPr>
        <w:spacing w:after="0" w:line="240" w:lineRule="auto"/>
        <w:ind w:left="1080"/>
      </w:pPr>
      <w:r>
        <w:t>&lt;/paymentService&gt;</w:t>
      </w:r>
    </w:p>
    <w:p w:rsidR="00BA0C2A" w:rsidRDefault="00BA0C2A" w:rsidP="00BA0C2A">
      <w:pPr>
        <w:pStyle w:val="Heading4"/>
        <w:keepNext/>
        <w:keepLines/>
        <w:ind w:left="1800"/>
      </w:pPr>
      <w:bookmarkStart w:id="1002" w:name="_Toc400982041"/>
      <w:r>
        <w:t>Response Attribute Mapping</w:t>
      </w:r>
      <w:bookmarkEnd w:id="1002"/>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orderCode="Example_Qiwi_Order_Code_0"&gt;</w:t>
      </w:r>
    </w:p>
    <w:p w:rsidR="00BA0C2A" w:rsidRDefault="00BA0C2A" w:rsidP="00BA0C2A">
      <w:pPr>
        <w:spacing w:after="0" w:line="240" w:lineRule="auto"/>
        <w:ind w:left="1080"/>
      </w:pPr>
      <w:r>
        <w:t xml:space="preserve">            &lt;reference id="3015840491"&gt;https://secure-test.worldpay.com/jsp/test/shopper/APMSTSimulator.jsp?customerRef=3013341249&amp;amp;paymentMethod=QIWI&lt;/reference&gt;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D85FCA" w:rsidRDefault="00BA0C2A" w:rsidP="00BA0C2A">
      <w:pPr>
        <w:spacing w:after="0" w:line="240" w:lineRule="auto"/>
        <w:ind w:left="1080"/>
      </w:pPr>
      <w:r>
        <w:t>&lt;/paymentService&gt;</w:t>
      </w: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1003" w:name="_Toc400982042"/>
      <w:bookmarkStart w:id="1004" w:name="_Toc517950265"/>
      <w:r w:rsidRPr="00F61D5D">
        <w:rPr>
          <w:i w:val="0"/>
          <w:sz w:val="24"/>
          <w:szCs w:val="24"/>
        </w:rPr>
        <w:t>BOLETO</w:t>
      </w:r>
      <w:bookmarkEnd w:id="1003"/>
      <w:bookmarkEnd w:id="1004"/>
    </w:p>
    <w:p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21"/>
        <w:gridCol w:w="4267"/>
      </w:tblGrid>
      <w:tr w:rsidR="00BA0C2A" w:rsidRPr="00103D9C"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1005" w:name="_Toc400982043"/>
      <w:r>
        <w:t>Request Attribute Mapping</w:t>
      </w:r>
      <w:bookmarkEnd w:id="1005"/>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&lt;submit&gt;</w:t>
      </w:r>
    </w:p>
    <w:p w:rsidR="00BA0C2A" w:rsidRDefault="00BA0C2A" w:rsidP="00BA0C2A">
      <w:pPr>
        <w:spacing w:after="0" w:line="240" w:lineRule="auto"/>
        <w:ind w:left="1080"/>
      </w:pPr>
      <w:r>
        <w:t xml:space="preserve"> &lt;order orderCode="Example_Boleto_Order_32"&gt;</w:t>
      </w:r>
    </w:p>
    <w:p w:rsidR="00BA0C2A" w:rsidRDefault="00BA0C2A" w:rsidP="00BA0C2A">
      <w:pPr>
        <w:spacing w:after="0" w:line="240" w:lineRule="auto"/>
        <w:ind w:left="1080"/>
      </w:pPr>
      <w:r>
        <w:t xml:space="preserve">   &lt;description&gt;test order&lt;/description&gt;</w:t>
      </w:r>
    </w:p>
    <w:p w:rsidR="00BA0C2A" w:rsidRDefault="00BA0C2A" w:rsidP="00BA0C2A">
      <w:pPr>
        <w:spacing w:after="0" w:line="240" w:lineRule="auto"/>
        <w:ind w:left="1080"/>
      </w:pPr>
      <w:r>
        <w:t xml:space="preserve">  &lt;amount value="2000" currencyCode="BRL"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lastRenderedPageBreak/>
        <w:t xml:space="preserve">   &lt;paymentDetails&gt;</w:t>
      </w:r>
    </w:p>
    <w:p w:rsidR="00BA0C2A" w:rsidRDefault="00BA0C2A" w:rsidP="00BA0C2A">
      <w:pPr>
        <w:spacing w:after="0" w:line="240" w:lineRule="auto"/>
        <w:ind w:left="1080"/>
      </w:pPr>
      <w:r>
        <w:t xml:space="preserve">     &lt;BOLETO-SSL shopperCountryCode="BR"&gt;</w:t>
      </w:r>
    </w:p>
    <w:p w:rsidR="00BA0C2A" w:rsidRDefault="00BA0C2A" w:rsidP="00BA0C2A">
      <w:pPr>
        <w:spacing w:after="0" w:line="240" w:lineRule="auto"/>
        <w:ind w:left="1080"/>
      </w:pPr>
      <w:r>
        <w:t xml:space="preserve">      &lt;cpf&gt;263.946.533-30&lt;/cpf&gt;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    </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&lt;/BOLETO-SSL&gt;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&lt;firstName&gt;Joe&lt;/firstName&gt;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&lt;address1&gt;Rua Castilho 34&lt;/address1&gt;</w:t>
      </w:r>
    </w:p>
    <w:p w:rsidR="00BA0C2A" w:rsidRDefault="00BA0C2A" w:rsidP="00BA0C2A">
      <w:pPr>
        <w:spacing w:after="0" w:line="240" w:lineRule="auto"/>
        <w:ind w:left="1080"/>
      </w:pPr>
      <w:r>
        <w:t xml:space="preserve">         &lt;address2&gt;Santo André&lt;/address2&gt;</w:t>
      </w:r>
    </w:p>
    <w:p w:rsidR="00BA0C2A" w:rsidRDefault="00BA0C2A" w:rsidP="00BA0C2A">
      <w:pPr>
        <w:spacing w:after="0" w:line="240" w:lineRule="auto"/>
        <w:ind w:left="1080"/>
      </w:pPr>
      <w:r>
        <w:t xml:space="preserve">         &lt;address3&gt;&lt;/address3&gt;</w:t>
      </w:r>
    </w:p>
    <w:p w:rsidR="00BA0C2A" w:rsidRDefault="00BA0C2A" w:rsidP="00BA0C2A">
      <w:pPr>
        <w:spacing w:after="0" w:line="240" w:lineRule="auto"/>
        <w:ind w:left="1080"/>
      </w:pPr>
      <w:r>
        <w:t xml:space="preserve">         &lt;postalCode&gt;04642-000&lt;/postalCode&gt;</w:t>
      </w:r>
    </w:p>
    <w:p w:rsidR="00BA0C2A" w:rsidRDefault="00BA0C2A" w:rsidP="00BA0C2A">
      <w:pPr>
        <w:spacing w:after="0" w:line="240" w:lineRule="auto"/>
        <w:ind w:left="1080"/>
      </w:pPr>
      <w:r>
        <w:t xml:space="preserve">         &lt;city&gt;São Paulo&lt;/city&gt;</w:t>
      </w:r>
    </w:p>
    <w:p w:rsidR="00BA0C2A" w:rsidRDefault="00BA0C2A" w:rsidP="00BA0C2A">
      <w:pPr>
        <w:spacing w:after="0" w:line="240" w:lineRule="auto"/>
        <w:ind w:left="1080"/>
      </w:pPr>
      <w:r>
        <w:t xml:space="preserve">         &lt;state&gt;São Paulo&lt;/state&gt;</w:t>
      </w:r>
    </w:p>
    <w:p w:rsidR="00BA0C2A" w:rsidRDefault="00BA0C2A" w:rsidP="00BA0C2A">
      <w:pPr>
        <w:spacing w:after="0" w:line="240" w:lineRule="auto"/>
        <w:ind w:left="1080"/>
      </w:pPr>
      <w:r>
        <w:t xml:space="preserve">         &lt;countryCode&gt;BR&lt;/countryCode&gt;</w:t>
      </w:r>
    </w:p>
    <w:p w:rsidR="00BA0C2A" w:rsidRDefault="00BA0C2A" w:rsidP="00BA0C2A">
      <w:pPr>
        <w:spacing w:after="0" w:line="240" w:lineRule="auto"/>
        <w:ind w:left="1080"/>
      </w:pPr>
      <w:r>
        <w:t xml:space="preserve">         &lt;telephoneNumber&gt;0123456789&lt;/telephoneNumber&gt;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06" w:name="_Toc400982044"/>
      <w:r>
        <w:t>Response Attribute Mapping</w:t>
      </w:r>
      <w:bookmarkEnd w:id="1006"/>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orderCode="Example_Boleto_Order_32"&gt;</w:t>
      </w:r>
    </w:p>
    <w:p w:rsidR="00BA0C2A" w:rsidRDefault="00BA0C2A" w:rsidP="00BA0C2A">
      <w:pPr>
        <w:spacing w:after="0" w:line="240" w:lineRule="auto"/>
        <w:ind w:left="1080"/>
      </w:pPr>
      <w:r>
        <w:t xml:space="preserve">            &lt;reference id="3015902434"&gt;https://secure-test.worldpay.com/jsp/test/shopper/APMSTSimulator.jsp?customerRef=3013397009&amp;amp;paymentMethod=BOLETO&lt;/reference&gt;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8E71B2" w:rsidRDefault="00BA0C2A" w:rsidP="00BA0C2A">
      <w:pPr>
        <w:spacing w:after="0" w:line="240" w:lineRule="auto"/>
        <w:ind w:left="1080"/>
      </w:pPr>
      <w:r>
        <w:t>&lt;/paymentService&gt;</w:t>
      </w:r>
    </w:p>
    <w:p w:rsidR="00BA0C2A" w:rsidRDefault="00BA0C2A" w:rsidP="00BA0C2A">
      <w:pPr>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07" w:name="_Toc400982045"/>
      <w:bookmarkStart w:id="1008" w:name="_Toc517950266"/>
      <w:r w:rsidRPr="00F61D5D">
        <w:rPr>
          <w:i w:val="0"/>
          <w:sz w:val="24"/>
          <w:szCs w:val="24"/>
        </w:rPr>
        <w:t>MISTER CASH</w:t>
      </w:r>
      <w:bookmarkEnd w:id="1007"/>
      <w:bookmarkEnd w:id="1008"/>
    </w:p>
    <w:p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38"/>
        <w:gridCol w:w="4087"/>
      </w:tblGrid>
      <w:tr w:rsidR="00BA0C2A" w:rsidRPr="00103D9C"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lastRenderedPageBreak/>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E470C" w:rsidP="003E470C">
            <w:pPr>
              <w:spacing w:after="0" w:line="240" w:lineRule="auto"/>
              <w:ind w:left="504"/>
              <w:rPr>
                <w:rFonts w:ascii="Calibri" w:hAnsi="Calibri"/>
                <w:color w:val="393939"/>
                <w:sz w:val="20"/>
                <w:szCs w:val="20"/>
              </w:rPr>
            </w:pPr>
            <w:r w:rsidRPr="003E470C">
              <w:rPr>
                <w:rFonts w:ascii="Calibri" w:hAnsi="Calibri"/>
                <w:color w:val="393939"/>
                <w:sz w:val="20"/>
                <w:szCs w:val="20"/>
              </w:rPr>
              <w:t>EUR</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1009" w:name="_Toc400982046"/>
      <w:r>
        <w:t>Request Attribute Mapping</w:t>
      </w:r>
      <w:bookmarkEnd w:id="1009"/>
    </w:p>
    <w:p w:rsidR="00BA0C2A" w:rsidRDefault="00BA0C2A" w:rsidP="00BA0C2A">
      <w:pPr>
        <w:spacing w:after="0" w:line="240" w:lineRule="auto"/>
        <w:ind w:left="1080"/>
      </w:pPr>
      <w:r>
        <w:t>&lt;?xml version='1.0' ?&gt;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'dtd/paymentService_v1.dtd'&gt;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orderCode='ORDERCODE_Mister_Cash'&gt;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exponent='2'/&gt;</w:t>
      </w:r>
    </w:p>
    <w:p w:rsidR="00BA0C2A" w:rsidRDefault="00BA0C2A" w:rsidP="00BA0C2A">
      <w:pPr>
        <w:spacing w:after="0" w:line="240" w:lineRule="auto"/>
        <w:ind w:left="1080"/>
      </w:pPr>
      <w:r>
        <w:t xml:space="preserve">     &lt;orderContent&gt;Order Content Here&lt;/orderContent&gt;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&lt;MISTERCASH-SSL shopperCountryCode='BE'&gt;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&lt;/MISTERCASH-SSL&gt;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&lt;firstName&gt;Pierre&lt;/firstName&gt;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&lt;address1&gt;Shopperstreet&lt;/address1&gt;</w:t>
      </w:r>
    </w:p>
    <w:p w:rsidR="00BA0C2A" w:rsidRDefault="00BA0C2A" w:rsidP="00BA0C2A">
      <w:pPr>
        <w:spacing w:after="0" w:line="240" w:lineRule="auto"/>
        <w:ind w:left="1080"/>
      </w:pPr>
      <w:r>
        <w:t xml:space="preserve">         &lt;postalCode&gt;1234&lt;/postalCode&gt;</w:t>
      </w:r>
    </w:p>
    <w:p w:rsidR="00BA0C2A" w:rsidRDefault="00BA0C2A" w:rsidP="00BA0C2A">
      <w:pPr>
        <w:spacing w:after="0" w:line="240" w:lineRule="auto"/>
        <w:ind w:left="1080"/>
      </w:pPr>
      <w:r>
        <w:t xml:space="preserve">         &lt;city&gt;Shoppercity&lt;/city&gt;</w:t>
      </w:r>
    </w:p>
    <w:p w:rsidR="00BA0C2A" w:rsidRDefault="00BA0C2A" w:rsidP="00BA0C2A">
      <w:pPr>
        <w:spacing w:after="0" w:line="240" w:lineRule="auto"/>
        <w:ind w:left="1080"/>
      </w:pPr>
      <w:r>
        <w:t xml:space="preserve">         &lt;countryCode&gt;BE&lt;/countryCode&gt;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10" w:name="_Toc400982047"/>
      <w:r>
        <w:t>Response Attribute Mapping</w:t>
      </w:r>
      <w:bookmarkEnd w:id="1010"/>
    </w:p>
    <w:p w:rsidR="00BA0C2A" w:rsidRPr="00E20259"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orderCode="ORDERCODE_Mister_Cash"&gt;</w:t>
      </w:r>
    </w:p>
    <w:p w:rsidR="00BA0C2A" w:rsidRDefault="00BA0C2A" w:rsidP="00BA0C2A">
      <w:pPr>
        <w:spacing w:after="0" w:line="240" w:lineRule="auto"/>
        <w:ind w:left="1080"/>
      </w:pPr>
      <w:r>
        <w:lastRenderedPageBreak/>
        <w:t xml:space="preserve">            &lt;reference id="3015902737"&gt;https://secure-test.worldpay.com/jsp/test/shopper/APMSTSimulator.jsp?customerRef=3013397287&amp;amp;paymentMethod=MISTERCASH&lt;/reference&gt;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ind w:left="1080"/>
      </w:pPr>
      <w:r>
        <w:t>&lt;/paymentService&gt;</w:t>
      </w: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11" w:name="_Toc400982048"/>
      <w:bookmarkStart w:id="1012" w:name="_Toc517950267"/>
      <w:r w:rsidRPr="00F61D5D">
        <w:rPr>
          <w:i w:val="0"/>
          <w:sz w:val="24"/>
          <w:szCs w:val="24"/>
        </w:rPr>
        <w:t>PAYPAL</w:t>
      </w:r>
      <w:bookmarkEnd w:id="1011"/>
      <w:bookmarkEnd w:id="1012"/>
    </w:p>
    <w:p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48" w:tooltip="E-commerce" w:history="1">
        <w:r w:rsidRPr="00060408">
          <w:rPr>
            <w:rFonts w:ascii="Calibri" w:hAnsi="Calibri"/>
            <w:color w:val="393939"/>
            <w:sz w:val="21"/>
            <w:szCs w:val="21"/>
          </w:rPr>
          <w:t>e-commerce</w:t>
        </w:r>
      </w:hyperlink>
      <w:r w:rsidRPr="00060408">
        <w:rPr>
          <w:rFonts w:ascii="Calibri" w:hAnsi="Calibri"/>
          <w:color w:val="393939"/>
          <w:sz w:val="21"/>
          <w:szCs w:val="21"/>
        </w:rPr>
        <w:t> business allowing payments and money transfers to be made through the Internet.</w:t>
      </w:r>
      <w:hyperlink r:id="rId49"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50"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51"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27"/>
        <w:gridCol w:w="3176"/>
      </w:tblGrid>
      <w:tr w:rsidR="00BA0C2A" w:rsidRPr="00103D9C"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r w:rsidR="00EF0F98">
              <w:rPr>
                <w:rFonts w:ascii="Calibri" w:hAnsi="Calibri"/>
                <w:color w:val="393939"/>
                <w:sz w:val="20"/>
                <w:szCs w:val="20"/>
              </w:rPr>
              <w:t>,All</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Default="00411D68"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GBP,USD and EUR</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ind w:left="1080"/>
      </w:pPr>
    </w:p>
    <w:p w:rsidR="00BA0C2A" w:rsidRDefault="00BA0C2A" w:rsidP="00BA0C2A">
      <w:pPr>
        <w:pStyle w:val="Heading4"/>
        <w:keepNext/>
        <w:keepLines/>
        <w:ind w:left="1800"/>
      </w:pPr>
      <w:bookmarkStart w:id="1013" w:name="_Toc400982049"/>
      <w:r>
        <w:t>Request Attribute Mapping</w:t>
      </w:r>
      <w:bookmarkEnd w:id="1013"/>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"http://dtd.bibit.com/paymentService_v1.dtd"&gt;</w:t>
      </w:r>
    </w:p>
    <w:p w:rsidR="00BA0C2A" w:rsidRDefault="00BA0C2A" w:rsidP="00BA0C2A">
      <w:pPr>
        <w:spacing w:after="0" w:line="240" w:lineRule="auto"/>
        <w:ind w:left="1080"/>
      </w:pPr>
      <w:r>
        <w:t>&lt;paymentService version="1.2"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800"/>
      </w:pPr>
      <w:r>
        <w:t>&lt;order orderCode="TG20071016-002"&gt;</w:t>
      </w:r>
    </w:p>
    <w:p w:rsidR="00BA0C2A" w:rsidRDefault="00BA0C2A" w:rsidP="00BA0C2A">
      <w:pPr>
        <w:spacing w:after="0" w:line="240" w:lineRule="auto"/>
        <w:ind w:left="1800"/>
      </w:pPr>
      <w:r>
        <w:t xml:space="preserve">   &lt;description&gt;IT Products&lt;/description&gt;</w:t>
      </w:r>
    </w:p>
    <w:p w:rsidR="00BA0C2A" w:rsidRDefault="00BA0C2A" w:rsidP="00BA0C2A">
      <w:pPr>
        <w:spacing w:after="0" w:line="240" w:lineRule="auto"/>
        <w:ind w:left="1800"/>
      </w:pPr>
      <w:r>
        <w:t xml:space="preserve">   &lt;amount value="8933" currencyCode="EUR" exponent="2"/&gt;</w:t>
      </w:r>
    </w:p>
    <w:p w:rsidR="00BA0C2A" w:rsidRDefault="00BA0C2A" w:rsidP="00BA0C2A">
      <w:pPr>
        <w:spacing w:after="0" w:line="240" w:lineRule="auto"/>
        <w:ind w:left="1800"/>
      </w:pPr>
      <w:r>
        <w:t xml:space="preserve">   &lt;orderContent&gt;The order content&lt;/orderContent&gt;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 xml:space="preserve">        &lt;PAYPAL-EXPRESS&gt;</w:t>
      </w:r>
    </w:p>
    <w:p w:rsidR="00BA0C2A" w:rsidRDefault="00BA0C2A" w:rsidP="00BA0C2A">
      <w:pPr>
        <w:spacing w:after="0" w:line="240" w:lineRule="auto"/>
        <w:ind w:left="2520"/>
      </w:pPr>
      <w:r>
        <w:t>&lt;successURL&gt;https://www.merchant.com/paymentProcessor.html?order=TG20071016-</w:t>
      </w:r>
    </w:p>
    <w:p w:rsidR="00BA0C2A" w:rsidRDefault="00BA0C2A" w:rsidP="00BA0C2A">
      <w:pPr>
        <w:spacing w:after="0" w:line="240" w:lineRule="auto"/>
        <w:ind w:left="2520"/>
      </w:pPr>
      <w:r>
        <w:t xml:space="preserve">   002&amp;amp;status=success&lt;/successURL&gt;</w:t>
      </w:r>
    </w:p>
    <w:p w:rsidR="00BA0C2A" w:rsidRDefault="00BA0C2A" w:rsidP="00BA0C2A">
      <w:pPr>
        <w:spacing w:after="0" w:line="240" w:lineRule="auto"/>
        <w:ind w:left="1080"/>
      </w:pPr>
      <w:r>
        <w:t xml:space="preserve">                             &lt;failureURL&gt;https://www.merchant.com/paymentProcessor.html?order=TG20071016-</w:t>
      </w:r>
    </w:p>
    <w:p w:rsidR="00BA0C2A" w:rsidRDefault="00BA0C2A" w:rsidP="00BA0C2A">
      <w:pPr>
        <w:spacing w:after="0" w:line="240" w:lineRule="auto"/>
        <w:ind w:left="2520"/>
      </w:pPr>
      <w:r>
        <w:t xml:space="preserve">   002&amp;amp;status=failure&lt;/failureURL&gt;</w:t>
      </w:r>
    </w:p>
    <w:p w:rsidR="00BA0C2A" w:rsidRDefault="00BA0C2A" w:rsidP="00BA0C2A">
      <w:pPr>
        <w:spacing w:after="0" w:line="240" w:lineRule="auto"/>
        <w:ind w:left="2520"/>
      </w:pPr>
      <w:r>
        <w:t>&lt;cancelURL&gt;</w:t>
      </w:r>
      <w:hyperlink r:id="rId52" w:history="1">
        <w:r w:rsidRPr="00210057">
          <w:rPr>
            <w:rStyle w:val="Hyperlink"/>
          </w:rPr>
          <w:t>https://www.merchant.com/shoppingCart.html?order=TG20071016-</w:t>
        </w:r>
      </w:hyperlink>
      <w:r>
        <w:t xml:space="preserve">      </w:t>
      </w:r>
    </w:p>
    <w:p w:rsidR="00BA0C2A" w:rsidRDefault="00BA0C2A" w:rsidP="00BA0C2A">
      <w:pPr>
        <w:spacing w:after="0" w:line="240" w:lineRule="auto"/>
        <w:ind w:left="2520"/>
      </w:pPr>
      <w:r>
        <w:t xml:space="preserve">   002&lt;/cancelURL&gt;</w:t>
      </w:r>
    </w:p>
    <w:p w:rsidR="00BA0C2A" w:rsidRDefault="00BA0C2A" w:rsidP="00BA0C2A">
      <w:pPr>
        <w:spacing w:after="0" w:line="240" w:lineRule="auto"/>
        <w:ind w:left="1080"/>
      </w:pPr>
      <w:r>
        <w:t xml:space="preserve">                      &lt;/PAYPAL-EXPRESS&gt;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&lt;/order&gt;</w:t>
      </w:r>
    </w:p>
    <w:p w:rsidR="00BA0C2A" w:rsidRDefault="00BA0C2A" w:rsidP="00BA0C2A">
      <w:pPr>
        <w:spacing w:after="0" w:line="240" w:lineRule="auto"/>
        <w:ind w:left="1080"/>
      </w:pPr>
      <w:r>
        <w:t xml:space="preserve">   &lt;/submit&gt;</w:t>
      </w:r>
    </w:p>
    <w:p w:rsidR="00BA0C2A" w:rsidRPr="00CA130B" w:rsidRDefault="00BA0C2A" w:rsidP="00BA0C2A">
      <w:pPr>
        <w:spacing w:after="0" w:line="240" w:lineRule="auto"/>
        <w:ind w:left="1080"/>
      </w:pPr>
      <w:r>
        <w:t>&lt;/paymentService&gt;</w:t>
      </w:r>
    </w:p>
    <w:p w:rsidR="00BA0C2A" w:rsidRDefault="00BA0C2A" w:rsidP="00BA0C2A">
      <w:pPr>
        <w:pStyle w:val="Heading4"/>
        <w:keepNext/>
        <w:keepLines/>
        <w:ind w:left="1800"/>
      </w:pPr>
      <w:bookmarkStart w:id="1014" w:name="_Toc400982050"/>
      <w:r>
        <w:lastRenderedPageBreak/>
        <w:t>Response Attribute Mapping</w:t>
      </w:r>
      <w:bookmarkEnd w:id="1014"/>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orderCode="TG20071016-002"&gt;</w:t>
      </w:r>
    </w:p>
    <w:p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1015" w:name="_Toc400982051"/>
      <w:bookmarkStart w:id="1016" w:name="_Toc517950268"/>
      <w:r w:rsidRPr="00F61D5D">
        <w:rPr>
          <w:i w:val="0"/>
          <w:sz w:val="24"/>
          <w:szCs w:val="24"/>
        </w:rPr>
        <w:t>eNETS</w:t>
      </w:r>
      <w:bookmarkEnd w:id="1015"/>
      <w:bookmarkEnd w:id="1016"/>
    </w:p>
    <w:p w:rsidR="00BA0C2A" w:rsidRDefault="00BA0C2A" w:rsidP="00BA0C2A">
      <w:pPr>
        <w:spacing w:after="0" w:line="240" w:lineRule="auto"/>
        <w:ind w:left="1080"/>
        <w:rPr>
          <w:sz w:val="20"/>
          <w:szCs w:val="20"/>
        </w:rPr>
      </w:pPr>
      <w:r>
        <w:rPr>
          <w:sz w:val="20"/>
          <w:szCs w:val="20"/>
        </w:rPr>
        <w:t>eNETS is a popular real-time bank transfer payment method, available in Singapore. Shoppers can make payments online by logging on to their own bank account. The eNETS payment method supports major browsers and mobile platforms.</w:t>
      </w:r>
    </w:p>
    <w:p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77"/>
        <w:gridCol w:w="4048"/>
      </w:tblGrid>
      <w:tr w:rsidR="00BA0C2A" w:rsidRPr="00103D9C"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rsidR="00BA0C2A" w:rsidRDefault="00BA0C2A" w:rsidP="00BA0C2A">
      <w:pPr>
        <w:spacing w:after="0" w:line="240" w:lineRule="auto"/>
        <w:ind w:left="1080"/>
        <w:rPr>
          <w:sz w:val="20"/>
          <w:szCs w:val="20"/>
        </w:rPr>
      </w:pPr>
    </w:p>
    <w:p w:rsidR="00BA0C2A" w:rsidRDefault="00BA0C2A" w:rsidP="00BA0C2A">
      <w:pPr>
        <w:pStyle w:val="Heading4"/>
        <w:keepNext/>
        <w:keepLines/>
        <w:ind w:left="1800"/>
      </w:pPr>
      <w:bookmarkStart w:id="1017" w:name="_Toc400982052"/>
      <w:r>
        <w:t>Request Attribute Mapping</w:t>
      </w:r>
      <w:bookmarkEnd w:id="1017"/>
    </w:p>
    <w:p w:rsidR="00BA0C2A" w:rsidRPr="00C75E15" w:rsidRDefault="00BA0C2A" w:rsidP="00BA0C2A">
      <w:pPr>
        <w:spacing w:after="0" w:line="240" w:lineRule="auto"/>
        <w:ind w:left="1080"/>
      </w:pPr>
      <w:r w:rsidRPr="00C75E15">
        <w:t xml:space="preserve">&lt;?xml version="1.0"?&gt;&lt;!DOCTYPE paymentService PUBLIC "-//RBS </w:t>
      </w:r>
      <w:r w:rsidR="00C04461">
        <w:t>Worldpay</w:t>
      </w:r>
      <w:r w:rsidRPr="00C75E15">
        <w:t xml:space="preserve">/DTD RBS </w:t>
      </w:r>
      <w:r w:rsidR="00C04461">
        <w:t>Worldpay</w:t>
      </w:r>
      <w:r w:rsidRPr="00C75E15">
        <w:t>PaymentService v1//EN" "http://dtd.wp3.rbsworldpay.com/paymentService_v1.dtd"&gt;</w:t>
      </w:r>
    </w:p>
    <w:p w:rsidR="00BA0C2A" w:rsidRPr="00C75E15" w:rsidRDefault="00BA0C2A" w:rsidP="00BA0C2A">
      <w:pPr>
        <w:spacing w:after="0" w:line="240" w:lineRule="auto"/>
        <w:ind w:left="1080"/>
      </w:pPr>
      <w:r w:rsidRPr="00C75E15">
        <w:t>&lt;paymentService merchantCode="SAPIENTNITROECOM" version="1.4"&gt;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ab/>
        <w:t>&lt;order orderCode="Sample_Enets_0"&gt;</w:t>
      </w:r>
    </w:p>
    <w:p w:rsidR="00BA0C2A" w:rsidRPr="00C75E15" w:rsidRDefault="00BA0C2A" w:rsidP="00BA0C2A">
      <w:pPr>
        <w:spacing w:after="0" w:line="240" w:lineRule="auto"/>
        <w:ind w:left="1080"/>
      </w:pPr>
      <w:r w:rsidRPr="00C75E15">
        <w:tab/>
      </w:r>
      <w:r w:rsidRPr="00C75E15">
        <w:tab/>
        <w:t>&lt;description&gt;Sample_Enets_9&lt;/description&gt;</w:t>
      </w:r>
    </w:p>
    <w:p w:rsidR="00BA0C2A" w:rsidRPr="00C75E15" w:rsidRDefault="00BA0C2A" w:rsidP="00BA0C2A">
      <w:pPr>
        <w:spacing w:after="0" w:line="240" w:lineRule="auto"/>
        <w:ind w:left="1080"/>
      </w:pPr>
      <w:r w:rsidRPr="00C75E15">
        <w:tab/>
      </w:r>
      <w:r w:rsidRPr="00C75E15">
        <w:tab/>
        <w:t>&lt;amount currencyCode="SGD" exponent="2" value="1"/&gt;</w:t>
      </w:r>
    </w:p>
    <w:p w:rsidR="00BA0C2A" w:rsidRPr="00C75E15" w:rsidRDefault="00BA0C2A" w:rsidP="00BA0C2A">
      <w:pPr>
        <w:spacing w:after="0" w:line="240" w:lineRule="auto"/>
        <w:ind w:left="1080"/>
      </w:pPr>
      <w:r w:rsidRPr="00C75E15">
        <w:tab/>
      </w:r>
      <w:r w:rsidRPr="00C75E15">
        <w:tab/>
        <w:t xml:space="preserve">&lt;orderContent&gt;&amp;lt;center&amp;gt;&amp;lt;table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w:t>
      </w:r>
      <w:r w:rsidRPr="00C75E15">
        <w:lastRenderedPageBreak/>
        <w:t xml:space="preserve">DRESS&amp;lt;/td&amp;gt;&amp;lt;td&amp;gt;1&amp;lt;/td&amp;gt;&amp;lt;td&amp;gt;60&amp;lt;/td&amp;gt;&amp;lt;/tr&amp;gt;&amp;lt;tr&amp;gt;&amp;lt;td colspan="4"&amp;gt;Your payment will be handled by RBS </w:t>
      </w:r>
      <w:r w:rsidR="00C04461">
        <w:t>Worldpay</w:t>
      </w:r>
      <w:r w:rsidRPr="00C75E15">
        <w:t xml:space="preserve"> Payments Services&amp;lt;br/&amp;gt;This name may appear on your bank statement&amp;lt;br/&amp;gt;http://www.rbsworldpay.com&amp;lt;/td&amp;gt;&amp;lt;/tr&amp;gt;&amp;lt;/table&amp;gt;&amp;lt;/center&amp;gt;&lt;/orderContent&gt;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r>
      <w:r w:rsidRPr="00C75E15">
        <w:tab/>
        <w:t>&lt;include code="ENETS-SSL"/&gt;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r>
      <w:r w:rsidRPr="00C75E15">
        <w:tab/>
        <w:t>&lt;shopperEmailAddress&gt;manav@gmail.com&lt;/shopperEmailAddress&gt;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r>
      <w:r w:rsidRPr="00C75E15">
        <w:tab/>
      </w:r>
      <w:r w:rsidRPr="00C75E15">
        <w:tab/>
        <w:t>&lt;firstName&gt;Manav&lt;/firstName&gt;</w:t>
      </w:r>
    </w:p>
    <w:p w:rsidR="00BA0C2A" w:rsidRPr="00C75E15" w:rsidRDefault="00BA0C2A" w:rsidP="00BA0C2A">
      <w:pPr>
        <w:spacing w:after="0" w:line="240" w:lineRule="auto"/>
        <w:ind w:left="1080"/>
      </w:pPr>
      <w:r w:rsidRPr="00C75E15">
        <w:tab/>
      </w:r>
      <w:r w:rsidRPr="00C75E15">
        <w:tab/>
      </w:r>
      <w:r w:rsidRPr="00C75E15">
        <w:tab/>
      </w:r>
      <w:r w:rsidRPr="00C75E15">
        <w:tab/>
        <w:t>&lt;lastName&gt;Gulati&lt;/lastName&gt;</w:t>
      </w:r>
    </w:p>
    <w:p w:rsidR="00BA0C2A" w:rsidRPr="00C75E15" w:rsidRDefault="00BA0C2A" w:rsidP="00BA0C2A">
      <w:pPr>
        <w:spacing w:after="0" w:line="240" w:lineRule="auto"/>
        <w:ind w:left="1080"/>
      </w:pPr>
      <w:r w:rsidRPr="00C75E15">
        <w:tab/>
      </w:r>
      <w:r w:rsidRPr="00C75E15">
        <w:tab/>
      </w:r>
      <w:r w:rsidRPr="00C75E15">
        <w:tab/>
      </w:r>
      <w:r w:rsidRPr="00C75E15">
        <w:tab/>
        <w:t>&lt;street&gt;test&lt;/street&gt;</w:t>
      </w:r>
    </w:p>
    <w:p w:rsidR="00BA0C2A" w:rsidRPr="00C75E15" w:rsidRDefault="00BA0C2A" w:rsidP="00BA0C2A">
      <w:pPr>
        <w:spacing w:after="0" w:line="240" w:lineRule="auto"/>
        <w:ind w:left="1080"/>
      </w:pPr>
      <w:r w:rsidRPr="00C75E15">
        <w:tab/>
      </w:r>
      <w:r w:rsidRPr="00C75E15">
        <w:tab/>
      </w:r>
      <w:r w:rsidRPr="00C75E15">
        <w:tab/>
      </w:r>
      <w:r w:rsidRPr="00C75E15">
        <w:tab/>
        <w:t>&lt;postalCode&gt;10005&lt;/postalCode&gt;</w:t>
      </w:r>
    </w:p>
    <w:p w:rsidR="00BA0C2A" w:rsidRPr="00C75E15" w:rsidRDefault="00BA0C2A" w:rsidP="00BA0C2A">
      <w:pPr>
        <w:spacing w:after="0" w:line="240" w:lineRule="auto"/>
        <w:ind w:left="1080"/>
      </w:pPr>
      <w:r w:rsidRPr="00C75E15">
        <w:tab/>
      </w:r>
      <w:r w:rsidRPr="00C75E15">
        <w:tab/>
      </w:r>
      <w:r w:rsidRPr="00C75E15">
        <w:tab/>
      </w:r>
      <w:r w:rsidRPr="00C75E15">
        <w:tab/>
        <w:t>&lt;city&gt;NY&lt;/city&gt;</w:t>
      </w:r>
    </w:p>
    <w:p w:rsidR="00BA0C2A" w:rsidRPr="00C75E15" w:rsidRDefault="00BA0C2A" w:rsidP="00BA0C2A">
      <w:pPr>
        <w:spacing w:after="0" w:line="240" w:lineRule="auto"/>
        <w:ind w:left="1080"/>
      </w:pPr>
      <w:r w:rsidRPr="00C75E15">
        <w:tab/>
      </w:r>
      <w:r w:rsidRPr="00C75E15">
        <w:tab/>
      </w:r>
      <w:r w:rsidRPr="00C75E15">
        <w:tab/>
      </w:r>
      <w:r w:rsidRPr="00C75E15">
        <w:tab/>
        <w:t>&lt;countryCode&gt;CN&lt;/countryCode&gt;</w:t>
      </w:r>
    </w:p>
    <w:p w:rsidR="00BA0C2A" w:rsidRPr="00C75E15" w:rsidRDefault="00BA0C2A" w:rsidP="00BA0C2A">
      <w:pPr>
        <w:spacing w:after="0" w:line="240" w:lineRule="auto"/>
        <w:ind w:left="1080"/>
      </w:pPr>
      <w:r w:rsidRPr="00C75E15">
        <w:tab/>
      </w:r>
      <w:r w:rsidRPr="00C75E15">
        <w:tab/>
      </w:r>
      <w:r w:rsidRPr="00C75E15">
        <w:tab/>
      </w:r>
      <w:r w:rsidRPr="00C75E15">
        <w:tab/>
        <w:t>&lt;telephoneNumber&gt;9999999999&lt;/telephoneNumber&gt;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t>&lt;/order&gt;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&lt;/paymentService&gt;</w:t>
      </w:r>
    </w:p>
    <w:p w:rsidR="00BA0C2A" w:rsidRDefault="00BA0C2A" w:rsidP="00BA0C2A">
      <w:pPr>
        <w:pStyle w:val="Heading4"/>
        <w:keepNext/>
        <w:keepLines/>
        <w:ind w:left="1800"/>
      </w:pPr>
      <w:bookmarkStart w:id="1018" w:name="_Toc400982053"/>
      <w:r>
        <w:t>Response Attribute Mapping</w:t>
      </w:r>
      <w:bookmarkEnd w:id="1018"/>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orderCode="Sample_Enets_0"&gt;</w:t>
      </w:r>
    </w:p>
    <w:p w:rsidR="00BA0C2A" w:rsidRDefault="00BA0C2A" w:rsidP="00BA0C2A">
      <w:pPr>
        <w:spacing w:after="0" w:line="240" w:lineRule="auto"/>
        <w:ind w:left="1080"/>
      </w:pPr>
      <w:r>
        <w:t xml:space="preserve">            &lt;reference id="3015959319"&gt;https://secure-test.worldpay.com/jsp/shopper/SelectPaymentMethod.jsp?OrderKey=SAPIENTNITROECOM%5ESample_Enets_0&lt;/reference&gt;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19" w:name="_Toc400982054"/>
      <w:r w:rsidRPr="00F61D5D">
        <w:rPr>
          <w:i w:val="0"/>
          <w:sz w:val="24"/>
          <w:szCs w:val="24"/>
        </w:rPr>
        <w:t xml:space="preserve"> </w:t>
      </w:r>
      <w:bookmarkStart w:id="1020" w:name="_Toc517950269"/>
      <w:r w:rsidR="00BA0C2A" w:rsidRPr="00F61D5D">
        <w:rPr>
          <w:i w:val="0"/>
          <w:sz w:val="24"/>
          <w:szCs w:val="24"/>
        </w:rPr>
        <w:t>iDEAL</w:t>
      </w:r>
      <w:bookmarkEnd w:id="1019"/>
      <w:bookmarkEnd w:id="1020"/>
    </w:p>
    <w:p w:rsidR="00BA0C2A" w:rsidRDefault="00BA0C2A" w:rsidP="00BA0C2A">
      <w:pPr>
        <w:spacing w:after="0" w:line="240" w:lineRule="auto"/>
        <w:ind w:left="1080"/>
        <w:rPr>
          <w:bCs/>
        </w:rPr>
      </w:pPr>
      <w:r w:rsidRPr="008E41E8">
        <w:rPr>
          <w:bCs/>
        </w:rPr>
        <w:t>iDEAL is a method of payment that enables</w:t>
      </w:r>
      <w:r w:rsidRPr="008E41E8">
        <w:t> </w:t>
      </w:r>
      <w:hyperlink r:id="rId53" w:anchor="consumer" w:history="1">
        <w:r w:rsidRPr="008E41E8">
          <w:t>consumer</w:t>
        </w:r>
      </w:hyperlink>
      <w:r w:rsidRPr="008E41E8">
        <w:t> </w:t>
      </w:r>
      <w:r w:rsidRPr="008E41E8">
        <w:rPr>
          <w:bCs/>
        </w:rPr>
        <w:t>to pay online through their own bank. In addition t</w:t>
      </w:r>
      <w:r w:rsidR="00DF25C7">
        <w:rPr>
          <w:bCs/>
        </w:rPr>
        <w:t>o webshops, other online organiz</w:t>
      </w:r>
      <w:r w:rsidRPr="008E41E8">
        <w:rPr>
          <w:bCs/>
        </w:rPr>
        <w:t xml:space="preserve">ations that are not part of the e-commerce market also offer iDEAL. </w:t>
      </w:r>
    </w:p>
    <w:p w:rsidR="00BA0C2A" w:rsidRDefault="00BA0C2A" w:rsidP="00BA0C2A">
      <w:pPr>
        <w:spacing w:after="0" w:line="240" w:lineRule="auto"/>
        <w:ind w:left="1080"/>
      </w:pPr>
    </w:p>
    <w:p w:rsidR="00EF0F98" w:rsidRPr="008E41E8" w:rsidRDefault="00EF0F98"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67"/>
        <w:gridCol w:w="4016"/>
      </w:tblGrid>
      <w:tr w:rsidR="00BA0C2A" w:rsidRPr="00103D9C"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spacing w:after="0" w:line="240" w:lineRule="auto"/>
        <w:ind w:left="1080"/>
      </w:pPr>
    </w:p>
    <w:p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100"/>
        <w:gridCol w:w="4608"/>
      </w:tblGrid>
      <w:tr w:rsidR="00BA0C2A" w:rsidRPr="00103D9C"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rsidR="00BA0C2A" w:rsidRDefault="00BA0C2A" w:rsidP="00BA0C2A">
      <w:pPr>
        <w:spacing w:after="0" w:line="240" w:lineRule="auto"/>
        <w:ind w:left="1080"/>
      </w:pPr>
    </w:p>
    <w:p w:rsidR="00BA0C2A" w:rsidRDefault="00BA0C2A" w:rsidP="00BA0C2A">
      <w:pPr>
        <w:pStyle w:val="Heading4"/>
        <w:keepNext/>
        <w:keepLines/>
        <w:ind w:left="1800"/>
      </w:pPr>
      <w:bookmarkStart w:id="1021" w:name="_Toc400982055"/>
      <w:r>
        <w:t>Request Attribute Mapping</w:t>
      </w:r>
      <w:bookmarkEnd w:id="1021"/>
    </w:p>
    <w:p w:rsidR="00BA0C2A" w:rsidRDefault="00BA0C2A" w:rsidP="00BA0C2A">
      <w:pPr>
        <w:spacing w:line="240" w:lineRule="auto"/>
        <w:ind w:left="1080"/>
      </w:pPr>
      <w:r>
        <w:t>&lt;?xml version="1.0" encoding="UTF-8"?&gt;</w:t>
      </w:r>
    </w:p>
    <w:p w:rsidR="00BA0C2A" w:rsidRDefault="00BA0C2A" w:rsidP="00BA0C2A">
      <w:pPr>
        <w:spacing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line="240" w:lineRule="auto"/>
        <w:ind w:left="1080"/>
      </w:pPr>
      <w:r>
        <w:t xml:space="preserve">                                "http://dtd.worldpay.com/paymentService_v1.dtd"&gt;</w:t>
      </w:r>
    </w:p>
    <w:p w:rsidR="00BA0C2A" w:rsidRDefault="00BA0C2A" w:rsidP="00BA0C2A">
      <w:pPr>
        <w:spacing w:line="240" w:lineRule="auto"/>
        <w:ind w:left="1080"/>
      </w:pP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orderCode="TG20090909-123"&gt;</w:t>
      </w:r>
    </w:p>
    <w:p w:rsidR="00BA0C2A" w:rsidRDefault="00BA0C2A" w:rsidP="00BA0C2A">
      <w:pPr>
        <w:spacing w:after="0" w:line="240" w:lineRule="auto"/>
        <w:ind w:left="1080"/>
      </w:pPr>
      <w:r>
        <w:t xml:space="preserve">     &lt;description&gt;IT Products&lt;/description&gt;</w:t>
      </w:r>
    </w:p>
    <w:p w:rsidR="00BA0C2A" w:rsidRDefault="00BA0C2A" w:rsidP="00BA0C2A">
      <w:pPr>
        <w:spacing w:after="0" w:line="240" w:lineRule="auto"/>
        <w:ind w:left="1080"/>
      </w:pPr>
      <w:r>
        <w:t xml:space="preserve">      &lt;amount value="2002" currencyCode="EUR" exponent="2"/&gt;</w:t>
      </w:r>
    </w:p>
    <w:p w:rsidR="00BA0C2A" w:rsidRDefault="00BA0C2A" w:rsidP="00BA0C2A">
      <w:pPr>
        <w:spacing w:after="0" w:line="240" w:lineRule="auto"/>
        <w:ind w:left="1080"/>
      </w:pPr>
      <w:r>
        <w:t xml:space="preserve">      &lt;orderContent&gt;The order content&lt;/orderContent&gt;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&lt;IDEAL-SSL shopperBankCode="ING"&gt;</w:t>
      </w:r>
    </w:p>
    <w:p w:rsidR="00BA0C2A" w:rsidRDefault="00BA0C2A" w:rsidP="00BA0C2A">
      <w:pPr>
        <w:spacing w:after="0" w:line="240" w:lineRule="auto"/>
        <w:ind w:left="1080"/>
      </w:pPr>
      <w:r>
        <w:tab/>
      </w:r>
      <w:r>
        <w:tab/>
      </w:r>
      <w:r>
        <w:tab/>
        <w:t xml:space="preserve">&lt;successURL&gt;https://www.merchant.com/success?order=1249480932689&lt;/successURL&gt;   </w:t>
      </w:r>
    </w:p>
    <w:p w:rsidR="00BA0C2A" w:rsidRDefault="00BA0C2A" w:rsidP="00BA0C2A">
      <w:pPr>
        <w:spacing w:after="0" w:line="240" w:lineRule="auto"/>
        <w:ind w:left="1080"/>
      </w:pPr>
      <w:r>
        <w:tab/>
      </w:r>
      <w:r>
        <w:tab/>
      </w:r>
      <w:r>
        <w:tab/>
        <w:t>&lt;failureURL&gt;https://www.merchant.com/failure?order=1249480932689&lt;/failureURL&gt;</w:t>
      </w:r>
    </w:p>
    <w:p w:rsidR="00BA0C2A" w:rsidRDefault="00BA0C2A" w:rsidP="00BA0C2A">
      <w:pPr>
        <w:spacing w:after="0" w:line="240" w:lineRule="auto"/>
        <w:ind w:left="1080"/>
      </w:pPr>
      <w:r>
        <w:tab/>
      </w:r>
      <w:r>
        <w:tab/>
      </w:r>
      <w:r>
        <w:tab/>
        <w:t>&lt;cancelURL&gt;https://www.merchant.com/cancel?order=1249480932689&lt;/cancelURL&gt;</w:t>
      </w:r>
    </w:p>
    <w:p w:rsidR="00BA0C2A" w:rsidRDefault="00BA0C2A" w:rsidP="00BA0C2A">
      <w:pPr>
        <w:spacing w:after="0" w:line="240" w:lineRule="auto"/>
        <w:ind w:left="1080"/>
      </w:pPr>
      <w:r>
        <w:t xml:space="preserve">         &lt;/IDEAL-SSL&gt;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426BF5" w:rsidRDefault="00BA0C2A" w:rsidP="00BA0C2A">
      <w:pPr>
        <w:spacing w:after="0" w:line="240" w:lineRule="auto"/>
        <w:ind w:left="1080"/>
      </w:pPr>
      <w:r>
        <w:lastRenderedPageBreak/>
        <w:t>&lt;/paymentService&gt;</w:t>
      </w:r>
    </w:p>
    <w:p w:rsidR="00BA0C2A" w:rsidRDefault="00BA0C2A" w:rsidP="00BA0C2A">
      <w:pPr>
        <w:pStyle w:val="Heading4"/>
        <w:keepNext/>
        <w:keepLines/>
        <w:ind w:left="1800"/>
      </w:pPr>
      <w:bookmarkStart w:id="1022" w:name="_Toc400982056"/>
      <w:r>
        <w:t>Response Attribute Mapping</w:t>
      </w:r>
      <w:bookmarkEnd w:id="1022"/>
    </w:p>
    <w:p w:rsidR="00BA0C2A" w:rsidRDefault="00BA0C2A" w:rsidP="00BA0C2A">
      <w:pPr>
        <w:spacing w:after="0"/>
        <w:ind w:left="1080"/>
      </w:pPr>
      <w:r>
        <w:t xml:space="preserve">  &lt;?xml version="1.0" encoding="UTF-8"?&gt;</w:t>
      </w:r>
    </w:p>
    <w:p w:rsidR="00BA0C2A" w:rsidRDefault="00BA0C2A" w:rsidP="00BA0C2A">
      <w:pPr>
        <w:spacing w:after="0"/>
        <w:ind w:left="1080"/>
      </w:pPr>
      <w:r>
        <w:t xml:space="preserve">  &lt;!DOCTYPE paymentService PUBLIC "-//</w:t>
      </w:r>
      <w:r w:rsidR="00C04461">
        <w:t>Worldpay</w:t>
      </w:r>
      <w:r>
        <w:t xml:space="preserve">//DTD </w:t>
      </w:r>
      <w:r w:rsidR="00C04461">
        <w:t>Worldpay</w:t>
      </w:r>
      <w:r>
        <w:t xml:space="preserve"> PaymentService v1//EN"</w:t>
      </w:r>
    </w:p>
    <w:p w:rsidR="00BA0C2A" w:rsidRDefault="00BA0C2A" w:rsidP="00BA0C2A">
      <w:pPr>
        <w:spacing w:after="0"/>
        <w:ind w:left="1080"/>
      </w:pPr>
      <w:r>
        <w:t xml:space="preserve">                                  "http://dtd.worldpay.com/paymentService_v1.dtd"&gt;</w:t>
      </w:r>
    </w:p>
    <w:p w:rsidR="00BA0C2A" w:rsidRDefault="00BA0C2A" w:rsidP="00BA0C2A">
      <w:pPr>
        <w:spacing w:after="0"/>
        <w:ind w:left="1080"/>
      </w:pPr>
      <w:r>
        <w:t xml:space="preserve">  &lt;paymentService version="1.4" merchantCode="SAPIENTNITROECOM"&gt;</w:t>
      </w:r>
    </w:p>
    <w:p w:rsidR="00BA0C2A" w:rsidRDefault="00BA0C2A" w:rsidP="00BA0C2A">
      <w:pPr>
        <w:spacing w:after="0"/>
        <w:ind w:left="1080"/>
      </w:pPr>
      <w:r>
        <w:t xml:space="preserve">      &lt;reply&gt;</w:t>
      </w:r>
    </w:p>
    <w:p w:rsidR="00BA0C2A" w:rsidRDefault="00BA0C2A" w:rsidP="00BA0C2A">
      <w:pPr>
        <w:spacing w:after="0"/>
        <w:ind w:left="1080"/>
      </w:pPr>
      <w:r>
        <w:t xml:space="preserve">          &lt;orderStatus orderCode="TG20090909-123"&gt;</w:t>
      </w:r>
    </w:p>
    <w:p w:rsidR="00BA0C2A" w:rsidRDefault="00BA0C2A" w:rsidP="00BA0C2A">
      <w:pPr>
        <w:spacing w:after="0"/>
        <w:ind w:left="1080"/>
      </w:pPr>
      <w:r>
        <w:t xml:space="preserve">              &lt;reference id="3015960397"&gt;https://secure-test.worldpay.com/wcc/simulator?op=IDEAL-AuthInit&amp;amp;trxId=126208818731246&lt;/reference&gt;</w:t>
      </w:r>
    </w:p>
    <w:p w:rsidR="00BA0C2A" w:rsidRDefault="00BA0C2A" w:rsidP="00BA0C2A">
      <w:pPr>
        <w:spacing w:after="0"/>
        <w:ind w:left="1080"/>
      </w:pPr>
      <w:r>
        <w:t xml:space="preserve">          &lt;/orderStatus&gt;</w:t>
      </w:r>
    </w:p>
    <w:p w:rsidR="00BA0C2A" w:rsidRDefault="00BA0C2A" w:rsidP="00BA0C2A">
      <w:pPr>
        <w:spacing w:after="0"/>
        <w:ind w:left="1080"/>
      </w:pPr>
      <w:r>
        <w:t xml:space="preserve">      &lt;/reply&gt;</w:t>
      </w:r>
    </w:p>
    <w:p w:rsidR="00BA0C2A" w:rsidRDefault="00BA0C2A" w:rsidP="00BA0C2A">
      <w:pPr>
        <w:spacing w:after="0"/>
        <w:ind w:left="1080"/>
      </w:pPr>
      <w:r>
        <w:t xml:space="preserve">  &lt;/paymentService&gt;</w:t>
      </w:r>
    </w:p>
    <w:p w:rsidR="00B84250" w:rsidRPr="00F61D5D" w:rsidRDefault="00B84250" w:rsidP="00F61D5D">
      <w:pPr>
        <w:pStyle w:val="Heading3"/>
        <w:keepNext/>
        <w:keepLines/>
        <w:numPr>
          <w:ilvl w:val="2"/>
          <w:numId w:val="47"/>
        </w:numPr>
        <w:pBdr>
          <w:bottom w:val="none" w:sz="0" w:space="0" w:color="auto"/>
        </w:pBdr>
        <w:spacing w:line="276" w:lineRule="auto"/>
        <w:ind w:left="1764"/>
        <w:rPr>
          <w:i w:val="0"/>
          <w:sz w:val="24"/>
          <w:szCs w:val="24"/>
        </w:rPr>
      </w:pPr>
      <w:bookmarkStart w:id="1023" w:name="_Toc406163048"/>
      <w:bookmarkStart w:id="1024" w:name="_Toc517950270"/>
      <w:r w:rsidRPr="00F61D5D">
        <w:rPr>
          <w:i w:val="0"/>
          <w:sz w:val="24"/>
          <w:szCs w:val="24"/>
        </w:rPr>
        <w:t>GiroPay</w:t>
      </w:r>
      <w:bookmarkEnd w:id="1023"/>
      <w:bookmarkEnd w:id="1024"/>
    </w:p>
    <w:p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w:t>
      </w:r>
      <w:r w:rsidR="00DF25C7">
        <w:rPr>
          <w:bCs/>
        </w:rPr>
        <w:t>t. Giropay payments are authoriz</w:t>
      </w:r>
      <w:r w:rsidRPr="00ED0CEA">
        <w:rPr>
          <w:bCs/>
        </w:rPr>
        <w:t>ed immediately after the shopper submits their payment request</w:t>
      </w:r>
      <w:r>
        <w:rPr>
          <w:bCs/>
        </w:rPr>
        <w:t xml:space="preserve">. Shopper needs to enter the Bank Code value on payment page </w:t>
      </w:r>
      <w:r w:rsidR="00EF0F98">
        <w:rPr>
          <w:bCs/>
        </w:rPr>
        <w:t>and Bank</w:t>
      </w:r>
      <w:r>
        <w:rPr>
          <w:bCs/>
        </w:rPr>
        <w:t xml:space="preserve"> details will be sent in as a part of DIRECT XML request as b</w:t>
      </w:r>
      <w:r w:rsidRPr="008242C1">
        <w:rPr>
          <w:b/>
        </w:rPr>
        <w:t>ankCode</w:t>
      </w:r>
      <w:r>
        <w:t xml:space="preserve"> node</w:t>
      </w:r>
      <w:r>
        <w:rPr>
          <w:bCs/>
        </w:rPr>
        <w:t>.</w:t>
      </w:r>
    </w:p>
    <w:p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rsidR="00B84250" w:rsidRDefault="00B84250" w:rsidP="00B84250">
      <w:pPr>
        <w:spacing w:after="0" w:line="240" w:lineRule="auto"/>
        <w:ind w:left="1080"/>
      </w:pPr>
    </w:p>
    <w:p w:rsidR="00B84250" w:rsidRDefault="00856FA3" w:rsidP="0095421A">
      <w:pPr>
        <w:pStyle w:val="Heading4"/>
        <w:keepNext/>
        <w:keepLines/>
        <w:ind w:left="1800"/>
      </w:pPr>
      <w:bookmarkStart w:id="1025" w:name="_Toc406163049"/>
      <w:r>
        <w:tab/>
      </w:r>
      <w:r w:rsidR="00B84250">
        <w:t>Request Attribute Mapping</w:t>
      </w:r>
      <w:bookmarkEnd w:id="1025"/>
    </w:p>
    <w:p w:rsidR="00B84250" w:rsidRDefault="00B84250" w:rsidP="00B84250">
      <w:pPr>
        <w:spacing w:after="0" w:line="240" w:lineRule="auto"/>
        <w:ind w:left="1080"/>
      </w:pPr>
      <w:r>
        <w:t xml:space="preserve">&lt;?xml version="1.0" encoding="UTF-8"?&gt; </w:t>
      </w:r>
    </w:p>
    <w:p w:rsidR="00B84250" w:rsidRDefault="00B84250" w:rsidP="00B84250">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 </w:t>
      </w:r>
    </w:p>
    <w:p w:rsidR="00B84250" w:rsidRDefault="00B84250" w:rsidP="00B84250">
      <w:pPr>
        <w:spacing w:after="0" w:line="240" w:lineRule="auto"/>
        <w:ind w:left="1080"/>
      </w:pPr>
      <w:r>
        <w:t>&lt;paymentService version="1.4" merchantCode="MERCHANTCODE"&gt;</w:t>
      </w:r>
    </w:p>
    <w:p w:rsidR="00B84250" w:rsidRDefault="00B84250" w:rsidP="00B84250">
      <w:pPr>
        <w:spacing w:after="0" w:line="240" w:lineRule="auto"/>
        <w:ind w:left="1080"/>
      </w:pPr>
      <w:r>
        <w:t>&lt;submit&gt;</w:t>
      </w:r>
    </w:p>
    <w:p w:rsidR="00B84250" w:rsidRDefault="00B84250" w:rsidP="00B84250">
      <w:pPr>
        <w:spacing w:after="0" w:line="240" w:lineRule="auto"/>
        <w:ind w:left="1080"/>
      </w:pPr>
      <w:r>
        <w:t xml:space="preserve">&lt;order orderCode="GiropayTestOrder"&gt; </w:t>
      </w:r>
    </w:p>
    <w:p w:rsidR="00B84250" w:rsidRDefault="00B84250" w:rsidP="00B84250">
      <w:pPr>
        <w:spacing w:after="0" w:line="240" w:lineRule="auto"/>
        <w:ind w:left="1080"/>
      </w:pPr>
      <w:r>
        <w:tab/>
        <w:t xml:space="preserve">&lt;description&gt;test order&lt;/description&gt; </w:t>
      </w:r>
    </w:p>
    <w:p w:rsidR="00B84250" w:rsidRDefault="00B84250" w:rsidP="00B84250">
      <w:pPr>
        <w:spacing w:after="0" w:line="240" w:lineRule="auto"/>
        <w:ind w:left="1080"/>
      </w:pPr>
      <w:r>
        <w:tab/>
        <w:t xml:space="preserve">&lt;amount value="100" currencyCode="EUR" exponent="2"/&gt; </w:t>
      </w:r>
    </w:p>
    <w:p w:rsidR="00B84250" w:rsidRDefault="00B84250" w:rsidP="00B84250">
      <w:pPr>
        <w:spacing w:after="0" w:line="240" w:lineRule="auto"/>
        <w:ind w:left="1080"/>
      </w:pPr>
      <w:r>
        <w:tab/>
        <w:t xml:space="preserve">&lt;orderContent&gt;&lt;![CDATA[]]&gt; &lt;/orderContent&gt;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r>
      <w:r>
        <w:tab/>
        <w:t xml:space="preserve">&lt;GIROPAY-SSL&gt; </w:t>
      </w:r>
    </w:p>
    <w:p w:rsidR="00B84250" w:rsidRDefault="00B84250" w:rsidP="00B84250">
      <w:pPr>
        <w:spacing w:after="0" w:line="240" w:lineRule="auto"/>
        <w:ind w:left="1080"/>
      </w:pPr>
      <w:r>
        <w:tab/>
      </w:r>
      <w:r>
        <w:tab/>
      </w:r>
      <w:r>
        <w:tab/>
        <w:t xml:space="preserve">&lt;successURL&gt;http://www.worldpay.com/?success&lt;/successURL&gt; </w:t>
      </w:r>
    </w:p>
    <w:p w:rsidR="00B84250" w:rsidRDefault="00B84250" w:rsidP="00B84250">
      <w:pPr>
        <w:spacing w:after="0" w:line="240" w:lineRule="auto"/>
        <w:ind w:left="1080"/>
      </w:pPr>
      <w:r>
        <w:tab/>
      </w:r>
      <w:r>
        <w:tab/>
      </w:r>
      <w:r>
        <w:tab/>
        <w:t>&lt;failureURL&gt;http:// www.worldpay.com/?failure&lt;/failureURL&gt;</w:t>
      </w:r>
    </w:p>
    <w:p w:rsidR="00B84250" w:rsidRDefault="00B84250" w:rsidP="00B84250">
      <w:pPr>
        <w:spacing w:after="0" w:line="240" w:lineRule="auto"/>
        <w:ind w:left="1080"/>
      </w:pPr>
      <w:r>
        <w:tab/>
      </w:r>
      <w:r>
        <w:tab/>
      </w:r>
      <w:r>
        <w:tab/>
        <w:t xml:space="preserve">&lt;cancelURL&gt;http:// www.worldpay.com/?cancel&lt;/cancelURL&gt; </w:t>
      </w:r>
    </w:p>
    <w:p w:rsidR="00B84250" w:rsidRDefault="00B84250" w:rsidP="00B84250">
      <w:pPr>
        <w:spacing w:after="0" w:line="240" w:lineRule="auto"/>
        <w:ind w:left="1080"/>
      </w:pPr>
      <w:r>
        <w:lastRenderedPageBreak/>
        <w:tab/>
      </w:r>
      <w:r>
        <w:tab/>
      </w:r>
      <w:r>
        <w:tab/>
        <w:t xml:space="preserve">&lt;bankCode&gt;12345678&lt;/bankCode&gt; </w:t>
      </w:r>
    </w:p>
    <w:p w:rsidR="00B84250" w:rsidRDefault="00B84250" w:rsidP="00B84250">
      <w:pPr>
        <w:spacing w:after="0" w:line="240" w:lineRule="auto"/>
        <w:ind w:left="1080"/>
      </w:pPr>
      <w:r>
        <w:tab/>
      </w:r>
      <w:r>
        <w:tab/>
        <w:t>&lt;/GIROPAY-SSL&gt;</w:t>
      </w:r>
    </w:p>
    <w:p w:rsidR="00B84250" w:rsidRDefault="00B84250" w:rsidP="00B84250">
      <w:pPr>
        <w:spacing w:after="0" w:line="240" w:lineRule="auto"/>
        <w:ind w:left="1080"/>
      </w:pPr>
      <w:r>
        <w:tab/>
      </w:r>
      <w:r>
        <w:tab/>
        <w:t xml:space="preserve">&lt;session shopperIPAddress="127.0.0.1" id="ssn97414780"/&gt;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t>&lt;shopper&gt;</w:t>
      </w:r>
    </w:p>
    <w:p w:rsidR="00B84250" w:rsidRDefault="00B84250" w:rsidP="00B84250">
      <w:pPr>
        <w:spacing w:after="0" w:line="240" w:lineRule="auto"/>
        <w:ind w:left="1080"/>
      </w:pPr>
      <w:r>
        <w:tab/>
      </w:r>
      <w:r>
        <w:tab/>
        <w:t xml:space="preserve">&lt;shopperEmailAddress&gt;shopper@worldpay.com&lt;/shopperEmailAddress&gt; </w:t>
      </w:r>
    </w:p>
    <w:p w:rsidR="00B84250" w:rsidRDefault="00B84250" w:rsidP="00B84250">
      <w:pPr>
        <w:spacing w:after="0" w:line="240" w:lineRule="auto"/>
        <w:ind w:left="1080"/>
      </w:pPr>
      <w:r>
        <w:tab/>
      </w:r>
      <w:r>
        <w:tab/>
        <w:t xml:space="preserve">&lt;browser&gt; </w:t>
      </w:r>
    </w:p>
    <w:p w:rsidR="00B84250" w:rsidRDefault="00B84250" w:rsidP="00B84250">
      <w:pPr>
        <w:spacing w:after="0" w:line="240" w:lineRule="auto"/>
        <w:ind w:left="1080"/>
      </w:pPr>
      <w:r>
        <w:tab/>
      </w:r>
      <w:r>
        <w:tab/>
      </w:r>
      <w:r>
        <w:tab/>
        <w:t xml:space="preserve">&lt;acceptHeader&gt;text/html&lt;/acceptHeader&gt; </w:t>
      </w:r>
    </w:p>
    <w:p w:rsidR="00B84250" w:rsidRDefault="00B84250" w:rsidP="00B84250">
      <w:pPr>
        <w:spacing w:after="0" w:line="240" w:lineRule="auto"/>
        <w:ind w:left="1080"/>
      </w:pPr>
      <w:r>
        <w:tab/>
      </w:r>
      <w:r>
        <w:tab/>
      </w:r>
      <w:r>
        <w:tab/>
        <w:t xml:space="preserve">&lt;userAgentHeader&gt;Mozilla/5.0 ...&lt;/userAgentHeader&gt; </w:t>
      </w:r>
    </w:p>
    <w:p w:rsidR="00B84250" w:rsidRDefault="00B84250" w:rsidP="00B84250">
      <w:pPr>
        <w:spacing w:after="0" w:line="240" w:lineRule="auto"/>
        <w:ind w:left="1080"/>
      </w:pPr>
      <w:r>
        <w:tab/>
      </w:r>
      <w:r>
        <w:tab/>
        <w:t>&lt;/browser&gt;</w:t>
      </w:r>
    </w:p>
    <w:p w:rsidR="00B84250" w:rsidRDefault="00B84250" w:rsidP="00B84250">
      <w:pPr>
        <w:spacing w:after="0" w:line="240" w:lineRule="auto"/>
        <w:ind w:left="1080"/>
      </w:pPr>
      <w:r>
        <w:tab/>
        <w:t xml:space="preserve">&lt;/shopper&gt; </w:t>
      </w:r>
    </w:p>
    <w:p w:rsidR="00B84250" w:rsidRDefault="00B84250" w:rsidP="00B84250">
      <w:pPr>
        <w:spacing w:after="0" w:line="240" w:lineRule="auto"/>
        <w:ind w:left="1080"/>
      </w:pPr>
      <w:r>
        <w:t xml:space="preserve">&lt;/order&gt; </w:t>
      </w:r>
    </w:p>
    <w:p w:rsidR="00B84250" w:rsidRDefault="00B84250" w:rsidP="00B84250">
      <w:pPr>
        <w:spacing w:after="0" w:line="240" w:lineRule="auto"/>
        <w:ind w:left="1080"/>
      </w:pPr>
      <w:r>
        <w:t>&lt;/submit&gt;</w:t>
      </w:r>
    </w:p>
    <w:p w:rsidR="00B84250" w:rsidRDefault="00B84250" w:rsidP="00B84250">
      <w:pPr>
        <w:spacing w:after="0" w:line="240" w:lineRule="auto"/>
        <w:ind w:left="1080"/>
      </w:pPr>
      <w:r>
        <w:t>&lt;/paymentService&gt;</w:t>
      </w:r>
    </w:p>
    <w:p w:rsidR="00B84250" w:rsidRDefault="00856FA3" w:rsidP="0095421A">
      <w:pPr>
        <w:pStyle w:val="Heading4"/>
        <w:keepNext/>
        <w:keepLines/>
        <w:ind w:left="1800"/>
      </w:pPr>
      <w:bookmarkStart w:id="1026" w:name="_Toc406163050"/>
      <w:r>
        <w:tab/>
      </w:r>
      <w:r w:rsidR="00B84250">
        <w:t>Response Attribute Mapping</w:t>
      </w:r>
      <w:bookmarkEnd w:id="1026"/>
    </w:p>
    <w:p w:rsidR="00B84250" w:rsidRDefault="00B84250" w:rsidP="00B84250">
      <w:pPr>
        <w:spacing w:after="0" w:line="240" w:lineRule="auto"/>
        <w:ind w:left="1080"/>
      </w:pPr>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id="3019678016"&gt;https://secure-test.worldpay.com/jsp/test/shopper/APMSTSimulator.jsp?customerRef=3016933093&amp;amp;paymentMethod=GIROPAY/reference&gt;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Pr="00E22B7D" w:rsidRDefault="00B84250" w:rsidP="00B84250">
      <w:pPr>
        <w:ind w:left="1080"/>
      </w:pPr>
      <w:r>
        <w:t>&lt;/paymentService&gt;</w:t>
      </w:r>
    </w:p>
    <w:p w:rsidR="00B84250" w:rsidRPr="00B67C0E" w:rsidRDefault="00B84250" w:rsidP="00B84250">
      <w:pPr>
        <w:ind w:left="1080"/>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027" w:name="_Toc413668788"/>
      <w:bookmarkStart w:id="1028" w:name="_Toc517950271"/>
      <w:bookmarkStart w:id="1029" w:name="_Toc406163051"/>
      <w:r w:rsidRPr="00F61D5D">
        <w:rPr>
          <w:i w:val="0"/>
          <w:sz w:val="24"/>
          <w:szCs w:val="24"/>
        </w:rPr>
        <w:t>Konbini</w:t>
      </w:r>
      <w:bookmarkEnd w:id="1027"/>
      <w:bookmarkEnd w:id="1028"/>
    </w:p>
    <w:p w:rsidR="00831D6C" w:rsidRPr="009F4F3A" w:rsidRDefault="00831D6C" w:rsidP="00831D6C">
      <w:pPr>
        <w:pStyle w:val="NormalWeb"/>
        <w:spacing w:before="120" w:after="0"/>
        <w:ind w:left="1080"/>
        <w:rPr>
          <w:rFonts w:ascii="Calibri" w:hAnsi="Calibri"/>
          <w:color w:val="393939"/>
          <w:sz w:val="21"/>
          <w:szCs w:val="21"/>
        </w:rPr>
      </w:pPr>
      <w:r w:rsidRPr="009F4F3A">
        <w:rPr>
          <w:rFonts w:ascii="Calibri" w:hAnsi="Calibri"/>
          <w:color w:val="393939"/>
          <w:sz w:val="21"/>
          <w:szCs w:val="21"/>
        </w:rPr>
        <w:t>Digital Garage offers a number of payment methods that shoppers in Japan use to shop online. These include:</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cash payment at a convenience store (known as </w:t>
      </w:r>
      <w:r w:rsidRPr="00C75E15">
        <w:rPr>
          <w:rFonts w:ascii="Calibri" w:eastAsia="Times New Roman" w:hAnsi="Calibri" w:cs="Times New Roman"/>
          <w:color w:val="393939"/>
          <w:sz w:val="21"/>
          <w:szCs w:val="21"/>
        </w:rPr>
        <w:t>Konbini</w:t>
      </w:r>
      <w:r w:rsidRPr="009F4F3A">
        <w:rPr>
          <w:rFonts w:ascii="Calibri" w:eastAsia="Times New Roman" w:hAnsi="Calibri" w:cs="Times New Roman"/>
          <w:color w:val="393939"/>
          <w:sz w:val="21"/>
          <w:szCs w:val="21"/>
        </w:rPr>
        <w:t>). The penetration of convenience stores is very high in Japan, so this offers shoppers a very convenient way of making payments.</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electronic payment at an ATM or internet banking (known as </w:t>
      </w:r>
      <w:r w:rsidRPr="009F4F3A">
        <w:rPr>
          <w:rFonts w:ascii="Calibri" w:eastAsia="Times New Roman" w:hAnsi="Calibri" w:cs="Times New Roman"/>
          <w:i/>
          <w:iCs/>
          <w:color w:val="393939"/>
          <w:sz w:val="21"/>
          <w:szCs w:val="21"/>
        </w:rPr>
        <w:t>Pay-Easy</w:t>
      </w:r>
      <w:r w:rsidRPr="009F4F3A">
        <w:rPr>
          <w:rFonts w:ascii="Calibri" w:eastAsia="Times New Roman" w:hAnsi="Calibri" w:cs="Times New Roman"/>
          <w:color w:val="393939"/>
          <w:sz w:val="21"/>
          <w:szCs w:val="21"/>
        </w:rPr>
        <w:t>).</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Online electronic payment by internet banking.</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lastRenderedPageBreak/>
        <w:t>Since most payment options are off-line, merchants should expect the system to create a payment with SHOPPER_REDIRECTED status where it can remain for a number of days whilst the shopper makes their payment.</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If the shopper pays immediately, the payment is in SHOPPER_REDIRECTED status for a short period of time and then moves to AUTHORISED.</w:t>
      </w:r>
    </w:p>
    <w:p w:rsidR="00831D6C"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The following table provides more detail of the available payment options:</w:t>
      </w:r>
    </w:p>
    <w:p w:rsidR="00831D6C" w:rsidRPr="00514062" w:rsidRDefault="00831D6C" w:rsidP="00831D6C">
      <w:pPr>
        <w:spacing w:after="0" w:line="360" w:lineRule="auto"/>
        <w:ind w:left="1080"/>
        <w:rPr>
          <w:rFonts w:ascii="Calibri" w:eastAsia="Times New Roman" w:hAnsi="Calibri" w:cs="Times New Roman"/>
          <w:b/>
          <w:color w:val="000000"/>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Digital Garage (Konbini)</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views a unique payment reference, along with instructions on how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makes a note of the unique payment reference and visits their local convenience store.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At the convenience store the shopper inputs their unique payment reference and phone number into a kiosk. The terminal prints a payment slip which the shopper takes to the store till and pays in cash.</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r w:rsidR="00D400C9" w:rsidRPr="00514062">
              <w:rPr>
                <w:rFonts w:ascii="Calibri" w:eastAsia="Times New Roman" w:hAnsi="Calibri" w:cs="Times New Roman"/>
                <w:bCs/>
                <w:color w:val="000000"/>
                <w:sz w:val="20"/>
                <w:szCs w:val="20"/>
              </w:rPr>
              <w:t>including 7</w:t>
            </w:r>
            <w:r w:rsidRPr="00514062">
              <w:rPr>
                <w:rFonts w:ascii="Calibri" w:eastAsia="Times New Roman" w:hAnsi="Calibri" w:cs="Times New Roman"/>
                <w:bCs/>
                <w:color w:val="000000"/>
                <w:sz w:val="20"/>
                <w:szCs w:val="20"/>
              </w:rPr>
              <w:t>Eleven,  Lawson,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ATM Payment</w:t>
            </w:r>
          </w:p>
        </w:tc>
        <w:tc>
          <w:tcPr>
            <w:tcW w:w="6120" w:type="dxa"/>
          </w:tcPr>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Internet Banking</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392"/>
        <w:gridCol w:w="4698"/>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lastRenderedPageBreak/>
              <w:t>Property</w:t>
            </w:r>
          </w:p>
        </w:tc>
        <w:tc>
          <w:tcPr>
            <w:tcW w:w="4698" w:type="dxa"/>
          </w:tcPr>
          <w:p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rsidR="00D400C9" w:rsidRPr="00514062" w:rsidRDefault="00D400C9" w:rsidP="00831D6C">
      <w:pPr>
        <w:spacing w:after="0" w:line="360" w:lineRule="auto"/>
        <w:ind w:left="1080"/>
        <w:rPr>
          <w:rFonts w:ascii="Calibri" w:eastAsia="Times New Roman" w:hAnsi="Calibri" w:cs="Times New Roman"/>
          <w:b/>
          <w:color w:val="000000"/>
          <w:sz w:val="20"/>
          <w:szCs w:val="20"/>
        </w:rPr>
      </w:pPr>
    </w:p>
    <w:p w:rsidR="00831D6C" w:rsidRPr="00772E9A" w:rsidRDefault="00831D6C" w:rsidP="008A78A6">
      <w:pPr>
        <w:pStyle w:val="Heading4"/>
        <w:keepNext/>
        <w:keepLines/>
        <w:ind w:left="1800"/>
        <w:rPr>
          <w:iCs w:val="0"/>
        </w:rPr>
      </w:pPr>
      <w:bookmarkStart w:id="1030" w:name="_Toc409710791"/>
      <w:bookmarkStart w:id="1031" w:name="_Toc413668789"/>
      <w:r w:rsidRPr="00772E9A">
        <w:rPr>
          <w:iCs w:val="0"/>
        </w:rPr>
        <w:t>Request Attribute Mapping</w:t>
      </w:r>
      <w:bookmarkEnd w:id="1030"/>
      <w:bookmarkEnd w:id="1031"/>
    </w:p>
    <w:p w:rsidR="00831D6C" w:rsidRDefault="00831D6C" w:rsidP="00831D6C">
      <w:pPr>
        <w:spacing w:line="240" w:lineRule="auto"/>
        <w:ind w:left="720"/>
      </w:pPr>
      <w:r>
        <w:t>&lt;?xml version="1.0" encoding="UTF-8"?&gt;</w:t>
      </w:r>
    </w:p>
    <w:p w:rsidR="00831D6C" w:rsidRDefault="00831D6C" w:rsidP="00831D6C">
      <w:pPr>
        <w:spacing w:line="240" w:lineRule="auto"/>
        <w:ind w:left="720"/>
      </w:pPr>
      <w:r>
        <w:t>&lt;!DOCTYPE paymentService PUBLIC "-//Bibit//DTD Bibit PaymentService v1//EN" "http://dtd.worldpay.com/paymentService_v1.dtd"&gt;</w:t>
      </w:r>
    </w:p>
    <w:p w:rsidR="00831D6C" w:rsidRDefault="00831D6C" w:rsidP="00831D6C">
      <w:pPr>
        <w:spacing w:line="240" w:lineRule="auto"/>
        <w:ind w:left="720"/>
      </w:pPr>
      <w:r>
        <w:t>&lt;paymentService merchantCode="</w:t>
      </w:r>
      <w:r w:rsidRPr="00B9456C">
        <w:t>SAPIENTNITROECOMMERCEV1</w:t>
      </w:r>
      <w:r>
        <w:t>" version="1.4"&gt;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 xml:space="preserve">        &lt;order orderCode="ORDERCODE"&gt;</w:t>
      </w:r>
    </w:p>
    <w:p w:rsidR="00831D6C" w:rsidRDefault="00831D6C" w:rsidP="00831D6C">
      <w:pPr>
        <w:spacing w:line="240" w:lineRule="auto"/>
        <w:ind w:left="720"/>
      </w:pPr>
      <w:r>
        <w:t xml:space="preserve">            &lt;description&gt;Description here&lt;/description&gt;</w:t>
      </w:r>
    </w:p>
    <w:p w:rsidR="00831D6C" w:rsidRDefault="00831D6C" w:rsidP="00831D6C">
      <w:pPr>
        <w:spacing w:line="240" w:lineRule="auto"/>
        <w:ind w:left="720"/>
      </w:pPr>
      <w:r>
        <w:t xml:space="preserve">            &lt;amount currencyCode="JPY" value="100" exponent="0"/&gt;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&lt;![CDATA[      ]]&gt;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&lt;KONBINI-SSL shopperCountryCode="JP"&gt;                   </w:t>
      </w:r>
    </w:p>
    <w:p w:rsidR="00831D6C" w:rsidRDefault="00831D6C" w:rsidP="00831D6C">
      <w:pPr>
        <w:spacing w:line="240" w:lineRule="auto"/>
        <w:ind w:left="720"/>
      </w:pPr>
      <w:r>
        <w:t xml:space="preserve">&lt;successURL&gt;http://www.worldpay.com/?successURL&lt;/successURL&gt;                    </w:t>
      </w:r>
    </w:p>
    <w:p w:rsidR="00831D6C" w:rsidRDefault="00831D6C" w:rsidP="00831D6C">
      <w:pPr>
        <w:spacing w:line="240" w:lineRule="auto"/>
        <w:ind w:left="720"/>
      </w:pPr>
      <w:r>
        <w:t xml:space="preserve">&lt;cancelURL&gt;http://www.worldpay.com/?cancelURL&lt;/cancelURL&gt;                    </w:t>
      </w:r>
    </w:p>
    <w:p w:rsidR="00831D6C" w:rsidRDefault="00831D6C" w:rsidP="00831D6C">
      <w:pPr>
        <w:spacing w:line="240" w:lineRule="auto"/>
        <w:ind w:left="720"/>
      </w:pPr>
      <w:r>
        <w:t>&lt;pendingURL&gt;http://www.worldpay.com/?pendingURL&lt;/pendingURL&gt;</w:t>
      </w:r>
    </w:p>
    <w:p w:rsidR="00831D6C" w:rsidRDefault="00831D6C" w:rsidP="00831D6C">
      <w:pPr>
        <w:spacing w:line="240" w:lineRule="auto"/>
        <w:ind w:left="720"/>
      </w:pPr>
      <w:r>
        <w:t xml:space="preserve">                &lt;/KONBINI-SSL&gt;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&lt;shopper&gt;              </w:t>
      </w:r>
    </w:p>
    <w:p w:rsidR="00831D6C" w:rsidRDefault="00831D6C" w:rsidP="00831D6C">
      <w:pPr>
        <w:spacing w:line="240" w:lineRule="auto"/>
        <w:ind w:left="720"/>
      </w:pPr>
      <w:r>
        <w:t>&lt;shopperEmailAddress&gt;shopper@worldpay.com&lt;/shopperEmailAddress&gt;</w:t>
      </w:r>
    </w:p>
    <w:p w:rsidR="00831D6C" w:rsidRDefault="00831D6C" w:rsidP="00831D6C">
      <w:pPr>
        <w:spacing w:line="240" w:lineRule="auto"/>
        <w:ind w:left="720"/>
      </w:pPr>
      <w:r>
        <w:t xml:space="preserve">            &lt;/shopper&gt;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lastRenderedPageBreak/>
        <w:t xml:space="preserve"> &lt;firstName&gt;Doe&lt;/firstName&gt;</w:t>
      </w:r>
    </w:p>
    <w:p w:rsidR="00831D6C" w:rsidRDefault="00831D6C" w:rsidP="00831D6C">
      <w:pPr>
        <w:spacing w:line="240" w:lineRule="auto"/>
        <w:ind w:left="720"/>
      </w:pPr>
      <w:r>
        <w:t xml:space="preserve">     &lt;lastName&gt;John&lt;/lastName&gt;</w:t>
      </w:r>
    </w:p>
    <w:p w:rsidR="00831D6C" w:rsidRDefault="00831D6C" w:rsidP="00831D6C">
      <w:pPr>
        <w:spacing w:line="240" w:lineRule="auto"/>
        <w:ind w:left="720"/>
      </w:pPr>
      <w:r>
        <w:t xml:space="preserve">                &lt;address1&gt;Main Street 3453&lt;/address1&gt;</w:t>
      </w:r>
    </w:p>
    <w:p w:rsidR="00831D6C" w:rsidRDefault="00831D6C" w:rsidP="00831D6C">
      <w:pPr>
        <w:spacing w:line="240" w:lineRule="auto"/>
        <w:ind w:left="720"/>
      </w:pPr>
      <w:r>
        <w:t xml:space="preserve">                 &lt;postalCode&gt;74564&lt;/postalCode&gt;</w:t>
      </w:r>
    </w:p>
    <w:p w:rsidR="00831D6C" w:rsidRDefault="00831D6C" w:rsidP="00831D6C">
      <w:pPr>
        <w:spacing w:line="240" w:lineRule="auto"/>
        <w:ind w:left="720"/>
      </w:pPr>
      <w:r>
        <w:t xml:space="preserve">                &lt;city&gt;Tokyo&lt;/city&gt;</w:t>
      </w:r>
    </w:p>
    <w:p w:rsidR="00831D6C" w:rsidRDefault="00831D6C" w:rsidP="00831D6C">
      <w:pPr>
        <w:spacing w:line="240" w:lineRule="auto"/>
        <w:ind w:left="720"/>
      </w:pPr>
      <w:r>
        <w:t xml:space="preserve">                &lt;countryCode&gt;JP&lt;/countryCode&gt;</w:t>
      </w:r>
    </w:p>
    <w:p w:rsidR="00831D6C" w:rsidRDefault="00831D6C" w:rsidP="00831D6C">
      <w:pPr>
        <w:spacing w:line="240" w:lineRule="auto"/>
        <w:ind w:left="720"/>
      </w:pPr>
      <w:r>
        <w:t xml:space="preserve">                &lt;telephoneNumber&gt;08012534568&lt;/telephoneNumber&gt;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&lt;/order&gt;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&lt;/paymentService&gt;</w:t>
      </w:r>
    </w:p>
    <w:p w:rsidR="00831D6C" w:rsidRPr="00B93A33" w:rsidRDefault="00831D6C" w:rsidP="00831D6C">
      <w:pPr>
        <w:spacing w:line="240" w:lineRule="auto"/>
        <w:ind w:left="720"/>
      </w:pPr>
    </w:p>
    <w:p w:rsidR="00831D6C" w:rsidRPr="00772E9A" w:rsidRDefault="00831D6C" w:rsidP="008A78A6">
      <w:pPr>
        <w:pStyle w:val="Heading4"/>
        <w:keepNext/>
        <w:keepLines/>
        <w:ind w:left="1800"/>
        <w:rPr>
          <w:iCs w:val="0"/>
        </w:rPr>
      </w:pPr>
      <w:bookmarkStart w:id="1032" w:name="_Toc409710792"/>
      <w:bookmarkStart w:id="1033" w:name="_Toc413668790"/>
      <w:r w:rsidRPr="00772E9A">
        <w:rPr>
          <w:iCs w:val="0"/>
        </w:rPr>
        <w:t>Response Attribute Mapping</w:t>
      </w:r>
      <w:bookmarkEnd w:id="1032"/>
      <w:bookmarkEnd w:id="1033"/>
    </w:p>
    <w:p w:rsidR="00831D6C" w:rsidRDefault="00831D6C" w:rsidP="00831D6C">
      <w:pPr>
        <w:ind w:left="576"/>
      </w:pPr>
      <w:r>
        <w:t>&lt;?xml version="1.0" encoding="UTF-8"?&gt;</w:t>
      </w:r>
    </w:p>
    <w:p w:rsidR="00831D6C" w:rsidRDefault="00831D6C" w:rsidP="00831D6C">
      <w:pPr>
        <w:ind w:left="576"/>
      </w:pPr>
      <w:r>
        <w:t>&lt;!DOCTYPE paymentService PUBLIC "-//</w:t>
      </w:r>
      <w:r w:rsidR="00C04461">
        <w:t>Worldpay</w:t>
      </w:r>
      <w:r>
        <w:t xml:space="preserve">//DTD </w:t>
      </w:r>
      <w:r w:rsidR="00C04461">
        <w:t>Worldpay</w:t>
      </w:r>
      <w:r>
        <w:t xml:space="preserve"> PaymentService v1//EN"</w:t>
      </w:r>
    </w:p>
    <w:p w:rsidR="00831D6C" w:rsidRDefault="00831D6C" w:rsidP="00831D6C">
      <w:pPr>
        <w:ind w:left="576"/>
      </w:pPr>
      <w:r>
        <w:t xml:space="preserve">                                "http://dtd.worldpay.com/paymentService_v1.dtd"&gt;</w:t>
      </w:r>
    </w:p>
    <w:p w:rsidR="00831D6C" w:rsidRDefault="00831D6C" w:rsidP="00831D6C">
      <w:pPr>
        <w:ind w:left="576"/>
      </w:pPr>
      <w:r>
        <w:t>&lt;paymentService version="1.4" merchantCode="SAPIENTNITROECOMMERCEV1"&gt;</w:t>
      </w:r>
    </w:p>
    <w:p w:rsidR="00831D6C" w:rsidRDefault="00831D6C" w:rsidP="00831D6C">
      <w:pPr>
        <w:ind w:left="576"/>
      </w:pPr>
      <w:r>
        <w:t xml:space="preserve">    &lt;reply&gt;</w:t>
      </w:r>
    </w:p>
    <w:p w:rsidR="00831D6C" w:rsidRDefault="00831D6C" w:rsidP="00831D6C">
      <w:pPr>
        <w:ind w:left="576"/>
      </w:pPr>
      <w:r>
        <w:t xml:space="preserve">        &lt;orderStatus orderCode="ORDERCODE"&gt;</w:t>
      </w:r>
    </w:p>
    <w:p w:rsidR="00831D6C" w:rsidRDefault="00831D6C" w:rsidP="00831D6C">
      <w:pPr>
        <w:ind w:left="576"/>
      </w:pPr>
      <w:r>
        <w:t xml:space="preserve">            &lt;reference id="3020978183"&gt;https://secure-test.worldpay.com/jsp/test/shopper/APMSTSimulator.jsp?customerRef=3018125177&amp;amp;paymentMethod=KONBINI&lt;/reference&gt;</w:t>
      </w:r>
    </w:p>
    <w:p w:rsidR="00831D6C" w:rsidRDefault="00831D6C" w:rsidP="00831D6C">
      <w:pPr>
        <w:ind w:left="576"/>
      </w:pPr>
      <w:r>
        <w:t xml:space="preserve">        &lt;/orderStatus&gt;</w:t>
      </w:r>
    </w:p>
    <w:p w:rsidR="00831D6C" w:rsidRDefault="00831D6C" w:rsidP="00831D6C">
      <w:pPr>
        <w:ind w:left="576"/>
      </w:pPr>
      <w:r>
        <w:t xml:space="preserve">    &lt;/reply&gt;</w:t>
      </w:r>
    </w:p>
    <w:p w:rsidR="00831D6C" w:rsidRPr="00B93A33" w:rsidRDefault="00831D6C" w:rsidP="00831D6C">
      <w:pPr>
        <w:ind w:left="576"/>
      </w:pPr>
      <w:r>
        <w:t>&lt;/paymentService&gt;</w:t>
      </w:r>
    </w:p>
    <w:p w:rsidR="00831D6C" w:rsidRDefault="00831D6C" w:rsidP="00831D6C">
      <w:pPr>
        <w:rPr>
          <w:rFonts w:ascii="Calibri" w:eastAsia="Times New Roman" w:hAnsi="Calibri" w:cs="Times New Roman"/>
          <w:b/>
          <w:color w:val="000000"/>
          <w:sz w:val="20"/>
          <w:szCs w:val="20"/>
        </w:rPr>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034" w:name="_Toc409710793"/>
      <w:bookmarkStart w:id="1035" w:name="_Toc413668791"/>
      <w:bookmarkStart w:id="1036" w:name="_Toc517950272"/>
      <w:r w:rsidRPr="00F61D5D">
        <w:rPr>
          <w:i w:val="0"/>
          <w:sz w:val="24"/>
          <w:szCs w:val="24"/>
        </w:rPr>
        <w:t>Poli</w:t>
      </w:r>
      <w:bookmarkEnd w:id="1034"/>
      <w:bookmarkEnd w:id="1035"/>
      <w:bookmarkEnd w:id="1036"/>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POLi is real-time bank transfer payment method that shoppers can use to make real-time payments directly from their online bank account.</w:t>
      </w:r>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lastRenderedPageBreak/>
        <w:t>To make a payment by using this method:</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On the payment pa</w:t>
      </w:r>
      <w:r w:rsidR="00DF25C7">
        <w:rPr>
          <w:rFonts w:ascii="Calibri" w:hAnsi="Calibri"/>
          <w:color w:val="393939"/>
          <w:sz w:val="21"/>
          <w:szCs w:val="21"/>
        </w:rPr>
        <w:t>ge, the shopper selects the Poli</w:t>
      </w:r>
      <w:r>
        <w:rPr>
          <w:rFonts w:ascii="Calibri" w:hAnsi="Calibri"/>
          <w:color w:val="393939"/>
          <w:sz w:val="21"/>
          <w:szCs w:val="21"/>
        </w:rPr>
        <w:t xml:space="preserve"> payment method. The s</w:t>
      </w:r>
      <w:r w:rsidR="00DF25C7">
        <w:rPr>
          <w:rFonts w:ascii="Calibri" w:hAnsi="Calibri"/>
          <w:color w:val="393939"/>
          <w:sz w:val="21"/>
          <w:szCs w:val="21"/>
        </w:rPr>
        <w:t>hopper is redirected to the Poli</w:t>
      </w:r>
      <w:r>
        <w:rPr>
          <w:rFonts w:ascii="Calibri" w:hAnsi="Calibri"/>
          <w:color w:val="393939"/>
          <w:sz w:val="21"/>
          <w:szCs w:val="21"/>
        </w:rPr>
        <w:t xml:space="preserve"> website.</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selects the bank from which the payment must be made. The shopper is redirected to the website of the bank.</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logs on to the bank and makes the payment.</w:t>
      </w:r>
    </w:p>
    <w:p w:rsidR="00831D6C" w:rsidRDefault="00831D6C" w:rsidP="00831D6C">
      <w:pPr>
        <w:spacing w:before="120" w:after="0" w:line="240" w:lineRule="auto"/>
        <w:rPr>
          <w:rFonts w:ascii="Calibri" w:eastAsia="Times New Roman" w:hAnsi="Calibri" w:cs="Times New Roman"/>
          <w:b/>
          <w:color w:val="393939"/>
          <w:sz w:val="21"/>
          <w:szCs w:val="21"/>
        </w:rPr>
      </w:pP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Payment method properties</w:t>
      </w:r>
    </w:p>
    <w:p w:rsidR="00831D6C" w:rsidRDefault="00831D6C" w:rsidP="00831D6C">
      <w:pPr>
        <w:pStyle w:val="NormalWeb"/>
        <w:spacing w:before="120" w:after="0"/>
        <w:ind w:firstLine="708"/>
        <w:rPr>
          <w:rFonts w:ascii="Calibri" w:hAnsi="Calibri"/>
          <w:color w:val="393939"/>
          <w:sz w:val="21"/>
          <w:szCs w:val="21"/>
        </w:rPr>
      </w:pPr>
      <w:r>
        <w:rPr>
          <w:rFonts w:ascii="Calibri" w:hAnsi="Calibri"/>
          <w:color w:val="393939"/>
          <w:sz w:val="21"/>
          <w:szCs w:val="21"/>
        </w:rPr>
        <w:t>The properties for this payment method are described in the following table.</w:t>
      </w:r>
    </w:p>
    <w:p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15"/>
        <w:gridCol w:w="6402"/>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rsidR="00831D6C" w:rsidRDefault="00826C25"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rsidR="00831D6C" w:rsidRDefault="00826C25"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rsidR="00831D6C" w:rsidRDefault="00831D6C" w:rsidP="00831D6C">
      <w:pPr>
        <w:pStyle w:val="NormalWeb"/>
        <w:spacing w:before="120" w:after="0"/>
        <w:ind w:left="1065"/>
        <w:rPr>
          <w:rFonts w:ascii="Calibri" w:hAnsi="Calibri"/>
          <w:color w:val="393939"/>
          <w:sz w:val="21"/>
          <w:szCs w:val="21"/>
        </w:rPr>
      </w:pPr>
    </w:p>
    <w:p w:rsidR="00831D6C" w:rsidRPr="00772E9A" w:rsidRDefault="00831D6C" w:rsidP="008A78A6">
      <w:pPr>
        <w:pStyle w:val="Heading4"/>
        <w:keepNext/>
        <w:keepLines/>
        <w:ind w:left="1800"/>
        <w:rPr>
          <w:iCs w:val="0"/>
        </w:rPr>
      </w:pPr>
      <w:bookmarkStart w:id="1037" w:name="_Toc409710794"/>
      <w:bookmarkStart w:id="1038" w:name="_Toc413668792"/>
      <w:r w:rsidRPr="00772E9A">
        <w:rPr>
          <w:iCs w:val="0"/>
        </w:rPr>
        <w:t>Request Attribute Mapping</w:t>
      </w:r>
      <w:bookmarkEnd w:id="1037"/>
      <w:bookmarkEnd w:id="1038"/>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771C86" w:rsidRDefault="00831D6C" w:rsidP="00831D6C">
      <w:pPr>
        <w:spacing w:line="240" w:lineRule="auto"/>
        <w:ind w:left="720"/>
      </w:pPr>
      <w:r w:rsidRPr="00771C86">
        <w:t>&lt;?xml version='1.0' ?&gt;</w:t>
      </w:r>
    </w:p>
    <w:p w:rsidR="00831D6C" w:rsidRPr="00771C86" w:rsidRDefault="00831D6C" w:rsidP="00831D6C">
      <w:pPr>
        <w:spacing w:line="240" w:lineRule="auto"/>
        <w:ind w:left="720"/>
      </w:pPr>
      <w:r w:rsidRPr="00771C86">
        <w:t>&lt;!DOCTYPE paymentService PUBLIC '-//</w:t>
      </w:r>
      <w:r w:rsidR="00C04461">
        <w:t>Worldpay</w:t>
      </w:r>
      <w:r w:rsidRPr="00771C86">
        <w:t xml:space="preserve">//DTD </w:t>
      </w:r>
      <w:r w:rsidR="00C04461">
        <w:t>Worldpay</w:t>
      </w:r>
      <w:r w:rsidRPr="00771C86">
        <w:t xml:space="preserve"> PaymentService v1//EN' 'dtd/paymentService_v1.dtd'&gt;</w:t>
      </w:r>
    </w:p>
    <w:p w:rsidR="00831D6C" w:rsidRPr="00771C86" w:rsidRDefault="00831D6C" w:rsidP="00831D6C">
      <w:pPr>
        <w:spacing w:line="240" w:lineRule="auto"/>
        <w:ind w:left="720"/>
      </w:pPr>
      <w:r w:rsidRPr="00771C86">
        <w:t>&lt;paymentService merchantCode='</w:t>
      </w:r>
      <w:r w:rsidRPr="00C11381">
        <w:t>SAPIENTNITROECOMMERCEV1</w:t>
      </w:r>
      <w:r w:rsidRPr="00771C86">
        <w:t>' version='1.4'&gt;</w:t>
      </w:r>
    </w:p>
    <w:p w:rsidR="00831D6C" w:rsidRPr="00771C86" w:rsidRDefault="00831D6C" w:rsidP="00831D6C">
      <w:pPr>
        <w:spacing w:line="240" w:lineRule="auto"/>
        <w:ind w:left="720"/>
      </w:pPr>
      <w:r w:rsidRPr="00771C86">
        <w:t>&lt;submit&gt;</w:t>
      </w:r>
    </w:p>
    <w:p w:rsidR="00831D6C" w:rsidRPr="00771C86" w:rsidRDefault="00831D6C" w:rsidP="00831D6C">
      <w:pPr>
        <w:spacing w:line="240" w:lineRule="auto"/>
        <w:ind w:left="720"/>
      </w:pPr>
      <w:r w:rsidRPr="00771C86">
        <w:t xml:space="preserve">   &lt;order orderCode='Example_Poli_order'&gt;</w:t>
      </w:r>
    </w:p>
    <w:p w:rsidR="00831D6C" w:rsidRPr="00771C86" w:rsidRDefault="00831D6C" w:rsidP="00831D6C">
      <w:pPr>
        <w:spacing w:line="240" w:lineRule="auto"/>
        <w:ind w:left="720"/>
      </w:pPr>
      <w:r w:rsidRPr="00771C86">
        <w:t xml:space="preserve">     &lt;description&gt;Description here&lt;/description&gt;</w:t>
      </w:r>
    </w:p>
    <w:p w:rsidR="00831D6C" w:rsidRPr="00771C86" w:rsidRDefault="00831D6C" w:rsidP="00831D6C">
      <w:pPr>
        <w:spacing w:line="240" w:lineRule="auto"/>
        <w:ind w:left="720"/>
      </w:pPr>
      <w:r w:rsidRPr="00771C86">
        <w:t xml:space="preserve">     &lt;amount currencyCode='AUD' value='100' exponent='2'/&gt;</w:t>
      </w:r>
    </w:p>
    <w:p w:rsidR="00831D6C" w:rsidRPr="00771C86" w:rsidRDefault="00831D6C" w:rsidP="00831D6C">
      <w:pPr>
        <w:spacing w:line="240" w:lineRule="auto"/>
        <w:ind w:left="720"/>
      </w:pPr>
      <w:r w:rsidRPr="00771C86">
        <w:t xml:space="preserve">     &lt;orderContent&gt;Order Content Here&lt;/orderContent&gt;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&lt;POLI-SSL shopperCountryCode='AU'&gt;</w:t>
      </w:r>
    </w:p>
    <w:p w:rsidR="00831D6C" w:rsidRPr="00771C86" w:rsidRDefault="00831D6C" w:rsidP="00831D6C">
      <w:pPr>
        <w:spacing w:line="240" w:lineRule="auto"/>
        <w:ind w:left="720"/>
      </w:pPr>
      <w:r w:rsidRPr="00771C86">
        <w:t xml:space="preserve">      &lt;successURL&gt;http://www.worldpay.com/successURL&lt;/successURL&gt;</w:t>
      </w:r>
    </w:p>
    <w:p w:rsidR="00831D6C" w:rsidRPr="00771C86" w:rsidRDefault="00831D6C" w:rsidP="00831D6C">
      <w:pPr>
        <w:spacing w:line="240" w:lineRule="auto"/>
        <w:ind w:left="720"/>
      </w:pPr>
      <w:r w:rsidRPr="00771C86">
        <w:lastRenderedPageBreak/>
        <w:t xml:space="preserve">      &lt;cancelURL&gt;http://www.worldpay.com/cancelURL&lt;/cancelURL&gt;</w:t>
      </w:r>
    </w:p>
    <w:p w:rsidR="00831D6C" w:rsidRPr="00771C86" w:rsidRDefault="00831D6C" w:rsidP="00831D6C">
      <w:pPr>
        <w:spacing w:line="240" w:lineRule="auto"/>
        <w:ind w:left="720"/>
      </w:pPr>
      <w:r w:rsidRPr="00771C86">
        <w:t xml:space="preserve">      &lt;pendingURL&gt;http://www.worldpay.com/pendingURL&lt;/pendingURL&gt;</w:t>
      </w:r>
    </w:p>
    <w:p w:rsidR="00831D6C" w:rsidRPr="00771C86" w:rsidRDefault="00831D6C" w:rsidP="00831D6C">
      <w:pPr>
        <w:spacing w:line="240" w:lineRule="auto"/>
        <w:ind w:left="720"/>
      </w:pPr>
      <w:r w:rsidRPr="00771C86">
        <w:t xml:space="preserve">       &lt;/POLI-SSL&gt;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&lt;shopperEmailAddress&gt;shopper@worldpay.com&lt;/shopperEmailAddress&gt;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 xml:space="preserve">   &lt;/order&gt;</w:t>
      </w:r>
    </w:p>
    <w:p w:rsidR="00831D6C" w:rsidRPr="00771C86" w:rsidRDefault="00831D6C" w:rsidP="00831D6C">
      <w:pPr>
        <w:spacing w:line="240" w:lineRule="auto"/>
        <w:ind w:left="720"/>
      </w:pPr>
      <w:r w:rsidRPr="00771C86">
        <w:t xml:space="preserve"> &lt;/submit&gt;</w:t>
      </w:r>
    </w:p>
    <w:p w:rsidR="00831D6C" w:rsidRPr="00771C86" w:rsidRDefault="00831D6C" w:rsidP="00831D6C">
      <w:pPr>
        <w:spacing w:line="240" w:lineRule="auto"/>
        <w:ind w:left="720"/>
      </w:pPr>
      <w:r w:rsidRPr="00771C86">
        <w:t>&lt;/paymentService&gt;</w:t>
      </w: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Default="00831D6C" w:rsidP="00831D6C">
      <w:pPr>
        <w:ind w:left="720"/>
      </w:pPr>
      <w:r>
        <w:t>&lt;?xml version='1.0' ?&gt;</w:t>
      </w:r>
    </w:p>
    <w:p w:rsidR="00831D6C" w:rsidRDefault="00831D6C" w:rsidP="00831D6C">
      <w:pPr>
        <w:ind w:left="720"/>
      </w:pPr>
      <w:r>
        <w:t>&lt;!DOCTYPE paymentService PUBLIC '-//</w:t>
      </w:r>
      <w:r w:rsidR="00C04461">
        <w:t>Worldpay</w:t>
      </w:r>
      <w:r>
        <w:t xml:space="preserve">//DTD </w:t>
      </w:r>
      <w:r w:rsidR="00C04461">
        <w:t>Worldpay</w:t>
      </w:r>
      <w:r>
        <w:t xml:space="preserve"> PaymentService v1//EN' 'dtd/paymentService_v1.dtd'&gt;</w:t>
      </w:r>
    </w:p>
    <w:p w:rsidR="00831D6C" w:rsidRDefault="00831D6C" w:rsidP="00831D6C">
      <w:pPr>
        <w:ind w:left="720"/>
      </w:pPr>
      <w:r>
        <w:t>&lt;paymentService merchantCode=</w:t>
      </w:r>
      <w:r w:rsidRPr="00771C86">
        <w:t>'</w:t>
      </w:r>
      <w:r w:rsidRPr="00C11381">
        <w:t>SAPIENTNITROECOMMERCEV1</w:t>
      </w:r>
      <w:r w:rsidRPr="00771C86">
        <w:t xml:space="preserve">' </w:t>
      </w:r>
      <w:r>
        <w:t>version='1.4'&gt;</w:t>
      </w:r>
    </w:p>
    <w:p w:rsidR="00831D6C" w:rsidRDefault="00831D6C" w:rsidP="00831D6C">
      <w:pPr>
        <w:ind w:left="720"/>
      </w:pPr>
      <w:r>
        <w:t>&lt;submit&gt;</w:t>
      </w:r>
    </w:p>
    <w:p w:rsidR="00831D6C" w:rsidRDefault="00831D6C" w:rsidP="00831D6C">
      <w:pPr>
        <w:ind w:left="720"/>
      </w:pPr>
      <w:r>
        <w:t xml:space="preserve">   &lt;order orderCode='Example_PoliNZ_order'&gt;</w:t>
      </w:r>
    </w:p>
    <w:p w:rsidR="00831D6C" w:rsidRDefault="00831D6C" w:rsidP="00831D6C">
      <w:pPr>
        <w:ind w:left="720"/>
      </w:pPr>
      <w:r>
        <w:t xml:space="preserve">     &lt;description&gt;Description here&lt;/description&gt;</w:t>
      </w:r>
    </w:p>
    <w:p w:rsidR="00831D6C" w:rsidRDefault="00831D6C" w:rsidP="00831D6C">
      <w:pPr>
        <w:ind w:left="720"/>
      </w:pPr>
      <w:r>
        <w:t xml:space="preserve">     &lt;amount currencyCode='NZD' value='100' exponent='2'/&gt;</w:t>
      </w:r>
    </w:p>
    <w:p w:rsidR="00831D6C" w:rsidRDefault="00831D6C" w:rsidP="00831D6C">
      <w:pPr>
        <w:ind w:left="720"/>
      </w:pPr>
      <w:r>
        <w:t xml:space="preserve">     &lt;orderContent&gt;Order Content Here&lt;/orderContent&gt;</w:t>
      </w:r>
    </w:p>
    <w:p w:rsidR="00831D6C" w:rsidRDefault="00831D6C" w:rsidP="00831D6C">
      <w:pPr>
        <w:ind w:left="720"/>
      </w:pPr>
      <w:r>
        <w:t xml:space="preserve">     &lt;paymentDetails&gt;</w:t>
      </w:r>
    </w:p>
    <w:p w:rsidR="00831D6C" w:rsidRDefault="00831D6C" w:rsidP="00831D6C">
      <w:pPr>
        <w:ind w:left="720"/>
      </w:pPr>
      <w:r>
        <w:t xml:space="preserve">      &lt;POLINZ-SSL shopperCountryCode='NZ'&gt;</w:t>
      </w:r>
    </w:p>
    <w:p w:rsidR="00831D6C" w:rsidRDefault="00831D6C" w:rsidP="00831D6C">
      <w:pPr>
        <w:ind w:left="720"/>
      </w:pPr>
      <w:r>
        <w:t xml:space="preserve">      &lt;successURL&gt;http://www.worldpay.com/successURL&lt;/successURL&gt;</w:t>
      </w:r>
    </w:p>
    <w:p w:rsidR="00831D6C" w:rsidRDefault="00831D6C" w:rsidP="00831D6C">
      <w:pPr>
        <w:ind w:left="720"/>
      </w:pPr>
      <w:r>
        <w:t xml:space="preserve">      &lt;cancelURL&gt;http://www.worldpay.com/cancelURL&lt;/cancelURL&gt;</w:t>
      </w:r>
    </w:p>
    <w:p w:rsidR="00831D6C" w:rsidRDefault="00831D6C" w:rsidP="00831D6C">
      <w:pPr>
        <w:ind w:left="720"/>
      </w:pPr>
      <w:r>
        <w:t xml:space="preserve">      &lt;pendingURL&gt;http://www.worldpay.com/pendingURL&lt;/pendingURL&gt;</w:t>
      </w:r>
    </w:p>
    <w:p w:rsidR="00831D6C" w:rsidRDefault="00831D6C" w:rsidP="00831D6C">
      <w:pPr>
        <w:ind w:left="720"/>
      </w:pPr>
      <w:r>
        <w:t xml:space="preserve">       &lt;/POLINZ-SSL&gt;</w:t>
      </w:r>
    </w:p>
    <w:p w:rsidR="00831D6C" w:rsidRDefault="00831D6C" w:rsidP="00831D6C">
      <w:pPr>
        <w:ind w:left="720"/>
      </w:pPr>
      <w:r>
        <w:t xml:space="preserve">     &lt;/paymentDetails&gt;</w:t>
      </w:r>
    </w:p>
    <w:p w:rsidR="00831D6C" w:rsidRDefault="00831D6C" w:rsidP="00831D6C">
      <w:pPr>
        <w:ind w:left="720"/>
      </w:pPr>
      <w:r>
        <w:t xml:space="preserve">     &lt;shopper&gt;</w:t>
      </w:r>
    </w:p>
    <w:p w:rsidR="00831D6C" w:rsidRDefault="00831D6C" w:rsidP="00831D6C">
      <w:pPr>
        <w:ind w:left="720"/>
      </w:pPr>
      <w:r>
        <w:lastRenderedPageBreak/>
        <w:t>&lt;shopperEmailAddress&gt;shopper@worldpay.com&lt;/shopperEmailAddress&gt;</w:t>
      </w:r>
    </w:p>
    <w:p w:rsidR="00831D6C" w:rsidRDefault="00831D6C" w:rsidP="00831D6C">
      <w:pPr>
        <w:ind w:left="720"/>
      </w:pPr>
      <w:r>
        <w:t xml:space="preserve">     &lt;/shopper&gt;</w:t>
      </w:r>
    </w:p>
    <w:p w:rsidR="00831D6C" w:rsidRDefault="00831D6C" w:rsidP="00831D6C">
      <w:pPr>
        <w:ind w:left="720"/>
      </w:pPr>
      <w:r>
        <w:t xml:space="preserve">   &lt;/order&gt;</w:t>
      </w:r>
    </w:p>
    <w:p w:rsidR="00831D6C" w:rsidRDefault="00831D6C" w:rsidP="00831D6C">
      <w:pPr>
        <w:ind w:left="720"/>
      </w:pPr>
      <w:r>
        <w:t xml:space="preserve"> &lt;/submit&gt;</w:t>
      </w:r>
    </w:p>
    <w:p w:rsidR="00831D6C" w:rsidRDefault="00831D6C" w:rsidP="00831D6C">
      <w:pPr>
        <w:ind w:left="720"/>
      </w:pPr>
      <w:r>
        <w:t>&lt;/paymentService&gt;</w:t>
      </w:r>
    </w:p>
    <w:p w:rsidR="00831D6C" w:rsidRDefault="00831D6C" w:rsidP="00831D6C">
      <w:pPr>
        <w:ind w:left="720"/>
      </w:pPr>
    </w:p>
    <w:p w:rsidR="00831D6C" w:rsidRPr="00772E9A" w:rsidRDefault="00831D6C" w:rsidP="008A78A6">
      <w:pPr>
        <w:pStyle w:val="Heading4"/>
        <w:keepNext/>
        <w:keepLines/>
        <w:ind w:left="1800"/>
        <w:rPr>
          <w:iCs w:val="0"/>
        </w:rPr>
      </w:pPr>
      <w:bookmarkStart w:id="1039" w:name="_Toc409710795"/>
      <w:bookmarkStart w:id="1040" w:name="_Toc413668793"/>
      <w:r w:rsidRPr="00772E9A">
        <w:rPr>
          <w:iCs w:val="0"/>
        </w:rPr>
        <w:t>Response Attribute Mapping</w:t>
      </w:r>
      <w:bookmarkEnd w:id="1039"/>
      <w:bookmarkEnd w:id="1040"/>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8D0D9A" w:rsidRDefault="00831D6C" w:rsidP="00831D6C">
      <w:pPr>
        <w:spacing w:line="240" w:lineRule="auto"/>
        <w:ind w:left="708"/>
      </w:pPr>
      <w:r w:rsidRPr="008D0D9A">
        <w:t>&lt;?xml version="1.0" encoding="UTF-8"?&gt;</w:t>
      </w:r>
    </w:p>
    <w:p w:rsidR="00831D6C" w:rsidRPr="008D0D9A" w:rsidRDefault="00831D6C" w:rsidP="00831D6C">
      <w:pPr>
        <w:spacing w:line="240" w:lineRule="auto"/>
        <w:ind w:left="708"/>
      </w:pPr>
      <w:r w:rsidRPr="008D0D9A">
        <w:t>&lt;!DOCTYPE paymentService PUBLIC "-//</w:t>
      </w:r>
      <w:r w:rsidR="00C04461">
        <w:t>Worldpay</w:t>
      </w:r>
      <w:r w:rsidRPr="008D0D9A">
        <w:t xml:space="preserve">//DTD </w:t>
      </w:r>
      <w:r w:rsidR="00C04461">
        <w:t>Worldpay</w:t>
      </w:r>
      <w:r w:rsidRPr="008D0D9A">
        <w:t xml:space="preserve"> PaymentService v1//EN"</w:t>
      </w:r>
    </w:p>
    <w:p w:rsidR="00831D6C" w:rsidRPr="008D0D9A" w:rsidRDefault="00831D6C" w:rsidP="00831D6C">
      <w:pPr>
        <w:spacing w:line="240" w:lineRule="auto"/>
        <w:ind w:left="708"/>
      </w:pPr>
      <w:r w:rsidRPr="008D0D9A">
        <w:t xml:space="preserve">                                "http://dtd.worldpay.com/paymentService_v1.dtd"&gt;</w:t>
      </w:r>
    </w:p>
    <w:p w:rsidR="00831D6C" w:rsidRPr="008D0D9A" w:rsidRDefault="00831D6C" w:rsidP="00831D6C">
      <w:pPr>
        <w:spacing w:line="240" w:lineRule="auto"/>
        <w:ind w:left="708"/>
      </w:pPr>
      <w:r w:rsidRPr="008D0D9A">
        <w:t>&lt;paymentService version="1.4" merchantCode="SAPIENTNITROECOMMERCEV1"&gt;</w:t>
      </w:r>
    </w:p>
    <w:p w:rsidR="00831D6C" w:rsidRPr="008D0D9A" w:rsidRDefault="00831D6C" w:rsidP="00831D6C">
      <w:pPr>
        <w:spacing w:line="240" w:lineRule="auto"/>
        <w:ind w:left="708"/>
      </w:pPr>
      <w:r w:rsidRPr="008D0D9A">
        <w:t xml:space="preserve">    &lt;reply&gt;</w:t>
      </w:r>
    </w:p>
    <w:p w:rsidR="00831D6C" w:rsidRPr="008D0D9A" w:rsidRDefault="00831D6C" w:rsidP="00831D6C">
      <w:pPr>
        <w:spacing w:line="240" w:lineRule="auto"/>
        <w:ind w:left="708"/>
      </w:pPr>
      <w:r w:rsidRPr="008D0D9A">
        <w:t xml:space="preserve">        &lt;orderStatus orderCode="Example_Poli_order"&gt;</w:t>
      </w:r>
    </w:p>
    <w:p w:rsidR="00831D6C" w:rsidRPr="008D0D9A" w:rsidRDefault="00831D6C" w:rsidP="00831D6C">
      <w:pPr>
        <w:spacing w:line="240" w:lineRule="auto"/>
        <w:ind w:left="708"/>
      </w:pPr>
      <w:r w:rsidRPr="008D0D9A">
        <w:t xml:space="preserve">            &lt;reference id="3020978372"&gt;https://secure-test.worldpay.com/jsp/test/shopper/APMSTSimulator.jsp?customerRef=3018125342&amp;amp;paymentMethod=POLI&lt;/reference&gt;</w:t>
      </w:r>
    </w:p>
    <w:p w:rsidR="00831D6C" w:rsidRPr="008D0D9A" w:rsidRDefault="00831D6C" w:rsidP="00831D6C">
      <w:pPr>
        <w:spacing w:line="240" w:lineRule="auto"/>
        <w:ind w:left="708"/>
      </w:pPr>
      <w:r w:rsidRPr="008D0D9A">
        <w:t xml:space="preserve">        &lt;/orderStatus&gt;</w:t>
      </w:r>
    </w:p>
    <w:p w:rsidR="00831D6C" w:rsidRPr="008D0D9A" w:rsidRDefault="00831D6C" w:rsidP="00831D6C">
      <w:pPr>
        <w:spacing w:line="240" w:lineRule="auto"/>
        <w:ind w:left="708"/>
      </w:pPr>
      <w:r w:rsidRPr="008D0D9A">
        <w:t xml:space="preserve">    &lt;/reply&gt;</w:t>
      </w:r>
    </w:p>
    <w:p w:rsidR="00831D6C" w:rsidRDefault="00831D6C" w:rsidP="00831D6C">
      <w:pPr>
        <w:spacing w:line="240" w:lineRule="auto"/>
        <w:ind w:left="708"/>
      </w:pPr>
      <w:r w:rsidRPr="008D0D9A">
        <w:t>&lt;/paymentService&gt;</w:t>
      </w:r>
    </w:p>
    <w:p w:rsidR="00831D6C" w:rsidRDefault="00831D6C" w:rsidP="00831D6C">
      <w:pPr>
        <w:spacing w:line="240" w:lineRule="auto"/>
        <w:ind w:left="708"/>
      </w:pPr>
    </w:p>
    <w:p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orderCode="Example_PoliNZ_order"&gt;</w:t>
      </w:r>
    </w:p>
    <w:p w:rsidR="00831D6C" w:rsidRDefault="00831D6C" w:rsidP="00831D6C">
      <w:pPr>
        <w:ind w:left="708"/>
      </w:pPr>
      <w:r>
        <w:lastRenderedPageBreak/>
        <w:t xml:space="preserve">            &lt;reference id="3020978547"&gt;https://secure-test.worldpay.com/jsp/test/shopper/APMSTSimulator.jsp?customerRef=3018125494&amp;amp;paymentMethod=POLINZ&lt;/reference&gt;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left="708"/>
      </w:pPr>
      <w:r>
        <w:t>&lt;/paymentService&gt;</w:t>
      </w:r>
    </w:p>
    <w:p w:rsidR="00831D6C" w:rsidRDefault="00831D6C" w:rsidP="00831D6C">
      <w:pPr>
        <w:ind w:left="708"/>
      </w:pPr>
    </w:p>
    <w:p w:rsidR="00831D6C" w:rsidRPr="00F61D5D" w:rsidRDefault="00A64E46" w:rsidP="00F61D5D">
      <w:pPr>
        <w:pStyle w:val="Heading3"/>
        <w:keepNext/>
        <w:keepLines/>
        <w:numPr>
          <w:ilvl w:val="2"/>
          <w:numId w:val="47"/>
        </w:numPr>
        <w:pBdr>
          <w:bottom w:val="none" w:sz="0" w:space="0" w:color="auto"/>
        </w:pBdr>
        <w:spacing w:line="276" w:lineRule="auto"/>
        <w:ind w:left="1764"/>
        <w:rPr>
          <w:i w:val="0"/>
          <w:sz w:val="24"/>
          <w:szCs w:val="24"/>
        </w:rPr>
      </w:pPr>
      <w:bookmarkStart w:id="1041" w:name="_Toc413668794"/>
      <w:bookmarkStart w:id="1042" w:name="_Toc517950273"/>
      <w:bookmarkEnd w:id="1041"/>
      <w:r w:rsidRPr="00F61D5D">
        <w:rPr>
          <w:i w:val="0"/>
          <w:sz w:val="24"/>
          <w:szCs w:val="24"/>
        </w:rPr>
        <w:t>SEPA-DD</w:t>
      </w:r>
      <w:bookmarkEnd w:id="1042"/>
    </w:p>
    <w:p w:rsidR="00831D6C" w:rsidRDefault="00EC61C3" w:rsidP="00831D6C">
      <w:pPr>
        <w:ind w:left="576"/>
      </w:pPr>
      <w:r>
        <w:t xml:space="preserve">SEPA-DD </w:t>
      </w:r>
      <w:r w:rsidR="00831D6C">
        <w:t xml:space="preserve">is </w:t>
      </w:r>
      <w:r w:rsidR="00F61D5D">
        <w:t>an</w:t>
      </w:r>
      <w:r>
        <w:t xml:space="preserve"> </w:t>
      </w:r>
      <w:r w:rsidR="00831D6C">
        <w:t xml:space="preserve">alternative payment method service, which provides option to make payment using IBAN or Bank account number.  </w:t>
      </w:r>
      <w:r w:rsidR="00FF0064">
        <w:t xml:space="preserve">SEPA-DD </w:t>
      </w:r>
      <w:r w:rsidR="00831D6C">
        <w:t>provides normal as well recurring payment options.</w:t>
      </w:r>
    </w:p>
    <w:p w:rsidR="00831D6C" w:rsidRPr="008A78A6" w:rsidRDefault="00831D6C" w:rsidP="008A78A6">
      <w:pPr>
        <w:pStyle w:val="Heading4"/>
        <w:keepNext/>
        <w:keepLines/>
        <w:ind w:left="1800"/>
      </w:pPr>
      <w:bookmarkStart w:id="1043" w:name="_Toc409710800"/>
      <w:bookmarkStart w:id="1044" w:name="_Toc413668811"/>
      <w:r w:rsidRPr="008A78A6">
        <w:t>Request Attribute Mapping</w:t>
      </w:r>
      <w:bookmarkEnd w:id="1043"/>
      <w:bookmarkEnd w:id="1044"/>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7F6DEA" w:rsidRDefault="00831D6C" w:rsidP="007F6DEA">
      <w:pPr>
        <w:ind w:left="576"/>
      </w:pPr>
      <w:r>
        <w:t>&lt;?xml version="1.0"?&gt;&lt;!DOCTYPE paymentService PUBLIC "-//</w:t>
      </w:r>
      <w:r w:rsidR="00C04461">
        <w:t>Worldpay</w:t>
      </w:r>
      <w:r>
        <w:t xml:space="preserve">//DTD </w:t>
      </w:r>
      <w:r w:rsidR="00C04461">
        <w:t>Worldpay</w:t>
      </w:r>
      <w:r>
        <w:t xml:space="preserve"> PaymentService v1//EN" "</w:t>
      </w:r>
      <w:hyperlink r:id="rId54" w:history="1">
        <w:r>
          <w:rPr>
            <w:rStyle w:val="Hyperlink"/>
          </w:rPr>
          <w:t>http://dtd.worldpay.com/paymentService_v1.dtd</w:t>
        </w:r>
      </w:hyperlink>
      <w:r>
        <w:t>"&gt;</w:t>
      </w:r>
      <w:r w:rsidR="007F6DEA" w:rsidRPr="007F6DEA">
        <w:t xml:space="preserve"> </w:t>
      </w:r>
      <w:r w:rsidR="007F6DEA">
        <w:t>&lt;paymentService merchantCode="SAPIENTNITROECOM" version="1.4"&gt;</w:t>
      </w:r>
    </w:p>
    <w:p w:rsidR="007F6DEA" w:rsidRDefault="007F6DEA" w:rsidP="007F6DEA">
      <w:pPr>
        <w:ind w:left="576"/>
      </w:pPr>
      <w:r>
        <w:t xml:space="preserve">  &lt;submit&gt;</w:t>
      </w:r>
    </w:p>
    <w:p w:rsidR="007F6DEA" w:rsidRDefault="007F6DEA" w:rsidP="007F6DEA">
      <w:pPr>
        <w:ind w:left="576"/>
      </w:pPr>
      <w:r>
        <w:t xml:space="preserve">    &lt;order orderCode="00008304"&gt;</w:t>
      </w:r>
    </w:p>
    <w:p w:rsidR="007F6DEA" w:rsidRDefault="007F6DEA" w:rsidP="007F6DEA">
      <w:pPr>
        <w:ind w:left="576"/>
      </w:pPr>
      <w:r>
        <w:t xml:space="preserve">      &lt;description&gt;Merchant Order Number : 00008304&lt;/description&gt;</w:t>
      </w:r>
    </w:p>
    <w:p w:rsidR="007F6DEA" w:rsidRDefault="007F6DEA" w:rsidP="007F6DEA">
      <w:pPr>
        <w:ind w:left="576"/>
      </w:pPr>
      <w:r>
        <w:t xml:space="preserve">      &lt;amount currencyCode="USD" exponent="2" value="11024"/&gt;</w:t>
      </w:r>
    </w:p>
    <w:p w:rsidR="007F6DEA" w:rsidRDefault="007F6DEA" w:rsidP="007F6DEA">
      <w:pPr>
        <w:ind w:left="576"/>
      </w:pPr>
      <w:r>
        <w:t xml:space="preserve">      &lt;orderContent&gt;Product Name Platinum V Neck Suit Dress price USD 99.00Your payment will be handled by  </w:t>
      </w:r>
      <w:r w:rsidR="00C04461">
        <w:t>Worldpay</w:t>
      </w:r>
      <w:r>
        <w:t xml:space="preserve"> Payments Services.&lt;/orderContent&gt;</w:t>
      </w:r>
    </w:p>
    <w:p w:rsidR="007F6DEA" w:rsidRDefault="007F6DEA" w:rsidP="007F6DEA">
      <w:pPr>
        <w:ind w:left="576"/>
      </w:pPr>
      <w:r>
        <w:t xml:space="preserve">      &lt;paymentDetails&gt;</w:t>
      </w:r>
    </w:p>
    <w:p w:rsidR="007F6DEA" w:rsidRDefault="007F6DEA" w:rsidP="007F6DEA">
      <w:pPr>
        <w:ind w:left="576"/>
      </w:pPr>
      <w:r>
        <w:t xml:space="preserve">        &lt;SEPA_DIRECT_DEBIT-SSL&gt;</w:t>
      </w:r>
    </w:p>
    <w:p w:rsidR="007F6DEA" w:rsidRDefault="007F6DEA" w:rsidP="007F6DEA">
      <w:pPr>
        <w:ind w:left="576"/>
      </w:pPr>
      <w:r>
        <w:t xml:space="preserve">          &lt;bankAccount-SEPA&gt;</w:t>
      </w:r>
    </w:p>
    <w:p w:rsidR="007F6DEA" w:rsidRDefault="007F6DEA" w:rsidP="007F6DEA">
      <w:pPr>
        <w:ind w:left="576"/>
      </w:pPr>
      <w:r>
        <w:t xml:space="preserve">            &lt;iban&gt;DE93100000000012345678&lt;/iban&gt;</w:t>
      </w:r>
    </w:p>
    <w:p w:rsidR="007F6DEA" w:rsidRDefault="007F6DEA" w:rsidP="007F6DEA">
      <w:pPr>
        <w:ind w:left="576"/>
      </w:pPr>
      <w:r>
        <w:t xml:space="preserve">            &lt;accountHolderName&gt;M.Mustermann&lt;/accountHolderName&gt;</w:t>
      </w:r>
    </w:p>
    <w:p w:rsidR="007F6DEA" w:rsidRDefault="007F6DEA" w:rsidP="007F6DEA">
      <w:pPr>
        <w:ind w:left="576"/>
      </w:pPr>
      <w:r>
        <w:t xml:space="preserve">          &lt;/bankAccount-SEPA&gt;</w:t>
      </w:r>
    </w:p>
    <w:p w:rsidR="007F6DEA" w:rsidRDefault="007F6DEA" w:rsidP="007F6DEA">
      <w:pPr>
        <w:ind w:left="576"/>
      </w:pPr>
      <w:r>
        <w:t xml:space="preserve">        &lt;/SEPA_DIRECT_DEBIT-SSL&gt;</w:t>
      </w:r>
    </w:p>
    <w:p w:rsidR="007F6DEA" w:rsidRDefault="007F6DEA" w:rsidP="007F6DEA">
      <w:pPr>
        <w:ind w:left="576"/>
      </w:pPr>
      <w:r>
        <w:t xml:space="preserve">      &lt;/paymentDetails&gt;</w:t>
      </w:r>
    </w:p>
    <w:p w:rsidR="007F6DEA" w:rsidRDefault="007F6DEA" w:rsidP="007F6DEA">
      <w:pPr>
        <w:ind w:left="576"/>
      </w:pPr>
      <w:r>
        <w:lastRenderedPageBreak/>
        <w:t xml:space="preserve">      &lt;shopper&gt;</w:t>
      </w:r>
    </w:p>
    <w:p w:rsidR="007F6DEA" w:rsidRDefault="007F6DEA" w:rsidP="007F6DEA">
      <w:pPr>
        <w:ind w:left="576"/>
      </w:pPr>
      <w:r>
        <w:t xml:space="preserve">        &lt;shopperEmailAddress&gt;Mustermann@example.de&lt;/shopperEmailAddress&gt;</w:t>
      </w:r>
    </w:p>
    <w:p w:rsidR="007F6DEA" w:rsidRDefault="007F6DEA" w:rsidP="007F6DEA">
      <w:pPr>
        <w:ind w:left="576"/>
      </w:pPr>
      <w:r>
        <w:t xml:space="preserve">        &lt;session id="00008304" shopperIPAddress="14.140.116.135"/&gt;</w:t>
      </w:r>
    </w:p>
    <w:p w:rsidR="007F6DEA" w:rsidRDefault="007F6DEA" w:rsidP="007F6DEA">
      <w:pPr>
        <w:ind w:left="576"/>
      </w:pPr>
      <w:r>
        <w:t xml:space="preserve">      &lt;/shopper&gt;</w:t>
      </w:r>
    </w:p>
    <w:p w:rsidR="007F6DEA" w:rsidRDefault="007F6DEA" w:rsidP="007F6DEA">
      <w:pPr>
        <w:ind w:left="576"/>
      </w:pPr>
      <w:r>
        <w:t xml:space="preserve">      &lt;billingAddress&gt;</w:t>
      </w:r>
    </w:p>
    <w:p w:rsidR="007F6DEA" w:rsidRDefault="007F6DEA" w:rsidP="007F6DEA">
      <w:pPr>
        <w:ind w:left="576"/>
      </w:pPr>
      <w:r>
        <w:t xml:space="preserve">        &lt;address&gt;</w:t>
      </w:r>
    </w:p>
    <w:p w:rsidR="007F6DEA" w:rsidRDefault="007F6DEA" w:rsidP="007F6DEA">
      <w:pPr>
        <w:ind w:left="576"/>
      </w:pPr>
      <w:r>
        <w:t xml:space="preserve">          &lt;firstName&gt;Mustermaan&lt;/firstName&gt;</w:t>
      </w:r>
    </w:p>
    <w:p w:rsidR="007F6DEA" w:rsidRDefault="007F6DEA" w:rsidP="007F6DEA">
      <w:pPr>
        <w:ind w:left="576"/>
      </w:pPr>
      <w:r>
        <w:t xml:space="preserve">          &lt;lastName&gt;M&lt;/lastName&gt;</w:t>
      </w:r>
    </w:p>
    <w:p w:rsidR="007F6DEA" w:rsidRDefault="007F6DEA" w:rsidP="007F6DEA">
      <w:pPr>
        <w:ind w:left="576"/>
      </w:pPr>
      <w:r>
        <w:t xml:space="preserve">          &lt;address1&gt;23&lt;/address1&gt;</w:t>
      </w:r>
    </w:p>
    <w:p w:rsidR="007F6DEA" w:rsidRDefault="007F6DEA" w:rsidP="007F6DEA">
      <w:pPr>
        <w:ind w:left="576"/>
      </w:pPr>
      <w:r>
        <w:t xml:space="preserve">          &lt;postalCode&gt;94109&lt;/postalCode&gt;</w:t>
      </w:r>
    </w:p>
    <w:p w:rsidR="007F6DEA" w:rsidRDefault="007F6DEA" w:rsidP="007F6DEA">
      <w:pPr>
        <w:ind w:left="576"/>
      </w:pPr>
      <w:r>
        <w:t xml:space="preserve">          &lt;city&gt;Berlin&lt;/city&gt;</w:t>
      </w:r>
    </w:p>
    <w:p w:rsidR="007F6DEA" w:rsidRDefault="007F6DEA" w:rsidP="007F6DEA">
      <w:pPr>
        <w:ind w:left="576"/>
      </w:pPr>
      <w:r>
        <w:t xml:space="preserve">          &lt;state&gt;CA&lt;/state&gt;</w:t>
      </w:r>
    </w:p>
    <w:p w:rsidR="007F6DEA" w:rsidRDefault="007F6DEA" w:rsidP="007F6DEA">
      <w:pPr>
        <w:ind w:left="576"/>
      </w:pPr>
      <w:r>
        <w:t xml:space="preserve">          &lt;countryCode&gt;DE&lt;/countryCode&gt;</w:t>
      </w:r>
    </w:p>
    <w:p w:rsidR="007F6DEA" w:rsidRDefault="007F6DEA" w:rsidP="007F6DEA">
      <w:pPr>
        <w:ind w:left="576"/>
      </w:pPr>
      <w:r>
        <w:t xml:space="preserve">          &lt;telephoneNumber&gt;1212121212&lt;/telephoneNumber&gt;</w:t>
      </w:r>
    </w:p>
    <w:p w:rsidR="007F6DEA" w:rsidRDefault="007F6DEA" w:rsidP="007F6DEA">
      <w:pPr>
        <w:ind w:left="576"/>
      </w:pPr>
      <w:r>
        <w:t xml:space="preserve">        &lt;/address&gt;</w:t>
      </w:r>
    </w:p>
    <w:p w:rsidR="007F6DEA" w:rsidRDefault="007F6DEA" w:rsidP="007F6DEA">
      <w:pPr>
        <w:ind w:left="576"/>
      </w:pPr>
      <w:r>
        <w:t xml:space="preserve">      &lt;/billingAddress&gt;</w:t>
      </w:r>
    </w:p>
    <w:p w:rsidR="007F6DEA" w:rsidRDefault="007F6DEA" w:rsidP="007F6DEA">
      <w:pPr>
        <w:ind w:left="576"/>
      </w:pPr>
      <w:r>
        <w:t xml:space="preserve">      &lt;mandate&gt;</w:t>
      </w:r>
    </w:p>
    <w:p w:rsidR="007F6DEA" w:rsidRDefault="007F6DEA" w:rsidP="007F6DEA">
      <w:pPr>
        <w:ind w:left="576"/>
      </w:pPr>
      <w:r>
        <w:t xml:space="preserve">        &lt;mandateType&gt;ONE-OFF&lt;/mandateType&gt;</w:t>
      </w:r>
    </w:p>
    <w:p w:rsidR="007F6DEA" w:rsidRDefault="007F6DEA" w:rsidP="007F6DEA">
      <w:pPr>
        <w:ind w:left="576"/>
      </w:pPr>
      <w:r>
        <w:t xml:space="preserve">        &lt;mandateId&gt;M-100038056-201832512945355&lt;/mandateId&gt;</w:t>
      </w:r>
    </w:p>
    <w:p w:rsidR="007F6DEA" w:rsidRDefault="007F6DEA" w:rsidP="007F6DEA">
      <w:pPr>
        <w:ind w:left="576"/>
      </w:pPr>
      <w:r>
        <w:t xml:space="preserve">      &lt;/mandate&gt;</w:t>
      </w:r>
    </w:p>
    <w:p w:rsidR="007F6DEA" w:rsidRDefault="007F6DEA" w:rsidP="007F6DEA">
      <w:pPr>
        <w:ind w:left="576"/>
      </w:pPr>
      <w:r>
        <w:t xml:space="preserve">    &lt;/order&gt;</w:t>
      </w:r>
    </w:p>
    <w:p w:rsidR="007F6DEA" w:rsidRDefault="007F6DEA" w:rsidP="007F6DEA">
      <w:pPr>
        <w:ind w:left="576"/>
      </w:pPr>
      <w:r>
        <w:t xml:space="preserve">  &lt;/submit&gt;</w:t>
      </w:r>
    </w:p>
    <w:p w:rsidR="00831D6C" w:rsidRDefault="007F6DEA" w:rsidP="007F6DEA">
      <w:pPr>
        <w:ind w:left="576"/>
      </w:pPr>
      <w:r>
        <w:t>&lt;/paymentService&gt;</w:t>
      </w:r>
      <w:r w:rsidR="00831D6C">
        <w:t xml:space="preserve"> </w:t>
      </w:r>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990F1F" w:rsidRDefault="00831D6C" w:rsidP="00990F1F">
      <w:pPr>
        <w:ind w:left="576"/>
      </w:pPr>
      <w:r>
        <w:t>&lt;?xml version="1.0"?&gt;&lt;!DOCTYPE paymentService PUBLIC "-//</w:t>
      </w:r>
      <w:r w:rsidR="00C04461">
        <w:t>Worldpay</w:t>
      </w:r>
      <w:r>
        <w:t xml:space="preserve">//DTD </w:t>
      </w:r>
      <w:r w:rsidR="00C04461">
        <w:t>Worldpay</w:t>
      </w:r>
      <w:r>
        <w:t xml:space="preserve"> PaymentService v1//EN" "</w:t>
      </w:r>
      <w:hyperlink r:id="rId55" w:history="1">
        <w:r>
          <w:rPr>
            <w:rStyle w:val="Hyperlink"/>
          </w:rPr>
          <w:t>http://dtd.worldpay.com/paymentService_v1.dtd</w:t>
        </w:r>
      </w:hyperlink>
      <w:r>
        <w:t>"&gt;</w:t>
      </w:r>
      <w:r w:rsidR="00990F1F" w:rsidRPr="00990F1F">
        <w:t xml:space="preserve"> </w:t>
      </w:r>
      <w:r w:rsidR="00990F1F">
        <w:t>&lt;paymentService merchantCode="SAPIENTNITROECOM" version="1.4"&gt;</w:t>
      </w:r>
    </w:p>
    <w:p w:rsidR="00990F1F" w:rsidRDefault="00990F1F" w:rsidP="00990F1F">
      <w:pPr>
        <w:ind w:left="576"/>
      </w:pPr>
      <w:r>
        <w:lastRenderedPageBreak/>
        <w:t xml:space="preserve">  &lt;submit&gt;</w:t>
      </w:r>
    </w:p>
    <w:p w:rsidR="00990F1F" w:rsidRDefault="00990F1F" w:rsidP="00990F1F">
      <w:pPr>
        <w:ind w:left="576"/>
      </w:pPr>
      <w:r>
        <w:t xml:space="preserve">    &lt;order orderCode="00008305"&gt;</w:t>
      </w:r>
    </w:p>
    <w:p w:rsidR="00990F1F" w:rsidRDefault="00990F1F" w:rsidP="00990F1F">
      <w:pPr>
        <w:ind w:left="576"/>
      </w:pPr>
      <w:r>
        <w:t xml:space="preserve">      &lt;description&gt;Merchant Order Number : 00008305&lt;/description&gt;</w:t>
      </w:r>
    </w:p>
    <w:p w:rsidR="00990F1F" w:rsidRDefault="00990F1F" w:rsidP="00990F1F">
      <w:pPr>
        <w:ind w:left="576"/>
      </w:pPr>
      <w:r>
        <w:t xml:space="preserve">      &lt;amount currencyCode="USD" exponent="2" value="14384"/&gt;</w:t>
      </w:r>
    </w:p>
    <w:p w:rsidR="00990F1F" w:rsidRDefault="00990F1F" w:rsidP="00990F1F">
      <w:pPr>
        <w:ind w:left="576"/>
      </w:pPr>
      <w:r>
        <w:t xml:space="preserve">      &lt;orderContent&gt;Product Name Platinum V Neck Suit Dress price USD 99.00Your payment will be handled </w:t>
      </w:r>
      <w:r w:rsidR="00DF25C7">
        <w:t>by Worldpay</w:t>
      </w:r>
      <w:r>
        <w:t xml:space="preserve"> Payments Services.&lt;/orderContent&gt;</w:t>
      </w:r>
    </w:p>
    <w:p w:rsidR="00990F1F" w:rsidRDefault="00990F1F" w:rsidP="00990F1F">
      <w:pPr>
        <w:ind w:left="576"/>
      </w:pPr>
      <w:r>
        <w:t xml:space="preserve">      &lt;paymentDetails&gt;</w:t>
      </w:r>
    </w:p>
    <w:p w:rsidR="00990F1F" w:rsidRDefault="00990F1F" w:rsidP="00990F1F">
      <w:pPr>
        <w:ind w:left="576"/>
      </w:pPr>
      <w:r>
        <w:t xml:space="preserve">        &lt;SEPA_DIRECT_DEBIT-SSL&gt;</w:t>
      </w:r>
    </w:p>
    <w:p w:rsidR="00990F1F" w:rsidRDefault="00990F1F" w:rsidP="00990F1F">
      <w:pPr>
        <w:ind w:left="576"/>
      </w:pPr>
      <w:r>
        <w:t xml:space="preserve">          &lt;bankAccount-SEPA&gt;</w:t>
      </w:r>
    </w:p>
    <w:p w:rsidR="00990F1F" w:rsidRDefault="00990F1F" w:rsidP="00990F1F">
      <w:pPr>
        <w:ind w:left="576"/>
      </w:pPr>
      <w:r>
        <w:t xml:space="preserve">            &lt;iban&gt;DE93100000000012345678&lt;/iban&gt;</w:t>
      </w:r>
    </w:p>
    <w:p w:rsidR="00990F1F" w:rsidRDefault="00990F1F" w:rsidP="00990F1F">
      <w:pPr>
        <w:ind w:left="576"/>
      </w:pPr>
      <w:r>
        <w:t xml:space="preserve">            &lt;accountHolderName&gt;M.Mustermann&lt;/accountHolderName&gt;</w:t>
      </w:r>
    </w:p>
    <w:p w:rsidR="00990F1F" w:rsidRDefault="00990F1F" w:rsidP="00990F1F">
      <w:pPr>
        <w:ind w:left="576"/>
      </w:pPr>
      <w:r>
        <w:t xml:space="preserve">          &lt;/bankAccount-SEPA&gt;</w:t>
      </w:r>
    </w:p>
    <w:p w:rsidR="00990F1F" w:rsidRDefault="00990F1F" w:rsidP="00990F1F">
      <w:pPr>
        <w:ind w:left="576"/>
      </w:pPr>
      <w:r>
        <w:t xml:space="preserve">        &lt;/SEPA_DIRECT_DEBIT-SSL&gt;</w:t>
      </w:r>
    </w:p>
    <w:p w:rsidR="00990F1F" w:rsidRDefault="00990F1F" w:rsidP="00990F1F">
      <w:pPr>
        <w:ind w:left="576"/>
      </w:pPr>
      <w:r>
        <w:t xml:space="preserve">      &lt;/paymentDetails&gt;</w:t>
      </w:r>
    </w:p>
    <w:p w:rsidR="00990F1F" w:rsidRDefault="00990F1F" w:rsidP="00990F1F">
      <w:pPr>
        <w:ind w:left="576"/>
      </w:pPr>
      <w:r>
        <w:t xml:space="preserve">      &lt;shopper&gt;</w:t>
      </w:r>
    </w:p>
    <w:p w:rsidR="00990F1F" w:rsidRDefault="00990F1F" w:rsidP="00990F1F">
      <w:pPr>
        <w:ind w:left="576"/>
      </w:pPr>
      <w:r>
        <w:t xml:space="preserve">        &lt;shopperEmailAddress&gt;Mustermann@example.de&lt;/shopperEmailAddress&gt;</w:t>
      </w:r>
    </w:p>
    <w:p w:rsidR="00990F1F" w:rsidRDefault="00990F1F" w:rsidP="00990F1F">
      <w:pPr>
        <w:ind w:left="576"/>
      </w:pPr>
      <w:r>
        <w:t xml:space="preserve">        &lt;session id="00008305" shopperIPAddress="14.140.116.135"/&gt;</w:t>
      </w:r>
    </w:p>
    <w:p w:rsidR="00990F1F" w:rsidRDefault="00990F1F" w:rsidP="00990F1F">
      <w:pPr>
        <w:ind w:left="576"/>
      </w:pPr>
      <w:r>
        <w:t xml:space="preserve">      &lt;/shopper&gt;</w:t>
      </w:r>
    </w:p>
    <w:p w:rsidR="00990F1F" w:rsidRDefault="00990F1F" w:rsidP="00990F1F">
      <w:pPr>
        <w:ind w:left="576"/>
      </w:pPr>
      <w:r>
        <w:t xml:space="preserve">      &lt;billingAddress&gt;</w:t>
      </w:r>
    </w:p>
    <w:p w:rsidR="00990F1F" w:rsidRDefault="00990F1F" w:rsidP="00990F1F">
      <w:pPr>
        <w:ind w:left="576"/>
      </w:pPr>
      <w:r>
        <w:t xml:space="preserve">        &lt;address&gt;</w:t>
      </w:r>
    </w:p>
    <w:p w:rsidR="00990F1F" w:rsidRDefault="00990F1F" w:rsidP="00990F1F">
      <w:pPr>
        <w:ind w:left="576"/>
      </w:pPr>
      <w:r>
        <w:t xml:space="preserve">          &lt;firstName&gt;Mustermaan&lt;/firstName&gt;</w:t>
      </w:r>
    </w:p>
    <w:p w:rsidR="00990F1F" w:rsidRDefault="00990F1F" w:rsidP="00990F1F">
      <w:pPr>
        <w:ind w:left="576"/>
      </w:pPr>
      <w:r>
        <w:t xml:space="preserve">          &lt;lastName&gt;M&lt;/lastName&gt;</w:t>
      </w:r>
    </w:p>
    <w:p w:rsidR="00990F1F" w:rsidRDefault="00990F1F" w:rsidP="00990F1F">
      <w:pPr>
        <w:ind w:left="576"/>
      </w:pPr>
      <w:r>
        <w:t xml:space="preserve">          &lt;address1&gt;23&lt;/address1&gt;</w:t>
      </w:r>
    </w:p>
    <w:p w:rsidR="00990F1F" w:rsidRDefault="00990F1F" w:rsidP="00990F1F">
      <w:pPr>
        <w:ind w:left="576"/>
      </w:pPr>
      <w:r>
        <w:t xml:space="preserve">          &lt;postalCode&gt;94109&lt;/postalCode&gt;</w:t>
      </w:r>
    </w:p>
    <w:p w:rsidR="00990F1F" w:rsidRDefault="00990F1F" w:rsidP="00990F1F">
      <w:pPr>
        <w:ind w:left="576"/>
      </w:pPr>
      <w:r>
        <w:t xml:space="preserve">          &lt;city&gt;Berlin&lt;/city&gt;</w:t>
      </w:r>
    </w:p>
    <w:p w:rsidR="00990F1F" w:rsidRDefault="00990F1F" w:rsidP="00990F1F">
      <w:pPr>
        <w:ind w:left="576"/>
      </w:pPr>
      <w:r>
        <w:t xml:space="preserve">          &lt;state&gt;CA&lt;/state&gt;</w:t>
      </w:r>
    </w:p>
    <w:p w:rsidR="00990F1F" w:rsidRDefault="00990F1F" w:rsidP="00990F1F">
      <w:pPr>
        <w:ind w:left="576"/>
      </w:pPr>
      <w:r>
        <w:t xml:space="preserve">          &lt;countryCode&gt;DE&lt;/countryCode&gt;</w:t>
      </w:r>
    </w:p>
    <w:p w:rsidR="00990F1F" w:rsidRDefault="00990F1F" w:rsidP="00990F1F">
      <w:pPr>
        <w:ind w:left="576"/>
      </w:pPr>
      <w:r>
        <w:lastRenderedPageBreak/>
        <w:t xml:space="preserve">          &lt;telephoneNumber&gt;1212121212&lt;/telephoneNumber&gt;</w:t>
      </w:r>
    </w:p>
    <w:p w:rsidR="00990F1F" w:rsidRDefault="00990F1F" w:rsidP="00990F1F">
      <w:pPr>
        <w:ind w:left="576"/>
      </w:pPr>
      <w:r>
        <w:t xml:space="preserve">        &lt;/address&gt;</w:t>
      </w:r>
    </w:p>
    <w:p w:rsidR="00990F1F" w:rsidRDefault="00990F1F" w:rsidP="00990F1F">
      <w:pPr>
        <w:ind w:left="576"/>
      </w:pPr>
      <w:r>
        <w:t xml:space="preserve">      &lt;/billingAddress&gt;</w:t>
      </w:r>
    </w:p>
    <w:p w:rsidR="00990F1F" w:rsidRDefault="00990F1F" w:rsidP="00990F1F">
      <w:pPr>
        <w:ind w:left="576"/>
      </w:pPr>
      <w:r>
        <w:t xml:space="preserve">      &lt;mandate&gt;</w:t>
      </w:r>
    </w:p>
    <w:p w:rsidR="00990F1F" w:rsidRDefault="00990F1F" w:rsidP="00990F1F">
      <w:pPr>
        <w:ind w:left="576"/>
      </w:pPr>
      <w:r>
        <w:t xml:space="preserve">        &lt;mandateType&gt;RECURRING&lt;/mandateType&gt;</w:t>
      </w:r>
    </w:p>
    <w:p w:rsidR="00990F1F" w:rsidRDefault="00990F1F" w:rsidP="00990F1F">
      <w:pPr>
        <w:ind w:left="576"/>
      </w:pPr>
      <w:r>
        <w:t xml:space="preserve">        &lt;mandateId&gt;M-100038056-201832512180546&lt;/mandateId&gt;</w:t>
      </w:r>
    </w:p>
    <w:p w:rsidR="00990F1F" w:rsidRDefault="00990F1F" w:rsidP="00990F1F">
      <w:pPr>
        <w:ind w:left="576"/>
      </w:pPr>
      <w:r>
        <w:t xml:space="preserve">      &lt;/mandate&gt;</w:t>
      </w:r>
    </w:p>
    <w:p w:rsidR="00990F1F" w:rsidRDefault="00990F1F" w:rsidP="00990F1F">
      <w:pPr>
        <w:ind w:left="576"/>
      </w:pPr>
      <w:r>
        <w:t xml:space="preserve">    &lt;/order&gt;</w:t>
      </w:r>
    </w:p>
    <w:p w:rsidR="00990F1F" w:rsidRDefault="00990F1F" w:rsidP="00990F1F">
      <w:pPr>
        <w:ind w:left="576"/>
      </w:pPr>
      <w:r>
        <w:t xml:space="preserve">  &lt;/submit&gt;</w:t>
      </w:r>
    </w:p>
    <w:p w:rsidR="00831D6C" w:rsidRDefault="00990F1F" w:rsidP="00C75E15">
      <w:pPr>
        <w:ind w:left="576"/>
      </w:pPr>
      <w:r>
        <w:t>&lt;/paymentService&gt;</w:t>
      </w:r>
    </w:p>
    <w:p w:rsidR="00831D6C" w:rsidRDefault="00831D6C" w:rsidP="00831D6C">
      <w:pPr>
        <w:ind w:left="1284"/>
      </w:pPr>
    </w:p>
    <w:p w:rsidR="00831D6C" w:rsidRPr="00C25169" w:rsidRDefault="00831D6C" w:rsidP="00C25169">
      <w:pPr>
        <w:pStyle w:val="Heading3"/>
        <w:keepNext/>
        <w:keepLines/>
        <w:numPr>
          <w:ilvl w:val="2"/>
          <w:numId w:val="47"/>
        </w:numPr>
        <w:pBdr>
          <w:bottom w:val="none" w:sz="0" w:space="0" w:color="auto"/>
        </w:pBdr>
        <w:spacing w:line="276" w:lineRule="auto"/>
        <w:ind w:left="1764"/>
        <w:rPr>
          <w:i w:val="0"/>
          <w:sz w:val="24"/>
          <w:szCs w:val="24"/>
        </w:rPr>
      </w:pPr>
      <w:bookmarkStart w:id="1045" w:name="_Toc409710802"/>
      <w:bookmarkStart w:id="1046" w:name="_Toc413668812"/>
      <w:bookmarkStart w:id="1047" w:name="_Toc517950274"/>
      <w:r w:rsidRPr="00C25169">
        <w:rPr>
          <w:i w:val="0"/>
          <w:sz w:val="24"/>
          <w:szCs w:val="24"/>
        </w:rPr>
        <w:t>Przeleway24</w:t>
      </w:r>
      <w:bookmarkEnd w:id="1045"/>
      <w:bookmarkEnd w:id="1046"/>
      <w:bookmarkEnd w:id="1047"/>
    </w:p>
    <w:p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27"/>
        <w:gridCol w:w="6799"/>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t>Property</w:t>
            </w:r>
          </w:p>
        </w:tc>
        <w:tc>
          <w:tcPr>
            <w:tcW w:w="0" w:type="auto"/>
            <w:hideMark/>
          </w:tcPr>
          <w:p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Chargebacks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rsidR="00831D6C" w:rsidRPr="00043FE8" w:rsidRDefault="00831D6C" w:rsidP="00831D6C"/>
    <w:p w:rsidR="00831D6C" w:rsidRPr="008A78A6" w:rsidRDefault="00831D6C" w:rsidP="008A78A6">
      <w:pPr>
        <w:pStyle w:val="Heading4"/>
        <w:keepNext/>
        <w:keepLines/>
        <w:ind w:left="1800"/>
      </w:pPr>
      <w:bookmarkStart w:id="1048" w:name="_Toc409710803"/>
      <w:bookmarkStart w:id="1049" w:name="_Toc413668813"/>
      <w:r w:rsidRPr="008A78A6">
        <w:t>Request Attribute Mapping</w:t>
      </w:r>
      <w:bookmarkEnd w:id="1048"/>
      <w:bookmarkEnd w:id="1049"/>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 'http://dtd.worldpay.com/paymentService_v1.dtd'&gt;</w:t>
      </w:r>
    </w:p>
    <w:p w:rsidR="00831D6C" w:rsidRDefault="00831D6C" w:rsidP="00831D6C">
      <w:pPr>
        <w:ind w:left="708"/>
      </w:pPr>
      <w:r>
        <w:t>&lt;paymentService merchantCode="SAPIENTNITROECOMMERCEV1" version="1.4"&gt;</w:t>
      </w:r>
    </w:p>
    <w:p w:rsidR="00831D6C" w:rsidRDefault="00831D6C" w:rsidP="00831D6C">
      <w:pPr>
        <w:ind w:left="708"/>
      </w:pPr>
      <w:r>
        <w:t xml:space="preserve">   &lt;submit&gt;</w:t>
      </w:r>
    </w:p>
    <w:p w:rsidR="00831D6C" w:rsidRDefault="00831D6C" w:rsidP="00831D6C">
      <w:pPr>
        <w:ind w:left="708"/>
      </w:pPr>
      <w:r>
        <w:lastRenderedPageBreak/>
        <w:t xml:space="preserve">      &lt;order orderCode="Example_Przelewy24_Order_Code"&gt;</w:t>
      </w:r>
    </w:p>
    <w:p w:rsidR="00831D6C" w:rsidRDefault="00831D6C" w:rsidP="00831D6C">
      <w:pPr>
        <w:ind w:left="708"/>
      </w:pPr>
      <w:r>
        <w:t xml:space="preserve">         &lt;description&gt;Description here&lt;/description&gt;</w:t>
      </w:r>
    </w:p>
    <w:p w:rsidR="00831D6C" w:rsidRDefault="00831D6C" w:rsidP="00831D6C">
      <w:pPr>
        <w:ind w:left="708"/>
      </w:pPr>
      <w:r>
        <w:t xml:space="preserve">         &lt;amount currencyCode="PLN" value="100" exponent="2" /&gt;</w:t>
      </w:r>
    </w:p>
    <w:p w:rsidR="00831D6C" w:rsidRDefault="00831D6C" w:rsidP="00831D6C">
      <w:pPr>
        <w:ind w:left="708"/>
      </w:pPr>
      <w:r>
        <w:t xml:space="preserve">         &lt;orderContent&gt;</w:t>
      </w:r>
    </w:p>
    <w:p w:rsidR="00831D6C" w:rsidRDefault="00831D6C" w:rsidP="00831D6C">
      <w:pPr>
        <w:ind w:left="708"/>
      </w:pPr>
      <w:r>
        <w:t xml:space="preserve">       &lt;![CDATA[      ]]&gt;</w:t>
      </w:r>
    </w:p>
    <w:p w:rsidR="00831D6C" w:rsidRDefault="00831D6C" w:rsidP="00831D6C">
      <w:pPr>
        <w:ind w:left="708"/>
      </w:pPr>
      <w:r>
        <w:t xml:space="preserve">   &lt;/orderContent&gt;</w:t>
      </w:r>
    </w:p>
    <w:p w:rsidR="00831D6C" w:rsidRDefault="00831D6C" w:rsidP="00831D6C">
      <w:pPr>
        <w:ind w:left="708"/>
      </w:pPr>
      <w:r>
        <w:t xml:space="preserve">         &lt;paymentDetails&gt;</w:t>
      </w:r>
    </w:p>
    <w:p w:rsidR="00831D6C" w:rsidRDefault="00831D6C" w:rsidP="00831D6C">
      <w:pPr>
        <w:ind w:left="708"/>
      </w:pPr>
      <w:r>
        <w:t xml:space="preserve">            &lt;PRZELEWY-SSL shopperCountryCode="PL"&gt;</w:t>
      </w:r>
    </w:p>
    <w:p w:rsidR="00831D6C" w:rsidRDefault="00831D6C" w:rsidP="00831D6C">
      <w:pPr>
        <w:ind w:left="708"/>
      </w:pPr>
      <w:r>
        <w:t xml:space="preserve">               &lt;successURL&gt;http://www.worldpay.com/?successURL&lt;/successURL&gt;</w:t>
      </w:r>
    </w:p>
    <w:p w:rsidR="00831D6C" w:rsidRDefault="00831D6C" w:rsidP="00831D6C">
      <w:pPr>
        <w:ind w:left="708"/>
      </w:pPr>
      <w:r>
        <w:t xml:space="preserve">               &lt;cancelURL&gt;http://www.worldpay.com/?cancelURL&lt;/cancelURL&gt;</w:t>
      </w:r>
    </w:p>
    <w:p w:rsidR="00831D6C" w:rsidRDefault="00831D6C" w:rsidP="00831D6C">
      <w:pPr>
        <w:ind w:left="708"/>
      </w:pPr>
      <w:r>
        <w:t xml:space="preserve">               &lt;pendingURL&gt;http://www.worldpay.com/?pendingURL&lt;/pendingURL&gt;</w:t>
      </w:r>
    </w:p>
    <w:p w:rsidR="00831D6C" w:rsidRDefault="00831D6C" w:rsidP="00831D6C">
      <w:pPr>
        <w:ind w:left="708"/>
      </w:pPr>
      <w:r>
        <w:t xml:space="preserve">            &lt;/PRZELEWY-SSL&gt;</w:t>
      </w:r>
    </w:p>
    <w:p w:rsidR="00831D6C" w:rsidRDefault="00831D6C" w:rsidP="00831D6C">
      <w:pPr>
        <w:ind w:left="708"/>
      </w:pPr>
      <w:r>
        <w:t xml:space="preserve">         &lt;/paymentDetails&gt;</w:t>
      </w:r>
    </w:p>
    <w:p w:rsidR="00831D6C" w:rsidRDefault="00831D6C" w:rsidP="00831D6C">
      <w:pPr>
        <w:ind w:left="708"/>
      </w:pPr>
      <w:r>
        <w:t xml:space="preserve">         &lt;shopper&gt;</w:t>
      </w:r>
    </w:p>
    <w:p w:rsidR="00831D6C" w:rsidRDefault="00831D6C" w:rsidP="00831D6C">
      <w:pPr>
        <w:ind w:left="708"/>
      </w:pPr>
      <w:r>
        <w:t xml:space="preserve">            &lt;shopperEmailAddress&gt;shopper@worldpay.com&lt;/shopperEmailAddress&gt;</w:t>
      </w:r>
    </w:p>
    <w:p w:rsidR="00831D6C" w:rsidRDefault="00831D6C" w:rsidP="00831D6C">
      <w:pPr>
        <w:ind w:left="708"/>
      </w:pPr>
      <w:r>
        <w:t xml:space="preserve">         &lt;/shopper&gt;         </w:t>
      </w:r>
    </w:p>
    <w:p w:rsidR="00831D6C" w:rsidRDefault="00831D6C" w:rsidP="00831D6C">
      <w:pPr>
        <w:ind w:left="708"/>
      </w:pPr>
      <w:r>
        <w:t xml:space="preserve">      &lt;/order&gt;</w:t>
      </w:r>
    </w:p>
    <w:p w:rsidR="00831D6C" w:rsidRDefault="00831D6C" w:rsidP="00831D6C">
      <w:pPr>
        <w:ind w:left="708"/>
      </w:pPr>
      <w:r>
        <w:t xml:space="preserve">   &lt;/submit&gt;</w:t>
      </w:r>
    </w:p>
    <w:p w:rsidR="00831D6C" w:rsidRDefault="00831D6C" w:rsidP="00831D6C">
      <w:pPr>
        <w:ind w:left="708"/>
      </w:pPr>
      <w:r>
        <w:t>&lt;/paymentService&gt;</w:t>
      </w:r>
    </w:p>
    <w:p w:rsidR="00831D6C" w:rsidRPr="002D32A3" w:rsidRDefault="00831D6C" w:rsidP="00831D6C">
      <w:pPr>
        <w:ind w:left="708"/>
      </w:pPr>
    </w:p>
    <w:p w:rsidR="00831D6C" w:rsidRPr="008A78A6" w:rsidRDefault="00831D6C" w:rsidP="008A78A6">
      <w:pPr>
        <w:pStyle w:val="Heading4"/>
        <w:keepNext/>
        <w:keepLines/>
        <w:ind w:left="1800"/>
      </w:pPr>
      <w:bookmarkStart w:id="1050" w:name="_Toc409710804"/>
      <w:bookmarkStart w:id="1051" w:name="_Toc413668814"/>
      <w:r w:rsidRPr="008A78A6">
        <w:t>Response Attribute Mapping</w:t>
      </w:r>
      <w:bookmarkEnd w:id="1050"/>
      <w:bookmarkEnd w:id="1051"/>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orderCode="Example_Przelewy24_Order_Code"&gt;</w:t>
      </w:r>
    </w:p>
    <w:p w:rsidR="00831D6C" w:rsidRDefault="00831D6C" w:rsidP="00831D6C">
      <w:pPr>
        <w:ind w:left="708"/>
      </w:pPr>
      <w:r>
        <w:lastRenderedPageBreak/>
        <w:t xml:space="preserve">            &lt;reference id="3020980234"&gt;https://secure-test.worldpay.com/jsp/test/shopper/APMSTSimulator.jsp?customerRef=3018127000&amp;amp;paymentMethod=PRZELEWY&lt;/reference&gt;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firstLine="708"/>
      </w:pPr>
      <w:r>
        <w:t>&lt;/paymentService&gt;</w:t>
      </w:r>
    </w:p>
    <w:p w:rsidR="00B84250" w:rsidRPr="00C25169" w:rsidRDefault="00B84250" w:rsidP="00C25169">
      <w:pPr>
        <w:pStyle w:val="Heading3"/>
        <w:keepNext/>
        <w:keepLines/>
        <w:numPr>
          <w:ilvl w:val="2"/>
          <w:numId w:val="47"/>
        </w:numPr>
        <w:pBdr>
          <w:bottom w:val="none" w:sz="0" w:space="0" w:color="auto"/>
        </w:pBdr>
        <w:spacing w:line="276" w:lineRule="auto"/>
        <w:ind w:left="1764"/>
        <w:rPr>
          <w:i w:val="0"/>
          <w:sz w:val="24"/>
          <w:szCs w:val="24"/>
        </w:rPr>
      </w:pPr>
      <w:bookmarkStart w:id="1052" w:name="_Toc517950275"/>
      <w:r w:rsidRPr="00C25169">
        <w:rPr>
          <w:i w:val="0"/>
          <w:sz w:val="24"/>
          <w:szCs w:val="24"/>
        </w:rPr>
        <w:t>CashU</w:t>
      </w:r>
      <w:bookmarkEnd w:id="1029"/>
      <w:bookmarkEnd w:id="1052"/>
    </w:p>
    <w:p w:rsidR="00B84250" w:rsidRDefault="00B84250" w:rsidP="00B84250">
      <w:pPr>
        <w:ind w:left="1080"/>
      </w:pPr>
      <w:r w:rsidRPr="00F55730">
        <w:t>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CashU prepaid card and credit card are also available</w:t>
      </w:r>
      <w:r>
        <w:t>.</w:t>
      </w: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Bahrain, Canada, Egypt, Jordan, Kuwait, Lebanon, Malaysia, Mauritania, Morocco, Oman, Qatar, Saudi Arabia, Tunisia, Turkey, United Arab Emirates, Israel, Russian Federation, Tanzania, Ukraine, Uruguay, Venezuela</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rsidR="00B84250" w:rsidRPr="004F5C1D" w:rsidRDefault="00B84250" w:rsidP="00B84250">
      <w:pPr>
        <w:ind w:left="1080"/>
      </w:pPr>
    </w:p>
    <w:p w:rsidR="00B84250" w:rsidRDefault="00557CE6" w:rsidP="0095421A">
      <w:pPr>
        <w:pStyle w:val="Heading4"/>
        <w:keepNext/>
        <w:keepLines/>
        <w:ind w:left="1800"/>
      </w:pPr>
      <w:bookmarkStart w:id="1053" w:name="_Toc406163052"/>
      <w:r>
        <w:tab/>
      </w:r>
      <w:r w:rsidR="00B84250">
        <w:t>Request Attribute Mapping</w:t>
      </w:r>
      <w:bookmarkEnd w:id="1053"/>
    </w:p>
    <w:p w:rsidR="00B84250" w:rsidRDefault="00B84250" w:rsidP="00B84250">
      <w:pPr>
        <w:ind w:left="1080"/>
      </w:pPr>
      <w:r>
        <w:t>&lt;?xml version="1.0"?&gt;&lt;!DOCTYPE paymentService PUBLIC "-//</w:t>
      </w:r>
      <w:r w:rsidR="00C04461">
        <w:t>Worldpay</w:t>
      </w:r>
      <w:r>
        <w:t xml:space="preserve">//DTD </w:t>
      </w:r>
      <w:r w:rsidR="00C04461">
        <w:t>Worldpay</w:t>
      </w:r>
      <w:r>
        <w:t xml:space="preserve"> PaymentService v1//EN" "http://dtd.worldpay.com/paymentService_v1.dtd"&gt;&lt;paymentService merchantCode="SAPIENTNITROECOMMERCEV1" version="1.4"&gt;</w:t>
      </w:r>
    </w:p>
    <w:p w:rsidR="00B84250" w:rsidRDefault="00B84250" w:rsidP="00B84250">
      <w:pPr>
        <w:ind w:left="1080"/>
      </w:pPr>
      <w:r>
        <w:t xml:space="preserve">  &lt;submit&gt;</w:t>
      </w:r>
    </w:p>
    <w:p w:rsidR="00B84250" w:rsidRDefault="00B84250" w:rsidP="00B84250">
      <w:pPr>
        <w:ind w:left="1080"/>
      </w:pPr>
      <w:r>
        <w:t xml:space="preserve">    &lt;order orderCode="00004805"&gt;</w:t>
      </w:r>
    </w:p>
    <w:p w:rsidR="00B84250" w:rsidRDefault="00B84250" w:rsidP="00B84250">
      <w:pPr>
        <w:ind w:left="1080"/>
      </w:pPr>
      <w:r>
        <w:t xml:space="preserve">      &lt;description&gt;Merchant Order No 00004805&lt;/description&gt;</w:t>
      </w:r>
    </w:p>
    <w:p w:rsidR="00B84250" w:rsidRDefault="00B84250" w:rsidP="00B84250">
      <w:pPr>
        <w:ind w:left="1080"/>
      </w:pPr>
      <w:r>
        <w:t xml:space="preserve">      &lt;amount currencyCode="USD" exponent="2" value="29398"/&gt;</w:t>
      </w:r>
    </w:p>
    <w:p w:rsidR="00B84250" w:rsidRDefault="00B84250" w:rsidP="00B84250">
      <w:pPr>
        <w:ind w:left="1080"/>
      </w:pPr>
      <w:r>
        <w:t xml:space="preserve">      &lt;orderContent&gt;&amp;lt;center&amp;gt;&amp;lt;table border="1"&amp;gt;&amp;lt;tr&amp;gt;&amp;lt;th&amp;gt;Product ID&amp;lt;/th&amp;gt;&amp;lt;th&amp;gt;Product </w:t>
      </w:r>
      <w:r>
        <w:lastRenderedPageBreak/>
        <w:t xml:space="preserve">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t>
      </w:r>
      <w:r w:rsidR="00C04461">
        <w:t>Worldpay</w:t>
      </w:r>
      <w:r>
        <w:t xml:space="preserve"> Payments Services&amp;lt;br/&amp;gt;This name may appear on your bank statement&amp;lt;br/&amp;gt;http://www.worldpay.com&amp;lt;/td&amp;gt;&amp;lt;/tr&amp;gt;&amp;lt;/table&amp;gt;&amp;lt;/center&amp;gt;&lt;/orderContent&gt;</w:t>
      </w:r>
    </w:p>
    <w:p w:rsidR="00B84250" w:rsidRDefault="00B84250" w:rsidP="00B84250">
      <w:pPr>
        <w:ind w:left="1080"/>
      </w:pPr>
      <w:r>
        <w:t xml:space="preserve">      &lt;paymentDetails&gt;</w:t>
      </w:r>
    </w:p>
    <w:p w:rsidR="00B84250" w:rsidRDefault="00B84250" w:rsidP="00B84250">
      <w:pPr>
        <w:ind w:left="1080"/>
      </w:pPr>
      <w:r>
        <w:t xml:space="preserve">        &lt;CASHU-SSL shopperCountryCode="BH"&gt;</w:t>
      </w:r>
    </w:p>
    <w:p w:rsidR="00B84250" w:rsidRDefault="00B84250" w:rsidP="00B84250">
      <w:pPr>
        <w:ind w:left="1080"/>
      </w:pPr>
      <w:r>
        <w:t xml:space="preserve">          &lt;successURL&gt;https://worldpay02-tech-prtnr-eu02-dw.demandware.net/on/demandware.store/Sites-SiteGenesis-Site/default/</w:t>
      </w:r>
      <w:r w:rsidR="00C04461">
        <w:t>Worldpay</w:t>
      </w:r>
      <w:r>
        <w:t>-Success?orderNo=00004805&lt;/successURL&gt;</w:t>
      </w:r>
    </w:p>
    <w:p w:rsidR="00B84250" w:rsidRDefault="00B84250" w:rsidP="00B84250">
      <w:pPr>
        <w:ind w:left="1080"/>
      </w:pPr>
      <w:r>
        <w:t xml:space="preserve">          &lt;cancelURL&gt;https://worldpay02-tech-prtnr-eu02-dw.demandware.net/on/demandware.store/Sites-SiteGenesis-Site/default/</w:t>
      </w:r>
      <w:r w:rsidR="00C04461">
        <w:t>Worldpay</w:t>
      </w:r>
      <w:r>
        <w:t>-Cancel?orderNo=00004805&amp;amp;apmName=CASHU-SSL&lt;/cancelURL&gt;</w:t>
      </w:r>
    </w:p>
    <w:p w:rsidR="00B84250" w:rsidRDefault="00B84250" w:rsidP="00B84250">
      <w:pPr>
        <w:ind w:left="1080"/>
      </w:pPr>
      <w:r>
        <w:t xml:space="preserve">          &lt;pendingURL&gt;https://worldpay02-tech-prtnr-eu02-dw.demandware.net/on/demandware.store/Sites-SiteGenesis-Site/default/</w:t>
      </w:r>
      <w:r w:rsidR="00C04461">
        <w:t>Worldpay</w:t>
      </w:r>
      <w:r>
        <w:t>-Pending?orderNo=00004805&amp;amp;apmName=CASHU-SSL&lt;/pendingURL&gt;</w:t>
      </w:r>
    </w:p>
    <w:p w:rsidR="00B84250" w:rsidRDefault="00B84250" w:rsidP="00B84250">
      <w:pPr>
        <w:ind w:left="1080"/>
      </w:pPr>
      <w:r>
        <w:t xml:space="preserve">        &lt;/CASHU-SSL&gt;</w:t>
      </w:r>
    </w:p>
    <w:p w:rsidR="00B84250" w:rsidRDefault="00B84250" w:rsidP="00B84250">
      <w:pPr>
        <w:ind w:left="1080"/>
      </w:pPr>
      <w:r>
        <w:t xml:space="preserve">      &lt;/paymentDetails&gt;</w:t>
      </w:r>
    </w:p>
    <w:p w:rsidR="00B84250" w:rsidRDefault="00B84250" w:rsidP="00B84250">
      <w:pPr>
        <w:ind w:left="1080"/>
      </w:pPr>
      <w:r>
        <w:t xml:space="preserve">      &lt;shopper&gt;</w:t>
      </w:r>
    </w:p>
    <w:p w:rsidR="00B84250" w:rsidRDefault="00B84250" w:rsidP="00B84250">
      <w:pPr>
        <w:ind w:left="1080"/>
      </w:pPr>
      <w:r>
        <w:t xml:space="preserve">        &lt;shopperEmailAddress&gt;usingh5@sapient.com&lt;/shopperEmailAddress&gt;</w:t>
      </w:r>
    </w:p>
    <w:p w:rsidR="00B84250" w:rsidRDefault="00B84250" w:rsidP="00B84250">
      <w:pPr>
        <w:ind w:left="1080"/>
      </w:pPr>
      <w:r>
        <w:t xml:space="preserve">      &lt;/shopper&gt;</w:t>
      </w:r>
    </w:p>
    <w:p w:rsidR="00B84250" w:rsidRDefault="00B84250" w:rsidP="00B84250">
      <w:pPr>
        <w:ind w:left="1080"/>
      </w:pPr>
      <w:r>
        <w:t xml:space="preserve">    &lt;/order&gt;</w:t>
      </w:r>
    </w:p>
    <w:p w:rsidR="00B84250" w:rsidRDefault="00B84250" w:rsidP="00B84250">
      <w:pPr>
        <w:ind w:left="1080"/>
      </w:pPr>
      <w:r>
        <w:t xml:space="preserve">  &lt;/submit&gt;</w:t>
      </w:r>
    </w:p>
    <w:p w:rsidR="00B84250" w:rsidRDefault="00B84250" w:rsidP="00B84250">
      <w:pPr>
        <w:ind w:left="1080"/>
      </w:pPr>
      <w:r>
        <w:t>&lt;/paymentService&gt;</w:t>
      </w:r>
    </w:p>
    <w:p w:rsidR="00B84250" w:rsidRDefault="00140D2E" w:rsidP="0095421A">
      <w:pPr>
        <w:pStyle w:val="Heading4"/>
        <w:keepNext/>
        <w:keepLines/>
        <w:ind w:left="1800"/>
      </w:pPr>
      <w:bookmarkStart w:id="1054" w:name="_Toc406163053"/>
      <w:r>
        <w:tab/>
      </w:r>
      <w:r w:rsidR="00B84250">
        <w:t>Response Attribute Mapping</w:t>
      </w:r>
      <w:bookmarkEnd w:id="1054"/>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lastRenderedPageBreak/>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id="3019678016"&gt;https://secure-test.worldpay.com/jsp/test/shopper/APMSTSimulator.jsp?customerRef=3016933093&amp;amp;paymentMethod=CASHU&lt;/reference&gt;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Default="00B84250" w:rsidP="00B84250">
      <w:pPr>
        <w:ind w:left="1080"/>
      </w:pPr>
      <w:r>
        <w:t>&lt;/paymentService&gt;</w:t>
      </w:r>
    </w:p>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1055" w:name="_Toc517950276"/>
      <w:r w:rsidRPr="00484375">
        <w:rPr>
          <w:i w:val="0"/>
          <w:sz w:val="24"/>
          <w:szCs w:val="24"/>
        </w:rPr>
        <w:t>KLARNA</w:t>
      </w:r>
      <w:bookmarkEnd w:id="1055"/>
    </w:p>
    <w:p w:rsidR="00206A57" w:rsidRDefault="00484375" w:rsidP="00206A57">
      <w:pPr>
        <w:ind w:left="1080"/>
        <w:rPr>
          <w:rFonts w:ascii="Calibri" w:hAnsi="Calibri"/>
          <w:color w:val="333333"/>
          <w:shd w:val="clear" w:color="auto" w:fill="FFFFFF"/>
        </w:rPr>
      </w:pPr>
      <w:r w:rsidRPr="00484375">
        <w:t>Klarna is a 'buy now, pay later' deferred payment method that gives shoppers</w:t>
      </w:r>
      <w:r w:rsidR="00206A57">
        <w:t xml:space="preserve"> the chance to view and use</w:t>
      </w:r>
      <w:r w:rsidRPr="00484375">
        <w:t xml:space="preserve"> product before they pay for it.</w:t>
      </w:r>
      <w:r w:rsidR="00206A57" w:rsidRPr="00206A57">
        <w:rPr>
          <w:rFonts w:ascii="Calibri" w:hAnsi="Calibri"/>
          <w:color w:val="333333"/>
          <w:shd w:val="clear" w:color="auto" w:fill="FFFFFF"/>
        </w:rPr>
        <w:t xml:space="preserve"> </w:t>
      </w:r>
      <w:r w:rsidR="00206A57">
        <w:rPr>
          <w:rFonts w:ascii="Calibri" w:hAnsi="Calibri"/>
          <w:color w:val="333333"/>
          <w:shd w:val="clear" w:color="auto" w:fill="FFFFFF"/>
        </w:rPr>
        <w:t>Klarna provide three payments methods to the shopper, Pay later, Slice it and Pay now, each with further options to give maximum flexibility. </w:t>
      </w:r>
    </w:p>
    <w:tbl>
      <w:tblPr>
        <w:tblStyle w:val="LightGrid-Accent5"/>
        <w:tblW w:w="4304" w:type="pct"/>
        <w:tblInd w:w="1188" w:type="dxa"/>
        <w:tblLook w:val="04A0" w:firstRow="1" w:lastRow="0" w:firstColumn="1" w:lastColumn="0" w:noHBand="0" w:noVBand="1"/>
      </w:tblPr>
      <w:tblGrid>
        <w:gridCol w:w="3921"/>
        <w:gridCol w:w="4451"/>
      </w:tblGrid>
      <w:tr w:rsidR="00206A57" w:rsidRPr="00F40143" w:rsidTr="00EE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206A57" w:rsidRPr="00F40143" w:rsidRDefault="00206A57" w:rsidP="00EE7F39">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206A57" w:rsidRPr="00F40143" w:rsidRDefault="00206A57" w:rsidP="00EE7F39">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206A57" w:rsidRPr="00206A57" w:rsidRDefault="00206A57" w:rsidP="00206A5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206A57">
              <w:rPr>
                <w:rFonts w:ascii="Calibri" w:hAnsi="Calibri"/>
                <w:color w:val="393939"/>
                <w:sz w:val="20"/>
                <w:szCs w:val="20"/>
              </w:rPr>
              <w:t xml:space="preserve">Invoice, Account, Planned Payments, </w:t>
            </w:r>
            <w:r>
              <w:rPr>
                <w:rFonts w:ascii="Calibri" w:hAnsi="Calibri"/>
                <w:color w:val="393939"/>
                <w:sz w:val="20"/>
                <w:szCs w:val="20"/>
              </w:rPr>
              <w:t>Pay in X months</w:t>
            </w:r>
          </w:p>
          <w:p w:rsidR="00206A57" w:rsidRPr="00103D9C" w:rsidRDefault="00206A57"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Invoice: Austria, Finland, Germany, Netherlands, Norway, Sweden, United Kingdom</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Account: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Planned Payments: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Pay in X Month</w:t>
            </w:r>
            <w:r w:rsidRPr="0022158E">
              <w:rPr>
                <w:rFonts w:ascii="Calibri" w:hAnsi="Calibri"/>
                <w:color w:val="393939"/>
                <w:sz w:val="20"/>
                <w:szCs w:val="20"/>
              </w:rPr>
              <w:t>: Finland, Germany, Norway, Sweden</w:t>
            </w:r>
          </w:p>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p>
        </w:tc>
      </w:tr>
      <w:tr w:rsidR="00206A57"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206A57"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EUR,GBP,NOK,SEK</w:t>
            </w: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r w:rsidR="0022158E">
              <w:rPr>
                <w:rFonts w:ascii="Calibri" w:hAnsi="Calibri"/>
                <w:color w:val="393939"/>
                <w:sz w:val="20"/>
                <w:szCs w:val="20"/>
              </w:rPr>
              <w:t xml:space="preserve"> and HPP </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206A57" w:rsidRPr="00103D9C"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KLARNA</w:t>
            </w:r>
            <w:r w:rsidR="00206A57">
              <w:rPr>
                <w:rFonts w:ascii="Calibri" w:eastAsia="Times New Roman" w:hAnsi="Calibri" w:cs="Times New Roman"/>
                <w:sz w:val="20"/>
                <w:szCs w:val="20"/>
              </w:rPr>
              <w:t>-SSL</w:t>
            </w:r>
          </w:p>
        </w:tc>
      </w:tr>
    </w:tbl>
    <w:p w:rsidR="00206A57" w:rsidRPr="00484375" w:rsidRDefault="00206A57" w:rsidP="00206A57">
      <w:pPr>
        <w:ind w:left="1080"/>
      </w:pPr>
    </w:p>
    <w:p w:rsidR="0022158E" w:rsidRDefault="0022158E" w:rsidP="00024B54">
      <w:pPr>
        <w:pStyle w:val="Heading4"/>
        <w:keepNext/>
        <w:keepLines/>
        <w:ind w:left="1800"/>
      </w:pPr>
      <w:r>
        <w:t>Request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&lt;purchaseCountry&gt;gb&lt;/purchaseCountry&gt;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&lt;shopperLocale&gt;en-gb&lt;/shopperLocale&gt;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&lt;checkoutURL&gt;http://www.companyname.co.uk&lt;/checkoutURL&gt;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&lt;confirmationURL&gt;http://www.success.com&lt;/confirmationURL&gt;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color w:val="333333"/>
        </w:rPr>
      </w:pPr>
      <w:r w:rsidRPr="00024B54">
        <w:rPr>
          <w:rFonts w:eastAsia="Times New Roman" w:cs="Consolas"/>
        </w:rPr>
        <w:t>&lt;/paymentService&gt;</w:t>
      </w:r>
    </w:p>
    <w:p w:rsidR="00024B54" w:rsidRDefault="00024B54" w:rsidP="00024B54"/>
    <w:p w:rsidR="005B2C2E" w:rsidRPr="00024B54" w:rsidRDefault="005B2C2E" w:rsidP="00024B54"/>
    <w:p w:rsidR="00024B54" w:rsidRDefault="0022158E" w:rsidP="00024B54">
      <w:pPr>
        <w:pStyle w:val="Heading4"/>
        <w:keepNext/>
        <w:keepLines/>
        <w:ind w:left="1800"/>
      </w:pPr>
      <w:r>
        <w:lastRenderedPageBreak/>
        <w:t>Response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"-//WorldPay//DTD WorldPay PaymentService v1//EN" "https://secure.worldpay.com/dtd/paymentService_v1.dtd"&gt;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&lt;orderStatus orderCode="jsxml3857727180"&gt;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&lt;paymentMethod&gt;KLARNA-SSL&lt;/paymentMethod&gt;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currencyCode="EUR" exponent="2" debitCreditIndicator="credit"/&gt;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&lt;lastEvent&gt;SHOPPER_REDIRECTED&lt;/lastEvent&gt;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 id="be76920a-0fc3-5299-996f-af7476253837"&gt;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PGRpdiBpZD0ia2xhcm5hLWNoZWNrb3V0LWNvbnRhaW5lciIgc3R5bGU9Im92ZXJmbG93LXg6IGhpZGRlbjsiPgogICAgPHNjcmlwdCB0eXBlPSJ0ZXh0L2phdmFzY3JpcHQiPgogICAgLyogPCFbQ0RBVEFbICovCiAgICAgICAgKGZ1bmN0aW9uKHcsayxpLGQsbixjLGwscCl7CiAgICAgICAgICAgIHdba109d1trXXx8ZnVuY3Rpb24oKXsod1trXS5x&gt;</w:t>
      </w:r>
    </w:p>
    <w:p w:rsidR="00024B54" w:rsidRPr="00024B54" w:rsidRDefault="00024B54" w:rsidP="00024B54"/>
    <w:p w:rsidR="00024B54" w:rsidRDefault="00024B54" w:rsidP="00024B54">
      <w:pPr>
        <w:pStyle w:val="Heading4"/>
        <w:keepNext/>
        <w:keepLines/>
        <w:ind w:left="1800"/>
      </w:pPr>
      <w:r>
        <w:t>Request Attribute Mapping Hosted Payment Pages</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 installationId="$$INSTALLATION_ID$$"&gt;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&lt;include code="ALL"/&gt;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&lt;firstName&gt;John&lt;/firstName&gt;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&lt;lastName&gt;Doe&lt;/lastName&gt;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&lt;address1&gt;Units 270 - 289&lt;/address1&gt;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&lt;address2&gt;The Science Park&lt;/address2&gt;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&lt;address3&gt;Milton Road&lt;/address3&gt;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&lt;postalCode&gt;CB4 0WE&lt;/postalCode&gt;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&lt;city&gt;Cambridge&lt;/city&gt;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&lt;state&gt;Cambridgeshire&lt;/state&gt;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&lt;countryCode&gt;GB&lt;/countryCode&gt;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&lt;telephoneNumber&gt;01223 123456&lt;/telephoneNumber&gt;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ascii="Consolas" w:eastAsia="Times New Roman" w:hAnsi="Consolas" w:cs="Consolas"/>
          <w:color w:val="333333"/>
          <w:sz w:val="24"/>
          <w:szCs w:val="24"/>
        </w:rPr>
      </w:pPr>
      <w:r w:rsidRPr="00024B54">
        <w:rPr>
          <w:rFonts w:eastAsia="Times New Roman" w:cs="Consolas"/>
        </w:rPr>
        <w:t>&lt;/paymentService&gt;</w:t>
      </w:r>
    </w:p>
    <w:p w:rsidR="00024B54" w:rsidRPr="00024B54" w:rsidRDefault="00024B54" w:rsidP="00024B54"/>
    <w:p w:rsidR="00024B54" w:rsidRDefault="00024B54" w:rsidP="00024B54">
      <w:pPr>
        <w:pStyle w:val="Heading4"/>
        <w:keepNext/>
        <w:keepLines/>
        <w:ind w:left="1800"/>
      </w:pPr>
      <w:r>
        <w:t>Response Attribute Mapping Mapping Hosted Payment Pages</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&lt;!DOCTYPE paymentService PUBLIC "-//WorldPay//DTD WorldPay PaymentService v1//EN""http://dtd.worldpay.com/paymentService_v1.dtd"&gt;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 orderCode="jsxml340676070"&gt;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 id="6052026061"&gt;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https://payments.worldpay.com/app/hpp/integration/wpg/corporate?OrderKey=YOUR_MERCHANT_CODE%5Ejsxml340676070&amp;amp;Ticket=00148933873090202KHvnMUxIT69nb3TvO-85Vg&amp;amp;source=sc5</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Default="00024B54" w:rsidP="00024B54">
      <w:pPr>
        <w:shd w:val="clear" w:color="auto" w:fill="FFFFFF"/>
        <w:spacing w:after="0" w:line="240" w:lineRule="auto"/>
        <w:rPr>
          <w:ins w:id="1056" w:author="Karthick Nagarajan" w:date="2018-12-19T11:32:00Z"/>
          <w:rFonts w:eastAsia="Times New Roman" w:cs="Consolas"/>
        </w:rPr>
      </w:pPr>
      <w:r w:rsidRPr="005B2C2E">
        <w:rPr>
          <w:rFonts w:eastAsia="Times New Roman" w:cs="Consolas"/>
        </w:rPr>
        <w:t>  &lt;/paymentService&gt;</w:t>
      </w:r>
    </w:p>
    <w:p w:rsidR="00411B70" w:rsidRDefault="00411B70">
      <w:pPr>
        <w:pStyle w:val="Heading3"/>
        <w:keepNext/>
        <w:keepLines/>
        <w:numPr>
          <w:ilvl w:val="2"/>
          <w:numId w:val="47"/>
        </w:numPr>
        <w:pBdr>
          <w:bottom w:val="none" w:sz="0" w:space="0" w:color="auto"/>
        </w:pBdr>
        <w:spacing w:line="276" w:lineRule="auto"/>
        <w:rPr>
          <w:ins w:id="1057" w:author="Karthick Nagarajan" w:date="2018-12-19T11:33:00Z"/>
          <w:i w:val="0"/>
          <w:sz w:val="24"/>
          <w:szCs w:val="24"/>
        </w:rPr>
        <w:pPrChange w:id="1058" w:author="Karthick Nagarajan" w:date="2018-12-19T11:35:00Z">
          <w:pPr>
            <w:pStyle w:val="Heading3"/>
            <w:keepNext/>
            <w:keepLines/>
            <w:numPr>
              <w:ilvl w:val="2"/>
              <w:numId w:val="68"/>
            </w:numPr>
            <w:pBdr>
              <w:bottom w:val="none" w:sz="0" w:space="0" w:color="auto"/>
            </w:pBdr>
            <w:spacing w:line="276" w:lineRule="auto"/>
            <w:ind w:left="2700" w:hanging="720"/>
          </w:pPr>
        </w:pPrChange>
      </w:pPr>
      <w:ins w:id="1059" w:author="Karthick Nagarajan" w:date="2018-12-19T11:33:00Z">
        <w:r>
          <w:rPr>
            <w:i w:val="0"/>
            <w:sz w:val="24"/>
            <w:szCs w:val="24"/>
          </w:rPr>
          <w:lastRenderedPageBreak/>
          <w:t>MOTO</w:t>
        </w:r>
      </w:ins>
    </w:p>
    <w:p w:rsidR="00685E39" w:rsidRDefault="00411B70" w:rsidP="00411B70">
      <w:pPr>
        <w:shd w:val="clear" w:color="auto" w:fill="FFFFFF"/>
        <w:spacing w:after="0" w:line="240" w:lineRule="auto"/>
        <w:rPr>
          <w:ins w:id="1060" w:author="Karthick Nagarajan" w:date="2018-12-19T12:07:00Z"/>
          <w:rFonts w:eastAsia="Times New Roman" w:cs="Consolas"/>
        </w:rPr>
      </w:pPr>
      <w:ins w:id="1061" w:author="Karthick Nagarajan" w:date="2018-12-19T11:36:00Z">
        <w:r>
          <w:rPr>
            <w:rFonts w:eastAsia="Times New Roman" w:cs="Consolas"/>
          </w:rPr>
          <w:t>MOTO is the mobile or telephone order</w:t>
        </w:r>
      </w:ins>
      <w:ins w:id="1062" w:author="Karthick Nagarajan" w:date="2018-12-19T11:37:00Z">
        <w:r w:rsidR="00B92BF2">
          <w:rPr>
            <w:rFonts w:eastAsia="Times New Roman" w:cs="Consolas"/>
          </w:rPr>
          <w:t>, where the customer service agent placing the order for customer.</w:t>
        </w:r>
        <w:r>
          <w:rPr>
            <w:rFonts w:eastAsia="Times New Roman" w:cs="Consolas"/>
          </w:rPr>
          <w:t xml:space="preserve"> </w:t>
        </w:r>
      </w:ins>
    </w:p>
    <w:p w:rsidR="00685E39" w:rsidRDefault="00685E39" w:rsidP="00411B70">
      <w:pPr>
        <w:shd w:val="clear" w:color="auto" w:fill="FFFFFF"/>
        <w:spacing w:after="0" w:line="240" w:lineRule="auto"/>
        <w:rPr>
          <w:ins w:id="1063" w:author="Karthick Nagarajan" w:date="2018-12-19T12:09:00Z"/>
          <w:rFonts w:eastAsia="Times New Roman" w:cs="Consolas"/>
        </w:rPr>
      </w:pPr>
      <w:ins w:id="1064" w:author="Karthick Nagarajan" w:date="2018-12-19T12:07:00Z">
        <w:r>
          <w:rPr>
            <w:rFonts w:eastAsia="Times New Roman" w:cs="Consolas"/>
          </w:rPr>
          <w:t xml:space="preserve">In order to use moto payment your customer service center agent should have the </w:t>
        </w:r>
      </w:ins>
      <w:ins w:id="1065" w:author="Karthick Nagarajan" w:date="2018-12-19T12:08:00Z">
        <w:r>
          <w:rPr>
            <w:rFonts w:eastAsia="Times New Roman" w:cs="Consolas"/>
          </w:rPr>
          <w:t>‘Login_on_behalf’, ‘Login_Agent permission’.</w:t>
        </w:r>
      </w:ins>
    </w:p>
    <w:p w:rsidR="00685E39" w:rsidRDefault="00685E39" w:rsidP="00411B70">
      <w:pPr>
        <w:shd w:val="clear" w:color="auto" w:fill="FFFFFF"/>
        <w:spacing w:after="0" w:line="240" w:lineRule="auto"/>
        <w:rPr>
          <w:ins w:id="1066" w:author="Karthick Nagarajan" w:date="2018-12-19T12:09:00Z"/>
          <w:rFonts w:eastAsia="Times New Roman" w:cs="Consolas"/>
        </w:rPr>
      </w:pPr>
    </w:p>
    <w:p w:rsidR="00685E39" w:rsidRDefault="00685E39">
      <w:pPr>
        <w:pStyle w:val="ListParagraph"/>
        <w:numPr>
          <w:ilvl w:val="0"/>
          <w:numId w:val="73"/>
        </w:numPr>
        <w:shd w:val="clear" w:color="auto" w:fill="FFFFFF"/>
        <w:spacing w:after="0" w:line="240" w:lineRule="auto"/>
        <w:rPr>
          <w:ins w:id="1067" w:author="Karthick Nagarajan" w:date="2018-12-19T12:10:00Z"/>
          <w:rFonts w:eastAsia="Times New Roman" w:cs="Consolas"/>
        </w:rPr>
        <w:pPrChange w:id="1068" w:author="Karthick Nagarajan" w:date="2018-12-19T12:09:00Z">
          <w:pPr>
            <w:shd w:val="clear" w:color="auto" w:fill="FFFFFF"/>
            <w:spacing w:after="0" w:line="240" w:lineRule="auto"/>
          </w:pPr>
        </w:pPrChange>
      </w:pPr>
      <w:ins w:id="1069" w:author="Karthick Nagarajan" w:date="2018-12-19T12:09:00Z">
        <w:r>
          <w:rPr>
            <w:rFonts w:eastAsia="Times New Roman" w:cs="Consolas"/>
          </w:rPr>
          <w:t xml:space="preserve">Navigate to Administration &gt; Organization &gt; Roles </w:t>
        </w:r>
      </w:ins>
      <w:ins w:id="1070" w:author="Karthick Nagarajan" w:date="2018-12-19T12:10:00Z">
        <w:r>
          <w:rPr>
            <w:rFonts w:eastAsia="Times New Roman" w:cs="Consolas"/>
          </w:rPr>
          <w:t>and permission</w:t>
        </w:r>
      </w:ins>
    </w:p>
    <w:p w:rsidR="00685E39" w:rsidRDefault="00685E39">
      <w:pPr>
        <w:pStyle w:val="ListParagraph"/>
        <w:numPr>
          <w:ilvl w:val="0"/>
          <w:numId w:val="73"/>
        </w:numPr>
        <w:shd w:val="clear" w:color="auto" w:fill="FFFFFF"/>
        <w:spacing w:after="0" w:line="240" w:lineRule="auto"/>
        <w:rPr>
          <w:ins w:id="1071" w:author="Karthick Nagarajan" w:date="2018-12-19T12:10:00Z"/>
          <w:rFonts w:eastAsia="Times New Roman" w:cs="Consolas"/>
        </w:rPr>
        <w:pPrChange w:id="1072" w:author="Karthick Nagarajan" w:date="2018-12-19T12:10:00Z">
          <w:pPr>
            <w:shd w:val="clear" w:color="auto" w:fill="FFFFFF"/>
            <w:spacing w:after="0" w:line="240" w:lineRule="auto"/>
          </w:pPr>
        </w:pPrChange>
      </w:pPr>
      <w:ins w:id="1073" w:author="Karthick Nagarajan" w:date="2018-12-19T12:10:00Z">
        <w:r>
          <w:rPr>
            <w:rFonts w:eastAsia="Times New Roman" w:cs="Consolas"/>
          </w:rPr>
          <w:t>Click the roles</w:t>
        </w:r>
      </w:ins>
    </w:p>
    <w:p w:rsidR="00685E39" w:rsidRDefault="00685E39">
      <w:pPr>
        <w:pStyle w:val="ListParagraph"/>
        <w:numPr>
          <w:ilvl w:val="0"/>
          <w:numId w:val="73"/>
        </w:numPr>
        <w:shd w:val="clear" w:color="auto" w:fill="FFFFFF"/>
        <w:spacing w:after="0" w:line="240" w:lineRule="auto"/>
        <w:rPr>
          <w:ins w:id="1074" w:author="Karthick Nagarajan" w:date="2018-12-19T12:10:00Z"/>
          <w:rFonts w:eastAsia="Times New Roman" w:cs="Consolas"/>
        </w:rPr>
        <w:pPrChange w:id="1075" w:author="Karthick Nagarajan" w:date="2018-12-19T12:10:00Z">
          <w:pPr>
            <w:shd w:val="clear" w:color="auto" w:fill="FFFFFF"/>
            <w:spacing w:after="0" w:line="240" w:lineRule="auto"/>
          </w:pPr>
        </w:pPrChange>
      </w:pPr>
      <w:ins w:id="1076" w:author="Karthick Nagarajan" w:date="2018-12-19T12:10:00Z">
        <w:r>
          <w:rPr>
            <w:rFonts w:eastAsia="Times New Roman" w:cs="Consolas"/>
          </w:rPr>
          <w:t>Click functional permission</w:t>
        </w:r>
      </w:ins>
    </w:p>
    <w:p w:rsidR="00685E39" w:rsidRDefault="00685E39">
      <w:pPr>
        <w:pStyle w:val="ListParagraph"/>
        <w:numPr>
          <w:ilvl w:val="0"/>
          <w:numId w:val="73"/>
        </w:numPr>
        <w:shd w:val="clear" w:color="auto" w:fill="FFFFFF"/>
        <w:spacing w:after="0" w:line="240" w:lineRule="auto"/>
        <w:rPr>
          <w:ins w:id="1077" w:author="Karthick Nagarajan" w:date="2018-12-19T12:11:00Z"/>
          <w:rFonts w:eastAsia="Times New Roman" w:cs="Consolas"/>
        </w:rPr>
        <w:pPrChange w:id="1078" w:author="Karthick Nagarajan" w:date="2018-12-19T12:10:00Z">
          <w:pPr>
            <w:shd w:val="clear" w:color="auto" w:fill="FFFFFF"/>
            <w:spacing w:after="0" w:line="240" w:lineRule="auto"/>
          </w:pPr>
        </w:pPrChange>
      </w:pPr>
      <w:ins w:id="1079" w:author="Karthick Nagarajan" w:date="2018-12-19T12:11:00Z">
        <w:r>
          <w:rPr>
            <w:rFonts w:eastAsia="Times New Roman" w:cs="Consolas"/>
          </w:rPr>
          <w:t>Select the site</w:t>
        </w:r>
      </w:ins>
    </w:p>
    <w:p w:rsidR="00685E39" w:rsidRPr="00685E39" w:rsidRDefault="00685E39" w:rsidP="00685E39">
      <w:pPr>
        <w:pStyle w:val="ListParagraph"/>
        <w:numPr>
          <w:ilvl w:val="0"/>
          <w:numId w:val="73"/>
        </w:numPr>
        <w:shd w:val="clear" w:color="auto" w:fill="FFFFFF"/>
        <w:spacing w:after="0" w:line="240" w:lineRule="auto"/>
        <w:rPr>
          <w:ins w:id="1080" w:author="Karthick Nagarajan" w:date="2018-12-19T12:11:00Z"/>
          <w:rFonts w:eastAsia="Times New Roman" w:cs="Consolas"/>
        </w:rPr>
      </w:pPr>
      <w:ins w:id="1081" w:author="Karthick Nagarajan" w:date="2018-12-19T12:11:00Z">
        <w:r>
          <w:rPr>
            <w:rFonts w:eastAsia="Times New Roman" w:cs="Consolas"/>
          </w:rPr>
          <w:t xml:space="preserve">Give </w:t>
        </w:r>
        <w:r w:rsidRPr="00685E39">
          <w:rPr>
            <w:rFonts w:eastAsia="Times New Roman" w:cs="Consolas"/>
          </w:rPr>
          <w:t>‘Login_on_behalf’, ‘Login_Agent permission.</w:t>
        </w:r>
      </w:ins>
    </w:p>
    <w:p w:rsidR="00685E39" w:rsidRPr="00685E39" w:rsidRDefault="00685E39">
      <w:pPr>
        <w:pStyle w:val="ListParagraph"/>
        <w:shd w:val="clear" w:color="auto" w:fill="FFFFFF"/>
        <w:spacing w:after="0" w:line="240" w:lineRule="auto"/>
        <w:ind w:left="1080"/>
        <w:rPr>
          <w:ins w:id="1082" w:author="Karthick Nagarajan" w:date="2018-12-19T12:08:00Z"/>
          <w:rFonts w:eastAsia="Times New Roman" w:cs="Consolas"/>
          <w:rPrChange w:id="1083" w:author="Karthick Nagarajan" w:date="2018-12-19T12:10:00Z">
            <w:rPr>
              <w:ins w:id="1084" w:author="Karthick Nagarajan" w:date="2018-12-19T12:08:00Z"/>
            </w:rPr>
          </w:rPrChange>
        </w:rPr>
        <w:pPrChange w:id="1085" w:author="Karthick Nagarajan" w:date="2018-12-19T12:12:00Z">
          <w:pPr>
            <w:shd w:val="clear" w:color="auto" w:fill="FFFFFF"/>
            <w:spacing w:after="0" w:line="240" w:lineRule="auto"/>
          </w:pPr>
        </w:pPrChange>
      </w:pPr>
    </w:p>
    <w:p w:rsidR="00685E39" w:rsidRDefault="00685E39" w:rsidP="00411B70">
      <w:pPr>
        <w:shd w:val="clear" w:color="auto" w:fill="FFFFFF"/>
        <w:spacing w:after="0" w:line="240" w:lineRule="auto"/>
        <w:rPr>
          <w:ins w:id="1086" w:author="Karthick Nagarajan" w:date="2018-12-19T12:09:00Z"/>
          <w:rFonts w:eastAsia="Times New Roman" w:cs="Consolas"/>
        </w:rPr>
      </w:pPr>
    </w:p>
    <w:p w:rsidR="00685E39" w:rsidRDefault="00685E39" w:rsidP="00411B70">
      <w:pPr>
        <w:shd w:val="clear" w:color="auto" w:fill="FFFFFF"/>
        <w:spacing w:after="0" w:line="240" w:lineRule="auto"/>
        <w:rPr>
          <w:ins w:id="1087" w:author="Karthick Nagarajan" w:date="2018-12-19T12:09:00Z"/>
          <w:rFonts w:eastAsia="Times New Roman" w:cs="Consolas"/>
        </w:rPr>
      </w:pPr>
      <w:ins w:id="1088" w:author="Karthick Nagarajan" w:date="2018-12-19T12:09:00Z">
        <w:r>
          <w:rPr>
            <w:rFonts w:eastAsia="Times New Roman" w:cs="Consolas"/>
          </w:rPr>
          <w:t>Moto payment c</w:t>
        </w:r>
        <w:r w:rsidRPr="00411B70">
          <w:rPr>
            <w:rFonts w:eastAsia="Times New Roman" w:cs="Consolas"/>
          </w:rPr>
          <w:t xml:space="preserve">an be handled in two ways </w:t>
        </w:r>
      </w:ins>
    </w:p>
    <w:p w:rsidR="002022F3" w:rsidRDefault="002963B6" w:rsidP="00411B70">
      <w:pPr>
        <w:shd w:val="clear" w:color="auto" w:fill="FFFFFF"/>
        <w:spacing w:after="0" w:line="240" w:lineRule="auto"/>
        <w:rPr>
          <w:ins w:id="1089" w:author="Karthick Nagarajan" w:date="2018-12-19T11:51:00Z"/>
          <w:rFonts w:eastAsia="Times New Roman" w:cs="Consolas"/>
        </w:rPr>
      </w:pPr>
      <w:ins w:id="1090" w:author="Karthick Nagarajan" w:date="2018-12-19T11:37:00Z">
        <w:r>
          <w:rPr>
            <w:rFonts w:eastAsia="Times New Roman" w:cs="Consolas"/>
          </w:rPr>
          <w:t>1</w:t>
        </w:r>
        <w:r w:rsidR="00411B70" w:rsidRPr="00411B70">
          <w:rPr>
            <w:rFonts w:eastAsia="Times New Roman" w:cs="Consolas"/>
          </w:rPr>
          <w:t>). Customer service agent placing the order for the customer from business manager itself.</w:t>
        </w:r>
      </w:ins>
      <w:ins w:id="1091" w:author="Karthick Nagarajan" w:date="2018-12-19T11:51:00Z">
        <w:r w:rsidR="002022F3">
          <w:rPr>
            <w:rFonts w:eastAsia="Times New Roman" w:cs="Consolas"/>
          </w:rPr>
          <w:t xml:space="preserve"> In order to use this update the following settings in your business manager</w:t>
        </w:r>
      </w:ins>
      <w:ins w:id="1092" w:author="Nishikant ." w:date="2019-01-03T12:35:00Z">
        <w:r w:rsidR="00D532A7">
          <w:rPr>
            <w:rFonts w:eastAsia="Times New Roman" w:cs="Consolas"/>
          </w:rPr>
          <w:t>, just to dis</w:t>
        </w:r>
      </w:ins>
      <w:ins w:id="1093" w:author="Nishikant ." w:date="2019-01-03T12:36:00Z">
        <w:r w:rsidR="00D532A7">
          <w:rPr>
            <w:rFonts w:eastAsia="Times New Roman" w:cs="Consolas"/>
          </w:rPr>
          <w:t>a</w:t>
        </w:r>
      </w:ins>
      <w:ins w:id="1094" w:author="Nishikant ." w:date="2019-01-03T12:35:00Z">
        <w:r w:rsidR="00D532A7">
          <w:rPr>
            <w:rFonts w:eastAsia="Times New Roman" w:cs="Consolas"/>
          </w:rPr>
          <w:t>ble the amount</w:t>
        </w:r>
      </w:ins>
      <w:ins w:id="1095" w:author="Nishikant ." w:date="2019-01-03T12:36:00Z">
        <w:r w:rsidR="00D532A7">
          <w:rPr>
            <w:rFonts w:eastAsia="Times New Roman" w:cs="Consolas"/>
          </w:rPr>
          <w:t xml:space="preserve"> to be paid field in the credit card payment section.</w:t>
        </w:r>
      </w:ins>
      <w:ins w:id="1096" w:author="Nishikant ." w:date="2019-01-03T12:35:00Z">
        <w:r w:rsidR="00D532A7">
          <w:rPr>
            <w:rFonts w:eastAsia="Times New Roman" w:cs="Consolas"/>
          </w:rPr>
          <w:t xml:space="preserve"> </w:t>
        </w:r>
      </w:ins>
    </w:p>
    <w:p w:rsidR="002022F3" w:rsidRDefault="002022F3" w:rsidP="00411B70">
      <w:pPr>
        <w:shd w:val="clear" w:color="auto" w:fill="FFFFFF"/>
        <w:spacing w:after="0" w:line="240" w:lineRule="auto"/>
        <w:rPr>
          <w:ins w:id="1097" w:author="Karthick Nagarajan" w:date="2018-12-19T11:52:00Z"/>
          <w:rFonts w:eastAsia="Times New Roman" w:cs="Consolas"/>
        </w:rPr>
      </w:pPr>
    </w:p>
    <w:p w:rsidR="002022F3" w:rsidRDefault="002022F3">
      <w:pPr>
        <w:pStyle w:val="ListParagraph"/>
        <w:numPr>
          <w:ilvl w:val="0"/>
          <w:numId w:val="72"/>
        </w:numPr>
        <w:shd w:val="clear" w:color="auto" w:fill="FFFFFF"/>
        <w:spacing w:after="0" w:line="240" w:lineRule="auto"/>
        <w:rPr>
          <w:ins w:id="1098" w:author="Karthick Nagarajan" w:date="2018-12-19T11:52:00Z"/>
          <w:rFonts w:eastAsia="Times New Roman" w:cs="Consolas"/>
        </w:rPr>
        <w:pPrChange w:id="1099" w:author="Karthick Nagarajan" w:date="2018-12-19T11:52:00Z">
          <w:pPr>
            <w:shd w:val="clear" w:color="auto" w:fill="FFFFFF"/>
            <w:spacing w:after="0" w:line="240" w:lineRule="auto"/>
          </w:pPr>
        </w:pPrChange>
      </w:pPr>
      <w:ins w:id="1100" w:author="Karthick Nagarajan" w:date="2018-12-19T11:52:00Z">
        <w:r>
          <w:rPr>
            <w:rFonts w:eastAsia="Times New Roman" w:cs="Consolas"/>
          </w:rPr>
          <w:t>Navigate Administration &gt; Site development &gt; Customer service center settings</w:t>
        </w:r>
      </w:ins>
    </w:p>
    <w:p w:rsidR="002022F3" w:rsidRDefault="002022F3">
      <w:pPr>
        <w:pStyle w:val="ListParagraph"/>
        <w:numPr>
          <w:ilvl w:val="0"/>
          <w:numId w:val="72"/>
        </w:numPr>
        <w:shd w:val="clear" w:color="auto" w:fill="FFFFFF"/>
        <w:spacing w:after="0" w:line="240" w:lineRule="auto"/>
        <w:rPr>
          <w:ins w:id="1101" w:author="Nishikant ." w:date="2019-01-03T12:41:00Z"/>
          <w:rFonts w:eastAsia="Times New Roman" w:cs="Consolas"/>
        </w:rPr>
        <w:pPrChange w:id="1102" w:author="Karthick Nagarajan" w:date="2018-12-19T11:52:00Z">
          <w:pPr>
            <w:shd w:val="clear" w:color="auto" w:fill="FFFFFF"/>
            <w:spacing w:after="0" w:line="240" w:lineRule="auto"/>
          </w:pPr>
        </w:pPrChange>
      </w:pPr>
      <w:ins w:id="1103" w:author="Karthick Nagarajan" w:date="2018-12-19T11:52:00Z">
        <w:r>
          <w:rPr>
            <w:rFonts w:eastAsia="Times New Roman" w:cs="Consolas"/>
          </w:rPr>
          <w:t>Open Order payment Instrument in customizable area</w:t>
        </w:r>
      </w:ins>
    </w:p>
    <w:p w:rsidR="007F0AB1" w:rsidRPr="001A1DC6" w:rsidRDefault="007F0AB1" w:rsidP="007F0AB1">
      <w:pPr>
        <w:pStyle w:val="ListParagraph"/>
        <w:numPr>
          <w:ilvl w:val="0"/>
          <w:numId w:val="72"/>
        </w:numPr>
        <w:shd w:val="clear" w:color="auto" w:fill="FFFFFF"/>
        <w:spacing w:after="0" w:line="240" w:lineRule="auto"/>
        <w:rPr>
          <w:ins w:id="1104" w:author="Nishikant ." w:date="2019-01-03T12:41:00Z"/>
          <w:rFonts w:eastAsia="Times New Roman" w:cs="Consolas"/>
        </w:rPr>
      </w:pPr>
      <w:ins w:id="1105" w:author="Nishikant ." w:date="2019-01-03T12:41:00Z">
        <w:r>
          <w:rPr>
            <w:rFonts w:eastAsia="Times New Roman" w:cs="Consolas"/>
          </w:rPr>
          <w:t xml:space="preserve">Update the existing condtion </w:t>
        </w:r>
        <w:r w:rsidRPr="00B46E42">
          <w:rPr>
            <w:rFonts w:eastAsia="Times New Roman" w:cs="Consolas"/>
          </w:rPr>
          <w:t>"condition" : "data.payment_method_id</w:t>
        </w:r>
        <w:r w:rsidRPr="007F0AB1">
          <w:rPr>
            <w:rFonts w:eastAsia="Times New Roman" w:cs="Consolas"/>
          </w:rPr>
          <w:t>=== 'CREDIT_CARD'"</w:t>
        </w:r>
      </w:ins>
    </w:p>
    <w:p w:rsidR="007F0AB1" w:rsidRDefault="007F0AB1">
      <w:pPr>
        <w:pStyle w:val="ListParagraph"/>
        <w:shd w:val="clear" w:color="auto" w:fill="FFFFFF"/>
        <w:spacing w:after="0" w:line="240" w:lineRule="auto"/>
        <w:rPr>
          <w:ins w:id="1106" w:author="Nishikant ." w:date="2019-01-03T12:41:00Z"/>
          <w:rFonts w:eastAsia="Times New Roman" w:cs="Consolas"/>
        </w:rPr>
        <w:pPrChange w:id="1107" w:author="Nishikant ." w:date="2019-01-03T12:41:00Z">
          <w:pPr>
            <w:shd w:val="clear" w:color="auto" w:fill="FFFFFF"/>
            <w:spacing w:after="0" w:line="240" w:lineRule="auto"/>
          </w:pPr>
        </w:pPrChange>
      </w:pPr>
      <w:ins w:id="1108" w:author="Nishikant ." w:date="2019-01-03T12:41:00Z">
        <w:r>
          <w:rPr>
            <w:rFonts w:eastAsia="Times New Roman" w:cs="Consolas"/>
          </w:rPr>
          <w:t xml:space="preserve">Search for </w:t>
        </w:r>
        <w:r w:rsidRPr="007F0AB1">
          <w:rPr>
            <w:rFonts w:eastAsia="Times New Roman" w:cs="Consolas"/>
          </w:rPr>
          <w:t>"condition" : "data.country !== 'FR'",</w:t>
        </w:r>
      </w:ins>
    </w:p>
    <w:p w:rsidR="007F0AB1" w:rsidRDefault="007F0AB1">
      <w:pPr>
        <w:pStyle w:val="ListParagraph"/>
        <w:shd w:val="clear" w:color="auto" w:fill="FFFFFF"/>
        <w:spacing w:after="0" w:line="240" w:lineRule="auto"/>
        <w:rPr>
          <w:ins w:id="1109" w:author="Nishikant ." w:date="2019-01-03T12:42:00Z"/>
          <w:rFonts w:eastAsia="Times New Roman" w:cs="Consolas"/>
        </w:rPr>
        <w:pPrChange w:id="1110" w:author="Nishikant ." w:date="2019-01-03T12:41:00Z">
          <w:pPr>
            <w:shd w:val="clear" w:color="auto" w:fill="FFFFFF"/>
            <w:spacing w:after="0" w:line="240" w:lineRule="auto"/>
          </w:pPr>
        </w:pPrChange>
      </w:pPr>
      <w:ins w:id="1111" w:author="Nishikant ." w:date="2019-01-03T12:41:00Z">
        <w:r>
          <w:rPr>
            <w:rFonts w:eastAsia="Times New Roman" w:cs="Consolas"/>
          </w:rPr>
          <w:t xml:space="preserve">After that add </w:t>
        </w:r>
      </w:ins>
    </w:p>
    <w:p w:rsidR="007F0AB1" w:rsidRPr="007F0AB1" w:rsidRDefault="007F0AB1" w:rsidP="007F0AB1">
      <w:pPr>
        <w:pStyle w:val="ListParagraph"/>
        <w:shd w:val="clear" w:color="auto" w:fill="FFFFFF"/>
        <w:spacing w:after="0" w:line="240" w:lineRule="auto"/>
        <w:rPr>
          <w:ins w:id="1112" w:author="Nishikant ." w:date="2019-01-03T12:42:00Z"/>
          <w:rFonts w:eastAsia="Times New Roman" w:cs="Consolas"/>
        </w:rPr>
      </w:pPr>
      <w:ins w:id="1113" w:author="Nishikant ." w:date="2019-01-03T12:42:00Z">
        <w:r w:rsidRPr="007F0AB1">
          <w:rPr>
            <w:rFonts w:eastAsia="Times New Roman" w:cs="Consolas"/>
          </w:rPr>
          <w:t>"meta" : {</w:t>
        </w:r>
      </w:ins>
    </w:p>
    <w:p w:rsidR="007F0AB1" w:rsidRPr="007F0AB1" w:rsidRDefault="007F0AB1" w:rsidP="007F0AB1">
      <w:pPr>
        <w:pStyle w:val="ListParagraph"/>
        <w:shd w:val="clear" w:color="auto" w:fill="FFFFFF"/>
        <w:spacing w:after="0" w:line="240" w:lineRule="auto"/>
        <w:rPr>
          <w:ins w:id="1114" w:author="Nishikant ." w:date="2019-01-03T12:42:00Z"/>
          <w:rFonts w:eastAsia="Times New Roman" w:cs="Consolas"/>
        </w:rPr>
      </w:pPr>
      <w:ins w:id="1115" w:author="Nishikant ." w:date="2019-01-03T12:42:00Z">
        <w:r w:rsidRPr="007F0AB1">
          <w:rPr>
            <w:rFonts w:eastAsia="Times New Roman" w:cs="Consolas"/>
          </w:rPr>
          <w:t xml:space="preserve">          "disabled" : true</w:t>
        </w:r>
      </w:ins>
    </w:p>
    <w:p w:rsidR="007F0AB1" w:rsidRDefault="007F0AB1">
      <w:pPr>
        <w:pStyle w:val="ListParagraph"/>
        <w:shd w:val="clear" w:color="auto" w:fill="FFFFFF"/>
        <w:spacing w:after="0" w:line="240" w:lineRule="auto"/>
        <w:rPr>
          <w:ins w:id="1116" w:author="Karthick Nagarajan" w:date="2018-12-19T11:52:00Z"/>
          <w:rFonts w:eastAsia="Times New Roman" w:cs="Consolas"/>
        </w:rPr>
        <w:pPrChange w:id="1117" w:author="Nishikant ." w:date="2019-01-03T12:41:00Z">
          <w:pPr>
            <w:shd w:val="clear" w:color="auto" w:fill="FFFFFF"/>
            <w:spacing w:after="0" w:line="240" w:lineRule="auto"/>
          </w:pPr>
        </w:pPrChange>
      </w:pPr>
      <w:ins w:id="1118" w:author="Nishikant ." w:date="2019-01-03T12:42:00Z">
        <w:r w:rsidRPr="007F0AB1">
          <w:rPr>
            <w:rFonts w:eastAsia="Times New Roman" w:cs="Consolas"/>
          </w:rPr>
          <w:t xml:space="preserve">        },</w:t>
        </w:r>
      </w:ins>
    </w:p>
    <w:p w:rsidR="00D532A7" w:rsidRPr="00D532A7" w:rsidDel="007F0AB1" w:rsidRDefault="002022F3">
      <w:pPr>
        <w:pStyle w:val="ListParagraph"/>
        <w:shd w:val="clear" w:color="auto" w:fill="FFFFFF"/>
        <w:spacing w:after="0" w:line="240" w:lineRule="auto"/>
        <w:rPr>
          <w:ins w:id="1119" w:author="Karthick Nagarajan" w:date="2018-12-19T11:53:00Z"/>
          <w:del w:id="1120" w:author="Nishikant ." w:date="2019-01-03T12:42:00Z"/>
          <w:rFonts w:eastAsia="Times New Roman" w:cs="Consolas"/>
          <w:rPrChange w:id="1121" w:author="Nishikant ." w:date="2019-01-03T12:38:00Z">
            <w:rPr>
              <w:ins w:id="1122" w:author="Karthick Nagarajan" w:date="2018-12-19T11:53:00Z"/>
              <w:del w:id="1123" w:author="Nishikant ." w:date="2019-01-03T12:42:00Z"/>
            </w:rPr>
          </w:rPrChange>
        </w:rPr>
        <w:pPrChange w:id="1124" w:author="Nishikant ." w:date="2019-01-03T12:38:00Z">
          <w:pPr>
            <w:shd w:val="clear" w:color="auto" w:fill="FFFFFF"/>
            <w:spacing w:after="0" w:line="240" w:lineRule="auto"/>
          </w:pPr>
        </w:pPrChange>
      </w:pPr>
      <w:ins w:id="1125" w:author="Karthick Nagarajan" w:date="2018-12-19T11:53:00Z">
        <w:del w:id="1126" w:author="Nishikant ." w:date="2019-01-03T12:42:00Z">
          <w:r w:rsidDel="007F0AB1">
            <w:rPr>
              <w:rFonts w:eastAsia="Times New Roman" w:cs="Consolas"/>
            </w:rPr>
            <w:delText xml:space="preserve">Update the </w:delText>
          </w:r>
        </w:del>
        <w:del w:id="1127" w:author="Nishikant ." w:date="2019-01-03T12:38:00Z">
          <w:r w:rsidDel="00D532A7">
            <w:rPr>
              <w:rFonts w:eastAsia="Times New Roman" w:cs="Consolas"/>
            </w:rPr>
            <w:delText>moto</w:delText>
          </w:r>
        </w:del>
        <w:del w:id="1128" w:author="Nishikant ." w:date="2019-01-03T12:42:00Z">
          <w:r w:rsidDel="007F0AB1">
            <w:rPr>
              <w:rFonts w:eastAsia="Times New Roman" w:cs="Consolas"/>
            </w:rPr>
            <w:delText xml:space="preserve"> payment json below the credit card payment sectio</w:delText>
          </w:r>
        </w:del>
        <w:del w:id="1129" w:author="Nishikant ." w:date="2019-01-03T12:38:00Z">
          <w:r w:rsidDel="00D532A7">
            <w:rPr>
              <w:rFonts w:eastAsia="Times New Roman" w:cs="Consolas"/>
            </w:rPr>
            <w:delText>n</w:delText>
          </w:r>
        </w:del>
      </w:ins>
    </w:p>
    <w:p w:rsidR="002022F3" w:rsidRPr="002022F3" w:rsidDel="007F0AB1" w:rsidRDefault="002022F3" w:rsidP="002022F3">
      <w:pPr>
        <w:pStyle w:val="ListParagraph"/>
        <w:shd w:val="clear" w:color="auto" w:fill="FFFFFF"/>
        <w:spacing w:after="0" w:line="240" w:lineRule="auto"/>
        <w:rPr>
          <w:ins w:id="1130" w:author="Karthick Nagarajan" w:date="2018-12-19T11:53:00Z"/>
          <w:del w:id="1131" w:author="Nishikant ." w:date="2019-01-03T12:40:00Z"/>
          <w:rFonts w:eastAsia="Times New Roman" w:cs="Consolas"/>
        </w:rPr>
      </w:pPr>
      <w:ins w:id="1132" w:author="Karthick Nagarajan" w:date="2018-12-19T11:53:00Z">
        <w:del w:id="1133" w:author="Nishikant ." w:date="2019-01-03T12:40:00Z">
          <w:r w:rsidRPr="002022F3" w:rsidDel="007F0AB1">
            <w:rPr>
              <w:rFonts w:eastAsia="Times New Roman" w:cs="Consolas"/>
            </w:rPr>
            <w:delText>{</w:delText>
          </w:r>
        </w:del>
      </w:ins>
    </w:p>
    <w:p w:rsidR="002022F3" w:rsidRPr="002022F3" w:rsidDel="007F0AB1" w:rsidRDefault="002022F3" w:rsidP="002022F3">
      <w:pPr>
        <w:pStyle w:val="ListParagraph"/>
        <w:shd w:val="clear" w:color="auto" w:fill="FFFFFF"/>
        <w:spacing w:after="0" w:line="240" w:lineRule="auto"/>
        <w:rPr>
          <w:ins w:id="1134" w:author="Karthick Nagarajan" w:date="2018-12-19T11:53:00Z"/>
          <w:del w:id="1135" w:author="Nishikant ." w:date="2019-01-03T12:40:00Z"/>
          <w:rFonts w:eastAsia="Times New Roman" w:cs="Consolas"/>
        </w:rPr>
      </w:pPr>
      <w:ins w:id="1136" w:author="Karthick Nagarajan" w:date="2018-12-19T11:53:00Z">
        <w:del w:id="1137" w:author="Nishikant ." w:date="2019-01-03T12:40:00Z">
          <w:r w:rsidRPr="002022F3" w:rsidDel="007F0AB1">
            <w:rPr>
              <w:rFonts w:eastAsia="Times New Roman" w:cs="Consolas"/>
            </w:rPr>
            <w:delText xml:space="preserve">    "condition" : "data.payment_method_id === 'MOTO'",</w:delText>
          </w:r>
        </w:del>
      </w:ins>
    </w:p>
    <w:p w:rsidR="002022F3" w:rsidRPr="002022F3" w:rsidDel="007F0AB1" w:rsidRDefault="002022F3" w:rsidP="002022F3">
      <w:pPr>
        <w:pStyle w:val="ListParagraph"/>
        <w:shd w:val="clear" w:color="auto" w:fill="FFFFFF"/>
        <w:spacing w:after="0" w:line="240" w:lineRule="auto"/>
        <w:rPr>
          <w:ins w:id="1138" w:author="Karthick Nagarajan" w:date="2018-12-19T11:53:00Z"/>
          <w:del w:id="1139" w:author="Nishikant ." w:date="2019-01-03T12:40:00Z"/>
          <w:rFonts w:eastAsia="Times New Roman" w:cs="Consolas"/>
        </w:rPr>
      </w:pPr>
      <w:ins w:id="1140" w:author="Karthick Nagarajan" w:date="2018-12-19T11:53:00Z">
        <w:del w:id="1141"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1142" w:author="Karthick Nagarajan" w:date="2018-12-19T11:53:00Z"/>
          <w:del w:id="1143" w:author="Nishikant ." w:date="2019-01-03T12:40:00Z"/>
          <w:rFonts w:eastAsia="Times New Roman" w:cs="Consolas"/>
        </w:rPr>
      </w:pPr>
      <w:ins w:id="1144" w:author="Karthick Nagarajan" w:date="2018-12-19T11:53:00Z">
        <w:del w:id="1145" w:author="Nishikant ." w:date="2019-01-03T12:40:00Z">
          <w:r w:rsidRPr="002022F3" w:rsidDel="007F0AB1">
            <w:rPr>
              <w:rFonts w:eastAsia="Times New Roman" w:cs="Consolas"/>
            </w:rPr>
            <w:delText xml:space="preserve">      "id" : "MOTO",</w:delText>
          </w:r>
        </w:del>
      </w:ins>
    </w:p>
    <w:p w:rsidR="002022F3" w:rsidRPr="002022F3" w:rsidDel="007F0AB1" w:rsidRDefault="002022F3" w:rsidP="002022F3">
      <w:pPr>
        <w:pStyle w:val="ListParagraph"/>
        <w:shd w:val="clear" w:color="auto" w:fill="FFFFFF"/>
        <w:spacing w:after="0" w:line="240" w:lineRule="auto"/>
        <w:rPr>
          <w:ins w:id="1146" w:author="Karthick Nagarajan" w:date="2018-12-19T11:53:00Z"/>
          <w:del w:id="1147" w:author="Nishikant ." w:date="2019-01-03T12:40:00Z"/>
          <w:rFonts w:eastAsia="Times New Roman" w:cs="Consolas"/>
        </w:rPr>
      </w:pPr>
      <w:ins w:id="1148" w:author="Karthick Nagarajan" w:date="2018-12-19T11:53:00Z">
        <w:del w:id="1149" w:author="Nishikant ." w:date="2019-01-03T12:40:00Z">
          <w:r w:rsidRPr="002022F3" w:rsidDel="007F0AB1">
            <w:rPr>
              <w:rFonts w:eastAsia="Times New Roman" w:cs="Consolas"/>
            </w:rPr>
            <w:delText xml:space="preserve">      "layout" : [ {</w:delText>
          </w:r>
        </w:del>
      </w:ins>
    </w:p>
    <w:p w:rsidR="002022F3" w:rsidRPr="002022F3" w:rsidDel="007F0AB1" w:rsidRDefault="002022F3" w:rsidP="002022F3">
      <w:pPr>
        <w:pStyle w:val="ListParagraph"/>
        <w:shd w:val="clear" w:color="auto" w:fill="FFFFFF"/>
        <w:spacing w:after="0" w:line="240" w:lineRule="auto"/>
        <w:rPr>
          <w:ins w:id="1150" w:author="Karthick Nagarajan" w:date="2018-12-19T11:53:00Z"/>
          <w:del w:id="1151" w:author="Nishikant ." w:date="2019-01-03T12:40:00Z"/>
          <w:rFonts w:eastAsia="Times New Roman" w:cs="Consolas"/>
        </w:rPr>
      </w:pPr>
      <w:ins w:id="1152" w:author="Karthick Nagarajan" w:date="2018-12-19T11:53:00Z">
        <w:del w:id="1153" w:author="Nishikant ." w:date="2019-01-03T12:40:00Z">
          <w:r w:rsidRPr="002022F3" w:rsidDel="007F0AB1">
            <w:rPr>
              <w:rFonts w:eastAsia="Times New Roman" w:cs="Consolas"/>
            </w:rPr>
            <w:delText xml:space="preserve">        "id" : "totals",</w:delText>
          </w:r>
        </w:del>
      </w:ins>
    </w:p>
    <w:p w:rsidR="002022F3" w:rsidRPr="002022F3" w:rsidDel="007F0AB1" w:rsidRDefault="002022F3" w:rsidP="002022F3">
      <w:pPr>
        <w:pStyle w:val="ListParagraph"/>
        <w:shd w:val="clear" w:color="auto" w:fill="FFFFFF"/>
        <w:spacing w:after="0" w:line="240" w:lineRule="auto"/>
        <w:rPr>
          <w:ins w:id="1154" w:author="Karthick Nagarajan" w:date="2018-12-19T11:53:00Z"/>
          <w:del w:id="1155" w:author="Nishikant ." w:date="2019-01-03T12:40:00Z"/>
          <w:rFonts w:eastAsia="Times New Roman" w:cs="Consolas"/>
        </w:rPr>
      </w:pPr>
      <w:ins w:id="1156" w:author="Karthick Nagarajan" w:date="2018-12-19T11:53:00Z">
        <w:del w:id="1157" w:author="Nishikant ." w:date="2019-01-03T12:40:00Z">
          <w:r w:rsidRPr="002022F3" w:rsidDel="007F0AB1">
            <w:rPr>
              <w:rFonts w:eastAsia="Times New Roman" w:cs="Consolas"/>
            </w:rPr>
            <w:delText xml:space="preserve">        "width" : 12</w:delText>
          </w:r>
        </w:del>
      </w:ins>
    </w:p>
    <w:p w:rsidR="002022F3" w:rsidRPr="002022F3" w:rsidDel="007F0AB1" w:rsidRDefault="002022F3">
      <w:pPr>
        <w:pStyle w:val="ListParagraph"/>
        <w:shd w:val="clear" w:color="auto" w:fill="FFFFFF"/>
        <w:spacing w:after="0" w:line="240" w:lineRule="auto"/>
        <w:rPr>
          <w:ins w:id="1158" w:author="Karthick Nagarajan" w:date="2018-12-19T11:53:00Z"/>
          <w:del w:id="1159" w:author="Nishikant ." w:date="2019-01-03T12:40:00Z"/>
          <w:rFonts w:eastAsia="Times New Roman" w:cs="Consolas"/>
        </w:rPr>
      </w:pPr>
      <w:ins w:id="1160" w:author="Karthick Nagarajan" w:date="2018-12-19T11:53:00Z">
        <w:del w:id="1161" w:author="Nishikant ." w:date="2019-01-03T12:40:00Z">
          <w:r w:rsidRPr="002022F3" w:rsidDel="007F0AB1">
            <w:rPr>
              <w:rFonts w:eastAsia="Times New Roman" w:cs="Consolas"/>
            </w:rPr>
            <w:delText xml:space="preserve">      }, {</w:delText>
          </w:r>
        </w:del>
      </w:ins>
    </w:p>
    <w:p w:rsidR="002022F3" w:rsidRPr="00B46E42" w:rsidDel="007F0AB1" w:rsidRDefault="002022F3">
      <w:pPr>
        <w:pStyle w:val="ListParagraph"/>
        <w:shd w:val="clear" w:color="auto" w:fill="FFFFFF"/>
        <w:spacing w:after="0" w:line="240" w:lineRule="auto"/>
        <w:rPr>
          <w:ins w:id="1162" w:author="Karthick Nagarajan" w:date="2018-12-19T11:53:00Z"/>
          <w:del w:id="1163" w:author="Nishikant ." w:date="2019-01-03T12:40:00Z"/>
          <w:rFonts w:eastAsia="Times New Roman" w:cs="Consolas"/>
          <w:rPrChange w:id="1164" w:author="Karthick Nagarajan" w:date="2018-12-27T10:57:00Z">
            <w:rPr>
              <w:ins w:id="1165" w:author="Karthick Nagarajan" w:date="2018-12-19T11:53:00Z"/>
              <w:del w:id="1166" w:author="Nishikant ." w:date="2019-01-03T12:40:00Z"/>
            </w:rPr>
          </w:rPrChange>
        </w:rPr>
      </w:pPr>
      <w:ins w:id="1167" w:author="Karthick Nagarajan" w:date="2018-12-19T11:53:00Z">
        <w:del w:id="1168" w:author="Nishikant ." w:date="2019-01-03T12:40:00Z">
          <w:r w:rsidRPr="002022F3" w:rsidDel="007F0AB1">
            <w:rPr>
              <w:rFonts w:eastAsia="Times New Roman" w:cs="Consolas"/>
            </w:rPr>
            <w:delText xml:space="preserve">        "attribute" : "amount",</w:delText>
          </w:r>
        </w:del>
      </w:ins>
    </w:p>
    <w:p w:rsidR="002022F3" w:rsidRPr="002022F3" w:rsidDel="007F0AB1" w:rsidRDefault="002022F3" w:rsidP="002022F3">
      <w:pPr>
        <w:pStyle w:val="ListParagraph"/>
        <w:shd w:val="clear" w:color="auto" w:fill="FFFFFF"/>
        <w:spacing w:after="0" w:line="240" w:lineRule="auto"/>
        <w:rPr>
          <w:ins w:id="1169" w:author="Karthick Nagarajan" w:date="2018-12-19T11:53:00Z"/>
          <w:del w:id="1170" w:author="Nishikant ." w:date="2019-01-03T12:40:00Z"/>
          <w:rFonts w:eastAsia="Times New Roman" w:cs="Consolas"/>
        </w:rPr>
      </w:pPr>
      <w:ins w:id="1171" w:author="Karthick Nagarajan" w:date="2018-12-19T11:53:00Z">
        <w:del w:id="1172"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173" w:author="Karthick Nagarajan" w:date="2018-12-19T11:53:00Z"/>
          <w:del w:id="1174" w:author="Nishikant ." w:date="2019-01-03T12:40:00Z"/>
          <w:rFonts w:eastAsia="Times New Roman" w:cs="Consolas"/>
        </w:rPr>
      </w:pPr>
      <w:ins w:id="1175" w:author="Karthick Nagarajan" w:date="2018-12-19T11:53:00Z">
        <w:del w:id="1176" w:author="Nishikant ." w:date="2019-01-03T12:40:00Z">
          <w:r w:rsidRPr="002022F3" w:rsidDel="007F0AB1">
            <w:rPr>
              <w:rFonts w:eastAsia="Times New Roman" w:cs="Consolas"/>
            </w:rPr>
            <w:delText xml:space="preserve">          "disabled" : true</w:delText>
          </w:r>
        </w:del>
      </w:ins>
    </w:p>
    <w:p w:rsidR="002022F3" w:rsidRPr="002022F3" w:rsidDel="007F0AB1" w:rsidRDefault="002022F3" w:rsidP="002022F3">
      <w:pPr>
        <w:pStyle w:val="ListParagraph"/>
        <w:shd w:val="clear" w:color="auto" w:fill="FFFFFF"/>
        <w:spacing w:after="0" w:line="240" w:lineRule="auto"/>
        <w:rPr>
          <w:ins w:id="1177" w:author="Karthick Nagarajan" w:date="2018-12-19T11:53:00Z"/>
          <w:del w:id="1178" w:author="Nishikant ." w:date="2019-01-03T12:40:00Z"/>
          <w:rFonts w:eastAsia="Times New Roman" w:cs="Consolas"/>
        </w:rPr>
      </w:pPr>
      <w:ins w:id="1179" w:author="Karthick Nagarajan" w:date="2018-12-19T11:53:00Z">
        <w:del w:id="1180"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181" w:author="Karthick Nagarajan" w:date="2018-12-19T11:53:00Z"/>
          <w:del w:id="1182" w:author="Nishikant ." w:date="2019-01-03T12:40:00Z"/>
          <w:rFonts w:eastAsia="Times New Roman" w:cs="Consolas"/>
        </w:rPr>
      </w:pPr>
      <w:ins w:id="1183" w:author="Karthick Nagarajan" w:date="2018-12-19T11:53:00Z">
        <w:del w:id="1184"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185" w:author="Karthick Nagarajan" w:date="2018-12-19T11:53:00Z"/>
          <w:del w:id="1186" w:author="Nishikant ." w:date="2019-01-03T12:40:00Z"/>
          <w:rFonts w:eastAsia="Times New Roman" w:cs="Consolas"/>
        </w:rPr>
      </w:pPr>
      <w:ins w:id="1187" w:author="Karthick Nagarajan" w:date="2018-12-19T11:53:00Z">
        <w:del w:id="1188"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189" w:author="Karthick Nagarajan" w:date="2018-12-19T11:53:00Z"/>
          <w:del w:id="1190" w:author="Nishikant ." w:date="2019-01-03T12:40:00Z"/>
          <w:rFonts w:eastAsia="Times New Roman" w:cs="Consolas"/>
        </w:rPr>
      </w:pPr>
      <w:ins w:id="1191" w:author="Karthick Nagarajan" w:date="2018-12-19T11:53:00Z">
        <w:del w:id="1192" w:author="Nishikant ." w:date="2019-01-03T12:40:00Z">
          <w:r w:rsidRPr="002022F3" w:rsidDel="007F0AB1">
            <w:rPr>
              <w:rFonts w:eastAsia="Times New Roman" w:cs="Consolas"/>
            </w:rPr>
            <w:delText xml:space="preserve">        "attribute" : "payment_card.holder",</w:delText>
          </w:r>
        </w:del>
      </w:ins>
    </w:p>
    <w:p w:rsidR="002022F3" w:rsidRPr="002022F3" w:rsidDel="007F0AB1" w:rsidRDefault="002022F3" w:rsidP="002022F3">
      <w:pPr>
        <w:pStyle w:val="ListParagraph"/>
        <w:shd w:val="clear" w:color="auto" w:fill="FFFFFF"/>
        <w:spacing w:after="0" w:line="240" w:lineRule="auto"/>
        <w:rPr>
          <w:ins w:id="1193" w:author="Karthick Nagarajan" w:date="2018-12-19T11:53:00Z"/>
          <w:del w:id="1194" w:author="Nishikant ." w:date="2019-01-03T12:40:00Z"/>
          <w:rFonts w:eastAsia="Times New Roman" w:cs="Consolas"/>
        </w:rPr>
      </w:pPr>
      <w:ins w:id="1195" w:author="Karthick Nagarajan" w:date="2018-12-19T11:53:00Z">
        <w:del w:id="1196"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197" w:author="Karthick Nagarajan" w:date="2018-12-19T11:53:00Z"/>
          <w:del w:id="1198" w:author="Nishikant ." w:date="2019-01-03T12:40:00Z"/>
          <w:rFonts w:eastAsia="Times New Roman" w:cs="Consolas"/>
        </w:rPr>
      </w:pPr>
      <w:ins w:id="1199" w:author="Karthick Nagarajan" w:date="2018-12-19T11:53:00Z">
        <w:del w:id="1200"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201" w:author="Karthick Nagarajan" w:date="2018-12-19T11:53:00Z"/>
          <w:del w:id="1202" w:author="Nishikant ." w:date="2019-01-03T12:40:00Z"/>
          <w:rFonts w:eastAsia="Times New Roman" w:cs="Consolas"/>
        </w:rPr>
      </w:pPr>
      <w:ins w:id="1203" w:author="Karthick Nagarajan" w:date="2018-12-19T11:53:00Z">
        <w:del w:id="1204" w:author="Nishikant ." w:date="2019-01-03T12:40:00Z">
          <w:r w:rsidRPr="002022F3" w:rsidDel="007F0AB1">
            <w:rPr>
              <w:rFonts w:eastAsia="Times New Roman" w:cs="Consolas"/>
            </w:rPr>
            <w:delText xml:space="preserve">        "attribute" : "payment_card.card_type",</w:delText>
          </w:r>
        </w:del>
      </w:ins>
    </w:p>
    <w:p w:rsidR="002022F3" w:rsidRPr="002022F3" w:rsidDel="007F0AB1" w:rsidRDefault="002022F3" w:rsidP="002022F3">
      <w:pPr>
        <w:pStyle w:val="ListParagraph"/>
        <w:shd w:val="clear" w:color="auto" w:fill="FFFFFF"/>
        <w:spacing w:after="0" w:line="240" w:lineRule="auto"/>
        <w:rPr>
          <w:ins w:id="1205" w:author="Karthick Nagarajan" w:date="2018-12-19T11:53:00Z"/>
          <w:del w:id="1206" w:author="Nishikant ." w:date="2019-01-03T12:40:00Z"/>
          <w:rFonts w:eastAsia="Times New Roman" w:cs="Consolas"/>
        </w:rPr>
      </w:pPr>
      <w:ins w:id="1207" w:author="Karthick Nagarajan" w:date="2018-12-19T11:53:00Z">
        <w:del w:id="1208" w:author="Nishikant ." w:date="2019-01-03T12:40:00Z">
          <w:r w:rsidRPr="002022F3" w:rsidDel="007F0AB1">
            <w:rPr>
              <w:rFonts w:eastAsia="Times New Roman" w:cs="Consolas"/>
            </w:rPr>
            <w:delText xml:space="preserve">        "meta": {</w:delText>
          </w:r>
        </w:del>
      </w:ins>
    </w:p>
    <w:p w:rsidR="002022F3" w:rsidRPr="002022F3" w:rsidDel="007F0AB1" w:rsidRDefault="002022F3" w:rsidP="002022F3">
      <w:pPr>
        <w:pStyle w:val="ListParagraph"/>
        <w:shd w:val="clear" w:color="auto" w:fill="FFFFFF"/>
        <w:spacing w:after="0" w:line="240" w:lineRule="auto"/>
        <w:rPr>
          <w:ins w:id="1209" w:author="Karthick Nagarajan" w:date="2018-12-19T11:53:00Z"/>
          <w:del w:id="1210" w:author="Nishikant ." w:date="2019-01-03T12:40:00Z"/>
          <w:rFonts w:eastAsia="Times New Roman" w:cs="Consolas"/>
        </w:rPr>
      </w:pPr>
      <w:ins w:id="1211" w:author="Karthick Nagarajan" w:date="2018-12-19T11:53:00Z">
        <w:del w:id="1212"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213" w:author="Karthick Nagarajan" w:date="2018-12-19T11:53:00Z"/>
          <w:del w:id="1214" w:author="Nishikant ." w:date="2019-01-03T12:40:00Z"/>
          <w:rFonts w:eastAsia="Times New Roman" w:cs="Consolas"/>
        </w:rPr>
      </w:pPr>
      <w:ins w:id="1215" w:author="Karthick Nagarajan" w:date="2018-12-19T11:53:00Z">
        <w:del w:id="1216" w:author="Nishikant ." w:date="2019-01-03T12:40:00Z">
          <w:r w:rsidRPr="002022F3" w:rsidDel="007F0AB1">
            <w:rPr>
              <w:rFonts w:eastAsia="Times New Roman" w:cs="Consolas"/>
            </w:rPr>
            <w:delText xml:space="preserve">    "enum": [</w:delText>
          </w:r>
        </w:del>
      </w:ins>
    </w:p>
    <w:p w:rsidR="002022F3" w:rsidRPr="002022F3" w:rsidDel="007F0AB1" w:rsidRDefault="002022F3" w:rsidP="002022F3">
      <w:pPr>
        <w:pStyle w:val="ListParagraph"/>
        <w:shd w:val="clear" w:color="auto" w:fill="FFFFFF"/>
        <w:spacing w:after="0" w:line="240" w:lineRule="auto"/>
        <w:rPr>
          <w:ins w:id="1217" w:author="Karthick Nagarajan" w:date="2018-12-19T11:53:00Z"/>
          <w:del w:id="1218" w:author="Nishikant ." w:date="2019-01-03T12:40:00Z"/>
          <w:rFonts w:eastAsia="Times New Roman" w:cs="Consolas"/>
        </w:rPr>
      </w:pPr>
      <w:ins w:id="1219" w:author="Karthick Nagarajan" w:date="2018-12-19T11:53:00Z">
        <w:del w:id="122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21" w:author="Karthick Nagarajan" w:date="2018-12-19T11:53:00Z"/>
          <w:del w:id="1222" w:author="Nishikant ." w:date="2019-01-03T12:40:00Z"/>
          <w:rFonts w:eastAsia="Times New Roman" w:cs="Consolas"/>
        </w:rPr>
      </w:pPr>
      <w:ins w:id="1223" w:author="Karthick Nagarajan" w:date="2018-12-19T11:53:00Z">
        <w:del w:id="122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"Visa",</w:delText>
          </w:r>
        </w:del>
      </w:ins>
    </w:p>
    <w:p w:rsidR="002022F3" w:rsidRPr="002022F3" w:rsidDel="007F0AB1" w:rsidRDefault="002022F3" w:rsidP="002022F3">
      <w:pPr>
        <w:pStyle w:val="ListParagraph"/>
        <w:shd w:val="clear" w:color="auto" w:fill="FFFFFF"/>
        <w:spacing w:after="0" w:line="240" w:lineRule="auto"/>
        <w:rPr>
          <w:ins w:id="1225" w:author="Karthick Nagarajan" w:date="2018-12-19T11:53:00Z"/>
          <w:del w:id="1226" w:author="Nishikant ." w:date="2019-01-03T12:40:00Z"/>
          <w:rFonts w:eastAsia="Times New Roman" w:cs="Consolas"/>
        </w:rPr>
      </w:pPr>
      <w:ins w:id="1227" w:author="Karthick Nagarajan" w:date="2018-12-19T11:53:00Z">
        <w:del w:id="122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29" w:author="Karthick Nagarajan" w:date="2018-12-19T11:53:00Z"/>
          <w:del w:id="1230" w:author="Nishikant ." w:date="2019-01-03T12:40:00Z"/>
          <w:rFonts w:eastAsia="Times New Roman" w:cs="Consolas"/>
        </w:rPr>
      </w:pPr>
      <w:ins w:id="1231" w:author="Karthick Nagarajan" w:date="2018-12-19T11:53:00Z">
        <w:del w:id="123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"Visa"</w:delText>
          </w:r>
        </w:del>
      </w:ins>
    </w:p>
    <w:p w:rsidR="002022F3" w:rsidRPr="002022F3" w:rsidDel="007F0AB1" w:rsidRDefault="002022F3" w:rsidP="002022F3">
      <w:pPr>
        <w:pStyle w:val="ListParagraph"/>
        <w:shd w:val="clear" w:color="auto" w:fill="FFFFFF"/>
        <w:spacing w:after="0" w:line="240" w:lineRule="auto"/>
        <w:rPr>
          <w:ins w:id="1233" w:author="Karthick Nagarajan" w:date="2018-12-19T11:53:00Z"/>
          <w:del w:id="1234" w:author="Nishikant ." w:date="2019-01-03T12:40:00Z"/>
          <w:rFonts w:eastAsia="Times New Roman" w:cs="Consolas"/>
        </w:rPr>
      </w:pPr>
      <w:ins w:id="1235" w:author="Karthick Nagarajan" w:date="2018-12-19T11:53:00Z">
        <w:del w:id="123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37" w:author="Karthick Nagarajan" w:date="2018-12-19T11:53:00Z"/>
          <w:del w:id="1238" w:author="Nishikant ." w:date="2019-01-03T12:40:00Z"/>
          <w:rFonts w:eastAsia="Times New Roman" w:cs="Consolas"/>
        </w:rPr>
      </w:pPr>
      <w:ins w:id="1239" w:author="Karthick Nagarajan" w:date="2018-12-19T11:53:00Z">
        <w:del w:id="124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41" w:author="Karthick Nagarajan" w:date="2018-12-19T11:53:00Z"/>
          <w:del w:id="1242" w:author="Nishikant ." w:date="2019-01-03T12:40:00Z"/>
          <w:rFonts w:eastAsia="Times New Roman" w:cs="Consolas"/>
        </w:rPr>
      </w:pPr>
      <w:ins w:id="1243" w:author="Karthick Nagarajan" w:date="2018-12-19T11:53:00Z">
        <w:del w:id="124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45" w:author="Karthick Nagarajan" w:date="2018-12-19T11:53:00Z"/>
          <w:del w:id="1246" w:author="Nishikant ." w:date="2019-01-03T12:40:00Z"/>
          <w:rFonts w:eastAsia="Times New Roman" w:cs="Consolas"/>
        </w:rPr>
      </w:pPr>
      <w:ins w:id="1247" w:author="Karthick Nagarajan" w:date="2018-12-19T11:53:00Z">
        <w:del w:id="124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"JCB",</w:delText>
          </w:r>
        </w:del>
      </w:ins>
    </w:p>
    <w:p w:rsidR="002022F3" w:rsidRPr="002022F3" w:rsidDel="007F0AB1" w:rsidRDefault="002022F3" w:rsidP="002022F3">
      <w:pPr>
        <w:pStyle w:val="ListParagraph"/>
        <w:shd w:val="clear" w:color="auto" w:fill="FFFFFF"/>
        <w:spacing w:after="0" w:line="240" w:lineRule="auto"/>
        <w:rPr>
          <w:ins w:id="1249" w:author="Karthick Nagarajan" w:date="2018-12-19T11:53:00Z"/>
          <w:del w:id="1250" w:author="Nishikant ." w:date="2019-01-03T12:40:00Z"/>
          <w:rFonts w:eastAsia="Times New Roman" w:cs="Consolas"/>
        </w:rPr>
      </w:pPr>
      <w:ins w:id="1251" w:author="Karthick Nagarajan" w:date="2018-12-19T11:53:00Z">
        <w:del w:id="125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53" w:author="Karthick Nagarajan" w:date="2018-12-19T11:53:00Z"/>
          <w:del w:id="1254" w:author="Nishikant ." w:date="2019-01-03T12:40:00Z"/>
          <w:rFonts w:eastAsia="Times New Roman" w:cs="Consolas"/>
        </w:rPr>
      </w:pPr>
      <w:ins w:id="1255" w:author="Karthick Nagarajan" w:date="2018-12-19T11:53:00Z">
        <w:del w:id="125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"JCB"</w:delText>
          </w:r>
        </w:del>
      </w:ins>
    </w:p>
    <w:p w:rsidR="002022F3" w:rsidRPr="002022F3" w:rsidDel="007F0AB1" w:rsidRDefault="002022F3" w:rsidP="002022F3">
      <w:pPr>
        <w:pStyle w:val="ListParagraph"/>
        <w:shd w:val="clear" w:color="auto" w:fill="FFFFFF"/>
        <w:spacing w:after="0" w:line="240" w:lineRule="auto"/>
        <w:rPr>
          <w:ins w:id="1257" w:author="Karthick Nagarajan" w:date="2018-12-19T11:53:00Z"/>
          <w:del w:id="1258" w:author="Nishikant ." w:date="2019-01-03T12:40:00Z"/>
          <w:rFonts w:eastAsia="Times New Roman" w:cs="Consolas"/>
        </w:rPr>
      </w:pPr>
      <w:ins w:id="1259" w:author="Karthick Nagarajan" w:date="2018-12-19T11:53:00Z">
        <w:del w:id="126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61" w:author="Karthick Nagarajan" w:date="2018-12-19T11:53:00Z"/>
          <w:del w:id="1262" w:author="Nishikant ." w:date="2019-01-03T12:40:00Z"/>
          <w:rFonts w:eastAsia="Times New Roman" w:cs="Consolas"/>
        </w:rPr>
      </w:pPr>
      <w:ins w:id="1263" w:author="Karthick Nagarajan" w:date="2018-12-19T11:53:00Z">
        <w:del w:id="126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65" w:author="Karthick Nagarajan" w:date="2018-12-19T11:53:00Z"/>
          <w:del w:id="1266" w:author="Nishikant ." w:date="2019-01-03T12:40:00Z"/>
          <w:rFonts w:eastAsia="Times New Roman" w:cs="Consolas"/>
        </w:rPr>
      </w:pPr>
      <w:ins w:id="1267" w:author="Karthick Nagarajan" w:date="2018-12-19T11:53:00Z">
        <w:del w:id="126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69" w:author="Karthick Nagarajan" w:date="2018-12-19T11:53:00Z"/>
          <w:del w:id="1270" w:author="Nishikant ." w:date="2019-01-03T12:40:00Z"/>
          <w:rFonts w:eastAsia="Times New Roman" w:cs="Consolas"/>
        </w:rPr>
      </w:pPr>
      <w:ins w:id="1271" w:author="Karthick Nagarajan" w:date="2018-12-19T11:53:00Z">
        <w:del w:id="127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"Amex",</w:delText>
          </w:r>
        </w:del>
      </w:ins>
    </w:p>
    <w:p w:rsidR="002022F3" w:rsidRPr="002022F3" w:rsidDel="007F0AB1" w:rsidRDefault="002022F3" w:rsidP="002022F3">
      <w:pPr>
        <w:pStyle w:val="ListParagraph"/>
        <w:shd w:val="clear" w:color="auto" w:fill="FFFFFF"/>
        <w:spacing w:after="0" w:line="240" w:lineRule="auto"/>
        <w:rPr>
          <w:ins w:id="1273" w:author="Karthick Nagarajan" w:date="2018-12-19T11:53:00Z"/>
          <w:del w:id="1274" w:author="Nishikant ." w:date="2019-01-03T12:40:00Z"/>
          <w:rFonts w:eastAsia="Times New Roman" w:cs="Consolas"/>
        </w:rPr>
      </w:pPr>
      <w:ins w:id="1275" w:author="Karthick Nagarajan" w:date="2018-12-19T11:53:00Z">
        <w:del w:id="127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277" w:author="Karthick Nagarajan" w:date="2018-12-19T11:53:00Z"/>
          <w:del w:id="1278" w:author="Nishikant ." w:date="2019-01-03T12:40:00Z"/>
          <w:rFonts w:eastAsia="Times New Roman" w:cs="Consolas"/>
        </w:rPr>
      </w:pPr>
      <w:ins w:id="1279" w:author="Karthick Nagarajan" w:date="2018-12-19T11:53:00Z">
        <w:del w:id="128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"American Express"</w:delText>
          </w:r>
        </w:del>
      </w:ins>
    </w:p>
    <w:p w:rsidR="002022F3" w:rsidRPr="002022F3" w:rsidDel="007F0AB1" w:rsidRDefault="002022F3" w:rsidP="002022F3">
      <w:pPr>
        <w:pStyle w:val="ListParagraph"/>
        <w:shd w:val="clear" w:color="auto" w:fill="FFFFFF"/>
        <w:spacing w:after="0" w:line="240" w:lineRule="auto"/>
        <w:rPr>
          <w:ins w:id="1281" w:author="Karthick Nagarajan" w:date="2018-12-19T11:53:00Z"/>
          <w:del w:id="1282" w:author="Nishikant ." w:date="2019-01-03T12:40:00Z"/>
          <w:rFonts w:eastAsia="Times New Roman" w:cs="Consolas"/>
        </w:rPr>
      </w:pPr>
      <w:ins w:id="1283" w:author="Karthick Nagarajan" w:date="2018-12-19T11:53:00Z">
        <w:del w:id="128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285" w:author="Karthick Nagarajan" w:date="2018-12-19T11:53:00Z"/>
          <w:del w:id="1286" w:author="Nishikant ." w:date="2019-01-03T12:40:00Z"/>
          <w:rFonts w:eastAsia="Times New Roman" w:cs="Consolas"/>
        </w:rPr>
      </w:pPr>
      <w:ins w:id="1287" w:author="Karthick Nagarajan" w:date="2018-12-19T11:53:00Z">
        <w:del w:id="128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89" w:author="Karthick Nagarajan" w:date="2018-12-19T11:53:00Z"/>
          <w:del w:id="1290" w:author="Nishikant ." w:date="2019-01-03T12:40:00Z"/>
          <w:rFonts w:eastAsia="Times New Roman" w:cs="Consolas"/>
        </w:rPr>
      </w:pPr>
      <w:ins w:id="1291" w:author="Karthick Nagarajan" w:date="2018-12-19T11:53:00Z">
        <w:del w:id="129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293" w:author="Karthick Nagarajan" w:date="2018-12-19T11:53:00Z"/>
          <w:del w:id="1294" w:author="Nishikant ." w:date="2019-01-03T12:40:00Z"/>
          <w:rFonts w:eastAsia="Times New Roman" w:cs="Consolas"/>
        </w:rPr>
      </w:pPr>
      <w:ins w:id="1295" w:author="Karthick Nagarajan" w:date="2018-12-19T11:53:00Z">
        <w:del w:id="129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"MasterCard",</w:delText>
          </w:r>
        </w:del>
      </w:ins>
    </w:p>
    <w:p w:rsidR="002022F3" w:rsidRPr="002022F3" w:rsidDel="007F0AB1" w:rsidRDefault="002022F3" w:rsidP="002022F3">
      <w:pPr>
        <w:pStyle w:val="ListParagraph"/>
        <w:shd w:val="clear" w:color="auto" w:fill="FFFFFF"/>
        <w:spacing w:after="0" w:line="240" w:lineRule="auto"/>
        <w:rPr>
          <w:ins w:id="1297" w:author="Karthick Nagarajan" w:date="2018-12-19T11:53:00Z"/>
          <w:del w:id="1298" w:author="Nishikant ." w:date="2019-01-03T12:40:00Z"/>
          <w:rFonts w:eastAsia="Times New Roman" w:cs="Consolas"/>
        </w:rPr>
      </w:pPr>
      <w:ins w:id="1299" w:author="Karthick Nagarajan" w:date="2018-12-19T11:53:00Z">
        <w:del w:id="130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01" w:author="Karthick Nagarajan" w:date="2018-12-19T11:53:00Z"/>
          <w:del w:id="1302" w:author="Nishikant ." w:date="2019-01-03T12:40:00Z"/>
          <w:rFonts w:eastAsia="Times New Roman" w:cs="Consolas"/>
        </w:rPr>
      </w:pPr>
      <w:ins w:id="1303" w:author="Karthick Nagarajan" w:date="2018-12-19T11:53:00Z">
        <w:del w:id="130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"MasterCard"</w:delText>
          </w:r>
        </w:del>
      </w:ins>
    </w:p>
    <w:p w:rsidR="002022F3" w:rsidRPr="002022F3" w:rsidDel="007F0AB1" w:rsidRDefault="002022F3" w:rsidP="002022F3">
      <w:pPr>
        <w:pStyle w:val="ListParagraph"/>
        <w:shd w:val="clear" w:color="auto" w:fill="FFFFFF"/>
        <w:spacing w:after="0" w:line="240" w:lineRule="auto"/>
        <w:rPr>
          <w:ins w:id="1305" w:author="Karthick Nagarajan" w:date="2018-12-19T11:53:00Z"/>
          <w:del w:id="1306" w:author="Nishikant ." w:date="2019-01-03T12:40:00Z"/>
          <w:rFonts w:eastAsia="Times New Roman" w:cs="Consolas"/>
        </w:rPr>
      </w:pPr>
      <w:ins w:id="1307" w:author="Karthick Nagarajan" w:date="2018-12-19T11:53:00Z">
        <w:del w:id="130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09" w:author="Karthick Nagarajan" w:date="2018-12-19T11:53:00Z"/>
          <w:del w:id="1310" w:author="Nishikant ." w:date="2019-01-03T12:40:00Z"/>
          <w:rFonts w:eastAsia="Times New Roman" w:cs="Consolas"/>
        </w:rPr>
      </w:pPr>
      <w:ins w:id="1311" w:author="Karthick Nagarajan" w:date="2018-12-19T11:53:00Z">
        <w:del w:id="131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13" w:author="Karthick Nagarajan" w:date="2018-12-19T11:53:00Z"/>
          <w:del w:id="1314" w:author="Nishikant ." w:date="2019-01-03T12:40:00Z"/>
          <w:rFonts w:eastAsia="Times New Roman" w:cs="Consolas"/>
        </w:rPr>
      </w:pPr>
      <w:ins w:id="1315" w:author="Karthick Nagarajan" w:date="2018-12-19T11:53:00Z">
        <w:del w:id="131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17" w:author="Karthick Nagarajan" w:date="2018-12-19T11:53:00Z"/>
          <w:del w:id="1318" w:author="Nishikant ." w:date="2019-01-03T12:40:00Z"/>
          <w:rFonts w:eastAsia="Times New Roman" w:cs="Consolas"/>
        </w:rPr>
      </w:pPr>
      <w:ins w:id="1319" w:author="Karthick Nagarajan" w:date="2018-12-19T11:53:00Z">
        <w:del w:id="132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"Discover",</w:delText>
          </w:r>
        </w:del>
      </w:ins>
    </w:p>
    <w:p w:rsidR="002022F3" w:rsidRPr="002022F3" w:rsidDel="007F0AB1" w:rsidRDefault="002022F3" w:rsidP="002022F3">
      <w:pPr>
        <w:pStyle w:val="ListParagraph"/>
        <w:shd w:val="clear" w:color="auto" w:fill="FFFFFF"/>
        <w:spacing w:after="0" w:line="240" w:lineRule="auto"/>
        <w:rPr>
          <w:ins w:id="1321" w:author="Karthick Nagarajan" w:date="2018-12-19T11:53:00Z"/>
          <w:del w:id="1322" w:author="Nishikant ." w:date="2019-01-03T12:40:00Z"/>
          <w:rFonts w:eastAsia="Times New Roman" w:cs="Consolas"/>
        </w:rPr>
      </w:pPr>
      <w:ins w:id="1323" w:author="Karthick Nagarajan" w:date="2018-12-19T11:53:00Z">
        <w:del w:id="132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25" w:author="Karthick Nagarajan" w:date="2018-12-19T11:53:00Z"/>
          <w:del w:id="1326" w:author="Nishikant ." w:date="2019-01-03T12:40:00Z"/>
          <w:rFonts w:eastAsia="Times New Roman" w:cs="Consolas"/>
        </w:rPr>
      </w:pPr>
      <w:ins w:id="1327" w:author="Karthick Nagarajan" w:date="2018-12-19T11:53:00Z">
        <w:del w:id="132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"Discover"</w:delText>
          </w:r>
        </w:del>
      </w:ins>
    </w:p>
    <w:p w:rsidR="002022F3" w:rsidRPr="002022F3" w:rsidDel="007F0AB1" w:rsidRDefault="002022F3" w:rsidP="002022F3">
      <w:pPr>
        <w:pStyle w:val="ListParagraph"/>
        <w:shd w:val="clear" w:color="auto" w:fill="FFFFFF"/>
        <w:spacing w:after="0" w:line="240" w:lineRule="auto"/>
        <w:rPr>
          <w:ins w:id="1329" w:author="Karthick Nagarajan" w:date="2018-12-19T11:53:00Z"/>
          <w:del w:id="1330" w:author="Nishikant ." w:date="2019-01-03T12:40:00Z"/>
          <w:rFonts w:eastAsia="Times New Roman" w:cs="Consolas"/>
        </w:rPr>
      </w:pPr>
      <w:ins w:id="1331" w:author="Karthick Nagarajan" w:date="2018-12-19T11:53:00Z">
        <w:del w:id="133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33" w:author="Karthick Nagarajan" w:date="2018-12-19T11:53:00Z"/>
          <w:del w:id="1334" w:author="Nishikant ." w:date="2019-01-03T12:40:00Z"/>
          <w:rFonts w:eastAsia="Times New Roman" w:cs="Consolas"/>
        </w:rPr>
      </w:pPr>
      <w:ins w:id="1335" w:author="Karthick Nagarajan" w:date="2018-12-19T11:53:00Z">
        <w:del w:id="133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37" w:author="Karthick Nagarajan" w:date="2018-12-19T11:53:00Z"/>
          <w:del w:id="1338" w:author="Nishikant ." w:date="2019-01-03T12:40:00Z"/>
          <w:rFonts w:eastAsia="Times New Roman" w:cs="Consolas"/>
        </w:rPr>
      </w:pPr>
      <w:ins w:id="1339" w:author="Karthick Nagarajan" w:date="2018-12-19T11:53:00Z">
        <w:del w:id="134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41" w:author="Karthick Nagarajan" w:date="2018-12-19T11:53:00Z"/>
          <w:del w:id="1342" w:author="Nishikant ." w:date="2019-01-03T12:40:00Z"/>
          <w:rFonts w:eastAsia="Times New Roman" w:cs="Consolas"/>
        </w:rPr>
      </w:pPr>
      <w:ins w:id="1343" w:author="Karthick Nagarajan" w:date="2018-12-19T11:53:00Z">
        <w:del w:id="134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"DinersClub",</w:delText>
          </w:r>
        </w:del>
      </w:ins>
    </w:p>
    <w:p w:rsidR="002022F3" w:rsidRPr="002022F3" w:rsidDel="007F0AB1" w:rsidRDefault="002022F3" w:rsidP="002022F3">
      <w:pPr>
        <w:pStyle w:val="ListParagraph"/>
        <w:shd w:val="clear" w:color="auto" w:fill="FFFFFF"/>
        <w:spacing w:after="0" w:line="240" w:lineRule="auto"/>
        <w:rPr>
          <w:ins w:id="1345" w:author="Karthick Nagarajan" w:date="2018-12-19T11:53:00Z"/>
          <w:del w:id="1346" w:author="Nishikant ." w:date="2019-01-03T12:40:00Z"/>
          <w:rFonts w:eastAsia="Times New Roman" w:cs="Consolas"/>
        </w:rPr>
      </w:pPr>
      <w:ins w:id="1347" w:author="Karthick Nagarajan" w:date="2018-12-19T11:53:00Z">
        <w:del w:id="134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49" w:author="Karthick Nagarajan" w:date="2018-12-19T11:53:00Z"/>
          <w:del w:id="1350" w:author="Nishikant ." w:date="2019-01-03T12:40:00Z"/>
          <w:rFonts w:eastAsia="Times New Roman" w:cs="Consolas"/>
        </w:rPr>
      </w:pPr>
      <w:ins w:id="1351" w:author="Karthick Nagarajan" w:date="2018-12-19T11:53:00Z">
        <w:del w:id="135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"Diners Club International"</w:delText>
          </w:r>
        </w:del>
      </w:ins>
    </w:p>
    <w:p w:rsidR="002022F3" w:rsidRPr="002022F3" w:rsidDel="007F0AB1" w:rsidRDefault="002022F3" w:rsidP="002022F3">
      <w:pPr>
        <w:pStyle w:val="ListParagraph"/>
        <w:shd w:val="clear" w:color="auto" w:fill="FFFFFF"/>
        <w:spacing w:after="0" w:line="240" w:lineRule="auto"/>
        <w:rPr>
          <w:ins w:id="1353" w:author="Karthick Nagarajan" w:date="2018-12-19T11:53:00Z"/>
          <w:del w:id="1354" w:author="Nishikant ." w:date="2019-01-03T12:40:00Z"/>
          <w:rFonts w:eastAsia="Times New Roman" w:cs="Consolas"/>
        </w:rPr>
      </w:pPr>
      <w:ins w:id="1355" w:author="Karthick Nagarajan" w:date="2018-12-19T11:53:00Z">
        <w:del w:id="135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57" w:author="Karthick Nagarajan" w:date="2018-12-19T11:53:00Z"/>
          <w:del w:id="1358" w:author="Nishikant ." w:date="2019-01-03T12:40:00Z"/>
          <w:rFonts w:eastAsia="Times New Roman" w:cs="Consolas"/>
        </w:rPr>
      </w:pPr>
      <w:ins w:id="1359" w:author="Karthick Nagarajan" w:date="2018-12-19T11:53:00Z">
        <w:del w:id="136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61" w:author="Karthick Nagarajan" w:date="2018-12-19T11:53:00Z"/>
          <w:del w:id="1362" w:author="Nishikant ." w:date="2019-01-03T12:40:00Z"/>
          <w:rFonts w:eastAsia="Times New Roman" w:cs="Consolas"/>
        </w:rPr>
      </w:pPr>
      <w:ins w:id="1363" w:author="Karthick Nagarajan" w:date="2018-12-19T11:53:00Z">
        <w:del w:id="136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65" w:author="Karthick Nagarajan" w:date="2018-12-19T11:53:00Z"/>
          <w:del w:id="1366" w:author="Nishikant ." w:date="2019-01-03T12:40:00Z"/>
          <w:rFonts w:eastAsia="Times New Roman" w:cs="Consolas"/>
        </w:rPr>
      </w:pPr>
      <w:ins w:id="1367" w:author="Karthick Nagarajan" w:date="2018-12-19T11:53:00Z">
        <w:del w:id="136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"Airplus",</w:delText>
          </w:r>
        </w:del>
      </w:ins>
    </w:p>
    <w:p w:rsidR="002022F3" w:rsidRPr="002022F3" w:rsidDel="007F0AB1" w:rsidRDefault="002022F3" w:rsidP="002022F3">
      <w:pPr>
        <w:pStyle w:val="ListParagraph"/>
        <w:shd w:val="clear" w:color="auto" w:fill="FFFFFF"/>
        <w:spacing w:after="0" w:line="240" w:lineRule="auto"/>
        <w:rPr>
          <w:ins w:id="1369" w:author="Karthick Nagarajan" w:date="2018-12-19T11:53:00Z"/>
          <w:del w:id="1370" w:author="Nishikant ." w:date="2019-01-03T12:40:00Z"/>
          <w:rFonts w:eastAsia="Times New Roman" w:cs="Consolas"/>
        </w:rPr>
      </w:pPr>
      <w:ins w:id="1371" w:author="Karthick Nagarajan" w:date="2018-12-19T11:53:00Z">
        <w:del w:id="137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73" w:author="Karthick Nagarajan" w:date="2018-12-19T11:53:00Z"/>
          <w:del w:id="1374" w:author="Nishikant ." w:date="2019-01-03T12:40:00Z"/>
          <w:rFonts w:eastAsia="Times New Roman" w:cs="Consolas"/>
        </w:rPr>
      </w:pPr>
      <w:ins w:id="1375" w:author="Karthick Nagarajan" w:date="2018-12-19T11:53:00Z">
        <w:del w:id="137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"Airplus"</w:delText>
          </w:r>
        </w:del>
      </w:ins>
    </w:p>
    <w:p w:rsidR="002022F3" w:rsidRPr="002022F3" w:rsidDel="007F0AB1" w:rsidRDefault="002022F3" w:rsidP="002022F3">
      <w:pPr>
        <w:pStyle w:val="ListParagraph"/>
        <w:shd w:val="clear" w:color="auto" w:fill="FFFFFF"/>
        <w:spacing w:after="0" w:line="240" w:lineRule="auto"/>
        <w:rPr>
          <w:ins w:id="1377" w:author="Karthick Nagarajan" w:date="2018-12-19T11:53:00Z"/>
          <w:del w:id="1378" w:author="Nishikant ." w:date="2019-01-03T12:40:00Z"/>
          <w:rFonts w:eastAsia="Times New Roman" w:cs="Consolas"/>
        </w:rPr>
      </w:pPr>
      <w:ins w:id="1379" w:author="Karthick Nagarajan" w:date="2018-12-19T11:53:00Z">
        <w:del w:id="138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381" w:author="Karthick Nagarajan" w:date="2018-12-19T11:53:00Z"/>
          <w:del w:id="1382" w:author="Nishikant ." w:date="2019-01-03T12:40:00Z"/>
          <w:rFonts w:eastAsia="Times New Roman" w:cs="Consolas"/>
        </w:rPr>
      </w:pPr>
      <w:ins w:id="1383" w:author="Karthick Nagarajan" w:date="2018-12-19T11:53:00Z">
        <w:del w:id="138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85" w:author="Karthick Nagarajan" w:date="2018-12-19T11:53:00Z"/>
          <w:del w:id="1386" w:author="Nishikant ." w:date="2019-01-03T12:40:00Z"/>
          <w:rFonts w:eastAsia="Times New Roman" w:cs="Consolas"/>
        </w:rPr>
      </w:pPr>
      <w:ins w:id="1387" w:author="Karthick Nagarajan" w:date="2018-12-19T11:53:00Z">
        <w:del w:id="138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389" w:author="Karthick Nagarajan" w:date="2018-12-19T11:53:00Z"/>
          <w:del w:id="1390" w:author="Nishikant ." w:date="2019-01-03T12:40:00Z"/>
          <w:rFonts w:eastAsia="Times New Roman" w:cs="Consolas"/>
        </w:rPr>
      </w:pPr>
      <w:ins w:id="1391" w:author="Karthick Nagarajan" w:date="2018-12-19T11:53:00Z">
        <w:del w:id="139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"Dankort",</w:delText>
          </w:r>
        </w:del>
      </w:ins>
    </w:p>
    <w:p w:rsidR="002022F3" w:rsidRPr="002022F3" w:rsidDel="007F0AB1" w:rsidRDefault="002022F3" w:rsidP="002022F3">
      <w:pPr>
        <w:pStyle w:val="ListParagraph"/>
        <w:shd w:val="clear" w:color="auto" w:fill="FFFFFF"/>
        <w:spacing w:after="0" w:line="240" w:lineRule="auto"/>
        <w:rPr>
          <w:ins w:id="1393" w:author="Karthick Nagarajan" w:date="2018-12-19T11:53:00Z"/>
          <w:del w:id="1394" w:author="Nishikant ." w:date="2019-01-03T12:40:00Z"/>
          <w:rFonts w:eastAsia="Times New Roman" w:cs="Consolas"/>
        </w:rPr>
      </w:pPr>
      <w:ins w:id="1395" w:author="Karthick Nagarajan" w:date="2018-12-19T11:53:00Z">
        <w:del w:id="139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397" w:author="Karthick Nagarajan" w:date="2018-12-19T11:53:00Z"/>
          <w:del w:id="1398" w:author="Nishikant ." w:date="2019-01-03T12:40:00Z"/>
          <w:rFonts w:eastAsia="Times New Roman" w:cs="Consolas"/>
        </w:rPr>
      </w:pPr>
      <w:ins w:id="1399" w:author="Karthick Nagarajan" w:date="2018-12-19T11:53:00Z">
        <w:del w:id="140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"Dankort"</w:delText>
          </w:r>
        </w:del>
      </w:ins>
    </w:p>
    <w:p w:rsidR="002022F3" w:rsidRPr="002022F3" w:rsidDel="007F0AB1" w:rsidRDefault="002022F3" w:rsidP="002022F3">
      <w:pPr>
        <w:pStyle w:val="ListParagraph"/>
        <w:shd w:val="clear" w:color="auto" w:fill="FFFFFF"/>
        <w:spacing w:after="0" w:line="240" w:lineRule="auto"/>
        <w:rPr>
          <w:ins w:id="1401" w:author="Karthick Nagarajan" w:date="2018-12-19T11:53:00Z"/>
          <w:del w:id="1402" w:author="Nishikant ." w:date="2019-01-03T12:40:00Z"/>
          <w:rFonts w:eastAsia="Times New Roman" w:cs="Consolas"/>
        </w:rPr>
      </w:pPr>
      <w:ins w:id="1403" w:author="Karthick Nagarajan" w:date="2018-12-19T11:53:00Z">
        <w:del w:id="140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05" w:author="Karthick Nagarajan" w:date="2018-12-19T11:53:00Z"/>
          <w:del w:id="1406" w:author="Nishikant ." w:date="2019-01-03T12:40:00Z"/>
          <w:rFonts w:eastAsia="Times New Roman" w:cs="Consolas"/>
        </w:rPr>
      </w:pPr>
      <w:ins w:id="1407" w:author="Karthick Nagarajan" w:date="2018-12-19T11:53:00Z">
        <w:del w:id="140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09" w:author="Karthick Nagarajan" w:date="2018-12-19T11:53:00Z"/>
          <w:del w:id="1410" w:author="Nishikant ." w:date="2019-01-03T12:40:00Z"/>
          <w:rFonts w:eastAsia="Times New Roman" w:cs="Consolas"/>
        </w:rPr>
      </w:pPr>
      <w:ins w:id="1411" w:author="Karthick Nagarajan" w:date="2018-12-19T11:53:00Z">
        <w:del w:id="141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13" w:author="Karthick Nagarajan" w:date="2018-12-19T11:53:00Z"/>
          <w:del w:id="1414" w:author="Nishikant ." w:date="2019-01-03T12:40:00Z"/>
          <w:rFonts w:eastAsia="Times New Roman" w:cs="Consolas"/>
        </w:rPr>
      </w:pPr>
      <w:ins w:id="1415" w:author="Karthick Nagarajan" w:date="2018-12-19T11:53:00Z">
        <w:del w:id="141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"Laser",</w:delText>
          </w:r>
        </w:del>
      </w:ins>
    </w:p>
    <w:p w:rsidR="002022F3" w:rsidRPr="002022F3" w:rsidDel="007F0AB1" w:rsidRDefault="002022F3" w:rsidP="002022F3">
      <w:pPr>
        <w:pStyle w:val="ListParagraph"/>
        <w:shd w:val="clear" w:color="auto" w:fill="FFFFFF"/>
        <w:spacing w:after="0" w:line="240" w:lineRule="auto"/>
        <w:rPr>
          <w:ins w:id="1417" w:author="Karthick Nagarajan" w:date="2018-12-19T11:53:00Z"/>
          <w:del w:id="1418" w:author="Nishikant ." w:date="2019-01-03T12:40:00Z"/>
          <w:rFonts w:eastAsia="Times New Roman" w:cs="Consolas"/>
        </w:rPr>
      </w:pPr>
      <w:ins w:id="1419" w:author="Karthick Nagarajan" w:date="2018-12-19T11:53:00Z">
        <w:del w:id="142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421" w:author="Karthick Nagarajan" w:date="2018-12-19T11:53:00Z"/>
          <w:del w:id="1422" w:author="Nishikant ." w:date="2019-01-03T12:40:00Z"/>
          <w:rFonts w:eastAsia="Times New Roman" w:cs="Consolas"/>
        </w:rPr>
      </w:pPr>
      <w:ins w:id="1423" w:author="Karthick Nagarajan" w:date="2018-12-19T11:53:00Z">
        <w:del w:id="142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"Laser"</w:delText>
          </w:r>
        </w:del>
      </w:ins>
    </w:p>
    <w:p w:rsidR="002022F3" w:rsidRPr="002022F3" w:rsidDel="007F0AB1" w:rsidRDefault="002022F3" w:rsidP="002022F3">
      <w:pPr>
        <w:pStyle w:val="ListParagraph"/>
        <w:shd w:val="clear" w:color="auto" w:fill="FFFFFF"/>
        <w:spacing w:after="0" w:line="240" w:lineRule="auto"/>
        <w:rPr>
          <w:ins w:id="1425" w:author="Karthick Nagarajan" w:date="2018-12-19T11:53:00Z"/>
          <w:del w:id="1426" w:author="Nishikant ." w:date="2019-01-03T12:40:00Z"/>
          <w:rFonts w:eastAsia="Times New Roman" w:cs="Consolas"/>
        </w:rPr>
      </w:pPr>
      <w:ins w:id="1427" w:author="Karthick Nagarajan" w:date="2018-12-19T11:53:00Z">
        <w:del w:id="142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29" w:author="Karthick Nagarajan" w:date="2018-12-19T11:53:00Z"/>
          <w:del w:id="1430" w:author="Nishikant ." w:date="2019-01-03T12:40:00Z"/>
          <w:rFonts w:eastAsia="Times New Roman" w:cs="Consolas"/>
        </w:rPr>
      </w:pPr>
      <w:ins w:id="1431" w:author="Karthick Nagarajan" w:date="2018-12-19T11:53:00Z">
        <w:del w:id="143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33" w:author="Karthick Nagarajan" w:date="2018-12-19T11:53:00Z"/>
          <w:del w:id="1434" w:author="Nishikant ." w:date="2019-01-03T12:40:00Z"/>
          <w:rFonts w:eastAsia="Times New Roman" w:cs="Consolas"/>
        </w:rPr>
      </w:pPr>
      <w:ins w:id="1435" w:author="Karthick Nagarajan" w:date="2018-12-19T11:53:00Z">
        <w:del w:id="143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37" w:author="Karthick Nagarajan" w:date="2018-12-19T11:53:00Z"/>
          <w:del w:id="1438" w:author="Nishikant ." w:date="2019-01-03T12:40:00Z"/>
          <w:rFonts w:eastAsia="Times New Roman" w:cs="Consolas"/>
        </w:rPr>
      </w:pPr>
      <w:ins w:id="1439" w:author="Karthick Nagarajan" w:date="2018-12-19T11:53:00Z">
        <w:del w:id="144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"Maestro",</w:delText>
          </w:r>
        </w:del>
      </w:ins>
    </w:p>
    <w:p w:rsidR="002022F3" w:rsidRPr="002022F3" w:rsidDel="007F0AB1" w:rsidRDefault="002022F3" w:rsidP="002022F3">
      <w:pPr>
        <w:pStyle w:val="ListParagraph"/>
        <w:shd w:val="clear" w:color="auto" w:fill="FFFFFF"/>
        <w:spacing w:after="0" w:line="240" w:lineRule="auto"/>
        <w:rPr>
          <w:ins w:id="1441" w:author="Karthick Nagarajan" w:date="2018-12-19T11:53:00Z"/>
          <w:del w:id="1442" w:author="Nishikant ." w:date="2019-01-03T12:40:00Z"/>
          <w:rFonts w:eastAsia="Times New Roman" w:cs="Consolas"/>
        </w:rPr>
      </w:pPr>
      <w:ins w:id="1443" w:author="Karthick Nagarajan" w:date="2018-12-19T11:53:00Z">
        <w:del w:id="144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022F3" w:rsidRPr="002022F3" w:rsidDel="007F0AB1" w:rsidRDefault="002022F3" w:rsidP="002022F3">
      <w:pPr>
        <w:pStyle w:val="ListParagraph"/>
        <w:shd w:val="clear" w:color="auto" w:fill="FFFFFF"/>
        <w:spacing w:after="0" w:line="240" w:lineRule="auto"/>
        <w:rPr>
          <w:ins w:id="1445" w:author="Karthick Nagarajan" w:date="2018-12-19T11:53:00Z"/>
          <w:del w:id="1446" w:author="Nishikant ." w:date="2019-01-03T12:40:00Z"/>
          <w:rFonts w:eastAsia="Times New Roman" w:cs="Consolas"/>
        </w:rPr>
      </w:pPr>
      <w:ins w:id="1447" w:author="Karthick Nagarajan" w:date="2018-12-19T11:53:00Z">
        <w:del w:id="144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"Maestro"</w:delText>
          </w:r>
        </w:del>
      </w:ins>
    </w:p>
    <w:p w:rsidR="002022F3" w:rsidRPr="002022F3" w:rsidDel="007F0AB1" w:rsidRDefault="002022F3" w:rsidP="002022F3">
      <w:pPr>
        <w:pStyle w:val="ListParagraph"/>
        <w:shd w:val="clear" w:color="auto" w:fill="FFFFFF"/>
        <w:spacing w:after="0" w:line="240" w:lineRule="auto"/>
        <w:rPr>
          <w:ins w:id="1449" w:author="Karthick Nagarajan" w:date="2018-12-19T11:53:00Z"/>
          <w:del w:id="1450" w:author="Nishikant ." w:date="2019-01-03T12:40:00Z"/>
          <w:rFonts w:eastAsia="Times New Roman" w:cs="Consolas"/>
        </w:rPr>
      </w:pPr>
      <w:ins w:id="1451" w:author="Karthick Nagarajan" w:date="2018-12-19T11:53:00Z">
        <w:del w:id="145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53" w:author="Karthick Nagarajan" w:date="2018-12-19T11:53:00Z"/>
          <w:del w:id="1454" w:author="Nishikant ." w:date="2019-01-03T12:40:00Z"/>
          <w:rFonts w:eastAsia="Times New Roman" w:cs="Consolas"/>
        </w:rPr>
      </w:pPr>
      <w:ins w:id="1455" w:author="Karthick Nagarajan" w:date="2018-12-19T11:53:00Z">
        <w:del w:id="145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022F3" w:rsidRPr="002022F3" w:rsidDel="007F0AB1" w:rsidRDefault="002022F3" w:rsidP="002022F3">
      <w:pPr>
        <w:pStyle w:val="ListParagraph"/>
        <w:shd w:val="clear" w:color="auto" w:fill="FFFFFF"/>
        <w:spacing w:after="0" w:line="240" w:lineRule="auto"/>
        <w:rPr>
          <w:ins w:id="1457" w:author="Karthick Nagarajan" w:date="2018-12-19T11:53:00Z"/>
          <w:del w:id="1458" w:author="Nishikant ." w:date="2019-01-03T12:40:00Z"/>
          <w:rFonts w:eastAsia="Times New Roman" w:cs="Consolas"/>
        </w:rPr>
      </w:pPr>
      <w:ins w:id="1459" w:author="Karthick Nagarajan" w:date="2018-12-19T11:53:00Z">
        <w:del w:id="146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61" w:author="Karthick Nagarajan" w:date="2018-12-19T11:53:00Z"/>
          <w:del w:id="1462" w:author="Nishikant ." w:date="2019-01-03T12:40:00Z"/>
          <w:rFonts w:eastAsia="Times New Roman" w:cs="Consolas"/>
        </w:rPr>
      </w:pPr>
      <w:ins w:id="1463" w:author="Karthick Nagarajan" w:date="2018-12-19T11:53:00Z">
        <w:del w:id="1464" w:author="Nishikant ." w:date="2019-01-03T12:40:00Z">
          <w:r w:rsidRPr="002022F3" w:rsidDel="007F0AB1">
            <w:rPr>
              <w:rFonts w:eastAsia="Times New Roman" w:cs="Consolas"/>
            </w:rPr>
            <w:tab/>
          </w:r>
          <w:r w:rsidRPr="002022F3" w:rsidDel="007F0AB1">
            <w:rPr>
              <w:rFonts w:eastAsia="Times New Roman" w:cs="Consolas"/>
            </w:rPr>
            <w:tab/>
            <w:delText>},</w:delText>
          </w:r>
        </w:del>
      </w:ins>
    </w:p>
    <w:p w:rsidR="002022F3" w:rsidRPr="002022F3" w:rsidDel="007F0AB1" w:rsidRDefault="002022F3" w:rsidP="002022F3">
      <w:pPr>
        <w:pStyle w:val="ListParagraph"/>
        <w:shd w:val="clear" w:color="auto" w:fill="FFFFFF"/>
        <w:spacing w:after="0" w:line="240" w:lineRule="auto"/>
        <w:rPr>
          <w:ins w:id="1465" w:author="Karthick Nagarajan" w:date="2018-12-19T11:53:00Z"/>
          <w:del w:id="1466" w:author="Nishikant ." w:date="2019-01-03T12:40:00Z"/>
          <w:rFonts w:eastAsia="Times New Roman" w:cs="Consolas"/>
        </w:rPr>
      </w:pPr>
      <w:ins w:id="1467" w:author="Karthick Nagarajan" w:date="2018-12-19T11:53:00Z">
        <w:del w:id="1468"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469" w:author="Karthick Nagarajan" w:date="2018-12-19T11:53:00Z"/>
          <w:del w:id="1470" w:author="Nishikant ." w:date="2019-01-03T12:40:00Z"/>
          <w:rFonts w:eastAsia="Times New Roman" w:cs="Consolas"/>
        </w:rPr>
      </w:pPr>
      <w:ins w:id="1471" w:author="Karthick Nagarajan" w:date="2018-12-19T11:53:00Z">
        <w:del w:id="1472"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473" w:author="Karthick Nagarajan" w:date="2018-12-19T11:53:00Z"/>
          <w:del w:id="1474" w:author="Nishikant ." w:date="2019-01-03T12:40:00Z"/>
          <w:rFonts w:eastAsia="Times New Roman" w:cs="Consolas"/>
        </w:rPr>
      </w:pPr>
      <w:ins w:id="1475" w:author="Karthick Nagarajan" w:date="2018-12-19T11:53:00Z">
        <w:del w:id="1476" w:author="Nishikant ." w:date="2019-01-03T12:40:00Z">
          <w:r w:rsidRPr="002022F3" w:rsidDel="007F0AB1">
            <w:rPr>
              <w:rFonts w:eastAsia="Times New Roman" w:cs="Consolas"/>
            </w:rPr>
            <w:delText xml:space="preserve">        "attribute" : "payment_card.number",</w:delText>
          </w:r>
        </w:del>
      </w:ins>
    </w:p>
    <w:p w:rsidR="002022F3" w:rsidRPr="002022F3" w:rsidDel="007F0AB1" w:rsidRDefault="002022F3" w:rsidP="002022F3">
      <w:pPr>
        <w:pStyle w:val="ListParagraph"/>
        <w:shd w:val="clear" w:color="auto" w:fill="FFFFFF"/>
        <w:spacing w:after="0" w:line="240" w:lineRule="auto"/>
        <w:rPr>
          <w:ins w:id="1477" w:author="Karthick Nagarajan" w:date="2018-12-19T11:53:00Z"/>
          <w:del w:id="1478" w:author="Nishikant ." w:date="2019-01-03T12:40:00Z"/>
          <w:rFonts w:eastAsia="Times New Roman" w:cs="Consolas"/>
        </w:rPr>
      </w:pPr>
      <w:ins w:id="1479" w:author="Karthick Nagarajan" w:date="2018-12-19T11:53:00Z">
        <w:del w:id="1480" w:author="Nishikant ." w:date="2019-01-03T12:40:00Z">
          <w:r w:rsidRPr="002022F3" w:rsidDel="007F0AB1">
            <w:rPr>
              <w:rFonts w:eastAsia="Times New Roman" w:cs="Consolas"/>
            </w:rPr>
            <w:delText xml:space="preserve">        "width" : 12</w:delText>
          </w:r>
        </w:del>
      </w:ins>
    </w:p>
    <w:p w:rsidR="002022F3" w:rsidRPr="002022F3" w:rsidDel="007F0AB1" w:rsidRDefault="002022F3" w:rsidP="002022F3">
      <w:pPr>
        <w:pStyle w:val="ListParagraph"/>
        <w:shd w:val="clear" w:color="auto" w:fill="FFFFFF"/>
        <w:spacing w:after="0" w:line="240" w:lineRule="auto"/>
        <w:rPr>
          <w:ins w:id="1481" w:author="Karthick Nagarajan" w:date="2018-12-19T11:53:00Z"/>
          <w:del w:id="1482" w:author="Nishikant ." w:date="2019-01-03T12:40:00Z"/>
          <w:rFonts w:eastAsia="Times New Roman" w:cs="Consolas"/>
        </w:rPr>
      </w:pPr>
      <w:ins w:id="1483" w:author="Karthick Nagarajan" w:date="2018-12-19T11:53:00Z">
        <w:del w:id="1484"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485" w:author="Karthick Nagarajan" w:date="2018-12-19T11:53:00Z"/>
          <w:del w:id="1486" w:author="Nishikant ." w:date="2019-01-03T12:40:00Z"/>
          <w:rFonts w:eastAsia="Times New Roman" w:cs="Consolas"/>
        </w:rPr>
      </w:pPr>
      <w:ins w:id="1487" w:author="Karthick Nagarajan" w:date="2018-12-19T11:53:00Z">
        <w:del w:id="1488" w:author="Nishikant ." w:date="2019-01-03T12:40:00Z">
          <w:r w:rsidRPr="002022F3" w:rsidDel="007F0AB1">
            <w:rPr>
              <w:rFonts w:eastAsia="Times New Roman" w:cs="Consolas"/>
            </w:rPr>
            <w:delText xml:space="preserve">        "attribute" : "payment_card.expiration_month",</w:delText>
          </w:r>
        </w:del>
      </w:ins>
    </w:p>
    <w:p w:rsidR="002022F3" w:rsidRPr="002022F3" w:rsidDel="007F0AB1" w:rsidRDefault="002022F3" w:rsidP="002022F3">
      <w:pPr>
        <w:pStyle w:val="ListParagraph"/>
        <w:shd w:val="clear" w:color="auto" w:fill="FFFFFF"/>
        <w:spacing w:after="0" w:line="240" w:lineRule="auto"/>
        <w:rPr>
          <w:ins w:id="1489" w:author="Karthick Nagarajan" w:date="2018-12-19T11:53:00Z"/>
          <w:del w:id="1490" w:author="Nishikant ." w:date="2019-01-03T12:40:00Z"/>
          <w:rFonts w:eastAsia="Times New Roman" w:cs="Consolas"/>
        </w:rPr>
      </w:pPr>
      <w:ins w:id="1491" w:author="Karthick Nagarajan" w:date="2018-12-19T11:53:00Z">
        <w:del w:id="1492"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493" w:author="Karthick Nagarajan" w:date="2018-12-19T11:53:00Z"/>
          <w:del w:id="1494" w:author="Nishikant ." w:date="2019-01-03T12:40:00Z"/>
          <w:rFonts w:eastAsia="Times New Roman" w:cs="Consolas"/>
        </w:rPr>
      </w:pPr>
      <w:ins w:id="1495" w:author="Karthick Nagarajan" w:date="2018-12-19T11:53:00Z">
        <w:del w:id="1496"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497" w:author="Karthick Nagarajan" w:date="2018-12-19T11:53:00Z"/>
          <w:del w:id="1498" w:author="Nishikant ." w:date="2019-01-03T12:40:00Z"/>
          <w:rFonts w:eastAsia="Times New Roman" w:cs="Consolas"/>
        </w:rPr>
      </w:pPr>
      <w:ins w:id="1499" w:author="Karthick Nagarajan" w:date="2018-12-19T11:53:00Z">
        <w:del w:id="1500"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501" w:author="Karthick Nagarajan" w:date="2018-12-19T11:53:00Z"/>
          <w:del w:id="1502" w:author="Nishikant ." w:date="2019-01-03T12:40:00Z"/>
          <w:rFonts w:eastAsia="Times New Roman" w:cs="Consolas"/>
        </w:rPr>
      </w:pPr>
      <w:ins w:id="1503" w:author="Karthick Nagarajan" w:date="2018-12-19T11:53:00Z">
        <w:del w:id="1504"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505" w:author="Karthick Nagarajan" w:date="2018-12-19T11:53:00Z"/>
          <w:del w:id="1506" w:author="Nishikant ." w:date="2019-01-03T12:40:00Z"/>
          <w:rFonts w:eastAsia="Times New Roman" w:cs="Consolas"/>
        </w:rPr>
      </w:pPr>
      <w:ins w:id="1507" w:author="Karthick Nagarajan" w:date="2018-12-19T11:53:00Z">
        <w:del w:id="1508"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09" w:author="Karthick Nagarajan" w:date="2018-12-19T11:53:00Z"/>
          <w:del w:id="1510" w:author="Nishikant ." w:date="2019-01-03T12:40:00Z"/>
          <w:rFonts w:eastAsia="Times New Roman" w:cs="Consolas"/>
        </w:rPr>
      </w:pPr>
      <w:ins w:id="1511" w:author="Karthick Nagarajan" w:date="2018-12-19T11:53:00Z">
        <w:del w:id="1512"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13" w:author="Karthick Nagarajan" w:date="2018-12-19T11:53:00Z"/>
          <w:del w:id="1514" w:author="Nishikant ." w:date="2019-01-03T12:40:00Z"/>
          <w:rFonts w:eastAsia="Times New Roman" w:cs="Consolas"/>
        </w:rPr>
      </w:pPr>
      <w:ins w:id="1515" w:author="Karthick Nagarajan" w:date="2018-12-19T11:53:00Z">
        <w:del w:id="1516" w:author="Nishikant ." w:date="2019-01-03T12:40:00Z">
          <w:r w:rsidRPr="002022F3" w:rsidDel="007F0AB1">
            <w:rPr>
              <w:rFonts w:eastAsia="Times New Roman" w:cs="Consolas"/>
            </w:rPr>
            <w:delText xml:space="preserve">        "attribute" : "payment_card.expiration_year",</w:delText>
          </w:r>
        </w:del>
      </w:ins>
    </w:p>
    <w:p w:rsidR="002022F3" w:rsidRPr="002022F3" w:rsidDel="007F0AB1" w:rsidRDefault="002022F3" w:rsidP="002022F3">
      <w:pPr>
        <w:pStyle w:val="ListParagraph"/>
        <w:shd w:val="clear" w:color="auto" w:fill="FFFFFF"/>
        <w:spacing w:after="0" w:line="240" w:lineRule="auto"/>
        <w:rPr>
          <w:ins w:id="1517" w:author="Karthick Nagarajan" w:date="2018-12-19T11:53:00Z"/>
          <w:del w:id="1518" w:author="Nishikant ." w:date="2019-01-03T12:40:00Z"/>
          <w:rFonts w:eastAsia="Times New Roman" w:cs="Consolas"/>
        </w:rPr>
      </w:pPr>
      <w:ins w:id="1519" w:author="Karthick Nagarajan" w:date="2018-12-19T11:53:00Z">
        <w:del w:id="1520" w:author="Nishikant ." w:date="2019-01-03T12:40:00Z">
          <w:r w:rsidRPr="002022F3" w:rsidDel="007F0AB1">
            <w:rPr>
              <w:rFonts w:eastAsia="Times New Roman" w:cs="Consolas"/>
            </w:rPr>
            <w:delText xml:space="preserve">        "meta" : {</w:delText>
          </w:r>
        </w:del>
      </w:ins>
    </w:p>
    <w:p w:rsidR="002022F3" w:rsidRPr="002022F3" w:rsidDel="007F0AB1" w:rsidRDefault="002022F3" w:rsidP="002022F3">
      <w:pPr>
        <w:pStyle w:val="ListParagraph"/>
        <w:shd w:val="clear" w:color="auto" w:fill="FFFFFF"/>
        <w:spacing w:after="0" w:line="240" w:lineRule="auto"/>
        <w:rPr>
          <w:ins w:id="1521" w:author="Karthick Nagarajan" w:date="2018-12-19T11:53:00Z"/>
          <w:del w:id="1522" w:author="Nishikant ." w:date="2019-01-03T12:40:00Z"/>
          <w:rFonts w:eastAsia="Times New Roman" w:cs="Consolas"/>
        </w:rPr>
      </w:pPr>
      <w:ins w:id="1523" w:author="Karthick Nagarajan" w:date="2018-12-19T11:53:00Z">
        <w:del w:id="1524" w:author="Nishikant ." w:date="2019-01-03T12:40:00Z">
          <w:r w:rsidRPr="002022F3" w:rsidDel="007F0AB1">
            <w:rPr>
              <w:rFonts w:eastAsia="Times New Roman" w:cs="Consolas"/>
            </w:rPr>
            <w:delText xml:space="preserve">          "format" : "int32",</w:delText>
          </w:r>
        </w:del>
      </w:ins>
    </w:p>
    <w:p w:rsidR="002022F3" w:rsidRPr="002022F3" w:rsidDel="007F0AB1" w:rsidRDefault="002022F3" w:rsidP="002022F3">
      <w:pPr>
        <w:pStyle w:val="ListParagraph"/>
        <w:shd w:val="clear" w:color="auto" w:fill="FFFFFF"/>
        <w:spacing w:after="0" w:line="240" w:lineRule="auto"/>
        <w:rPr>
          <w:ins w:id="1525" w:author="Karthick Nagarajan" w:date="2018-12-19T11:53:00Z"/>
          <w:del w:id="1526" w:author="Nishikant ." w:date="2019-01-03T12:40:00Z"/>
          <w:rFonts w:eastAsia="Times New Roman" w:cs="Consolas"/>
        </w:rPr>
      </w:pPr>
      <w:ins w:id="1527" w:author="Karthick Nagarajan" w:date="2018-12-19T11:53:00Z">
        <w:del w:id="1528" w:author="Nishikant ." w:date="2019-01-03T12:40:00Z">
          <w:r w:rsidRPr="002022F3" w:rsidDel="007F0AB1">
            <w:rPr>
              <w:rFonts w:eastAsia="Times New Roman" w:cs="Consolas"/>
            </w:rPr>
            <w:delText xml:space="preserve">          "required" : true</w:delText>
          </w:r>
        </w:del>
      </w:ins>
    </w:p>
    <w:p w:rsidR="002022F3" w:rsidRPr="002022F3" w:rsidDel="007F0AB1" w:rsidRDefault="002022F3" w:rsidP="002022F3">
      <w:pPr>
        <w:pStyle w:val="ListParagraph"/>
        <w:shd w:val="clear" w:color="auto" w:fill="FFFFFF"/>
        <w:spacing w:after="0" w:line="240" w:lineRule="auto"/>
        <w:rPr>
          <w:ins w:id="1529" w:author="Karthick Nagarajan" w:date="2018-12-19T11:53:00Z"/>
          <w:del w:id="1530" w:author="Nishikant ." w:date="2019-01-03T12:40:00Z"/>
          <w:rFonts w:eastAsia="Times New Roman" w:cs="Consolas"/>
        </w:rPr>
      </w:pPr>
      <w:ins w:id="1531" w:author="Karthick Nagarajan" w:date="2018-12-19T11:53:00Z">
        <w:del w:id="1532" w:author="Nishikant ." w:date="2019-01-03T12:40:00Z">
          <w:r w:rsidRPr="002022F3" w:rsidDel="007F0AB1">
            <w:rPr>
              <w:rFonts w:eastAsia="Times New Roman" w:cs="Consolas"/>
            </w:rPr>
            <w:delText xml:space="preserve">        },</w:delText>
          </w:r>
        </w:del>
      </w:ins>
    </w:p>
    <w:p w:rsidR="002022F3" w:rsidRPr="002022F3" w:rsidDel="007F0AB1" w:rsidRDefault="002022F3" w:rsidP="002022F3">
      <w:pPr>
        <w:pStyle w:val="ListParagraph"/>
        <w:shd w:val="clear" w:color="auto" w:fill="FFFFFF"/>
        <w:spacing w:after="0" w:line="240" w:lineRule="auto"/>
        <w:rPr>
          <w:ins w:id="1533" w:author="Karthick Nagarajan" w:date="2018-12-19T11:53:00Z"/>
          <w:del w:id="1534" w:author="Nishikant ." w:date="2019-01-03T12:40:00Z"/>
          <w:rFonts w:eastAsia="Times New Roman" w:cs="Consolas"/>
        </w:rPr>
      </w:pPr>
      <w:ins w:id="1535" w:author="Karthick Nagarajan" w:date="2018-12-19T11:53:00Z">
        <w:del w:id="1536"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37" w:author="Karthick Nagarajan" w:date="2018-12-19T11:53:00Z"/>
          <w:del w:id="1538" w:author="Nishikant ." w:date="2019-01-03T12:40:00Z"/>
          <w:rFonts w:eastAsia="Times New Roman" w:cs="Consolas"/>
        </w:rPr>
      </w:pPr>
      <w:ins w:id="1539" w:author="Karthick Nagarajan" w:date="2018-12-19T11:53:00Z">
        <w:del w:id="1540"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41" w:author="Karthick Nagarajan" w:date="2018-12-19T11:53:00Z"/>
          <w:del w:id="1542" w:author="Nishikant ." w:date="2019-01-03T12:40:00Z"/>
          <w:rFonts w:eastAsia="Times New Roman" w:cs="Consolas"/>
        </w:rPr>
      </w:pPr>
      <w:ins w:id="1543" w:author="Karthick Nagarajan" w:date="2018-12-19T11:53:00Z">
        <w:del w:id="1544" w:author="Nishikant ." w:date="2019-01-03T12:40:00Z">
          <w:r w:rsidRPr="002022F3" w:rsidDel="007F0AB1">
            <w:rPr>
              <w:rFonts w:eastAsia="Times New Roman" w:cs="Consolas"/>
            </w:rPr>
            <w:delText xml:space="preserve">        "attribute" : "payment_card.security_code",</w:delText>
          </w:r>
        </w:del>
      </w:ins>
    </w:p>
    <w:p w:rsidR="002022F3" w:rsidRPr="002022F3" w:rsidDel="007F0AB1" w:rsidRDefault="002022F3" w:rsidP="002022F3">
      <w:pPr>
        <w:pStyle w:val="ListParagraph"/>
        <w:shd w:val="clear" w:color="auto" w:fill="FFFFFF"/>
        <w:spacing w:after="0" w:line="240" w:lineRule="auto"/>
        <w:rPr>
          <w:ins w:id="1545" w:author="Karthick Nagarajan" w:date="2018-12-19T11:53:00Z"/>
          <w:del w:id="1546" w:author="Nishikant ." w:date="2019-01-03T12:40:00Z"/>
          <w:rFonts w:eastAsia="Times New Roman" w:cs="Consolas"/>
        </w:rPr>
      </w:pPr>
      <w:ins w:id="1547" w:author="Karthick Nagarajan" w:date="2018-12-19T11:53:00Z">
        <w:del w:id="1548" w:author="Nishikant ." w:date="2019-01-03T12:40:00Z">
          <w:r w:rsidRPr="002022F3" w:rsidDel="007F0AB1">
            <w:rPr>
              <w:rFonts w:eastAsia="Times New Roman" w:cs="Consolas"/>
            </w:rPr>
            <w:delText xml:space="preserve">        "width" : 6</w:delText>
          </w:r>
        </w:del>
      </w:ins>
    </w:p>
    <w:p w:rsidR="002022F3" w:rsidRPr="002022F3" w:rsidDel="007F0AB1" w:rsidRDefault="002022F3" w:rsidP="002022F3">
      <w:pPr>
        <w:pStyle w:val="ListParagraph"/>
        <w:shd w:val="clear" w:color="auto" w:fill="FFFFFF"/>
        <w:spacing w:after="0" w:line="240" w:lineRule="auto"/>
        <w:rPr>
          <w:ins w:id="1549" w:author="Karthick Nagarajan" w:date="2018-12-19T11:53:00Z"/>
          <w:del w:id="1550" w:author="Nishikant ." w:date="2019-01-03T12:40:00Z"/>
          <w:rFonts w:eastAsia="Times New Roman" w:cs="Consolas"/>
        </w:rPr>
      </w:pPr>
      <w:ins w:id="1551" w:author="Karthick Nagarajan" w:date="2018-12-19T11:53:00Z">
        <w:del w:id="1552" w:author="Nishikant ." w:date="2019-01-03T12:40:00Z">
          <w:r w:rsidRPr="002022F3" w:rsidDel="007F0AB1">
            <w:rPr>
              <w:rFonts w:eastAsia="Times New Roman" w:cs="Consolas"/>
            </w:rPr>
            <w:delText xml:space="preserve">      } ]</w:delText>
          </w:r>
        </w:del>
      </w:ins>
    </w:p>
    <w:p w:rsidR="002022F3" w:rsidRPr="002022F3" w:rsidDel="007F0AB1" w:rsidRDefault="002022F3" w:rsidP="002022F3">
      <w:pPr>
        <w:pStyle w:val="ListParagraph"/>
        <w:shd w:val="clear" w:color="auto" w:fill="FFFFFF"/>
        <w:spacing w:after="0" w:line="240" w:lineRule="auto"/>
        <w:rPr>
          <w:ins w:id="1553" w:author="Karthick Nagarajan" w:date="2018-12-19T11:53:00Z"/>
          <w:del w:id="1554" w:author="Nishikant ." w:date="2019-01-03T12:40:00Z"/>
          <w:rFonts w:eastAsia="Times New Roman" w:cs="Consolas"/>
        </w:rPr>
      </w:pPr>
      <w:ins w:id="1555" w:author="Karthick Nagarajan" w:date="2018-12-19T11:53:00Z">
        <w:del w:id="1556" w:author="Nishikant ." w:date="2019-01-03T12:40:00Z">
          <w:r w:rsidRPr="002022F3" w:rsidDel="007F0AB1">
            <w:rPr>
              <w:rFonts w:eastAsia="Times New Roman" w:cs="Consolas"/>
            </w:rPr>
            <w:delText xml:space="preserve">    } ]</w:delText>
          </w:r>
        </w:del>
      </w:ins>
    </w:p>
    <w:p w:rsidR="002022F3" w:rsidDel="007F0AB1" w:rsidRDefault="002022F3">
      <w:pPr>
        <w:pStyle w:val="ListParagraph"/>
        <w:shd w:val="clear" w:color="auto" w:fill="FFFFFF"/>
        <w:spacing w:after="0" w:line="240" w:lineRule="auto"/>
        <w:rPr>
          <w:ins w:id="1557" w:author="Karthick Nagarajan" w:date="2018-12-19T11:54:00Z"/>
          <w:del w:id="1558" w:author="Nishikant ." w:date="2019-01-03T12:40:00Z"/>
          <w:rFonts w:eastAsia="Times New Roman" w:cs="Consolas"/>
        </w:rPr>
        <w:pPrChange w:id="1559" w:author="Karthick Nagarajan" w:date="2018-12-19T11:53:00Z">
          <w:pPr>
            <w:shd w:val="clear" w:color="auto" w:fill="FFFFFF"/>
            <w:spacing w:after="0" w:line="240" w:lineRule="auto"/>
          </w:pPr>
        </w:pPrChange>
      </w:pPr>
      <w:ins w:id="1560" w:author="Karthick Nagarajan" w:date="2018-12-19T11:53:00Z">
        <w:del w:id="1561" w:author="Nishikant ." w:date="2019-01-03T12:40:00Z">
          <w:r w:rsidRPr="002022F3" w:rsidDel="007F0AB1">
            <w:rPr>
              <w:rFonts w:eastAsia="Times New Roman" w:cs="Consolas"/>
            </w:rPr>
            <w:delText xml:space="preserve">  }</w:delText>
          </w:r>
        </w:del>
      </w:ins>
    </w:p>
    <w:p w:rsidR="00C25413" w:rsidDel="007F0AB1" w:rsidRDefault="00C25413">
      <w:pPr>
        <w:shd w:val="clear" w:color="auto" w:fill="FFFFFF"/>
        <w:spacing w:after="0" w:line="240" w:lineRule="auto"/>
        <w:rPr>
          <w:ins w:id="1562" w:author="Karthick Nagarajan" w:date="2018-12-19T11:54:00Z"/>
          <w:del w:id="1563" w:author="Nishikant ." w:date="2019-01-03T12:40:00Z"/>
          <w:rFonts w:eastAsia="Times New Roman" w:cs="Consolas"/>
        </w:rPr>
      </w:pPr>
      <w:ins w:id="1564" w:author="Karthick Nagarajan" w:date="2018-12-19T11:54:00Z">
        <w:del w:id="1565" w:author="Nishikant ." w:date="2019-01-03T12:40:00Z">
          <w:r w:rsidDel="007F0AB1">
            <w:rPr>
              <w:rFonts w:eastAsia="Times New Roman" w:cs="Consolas"/>
            </w:rPr>
            <w:delText xml:space="preserve">d. Update the below json in widgets section </w:delText>
          </w:r>
        </w:del>
      </w:ins>
    </w:p>
    <w:p w:rsidR="00C25413" w:rsidRPr="00C25413" w:rsidDel="007F0AB1" w:rsidRDefault="00C25413" w:rsidP="00C25413">
      <w:pPr>
        <w:shd w:val="clear" w:color="auto" w:fill="FFFFFF"/>
        <w:spacing w:after="0" w:line="240" w:lineRule="auto"/>
        <w:rPr>
          <w:ins w:id="1566" w:author="Karthick Nagarajan" w:date="2018-12-19T11:54:00Z"/>
          <w:del w:id="1567" w:author="Nishikant ." w:date="2019-01-03T12:40:00Z"/>
          <w:rFonts w:eastAsia="Times New Roman" w:cs="Consolas"/>
        </w:rPr>
      </w:pPr>
      <w:ins w:id="1568" w:author="Karthick Nagarajan" w:date="2018-12-19T11:54:00Z">
        <w:del w:id="1569" w:author="Nishikant ." w:date="2019-01-03T12:40:00Z">
          <w:r w:rsidRPr="00C25413" w:rsidDel="007F0AB1">
            <w:rPr>
              <w:rFonts w:eastAsia="Times New Roman" w:cs="Consolas"/>
            </w:rPr>
            <w:delText>"MOTO" : {</w:delText>
          </w:r>
        </w:del>
      </w:ins>
    </w:p>
    <w:p w:rsidR="00C25413" w:rsidRPr="00C25413" w:rsidDel="007F0AB1" w:rsidRDefault="00C25413" w:rsidP="00C25413">
      <w:pPr>
        <w:shd w:val="clear" w:color="auto" w:fill="FFFFFF"/>
        <w:spacing w:after="0" w:line="240" w:lineRule="auto"/>
        <w:rPr>
          <w:ins w:id="1570" w:author="Karthick Nagarajan" w:date="2018-12-19T11:54:00Z"/>
          <w:del w:id="1571" w:author="Nishikant ." w:date="2019-01-03T12:40:00Z"/>
          <w:rFonts w:eastAsia="Times New Roman" w:cs="Consolas"/>
        </w:rPr>
      </w:pPr>
      <w:ins w:id="1572" w:author="Karthick Nagarajan" w:date="2018-12-19T11:54:00Z">
        <w:del w:id="1573" w:author="Nishikant ." w:date="2019-01-03T12:40:00Z">
          <w:r w:rsidRPr="00C25413" w:rsidDel="007F0AB1">
            <w:rPr>
              <w:rFonts w:eastAsia="Times New Roman" w:cs="Consolas"/>
            </w:rPr>
            <w:delText xml:space="preserve">      "type" : "attribute_form"</w:delText>
          </w:r>
        </w:del>
      </w:ins>
    </w:p>
    <w:p w:rsidR="00903E8A" w:rsidDel="007F0AB1" w:rsidRDefault="00C25413">
      <w:pPr>
        <w:shd w:val="clear" w:color="auto" w:fill="FFFFFF"/>
        <w:spacing w:after="0" w:line="240" w:lineRule="auto"/>
        <w:rPr>
          <w:ins w:id="1574" w:author="Karthick Nagarajan" w:date="2018-12-27T10:59:00Z"/>
          <w:del w:id="1575" w:author="Nishikant ." w:date="2019-01-03T12:40:00Z"/>
          <w:rFonts w:eastAsia="Times New Roman" w:cs="Consolas"/>
        </w:rPr>
      </w:pPr>
      <w:ins w:id="1576" w:author="Karthick Nagarajan" w:date="2018-12-19T11:54:00Z">
        <w:del w:id="1577" w:author="Nishikant ." w:date="2019-01-03T12:40:00Z">
          <w:r w:rsidRPr="00C25413" w:rsidDel="007F0AB1">
            <w:rPr>
              <w:rFonts w:eastAsia="Times New Roman" w:cs="Consolas"/>
            </w:rPr>
            <w:delText xml:space="preserve">    },</w:delText>
          </w:r>
        </w:del>
      </w:ins>
    </w:p>
    <w:p w:rsidR="00B46E42" w:rsidDel="007F0AB1" w:rsidRDefault="00B46E42">
      <w:pPr>
        <w:shd w:val="clear" w:color="auto" w:fill="FFFFFF"/>
        <w:spacing w:after="0" w:line="240" w:lineRule="auto"/>
        <w:rPr>
          <w:ins w:id="1578" w:author="Karthick Nagarajan" w:date="2018-12-27T10:57:00Z"/>
          <w:del w:id="1579" w:author="Nishikant ." w:date="2019-01-03T12:40:00Z"/>
          <w:rFonts w:eastAsia="Times New Roman" w:cs="Consolas"/>
        </w:rPr>
      </w:pPr>
    </w:p>
    <w:p w:rsidR="00B46E42" w:rsidDel="007F0AB1" w:rsidRDefault="00B46E42">
      <w:pPr>
        <w:shd w:val="clear" w:color="auto" w:fill="FFFFFF"/>
        <w:spacing w:after="0" w:line="240" w:lineRule="auto"/>
        <w:rPr>
          <w:ins w:id="1580" w:author="Karthick Nagarajan" w:date="2018-12-27T10:58:00Z"/>
          <w:del w:id="1581" w:author="Nishikant ." w:date="2019-01-03T12:42:00Z"/>
          <w:rFonts w:eastAsia="Times New Roman" w:cs="Consolas"/>
        </w:rPr>
      </w:pPr>
      <w:ins w:id="1582" w:author="Karthick Nagarajan" w:date="2018-12-27T10:57:00Z">
        <w:del w:id="1583" w:author="Nishikant ." w:date="2019-01-03T12:42:00Z">
          <w:r w:rsidDel="007F0AB1">
            <w:rPr>
              <w:rFonts w:eastAsia="Times New Roman" w:cs="Consolas"/>
            </w:rPr>
            <w:delText xml:space="preserve">e. Update the existing condtion </w:delText>
          </w:r>
        </w:del>
      </w:ins>
    </w:p>
    <w:p w:rsidR="00B46E42" w:rsidDel="007F0AB1" w:rsidRDefault="00B46E42" w:rsidP="00B46E42">
      <w:pPr>
        <w:shd w:val="clear" w:color="auto" w:fill="FFFFFF"/>
        <w:spacing w:after="0" w:line="240" w:lineRule="auto"/>
        <w:rPr>
          <w:ins w:id="1584" w:author="Karthick Nagarajan" w:date="2018-12-27T10:59:00Z"/>
          <w:del w:id="1585" w:author="Nishikant ." w:date="2019-01-03T12:42:00Z"/>
          <w:rFonts w:eastAsia="Times New Roman" w:cs="Consolas"/>
        </w:rPr>
      </w:pPr>
      <w:ins w:id="1586" w:author="Karthick Nagarajan" w:date="2018-12-27T10:59:00Z">
        <w:del w:id="1587"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w:delText>
          </w:r>
          <w:r w:rsidDel="007F0AB1">
            <w:rPr>
              <w:rFonts w:eastAsia="Times New Roman" w:cs="Consolas"/>
            </w:rPr>
            <w:delText>,</w:delText>
          </w:r>
        </w:del>
      </w:ins>
    </w:p>
    <w:p w:rsidR="00B46E42" w:rsidDel="007F0AB1" w:rsidRDefault="00B46E42" w:rsidP="00B46E42">
      <w:pPr>
        <w:shd w:val="clear" w:color="auto" w:fill="FFFFFF"/>
        <w:spacing w:after="0" w:line="240" w:lineRule="auto"/>
        <w:rPr>
          <w:ins w:id="1588" w:author="Karthick Nagarajan" w:date="2018-12-27T10:59:00Z"/>
          <w:del w:id="1589" w:author="Nishikant ." w:date="2019-01-03T12:42:00Z"/>
          <w:rFonts w:eastAsia="Times New Roman" w:cs="Consolas"/>
        </w:rPr>
      </w:pPr>
      <w:ins w:id="1590" w:author="Karthick Nagarajan" w:date="2018-12-27T10:59:00Z">
        <w:del w:id="1591" w:author="Nishikant ." w:date="2019-01-03T12:42:00Z">
          <w:r w:rsidDel="007F0AB1">
            <w:rPr>
              <w:rFonts w:eastAsia="Times New Roman" w:cs="Consolas"/>
            </w:rPr>
            <w:delText xml:space="preserve">                         To</w:delText>
          </w:r>
        </w:del>
      </w:ins>
    </w:p>
    <w:p w:rsidR="00B46E42" w:rsidDel="007F0AB1" w:rsidRDefault="00B46E42" w:rsidP="00B46E42">
      <w:pPr>
        <w:shd w:val="clear" w:color="auto" w:fill="FFFFFF"/>
        <w:spacing w:after="0" w:line="240" w:lineRule="auto"/>
        <w:rPr>
          <w:ins w:id="1592" w:author="Karthick Nagarajan" w:date="2018-12-27T10:59:00Z"/>
          <w:del w:id="1593" w:author="Nishikant ." w:date="2019-01-03T12:42:00Z"/>
          <w:rFonts w:eastAsia="Times New Roman" w:cs="Consolas"/>
        </w:rPr>
      </w:pPr>
      <w:ins w:id="1594" w:author="Karthick Nagarajan" w:date="2018-12-27T10:59:00Z">
        <w:del w:id="1595"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 &amp;&amp; data.payment_method_id != 'MOTO'",</w:delText>
          </w:r>
        </w:del>
      </w:ins>
    </w:p>
    <w:p w:rsidR="00B46E42" w:rsidRPr="00B46E42" w:rsidRDefault="00B46E42" w:rsidP="00B46E42">
      <w:pPr>
        <w:shd w:val="clear" w:color="auto" w:fill="FFFFFF"/>
        <w:spacing w:after="0" w:line="240" w:lineRule="auto"/>
        <w:rPr>
          <w:ins w:id="1596" w:author="Karthick Nagarajan" w:date="2018-12-19T11:56:00Z"/>
          <w:rFonts w:eastAsia="Times New Roman" w:cs="Consolas"/>
        </w:rPr>
      </w:pPr>
    </w:p>
    <w:p w:rsidR="00903E8A" w:rsidRPr="00903E8A" w:rsidRDefault="00B46E42">
      <w:pPr>
        <w:shd w:val="clear" w:color="auto" w:fill="FFFFFF"/>
        <w:spacing w:after="0" w:line="240" w:lineRule="auto"/>
        <w:rPr>
          <w:ins w:id="1597" w:author="Karthick Nagarajan" w:date="2018-12-19T11:51:00Z"/>
          <w:rFonts w:eastAsia="Times New Roman" w:cs="Consolas"/>
          <w:rPrChange w:id="1598" w:author="Karthick Nagarajan" w:date="2018-12-19T11:56:00Z">
            <w:rPr>
              <w:ins w:id="1599" w:author="Karthick Nagarajan" w:date="2018-12-19T11:51:00Z"/>
            </w:rPr>
          </w:rPrChange>
        </w:rPr>
      </w:pPr>
      <w:ins w:id="1600" w:author="Karthick Nagarajan" w:date="2018-12-19T11:56:00Z">
        <w:r>
          <w:rPr>
            <w:rFonts w:eastAsia="Times New Roman" w:cs="Consolas"/>
          </w:rPr>
          <w:t>f</w:t>
        </w:r>
        <w:r w:rsidR="00903E8A">
          <w:rPr>
            <w:rFonts w:eastAsia="Times New Roman" w:cs="Consolas"/>
          </w:rPr>
          <w:t xml:space="preserve">. Since the customer service center customization works with OCAPI settings, make sure your site have the access to </w:t>
        </w:r>
      </w:ins>
      <w:ins w:id="1601" w:author="Karthick Nagarajan" w:date="2018-12-19T11:59:00Z">
        <w:r w:rsidR="00903E8A">
          <w:rPr>
            <w:rFonts w:eastAsia="Times New Roman" w:cs="Consolas"/>
          </w:rPr>
          <w:t xml:space="preserve"> ‘</w:t>
        </w:r>
        <w:r w:rsidR="00903E8A">
          <w:t xml:space="preserve">POST /orders/{order_no}/payment_instruments’ in </w:t>
        </w:r>
      </w:ins>
      <w:ins w:id="1602" w:author="Karthick Nagarajan" w:date="2018-12-19T12:00:00Z">
        <w:r w:rsidR="00903E8A">
          <w:t xml:space="preserve">(Administration &gt; Site Development &gt; Open </w:t>
        </w:r>
        <w:r w:rsidR="00903E8A" w:rsidRPr="007F0AB1">
          <w:t xml:space="preserve">commerce </w:t>
        </w:r>
        <w:r w:rsidR="00903E8A">
          <w:t xml:space="preserve">settings) </w:t>
        </w:r>
      </w:ins>
    </w:p>
    <w:p w:rsidR="002022F3" w:rsidRDefault="002022F3" w:rsidP="00411B70">
      <w:pPr>
        <w:shd w:val="clear" w:color="auto" w:fill="FFFFFF"/>
        <w:spacing w:after="0" w:line="240" w:lineRule="auto"/>
        <w:rPr>
          <w:ins w:id="1603" w:author="Karthick Nagarajan" w:date="2018-12-19T11:51:00Z"/>
          <w:rFonts w:eastAsia="Times New Roman" w:cs="Consolas"/>
        </w:rPr>
      </w:pPr>
    </w:p>
    <w:p w:rsidR="00411B70" w:rsidRPr="00411B70" w:rsidRDefault="00411B70" w:rsidP="00411B70">
      <w:pPr>
        <w:shd w:val="clear" w:color="auto" w:fill="FFFFFF"/>
        <w:spacing w:after="0" w:line="240" w:lineRule="auto"/>
        <w:rPr>
          <w:ins w:id="1604" w:author="Karthick Nagarajan" w:date="2018-12-19T11:37:00Z"/>
          <w:rFonts w:eastAsia="Times New Roman" w:cs="Consolas"/>
        </w:rPr>
      </w:pPr>
      <w:ins w:id="1605" w:author="Karthick Nagarajan" w:date="2018-12-19T11:37:00Z">
        <w:r w:rsidRPr="00411B70">
          <w:rPr>
            <w:rFonts w:eastAsia="Times New Roman" w:cs="Consolas"/>
          </w:rPr>
          <w:t xml:space="preserve"> Please refer the attached workflow .</w:t>
        </w:r>
        <w:r>
          <w:rPr>
            <w:rFonts w:eastAsia="Times New Roman" w:cs="Consolas"/>
          </w:rPr>
          <w:t xml:space="preserve"> </w:t>
        </w:r>
      </w:ins>
    </w:p>
    <w:p w:rsidR="00411B70" w:rsidRDefault="00411B70">
      <w:pPr>
        <w:rPr>
          <w:ins w:id="1606" w:author="Karthick Nagarajan" w:date="2018-12-19T11:41:00Z"/>
        </w:rPr>
        <w:pPrChange w:id="1607" w:author="Karthick Nagarajan" w:date="2018-12-19T11:40:00Z">
          <w:pPr>
            <w:pStyle w:val="Heading1"/>
          </w:pPr>
        </w:pPrChange>
      </w:pPr>
    </w:p>
    <w:p w:rsidR="00411B70" w:rsidRPr="00411B70" w:rsidRDefault="00411B70">
      <w:pPr>
        <w:rPr>
          <w:ins w:id="1608" w:author="Karthick Nagarajan" w:date="2018-12-19T11:40:00Z"/>
          <w:rPrChange w:id="1609" w:author="Karthick Nagarajan" w:date="2018-12-19T11:40:00Z">
            <w:rPr>
              <w:ins w:id="1610" w:author="Karthick Nagarajan" w:date="2018-12-19T11:40:00Z"/>
            </w:rPr>
          </w:rPrChange>
        </w:rPr>
        <w:pPrChange w:id="1611" w:author="Karthick Nagarajan" w:date="2018-12-19T11:40:00Z">
          <w:pPr>
            <w:pStyle w:val="Heading1"/>
          </w:pPr>
        </w:pPrChange>
      </w:pPr>
      <w:ins w:id="1612" w:author="Karthick Nagarajan" w:date="2018-12-19T11:40:00Z">
        <w:r>
          <w:t>Screen1</w:t>
        </w:r>
      </w:ins>
    </w:p>
    <w:p w:rsidR="00411B70" w:rsidRDefault="00411B70" w:rsidP="00411B70">
      <w:pPr>
        <w:rPr>
          <w:ins w:id="1613" w:author="Karthick Nagarajan" w:date="2018-12-19T11:40:00Z"/>
        </w:rPr>
      </w:pPr>
      <w:ins w:id="1614" w:author="Karthick Nagarajan" w:date="2018-12-19T11:40:00Z">
        <w:r>
          <w:rPr>
            <w:noProof/>
          </w:rPr>
          <w:lastRenderedPageBreak/>
          <w:drawing>
            <wp:inline distT="0" distB="0" distL="0" distR="0" wp14:anchorId="1D80157E" wp14:editId="55C53DD1">
              <wp:extent cx="594360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411B70" w:rsidRDefault="00411B70" w:rsidP="00411B70">
      <w:pPr>
        <w:rPr>
          <w:ins w:id="1615" w:author="Karthick Nagarajan" w:date="2018-12-19T11:40:00Z"/>
        </w:rPr>
      </w:pPr>
    </w:p>
    <w:p w:rsidR="00F97CEB" w:rsidRPr="00F97CEB" w:rsidRDefault="00F97CEB">
      <w:pPr>
        <w:rPr>
          <w:ins w:id="1616" w:author="Karthick Nagarajan" w:date="2018-12-19T11:40:00Z"/>
          <w:rPrChange w:id="1617" w:author="Karthick Nagarajan" w:date="2018-12-19T11:41:00Z">
            <w:rPr>
              <w:ins w:id="1618" w:author="Karthick Nagarajan" w:date="2018-12-19T11:40:00Z"/>
            </w:rPr>
          </w:rPrChange>
        </w:rPr>
        <w:pPrChange w:id="1619" w:author="Karthick Nagarajan" w:date="2018-12-19T11:41:00Z">
          <w:pPr>
            <w:pStyle w:val="Heading1"/>
          </w:pPr>
        </w:pPrChange>
      </w:pPr>
      <w:ins w:id="1620" w:author="Karthick Nagarajan" w:date="2018-12-19T11:41:00Z">
        <w:r>
          <w:t>Screen 2</w:t>
        </w:r>
      </w:ins>
    </w:p>
    <w:p w:rsidR="00411B70" w:rsidRDefault="00411B70" w:rsidP="00411B70">
      <w:pPr>
        <w:rPr>
          <w:ins w:id="1621" w:author="Karthick Nagarajan" w:date="2018-12-19T11:40:00Z"/>
        </w:rPr>
      </w:pPr>
      <w:ins w:id="1622" w:author="Karthick Nagarajan" w:date="2018-12-19T11:40:00Z">
        <w:r>
          <w:rPr>
            <w:noProof/>
          </w:rPr>
          <w:drawing>
            <wp:inline distT="0" distB="0" distL="0" distR="0" wp14:anchorId="0AE159DD" wp14:editId="02412C1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BD06C9" w:rsidRPr="00BD06C9" w:rsidRDefault="00BD06C9">
      <w:pPr>
        <w:rPr>
          <w:ins w:id="1623" w:author="Karthick Nagarajan" w:date="2018-12-19T11:40:00Z"/>
          <w:rPrChange w:id="1624" w:author="Karthick Nagarajan" w:date="2018-12-19T11:42:00Z">
            <w:rPr>
              <w:ins w:id="1625" w:author="Karthick Nagarajan" w:date="2018-12-19T11:40:00Z"/>
            </w:rPr>
          </w:rPrChange>
        </w:rPr>
        <w:pPrChange w:id="1626" w:author="Karthick Nagarajan" w:date="2018-12-19T11:42:00Z">
          <w:pPr>
            <w:pStyle w:val="Heading1"/>
          </w:pPr>
        </w:pPrChange>
      </w:pPr>
      <w:ins w:id="1627" w:author="Karthick Nagarajan" w:date="2018-12-19T11:42:00Z">
        <w:r>
          <w:t>Screen 3</w:t>
        </w:r>
      </w:ins>
    </w:p>
    <w:p w:rsidR="00411B70" w:rsidRPr="002250CA" w:rsidRDefault="00411B70" w:rsidP="00411B70">
      <w:pPr>
        <w:pStyle w:val="ListParagraph"/>
        <w:numPr>
          <w:ilvl w:val="0"/>
          <w:numId w:val="69"/>
        </w:numPr>
        <w:spacing w:after="160" w:line="259" w:lineRule="auto"/>
        <w:rPr>
          <w:ins w:id="1628" w:author="Karthick Nagarajan" w:date="2018-12-19T11:40:00Z"/>
        </w:rPr>
      </w:pPr>
      <w:ins w:id="1629" w:author="Karthick Nagarajan" w:date="2018-12-19T11:40:00Z">
        <w:r>
          <w:t>Fill all the details of the customer and click submit order button</w:t>
        </w:r>
      </w:ins>
    </w:p>
    <w:p w:rsidR="00411B70" w:rsidRDefault="00411B70" w:rsidP="00411B70">
      <w:pPr>
        <w:rPr>
          <w:ins w:id="1630" w:author="Karthick Nagarajan" w:date="2018-12-19T11:40:00Z"/>
        </w:rPr>
      </w:pPr>
      <w:ins w:id="1631" w:author="Karthick Nagarajan" w:date="2018-12-19T11:40:00Z">
        <w:r>
          <w:rPr>
            <w:noProof/>
          </w:rPr>
          <w:lastRenderedPageBreak/>
          <w:drawing>
            <wp:inline distT="0" distB="0" distL="0" distR="0" wp14:anchorId="1944EF55" wp14:editId="049E513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411B70" w:rsidRDefault="00411B70" w:rsidP="00411B70">
      <w:pPr>
        <w:rPr>
          <w:ins w:id="1632" w:author="Karthick Nagarajan" w:date="2018-12-19T11:40:00Z"/>
        </w:rPr>
      </w:pPr>
    </w:p>
    <w:p w:rsidR="00BD06C9" w:rsidRPr="00BD06C9" w:rsidRDefault="00BD06C9">
      <w:pPr>
        <w:rPr>
          <w:ins w:id="1633" w:author="Karthick Nagarajan" w:date="2018-12-19T11:40:00Z"/>
          <w:rPrChange w:id="1634" w:author="Karthick Nagarajan" w:date="2018-12-19T11:42:00Z">
            <w:rPr>
              <w:ins w:id="1635" w:author="Karthick Nagarajan" w:date="2018-12-19T11:40:00Z"/>
            </w:rPr>
          </w:rPrChange>
        </w:rPr>
        <w:pPrChange w:id="1636" w:author="Karthick Nagarajan" w:date="2018-12-19T11:42:00Z">
          <w:pPr>
            <w:pStyle w:val="Heading1"/>
          </w:pPr>
        </w:pPrChange>
      </w:pPr>
      <w:ins w:id="1637" w:author="Karthick Nagarajan" w:date="2018-12-19T11:42:00Z">
        <w:r>
          <w:t>Screen 4</w:t>
        </w:r>
      </w:ins>
    </w:p>
    <w:p w:rsidR="00411B70" w:rsidRPr="002250CA" w:rsidRDefault="00411B70" w:rsidP="00411B70">
      <w:pPr>
        <w:pStyle w:val="ListParagraph"/>
        <w:numPr>
          <w:ilvl w:val="0"/>
          <w:numId w:val="69"/>
        </w:numPr>
        <w:spacing w:after="160" w:line="259" w:lineRule="auto"/>
        <w:rPr>
          <w:ins w:id="1638" w:author="Karthick Nagarajan" w:date="2018-12-19T11:40:00Z"/>
        </w:rPr>
      </w:pPr>
      <w:ins w:id="1639" w:author="Karthick Nagarajan" w:date="2018-12-19T11:40:00Z">
        <w:r>
          <w:t>Worldpay moto payment method listed in payment methods section</w:t>
        </w:r>
      </w:ins>
    </w:p>
    <w:p w:rsidR="00411B70" w:rsidRDefault="00411B70" w:rsidP="00411B70">
      <w:pPr>
        <w:rPr>
          <w:ins w:id="1640" w:author="Karthick Nagarajan" w:date="2018-12-19T11:40:00Z"/>
        </w:rPr>
      </w:pPr>
      <w:ins w:id="1641" w:author="Karthick Nagarajan" w:date="2018-12-19T11:40:00Z">
        <w:del w:id="1642" w:author="Nishikant ." w:date="2019-01-03T12:48:00Z">
          <w:r w:rsidDel="007F0AB1">
            <w:rPr>
              <w:noProof/>
            </w:rPr>
            <w:drawing>
              <wp:inline distT="0" distB="0" distL="0" distR="0" wp14:anchorId="489EAACF" wp14:editId="0A0B9C65">
                <wp:extent cx="5353050" cy="30093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5496" cy="3010750"/>
                        </a:xfrm>
                        <a:prstGeom prst="rect">
                          <a:avLst/>
                        </a:prstGeom>
                      </pic:spPr>
                    </pic:pic>
                  </a:graphicData>
                </a:graphic>
              </wp:inline>
            </w:drawing>
          </w:r>
        </w:del>
      </w:ins>
      <w:ins w:id="1643" w:author="Nishikant ." w:date="2019-01-03T12:48:00Z">
        <w:r w:rsidR="007F0AB1" w:rsidRPr="007F0AB1">
          <w:rPr>
            <w:noProof/>
          </w:rPr>
          <w:t xml:space="preserve"> </w:t>
        </w:r>
      </w:ins>
      <w:ins w:id="1644" w:author="Nishikant ." w:date="2019-01-03T12:50:00Z">
        <w:r w:rsidR="009C586B">
          <w:rPr>
            <w:noProof/>
          </w:rPr>
          <w:drawing>
            <wp:inline distT="0" distB="0" distL="0" distR="0">
              <wp:extent cx="5506085" cy="3458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6085" cy="3458845"/>
                      </a:xfrm>
                      <a:prstGeom prst="rect">
                        <a:avLst/>
                      </a:prstGeom>
                      <a:noFill/>
                      <a:ln>
                        <a:noFill/>
                      </a:ln>
                    </pic:spPr>
                  </pic:pic>
                </a:graphicData>
              </a:graphic>
            </wp:inline>
          </w:drawing>
        </w:r>
      </w:ins>
    </w:p>
    <w:p w:rsidR="00411B70" w:rsidRDefault="00411B70" w:rsidP="00411B70">
      <w:pPr>
        <w:rPr>
          <w:ins w:id="1645" w:author="Karthick Nagarajan" w:date="2018-12-19T11:40:00Z"/>
        </w:rPr>
      </w:pPr>
    </w:p>
    <w:p w:rsidR="00BD06C9" w:rsidRPr="00BD06C9" w:rsidRDefault="00BD06C9">
      <w:pPr>
        <w:rPr>
          <w:ins w:id="1646" w:author="Karthick Nagarajan" w:date="2018-12-19T11:40:00Z"/>
          <w:rPrChange w:id="1647" w:author="Karthick Nagarajan" w:date="2018-12-19T11:42:00Z">
            <w:rPr>
              <w:ins w:id="1648" w:author="Karthick Nagarajan" w:date="2018-12-19T11:40:00Z"/>
            </w:rPr>
          </w:rPrChange>
        </w:rPr>
        <w:pPrChange w:id="1649" w:author="Karthick Nagarajan" w:date="2018-12-19T11:42:00Z">
          <w:pPr>
            <w:pStyle w:val="Heading1"/>
          </w:pPr>
        </w:pPrChange>
      </w:pPr>
      <w:ins w:id="1650" w:author="Karthick Nagarajan" w:date="2018-12-19T11:42:00Z">
        <w:r>
          <w:t>Screen 5</w:t>
        </w:r>
      </w:ins>
    </w:p>
    <w:p w:rsidR="00411B70" w:rsidRPr="002250CA" w:rsidRDefault="00411B70" w:rsidP="00411B70">
      <w:pPr>
        <w:rPr>
          <w:ins w:id="1651" w:author="Karthick Nagarajan" w:date="2018-12-19T11:40:00Z"/>
        </w:rPr>
      </w:pPr>
      <w:ins w:id="1652" w:author="Karthick Nagarajan" w:date="2018-12-19T11:40:00Z">
        <w:r>
          <w:lastRenderedPageBreak/>
          <w:t xml:space="preserve">   Filling all the credit card details of the customer and click save</w:t>
        </w:r>
      </w:ins>
    </w:p>
    <w:p w:rsidR="00411B70" w:rsidRDefault="00411B70" w:rsidP="00411B70">
      <w:pPr>
        <w:rPr>
          <w:ins w:id="1653" w:author="Karthick Nagarajan" w:date="2018-12-19T11:40:00Z"/>
        </w:rPr>
      </w:pPr>
      <w:ins w:id="1654" w:author="Karthick Nagarajan" w:date="2018-12-19T11:40:00Z">
        <w:del w:id="1655" w:author="Nishikant ." w:date="2019-01-03T12:50:00Z">
          <w:r w:rsidDel="009C586B">
            <w:rPr>
              <w:noProof/>
            </w:rPr>
            <w:drawing>
              <wp:inline distT="0" distB="0" distL="0" distR="0" wp14:anchorId="7A7B9652" wp14:editId="7242BA8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del>
      </w:ins>
      <w:ins w:id="1656" w:author="Nishikant ." w:date="2019-01-03T12:51:00Z">
        <w:r w:rsidR="009C586B" w:rsidRPr="009C586B">
          <w:rPr>
            <w:noProof/>
          </w:rPr>
          <w:t xml:space="preserve"> </w:t>
        </w:r>
        <w:r w:rsidR="009C586B">
          <w:rPr>
            <w:noProof/>
          </w:rPr>
          <w:drawing>
            <wp:inline distT="0" distB="0" distL="0" distR="0" wp14:anchorId="589BCC35" wp14:editId="63C059DF">
              <wp:extent cx="6188710" cy="3867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3867785"/>
                      </a:xfrm>
                      <a:prstGeom prst="rect">
                        <a:avLst/>
                      </a:prstGeom>
                    </pic:spPr>
                  </pic:pic>
                </a:graphicData>
              </a:graphic>
            </wp:inline>
          </w:drawing>
        </w:r>
      </w:ins>
    </w:p>
    <w:p w:rsidR="009010F4" w:rsidRPr="009010F4" w:rsidRDefault="009010F4">
      <w:pPr>
        <w:rPr>
          <w:ins w:id="1657" w:author="Karthick Nagarajan" w:date="2018-12-19T11:43:00Z"/>
          <w:rPrChange w:id="1658" w:author="Karthick Nagarajan" w:date="2018-12-19T11:43:00Z">
            <w:rPr>
              <w:ins w:id="1659" w:author="Karthick Nagarajan" w:date="2018-12-19T11:43:00Z"/>
            </w:rPr>
          </w:rPrChange>
        </w:rPr>
        <w:pPrChange w:id="1660" w:author="Karthick Nagarajan" w:date="2018-12-19T11:43:00Z">
          <w:pPr>
            <w:pStyle w:val="Heading1"/>
          </w:pPr>
        </w:pPrChange>
      </w:pPr>
      <w:ins w:id="1661" w:author="Karthick Nagarajan" w:date="2018-12-19T11:43:00Z">
        <w:r>
          <w:t>Screen 6</w:t>
        </w:r>
      </w:ins>
    </w:p>
    <w:p w:rsidR="009010F4" w:rsidRPr="002250CA" w:rsidRDefault="009010F4" w:rsidP="009010F4">
      <w:pPr>
        <w:pStyle w:val="ListParagraph"/>
        <w:numPr>
          <w:ilvl w:val="0"/>
          <w:numId w:val="69"/>
        </w:numPr>
        <w:spacing w:after="160" w:line="259" w:lineRule="auto"/>
        <w:rPr>
          <w:ins w:id="1662" w:author="Karthick Nagarajan" w:date="2018-12-19T11:43:00Z"/>
        </w:rPr>
      </w:pPr>
      <w:ins w:id="1663" w:author="Karthick Nagarajan" w:date="2018-12-19T11:43:00Z">
        <w:r>
          <w:t xml:space="preserve"> Order placed successfully for the customer</w:t>
        </w:r>
      </w:ins>
    </w:p>
    <w:p w:rsidR="00411B70" w:rsidRDefault="009010F4" w:rsidP="00411B70">
      <w:pPr>
        <w:shd w:val="clear" w:color="auto" w:fill="FFFFFF"/>
        <w:spacing w:after="0" w:line="240" w:lineRule="auto"/>
        <w:rPr>
          <w:ins w:id="1664" w:author="Karthick Nagarajan" w:date="2018-12-19T11:47:00Z"/>
          <w:rFonts w:eastAsia="Times New Roman" w:cs="Consolas"/>
        </w:rPr>
      </w:pPr>
      <w:ins w:id="1665" w:author="Karthick Nagarajan" w:date="2018-12-19T11:43:00Z">
        <w:del w:id="1666" w:author="Nishikant ." w:date="2019-01-03T12:52:00Z">
          <w:r w:rsidDel="009C586B">
            <w:rPr>
              <w:noProof/>
            </w:rPr>
            <w:lastRenderedPageBreak/>
            <w:drawing>
              <wp:inline distT="0" distB="0" distL="0" distR="0" wp14:anchorId="7A3146ED" wp14:editId="4F7AF0D7">
                <wp:extent cx="5438775" cy="30575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44209" cy="3060623"/>
                        </a:xfrm>
                        <a:prstGeom prst="rect">
                          <a:avLst/>
                        </a:prstGeom>
                      </pic:spPr>
                    </pic:pic>
                  </a:graphicData>
                </a:graphic>
              </wp:inline>
            </w:drawing>
          </w:r>
        </w:del>
      </w:ins>
      <w:ins w:id="1667" w:author="Nishikant ." w:date="2019-01-03T12:52:00Z">
        <w:r w:rsidR="009C586B" w:rsidRPr="009C586B">
          <w:rPr>
            <w:noProof/>
          </w:rPr>
          <w:t xml:space="preserve"> </w:t>
        </w:r>
        <w:r w:rsidR="009C586B">
          <w:rPr>
            <w:noProof/>
          </w:rPr>
          <w:drawing>
            <wp:inline distT="0" distB="0" distL="0" distR="0" wp14:anchorId="09C70E7C" wp14:editId="038879AD">
              <wp:extent cx="6188710" cy="38677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3867785"/>
                      </a:xfrm>
                      <a:prstGeom prst="rect">
                        <a:avLst/>
                      </a:prstGeom>
                    </pic:spPr>
                  </pic:pic>
                </a:graphicData>
              </a:graphic>
            </wp:inline>
          </w:drawing>
        </w:r>
      </w:ins>
    </w:p>
    <w:p w:rsidR="00B92BF2" w:rsidRDefault="00B92BF2" w:rsidP="00411B70">
      <w:pPr>
        <w:shd w:val="clear" w:color="auto" w:fill="FFFFFF"/>
        <w:spacing w:after="0" w:line="240" w:lineRule="auto"/>
        <w:rPr>
          <w:ins w:id="1668" w:author="Karthick Nagarajan" w:date="2018-12-19T11:47:00Z"/>
          <w:rFonts w:eastAsia="Times New Roman" w:cs="Consolas"/>
        </w:rPr>
      </w:pPr>
    </w:p>
    <w:p w:rsidR="00B92BF2" w:rsidRDefault="00B92BF2" w:rsidP="00411B70">
      <w:pPr>
        <w:shd w:val="clear" w:color="auto" w:fill="FFFFFF"/>
        <w:spacing w:after="0" w:line="240" w:lineRule="auto"/>
        <w:rPr>
          <w:ins w:id="1669" w:author="Karthick Nagarajan" w:date="2018-12-19T11:45:00Z"/>
          <w:rFonts w:eastAsia="Times New Roman" w:cs="Consolas"/>
        </w:rPr>
      </w:pPr>
    </w:p>
    <w:p w:rsidR="002963B6" w:rsidRDefault="002963B6" w:rsidP="00411B70">
      <w:pPr>
        <w:shd w:val="clear" w:color="auto" w:fill="FFFFFF"/>
        <w:spacing w:after="0" w:line="240" w:lineRule="auto"/>
        <w:rPr>
          <w:ins w:id="1670" w:author="Karthick Nagarajan" w:date="2018-12-19T11:44:00Z"/>
          <w:rFonts w:eastAsia="Times New Roman" w:cs="Consolas"/>
        </w:rPr>
      </w:pPr>
    </w:p>
    <w:p w:rsidR="009010F4" w:rsidRPr="00411B70" w:rsidRDefault="009010F4" w:rsidP="00411B70">
      <w:pPr>
        <w:shd w:val="clear" w:color="auto" w:fill="FFFFFF"/>
        <w:spacing w:after="0" w:line="240" w:lineRule="auto"/>
        <w:rPr>
          <w:ins w:id="1671" w:author="Karthick Nagarajan" w:date="2018-12-19T11:37:00Z"/>
          <w:rFonts w:eastAsia="Times New Roman" w:cs="Consolas"/>
        </w:rPr>
      </w:pPr>
    </w:p>
    <w:p w:rsidR="00411B70" w:rsidRPr="00411B70" w:rsidRDefault="002963B6" w:rsidP="00411B70">
      <w:pPr>
        <w:shd w:val="clear" w:color="auto" w:fill="FFFFFF"/>
        <w:spacing w:after="0" w:line="240" w:lineRule="auto"/>
        <w:rPr>
          <w:ins w:id="1672" w:author="Karthick Nagarajan" w:date="2018-12-19T11:37:00Z"/>
          <w:rFonts w:eastAsia="Times New Roman" w:cs="Consolas"/>
        </w:rPr>
      </w:pPr>
      <w:ins w:id="1673" w:author="Karthick Nagarajan" w:date="2018-12-19T11:37:00Z">
        <w:r>
          <w:rPr>
            <w:rFonts w:eastAsia="Times New Roman" w:cs="Consolas"/>
          </w:rPr>
          <w:t>2</w:t>
        </w:r>
        <w:r w:rsidR="00411B70" w:rsidRPr="00411B70">
          <w:rPr>
            <w:rFonts w:eastAsia="Times New Roman" w:cs="Consolas"/>
          </w:rPr>
          <w:t>). Customer service agent placing the order for the customer from storefront. Refer the attached workflow.</w:t>
        </w:r>
      </w:ins>
    </w:p>
    <w:p w:rsidR="002963B6" w:rsidRDefault="002963B6">
      <w:pPr>
        <w:rPr>
          <w:ins w:id="1674" w:author="Karthick Nagarajan" w:date="2018-12-19T12:02:00Z"/>
        </w:rPr>
        <w:pPrChange w:id="1675" w:author="Karthick Nagarajan" w:date="2018-12-19T11:45:00Z">
          <w:pPr>
            <w:pStyle w:val="Heading1"/>
          </w:pPr>
        </w:pPrChange>
      </w:pPr>
    </w:p>
    <w:p w:rsidR="00685E39" w:rsidRDefault="00685E39">
      <w:pPr>
        <w:rPr>
          <w:ins w:id="1676" w:author="Karthick Nagarajan" w:date="2018-12-19T11:46:00Z"/>
        </w:rPr>
        <w:pPrChange w:id="1677" w:author="Karthick Nagarajan" w:date="2018-12-19T11:45:00Z">
          <w:pPr>
            <w:pStyle w:val="Heading1"/>
          </w:pPr>
        </w:pPrChange>
      </w:pPr>
      <w:ins w:id="1678" w:author="Karthick Nagarajan" w:date="2018-12-19T12:02:00Z">
        <w:r>
          <w:t xml:space="preserve">In order to enable storefront button in customer centre, </w:t>
        </w:r>
      </w:ins>
      <w:ins w:id="1679" w:author="Karthick Nagarajan" w:date="2018-12-19T12:03:00Z">
        <w:r>
          <w:t>update</w:t>
        </w:r>
      </w:ins>
      <w:ins w:id="1680" w:author="Karthick Nagarajan" w:date="2018-12-19T12:02:00Z">
        <w:r>
          <w:t xml:space="preserve"> your </w:t>
        </w:r>
      </w:ins>
      <w:ins w:id="1681" w:author="Karthick Nagarajan" w:date="2018-12-19T12:03:00Z">
        <w:r>
          <w:t>storefront hostname</w:t>
        </w:r>
      </w:ins>
      <w:ins w:id="1682" w:author="Karthick Nagarajan" w:date="2018-12-19T12:02:00Z">
        <w:r>
          <w:t xml:space="preserve"> and storefront path in </w:t>
        </w:r>
      </w:ins>
      <w:ins w:id="1683" w:author="Karthick Nagarajan" w:date="2018-12-19T12:04:00Z">
        <w:r>
          <w:t>(Merchant tools &gt; site preferences &gt; custom preferences)</w:t>
        </w:r>
      </w:ins>
    </w:p>
    <w:p w:rsidR="002963B6" w:rsidRDefault="002963B6" w:rsidP="002963B6">
      <w:pPr>
        <w:rPr>
          <w:ins w:id="1684" w:author="Karthick Nagarajan" w:date="2018-12-19T11:45:00Z"/>
        </w:rPr>
      </w:pPr>
      <w:ins w:id="1685" w:author="Karthick Nagarajan" w:date="2018-12-19T11:45:00Z">
        <w:r>
          <w:lastRenderedPageBreak/>
          <w:t>Screen 1</w:t>
        </w:r>
        <w:r>
          <w:rPr>
            <w:noProof/>
          </w:rPr>
          <w:drawing>
            <wp:inline distT="0" distB="0" distL="0" distR="0" wp14:anchorId="5FC0EB33" wp14:editId="070BFD4A">
              <wp:extent cx="594360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2963B6" w:rsidRDefault="002963B6" w:rsidP="002963B6">
      <w:pPr>
        <w:rPr>
          <w:ins w:id="1686" w:author="Karthick Nagarajan" w:date="2018-12-19T11:45:00Z"/>
        </w:rPr>
      </w:pPr>
    </w:p>
    <w:p w:rsidR="002963B6" w:rsidRPr="002963B6" w:rsidRDefault="002963B6">
      <w:pPr>
        <w:rPr>
          <w:ins w:id="1687" w:author="Karthick Nagarajan" w:date="2018-12-19T11:45:00Z"/>
          <w:rPrChange w:id="1688" w:author="Karthick Nagarajan" w:date="2018-12-19T11:46:00Z">
            <w:rPr>
              <w:ins w:id="1689" w:author="Karthick Nagarajan" w:date="2018-12-19T11:45:00Z"/>
            </w:rPr>
          </w:rPrChange>
        </w:rPr>
        <w:pPrChange w:id="1690" w:author="Karthick Nagarajan" w:date="2018-12-19T11:46:00Z">
          <w:pPr>
            <w:pStyle w:val="Heading1"/>
          </w:pPr>
        </w:pPrChange>
      </w:pPr>
      <w:ins w:id="1691" w:author="Karthick Nagarajan" w:date="2018-12-19T11:46:00Z">
        <w:r>
          <w:t>Screen 2</w:t>
        </w:r>
      </w:ins>
    </w:p>
    <w:p w:rsidR="002963B6" w:rsidRDefault="002963B6" w:rsidP="002963B6">
      <w:pPr>
        <w:rPr>
          <w:ins w:id="1692" w:author="Karthick Nagarajan" w:date="2018-12-19T11:45:00Z"/>
        </w:rPr>
      </w:pPr>
      <w:ins w:id="1693" w:author="Karthick Nagarajan" w:date="2018-12-19T11:45:00Z">
        <w:r>
          <w:rPr>
            <w:noProof/>
          </w:rPr>
          <w:drawing>
            <wp:inline distT="0" distB="0" distL="0" distR="0" wp14:anchorId="7200B9BA" wp14:editId="20E1F71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694" w:author="Karthick Nagarajan" w:date="2018-12-19T11:45:00Z"/>
        </w:rPr>
      </w:pPr>
    </w:p>
    <w:p w:rsidR="002963B6" w:rsidRPr="002963B6" w:rsidRDefault="002963B6">
      <w:pPr>
        <w:rPr>
          <w:ins w:id="1695" w:author="Karthick Nagarajan" w:date="2018-12-19T11:45:00Z"/>
          <w:rPrChange w:id="1696" w:author="Karthick Nagarajan" w:date="2018-12-19T11:46:00Z">
            <w:rPr>
              <w:ins w:id="1697" w:author="Karthick Nagarajan" w:date="2018-12-19T11:45:00Z"/>
            </w:rPr>
          </w:rPrChange>
        </w:rPr>
        <w:pPrChange w:id="1698" w:author="Karthick Nagarajan" w:date="2018-12-19T11:46:00Z">
          <w:pPr>
            <w:pStyle w:val="Heading1"/>
          </w:pPr>
        </w:pPrChange>
      </w:pPr>
      <w:ins w:id="1699" w:author="Karthick Nagarajan" w:date="2018-12-19T11:46:00Z">
        <w:r>
          <w:t>Screen 3</w:t>
        </w:r>
      </w:ins>
    </w:p>
    <w:p w:rsidR="002963B6" w:rsidRPr="00845BDF" w:rsidRDefault="002963B6" w:rsidP="002963B6">
      <w:pPr>
        <w:pStyle w:val="ListParagraph"/>
        <w:numPr>
          <w:ilvl w:val="0"/>
          <w:numId w:val="71"/>
        </w:numPr>
        <w:spacing w:after="160" w:line="259" w:lineRule="auto"/>
        <w:rPr>
          <w:ins w:id="1700" w:author="Karthick Nagarajan" w:date="2018-12-19T11:45:00Z"/>
        </w:rPr>
      </w:pPr>
      <w:ins w:id="1701" w:author="Karthick Nagarajan" w:date="2018-12-19T11:45:00Z">
        <w:r>
          <w:t>Search the customer and click storefront</w:t>
        </w:r>
      </w:ins>
    </w:p>
    <w:p w:rsidR="002963B6" w:rsidRDefault="002963B6" w:rsidP="002963B6">
      <w:pPr>
        <w:rPr>
          <w:ins w:id="1702" w:author="Karthick Nagarajan" w:date="2018-12-19T11:45:00Z"/>
        </w:rPr>
      </w:pPr>
      <w:ins w:id="1703" w:author="Karthick Nagarajan" w:date="2018-12-19T11:45:00Z">
        <w:r>
          <w:rPr>
            <w:noProof/>
          </w:rPr>
          <w:lastRenderedPageBreak/>
          <w:drawing>
            <wp:inline distT="0" distB="0" distL="0" distR="0" wp14:anchorId="17D174E4" wp14:editId="597E1D8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963B6" w:rsidRDefault="002963B6" w:rsidP="002963B6">
      <w:pPr>
        <w:rPr>
          <w:ins w:id="1704" w:author="Karthick Nagarajan" w:date="2018-12-19T11:45:00Z"/>
        </w:rPr>
      </w:pPr>
    </w:p>
    <w:p w:rsidR="002963B6" w:rsidRPr="002963B6" w:rsidRDefault="002963B6">
      <w:pPr>
        <w:rPr>
          <w:ins w:id="1705" w:author="Karthick Nagarajan" w:date="2018-12-19T11:45:00Z"/>
          <w:rPrChange w:id="1706" w:author="Karthick Nagarajan" w:date="2018-12-19T11:47:00Z">
            <w:rPr>
              <w:ins w:id="1707" w:author="Karthick Nagarajan" w:date="2018-12-19T11:45:00Z"/>
            </w:rPr>
          </w:rPrChange>
        </w:rPr>
        <w:pPrChange w:id="1708" w:author="Karthick Nagarajan" w:date="2018-12-19T11:47:00Z">
          <w:pPr>
            <w:pStyle w:val="Heading1"/>
          </w:pPr>
        </w:pPrChange>
      </w:pPr>
      <w:ins w:id="1709" w:author="Karthick Nagarajan" w:date="2018-12-19T11:47:00Z">
        <w:r>
          <w:t>Screen 4</w:t>
        </w:r>
      </w:ins>
    </w:p>
    <w:p w:rsidR="002963B6" w:rsidRPr="002059EE" w:rsidRDefault="002963B6" w:rsidP="002963B6">
      <w:pPr>
        <w:pStyle w:val="ListParagraph"/>
        <w:numPr>
          <w:ilvl w:val="0"/>
          <w:numId w:val="70"/>
        </w:numPr>
        <w:spacing w:after="160" w:line="259" w:lineRule="auto"/>
        <w:rPr>
          <w:ins w:id="1710" w:author="Karthick Nagarajan" w:date="2018-12-19T11:45:00Z"/>
        </w:rPr>
      </w:pPr>
      <w:ins w:id="1711" w:author="Karthick Nagarajan" w:date="2018-12-19T11:45:00Z">
        <w:r>
          <w:t>Customer agent logged in on behalf of customer, here in the storefront checkout page they can’t see the moto as separate payment method. They can normally use credit card payment methods the request will go as moto order</w:t>
        </w:r>
      </w:ins>
    </w:p>
    <w:p w:rsidR="002963B6" w:rsidRDefault="002963B6" w:rsidP="002963B6">
      <w:pPr>
        <w:rPr>
          <w:ins w:id="1712" w:author="Karthick Nagarajan" w:date="2018-12-19T12:15:00Z"/>
        </w:rPr>
      </w:pPr>
      <w:ins w:id="1713" w:author="Karthick Nagarajan" w:date="2018-12-19T11:45:00Z">
        <w:r>
          <w:rPr>
            <w:noProof/>
          </w:rPr>
          <w:drawing>
            <wp:inline distT="0" distB="0" distL="0" distR="0" wp14:anchorId="563EAD10" wp14:editId="3D82186D">
              <wp:extent cx="5404813" cy="30384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7957" cy="3040243"/>
                      </a:xfrm>
                      <a:prstGeom prst="rect">
                        <a:avLst/>
                      </a:prstGeom>
                    </pic:spPr>
                  </pic:pic>
                </a:graphicData>
              </a:graphic>
            </wp:inline>
          </w:drawing>
        </w:r>
      </w:ins>
    </w:p>
    <w:p w:rsidR="004E426B" w:rsidRDefault="004E426B" w:rsidP="002963B6">
      <w:pPr>
        <w:rPr>
          <w:ins w:id="1714" w:author="Karthick Nagarajan" w:date="2018-12-19T12:15:00Z"/>
        </w:rPr>
      </w:pPr>
    </w:p>
    <w:p w:rsidR="004E426B" w:rsidRDefault="004E426B" w:rsidP="002963B6">
      <w:pPr>
        <w:rPr>
          <w:ins w:id="1715" w:author="Karthick Nagarajan" w:date="2018-12-19T12:17:00Z"/>
        </w:rPr>
      </w:pPr>
      <w:ins w:id="1716" w:author="Karthick Nagarajan" w:date="2018-12-19T12:15:00Z">
        <w:r>
          <w:lastRenderedPageBreak/>
          <w:t>Request and Response will be same as the credit card pa</w:t>
        </w:r>
      </w:ins>
      <w:ins w:id="1717" w:author="Karthick Nagarajan" w:date="2018-12-19T12:16:00Z">
        <w:r>
          <w:t>yment method, only the additional part in the xml is ‘</w:t>
        </w:r>
      </w:ins>
      <w:ins w:id="1718" w:author="Karthick Nagarajan" w:date="2018-12-19T12:17:00Z">
        <w:r w:rsidRPr="004E426B">
          <w:t>&lt;dynamicInteractionType type="MOTO"/&gt;</w:t>
        </w:r>
      </w:ins>
      <w:ins w:id="1719" w:author="Karthick Nagarajan" w:date="2018-12-19T12:16:00Z">
        <w:r>
          <w:t>’</w:t>
        </w:r>
      </w:ins>
    </w:p>
    <w:p w:rsidR="004E426B" w:rsidRPr="00E148A0" w:rsidRDefault="004E426B" w:rsidP="002963B6">
      <w:pPr>
        <w:rPr>
          <w:ins w:id="1720" w:author="Karthick Nagarajan" w:date="2018-12-19T12:23:00Z"/>
          <w:b/>
          <w:rPrChange w:id="1721" w:author="Karthick Nagarajan" w:date="2018-12-19T12:26:00Z">
            <w:rPr>
              <w:ins w:id="1722" w:author="Karthick Nagarajan" w:date="2018-12-19T12:23:00Z"/>
            </w:rPr>
          </w:rPrChange>
        </w:rPr>
      </w:pPr>
      <w:ins w:id="1723" w:author="Karthick Nagarajan" w:date="2018-12-19T12:17:00Z">
        <w:r w:rsidRPr="00E148A0">
          <w:rPr>
            <w:b/>
            <w:rPrChange w:id="1724" w:author="Karthick Nagarajan" w:date="2018-12-19T12:26:00Z">
              <w:rPr/>
            </w:rPrChange>
          </w:rPr>
          <w:t>Request</w:t>
        </w:r>
      </w:ins>
    </w:p>
    <w:p w:rsidR="006E594F" w:rsidRDefault="006E594F" w:rsidP="006E594F">
      <w:pPr>
        <w:spacing w:line="240" w:lineRule="auto"/>
        <w:rPr>
          <w:ins w:id="1725" w:author="Karthick Nagarajan" w:date="2018-12-19T12:26:00Z"/>
        </w:rPr>
      </w:pPr>
      <w:ins w:id="1726" w:author="Karthick Nagarajan" w:date="2018-12-19T12:26:00Z">
        <w:r>
          <w:t>&lt;?xml version="1.0"?&gt;&lt;!DOCTYPE paymentService PUBLIC "-//Worldpay/DTD Worldpay PaymentService v1//EN" "http://dtd.worldpay.com/paymentService_v1.dtd"&gt;&lt;paymentService merchantCode="SAPIENTNITROECOM" version="1.4"&gt;</w:t>
        </w:r>
      </w:ins>
    </w:p>
    <w:p w:rsidR="006E594F" w:rsidRDefault="006E594F" w:rsidP="006E594F">
      <w:pPr>
        <w:spacing w:line="240" w:lineRule="auto"/>
        <w:rPr>
          <w:ins w:id="1727" w:author="Karthick Nagarajan" w:date="2018-12-19T12:26:00Z"/>
        </w:rPr>
      </w:pPr>
      <w:ins w:id="1728" w:author="Karthick Nagarajan" w:date="2018-12-19T12:26:00Z">
        <w:r>
          <w:t xml:space="preserve">  &lt;submit&gt;</w:t>
        </w:r>
      </w:ins>
    </w:p>
    <w:p w:rsidR="006E594F" w:rsidRDefault="006E594F" w:rsidP="006E594F">
      <w:pPr>
        <w:spacing w:line="240" w:lineRule="auto"/>
        <w:rPr>
          <w:ins w:id="1729" w:author="Karthick Nagarajan" w:date="2018-12-19T12:26:00Z"/>
        </w:rPr>
      </w:pPr>
      <w:ins w:id="1730" w:author="Karthick Nagarajan" w:date="2018-12-19T12:26:00Z">
        <w:r>
          <w:t xml:space="preserve">    &lt;order orderCode="T00048284"&gt;</w:t>
        </w:r>
      </w:ins>
    </w:p>
    <w:p w:rsidR="006E594F" w:rsidRDefault="006E594F" w:rsidP="006E594F">
      <w:pPr>
        <w:spacing w:line="240" w:lineRule="auto"/>
        <w:rPr>
          <w:ins w:id="1731" w:author="Karthick Nagarajan" w:date="2018-12-19T12:26:00Z"/>
        </w:rPr>
      </w:pPr>
      <w:ins w:id="1732" w:author="Karthick Nagarajan" w:date="2018-12-19T12:26:00Z">
        <w:r>
          <w:t xml:space="preserve">      &lt;description&gt;Merchant Order Number : T00048284&lt;/description&gt;</w:t>
        </w:r>
      </w:ins>
    </w:p>
    <w:p w:rsidR="006E594F" w:rsidRDefault="006E594F" w:rsidP="006E594F">
      <w:pPr>
        <w:spacing w:line="240" w:lineRule="auto"/>
        <w:rPr>
          <w:ins w:id="1733" w:author="Karthick Nagarajan" w:date="2018-12-19T12:26:00Z"/>
        </w:rPr>
      </w:pPr>
      <w:ins w:id="1734" w:author="Karthick Nagarajan" w:date="2018-12-19T12:26:00Z">
        <w:r>
          <w:t xml:space="preserve">      &lt;amount currencyCode="USD" exponent="2" value="3149"/&gt;</w:t>
        </w:r>
      </w:ins>
    </w:p>
    <w:p w:rsidR="006E594F" w:rsidRDefault="006E594F" w:rsidP="006E594F">
      <w:pPr>
        <w:spacing w:line="240" w:lineRule="auto"/>
        <w:rPr>
          <w:ins w:id="1735" w:author="Karthick Nagarajan" w:date="2018-12-19T12:26:00Z"/>
        </w:rPr>
      </w:pPr>
      <w:ins w:id="1736" w:author="Karthick Nagarajan" w:date="2018-12-19T12:26:00Z">
        <w:r>
          <w:t xml:space="preserve">      &lt;orderContent&gt;&amp;lt;center&amp;gt;&amp;lt;table border="1"&amp;gt;&amp;lt;tr&amp;gt;&amp;lt;th&amp;gt;Product ID&amp;lt;/th&amp;gt;&amp;lt;th&amp;gt;Product Name&amp;lt;/th&amp;gt;&amp;lt;th&amp;gt;Quantity&amp;lt;/th&amp;gt;&amp;lt;th&amp;gt;Price&amp;lt;/th&amp;gt;&amp;lt;/tr&amp;gt;&amp;lt;tr&amp;gt;&amp;lt;td&amp;gt;793775064963&amp;lt;/td&amp;gt;&amp;lt;td&amp;gt;Striped Silk Tie&amp;lt;/td&amp;gt;&amp;lt;td&amp;gt;1&amp;lt;/td&amp;gt;&amp;lt;td&amp;gt;USD 29.99&amp;lt;/td&amp;gt;&amp;lt;/tr&amp;gt;&amp;lt;tr&amp;gt;&amp;lt;td colspan="4"&amp;gt;Your payment will be handled by  Worldpay Payments Services&amp;lt;br/&amp;gt;This name may appear on your bank statement&amp;lt;br/&amp;gt;http://www.worldpay.com&amp;lt;/td&amp;gt;&amp;lt;/tr&amp;gt;&amp;lt;/table&amp;gt;&amp;lt;/center&amp;gt;&lt;/orderContent&gt;</w:t>
        </w:r>
      </w:ins>
    </w:p>
    <w:p w:rsidR="006E594F" w:rsidRDefault="006E594F" w:rsidP="006E594F">
      <w:pPr>
        <w:spacing w:line="240" w:lineRule="auto"/>
        <w:rPr>
          <w:ins w:id="1737" w:author="Karthick Nagarajan" w:date="2018-12-19T12:26:00Z"/>
        </w:rPr>
      </w:pPr>
      <w:ins w:id="1738" w:author="Karthick Nagarajan" w:date="2018-12-19T12:26:00Z">
        <w:r>
          <w:t xml:space="preserve">      &lt;paymentDetails&gt;</w:t>
        </w:r>
      </w:ins>
    </w:p>
    <w:p w:rsidR="006E594F" w:rsidRDefault="006E594F" w:rsidP="006E594F">
      <w:pPr>
        <w:spacing w:line="240" w:lineRule="auto"/>
        <w:rPr>
          <w:ins w:id="1739" w:author="Karthick Nagarajan" w:date="2018-12-19T12:26:00Z"/>
        </w:rPr>
      </w:pPr>
      <w:ins w:id="1740" w:author="Karthick Nagarajan" w:date="2018-12-19T12:26:00Z">
        <w:r>
          <w:t xml:space="preserve">        &lt;ECMC-SSL&gt;</w:t>
        </w:r>
      </w:ins>
    </w:p>
    <w:p w:rsidR="006E594F" w:rsidRDefault="006E594F" w:rsidP="006E594F">
      <w:pPr>
        <w:spacing w:line="240" w:lineRule="auto"/>
        <w:rPr>
          <w:ins w:id="1741" w:author="Karthick Nagarajan" w:date="2018-12-19T12:26:00Z"/>
        </w:rPr>
      </w:pPr>
      <w:ins w:id="1742" w:author="Karthick Nagarajan" w:date="2018-12-19T12:26:00Z">
        <w:r>
          <w:t xml:space="preserve">          &lt;cardNumber&gt;5555555555554444&lt;/cardNumber&gt;</w:t>
        </w:r>
      </w:ins>
    </w:p>
    <w:p w:rsidR="006E594F" w:rsidRDefault="006E594F" w:rsidP="006E594F">
      <w:pPr>
        <w:spacing w:line="240" w:lineRule="auto"/>
        <w:rPr>
          <w:ins w:id="1743" w:author="Karthick Nagarajan" w:date="2018-12-19T12:26:00Z"/>
        </w:rPr>
      </w:pPr>
      <w:ins w:id="1744" w:author="Karthick Nagarajan" w:date="2018-12-19T12:26:00Z">
        <w:r>
          <w:t xml:space="preserve">          &lt;expiryDate&gt;</w:t>
        </w:r>
      </w:ins>
    </w:p>
    <w:p w:rsidR="006E594F" w:rsidRDefault="006E594F" w:rsidP="006E594F">
      <w:pPr>
        <w:spacing w:line="240" w:lineRule="auto"/>
        <w:rPr>
          <w:ins w:id="1745" w:author="Karthick Nagarajan" w:date="2018-12-19T12:26:00Z"/>
        </w:rPr>
      </w:pPr>
      <w:ins w:id="1746" w:author="Karthick Nagarajan" w:date="2018-12-19T12:26:00Z">
        <w:r>
          <w:t xml:space="preserve">            &lt;date month="4" year="2021"/&gt;</w:t>
        </w:r>
      </w:ins>
    </w:p>
    <w:p w:rsidR="006E594F" w:rsidRDefault="006E594F" w:rsidP="006E594F">
      <w:pPr>
        <w:spacing w:line="240" w:lineRule="auto"/>
        <w:rPr>
          <w:ins w:id="1747" w:author="Karthick Nagarajan" w:date="2018-12-19T12:26:00Z"/>
        </w:rPr>
      </w:pPr>
      <w:ins w:id="1748" w:author="Karthick Nagarajan" w:date="2018-12-19T12:26:00Z">
        <w:r>
          <w:t xml:space="preserve">          &lt;/expiryDate&gt;</w:t>
        </w:r>
      </w:ins>
    </w:p>
    <w:p w:rsidR="006E594F" w:rsidRDefault="006E594F" w:rsidP="006E594F">
      <w:pPr>
        <w:spacing w:line="240" w:lineRule="auto"/>
        <w:rPr>
          <w:ins w:id="1749" w:author="Karthick Nagarajan" w:date="2018-12-19T12:26:00Z"/>
        </w:rPr>
      </w:pPr>
      <w:ins w:id="1750" w:author="Karthick Nagarajan" w:date="2018-12-19T12:26:00Z">
        <w:r>
          <w:t xml:space="preserve">          &lt;cardHolderName&gt;KARTHICK NAGARAJ&lt;/cardHolderName&gt;</w:t>
        </w:r>
      </w:ins>
    </w:p>
    <w:p w:rsidR="006E594F" w:rsidRDefault="006E594F" w:rsidP="006E594F">
      <w:pPr>
        <w:spacing w:line="240" w:lineRule="auto"/>
        <w:rPr>
          <w:ins w:id="1751" w:author="Karthick Nagarajan" w:date="2018-12-19T12:26:00Z"/>
        </w:rPr>
      </w:pPr>
      <w:ins w:id="1752" w:author="Karthick Nagarajan" w:date="2018-12-19T12:26:00Z">
        <w:r>
          <w:t xml:space="preserve">          &lt;cardAddress&gt;</w:t>
        </w:r>
      </w:ins>
    </w:p>
    <w:p w:rsidR="006E594F" w:rsidRDefault="006E594F" w:rsidP="006E594F">
      <w:pPr>
        <w:spacing w:line="240" w:lineRule="auto"/>
        <w:rPr>
          <w:ins w:id="1753" w:author="Karthick Nagarajan" w:date="2018-12-19T12:26:00Z"/>
        </w:rPr>
      </w:pPr>
      <w:ins w:id="1754" w:author="Karthick Nagarajan" w:date="2018-12-19T12:26:00Z">
        <w:r>
          <w:t xml:space="preserve">            &lt;address&gt;</w:t>
        </w:r>
      </w:ins>
    </w:p>
    <w:p w:rsidR="006E594F" w:rsidRDefault="006E594F" w:rsidP="006E594F">
      <w:pPr>
        <w:spacing w:line="240" w:lineRule="auto"/>
        <w:rPr>
          <w:ins w:id="1755" w:author="Karthick Nagarajan" w:date="2018-12-19T12:26:00Z"/>
        </w:rPr>
      </w:pPr>
      <w:ins w:id="1756" w:author="Karthick Nagarajan" w:date="2018-12-19T12:26:00Z">
        <w:r>
          <w:t xml:space="preserve">              &lt;firstName&gt;Karthick&lt;/firstName&gt;</w:t>
        </w:r>
      </w:ins>
    </w:p>
    <w:p w:rsidR="006E594F" w:rsidRDefault="006E594F" w:rsidP="006E594F">
      <w:pPr>
        <w:spacing w:line="240" w:lineRule="auto"/>
        <w:rPr>
          <w:ins w:id="1757" w:author="Karthick Nagarajan" w:date="2018-12-19T12:26:00Z"/>
        </w:rPr>
      </w:pPr>
      <w:ins w:id="1758" w:author="Karthick Nagarajan" w:date="2018-12-19T12:26:00Z">
        <w:r>
          <w:t xml:space="preserve">              &lt;lastName&gt;Nagarajan&lt;/lastName&gt;</w:t>
        </w:r>
      </w:ins>
    </w:p>
    <w:p w:rsidR="006E594F" w:rsidRDefault="006E594F" w:rsidP="006E594F">
      <w:pPr>
        <w:spacing w:line="240" w:lineRule="auto"/>
        <w:rPr>
          <w:ins w:id="1759" w:author="Karthick Nagarajan" w:date="2018-12-19T12:26:00Z"/>
        </w:rPr>
      </w:pPr>
      <w:ins w:id="1760" w:author="Karthick Nagarajan" w:date="2018-12-19T12:26:00Z">
        <w:r>
          <w:t xml:space="preserve">              &lt;address1&gt;1807 Continental Ave Apt 114&lt;/address1&gt;</w:t>
        </w:r>
      </w:ins>
    </w:p>
    <w:p w:rsidR="006E594F" w:rsidRDefault="006E594F" w:rsidP="006E594F">
      <w:pPr>
        <w:spacing w:line="240" w:lineRule="auto"/>
        <w:rPr>
          <w:ins w:id="1761" w:author="Karthick Nagarajan" w:date="2018-12-19T12:26:00Z"/>
        </w:rPr>
      </w:pPr>
      <w:ins w:id="1762" w:author="Karthick Nagarajan" w:date="2018-12-19T12:26:00Z">
        <w:r>
          <w:t xml:space="preserve">              &lt;address2/&gt;</w:t>
        </w:r>
      </w:ins>
    </w:p>
    <w:p w:rsidR="006E594F" w:rsidRDefault="006E594F" w:rsidP="006E594F">
      <w:pPr>
        <w:spacing w:line="240" w:lineRule="auto"/>
        <w:rPr>
          <w:ins w:id="1763" w:author="Karthick Nagarajan" w:date="2018-12-19T12:26:00Z"/>
        </w:rPr>
      </w:pPr>
      <w:ins w:id="1764" w:author="Karthick Nagarajan" w:date="2018-12-19T12:26:00Z">
        <w:r>
          <w:t xml:space="preserve">              &lt;postalCode&gt;60563&lt;/postalCode&gt;</w:t>
        </w:r>
      </w:ins>
    </w:p>
    <w:p w:rsidR="006E594F" w:rsidRDefault="006E594F" w:rsidP="006E594F">
      <w:pPr>
        <w:spacing w:line="240" w:lineRule="auto"/>
        <w:rPr>
          <w:ins w:id="1765" w:author="Karthick Nagarajan" w:date="2018-12-19T12:26:00Z"/>
        </w:rPr>
      </w:pPr>
      <w:ins w:id="1766" w:author="Karthick Nagarajan" w:date="2018-12-19T12:26:00Z">
        <w:r>
          <w:t xml:space="preserve">              &lt;city&gt;Naperville&lt;/city&gt;</w:t>
        </w:r>
      </w:ins>
    </w:p>
    <w:p w:rsidR="006E594F" w:rsidRDefault="006E594F" w:rsidP="006E594F">
      <w:pPr>
        <w:spacing w:line="240" w:lineRule="auto"/>
        <w:rPr>
          <w:ins w:id="1767" w:author="Karthick Nagarajan" w:date="2018-12-19T12:26:00Z"/>
        </w:rPr>
      </w:pPr>
      <w:ins w:id="1768" w:author="Karthick Nagarajan" w:date="2018-12-19T12:26:00Z">
        <w:r>
          <w:lastRenderedPageBreak/>
          <w:t xml:space="preserve">              &lt;state&gt;IL&lt;/state&gt;</w:t>
        </w:r>
      </w:ins>
    </w:p>
    <w:p w:rsidR="006E594F" w:rsidRDefault="006E594F" w:rsidP="006E594F">
      <w:pPr>
        <w:spacing w:line="240" w:lineRule="auto"/>
        <w:rPr>
          <w:ins w:id="1769" w:author="Karthick Nagarajan" w:date="2018-12-19T12:26:00Z"/>
        </w:rPr>
      </w:pPr>
      <w:ins w:id="1770" w:author="Karthick Nagarajan" w:date="2018-12-19T12:26:00Z">
        <w:r>
          <w:t xml:space="preserve">              &lt;countryCode&gt;US&lt;/countryCode&gt;</w:t>
        </w:r>
      </w:ins>
    </w:p>
    <w:p w:rsidR="006E594F" w:rsidRDefault="006E594F" w:rsidP="006E594F">
      <w:pPr>
        <w:spacing w:line="240" w:lineRule="auto"/>
        <w:rPr>
          <w:ins w:id="1771" w:author="Karthick Nagarajan" w:date="2018-12-19T12:26:00Z"/>
        </w:rPr>
      </w:pPr>
      <w:ins w:id="1772" w:author="Karthick Nagarajan" w:date="2018-12-19T12:26:00Z">
        <w:r>
          <w:t xml:space="preserve">              &lt;telephoneNumber&gt;123456789&lt;/telephoneNumber&gt;</w:t>
        </w:r>
      </w:ins>
    </w:p>
    <w:p w:rsidR="006E594F" w:rsidRDefault="006E594F" w:rsidP="006E594F">
      <w:pPr>
        <w:spacing w:line="240" w:lineRule="auto"/>
        <w:rPr>
          <w:ins w:id="1773" w:author="Karthick Nagarajan" w:date="2018-12-19T12:26:00Z"/>
        </w:rPr>
      </w:pPr>
      <w:ins w:id="1774" w:author="Karthick Nagarajan" w:date="2018-12-19T12:26:00Z">
        <w:r>
          <w:t xml:space="preserve">            &lt;/address&gt;</w:t>
        </w:r>
      </w:ins>
    </w:p>
    <w:p w:rsidR="006E594F" w:rsidRDefault="006E594F" w:rsidP="006E594F">
      <w:pPr>
        <w:spacing w:line="240" w:lineRule="auto"/>
        <w:rPr>
          <w:ins w:id="1775" w:author="Karthick Nagarajan" w:date="2018-12-19T12:26:00Z"/>
        </w:rPr>
      </w:pPr>
      <w:ins w:id="1776" w:author="Karthick Nagarajan" w:date="2018-12-19T12:26:00Z">
        <w:r>
          <w:t xml:space="preserve">          &lt;/cardAddress&gt;</w:t>
        </w:r>
      </w:ins>
    </w:p>
    <w:p w:rsidR="006E594F" w:rsidRDefault="006E594F" w:rsidP="006E594F">
      <w:pPr>
        <w:spacing w:line="240" w:lineRule="auto"/>
        <w:rPr>
          <w:ins w:id="1777" w:author="Karthick Nagarajan" w:date="2018-12-19T12:26:00Z"/>
        </w:rPr>
      </w:pPr>
      <w:ins w:id="1778" w:author="Karthick Nagarajan" w:date="2018-12-19T12:26:00Z">
        <w:r>
          <w:t xml:space="preserve">        &lt;/ECMC-SSL&gt;</w:t>
        </w:r>
      </w:ins>
    </w:p>
    <w:p w:rsidR="006E594F" w:rsidRDefault="006E594F" w:rsidP="006E594F">
      <w:pPr>
        <w:spacing w:line="240" w:lineRule="auto"/>
        <w:rPr>
          <w:ins w:id="1779" w:author="Karthick Nagarajan" w:date="2018-12-19T12:26:00Z"/>
        </w:rPr>
      </w:pPr>
      <w:ins w:id="1780" w:author="Karthick Nagarajan" w:date="2018-12-19T12:26:00Z">
        <w:r>
          <w:t xml:space="preserve">        &lt;session id="T00048284" shopperIPAddress="125.16.91.5"/&gt;</w:t>
        </w:r>
      </w:ins>
    </w:p>
    <w:p w:rsidR="006E594F" w:rsidRDefault="006E594F" w:rsidP="006E594F">
      <w:pPr>
        <w:spacing w:line="240" w:lineRule="auto"/>
        <w:rPr>
          <w:ins w:id="1781" w:author="Karthick Nagarajan" w:date="2018-12-19T12:26:00Z"/>
        </w:rPr>
      </w:pPr>
      <w:ins w:id="1782" w:author="Karthick Nagarajan" w:date="2018-12-19T12:26:00Z">
        <w:r>
          <w:t xml:space="preserve">      &lt;/paymentDetails&gt;</w:t>
        </w:r>
      </w:ins>
    </w:p>
    <w:p w:rsidR="006E594F" w:rsidRDefault="006E594F" w:rsidP="006E594F">
      <w:pPr>
        <w:spacing w:line="240" w:lineRule="auto"/>
        <w:rPr>
          <w:ins w:id="1783" w:author="Karthick Nagarajan" w:date="2018-12-19T12:26:00Z"/>
        </w:rPr>
      </w:pPr>
      <w:ins w:id="1784" w:author="Karthick Nagarajan" w:date="2018-12-19T12:26:00Z">
        <w:r>
          <w:t xml:space="preserve">      &lt;shopper&gt;</w:t>
        </w:r>
      </w:ins>
    </w:p>
    <w:p w:rsidR="006E594F" w:rsidRDefault="006E594F" w:rsidP="006E594F">
      <w:pPr>
        <w:spacing w:line="240" w:lineRule="auto"/>
        <w:rPr>
          <w:ins w:id="1785" w:author="Karthick Nagarajan" w:date="2018-12-19T12:26:00Z"/>
        </w:rPr>
      </w:pPr>
      <w:ins w:id="1786" w:author="Karthick Nagarajan" w:date="2018-12-19T12:26:00Z">
        <w:r>
          <w:t xml:space="preserve">        &lt;shopperEmailAddress&gt;karthicksapient@gmail.com&lt;/shopperEmailAddress&gt;</w:t>
        </w:r>
      </w:ins>
    </w:p>
    <w:p w:rsidR="006E594F" w:rsidRDefault="006E594F" w:rsidP="006E594F">
      <w:pPr>
        <w:spacing w:line="240" w:lineRule="auto"/>
        <w:rPr>
          <w:ins w:id="1787" w:author="Karthick Nagarajan" w:date="2018-12-19T12:26:00Z"/>
        </w:rPr>
      </w:pPr>
      <w:ins w:id="1788" w:author="Karthick Nagarajan" w:date="2018-12-19T12:26:00Z">
        <w:r>
          <w:t xml:space="preserve">        &lt;browser&gt;</w:t>
        </w:r>
      </w:ins>
    </w:p>
    <w:p w:rsidR="006E594F" w:rsidRDefault="006E594F" w:rsidP="006E594F">
      <w:pPr>
        <w:spacing w:line="240" w:lineRule="auto"/>
        <w:rPr>
          <w:ins w:id="1789" w:author="Karthick Nagarajan" w:date="2018-12-19T12:26:00Z"/>
        </w:rPr>
      </w:pPr>
      <w:ins w:id="1790" w:author="Karthick Nagarajan" w:date="2018-12-19T12:26:00Z">
        <w:r>
          <w:t xml:space="preserve">          &lt;acceptHeader&gt;*/*&lt;/acceptHeader&gt;</w:t>
        </w:r>
      </w:ins>
    </w:p>
    <w:p w:rsidR="006E594F" w:rsidRDefault="006E594F" w:rsidP="006E594F">
      <w:pPr>
        <w:spacing w:line="240" w:lineRule="auto"/>
        <w:rPr>
          <w:ins w:id="1791" w:author="Karthick Nagarajan" w:date="2018-12-19T12:26:00Z"/>
        </w:rPr>
      </w:pPr>
      <w:ins w:id="1792" w:author="Karthick Nagarajan" w:date="2018-12-19T12:26:00Z">
        <w:r>
          <w:t xml:space="preserve">          &lt;userAgentHeader&gt;Mozilla/5.0 (Windows NT 10.0; Win64; x64) AppleWebKit/537.36 (KHTML, like Gecko) Chrome/70.0.3538.110 Safari/537.36&lt;/userAgentHeader&gt;</w:t>
        </w:r>
      </w:ins>
    </w:p>
    <w:p w:rsidR="006E594F" w:rsidRDefault="006E594F" w:rsidP="006E594F">
      <w:pPr>
        <w:spacing w:line="240" w:lineRule="auto"/>
        <w:rPr>
          <w:ins w:id="1793" w:author="Karthick Nagarajan" w:date="2018-12-19T12:26:00Z"/>
        </w:rPr>
      </w:pPr>
      <w:ins w:id="1794" w:author="Karthick Nagarajan" w:date="2018-12-19T12:26:00Z">
        <w:r>
          <w:t xml:space="preserve">        &lt;/browser&gt;</w:t>
        </w:r>
      </w:ins>
    </w:p>
    <w:p w:rsidR="006E594F" w:rsidRDefault="006E594F" w:rsidP="006E594F">
      <w:pPr>
        <w:spacing w:line="240" w:lineRule="auto"/>
        <w:rPr>
          <w:ins w:id="1795" w:author="Karthick Nagarajan" w:date="2018-12-19T12:26:00Z"/>
        </w:rPr>
      </w:pPr>
      <w:ins w:id="1796" w:author="Karthick Nagarajan" w:date="2018-12-19T12:26:00Z">
        <w:r>
          <w:t xml:space="preserve">      &lt;/shopper&gt;</w:t>
        </w:r>
      </w:ins>
    </w:p>
    <w:p w:rsidR="006E594F" w:rsidRDefault="006E594F" w:rsidP="006E594F">
      <w:pPr>
        <w:spacing w:line="240" w:lineRule="auto"/>
        <w:rPr>
          <w:ins w:id="1797" w:author="Karthick Nagarajan" w:date="2018-12-19T12:26:00Z"/>
        </w:rPr>
      </w:pPr>
      <w:ins w:id="1798" w:author="Karthick Nagarajan" w:date="2018-12-19T12:26:00Z">
        <w:r>
          <w:t xml:space="preserve">      &lt;shippingAddress&gt;</w:t>
        </w:r>
      </w:ins>
    </w:p>
    <w:p w:rsidR="006E594F" w:rsidRDefault="006E594F" w:rsidP="006E594F">
      <w:pPr>
        <w:spacing w:line="240" w:lineRule="auto"/>
        <w:rPr>
          <w:ins w:id="1799" w:author="Karthick Nagarajan" w:date="2018-12-19T12:26:00Z"/>
        </w:rPr>
      </w:pPr>
      <w:ins w:id="1800" w:author="Karthick Nagarajan" w:date="2018-12-19T12:26:00Z">
        <w:r>
          <w:t xml:space="preserve">        &lt;address&gt;</w:t>
        </w:r>
      </w:ins>
    </w:p>
    <w:p w:rsidR="006E594F" w:rsidRDefault="006E594F" w:rsidP="006E594F">
      <w:pPr>
        <w:spacing w:line="240" w:lineRule="auto"/>
        <w:rPr>
          <w:ins w:id="1801" w:author="Karthick Nagarajan" w:date="2018-12-19T12:26:00Z"/>
        </w:rPr>
      </w:pPr>
      <w:ins w:id="1802" w:author="Karthick Nagarajan" w:date="2018-12-19T12:26:00Z">
        <w:r>
          <w:t xml:space="preserve">          &lt;firstName&gt;Karthick&lt;/firstName&gt;</w:t>
        </w:r>
      </w:ins>
    </w:p>
    <w:p w:rsidR="006E594F" w:rsidRDefault="006E594F" w:rsidP="006E594F">
      <w:pPr>
        <w:spacing w:line="240" w:lineRule="auto"/>
        <w:rPr>
          <w:ins w:id="1803" w:author="Karthick Nagarajan" w:date="2018-12-19T12:26:00Z"/>
        </w:rPr>
      </w:pPr>
      <w:ins w:id="1804" w:author="Karthick Nagarajan" w:date="2018-12-19T12:26:00Z">
        <w:r>
          <w:t xml:space="preserve">          &lt;lastName&gt;Nagarajan&lt;/lastName&gt;</w:t>
        </w:r>
      </w:ins>
    </w:p>
    <w:p w:rsidR="006E594F" w:rsidRDefault="006E594F" w:rsidP="006E594F">
      <w:pPr>
        <w:spacing w:line="240" w:lineRule="auto"/>
        <w:rPr>
          <w:ins w:id="1805" w:author="Karthick Nagarajan" w:date="2018-12-19T12:26:00Z"/>
        </w:rPr>
      </w:pPr>
      <w:ins w:id="1806" w:author="Karthick Nagarajan" w:date="2018-12-19T12:26:00Z">
        <w:r>
          <w:t xml:space="preserve">          &lt;address1&gt;1807 Continental Ave Apt 114&lt;/address1&gt;</w:t>
        </w:r>
      </w:ins>
    </w:p>
    <w:p w:rsidR="006E594F" w:rsidRDefault="006E594F" w:rsidP="006E594F">
      <w:pPr>
        <w:spacing w:line="240" w:lineRule="auto"/>
        <w:rPr>
          <w:ins w:id="1807" w:author="Karthick Nagarajan" w:date="2018-12-19T12:26:00Z"/>
        </w:rPr>
      </w:pPr>
      <w:ins w:id="1808" w:author="Karthick Nagarajan" w:date="2018-12-19T12:26:00Z">
        <w:r>
          <w:t xml:space="preserve">          &lt;address2/&gt;</w:t>
        </w:r>
      </w:ins>
    </w:p>
    <w:p w:rsidR="006E594F" w:rsidRDefault="006E594F" w:rsidP="006E594F">
      <w:pPr>
        <w:spacing w:line="240" w:lineRule="auto"/>
        <w:rPr>
          <w:ins w:id="1809" w:author="Karthick Nagarajan" w:date="2018-12-19T12:26:00Z"/>
        </w:rPr>
      </w:pPr>
      <w:ins w:id="1810" w:author="Karthick Nagarajan" w:date="2018-12-19T12:26:00Z">
        <w:r>
          <w:t xml:space="preserve">          &lt;postalCode&gt;60563&lt;/postalCode&gt;</w:t>
        </w:r>
      </w:ins>
    </w:p>
    <w:p w:rsidR="006E594F" w:rsidRDefault="006E594F" w:rsidP="006E594F">
      <w:pPr>
        <w:spacing w:line="240" w:lineRule="auto"/>
        <w:rPr>
          <w:ins w:id="1811" w:author="Karthick Nagarajan" w:date="2018-12-19T12:26:00Z"/>
        </w:rPr>
      </w:pPr>
      <w:ins w:id="1812" w:author="Karthick Nagarajan" w:date="2018-12-19T12:26:00Z">
        <w:r>
          <w:t xml:space="preserve">          &lt;city&gt;Naperville&lt;/city&gt;</w:t>
        </w:r>
      </w:ins>
    </w:p>
    <w:p w:rsidR="006E594F" w:rsidRDefault="006E594F" w:rsidP="006E594F">
      <w:pPr>
        <w:spacing w:line="240" w:lineRule="auto"/>
        <w:rPr>
          <w:ins w:id="1813" w:author="Karthick Nagarajan" w:date="2018-12-19T12:26:00Z"/>
        </w:rPr>
      </w:pPr>
      <w:ins w:id="1814" w:author="Karthick Nagarajan" w:date="2018-12-19T12:26:00Z">
        <w:r>
          <w:t xml:space="preserve">          &lt;state&gt;IL&lt;/state&gt;</w:t>
        </w:r>
      </w:ins>
    </w:p>
    <w:p w:rsidR="006E594F" w:rsidRDefault="006E594F" w:rsidP="006E594F">
      <w:pPr>
        <w:spacing w:line="240" w:lineRule="auto"/>
        <w:rPr>
          <w:ins w:id="1815" w:author="Karthick Nagarajan" w:date="2018-12-19T12:26:00Z"/>
        </w:rPr>
      </w:pPr>
      <w:ins w:id="1816" w:author="Karthick Nagarajan" w:date="2018-12-19T12:26:00Z">
        <w:r>
          <w:t xml:space="preserve">          &lt;countryCode&gt;US&lt;/countryCode&gt;</w:t>
        </w:r>
      </w:ins>
    </w:p>
    <w:p w:rsidR="006E594F" w:rsidRDefault="006E594F" w:rsidP="006E594F">
      <w:pPr>
        <w:spacing w:line="240" w:lineRule="auto"/>
        <w:rPr>
          <w:ins w:id="1817" w:author="Karthick Nagarajan" w:date="2018-12-19T12:26:00Z"/>
        </w:rPr>
      </w:pPr>
      <w:ins w:id="1818" w:author="Karthick Nagarajan" w:date="2018-12-19T12:26:00Z">
        <w:r>
          <w:t xml:space="preserve">          &lt;telephoneNumber&gt;2343422234&lt;/telephoneNumber&gt;</w:t>
        </w:r>
      </w:ins>
    </w:p>
    <w:p w:rsidR="006E594F" w:rsidRDefault="006E594F" w:rsidP="006E594F">
      <w:pPr>
        <w:spacing w:line="240" w:lineRule="auto"/>
        <w:rPr>
          <w:ins w:id="1819" w:author="Karthick Nagarajan" w:date="2018-12-19T12:26:00Z"/>
        </w:rPr>
      </w:pPr>
      <w:ins w:id="1820" w:author="Karthick Nagarajan" w:date="2018-12-19T12:26:00Z">
        <w:r>
          <w:t xml:space="preserve">        &lt;/address&gt;</w:t>
        </w:r>
      </w:ins>
    </w:p>
    <w:p w:rsidR="006E594F" w:rsidRDefault="006E594F" w:rsidP="006E594F">
      <w:pPr>
        <w:spacing w:line="240" w:lineRule="auto"/>
        <w:rPr>
          <w:ins w:id="1821" w:author="Karthick Nagarajan" w:date="2018-12-19T12:26:00Z"/>
        </w:rPr>
      </w:pPr>
      <w:ins w:id="1822" w:author="Karthick Nagarajan" w:date="2018-12-19T12:26:00Z">
        <w:r>
          <w:t xml:space="preserve">      &lt;/shippingAddress&gt;</w:t>
        </w:r>
      </w:ins>
    </w:p>
    <w:p w:rsidR="006E594F" w:rsidRDefault="006E594F" w:rsidP="006E594F">
      <w:pPr>
        <w:spacing w:line="240" w:lineRule="auto"/>
        <w:rPr>
          <w:ins w:id="1823" w:author="Karthick Nagarajan" w:date="2018-12-19T12:26:00Z"/>
        </w:rPr>
      </w:pPr>
      <w:ins w:id="1824" w:author="Karthick Nagarajan" w:date="2018-12-19T12:26:00Z">
        <w:r>
          <w:lastRenderedPageBreak/>
          <w:t xml:space="preserve">      &lt;dynamicInteractionType type="MOTO"/&gt;</w:t>
        </w:r>
      </w:ins>
    </w:p>
    <w:p w:rsidR="006E594F" w:rsidRDefault="006E594F" w:rsidP="006E594F">
      <w:pPr>
        <w:spacing w:line="240" w:lineRule="auto"/>
        <w:rPr>
          <w:ins w:id="1825" w:author="Karthick Nagarajan" w:date="2018-12-19T12:26:00Z"/>
        </w:rPr>
      </w:pPr>
      <w:ins w:id="1826" w:author="Karthick Nagarajan" w:date="2018-12-19T12:26:00Z">
        <w:r>
          <w:t xml:space="preserve">    &lt;/order&gt;</w:t>
        </w:r>
      </w:ins>
    </w:p>
    <w:p w:rsidR="006E594F" w:rsidRDefault="006E594F" w:rsidP="006E594F">
      <w:pPr>
        <w:spacing w:line="240" w:lineRule="auto"/>
        <w:rPr>
          <w:ins w:id="1827" w:author="Karthick Nagarajan" w:date="2018-12-19T12:26:00Z"/>
        </w:rPr>
      </w:pPr>
      <w:ins w:id="1828" w:author="Karthick Nagarajan" w:date="2018-12-19T12:26:00Z">
        <w:r>
          <w:t xml:space="preserve">  &lt;/submit&gt;</w:t>
        </w:r>
      </w:ins>
    </w:p>
    <w:p w:rsidR="004E426B" w:rsidRDefault="006E594F">
      <w:pPr>
        <w:spacing w:line="240" w:lineRule="auto"/>
        <w:rPr>
          <w:ins w:id="1829" w:author="Karthick Nagarajan" w:date="2018-12-19T12:17:00Z"/>
        </w:rPr>
        <w:pPrChange w:id="1830" w:author="Karthick Nagarajan" w:date="2018-12-19T12:26:00Z">
          <w:pPr/>
        </w:pPrChange>
      </w:pPr>
      <w:ins w:id="1831" w:author="Karthick Nagarajan" w:date="2018-12-19T12:26:00Z">
        <w:r>
          <w:t>&lt;/paymentService&gt;</w:t>
        </w:r>
      </w:ins>
    </w:p>
    <w:p w:rsidR="004E426B" w:rsidRPr="00E148A0" w:rsidRDefault="004E426B" w:rsidP="002963B6">
      <w:pPr>
        <w:rPr>
          <w:ins w:id="1832" w:author="Karthick Nagarajan" w:date="2018-12-19T12:16:00Z"/>
          <w:b/>
          <w:rPrChange w:id="1833" w:author="Karthick Nagarajan" w:date="2018-12-19T12:28:00Z">
            <w:rPr>
              <w:ins w:id="1834" w:author="Karthick Nagarajan" w:date="2018-12-19T12:16:00Z"/>
            </w:rPr>
          </w:rPrChange>
        </w:rPr>
      </w:pPr>
      <w:ins w:id="1835" w:author="Karthick Nagarajan" w:date="2018-12-19T12:17:00Z">
        <w:r w:rsidRPr="00E148A0">
          <w:rPr>
            <w:b/>
            <w:rPrChange w:id="1836" w:author="Karthick Nagarajan" w:date="2018-12-19T12:28:00Z">
              <w:rPr/>
            </w:rPrChange>
          </w:rPr>
          <w:t>Response</w:t>
        </w:r>
      </w:ins>
    </w:p>
    <w:p w:rsidR="00E148A0" w:rsidRDefault="00E148A0" w:rsidP="00E148A0">
      <w:pPr>
        <w:spacing w:after="0" w:line="240" w:lineRule="auto"/>
        <w:rPr>
          <w:ins w:id="1837" w:author="Karthick Nagarajan" w:date="2018-12-19T12:28:00Z"/>
        </w:rPr>
      </w:pPr>
      <w:ins w:id="1838" w:author="Karthick Nagarajan" w:date="2018-12-19T12:28:00Z">
        <w:r>
          <w:t>&lt;?xml version="1.0" encoding="UTF-8"?&gt;</w:t>
        </w:r>
      </w:ins>
    </w:p>
    <w:p w:rsidR="00E148A0" w:rsidRDefault="00E148A0" w:rsidP="00E148A0">
      <w:pPr>
        <w:spacing w:after="0" w:line="240" w:lineRule="auto"/>
        <w:rPr>
          <w:ins w:id="1839" w:author="Karthick Nagarajan" w:date="2018-12-19T12:28:00Z"/>
        </w:rPr>
      </w:pPr>
      <w:ins w:id="1840" w:author="Karthick Nagarajan" w:date="2018-12-19T12:28:00Z">
        <w:r>
          <w:t>&lt;!DOCTYPE paymentService PUBLIC "-//WorldPay//DTD WorldPay PaymentService v1//EN"</w:t>
        </w:r>
      </w:ins>
    </w:p>
    <w:p w:rsidR="00E148A0" w:rsidRDefault="00E148A0" w:rsidP="00E148A0">
      <w:pPr>
        <w:spacing w:after="0" w:line="240" w:lineRule="auto"/>
        <w:rPr>
          <w:ins w:id="1841" w:author="Karthick Nagarajan" w:date="2018-12-19T12:28:00Z"/>
        </w:rPr>
      </w:pPr>
      <w:ins w:id="1842" w:author="Karthick Nagarajan" w:date="2018-12-19T12:28:00Z">
        <w:r>
          <w:t xml:space="preserve">                                "http://dtd.worldpay.com/paymentService_v1.dtd"&gt;</w:t>
        </w:r>
      </w:ins>
    </w:p>
    <w:p w:rsidR="00E148A0" w:rsidRDefault="00E148A0" w:rsidP="00E148A0">
      <w:pPr>
        <w:spacing w:after="0" w:line="240" w:lineRule="auto"/>
        <w:rPr>
          <w:ins w:id="1843" w:author="Karthick Nagarajan" w:date="2018-12-19T12:28:00Z"/>
        </w:rPr>
      </w:pPr>
      <w:ins w:id="1844" w:author="Karthick Nagarajan" w:date="2018-12-19T12:28:00Z">
        <w:r>
          <w:t>&lt;paymentService version="1.4" merchantCode="SAPIENTNITROECOM"&gt;</w:t>
        </w:r>
      </w:ins>
    </w:p>
    <w:p w:rsidR="00E148A0" w:rsidRDefault="00E148A0" w:rsidP="00E148A0">
      <w:pPr>
        <w:spacing w:after="0" w:line="240" w:lineRule="auto"/>
        <w:rPr>
          <w:ins w:id="1845" w:author="Karthick Nagarajan" w:date="2018-12-19T12:28:00Z"/>
        </w:rPr>
      </w:pPr>
      <w:ins w:id="1846" w:author="Karthick Nagarajan" w:date="2018-12-19T12:28:00Z">
        <w:r>
          <w:t xml:space="preserve">    &lt;reply&gt;</w:t>
        </w:r>
      </w:ins>
    </w:p>
    <w:p w:rsidR="00E148A0" w:rsidRDefault="00E148A0" w:rsidP="00E148A0">
      <w:pPr>
        <w:spacing w:after="0" w:line="240" w:lineRule="auto"/>
        <w:rPr>
          <w:ins w:id="1847" w:author="Karthick Nagarajan" w:date="2018-12-19T12:28:00Z"/>
        </w:rPr>
      </w:pPr>
      <w:ins w:id="1848" w:author="Karthick Nagarajan" w:date="2018-12-19T12:28:00Z">
        <w:r>
          <w:t xml:space="preserve">        &lt;orderStatus orderCode="T00048284"&gt;</w:t>
        </w:r>
      </w:ins>
    </w:p>
    <w:p w:rsidR="00E148A0" w:rsidRDefault="00E148A0" w:rsidP="00E148A0">
      <w:pPr>
        <w:spacing w:after="0" w:line="240" w:lineRule="auto"/>
        <w:rPr>
          <w:ins w:id="1849" w:author="Karthick Nagarajan" w:date="2018-12-19T12:28:00Z"/>
        </w:rPr>
      </w:pPr>
      <w:ins w:id="1850" w:author="Karthick Nagarajan" w:date="2018-12-19T12:28:00Z">
        <w:r>
          <w:t xml:space="preserve">            &lt;payment&gt;</w:t>
        </w:r>
      </w:ins>
    </w:p>
    <w:p w:rsidR="00E148A0" w:rsidRDefault="00E148A0" w:rsidP="00E148A0">
      <w:pPr>
        <w:spacing w:after="0" w:line="240" w:lineRule="auto"/>
        <w:rPr>
          <w:ins w:id="1851" w:author="Karthick Nagarajan" w:date="2018-12-19T12:28:00Z"/>
        </w:rPr>
      </w:pPr>
      <w:ins w:id="1852" w:author="Karthick Nagarajan" w:date="2018-12-19T12:28:00Z">
        <w:r>
          <w:t xml:space="preserve">                &lt;paymentMethod&gt;ECMC-SSL&lt;/paymentMethod&gt;</w:t>
        </w:r>
      </w:ins>
    </w:p>
    <w:p w:rsidR="00E148A0" w:rsidRDefault="00E148A0" w:rsidP="00E148A0">
      <w:pPr>
        <w:spacing w:after="0" w:line="240" w:lineRule="auto"/>
        <w:rPr>
          <w:ins w:id="1853" w:author="Karthick Nagarajan" w:date="2018-12-19T12:28:00Z"/>
        </w:rPr>
      </w:pPr>
      <w:ins w:id="1854" w:author="Karthick Nagarajan" w:date="2018-12-19T12:28:00Z">
        <w:r>
          <w:t xml:space="preserve">                &lt;paymentMethodDetail&gt;</w:t>
        </w:r>
      </w:ins>
    </w:p>
    <w:p w:rsidR="00E148A0" w:rsidRDefault="00E148A0" w:rsidP="00E148A0">
      <w:pPr>
        <w:spacing w:after="0" w:line="240" w:lineRule="auto"/>
        <w:rPr>
          <w:ins w:id="1855" w:author="Karthick Nagarajan" w:date="2018-12-19T12:28:00Z"/>
        </w:rPr>
      </w:pPr>
      <w:ins w:id="1856" w:author="Karthick Nagarajan" w:date="2018-12-19T12:28:00Z">
        <w:r>
          <w:t xml:space="preserve">                    &lt;card number="5555********4444" hash="0x65bb11198e83d0f98592df932a1bd5a979fc7c25" type="creditcard"&gt;</w:t>
        </w:r>
      </w:ins>
    </w:p>
    <w:p w:rsidR="00E148A0" w:rsidRDefault="00E148A0" w:rsidP="00E148A0">
      <w:pPr>
        <w:spacing w:after="0" w:line="240" w:lineRule="auto"/>
        <w:rPr>
          <w:ins w:id="1857" w:author="Karthick Nagarajan" w:date="2018-12-19T12:28:00Z"/>
        </w:rPr>
      </w:pPr>
      <w:ins w:id="1858" w:author="Karthick Nagarajan" w:date="2018-12-19T12:28:00Z">
        <w:r>
          <w:t xml:space="preserve">                        &lt;expiryDate&gt;</w:t>
        </w:r>
      </w:ins>
    </w:p>
    <w:p w:rsidR="00E148A0" w:rsidRDefault="00E148A0" w:rsidP="00E148A0">
      <w:pPr>
        <w:spacing w:after="0" w:line="240" w:lineRule="auto"/>
        <w:rPr>
          <w:ins w:id="1859" w:author="Karthick Nagarajan" w:date="2018-12-19T12:28:00Z"/>
        </w:rPr>
      </w:pPr>
      <w:ins w:id="1860" w:author="Karthick Nagarajan" w:date="2018-12-19T12:28:00Z">
        <w:r>
          <w:t xml:space="preserve">                            &lt;date month="04" year="2021"/&gt;</w:t>
        </w:r>
      </w:ins>
    </w:p>
    <w:p w:rsidR="00E148A0" w:rsidRDefault="00E148A0" w:rsidP="00E148A0">
      <w:pPr>
        <w:spacing w:after="0" w:line="240" w:lineRule="auto"/>
        <w:rPr>
          <w:ins w:id="1861" w:author="Karthick Nagarajan" w:date="2018-12-19T12:28:00Z"/>
        </w:rPr>
      </w:pPr>
      <w:ins w:id="1862" w:author="Karthick Nagarajan" w:date="2018-12-19T12:28:00Z">
        <w:r>
          <w:t xml:space="preserve">                        &lt;/expiryDate&gt;</w:t>
        </w:r>
      </w:ins>
    </w:p>
    <w:p w:rsidR="00E148A0" w:rsidRDefault="00E148A0" w:rsidP="00E148A0">
      <w:pPr>
        <w:spacing w:after="0" w:line="240" w:lineRule="auto"/>
        <w:rPr>
          <w:ins w:id="1863" w:author="Karthick Nagarajan" w:date="2018-12-19T12:28:00Z"/>
        </w:rPr>
      </w:pPr>
      <w:ins w:id="1864" w:author="Karthick Nagarajan" w:date="2018-12-19T12:28:00Z">
        <w:r>
          <w:t xml:space="preserve">                    &lt;/card&gt;</w:t>
        </w:r>
      </w:ins>
    </w:p>
    <w:p w:rsidR="00E148A0" w:rsidRDefault="00E148A0" w:rsidP="00E148A0">
      <w:pPr>
        <w:spacing w:after="0" w:line="240" w:lineRule="auto"/>
        <w:rPr>
          <w:ins w:id="1865" w:author="Karthick Nagarajan" w:date="2018-12-19T12:28:00Z"/>
        </w:rPr>
      </w:pPr>
      <w:ins w:id="1866" w:author="Karthick Nagarajan" w:date="2018-12-19T12:28:00Z">
        <w:r>
          <w:t xml:space="preserve">                &lt;/paymentMethodDetail&gt;</w:t>
        </w:r>
      </w:ins>
    </w:p>
    <w:p w:rsidR="00E148A0" w:rsidRDefault="00E148A0" w:rsidP="00E148A0">
      <w:pPr>
        <w:spacing w:after="0" w:line="240" w:lineRule="auto"/>
        <w:rPr>
          <w:ins w:id="1867" w:author="Karthick Nagarajan" w:date="2018-12-19T12:28:00Z"/>
        </w:rPr>
      </w:pPr>
      <w:ins w:id="1868" w:author="Karthick Nagarajan" w:date="2018-12-19T12:28:00Z">
        <w:r>
          <w:t xml:space="preserve">                &lt;amount value="3149" currencyCode="USD" exponent="2" debitCreditIndicator="credit"/&gt;</w:t>
        </w:r>
      </w:ins>
    </w:p>
    <w:p w:rsidR="00E148A0" w:rsidRDefault="00E148A0" w:rsidP="00E148A0">
      <w:pPr>
        <w:spacing w:after="0" w:line="240" w:lineRule="auto"/>
        <w:rPr>
          <w:ins w:id="1869" w:author="Karthick Nagarajan" w:date="2018-12-19T12:28:00Z"/>
        </w:rPr>
      </w:pPr>
      <w:ins w:id="1870" w:author="Karthick Nagarajan" w:date="2018-12-19T12:28:00Z">
        <w:r>
          <w:t xml:space="preserve">                &lt;lastEvent&gt;AUTHORISED&lt;/lastEvent&gt;</w:t>
        </w:r>
      </w:ins>
    </w:p>
    <w:p w:rsidR="00E148A0" w:rsidRDefault="00E148A0" w:rsidP="00E148A0">
      <w:pPr>
        <w:spacing w:after="0" w:line="240" w:lineRule="auto"/>
        <w:rPr>
          <w:ins w:id="1871" w:author="Karthick Nagarajan" w:date="2018-12-19T12:28:00Z"/>
        </w:rPr>
      </w:pPr>
      <w:ins w:id="1872" w:author="Karthick Nagarajan" w:date="2018-12-19T12:28:00Z">
        <w:r>
          <w:t xml:space="preserve">                &lt;AuthorisationId id="237758"/&gt;</w:t>
        </w:r>
      </w:ins>
    </w:p>
    <w:p w:rsidR="00E148A0" w:rsidRDefault="00E148A0" w:rsidP="00E148A0">
      <w:pPr>
        <w:spacing w:after="0" w:line="240" w:lineRule="auto"/>
        <w:rPr>
          <w:ins w:id="1873" w:author="Karthick Nagarajan" w:date="2018-12-19T12:28:00Z"/>
        </w:rPr>
      </w:pPr>
      <w:ins w:id="1874" w:author="Karthick Nagarajan" w:date="2018-12-19T12:28:00Z">
        <w:r>
          <w:t xml:space="preserve">                &lt;CVCResultCode description="B"/&gt;</w:t>
        </w:r>
      </w:ins>
    </w:p>
    <w:p w:rsidR="00E148A0" w:rsidRDefault="00E148A0" w:rsidP="00E148A0">
      <w:pPr>
        <w:spacing w:after="0" w:line="240" w:lineRule="auto"/>
        <w:rPr>
          <w:ins w:id="1875" w:author="Karthick Nagarajan" w:date="2018-12-19T12:28:00Z"/>
        </w:rPr>
      </w:pPr>
      <w:ins w:id="1876" w:author="Karthick Nagarajan" w:date="2018-12-19T12:28:00Z">
        <w:r>
          <w:t xml:space="preserve">                &lt;AVSResultCode description="E"/&gt;</w:t>
        </w:r>
      </w:ins>
    </w:p>
    <w:p w:rsidR="00E148A0" w:rsidRDefault="00E148A0" w:rsidP="00E148A0">
      <w:pPr>
        <w:spacing w:after="0" w:line="240" w:lineRule="auto"/>
        <w:rPr>
          <w:ins w:id="1877" w:author="Karthick Nagarajan" w:date="2018-12-19T12:28:00Z"/>
        </w:rPr>
      </w:pPr>
      <w:ins w:id="1878" w:author="Karthick Nagarajan" w:date="2018-12-19T12:28:00Z">
        <w:r>
          <w:t xml:space="preserve">                &lt;cardHolderName&gt;</w:t>
        </w:r>
      </w:ins>
    </w:p>
    <w:p w:rsidR="00E148A0" w:rsidRDefault="00E148A0" w:rsidP="00E148A0">
      <w:pPr>
        <w:spacing w:after="0" w:line="240" w:lineRule="auto"/>
        <w:rPr>
          <w:ins w:id="1879" w:author="Karthick Nagarajan" w:date="2018-12-19T12:28:00Z"/>
        </w:rPr>
      </w:pPr>
      <w:ins w:id="1880" w:author="Karthick Nagarajan" w:date="2018-12-19T12:28:00Z">
        <w:r>
          <w:t xml:space="preserve">                    &lt;![CDATA[KARTHICK NAGARAJ]]&gt;</w:t>
        </w:r>
      </w:ins>
    </w:p>
    <w:p w:rsidR="00E148A0" w:rsidRDefault="00E148A0" w:rsidP="00E148A0">
      <w:pPr>
        <w:spacing w:after="0" w:line="240" w:lineRule="auto"/>
        <w:rPr>
          <w:ins w:id="1881" w:author="Karthick Nagarajan" w:date="2018-12-19T12:28:00Z"/>
        </w:rPr>
      </w:pPr>
      <w:ins w:id="1882" w:author="Karthick Nagarajan" w:date="2018-12-19T12:28:00Z">
        <w:r>
          <w:t xml:space="preserve">                &lt;/cardHolderName&gt;</w:t>
        </w:r>
      </w:ins>
    </w:p>
    <w:p w:rsidR="00E148A0" w:rsidRDefault="00E148A0" w:rsidP="00E148A0">
      <w:pPr>
        <w:spacing w:after="0" w:line="240" w:lineRule="auto"/>
        <w:rPr>
          <w:ins w:id="1883" w:author="Karthick Nagarajan" w:date="2018-12-19T12:28:00Z"/>
        </w:rPr>
      </w:pPr>
      <w:ins w:id="1884" w:author="Karthick Nagarajan" w:date="2018-12-19T12:28:00Z">
        <w:r>
          <w:t xml:space="preserve">                &lt;issuerCountryCode&gt;N/A&lt;/issuerCountryCode&gt;</w:t>
        </w:r>
      </w:ins>
    </w:p>
    <w:p w:rsidR="00E148A0" w:rsidRDefault="00E148A0" w:rsidP="00E148A0">
      <w:pPr>
        <w:spacing w:after="0" w:line="240" w:lineRule="auto"/>
        <w:rPr>
          <w:ins w:id="1885" w:author="Karthick Nagarajan" w:date="2018-12-19T12:28:00Z"/>
        </w:rPr>
      </w:pPr>
      <w:ins w:id="1886" w:author="Karthick Nagarajan" w:date="2018-12-19T12:28:00Z">
        <w:r>
          <w:t xml:space="preserve">                &lt;balance accountType="IN_PROCESS_AUTHORISED"&gt;</w:t>
        </w:r>
      </w:ins>
    </w:p>
    <w:p w:rsidR="00E148A0" w:rsidRDefault="00E148A0" w:rsidP="00E148A0">
      <w:pPr>
        <w:spacing w:after="0" w:line="240" w:lineRule="auto"/>
        <w:rPr>
          <w:ins w:id="1887" w:author="Karthick Nagarajan" w:date="2018-12-19T12:28:00Z"/>
        </w:rPr>
      </w:pPr>
      <w:ins w:id="1888" w:author="Karthick Nagarajan" w:date="2018-12-19T12:28:00Z">
        <w:r>
          <w:t xml:space="preserve">                    &lt;amount value="3149" currencyCode="USD" exponent="2" debitCreditIndicator="credit"/&gt;</w:t>
        </w:r>
      </w:ins>
    </w:p>
    <w:p w:rsidR="00E148A0" w:rsidRDefault="00E148A0" w:rsidP="00E148A0">
      <w:pPr>
        <w:spacing w:after="0" w:line="240" w:lineRule="auto"/>
        <w:rPr>
          <w:ins w:id="1889" w:author="Karthick Nagarajan" w:date="2018-12-19T12:28:00Z"/>
        </w:rPr>
      </w:pPr>
      <w:ins w:id="1890" w:author="Karthick Nagarajan" w:date="2018-12-19T12:28:00Z">
        <w:r>
          <w:t xml:space="preserve">                &lt;/balance&gt;</w:t>
        </w:r>
      </w:ins>
    </w:p>
    <w:p w:rsidR="00E148A0" w:rsidRDefault="00E148A0" w:rsidP="00E148A0">
      <w:pPr>
        <w:spacing w:after="0" w:line="240" w:lineRule="auto"/>
        <w:rPr>
          <w:ins w:id="1891" w:author="Karthick Nagarajan" w:date="2018-12-19T12:28:00Z"/>
        </w:rPr>
      </w:pPr>
      <w:ins w:id="1892" w:author="Karthick Nagarajan" w:date="2018-12-19T12:28:00Z">
        <w:r>
          <w:t xml:space="preserve">                &lt;riskScore value="-5"/&gt;</w:t>
        </w:r>
      </w:ins>
    </w:p>
    <w:p w:rsidR="00E148A0" w:rsidRDefault="00E148A0" w:rsidP="00E148A0">
      <w:pPr>
        <w:spacing w:after="0" w:line="240" w:lineRule="auto"/>
        <w:rPr>
          <w:ins w:id="1893" w:author="Karthick Nagarajan" w:date="2018-12-19T12:28:00Z"/>
        </w:rPr>
      </w:pPr>
      <w:ins w:id="1894" w:author="Karthick Nagarajan" w:date="2018-12-19T12:28:00Z">
        <w:r>
          <w:t xml:space="preserve">            &lt;/payment&gt;</w:t>
        </w:r>
      </w:ins>
    </w:p>
    <w:p w:rsidR="00E148A0" w:rsidRDefault="00E148A0" w:rsidP="00E148A0">
      <w:pPr>
        <w:spacing w:after="0" w:line="240" w:lineRule="auto"/>
        <w:rPr>
          <w:ins w:id="1895" w:author="Karthick Nagarajan" w:date="2018-12-19T12:28:00Z"/>
        </w:rPr>
      </w:pPr>
      <w:ins w:id="1896" w:author="Karthick Nagarajan" w:date="2018-12-19T12:28:00Z">
        <w:r>
          <w:t xml:space="preserve">        &lt;/orderStatus&gt;</w:t>
        </w:r>
      </w:ins>
    </w:p>
    <w:p w:rsidR="00E148A0" w:rsidRDefault="00E148A0" w:rsidP="00E148A0">
      <w:pPr>
        <w:spacing w:after="0" w:line="240" w:lineRule="auto"/>
        <w:rPr>
          <w:ins w:id="1897" w:author="Karthick Nagarajan" w:date="2018-12-19T12:28:00Z"/>
        </w:rPr>
      </w:pPr>
      <w:ins w:id="1898" w:author="Karthick Nagarajan" w:date="2018-12-19T12:28:00Z">
        <w:r>
          <w:t xml:space="preserve">    &lt;/reply&gt;</w:t>
        </w:r>
      </w:ins>
    </w:p>
    <w:p w:rsidR="00E148A0" w:rsidRPr="00E00FDB" w:rsidRDefault="00E148A0" w:rsidP="00E148A0">
      <w:pPr>
        <w:spacing w:after="0" w:line="240" w:lineRule="auto"/>
        <w:rPr>
          <w:ins w:id="1899" w:author="Karthick Nagarajan" w:date="2018-12-19T12:28:00Z"/>
        </w:rPr>
      </w:pPr>
      <w:ins w:id="1900" w:author="Karthick Nagarajan" w:date="2018-12-19T12:28:00Z">
        <w:r>
          <w:t>&lt;/paymentService&gt;</w:t>
        </w:r>
      </w:ins>
    </w:p>
    <w:p w:rsidR="004E426B" w:rsidRPr="002059EE" w:rsidRDefault="004E426B" w:rsidP="002963B6">
      <w:pPr>
        <w:rPr>
          <w:ins w:id="1901" w:author="Karthick Nagarajan" w:date="2018-12-19T11:45:00Z"/>
        </w:rPr>
      </w:pPr>
    </w:p>
    <w:p w:rsidR="00411B70" w:rsidRPr="00024B54" w:rsidDel="00411B70" w:rsidRDefault="00411B70" w:rsidP="00411B70">
      <w:pPr>
        <w:shd w:val="clear" w:color="auto" w:fill="FFFFFF"/>
        <w:spacing w:after="0" w:line="240" w:lineRule="auto"/>
        <w:rPr>
          <w:del w:id="1902" w:author="Karthick Nagarajan" w:date="2018-12-19T11:37:00Z"/>
          <w:rFonts w:eastAsia="Times New Roman" w:cs="Consolas"/>
        </w:rPr>
      </w:pPr>
    </w:p>
    <w:p w:rsidR="00B84250" w:rsidRPr="003C55C4" w:rsidRDefault="00B84250" w:rsidP="005B2C2E">
      <w:pPr>
        <w:spacing w:after="0"/>
      </w:pPr>
    </w:p>
    <w:p w:rsidR="000B3BAC" w:rsidRDefault="000B3BAC" w:rsidP="000B3BAC">
      <w:pPr>
        <w:pStyle w:val="Heading3"/>
        <w:numPr>
          <w:ilvl w:val="2"/>
          <w:numId w:val="48"/>
        </w:numPr>
      </w:pPr>
      <w:bookmarkStart w:id="1903" w:name="_Toc517950277"/>
      <w:r>
        <w:t>WECHATPAY</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an eWallet payment method, incorporated into the WeChat app. It is one of the most popular payment methods in China, with over 600 million active users</w:t>
      </w:r>
      <w:r>
        <w:rPr>
          <w:rFonts w:asciiTheme="minorHAnsi" w:hAnsiTheme="minorHAnsi" w:cstheme="minorHAnsi"/>
          <w:color w:val="000000"/>
          <w:sz w:val="22"/>
          <w:szCs w:val="22"/>
          <w:shd w:val="clear" w:color="auto" w:fill="FFFFFF"/>
        </w:rPr>
        <w:t xml:space="preserve"> </w:t>
      </w:r>
      <w:r w:rsidRPr="00B82215">
        <w:rPr>
          <w:rFonts w:asciiTheme="minorHAnsi" w:hAnsiTheme="minorHAnsi" w:cstheme="minorHAnsi"/>
          <w:color w:val="000000"/>
          <w:sz w:val="22"/>
          <w:szCs w:val="22"/>
          <w:shd w:val="clear" w:color="auto" w:fill="FFFFFF"/>
        </w:rPr>
        <w:t xml:space="preserve">WeChat Pay is available to shoppers who hold a Chinese domestic bank account. When adding a bank card </w:t>
      </w:r>
      <w:r w:rsidRPr="00B82215">
        <w:rPr>
          <w:rFonts w:asciiTheme="minorHAnsi" w:hAnsiTheme="minorHAnsi" w:cstheme="minorHAnsi"/>
          <w:color w:val="000000"/>
          <w:sz w:val="22"/>
          <w:szCs w:val="22"/>
          <w:shd w:val="clear" w:color="auto" w:fill="FFFFFF"/>
        </w:rPr>
        <w:lastRenderedPageBreak/>
        <w:t>(credit or debit) to their WeChat wallet, shoppers must also provide their Chinese ID (resident identity card), name and phone number. These details are verified in real-time with their bank and must match exactly for successful verification. Without successful verification shoppers will not be able to use WeChat Pay for online purchases.</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available in 10 currencies but shoppers will always have their wallet debited in CNY. WeChat Pay will perform any currency conversion immediately and show the CNY amount throughout the shopper journey. The exchange rate is obtained from their partner settlement banks (China Construction Bank or China CITIC Bank) at 10am each day (02:00 UTC), which is shown to the shopper on the payment success page.</w:t>
      </w:r>
    </w:p>
    <w:p w:rsidR="00B82215" w:rsidRPr="00B82215" w:rsidRDefault="00B82215" w:rsidP="00B82215">
      <w:pPr>
        <w:pStyle w:val="NormalWeb"/>
        <w:spacing w:before="120" w:after="0"/>
        <w:ind w:left="1080"/>
        <w:rPr>
          <w:rFonts w:asciiTheme="minorHAnsi" w:hAnsiTheme="minorHAnsi" w:cstheme="minorHAnsi"/>
          <w:color w:val="000000"/>
          <w:sz w:val="22"/>
          <w:szCs w:val="22"/>
          <w:shd w:val="clear" w:color="auto" w:fill="FFFFFF"/>
        </w:rPr>
      </w:pPr>
    </w:p>
    <w:p w:rsidR="00B82215" w:rsidRPr="00B82215" w:rsidRDefault="00B82215" w:rsidP="00B82215">
      <w:pPr>
        <w:pStyle w:val="NormalWeb"/>
        <w:spacing w:before="120" w:after="0"/>
        <w:ind w:left="1080"/>
        <w:rPr>
          <w:rFonts w:asciiTheme="minorHAnsi" w:hAnsiTheme="minorHAnsi" w:cstheme="minorHAnsi"/>
          <w:color w:val="393939"/>
          <w:sz w:val="22"/>
          <w:szCs w:val="22"/>
        </w:rPr>
      </w:pPr>
      <w:r w:rsidRPr="00B82215">
        <w:rPr>
          <w:rFonts w:asciiTheme="minorHAnsi" w:hAnsiTheme="minorHAnsi" w:cstheme="minorHAnsi"/>
          <w:color w:val="000000"/>
          <w:sz w:val="22"/>
          <w:szCs w:val="22"/>
          <w:shd w:val="clear" w:color="auto" w:fill="FFFFFF"/>
        </w:rPr>
        <w:t>Shoppers can link multiple bank cards to their wallet. They can opt to fund their payment from their wallet, provided they have a sufficient balance, or directly from their linked cards at time of payment.</w:t>
      </w:r>
      <w:r w:rsidRPr="00B82215">
        <w:rPr>
          <w:rFonts w:asciiTheme="minorHAnsi" w:hAnsiTheme="minorHAnsi" w:cstheme="minorHAnsi"/>
          <w:color w:val="393939"/>
          <w:sz w:val="22"/>
          <w:szCs w:val="22"/>
        </w:rPr>
        <w:t>:</w:t>
      </w:r>
    </w:p>
    <w:p w:rsidR="00B82215" w:rsidRDefault="00B82215" w:rsidP="00B82215">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Pr>
          <w:rFonts w:ascii="Calibri" w:hAnsi="Calibri"/>
          <w:color w:val="393939"/>
          <w:sz w:val="21"/>
          <w:szCs w:val="21"/>
        </w:rPr>
        <w:tab/>
        <w:t>eWallet</w:t>
      </w:r>
    </w:p>
    <w:p w:rsidR="00B82215" w:rsidRPr="00343A98" w:rsidRDefault="00B82215" w:rsidP="00B82215">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15"/>
        <w:gridCol w:w="4261"/>
      </w:tblGrid>
      <w:tr w:rsidR="00B82215" w:rsidRPr="00103D9C" w:rsidTr="00E734A8">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E734A8">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82215" w:rsidRPr="00103D9C" w:rsidTr="00E734A8">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82215" w:rsidRPr="00103D9C" w:rsidTr="00E734A8">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B82215">
            <w:pPr>
              <w:spacing w:after="0" w:line="240" w:lineRule="auto"/>
              <w:ind w:left="1080"/>
              <w:rPr>
                <w:rFonts w:ascii="Calibri" w:hAnsi="Calibri"/>
                <w:color w:val="393939"/>
                <w:sz w:val="20"/>
                <w:szCs w:val="20"/>
              </w:rPr>
            </w:pPr>
            <w:r w:rsidRPr="003F0B53">
              <w:rPr>
                <w:rFonts w:ascii="Calibri" w:hAnsi="Calibri"/>
                <w:color w:val="393939"/>
                <w:sz w:val="20"/>
                <w:szCs w:val="20"/>
              </w:rPr>
              <w:t>CNY</w:t>
            </w:r>
          </w:p>
        </w:tc>
      </w:tr>
      <w:tr w:rsidR="00B82215" w:rsidRPr="00103D9C" w:rsidTr="00E734A8">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Default="00B82215" w:rsidP="00B82215">
      <w:pPr>
        <w:pStyle w:val="Heading4"/>
        <w:keepNext/>
        <w:keepLines/>
        <w:ind w:left="1800"/>
      </w:pPr>
      <w:r>
        <w:t>Request Attribute Mapping</w:t>
      </w:r>
    </w:p>
    <w:p w:rsidR="005F238A" w:rsidRDefault="005F238A" w:rsidP="005F238A">
      <w:pPr>
        <w:spacing w:after="0" w:line="240" w:lineRule="auto"/>
        <w:ind w:left="1080"/>
      </w:pPr>
      <w:r>
        <w:t>&lt;?xml version="1.0"?&gt;&lt;!DOCTYPE paymentService PUBLIC "-//Worldpay/DTD Worldpay PaymentService v1//EN" "http://dtd.worldpay.com/paymentService_v1.dtd"&gt;&lt;paymentService merchantCode="SAPIENTNITROECOM" version="1.4"&gt;</w:t>
      </w:r>
    </w:p>
    <w:p w:rsidR="005F238A" w:rsidRDefault="005F238A" w:rsidP="005F238A">
      <w:pPr>
        <w:spacing w:after="0" w:line="240" w:lineRule="auto"/>
        <w:ind w:left="1080"/>
      </w:pPr>
      <w:r>
        <w:t xml:space="preserve">  &lt;submit&gt;</w:t>
      </w:r>
    </w:p>
    <w:p w:rsidR="005F238A" w:rsidRDefault="005F238A" w:rsidP="005F238A">
      <w:pPr>
        <w:spacing w:after="0" w:line="240" w:lineRule="auto"/>
        <w:ind w:left="1080"/>
      </w:pPr>
      <w:r>
        <w:t xml:space="preserve">    &lt;order installationId="1029012" orderCode="01154011"&gt;</w:t>
      </w:r>
    </w:p>
    <w:p w:rsidR="005F238A" w:rsidRDefault="005F238A" w:rsidP="005F238A">
      <w:pPr>
        <w:spacing w:after="0" w:line="240" w:lineRule="auto"/>
        <w:ind w:left="1080"/>
      </w:pPr>
      <w:r>
        <w:t xml:space="preserve">      &lt;description&gt;Merchant Order Number : 01154011&lt;/description&gt;</w:t>
      </w:r>
    </w:p>
    <w:p w:rsidR="005F238A" w:rsidRDefault="005F238A" w:rsidP="005F238A">
      <w:pPr>
        <w:spacing w:after="0" w:line="240" w:lineRule="auto"/>
        <w:ind w:left="1080"/>
      </w:pPr>
      <w:r>
        <w:t xml:space="preserve">      &lt;amount currencyCode="USD" exponent="2" value="7349"/&gt;</w:t>
      </w:r>
    </w:p>
    <w:p w:rsidR="005F238A" w:rsidRDefault="005F238A" w:rsidP="005F238A">
      <w:pPr>
        <w:spacing w:after="0" w:line="240" w:lineRule="auto"/>
        <w:ind w:left="1080"/>
      </w:pPr>
      <w:r>
        <w:t xml:space="preserve">      &lt;orderContent&gt;&amp;lt;center&amp;gt;&amp;lt;table border="1"&amp;gt;&amp;lt;tr&amp;gt;&amp;lt;th&amp;gt;Product ID&amp;lt;/th&amp;gt;&amp;lt;th&amp;gt;Product Name&amp;lt;/th&amp;gt;&amp;lt;th&amp;gt;Quantity&amp;lt;/th&amp;gt;&amp;lt;th&amp;gt;Price&amp;lt;/th&amp;gt;&amp;lt;/tr&amp;gt;&amp;lt;tr&amp;gt;&amp;lt;td&amp;gt;701644388317&amp;lt;/td&amp;gt;&amp;lt;td&amp;gt;Stripe Button Down Shirt.&amp;lt;/td&amp;gt;&amp;lt;td&amp;gt;1&amp;lt;/td&amp;gt;&amp;lt;td&amp;gt;USD 64.00&amp;lt;/td&amp;gt;&amp;lt;/tr&amp;gt;&amp;lt;tr&amp;gt;&amp;lt;td colspan="4"&amp;gt;Your payment will be handled by  Worldpay Payments Services&amp;lt;br/&amp;gt;This name may appear on your bank statement&amp;lt;br/&amp;gt;http://www.worldpay.com&amp;lt;/td&amp;gt;&amp;lt;/tr&amp;gt;&amp;lt;/table&amp;gt;&amp;lt;/center&amp;gt;&lt;/orderContent&gt;</w:t>
      </w:r>
    </w:p>
    <w:p w:rsidR="005F238A" w:rsidRDefault="005F238A" w:rsidP="005F238A">
      <w:pPr>
        <w:spacing w:after="0" w:line="240" w:lineRule="auto"/>
        <w:ind w:left="1080"/>
      </w:pPr>
      <w:r>
        <w:t xml:space="preserve">      &lt;paymentDetails&gt;</w:t>
      </w:r>
    </w:p>
    <w:p w:rsidR="005F238A" w:rsidRDefault="005F238A" w:rsidP="005F238A">
      <w:pPr>
        <w:spacing w:after="0" w:line="240" w:lineRule="auto"/>
        <w:ind w:left="1080"/>
      </w:pPr>
      <w:r>
        <w:t xml:space="preserve">        &lt;WECHATPAY-SSL/&gt;</w:t>
      </w:r>
    </w:p>
    <w:p w:rsidR="005F238A" w:rsidRDefault="005F238A" w:rsidP="005F238A">
      <w:pPr>
        <w:spacing w:after="0" w:line="240" w:lineRule="auto"/>
        <w:ind w:left="1080"/>
      </w:pPr>
      <w:r>
        <w:lastRenderedPageBreak/>
        <w:t xml:space="preserve">      &lt;/paymentDetails&gt;</w:t>
      </w:r>
    </w:p>
    <w:p w:rsidR="005F238A" w:rsidRDefault="005F238A" w:rsidP="005F238A">
      <w:pPr>
        <w:spacing w:after="0" w:line="240" w:lineRule="auto"/>
        <w:ind w:left="1080"/>
      </w:pPr>
      <w:r>
        <w:t xml:space="preserve">      &lt;shopper&gt;</w:t>
      </w:r>
    </w:p>
    <w:p w:rsidR="005F238A" w:rsidRDefault="005F238A" w:rsidP="005F238A">
      <w:pPr>
        <w:spacing w:after="0" w:line="240" w:lineRule="auto"/>
        <w:ind w:left="1080"/>
      </w:pPr>
      <w:r>
        <w:t xml:space="preserve">        &lt;shopperEmailAddress&gt;admin@gmail.com&lt;/shopperEmailAddress&gt;</w:t>
      </w:r>
    </w:p>
    <w:p w:rsidR="005F238A" w:rsidRDefault="005F238A" w:rsidP="005F238A">
      <w:pPr>
        <w:spacing w:after="0" w:line="240" w:lineRule="auto"/>
        <w:ind w:left="1080"/>
      </w:pPr>
      <w:r>
        <w:t xml:space="preserve">        &lt;browser deviceType="0"/&gt;</w:t>
      </w:r>
    </w:p>
    <w:p w:rsidR="005F238A" w:rsidRDefault="005F238A" w:rsidP="005F238A">
      <w:pPr>
        <w:spacing w:after="0" w:line="240" w:lineRule="auto"/>
        <w:ind w:left="1080"/>
      </w:pPr>
      <w:r>
        <w:t xml:space="preserve">      &lt;/shopper&gt;</w:t>
      </w:r>
    </w:p>
    <w:p w:rsidR="005F238A" w:rsidRDefault="005F238A" w:rsidP="005F238A">
      <w:pPr>
        <w:spacing w:after="0" w:line="240" w:lineRule="auto"/>
        <w:ind w:left="1080"/>
      </w:pPr>
      <w:r>
        <w:t xml:space="preserve">    &lt;/order&gt;</w:t>
      </w:r>
    </w:p>
    <w:p w:rsidR="005F238A" w:rsidRDefault="005F238A" w:rsidP="005F238A">
      <w:pPr>
        <w:spacing w:after="0" w:line="240" w:lineRule="auto"/>
        <w:ind w:left="1080"/>
      </w:pPr>
      <w:r>
        <w:t xml:space="preserve">  &lt;/submit&gt;</w:t>
      </w:r>
    </w:p>
    <w:p w:rsidR="00B82215" w:rsidRPr="00343A98" w:rsidRDefault="005F238A" w:rsidP="005F238A">
      <w:pPr>
        <w:spacing w:after="0" w:line="240" w:lineRule="auto"/>
        <w:ind w:left="1080"/>
      </w:pPr>
      <w:r>
        <w:t>&lt;/paymentService&gt;</w:t>
      </w:r>
    </w:p>
    <w:p w:rsidR="00B82215" w:rsidRDefault="00B82215" w:rsidP="00B82215">
      <w:pPr>
        <w:pStyle w:val="Heading4"/>
        <w:keepNext/>
        <w:keepLines/>
        <w:ind w:left="1800"/>
      </w:pPr>
      <w:r>
        <w:t>Response Attribute Mapping</w:t>
      </w:r>
    </w:p>
    <w:p w:rsidR="005F238A" w:rsidRDefault="005F238A" w:rsidP="005F238A">
      <w:pPr>
        <w:spacing w:after="0" w:line="240" w:lineRule="auto"/>
        <w:ind w:left="1080"/>
      </w:pPr>
      <w:r>
        <w:t>&lt;?xml version="1.0" encoding="UTF-8"?&gt;</w:t>
      </w:r>
    </w:p>
    <w:p w:rsidR="005F238A" w:rsidRDefault="005F238A" w:rsidP="005F238A">
      <w:pPr>
        <w:spacing w:after="0" w:line="240" w:lineRule="auto"/>
        <w:ind w:left="1080"/>
      </w:pPr>
      <w:r>
        <w:t>&lt;!DOCTYPE paymentService PUBLIC "-//WorldPay//DTD WorldPay PaymentService v1//EN"</w:t>
      </w:r>
    </w:p>
    <w:p w:rsidR="005F238A" w:rsidRDefault="005F238A" w:rsidP="005F238A">
      <w:pPr>
        <w:spacing w:after="0" w:line="240" w:lineRule="auto"/>
        <w:ind w:left="1080"/>
      </w:pPr>
      <w:r>
        <w:t xml:space="preserve">                                "http://dtd.worldpay.com/paymentService_v1.dtd"&gt;</w:t>
      </w:r>
    </w:p>
    <w:p w:rsidR="005F238A" w:rsidRDefault="005F238A" w:rsidP="005F238A">
      <w:pPr>
        <w:spacing w:after="0" w:line="240" w:lineRule="auto"/>
        <w:ind w:left="1080"/>
      </w:pPr>
      <w:r>
        <w:t>&lt;paymentService version="1.4" merchantCode="SAPIENTNITROECOM"&gt;&lt;reply&gt;&lt;orderStatus orderCode="01154011"&gt;&lt;payment&gt;&lt;paymentMethod&gt;WECHATPAY-SSL&lt;/paymentMethod&gt;&lt;amount value="7349" currencyCode="USD" exponent="2" debitCreditIndicator="credit"/&gt;&lt;lastEvent&gt;SENT_FOR_AUTHORISATION&lt;/lastEvent&gt;&lt;riskScore value="-1"/&gt;&lt;/payment&gt;&lt;qrCode&gt;&lt;![CDATA[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]]&gt;&lt;/qrCode&gt;&lt;/orderStatus&gt;&lt;/reply&gt;&lt;/paymentService&gt;</w:t>
      </w:r>
    </w:p>
    <w:p w:rsidR="005F238A" w:rsidRDefault="005F238A" w:rsidP="00B82215">
      <w:pPr>
        <w:spacing w:after="0" w:line="240" w:lineRule="auto"/>
        <w:ind w:left="1080"/>
      </w:pPr>
    </w:p>
    <w:p w:rsidR="005F238A" w:rsidRDefault="005F238A" w:rsidP="00B82215">
      <w:pPr>
        <w:spacing w:after="0" w:line="240" w:lineRule="auto"/>
        <w:ind w:left="1080"/>
      </w:pPr>
    </w:p>
    <w:p w:rsidR="005F238A" w:rsidRDefault="005F238A" w:rsidP="00B82215">
      <w:pPr>
        <w:spacing w:after="0" w:line="240" w:lineRule="auto"/>
        <w:ind w:left="1080"/>
      </w:pPr>
    </w:p>
    <w:p w:rsidR="000479B9" w:rsidRDefault="000479B9" w:rsidP="000479B9">
      <w:pPr>
        <w:spacing w:after="0" w:line="240" w:lineRule="auto"/>
        <w:rPr>
          <w:noProof/>
        </w:rPr>
      </w:pPr>
    </w:p>
    <w:p w:rsidR="005F238A" w:rsidRDefault="005F238A" w:rsidP="00B82215">
      <w:pPr>
        <w:spacing w:after="0" w:line="240" w:lineRule="auto"/>
        <w:ind w:left="1080"/>
      </w:pPr>
      <w:r>
        <w:rPr>
          <w:noProof/>
        </w:rPr>
        <w:drawing>
          <wp:inline distT="0" distB="0" distL="0" distR="0" wp14:anchorId="07F6919F" wp14:editId="76289E52">
            <wp:extent cx="53435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464" t="11328" r="7193" b="9374"/>
                    <a:stretch/>
                  </pic:blipFill>
                  <pic:spPr bwMode="auto">
                    <a:xfrm>
                      <a:off x="0" y="0"/>
                      <a:ext cx="5343525" cy="3067050"/>
                    </a:xfrm>
                    <a:prstGeom prst="rect">
                      <a:avLst/>
                    </a:prstGeom>
                    <a:ln>
                      <a:noFill/>
                    </a:ln>
                    <a:extLst>
                      <a:ext uri="{53640926-AAD7-44D8-BBD7-CCE9431645EC}">
                        <a14:shadowObscured xmlns:a14="http://schemas.microsoft.com/office/drawing/2010/main"/>
                      </a:ext>
                    </a:extLst>
                  </pic:spPr>
                </pic:pic>
              </a:graphicData>
            </a:graphic>
          </wp:inline>
        </w:drawing>
      </w:r>
    </w:p>
    <w:p w:rsidR="00B82215" w:rsidRDefault="00B82215" w:rsidP="00B82215">
      <w:pPr>
        <w:ind w:left="1080"/>
      </w:pPr>
    </w:p>
    <w:p w:rsidR="000479B9" w:rsidRDefault="000479B9" w:rsidP="000479B9">
      <w:pPr>
        <w:ind w:left="1080"/>
      </w:pPr>
      <w:r>
        <w:lastRenderedPageBreak/>
        <w:t>NOTE: The order is automatically authorised after 15 seconds in the test environment.</w:t>
      </w:r>
    </w:p>
    <w:p w:rsidR="000479B9" w:rsidRPr="00343A98" w:rsidRDefault="000479B9" w:rsidP="000479B9">
      <w:pPr>
        <w:ind w:left="1080"/>
      </w:pPr>
      <w:r>
        <w:t xml:space="preserve">              For the Production environment, u</w:t>
      </w:r>
      <w:r w:rsidR="000474E6">
        <w:t>ser needs to scan the QR code at</w:t>
      </w:r>
      <w:r>
        <w:t xml:space="preserve"> their end from the wechat payment app to complete the order authorisation.</w:t>
      </w:r>
      <w:r w:rsidR="00346D7A">
        <w:t xml:space="preserve"> You can refer the screenshot attached above.</w:t>
      </w:r>
    </w:p>
    <w:p w:rsidR="00B82215" w:rsidRPr="00F61D5D" w:rsidRDefault="00B82215" w:rsidP="00B82215">
      <w:pPr>
        <w:pStyle w:val="Heading3"/>
        <w:keepNext/>
        <w:keepLines/>
        <w:numPr>
          <w:ilvl w:val="2"/>
          <w:numId w:val="47"/>
        </w:numPr>
        <w:pBdr>
          <w:bottom w:val="none" w:sz="0" w:space="0" w:color="auto"/>
        </w:pBdr>
        <w:spacing w:line="276" w:lineRule="auto"/>
        <w:ind w:left="1764"/>
        <w:rPr>
          <w:i w:val="0"/>
          <w:sz w:val="24"/>
          <w:szCs w:val="24"/>
        </w:rPr>
      </w:pPr>
      <w:r w:rsidRPr="00F61D5D">
        <w:rPr>
          <w:i w:val="0"/>
          <w:sz w:val="24"/>
          <w:szCs w:val="24"/>
        </w:rPr>
        <w:t>YANDEX</w:t>
      </w:r>
    </w:p>
    <w:p w:rsidR="00B82215" w:rsidRDefault="00B82215" w:rsidP="00B82215">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69"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82215" w:rsidRPr="003C27B4" w:rsidRDefault="00B82215" w:rsidP="00B82215">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82215" w:rsidRPr="00103D9C" w:rsidTr="00E734A8">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E734A8">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82215" w:rsidRPr="00103D9C" w:rsidTr="00E734A8">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82215" w:rsidRPr="00103D9C" w:rsidTr="00E734A8">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E734A8">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E734A8">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82215" w:rsidRPr="00103D9C" w:rsidTr="00E734A8">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E734A8">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Pr="003C27B4" w:rsidRDefault="00B82215" w:rsidP="00B82215">
      <w:pPr>
        <w:pStyle w:val="Heading4"/>
        <w:keepNext/>
        <w:keepLines/>
        <w:ind w:left="1800"/>
      </w:pPr>
      <w:r>
        <w:t>Request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t>&lt;!DOCTYPE paymentService PUBLIC '-//Bibit//DTD Bibit PaymentService v1//EN' 'http://dtd.worldpay.com/paymentService_v1.dtd'&gt;</w:t>
      </w:r>
    </w:p>
    <w:p w:rsidR="00B82215" w:rsidRDefault="00B82215" w:rsidP="00B82215">
      <w:pPr>
        <w:spacing w:after="0" w:line="240" w:lineRule="auto"/>
        <w:ind w:left="1080"/>
      </w:pPr>
      <w:r>
        <w:t>&lt;paymentService merchantCode="SAPIENTNITROECOM" version="1.4"&gt;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 xml:space="preserve">      &lt;order orderCode="Example_Yandex_Order_Code_0"&gt;</w:t>
      </w:r>
    </w:p>
    <w:p w:rsidR="00B82215" w:rsidRDefault="00B82215" w:rsidP="00B82215">
      <w:pPr>
        <w:spacing w:after="0" w:line="240" w:lineRule="auto"/>
        <w:ind w:left="1080"/>
      </w:pPr>
      <w:r>
        <w:t xml:space="preserve">         &lt;description&gt;Description here&lt;/description&gt;</w:t>
      </w:r>
    </w:p>
    <w:p w:rsidR="00B82215" w:rsidRDefault="00B82215" w:rsidP="00B82215">
      <w:pPr>
        <w:spacing w:after="0" w:line="240" w:lineRule="auto"/>
        <w:ind w:left="1080"/>
      </w:pPr>
      <w:r>
        <w:t xml:space="preserve">         &lt;amount currencyCode="RUB" value="5000" exponent="2"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&lt;![CDATA[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&lt;YANDEXMONEY-SSL shopperCountryCode="RU"&gt;</w:t>
      </w:r>
    </w:p>
    <w:p w:rsidR="00B82215" w:rsidRDefault="00B82215" w:rsidP="00B82215">
      <w:pPr>
        <w:spacing w:after="0" w:line="240" w:lineRule="auto"/>
        <w:ind w:left="1080"/>
      </w:pPr>
      <w:r>
        <w:t xml:space="preserve">               &lt;successURL&gt;http://www.worldpay.com/?successURL&lt;/successURL&gt;</w:t>
      </w:r>
    </w:p>
    <w:p w:rsidR="00B82215" w:rsidRDefault="00B82215" w:rsidP="00B82215">
      <w:pPr>
        <w:spacing w:after="0" w:line="240" w:lineRule="auto"/>
        <w:ind w:left="1080"/>
      </w:pPr>
      <w:r>
        <w:t xml:space="preserve">               &lt;cancelURL&gt;http://www.worldpay.com/?cancelURL&lt;/cancelURL&gt;</w:t>
      </w:r>
    </w:p>
    <w:p w:rsidR="00B82215" w:rsidRDefault="00B82215" w:rsidP="00B82215">
      <w:pPr>
        <w:spacing w:after="0" w:line="240" w:lineRule="auto"/>
        <w:ind w:left="1080"/>
      </w:pPr>
      <w:r>
        <w:t xml:space="preserve">               &lt;pendingURL&gt;http://www.worldpay.com/?pendingURL&lt;/pendingURL&gt;</w:t>
      </w:r>
    </w:p>
    <w:p w:rsidR="00B82215" w:rsidRDefault="00B82215" w:rsidP="00B82215">
      <w:pPr>
        <w:spacing w:after="0" w:line="240" w:lineRule="auto"/>
        <w:ind w:left="1080"/>
      </w:pPr>
      <w:r>
        <w:t xml:space="preserve">            &lt;/YANDEXMONEY-SSL&gt;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&lt;shopperEmailAddress&gt;shopper@worldpay.com&lt;/shopperEmailAddress&gt;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&lt;/order&gt;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lastRenderedPageBreak/>
        <w:t>&lt;/paymentService&gt;</w:t>
      </w:r>
    </w:p>
    <w:p w:rsidR="00B82215" w:rsidRPr="003C27B4" w:rsidRDefault="00B82215" w:rsidP="00B82215">
      <w:pPr>
        <w:spacing w:after="0" w:line="240" w:lineRule="auto"/>
        <w:ind w:left="1080"/>
      </w:pPr>
    </w:p>
    <w:p w:rsidR="00B82215" w:rsidRDefault="00B82215" w:rsidP="00B82215">
      <w:pPr>
        <w:pStyle w:val="Heading4"/>
        <w:keepNext/>
        <w:keepLines/>
        <w:ind w:left="1800"/>
      </w:pPr>
      <w:r>
        <w:t>Response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t>&lt;!DOCTYPE paymentService PUBLIC "-//Worldpay//DTD Worldpay PaymentService v1//EN"</w:t>
      </w:r>
    </w:p>
    <w:p w:rsidR="00B82215" w:rsidRDefault="00B82215" w:rsidP="00B82215">
      <w:pPr>
        <w:spacing w:after="0" w:line="240" w:lineRule="auto"/>
        <w:ind w:left="1080"/>
      </w:pPr>
      <w:r>
        <w:t xml:space="preserve">                                "http://dtd.worldpay.com/paymentService_v1.dtd"&gt;</w:t>
      </w:r>
    </w:p>
    <w:p w:rsidR="00B82215" w:rsidRDefault="00B82215" w:rsidP="00B82215">
      <w:pPr>
        <w:spacing w:after="0" w:line="240" w:lineRule="auto"/>
        <w:ind w:left="1080"/>
      </w:pPr>
      <w:r>
        <w:t>&lt;paymentService version="1.4" merchantCode="SAPIENTNITROECOM"&gt;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 xml:space="preserve">        &lt;orderStatus orderCode="Example_Yandex_Order_Code_0"&gt;</w:t>
      </w:r>
    </w:p>
    <w:p w:rsidR="00B82215" w:rsidRDefault="00B82215" w:rsidP="00B82215">
      <w:pPr>
        <w:spacing w:after="0" w:line="240" w:lineRule="auto"/>
        <w:ind w:left="1080"/>
      </w:pPr>
      <w:r>
        <w:t xml:space="preserve">            &lt;reference id="3015839577"&gt;https://secure-test.worldpay.com/jsp/test/shopper/APMSTSimulator.jsp?customerRef=3013340527&amp;amp;paymentMethod=YANDEXMONEY&lt;/reference&gt;</w:t>
      </w:r>
    </w:p>
    <w:p w:rsidR="00B82215" w:rsidRDefault="00B82215" w:rsidP="00B82215">
      <w:pPr>
        <w:spacing w:after="0" w:line="240" w:lineRule="auto"/>
        <w:ind w:left="1080"/>
      </w:pPr>
      <w:r>
        <w:t xml:space="preserve">        &lt;/orderStatus&gt;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&lt;/paymentService&gt;</w:t>
      </w:r>
    </w:p>
    <w:p w:rsidR="00B82215" w:rsidRDefault="00B82215" w:rsidP="00B82215">
      <w:pPr>
        <w:ind w:left="1080"/>
      </w:pPr>
    </w:p>
    <w:p w:rsidR="00B82215" w:rsidRDefault="00B82215" w:rsidP="00B82215">
      <w:pPr>
        <w:ind w:left="1080"/>
      </w:pPr>
    </w:p>
    <w:p w:rsidR="000B3BAC" w:rsidRPr="000B3BAC" w:rsidRDefault="000B3BAC" w:rsidP="000B3BAC"/>
    <w:p w:rsidR="00AC0F07" w:rsidRDefault="00AC0F07" w:rsidP="008F467C">
      <w:pPr>
        <w:pStyle w:val="Heading1"/>
        <w:numPr>
          <w:ilvl w:val="0"/>
          <w:numId w:val="48"/>
        </w:numPr>
      </w:pPr>
      <w:r>
        <w:t>PRODUCTION SETUP</w:t>
      </w:r>
      <w:bookmarkEnd w:id="1903"/>
    </w:p>
    <w:p w:rsidR="00AC0F07" w:rsidRDefault="00AC0F07" w:rsidP="00A54A88"/>
    <w:p w:rsidR="00A61D13" w:rsidRPr="00A61D13" w:rsidRDefault="00A61D13">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04"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05" w:name="_Toc514075475"/>
      <w:bookmarkStart w:id="1906" w:name="_Toc517950278"/>
      <w:bookmarkEnd w:id="1905"/>
      <w:bookmarkEnd w:id="1906"/>
    </w:p>
    <w:p w:rsidR="00AC0F07" w:rsidRDefault="00AC0F07">
      <w:pPr>
        <w:pStyle w:val="Heading2"/>
        <w:numPr>
          <w:ilvl w:val="1"/>
          <w:numId w:val="47"/>
        </w:numPr>
        <w:pPrChange w:id="1907" w:author="Karthick Nagarajan" w:date="2018-12-19T11:33:00Z">
          <w:pPr>
            <w:pStyle w:val="Heading2"/>
            <w:numPr>
              <w:ilvl w:val="1"/>
              <w:numId w:val="68"/>
            </w:numPr>
            <w:ind w:left="1770" w:hanging="510"/>
          </w:pPr>
        </w:pPrChange>
      </w:pPr>
      <w:bookmarkStart w:id="1908" w:name="_Toc517950279"/>
      <w:r>
        <w:t>PRODUCTION SERVICE SETUP</w:t>
      </w:r>
      <w:bookmarkEnd w:id="1908"/>
    </w:p>
    <w:p w:rsidR="00AC0F07" w:rsidRDefault="00AC0F07" w:rsidP="00A54A88"/>
    <w:p w:rsidR="00AC0F07" w:rsidRPr="00101866" w:rsidRDefault="00AC0F07" w:rsidP="00101866">
      <w:pPr>
        <w:ind w:left="1080"/>
        <w:rPr>
          <w:rFonts w:ascii="Calibri" w:hAnsi="Calibri"/>
          <w:color w:val="393939"/>
          <w:sz w:val="21"/>
          <w:szCs w:val="21"/>
        </w:rPr>
      </w:pPr>
      <w:r w:rsidRPr="00101866">
        <w:rPr>
          <w:rFonts w:ascii="Calibri" w:hAnsi="Calibri"/>
          <w:color w:val="393939"/>
          <w:sz w:val="21"/>
          <w:szCs w:val="21"/>
        </w:rPr>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101866">
        <w:rPr>
          <w:rFonts w:ascii="Calibri" w:hAnsi="Calibri"/>
          <w:color w:val="393939"/>
          <w:sz w:val="21"/>
          <w:szCs w:val="21"/>
        </w:rPr>
        <w:t>Click on “Credentials” Tab</w:t>
      </w:r>
    </w:p>
    <w:p w:rsidR="00AC0F07" w:rsidRPr="00101866" w:rsidRDefault="00AC0F07" w:rsidP="00B761DF">
      <w:pPr>
        <w:pStyle w:val="ListParagraph"/>
        <w:numPr>
          <w:ilvl w:val="0"/>
          <w:numId w:val="45"/>
        </w:numPr>
      </w:pPr>
      <w:r w:rsidRPr="00101866">
        <w:rPr>
          <w:rFonts w:ascii="Calibri" w:hAnsi="Calibri"/>
          <w:color w:val="393939"/>
          <w:sz w:val="21"/>
          <w:szCs w:val="21"/>
        </w:rPr>
        <w:t>Create new credentials by providing the merchant code, production URL, username and password</w:t>
      </w:r>
    </w:p>
    <w:p w:rsidR="00AC0F07" w:rsidRPr="00101866" w:rsidRDefault="00AC0F07" w:rsidP="00B761DF">
      <w:pPr>
        <w:pStyle w:val="ListParagraph"/>
        <w:numPr>
          <w:ilvl w:val="0"/>
          <w:numId w:val="45"/>
        </w:numPr>
      </w:pPr>
      <w:r w:rsidRPr="00101866">
        <w:rPr>
          <w:rFonts w:ascii="Calibri" w:hAnsi="Calibri"/>
          <w:color w:val="393939"/>
          <w:sz w:val="21"/>
          <w:szCs w:val="21"/>
        </w:rPr>
        <w:t>Now, navigate to “Merchant Tools &gt; Site Preferences &gt; Custom Preferences”</w:t>
      </w:r>
    </w:p>
    <w:p w:rsidR="00AC0F07" w:rsidRPr="00101866" w:rsidRDefault="00AC0F07" w:rsidP="00B761DF">
      <w:pPr>
        <w:pStyle w:val="ListParagraph"/>
        <w:numPr>
          <w:ilvl w:val="0"/>
          <w:numId w:val="45"/>
        </w:numPr>
      </w:pPr>
      <w:r w:rsidRPr="00101866">
        <w:rPr>
          <w:rFonts w:ascii="Calibri" w:hAnsi="Calibri"/>
          <w:color w:val="393939"/>
          <w:sz w:val="21"/>
          <w:szCs w:val="21"/>
        </w:rPr>
        <w:t>Inside “Worldpay” group “Merchant Code for Worldpay” as created in step 3. Also modify the other desired preferences on need basis</w:t>
      </w:r>
    </w:p>
    <w:p w:rsidR="00AC0F07" w:rsidRPr="00101866" w:rsidRDefault="00AC0F07" w:rsidP="00B761DF">
      <w:pPr>
        <w:pStyle w:val="ListParagraph"/>
        <w:numPr>
          <w:ilvl w:val="0"/>
          <w:numId w:val="46"/>
        </w:numPr>
      </w:pPr>
      <w:r w:rsidRPr="00101866">
        <w:rPr>
          <w:rFonts w:ascii="Calibri" w:hAnsi="Calibri"/>
          <w:color w:val="393939"/>
          <w:sz w:val="21"/>
          <w:szCs w:val="21"/>
        </w:rPr>
        <w:t>Worldpay Client Side Encryption Public Key</w:t>
      </w:r>
    </w:p>
    <w:p w:rsidR="00AC0F07" w:rsidRPr="00101866" w:rsidRDefault="00AC0F07" w:rsidP="00B761DF">
      <w:pPr>
        <w:pStyle w:val="ListParagraph"/>
        <w:numPr>
          <w:ilvl w:val="0"/>
          <w:numId w:val="46"/>
        </w:numPr>
      </w:pPr>
      <w:r w:rsidRPr="00101866">
        <w:rPr>
          <w:rFonts w:ascii="Calibri" w:hAnsi="Calibri"/>
          <w:color w:val="393939"/>
          <w:sz w:val="21"/>
          <w:szCs w:val="21"/>
        </w:rPr>
        <w:t>Worldpay MAC Secret Code</w:t>
      </w:r>
    </w:p>
    <w:p w:rsidR="00AC0F07" w:rsidRPr="00101866" w:rsidRDefault="00AC0F07" w:rsidP="00B761DF">
      <w:pPr>
        <w:pStyle w:val="ListParagraph"/>
        <w:numPr>
          <w:ilvl w:val="0"/>
          <w:numId w:val="46"/>
        </w:numPr>
      </w:pPr>
      <w:r w:rsidRPr="00101866">
        <w:rPr>
          <w:rFonts w:ascii="Calibri" w:hAnsi="Calibri"/>
          <w:color w:val="393939"/>
          <w:sz w:val="21"/>
          <w:szCs w:val="21"/>
        </w:rPr>
        <w:t>Worldpay Merchant Number</w:t>
      </w:r>
    </w:p>
    <w:p w:rsidR="00AC0F07" w:rsidRPr="00101866" w:rsidRDefault="00AC0F07" w:rsidP="00B761DF">
      <w:pPr>
        <w:pStyle w:val="ListParagraph"/>
        <w:numPr>
          <w:ilvl w:val="0"/>
          <w:numId w:val="46"/>
        </w:numPr>
      </w:pPr>
      <w:r w:rsidRPr="00101866">
        <w:rPr>
          <w:rFonts w:ascii="Calibri" w:hAnsi="Calibri"/>
          <w:color w:val="393939"/>
          <w:sz w:val="21"/>
          <w:szCs w:val="21"/>
        </w:rPr>
        <w:t>Worldpay Installation Id</w:t>
      </w:r>
    </w:p>
    <w:p w:rsidR="00AC0F07" w:rsidRPr="00101866" w:rsidRDefault="00AC0F07" w:rsidP="00B761DF">
      <w:pPr>
        <w:pStyle w:val="ListParagraph"/>
        <w:numPr>
          <w:ilvl w:val="0"/>
          <w:numId w:val="45"/>
        </w:numPr>
        <w:rPr>
          <w:rFonts w:ascii="Calibri" w:hAnsi="Calibri"/>
          <w:color w:val="393939"/>
          <w:sz w:val="21"/>
          <w:szCs w:val="21"/>
        </w:rPr>
      </w:pPr>
      <w:r w:rsidRPr="00101866">
        <w:rPr>
          <w:rFonts w:ascii="Calibri" w:hAnsi="Calibri"/>
          <w:color w:val="393939"/>
          <w:sz w:val="21"/>
          <w:szCs w:val="21"/>
        </w:rPr>
        <w:t>In case if for separate merchant to be used at APM level, then service detail modification to be done in “Merchant Tools &gt; Ordering &gt; Payment Methods”</w:t>
      </w:r>
    </w:p>
    <w:p w:rsidR="00AC0F07" w:rsidRPr="00A54A88" w:rsidRDefault="00AC0F07" w:rsidP="00A54A88"/>
    <w:p w:rsidR="00D11851" w:rsidRDefault="00361A69" w:rsidP="00A3027E">
      <w:pPr>
        <w:pStyle w:val="Heading1"/>
        <w:numPr>
          <w:ilvl w:val="0"/>
          <w:numId w:val="48"/>
        </w:numPr>
      </w:pPr>
      <w:bookmarkStart w:id="1909" w:name="_Toc517950280"/>
      <w:bookmarkStart w:id="1910" w:name="_Toc245264376"/>
      <w:bookmarkEnd w:id="266"/>
      <w:r>
        <w:lastRenderedPageBreak/>
        <w:t>OPERATIONS, MAINTENANCE</w:t>
      </w:r>
      <w:bookmarkEnd w:id="1909"/>
    </w:p>
    <w:p w:rsidR="003E41E2" w:rsidRPr="003E41E2" w:rsidRDefault="003E41E2" w:rsidP="003E41E2"/>
    <w:p w:rsidR="00A3027E" w:rsidRPr="00A3027E" w:rsidRDefault="00A3027E">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11"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12" w:name="_Toc514075478"/>
      <w:bookmarkStart w:id="1913" w:name="_Toc517950281"/>
      <w:bookmarkEnd w:id="1912"/>
      <w:bookmarkEnd w:id="1913"/>
    </w:p>
    <w:p w:rsidR="00D11851" w:rsidRPr="00F10C2D" w:rsidRDefault="00361A69">
      <w:pPr>
        <w:pStyle w:val="Heading2"/>
        <w:numPr>
          <w:ilvl w:val="1"/>
          <w:numId w:val="47"/>
        </w:numPr>
        <w:pPrChange w:id="1914" w:author="Karthick Nagarajan" w:date="2018-12-19T11:33:00Z">
          <w:pPr>
            <w:pStyle w:val="Heading2"/>
            <w:numPr>
              <w:ilvl w:val="1"/>
              <w:numId w:val="68"/>
            </w:numPr>
            <w:ind w:left="1770" w:hanging="510"/>
          </w:pPr>
        </w:pPrChange>
      </w:pPr>
      <w:bookmarkStart w:id="1915" w:name="_Toc517950282"/>
      <w:r>
        <w:t>DATA STORAGE</w:t>
      </w:r>
      <w:bookmarkEnd w:id="1915"/>
    </w:p>
    <w:p w:rsidR="000D7235" w:rsidRPr="00A3027E" w:rsidRDefault="006929BD">
      <w:pPr>
        <w:pStyle w:val="Heading3"/>
        <w:keepNext/>
        <w:keepLines/>
        <w:numPr>
          <w:ilvl w:val="2"/>
          <w:numId w:val="47"/>
        </w:numPr>
        <w:pBdr>
          <w:bottom w:val="none" w:sz="0" w:space="0" w:color="auto"/>
        </w:pBdr>
        <w:spacing w:line="276" w:lineRule="auto"/>
        <w:ind w:left="1764"/>
        <w:rPr>
          <w:i w:val="0"/>
          <w:sz w:val="24"/>
          <w:szCs w:val="24"/>
        </w:rPr>
        <w:pPrChange w:id="1916"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917" w:name="_Toc517950283"/>
      <w:r w:rsidRPr="00A3027E">
        <w:rPr>
          <w:i w:val="0"/>
          <w:sz w:val="24"/>
          <w:szCs w:val="24"/>
        </w:rPr>
        <w:t>Order Level Attributes</w:t>
      </w:r>
      <w:bookmarkEnd w:id="1917"/>
    </w:p>
    <w:p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ditional attributes are defined and stored in Order object</w:t>
      </w:r>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the same can be used by Order Management System for further processing.</w:t>
      </w:r>
      <w:r w:rsidR="00110844">
        <w:t xml:space="preserve"> </w:t>
      </w:r>
    </w:p>
    <w:tbl>
      <w:tblPr>
        <w:tblW w:w="8789" w:type="dxa"/>
        <w:tblInd w:w="1173" w:type="dxa"/>
        <w:tblLook w:val="04A0" w:firstRow="1" w:lastRow="0" w:firstColumn="1" w:lastColumn="0" w:noHBand="0" w:noVBand="1"/>
      </w:tblPr>
      <w:tblGrid>
        <w:gridCol w:w="812"/>
        <w:gridCol w:w="2803"/>
        <w:gridCol w:w="3097"/>
        <w:gridCol w:w="2077"/>
      </w:tblGrid>
      <w:tr w:rsidR="00110844" w:rsidRPr="007034E9" w:rsidTr="00101866">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3097"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2077" w:type="dxa"/>
            <w:tcBorders>
              <w:top w:val="single" w:sz="8" w:space="0" w:color="auto"/>
              <w:left w:val="single" w:sz="4" w:space="0" w:color="auto"/>
              <w:bottom w:val="single" w:sz="8" w:space="0" w:color="auto"/>
              <w:right w:val="single" w:sz="8" w:space="0" w:color="auto"/>
            </w:tcBorders>
            <w:shd w:val="clear" w:color="000000" w:fill="C5D9F1"/>
            <w:vAlign w:val="bottom"/>
          </w:tcPr>
          <w:p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value of declined code from </w:t>
            </w:r>
            <w:r w:rsidR="00C04461">
              <w:rPr>
                <w:rFonts w:ascii="Calibri" w:hAnsi="Calibri"/>
                <w:color w:val="393939"/>
                <w:sz w:val="21"/>
                <w:szCs w:val="21"/>
              </w:rPr>
              <w:t>Worldpay</w:t>
            </w:r>
            <w:r>
              <w:rPr>
                <w:rFonts w:ascii="Calibri" w:hAnsi="Calibri"/>
                <w:color w:val="393939"/>
                <w:sz w:val="21"/>
                <w:szCs w:val="21"/>
              </w:rPr>
              <w:t xml:space="preserve">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2</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string </w:t>
            </w:r>
            <w:r w:rsidR="00AF55D4">
              <w:rPr>
                <w:rFonts w:ascii="Calibri" w:hAnsi="Calibri"/>
                <w:color w:val="393939"/>
                <w:sz w:val="21"/>
                <w:szCs w:val="21"/>
              </w:rPr>
              <w:t>sends</w:t>
            </w:r>
            <w:r>
              <w:rPr>
                <w:rFonts w:ascii="Calibri" w:hAnsi="Calibri"/>
                <w:color w:val="393939"/>
                <w:sz w:val="21"/>
                <w:szCs w:val="21"/>
              </w:rPr>
              <w:t xml:space="preserve"> by for Risk management or Risk Guardian.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4</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5</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rsidTr="00101866">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6</w:t>
            </w:r>
          </w:p>
        </w:tc>
        <w:tc>
          <w:tcPr>
            <w:tcW w:w="2803"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3097"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2077" w:type="dxa"/>
            <w:tcBorders>
              <w:top w:val="nil"/>
              <w:left w:val="single" w:sz="4" w:space="0" w:color="auto"/>
              <w:bottom w:val="single" w:sz="8"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rsidTr="00101866">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3097"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2077" w:type="dxa"/>
            <w:tcBorders>
              <w:top w:val="single" w:sz="8" w:space="0" w:color="auto"/>
              <w:left w:val="single" w:sz="4" w:space="0" w:color="auto"/>
              <w:bottom w:val="single" w:sz="4" w:space="0" w:color="auto"/>
              <w:right w:val="single" w:sz="4"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maintains the history of Order status. This is Array, so whenever order status will be changed transaction status will be </w:t>
            </w:r>
            <w:r>
              <w:rPr>
                <w:rFonts w:ascii="Calibri" w:hAnsi="Calibri"/>
                <w:color w:val="393939"/>
                <w:sz w:val="21"/>
                <w:szCs w:val="21"/>
              </w:rPr>
              <w:lastRenderedPageBreak/>
              <w:t>updated by order notification.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lastRenderedPageBreak/>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Default="00110844">
            <w:pPr>
              <w:rPr>
                <w:rFonts w:ascii="Calibri" w:hAnsi="Calibri"/>
                <w:color w:val="393939"/>
                <w:sz w:val="21"/>
                <w:szCs w:val="21"/>
              </w:rPr>
            </w:pPr>
            <w:r w:rsidRPr="00C75E15">
              <w:rPr>
                <w:rFonts w:ascii="Calibri" w:hAnsi="Calibri"/>
                <w:color w:val="393939"/>
                <w:sz w:val="21"/>
                <w:szCs w:val="21"/>
              </w:rPr>
              <w:t>AAV Postcode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731887" w:rsidRDefault="00110844">
            <w:pPr>
              <w:rPr>
                <w:rFonts w:ascii="Calibri" w:hAnsi="Calibri"/>
                <w:color w:val="393939"/>
                <w:sz w:val="21"/>
                <w:szCs w:val="21"/>
              </w:rPr>
            </w:pPr>
            <w:r w:rsidRPr="00C75E15">
              <w:rPr>
                <w:rFonts w:ascii="Calibri" w:hAnsi="Calibri"/>
                <w:color w:val="393939"/>
                <w:sz w:val="21"/>
                <w:szCs w:val="21"/>
              </w:rPr>
              <w:t>aaVPostcodeResultCode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Address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aaVAddressResultCode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 Response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issuerResponse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Response from Issuer After 3D verification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Email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aaVEmailResultCode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Email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Telephone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aaVTelephoneResultCode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Telephone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B27CBE">
            <w:pPr>
              <w:rPr>
                <w:rFonts w:ascii="Calibri" w:hAnsi="Calibri"/>
                <w:color w:val="393939"/>
                <w:sz w:val="21"/>
                <w:szCs w:val="21"/>
              </w:rPr>
            </w:pPr>
            <w:r>
              <w:rPr>
                <w:rFonts w:ascii="Calibri" w:hAnsi="Calibri"/>
                <w:color w:val="393939"/>
                <w:sz w:val="21"/>
                <w:szCs w:val="21"/>
              </w:rPr>
              <w:t xml:space="preserve">SEPA </w:t>
            </w:r>
            <w:r w:rsidR="00110844" w:rsidRPr="00C75E15">
              <w:rPr>
                <w:rFonts w:ascii="Calibri" w:hAnsi="Calibri"/>
                <w:color w:val="393939"/>
                <w:sz w:val="21"/>
                <w:szCs w:val="21"/>
              </w:rPr>
              <w:t>Mandate ID</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mandateID</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rsidP="00101866">
            <w:pPr>
              <w:rPr>
                <w:rFonts w:ascii="Calibri" w:hAnsi="Calibri"/>
                <w:color w:val="393939"/>
                <w:sz w:val="21"/>
                <w:szCs w:val="21"/>
              </w:rPr>
            </w:pPr>
            <w:r w:rsidRPr="00C75E15">
              <w:rPr>
                <w:rFonts w:ascii="Calibri" w:hAnsi="Calibri"/>
                <w:color w:val="393939"/>
                <w:sz w:val="21"/>
                <w:szCs w:val="21"/>
              </w:rPr>
              <w:t xml:space="preserve">Mandate ID created for </w:t>
            </w:r>
            <w:r w:rsidR="00B27CBE">
              <w:rPr>
                <w:rFonts w:ascii="Calibri" w:hAnsi="Calibri"/>
                <w:color w:val="393939"/>
                <w:sz w:val="21"/>
                <w:szCs w:val="21"/>
              </w:rPr>
              <w:t xml:space="preserve">SEPA </w:t>
            </w:r>
            <w:r w:rsidRPr="00C75E15">
              <w:rPr>
                <w:rFonts w:ascii="Calibri" w:hAnsi="Calibri"/>
                <w:color w:val="393939"/>
                <w:sz w:val="21"/>
                <w:szCs w:val="21"/>
              </w:rPr>
              <w:t>transaction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6E4740">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Last Event</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LastEvent</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 xml:space="preserve">Last Event occurred on order at </w:t>
            </w:r>
            <w:r w:rsidR="00C04461">
              <w:rPr>
                <w:rFonts w:ascii="Calibri" w:hAnsi="Calibri"/>
                <w:color w:val="393939"/>
                <w:sz w:val="21"/>
                <w:szCs w:val="21"/>
              </w:rPr>
              <w:t>Worldpay</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MAC Missing</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worldpayMACMissingVal</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True when Mac error received in redirect Credit Card or APM re</w:t>
            </w:r>
            <w:r w:rsidR="00DF25C7">
              <w:rPr>
                <w:rFonts w:ascii="Calibri" w:hAnsi="Calibri"/>
                <w:color w:val="393939"/>
                <w:sz w:val="21"/>
                <w:szCs w:val="21"/>
              </w:rPr>
              <w:t>s</w:t>
            </w:r>
            <w:r w:rsidRPr="00C75E15">
              <w:rPr>
                <w:rFonts w:ascii="Calibri" w:hAnsi="Calibri"/>
                <w:color w:val="393939"/>
                <w:sz w:val="21"/>
                <w:szCs w:val="21"/>
              </w:rPr>
              <w:t>ponse URL</w:t>
            </w:r>
          </w:p>
        </w:tc>
      </w:tr>
      <w:tr w:rsidR="00B27CBE"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B27CBE" w:rsidRDefault="00B27CBE" w:rsidP="00C75E15">
            <w:pPr>
              <w:rPr>
                <w:rFonts w:ascii="Calibri" w:hAnsi="Calibri"/>
                <w:color w:val="393939"/>
                <w:sz w:val="21"/>
                <w:szCs w:val="21"/>
              </w:rPr>
            </w:pPr>
            <w:r>
              <w:rPr>
                <w:rFonts w:ascii="Calibri" w:hAnsi="Calibri"/>
                <w:color w:val="393939"/>
                <w:sz w:val="21"/>
                <w:szCs w:val="21"/>
              </w:rPr>
              <w:t>16</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Del="00C04461" w:rsidRDefault="00B27CBE">
            <w:pPr>
              <w:rPr>
                <w:rFonts w:ascii="Calibri" w:hAnsi="Calibri"/>
                <w:color w:val="393939"/>
                <w:sz w:val="21"/>
                <w:szCs w:val="21"/>
              </w:rPr>
            </w:pPr>
            <w:r w:rsidRPr="00101866">
              <w:rPr>
                <w:rFonts w:ascii="Calibri" w:hAnsi="Calibri"/>
                <w:color w:val="393939"/>
                <w:sz w:val="21"/>
                <w:szCs w:val="21"/>
              </w:rPr>
              <w:t>AAV Cardholder Name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RDefault="00B27CBE">
            <w:pPr>
              <w:rPr>
                <w:rFonts w:ascii="Calibri" w:hAnsi="Calibri"/>
                <w:color w:val="393939"/>
                <w:sz w:val="21"/>
                <w:szCs w:val="21"/>
              </w:rPr>
            </w:pPr>
            <w:r w:rsidRPr="00101866">
              <w:rPr>
                <w:rFonts w:ascii="Calibri" w:hAnsi="Calibri"/>
                <w:color w:val="393939"/>
                <w:sz w:val="21"/>
                <w:szCs w:val="21"/>
              </w:rPr>
              <w:t>aaVCardholderNameResultCode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B27CBE" w:rsidRPr="00C75E15" w:rsidRDefault="00D8723D">
            <w:pPr>
              <w:rPr>
                <w:rFonts w:ascii="Calibri" w:hAnsi="Calibri"/>
                <w:color w:val="393939"/>
                <w:sz w:val="21"/>
                <w:szCs w:val="21"/>
              </w:rPr>
            </w:pPr>
            <w:r>
              <w:rPr>
                <w:rFonts w:ascii="Calibri" w:hAnsi="Calibri"/>
                <w:color w:val="393939"/>
                <w:sz w:val="21"/>
                <w:szCs w:val="21"/>
              </w:rPr>
              <w:t>Card Holder Name Result Code</w:t>
            </w:r>
          </w:p>
        </w:tc>
      </w:tr>
    </w:tbl>
    <w:p w:rsidR="00110844" w:rsidRDefault="00110844" w:rsidP="00110844">
      <w:pPr>
        <w:ind w:left="1080"/>
      </w:pPr>
    </w:p>
    <w:p w:rsidR="00D71D26" w:rsidRPr="00A3027E" w:rsidRDefault="008C48BC">
      <w:pPr>
        <w:pStyle w:val="Heading3"/>
        <w:keepNext/>
        <w:keepLines/>
        <w:numPr>
          <w:ilvl w:val="2"/>
          <w:numId w:val="47"/>
        </w:numPr>
        <w:pBdr>
          <w:bottom w:val="none" w:sz="0" w:space="0" w:color="auto"/>
        </w:pBdr>
        <w:spacing w:line="276" w:lineRule="auto"/>
        <w:ind w:left="1764"/>
        <w:rPr>
          <w:i w:val="0"/>
          <w:sz w:val="24"/>
          <w:szCs w:val="24"/>
        </w:rPr>
        <w:pPrChange w:id="1918"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919" w:name="_Toc517950284"/>
      <w:r w:rsidRPr="00A3027E">
        <w:rPr>
          <w:i w:val="0"/>
          <w:sz w:val="24"/>
          <w:szCs w:val="24"/>
        </w:rPr>
        <w:t>Order Payment Instrument Attributes</w:t>
      </w:r>
      <w:bookmarkEnd w:id="1919"/>
    </w:p>
    <w:p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Attributes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These are specific to the Payment Method and are captured in &lt;payment&gt; tag.</w:t>
      </w:r>
    </w:p>
    <w:p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C75E15">
            <w:pPr>
              <w:ind w:left="1080"/>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lastRenderedPageBreak/>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Default="00D71D26">
            <w:pPr>
              <w:rPr>
                <w:rFonts w:ascii="Calibri" w:hAnsi="Calibri"/>
                <w:color w:val="393939"/>
                <w:sz w:val="21"/>
                <w:szCs w:val="21"/>
              </w:rPr>
            </w:pPr>
            <w:r w:rsidRPr="004227E8">
              <w:rPr>
                <w:rFonts w:ascii="Calibri" w:hAnsi="Calibri"/>
                <w:color w:val="393939"/>
                <w:sz w:val="21"/>
                <w:szCs w:val="21"/>
              </w:rPr>
              <w:t>installments</w:t>
            </w:r>
          </w:p>
          <w:p w:rsidR="004A1FE6" w:rsidRPr="004A1FE6" w:rsidRDefault="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D71D26" w:rsidRPr="007034E9"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r>
      <w:tr w:rsidR="00D71D26"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Token requested value where selected for cards</w:t>
            </w:r>
          </w:p>
        </w:tc>
      </w:tr>
    </w:tbl>
    <w:p w:rsidR="003B089F" w:rsidRPr="000707D4" w:rsidRDefault="00F61977">
      <w:pPr>
        <w:pStyle w:val="Heading3"/>
        <w:keepNext/>
        <w:keepLines/>
        <w:numPr>
          <w:ilvl w:val="2"/>
          <w:numId w:val="47"/>
        </w:numPr>
        <w:pBdr>
          <w:bottom w:val="none" w:sz="0" w:space="0" w:color="auto"/>
        </w:pBdr>
        <w:spacing w:line="276" w:lineRule="auto"/>
        <w:ind w:left="1764"/>
        <w:rPr>
          <w:i w:val="0"/>
          <w:sz w:val="24"/>
          <w:szCs w:val="24"/>
        </w:rPr>
        <w:pPrChange w:id="1920"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921" w:name="_Toc517950285"/>
      <w:r w:rsidRPr="00A3027E">
        <w:rPr>
          <w:i w:val="0"/>
          <w:sz w:val="24"/>
          <w:szCs w:val="24"/>
        </w:rPr>
        <w:t>Order Notification Custom Object</w:t>
      </w:r>
      <w:bookmarkEnd w:id="1921"/>
    </w:p>
    <w:p w:rsidR="00D71D26" w:rsidRDefault="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till the time it is deleted by the Notification job.</w:t>
      </w:r>
    </w:p>
    <w:p w:rsidR="00D71D26" w:rsidRPr="00731887" w:rsidRDefault="00D71D26" w:rsidP="00C75E15"/>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rsidR="000D7235" w:rsidRPr="000D7235" w:rsidRDefault="000D7235" w:rsidP="00D71D26">
      <w:pPr>
        <w:ind w:left="1080"/>
      </w:pPr>
    </w:p>
    <w:p w:rsidR="00D11851" w:rsidRPr="00F10C2D" w:rsidRDefault="00361A69">
      <w:pPr>
        <w:pStyle w:val="Heading2"/>
        <w:numPr>
          <w:ilvl w:val="1"/>
          <w:numId w:val="47"/>
        </w:numPr>
        <w:pPrChange w:id="1922" w:author="Karthick Nagarajan" w:date="2018-12-19T11:33:00Z">
          <w:pPr>
            <w:pStyle w:val="Heading2"/>
            <w:numPr>
              <w:ilvl w:val="1"/>
              <w:numId w:val="68"/>
            </w:numPr>
            <w:ind w:left="1770" w:hanging="510"/>
          </w:pPr>
        </w:pPrChange>
      </w:pPr>
      <w:bookmarkStart w:id="1923" w:name="_Toc517950286"/>
      <w:r>
        <w:t>AVAILABILITY</w:t>
      </w:r>
      <w:bookmarkEnd w:id="1923"/>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D11851" w:rsidRPr="00F10C2D" w:rsidRDefault="00361A69">
      <w:pPr>
        <w:pStyle w:val="Heading2"/>
        <w:numPr>
          <w:ilvl w:val="1"/>
          <w:numId w:val="47"/>
        </w:numPr>
        <w:pPrChange w:id="1924" w:author="Karthick Nagarajan" w:date="2018-12-19T11:33:00Z">
          <w:pPr>
            <w:pStyle w:val="Heading2"/>
            <w:numPr>
              <w:ilvl w:val="1"/>
              <w:numId w:val="68"/>
            </w:numPr>
            <w:ind w:left="1770" w:hanging="510"/>
          </w:pPr>
        </w:pPrChange>
      </w:pPr>
      <w:bookmarkStart w:id="1925" w:name="_Toc517950287"/>
      <w:r>
        <w:t>SUPPORT</w:t>
      </w:r>
      <w:bookmarkEnd w:id="1925"/>
    </w:p>
    <w:p w:rsidR="00156710" w:rsidRDefault="00156710" w:rsidP="00D11851">
      <w:pPr>
        <w:pStyle w:val="dmcFlietext"/>
      </w:pPr>
    </w:p>
    <w:p w:rsidR="00DC5A38" w:rsidRDefault="00915C7A">
      <w:pPr>
        <w:rPr>
          <w:rFonts w:asciiTheme="majorHAnsi" w:eastAsiaTheme="majorEastAsia" w:hAnsiTheme="majorHAnsi" w:cstheme="majorBidi"/>
          <w:b/>
          <w:bCs/>
          <w:color w:val="365F91" w:themeColor="accent1" w:themeShade="BF"/>
          <w:sz w:val="24"/>
          <w:szCs w:val="24"/>
        </w:rPr>
      </w:pPr>
      <w:bookmarkStart w:id="1926" w:name="_Toc279703491"/>
      <w:bookmarkStart w:id="1927" w:name="_Toc279703584"/>
      <w:bookmarkEnd w:id="1910"/>
      <w:r>
        <w:br w:type="page"/>
      </w:r>
      <w:r w:rsidR="004A6711">
        <w:lastRenderedPageBreak/>
        <w:t>Worldpay to add content here</w:t>
      </w:r>
    </w:p>
    <w:tbl>
      <w:tblPr>
        <w:tblStyle w:val="TableGrid"/>
        <w:tblW w:w="0" w:type="auto"/>
        <w:tblLook w:val="04A0" w:firstRow="1" w:lastRow="0" w:firstColumn="1" w:lastColumn="0" w:noHBand="0" w:noVBand="1"/>
      </w:tblPr>
      <w:tblGrid>
        <w:gridCol w:w="2867"/>
        <w:gridCol w:w="3976"/>
        <w:gridCol w:w="2893"/>
      </w:tblGrid>
      <w:tr w:rsidR="00DC5A38" w:rsidTr="00101866">
        <w:trPr>
          <w:trHeight w:val="339"/>
        </w:trPr>
        <w:tc>
          <w:tcPr>
            <w:tcW w:w="2981"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657"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000"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rsidTr="00101866">
        <w:trPr>
          <w:trHeight w:val="482"/>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 Sim</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3000"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DC5A38" w:rsidTr="00101866">
        <w:trPr>
          <w:trHeight w:val="470"/>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 Patel</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3000"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9A2F9E" w:rsidTr="00101866">
        <w:trPr>
          <w:trHeight w:val="254"/>
        </w:trPr>
        <w:tc>
          <w:tcPr>
            <w:tcW w:w="2981" w:type="dxa"/>
          </w:tcPr>
          <w:p w:rsidR="009A2F9E" w:rsidRPr="00101866" w:rsidRDefault="009A2F9E" w:rsidP="007A4214">
            <w:pPr>
              <w:ind w:left="1080"/>
              <w:rPr>
                <w:rFonts w:ascii="Calibri" w:hAnsi="Calibri"/>
                <w:color w:val="393939"/>
                <w:sz w:val="21"/>
                <w:szCs w:val="21"/>
              </w:rPr>
            </w:pPr>
            <w:r>
              <w:t>Jonathan Berry</w:t>
            </w:r>
          </w:p>
        </w:tc>
        <w:tc>
          <w:tcPr>
            <w:tcW w:w="3657" w:type="dxa"/>
          </w:tcPr>
          <w:p w:rsidR="009A2F9E" w:rsidRPr="00101866" w:rsidRDefault="000D27B3" w:rsidP="007A4214">
            <w:pPr>
              <w:ind w:left="1080"/>
              <w:rPr>
                <w:rFonts w:ascii="Calibri" w:hAnsi="Calibri"/>
                <w:color w:val="393939"/>
                <w:sz w:val="21"/>
                <w:szCs w:val="21"/>
              </w:rPr>
            </w:pPr>
            <w:r w:rsidRPr="000D27B3">
              <w:rPr>
                <w:rFonts w:ascii="Calibri" w:hAnsi="Calibri"/>
                <w:color w:val="393939"/>
                <w:sz w:val="21"/>
                <w:szCs w:val="21"/>
              </w:rPr>
              <w:t>jonathan.berry@worldpay.com</w:t>
            </w:r>
          </w:p>
        </w:tc>
        <w:tc>
          <w:tcPr>
            <w:tcW w:w="3000" w:type="dxa"/>
          </w:tcPr>
          <w:p w:rsidR="009A2F9E" w:rsidRPr="00101866" w:rsidRDefault="000D27B3" w:rsidP="007A4214">
            <w:pPr>
              <w:ind w:left="1080"/>
              <w:rPr>
                <w:rFonts w:ascii="Calibri" w:hAnsi="Calibri"/>
                <w:color w:val="393939"/>
                <w:sz w:val="21"/>
                <w:szCs w:val="21"/>
              </w:rPr>
            </w:pPr>
            <w:r w:rsidRPr="00101866">
              <w:rPr>
                <w:rFonts w:ascii="Calibri" w:hAnsi="Calibri"/>
                <w:color w:val="393939"/>
                <w:sz w:val="21"/>
                <w:szCs w:val="21"/>
              </w:rPr>
              <w:t>Secondary</w:t>
            </w:r>
          </w:p>
        </w:tc>
      </w:tr>
    </w:tbl>
    <w:p w:rsidR="00915C7A" w:rsidRDefault="00915C7A">
      <w:pPr>
        <w:rPr>
          <w:rFonts w:asciiTheme="majorHAnsi" w:eastAsiaTheme="majorEastAsia" w:hAnsiTheme="majorHAnsi" w:cstheme="majorBidi"/>
          <w:b/>
          <w:bCs/>
          <w:color w:val="365F91" w:themeColor="accent1" w:themeShade="BF"/>
          <w:sz w:val="24"/>
          <w:szCs w:val="24"/>
        </w:rPr>
      </w:pPr>
    </w:p>
    <w:p w:rsidR="00D3375A" w:rsidRDefault="00361A69" w:rsidP="002A1923">
      <w:pPr>
        <w:pStyle w:val="Heading1"/>
        <w:numPr>
          <w:ilvl w:val="0"/>
          <w:numId w:val="48"/>
        </w:numPr>
      </w:pPr>
      <w:bookmarkStart w:id="1928" w:name="_Toc517950288"/>
      <w:bookmarkEnd w:id="1926"/>
      <w:bookmarkEnd w:id="1927"/>
      <w:r>
        <w:t>USER GUIDE</w:t>
      </w:r>
      <w:bookmarkEnd w:id="1928"/>
    </w:p>
    <w:p w:rsidR="00156710" w:rsidRDefault="00156710" w:rsidP="00EB47BC">
      <w:pPr>
        <w:pStyle w:val="dmcFlietext"/>
        <w:ind w:left="1416"/>
      </w:pPr>
    </w:p>
    <w:p w:rsidR="002A1923" w:rsidRPr="002A1923" w:rsidRDefault="002A1923">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29"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30" w:name="_Toc514075486"/>
      <w:bookmarkStart w:id="1931" w:name="_Toc517950289"/>
      <w:bookmarkEnd w:id="1930"/>
      <w:bookmarkEnd w:id="1931"/>
    </w:p>
    <w:p w:rsidR="00D11851" w:rsidRDefault="00361A69">
      <w:pPr>
        <w:pStyle w:val="Heading2"/>
        <w:numPr>
          <w:ilvl w:val="1"/>
          <w:numId w:val="47"/>
        </w:numPr>
        <w:pPrChange w:id="1932" w:author="Karthick Nagarajan" w:date="2018-12-19T11:33:00Z">
          <w:pPr>
            <w:pStyle w:val="Heading2"/>
            <w:numPr>
              <w:ilvl w:val="1"/>
              <w:numId w:val="68"/>
            </w:numPr>
            <w:ind w:left="1770" w:hanging="510"/>
          </w:pPr>
        </w:pPrChange>
      </w:pPr>
      <w:bookmarkStart w:id="1933" w:name="_Toc517950290"/>
      <w:r>
        <w:t>ROLES, RESPONSIBILITIES</w:t>
      </w:r>
      <w:bookmarkEnd w:id="1933"/>
    </w:p>
    <w:p w:rsidR="00AD7BF6" w:rsidRPr="00AD7BF6" w:rsidRDefault="00AF55D4"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w:t>
      </w:r>
      <w:r w:rsidR="00F1428E" w:rsidRPr="00413F39">
        <w:rPr>
          <w:rFonts w:ascii="Calibri" w:hAnsi="Calibri"/>
          <w:color w:val="393939"/>
          <w:sz w:val="21"/>
          <w:szCs w:val="21"/>
        </w:rPr>
        <w:t xml:space="preserve"> most of the integration works is done by the backend developer. We expect that the person doing this integration is familiar with the web service, xml processing and has hands on experience with the </w:t>
      </w:r>
      <w:r w:rsidR="006606B7">
        <w:rPr>
          <w:rFonts w:ascii="Calibri" w:hAnsi="Calibri"/>
          <w:color w:val="393939"/>
          <w:sz w:val="21"/>
          <w:szCs w:val="21"/>
        </w:rPr>
        <w:t>SFCC</w:t>
      </w:r>
      <w:r w:rsidR="00F1428E" w:rsidRPr="00413F39">
        <w:rPr>
          <w:rFonts w:ascii="Calibri" w:hAnsi="Calibri"/>
          <w:color w:val="393939"/>
          <w:sz w:val="21"/>
          <w:szCs w:val="21"/>
        </w:rPr>
        <w:t xml:space="preserve"> platform</w:t>
      </w:r>
    </w:p>
    <w:p w:rsidR="008149B2" w:rsidRDefault="00361A69">
      <w:pPr>
        <w:pStyle w:val="Heading2"/>
        <w:numPr>
          <w:ilvl w:val="1"/>
          <w:numId w:val="47"/>
        </w:numPr>
        <w:pPrChange w:id="1934" w:author="Karthick Nagarajan" w:date="2018-12-19T11:33:00Z">
          <w:pPr>
            <w:pStyle w:val="Heading2"/>
            <w:numPr>
              <w:ilvl w:val="1"/>
              <w:numId w:val="68"/>
            </w:numPr>
            <w:ind w:left="1770" w:hanging="510"/>
          </w:pPr>
        </w:pPrChange>
      </w:pPr>
      <w:bookmarkStart w:id="1935" w:name="_Toc517950291"/>
      <w:bookmarkStart w:id="1936" w:name="_Toc265049819"/>
      <w:r>
        <w:t>BUSINESS MANAGER</w:t>
      </w:r>
      <w:bookmarkEnd w:id="1935"/>
    </w:p>
    <w:p w:rsidR="005D2D2F" w:rsidRDefault="005D2D2F" w:rsidP="00AD1982">
      <w:pPr>
        <w:pStyle w:val="Standard1"/>
        <w:ind w:left="1080"/>
        <w:rPr>
          <w:color w:val="808080" w:themeColor="background1" w:themeShade="80"/>
          <w:sz w:val="18"/>
          <w:szCs w:val="18"/>
        </w:rPr>
      </w:pPr>
    </w:p>
    <w:p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has been already covered under setup section]</w:t>
      </w:r>
    </w:p>
    <w:p w:rsidR="00E9663B" w:rsidRPr="002D0E88" w:rsidRDefault="00E9663B" w:rsidP="000148FB">
      <w:pPr>
        <w:ind w:left="1080"/>
        <w:rPr>
          <w:rFonts w:ascii="Trebuchet MS" w:hAnsi="Trebuchet MS"/>
          <w:i/>
          <w:iCs/>
          <w:color w:val="808080" w:themeColor="background1" w:themeShade="80"/>
          <w:sz w:val="18"/>
          <w:szCs w:val="18"/>
        </w:rPr>
      </w:pPr>
    </w:p>
    <w:p w:rsidR="00C91051" w:rsidRDefault="00361A69">
      <w:pPr>
        <w:pStyle w:val="Heading2"/>
        <w:numPr>
          <w:ilvl w:val="1"/>
          <w:numId w:val="47"/>
        </w:numPr>
        <w:pPrChange w:id="1937" w:author="Karthick Nagarajan" w:date="2018-12-19T11:33:00Z">
          <w:pPr>
            <w:pStyle w:val="Heading2"/>
            <w:numPr>
              <w:ilvl w:val="1"/>
              <w:numId w:val="68"/>
            </w:numPr>
            <w:ind w:left="1770" w:hanging="510"/>
          </w:pPr>
        </w:pPrChange>
      </w:pPr>
      <w:bookmarkStart w:id="1938" w:name="_Toc517950292"/>
      <w:bookmarkStart w:id="1939" w:name="_Toc279703497"/>
      <w:bookmarkStart w:id="1940" w:name="_Toc279703590"/>
      <w:bookmarkEnd w:id="1936"/>
      <w:r>
        <w:t>STOREFRONT FUNCTIONALITY</w:t>
      </w:r>
      <w:bookmarkEnd w:id="1938"/>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has been already covered under setup section]</w:t>
      </w:r>
    </w:p>
    <w:p w:rsidR="002D0E88" w:rsidRPr="00402E5A" w:rsidRDefault="00402E5A" w:rsidP="00402E5A">
      <w:r>
        <w:br w:type="page"/>
      </w:r>
    </w:p>
    <w:p w:rsidR="008D705F" w:rsidRDefault="008D705F" w:rsidP="00B50410">
      <w:pPr>
        <w:pStyle w:val="Heading1"/>
        <w:numPr>
          <w:ilvl w:val="0"/>
          <w:numId w:val="48"/>
        </w:numPr>
      </w:pPr>
      <w:bookmarkStart w:id="1941" w:name="_Toc517950293"/>
      <w:r>
        <w:lastRenderedPageBreak/>
        <w:t>TESTING</w:t>
      </w:r>
      <w:bookmarkEnd w:id="1941"/>
    </w:p>
    <w:p w:rsidR="00B50410" w:rsidRPr="00B50410" w:rsidRDefault="00B50410">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942"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943" w:name="_Toc514075491"/>
      <w:bookmarkStart w:id="1944" w:name="_Toc517950294"/>
      <w:bookmarkEnd w:id="1943"/>
      <w:bookmarkEnd w:id="1944"/>
    </w:p>
    <w:p w:rsidR="00C86D4C" w:rsidRDefault="0021545A">
      <w:pPr>
        <w:pStyle w:val="Heading2"/>
        <w:numPr>
          <w:ilvl w:val="1"/>
          <w:numId w:val="47"/>
        </w:numPr>
        <w:pPrChange w:id="1945" w:author="Karthick Nagarajan" w:date="2018-12-19T11:33:00Z">
          <w:pPr>
            <w:pStyle w:val="Heading2"/>
            <w:numPr>
              <w:ilvl w:val="1"/>
              <w:numId w:val="68"/>
            </w:numPr>
            <w:ind w:left="1770" w:hanging="510"/>
          </w:pPr>
        </w:pPrChange>
      </w:pPr>
      <w:r w:rsidRPr="00C86D4C">
        <w:t xml:space="preserve"> </w:t>
      </w:r>
      <w:bookmarkStart w:id="1946" w:name="_Toc517950295"/>
      <w:r w:rsidR="007D3837">
        <w:t>TEST CASES</w:t>
      </w:r>
      <w:bookmarkEnd w:id="1946"/>
    </w:p>
    <w:p w:rsidR="007D3837" w:rsidRDefault="007D3837" w:rsidP="00B25819">
      <w:pPr>
        <w:ind w:left="1080"/>
      </w:pPr>
    </w:p>
    <w:p w:rsidR="005B3158" w:rsidRDefault="00253097" w:rsidP="00101866">
      <w:pPr>
        <w:ind w:left="1080"/>
      </w:pPr>
      <w:r>
        <w:t>This Cartridge has gone through QA and UAT in</w:t>
      </w:r>
      <w:r w:rsidR="00390361">
        <w:t xml:space="preserve">cluding </w:t>
      </w:r>
      <w:r>
        <w:t>live</w:t>
      </w:r>
      <w:r w:rsidR="00390361">
        <w:t xml:space="preserve"> proving </w:t>
      </w:r>
      <w:r>
        <w:t xml:space="preserve">across all the payment methods.  </w:t>
      </w:r>
      <w:r w:rsidR="00DB40B2">
        <w:t xml:space="preserve">Please refer </w:t>
      </w:r>
      <w:r w:rsidR="007D3837">
        <w:t xml:space="preserve">to </w:t>
      </w:r>
      <w:r w:rsidR="00DB40B2">
        <w:t xml:space="preserve">the test cases attached </w:t>
      </w:r>
      <w:r w:rsidR="007D3837">
        <w:t>here.</w:t>
      </w:r>
    </w:p>
    <w:p w:rsidR="00DB40B2" w:rsidRPr="00DB40B2" w:rsidRDefault="007D3837" w:rsidP="00DB40B2">
      <w:r>
        <w:t xml:space="preserve">                 </w:t>
      </w:r>
      <w:r w:rsidR="00384F9A">
        <w:object w:dxaOrig="1530"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1pt" o:ole="">
            <v:imagedata r:id="rId70" o:title=""/>
          </v:shape>
          <o:OLEObject Type="Embed" ProgID="Excel.Sheet.12" ShapeID="_x0000_i1025" DrawAspect="Icon" ObjectID="_1612007052" r:id="rId71"/>
        </w:object>
      </w:r>
    </w:p>
    <w:p w:rsidR="00C86D4C" w:rsidRPr="00B50410" w:rsidRDefault="00C86D4C">
      <w:pPr>
        <w:pStyle w:val="Heading2"/>
        <w:numPr>
          <w:ilvl w:val="1"/>
          <w:numId w:val="47"/>
        </w:numPr>
        <w:pPrChange w:id="1947" w:author="Karthick Nagarajan" w:date="2018-12-19T11:33:00Z">
          <w:pPr>
            <w:pStyle w:val="Heading2"/>
            <w:numPr>
              <w:ilvl w:val="1"/>
              <w:numId w:val="68"/>
            </w:numPr>
            <w:ind w:left="1770" w:hanging="510"/>
          </w:pPr>
        </w:pPrChange>
      </w:pPr>
      <w:bookmarkStart w:id="1948" w:name="_Toc517950296"/>
      <w:r w:rsidRPr="00B50410">
        <w:t>T</w:t>
      </w:r>
      <w:r w:rsidR="007D3837" w:rsidRPr="00B50410">
        <w:t xml:space="preserve">EST </w:t>
      </w:r>
      <w:r w:rsidRPr="00B50410">
        <w:t>D</w:t>
      </w:r>
      <w:r w:rsidR="007D3837" w:rsidRPr="00B50410">
        <w:t>ATA</w:t>
      </w:r>
      <w:bookmarkEnd w:id="1948"/>
    </w:p>
    <w:p w:rsidR="007D3837" w:rsidRDefault="007D3837" w:rsidP="007D3837">
      <w:pPr>
        <w:ind w:left="372" w:firstLine="708"/>
        <w:rPr>
          <w:rFonts w:ascii="Calibri" w:eastAsia="Times New Roman" w:hAnsi="Calibri" w:cs="Times New Roman"/>
          <w:color w:val="000000"/>
        </w:rPr>
      </w:pPr>
    </w:p>
    <w:p w:rsidR="005C0A10" w:rsidRDefault="007D3837" w:rsidP="002E5E15">
      <w:pPr>
        <w:ind w:left="372" w:firstLine="708"/>
        <w:rPr>
          <w:ins w:id="1949" w:author="Karthick Nagarajan" w:date="2019-01-03T17:01:00Z"/>
          <w:rFonts w:ascii="Calibri" w:eastAsia="Times New Roman" w:hAnsi="Calibri" w:cs="Times New Roman"/>
          <w:color w:val="000000"/>
        </w:rPr>
      </w:pPr>
      <w:r>
        <w:rPr>
          <w:rFonts w:ascii="Calibri" w:eastAsia="Times New Roman" w:hAnsi="Calibri" w:cs="Times New Roman"/>
          <w:color w:val="000000"/>
        </w:rPr>
        <w:t>Refer to Appendix A for values of t</w:t>
      </w:r>
      <w:r w:rsidRPr="007D3837">
        <w:rPr>
          <w:rFonts w:ascii="Calibri" w:eastAsia="Times New Roman" w:hAnsi="Calibri" w:cs="Times New Roman"/>
          <w:color w:val="000000"/>
        </w:rPr>
        <w:t>est card number</w:t>
      </w:r>
      <w:r>
        <w:rPr>
          <w:rFonts w:ascii="Calibri" w:eastAsia="Times New Roman" w:hAnsi="Calibri" w:cs="Times New Roman"/>
          <w:color w:val="000000"/>
        </w:rPr>
        <w:t>s.</w:t>
      </w:r>
    </w:p>
    <w:p w:rsidR="00FE6FC4" w:rsidRPr="00FE6FC4" w:rsidRDefault="00FE6FC4">
      <w:pPr>
        <w:pStyle w:val="Heading2"/>
        <w:numPr>
          <w:ilvl w:val="1"/>
          <w:numId w:val="47"/>
        </w:numPr>
        <w:rPr>
          <w:ins w:id="1950" w:author="Karthick Nagarajan" w:date="2019-01-03T17:01:00Z"/>
          <w:rPrChange w:id="1951" w:author="Karthick Nagarajan" w:date="2019-01-03T17:05:00Z">
            <w:rPr>
              <w:ins w:id="1952" w:author="Karthick Nagarajan" w:date="2019-01-03T17:01:00Z"/>
            </w:rPr>
          </w:rPrChange>
        </w:rPr>
        <w:pPrChange w:id="1953" w:author="Karthick Nagarajan" w:date="2019-01-03T17:04:00Z">
          <w:pPr>
            <w:jc w:val="center"/>
          </w:pPr>
        </w:pPrChange>
      </w:pPr>
      <w:ins w:id="1954" w:author="Karthick Nagarajan" w:date="2019-01-03T17:04:00Z">
        <w:r w:rsidRPr="00FE6FC4">
          <w:rPr>
            <w:rFonts w:eastAsia="Times New Roman"/>
            <w:sz w:val="36"/>
            <w:szCs w:val="36"/>
            <w:rPrChange w:id="1955" w:author="Karthick Nagarajan" w:date="2019-01-03T17:05:00Z">
              <w:rPr>
                <w:rFonts w:ascii="Times New Roman" w:eastAsia="Times New Roman" w:hAnsi="Times New Roman"/>
                <w:b/>
                <w:bCs/>
                <w:sz w:val="36"/>
                <w:szCs w:val="36"/>
              </w:rPr>
            </w:rPrChange>
          </w:rPr>
          <w:t>Automation test suit for functional testing</w:t>
        </w:r>
      </w:ins>
    </w:p>
    <w:p w:rsidR="002759BB" w:rsidRDefault="002759BB">
      <w:pPr>
        <w:spacing w:after="0"/>
        <w:ind w:left="720"/>
        <w:rPr>
          <w:ins w:id="1956" w:author="Karthick Nagarajan" w:date="2019-01-04T15:11:00Z"/>
          <w:rFonts w:eastAsia="Times New Roman" w:cstheme="minorHAnsi"/>
          <w:b/>
          <w:sz w:val="32"/>
          <w:szCs w:val="32"/>
        </w:rPr>
        <w:pPrChange w:id="1957" w:author="Karthick Nagarajan" w:date="2019-01-04T15:11:00Z">
          <w:pPr>
            <w:numPr>
              <w:numId w:val="75"/>
            </w:numPr>
            <w:spacing w:after="0"/>
            <w:ind w:left="720" w:hanging="360"/>
          </w:pPr>
        </w:pPrChange>
      </w:pPr>
      <w:ins w:id="1958" w:author="Karthick Nagarajan" w:date="2019-01-04T15:11:00Z">
        <w:r w:rsidRPr="002759BB">
          <w:rPr>
            <w:rFonts w:eastAsia="Times New Roman" w:cstheme="minorHAnsi"/>
            <w:b/>
            <w:sz w:val="32"/>
            <w:szCs w:val="32"/>
            <w:rPrChange w:id="1959" w:author="Karthick Nagarajan" w:date="2019-01-04T15:11:00Z">
              <w:rPr>
                <w:rFonts w:eastAsia="Times New Roman" w:cstheme="minorHAnsi"/>
                <w:sz w:val="24"/>
                <w:szCs w:val="24"/>
              </w:rPr>
            </w:rPrChange>
          </w:rPr>
          <w:t>Pre Requiste</w:t>
        </w:r>
      </w:ins>
    </w:p>
    <w:p w:rsidR="00062FF0" w:rsidRPr="00062FF0" w:rsidRDefault="00062FF0">
      <w:pPr>
        <w:pStyle w:val="ListParagraph"/>
        <w:numPr>
          <w:ilvl w:val="0"/>
          <w:numId w:val="79"/>
        </w:numPr>
        <w:spacing w:after="0"/>
        <w:rPr>
          <w:ins w:id="1960" w:author="Karthick Nagarajan" w:date="2019-01-04T15:13:00Z"/>
          <w:rFonts w:eastAsia="Times New Roman" w:cstheme="minorHAnsi"/>
          <w:sz w:val="24"/>
          <w:szCs w:val="24"/>
          <w:rPrChange w:id="1961" w:author="Karthick Nagarajan" w:date="2019-01-04T15:13:00Z">
            <w:rPr>
              <w:ins w:id="1962" w:author="Karthick Nagarajan" w:date="2019-01-04T15:13:00Z"/>
            </w:rPr>
          </w:rPrChange>
        </w:rPr>
        <w:pPrChange w:id="1963" w:author="Karthick Nagarajan" w:date="2019-01-04T15:13:00Z">
          <w:pPr>
            <w:spacing w:after="0"/>
            <w:ind w:left="720"/>
          </w:pPr>
        </w:pPrChange>
      </w:pPr>
      <w:ins w:id="1964" w:author="Karthick Nagarajan" w:date="2019-01-04T15:13:00Z">
        <w:r w:rsidRPr="00062FF0">
          <w:rPr>
            <w:rFonts w:eastAsia="Times New Roman" w:cstheme="minorHAnsi"/>
            <w:sz w:val="24"/>
            <w:szCs w:val="24"/>
            <w:rPrChange w:id="1965" w:author="Karthick Nagarajan" w:date="2019-01-04T15:13:00Z">
              <w:rPr/>
            </w:rPrChange>
          </w:rPr>
          <w:t>Redirect credit card payment should be in page format so remove any config did for iframe or light box</w:t>
        </w:r>
      </w:ins>
      <w:ins w:id="1966" w:author="Karthick Nagarajan" w:date="2019-01-04T15:48:00Z">
        <w:r w:rsidR="00D760E0">
          <w:rPr>
            <w:rFonts w:eastAsia="Times New Roman" w:cstheme="minorHAnsi"/>
            <w:sz w:val="24"/>
            <w:szCs w:val="24"/>
          </w:rPr>
          <w:t xml:space="preserve"> in payment method</w:t>
        </w:r>
      </w:ins>
      <w:ins w:id="1967" w:author="Karthick Nagarajan" w:date="2019-01-04T15:13:00Z">
        <w:r w:rsidRPr="00062FF0">
          <w:rPr>
            <w:rFonts w:eastAsia="Times New Roman" w:cstheme="minorHAnsi"/>
            <w:sz w:val="24"/>
            <w:szCs w:val="24"/>
            <w:rPrChange w:id="1968" w:author="Karthick Nagarajan" w:date="2019-01-04T15:13:00Z">
              <w:rPr/>
            </w:rPrChange>
          </w:rPr>
          <w:t>.</w:t>
        </w:r>
      </w:ins>
    </w:p>
    <w:p w:rsidR="00062FF0" w:rsidRPr="00062FF0" w:rsidRDefault="00062FF0">
      <w:pPr>
        <w:pStyle w:val="ListParagraph"/>
        <w:spacing w:after="0"/>
        <w:ind w:left="1080"/>
        <w:rPr>
          <w:ins w:id="1969" w:author="Karthick Nagarajan" w:date="2019-01-04T15:13:00Z"/>
          <w:rFonts w:eastAsia="Times New Roman" w:cstheme="minorHAnsi"/>
          <w:sz w:val="24"/>
          <w:szCs w:val="24"/>
          <w:rPrChange w:id="1970" w:author="Karthick Nagarajan" w:date="2019-01-04T15:13:00Z">
            <w:rPr>
              <w:ins w:id="1971" w:author="Karthick Nagarajan" w:date="2019-01-04T15:13:00Z"/>
            </w:rPr>
          </w:rPrChange>
        </w:rPr>
        <w:pPrChange w:id="1972" w:author="Karthick Nagarajan" w:date="2019-01-04T15:13:00Z">
          <w:pPr>
            <w:spacing w:after="0"/>
          </w:pPr>
        </w:pPrChange>
      </w:pPr>
    </w:p>
    <w:p w:rsidR="00062FF0" w:rsidRPr="00062FF0" w:rsidRDefault="00062FF0">
      <w:pPr>
        <w:pStyle w:val="ListParagraph"/>
        <w:numPr>
          <w:ilvl w:val="0"/>
          <w:numId w:val="79"/>
        </w:numPr>
        <w:spacing w:after="0"/>
        <w:rPr>
          <w:ins w:id="1973" w:author="Karthick Nagarajan" w:date="2019-01-04T15:17:00Z"/>
          <w:rFonts w:eastAsia="Times New Roman" w:cstheme="minorHAnsi"/>
          <w:sz w:val="24"/>
          <w:szCs w:val="24"/>
          <w:rPrChange w:id="1974" w:author="Karthick Nagarajan" w:date="2019-01-04T15:17:00Z">
            <w:rPr>
              <w:ins w:id="1975" w:author="Karthick Nagarajan" w:date="2019-01-04T15:17:00Z"/>
            </w:rPr>
          </w:rPrChange>
        </w:rPr>
        <w:pPrChange w:id="1976" w:author="Karthick Nagarajan" w:date="2019-01-04T15:17:00Z">
          <w:pPr>
            <w:spacing w:after="0"/>
            <w:ind w:left="720"/>
          </w:pPr>
        </w:pPrChange>
      </w:pPr>
      <w:ins w:id="1977" w:author="Karthick Nagarajan" w:date="2019-01-04T15:13:00Z">
        <w:r w:rsidRPr="00062FF0">
          <w:rPr>
            <w:rFonts w:eastAsia="Times New Roman" w:cstheme="minorHAnsi"/>
            <w:sz w:val="24"/>
            <w:szCs w:val="24"/>
            <w:rPrChange w:id="1978" w:author="Karthick Nagarajan" w:date="2019-01-04T15:17:00Z">
              <w:rPr/>
            </w:rPrChange>
          </w:rPr>
          <w:t>We chat redirect and direct payment can be test one at a time. So while testing redirect mode</w:t>
        </w:r>
      </w:ins>
      <w:ins w:id="1979" w:author="Karthick Nagarajan" w:date="2019-01-04T15:15:00Z">
        <w:r w:rsidRPr="00062FF0">
          <w:rPr>
            <w:rFonts w:eastAsia="Times New Roman" w:cstheme="minorHAnsi"/>
            <w:sz w:val="24"/>
            <w:szCs w:val="24"/>
            <w:rPrChange w:id="1980" w:author="Karthick Nagarajan" w:date="2019-01-04T15:17:00Z">
              <w:rPr/>
            </w:rPrChange>
          </w:rPr>
          <w:t xml:space="preserve"> make the line change around 22(describe =&gt; describe.skip)</w:t>
        </w:r>
      </w:ins>
      <w:ins w:id="1981" w:author="Karthick Nagarajan" w:date="2019-01-04T15:16:00Z">
        <w:r w:rsidRPr="00062FF0">
          <w:rPr>
            <w:rFonts w:eastAsia="Times New Roman" w:cstheme="minorHAnsi"/>
            <w:sz w:val="24"/>
            <w:szCs w:val="24"/>
            <w:rPrChange w:id="1982" w:author="Karthick Nagarajan" w:date="2019-01-04T15:17:00Z">
              <w:rPr/>
            </w:rPrChange>
          </w:rPr>
          <w:t xml:space="preserve"> in wechatDirectPaymentMethod.js and vice versa on the file wechat</w:t>
        </w:r>
      </w:ins>
      <w:ins w:id="1983" w:author="Karthick Nagarajan" w:date="2019-01-04T15:17:00Z">
        <w:r w:rsidRPr="00062FF0">
          <w:rPr>
            <w:rFonts w:eastAsia="Times New Roman" w:cstheme="minorHAnsi"/>
            <w:sz w:val="24"/>
            <w:szCs w:val="24"/>
            <w:rPrChange w:id="1984" w:author="Karthick Nagarajan" w:date="2019-01-04T15:17:00Z">
              <w:rPr/>
            </w:rPrChange>
          </w:rPr>
          <w:t>RedirectPaymentMethod.js while testing the we chat direct mode.</w:t>
        </w:r>
      </w:ins>
    </w:p>
    <w:p w:rsidR="00062FF0" w:rsidRPr="00062FF0" w:rsidRDefault="00062FF0">
      <w:pPr>
        <w:spacing w:after="0"/>
        <w:rPr>
          <w:ins w:id="1985" w:author="Karthick Nagarajan" w:date="2019-01-04T15:13:00Z"/>
          <w:rFonts w:eastAsia="Times New Roman" w:cstheme="minorHAnsi"/>
          <w:sz w:val="24"/>
          <w:szCs w:val="24"/>
          <w:rPrChange w:id="1986" w:author="Karthick Nagarajan" w:date="2019-01-04T15:17:00Z">
            <w:rPr>
              <w:ins w:id="1987" w:author="Karthick Nagarajan" w:date="2019-01-04T15:13:00Z"/>
            </w:rPr>
          </w:rPrChange>
        </w:rPr>
      </w:pPr>
    </w:p>
    <w:p w:rsidR="00062FF0" w:rsidRDefault="00062FF0">
      <w:pPr>
        <w:pStyle w:val="ListParagraph"/>
        <w:numPr>
          <w:ilvl w:val="0"/>
          <w:numId w:val="79"/>
        </w:numPr>
        <w:spacing w:after="0"/>
        <w:rPr>
          <w:ins w:id="1988" w:author="Karthick Nagarajan" w:date="2019-01-04T15:23:00Z"/>
        </w:rPr>
        <w:pPrChange w:id="1989" w:author="Karthick Nagarajan" w:date="2019-01-04T15:28:00Z">
          <w:pPr>
            <w:spacing w:after="0"/>
            <w:ind w:left="720"/>
          </w:pPr>
        </w:pPrChange>
      </w:pPr>
      <w:ins w:id="1990" w:author="Karthick Nagarajan" w:date="2019-01-04T15:13:00Z">
        <w:r w:rsidRPr="00EF42F9">
          <w:rPr>
            <w:rFonts w:eastAsia="Times New Roman" w:cstheme="minorHAnsi"/>
            <w:sz w:val="24"/>
            <w:szCs w:val="24"/>
            <w:rPrChange w:id="1991" w:author="Karthick Nagarajan" w:date="2019-01-04T15:28:00Z">
              <w:rPr/>
            </w:rPrChange>
          </w:rPr>
          <w:t xml:space="preserve">Order confirmation page customer zipcode, customer country and customer phone number comparison can be done with the data configured in </w:t>
        </w:r>
      </w:ins>
      <w:ins w:id="1992" w:author="Karthick Nagarajan" w:date="2019-01-04T15:20:00Z">
        <w:r w:rsidRPr="00EF42F9">
          <w:rPr>
            <w:rFonts w:eastAsia="Times New Roman" w:cstheme="minorHAnsi"/>
            <w:sz w:val="24"/>
            <w:szCs w:val="24"/>
            <w:rPrChange w:id="1993" w:author="Karthick Nagarajan" w:date="2019-01-04T15:28:00Z">
              <w:rPr/>
            </w:rPrChange>
          </w:rPr>
          <w:t xml:space="preserve"> test/functional/mocks/customers.js. So we recommend to create one new customer for automation testing which having the address zip code</w:t>
        </w:r>
      </w:ins>
      <w:ins w:id="1994" w:author="Karthick Nagarajan" w:date="2019-01-04T15:21:00Z">
        <w:r w:rsidR="00EF42F9" w:rsidRPr="00EF42F9">
          <w:rPr>
            <w:rFonts w:eastAsia="Times New Roman" w:cstheme="minorHAnsi"/>
            <w:sz w:val="24"/>
            <w:szCs w:val="24"/>
            <w:rPrChange w:id="1995" w:author="Karthick Nagarajan" w:date="2019-01-04T15:28:00Z">
              <w:rPr/>
            </w:rPrChange>
          </w:rPr>
          <w:t xml:space="preserve"> ‘14304’ and country code ‘US’ and phone number ‘</w:t>
        </w:r>
      </w:ins>
      <w:ins w:id="1996" w:author="Karthick Nagarajan" w:date="2019-01-04T15:22:00Z">
        <w:r w:rsidR="00EF42F9" w:rsidRPr="00EF42F9">
          <w:rPr>
            <w:rFonts w:eastAsia="Times New Roman" w:cstheme="minorHAnsi"/>
            <w:sz w:val="24"/>
            <w:szCs w:val="24"/>
            <w:rPrChange w:id="1997" w:author="Karthick Nagarajan" w:date="2019-01-04T15:28:00Z">
              <w:rPr/>
            </w:rPrChange>
          </w:rPr>
          <w:t>3333333333</w:t>
        </w:r>
      </w:ins>
      <w:ins w:id="1998" w:author="Karthick Nagarajan" w:date="2019-01-04T15:21:00Z">
        <w:r w:rsidR="00EF42F9" w:rsidRPr="00EF42F9">
          <w:rPr>
            <w:rFonts w:eastAsia="Times New Roman" w:cstheme="minorHAnsi"/>
            <w:sz w:val="24"/>
            <w:szCs w:val="24"/>
            <w:rPrChange w:id="1999" w:author="Karthick Nagarajan" w:date="2019-01-04T15:28:00Z">
              <w:rPr/>
            </w:rPrChange>
          </w:rPr>
          <w:t>’</w:t>
        </w:r>
      </w:ins>
      <w:ins w:id="2000" w:author="Karthick Nagarajan" w:date="2019-01-04T15:22:00Z">
        <w:r w:rsidR="00EF42F9" w:rsidRPr="00EF42F9">
          <w:rPr>
            <w:rFonts w:eastAsia="Times New Roman" w:cstheme="minorHAnsi"/>
            <w:sz w:val="24"/>
            <w:szCs w:val="24"/>
            <w:rPrChange w:id="2001" w:author="Karthick Nagarajan" w:date="2019-01-04T15:28:00Z">
              <w:rPr/>
            </w:rPrChange>
          </w:rPr>
          <w:t xml:space="preserve">. Save Visa card </w:t>
        </w:r>
      </w:ins>
      <w:ins w:id="2002" w:author="Karthick Nagarajan" w:date="2019-01-04T15:23:00Z">
        <w:r w:rsidR="00EF42F9" w:rsidRPr="00EF42F9">
          <w:rPr>
            <w:rFonts w:eastAsia="Times New Roman" w:cstheme="minorHAnsi"/>
            <w:sz w:val="24"/>
            <w:szCs w:val="24"/>
            <w:rPrChange w:id="2003" w:author="Karthick Nagarajan" w:date="2019-01-04T15:28:00Z">
              <w:rPr/>
            </w:rPrChange>
          </w:rPr>
          <w:t>‘</w:t>
        </w:r>
      </w:ins>
      <w:ins w:id="2004" w:author="Karthick Nagarajan" w:date="2019-01-04T15:22:00Z">
        <w:r w:rsidR="00EF42F9">
          <w:t>4917610000000000</w:t>
        </w:r>
      </w:ins>
      <w:ins w:id="2005" w:author="Karthick Nagarajan" w:date="2019-01-04T15:23:00Z">
        <w:r w:rsidR="00EF42F9">
          <w:t>’ for that customer.</w:t>
        </w:r>
      </w:ins>
      <w:ins w:id="2006" w:author="Karthick Nagarajan" w:date="2019-01-04T15:24:00Z">
        <w:r w:rsidR="00EF42F9">
          <w:t xml:space="preserve"> </w:t>
        </w:r>
      </w:ins>
    </w:p>
    <w:p w:rsidR="00EF42F9" w:rsidRPr="00062FF0" w:rsidRDefault="00EF42F9" w:rsidP="00062FF0">
      <w:pPr>
        <w:spacing w:after="0"/>
        <w:ind w:left="720"/>
        <w:rPr>
          <w:ins w:id="2007" w:author="Karthick Nagarajan" w:date="2019-01-04T15:13:00Z"/>
          <w:rFonts w:eastAsia="Times New Roman" w:cstheme="minorHAnsi"/>
          <w:sz w:val="24"/>
          <w:szCs w:val="24"/>
        </w:rPr>
      </w:pPr>
    </w:p>
    <w:p w:rsidR="00EF42F9" w:rsidRPr="00EF42F9" w:rsidRDefault="00EF42F9">
      <w:pPr>
        <w:pStyle w:val="ListParagraph"/>
        <w:numPr>
          <w:ilvl w:val="0"/>
          <w:numId w:val="79"/>
        </w:numPr>
        <w:spacing w:after="0"/>
        <w:rPr>
          <w:ins w:id="2008" w:author="Karthick Nagarajan" w:date="2019-01-04T15:27:00Z"/>
          <w:rFonts w:eastAsia="Times New Roman" w:cstheme="minorHAnsi"/>
          <w:sz w:val="24"/>
          <w:szCs w:val="24"/>
          <w:rPrChange w:id="2009" w:author="Karthick Nagarajan" w:date="2019-01-04T15:28:00Z">
            <w:rPr>
              <w:ins w:id="2010" w:author="Karthick Nagarajan" w:date="2019-01-04T15:27:00Z"/>
            </w:rPr>
          </w:rPrChange>
        </w:rPr>
        <w:pPrChange w:id="2011" w:author="Karthick Nagarajan" w:date="2019-01-04T15:28:00Z">
          <w:pPr>
            <w:numPr>
              <w:numId w:val="75"/>
            </w:numPr>
            <w:spacing w:after="0"/>
            <w:ind w:left="720" w:hanging="360"/>
          </w:pPr>
        </w:pPrChange>
      </w:pPr>
      <w:ins w:id="2012" w:author="Karthick Nagarajan" w:date="2019-01-04T15:27:00Z">
        <w:r w:rsidRPr="00EF42F9">
          <w:rPr>
            <w:rFonts w:eastAsia="Times New Roman" w:cstheme="minorHAnsi"/>
            <w:sz w:val="24"/>
            <w:szCs w:val="24"/>
            <w:rPrChange w:id="2013" w:author="Karthick Nagarajan" w:date="2019-01-04T15:28:00Z">
              <w:rPr/>
            </w:rPrChange>
          </w:rPr>
          <w:t>Do Site export, the required xml files are: customer-list, catalogs, pricebooks, promotions</w:t>
        </w:r>
      </w:ins>
    </w:p>
    <w:p w:rsidR="00EF42F9" w:rsidRPr="007E27A7" w:rsidRDefault="00EF42F9" w:rsidP="00EF42F9">
      <w:pPr>
        <w:ind w:left="720"/>
        <w:rPr>
          <w:ins w:id="2014" w:author="Karthick Nagarajan" w:date="2019-01-04T15:27:00Z"/>
          <w:rFonts w:eastAsia="Times New Roman" w:cstheme="minorHAnsi"/>
          <w:sz w:val="24"/>
          <w:szCs w:val="24"/>
        </w:rPr>
      </w:pPr>
      <w:ins w:id="2015" w:author="Karthick Nagarajan" w:date="2019-01-04T15:27:00Z">
        <w:r w:rsidRPr="007E27A7">
          <w:rPr>
            <w:rFonts w:eastAsia="Times New Roman" w:cstheme="minorHAnsi"/>
            <w:sz w:val="24"/>
            <w:szCs w:val="24"/>
          </w:rPr>
          <w:t>In Business Manager, Administration =&gt; Site Development =&gt; Site Import and Export</w:t>
        </w:r>
      </w:ins>
    </w:p>
    <w:p w:rsidR="00EF42F9" w:rsidRPr="007E27A7" w:rsidRDefault="00EF42F9" w:rsidP="00EF42F9">
      <w:pPr>
        <w:ind w:left="720"/>
        <w:rPr>
          <w:ins w:id="2016" w:author="Karthick Nagarajan" w:date="2019-01-04T15:27:00Z"/>
          <w:rFonts w:eastAsia="Times New Roman" w:cstheme="minorHAnsi"/>
          <w:sz w:val="24"/>
          <w:szCs w:val="24"/>
        </w:rPr>
      </w:pPr>
    </w:p>
    <w:p w:rsidR="00EF42F9" w:rsidRPr="007E27A7" w:rsidRDefault="00EF42F9" w:rsidP="00EF42F9">
      <w:pPr>
        <w:ind w:left="-360"/>
        <w:rPr>
          <w:ins w:id="2017" w:author="Karthick Nagarajan" w:date="2019-01-04T15:27:00Z"/>
          <w:rFonts w:eastAsia="Times New Roman" w:cstheme="minorHAnsi"/>
          <w:sz w:val="24"/>
          <w:szCs w:val="24"/>
        </w:rPr>
      </w:pPr>
      <w:ins w:id="2018" w:author="Karthick Nagarajan" w:date="2019-01-04T15:27:00Z">
        <w:r w:rsidRPr="007E27A7">
          <w:rPr>
            <w:rFonts w:eastAsia="Times New Roman" w:cstheme="minorHAnsi"/>
            <w:noProof/>
            <w:sz w:val="24"/>
            <w:szCs w:val="24"/>
          </w:rPr>
          <w:lastRenderedPageBreak/>
          <w:drawing>
            <wp:inline distT="114300" distB="114300" distL="114300" distR="114300" wp14:anchorId="2E055071" wp14:editId="1CEBCFD3">
              <wp:extent cx="6781800" cy="228123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6781800" cy="2281238"/>
                      </a:xfrm>
                      <a:prstGeom prst="rect">
                        <a:avLst/>
                      </a:prstGeom>
                      <a:ln/>
                    </pic:spPr>
                  </pic:pic>
                </a:graphicData>
              </a:graphic>
            </wp:inline>
          </w:drawing>
        </w:r>
      </w:ins>
    </w:p>
    <w:p w:rsidR="00EF42F9" w:rsidRPr="007E27A7" w:rsidRDefault="00EF42F9" w:rsidP="00EF42F9">
      <w:pPr>
        <w:rPr>
          <w:ins w:id="2019" w:author="Karthick Nagarajan" w:date="2019-01-04T15:27:00Z"/>
          <w:rFonts w:eastAsia="Times New Roman" w:cstheme="minorHAnsi"/>
          <w:sz w:val="24"/>
          <w:szCs w:val="24"/>
        </w:rPr>
      </w:pPr>
      <w:ins w:id="2020" w:author="Karthick Nagarajan" w:date="2019-01-04T15:27:00Z">
        <w:r w:rsidRPr="007E27A7">
          <w:rPr>
            <w:rFonts w:eastAsia="Times New Roman" w:cstheme="minorHAnsi"/>
            <w:sz w:val="24"/>
            <w:szCs w:val="24"/>
          </w:rPr>
          <w:t xml:space="preserve">Select which one you want to take export of like Price Books, select all price books, give </w:t>
        </w:r>
      </w:ins>
    </w:p>
    <w:p w:rsidR="00EF42F9" w:rsidRPr="007E27A7" w:rsidRDefault="00EF42F9" w:rsidP="00EF42F9">
      <w:pPr>
        <w:rPr>
          <w:ins w:id="2021" w:author="Karthick Nagarajan" w:date="2019-01-04T15:27:00Z"/>
          <w:rFonts w:eastAsia="Times New Roman" w:cstheme="minorHAnsi"/>
          <w:sz w:val="24"/>
          <w:szCs w:val="24"/>
        </w:rPr>
      </w:pPr>
      <w:ins w:id="2022" w:author="Karthick Nagarajan" w:date="2019-01-04T15:27:00Z">
        <w:r w:rsidRPr="007E27A7">
          <w:rPr>
            <w:rFonts w:eastAsia="Times New Roman" w:cstheme="minorHAnsi"/>
            <w:sz w:val="24"/>
            <w:szCs w:val="24"/>
          </w:rPr>
          <w:t>Archive Name and click on export after the success status you can download that file/folder by clicking on download button.</w:t>
        </w:r>
      </w:ins>
    </w:p>
    <w:p w:rsidR="00EF42F9" w:rsidRPr="00EF42F9" w:rsidRDefault="00B40F35">
      <w:pPr>
        <w:pStyle w:val="ListParagraph"/>
        <w:numPr>
          <w:ilvl w:val="0"/>
          <w:numId w:val="79"/>
        </w:numPr>
        <w:spacing w:after="0"/>
        <w:rPr>
          <w:ins w:id="2023" w:author="Karthick Nagarajan" w:date="2019-01-04T15:27:00Z"/>
          <w:rFonts w:eastAsia="Times New Roman" w:cstheme="minorHAnsi"/>
          <w:sz w:val="24"/>
          <w:szCs w:val="24"/>
          <w:rPrChange w:id="2024" w:author="Karthick Nagarajan" w:date="2019-01-04T15:29:00Z">
            <w:rPr>
              <w:ins w:id="2025" w:author="Karthick Nagarajan" w:date="2019-01-04T15:27:00Z"/>
            </w:rPr>
          </w:rPrChange>
        </w:rPr>
        <w:pPrChange w:id="2026" w:author="Karthick Nagarajan" w:date="2019-01-04T15:29:00Z">
          <w:pPr>
            <w:numPr>
              <w:numId w:val="75"/>
            </w:numPr>
            <w:spacing w:after="0"/>
            <w:ind w:left="720" w:hanging="360"/>
          </w:pPr>
        </w:pPrChange>
      </w:pPr>
      <w:ins w:id="2027" w:author="Karthick Nagarajan" w:date="2019-01-04T15:27:00Z">
        <w:r>
          <w:rPr>
            <w:rFonts w:eastAsia="Times New Roman" w:cstheme="minorHAnsi"/>
            <w:sz w:val="24"/>
            <w:szCs w:val="24"/>
          </w:rPr>
          <w:t xml:space="preserve">Update </w:t>
        </w:r>
      </w:ins>
      <w:ins w:id="2028" w:author="Karthick Nagarajan" w:date="2019-01-04T15:50:00Z">
        <w:r>
          <w:rPr>
            <w:rFonts w:eastAsia="Times New Roman" w:cstheme="minorHAnsi"/>
            <w:sz w:val="24"/>
            <w:szCs w:val="24"/>
          </w:rPr>
          <w:t>the folder path and file name to be sync with the path given in the file</w:t>
        </w:r>
      </w:ins>
    </w:p>
    <w:p w:rsidR="00EF42F9" w:rsidRPr="007E27A7" w:rsidRDefault="00EF42F9" w:rsidP="00EF42F9">
      <w:pPr>
        <w:ind w:left="720"/>
        <w:rPr>
          <w:ins w:id="2029" w:author="Karthick Nagarajan" w:date="2019-01-04T15:27:00Z"/>
          <w:rFonts w:eastAsia="Times New Roman" w:cstheme="minorHAnsi"/>
          <w:sz w:val="24"/>
          <w:szCs w:val="24"/>
        </w:rPr>
      </w:pPr>
      <w:ins w:id="2030" w:author="Karthick Nagarajan" w:date="2019-01-04T15:27:00Z">
        <w:r w:rsidRPr="007E27A7">
          <w:rPr>
            <w:rFonts w:eastAsia="Times New Roman" w:cstheme="minorHAnsi"/>
            <w:sz w:val="24"/>
            <w:szCs w:val="24"/>
          </w:rPr>
          <w:t>functional/mocks/testDataMgr/main</w:t>
        </w:r>
      </w:ins>
      <w:ins w:id="2031" w:author="Karthick Nagarajan" w:date="2019-01-04T15:50:00Z">
        <w:r w:rsidR="00B40F35">
          <w:rPr>
            <w:rFonts w:eastAsia="Times New Roman" w:cstheme="minorHAnsi"/>
            <w:sz w:val="24"/>
            <w:szCs w:val="24"/>
          </w:rPr>
          <w:t>.js</w:t>
        </w:r>
      </w:ins>
      <w:ins w:id="2032" w:author="Karthick Nagarajan" w:date="2019-01-04T15:27:00Z">
        <w:r w:rsidRPr="007E27A7">
          <w:rPr>
            <w:rFonts w:eastAsia="Times New Roman" w:cstheme="minorHAnsi"/>
            <w:sz w:val="24"/>
            <w:szCs w:val="24"/>
          </w:rPr>
          <w:t>.</w:t>
        </w:r>
      </w:ins>
    </w:p>
    <w:p w:rsidR="00EF42F9" w:rsidRPr="007E27A7" w:rsidRDefault="00EF42F9" w:rsidP="00EF42F9">
      <w:pPr>
        <w:pStyle w:val="ListParagraph"/>
        <w:numPr>
          <w:ilvl w:val="0"/>
          <w:numId w:val="76"/>
        </w:numPr>
        <w:spacing w:after="0"/>
        <w:rPr>
          <w:ins w:id="2033" w:author="Karthick Nagarajan" w:date="2019-01-04T15:27:00Z"/>
          <w:rFonts w:eastAsia="Times New Roman" w:cstheme="minorHAnsi"/>
          <w:sz w:val="24"/>
          <w:szCs w:val="24"/>
        </w:rPr>
      </w:pPr>
      <w:ins w:id="2034" w:author="Karthick Nagarajan" w:date="2019-01-04T15:27:00Z">
        <w:r w:rsidRPr="007E27A7">
          <w:rPr>
            <w:rFonts w:eastAsia="Times New Roman" w:cstheme="minorHAnsi"/>
            <w:sz w:val="24"/>
            <w:szCs w:val="24"/>
          </w:rPr>
          <w:t xml:space="preserve"> For example</w:t>
        </w:r>
      </w:ins>
    </w:p>
    <w:p w:rsidR="00EF42F9" w:rsidRPr="007E27A7" w:rsidRDefault="00EF42F9" w:rsidP="00EF42F9">
      <w:pPr>
        <w:pStyle w:val="ListParagraph"/>
        <w:ind w:left="1140"/>
        <w:rPr>
          <w:ins w:id="2035" w:author="Karthick Nagarajan" w:date="2019-01-04T15:27:00Z"/>
          <w:rFonts w:eastAsia="Times New Roman" w:cstheme="minorHAnsi"/>
          <w:sz w:val="24"/>
          <w:szCs w:val="24"/>
        </w:rPr>
      </w:pPr>
      <w:ins w:id="2036" w:author="Karthick Nagarajan" w:date="2019-01-04T15:27:00Z">
        <w:r w:rsidRPr="007E27A7">
          <w:rPr>
            <w:rFonts w:eastAsia="Times New Roman" w:cstheme="minorHAnsi"/>
            <w:sz w:val="24"/>
            <w:szCs w:val="24"/>
          </w:rPr>
          <w:t xml:space="preserve">Customer xml path is mentioned in the file like this </w:t>
        </w:r>
      </w:ins>
    </w:p>
    <w:p w:rsidR="00EF42F9" w:rsidRPr="007E27A7" w:rsidRDefault="00EF42F9" w:rsidP="00EF42F9">
      <w:pPr>
        <w:shd w:val="clear" w:color="auto" w:fill="1E1E1E"/>
        <w:spacing w:line="285" w:lineRule="atLeast"/>
        <w:rPr>
          <w:ins w:id="2037" w:author="Karthick Nagarajan" w:date="2019-01-04T15:27:00Z"/>
          <w:rFonts w:eastAsia="Times New Roman" w:cstheme="minorHAnsi"/>
          <w:color w:val="D4D4D4"/>
          <w:sz w:val="21"/>
          <w:szCs w:val="21"/>
        </w:rPr>
      </w:pPr>
      <w:ins w:id="2038" w:author="Karthick Nagarajan" w:date="2019-01-04T15:27:00Z">
        <w:r w:rsidRPr="007E27A7">
          <w:rPr>
            <w:rFonts w:eastAsia="Times New Roman" w:cstheme="minorHAnsi"/>
            <w:sz w:val="24"/>
            <w:szCs w:val="24"/>
          </w:rPr>
          <w:t xml:space="preserve"> </w:t>
        </w:r>
        <w:r w:rsidRPr="007E27A7">
          <w:rPr>
            <w:rFonts w:eastAsia="Times New Roman" w:cstheme="minorHAnsi"/>
            <w:color w:val="9CDCFE"/>
            <w:sz w:val="21"/>
            <w:szCs w:val="21"/>
          </w:rPr>
          <w:t>files:</w:t>
        </w:r>
        <w:r w:rsidRPr="007E27A7">
          <w:rPr>
            <w:rFonts w:eastAsia="Times New Roman" w:cstheme="minorHAnsi"/>
            <w:color w:val="D4D4D4"/>
            <w:sz w:val="21"/>
            <w:szCs w:val="21"/>
          </w:rPr>
          <w:t xml:space="preserve"> [</w:t>
        </w:r>
        <w:r w:rsidRPr="007E27A7">
          <w:rPr>
            <w:rFonts w:eastAsia="Times New Roman" w:cstheme="minorHAnsi"/>
            <w:color w:val="9CDCFE"/>
            <w:sz w:val="21"/>
            <w:szCs w:val="21"/>
          </w:rPr>
          <w:t>demoDataDir</w:t>
        </w:r>
        <w:r w:rsidRPr="007E27A7">
          <w:rPr>
            <w:rFonts w:eastAsia="Times New Roman" w:cstheme="minorHAnsi"/>
            <w:color w:val="D4D4D4"/>
            <w:sz w:val="21"/>
            <w:szCs w:val="21"/>
          </w:rPr>
          <w:t xml:space="preserve"> + </w:t>
        </w:r>
        <w:r w:rsidRPr="007E27A7">
          <w:rPr>
            <w:rFonts w:eastAsia="Times New Roman" w:cstheme="minorHAnsi"/>
            <w:color w:val="CE9178"/>
            <w:sz w:val="21"/>
            <w:szCs w:val="21"/>
          </w:rPr>
          <w:t>'/customer-lists/customer.xml'</w:t>
        </w:r>
        <w:r w:rsidRPr="007E27A7">
          <w:rPr>
            <w:rFonts w:eastAsia="Times New Roman" w:cstheme="minorHAnsi"/>
            <w:color w:val="D4D4D4"/>
            <w:sz w:val="21"/>
            <w:szCs w:val="21"/>
          </w:rPr>
          <w:t>]</w:t>
        </w:r>
      </w:ins>
    </w:p>
    <w:p w:rsidR="00EF42F9" w:rsidRPr="007E27A7" w:rsidRDefault="00EF42F9" w:rsidP="00EF42F9">
      <w:pPr>
        <w:rPr>
          <w:ins w:id="2039" w:author="Karthick Nagarajan" w:date="2019-01-04T15:27:00Z"/>
          <w:rFonts w:eastAsia="Times New Roman" w:cstheme="minorHAnsi"/>
          <w:sz w:val="24"/>
          <w:szCs w:val="24"/>
        </w:rPr>
      </w:pPr>
      <w:ins w:id="2040" w:author="Karthick Nagarajan" w:date="2019-01-04T15:27:00Z">
        <w:r w:rsidRPr="007E27A7">
          <w:rPr>
            <w:rFonts w:eastAsia="Times New Roman" w:cstheme="minorHAnsi"/>
            <w:sz w:val="24"/>
            <w:szCs w:val="24"/>
          </w:rPr>
          <w:tab/>
          <w:t xml:space="preserve">The same path should exist in the site export directory, if you site export direct contains the file path like this C:\projects\WPSFCC\work\code\sfcc_worldpay\customer-lists\{siteid}.xml means you need to rename the file name and make the structure C:\projects\WPSFCC\work\code\sfcc_worldpay\customer-lists\customer.xml like this. </w:t>
        </w:r>
      </w:ins>
    </w:p>
    <w:p w:rsidR="00EF42F9" w:rsidRDefault="00EF42F9" w:rsidP="00EF42F9">
      <w:pPr>
        <w:rPr>
          <w:ins w:id="2041" w:author="Karthick Nagarajan" w:date="2019-01-04T15:41:00Z"/>
          <w:rFonts w:eastAsia="Times New Roman" w:cstheme="minorHAnsi"/>
          <w:sz w:val="24"/>
          <w:szCs w:val="24"/>
        </w:rPr>
      </w:pPr>
      <w:ins w:id="2042" w:author="Karthick Nagarajan" w:date="2019-01-04T15:27:00Z">
        <w:r w:rsidRPr="007E27A7">
          <w:rPr>
            <w:rFonts w:eastAsia="Times New Roman" w:cstheme="minorHAnsi"/>
            <w:sz w:val="24"/>
            <w:szCs w:val="24"/>
          </w:rPr>
          <w:t>So check the xml folder structure corresponding t</w:t>
        </w:r>
        <w:r w:rsidR="00AF0875">
          <w:rPr>
            <w:rFonts w:eastAsia="Times New Roman" w:cstheme="minorHAnsi"/>
            <w:sz w:val="24"/>
            <w:szCs w:val="24"/>
          </w:rPr>
          <w:t>he path mentioned in the file.</w:t>
        </w:r>
      </w:ins>
    </w:p>
    <w:p w:rsidR="00AF0875" w:rsidRDefault="00AF0875" w:rsidP="00EF42F9">
      <w:pPr>
        <w:rPr>
          <w:ins w:id="2043" w:author="Karthick Nagarajan" w:date="2019-01-04T15:41:00Z"/>
          <w:rFonts w:eastAsia="Times New Roman" w:cstheme="minorHAnsi"/>
          <w:sz w:val="24"/>
          <w:szCs w:val="24"/>
        </w:rPr>
      </w:pPr>
      <w:ins w:id="2044" w:author="Karthick Nagarajan" w:date="2019-01-04T15:41:00Z">
        <w:r>
          <w:rPr>
            <w:rFonts w:eastAsia="Times New Roman" w:cstheme="minorHAnsi"/>
            <w:sz w:val="24"/>
            <w:szCs w:val="24"/>
          </w:rPr>
          <w:t xml:space="preserve">Site export folder </w:t>
        </w:r>
      </w:ins>
      <w:ins w:id="2045" w:author="Karthick Nagarajan" w:date="2019-01-04T15:43:00Z">
        <w:r w:rsidR="008C1778">
          <w:rPr>
            <w:rFonts w:eastAsia="Times New Roman" w:cstheme="minorHAnsi"/>
            <w:sz w:val="24"/>
            <w:szCs w:val="24"/>
          </w:rPr>
          <w:t xml:space="preserve"> structure </w:t>
        </w:r>
      </w:ins>
      <w:ins w:id="2046" w:author="Karthick Nagarajan" w:date="2019-01-04T15:41:00Z">
        <w:r>
          <w:rPr>
            <w:rFonts w:eastAsia="Times New Roman" w:cstheme="minorHAnsi"/>
            <w:sz w:val="24"/>
            <w:szCs w:val="24"/>
          </w:rPr>
          <w:t>should like this</w:t>
        </w:r>
      </w:ins>
    </w:p>
    <w:p w:rsidR="00AF0875" w:rsidRDefault="00DD7852" w:rsidP="00EF42F9">
      <w:pPr>
        <w:rPr>
          <w:ins w:id="2047" w:author="Karthick Nagarajan" w:date="2019-01-04T15:45:00Z"/>
          <w:rFonts w:eastAsia="Times New Roman" w:cstheme="minorHAnsi"/>
          <w:sz w:val="24"/>
          <w:szCs w:val="24"/>
        </w:rPr>
      </w:pPr>
      <w:ins w:id="2048" w:author="Karthick Nagarajan" w:date="2019-01-04T15:43:00Z">
        <w:r>
          <w:rPr>
            <w:rFonts w:eastAsia="Times New Roman" w:cstheme="minorHAnsi"/>
            <w:noProof/>
            <w:sz w:val="24"/>
            <w:szCs w:val="24"/>
          </w:rPr>
          <w:drawing>
            <wp:inline distT="0" distB="0" distL="0" distR="0">
              <wp:extent cx="6188710" cy="22002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teexport.png"/>
                      <pic:cNvPicPr/>
                    </pic:nvPicPr>
                    <pic:blipFill>
                      <a:blip r:embed="rId73">
                        <a:extLst>
                          <a:ext uri="{28A0092B-C50C-407E-A947-70E740481C1C}">
                            <a14:useLocalDpi xmlns:a14="http://schemas.microsoft.com/office/drawing/2010/main" val="0"/>
                          </a:ext>
                        </a:extLst>
                      </a:blip>
                      <a:stretch>
                        <a:fillRect/>
                      </a:stretch>
                    </pic:blipFill>
                    <pic:spPr>
                      <a:xfrm>
                        <a:off x="0" y="0"/>
                        <a:ext cx="6188710" cy="2200275"/>
                      </a:xfrm>
                      <a:prstGeom prst="rect">
                        <a:avLst/>
                      </a:prstGeom>
                    </pic:spPr>
                  </pic:pic>
                </a:graphicData>
              </a:graphic>
            </wp:inline>
          </w:drawing>
        </w:r>
      </w:ins>
    </w:p>
    <w:p w:rsidR="00043622" w:rsidRDefault="00043622" w:rsidP="00EF42F9">
      <w:pPr>
        <w:rPr>
          <w:ins w:id="2049" w:author="Karthick Nagarajan" w:date="2019-01-04T15:45:00Z"/>
          <w:rFonts w:eastAsia="Times New Roman" w:cstheme="minorHAnsi"/>
          <w:sz w:val="24"/>
          <w:szCs w:val="24"/>
        </w:rPr>
      </w:pPr>
    </w:p>
    <w:p w:rsidR="00043622" w:rsidRDefault="00043622" w:rsidP="00EF42F9">
      <w:pPr>
        <w:rPr>
          <w:ins w:id="2050" w:author="Karthick Nagarajan" w:date="2019-01-04T15:27:00Z"/>
          <w:rFonts w:eastAsia="Times New Roman" w:cstheme="minorHAnsi"/>
          <w:sz w:val="24"/>
          <w:szCs w:val="24"/>
        </w:rPr>
      </w:pPr>
      <w:ins w:id="2051" w:author="Karthick Nagarajan" w:date="2019-01-04T15:45:00Z">
        <w:r>
          <w:rPr>
            <w:rFonts w:eastAsia="Times New Roman" w:cstheme="minorHAnsi"/>
            <w:sz w:val="24"/>
            <w:szCs w:val="24"/>
          </w:rPr>
          <w:tab/>
          <w:t>b. There are some issues in parsing customer</w:t>
        </w:r>
      </w:ins>
      <w:ins w:id="2052" w:author="Karthick Nagarajan" w:date="2019-01-04T15:46:00Z">
        <w:r>
          <w:rPr>
            <w:rFonts w:eastAsia="Times New Roman" w:cstheme="minorHAnsi"/>
            <w:sz w:val="24"/>
            <w:szCs w:val="24"/>
          </w:rPr>
          <w:t>-</w:t>
        </w:r>
      </w:ins>
      <w:ins w:id="2053" w:author="Karthick Nagarajan" w:date="2019-01-04T15:45:00Z">
        <w:r>
          <w:rPr>
            <w:rFonts w:eastAsia="Times New Roman" w:cstheme="minorHAnsi"/>
            <w:sz w:val="24"/>
            <w:szCs w:val="24"/>
          </w:rPr>
          <w:t xml:space="preserve">list, so in the customer lists customer xml file update the xml string </w:t>
        </w:r>
      </w:ins>
      <w:ins w:id="2054" w:author="Karthick Nagarajan" w:date="2019-01-04T15:46:00Z">
        <w:r>
          <w:rPr>
            <w:rFonts w:eastAsia="Times New Roman" w:cstheme="minorHAnsi"/>
            <w:sz w:val="24"/>
            <w:szCs w:val="24"/>
          </w:rPr>
          <w:t xml:space="preserve">‘customer-list’ to ‘customers’. Or you can export all the customer directly from </w:t>
        </w:r>
        <w:r w:rsidR="00B40F35">
          <w:rPr>
            <w:rFonts w:eastAsia="Times New Roman" w:cstheme="minorHAnsi"/>
            <w:sz w:val="24"/>
            <w:szCs w:val="24"/>
          </w:rPr>
          <w:t>business manager and replace that</w:t>
        </w:r>
        <w:r>
          <w:rPr>
            <w:rFonts w:eastAsia="Times New Roman" w:cstheme="minorHAnsi"/>
            <w:sz w:val="24"/>
            <w:szCs w:val="24"/>
          </w:rPr>
          <w:t xml:space="preserve"> xml in the </w:t>
        </w:r>
      </w:ins>
      <w:ins w:id="2055" w:author="Karthick Nagarajan" w:date="2019-01-04T15:47:00Z">
        <w:r>
          <w:rPr>
            <w:rFonts w:eastAsia="Times New Roman" w:cstheme="minorHAnsi"/>
            <w:sz w:val="24"/>
            <w:szCs w:val="24"/>
          </w:rPr>
          <w:t>‘customer-lists’ folder.</w:t>
        </w:r>
      </w:ins>
    </w:p>
    <w:p w:rsidR="00EF42F9" w:rsidRPr="00EF42F9" w:rsidRDefault="00EF42F9">
      <w:pPr>
        <w:pStyle w:val="ListParagraph"/>
        <w:numPr>
          <w:ilvl w:val="0"/>
          <w:numId w:val="79"/>
        </w:numPr>
        <w:rPr>
          <w:ins w:id="2056" w:author="Karthick Nagarajan" w:date="2019-01-04T15:27:00Z"/>
          <w:rFonts w:eastAsia="Times New Roman" w:cstheme="minorHAnsi"/>
          <w:sz w:val="24"/>
          <w:szCs w:val="24"/>
          <w:rPrChange w:id="2057" w:author="Karthick Nagarajan" w:date="2019-01-04T15:29:00Z">
            <w:rPr>
              <w:ins w:id="2058" w:author="Karthick Nagarajan" w:date="2019-01-04T15:27:00Z"/>
            </w:rPr>
          </w:rPrChange>
        </w:rPr>
        <w:pPrChange w:id="2059" w:author="Karthick Nagarajan" w:date="2019-01-04T15:29:00Z">
          <w:pPr>
            <w:pStyle w:val="ListParagraph"/>
            <w:numPr>
              <w:numId w:val="75"/>
            </w:numPr>
            <w:ind w:hanging="360"/>
          </w:pPr>
        </w:pPrChange>
      </w:pPr>
      <w:ins w:id="2060" w:author="Karthick Nagarajan" w:date="2019-01-04T15:27:00Z">
        <w:r w:rsidRPr="00EF42F9">
          <w:rPr>
            <w:rFonts w:eastAsia="Times New Roman" w:cstheme="minorHAnsi"/>
            <w:sz w:val="24"/>
            <w:szCs w:val="24"/>
            <w:rPrChange w:id="2061" w:author="Karthick Nagarajan" w:date="2019-01-04T15:29:00Z">
              <w:rPr/>
            </w:rPrChange>
          </w:rPr>
          <w:t>In worldpay_main.js,  functional/mocks/testDataMgr/worldpay_main, provide the required credentials which are existing in the site</w:t>
        </w:r>
      </w:ins>
    </w:p>
    <w:p w:rsidR="00EF42F9" w:rsidRPr="007E27A7" w:rsidRDefault="00EF42F9" w:rsidP="00EF42F9">
      <w:pPr>
        <w:ind w:left="720"/>
        <w:rPr>
          <w:ins w:id="2062" w:author="Karthick Nagarajan" w:date="2019-01-04T15:27:00Z"/>
          <w:rFonts w:eastAsia="Times New Roman" w:cstheme="minorHAnsi"/>
          <w:sz w:val="24"/>
          <w:szCs w:val="24"/>
        </w:rPr>
      </w:pPr>
      <w:ins w:id="2063" w:author="Karthick Nagarajan" w:date="2019-01-04T15:27:00Z">
        <w:r w:rsidRPr="007E27A7">
          <w:rPr>
            <w:rFonts w:eastAsia="Times New Roman" w:cstheme="minorHAnsi"/>
            <w:sz w:val="24"/>
            <w:szCs w:val="24"/>
          </w:rPr>
          <w:t>a) loginUserEmail – existing user email</w:t>
        </w:r>
      </w:ins>
      <w:ins w:id="2064" w:author="Karthick Nagarajan" w:date="2019-01-04T15:29:00Z">
        <w:r>
          <w:rPr>
            <w:rFonts w:eastAsia="Times New Roman" w:cstheme="minorHAnsi"/>
            <w:sz w:val="24"/>
            <w:szCs w:val="24"/>
          </w:rPr>
          <w:t>(recommend user email in 3</w:t>
        </w:r>
        <w:r w:rsidRPr="00EF42F9">
          <w:rPr>
            <w:rFonts w:eastAsia="Times New Roman" w:cstheme="minorHAnsi"/>
            <w:sz w:val="24"/>
            <w:szCs w:val="24"/>
            <w:vertAlign w:val="superscript"/>
            <w:rPrChange w:id="2065" w:author="Karthick Nagarajan" w:date="2019-01-04T15:29:00Z">
              <w:rPr>
                <w:rFonts w:eastAsia="Times New Roman" w:cstheme="minorHAnsi"/>
                <w:sz w:val="24"/>
                <w:szCs w:val="24"/>
              </w:rPr>
            </w:rPrChange>
          </w:rPr>
          <w:t>rd</w:t>
        </w:r>
        <w:r>
          <w:rPr>
            <w:rFonts w:eastAsia="Times New Roman" w:cstheme="minorHAnsi"/>
            <w:sz w:val="24"/>
            <w:szCs w:val="24"/>
          </w:rPr>
          <w:t xml:space="preserve"> point)</w:t>
        </w:r>
      </w:ins>
    </w:p>
    <w:p w:rsidR="00EF42F9" w:rsidRPr="007E27A7" w:rsidRDefault="00EF42F9" w:rsidP="00EF42F9">
      <w:pPr>
        <w:ind w:left="720"/>
        <w:rPr>
          <w:ins w:id="2066" w:author="Karthick Nagarajan" w:date="2019-01-04T15:27:00Z"/>
          <w:rFonts w:eastAsia="Times New Roman" w:cstheme="minorHAnsi"/>
          <w:sz w:val="24"/>
          <w:szCs w:val="24"/>
        </w:rPr>
      </w:pPr>
      <w:ins w:id="2067" w:author="Karthick Nagarajan" w:date="2019-01-04T15:27:00Z">
        <w:r w:rsidRPr="007E27A7">
          <w:rPr>
            <w:rFonts w:eastAsia="Times New Roman" w:cstheme="minorHAnsi"/>
            <w:sz w:val="24"/>
            <w:szCs w:val="24"/>
          </w:rPr>
          <w:t>b) loginPassword -  existing user password</w:t>
        </w:r>
      </w:ins>
    </w:p>
    <w:p w:rsidR="00EF42F9" w:rsidRPr="007E27A7" w:rsidRDefault="00EF42F9" w:rsidP="00EF42F9">
      <w:pPr>
        <w:ind w:left="720"/>
        <w:rPr>
          <w:ins w:id="2068" w:author="Karthick Nagarajan" w:date="2019-01-04T15:27:00Z"/>
          <w:rFonts w:eastAsia="Times New Roman" w:cstheme="minorHAnsi"/>
          <w:sz w:val="24"/>
          <w:szCs w:val="24"/>
        </w:rPr>
      </w:pPr>
      <w:ins w:id="2069" w:author="Karthick Nagarajan" w:date="2019-01-04T15:27:00Z">
        <w:r w:rsidRPr="007E27A7">
          <w:rPr>
            <w:rFonts w:eastAsia="Times New Roman" w:cstheme="minorHAnsi"/>
            <w:sz w:val="24"/>
            <w:szCs w:val="24"/>
          </w:rPr>
          <w:t>c) newUserPassword – new user registration password</w:t>
        </w:r>
      </w:ins>
    </w:p>
    <w:p w:rsidR="00EF42F9" w:rsidRPr="007E27A7" w:rsidRDefault="00EF42F9" w:rsidP="00EF42F9">
      <w:pPr>
        <w:ind w:left="720"/>
        <w:rPr>
          <w:ins w:id="2070" w:author="Karthick Nagarajan" w:date="2019-01-04T15:27:00Z"/>
          <w:rFonts w:eastAsia="Times New Roman" w:cstheme="minorHAnsi"/>
          <w:sz w:val="24"/>
          <w:szCs w:val="24"/>
        </w:rPr>
      </w:pPr>
      <w:ins w:id="2071" w:author="Karthick Nagarajan" w:date="2019-01-04T15:27:00Z">
        <w:r w:rsidRPr="007E27A7">
          <w:rPr>
            <w:rFonts w:eastAsia="Times New Roman" w:cstheme="minorHAnsi"/>
            <w:sz w:val="24"/>
            <w:szCs w:val="24"/>
          </w:rPr>
          <w:t>d) storefrontPath – absolute folder path to the site export</w:t>
        </w:r>
      </w:ins>
    </w:p>
    <w:p w:rsidR="00EF42F9" w:rsidRPr="007E27A7" w:rsidRDefault="00EF42F9" w:rsidP="00EF42F9">
      <w:pPr>
        <w:ind w:left="720"/>
        <w:rPr>
          <w:ins w:id="2072" w:author="Karthick Nagarajan" w:date="2019-01-04T15:27:00Z"/>
          <w:rFonts w:eastAsia="Times New Roman" w:cstheme="minorHAnsi"/>
          <w:sz w:val="24"/>
          <w:szCs w:val="24"/>
        </w:rPr>
      </w:pPr>
      <w:ins w:id="2073" w:author="Karthick Nagarajan" w:date="2019-01-04T15:27:00Z">
        <w:r w:rsidRPr="007E27A7">
          <w:rPr>
            <w:rFonts w:eastAsia="Times New Roman" w:cstheme="minorHAnsi"/>
            <w:sz w:val="24"/>
            <w:szCs w:val="24"/>
          </w:rPr>
          <w:t>e) resourcePath – absolute folder path to storefront reference architecture resource folder</w:t>
        </w:r>
      </w:ins>
    </w:p>
    <w:p w:rsidR="00EF42F9" w:rsidRPr="007E27A7" w:rsidRDefault="00EF42F9" w:rsidP="00EF42F9">
      <w:pPr>
        <w:ind w:left="720"/>
        <w:rPr>
          <w:ins w:id="2074" w:author="Karthick Nagarajan" w:date="2019-01-04T15:27:00Z"/>
          <w:rFonts w:eastAsia="Times New Roman" w:cstheme="minorHAnsi"/>
          <w:sz w:val="24"/>
          <w:szCs w:val="24"/>
        </w:rPr>
      </w:pPr>
    </w:p>
    <w:p w:rsidR="00EF42F9" w:rsidRPr="007E27A7" w:rsidRDefault="00EF42F9" w:rsidP="00EF42F9">
      <w:pPr>
        <w:ind w:left="720"/>
        <w:rPr>
          <w:ins w:id="2075" w:author="Karthick Nagarajan" w:date="2019-01-04T15:27:00Z"/>
          <w:rFonts w:eastAsia="Times New Roman" w:cstheme="minorHAnsi"/>
          <w:sz w:val="24"/>
          <w:szCs w:val="24"/>
        </w:rPr>
      </w:pPr>
      <w:ins w:id="2076" w:author="Karthick Nagarajan" w:date="2019-01-04T15:27:00Z">
        <w:r w:rsidRPr="007E27A7">
          <w:rPr>
            <w:rFonts w:eastAsia="Times New Roman" w:cstheme="minorHAnsi"/>
            <w:sz w:val="24"/>
            <w:szCs w:val="24"/>
          </w:rPr>
          <w:t>f) 3 Variant Product ID like variantProduct1, variantProduct2, variantProduct3(example product ids which are having good inventory)</w:t>
        </w:r>
      </w:ins>
    </w:p>
    <w:p w:rsidR="00EF42F9" w:rsidRPr="007E27A7" w:rsidRDefault="00EF42F9" w:rsidP="00EF42F9">
      <w:pPr>
        <w:ind w:left="720"/>
        <w:rPr>
          <w:ins w:id="2077" w:author="Karthick Nagarajan" w:date="2019-01-04T15:27:00Z"/>
          <w:rFonts w:eastAsia="Times New Roman" w:cstheme="minorHAnsi"/>
          <w:sz w:val="24"/>
          <w:szCs w:val="24"/>
        </w:rPr>
      </w:pPr>
    </w:p>
    <w:p w:rsidR="00EF42F9" w:rsidRPr="007E27A7" w:rsidRDefault="00EF42F9" w:rsidP="00EF42F9">
      <w:pPr>
        <w:ind w:left="720"/>
        <w:rPr>
          <w:ins w:id="2078" w:author="Karthick Nagarajan" w:date="2019-01-04T15:27:00Z"/>
          <w:rFonts w:eastAsia="Times New Roman" w:cstheme="minorHAnsi"/>
          <w:sz w:val="24"/>
          <w:szCs w:val="24"/>
        </w:rPr>
      </w:pPr>
      <w:ins w:id="2079" w:author="Karthick Nagarajan" w:date="2019-01-04T15:27:00Z">
        <w:r w:rsidRPr="007E27A7">
          <w:rPr>
            <w:rFonts w:eastAsia="Times New Roman" w:cstheme="minorHAnsi"/>
            <w:sz w:val="24"/>
            <w:szCs w:val="24"/>
          </w:rPr>
          <w:t>g) All credit card details scenario you want to check like creditCardAmex, creditCardDiscover, creditCardVisa, creditCardError, creditCardRefused, creditCard3D containing card name, card type, number, expiry date, cvv number.</w:t>
        </w:r>
      </w:ins>
    </w:p>
    <w:p w:rsidR="00EF42F9" w:rsidRPr="007E27A7" w:rsidRDefault="00EF42F9" w:rsidP="00EF42F9">
      <w:pPr>
        <w:ind w:left="720"/>
        <w:rPr>
          <w:ins w:id="2080" w:author="Karthick Nagarajan" w:date="2019-01-04T15:27:00Z"/>
          <w:rFonts w:eastAsia="Times New Roman" w:cstheme="minorHAnsi"/>
          <w:sz w:val="24"/>
          <w:szCs w:val="24"/>
        </w:rPr>
      </w:pPr>
    </w:p>
    <w:p w:rsidR="00EF42F9" w:rsidRDefault="00EF42F9" w:rsidP="00EF42F9">
      <w:pPr>
        <w:ind w:left="720"/>
        <w:rPr>
          <w:ins w:id="2081" w:author="Karthick Nagarajan" w:date="2019-01-04T15:30:00Z"/>
          <w:rFonts w:eastAsia="Times New Roman" w:cstheme="minorHAnsi"/>
          <w:sz w:val="24"/>
          <w:szCs w:val="24"/>
        </w:rPr>
      </w:pPr>
      <w:ins w:id="2082" w:author="Karthick Nagarajan" w:date="2019-01-04T15:27:00Z">
        <w:r w:rsidRPr="007E27A7">
          <w:rPr>
            <w:rFonts w:eastAsia="Times New Roman" w:cstheme="minorHAnsi"/>
            <w:sz w:val="24"/>
            <w:szCs w:val="24"/>
          </w:rPr>
          <w:t>Note:- Login user email should be available in the customer list xml file also.</w:t>
        </w:r>
      </w:ins>
    </w:p>
    <w:p w:rsidR="00CA0FD6" w:rsidRPr="00CA0FD6" w:rsidRDefault="00CA0FD6">
      <w:pPr>
        <w:pStyle w:val="ListParagraph"/>
        <w:numPr>
          <w:ilvl w:val="0"/>
          <w:numId w:val="79"/>
        </w:numPr>
        <w:spacing w:after="0"/>
        <w:rPr>
          <w:ins w:id="2083" w:author="Karthick Nagarajan" w:date="2019-01-04T15:30:00Z"/>
          <w:rFonts w:eastAsia="Times New Roman" w:cstheme="minorHAnsi"/>
          <w:sz w:val="24"/>
          <w:szCs w:val="24"/>
          <w:rPrChange w:id="2084" w:author="Karthick Nagarajan" w:date="2019-01-04T15:30:00Z">
            <w:rPr>
              <w:ins w:id="2085" w:author="Karthick Nagarajan" w:date="2019-01-04T15:30:00Z"/>
            </w:rPr>
          </w:rPrChange>
        </w:rPr>
        <w:pPrChange w:id="2086" w:author="Karthick Nagarajan" w:date="2019-01-04T15:30:00Z">
          <w:pPr>
            <w:numPr>
              <w:numId w:val="80"/>
            </w:numPr>
            <w:spacing w:after="0"/>
            <w:ind w:left="1080" w:hanging="360"/>
          </w:pPr>
        </w:pPrChange>
      </w:pPr>
      <w:ins w:id="2087" w:author="Karthick Nagarajan" w:date="2019-01-04T15:30:00Z">
        <w:r w:rsidRPr="00CA0FD6">
          <w:rPr>
            <w:rFonts w:eastAsia="Times New Roman" w:cstheme="minorHAnsi"/>
            <w:sz w:val="24"/>
            <w:szCs w:val="24"/>
            <w:rPrChange w:id="2088" w:author="Karthick Nagarajan" w:date="2019-01-04T15:30:00Z">
              <w:rPr/>
            </w:rPrChange>
          </w:rPr>
          <w:t>If dw.json is not there in root folder, create one containing following :</w:t>
        </w:r>
      </w:ins>
    </w:p>
    <w:p w:rsidR="00CA0FD6" w:rsidRPr="007E27A7" w:rsidRDefault="00CA0FD6" w:rsidP="00CA0FD6">
      <w:pPr>
        <w:spacing w:line="325" w:lineRule="auto"/>
        <w:ind w:left="720"/>
        <w:rPr>
          <w:ins w:id="2089" w:author="Karthick Nagarajan" w:date="2019-01-04T15:30:00Z"/>
          <w:rFonts w:eastAsia="Courier New" w:cstheme="minorHAnsi"/>
          <w:sz w:val="20"/>
          <w:szCs w:val="20"/>
        </w:rPr>
      </w:pPr>
      <w:ins w:id="2090" w:author="Karthick Nagarajan" w:date="2019-01-04T15:30:00Z">
        <w:r w:rsidRPr="007E27A7">
          <w:rPr>
            <w:rFonts w:eastAsia="Courier New" w:cstheme="minorHAnsi"/>
            <w:sz w:val="20"/>
            <w:szCs w:val="20"/>
          </w:rPr>
          <w:t>{</w:t>
        </w:r>
      </w:ins>
    </w:p>
    <w:p w:rsidR="00CA0FD6" w:rsidRPr="007E27A7" w:rsidRDefault="00CA0FD6" w:rsidP="00CA0FD6">
      <w:pPr>
        <w:spacing w:line="325" w:lineRule="auto"/>
        <w:ind w:left="720"/>
        <w:rPr>
          <w:ins w:id="2091" w:author="Karthick Nagarajan" w:date="2019-01-04T15:30:00Z"/>
          <w:rFonts w:eastAsia="Courier New" w:cstheme="minorHAnsi"/>
          <w:sz w:val="20"/>
          <w:szCs w:val="20"/>
        </w:rPr>
      </w:pPr>
      <w:ins w:id="2092" w:author="Karthick Nagarajan" w:date="2019-01-04T15:30:00Z">
        <w:r w:rsidRPr="007E27A7">
          <w:rPr>
            <w:rFonts w:eastAsia="Courier New" w:cstheme="minorHAnsi"/>
            <w:sz w:val="20"/>
            <w:szCs w:val="20"/>
          </w:rPr>
          <w:t xml:space="preserve">   "hostname": "worldpay03-tech-prtnr-eu04-dw.demandware.net",</w:t>
        </w:r>
      </w:ins>
    </w:p>
    <w:p w:rsidR="00CA0FD6" w:rsidRPr="007E27A7" w:rsidRDefault="00CA0FD6" w:rsidP="00CA0FD6">
      <w:pPr>
        <w:spacing w:line="325" w:lineRule="auto"/>
        <w:ind w:left="720"/>
        <w:rPr>
          <w:ins w:id="2093" w:author="Karthick Nagarajan" w:date="2019-01-04T15:30:00Z"/>
          <w:rFonts w:eastAsia="Courier New" w:cstheme="minorHAnsi"/>
          <w:sz w:val="20"/>
          <w:szCs w:val="20"/>
        </w:rPr>
      </w:pPr>
      <w:ins w:id="2094" w:author="Karthick Nagarajan" w:date="2019-01-04T15:30:00Z">
        <w:r w:rsidRPr="007E27A7">
          <w:rPr>
            <w:rFonts w:eastAsia="Courier New" w:cstheme="minorHAnsi"/>
            <w:sz w:val="20"/>
            <w:szCs w:val="20"/>
          </w:rPr>
          <w:t xml:space="preserve">   "username": "USERNAME_OF_STOREFRONT",</w:t>
        </w:r>
      </w:ins>
    </w:p>
    <w:p w:rsidR="00CA0FD6" w:rsidRPr="007E27A7" w:rsidRDefault="00CA0FD6" w:rsidP="00CA0FD6">
      <w:pPr>
        <w:spacing w:line="325" w:lineRule="auto"/>
        <w:ind w:left="720"/>
        <w:rPr>
          <w:ins w:id="2095" w:author="Karthick Nagarajan" w:date="2019-01-04T15:30:00Z"/>
          <w:rFonts w:eastAsia="Courier New" w:cstheme="minorHAnsi"/>
          <w:sz w:val="20"/>
          <w:szCs w:val="20"/>
        </w:rPr>
      </w:pPr>
      <w:ins w:id="2096" w:author="Karthick Nagarajan" w:date="2019-01-04T15:30:00Z">
        <w:r w:rsidRPr="007E27A7">
          <w:rPr>
            <w:rFonts w:eastAsia="Courier New" w:cstheme="minorHAnsi"/>
            <w:sz w:val="20"/>
            <w:szCs w:val="20"/>
          </w:rPr>
          <w:t xml:space="preserve">   "password": "PASSOWRD_OF_STOREFRONT",</w:t>
        </w:r>
      </w:ins>
    </w:p>
    <w:p w:rsidR="00CA0FD6" w:rsidRPr="007E27A7" w:rsidRDefault="00CA0FD6" w:rsidP="00CA0FD6">
      <w:pPr>
        <w:spacing w:line="325" w:lineRule="auto"/>
        <w:ind w:left="720"/>
        <w:rPr>
          <w:ins w:id="2097" w:author="Karthick Nagarajan" w:date="2019-01-04T15:30:00Z"/>
          <w:rFonts w:eastAsia="Courier New" w:cstheme="minorHAnsi"/>
          <w:sz w:val="20"/>
          <w:szCs w:val="20"/>
        </w:rPr>
      </w:pPr>
      <w:ins w:id="2098" w:author="Karthick Nagarajan" w:date="2019-01-04T15:30:00Z">
        <w:r w:rsidRPr="007E27A7">
          <w:rPr>
            <w:rFonts w:eastAsia="Courier New" w:cstheme="minorHAnsi"/>
            <w:sz w:val="20"/>
            <w:szCs w:val="20"/>
          </w:rPr>
          <w:t xml:space="preserve">   "code-version": "CODE_VERSION"</w:t>
        </w:r>
      </w:ins>
    </w:p>
    <w:p w:rsidR="00CA0FD6" w:rsidRPr="007E27A7" w:rsidRDefault="00CA0FD6" w:rsidP="00CA0FD6">
      <w:pPr>
        <w:spacing w:line="325" w:lineRule="auto"/>
        <w:ind w:left="720"/>
        <w:rPr>
          <w:ins w:id="2099" w:author="Karthick Nagarajan" w:date="2019-01-04T15:30:00Z"/>
          <w:rFonts w:eastAsia="Courier New" w:cstheme="minorHAnsi"/>
          <w:sz w:val="20"/>
          <w:szCs w:val="20"/>
        </w:rPr>
      </w:pPr>
      <w:ins w:id="2100" w:author="Karthick Nagarajan" w:date="2019-01-04T15:30:00Z">
        <w:r w:rsidRPr="007E27A7">
          <w:rPr>
            <w:rFonts w:eastAsia="Courier New" w:cstheme="minorHAnsi"/>
            <w:sz w:val="20"/>
            <w:szCs w:val="20"/>
          </w:rPr>
          <w:t>}</w:t>
        </w:r>
      </w:ins>
    </w:p>
    <w:p w:rsidR="00CA0FD6" w:rsidRPr="007E27A7" w:rsidRDefault="00CA0FD6" w:rsidP="00EF42F9">
      <w:pPr>
        <w:ind w:left="720"/>
        <w:rPr>
          <w:ins w:id="2101" w:author="Karthick Nagarajan" w:date="2019-01-04T15:27:00Z"/>
          <w:rFonts w:eastAsia="Times New Roman" w:cstheme="minorHAnsi"/>
          <w:sz w:val="24"/>
          <w:szCs w:val="24"/>
        </w:rPr>
      </w:pPr>
    </w:p>
    <w:p w:rsidR="002759BB" w:rsidRDefault="002759BB">
      <w:pPr>
        <w:spacing w:after="0"/>
        <w:ind w:left="720"/>
        <w:rPr>
          <w:ins w:id="2102" w:author="Karthick Nagarajan" w:date="2019-01-04T15:13:00Z"/>
          <w:rFonts w:eastAsia="Times New Roman" w:cstheme="minorHAnsi"/>
          <w:sz w:val="24"/>
          <w:szCs w:val="24"/>
        </w:rPr>
        <w:pPrChange w:id="2103" w:author="Karthick Nagarajan" w:date="2019-01-04T15:11:00Z">
          <w:pPr>
            <w:numPr>
              <w:numId w:val="75"/>
            </w:numPr>
            <w:spacing w:after="0"/>
            <w:ind w:left="720" w:hanging="360"/>
          </w:pPr>
        </w:pPrChange>
      </w:pPr>
    </w:p>
    <w:p w:rsidR="00062FF0" w:rsidRDefault="00062FF0">
      <w:pPr>
        <w:spacing w:after="0"/>
        <w:ind w:left="720"/>
        <w:rPr>
          <w:ins w:id="2104" w:author="Karthick Nagarajan" w:date="2019-01-04T15:12:00Z"/>
          <w:rFonts w:eastAsia="Times New Roman" w:cstheme="minorHAnsi"/>
          <w:sz w:val="24"/>
          <w:szCs w:val="24"/>
        </w:rPr>
        <w:pPrChange w:id="2105" w:author="Karthick Nagarajan" w:date="2019-01-04T15:11:00Z">
          <w:pPr>
            <w:numPr>
              <w:numId w:val="75"/>
            </w:numPr>
            <w:spacing w:after="0"/>
            <w:ind w:left="720" w:hanging="360"/>
          </w:pPr>
        </w:pPrChange>
      </w:pPr>
    </w:p>
    <w:p w:rsidR="002759BB" w:rsidRPr="002759BB" w:rsidRDefault="002759BB">
      <w:pPr>
        <w:spacing w:after="0"/>
        <w:ind w:left="720"/>
        <w:rPr>
          <w:ins w:id="2106" w:author="Karthick Nagarajan" w:date="2019-01-04T15:11:00Z"/>
          <w:rFonts w:eastAsia="Times New Roman" w:cstheme="minorHAnsi"/>
          <w:b/>
          <w:sz w:val="32"/>
          <w:szCs w:val="32"/>
          <w:rPrChange w:id="2107" w:author="Karthick Nagarajan" w:date="2019-01-04T15:12:00Z">
            <w:rPr>
              <w:ins w:id="2108" w:author="Karthick Nagarajan" w:date="2019-01-04T15:11:00Z"/>
              <w:rFonts w:eastAsia="Times New Roman" w:cstheme="minorHAnsi"/>
              <w:sz w:val="24"/>
              <w:szCs w:val="24"/>
            </w:rPr>
          </w:rPrChange>
        </w:rPr>
        <w:pPrChange w:id="2109" w:author="Karthick Nagarajan" w:date="2019-01-04T15:11:00Z">
          <w:pPr>
            <w:numPr>
              <w:numId w:val="75"/>
            </w:numPr>
            <w:spacing w:after="0"/>
            <w:ind w:left="720" w:hanging="360"/>
          </w:pPr>
        </w:pPrChange>
      </w:pPr>
      <w:ins w:id="2110" w:author="Karthick Nagarajan" w:date="2019-01-04T15:12:00Z">
        <w:r w:rsidRPr="002759BB">
          <w:rPr>
            <w:rFonts w:eastAsia="Times New Roman" w:cstheme="minorHAnsi"/>
            <w:b/>
            <w:sz w:val="32"/>
            <w:szCs w:val="32"/>
            <w:rPrChange w:id="2111" w:author="Karthick Nagarajan" w:date="2019-01-04T15:12:00Z">
              <w:rPr>
                <w:rFonts w:eastAsia="Times New Roman" w:cstheme="minorHAnsi"/>
                <w:sz w:val="24"/>
                <w:szCs w:val="24"/>
              </w:rPr>
            </w:rPrChange>
          </w:rPr>
          <w:t>Steps to configure and run the automation testing</w:t>
        </w:r>
      </w:ins>
    </w:p>
    <w:p w:rsidR="00FE6FC4" w:rsidRPr="00CA0FD6" w:rsidRDefault="00FE6FC4">
      <w:pPr>
        <w:pStyle w:val="ListParagraph"/>
        <w:numPr>
          <w:ilvl w:val="0"/>
          <w:numId w:val="80"/>
        </w:numPr>
        <w:spacing w:after="0"/>
        <w:rPr>
          <w:ins w:id="2112" w:author="Karthick Nagarajan" w:date="2019-01-03T17:01:00Z"/>
          <w:rFonts w:eastAsia="Times New Roman" w:cstheme="minorHAnsi"/>
          <w:sz w:val="24"/>
          <w:szCs w:val="24"/>
          <w:rPrChange w:id="2113" w:author="Karthick Nagarajan" w:date="2019-01-04T15:29:00Z">
            <w:rPr>
              <w:ins w:id="2114" w:author="Karthick Nagarajan" w:date="2019-01-03T17:01:00Z"/>
              <w:rFonts w:ascii="Times New Roman" w:eastAsia="Times New Roman" w:hAnsi="Times New Roman" w:cs="Times New Roman"/>
              <w:sz w:val="24"/>
              <w:szCs w:val="24"/>
            </w:rPr>
          </w:rPrChange>
        </w:rPr>
        <w:pPrChange w:id="2115" w:author="Karthick Nagarajan" w:date="2019-01-04T15:29:00Z">
          <w:pPr>
            <w:numPr>
              <w:numId w:val="75"/>
            </w:numPr>
            <w:spacing w:after="0"/>
            <w:ind w:left="720" w:hanging="360"/>
          </w:pPr>
        </w:pPrChange>
      </w:pPr>
      <w:ins w:id="2116" w:author="Karthick Nagarajan" w:date="2019-01-03T17:01:00Z">
        <w:r w:rsidRPr="00CA0FD6">
          <w:rPr>
            <w:rFonts w:eastAsia="Times New Roman" w:cstheme="minorHAnsi"/>
            <w:sz w:val="24"/>
            <w:szCs w:val="24"/>
            <w:rPrChange w:id="2117" w:author="Karthick Nagarajan" w:date="2019-01-04T15:29:00Z">
              <w:rPr>
                <w:rFonts w:ascii="Times New Roman" w:eastAsia="Times New Roman" w:hAnsi="Times New Roman" w:cs="Times New Roman"/>
                <w:sz w:val="24"/>
                <w:szCs w:val="24"/>
              </w:rPr>
            </w:rPrChange>
          </w:rPr>
          <w:t>Run command npm install in root folder</w:t>
        </w:r>
      </w:ins>
    </w:p>
    <w:p w:rsidR="00FE6FC4" w:rsidRPr="00FE6FC4" w:rsidRDefault="00FE6FC4">
      <w:pPr>
        <w:numPr>
          <w:ilvl w:val="0"/>
          <w:numId w:val="80"/>
        </w:numPr>
        <w:spacing w:after="0"/>
        <w:rPr>
          <w:ins w:id="2118" w:author="Karthick Nagarajan" w:date="2019-01-03T17:01:00Z"/>
          <w:rFonts w:eastAsia="Times New Roman" w:cstheme="minorHAnsi"/>
          <w:sz w:val="24"/>
          <w:szCs w:val="24"/>
          <w:rPrChange w:id="2119" w:author="Karthick Nagarajan" w:date="2019-01-03T17:06:00Z">
            <w:rPr>
              <w:ins w:id="2120" w:author="Karthick Nagarajan" w:date="2019-01-03T17:01:00Z"/>
              <w:rFonts w:ascii="Times New Roman" w:eastAsia="Times New Roman" w:hAnsi="Times New Roman" w:cs="Times New Roman"/>
              <w:sz w:val="24"/>
              <w:szCs w:val="24"/>
            </w:rPr>
          </w:rPrChange>
        </w:rPr>
        <w:pPrChange w:id="2121" w:author="Karthick Nagarajan" w:date="2019-01-04T15:29:00Z">
          <w:pPr>
            <w:numPr>
              <w:numId w:val="75"/>
            </w:numPr>
            <w:spacing w:after="0"/>
            <w:ind w:left="720" w:hanging="360"/>
          </w:pPr>
        </w:pPrChange>
      </w:pPr>
      <w:ins w:id="2122" w:author="Karthick Nagarajan" w:date="2019-01-03T17:01:00Z">
        <w:r w:rsidRPr="00FE6FC4">
          <w:rPr>
            <w:rFonts w:eastAsia="Times New Roman" w:cstheme="minorHAnsi"/>
            <w:sz w:val="24"/>
            <w:szCs w:val="24"/>
            <w:rPrChange w:id="2123" w:author="Karthick Nagarajan" w:date="2019-01-03T17:06:00Z">
              <w:rPr>
                <w:rFonts w:ascii="Times New Roman" w:eastAsia="Times New Roman" w:hAnsi="Times New Roman" w:cs="Times New Roman"/>
                <w:sz w:val="24"/>
                <w:szCs w:val="24"/>
              </w:rPr>
            </w:rPrChange>
          </w:rPr>
          <w:t xml:space="preserve">Download selenium-standalone globally and start selenium server using command:- </w:t>
        </w:r>
      </w:ins>
    </w:p>
    <w:p w:rsidR="00FE6FC4" w:rsidRPr="00FE6FC4" w:rsidRDefault="00FE6FC4" w:rsidP="00FE6FC4">
      <w:pPr>
        <w:ind w:left="720"/>
        <w:rPr>
          <w:ins w:id="2124" w:author="Karthick Nagarajan" w:date="2019-01-03T17:01:00Z"/>
          <w:rFonts w:eastAsia="Times New Roman" w:cstheme="minorHAnsi"/>
          <w:sz w:val="24"/>
          <w:szCs w:val="24"/>
          <w:rPrChange w:id="2125" w:author="Karthick Nagarajan" w:date="2019-01-03T17:06:00Z">
            <w:rPr>
              <w:ins w:id="2126" w:author="Karthick Nagarajan" w:date="2019-01-03T17:01:00Z"/>
              <w:rFonts w:ascii="Times New Roman" w:eastAsia="Times New Roman" w:hAnsi="Times New Roman" w:cs="Times New Roman"/>
              <w:sz w:val="24"/>
              <w:szCs w:val="24"/>
            </w:rPr>
          </w:rPrChange>
        </w:rPr>
      </w:pPr>
      <w:ins w:id="2127" w:author="Karthick Nagarajan" w:date="2019-01-03T17:01:00Z">
        <w:r w:rsidRPr="00FE6FC4">
          <w:rPr>
            <w:rFonts w:eastAsia="Times New Roman" w:cstheme="minorHAnsi"/>
            <w:sz w:val="24"/>
            <w:szCs w:val="24"/>
            <w:rPrChange w:id="2128" w:author="Karthick Nagarajan" w:date="2019-01-03T17:06:00Z">
              <w:rPr>
                <w:rFonts w:ascii="Times New Roman" w:eastAsia="Times New Roman" w:hAnsi="Times New Roman" w:cs="Times New Roman"/>
                <w:sz w:val="24"/>
                <w:szCs w:val="24"/>
              </w:rPr>
            </w:rPrChange>
          </w:rPr>
          <w:t xml:space="preserve"> npm install selenium-standalone@latest -g</w:t>
        </w:r>
      </w:ins>
    </w:p>
    <w:p w:rsidR="00FE6FC4" w:rsidRPr="00FE6FC4" w:rsidRDefault="00FE6FC4" w:rsidP="00FE6FC4">
      <w:pPr>
        <w:ind w:left="720"/>
        <w:rPr>
          <w:ins w:id="2129" w:author="Karthick Nagarajan" w:date="2019-01-03T17:01:00Z"/>
          <w:rFonts w:eastAsia="Times New Roman" w:cstheme="minorHAnsi"/>
          <w:sz w:val="24"/>
          <w:szCs w:val="24"/>
          <w:rPrChange w:id="2130" w:author="Karthick Nagarajan" w:date="2019-01-03T17:06:00Z">
            <w:rPr>
              <w:ins w:id="2131" w:author="Karthick Nagarajan" w:date="2019-01-03T17:01:00Z"/>
              <w:rFonts w:ascii="Times New Roman" w:eastAsia="Times New Roman" w:hAnsi="Times New Roman" w:cs="Times New Roman"/>
              <w:sz w:val="24"/>
              <w:szCs w:val="24"/>
            </w:rPr>
          </w:rPrChange>
        </w:rPr>
      </w:pPr>
      <w:ins w:id="2132" w:author="Karthick Nagarajan" w:date="2019-01-03T17:01:00Z">
        <w:r w:rsidRPr="00FE6FC4">
          <w:rPr>
            <w:rFonts w:eastAsia="Times New Roman" w:cstheme="minorHAnsi"/>
            <w:sz w:val="24"/>
            <w:szCs w:val="24"/>
            <w:rPrChange w:id="2133" w:author="Karthick Nagarajan" w:date="2019-01-03T17:06:00Z">
              <w:rPr>
                <w:rFonts w:ascii="Times New Roman" w:eastAsia="Times New Roman" w:hAnsi="Times New Roman" w:cs="Times New Roman"/>
                <w:sz w:val="24"/>
                <w:szCs w:val="24"/>
              </w:rPr>
            </w:rPrChange>
          </w:rPr>
          <w:t xml:space="preserve"> selenium-standalone install</w:t>
        </w:r>
      </w:ins>
    </w:p>
    <w:p w:rsidR="00FE6FC4" w:rsidRPr="00FE6FC4" w:rsidRDefault="00FE6FC4" w:rsidP="00FE6FC4">
      <w:pPr>
        <w:ind w:left="720"/>
        <w:rPr>
          <w:ins w:id="2134" w:author="Karthick Nagarajan" w:date="2019-01-03T17:01:00Z"/>
          <w:rFonts w:eastAsia="Times New Roman" w:cstheme="minorHAnsi"/>
          <w:sz w:val="24"/>
          <w:szCs w:val="24"/>
          <w:rPrChange w:id="2135" w:author="Karthick Nagarajan" w:date="2019-01-03T17:06:00Z">
            <w:rPr>
              <w:ins w:id="2136" w:author="Karthick Nagarajan" w:date="2019-01-03T17:01:00Z"/>
              <w:rFonts w:ascii="Times New Roman" w:eastAsia="Times New Roman" w:hAnsi="Times New Roman" w:cs="Times New Roman"/>
              <w:sz w:val="24"/>
              <w:szCs w:val="24"/>
            </w:rPr>
          </w:rPrChange>
        </w:rPr>
      </w:pPr>
      <w:ins w:id="2137" w:author="Karthick Nagarajan" w:date="2019-01-03T17:01:00Z">
        <w:r w:rsidRPr="00FE6FC4">
          <w:rPr>
            <w:rFonts w:eastAsia="Times New Roman" w:cstheme="minorHAnsi"/>
            <w:sz w:val="24"/>
            <w:szCs w:val="24"/>
            <w:rPrChange w:id="2138" w:author="Karthick Nagarajan" w:date="2019-01-03T17:06:00Z">
              <w:rPr>
                <w:rFonts w:ascii="Times New Roman" w:eastAsia="Times New Roman" w:hAnsi="Times New Roman" w:cs="Times New Roman"/>
                <w:sz w:val="24"/>
                <w:szCs w:val="24"/>
              </w:rPr>
            </w:rPrChange>
          </w:rPr>
          <w:t xml:space="preserve"> selenium-standalone start</w:t>
        </w:r>
      </w:ins>
    </w:p>
    <w:p w:rsidR="00FE6FC4" w:rsidRPr="00FE6FC4" w:rsidRDefault="00FE6FC4">
      <w:pPr>
        <w:pStyle w:val="ListParagraph"/>
        <w:numPr>
          <w:ilvl w:val="0"/>
          <w:numId w:val="80"/>
        </w:numPr>
        <w:spacing w:after="0"/>
        <w:rPr>
          <w:ins w:id="2139" w:author="Karthick Nagarajan" w:date="2019-01-03T17:01:00Z"/>
          <w:rFonts w:eastAsia="Times New Roman" w:cstheme="minorHAnsi"/>
          <w:sz w:val="24"/>
          <w:szCs w:val="24"/>
          <w:rPrChange w:id="2140" w:author="Karthick Nagarajan" w:date="2019-01-03T17:06:00Z">
            <w:rPr>
              <w:ins w:id="2141" w:author="Karthick Nagarajan" w:date="2019-01-03T17:01:00Z"/>
              <w:rFonts w:ascii="Times New Roman" w:eastAsia="Times New Roman" w:hAnsi="Times New Roman" w:cs="Times New Roman"/>
              <w:sz w:val="24"/>
              <w:szCs w:val="24"/>
            </w:rPr>
          </w:rPrChange>
        </w:rPr>
        <w:pPrChange w:id="2142" w:author="Karthick Nagarajan" w:date="2019-01-04T15:31:00Z">
          <w:pPr>
            <w:ind w:left="720"/>
          </w:pPr>
        </w:pPrChange>
      </w:pPr>
      <w:ins w:id="2143" w:author="Karthick Nagarajan" w:date="2019-01-03T17:01:00Z">
        <w:r w:rsidRPr="00B9309A">
          <w:rPr>
            <w:rFonts w:eastAsia="Times New Roman" w:cstheme="minorHAnsi"/>
            <w:sz w:val="24"/>
            <w:szCs w:val="24"/>
            <w:rPrChange w:id="2144" w:author="Karthick Nagarajan" w:date="2019-01-03T17:08:00Z">
              <w:rPr>
                <w:rFonts w:ascii="Times New Roman" w:eastAsia="Times New Roman" w:hAnsi="Times New Roman" w:cs="Times New Roman"/>
                <w:sz w:val="24"/>
                <w:szCs w:val="24"/>
              </w:rPr>
            </w:rPrChange>
          </w:rPr>
          <w:t>To run functional testing, run command “selenium-standalone start” in one terminal and the command to run test “npm run test:functional” in another terminal.</w:t>
        </w:r>
      </w:ins>
      <w:ins w:id="2145" w:author="Karthick Nagarajan" w:date="2019-01-04T15:31:00Z">
        <w:r w:rsidR="00822343">
          <w:rPr>
            <w:rFonts w:eastAsia="Times New Roman" w:cstheme="minorHAnsi"/>
            <w:sz w:val="24"/>
            <w:szCs w:val="24"/>
          </w:rPr>
          <w:t xml:space="preserve"> Functional automation testing will be started running each file individually in the folder </w:t>
        </w:r>
      </w:ins>
      <w:ins w:id="2146" w:author="Karthick Nagarajan" w:date="2019-01-04T15:32:00Z">
        <w:r w:rsidR="00822343">
          <w:rPr>
            <w:rFonts w:eastAsia="Times New Roman" w:cstheme="minorHAnsi"/>
            <w:sz w:val="24"/>
            <w:szCs w:val="24"/>
          </w:rPr>
          <w:t>‘</w:t>
        </w:r>
      </w:ins>
      <w:ins w:id="2147" w:author="Karthick Nagarajan" w:date="2019-01-04T15:33:00Z">
        <w:r w:rsidR="00822343">
          <w:rPr>
            <w:rFonts w:eastAsia="Times New Roman" w:cstheme="minorHAnsi"/>
            <w:sz w:val="24"/>
            <w:szCs w:val="24"/>
          </w:rPr>
          <w:t>test/functional/checkout</w:t>
        </w:r>
      </w:ins>
      <w:ins w:id="2148" w:author="Karthick Nagarajan" w:date="2019-01-04T15:32:00Z">
        <w:r w:rsidR="00822343">
          <w:rPr>
            <w:rFonts w:eastAsia="Times New Roman" w:cstheme="minorHAnsi"/>
            <w:sz w:val="24"/>
            <w:szCs w:val="24"/>
          </w:rPr>
          <w:t>’</w:t>
        </w:r>
      </w:ins>
      <w:ins w:id="2149" w:author="Karthick Nagarajan" w:date="2019-01-04T15:31:00Z">
        <w:r w:rsidR="00822343" w:rsidRPr="00FE6FC4">
          <w:rPr>
            <w:rFonts w:eastAsia="Times New Roman" w:cstheme="minorHAnsi"/>
            <w:sz w:val="24"/>
            <w:szCs w:val="24"/>
          </w:rPr>
          <w:t xml:space="preserve"> </w:t>
        </w:r>
      </w:ins>
    </w:p>
    <w:p w:rsidR="00FE6FC4" w:rsidRPr="00FE6FC4" w:rsidRDefault="00822343">
      <w:pPr>
        <w:spacing w:after="0"/>
        <w:ind w:left="720"/>
        <w:rPr>
          <w:ins w:id="2150" w:author="Karthick Nagarajan" w:date="2019-01-03T17:01:00Z"/>
          <w:rFonts w:eastAsia="Times New Roman" w:cstheme="minorHAnsi"/>
          <w:sz w:val="24"/>
          <w:szCs w:val="24"/>
          <w:rPrChange w:id="2151" w:author="Karthick Nagarajan" w:date="2019-01-03T17:06:00Z">
            <w:rPr>
              <w:ins w:id="2152" w:author="Karthick Nagarajan" w:date="2019-01-03T17:01:00Z"/>
              <w:rFonts w:ascii="Times New Roman" w:eastAsia="Times New Roman" w:hAnsi="Times New Roman" w:cs="Times New Roman"/>
              <w:sz w:val="24"/>
              <w:szCs w:val="24"/>
            </w:rPr>
          </w:rPrChange>
        </w:rPr>
        <w:pPrChange w:id="2153" w:author="Karthick Nagarajan" w:date="2019-01-04T15:33:00Z">
          <w:pPr>
            <w:numPr>
              <w:numId w:val="75"/>
            </w:numPr>
            <w:spacing w:after="0"/>
            <w:ind w:left="720" w:hanging="360"/>
          </w:pPr>
        </w:pPrChange>
      </w:pPr>
      <w:ins w:id="2154" w:author="Karthick Nagarajan" w:date="2019-01-04T15:33:00Z">
        <w:r>
          <w:rPr>
            <w:rFonts w:eastAsia="Times New Roman" w:cstheme="minorHAnsi"/>
            <w:sz w:val="24"/>
            <w:szCs w:val="24"/>
          </w:rPr>
          <w:t xml:space="preserve">     </w:t>
        </w:r>
      </w:ins>
      <w:ins w:id="2155" w:author="Karthick Nagarajan" w:date="2019-01-03T17:01:00Z">
        <w:r>
          <w:rPr>
            <w:rFonts w:eastAsia="Times New Roman" w:cstheme="minorHAnsi"/>
            <w:sz w:val="24"/>
            <w:szCs w:val="24"/>
          </w:rPr>
          <w:t>The test scenarios are</w:t>
        </w:r>
        <w:r w:rsidR="00FE6FC4" w:rsidRPr="00FE6FC4">
          <w:rPr>
            <w:rFonts w:eastAsia="Times New Roman" w:cstheme="minorHAnsi"/>
            <w:sz w:val="24"/>
            <w:szCs w:val="24"/>
            <w:rPrChange w:id="2156" w:author="Karthick Nagarajan" w:date="2019-01-03T17:06:00Z">
              <w:rPr>
                <w:rFonts w:ascii="Times New Roman" w:eastAsia="Times New Roman" w:hAnsi="Times New Roman" w:cs="Times New Roman"/>
                <w:sz w:val="24"/>
                <w:szCs w:val="24"/>
              </w:rPr>
            </w:rPrChange>
          </w:rPr>
          <w:t>,</w:t>
        </w:r>
      </w:ins>
    </w:p>
    <w:p w:rsidR="00FE6FC4" w:rsidRPr="00FE6FC4" w:rsidRDefault="00FE6FC4" w:rsidP="00FE6FC4">
      <w:pPr>
        <w:numPr>
          <w:ilvl w:val="0"/>
          <w:numId w:val="74"/>
        </w:numPr>
        <w:spacing w:after="0"/>
        <w:rPr>
          <w:ins w:id="2157" w:author="Karthick Nagarajan" w:date="2019-01-03T17:01:00Z"/>
          <w:rFonts w:eastAsia="Times New Roman" w:cstheme="minorHAnsi"/>
          <w:sz w:val="24"/>
          <w:szCs w:val="24"/>
          <w:rPrChange w:id="2158" w:author="Karthick Nagarajan" w:date="2019-01-03T17:06:00Z">
            <w:rPr>
              <w:ins w:id="2159" w:author="Karthick Nagarajan" w:date="2019-01-03T17:01:00Z"/>
              <w:rFonts w:ascii="Times New Roman" w:eastAsia="Times New Roman" w:hAnsi="Times New Roman" w:cs="Times New Roman"/>
              <w:sz w:val="24"/>
              <w:szCs w:val="24"/>
            </w:rPr>
          </w:rPrChange>
        </w:rPr>
      </w:pPr>
      <w:ins w:id="2160" w:author="Karthick Nagarajan" w:date="2019-01-03T17:01:00Z">
        <w:r w:rsidRPr="00FE6FC4">
          <w:rPr>
            <w:rFonts w:eastAsia="Times New Roman" w:cstheme="minorHAnsi"/>
            <w:sz w:val="24"/>
            <w:szCs w:val="24"/>
            <w:rPrChange w:id="2161" w:author="Karthick Nagarajan" w:date="2019-01-03T17:06:00Z">
              <w:rPr>
                <w:rFonts w:ascii="Times New Roman" w:eastAsia="Times New Roman" w:hAnsi="Times New Roman" w:cs="Times New Roman"/>
                <w:sz w:val="24"/>
                <w:szCs w:val="24"/>
              </w:rPr>
            </w:rPrChange>
          </w:rPr>
          <w:t>For Guest User :-</w:t>
        </w:r>
      </w:ins>
    </w:p>
    <w:p w:rsidR="00FE6FC4" w:rsidRPr="00FE6FC4" w:rsidRDefault="00FE6FC4" w:rsidP="00FE6FC4">
      <w:pPr>
        <w:ind w:left="1440"/>
        <w:rPr>
          <w:ins w:id="2162" w:author="Karthick Nagarajan" w:date="2019-01-03T17:01:00Z"/>
          <w:rFonts w:eastAsia="Times New Roman" w:cstheme="minorHAnsi"/>
          <w:sz w:val="24"/>
          <w:szCs w:val="24"/>
          <w:rPrChange w:id="2163" w:author="Karthick Nagarajan" w:date="2019-01-03T17:06:00Z">
            <w:rPr>
              <w:ins w:id="2164" w:author="Karthick Nagarajan" w:date="2019-01-03T17:01:00Z"/>
              <w:rFonts w:ascii="Times New Roman" w:eastAsia="Times New Roman" w:hAnsi="Times New Roman" w:cs="Times New Roman"/>
              <w:sz w:val="24"/>
              <w:szCs w:val="24"/>
            </w:rPr>
          </w:rPrChange>
        </w:rPr>
      </w:pPr>
      <w:ins w:id="2165" w:author="Karthick Nagarajan" w:date="2019-01-03T17:01:00Z">
        <w:r w:rsidRPr="00FE6FC4">
          <w:rPr>
            <w:rFonts w:eastAsia="Times New Roman" w:cstheme="minorHAnsi"/>
            <w:sz w:val="24"/>
            <w:szCs w:val="24"/>
            <w:rPrChange w:id="2166" w:author="Karthick Nagarajan" w:date="2019-01-03T17:06:00Z">
              <w:rPr>
                <w:rFonts w:ascii="Times New Roman" w:eastAsia="Times New Roman" w:hAnsi="Times New Roman" w:cs="Times New Roman"/>
                <w:sz w:val="24"/>
                <w:szCs w:val="24"/>
              </w:rPr>
            </w:rPrChange>
          </w:rPr>
          <w:t>Direct Credit Card Payment Method</w:t>
        </w:r>
      </w:ins>
      <w:ins w:id="2167" w:author="Karthick Nagarajan" w:date="2019-01-04T15:33:00Z">
        <w:r w:rsidR="00822343">
          <w:rPr>
            <w:rFonts w:eastAsia="Times New Roman" w:cstheme="minorHAnsi"/>
            <w:sz w:val="24"/>
            <w:szCs w:val="24"/>
          </w:rPr>
          <w:t xml:space="preserve"> </w:t>
        </w:r>
      </w:ins>
      <w:ins w:id="2168" w:author="Karthick Nagarajan" w:date="2019-01-04T15:34:00Z">
        <w:r w:rsidR="00822343">
          <w:rPr>
            <w:rFonts w:eastAsia="Times New Roman" w:cstheme="minorHAnsi"/>
            <w:sz w:val="24"/>
            <w:szCs w:val="24"/>
          </w:rPr>
          <w:t>–</w:t>
        </w:r>
      </w:ins>
      <w:ins w:id="2169" w:author="Karthick Nagarajan" w:date="2019-01-04T15:33:00Z">
        <w:r w:rsidR="00822343">
          <w:rPr>
            <w:rFonts w:eastAsia="Times New Roman" w:cstheme="minorHAnsi"/>
            <w:sz w:val="24"/>
            <w:szCs w:val="24"/>
          </w:rPr>
          <w:t xml:space="preserve"> directcreditcardPaymentMethod.</w:t>
        </w:r>
      </w:ins>
      <w:ins w:id="2170" w:author="Karthick Nagarajan" w:date="2019-01-04T15:34:00Z">
        <w:r w:rsidR="00822343">
          <w:rPr>
            <w:rFonts w:eastAsia="Times New Roman" w:cstheme="minorHAnsi"/>
            <w:sz w:val="24"/>
            <w:szCs w:val="24"/>
          </w:rPr>
          <w:t>js</w:t>
        </w:r>
      </w:ins>
    </w:p>
    <w:p w:rsidR="00FE6FC4" w:rsidRPr="00FE6FC4" w:rsidRDefault="00FE6FC4" w:rsidP="00FE6FC4">
      <w:pPr>
        <w:ind w:left="1440"/>
        <w:rPr>
          <w:ins w:id="2171" w:author="Karthick Nagarajan" w:date="2019-01-03T17:01:00Z"/>
          <w:rFonts w:eastAsia="Times New Roman" w:cstheme="minorHAnsi"/>
          <w:sz w:val="24"/>
          <w:szCs w:val="24"/>
          <w:rPrChange w:id="2172" w:author="Karthick Nagarajan" w:date="2019-01-03T17:06:00Z">
            <w:rPr>
              <w:ins w:id="2173" w:author="Karthick Nagarajan" w:date="2019-01-03T17:01:00Z"/>
              <w:rFonts w:ascii="Times New Roman" w:eastAsia="Times New Roman" w:hAnsi="Times New Roman" w:cs="Times New Roman"/>
              <w:sz w:val="24"/>
              <w:szCs w:val="24"/>
            </w:rPr>
          </w:rPrChange>
        </w:rPr>
      </w:pPr>
      <w:ins w:id="2174" w:author="Karthick Nagarajan" w:date="2019-01-03T17:01:00Z">
        <w:r w:rsidRPr="00FE6FC4">
          <w:rPr>
            <w:rFonts w:eastAsia="Times New Roman" w:cstheme="minorHAnsi"/>
            <w:sz w:val="24"/>
            <w:szCs w:val="24"/>
            <w:rPrChange w:id="2175" w:author="Karthick Nagarajan" w:date="2019-01-03T17:06:00Z">
              <w:rPr>
                <w:rFonts w:ascii="Times New Roman" w:eastAsia="Times New Roman" w:hAnsi="Times New Roman" w:cs="Times New Roman"/>
                <w:sz w:val="24"/>
                <w:szCs w:val="24"/>
              </w:rPr>
            </w:rPrChange>
          </w:rPr>
          <w:t>Redirect Credit Card Payment Method</w:t>
        </w:r>
      </w:ins>
      <w:ins w:id="2176" w:author="Karthick Nagarajan" w:date="2019-01-04T15:35:00Z">
        <w:r w:rsidR="00822343">
          <w:rPr>
            <w:rFonts w:eastAsia="Times New Roman" w:cstheme="minorHAnsi"/>
            <w:sz w:val="24"/>
            <w:szCs w:val="24"/>
          </w:rPr>
          <w:t xml:space="preserve"> – redirectcreditcardPaymentMethod.js</w:t>
        </w:r>
      </w:ins>
    </w:p>
    <w:p w:rsidR="00FE6FC4" w:rsidRPr="00FE6FC4" w:rsidRDefault="00FE6FC4" w:rsidP="00FE6FC4">
      <w:pPr>
        <w:ind w:left="1440"/>
        <w:rPr>
          <w:ins w:id="2177" w:author="Karthick Nagarajan" w:date="2019-01-03T17:01:00Z"/>
          <w:rFonts w:eastAsia="Times New Roman" w:cstheme="minorHAnsi"/>
          <w:sz w:val="24"/>
          <w:szCs w:val="24"/>
          <w:rPrChange w:id="2178" w:author="Karthick Nagarajan" w:date="2019-01-03T17:06:00Z">
            <w:rPr>
              <w:ins w:id="2179" w:author="Karthick Nagarajan" w:date="2019-01-03T17:01:00Z"/>
              <w:rFonts w:ascii="Times New Roman" w:eastAsia="Times New Roman" w:hAnsi="Times New Roman" w:cs="Times New Roman"/>
              <w:sz w:val="24"/>
              <w:szCs w:val="24"/>
            </w:rPr>
          </w:rPrChange>
        </w:rPr>
      </w:pPr>
      <w:ins w:id="2180" w:author="Karthick Nagarajan" w:date="2019-01-03T17:01:00Z">
        <w:r w:rsidRPr="00FE6FC4">
          <w:rPr>
            <w:rFonts w:eastAsia="Times New Roman" w:cstheme="minorHAnsi"/>
            <w:sz w:val="24"/>
            <w:szCs w:val="24"/>
            <w:rPrChange w:id="2181" w:author="Karthick Nagarajan" w:date="2019-01-03T17:06:00Z">
              <w:rPr>
                <w:rFonts w:ascii="Times New Roman" w:eastAsia="Times New Roman" w:hAnsi="Times New Roman" w:cs="Times New Roman"/>
                <w:sz w:val="24"/>
                <w:szCs w:val="24"/>
              </w:rPr>
            </w:rPrChange>
          </w:rPr>
          <w:t>Wechat Direct Payment Method</w:t>
        </w:r>
      </w:ins>
      <w:ins w:id="2182" w:author="Karthick Nagarajan" w:date="2019-01-04T15:34:00Z">
        <w:r w:rsidR="00822343">
          <w:rPr>
            <w:rFonts w:eastAsia="Times New Roman" w:cstheme="minorHAnsi"/>
            <w:sz w:val="24"/>
            <w:szCs w:val="24"/>
          </w:rPr>
          <w:t xml:space="preserve"> – wechatDirectPaymentMethod.js</w:t>
        </w:r>
      </w:ins>
    </w:p>
    <w:p w:rsidR="00FE6FC4" w:rsidRPr="00FE6FC4" w:rsidRDefault="00FE6FC4" w:rsidP="00FE6FC4">
      <w:pPr>
        <w:ind w:left="1440"/>
        <w:rPr>
          <w:ins w:id="2183" w:author="Karthick Nagarajan" w:date="2019-01-03T17:01:00Z"/>
          <w:rFonts w:eastAsia="Times New Roman" w:cstheme="minorHAnsi"/>
          <w:sz w:val="24"/>
          <w:szCs w:val="24"/>
          <w:rPrChange w:id="2184" w:author="Karthick Nagarajan" w:date="2019-01-03T17:06:00Z">
            <w:rPr>
              <w:ins w:id="2185" w:author="Karthick Nagarajan" w:date="2019-01-03T17:01:00Z"/>
              <w:rFonts w:ascii="Times New Roman" w:eastAsia="Times New Roman" w:hAnsi="Times New Roman" w:cs="Times New Roman"/>
              <w:sz w:val="24"/>
              <w:szCs w:val="24"/>
            </w:rPr>
          </w:rPrChange>
        </w:rPr>
      </w:pPr>
      <w:ins w:id="2186" w:author="Karthick Nagarajan" w:date="2019-01-03T17:01:00Z">
        <w:r w:rsidRPr="00FE6FC4">
          <w:rPr>
            <w:rFonts w:eastAsia="Times New Roman" w:cstheme="minorHAnsi"/>
            <w:sz w:val="24"/>
            <w:szCs w:val="24"/>
            <w:rPrChange w:id="2187" w:author="Karthick Nagarajan" w:date="2019-01-03T17:06:00Z">
              <w:rPr>
                <w:rFonts w:ascii="Times New Roman" w:eastAsia="Times New Roman" w:hAnsi="Times New Roman" w:cs="Times New Roman"/>
                <w:sz w:val="24"/>
                <w:szCs w:val="24"/>
              </w:rPr>
            </w:rPrChange>
          </w:rPr>
          <w:t>Wechat Redirect Payment Method</w:t>
        </w:r>
      </w:ins>
      <w:ins w:id="2188" w:author="Karthick Nagarajan" w:date="2019-01-04T15:34:00Z">
        <w:r w:rsidR="00822343">
          <w:rPr>
            <w:rFonts w:eastAsia="Times New Roman" w:cstheme="minorHAnsi"/>
            <w:sz w:val="24"/>
            <w:szCs w:val="24"/>
          </w:rPr>
          <w:t xml:space="preserve"> – wechatRedirectPaymentMethod.js</w:t>
        </w:r>
      </w:ins>
    </w:p>
    <w:p w:rsidR="00FE6FC4" w:rsidRPr="00FE6FC4" w:rsidRDefault="00FE6FC4" w:rsidP="00FE6FC4">
      <w:pPr>
        <w:ind w:left="1440"/>
        <w:rPr>
          <w:ins w:id="2189" w:author="Karthick Nagarajan" w:date="2019-01-03T17:01:00Z"/>
          <w:rFonts w:eastAsia="Times New Roman" w:cstheme="minorHAnsi"/>
          <w:sz w:val="24"/>
          <w:szCs w:val="24"/>
          <w:rPrChange w:id="2190" w:author="Karthick Nagarajan" w:date="2019-01-03T17:06:00Z">
            <w:rPr>
              <w:ins w:id="2191" w:author="Karthick Nagarajan" w:date="2019-01-03T17:01:00Z"/>
              <w:rFonts w:ascii="Times New Roman" w:eastAsia="Times New Roman" w:hAnsi="Times New Roman" w:cs="Times New Roman"/>
              <w:sz w:val="24"/>
              <w:szCs w:val="24"/>
            </w:rPr>
          </w:rPrChange>
        </w:rPr>
      </w:pPr>
      <w:ins w:id="2192" w:author="Karthick Nagarajan" w:date="2019-01-03T17:01:00Z">
        <w:r w:rsidRPr="00FE6FC4">
          <w:rPr>
            <w:rFonts w:eastAsia="Times New Roman" w:cstheme="minorHAnsi"/>
            <w:sz w:val="24"/>
            <w:szCs w:val="24"/>
            <w:rPrChange w:id="2193" w:author="Karthick Nagarajan" w:date="2019-01-03T17:06:00Z">
              <w:rPr>
                <w:rFonts w:ascii="Times New Roman" w:eastAsia="Times New Roman" w:hAnsi="Times New Roman" w:cs="Times New Roman"/>
                <w:sz w:val="24"/>
                <w:szCs w:val="24"/>
              </w:rPr>
            </w:rPrChange>
          </w:rPr>
          <w:t>Paypal Payment Method</w:t>
        </w:r>
      </w:ins>
      <w:ins w:id="2194" w:author="Karthick Nagarajan" w:date="2019-01-04T15:34:00Z">
        <w:r w:rsidR="00822343">
          <w:rPr>
            <w:rFonts w:eastAsia="Times New Roman" w:cstheme="minorHAnsi"/>
            <w:sz w:val="24"/>
            <w:szCs w:val="24"/>
          </w:rPr>
          <w:t xml:space="preserve"> – paypalPaymentMethod.js</w:t>
        </w:r>
      </w:ins>
    </w:p>
    <w:p w:rsidR="00FE6FC4" w:rsidRPr="00FE6FC4" w:rsidRDefault="00FE6FC4" w:rsidP="00FE6FC4">
      <w:pPr>
        <w:ind w:left="1440"/>
        <w:rPr>
          <w:ins w:id="2195" w:author="Karthick Nagarajan" w:date="2019-01-03T17:01:00Z"/>
          <w:rFonts w:eastAsia="Times New Roman" w:cstheme="minorHAnsi"/>
          <w:sz w:val="24"/>
          <w:szCs w:val="24"/>
          <w:rPrChange w:id="2196" w:author="Karthick Nagarajan" w:date="2019-01-03T17:06:00Z">
            <w:rPr>
              <w:ins w:id="2197" w:author="Karthick Nagarajan" w:date="2019-01-03T17:01:00Z"/>
              <w:rFonts w:ascii="Times New Roman" w:eastAsia="Times New Roman" w:hAnsi="Times New Roman" w:cs="Times New Roman"/>
              <w:sz w:val="24"/>
              <w:szCs w:val="24"/>
            </w:rPr>
          </w:rPrChange>
        </w:rPr>
      </w:pPr>
      <w:ins w:id="2198" w:author="Karthick Nagarajan" w:date="2019-01-03T17:01:00Z">
        <w:r w:rsidRPr="00FE6FC4">
          <w:rPr>
            <w:rFonts w:eastAsia="Times New Roman" w:cstheme="minorHAnsi"/>
            <w:sz w:val="24"/>
            <w:szCs w:val="24"/>
            <w:rPrChange w:id="2199" w:author="Karthick Nagarajan" w:date="2019-01-03T17:06:00Z">
              <w:rPr>
                <w:rFonts w:ascii="Times New Roman" w:eastAsia="Times New Roman" w:hAnsi="Times New Roman" w:cs="Times New Roman"/>
                <w:sz w:val="24"/>
                <w:szCs w:val="24"/>
              </w:rPr>
            </w:rPrChange>
          </w:rPr>
          <w:t>Refused Credit Card Payment Method</w:t>
        </w:r>
      </w:ins>
      <w:ins w:id="2200" w:author="Karthick Nagarajan" w:date="2019-01-04T15:35:00Z">
        <w:r w:rsidR="00822343">
          <w:rPr>
            <w:rFonts w:eastAsia="Times New Roman" w:cstheme="minorHAnsi"/>
            <w:sz w:val="24"/>
            <w:szCs w:val="24"/>
          </w:rPr>
          <w:t xml:space="preserve"> – refusedCreditCardPaymentMethod.js</w:t>
        </w:r>
      </w:ins>
    </w:p>
    <w:p w:rsidR="00FE6FC4" w:rsidRPr="00FE6FC4" w:rsidRDefault="00FE6FC4" w:rsidP="00FE6FC4">
      <w:pPr>
        <w:numPr>
          <w:ilvl w:val="0"/>
          <w:numId w:val="74"/>
        </w:numPr>
        <w:spacing w:after="0"/>
        <w:rPr>
          <w:ins w:id="2201" w:author="Karthick Nagarajan" w:date="2019-01-03T17:01:00Z"/>
          <w:rFonts w:eastAsia="Times New Roman" w:cstheme="minorHAnsi"/>
          <w:sz w:val="24"/>
          <w:szCs w:val="24"/>
          <w:rPrChange w:id="2202" w:author="Karthick Nagarajan" w:date="2019-01-03T17:06:00Z">
            <w:rPr>
              <w:ins w:id="2203" w:author="Karthick Nagarajan" w:date="2019-01-03T17:01:00Z"/>
              <w:rFonts w:ascii="Times New Roman" w:eastAsia="Times New Roman" w:hAnsi="Times New Roman" w:cs="Times New Roman"/>
              <w:sz w:val="24"/>
              <w:szCs w:val="24"/>
            </w:rPr>
          </w:rPrChange>
        </w:rPr>
      </w:pPr>
      <w:ins w:id="2204" w:author="Karthick Nagarajan" w:date="2019-01-03T17:01:00Z">
        <w:r w:rsidRPr="00FE6FC4">
          <w:rPr>
            <w:rFonts w:eastAsia="Times New Roman" w:cstheme="minorHAnsi"/>
            <w:sz w:val="24"/>
            <w:szCs w:val="24"/>
            <w:rPrChange w:id="2205" w:author="Karthick Nagarajan" w:date="2019-01-03T17:06:00Z">
              <w:rPr>
                <w:rFonts w:ascii="Times New Roman" w:eastAsia="Times New Roman" w:hAnsi="Times New Roman" w:cs="Times New Roman"/>
                <w:sz w:val="24"/>
                <w:szCs w:val="24"/>
              </w:rPr>
            </w:rPrChange>
          </w:rPr>
          <w:t>For Registered User :-</w:t>
        </w:r>
      </w:ins>
    </w:p>
    <w:p w:rsidR="00FE6FC4" w:rsidRPr="00FE6FC4" w:rsidRDefault="00FE6FC4" w:rsidP="00FE6FC4">
      <w:pPr>
        <w:ind w:left="1440"/>
        <w:rPr>
          <w:ins w:id="2206" w:author="Karthick Nagarajan" w:date="2019-01-03T17:01:00Z"/>
          <w:rFonts w:eastAsia="Times New Roman" w:cstheme="minorHAnsi"/>
          <w:sz w:val="24"/>
          <w:szCs w:val="24"/>
          <w:rPrChange w:id="2207" w:author="Karthick Nagarajan" w:date="2019-01-03T17:06:00Z">
            <w:rPr>
              <w:ins w:id="2208" w:author="Karthick Nagarajan" w:date="2019-01-03T17:01:00Z"/>
              <w:rFonts w:ascii="Times New Roman" w:eastAsia="Times New Roman" w:hAnsi="Times New Roman" w:cs="Times New Roman"/>
              <w:sz w:val="24"/>
              <w:szCs w:val="24"/>
            </w:rPr>
          </w:rPrChange>
        </w:rPr>
      </w:pPr>
      <w:ins w:id="2209" w:author="Karthick Nagarajan" w:date="2019-01-03T17:01:00Z">
        <w:r w:rsidRPr="00FE6FC4">
          <w:rPr>
            <w:rFonts w:eastAsia="Times New Roman" w:cstheme="minorHAnsi"/>
            <w:sz w:val="24"/>
            <w:szCs w:val="24"/>
            <w:rPrChange w:id="2210" w:author="Karthick Nagarajan" w:date="2019-01-03T17:06:00Z">
              <w:rPr>
                <w:rFonts w:ascii="Times New Roman" w:eastAsia="Times New Roman" w:hAnsi="Times New Roman" w:cs="Times New Roman"/>
                <w:sz w:val="24"/>
                <w:szCs w:val="24"/>
              </w:rPr>
            </w:rPrChange>
          </w:rPr>
          <w:t>Login and using Saved cards (User account should have saved cards for this)</w:t>
        </w:r>
      </w:ins>
    </w:p>
    <w:p w:rsidR="00FE6FC4" w:rsidRPr="00FE6FC4" w:rsidRDefault="00FE6FC4" w:rsidP="00FE6FC4">
      <w:pPr>
        <w:ind w:left="1440"/>
        <w:rPr>
          <w:ins w:id="2211" w:author="Karthick Nagarajan" w:date="2019-01-03T17:01:00Z"/>
          <w:rFonts w:eastAsia="Times New Roman" w:cstheme="minorHAnsi"/>
          <w:sz w:val="24"/>
          <w:szCs w:val="24"/>
          <w:rPrChange w:id="2212" w:author="Karthick Nagarajan" w:date="2019-01-03T17:06:00Z">
            <w:rPr>
              <w:ins w:id="2213" w:author="Karthick Nagarajan" w:date="2019-01-03T17:01:00Z"/>
              <w:rFonts w:ascii="Times New Roman" w:eastAsia="Times New Roman" w:hAnsi="Times New Roman" w:cs="Times New Roman"/>
              <w:sz w:val="24"/>
              <w:szCs w:val="24"/>
            </w:rPr>
          </w:rPrChange>
        </w:rPr>
      </w:pPr>
      <w:ins w:id="2214" w:author="Karthick Nagarajan" w:date="2019-01-03T17:01:00Z">
        <w:r w:rsidRPr="00FE6FC4">
          <w:rPr>
            <w:rFonts w:eastAsia="Times New Roman" w:cstheme="minorHAnsi"/>
            <w:sz w:val="24"/>
            <w:szCs w:val="24"/>
            <w:rPrChange w:id="2215" w:author="Karthick Nagarajan" w:date="2019-01-03T17:06:00Z">
              <w:rPr>
                <w:rFonts w:ascii="Times New Roman" w:eastAsia="Times New Roman" w:hAnsi="Times New Roman" w:cs="Times New Roman"/>
                <w:sz w:val="24"/>
                <w:szCs w:val="24"/>
              </w:rPr>
            </w:rPrChange>
          </w:rPr>
          <w:t>Register Customer and Direct Credit Card Payment Method</w:t>
        </w:r>
      </w:ins>
    </w:p>
    <w:p w:rsidR="00FE6FC4" w:rsidRPr="00FE6FC4" w:rsidRDefault="00FE6FC4" w:rsidP="00FE6FC4">
      <w:pPr>
        <w:ind w:left="1440"/>
        <w:rPr>
          <w:ins w:id="2216" w:author="Karthick Nagarajan" w:date="2019-01-03T17:01:00Z"/>
          <w:rFonts w:eastAsia="Times New Roman" w:cstheme="minorHAnsi"/>
          <w:sz w:val="24"/>
          <w:szCs w:val="24"/>
          <w:rPrChange w:id="2217" w:author="Karthick Nagarajan" w:date="2019-01-03T17:06:00Z">
            <w:rPr>
              <w:ins w:id="2218" w:author="Karthick Nagarajan" w:date="2019-01-03T17:01:00Z"/>
              <w:rFonts w:ascii="Times New Roman" w:eastAsia="Times New Roman" w:hAnsi="Times New Roman" w:cs="Times New Roman"/>
              <w:sz w:val="24"/>
              <w:szCs w:val="24"/>
            </w:rPr>
          </w:rPrChange>
        </w:rPr>
      </w:pPr>
      <w:ins w:id="2219" w:author="Karthick Nagarajan" w:date="2019-01-03T17:01:00Z">
        <w:r w:rsidRPr="00FE6FC4">
          <w:rPr>
            <w:rFonts w:eastAsia="Times New Roman" w:cstheme="minorHAnsi"/>
            <w:sz w:val="24"/>
            <w:szCs w:val="24"/>
            <w:rPrChange w:id="2220" w:author="Karthick Nagarajan" w:date="2019-01-03T17:06:00Z">
              <w:rPr>
                <w:rFonts w:ascii="Times New Roman" w:eastAsia="Times New Roman" w:hAnsi="Times New Roman" w:cs="Times New Roman"/>
                <w:sz w:val="24"/>
                <w:szCs w:val="24"/>
              </w:rPr>
            </w:rPrChange>
          </w:rPr>
          <w:t>Sepa Payment Method</w:t>
        </w:r>
      </w:ins>
      <w:ins w:id="2221" w:author="Karthick Nagarajan" w:date="2019-01-04T15:37:00Z">
        <w:r w:rsidR="00822343">
          <w:rPr>
            <w:rFonts w:eastAsia="Times New Roman" w:cstheme="minorHAnsi"/>
            <w:sz w:val="24"/>
            <w:szCs w:val="24"/>
          </w:rPr>
          <w:t xml:space="preserve"> – sepaPaymentMethod.js</w:t>
        </w:r>
      </w:ins>
    </w:p>
    <w:p w:rsidR="00FE6FC4" w:rsidRPr="00FE6FC4" w:rsidRDefault="00FE6FC4" w:rsidP="00FE6FC4">
      <w:pPr>
        <w:ind w:left="1440"/>
        <w:rPr>
          <w:ins w:id="2222" w:author="Karthick Nagarajan" w:date="2019-01-03T17:01:00Z"/>
          <w:rFonts w:eastAsia="Times New Roman" w:cstheme="minorHAnsi"/>
          <w:sz w:val="24"/>
          <w:szCs w:val="24"/>
          <w:rPrChange w:id="2223" w:author="Karthick Nagarajan" w:date="2019-01-03T17:06:00Z">
            <w:rPr>
              <w:ins w:id="2224" w:author="Karthick Nagarajan" w:date="2019-01-03T17:01:00Z"/>
              <w:rFonts w:ascii="Times New Roman" w:eastAsia="Times New Roman" w:hAnsi="Times New Roman" w:cs="Times New Roman"/>
              <w:sz w:val="24"/>
              <w:szCs w:val="24"/>
            </w:rPr>
          </w:rPrChange>
        </w:rPr>
      </w:pPr>
      <w:ins w:id="2225" w:author="Karthick Nagarajan" w:date="2019-01-03T17:01:00Z">
        <w:r w:rsidRPr="00FE6FC4">
          <w:rPr>
            <w:rFonts w:eastAsia="Times New Roman" w:cstheme="minorHAnsi"/>
            <w:sz w:val="24"/>
            <w:szCs w:val="24"/>
            <w:rPrChange w:id="2226" w:author="Karthick Nagarajan" w:date="2019-01-03T17:06:00Z">
              <w:rPr>
                <w:rFonts w:ascii="Times New Roman" w:eastAsia="Times New Roman" w:hAnsi="Times New Roman" w:cs="Times New Roman"/>
                <w:sz w:val="24"/>
                <w:szCs w:val="24"/>
              </w:rPr>
            </w:rPrChange>
          </w:rPr>
          <w:t>Alipay Payment Method</w:t>
        </w:r>
      </w:ins>
      <w:ins w:id="2227" w:author="Karthick Nagarajan" w:date="2019-01-04T15:37:00Z">
        <w:r w:rsidR="00822343">
          <w:rPr>
            <w:rFonts w:eastAsia="Times New Roman" w:cstheme="minorHAnsi"/>
            <w:sz w:val="24"/>
            <w:szCs w:val="24"/>
          </w:rPr>
          <w:t xml:space="preserve"> – alipayPaymentMethod.js</w:t>
        </w:r>
      </w:ins>
    </w:p>
    <w:p w:rsidR="00FE6FC4" w:rsidRPr="00FE6FC4" w:rsidRDefault="00FE6FC4" w:rsidP="00FE6FC4">
      <w:pPr>
        <w:ind w:left="1440"/>
        <w:rPr>
          <w:ins w:id="2228" w:author="Karthick Nagarajan" w:date="2019-01-03T17:01:00Z"/>
          <w:rFonts w:eastAsia="Times New Roman" w:cstheme="minorHAnsi"/>
          <w:sz w:val="24"/>
          <w:szCs w:val="24"/>
          <w:rPrChange w:id="2229" w:author="Karthick Nagarajan" w:date="2019-01-03T17:06:00Z">
            <w:rPr>
              <w:ins w:id="2230" w:author="Karthick Nagarajan" w:date="2019-01-03T17:01:00Z"/>
              <w:rFonts w:ascii="Times New Roman" w:eastAsia="Times New Roman" w:hAnsi="Times New Roman" w:cs="Times New Roman"/>
              <w:sz w:val="24"/>
              <w:szCs w:val="24"/>
            </w:rPr>
          </w:rPrChange>
        </w:rPr>
      </w:pPr>
      <w:ins w:id="2231" w:author="Karthick Nagarajan" w:date="2019-01-03T17:01:00Z">
        <w:r w:rsidRPr="00FE6FC4">
          <w:rPr>
            <w:rFonts w:eastAsia="Times New Roman" w:cstheme="minorHAnsi"/>
            <w:sz w:val="24"/>
            <w:szCs w:val="24"/>
            <w:rPrChange w:id="2232" w:author="Karthick Nagarajan" w:date="2019-01-03T17:06:00Z">
              <w:rPr>
                <w:rFonts w:ascii="Times New Roman" w:eastAsia="Times New Roman" w:hAnsi="Times New Roman" w:cs="Times New Roman"/>
                <w:sz w:val="24"/>
                <w:szCs w:val="24"/>
              </w:rPr>
            </w:rPrChange>
          </w:rPr>
          <w:t>3D Payment Method</w:t>
        </w:r>
      </w:ins>
      <w:ins w:id="2233" w:author="Karthick Nagarajan" w:date="2019-01-04T15:36:00Z">
        <w:r w:rsidR="00822343">
          <w:rPr>
            <w:rFonts w:eastAsia="Times New Roman" w:cstheme="minorHAnsi"/>
            <w:sz w:val="24"/>
            <w:szCs w:val="24"/>
          </w:rPr>
          <w:t xml:space="preserve"> – 3dPaymentMethod.js</w:t>
        </w:r>
      </w:ins>
    </w:p>
    <w:p w:rsidR="00FE6FC4" w:rsidRPr="00FE6FC4" w:rsidRDefault="00FE6FC4" w:rsidP="00FE6FC4">
      <w:pPr>
        <w:ind w:left="1440"/>
        <w:rPr>
          <w:ins w:id="2234" w:author="Karthick Nagarajan" w:date="2019-01-03T17:01:00Z"/>
          <w:rFonts w:eastAsia="Times New Roman" w:cstheme="minorHAnsi"/>
          <w:sz w:val="24"/>
          <w:szCs w:val="24"/>
          <w:rPrChange w:id="2235" w:author="Karthick Nagarajan" w:date="2019-01-03T17:06:00Z">
            <w:rPr>
              <w:ins w:id="2236" w:author="Karthick Nagarajan" w:date="2019-01-03T17:01:00Z"/>
              <w:rFonts w:ascii="Times New Roman" w:eastAsia="Times New Roman" w:hAnsi="Times New Roman" w:cs="Times New Roman"/>
              <w:sz w:val="24"/>
              <w:szCs w:val="24"/>
            </w:rPr>
          </w:rPrChange>
        </w:rPr>
      </w:pPr>
      <w:ins w:id="2237" w:author="Karthick Nagarajan" w:date="2019-01-03T17:01:00Z">
        <w:r w:rsidRPr="00FE6FC4">
          <w:rPr>
            <w:rFonts w:eastAsia="Times New Roman" w:cstheme="minorHAnsi"/>
            <w:sz w:val="24"/>
            <w:szCs w:val="24"/>
            <w:rPrChange w:id="2238" w:author="Karthick Nagarajan" w:date="2019-01-03T17:06:00Z">
              <w:rPr>
                <w:rFonts w:ascii="Times New Roman" w:eastAsia="Times New Roman" w:hAnsi="Times New Roman" w:cs="Times New Roman"/>
                <w:sz w:val="24"/>
                <w:szCs w:val="24"/>
              </w:rPr>
            </w:rPrChange>
          </w:rPr>
          <w:t>Mister cash Payment Method</w:t>
        </w:r>
      </w:ins>
      <w:ins w:id="2239" w:author="Karthick Nagarajan" w:date="2019-01-04T15:36:00Z">
        <w:r w:rsidR="00822343">
          <w:rPr>
            <w:rFonts w:eastAsia="Times New Roman" w:cstheme="minorHAnsi"/>
            <w:sz w:val="24"/>
            <w:szCs w:val="24"/>
          </w:rPr>
          <w:t xml:space="preserve"> –mistercashPaymentMethod.js</w:t>
        </w:r>
      </w:ins>
    </w:p>
    <w:p w:rsidR="00FE6FC4" w:rsidRDefault="00FE6FC4" w:rsidP="00FE6FC4">
      <w:pPr>
        <w:ind w:left="1440"/>
        <w:rPr>
          <w:ins w:id="2240" w:author="Karthick Nagarajan" w:date="2019-01-04T15:37:00Z"/>
          <w:rFonts w:eastAsia="Times New Roman" w:cstheme="minorHAnsi"/>
          <w:sz w:val="24"/>
          <w:szCs w:val="24"/>
        </w:rPr>
      </w:pPr>
      <w:ins w:id="2241" w:author="Karthick Nagarajan" w:date="2019-01-03T17:01:00Z">
        <w:r w:rsidRPr="00FE6FC4">
          <w:rPr>
            <w:rFonts w:eastAsia="Times New Roman" w:cstheme="minorHAnsi"/>
            <w:sz w:val="24"/>
            <w:szCs w:val="24"/>
            <w:rPrChange w:id="2242" w:author="Karthick Nagarajan" w:date="2019-01-03T17:06:00Z">
              <w:rPr>
                <w:rFonts w:ascii="Times New Roman" w:eastAsia="Times New Roman" w:hAnsi="Times New Roman" w:cs="Times New Roman"/>
                <w:sz w:val="24"/>
                <w:szCs w:val="24"/>
              </w:rPr>
            </w:rPrChange>
          </w:rPr>
          <w:t>Error Credit Card Payment Method</w:t>
        </w:r>
      </w:ins>
      <w:ins w:id="2243" w:author="Karthick Nagarajan" w:date="2019-01-04T15:36:00Z">
        <w:r w:rsidR="00822343">
          <w:rPr>
            <w:rFonts w:eastAsia="Times New Roman" w:cstheme="minorHAnsi"/>
            <w:sz w:val="24"/>
            <w:szCs w:val="24"/>
          </w:rPr>
          <w:t xml:space="preserve"> </w:t>
        </w:r>
      </w:ins>
      <w:ins w:id="2244" w:author="Karthick Nagarajan" w:date="2019-01-04T15:37:00Z">
        <w:r w:rsidR="00822343">
          <w:rPr>
            <w:rFonts w:eastAsia="Times New Roman" w:cstheme="minorHAnsi"/>
            <w:sz w:val="24"/>
            <w:szCs w:val="24"/>
          </w:rPr>
          <w:t>–</w:t>
        </w:r>
      </w:ins>
      <w:ins w:id="2245" w:author="Karthick Nagarajan" w:date="2019-01-04T15:36:00Z">
        <w:r w:rsidR="00822343">
          <w:rPr>
            <w:rFonts w:eastAsia="Times New Roman" w:cstheme="minorHAnsi"/>
            <w:sz w:val="24"/>
            <w:szCs w:val="24"/>
          </w:rPr>
          <w:t xml:space="preserve"> errorCreditCard</w:t>
        </w:r>
      </w:ins>
      <w:ins w:id="2246" w:author="Karthick Nagarajan" w:date="2019-01-04T15:37:00Z">
        <w:r w:rsidR="00822343">
          <w:rPr>
            <w:rFonts w:eastAsia="Times New Roman" w:cstheme="minorHAnsi"/>
            <w:sz w:val="24"/>
            <w:szCs w:val="24"/>
          </w:rPr>
          <w:t>PaymentMethod.js</w:t>
        </w:r>
      </w:ins>
    </w:p>
    <w:p w:rsidR="00FE6FC4" w:rsidRDefault="00822343">
      <w:pPr>
        <w:rPr>
          <w:ins w:id="2247" w:author="Karthick Nagarajan" w:date="2019-01-04T15:39:00Z"/>
          <w:rFonts w:eastAsia="Times New Roman" w:cstheme="minorHAnsi"/>
          <w:sz w:val="24"/>
          <w:szCs w:val="24"/>
        </w:rPr>
        <w:pPrChange w:id="2248" w:author="Karthick Nagarajan" w:date="2019-01-04T15:37:00Z">
          <w:pPr>
            <w:ind w:left="1440"/>
          </w:pPr>
        </w:pPrChange>
      </w:pPr>
      <w:ins w:id="2249" w:author="Karthick Nagarajan" w:date="2019-01-03T17:01:00Z">
        <w:r>
          <w:rPr>
            <w:rFonts w:eastAsia="Times New Roman" w:cstheme="minorHAnsi"/>
            <w:sz w:val="24"/>
            <w:szCs w:val="24"/>
          </w:rPr>
          <w:lastRenderedPageBreak/>
          <w:t xml:space="preserve">To run single scenario/single file </w:t>
        </w:r>
      </w:ins>
      <w:ins w:id="2250" w:author="Karthick Nagarajan" w:date="2019-01-04T15:38:00Z">
        <w:r>
          <w:rPr>
            <w:rFonts w:eastAsia="Times New Roman" w:cstheme="minorHAnsi"/>
            <w:sz w:val="24"/>
            <w:szCs w:val="24"/>
          </w:rPr>
          <w:t>only change the specs line(</w:t>
        </w:r>
      </w:ins>
      <w:ins w:id="2251" w:author="Karthick Nagarajan" w:date="2019-01-04T15:39:00Z">
        <w:r>
          <w:rPr>
            <w:rFonts w:eastAsia="Times New Roman" w:cstheme="minorHAnsi"/>
            <w:sz w:val="24"/>
            <w:szCs w:val="24"/>
          </w:rPr>
          <w:t>around 88</w:t>
        </w:r>
      </w:ins>
      <w:ins w:id="2252" w:author="Karthick Nagarajan" w:date="2019-01-04T15:38:00Z">
        <w:r>
          <w:rPr>
            <w:rFonts w:eastAsia="Times New Roman" w:cstheme="minorHAnsi"/>
            <w:sz w:val="24"/>
            <w:szCs w:val="24"/>
          </w:rPr>
          <w:t xml:space="preserve">) in the file </w:t>
        </w:r>
      </w:ins>
      <w:ins w:id="2253" w:author="Karthick Nagarajan" w:date="2019-01-04T15:39:00Z">
        <w:r>
          <w:rPr>
            <w:rFonts w:eastAsia="Times New Roman" w:cstheme="minorHAnsi"/>
            <w:sz w:val="24"/>
            <w:szCs w:val="24"/>
          </w:rPr>
          <w:t>‘</w:t>
        </w:r>
      </w:ins>
      <w:ins w:id="2254" w:author="Karthick Nagarajan" w:date="2019-01-04T15:38:00Z">
        <w:r>
          <w:rPr>
            <w:rFonts w:eastAsia="Times New Roman" w:cstheme="minorHAnsi"/>
            <w:sz w:val="24"/>
            <w:szCs w:val="24"/>
          </w:rPr>
          <w:t>test/functional/webdriver/wdio.conf</w:t>
        </w:r>
      </w:ins>
      <w:ins w:id="2255" w:author="Karthick Nagarajan" w:date="2019-01-04T15:39:00Z">
        <w:r>
          <w:rPr>
            <w:rFonts w:eastAsia="Times New Roman" w:cstheme="minorHAnsi"/>
            <w:sz w:val="24"/>
            <w:szCs w:val="24"/>
          </w:rPr>
          <w:t xml:space="preserve">.js’. For ex. To test only the </w:t>
        </w:r>
      </w:ins>
      <w:ins w:id="2256" w:author="Karthick Nagarajan" w:date="2019-01-04T15:40:00Z">
        <w:r w:rsidR="006A321A">
          <w:rPr>
            <w:rFonts w:eastAsia="Times New Roman" w:cstheme="minorHAnsi"/>
            <w:sz w:val="24"/>
            <w:szCs w:val="24"/>
          </w:rPr>
          <w:t>savecard functionality</w:t>
        </w:r>
      </w:ins>
      <w:ins w:id="2257" w:author="Karthick Nagarajan" w:date="2019-01-04T15:39:00Z">
        <w:r>
          <w:rPr>
            <w:rFonts w:eastAsia="Times New Roman" w:cstheme="minorHAnsi"/>
            <w:sz w:val="24"/>
            <w:szCs w:val="24"/>
          </w:rPr>
          <w:t xml:space="preserve"> change the line</w:t>
        </w:r>
      </w:ins>
    </w:p>
    <w:p w:rsidR="00822343" w:rsidRPr="00822343" w:rsidRDefault="00822343" w:rsidP="00822343">
      <w:pPr>
        <w:shd w:val="clear" w:color="auto" w:fill="1E1E1E"/>
        <w:spacing w:after="0" w:line="285" w:lineRule="atLeast"/>
        <w:rPr>
          <w:ins w:id="2258" w:author="Karthick Nagarajan" w:date="2019-01-04T15:39:00Z"/>
          <w:rFonts w:ascii="Consolas" w:eastAsia="Times New Roman" w:hAnsi="Consolas" w:cs="Times New Roman"/>
          <w:color w:val="D4D4D4"/>
          <w:sz w:val="21"/>
          <w:szCs w:val="21"/>
        </w:rPr>
      </w:pPr>
      <w:ins w:id="2259" w:author="Karthick Nagarajan" w:date="2019-01-04T15:39:00Z">
        <w:r w:rsidRPr="00822343">
          <w:rPr>
            <w:rFonts w:ascii="Consolas" w:eastAsia="Times New Roman" w:hAnsi="Consolas" w:cs="Times New Roman"/>
            <w:color w:val="9CDCFE"/>
            <w:sz w:val="21"/>
            <w:szCs w:val="21"/>
          </w:rPr>
          <w:t>specs:</w:t>
        </w:r>
        <w:r w:rsidRPr="00822343">
          <w:rPr>
            <w:rFonts w:ascii="Consolas" w:eastAsia="Times New Roman" w:hAnsi="Consolas" w:cs="Times New Roman"/>
            <w:color w:val="D4D4D4"/>
            <w:sz w:val="21"/>
            <w:szCs w:val="21"/>
          </w:rPr>
          <w:t xml:space="preserve"> [</w:t>
        </w:r>
      </w:ins>
    </w:p>
    <w:p w:rsidR="00822343" w:rsidRPr="00822343" w:rsidRDefault="00822343" w:rsidP="00822343">
      <w:pPr>
        <w:shd w:val="clear" w:color="auto" w:fill="1E1E1E"/>
        <w:spacing w:after="0" w:line="285" w:lineRule="atLeast"/>
        <w:rPr>
          <w:ins w:id="2260" w:author="Karthick Nagarajan" w:date="2019-01-04T15:39:00Z"/>
          <w:rFonts w:ascii="Consolas" w:eastAsia="Times New Roman" w:hAnsi="Consolas" w:cs="Times New Roman"/>
          <w:color w:val="D4D4D4"/>
          <w:sz w:val="21"/>
          <w:szCs w:val="21"/>
        </w:rPr>
      </w:pPr>
      <w:ins w:id="2261" w:author="Karthick Nagarajan" w:date="2019-01-04T15:39:00Z">
        <w:r w:rsidRPr="00822343">
          <w:rPr>
            <w:rFonts w:ascii="Consolas" w:eastAsia="Times New Roman" w:hAnsi="Consolas" w:cs="Times New Roman"/>
            <w:color w:val="D4D4D4"/>
            <w:sz w:val="21"/>
            <w:szCs w:val="21"/>
          </w:rPr>
          <w:t xml:space="preserve">        </w:t>
        </w:r>
        <w:r w:rsidRPr="00822343">
          <w:rPr>
            <w:rFonts w:ascii="Consolas" w:eastAsia="Times New Roman" w:hAnsi="Consolas" w:cs="Times New Roman"/>
            <w:color w:val="9CDCFE"/>
            <w:sz w:val="21"/>
            <w:szCs w:val="21"/>
          </w:rPr>
          <w:t>specs</w:t>
        </w:r>
      </w:ins>
    </w:p>
    <w:p w:rsidR="00822343" w:rsidRPr="00822343" w:rsidRDefault="00822343" w:rsidP="00822343">
      <w:pPr>
        <w:shd w:val="clear" w:color="auto" w:fill="1E1E1E"/>
        <w:spacing w:after="0" w:line="285" w:lineRule="atLeast"/>
        <w:rPr>
          <w:ins w:id="2262" w:author="Karthick Nagarajan" w:date="2019-01-04T15:39:00Z"/>
          <w:rFonts w:ascii="Consolas" w:eastAsia="Times New Roman" w:hAnsi="Consolas" w:cs="Times New Roman"/>
          <w:color w:val="D4D4D4"/>
          <w:sz w:val="21"/>
          <w:szCs w:val="21"/>
        </w:rPr>
      </w:pPr>
      <w:ins w:id="2263" w:author="Karthick Nagarajan" w:date="2019-01-04T15:39:00Z">
        <w:r w:rsidRPr="00822343">
          <w:rPr>
            <w:rFonts w:ascii="Consolas" w:eastAsia="Times New Roman" w:hAnsi="Consolas" w:cs="Times New Roman"/>
            <w:color w:val="D4D4D4"/>
            <w:sz w:val="21"/>
            <w:szCs w:val="21"/>
          </w:rPr>
          <w:t xml:space="preserve">    ],</w:t>
        </w:r>
      </w:ins>
    </w:p>
    <w:p w:rsidR="00822343" w:rsidRDefault="00822343">
      <w:pPr>
        <w:rPr>
          <w:ins w:id="2264" w:author="Karthick Nagarajan" w:date="2019-01-04T15:39:00Z"/>
          <w:rFonts w:eastAsia="Times New Roman" w:cstheme="minorHAnsi"/>
          <w:sz w:val="24"/>
          <w:szCs w:val="24"/>
        </w:rPr>
        <w:pPrChange w:id="2265" w:author="Karthick Nagarajan" w:date="2019-01-04T15:37:00Z">
          <w:pPr>
            <w:ind w:left="1440"/>
          </w:pPr>
        </w:pPrChange>
      </w:pPr>
    </w:p>
    <w:p w:rsidR="00822343" w:rsidRDefault="00822343">
      <w:pPr>
        <w:rPr>
          <w:ins w:id="2266" w:author="Karthick Nagarajan" w:date="2019-01-04T15:39:00Z"/>
          <w:rFonts w:eastAsia="Times New Roman" w:cstheme="minorHAnsi"/>
          <w:sz w:val="24"/>
          <w:szCs w:val="24"/>
        </w:rPr>
        <w:pPrChange w:id="2267" w:author="Karthick Nagarajan" w:date="2019-01-04T15:37:00Z">
          <w:pPr>
            <w:ind w:left="1440"/>
          </w:pPr>
        </w:pPrChange>
      </w:pPr>
      <w:ins w:id="2268" w:author="Karthick Nagarajan" w:date="2019-01-04T15:39:00Z">
        <w:r>
          <w:rPr>
            <w:rFonts w:eastAsia="Times New Roman" w:cstheme="minorHAnsi"/>
            <w:sz w:val="24"/>
            <w:szCs w:val="24"/>
          </w:rPr>
          <w:t xml:space="preserve">To </w:t>
        </w:r>
      </w:ins>
    </w:p>
    <w:p w:rsidR="006A321A" w:rsidRPr="006A321A" w:rsidRDefault="006A321A" w:rsidP="006A321A">
      <w:pPr>
        <w:shd w:val="clear" w:color="auto" w:fill="1E1E1E"/>
        <w:spacing w:after="0" w:line="285" w:lineRule="atLeast"/>
        <w:rPr>
          <w:ins w:id="2269" w:author="Karthick Nagarajan" w:date="2019-01-04T15:40:00Z"/>
          <w:rFonts w:ascii="Consolas" w:eastAsia="Times New Roman" w:hAnsi="Consolas" w:cs="Times New Roman"/>
          <w:color w:val="D4D4D4"/>
          <w:sz w:val="21"/>
          <w:szCs w:val="21"/>
        </w:rPr>
      </w:pPr>
      <w:ins w:id="2270" w:author="Karthick Nagarajan" w:date="2019-01-04T15:40:00Z">
        <w:r w:rsidRPr="006A321A">
          <w:rPr>
            <w:rFonts w:ascii="Consolas" w:eastAsia="Times New Roman" w:hAnsi="Consolas" w:cs="Times New Roman"/>
            <w:color w:val="9CDCFE"/>
            <w:sz w:val="21"/>
            <w:szCs w:val="21"/>
          </w:rPr>
          <w:t>specs:</w:t>
        </w:r>
        <w:r w:rsidRPr="006A321A">
          <w:rPr>
            <w:rFonts w:ascii="Consolas" w:eastAsia="Times New Roman" w:hAnsi="Consolas" w:cs="Times New Roman"/>
            <w:color w:val="D4D4D4"/>
            <w:sz w:val="21"/>
            <w:szCs w:val="21"/>
          </w:rPr>
          <w:t xml:space="preserve"> [</w:t>
        </w:r>
      </w:ins>
    </w:p>
    <w:p w:rsidR="006A321A" w:rsidRPr="006A321A" w:rsidRDefault="006A321A" w:rsidP="006A321A">
      <w:pPr>
        <w:shd w:val="clear" w:color="auto" w:fill="1E1E1E"/>
        <w:spacing w:after="0" w:line="285" w:lineRule="atLeast"/>
        <w:rPr>
          <w:ins w:id="2271" w:author="Karthick Nagarajan" w:date="2019-01-04T15:40:00Z"/>
          <w:rFonts w:ascii="Consolas" w:eastAsia="Times New Roman" w:hAnsi="Consolas" w:cs="Times New Roman"/>
          <w:color w:val="D4D4D4"/>
          <w:sz w:val="21"/>
          <w:szCs w:val="21"/>
        </w:rPr>
      </w:pPr>
      <w:ins w:id="2272" w:author="Karthick Nagarajan" w:date="2019-01-04T15:40:00Z">
        <w:r w:rsidRPr="006A321A">
          <w:rPr>
            <w:rFonts w:ascii="Consolas" w:eastAsia="Times New Roman" w:hAnsi="Consolas" w:cs="Times New Roman"/>
            <w:color w:val="D4D4D4"/>
            <w:sz w:val="21"/>
            <w:szCs w:val="21"/>
          </w:rPr>
          <w:t xml:space="preserve">        </w:t>
        </w:r>
        <w:r w:rsidRPr="006A321A">
          <w:rPr>
            <w:rFonts w:ascii="Consolas" w:eastAsia="Times New Roman" w:hAnsi="Consolas" w:cs="Times New Roman"/>
            <w:color w:val="CE9178"/>
            <w:sz w:val="21"/>
            <w:szCs w:val="21"/>
          </w:rPr>
          <w:t>'test/functional/checkout/registeredUser/loginSavedCard.js'</w:t>
        </w:r>
      </w:ins>
    </w:p>
    <w:p w:rsidR="006A321A" w:rsidRPr="006A321A" w:rsidRDefault="006A321A" w:rsidP="006A321A">
      <w:pPr>
        <w:shd w:val="clear" w:color="auto" w:fill="1E1E1E"/>
        <w:spacing w:after="0" w:line="285" w:lineRule="atLeast"/>
        <w:rPr>
          <w:ins w:id="2273" w:author="Karthick Nagarajan" w:date="2019-01-04T15:40:00Z"/>
          <w:rFonts w:ascii="Consolas" w:eastAsia="Times New Roman" w:hAnsi="Consolas" w:cs="Times New Roman"/>
          <w:color w:val="D4D4D4"/>
          <w:sz w:val="21"/>
          <w:szCs w:val="21"/>
        </w:rPr>
      </w:pPr>
      <w:ins w:id="2274" w:author="Karthick Nagarajan" w:date="2019-01-04T15:40:00Z">
        <w:r w:rsidRPr="006A321A">
          <w:rPr>
            <w:rFonts w:ascii="Consolas" w:eastAsia="Times New Roman" w:hAnsi="Consolas" w:cs="Times New Roman"/>
            <w:color w:val="D4D4D4"/>
            <w:sz w:val="21"/>
            <w:szCs w:val="21"/>
          </w:rPr>
          <w:t xml:space="preserve">    ],</w:t>
        </w:r>
      </w:ins>
    </w:p>
    <w:p w:rsidR="00822343" w:rsidRPr="00FE6FC4" w:rsidRDefault="00822343">
      <w:pPr>
        <w:rPr>
          <w:ins w:id="2275" w:author="Karthick Nagarajan" w:date="2019-01-03T17:01:00Z"/>
          <w:rFonts w:eastAsia="Times New Roman" w:cstheme="minorHAnsi"/>
          <w:sz w:val="24"/>
          <w:szCs w:val="24"/>
          <w:rPrChange w:id="2276" w:author="Karthick Nagarajan" w:date="2019-01-03T17:06:00Z">
            <w:rPr>
              <w:ins w:id="2277" w:author="Karthick Nagarajan" w:date="2019-01-03T17:01:00Z"/>
              <w:rFonts w:ascii="Times New Roman" w:eastAsia="Times New Roman" w:hAnsi="Times New Roman" w:cs="Times New Roman"/>
              <w:sz w:val="24"/>
              <w:szCs w:val="24"/>
            </w:rPr>
          </w:rPrChange>
        </w:rPr>
        <w:pPrChange w:id="2278" w:author="Karthick Nagarajan" w:date="2019-01-04T15:37:00Z">
          <w:pPr>
            <w:ind w:left="1440"/>
          </w:pPr>
        </w:pPrChange>
      </w:pPr>
    </w:p>
    <w:p w:rsidR="00FE6FC4" w:rsidRPr="00FE6FC4" w:rsidRDefault="00FE6FC4" w:rsidP="00FE6FC4">
      <w:pPr>
        <w:rPr>
          <w:ins w:id="2279" w:author="Karthick Nagarajan" w:date="2019-01-03T17:01:00Z"/>
          <w:rFonts w:eastAsia="Times New Roman" w:cstheme="minorHAnsi"/>
          <w:sz w:val="24"/>
          <w:szCs w:val="24"/>
          <w:rPrChange w:id="2280" w:author="Karthick Nagarajan" w:date="2019-01-03T17:06:00Z">
            <w:rPr>
              <w:ins w:id="2281" w:author="Karthick Nagarajan" w:date="2019-01-03T17:01:00Z"/>
              <w:rFonts w:ascii="Times New Roman" w:eastAsia="Times New Roman" w:hAnsi="Times New Roman" w:cs="Times New Roman"/>
              <w:sz w:val="24"/>
              <w:szCs w:val="24"/>
            </w:rPr>
          </w:rPrChange>
        </w:rPr>
      </w:pPr>
      <w:ins w:id="2282" w:author="Karthick Nagarajan" w:date="2019-01-03T17:01:00Z">
        <w:r w:rsidRPr="00FE6FC4">
          <w:rPr>
            <w:rFonts w:eastAsia="Times New Roman" w:cstheme="minorHAnsi"/>
            <w:sz w:val="24"/>
            <w:szCs w:val="24"/>
            <w:rPrChange w:id="2283" w:author="Karthick Nagarajan" w:date="2019-01-03T17:06:00Z">
              <w:rPr>
                <w:rFonts w:ascii="Times New Roman" w:eastAsia="Times New Roman" w:hAnsi="Times New Roman" w:cs="Times New Roman"/>
                <w:sz w:val="24"/>
                <w:szCs w:val="24"/>
              </w:rPr>
            </w:rPrChange>
          </w:rPr>
          <w:t>Note:- You should be able to see count of testcases passing, failing and skipped ones. And also required order number in the console.</w:t>
        </w:r>
      </w:ins>
    </w:p>
    <w:p w:rsidR="00FE6FC4" w:rsidRPr="00C86D4C" w:rsidRDefault="00FE6FC4" w:rsidP="002E5E15">
      <w:pPr>
        <w:ind w:left="372" w:firstLine="708"/>
      </w:pPr>
    </w:p>
    <w:p w:rsidR="00161A03" w:rsidRDefault="008E13ED">
      <w:pPr>
        <w:pStyle w:val="Heading1"/>
        <w:numPr>
          <w:ilvl w:val="0"/>
          <w:numId w:val="80"/>
        </w:numPr>
        <w:pPrChange w:id="2284" w:author="Karthick Nagarajan" w:date="2019-01-04T15:29:00Z">
          <w:pPr>
            <w:pStyle w:val="Heading1"/>
            <w:numPr>
              <w:numId w:val="48"/>
            </w:numPr>
            <w:ind w:left="630" w:hanging="360"/>
          </w:pPr>
        </w:pPrChange>
      </w:pPr>
      <w:bookmarkStart w:id="2285" w:name="_Toc517950297"/>
      <w:bookmarkEnd w:id="1939"/>
      <w:bookmarkEnd w:id="1940"/>
      <w:r>
        <w:t>KNOWN ISSUES</w:t>
      </w:r>
      <w:bookmarkEnd w:id="2285"/>
    </w:p>
    <w:p w:rsidR="006D4F9A" w:rsidRPr="006D4F9A" w:rsidRDefault="006D4F9A" w:rsidP="006D4F9A"/>
    <w:p w:rsidR="00E174A4" w:rsidRDefault="00E174A4" w:rsidP="001D18BD">
      <w:pPr>
        <w:spacing w:after="0" w:line="240" w:lineRule="auto"/>
        <w:ind w:left="360"/>
        <w:rPr>
          <w:rFonts w:ascii="Trebuchet MS" w:hAnsi="Trebuchet MS"/>
          <w:i/>
          <w:iCs/>
          <w:color w:val="808080" w:themeColor="background1" w:themeShade="80"/>
          <w:sz w:val="18"/>
          <w:szCs w:val="18"/>
        </w:rPr>
      </w:pPr>
      <w:bookmarkStart w:id="2286" w:name="_Toc279703500"/>
      <w:bookmarkStart w:id="2287" w:name="_Toc279703593"/>
    </w:p>
    <w:p w:rsidR="001D18BD" w:rsidRPr="00E174A4" w:rsidRDefault="00E174A4" w:rsidP="00B761DF">
      <w:pPr>
        <w:pStyle w:val="ListParagraph"/>
        <w:numPr>
          <w:ilvl w:val="0"/>
          <w:numId w:val="40"/>
        </w:numPr>
        <w:spacing w:after="0" w:line="240" w:lineRule="auto"/>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 xml:space="preserve">Worldpay Notify URL and Worldpay notifyupdate URL are exposed as public; there is no security check available like MAC security check. As there is no such data sent from </w:t>
      </w:r>
      <w:r w:rsidR="00C04461">
        <w:rPr>
          <w:rFonts w:ascii="Trebuchet MS" w:hAnsi="Trebuchet MS"/>
          <w:i/>
          <w:iCs/>
          <w:color w:val="808080" w:themeColor="background1" w:themeShade="80"/>
          <w:sz w:val="18"/>
          <w:szCs w:val="18"/>
        </w:rPr>
        <w:t>Worldpay</w:t>
      </w:r>
      <w:r>
        <w:rPr>
          <w:rFonts w:ascii="Trebuchet MS" w:hAnsi="Trebuchet MS"/>
          <w:i/>
          <w:iCs/>
          <w:color w:val="808080" w:themeColor="background1" w:themeShade="80"/>
          <w:sz w:val="18"/>
          <w:szCs w:val="18"/>
        </w:rPr>
        <w:t xml:space="preserve"> to validate. To provide some level of security we have applied IP level validated to the URL.  Merchants must ensure that they have applied proper security on these URL’s.</w:t>
      </w:r>
    </w:p>
    <w:p w:rsidR="003758D0" w:rsidRDefault="003758D0">
      <w:pPr>
        <w:rPr>
          <w:rFonts w:asciiTheme="majorHAnsi" w:hAnsiTheme="majorHAnsi"/>
          <w:b/>
          <w:color w:val="000000" w:themeColor="text1"/>
          <w:sz w:val="32"/>
          <w:szCs w:val="32"/>
        </w:rPr>
      </w:pPr>
      <w:r>
        <w:br w:type="page"/>
      </w:r>
    </w:p>
    <w:p w:rsidR="00762BB0" w:rsidRDefault="008E13ED">
      <w:pPr>
        <w:pStyle w:val="Heading1"/>
        <w:numPr>
          <w:ilvl w:val="0"/>
          <w:numId w:val="80"/>
        </w:numPr>
        <w:pPrChange w:id="2288" w:author="Karthick Nagarajan" w:date="2019-01-04T15:29:00Z">
          <w:pPr>
            <w:pStyle w:val="Heading1"/>
            <w:numPr>
              <w:numId w:val="48"/>
            </w:numPr>
            <w:ind w:left="630" w:hanging="360"/>
          </w:pPr>
        </w:pPrChange>
      </w:pPr>
      <w:bookmarkStart w:id="2289" w:name="_Toc517950298"/>
      <w:bookmarkEnd w:id="2286"/>
      <w:bookmarkEnd w:id="2287"/>
      <w:r>
        <w:lastRenderedPageBreak/>
        <w:t>RELEASE HISTORY</w:t>
      </w:r>
      <w:bookmarkEnd w:id="2289"/>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2290" w:name="_Toc279703501"/>
      <w:bookmarkStart w:id="229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7"/>
        <w:gridCol w:w="1613"/>
        <w:gridCol w:w="6088"/>
      </w:tblGrid>
      <w:tr w:rsidR="00CC66E1" w:rsidRPr="00CC66E1" w:rsidTr="00101866">
        <w:tc>
          <w:tcPr>
            <w:tcW w:w="1657"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13"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088"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101866">
        <w:tc>
          <w:tcPr>
            <w:tcW w:w="1657" w:type="dxa"/>
            <w:tcMar>
              <w:top w:w="58" w:type="dxa"/>
              <w:left w:w="115" w:type="dxa"/>
              <w:right w:w="115" w:type="dxa"/>
            </w:tcMar>
          </w:tcPr>
          <w:p w:rsidR="00CC66E1" w:rsidRPr="00101866" w:rsidRDefault="00A33E2B" w:rsidP="00CC66E1">
            <w:pPr>
              <w:pStyle w:val="BodyText"/>
              <w:keepNext/>
              <w:rPr>
                <w:rFonts w:ascii="Trebuchet MS" w:hAnsi="Trebuchet MS"/>
                <w:sz w:val="18"/>
                <w:szCs w:val="18"/>
              </w:rPr>
            </w:pPr>
            <w:r w:rsidRPr="00101866">
              <w:rPr>
                <w:rFonts w:ascii="Trebuchet MS" w:hAnsi="Trebuchet MS"/>
                <w:sz w:val="18"/>
                <w:szCs w:val="18"/>
              </w:rPr>
              <w:t>1</w:t>
            </w:r>
            <w:r w:rsidR="00E80AE9" w:rsidRPr="00101866">
              <w:rPr>
                <w:rFonts w:ascii="Trebuchet MS" w:hAnsi="Trebuchet MS"/>
                <w:sz w:val="18"/>
                <w:szCs w:val="18"/>
              </w:rPr>
              <w:t>8.1.0</w:t>
            </w:r>
          </w:p>
        </w:tc>
        <w:tc>
          <w:tcPr>
            <w:tcW w:w="1613" w:type="dxa"/>
            <w:tcMar>
              <w:top w:w="58" w:type="dxa"/>
              <w:left w:w="115" w:type="dxa"/>
              <w:right w:w="115" w:type="dxa"/>
            </w:tcMar>
          </w:tcPr>
          <w:p w:rsidR="00CC66E1" w:rsidRPr="00101866" w:rsidRDefault="00E80AE9" w:rsidP="00C95381">
            <w:pPr>
              <w:pStyle w:val="BodyText"/>
              <w:keepNext/>
              <w:rPr>
                <w:rFonts w:ascii="Trebuchet MS" w:hAnsi="Trebuchet MS"/>
                <w:sz w:val="18"/>
                <w:szCs w:val="18"/>
              </w:rPr>
            </w:pPr>
            <w:r w:rsidRPr="00101866">
              <w:rPr>
                <w:rFonts w:ascii="Trebuchet MS" w:hAnsi="Trebuchet MS"/>
                <w:sz w:val="18"/>
                <w:szCs w:val="18"/>
              </w:rPr>
              <w:t>15</w:t>
            </w:r>
            <w:r w:rsidR="00C95381" w:rsidRPr="00101866">
              <w:rPr>
                <w:rFonts w:ascii="Trebuchet MS" w:hAnsi="Trebuchet MS"/>
                <w:sz w:val="18"/>
                <w:szCs w:val="18"/>
              </w:rPr>
              <w:t>-0</w:t>
            </w:r>
            <w:r w:rsidRPr="00101866">
              <w:rPr>
                <w:rFonts w:ascii="Trebuchet MS" w:hAnsi="Trebuchet MS"/>
                <w:sz w:val="18"/>
                <w:szCs w:val="18"/>
              </w:rPr>
              <w:t>5</w:t>
            </w:r>
            <w:r w:rsidR="00C95381" w:rsidRPr="00101866">
              <w:rPr>
                <w:rFonts w:ascii="Trebuchet MS" w:hAnsi="Trebuchet MS"/>
                <w:sz w:val="18"/>
                <w:szCs w:val="18"/>
              </w:rPr>
              <w:t>-201</w:t>
            </w:r>
            <w:r w:rsidRPr="00101866">
              <w:rPr>
                <w:rFonts w:ascii="Trebuchet MS" w:hAnsi="Trebuchet MS"/>
                <w:sz w:val="18"/>
                <w:szCs w:val="18"/>
              </w:rPr>
              <w:t>8</w:t>
            </w:r>
          </w:p>
        </w:tc>
        <w:tc>
          <w:tcPr>
            <w:tcW w:w="6088" w:type="dxa"/>
            <w:tcMar>
              <w:top w:w="58" w:type="dxa"/>
              <w:left w:w="115" w:type="dxa"/>
              <w:right w:w="115" w:type="dxa"/>
            </w:tcMar>
          </w:tcPr>
          <w:p w:rsidR="00CC66E1" w:rsidRPr="00101866" w:rsidRDefault="002931CE" w:rsidP="00101866">
            <w:pPr>
              <w:pStyle w:val="BodyText"/>
              <w:keepNext/>
              <w:rPr>
                <w:rFonts w:ascii="Trebuchet MS" w:hAnsi="Trebuchet MS"/>
                <w:sz w:val="18"/>
                <w:szCs w:val="18"/>
              </w:rPr>
            </w:pPr>
            <w:r w:rsidRPr="00101866">
              <w:rPr>
                <w:rFonts w:ascii="Trebuchet MS" w:hAnsi="Trebuchet MS"/>
                <w:sz w:val="18"/>
                <w:szCs w:val="18"/>
              </w:rPr>
              <w:t>Initial Release –</w:t>
            </w:r>
            <w:r w:rsidR="00E80AE9" w:rsidRPr="00101866">
              <w:rPr>
                <w:rFonts w:ascii="Trebuchet MS" w:hAnsi="Trebuchet MS"/>
                <w:sz w:val="18"/>
                <w:szCs w:val="18"/>
              </w:rPr>
              <w:t>MFRA C</w:t>
            </w:r>
            <w:r w:rsidRPr="00101866">
              <w:rPr>
                <w:rFonts w:ascii="Trebuchet MS" w:hAnsi="Trebuchet MS"/>
                <w:sz w:val="18"/>
                <w:szCs w:val="18"/>
              </w:rPr>
              <w:t>ompatible</w:t>
            </w:r>
          </w:p>
        </w:tc>
      </w:tr>
      <w:bookmarkEnd w:id="2290"/>
      <w:bookmarkEnd w:id="2291"/>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2931CE" w:rsidRDefault="002931CE" w:rsidP="002931CE">
      <w:r>
        <w:br w:type="page"/>
      </w:r>
    </w:p>
    <w:p w:rsidR="002931CE" w:rsidRDefault="00DB40B2" w:rsidP="002931CE">
      <w:pPr>
        <w:pStyle w:val="Heading1"/>
        <w:ind w:left="432" w:hanging="432"/>
      </w:pPr>
      <w:bookmarkStart w:id="2292" w:name="_Toc405997387"/>
      <w:bookmarkStart w:id="2293" w:name="_Toc517950299"/>
      <w:r>
        <w:rPr>
          <w:b w:val="0"/>
          <w:bCs w:val="0"/>
        </w:rPr>
        <w:lastRenderedPageBreak/>
        <w:t>APPENDIX</w:t>
      </w:r>
      <w:r>
        <w:t xml:space="preserve"> </w:t>
      </w:r>
      <w:r w:rsidR="002931CE">
        <w:t xml:space="preserve">A: APM/Card </w:t>
      </w:r>
      <w:r w:rsidR="000170E7">
        <w:t>mapping</w:t>
      </w:r>
      <w:r w:rsidR="002931CE">
        <w:t xml:space="preserve"> keys</w:t>
      </w:r>
      <w:bookmarkEnd w:id="2292"/>
      <w:bookmarkEnd w:id="2293"/>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3D40E1" w:rsidP="002931CE">
            <w:pPr>
              <w:spacing w:after="0" w:line="240" w:lineRule="auto"/>
              <w:rPr>
                <w:rFonts w:ascii="Calibri" w:eastAsia="Times New Roman" w:hAnsi="Calibri" w:cs="Times New Roman"/>
                <w:color w:val="000000"/>
              </w:rPr>
            </w:pPr>
            <w:hyperlink r:id="rId74"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2294" w:name="_Toc405997388"/>
      <w:bookmarkStart w:id="2295" w:name="_Toc517950300"/>
      <w:r>
        <w:rPr>
          <w:b w:val="0"/>
          <w:bCs w:val="0"/>
        </w:rPr>
        <w:lastRenderedPageBreak/>
        <w:t>APPENDIX B: IDEAL Bank List</w:t>
      </w:r>
      <w:bookmarkEnd w:id="2294"/>
      <w:bookmarkEnd w:id="2295"/>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2931CE" w:rsidRDefault="00DC4074" w:rsidP="002931CE">
      <w:pPr>
        <w:pStyle w:val="Heading1"/>
        <w:rPr>
          <w:b w:val="0"/>
          <w:bCs w:val="0"/>
        </w:rPr>
      </w:pPr>
      <w:bookmarkStart w:id="2296" w:name="_APPENDIX_C:_Error"/>
      <w:bookmarkStart w:id="2297" w:name="_Toc405997389"/>
      <w:bookmarkStart w:id="2298" w:name="_Toc517950301"/>
      <w:bookmarkEnd w:id="2296"/>
      <w:r>
        <w:rPr>
          <w:b w:val="0"/>
          <w:bCs w:val="0"/>
        </w:rPr>
        <w:t>APPENDIX C</w:t>
      </w:r>
      <w:r w:rsidR="002931CE">
        <w:rPr>
          <w:b w:val="0"/>
          <w:bCs w:val="0"/>
        </w:rPr>
        <w:t>: Error Codes and Error Messages</w:t>
      </w:r>
      <w:bookmarkEnd w:id="2297"/>
      <w:r w:rsidR="00B2201C">
        <w:rPr>
          <w:b w:val="0"/>
          <w:bCs w:val="0"/>
        </w:rPr>
        <w:t xml:space="preserve"> for Transaction Notification</w:t>
      </w:r>
      <w:bookmarkEnd w:id="2298"/>
    </w:p>
    <w:p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2931CE" w:rsidRDefault="002931CE" w:rsidP="00762BB0">
      <w:pPr>
        <w:pStyle w:val="dmcNummerierung"/>
        <w:numPr>
          <w:ilvl w:val="0"/>
          <w:numId w:val="0"/>
        </w:numPr>
        <w:ind w:left="358" w:hanging="358"/>
      </w:pPr>
    </w:p>
    <w:p w:rsidR="002931CE" w:rsidRDefault="002931CE">
      <w:r>
        <w:br w:type="page"/>
      </w:r>
    </w:p>
    <w:p w:rsidR="002931CE" w:rsidRDefault="002931CE" w:rsidP="002931CE">
      <w:pPr>
        <w:pStyle w:val="Heading1"/>
        <w:rPr>
          <w:b w:val="0"/>
          <w:bCs w:val="0"/>
        </w:rPr>
      </w:pPr>
      <w:bookmarkStart w:id="2299" w:name="_APPENDIX_D:_Order"/>
      <w:bookmarkStart w:id="2300" w:name="_Toc517950302"/>
      <w:bookmarkEnd w:id="2299"/>
      <w:r>
        <w:rPr>
          <w:b w:val="0"/>
          <w:bCs w:val="0"/>
        </w:rPr>
        <w:lastRenderedPageBreak/>
        <w:t xml:space="preserve">APPENDIX D: Order Notification and </w:t>
      </w:r>
      <w:r w:rsidR="006606B7">
        <w:rPr>
          <w:b w:val="0"/>
          <w:bCs w:val="0"/>
        </w:rPr>
        <w:t>SFCC</w:t>
      </w:r>
      <w:r>
        <w:rPr>
          <w:b w:val="0"/>
          <w:bCs w:val="0"/>
        </w:rPr>
        <w:t xml:space="preserve"> Order status mapping</w:t>
      </w:r>
      <w:bookmarkEnd w:id="2300"/>
    </w:p>
    <w:p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sidR="00C04461">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NEW</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READY FOR EXPORT</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r w:rsidR="003F5757">
              <w:rPr>
                <w:rFonts w:ascii="Calibri" w:eastAsia="Times New Roman" w:hAnsi="Calibri" w:cs="Times New Roman"/>
                <w:color w:val="000000"/>
              </w:rPr>
              <w:t>/CANCELLED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COMPLETED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2931CE" w:rsidRDefault="002931CE"/>
    <w:p w:rsidR="003249C8" w:rsidRPr="00566B30" w:rsidRDefault="003249C8" w:rsidP="003249C8"/>
    <w:p w:rsidR="003249C8" w:rsidRPr="00762BB0" w:rsidRDefault="003249C8" w:rsidP="003249C8">
      <w:pPr>
        <w:pStyle w:val="dmcNummerierung"/>
        <w:numPr>
          <w:ilvl w:val="0"/>
          <w:numId w:val="0"/>
        </w:numPr>
        <w:ind w:left="358" w:hanging="358"/>
      </w:pPr>
    </w:p>
    <w:p w:rsidR="003249C8" w:rsidRPr="00566B30" w:rsidRDefault="003249C8" w:rsidP="003249C8"/>
    <w:p w:rsidR="003249C8" w:rsidRDefault="003249C8" w:rsidP="003249C8">
      <w:pPr>
        <w:pStyle w:val="dmcNummerierung"/>
        <w:numPr>
          <w:ilvl w:val="0"/>
          <w:numId w:val="0"/>
        </w:numPr>
        <w:ind w:left="358" w:hanging="358"/>
      </w:pPr>
    </w:p>
    <w:p w:rsidR="003249C8" w:rsidRDefault="003249C8" w:rsidP="003249C8">
      <w:pPr>
        <w:pStyle w:val="dmcNummerierung"/>
        <w:numPr>
          <w:ilvl w:val="0"/>
          <w:numId w:val="0"/>
        </w:numPr>
        <w:ind w:left="358" w:hanging="358"/>
      </w:pPr>
    </w:p>
    <w:p w:rsidR="003249C8" w:rsidRDefault="003249C8"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45990">
      <w:pPr>
        <w:pStyle w:val="Heading1"/>
        <w:rPr>
          <w:b w:val="0"/>
          <w:bCs w:val="0"/>
        </w:rPr>
      </w:pPr>
      <w:bookmarkStart w:id="2301" w:name="_Toc517950303"/>
      <w:r>
        <w:rPr>
          <w:b w:val="0"/>
          <w:bCs w:val="0"/>
        </w:rPr>
        <w:t>APPENDIX E: Error Codes and Error Messages</w:t>
      </w:r>
      <w:bookmarkEnd w:id="2301"/>
      <w:r>
        <w:rPr>
          <w:b w:val="0"/>
          <w:bCs w:val="0"/>
        </w:rPr>
        <w:t xml:space="preserve"> </w:t>
      </w:r>
    </w:p>
    <w:p w:rsidR="00345990" w:rsidRDefault="00345990" w:rsidP="003249C8"/>
    <w:tbl>
      <w:tblPr>
        <w:tblStyle w:val="TableGrid"/>
        <w:tblW w:w="0" w:type="auto"/>
        <w:tblLook w:val="04A0" w:firstRow="1" w:lastRow="0" w:firstColumn="1" w:lastColumn="0" w:noHBand="0" w:noVBand="1"/>
      </w:tblPr>
      <w:tblGrid>
        <w:gridCol w:w="2746"/>
        <w:gridCol w:w="6159"/>
      </w:tblGrid>
      <w:tr w:rsidR="003249C8" w:rsidTr="00101866">
        <w:trPr>
          <w:trHeight w:val="350"/>
        </w:trPr>
        <w:tc>
          <w:tcPr>
            <w:tcW w:w="2746" w:type="dxa"/>
            <w:shd w:val="clear" w:color="auto" w:fill="C6D9F1" w:themeFill="text2" w:themeFillTint="33"/>
          </w:tcPr>
          <w:p w:rsidR="003249C8" w:rsidRPr="00101866" w:rsidRDefault="003249C8" w:rsidP="00101866">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249C8" w:rsidRPr="00101866" w:rsidRDefault="003249C8" w:rsidP="00101866">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249C8" w:rsidTr="00101866">
        <w:tc>
          <w:tcPr>
            <w:tcW w:w="2746" w:type="dxa"/>
          </w:tcPr>
          <w:p w:rsidR="003249C8" w:rsidRDefault="003249C8" w:rsidP="003249C8">
            <w:r w:rsidRPr="003249C8">
              <w:t>worldpay.error.code1</w:t>
            </w:r>
          </w:p>
        </w:tc>
        <w:tc>
          <w:tcPr>
            <w:tcW w:w="6159" w:type="dxa"/>
          </w:tcPr>
          <w:p w:rsidR="003249C8" w:rsidRDefault="003249C8" w:rsidP="003249C8">
            <w:r w:rsidRPr="003249C8">
              <w:t>Internal error has occurred , please choose a different Payment Method or try again later.</w:t>
            </w:r>
          </w:p>
        </w:tc>
      </w:tr>
      <w:tr w:rsidR="003249C8" w:rsidTr="00101866">
        <w:tc>
          <w:tcPr>
            <w:tcW w:w="2746" w:type="dxa"/>
          </w:tcPr>
          <w:p w:rsidR="003249C8" w:rsidRDefault="003249C8" w:rsidP="003249C8">
            <w:r w:rsidRPr="003249C8">
              <w:t>worldpay.error.code2</w:t>
            </w:r>
          </w:p>
        </w:tc>
        <w:tc>
          <w:tcPr>
            <w:tcW w:w="6159" w:type="dxa"/>
          </w:tcPr>
          <w:p w:rsidR="003249C8" w:rsidRDefault="003249C8" w:rsidP="003249C8">
            <w:r w:rsidRPr="003249C8">
              <w:t>Parse error has occurred, please choose a different Payment Method or try again later.</w:t>
            </w:r>
          </w:p>
        </w:tc>
      </w:tr>
      <w:tr w:rsidR="003249C8" w:rsidTr="00101866">
        <w:tc>
          <w:tcPr>
            <w:tcW w:w="2746" w:type="dxa"/>
          </w:tcPr>
          <w:p w:rsidR="003249C8" w:rsidRDefault="003249C8" w:rsidP="003249C8">
            <w:r w:rsidRPr="003249C8">
              <w:t>worldpay.error.code3</w:t>
            </w:r>
          </w:p>
        </w:tc>
        <w:tc>
          <w:tcPr>
            <w:tcW w:w="6159" w:type="dxa"/>
          </w:tcPr>
          <w:p w:rsidR="003249C8" w:rsidRDefault="003249C8" w:rsidP="003249C8">
            <w:r w:rsidRPr="003249C8">
              <w:t>Invalid amount error, please choose a different Payment Method or try again later.</w:t>
            </w:r>
          </w:p>
        </w:tc>
      </w:tr>
      <w:tr w:rsidR="003249C8" w:rsidTr="00101866">
        <w:tc>
          <w:tcPr>
            <w:tcW w:w="2746" w:type="dxa"/>
          </w:tcPr>
          <w:p w:rsidR="003249C8" w:rsidRDefault="003249C8" w:rsidP="003249C8">
            <w:r w:rsidRPr="003249C8">
              <w:t>worldpay.error.code4</w:t>
            </w:r>
          </w:p>
        </w:tc>
        <w:tc>
          <w:tcPr>
            <w:tcW w:w="6159" w:type="dxa"/>
          </w:tcPr>
          <w:p w:rsidR="003249C8" w:rsidRDefault="003249C8" w:rsidP="003249C8">
            <w:r w:rsidRPr="003249C8">
              <w:t>Security error , please choose a different Payment Method or try again later.</w:t>
            </w:r>
          </w:p>
        </w:tc>
      </w:tr>
      <w:tr w:rsidR="003249C8" w:rsidTr="00101866">
        <w:tc>
          <w:tcPr>
            <w:tcW w:w="2746" w:type="dxa"/>
          </w:tcPr>
          <w:p w:rsidR="003249C8" w:rsidRDefault="003249C8" w:rsidP="003249C8">
            <w:r w:rsidRPr="003249C8">
              <w:t>worldpay.error.code5</w:t>
            </w:r>
          </w:p>
        </w:tc>
        <w:tc>
          <w:tcPr>
            <w:tcW w:w="6159" w:type="dxa"/>
          </w:tcPr>
          <w:p w:rsidR="003249C8" w:rsidRDefault="003249C8" w:rsidP="003249C8">
            <w:r w:rsidRPr="003249C8">
              <w:t>Invalid request, please choose a different Payment Method or try again later.</w:t>
            </w:r>
          </w:p>
        </w:tc>
      </w:tr>
      <w:tr w:rsidR="003249C8" w:rsidTr="00101866">
        <w:tc>
          <w:tcPr>
            <w:tcW w:w="2746" w:type="dxa"/>
          </w:tcPr>
          <w:p w:rsidR="003249C8" w:rsidRDefault="003249C8" w:rsidP="003249C8">
            <w:r w:rsidRPr="003249C8">
              <w:t>worldpay.error.code6</w:t>
            </w:r>
          </w:p>
        </w:tc>
        <w:tc>
          <w:tcPr>
            <w:tcW w:w="6159" w:type="dxa"/>
          </w:tcPr>
          <w:p w:rsidR="003249C8" w:rsidRDefault="003249C8" w:rsidP="003249C8">
            <w:r w:rsidRPr="003249C8">
              <w:t>Please choose a different Payment Method or try again later.</w:t>
            </w:r>
          </w:p>
        </w:tc>
      </w:tr>
      <w:tr w:rsidR="003249C8" w:rsidTr="00101866">
        <w:tc>
          <w:tcPr>
            <w:tcW w:w="2746" w:type="dxa"/>
          </w:tcPr>
          <w:p w:rsidR="003249C8" w:rsidRDefault="003249C8" w:rsidP="003249C8">
            <w:r w:rsidRPr="003249C8">
              <w:t>worldpay.error.code7</w:t>
            </w:r>
          </w:p>
        </w:tc>
        <w:tc>
          <w:tcPr>
            <w:tcW w:w="6159" w:type="dxa"/>
          </w:tcPr>
          <w:p w:rsidR="003249C8" w:rsidRDefault="003249C8" w:rsidP="003249C8">
            <w:r w:rsidRPr="003249C8">
              <w:t>Payment details in the order element are incorrect, please choose a different Payment Method or try again later.</w:t>
            </w:r>
          </w:p>
        </w:tc>
      </w:tr>
      <w:tr w:rsidR="003249C8" w:rsidTr="00101866">
        <w:tc>
          <w:tcPr>
            <w:tcW w:w="2746" w:type="dxa"/>
          </w:tcPr>
          <w:p w:rsidR="003249C8" w:rsidRDefault="003249C8" w:rsidP="003249C8">
            <w:r w:rsidRPr="003249C8">
              <w:t>worldpay.error.code8</w:t>
            </w:r>
          </w:p>
        </w:tc>
        <w:tc>
          <w:tcPr>
            <w:tcW w:w="6159" w:type="dxa"/>
          </w:tcPr>
          <w:p w:rsidR="003249C8" w:rsidRDefault="003249C8" w:rsidP="003249C8">
            <w:r w:rsidRPr="003249C8">
              <w:t>Submission error , please choose a different Payment Method or try again later.</w:t>
            </w:r>
          </w:p>
        </w:tc>
      </w:tr>
      <w:tr w:rsidR="00AE7399" w:rsidTr="00101866">
        <w:trPr>
          <w:trHeight w:val="413"/>
        </w:trPr>
        <w:tc>
          <w:tcPr>
            <w:tcW w:w="2746" w:type="dxa"/>
          </w:tcPr>
          <w:p w:rsidR="00AE7399" w:rsidRPr="003249C8" w:rsidRDefault="00AE7399" w:rsidP="003249C8">
            <w:r w:rsidRPr="00AE7399">
              <w:t>worldpay.error.generalerror</w:t>
            </w:r>
          </w:p>
        </w:tc>
        <w:tc>
          <w:tcPr>
            <w:tcW w:w="6159" w:type="dxa"/>
          </w:tcPr>
          <w:p w:rsidR="00AE7399" w:rsidRPr="003249C8" w:rsidRDefault="00AE7399" w:rsidP="003249C8">
            <w:r w:rsidRPr="00AE7399">
              <w:t>Please choose a different Payment Method or try again later.</w:t>
            </w:r>
          </w:p>
        </w:tc>
      </w:tr>
      <w:tr w:rsidR="00AE7399" w:rsidTr="00101866">
        <w:trPr>
          <w:trHeight w:val="368"/>
        </w:trPr>
        <w:tc>
          <w:tcPr>
            <w:tcW w:w="2746" w:type="dxa"/>
          </w:tcPr>
          <w:p w:rsidR="00AE7399" w:rsidRPr="003249C8" w:rsidRDefault="00AE7399" w:rsidP="003249C8">
            <w:r w:rsidRPr="00AE7399">
              <w:t>worldpay.error.cancelerror</w:t>
            </w:r>
          </w:p>
        </w:tc>
        <w:tc>
          <w:tcPr>
            <w:tcW w:w="6159" w:type="dxa"/>
          </w:tcPr>
          <w:p w:rsidR="00AE7399" w:rsidRPr="003249C8" w:rsidRDefault="00AE7399" w:rsidP="003249C8">
            <w:r w:rsidRPr="00AE7399">
              <w:t>Your transaction has been cancelled.</w:t>
            </w:r>
          </w:p>
        </w:tc>
      </w:tr>
    </w:tbl>
    <w:p w:rsidR="003249C8" w:rsidRDefault="003249C8" w:rsidP="003249C8"/>
    <w:p w:rsidR="003249C8" w:rsidRPr="00566B30" w:rsidRDefault="003249C8" w:rsidP="003249C8"/>
    <w:p w:rsidR="003249C8" w:rsidRPr="00762BB0" w:rsidRDefault="003249C8" w:rsidP="003249C8">
      <w:pPr>
        <w:pStyle w:val="dmcNummerierung"/>
        <w:numPr>
          <w:ilvl w:val="0"/>
          <w:numId w:val="0"/>
        </w:numPr>
        <w:ind w:left="358" w:hanging="358"/>
      </w:pPr>
    </w:p>
    <w:sectPr w:rsidR="003249C8" w:rsidRPr="00762BB0"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0E1" w:rsidRDefault="003D40E1">
      <w:pPr>
        <w:spacing w:line="240" w:lineRule="auto"/>
      </w:pPr>
      <w:r>
        <w:separator/>
      </w:r>
    </w:p>
  </w:endnote>
  <w:endnote w:type="continuationSeparator" w:id="0">
    <w:p w:rsidR="003D40E1" w:rsidRDefault="003D40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7630F2" w:rsidRPr="001453CA" w:rsidTr="001055A3">
      <w:trPr>
        <w:trHeight w:val="440"/>
      </w:trPr>
      <w:tc>
        <w:tcPr>
          <w:tcW w:w="4428" w:type="dxa"/>
        </w:tcPr>
        <w:p w:rsidR="007630F2" w:rsidRDefault="007630F2" w:rsidP="005558B1">
          <w:pPr>
            <w:rPr>
              <w:rFonts w:ascii="Consolas" w:hAnsi="Consolas" w:cs="Arial"/>
              <w:sz w:val="18"/>
              <w:szCs w:val="18"/>
            </w:rPr>
          </w:pPr>
        </w:p>
        <w:p w:rsidR="007630F2" w:rsidRPr="001F1045" w:rsidRDefault="007630F2" w:rsidP="005558B1">
          <w:pPr>
            <w:rPr>
              <w:rFonts w:ascii="Consolas" w:hAnsi="Consolas" w:cs="Arial"/>
              <w:sz w:val="18"/>
              <w:szCs w:val="18"/>
            </w:rPr>
          </w:pPr>
          <w:r>
            <w:rPr>
              <w:rFonts w:ascii="Consolas" w:hAnsi="Consolas" w:cs="Arial"/>
              <w:sz w:val="18"/>
              <w:szCs w:val="18"/>
            </w:rPr>
            <w:t>WorldPay Integration</w:t>
          </w:r>
        </w:p>
      </w:tc>
      <w:tc>
        <w:tcPr>
          <w:tcW w:w="2672" w:type="dxa"/>
        </w:tcPr>
        <w:p w:rsidR="007630F2" w:rsidRPr="00673042" w:rsidRDefault="007630F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7630F2" w:rsidRPr="00FD4DEE" w:rsidRDefault="007630F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F651C">
            <w:rPr>
              <w:rFonts w:ascii="Consolas" w:hAnsi="Consolas" w:cs="Arial"/>
              <w:noProof/>
              <w:sz w:val="18"/>
              <w:szCs w:val="18"/>
            </w:rPr>
            <w:t>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7630F2" w:rsidRPr="003A546F" w:rsidRDefault="007630F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Footer"/>
    </w:pPr>
    <w:r>
      <w:rPr>
        <w:rFonts w:ascii="Consolas" w:hAnsi="Consolas" w:cs="Arial"/>
        <w:sz w:val="18"/>
        <w:szCs w:val="18"/>
      </w:rPr>
      <w:t>WorldPay Integration</w:t>
    </w:r>
  </w:p>
  <w:p w:rsidR="007630F2" w:rsidRDefault="0076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0E1" w:rsidRDefault="003D40E1">
      <w:pPr>
        <w:spacing w:line="240" w:lineRule="auto"/>
      </w:pPr>
      <w:r>
        <w:separator/>
      </w:r>
    </w:p>
  </w:footnote>
  <w:footnote w:type="continuationSeparator" w:id="0">
    <w:p w:rsidR="003D40E1" w:rsidRDefault="003D40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7630F2" w:rsidRDefault="007630F2">
    <w:pPr>
      <w:pStyle w:val="Header"/>
      <w:ind w:right="360"/>
    </w:pPr>
  </w:p>
  <w:p w:rsidR="007630F2" w:rsidRDefault="007630F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7630F2" w:rsidRPr="002919B2" w:rsidRDefault="007630F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0F2" w:rsidRDefault="007630F2"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9"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1"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1"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3"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34"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37"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4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45"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6"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48"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1F66A0"/>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50"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2"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3"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7"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59"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60"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62"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63"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66"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7"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82"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4"/>
  </w:num>
  <w:num w:numId="3">
    <w:abstractNumId w:val="59"/>
  </w:num>
  <w:num w:numId="4">
    <w:abstractNumId w:val="47"/>
  </w:num>
  <w:num w:numId="5">
    <w:abstractNumId w:val="4"/>
  </w:num>
  <w:num w:numId="6">
    <w:abstractNumId w:val="65"/>
  </w:num>
  <w:num w:numId="7">
    <w:abstractNumId w:val="36"/>
  </w:num>
  <w:num w:numId="8">
    <w:abstractNumId w:val="30"/>
  </w:num>
  <w:num w:numId="9">
    <w:abstractNumId w:val="43"/>
  </w:num>
  <w:num w:numId="10">
    <w:abstractNumId w:val="81"/>
  </w:num>
  <w:num w:numId="11">
    <w:abstractNumId w:val="86"/>
  </w:num>
  <w:num w:numId="12">
    <w:abstractNumId w:val="0"/>
  </w:num>
  <w:num w:numId="13">
    <w:abstractNumId w:val="52"/>
  </w:num>
  <w:num w:numId="14">
    <w:abstractNumId w:val="6"/>
  </w:num>
  <w:num w:numId="15">
    <w:abstractNumId w:val="70"/>
  </w:num>
  <w:num w:numId="16">
    <w:abstractNumId w:val="2"/>
  </w:num>
  <w:num w:numId="17">
    <w:abstractNumId w:val="10"/>
  </w:num>
  <w:num w:numId="18">
    <w:abstractNumId w:val="79"/>
  </w:num>
  <w:num w:numId="19">
    <w:abstractNumId w:val="67"/>
  </w:num>
  <w:num w:numId="20">
    <w:abstractNumId w:val="42"/>
  </w:num>
  <w:num w:numId="21">
    <w:abstractNumId w:val="5"/>
  </w:num>
  <w:num w:numId="22">
    <w:abstractNumId w:val="31"/>
  </w:num>
  <w:num w:numId="23">
    <w:abstractNumId w:val="87"/>
  </w:num>
  <w:num w:numId="24">
    <w:abstractNumId w:val="74"/>
  </w:num>
  <w:num w:numId="25">
    <w:abstractNumId w:val="82"/>
  </w:num>
  <w:num w:numId="26">
    <w:abstractNumId w:val="57"/>
  </w:num>
  <w:num w:numId="27">
    <w:abstractNumId w:val="39"/>
  </w:num>
  <w:num w:numId="28">
    <w:abstractNumId w:val="73"/>
  </w:num>
  <w:num w:numId="29">
    <w:abstractNumId w:val="68"/>
  </w:num>
  <w:num w:numId="30">
    <w:abstractNumId w:val="37"/>
  </w:num>
  <w:num w:numId="31">
    <w:abstractNumId w:val="61"/>
  </w:num>
  <w:num w:numId="32">
    <w:abstractNumId w:val="27"/>
  </w:num>
  <w:num w:numId="33">
    <w:abstractNumId w:val="85"/>
  </w:num>
  <w:num w:numId="34">
    <w:abstractNumId w:val="22"/>
  </w:num>
  <w:num w:numId="35">
    <w:abstractNumId w:val="72"/>
  </w:num>
  <w:num w:numId="36">
    <w:abstractNumId w:val="76"/>
  </w:num>
  <w:num w:numId="37">
    <w:abstractNumId w:val="17"/>
  </w:num>
  <w:num w:numId="38">
    <w:abstractNumId w:val="56"/>
  </w:num>
  <w:num w:numId="39">
    <w:abstractNumId w:val="14"/>
  </w:num>
  <w:num w:numId="40">
    <w:abstractNumId w:val="23"/>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0"/>
  </w:num>
  <w:num w:numId="44">
    <w:abstractNumId w:val="7"/>
  </w:num>
  <w:num w:numId="45">
    <w:abstractNumId w:val="50"/>
  </w:num>
  <w:num w:numId="46">
    <w:abstractNumId w:val="20"/>
  </w:num>
  <w:num w:numId="47">
    <w:abstractNumId w:val="21"/>
  </w:num>
  <w:num w:numId="48">
    <w:abstractNumId w:val="49"/>
  </w:num>
  <w:num w:numId="49">
    <w:abstractNumId w:val="41"/>
  </w:num>
  <w:num w:numId="50">
    <w:abstractNumId w:val="8"/>
  </w:num>
  <w:num w:numId="51">
    <w:abstractNumId w:val="63"/>
  </w:num>
  <w:num w:numId="52">
    <w:abstractNumId w:val="11"/>
  </w:num>
  <w:num w:numId="53">
    <w:abstractNumId w:val="13"/>
  </w:num>
  <w:num w:numId="54">
    <w:abstractNumId w:val="64"/>
  </w:num>
  <w:num w:numId="55">
    <w:abstractNumId w:val="16"/>
  </w:num>
  <w:num w:numId="56">
    <w:abstractNumId w:val="60"/>
  </w:num>
  <w:num w:numId="57">
    <w:abstractNumId w:val="55"/>
  </w:num>
  <w:num w:numId="58">
    <w:abstractNumId w:val="24"/>
  </w:num>
  <w:num w:numId="59">
    <w:abstractNumId w:val="26"/>
  </w:num>
  <w:num w:numId="60">
    <w:abstractNumId w:val="9"/>
  </w:num>
  <w:num w:numId="61">
    <w:abstractNumId w:val="35"/>
  </w:num>
  <w:num w:numId="62">
    <w:abstractNumId w:val="71"/>
  </w:num>
  <w:num w:numId="63">
    <w:abstractNumId w:val="77"/>
  </w:num>
  <w:num w:numId="64">
    <w:abstractNumId w:val="69"/>
  </w:num>
  <w:num w:numId="65">
    <w:abstractNumId w:val="28"/>
  </w:num>
  <w:num w:numId="66">
    <w:abstractNumId w:val="38"/>
  </w:num>
  <w:num w:numId="67">
    <w:abstractNumId w:val="45"/>
  </w:num>
  <w:num w:numId="68">
    <w:abstractNumId w:val="29"/>
  </w:num>
  <w:num w:numId="69">
    <w:abstractNumId w:val="19"/>
  </w:num>
  <w:num w:numId="70">
    <w:abstractNumId w:val="32"/>
  </w:num>
  <w:num w:numId="71">
    <w:abstractNumId w:val="51"/>
  </w:num>
  <w:num w:numId="72">
    <w:abstractNumId w:val="3"/>
  </w:num>
  <w:num w:numId="73">
    <w:abstractNumId w:val="83"/>
  </w:num>
  <w:num w:numId="74">
    <w:abstractNumId w:val="25"/>
  </w:num>
  <w:num w:numId="75">
    <w:abstractNumId w:val="54"/>
  </w:num>
  <w:num w:numId="76">
    <w:abstractNumId w:val="34"/>
  </w:num>
  <w:num w:numId="77">
    <w:abstractNumId w:val="18"/>
  </w:num>
  <w:num w:numId="78">
    <w:abstractNumId w:val="62"/>
  </w:num>
  <w:num w:numId="79">
    <w:abstractNumId w:val="46"/>
  </w:num>
  <w:num w:numId="80">
    <w:abstractNumId w:val="53"/>
  </w:num>
  <w:num w:numId="81">
    <w:abstractNumId w:val="75"/>
    <w:lvlOverride w:ilvl="0">
      <w:startOverride w:val="1"/>
    </w:lvlOverride>
  </w:num>
  <w:num w:numId="82">
    <w:abstractNumId w:val="75"/>
    <w:lvlOverride w:ilvl="0"/>
    <w:lvlOverride w:ilvl="1">
      <w:startOverride w:val="1"/>
    </w:lvlOverride>
  </w:num>
  <w:num w:numId="83">
    <w:abstractNumId w:val="75"/>
    <w:lvlOverride w:ilvl="0"/>
    <w:lvlOverride w:ilvl="1">
      <w:startOverride w:val="2"/>
    </w:lvlOverride>
  </w:num>
  <w:num w:numId="84">
    <w:abstractNumId w:val="75"/>
    <w:lvlOverride w:ilvl="0">
      <w:startOverride w:val="2"/>
    </w:lvlOverride>
    <w:lvlOverride w:ilvl="1"/>
  </w:num>
  <w:num w:numId="85">
    <w:abstractNumId w:val="75"/>
    <w:lvlOverride w:ilvl="0"/>
    <w:lvlOverride w:ilvl="1">
      <w:startOverride w:val="1"/>
    </w:lvlOverride>
  </w:num>
  <w:num w:numId="86">
    <w:abstractNumId w:val="75"/>
    <w:lvlOverride w:ilvl="0"/>
    <w:lvlOverride w:ilvl="1">
      <w:startOverride w:val="2"/>
    </w:lvlOverride>
  </w:num>
  <w:num w:numId="87">
    <w:abstractNumId w:val="58"/>
  </w:num>
  <w:num w:numId="88">
    <w:abstractNumId w:val="15"/>
    <w:lvlOverride w:ilvl="0">
      <w:startOverride w:val="1"/>
    </w:lvlOverride>
  </w:num>
  <w:num w:numId="89">
    <w:abstractNumId w:val="15"/>
    <w:lvlOverride w:ilvl="0">
      <w:startOverride w:val="2"/>
    </w:lvlOverride>
  </w:num>
  <w:num w:numId="90">
    <w:abstractNumId w:val="1"/>
  </w:num>
  <w:num w:numId="91">
    <w:abstractNumId w:val="40"/>
  </w:num>
  <w:num w:numId="92">
    <w:abstractNumId w:val="12"/>
  </w:num>
  <w:num w:numId="93">
    <w:abstractNumId w:val="48"/>
  </w:num>
  <w:num w:numId="94">
    <w:abstractNumId w:val="78"/>
  </w:num>
  <w:num w:numId="95">
    <w:abstractNumId w:val="66"/>
  </w:num>
  <w:num w:numId="96">
    <w:abstractNumId w:val="84"/>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Nishikant .">
    <w15:presenceInfo w15:providerId="AD" w15:userId="S-1-5-21-2414005191-2431363525-1628603290-1607743"/>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1035"/>
    <w:rsid w:val="00061CB1"/>
    <w:rsid w:val="00062FF0"/>
    <w:rsid w:val="00063391"/>
    <w:rsid w:val="000643EF"/>
    <w:rsid w:val="000649C2"/>
    <w:rsid w:val="00064FAD"/>
    <w:rsid w:val="000652F4"/>
    <w:rsid w:val="00065AEE"/>
    <w:rsid w:val="00065E22"/>
    <w:rsid w:val="00066D81"/>
    <w:rsid w:val="000704AE"/>
    <w:rsid w:val="000707D4"/>
    <w:rsid w:val="000709D5"/>
    <w:rsid w:val="00070B00"/>
    <w:rsid w:val="00070FC4"/>
    <w:rsid w:val="00072C69"/>
    <w:rsid w:val="00072E3E"/>
    <w:rsid w:val="00072FD2"/>
    <w:rsid w:val="000734FC"/>
    <w:rsid w:val="00073CDA"/>
    <w:rsid w:val="000751F5"/>
    <w:rsid w:val="00075B51"/>
    <w:rsid w:val="00075DF2"/>
    <w:rsid w:val="0008017B"/>
    <w:rsid w:val="00082D9A"/>
    <w:rsid w:val="000832D6"/>
    <w:rsid w:val="000853A9"/>
    <w:rsid w:val="000865FD"/>
    <w:rsid w:val="00086B56"/>
    <w:rsid w:val="00087F47"/>
    <w:rsid w:val="00087F95"/>
    <w:rsid w:val="00090018"/>
    <w:rsid w:val="00091E70"/>
    <w:rsid w:val="0009463B"/>
    <w:rsid w:val="00096C12"/>
    <w:rsid w:val="00097D6C"/>
    <w:rsid w:val="000A07F0"/>
    <w:rsid w:val="000A09CF"/>
    <w:rsid w:val="000A0EC8"/>
    <w:rsid w:val="000A11A6"/>
    <w:rsid w:val="000A24D6"/>
    <w:rsid w:val="000A55FC"/>
    <w:rsid w:val="000A59AC"/>
    <w:rsid w:val="000A662E"/>
    <w:rsid w:val="000A6A6D"/>
    <w:rsid w:val="000A6AC6"/>
    <w:rsid w:val="000B038C"/>
    <w:rsid w:val="000B08CA"/>
    <w:rsid w:val="000B2160"/>
    <w:rsid w:val="000B3256"/>
    <w:rsid w:val="000B353C"/>
    <w:rsid w:val="000B3BAC"/>
    <w:rsid w:val="000B426B"/>
    <w:rsid w:val="000B4ACC"/>
    <w:rsid w:val="000B6576"/>
    <w:rsid w:val="000B716A"/>
    <w:rsid w:val="000B748E"/>
    <w:rsid w:val="000B75E7"/>
    <w:rsid w:val="000B7838"/>
    <w:rsid w:val="000B7839"/>
    <w:rsid w:val="000C07C2"/>
    <w:rsid w:val="000C16A8"/>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593B"/>
    <w:rsid w:val="000D5DA5"/>
    <w:rsid w:val="000D64A9"/>
    <w:rsid w:val="000D6529"/>
    <w:rsid w:val="000D7235"/>
    <w:rsid w:val="000D7589"/>
    <w:rsid w:val="000D7B74"/>
    <w:rsid w:val="000E0253"/>
    <w:rsid w:val="000E2071"/>
    <w:rsid w:val="000E2D25"/>
    <w:rsid w:val="000E363E"/>
    <w:rsid w:val="000E372F"/>
    <w:rsid w:val="000E37E8"/>
    <w:rsid w:val="000E40F1"/>
    <w:rsid w:val="000E4D4A"/>
    <w:rsid w:val="000E4EC0"/>
    <w:rsid w:val="000E509C"/>
    <w:rsid w:val="000E53E8"/>
    <w:rsid w:val="000E60EE"/>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4AA8"/>
    <w:rsid w:val="00124FDE"/>
    <w:rsid w:val="00125094"/>
    <w:rsid w:val="00132CF4"/>
    <w:rsid w:val="00133726"/>
    <w:rsid w:val="00133918"/>
    <w:rsid w:val="00133A20"/>
    <w:rsid w:val="00133F35"/>
    <w:rsid w:val="00134EB2"/>
    <w:rsid w:val="00135C16"/>
    <w:rsid w:val="00137000"/>
    <w:rsid w:val="0014058D"/>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4504"/>
    <w:rsid w:val="0016793F"/>
    <w:rsid w:val="001702D0"/>
    <w:rsid w:val="0017085F"/>
    <w:rsid w:val="001723D3"/>
    <w:rsid w:val="001731A1"/>
    <w:rsid w:val="001740C0"/>
    <w:rsid w:val="001756A9"/>
    <w:rsid w:val="001757FD"/>
    <w:rsid w:val="00175C1E"/>
    <w:rsid w:val="001763E6"/>
    <w:rsid w:val="00176F4D"/>
    <w:rsid w:val="00180B20"/>
    <w:rsid w:val="00182813"/>
    <w:rsid w:val="001851D2"/>
    <w:rsid w:val="00185B10"/>
    <w:rsid w:val="00186458"/>
    <w:rsid w:val="00186D96"/>
    <w:rsid w:val="00187150"/>
    <w:rsid w:val="0018720F"/>
    <w:rsid w:val="00190423"/>
    <w:rsid w:val="00193219"/>
    <w:rsid w:val="00193A71"/>
    <w:rsid w:val="00193A7A"/>
    <w:rsid w:val="00194CF2"/>
    <w:rsid w:val="00194D64"/>
    <w:rsid w:val="00195152"/>
    <w:rsid w:val="00195262"/>
    <w:rsid w:val="00196A4C"/>
    <w:rsid w:val="001A010F"/>
    <w:rsid w:val="001A0ADA"/>
    <w:rsid w:val="001A0C5D"/>
    <w:rsid w:val="001A1EF0"/>
    <w:rsid w:val="001A4FB6"/>
    <w:rsid w:val="001A5C57"/>
    <w:rsid w:val="001A72DE"/>
    <w:rsid w:val="001A73AF"/>
    <w:rsid w:val="001B03BA"/>
    <w:rsid w:val="001B4256"/>
    <w:rsid w:val="001B4D57"/>
    <w:rsid w:val="001B52F5"/>
    <w:rsid w:val="001B572E"/>
    <w:rsid w:val="001B59E4"/>
    <w:rsid w:val="001B6DCD"/>
    <w:rsid w:val="001C01BC"/>
    <w:rsid w:val="001C0252"/>
    <w:rsid w:val="001C02D9"/>
    <w:rsid w:val="001C06DB"/>
    <w:rsid w:val="001C1B79"/>
    <w:rsid w:val="001C52A1"/>
    <w:rsid w:val="001C52D6"/>
    <w:rsid w:val="001C604A"/>
    <w:rsid w:val="001C61BF"/>
    <w:rsid w:val="001D18BD"/>
    <w:rsid w:val="001D3A7A"/>
    <w:rsid w:val="001D52DE"/>
    <w:rsid w:val="001D556B"/>
    <w:rsid w:val="001D594A"/>
    <w:rsid w:val="001D6968"/>
    <w:rsid w:val="001D76A9"/>
    <w:rsid w:val="001E1280"/>
    <w:rsid w:val="001E1562"/>
    <w:rsid w:val="001E1892"/>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5FC3"/>
    <w:rsid w:val="001F6A51"/>
    <w:rsid w:val="001F6B16"/>
    <w:rsid w:val="001F779F"/>
    <w:rsid w:val="00200D29"/>
    <w:rsid w:val="00200E68"/>
    <w:rsid w:val="002010E0"/>
    <w:rsid w:val="002022F3"/>
    <w:rsid w:val="002024E5"/>
    <w:rsid w:val="002025A8"/>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6D42"/>
    <w:rsid w:val="002211FB"/>
    <w:rsid w:val="0022158E"/>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7822"/>
    <w:rsid w:val="00247C68"/>
    <w:rsid w:val="0025016F"/>
    <w:rsid w:val="002511EE"/>
    <w:rsid w:val="00251658"/>
    <w:rsid w:val="00251ACF"/>
    <w:rsid w:val="00251FDD"/>
    <w:rsid w:val="002527B1"/>
    <w:rsid w:val="00252D09"/>
    <w:rsid w:val="00253097"/>
    <w:rsid w:val="00253531"/>
    <w:rsid w:val="00253940"/>
    <w:rsid w:val="00253950"/>
    <w:rsid w:val="00253F4C"/>
    <w:rsid w:val="00254A75"/>
    <w:rsid w:val="00254D87"/>
    <w:rsid w:val="0025624D"/>
    <w:rsid w:val="002563AD"/>
    <w:rsid w:val="00257C66"/>
    <w:rsid w:val="00262346"/>
    <w:rsid w:val="00262BA7"/>
    <w:rsid w:val="00262ECD"/>
    <w:rsid w:val="00263E6E"/>
    <w:rsid w:val="00267589"/>
    <w:rsid w:val="002700E3"/>
    <w:rsid w:val="002716E1"/>
    <w:rsid w:val="00272029"/>
    <w:rsid w:val="00272D28"/>
    <w:rsid w:val="00273043"/>
    <w:rsid w:val="0027429E"/>
    <w:rsid w:val="00274B6D"/>
    <w:rsid w:val="00274D43"/>
    <w:rsid w:val="002759BB"/>
    <w:rsid w:val="00275AB8"/>
    <w:rsid w:val="00276641"/>
    <w:rsid w:val="00276903"/>
    <w:rsid w:val="0027787A"/>
    <w:rsid w:val="00277F11"/>
    <w:rsid w:val="002801B0"/>
    <w:rsid w:val="00280966"/>
    <w:rsid w:val="0028116E"/>
    <w:rsid w:val="002817A6"/>
    <w:rsid w:val="00281D93"/>
    <w:rsid w:val="00283B51"/>
    <w:rsid w:val="002840C5"/>
    <w:rsid w:val="002861CC"/>
    <w:rsid w:val="002875ED"/>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D10"/>
    <w:rsid w:val="002A1923"/>
    <w:rsid w:val="002A2390"/>
    <w:rsid w:val="002A3748"/>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B94"/>
    <w:rsid w:val="002D0E88"/>
    <w:rsid w:val="002D34BF"/>
    <w:rsid w:val="002D39F2"/>
    <w:rsid w:val="002D4B02"/>
    <w:rsid w:val="002D4CCE"/>
    <w:rsid w:val="002E0459"/>
    <w:rsid w:val="002E0EAE"/>
    <w:rsid w:val="002E1F75"/>
    <w:rsid w:val="002E20E4"/>
    <w:rsid w:val="002E2A9E"/>
    <w:rsid w:val="002E2F51"/>
    <w:rsid w:val="002E3764"/>
    <w:rsid w:val="002E391D"/>
    <w:rsid w:val="002E4F12"/>
    <w:rsid w:val="002E520E"/>
    <w:rsid w:val="002E5526"/>
    <w:rsid w:val="002E5BCE"/>
    <w:rsid w:val="002E5D8D"/>
    <w:rsid w:val="002E5E15"/>
    <w:rsid w:val="002E6DE7"/>
    <w:rsid w:val="002E7FE6"/>
    <w:rsid w:val="002F0684"/>
    <w:rsid w:val="002F0FDA"/>
    <w:rsid w:val="002F2729"/>
    <w:rsid w:val="002F47B5"/>
    <w:rsid w:val="002F5CE0"/>
    <w:rsid w:val="002F6DC4"/>
    <w:rsid w:val="002F7099"/>
    <w:rsid w:val="002F71A8"/>
    <w:rsid w:val="0030005A"/>
    <w:rsid w:val="0030061F"/>
    <w:rsid w:val="0030086E"/>
    <w:rsid w:val="00301650"/>
    <w:rsid w:val="00301A85"/>
    <w:rsid w:val="00301BC5"/>
    <w:rsid w:val="00301F8E"/>
    <w:rsid w:val="00302257"/>
    <w:rsid w:val="00302813"/>
    <w:rsid w:val="00304F94"/>
    <w:rsid w:val="00305103"/>
    <w:rsid w:val="00306AF8"/>
    <w:rsid w:val="00307FB9"/>
    <w:rsid w:val="00310463"/>
    <w:rsid w:val="0031055F"/>
    <w:rsid w:val="00310F85"/>
    <w:rsid w:val="00311AB7"/>
    <w:rsid w:val="003123DC"/>
    <w:rsid w:val="00315E08"/>
    <w:rsid w:val="00316B62"/>
    <w:rsid w:val="00316C97"/>
    <w:rsid w:val="00316E65"/>
    <w:rsid w:val="003204BE"/>
    <w:rsid w:val="00320681"/>
    <w:rsid w:val="00320804"/>
    <w:rsid w:val="00321B5A"/>
    <w:rsid w:val="003231BB"/>
    <w:rsid w:val="003249C8"/>
    <w:rsid w:val="003250E8"/>
    <w:rsid w:val="00326C30"/>
    <w:rsid w:val="003300BD"/>
    <w:rsid w:val="00331B24"/>
    <w:rsid w:val="00332537"/>
    <w:rsid w:val="0033257B"/>
    <w:rsid w:val="0033285D"/>
    <w:rsid w:val="00332B5E"/>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57C"/>
    <w:rsid w:val="003454D8"/>
    <w:rsid w:val="00345990"/>
    <w:rsid w:val="00346D7A"/>
    <w:rsid w:val="0035019A"/>
    <w:rsid w:val="003502DF"/>
    <w:rsid w:val="0035095C"/>
    <w:rsid w:val="00351256"/>
    <w:rsid w:val="003529AC"/>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711E2"/>
    <w:rsid w:val="0037165A"/>
    <w:rsid w:val="00371A64"/>
    <w:rsid w:val="00371E29"/>
    <w:rsid w:val="00372425"/>
    <w:rsid w:val="003724BA"/>
    <w:rsid w:val="003754C0"/>
    <w:rsid w:val="003758D0"/>
    <w:rsid w:val="00380C71"/>
    <w:rsid w:val="00381762"/>
    <w:rsid w:val="00381FA4"/>
    <w:rsid w:val="00383F05"/>
    <w:rsid w:val="00384261"/>
    <w:rsid w:val="00384F9A"/>
    <w:rsid w:val="00385DC2"/>
    <w:rsid w:val="00386F0B"/>
    <w:rsid w:val="00390361"/>
    <w:rsid w:val="003906BB"/>
    <w:rsid w:val="0039133F"/>
    <w:rsid w:val="003919DF"/>
    <w:rsid w:val="0039240E"/>
    <w:rsid w:val="00392C51"/>
    <w:rsid w:val="00394F77"/>
    <w:rsid w:val="00396111"/>
    <w:rsid w:val="00396416"/>
    <w:rsid w:val="003967BF"/>
    <w:rsid w:val="00396F06"/>
    <w:rsid w:val="003978BD"/>
    <w:rsid w:val="003A03AC"/>
    <w:rsid w:val="003A0CA6"/>
    <w:rsid w:val="003A2549"/>
    <w:rsid w:val="003A33EA"/>
    <w:rsid w:val="003A4331"/>
    <w:rsid w:val="003A546F"/>
    <w:rsid w:val="003A5E5F"/>
    <w:rsid w:val="003A60CD"/>
    <w:rsid w:val="003A6995"/>
    <w:rsid w:val="003A6F3C"/>
    <w:rsid w:val="003A74E8"/>
    <w:rsid w:val="003B00FB"/>
    <w:rsid w:val="003B05D6"/>
    <w:rsid w:val="003B089F"/>
    <w:rsid w:val="003B08DC"/>
    <w:rsid w:val="003B1FC8"/>
    <w:rsid w:val="003B447C"/>
    <w:rsid w:val="003B4A11"/>
    <w:rsid w:val="003B5444"/>
    <w:rsid w:val="003B6917"/>
    <w:rsid w:val="003B724B"/>
    <w:rsid w:val="003B79BD"/>
    <w:rsid w:val="003C04CA"/>
    <w:rsid w:val="003C0B68"/>
    <w:rsid w:val="003C22C6"/>
    <w:rsid w:val="003C247D"/>
    <w:rsid w:val="003C2547"/>
    <w:rsid w:val="003C2D04"/>
    <w:rsid w:val="003C5E0C"/>
    <w:rsid w:val="003C5F5B"/>
    <w:rsid w:val="003C6F13"/>
    <w:rsid w:val="003C780D"/>
    <w:rsid w:val="003C7F1A"/>
    <w:rsid w:val="003D0A1E"/>
    <w:rsid w:val="003D0BBB"/>
    <w:rsid w:val="003D1500"/>
    <w:rsid w:val="003D152A"/>
    <w:rsid w:val="003D2F4B"/>
    <w:rsid w:val="003D2FF4"/>
    <w:rsid w:val="003D3536"/>
    <w:rsid w:val="003D3DCD"/>
    <w:rsid w:val="003D3FBC"/>
    <w:rsid w:val="003D4046"/>
    <w:rsid w:val="003D40E1"/>
    <w:rsid w:val="003D53AA"/>
    <w:rsid w:val="003D562D"/>
    <w:rsid w:val="003D7AE9"/>
    <w:rsid w:val="003E0238"/>
    <w:rsid w:val="003E041A"/>
    <w:rsid w:val="003E0955"/>
    <w:rsid w:val="003E12F7"/>
    <w:rsid w:val="003E130F"/>
    <w:rsid w:val="003E1C5D"/>
    <w:rsid w:val="003E3635"/>
    <w:rsid w:val="003E3E90"/>
    <w:rsid w:val="003E41E2"/>
    <w:rsid w:val="003E423E"/>
    <w:rsid w:val="003E43C2"/>
    <w:rsid w:val="003E470C"/>
    <w:rsid w:val="003E484B"/>
    <w:rsid w:val="003E4FEC"/>
    <w:rsid w:val="003E51B1"/>
    <w:rsid w:val="003E7E5E"/>
    <w:rsid w:val="003F0A7D"/>
    <w:rsid w:val="003F0B53"/>
    <w:rsid w:val="003F0F84"/>
    <w:rsid w:val="003F1296"/>
    <w:rsid w:val="003F3026"/>
    <w:rsid w:val="003F4EE0"/>
    <w:rsid w:val="003F5069"/>
    <w:rsid w:val="003F5215"/>
    <w:rsid w:val="003F5757"/>
    <w:rsid w:val="003F6742"/>
    <w:rsid w:val="003F7A26"/>
    <w:rsid w:val="003F7C9C"/>
    <w:rsid w:val="00400C2C"/>
    <w:rsid w:val="00401692"/>
    <w:rsid w:val="00401B29"/>
    <w:rsid w:val="00402450"/>
    <w:rsid w:val="00402E5A"/>
    <w:rsid w:val="0040331B"/>
    <w:rsid w:val="004036EA"/>
    <w:rsid w:val="00403BA9"/>
    <w:rsid w:val="00404939"/>
    <w:rsid w:val="00405EB6"/>
    <w:rsid w:val="00406BCC"/>
    <w:rsid w:val="004101E8"/>
    <w:rsid w:val="00411715"/>
    <w:rsid w:val="004119F8"/>
    <w:rsid w:val="00411B54"/>
    <w:rsid w:val="00411B70"/>
    <w:rsid w:val="00411D68"/>
    <w:rsid w:val="00411E42"/>
    <w:rsid w:val="0041332F"/>
    <w:rsid w:val="00413F39"/>
    <w:rsid w:val="00416284"/>
    <w:rsid w:val="00416E07"/>
    <w:rsid w:val="004175E1"/>
    <w:rsid w:val="004177FA"/>
    <w:rsid w:val="004205F2"/>
    <w:rsid w:val="0042167C"/>
    <w:rsid w:val="00421AB6"/>
    <w:rsid w:val="004221BF"/>
    <w:rsid w:val="00423A9F"/>
    <w:rsid w:val="00424005"/>
    <w:rsid w:val="00424F78"/>
    <w:rsid w:val="00425EFC"/>
    <w:rsid w:val="00426583"/>
    <w:rsid w:val="004269CC"/>
    <w:rsid w:val="0042743B"/>
    <w:rsid w:val="00427E78"/>
    <w:rsid w:val="00427FFB"/>
    <w:rsid w:val="0043033F"/>
    <w:rsid w:val="00430592"/>
    <w:rsid w:val="004312DF"/>
    <w:rsid w:val="00432E1A"/>
    <w:rsid w:val="004333B6"/>
    <w:rsid w:val="00434C53"/>
    <w:rsid w:val="00440961"/>
    <w:rsid w:val="00441E8F"/>
    <w:rsid w:val="00441FAC"/>
    <w:rsid w:val="00442684"/>
    <w:rsid w:val="0044419C"/>
    <w:rsid w:val="00444533"/>
    <w:rsid w:val="0044482B"/>
    <w:rsid w:val="0044541C"/>
    <w:rsid w:val="00445431"/>
    <w:rsid w:val="00446163"/>
    <w:rsid w:val="00446F4B"/>
    <w:rsid w:val="00452841"/>
    <w:rsid w:val="004534F1"/>
    <w:rsid w:val="00453A70"/>
    <w:rsid w:val="00453E00"/>
    <w:rsid w:val="004555AB"/>
    <w:rsid w:val="004563CE"/>
    <w:rsid w:val="00457254"/>
    <w:rsid w:val="00457BBD"/>
    <w:rsid w:val="00462277"/>
    <w:rsid w:val="004626BC"/>
    <w:rsid w:val="0046375C"/>
    <w:rsid w:val="00463C13"/>
    <w:rsid w:val="004645A7"/>
    <w:rsid w:val="00465205"/>
    <w:rsid w:val="00467515"/>
    <w:rsid w:val="00467576"/>
    <w:rsid w:val="00467717"/>
    <w:rsid w:val="004678E2"/>
    <w:rsid w:val="00471768"/>
    <w:rsid w:val="00473A14"/>
    <w:rsid w:val="004767B2"/>
    <w:rsid w:val="0048211C"/>
    <w:rsid w:val="004827D4"/>
    <w:rsid w:val="004829EF"/>
    <w:rsid w:val="00482B8B"/>
    <w:rsid w:val="00483CC8"/>
    <w:rsid w:val="00484375"/>
    <w:rsid w:val="004844CD"/>
    <w:rsid w:val="00484730"/>
    <w:rsid w:val="00484875"/>
    <w:rsid w:val="00485144"/>
    <w:rsid w:val="0048566B"/>
    <w:rsid w:val="004860C5"/>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FBF"/>
    <w:rsid w:val="004A6279"/>
    <w:rsid w:val="004A6453"/>
    <w:rsid w:val="004A6711"/>
    <w:rsid w:val="004A732F"/>
    <w:rsid w:val="004A7A9E"/>
    <w:rsid w:val="004B0078"/>
    <w:rsid w:val="004B05E7"/>
    <w:rsid w:val="004B0676"/>
    <w:rsid w:val="004B0BE8"/>
    <w:rsid w:val="004B12B7"/>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3D6E"/>
    <w:rsid w:val="004D0E70"/>
    <w:rsid w:val="004D15E7"/>
    <w:rsid w:val="004D180D"/>
    <w:rsid w:val="004D1AD9"/>
    <w:rsid w:val="004D26BC"/>
    <w:rsid w:val="004D368C"/>
    <w:rsid w:val="004D375E"/>
    <w:rsid w:val="004D3DB0"/>
    <w:rsid w:val="004D3F46"/>
    <w:rsid w:val="004D51F9"/>
    <w:rsid w:val="004D63C8"/>
    <w:rsid w:val="004D66A6"/>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73FC"/>
    <w:rsid w:val="00507B5B"/>
    <w:rsid w:val="00507B6D"/>
    <w:rsid w:val="00507F21"/>
    <w:rsid w:val="005104BD"/>
    <w:rsid w:val="00510596"/>
    <w:rsid w:val="00511034"/>
    <w:rsid w:val="00513631"/>
    <w:rsid w:val="0051372D"/>
    <w:rsid w:val="0051457B"/>
    <w:rsid w:val="0051529B"/>
    <w:rsid w:val="00515CCB"/>
    <w:rsid w:val="00516F1D"/>
    <w:rsid w:val="0051706F"/>
    <w:rsid w:val="005178B1"/>
    <w:rsid w:val="00517A36"/>
    <w:rsid w:val="00520025"/>
    <w:rsid w:val="00522B51"/>
    <w:rsid w:val="00522E1B"/>
    <w:rsid w:val="00523BF3"/>
    <w:rsid w:val="005241E7"/>
    <w:rsid w:val="00524CD7"/>
    <w:rsid w:val="00525010"/>
    <w:rsid w:val="0052601A"/>
    <w:rsid w:val="00526F19"/>
    <w:rsid w:val="00527A75"/>
    <w:rsid w:val="00531493"/>
    <w:rsid w:val="00531517"/>
    <w:rsid w:val="005315E8"/>
    <w:rsid w:val="00531A10"/>
    <w:rsid w:val="00532206"/>
    <w:rsid w:val="005322B1"/>
    <w:rsid w:val="0053242D"/>
    <w:rsid w:val="00532B24"/>
    <w:rsid w:val="00534DD2"/>
    <w:rsid w:val="00534E64"/>
    <w:rsid w:val="005352C7"/>
    <w:rsid w:val="0053607C"/>
    <w:rsid w:val="00536329"/>
    <w:rsid w:val="00536EDC"/>
    <w:rsid w:val="005376C0"/>
    <w:rsid w:val="00537BCC"/>
    <w:rsid w:val="00537D76"/>
    <w:rsid w:val="00541012"/>
    <w:rsid w:val="00542A6F"/>
    <w:rsid w:val="00542CEA"/>
    <w:rsid w:val="00546983"/>
    <w:rsid w:val="005503FA"/>
    <w:rsid w:val="0055125F"/>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315D"/>
    <w:rsid w:val="005737DB"/>
    <w:rsid w:val="0057399B"/>
    <w:rsid w:val="00574B1C"/>
    <w:rsid w:val="00574B5C"/>
    <w:rsid w:val="0057561A"/>
    <w:rsid w:val="00576D10"/>
    <w:rsid w:val="00577EF0"/>
    <w:rsid w:val="00580D31"/>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511F"/>
    <w:rsid w:val="005A5E0A"/>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6F2A"/>
    <w:rsid w:val="0060754E"/>
    <w:rsid w:val="00611910"/>
    <w:rsid w:val="00614C47"/>
    <w:rsid w:val="006158CD"/>
    <w:rsid w:val="00615F85"/>
    <w:rsid w:val="00616B88"/>
    <w:rsid w:val="00617A12"/>
    <w:rsid w:val="00621551"/>
    <w:rsid w:val="00621554"/>
    <w:rsid w:val="00621D69"/>
    <w:rsid w:val="00621FF1"/>
    <w:rsid w:val="0062222D"/>
    <w:rsid w:val="006231F0"/>
    <w:rsid w:val="006238A4"/>
    <w:rsid w:val="006274EB"/>
    <w:rsid w:val="00635928"/>
    <w:rsid w:val="00635C1E"/>
    <w:rsid w:val="00635FFA"/>
    <w:rsid w:val="006368A4"/>
    <w:rsid w:val="00636C09"/>
    <w:rsid w:val="006372D6"/>
    <w:rsid w:val="006406B2"/>
    <w:rsid w:val="00641653"/>
    <w:rsid w:val="00641C4D"/>
    <w:rsid w:val="00642FDB"/>
    <w:rsid w:val="006445DE"/>
    <w:rsid w:val="006446B5"/>
    <w:rsid w:val="00644A52"/>
    <w:rsid w:val="00644D26"/>
    <w:rsid w:val="006477E5"/>
    <w:rsid w:val="0065043D"/>
    <w:rsid w:val="00651A03"/>
    <w:rsid w:val="00652141"/>
    <w:rsid w:val="006529DE"/>
    <w:rsid w:val="006531DE"/>
    <w:rsid w:val="006565AC"/>
    <w:rsid w:val="006567CB"/>
    <w:rsid w:val="00656B76"/>
    <w:rsid w:val="006606B7"/>
    <w:rsid w:val="00661E46"/>
    <w:rsid w:val="0066377D"/>
    <w:rsid w:val="00663928"/>
    <w:rsid w:val="00663C2C"/>
    <w:rsid w:val="0066400C"/>
    <w:rsid w:val="006642A4"/>
    <w:rsid w:val="0066458B"/>
    <w:rsid w:val="006648C5"/>
    <w:rsid w:val="006649E9"/>
    <w:rsid w:val="00666A40"/>
    <w:rsid w:val="00667F47"/>
    <w:rsid w:val="006713EE"/>
    <w:rsid w:val="006719EE"/>
    <w:rsid w:val="00671C6A"/>
    <w:rsid w:val="006731A3"/>
    <w:rsid w:val="00673777"/>
    <w:rsid w:val="006746CF"/>
    <w:rsid w:val="00675061"/>
    <w:rsid w:val="00676AD1"/>
    <w:rsid w:val="00677329"/>
    <w:rsid w:val="00677671"/>
    <w:rsid w:val="00680593"/>
    <w:rsid w:val="006805B1"/>
    <w:rsid w:val="00682169"/>
    <w:rsid w:val="006829FE"/>
    <w:rsid w:val="00682CB4"/>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124E"/>
    <w:rsid w:val="006A290A"/>
    <w:rsid w:val="006A321A"/>
    <w:rsid w:val="006A32E9"/>
    <w:rsid w:val="006A3F23"/>
    <w:rsid w:val="006A467D"/>
    <w:rsid w:val="006A4D24"/>
    <w:rsid w:val="006A512B"/>
    <w:rsid w:val="006A68A8"/>
    <w:rsid w:val="006B0946"/>
    <w:rsid w:val="006B2CFB"/>
    <w:rsid w:val="006B36B8"/>
    <w:rsid w:val="006B41DF"/>
    <w:rsid w:val="006B4C83"/>
    <w:rsid w:val="006B56EC"/>
    <w:rsid w:val="006B5725"/>
    <w:rsid w:val="006B6CF9"/>
    <w:rsid w:val="006B70E5"/>
    <w:rsid w:val="006C015D"/>
    <w:rsid w:val="006C137A"/>
    <w:rsid w:val="006C1956"/>
    <w:rsid w:val="006C3F20"/>
    <w:rsid w:val="006C4FE7"/>
    <w:rsid w:val="006C50CC"/>
    <w:rsid w:val="006C75DC"/>
    <w:rsid w:val="006C7870"/>
    <w:rsid w:val="006C7912"/>
    <w:rsid w:val="006D09E2"/>
    <w:rsid w:val="006D127D"/>
    <w:rsid w:val="006D1514"/>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656E"/>
    <w:rsid w:val="006E67AD"/>
    <w:rsid w:val="006E795C"/>
    <w:rsid w:val="006F02A9"/>
    <w:rsid w:val="006F07B7"/>
    <w:rsid w:val="006F4D65"/>
    <w:rsid w:val="006F5A5C"/>
    <w:rsid w:val="006F5F22"/>
    <w:rsid w:val="006F6C59"/>
    <w:rsid w:val="006F706C"/>
    <w:rsid w:val="006F73B9"/>
    <w:rsid w:val="00700447"/>
    <w:rsid w:val="00701EC2"/>
    <w:rsid w:val="0070328F"/>
    <w:rsid w:val="0070381D"/>
    <w:rsid w:val="007040E7"/>
    <w:rsid w:val="007059A6"/>
    <w:rsid w:val="00706B3C"/>
    <w:rsid w:val="00710B73"/>
    <w:rsid w:val="007115F9"/>
    <w:rsid w:val="0071162D"/>
    <w:rsid w:val="00711A02"/>
    <w:rsid w:val="00712F14"/>
    <w:rsid w:val="00713939"/>
    <w:rsid w:val="00715A92"/>
    <w:rsid w:val="007165D2"/>
    <w:rsid w:val="007224BC"/>
    <w:rsid w:val="007225BB"/>
    <w:rsid w:val="0072306A"/>
    <w:rsid w:val="0072379A"/>
    <w:rsid w:val="0072566B"/>
    <w:rsid w:val="00725D92"/>
    <w:rsid w:val="00726403"/>
    <w:rsid w:val="007275DE"/>
    <w:rsid w:val="007300B0"/>
    <w:rsid w:val="00730C91"/>
    <w:rsid w:val="00730FF5"/>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1161"/>
    <w:rsid w:val="0075322B"/>
    <w:rsid w:val="00753F5A"/>
    <w:rsid w:val="00754000"/>
    <w:rsid w:val="00755A1C"/>
    <w:rsid w:val="00755AD6"/>
    <w:rsid w:val="00755D05"/>
    <w:rsid w:val="00756B0C"/>
    <w:rsid w:val="00760A61"/>
    <w:rsid w:val="00760F0B"/>
    <w:rsid w:val="007611F3"/>
    <w:rsid w:val="00761240"/>
    <w:rsid w:val="00762BB0"/>
    <w:rsid w:val="007630F2"/>
    <w:rsid w:val="00763B1C"/>
    <w:rsid w:val="00765304"/>
    <w:rsid w:val="0076670A"/>
    <w:rsid w:val="00767AFC"/>
    <w:rsid w:val="00767EBA"/>
    <w:rsid w:val="00770566"/>
    <w:rsid w:val="00770DF1"/>
    <w:rsid w:val="00772CC0"/>
    <w:rsid w:val="0077351F"/>
    <w:rsid w:val="00774F61"/>
    <w:rsid w:val="00775D78"/>
    <w:rsid w:val="00775E64"/>
    <w:rsid w:val="00776B32"/>
    <w:rsid w:val="007774B6"/>
    <w:rsid w:val="007801C9"/>
    <w:rsid w:val="0078066E"/>
    <w:rsid w:val="0078101E"/>
    <w:rsid w:val="007819FB"/>
    <w:rsid w:val="007827AA"/>
    <w:rsid w:val="00782C08"/>
    <w:rsid w:val="00785A76"/>
    <w:rsid w:val="00786C20"/>
    <w:rsid w:val="0078728A"/>
    <w:rsid w:val="0078740B"/>
    <w:rsid w:val="007879A5"/>
    <w:rsid w:val="00787C0A"/>
    <w:rsid w:val="00791585"/>
    <w:rsid w:val="0079312C"/>
    <w:rsid w:val="00793B1C"/>
    <w:rsid w:val="00794C0D"/>
    <w:rsid w:val="00795234"/>
    <w:rsid w:val="007953AB"/>
    <w:rsid w:val="007970DC"/>
    <w:rsid w:val="007A03E7"/>
    <w:rsid w:val="007A097E"/>
    <w:rsid w:val="007A0A06"/>
    <w:rsid w:val="007A26CD"/>
    <w:rsid w:val="007A2ACF"/>
    <w:rsid w:val="007A4214"/>
    <w:rsid w:val="007A4C01"/>
    <w:rsid w:val="007A53BC"/>
    <w:rsid w:val="007A5A94"/>
    <w:rsid w:val="007A5B02"/>
    <w:rsid w:val="007A61C2"/>
    <w:rsid w:val="007A7B88"/>
    <w:rsid w:val="007B043E"/>
    <w:rsid w:val="007B053B"/>
    <w:rsid w:val="007B068B"/>
    <w:rsid w:val="007B19F2"/>
    <w:rsid w:val="007B1C4E"/>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73C7"/>
    <w:rsid w:val="007D0CAC"/>
    <w:rsid w:val="007D1403"/>
    <w:rsid w:val="007D1B0A"/>
    <w:rsid w:val="007D1FDF"/>
    <w:rsid w:val="007D31B5"/>
    <w:rsid w:val="007D3837"/>
    <w:rsid w:val="007D499D"/>
    <w:rsid w:val="007D606F"/>
    <w:rsid w:val="007D6C6F"/>
    <w:rsid w:val="007D6DD2"/>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3711"/>
    <w:rsid w:val="007F3E0D"/>
    <w:rsid w:val="007F4339"/>
    <w:rsid w:val="007F45D2"/>
    <w:rsid w:val="007F5857"/>
    <w:rsid w:val="007F6DEA"/>
    <w:rsid w:val="007F72DB"/>
    <w:rsid w:val="007F72FF"/>
    <w:rsid w:val="00800B05"/>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BB6"/>
    <w:rsid w:val="00826215"/>
    <w:rsid w:val="00826737"/>
    <w:rsid w:val="00826C25"/>
    <w:rsid w:val="00826DF0"/>
    <w:rsid w:val="0082706A"/>
    <w:rsid w:val="008278B0"/>
    <w:rsid w:val="008303C0"/>
    <w:rsid w:val="00831D6C"/>
    <w:rsid w:val="00833A51"/>
    <w:rsid w:val="00835596"/>
    <w:rsid w:val="00835710"/>
    <w:rsid w:val="00836AE6"/>
    <w:rsid w:val="00837382"/>
    <w:rsid w:val="00841D9F"/>
    <w:rsid w:val="00841F50"/>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878"/>
    <w:rsid w:val="00857BB4"/>
    <w:rsid w:val="00857DD7"/>
    <w:rsid w:val="0086031E"/>
    <w:rsid w:val="0086055A"/>
    <w:rsid w:val="00862692"/>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77C6"/>
    <w:rsid w:val="00880A05"/>
    <w:rsid w:val="008830CF"/>
    <w:rsid w:val="008836BB"/>
    <w:rsid w:val="00883D3B"/>
    <w:rsid w:val="008849C3"/>
    <w:rsid w:val="00884D21"/>
    <w:rsid w:val="0088575D"/>
    <w:rsid w:val="00885ACB"/>
    <w:rsid w:val="008863A0"/>
    <w:rsid w:val="008870F9"/>
    <w:rsid w:val="0088720A"/>
    <w:rsid w:val="00887262"/>
    <w:rsid w:val="00887415"/>
    <w:rsid w:val="00887F7D"/>
    <w:rsid w:val="008906BC"/>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EBE"/>
    <w:rsid w:val="008A0A45"/>
    <w:rsid w:val="008A1815"/>
    <w:rsid w:val="008A19EA"/>
    <w:rsid w:val="008A30F7"/>
    <w:rsid w:val="008A4A5D"/>
    <w:rsid w:val="008A6880"/>
    <w:rsid w:val="008A78A6"/>
    <w:rsid w:val="008B0D25"/>
    <w:rsid w:val="008B2AC6"/>
    <w:rsid w:val="008B37B8"/>
    <w:rsid w:val="008B4ED9"/>
    <w:rsid w:val="008B60C7"/>
    <w:rsid w:val="008B6A93"/>
    <w:rsid w:val="008C0082"/>
    <w:rsid w:val="008C00DF"/>
    <w:rsid w:val="008C0E4E"/>
    <w:rsid w:val="008C0EC0"/>
    <w:rsid w:val="008C1778"/>
    <w:rsid w:val="008C25AE"/>
    <w:rsid w:val="008C2DFE"/>
    <w:rsid w:val="008C404B"/>
    <w:rsid w:val="008C48BC"/>
    <w:rsid w:val="008C7A8C"/>
    <w:rsid w:val="008D0B9E"/>
    <w:rsid w:val="008D22EC"/>
    <w:rsid w:val="008D4E66"/>
    <w:rsid w:val="008D705F"/>
    <w:rsid w:val="008E13ED"/>
    <w:rsid w:val="008E3ABE"/>
    <w:rsid w:val="008E511A"/>
    <w:rsid w:val="008E5CB6"/>
    <w:rsid w:val="008E702F"/>
    <w:rsid w:val="008E7280"/>
    <w:rsid w:val="008F2099"/>
    <w:rsid w:val="008F2A6E"/>
    <w:rsid w:val="008F36DA"/>
    <w:rsid w:val="008F3772"/>
    <w:rsid w:val="008F380E"/>
    <w:rsid w:val="008F467C"/>
    <w:rsid w:val="008F4AF1"/>
    <w:rsid w:val="008F5020"/>
    <w:rsid w:val="008F5580"/>
    <w:rsid w:val="008F78B1"/>
    <w:rsid w:val="008F7CAF"/>
    <w:rsid w:val="00900662"/>
    <w:rsid w:val="009010F4"/>
    <w:rsid w:val="00901880"/>
    <w:rsid w:val="00902BEE"/>
    <w:rsid w:val="00903AEC"/>
    <w:rsid w:val="00903E8A"/>
    <w:rsid w:val="0090400A"/>
    <w:rsid w:val="00905DD3"/>
    <w:rsid w:val="00906A5E"/>
    <w:rsid w:val="00906D17"/>
    <w:rsid w:val="00907060"/>
    <w:rsid w:val="0090714B"/>
    <w:rsid w:val="00907EFA"/>
    <w:rsid w:val="00910449"/>
    <w:rsid w:val="00910AF6"/>
    <w:rsid w:val="00911A29"/>
    <w:rsid w:val="00913402"/>
    <w:rsid w:val="00915C7A"/>
    <w:rsid w:val="009165E9"/>
    <w:rsid w:val="00917032"/>
    <w:rsid w:val="00917233"/>
    <w:rsid w:val="0091743B"/>
    <w:rsid w:val="009175CA"/>
    <w:rsid w:val="00917733"/>
    <w:rsid w:val="00921185"/>
    <w:rsid w:val="009213E4"/>
    <w:rsid w:val="009229B3"/>
    <w:rsid w:val="009242FA"/>
    <w:rsid w:val="00927E4E"/>
    <w:rsid w:val="0093067E"/>
    <w:rsid w:val="00931460"/>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1315"/>
    <w:rsid w:val="00952458"/>
    <w:rsid w:val="00952AA9"/>
    <w:rsid w:val="00953AA0"/>
    <w:rsid w:val="0095421A"/>
    <w:rsid w:val="009550D0"/>
    <w:rsid w:val="00955239"/>
    <w:rsid w:val="0095590B"/>
    <w:rsid w:val="00957A42"/>
    <w:rsid w:val="00957D5E"/>
    <w:rsid w:val="00961970"/>
    <w:rsid w:val="009624D7"/>
    <w:rsid w:val="00962DC2"/>
    <w:rsid w:val="0096302E"/>
    <w:rsid w:val="009631E0"/>
    <w:rsid w:val="009663B1"/>
    <w:rsid w:val="009666FC"/>
    <w:rsid w:val="00966C91"/>
    <w:rsid w:val="00966DBB"/>
    <w:rsid w:val="00967396"/>
    <w:rsid w:val="00967921"/>
    <w:rsid w:val="00967B92"/>
    <w:rsid w:val="00970934"/>
    <w:rsid w:val="009714D6"/>
    <w:rsid w:val="00972012"/>
    <w:rsid w:val="00972EB5"/>
    <w:rsid w:val="00976063"/>
    <w:rsid w:val="00977B3D"/>
    <w:rsid w:val="00981FD0"/>
    <w:rsid w:val="0098468D"/>
    <w:rsid w:val="0098591F"/>
    <w:rsid w:val="009860DC"/>
    <w:rsid w:val="00986570"/>
    <w:rsid w:val="00986DBE"/>
    <w:rsid w:val="00987E53"/>
    <w:rsid w:val="009909B5"/>
    <w:rsid w:val="00990F1F"/>
    <w:rsid w:val="00991D71"/>
    <w:rsid w:val="00993414"/>
    <w:rsid w:val="009938FC"/>
    <w:rsid w:val="00996136"/>
    <w:rsid w:val="009964C1"/>
    <w:rsid w:val="0099675D"/>
    <w:rsid w:val="00996A59"/>
    <w:rsid w:val="00997275"/>
    <w:rsid w:val="009A24E3"/>
    <w:rsid w:val="009A2F9E"/>
    <w:rsid w:val="009A308C"/>
    <w:rsid w:val="009A399F"/>
    <w:rsid w:val="009A4EDC"/>
    <w:rsid w:val="009A5AE2"/>
    <w:rsid w:val="009A70F9"/>
    <w:rsid w:val="009A736A"/>
    <w:rsid w:val="009A7DDA"/>
    <w:rsid w:val="009B1131"/>
    <w:rsid w:val="009B12BF"/>
    <w:rsid w:val="009B17FA"/>
    <w:rsid w:val="009B2DE2"/>
    <w:rsid w:val="009B31CC"/>
    <w:rsid w:val="009B424D"/>
    <w:rsid w:val="009B4D1F"/>
    <w:rsid w:val="009B5C7F"/>
    <w:rsid w:val="009B67F1"/>
    <w:rsid w:val="009B7DB5"/>
    <w:rsid w:val="009C0B59"/>
    <w:rsid w:val="009C10BB"/>
    <w:rsid w:val="009C1448"/>
    <w:rsid w:val="009C305F"/>
    <w:rsid w:val="009C3B96"/>
    <w:rsid w:val="009C4260"/>
    <w:rsid w:val="009C4322"/>
    <w:rsid w:val="009C4F11"/>
    <w:rsid w:val="009C515C"/>
    <w:rsid w:val="009C586B"/>
    <w:rsid w:val="009C5B61"/>
    <w:rsid w:val="009C5D9E"/>
    <w:rsid w:val="009C642A"/>
    <w:rsid w:val="009C729A"/>
    <w:rsid w:val="009D02A5"/>
    <w:rsid w:val="009D0EA6"/>
    <w:rsid w:val="009D1DF3"/>
    <w:rsid w:val="009D2564"/>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60ED"/>
    <w:rsid w:val="009F0B67"/>
    <w:rsid w:val="009F0C31"/>
    <w:rsid w:val="009F1246"/>
    <w:rsid w:val="009F17EE"/>
    <w:rsid w:val="009F4121"/>
    <w:rsid w:val="00A009B2"/>
    <w:rsid w:val="00A00A1A"/>
    <w:rsid w:val="00A010AE"/>
    <w:rsid w:val="00A01E65"/>
    <w:rsid w:val="00A023C8"/>
    <w:rsid w:val="00A03B15"/>
    <w:rsid w:val="00A048FF"/>
    <w:rsid w:val="00A05AE9"/>
    <w:rsid w:val="00A05CA5"/>
    <w:rsid w:val="00A05E9A"/>
    <w:rsid w:val="00A0607B"/>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993"/>
    <w:rsid w:val="00A47EB3"/>
    <w:rsid w:val="00A47EC2"/>
    <w:rsid w:val="00A502F5"/>
    <w:rsid w:val="00A516A8"/>
    <w:rsid w:val="00A5177B"/>
    <w:rsid w:val="00A51D4F"/>
    <w:rsid w:val="00A51E64"/>
    <w:rsid w:val="00A52589"/>
    <w:rsid w:val="00A53AA3"/>
    <w:rsid w:val="00A542B6"/>
    <w:rsid w:val="00A543F5"/>
    <w:rsid w:val="00A54A88"/>
    <w:rsid w:val="00A54B6F"/>
    <w:rsid w:val="00A55063"/>
    <w:rsid w:val="00A562CD"/>
    <w:rsid w:val="00A56DD5"/>
    <w:rsid w:val="00A60F27"/>
    <w:rsid w:val="00A61A72"/>
    <w:rsid w:val="00A61D13"/>
    <w:rsid w:val="00A6289D"/>
    <w:rsid w:val="00A6332C"/>
    <w:rsid w:val="00A64E46"/>
    <w:rsid w:val="00A65134"/>
    <w:rsid w:val="00A652FF"/>
    <w:rsid w:val="00A65436"/>
    <w:rsid w:val="00A66305"/>
    <w:rsid w:val="00A67ADB"/>
    <w:rsid w:val="00A70A48"/>
    <w:rsid w:val="00A731F4"/>
    <w:rsid w:val="00A7410F"/>
    <w:rsid w:val="00A74B2C"/>
    <w:rsid w:val="00A760A2"/>
    <w:rsid w:val="00A760DB"/>
    <w:rsid w:val="00A76649"/>
    <w:rsid w:val="00A7679B"/>
    <w:rsid w:val="00A76B6D"/>
    <w:rsid w:val="00A77598"/>
    <w:rsid w:val="00A77A6A"/>
    <w:rsid w:val="00A80B81"/>
    <w:rsid w:val="00A80D27"/>
    <w:rsid w:val="00A826D2"/>
    <w:rsid w:val="00A84B8F"/>
    <w:rsid w:val="00A85CBB"/>
    <w:rsid w:val="00A914A7"/>
    <w:rsid w:val="00A921F1"/>
    <w:rsid w:val="00A937C7"/>
    <w:rsid w:val="00A93992"/>
    <w:rsid w:val="00A959AA"/>
    <w:rsid w:val="00A959EC"/>
    <w:rsid w:val="00A97AE0"/>
    <w:rsid w:val="00AA1BAD"/>
    <w:rsid w:val="00AA3205"/>
    <w:rsid w:val="00AA32B6"/>
    <w:rsid w:val="00AA4577"/>
    <w:rsid w:val="00AA4619"/>
    <w:rsid w:val="00AA5044"/>
    <w:rsid w:val="00AB1704"/>
    <w:rsid w:val="00AB28C5"/>
    <w:rsid w:val="00AB42EB"/>
    <w:rsid w:val="00AB44D8"/>
    <w:rsid w:val="00AB4E5C"/>
    <w:rsid w:val="00AB4EAF"/>
    <w:rsid w:val="00AB5BF9"/>
    <w:rsid w:val="00AB648D"/>
    <w:rsid w:val="00AC0F07"/>
    <w:rsid w:val="00AC2944"/>
    <w:rsid w:val="00AC37D7"/>
    <w:rsid w:val="00AC3CF4"/>
    <w:rsid w:val="00AC62BD"/>
    <w:rsid w:val="00AC7255"/>
    <w:rsid w:val="00AC7879"/>
    <w:rsid w:val="00AC7EA6"/>
    <w:rsid w:val="00AD05E2"/>
    <w:rsid w:val="00AD0A12"/>
    <w:rsid w:val="00AD1982"/>
    <w:rsid w:val="00AD19FB"/>
    <w:rsid w:val="00AD396B"/>
    <w:rsid w:val="00AD7BF6"/>
    <w:rsid w:val="00AE09A9"/>
    <w:rsid w:val="00AE0F2D"/>
    <w:rsid w:val="00AE3803"/>
    <w:rsid w:val="00AE7399"/>
    <w:rsid w:val="00AE7540"/>
    <w:rsid w:val="00AF03CC"/>
    <w:rsid w:val="00AF0875"/>
    <w:rsid w:val="00AF11F1"/>
    <w:rsid w:val="00AF39B6"/>
    <w:rsid w:val="00AF45ED"/>
    <w:rsid w:val="00AF48EA"/>
    <w:rsid w:val="00AF5574"/>
    <w:rsid w:val="00AF55D4"/>
    <w:rsid w:val="00AF5D6F"/>
    <w:rsid w:val="00AF6E9E"/>
    <w:rsid w:val="00B00037"/>
    <w:rsid w:val="00B004B3"/>
    <w:rsid w:val="00B01B7B"/>
    <w:rsid w:val="00B01F6A"/>
    <w:rsid w:val="00B02252"/>
    <w:rsid w:val="00B02586"/>
    <w:rsid w:val="00B028E3"/>
    <w:rsid w:val="00B034B9"/>
    <w:rsid w:val="00B0458E"/>
    <w:rsid w:val="00B06C47"/>
    <w:rsid w:val="00B06E6C"/>
    <w:rsid w:val="00B06FE0"/>
    <w:rsid w:val="00B0740C"/>
    <w:rsid w:val="00B077CB"/>
    <w:rsid w:val="00B105E2"/>
    <w:rsid w:val="00B1129E"/>
    <w:rsid w:val="00B12811"/>
    <w:rsid w:val="00B13333"/>
    <w:rsid w:val="00B133C9"/>
    <w:rsid w:val="00B13A64"/>
    <w:rsid w:val="00B13C26"/>
    <w:rsid w:val="00B15D18"/>
    <w:rsid w:val="00B16004"/>
    <w:rsid w:val="00B20CF3"/>
    <w:rsid w:val="00B21831"/>
    <w:rsid w:val="00B21F2D"/>
    <w:rsid w:val="00B2201C"/>
    <w:rsid w:val="00B225B6"/>
    <w:rsid w:val="00B226B2"/>
    <w:rsid w:val="00B23D3A"/>
    <w:rsid w:val="00B23E70"/>
    <w:rsid w:val="00B249F7"/>
    <w:rsid w:val="00B25819"/>
    <w:rsid w:val="00B26454"/>
    <w:rsid w:val="00B26C6F"/>
    <w:rsid w:val="00B27CBE"/>
    <w:rsid w:val="00B30540"/>
    <w:rsid w:val="00B32A47"/>
    <w:rsid w:val="00B33320"/>
    <w:rsid w:val="00B33C45"/>
    <w:rsid w:val="00B34B61"/>
    <w:rsid w:val="00B34DF2"/>
    <w:rsid w:val="00B35796"/>
    <w:rsid w:val="00B40F35"/>
    <w:rsid w:val="00B4141E"/>
    <w:rsid w:val="00B4148C"/>
    <w:rsid w:val="00B41AB4"/>
    <w:rsid w:val="00B42A73"/>
    <w:rsid w:val="00B42ABF"/>
    <w:rsid w:val="00B42D35"/>
    <w:rsid w:val="00B42DC7"/>
    <w:rsid w:val="00B4313A"/>
    <w:rsid w:val="00B43715"/>
    <w:rsid w:val="00B454D3"/>
    <w:rsid w:val="00B46D93"/>
    <w:rsid w:val="00B46E42"/>
    <w:rsid w:val="00B50410"/>
    <w:rsid w:val="00B5182D"/>
    <w:rsid w:val="00B52257"/>
    <w:rsid w:val="00B53590"/>
    <w:rsid w:val="00B536B4"/>
    <w:rsid w:val="00B5384D"/>
    <w:rsid w:val="00B54A50"/>
    <w:rsid w:val="00B562F9"/>
    <w:rsid w:val="00B56AA7"/>
    <w:rsid w:val="00B6035C"/>
    <w:rsid w:val="00B60D8B"/>
    <w:rsid w:val="00B60DA6"/>
    <w:rsid w:val="00B61704"/>
    <w:rsid w:val="00B6182F"/>
    <w:rsid w:val="00B61987"/>
    <w:rsid w:val="00B628CA"/>
    <w:rsid w:val="00B62A23"/>
    <w:rsid w:val="00B62D5E"/>
    <w:rsid w:val="00B639CF"/>
    <w:rsid w:val="00B63D8A"/>
    <w:rsid w:val="00B6434B"/>
    <w:rsid w:val="00B64F79"/>
    <w:rsid w:val="00B66727"/>
    <w:rsid w:val="00B66927"/>
    <w:rsid w:val="00B66F93"/>
    <w:rsid w:val="00B70429"/>
    <w:rsid w:val="00B70AA9"/>
    <w:rsid w:val="00B71511"/>
    <w:rsid w:val="00B72836"/>
    <w:rsid w:val="00B740EA"/>
    <w:rsid w:val="00B74307"/>
    <w:rsid w:val="00B743FF"/>
    <w:rsid w:val="00B74B71"/>
    <w:rsid w:val="00B75CE7"/>
    <w:rsid w:val="00B75FB3"/>
    <w:rsid w:val="00B761DF"/>
    <w:rsid w:val="00B768F1"/>
    <w:rsid w:val="00B76BF7"/>
    <w:rsid w:val="00B76BFF"/>
    <w:rsid w:val="00B77193"/>
    <w:rsid w:val="00B80A5F"/>
    <w:rsid w:val="00B80EBC"/>
    <w:rsid w:val="00B8144C"/>
    <w:rsid w:val="00B82215"/>
    <w:rsid w:val="00B82229"/>
    <w:rsid w:val="00B8280B"/>
    <w:rsid w:val="00B828AC"/>
    <w:rsid w:val="00B84250"/>
    <w:rsid w:val="00B85DBB"/>
    <w:rsid w:val="00B86BCE"/>
    <w:rsid w:val="00B8704C"/>
    <w:rsid w:val="00B906FA"/>
    <w:rsid w:val="00B911C7"/>
    <w:rsid w:val="00B92722"/>
    <w:rsid w:val="00B92BF2"/>
    <w:rsid w:val="00B9303D"/>
    <w:rsid w:val="00B9309A"/>
    <w:rsid w:val="00B933B8"/>
    <w:rsid w:val="00B93CD4"/>
    <w:rsid w:val="00B94453"/>
    <w:rsid w:val="00B94D99"/>
    <w:rsid w:val="00B97180"/>
    <w:rsid w:val="00BA01E2"/>
    <w:rsid w:val="00BA07AE"/>
    <w:rsid w:val="00BA0C2A"/>
    <w:rsid w:val="00BA19AA"/>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50D3"/>
    <w:rsid w:val="00BB5A05"/>
    <w:rsid w:val="00BB5C63"/>
    <w:rsid w:val="00BB6326"/>
    <w:rsid w:val="00BB69D4"/>
    <w:rsid w:val="00BC00F8"/>
    <w:rsid w:val="00BC042D"/>
    <w:rsid w:val="00BC0C3A"/>
    <w:rsid w:val="00BC17A5"/>
    <w:rsid w:val="00BC1D22"/>
    <w:rsid w:val="00BC26C3"/>
    <w:rsid w:val="00BC2DCD"/>
    <w:rsid w:val="00BC530F"/>
    <w:rsid w:val="00BC6CE5"/>
    <w:rsid w:val="00BC79B0"/>
    <w:rsid w:val="00BC7E3E"/>
    <w:rsid w:val="00BD06C9"/>
    <w:rsid w:val="00BD1E65"/>
    <w:rsid w:val="00BD285F"/>
    <w:rsid w:val="00BD3393"/>
    <w:rsid w:val="00BD39F3"/>
    <w:rsid w:val="00BD5317"/>
    <w:rsid w:val="00BD6DDB"/>
    <w:rsid w:val="00BD7CFF"/>
    <w:rsid w:val="00BD7DD6"/>
    <w:rsid w:val="00BD7E11"/>
    <w:rsid w:val="00BE044A"/>
    <w:rsid w:val="00BE087F"/>
    <w:rsid w:val="00BE1275"/>
    <w:rsid w:val="00BE25CC"/>
    <w:rsid w:val="00BE273E"/>
    <w:rsid w:val="00BE2F0E"/>
    <w:rsid w:val="00BE36F8"/>
    <w:rsid w:val="00BE3AFE"/>
    <w:rsid w:val="00BE55AD"/>
    <w:rsid w:val="00BE6121"/>
    <w:rsid w:val="00BE61E6"/>
    <w:rsid w:val="00BE633E"/>
    <w:rsid w:val="00BE6B64"/>
    <w:rsid w:val="00BE70C2"/>
    <w:rsid w:val="00BF176E"/>
    <w:rsid w:val="00BF3766"/>
    <w:rsid w:val="00BF46D0"/>
    <w:rsid w:val="00BF60C8"/>
    <w:rsid w:val="00BF7675"/>
    <w:rsid w:val="00BF784A"/>
    <w:rsid w:val="00BF799B"/>
    <w:rsid w:val="00C02801"/>
    <w:rsid w:val="00C04461"/>
    <w:rsid w:val="00C05A08"/>
    <w:rsid w:val="00C06757"/>
    <w:rsid w:val="00C06DA6"/>
    <w:rsid w:val="00C10358"/>
    <w:rsid w:val="00C161FA"/>
    <w:rsid w:val="00C16B26"/>
    <w:rsid w:val="00C17DBA"/>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F80"/>
    <w:rsid w:val="00C414A5"/>
    <w:rsid w:val="00C4277F"/>
    <w:rsid w:val="00C45AD3"/>
    <w:rsid w:val="00C460BD"/>
    <w:rsid w:val="00C46546"/>
    <w:rsid w:val="00C4675B"/>
    <w:rsid w:val="00C46A61"/>
    <w:rsid w:val="00C46B08"/>
    <w:rsid w:val="00C47286"/>
    <w:rsid w:val="00C478CB"/>
    <w:rsid w:val="00C47A7A"/>
    <w:rsid w:val="00C47E50"/>
    <w:rsid w:val="00C50152"/>
    <w:rsid w:val="00C503CB"/>
    <w:rsid w:val="00C51196"/>
    <w:rsid w:val="00C52D90"/>
    <w:rsid w:val="00C54C10"/>
    <w:rsid w:val="00C567B1"/>
    <w:rsid w:val="00C5773B"/>
    <w:rsid w:val="00C60768"/>
    <w:rsid w:val="00C60867"/>
    <w:rsid w:val="00C62568"/>
    <w:rsid w:val="00C62BC5"/>
    <w:rsid w:val="00C63AE6"/>
    <w:rsid w:val="00C648F3"/>
    <w:rsid w:val="00C65412"/>
    <w:rsid w:val="00C65623"/>
    <w:rsid w:val="00C67957"/>
    <w:rsid w:val="00C7054C"/>
    <w:rsid w:val="00C718D9"/>
    <w:rsid w:val="00C71999"/>
    <w:rsid w:val="00C71B52"/>
    <w:rsid w:val="00C720B0"/>
    <w:rsid w:val="00C72B77"/>
    <w:rsid w:val="00C7373B"/>
    <w:rsid w:val="00C75087"/>
    <w:rsid w:val="00C75E15"/>
    <w:rsid w:val="00C763DF"/>
    <w:rsid w:val="00C76E43"/>
    <w:rsid w:val="00C76FBE"/>
    <w:rsid w:val="00C776D7"/>
    <w:rsid w:val="00C80F6D"/>
    <w:rsid w:val="00C80FA5"/>
    <w:rsid w:val="00C82128"/>
    <w:rsid w:val="00C82D28"/>
    <w:rsid w:val="00C82EED"/>
    <w:rsid w:val="00C8383C"/>
    <w:rsid w:val="00C84031"/>
    <w:rsid w:val="00C84A62"/>
    <w:rsid w:val="00C85D2B"/>
    <w:rsid w:val="00C86D4C"/>
    <w:rsid w:val="00C86ECA"/>
    <w:rsid w:val="00C870D6"/>
    <w:rsid w:val="00C87B68"/>
    <w:rsid w:val="00C91051"/>
    <w:rsid w:val="00C9145A"/>
    <w:rsid w:val="00C91FA7"/>
    <w:rsid w:val="00C93572"/>
    <w:rsid w:val="00C9451E"/>
    <w:rsid w:val="00C9515A"/>
    <w:rsid w:val="00C95381"/>
    <w:rsid w:val="00C9614C"/>
    <w:rsid w:val="00C9734E"/>
    <w:rsid w:val="00C97D12"/>
    <w:rsid w:val="00CA03DF"/>
    <w:rsid w:val="00CA0648"/>
    <w:rsid w:val="00CA0FD6"/>
    <w:rsid w:val="00CA18DE"/>
    <w:rsid w:val="00CA20C1"/>
    <w:rsid w:val="00CA2410"/>
    <w:rsid w:val="00CA293F"/>
    <w:rsid w:val="00CA2EBC"/>
    <w:rsid w:val="00CA3D6F"/>
    <w:rsid w:val="00CA7E0E"/>
    <w:rsid w:val="00CB0244"/>
    <w:rsid w:val="00CB1400"/>
    <w:rsid w:val="00CB151A"/>
    <w:rsid w:val="00CB1A78"/>
    <w:rsid w:val="00CB2E39"/>
    <w:rsid w:val="00CB311C"/>
    <w:rsid w:val="00CB3948"/>
    <w:rsid w:val="00CB4C86"/>
    <w:rsid w:val="00CB4D11"/>
    <w:rsid w:val="00CB514F"/>
    <w:rsid w:val="00CB5EAD"/>
    <w:rsid w:val="00CB61F8"/>
    <w:rsid w:val="00CB7388"/>
    <w:rsid w:val="00CC0B66"/>
    <w:rsid w:val="00CC0BC1"/>
    <w:rsid w:val="00CC1D38"/>
    <w:rsid w:val="00CC2D0E"/>
    <w:rsid w:val="00CC35D8"/>
    <w:rsid w:val="00CC389F"/>
    <w:rsid w:val="00CC3BFD"/>
    <w:rsid w:val="00CC3CB7"/>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47BD"/>
    <w:rsid w:val="00CE56D8"/>
    <w:rsid w:val="00CE5ABF"/>
    <w:rsid w:val="00CE6A95"/>
    <w:rsid w:val="00CF0352"/>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C87"/>
    <w:rsid w:val="00D111C2"/>
    <w:rsid w:val="00D111E8"/>
    <w:rsid w:val="00D11851"/>
    <w:rsid w:val="00D118B1"/>
    <w:rsid w:val="00D11F12"/>
    <w:rsid w:val="00D1371F"/>
    <w:rsid w:val="00D13BA9"/>
    <w:rsid w:val="00D1509C"/>
    <w:rsid w:val="00D17C57"/>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F64"/>
    <w:rsid w:val="00D415E8"/>
    <w:rsid w:val="00D42391"/>
    <w:rsid w:val="00D43449"/>
    <w:rsid w:val="00D4481B"/>
    <w:rsid w:val="00D448B1"/>
    <w:rsid w:val="00D449E9"/>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CE1"/>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864"/>
    <w:rsid w:val="00D76C0B"/>
    <w:rsid w:val="00D77712"/>
    <w:rsid w:val="00D77CAE"/>
    <w:rsid w:val="00D77F5A"/>
    <w:rsid w:val="00D8057F"/>
    <w:rsid w:val="00D81936"/>
    <w:rsid w:val="00D820FE"/>
    <w:rsid w:val="00D82FB5"/>
    <w:rsid w:val="00D83425"/>
    <w:rsid w:val="00D84622"/>
    <w:rsid w:val="00D8543D"/>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A10B0"/>
    <w:rsid w:val="00DA1250"/>
    <w:rsid w:val="00DA1C43"/>
    <w:rsid w:val="00DA4C00"/>
    <w:rsid w:val="00DA4EB3"/>
    <w:rsid w:val="00DA52C5"/>
    <w:rsid w:val="00DA60F6"/>
    <w:rsid w:val="00DA6A0E"/>
    <w:rsid w:val="00DA6AB2"/>
    <w:rsid w:val="00DA739C"/>
    <w:rsid w:val="00DB2FA5"/>
    <w:rsid w:val="00DB40B2"/>
    <w:rsid w:val="00DC0868"/>
    <w:rsid w:val="00DC203B"/>
    <w:rsid w:val="00DC367A"/>
    <w:rsid w:val="00DC4074"/>
    <w:rsid w:val="00DC40A2"/>
    <w:rsid w:val="00DC5557"/>
    <w:rsid w:val="00DC5A38"/>
    <w:rsid w:val="00DC5BA9"/>
    <w:rsid w:val="00DC63A2"/>
    <w:rsid w:val="00DC702C"/>
    <w:rsid w:val="00DD08AE"/>
    <w:rsid w:val="00DD2FC2"/>
    <w:rsid w:val="00DD31A9"/>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F0B70"/>
    <w:rsid w:val="00DF0FDA"/>
    <w:rsid w:val="00DF1A9B"/>
    <w:rsid w:val="00DF1C37"/>
    <w:rsid w:val="00DF25C7"/>
    <w:rsid w:val="00DF3598"/>
    <w:rsid w:val="00DF3700"/>
    <w:rsid w:val="00DF385F"/>
    <w:rsid w:val="00DF5257"/>
    <w:rsid w:val="00DF5325"/>
    <w:rsid w:val="00DF5F39"/>
    <w:rsid w:val="00DF651C"/>
    <w:rsid w:val="00DF6E0B"/>
    <w:rsid w:val="00E001E2"/>
    <w:rsid w:val="00E00392"/>
    <w:rsid w:val="00E010A7"/>
    <w:rsid w:val="00E021C3"/>
    <w:rsid w:val="00E03149"/>
    <w:rsid w:val="00E03233"/>
    <w:rsid w:val="00E048D2"/>
    <w:rsid w:val="00E07940"/>
    <w:rsid w:val="00E10A70"/>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F86"/>
    <w:rsid w:val="00E24984"/>
    <w:rsid w:val="00E26A0C"/>
    <w:rsid w:val="00E27F92"/>
    <w:rsid w:val="00E30928"/>
    <w:rsid w:val="00E3093D"/>
    <w:rsid w:val="00E30EBB"/>
    <w:rsid w:val="00E32F18"/>
    <w:rsid w:val="00E3413D"/>
    <w:rsid w:val="00E348B2"/>
    <w:rsid w:val="00E34D44"/>
    <w:rsid w:val="00E34F58"/>
    <w:rsid w:val="00E35D61"/>
    <w:rsid w:val="00E36A0D"/>
    <w:rsid w:val="00E40263"/>
    <w:rsid w:val="00E40C4F"/>
    <w:rsid w:val="00E41B90"/>
    <w:rsid w:val="00E42A62"/>
    <w:rsid w:val="00E42B17"/>
    <w:rsid w:val="00E45B73"/>
    <w:rsid w:val="00E4615D"/>
    <w:rsid w:val="00E51B44"/>
    <w:rsid w:val="00E51F56"/>
    <w:rsid w:val="00E51FD6"/>
    <w:rsid w:val="00E5286C"/>
    <w:rsid w:val="00E5319B"/>
    <w:rsid w:val="00E5421B"/>
    <w:rsid w:val="00E54D60"/>
    <w:rsid w:val="00E54E5F"/>
    <w:rsid w:val="00E54F83"/>
    <w:rsid w:val="00E56098"/>
    <w:rsid w:val="00E56B13"/>
    <w:rsid w:val="00E57B59"/>
    <w:rsid w:val="00E610C9"/>
    <w:rsid w:val="00E61FF6"/>
    <w:rsid w:val="00E62309"/>
    <w:rsid w:val="00E62432"/>
    <w:rsid w:val="00E700F6"/>
    <w:rsid w:val="00E720EC"/>
    <w:rsid w:val="00E72A7E"/>
    <w:rsid w:val="00E736EE"/>
    <w:rsid w:val="00E738A3"/>
    <w:rsid w:val="00E74A5F"/>
    <w:rsid w:val="00E75938"/>
    <w:rsid w:val="00E76DBC"/>
    <w:rsid w:val="00E76F5E"/>
    <w:rsid w:val="00E774E4"/>
    <w:rsid w:val="00E80AE9"/>
    <w:rsid w:val="00E81A9A"/>
    <w:rsid w:val="00E81F8B"/>
    <w:rsid w:val="00E83F62"/>
    <w:rsid w:val="00E87779"/>
    <w:rsid w:val="00E90C1F"/>
    <w:rsid w:val="00E92FEC"/>
    <w:rsid w:val="00E93224"/>
    <w:rsid w:val="00E932F2"/>
    <w:rsid w:val="00E933E0"/>
    <w:rsid w:val="00E939B9"/>
    <w:rsid w:val="00E947DB"/>
    <w:rsid w:val="00E951BC"/>
    <w:rsid w:val="00E95CCD"/>
    <w:rsid w:val="00E96441"/>
    <w:rsid w:val="00E9663B"/>
    <w:rsid w:val="00E9748C"/>
    <w:rsid w:val="00EA1C1E"/>
    <w:rsid w:val="00EA1F4E"/>
    <w:rsid w:val="00EA210F"/>
    <w:rsid w:val="00EA2F06"/>
    <w:rsid w:val="00EA3587"/>
    <w:rsid w:val="00EA3D61"/>
    <w:rsid w:val="00EA53D6"/>
    <w:rsid w:val="00EA56F3"/>
    <w:rsid w:val="00EA5DAE"/>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C14"/>
    <w:rsid w:val="00EB67E0"/>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7C37"/>
    <w:rsid w:val="00ED17E4"/>
    <w:rsid w:val="00ED2435"/>
    <w:rsid w:val="00ED401F"/>
    <w:rsid w:val="00ED4B48"/>
    <w:rsid w:val="00ED500A"/>
    <w:rsid w:val="00ED54D9"/>
    <w:rsid w:val="00ED6B8E"/>
    <w:rsid w:val="00ED71F7"/>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562B"/>
    <w:rsid w:val="00F06262"/>
    <w:rsid w:val="00F06FA4"/>
    <w:rsid w:val="00F10C2D"/>
    <w:rsid w:val="00F110E8"/>
    <w:rsid w:val="00F112C8"/>
    <w:rsid w:val="00F11A41"/>
    <w:rsid w:val="00F11A81"/>
    <w:rsid w:val="00F11C7E"/>
    <w:rsid w:val="00F12AE6"/>
    <w:rsid w:val="00F135FB"/>
    <w:rsid w:val="00F1428E"/>
    <w:rsid w:val="00F15311"/>
    <w:rsid w:val="00F1536C"/>
    <w:rsid w:val="00F15A4D"/>
    <w:rsid w:val="00F167FF"/>
    <w:rsid w:val="00F171E4"/>
    <w:rsid w:val="00F177D4"/>
    <w:rsid w:val="00F17FC8"/>
    <w:rsid w:val="00F2010E"/>
    <w:rsid w:val="00F209BE"/>
    <w:rsid w:val="00F21563"/>
    <w:rsid w:val="00F25D9E"/>
    <w:rsid w:val="00F269A3"/>
    <w:rsid w:val="00F30412"/>
    <w:rsid w:val="00F32134"/>
    <w:rsid w:val="00F334B7"/>
    <w:rsid w:val="00F33D35"/>
    <w:rsid w:val="00F33DA4"/>
    <w:rsid w:val="00F340E9"/>
    <w:rsid w:val="00F34384"/>
    <w:rsid w:val="00F3538F"/>
    <w:rsid w:val="00F367A9"/>
    <w:rsid w:val="00F37F9D"/>
    <w:rsid w:val="00F41EF9"/>
    <w:rsid w:val="00F41FC8"/>
    <w:rsid w:val="00F42747"/>
    <w:rsid w:val="00F42D28"/>
    <w:rsid w:val="00F4437B"/>
    <w:rsid w:val="00F44954"/>
    <w:rsid w:val="00F44D47"/>
    <w:rsid w:val="00F44F6E"/>
    <w:rsid w:val="00F44FDC"/>
    <w:rsid w:val="00F450D4"/>
    <w:rsid w:val="00F460C9"/>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638D"/>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D3B"/>
    <w:rsid w:val="00F822F8"/>
    <w:rsid w:val="00F82511"/>
    <w:rsid w:val="00F82BB9"/>
    <w:rsid w:val="00F82E93"/>
    <w:rsid w:val="00F8425E"/>
    <w:rsid w:val="00F8509E"/>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71FF"/>
    <w:rsid w:val="00F9765A"/>
    <w:rsid w:val="00F97CEB"/>
    <w:rsid w:val="00FA0233"/>
    <w:rsid w:val="00FA0FCE"/>
    <w:rsid w:val="00FA1FCF"/>
    <w:rsid w:val="00FA27C2"/>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6105"/>
    <w:rsid w:val="00FE631F"/>
    <w:rsid w:val="00FE6FC4"/>
    <w:rsid w:val="00FF0064"/>
    <w:rsid w:val="00FF0D94"/>
    <w:rsid w:val="00FF1701"/>
    <w:rsid w:val="00FF2032"/>
    <w:rsid w:val="00FF4E46"/>
    <w:rsid w:val="00FF5D6C"/>
    <w:rsid w:val="00FF6833"/>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39D9CA9C"/>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upport.worldpay.com/support/kb/gg/alternativepayments/apm063.html" TargetMode="External"/><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image" Target="media/image1.jp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www.ideal.nl/en/glossary/" TargetMode="External"/><Relationship Id="rId58" Type="http://schemas.openxmlformats.org/officeDocument/2006/relationships/image" Target="media/image37.png"/><Relationship Id="rId74" Type="http://schemas.openxmlformats.org/officeDocument/2006/relationships/hyperlink" Target="http://dtd.worldpay.com/v1/paymentService_v1.dtd.html"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en.wikipedia.org/wiki/E-commerce"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support.worldpay.com/support/kb/gg/alternativepayments/apm063.html"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en.wikipedia.org/wiki/Money_order" TargetMode="External"/><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pport.worldpay.com/support/kb/gg/alternativepayments/content/apmguide.ht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dtd.worldpay.com/paymentService_v1.dtd" TargetMode="External"/><Relationship Id="rId62" Type="http://schemas.openxmlformats.org/officeDocument/2006/relationships/image" Target="media/image41.png"/><Relationship Id="rId70" Type="http://schemas.openxmlformats.org/officeDocument/2006/relationships/image" Target="media/image48.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60;/WorldPay-GetNotificationUpdates&#160;&#160;is%20the%20pipeline%20exposed%20to%20get%20the%20History%20of%20Notifications%20received%20by%20particular%20Order.&#16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en.wikipedia.org/wiki/Online_money_transfers" TargetMode="Externa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merchant.com/shoppingCart.html?order=TG20071016-"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en.wikipedia.org/wiki/Cheques" TargetMode="External"/><Relationship Id="rId55" Type="http://schemas.openxmlformats.org/officeDocument/2006/relationships/hyperlink" Target="http://dtd.worldpay.com/paymentService_v1.dtd" TargetMode="External"/><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package" Target="embeddings/Microsoft_Excel_Worksheet.xls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51.jpg"/></Relationships>
</file>

<file path=word/_rels/header3.xml.rels><?xml version="1.0" encoding="UTF-8" standalone="yes"?>
<Relationships xmlns="http://schemas.openxmlformats.org/package/2006/relationships"><Relationship Id="rId1"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F23430A-7A77-4028-9D17-692C331AD590}">
  <ds:schemaRefs>
    <ds:schemaRef ds:uri="http://schemas.openxmlformats.org/officeDocument/2006/bibliography"/>
  </ds:schemaRefs>
</ds:datastoreItem>
</file>

<file path=customXml/itemProps2.xml><?xml version="1.0" encoding="utf-8"?>
<ds:datastoreItem xmlns:ds="http://schemas.openxmlformats.org/officeDocument/2006/customXml" ds:itemID="{2AF89DA2-1BB8-40A6-A51D-B8CF1D966CE0}">
  <ds:schemaRefs>
    <ds:schemaRef ds:uri="http://schemas.openxmlformats.org/officeDocument/2006/bibliography"/>
  </ds:schemaRefs>
</ds:datastoreItem>
</file>

<file path=customXml/itemProps3.xml><?xml version="1.0" encoding="utf-8"?>
<ds:datastoreItem xmlns:ds="http://schemas.openxmlformats.org/officeDocument/2006/customXml" ds:itemID="{56006651-9E59-4DD9-A4A0-DC986BF76B49}">
  <ds:schemaRefs>
    <ds:schemaRef ds:uri="http://schemas.openxmlformats.org/officeDocument/2006/bibliography"/>
  </ds:schemaRefs>
</ds:datastoreItem>
</file>

<file path=customXml/itemProps4.xml><?xml version="1.0" encoding="utf-8"?>
<ds:datastoreItem xmlns:ds="http://schemas.openxmlformats.org/officeDocument/2006/customXml" ds:itemID="{9A4E7544-6ABC-441C-8909-10E7A51D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146</Pages>
  <Words>31926</Words>
  <Characters>181983</Characters>
  <Application>Microsoft Office Word</Application>
  <DocSecurity>0</DocSecurity>
  <Lines>1516</Lines>
  <Paragraphs>426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213483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Nishikant .</cp:lastModifiedBy>
  <cp:revision>114</cp:revision>
  <cp:lastPrinted>2011-05-09T17:50:00Z</cp:lastPrinted>
  <dcterms:created xsi:type="dcterms:W3CDTF">2019-02-14T06:23:00Z</dcterms:created>
  <dcterms:modified xsi:type="dcterms:W3CDTF">2019-02-18T09:28:00Z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