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A94" w:rsidRPr="007A5A94" w:rsidRDefault="00DA739C" w:rsidP="007A5A94">
      <w:pPr>
        <w:pStyle w:val="Title"/>
        <w:jc w:val="right"/>
        <w:rPr>
          <w:b/>
          <w:sz w:val="72"/>
          <w:szCs w:val="72"/>
        </w:rPr>
      </w:pPr>
      <w:bookmarkStart w:id="0" w:name="_Toc18396389"/>
      <w:r w:rsidRPr="00DA739C">
        <w:rPr>
          <w:b/>
          <w:sz w:val="72"/>
          <w:szCs w:val="72"/>
        </w:rPr>
        <w:t>World</w:t>
      </w:r>
      <w:r w:rsidR="00C04461">
        <w:rPr>
          <w:b/>
          <w:sz w:val="72"/>
          <w:szCs w:val="72"/>
        </w:rPr>
        <w:t>p</w:t>
      </w:r>
      <w:r w:rsidRPr="00DA739C">
        <w:rPr>
          <w:b/>
          <w:sz w:val="72"/>
          <w:szCs w:val="72"/>
        </w:rPr>
        <w:t>ay Integration</w:t>
      </w:r>
      <w:r w:rsidRPr="00DA739C">
        <w:rPr>
          <w:rStyle w:val="FootnoteReference"/>
          <w:b/>
          <w:sz w:val="72"/>
          <w:szCs w:val="72"/>
          <w:vertAlign w:val="baseline"/>
        </w:rPr>
        <w:t xml:space="preserve"> </w:t>
      </w:r>
    </w:p>
    <w:p w:rsidR="007A5A94" w:rsidRPr="007A5A94" w:rsidRDefault="007A5A94" w:rsidP="007A5A94"/>
    <w:p w:rsidR="007A5A94" w:rsidRPr="009738D9" w:rsidRDefault="004563CE" w:rsidP="007A5A94">
      <w:pPr>
        <w:pStyle w:val="Version"/>
        <w:rPr>
          <w:rFonts w:asciiTheme="majorHAnsi" w:hAnsiTheme="majorHAnsi"/>
        </w:rPr>
      </w:pPr>
      <w:r>
        <w:rPr>
          <w:rFonts w:asciiTheme="majorHAnsi" w:hAnsiTheme="majorHAnsi"/>
        </w:rPr>
        <w:t xml:space="preserve">Version </w:t>
      </w:r>
      <w:r w:rsidR="00576B79">
        <w:rPr>
          <w:rFonts w:asciiTheme="majorHAnsi" w:hAnsiTheme="majorHAnsi"/>
        </w:rPr>
        <w:t>19</w:t>
      </w:r>
      <w:r w:rsidR="00772CC0">
        <w:rPr>
          <w:rFonts w:asciiTheme="majorHAnsi" w:hAnsiTheme="majorHAnsi"/>
        </w:rPr>
        <w:t>.</w:t>
      </w:r>
      <w:del w:id="1" w:author="Poornima Kakani" w:date="2019-02-15T12:05:00Z">
        <w:r w:rsidR="00FD095B" w:rsidDel="00396111">
          <w:rPr>
            <w:rFonts w:asciiTheme="majorHAnsi" w:hAnsiTheme="majorHAnsi"/>
          </w:rPr>
          <w:delText>1</w:delText>
        </w:r>
      </w:del>
      <w:r w:rsidR="00576B79">
        <w:rPr>
          <w:rFonts w:asciiTheme="majorHAnsi" w:hAnsiTheme="majorHAnsi"/>
        </w:rPr>
        <w:t>1</w:t>
      </w:r>
      <w:r w:rsidR="00772CC0">
        <w:rPr>
          <w:rFonts w:asciiTheme="majorHAnsi" w:hAnsiTheme="majorHAnsi"/>
        </w:rPr>
        <w:t>.</w:t>
      </w:r>
      <w:r w:rsidR="00A80D27">
        <w:rPr>
          <w:rFonts w:asciiTheme="majorHAnsi" w:hAnsiTheme="majorHAnsi"/>
        </w:rPr>
        <w:t>0</w:t>
      </w:r>
    </w:p>
    <w:p w:rsidR="007A5A94" w:rsidRDefault="007A5A94" w:rsidP="007A5A94">
      <w:bookmarkStart w:id="2" w:name="O_109"/>
      <w:bookmarkEnd w:id="2"/>
    </w:p>
    <w:p w:rsidR="002B4368" w:rsidRDefault="002B4368" w:rsidP="003A546F">
      <w:pPr>
        <w:spacing w:line="240" w:lineRule="auto"/>
        <w:jc w:val="center"/>
        <w:rPr>
          <w:rFonts w:ascii="Arial" w:hAnsi="Arial"/>
          <w:b/>
          <w:noProof/>
          <w:sz w:val="36"/>
        </w:rPr>
      </w:pPr>
      <w:r>
        <w:rPr>
          <w:noProof/>
        </w:rPr>
        <w:drawing>
          <wp:inline distT="0" distB="0" distL="0" distR="0" wp14:anchorId="095545B5" wp14:editId="275FE940">
            <wp:extent cx="5943600" cy="1435813"/>
            <wp:effectExtent l="0" t="0" r="0" b="0"/>
            <wp:docPr id="53" name="image5.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5.jpg" descr="C:\Users\elanatar\Desktop\wp-logo.jpg"/>
                    <pic:cNvPicPr preferRelativeResize="0"/>
                  </pic:nvPicPr>
                  <pic:blipFill>
                    <a:blip r:embed="rId11"/>
                    <a:srcRect/>
                    <a:stretch>
                      <a:fillRect/>
                    </a:stretch>
                  </pic:blipFill>
                  <pic:spPr>
                    <a:xfrm>
                      <a:off x="0" y="0"/>
                      <a:ext cx="5943600" cy="1435813"/>
                    </a:xfrm>
                    <a:prstGeom prst="rect">
                      <a:avLst/>
                    </a:prstGeom>
                    <a:ln/>
                  </pic:spPr>
                </pic:pic>
              </a:graphicData>
            </a:graphic>
          </wp:inline>
        </w:drawing>
      </w:r>
    </w:p>
    <w:p w:rsidR="002B4368" w:rsidRDefault="002B4368" w:rsidP="003A546F">
      <w:pPr>
        <w:spacing w:line="240" w:lineRule="auto"/>
        <w:jc w:val="center"/>
        <w:rPr>
          <w:rFonts w:ascii="Arial" w:hAnsi="Arial"/>
          <w:b/>
          <w:noProof/>
          <w:sz w:val="36"/>
        </w:rPr>
      </w:pPr>
    </w:p>
    <w:p w:rsidR="002B4368" w:rsidRDefault="002B4368" w:rsidP="003A546F">
      <w:pPr>
        <w:spacing w:line="240" w:lineRule="auto"/>
        <w:jc w:val="center"/>
        <w:rPr>
          <w:rFonts w:ascii="Arial" w:hAnsi="Arial"/>
          <w:b/>
          <w:noProof/>
          <w:sz w:val="36"/>
        </w:rPr>
      </w:pPr>
    </w:p>
    <w:p w:rsidR="003A546F" w:rsidRPr="00F10C2D" w:rsidRDefault="006A124E" w:rsidP="003A546F">
      <w:pPr>
        <w:spacing w:line="240" w:lineRule="auto"/>
        <w:jc w:val="center"/>
        <w:rPr>
          <w:rFonts w:ascii="Arial" w:eastAsia="Arial" w:hAnsi="Arial" w:cs="Arial"/>
          <w:b/>
          <w:sz w:val="32"/>
          <w:szCs w:val="32"/>
        </w:rPr>
      </w:pPr>
      <w:r>
        <w:rPr>
          <w:rFonts w:ascii="Arial" w:hAnsi="Arial"/>
          <w:b/>
          <w:noProof/>
          <w:sz w:val="36"/>
        </w:rPr>
        <w:drawing>
          <wp:inline distT="0" distB="0" distL="0" distR="0" wp14:anchorId="05F51CDB" wp14:editId="2760A8B8">
            <wp:extent cx="59721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676400"/>
                    </a:xfrm>
                    <a:prstGeom prst="rect">
                      <a:avLst/>
                    </a:prstGeom>
                    <a:noFill/>
                    <a:ln>
                      <a:noFill/>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Default="003A546F" w:rsidP="003A546F">
      <w:pPr>
        <w:spacing w:line="240" w:lineRule="auto"/>
        <w:ind w:right="-1187"/>
        <w:jc w:val="center"/>
        <w:rPr>
          <w:rFonts w:ascii="Arial" w:hAnsi="Arial"/>
          <w:b/>
          <w:sz w:val="36"/>
        </w:rPr>
      </w:pPr>
    </w:p>
    <w:p w:rsidR="00DA739C" w:rsidRDefault="00DA739C" w:rsidP="003A546F">
      <w:pPr>
        <w:spacing w:line="240" w:lineRule="auto"/>
        <w:ind w:right="-1187"/>
        <w:jc w:val="center"/>
        <w:rPr>
          <w:rFonts w:ascii="Arial" w:hAnsi="Arial"/>
          <w:b/>
          <w:sz w:val="36"/>
        </w:rPr>
      </w:pPr>
    </w:p>
    <w:p w:rsidR="00DA739C" w:rsidRPr="00F10C2D" w:rsidRDefault="00DA739C" w:rsidP="003A546F">
      <w:pPr>
        <w:spacing w:line="240" w:lineRule="auto"/>
        <w:ind w:right="-1187"/>
        <w:jc w:val="center"/>
        <w:rPr>
          <w:rFonts w:ascii="Arial" w:hAnsi="Arial"/>
          <w:b/>
          <w:sz w:val="36"/>
        </w:rPr>
      </w:pPr>
    </w:p>
    <w:p w:rsidR="002B23DB" w:rsidRDefault="002B23DB">
      <w:pPr>
        <w:rPr>
          <w:rFonts w:ascii="Arial" w:hAnsi="Arial"/>
          <w:b/>
          <w:sz w:val="36"/>
        </w:rPr>
      </w:pPr>
      <w:r>
        <w:rPr>
          <w:rFonts w:ascii="Arial" w:hAnsi="Arial"/>
          <w:b/>
          <w:sz w:val="36"/>
        </w:rPr>
        <w:br w:type="page"/>
      </w:r>
    </w:p>
    <w:bookmarkStart w:id="3" w:name="_Toc78862409"/>
    <w:bookmarkEnd w:id="0"/>
    <w:p w:rsidR="00995C4B" w:rsidRDefault="003D2F4B">
      <w:pPr>
        <w:pStyle w:val="TOC1"/>
        <w:tabs>
          <w:tab w:val="left" w:pos="440"/>
          <w:tab w:val="right" w:leader="dot" w:pos="9736"/>
        </w:tabs>
        <w:rPr>
          <w:b w:val="0"/>
          <w:bCs w:val="0"/>
          <w:caps w:val="0"/>
          <w:noProof/>
          <w:sz w:val="22"/>
          <w:szCs w:val="22"/>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8312158" w:history="1">
        <w:r w:rsidR="00995C4B" w:rsidRPr="00765D8D">
          <w:rPr>
            <w:rStyle w:val="Hyperlink"/>
            <w:noProof/>
          </w:rPr>
          <w:t>1.</w:t>
        </w:r>
        <w:r w:rsidR="00995C4B">
          <w:rPr>
            <w:b w:val="0"/>
            <w:bCs w:val="0"/>
            <w:caps w:val="0"/>
            <w:noProof/>
            <w:sz w:val="22"/>
            <w:szCs w:val="22"/>
          </w:rPr>
          <w:tab/>
        </w:r>
        <w:r w:rsidR="00995C4B" w:rsidRPr="00765D8D">
          <w:rPr>
            <w:rStyle w:val="Hyperlink"/>
            <w:noProof/>
          </w:rPr>
          <w:t>SUMMARY</w:t>
        </w:r>
        <w:r w:rsidR="00995C4B">
          <w:rPr>
            <w:noProof/>
            <w:webHidden/>
          </w:rPr>
          <w:tab/>
        </w:r>
        <w:r w:rsidR="00995C4B">
          <w:rPr>
            <w:noProof/>
            <w:webHidden/>
          </w:rPr>
          <w:fldChar w:fldCharType="begin"/>
        </w:r>
        <w:r w:rsidR="00995C4B">
          <w:rPr>
            <w:noProof/>
            <w:webHidden/>
          </w:rPr>
          <w:instrText xml:space="preserve"> PAGEREF _Toc8312158 \h </w:instrText>
        </w:r>
        <w:r w:rsidR="00995C4B">
          <w:rPr>
            <w:noProof/>
            <w:webHidden/>
          </w:rPr>
        </w:r>
        <w:r w:rsidR="00995C4B">
          <w:rPr>
            <w:noProof/>
            <w:webHidden/>
          </w:rPr>
          <w:fldChar w:fldCharType="separate"/>
        </w:r>
        <w:r w:rsidR="00995C4B">
          <w:rPr>
            <w:noProof/>
            <w:webHidden/>
          </w:rPr>
          <w:t>5</w:t>
        </w:r>
        <w:r w:rsidR="00995C4B">
          <w:rPr>
            <w:noProof/>
            <w:webHidden/>
          </w:rPr>
          <w:fldChar w:fldCharType="end"/>
        </w:r>
      </w:hyperlink>
    </w:p>
    <w:p w:rsidR="00995C4B" w:rsidRDefault="00AB14BA">
      <w:pPr>
        <w:pStyle w:val="TOC1"/>
        <w:tabs>
          <w:tab w:val="left" w:pos="440"/>
          <w:tab w:val="right" w:leader="dot" w:pos="9736"/>
        </w:tabs>
        <w:rPr>
          <w:b w:val="0"/>
          <w:bCs w:val="0"/>
          <w:caps w:val="0"/>
          <w:noProof/>
          <w:sz w:val="22"/>
          <w:szCs w:val="22"/>
        </w:rPr>
      </w:pPr>
      <w:hyperlink w:anchor="_Toc8312159" w:history="1">
        <w:r w:rsidR="00995C4B" w:rsidRPr="00765D8D">
          <w:rPr>
            <w:rStyle w:val="Hyperlink"/>
            <w:noProof/>
          </w:rPr>
          <w:t>2.</w:t>
        </w:r>
        <w:r w:rsidR="00995C4B">
          <w:rPr>
            <w:b w:val="0"/>
            <w:bCs w:val="0"/>
            <w:caps w:val="0"/>
            <w:noProof/>
            <w:sz w:val="22"/>
            <w:szCs w:val="22"/>
          </w:rPr>
          <w:tab/>
        </w:r>
        <w:r w:rsidR="00995C4B" w:rsidRPr="00765D8D">
          <w:rPr>
            <w:rStyle w:val="Hyperlink"/>
            <w:noProof/>
          </w:rPr>
          <w:t>Change Log</w:t>
        </w:r>
        <w:r w:rsidR="00995C4B">
          <w:rPr>
            <w:noProof/>
            <w:webHidden/>
          </w:rPr>
          <w:tab/>
        </w:r>
        <w:r w:rsidR="00995C4B">
          <w:rPr>
            <w:noProof/>
            <w:webHidden/>
          </w:rPr>
          <w:fldChar w:fldCharType="begin"/>
        </w:r>
        <w:r w:rsidR="00995C4B">
          <w:rPr>
            <w:noProof/>
            <w:webHidden/>
          </w:rPr>
          <w:instrText xml:space="preserve"> PAGEREF _Toc8312159 \h </w:instrText>
        </w:r>
        <w:r w:rsidR="00995C4B">
          <w:rPr>
            <w:noProof/>
            <w:webHidden/>
          </w:rPr>
        </w:r>
        <w:r w:rsidR="00995C4B">
          <w:rPr>
            <w:noProof/>
            <w:webHidden/>
          </w:rPr>
          <w:fldChar w:fldCharType="separate"/>
        </w:r>
        <w:r w:rsidR="00995C4B">
          <w:rPr>
            <w:noProof/>
            <w:webHidden/>
          </w:rPr>
          <w:t>6</w:t>
        </w:r>
        <w:r w:rsidR="00995C4B">
          <w:rPr>
            <w:noProof/>
            <w:webHidden/>
          </w:rPr>
          <w:fldChar w:fldCharType="end"/>
        </w:r>
      </w:hyperlink>
    </w:p>
    <w:p w:rsidR="00995C4B" w:rsidRDefault="00AB14BA">
      <w:pPr>
        <w:pStyle w:val="TOC1"/>
        <w:tabs>
          <w:tab w:val="left" w:pos="440"/>
          <w:tab w:val="right" w:leader="dot" w:pos="9736"/>
        </w:tabs>
        <w:rPr>
          <w:b w:val="0"/>
          <w:bCs w:val="0"/>
          <w:caps w:val="0"/>
          <w:noProof/>
          <w:sz w:val="22"/>
          <w:szCs w:val="22"/>
        </w:rPr>
      </w:pPr>
      <w:hyperlink w:anchor="_Toc8312160" w:history="1">
        <w:r w:rsidR="00995C4B" w:rsidRPr="00765D8D">
          <w:rPr>
            <w:rStyle w:val="Hyperlink"/>
            <w:noProof/>
          </w:rPr>
          <w:t>3.</w:t>
        </w:r>
        <w:r w:rsidR="00995C4B">
          <w:rPr>
            <w:b w:val="0"/>
            <w:bCs w:val="0"/>
            <w:caps w:val="0"/>
            <w:noProof/>
            <w:sz w:val="22"/>
            <w:szCs w:val="22"/>
          </w:rPr>
          <w:tab/>
        </w:r>
        <w:r w:rsidR="00995C4B" w:rsidRPr="00765D8D">
          <w:rPr>
            <w:rStyle w:val="Hyperlink"/>
            <w:noProof/>
          </w:rPr>
          <w:t>COMPONENT OVERVIEW</w:t>
        </w:r>
        <w:r w:rsidR="00995C4B">
          <w:rPr>
            <w:noProof/>
            <w:webHidden/>
          </w:rPr>
          <w:tab/>
        </w:r>
        <w:r w:rsidR="00995C4B">
          <w:rPr>
            <w:noProof/>
            <w:webHidden/>
          </w:rPr>
          <w:fldChar w:fldCharType="begin"/>
        </w:r>
        <w:r w:rsidR="00995C4B">
          <w:rPr>
            <w:noProof/>
            <w:webHidden/>
          </w:rPr>
          <w:instrText xml:space="preserve"> PAGEREF _Toc8312160 \h </w:instrText>
        </w:r>
        <w:r w:rsidR="00995C4B">
          <w:rPr>
            <w:noProof/>
            <w:webHidden/>
          </w:rPr>
        </w:r>
        <w:r w:rsidR="00995C4B">
          <w:rPr>
            <w:noProof/>
            <w:webHidden/>
          </w:rPr>
          <w:fldChar w:fldCharType="separate"/>
        </w:r>
        <w:r w:rsidR="00995C4B">
          <w:rPr>
            <w:noProof/>
            <w:webHidden/>
          </w:rPr>
          <w:t>7</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163" w:history="1">
        <w:r w:rsidR="00995C4B" w:rsidRPr="00765D8D">
          <w:rPr>
            <w:rStyle w:val="Hyperlink"/>
            <w:noProof/>
          </w:rPr>
          <w:t>3.1</w:t>
        </w:r>
        <w:r w:rsidR="00995C4B">
          <w:rPr>
            <w:smallCaps w:val="0"/>
            <w:noProof/>
            <w:sz w:val="22"/>
            <w:szCs w:val="22"/>
          </w:rPr>
          <w:tab/>
        </w:r>
        <w:r w:rsidR="00995C4B" w:rsidRPr="00765D8D">
          <w:rPr>
            <w:rStyle w:val="Hyperlink"/>
            <w:noProof/>
          </w:rPr>
          <w:t>FUNCTIONAL OVERVIEW</w:t>
        </w:r>
        <w:r w:rsidR="00995C4B">
          <w:rPr>
            <w:noProof/>
            <w:webHidden/>
          </w:rPr>
          <w:tab/>
        </w:r>
        <w:r w:rsidR="00995C4B">
          <w:rPr>
            <w:noProof/>
            <w:webHidden/>
          </w:rPr>
          <w:fldChar w:fldCharType="begin"/>
        </w:r>
        <w:r w:rsidR="00995C4B">
          <w:rPr>
            <w:noProof/>
            <w:webHidden/>
          </w:rPr>
          <w:instrText xml:space="preserve"> PAGEREF _Toc8312163 \h </w:instrText>
        </w:r>
        <w:r w:rsidR="00995C4B">
          <w:rPr>
            <w:noProof/>
            <w:webHidden/>
          </w:rPr>
        </w:r>
        <w:r w:rsidR="00995C4B">
          <w:rPr>
            <w:noProof/>
            <w:webHidden/>
          </w:rPr>
          <w:fldChar w:fldCharType="separate"/>
        </w:r>
        <w:r w:rsidR="00995C4B">
          <w:rPr>
            <w:noProof/>
            <w:webHidden/>
          </w:rPr>
          <w:t>7</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64" w:history="1">
        <w:r w:rsidR="00995C4B" w:rsidRPr="00765D8D">
          <w:rPr>
            <w:rStyle w:val="Hyperlink"/>
            <w:noProof/>
          </w:rPr>
          <w:t>3.1.1</w:t>
        </w:r>
        <w:r w:rsidR="00995C4B">
          <w:rPr>
            <w:i w:val="0"/>
            <w:iCs w:val="0"/>
            <w:noProof/>
            <w:sz w:val="22"/>
            <w:szCs w:val="22"/>
          </w:rPr>
          <w:tab/>
        </w:r>
        <w:r w:rsidR="00995C4B" w:rsidRPr="00765D8D">
          <w:rPr>
            <w:rStyle w:val="Hyperlink"/>
            <w:noProof/>
          </w:rPr>
          <w:t>Payment Methods</w:t>
        </w:r>
        <w:r w:rsidR="00995C4B">
          <w:rPr>
            <w:noProof/>
            <w:webHidden/>
          </w:rPr>
          <w:tab/>
        </w:r>
        <w:r w:rsidR="00995C4B">
          <w:rPr>
            <w:noProof/>
            <w:webHidden/>
          </w:rPr>
          <w:fldChar w:fldCharType="begin"/>
        </w:r>
        <w:r w:rsidR="00995C4B">
          <w:rPr>
            <w:noProof/>
            <w:webHidden/>
          </w:rPr>
          <w:instrText xml:space="preserve"> PAGEREF _Toc8312164 \h </w:instrText>
        </w:r>
        <w:r w:rsidR="00995C4B">
          <w:rPr>
            <w:noProof/>
            <w:webHidden/>
          </w:rPr>
        </w:r>
        <w:r w:rsidR="00995C4B">
          <w:rPr>
            <w:noProof/>
            <w:webHidden/>
          </w:rPr>
          <w:fldChar w:fldCharType="separate"/>
        </w:r>
        <w:r w:rsidR="00995C4B">
          <w:rPr>
            <w:noProof/>
            <w:webHidden/>
          </w:rPr>
          <w:t>7</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65" w:history="1">
        <w:r w:rsidR="00995C4B" w:rsidRPr="00765D8D">
          <w:rPr>
            <w:rStyle w:val="Hyperlink"/>
            <w:noProof/>
          </w:rPr>
          <w:t>3.1.2</w:t>
        </w:r>
        <w:r w:rsidR="00995C4B">
          <w:rPr>
            <w:i w:val="0"/>
            <w:iCs w:val="0"/>
            <w:noProof/>
            <w:sz w:val="22"/>
            <w:szCs w:val="22"/>
          </w:rPr>
          <w:tab/>
        </w:r>
        <w:r w:rsidR="00995C4B" w:rsidRPr="00765D8D">
          <w:rPr>
            <w:rStyle w:val="Hyperlink"/>
            <w:noProof/>
          </w:rPr>
          <w:t>Order Notifications</w:t>
        </w:r>
        <w:r w:rsidR="00995C4B">
          <w:rPr>
            <w:noProof/>
            <w:webHidden/>
          </w:rPr>
          <w:tab/>
        </w:r>
        <w:r w:rsidR="00995C4B">
          <w:rPr>
            <w:noProof/>
            <w:webHidden/>
          </w:rPr>
          <w:fldChar w:fldCharType="begin"/>
        </w:r>
        <w:r w:rsidR="00995C4B">
          <w:rPr>
            <w:noProof/>
            <w:webHidden/>
          </w:rPr>
          <w:instrText xml:space="preserve"> PAGEREF _Toc8312165 \h </w:instrText>
        </w:r>
        <w:r w:rsidR="00995C4B">
          <w:rPr>
            <w:noProof/>
            <w:webHidden/>
          </w:rPr>
        </w:r>
        <w:r w:rsidR="00995C4B">
          <w:rPr>
            <w:noProof/>
            <w:webHidden/>
          </w:rPr>
          <w:fldChar w:fldCharType="separate"/>
        </w:r>
        <w:r w:rsidR="00995C4B">
          <w:rPr>
            <w:noProof/>
            <w:webHidden/>
          </w:rPr>
          <w:t>8</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66" w:history="1">
        <w:r w:rsidR="00995C4B" w:rsidRPr="00765D8D">
          <w:rPr>
            <w:rStyle w:val="Hyperlink"/>
            <w:noProof/>
          </w:rPr>
          <w:t>3.1.3</w:t>
        </w:r>
        <w:r w:rsidR="00995C4B">
          <w:rPr>
            <w:i w:val="0"/>
            <w:iCs w:val="0"/>
            <w:noProof/>
            <w:sz w:val="22"/>
            <w:szCs w:val="22"/>
          </w:rPr>
          <w:tab/>
        </w:r>
        <w:r w:rsidR="00995C4B" w:rsidRPr="00765D8D">
          <w:rPr>
            <w:rStyle w:val="Hyperlink"/>
            <w:noProof/>
          </w:rPr>
          <w:t>Order Inquiry job</w:t>
        </w:r>
        <w:r w:rsidR="00995C4B">
          <w:rPr>
            <w:noProof/>
            <w:webHidden/>
          </w:rPr>
          <w:tab/>
        </w:r>
        <w:r w:rsidR="00995C4B">
          <w:rPr>
            <w:noProof/>
            <w:webHidden/>
          </w:rPr>
          <w:fldChar w:fldCharType="begin"/>
        </w:r>
        <w:r w:rsidR="00995C4B">
          <w:rPr>
            <w:noProof/>
            <w:webHidden/>
          </w:rPr>
          <w:instrText xml:space="preserve"> PAGEREF _Toc8312166 \h </w:instrText>
        </w:r>
        <w:r w:rsidR="00995C4B">
          <w:rPr>
            <w:noProof/>
            <w:webHidden/>
          </w:rPr>
        </w:r>
        <w:r w:rsidR="00995C4B">
          <w:rPr>
            <w:noProof/>
            <w:webHidden/>
          </w:rPr>
          <w:fldChar w:fldCharType="separate"/>
        </w:r>
        <w:r w:rsidR="00995C4B">
          <w:rPr>
            <w:noProof/>
            <w:webHidden/>
          </w:rPr>
          <w:t>12</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67" w:history="1">
        <w:r w:rsidR="00995C4B" w:rsidRPr="00765D8D">
          <w:rPr>
            <w:rStyle w:val="Hyperlink"/>
            <w:noProof/>
          </w:rPr>
          <w:t>3.1.4</w:t>
        </w:r>
        <w:r w:rsidR="00995C4B">
          <w:rPr>
            <w:i w:val="0"/>
            <w:iCs w:val="0"/>
            <w:noProof/>
            <w:sz w:val="22"/>
            <w:szCs w:val="22"/>
          </w:rPr>
          <w:tab/>
        </w:r>
        <w:r w:rsidR="00995C4B" w:rsidRPr="00765D8D">
          <w:rPr>
            <w:rStyle w:val="Hyperlink"/>
            <w:noProof/>
          </w:rPr>
          <w:t>Job Failure Mailer Service</w:t>
        </w:r>
        <w:r w:rsidR="00995C4B">
          <w:rPr>
            <w:noProof/>
            <w:webHidden/>
          </w:rPr>
          <w:tab/>
        </w:r>
        <w:r w:rsidR="00995C4B">
          <w:rPr>
            <w:noProof/>
            <w:webHidden/>
          </w:rPr>
          <w:fldChar w:fldCharType="begin"/>
        </w:r>
        <w:r w:rsidR="00995C4B">
          <w:rPr>
            <w:noProof/>
            <w:webHidden/>
          </w:rPr>
          <w:instrText xml:space="preserve"> PAGEREF _Toc8312167 \h </w:instrText>
        </w:r>
        <w:r w:rsidR="00995C4B">
          <w:rPr>
            <w:noProof/>
            <w:webHidden/>
          </w:rPr>
        </w:r>
        <w:r w:rsidR="00995C4B">
          <w:rPr>
            <w:noProof/>
            <w:webHidden/>
          </w:rPr>
          <w:fldChar w:fldCharType="separate"/>
        </w:r>
        <w:r w:rsidR="00995C4B">
          <w:rPr>
            <w:noProof/>
            <w:webHidden/>
          </w:rPr>
          <w:t>13</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68" w:history="1">
        <w:r w:rsidR="00995C4B" w:rsidRPr="00765D8D">
          <w:rPr>
            <w:rStyle w:val="Hyperlink"/>
            <w:noProof/>
          </w:rPr>
          <w:t>3.1.5</w:t>
        </w:r>
        <w:r w:rsidR="00995C4B">
          <w:rPr>
            <w:i w:val="0"/>
            <w:iCs w:val="0"/>
            <w:noProof/>
            <w:sz w:val="22"/>
            <w:szCs w:val="22"/>
          </w:rPr>
          <w:tab/>
        </w:r>
        <w:r w:rsidR="00995C4B" w:rsidRPr="00765D8D">
          <w:rPr>
            <w:rStyle w:val="Hyperlink"/>
            <w:noProof/>
          </w:rPr>
          <w:t>APM Lookup Service</w:t>
        </w:r>
        <w:r w:rsidR="00995C4B">
          <w:rPr>
            <w:noProof/>
            <w:webHidden/>
          </w:rPr>
          <w:tab/>
        </w:r>
        <w:r w:rsidR="00995C4B">
          <w:rPr>
            <w:noProof/>
            <w:webHidden/>
          </w:rPr>
          <w:fldChar w:fldCharType="begin"/>
        </w:r>
        <w:r w:rsidR="00995C4B">
          <w:rPr>
            <w:noProof/>
            <w:webHidden/>
          </w:rPr>
          <w:instrText xml:space="preserve"> PAGEREF _Toc8312168 \h </w:instrText>
        </w:r>
        <w:r w:rsidR="00995C4B">
          <w:rPr>
            <w:noProof/>
            <w:webHidden/>
          </w:rPr>
        </w:r>
        <w:r w:rsidR="00995C4B">
          <w:rPr>
            <w:noProof/>
            <w:webHidden/>
          </w:rPr>
          <w:fldChar w:fldCharType="separate"/>
        </w:r>
        <w:r w:rsidR="00995C4B">
          <w:rPr>
            <w:noProof/>
            <w:webHidden/>
          </w:rPr>
          <w:t>14</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69" w:history="1">
        <w:r w:rsidR="00995C4B" w:rsidRPr="00765D8D">
          <w:rPr>
            <w:rStyle w:val="Hyperlink"/>
            <w:noProof/>
          </w:rPr>
          <w:t>3.1.6</w:t>
        </w:r>
        <w:r w:rsidR="00995C4B">
          <w:rPr>
            <w:i w:val="0"/>
            <w:iCs w:val="0"/>
            <w:noProof/>
            <w:sz w:val="22"/>
            <w:szCs w:val="22"/>
          </w:rPr>
          <w:tab/>
        </w:r>
        <w:r w:rsidR="00995C4B" w:rsidRPr="00765D8D">
          <w:rPr>
            <w:rStyle w:val="Hyperlink"/>
            <w:noProof/>
          </w:rPr>
          <w:t>Multiple Merchant ID Support</w:t>
        </w:r>
        <w:r w:rsidR="00995C4B">
          <w:rPr>
            <w:noProof/>
            <w:webHidden/>
          </w:rPr>
          <w:tab/>
        </w:r>
        <w:r w:rsidR="00995C4B">
          <w:rPr>
            <w:noProof/>
            <w:webHidden/>
          </w:rPr>
          <w:fldChar w:fldCharType="begin"/>
        </w:r>
        <w:r w:rsidR="00995C4B">
          <w:rPr>
            <w:noProof/>
            <w:webHidden/>
          </w:rPr>
          <w:instrText xml:space="preserve"> PAGEREF _Toc8312169 \h </w:instrText>
        </w:r>
        <w:r w:rsidR="00995C4B">
          <w:rPr>
            <w:noProof/>
            <w:webHidden/>
          </w:rPr>
        </w:r>
        <w:r w:rsidR="00995C4B">
          <w:rPr>
            <w:noProof/>
            <w:webHidden/>
          </w:rPr>
          <w:fldChar w:fldCharType="separate"/>
        </w:r>
        <w:r w:rsidR="00995C4B">
          <w:rPr>
            <w:noProof/>
            <w:webHidden/>
          </w:rPr>
          <w:t>14</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70" w:history="1">
        <w:r w:rsidR="00995C4B" w:rsidRPr="00765D8D">
          <w:rPr>
            <w:rStyle w:val="Hyperlink"/>
            <w:noProof/>
          </w:rPr>
          <w:t>3.1.7</w:t>
        </w:r>
        <w:r w:rsidR="00995C4B">
          <w:rPr>
            <w:i w:val="0"/>
            <w:iCs w:val="0"/>
            <w:noProof/>
            <w:sz w:val="22"/>
            <w:szCs w:val="22"/>
          </w:rPr>
          <w:tab/>
        </w:r>
        <w:r w:rsidR="00995C4B" w:rsidRPr="00765D8D">
          <w:rPr>
            <w:rStyle w:val="Hyperlink"/>
            <w:noProof/>
          </w:rPr>
          <w:t>Brazil Integration</w:t>
        </w:r>
        <w:r w:rsidR="00995C4B">
          <w:rPr>
            <w:noProof/>
            <w:webHidden/>
          </w:rPr>
          <w:tab/>
        </w:r>
        <w:r w:rsidR="00995C4B">
          <w:rPr>
            <w:noProof/>
            <w:webHidden/>
          </w:rPr>
          <w:fldChar w:fldCharType="begin"/>
        </w:r>
        <w:r w:rsidR="00995C4B">
          <w:rPr>
            <w:noProof/>
            <w:webHidden/>
          </w:rPr>
          <w:instrText xml:space="preserve"> PAGEREF _Toc8312170 \h </w:instrText>
        </w:r>
        <w:r w:rsidR="00995C4B">
          <w:rPr>
            <w:noProof/>
            <w:webHidden/>
          </w:rPr>
        </w:r>
        <w:r w:rsidR="00995C4B">
          <w:rPr>
            <w:noProof/>
            <w:webHidden/>
          </w:rPr>
          <w:fldChar w:fldCharType="separate"/>
        </w:r>
        <w:r w:rsidR="00995C4B">
          <w:rPr>
            <w:noProof/>
            <w:webHidden/>
          </w:rPr>
          <w:t>15</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71" w:history="1">
        <w:r w:rsidR="00995C4B" w:rsidRPr="00765D8D">
          <w:rPr>
            <w:rStyle w:val="Hyperlink"/>
            <w:noProof/>
          </w:rPr>
          <w:t>3.1.8</w:t>
        </w:r>
        <w:r w:rsidR="00995C4B">
          <w:rPr>
            <w:i w:val="0"/>
            <w:iCs w:val="0"/>
            <w:noProof/>
            <w:sz w:val="22"/>
            <w:szCs w:val="22"/>
          </w:rPr>
          <w:tab/>
        </w:r>
        <w:r w:rsidR="00995C4B" w:rsidRPr="00765D8D">
          <w:rPr>
            <w:rStyle w:val="Hyperlink"/>
            <w:noProof/>
          </w:rPr>
          <w:t>Order CleanUp Batch Job</w:t>
        </w:r>
        <w:r w:rsidR="00995C4B">
          <w:rPr>
            <w:noProof/>
            <w:webHidden/>
          </w:rPr>
          <w:tab/>
        </w:r>
        <w:r w:rsidR="00995C4B">
          <w:rPr>
            <w:noProof/>
            <w:webHidden/>
          </w:rPr>
          <w:fldChar w:fldCharType="begin"/>
        </w:r>
        <w:r w:rsidR="00995C4B">
          <w:rPr>
            <w:noProof/>
            <w:webHidden/>
          </w:rPr>
          <w:instrText xml:space="preserve"> PAGEREF _Toc8312171 \h </w:instrText>
        </w:r>
        <w:r w:rsidR="00995C4B">
          <w:rPr>
            <w:noProof/>
            <w:webHidden/>
          </w:rPr>
        </w:r>
        <w:r w:rsidR="00995C4B">
          <w:rPr>
            <w:noProof/>
            <w:webHidden/>
          </w:rPr>
          <w:fldChar w:fldCharType="separate"/>
        </w:r>
        <w:r w:rsidR="00995C4B">
          <w:rPr>
            <w:noProof/>
            <w:webHidden/>
          </w:rPr>
          <w:t>15</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72" w:history="1">
        <w:r w:rsidR="00995C4B" w:rsidRPr="00765D8D">
          <w:rPr>
            <w:rStyle w:val="Hyperlink"/>
            <w:noProof/>
          </w:rPr>
          <w:t>3.1.9</w:t>
        </w:r>
        <w:r w:rsidR="00995C4B">
          <w:rPr>
            <w:i w:val="0"/>
            <w:iCs w:val="0"/>
            <w:noProof/>
            <w:sz w:val="22"/>
            <w:szCs w:val="22"/>
          </w:rPr>
          <w:tab/>
        </w:r>
        <w:r w:rsidR="00995C4B" w:rsidRPr="00765D8D">
          <w:rPr>
            <w:rStyle w:val="Hyperlink"/>
            <w:noProof/>
          </w:rPr>
          <w:t>Initiate Cancel Order Job</w:t>
        </w:r>
        <w:r w:rsidR="00995C4B">
          <w:rPr>
            <w:noProof/>
            <w:webHidden/>
          </w:rPr>
          <w:tab/>
        </w:r>
        <w:r w:rsidR="00995C4B">
          <w:rPr>
            <w:noProof/>
            <w:webHidden/>
          </w:rPr>
          <w:fldChar w:fldCharType="begin"/>
        </w:r>
        <w:r w:rsidR="00995C4B">
          <w:rPr>
            <w:noProof/>
            <w:webHidden/>
          </w:rPr>
          <w:instrText xml:space="preserve"> PAGEREF _Toc8312172 \h </w:instrText>
        </w:r>
        <w:r w:rsidR="00995C4B">
          <w:rPr>
            <w:noProof/>
            <w:webHidden/>
          </w:rPr>
        </w:r>
        <w:r w:rsidR="00995C4B">
          <w:rPr>
            <w:noProof/>
            <w:webHidden/>
          </w:rPr>
          <w:fldChar w:fldCharType="separate"/>
        </w:r>
        <w:r w:rsidR="00995C4B">
          <w:rPr>
            <w:noProof/>
            <w:webHidden/>
          </w:rPr>
          <w:t>17</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173" w:history="1">
        <w:r w:rsidR="00995C4B" w:rsidRPr="00765D8D">
          <w:rPr>
            <w:rStyle w:val="Hyperlink"/>
            <w:noProof/>
          </w:rPr>
          <w:t>3.1.10</w:t>
        </w:r>
        <w:r w:rsidR="00995C4B">
          <w:rPr>
            <w:i w:val="0"/>
            <w:iCs w:val="0"/>
            <w:noProof/>
            <w:sz w:val="22"/>
            <w:szCs w:val="22"/>
          </w:rPr>
          <w:tab/>
        </w:r>
        <w:r w:rsidR="00995C4B" w:rsidRPr="00765D8D">
          <w:rPr>
            <w:rStyle w:val="Hyperlink"/>
            <w:noProof/>
          </w:rPr>
          <w:t>Capture Service</w:t>
        </w:r>
        <w:r w:rsidR="00995C4B">
          <w:rPr>
            <w:noProof/>
            <w:webHidden/>
          </w:rPr>
          <w:tab/>
        </w:r>
        <w:r w:rsidR="00995C4B">
          <w:rPr>
            <w:noProof/>
            <w:webHidden/>
          </w:rPr>
          <w:fldChar w:fldCharType="begin"/>
        </w:r>
        <w:r w:rsidR="00995C4B">
          <w:rPr>
            <w:noProof/>
            <w:webHidden/>
          </w:rPr>
          <w:instrText xml:space="preserve"> PAGEREF _Toc8312173 \h </w:instrText>
        </w:r>
        <w:r w:rsidR="00995C4B">
          <w:rPr>
            <w:noProof/>
            <w:webHidden/>
          </w:rPr>
        </w:r>
        <w:r w:rsidR="00995C4B">
          <w:rPr>
            <w:noProof/>
            <w:webHidden/>
          </w:rPr>
          <w:fldChar w:fldCharType="separate"/>
        </w:r>
        <w:r w:rsidR="00995C4B">
          <w:rPr>
            <w:noProof/>
            <w:webHidden/>
          </w:rPr>
          <w:t>19</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174" w:history="1">
        <w:r w:rsidR="00995C4B" w:rsidRPr="00765D8D">
          <w:rPr>
            <w:rStyle w:val="Hyperlink"/>
            <w:noProof/>
          </w:rPr>
          <w:t>3.2</w:t>
        </w:r>
        <w:r w:rsidR="00995C4B">
          <w:rPr>
            <w:smallCaps w:val="0"/>
            <w:noProof/>
            <w:sz w:val="22"/>
            <w:szCs w:val="22"/>
          </w:rPr>
          <w:tab/>
        </w:r>
        <w:r w:rsidR="00995C4B" w:rsidRPr="00765D8D">
          <w:rPr>
            <w:rStyle w:val="Hyperlink"/>
            <w:noProof/>
          </w:rPr>
          <w:t>LIMITATIONS, CONSTRAINTS</w:t>
        </w:r>
        <w:r w:rsidR="00995C4B">
          <w:rPr>
            <w:noProof/>
            <w:webHidden/>
          </w:rPr>
          <w:tab/>
        </w:r>
        <w:r w:rsidR="00995C4B">
          <w:rPr>
            <w:noProof/>
            <w:webHidden/>
          </w:rPr>
          <w:fldChar w:fldCharType="begin"/>
        </w:r>
        <w:r w:rsidR="00995C4B">
          <w:rPr>
            <w:noProof/>
            <w:webHidden/>
          </w:rPr>
          <w:instrText xml:space="preserve"> PAGEREF _Toc8312174 \h </w:instrText>
        </w:r>
        <w:r w:rsidR="00995C4B">
          <w:rPr>
            <w:noProof/>
            <w:webHidden/>
          </w:rPr>
        </w:r>
        <w:r w:rsidR="00995C4B">
          <w:rPr>
            <w:noProof/>
            <w:webHidden/>
          </w:rPr>
          <w:fldChar w:fldCharType="separate"/>
        </w:r>
        <w:r w:rsidR="00995C4B">
          <w:rPr>
            <w:noProof/>
            <w:webHidden/>
          </w:rPr>
          <w:t>20</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175" w:history="1">
        <w:r w:rsidR="00995C4B" w:rsidRPr="00765D8D">
          <w:rPr>
            <w:rStyle w:val="Hyperlink"/>
            <w:noProof/>
          </w:rPr>
          <w:t>3.3</w:t>
        </w:r>
        <w:r w:rsidR="00995C4B">
          <w:rPr>
            <w:smallCaps w:val="0"/>
            <w:noProof/>
            <w:sz w:val="22"/>
            <w:szCs w:val="22"/>
          </w:rPr>
          <w:tab/>
        </w:r>
        <w:r w:rsidR="00995C4B" w:rsidRPr="00765D8D">
          <w:rPr>
            <w:rStyle w:val="Hyperlink"/>
            <w:noProof/>
          </w:rPr>
          <w:t>COMPATIBILITY</w:t>
        </w:r>
        <w:r w:rsidR="00995C4B">
          <w:rPr>
            <w:noProof/>
            <w:webHidden/>
          </w:rPr>
          <w:tab/>
        </w:r>
        <w:r w:rsidR="00995C4B">
          <w:rPr>
            <w:noProof/>
            <w:webHidden/>
          </w:rPr>
          <w:fldChar w:fldCharType="begin"/>
        </w:r>
        <w:r w:rsidR="00995C4B">
          <w:rPr>
            <w:noProof/>
            <w:webHidden/>
          </w:rPr>
          <w:instrText xml:space="preserve"> PAGEREF _Toc8312175 \h </w:instrText>
        </w:r>
        <w:r w:rsidR="00995C4B">
          <w:rPr>
            <w:noProof/>
            <w:webHidden/>
          </w:rPr>
        </w:r>
        <w:r w:rsidR="00995C4B">
          <w:rPr>
            <w:noProof/>
            <w:webHidden/>
          </w:rPr>
          <w:fldChar w:fldCharType="separate"/>
        </w:r>
        <w:r w:rsidR="00995C4B">
          <w:rPr>
            <w:noProof/>
            <w:webHidden/>
          </w:rPr>
          <w:t>22</w:t>
        </w:r>
        <w:r w:rsidR="00995C4B">
          <w:rPr>
            <w:noProof/>
            <w:webHidden/>
          </w:rPr>
          <w:fldChar w:fldCharType="end"/>
        </w:r>
      </w:hyperlink>
    </w:p>
    <w:p w:rsidR="00995C4B" w:rsidRDefault="00AB14BA">
      <w:pPr>
        <w:pStyle w:val="TOC1"/>
        <w:tabs>
          <w:tab w:val="left" w:pos="440"/>
          <w:tab w:val="right" w:leader="dot" w:pos="9736"/>
        </w:tabs>
        <w:rPr>
          <w:b w:val="0"/>
          <w:bCs w:val="0"/>
          <w:caps w:val="0"/>
          <w:noProof/>
          <w:sz w:val="22"/>
          <w:szCs w:val="22"/>
        </w:rPr>
      </w:pPr>
      <w:hyperlink w:anchor="_Toc8312176" w:history="1">
        <w:r w:rsidR="00995C4B" w:rsidRPr="00765D8D">
          <w:rPr>
            <w:rStyle w:val="Hyperlink"/>
            <w:noProof/>
          </w:rPr>
          <w:t>4.</w:t>
        </w:r>
        <w:r w:rsidR="00995C4B">
          <w:rPr>
            <w:b w:val="0"/>
            <w:bCs w:val="0"/>
            <w:caps w:val="0"/>
            <w:noProof/>
            <w:sz w:val="22"/>
            <w:szCs w:val="22"/>
          </w:rPr>
          <w:tab/>
        </w:r>
        <w:r w:rsidR="00995C4B" w:rsidRPr="00765D8D">
          <w:rPr>
            <w:rStyle w:val="Hyperlink"/>
            <w:noProof/>
          </w:rPr>
          <w:t>IMPLEMENTATION GUIDE</w:t>
        </w:r>
        <w:r w:rsidR="00995C4B">
          <w:rPr>
            <w:noProof/>
            <w:webHidden/>
          </w:rPr>
          <w:tab/>
        </w:r>
        <w:r w:rsidR="00995C4B">
          <w:rPr>
            <w:noProof/>
            <w:webHidden/>
          </w:rPr>
          <w:fldChar w:fldCharType="begin"/>
        </w:r>
        <w:r w:rsidR="00995C4B">
          <w:rPr>
            <w:noProof/>
            <w:webHidden/>
          </w:rPr>
          <w:instrText xml:space="preserve"> PAGEREF _Toc8312176 \h </w:instrText>
        </w:r>
        <w:r w:rsidR="00995C4B">
          <w:rPr>
            <w:noProof/>
            <w:webHidden/>
          </w:rPr>
        </w:r>
        <w:r w:rsidR="00995C4B">
          <w:rPr>
            <w:noProof/>
            <w:webHidden/>
          </w:rPr>
          <w:fldChar w:fldCharType="separate"/>
        </w:r>
        <w:r w:rsidR="00995C4B">
          <w:rPr>
            <w:noProof/>
            <w:webHidden/>
          </w:rPr>
          <w:t>23</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178" w:history="1">
        <w:r w:rsidR="00995C4B" w:rsidRPr="00765D8D">
          <w:rPr>
            <w:rStyle w:val="Hyperlink"/>
            <w:noProof/>
          </w:rPr>
          <w:t>4.1</w:t>
        </w:r>
        <w:r w:rsidR="00995C4B">
          <w:rPr>
            <w:smallCaps w:val="0"/>
            <w:noProof/>
            <w:sz w:val="22"/>
            <w:szCs w:val="22"/>
          </w:rPr>
          <w:tab/>
        </w:r>
        <w:r w:rsidR="00995C4B" w:rsidRPr="00765D8D">
          <w:rPr>
            <w:rStyle w:val="Hyperlink"/>
            <w:noProof/>
          </w:rPr>
          <w:t>SETUP</w:t>
        </w:r>
        <w:r w:rsidR="00995C4B">
          <w:rPr>
            <w:noProof/>
            <w:webHidden/>
          </w:rPr>
          <w:tab/>
        </w:r>
        <w:r w:rsidR="00995C4B">
          <w:rPr>
            <w:noProof/>
            <w:webHidden/>
          </w:rPr>
          <w:fldChar w:fldCharType="begin"/>
        </w:r>
        <w:r w:rsidR="00995C4B">
          <w:rPr>
            <w:noProof/>
            <w:webHidden/>
          </w:rPr>
          <w:instrText xml:space="preserve"> PAGEREF _Toc8312178 \h </w:instrText>
        </w:r>
        <w:r w:rsidR="00995C4B">
          <w:rPr>
            <w:noProof/>
            <w:webHidden/>
          </w:rPr>
        </w:r>
        <w:r w:rsidR="00995C4B">
          <w:rPr>
            <w:noProof/>
            <w:webHidden/>
          </w:rPr>
          <w:fldChar w:fldCharType="separate"/>
        </w:r>
        <w:r w:rsidR="00995C4B">
          <w:rPr>
            <w:noProof/>
            <w:webHidden/>
          </w:rPr>
          <w:t>23</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179" w:history="1">
        <w:r w:rsidR="00995C4B" w:rsidRPr="00765D8D">
          <w:rPr>
            <w:rStyle w:val="Hyperlink"/>
            <w:noProof/>
          </w:rPr>
          <w:t>4.2</w:t>
        </w:r>
        <w:r w:rsidR="00995C4B">
          <w:rPr>
            <w:smallCaps w:val="0"/>
            <w:noProof/>
            <w:sz w:val="22"/>
            <w:szCs w:val="22"/>
          </w:rPr>
          <w:tab/>
        </w:r>
        <w:r w:rsidR="00995C4B" w:rsidRPr="00765D8D">
          <w:rPr>
            <w:rStyle w:val="Hyperlink"/>
            <w:noProof/>
          </w:rPr>
          <w:t>INSTALLATION</w:t>
        </w:r>
        <w:r w:rsidR="00995C4B">
          <w:rPr>
            <w:noProof/>
            <w:webHidden/>
          </w:rPr>
          <w:tab/>
        </w:r>
        <w:r w:rsidR="00995C4B">
          <w:rPr>
            <w:noProof/>
            <w:webHidden/>
          </w:rPr>
          <w:fldChar w:fldCharType="begin"/>
        </w:r>
        <w:r w:rsidR="00995C4B">
          <w:rPr>
            <w:noProof/>
            <w:webHidden/>
          </w:rPr>
          <w:instrText xml:space="preserve"> PAGEREF _Toc8312179 \h </w:instrText>
        </w:r>
        <w:r w:rsidR="00995C4B">
          <w:rPr>
            <w:noProof/>
            <w:webHidden/>
          </w:rPr>
        </w:r>
        <w:r w:rsidR="00995C4B">
          <w:rPr>
            <w:noProof/>
            <w:webHidden/>
          </w:rPr>
          <w:fldChar w:fldCharType="separate"/>
        </w:r>
        <w:r w:rsidR="00995C4B">
          <w:rPr>
            <w:noProof/>
            <w:webHidden/>
          </w:rPr>
          <w:t>25</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0" w:history="1">
        <w:r w:rsidR="00995C4B" w:rsidRPr="00765D8D">
          <w:rPr>
            <w:rStyle w:val="Hyperlink"/>
            <w:noProof/>
          </w:rPr>
          <w:t>4.2.1</w:t>
        </w:r>
        <w:r w:rsidR="00995C4B">
          <w:rPr>
            <w:i w:val="0"/>
            <w:iCs w:val="0"/>
            <w:noProof/>
            <w:sz w:val="22"/>
            <w:szCs w:val="22"/>
          </w:rPr>
          <w:tab/>
        </w:r>
        <w:r w:rsidR="00995C4B" w:rsidRPr="00765D8D">
          <w:rPr>
            <w:rStyle w:val="Hyperlink"/>
            <w:noProof/>
          </w:rPr>
          <w:t>Adding the Cartridges in Salesforce Commerce Cloud Studio</w:t>
        </w:r>
        <w:r w:rsidR="00995C4B">
          <w:rPr>
            <w:noProof/>
            <w:webHidden/>
          </w:rPr>
          <w:tab/>
        </w:r>
        <w:r w:rsidR="00995C4B">
          <w:rPr>
            <w:noProof/>
            <w:webHidden/>
          </w:rPr>
          <w:fldChar w:fldCharType="begin"/>
        </w:r>
        <w:r w:rsidR="00995C4B">
          <w:rPr>
            <w:noProof/>
            <w:webHidden/>
          </w:rPr>
          <w:instrText xml:space="preserve"> PAGEREF _Toc8312180 \h </w:instrText>
        </w:r>
        <w:r w:rsidR="00995C4B">
          <w:rPr>
            <w:noProof/>
            <w:webHidden/>
          </w:rPr>
        </w:r>
        <w:r w:rsidR="00995C4B">
          <w:rPr>
            <w:noProof/>
            <w:webHidden/>
          </w:rPr>
          <w:fldChar w:fldCharType="separate"/>
        </w:r>
        <w:r w:rsidR="00995C4B">
          <w:rPr>
            <w:noProof/>
            <w:webHidden/>
          </w:rPr>
          <w:t>25</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1" w:history="1">
        <w:r w:rsidR="00995C4B" w:rsidRPr="00765D8D">
          <w:rPr>
            <w:rStyle w:val="Hyperlink"/>
            <w:noProof/>
          </w:rPr>
          <w:t>4.2.2</w:t>
        </w:r>
        <w:r w:rsidR="00995C4B">
          <w:rPr>
            <w:i w:val="0"/>
            <w:iCs w:val="0"/>
            <w:noProof/>
            <w:sz w:val="22"/>
            <w:szCs w:val="22"/>
          </w:rPr>
          <w:tab/>
        </w:r>
        <w:r w:rsidR="00995C4B" w:rsidRPr="00765D8D">
          <w:rPr>
            <w:rStyle w:val="Hyperlink"/>
            <w:noProof/>
          </w:rPr>
          <w:t>IP Address</w:t>
        </w:r>
        <w:r w:rsidR="00995C4B">
          <w:rPr>
            <w:noProof/>
            <w:webHidden/>
          </w:rPr>
          <w:tab/>
        </w:r>
        <w:r w:rsidR="00995C4B">
          <w:rPr>
            <w:noProof/>
            <w:webHidden/>
          </w:rPr>
          <w:fldChar w:fldCharType="begin"/>
        </w:r>
        <w:r w:rsidR="00995C4B">
          <w:rPr>
            <w:noProof/>
            <w:webHidden/>
          </w:rPr>
          <w:instrText xml:space="preserve"> PAGEREF _Toc8312181 \h </w:instrText>
        </w:r>
        <w:r w:rsidR="00995C4B">
          <w:rPr>
            <w:noProof/>
            <w:webHidden/>
          </w:rPr>
        </w:r>
        <w:r w:rsidR="00995C4B">
          <w:rPr>
            <w:noProof/>
            <w:webHidden/>
          </w:rPr>
          <w:fldChar w:fldCharType="separate"/>
        </w:r>
        <w:r w:rsidR="00995C4B">
          <w:rPr>
            <w:noProof/>
            <w:webHidden/>
          </w:rPr>
          <w:t>25</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2" w:history="1">
        <w:r w:rsidR="00995C4B" w:rsidRPr="00765D8D">
          <w:rPr>
            <w:rStyle w:val="Hyperlink"/>
            <w:noProof/>
          </w:rPr>
          <w:t>4.2.3</w:t>
        </w:r>
        <w:r w:rsidR="00995C4B">
          <w:rPr>
            <w:i w:val="0"/>
            <w:iCs w:val="0"/>
            <w:noProof/>
            <w:sz w:val="22"/>
            <w:szCs w:val="22"/>
          </w:rPr>
          <w:tab/>
        </w:r>
        <w:r w:rsidR="00995C4B" w:rsidRPr="00765D8D">
          <w:rPr>
            <w:rStyle w:val="Hyperlink"/>
            <w:noProof/>
          </w:rPr>
          <w:t>Activating the Cartridges in Business Manager</w:t>
        </w:r>
        <w:r w:rsidR="00995C4B">
          <w:rPr>
            <w:noProof/>
            <w:webHidden/>
          </w:rPr>
          <w:tab/>
        </w:r>
        <w:r w:rsidR="00995C4B">
          <w:rPr>
            <w:noProof/>
            <w:webHidden/>
          </w:rPr>
          <w:fldChar w:fldCharType="begin"/>
        </w:r>
        <w:r w:rsidR="00995C4B">
          <w:rPr>
            <w:noProof/>
            <w:webHidden/>
          </w:rPr>
          <w:instrText xml:space="preserve"> PAGEREF _Toc8312182 \h </w:instrText>
        </w:r>
        <w:r w:rsidR="00995C4B">
          <w:rPr>
            <w:noProof/>
            <w:webHidden/>
          </w:rPr>
        </w:r>
        <w:r w:rsidR="00995C4B">
          <w:rPr>
            <w:noProof/>
            <w:webHidden/>
          </w:rPr>
          <w:fldChar w:fldCharType="separate"/>
        </w:r>
        <w:r w:rsidR="00995C4B">
          <w:rPr>
            <w:noProof/>
            <w:webHidden/>
          </w:rPr>
          <w:t>25</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183" w:history="1">
        <w:r w:rsidR="00995C4B" w:rsidRPr="00765D8D">
          <w:rPr>
            <w:rStyle w:val="Hyperlink"/>
            <w:noProof/>
          </w:rPr>
          <w:t>4.3</w:t>
        </w:r>
        <w:r w:rsidR="00995C4B">
          <w:rPr>
            <w:smallCaps w:val="0"/>
            <w:noProof/>
            <w:sz w:val="22"/>
            <w:szCs w:val="22"/>
          </w:rPr>
          <w:tab/>
        </w:r>
        <w:r w:rsidR="00995C4B" w:rsidRPr="00765D8D">
          <w:rPr>
            <w:rStyle w:val="Hyperlink"/>
            <w:noProof/>
          </w:rPr>
          <w:t>CONFIGURATION</w:t>
        </w:r>
        <w:r w:rsidR="00995C4B">
          <w:rPr>
            <w:noProof/>
            <w:webHidden/>
          </w:rPr>
          <w:tab/>
        </w:r>
        <w:r w:rsidR="00995C4B">
          <w:rPr>
            <w:noProof/>
            <w:webHidden/>
          </w:rPr>
          <w:fldChar w:fldCharType="begin"/>
        </w:r>
        <w:r w:rsidR="00995C4B">
          <w:rPr>
            <w:noProof/>
            <w:webHidden/>
          </w:rPr>
          <w:instrText xml:space="preserve"> PAGEREF _Toc8312183 \h </w:instrText>
        </w:r>
        <w:r w:rsidR="00995C4B">
          <w:rPr>
            <w:noProof/>
            <w:webHidden/>
          </w:rPr>
        </w:r>
        <w:r w:rsidR="00995C4B">
          <w:rPr>
            <w:noProof/>
            <w:webHidden/>
          </w:rPr>
          <w:fldChar w:fldCharType="separate"/>
        </w:r>
        <w:r w:rsidR="00995C4B">
          <w:rPr>
            <w:noProof/>
            <w:webHidden/>
          </w:rPr>
          <w:t>26</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4" w:history="1">
        <w:r w:rsidR="00995C4B" w:rsidRPr="00765D8D">
          <w:rPr>
            <w:rStyle w:val="Hyperlink"/>
            <w:noProof/>
          </w:rPr>
          <w:t>4.3.1</w:t>
        </w:r>
        <w:r w:rsidR="00995C4B">
          <w:rPr>
            <w:i w:val="0"/>
            <w:iCs w:val="0"/>
            <w:noProof/>
            <w:sz w:val="22"/>
            <w:szCs w:val="22"/>
          </w:rPr>
          <w:tab/>
        </w:r>
        <w:r w:rsidR="00995C4B" w:rsidRPr="00765D8D">
          <w:rPr>
            <w:rStyle w:val="Hyperlink"/>
            <w:noProof/>
          </w:rPr>
          <w:t>Importing Meta Data</w:t>
        </w:r>
        <w:r w:rsidR="00995C4B">
          <w:rPr>
            <w:noProof/>
            <w:webHidden/>
          </w:rPr>
          <w:tab/>
        </w:r>
        <w:r w:rsidR="00995C4B">
          <w:rPr>
            <w:noProof/>
            <w:webHidden/>
          </w:rPr>
          <w:fldChar w:fldCharType="begin"/>
        </w:r>
        <w:r w:rsidR="00995C4B">
          <w:rPr>
            <w:noProof/>
            <w:webHidden/>
          </w:rPr>
          <w:instrText xml:space="preserve"> PAGEREF _Toc8312184 \h </w:instrText>
        </w:r>
        <w:r w:rsidR="00995C4B">
          <w:rPr>
            <w:noProof/>
            <w:webHidden/>
          </w:rPr>
        </w:r>
        <w:r w:rsidR="00995C4B">
          <w:rPr>
            <w:noProof/>
            <w:webHidden/>
          </w:rPr>
          <w:fldChar w:fldCharType="separate"/>
        </w:r>
        <w:r w:rsidR="00995C4B">
          <w:rPr>
            <w:noProof/>
            <w:webHidden/>
          </w:rPr>
          <w:t>26</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5" w:history="1">
        <w:r w:rsidR="00995C4B" w:rsidRPr="00765D8D">
          <w:rPr>
            <w:rStyle w:val="Hyperlink"/>
            <w:noProof/>
          </w:rPr>
          <w:t>4.3.2</w:t>
        </w:r>
        <w:r w:rsidR="00995C4B">
          <w:rPr>
            <w:i w:val="0"/>
            <w:iCs w:val="0"/>
            <w:noProof/>
            <w:sz w:val="22"/>
            <w:szCs w:val="22"/>
          </w:rPr>
          <w:tab/>
        </w:r>
        <w:r w:rsidR="00995C4B" w:rsidRPr="00765D8D">
          <w:rPr>
            <w:rStyle w:val="Hyperlink"/>
            <w:noProof/>
          </w:rPr>
          <w:t>Setting Worldpay Custom Site Preferences</w:t>
        </w:r>
        <w:r w:rsidR="00995C4B">
          <w:rPr>
            <w:noProof/>
            <w:webHidden/>
          </w:rPr>
          <w:tab/>
        </w:r>
        <w:r w:rsidR="00995C4B">
          <w:rPr>
            <w:noProof/>
            <w:webHidden/>
          </w:rPr>
          <w:fldChar w:fldCharType="begin"/>
        </w:r>
        <w:r w:rsidR="00995C4B">
          <w:rPr>
            <w:noProof/>
            <w:webHidden/>
          </w:rPr>
          <w:instrText xml:space="preserve"> PAGEREF _Toc8312185 \h </w:instrText>
        </w:r>
        <w:r w:rsidR="00995C4B">
          <w:rPr>
            <w:noProof/>
            <w:webHidden/>
          </w:rPr>
        </w:r>
        <w:r w:rsidR="00995C4B">
          <w:rPr>
            <w:noProof/>
            <w:webHidden/>
          </w:rPr>
          <w:fldChar w:fldCharType="separate"/>
        </w:r>
        <w:r w:rsidR="00995C4B">
          <w:rPr>
            <w:noProof/>
            <w:webHidden/>
          </w:rPr>
          <w:t>29</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6" w:history="1">
        <w:r w:rsidR="00995C4B" w:rsidRPr="00765D8D">
          <w:rPr>
            <w:rStyle w:val="Hyperlink"/>
            <w:noProof/>
          </w:rPr>
          <w:t>4.3.3</w:t>
        </w:r>
        <w:r w:rsidR="00995C4B">
          <w:rPr>
            <w:i w:val="0"/>
            <w:iCs w:val="0"/>
            <w:noProof/>
            <w:sz w:val="22"/>
            <w:szCs w:val="22"/>
          </w:rPr>
          <w:tab/>
        </w:r>
        <w:r w:rsidR="00995C4B" w:rsidRPr="00765D8D">
          <w:rPr>
            <w:rStyle w:val="Hyperlink"/>
            <w:noProof/>
          </w:rPr>
          <w:t>Create Worldpay Payment Processor</w:t>
        </w:r>
        <w:r w:rsidR="00995C4B">
          <w:rPr>
            <w:noProof/>
            <w:webHidden/>
          </w:rPr>
          <w:tab/>
        </w:r>
        <w:r w:rsidR="00995C4B">
          <w:rPr>
            <w:noProof/>
            <w:webHidden/>
          </w:rPr>
          <w:fldChar w:fldCharType="begin"/>
        </w:r>
        <w:r w:rsidR="00995C4B">
          <w:rPr>
            <w:noProof/>
            <w:webHidden/>
          </w:rPr>
          <w:instrText xml:space="preserve"> PAGEREF _Toc8312186 \h </w:instrText>
        </w:r>
        <w:r w:rsidR="00995C4B">
          <w:rPr>
            <w:noProof/>
            <w:webHidden/>
          </w:rPr>
        </w:r>
        <w:r w:rsidR="00995C4B">
          <w:rPr>
            <w:noProof/>
            <w:webHidden/>
          </w:rPr>
          <w:fldChar w:fldCharType="separate"/>
        </w:r>
        <w:r w:rsidR="00995C4B">
          <w:rPr>
            <w:noProof/>
            <w:webHidden/>
          </w:rPr>
          <w:t>32</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7" w:history="1">
        <w:r w:rsidR="00995C4B" w:rsidRPr="00765D8D">
          <w:rPr>
            <w:rStyle w:val="Hyperlink"/>
            <w:noProof/>
          </w:rPr>
          <w:t>4.3.4</w:t>
        </w:r>
        <w:r w:rsidR="00995C4B">
          <w:rPr>
            <w:i w:val="0"/>
            <w:iCs w:val="0"/>
            <w:noProof/>
            <w:sz w:val="22"/>
            <w:szCs w:val="22"/>
          </w:rPr>
          <w:tab/>
        </w:r>
        <w:r w:rsidR="00995C4B" w:rsidRPr="00765D8D">
          <w:rPr>
            <w:rStyle w:val="Hyperlink"/>
            <w:noProof/>
          </w:rPr>
          <w:t>Importing Worldpay Payment Methods</w:t>
        </w:r>
        <w:r w:rsidR="00995C4B">
          <w:rPr>
            <w:noProof/>
            <w:webHidden/>
          </w:rPr>
          <w:tab/>
        </w:r>
        <w:r w:rsidR="00995C4B">
          <w:rPr>
            <w:noProof/>
            <w:webHidden/>
          </w:rPr>
          <w:fldChar w:fldCharType="begin"/>
        </w:r>
        <w:r w:rsidR="00995C4B">
          <w:rPr>
            <w:noProof/>
            <w:webHidden/>
          </w:rPr>
          <w:instrText xml:space="preserve"> PAGEREF _Toc8312187 \h </w:instrText>
        </w:r>
        <w:r w:rsidR="00995C4B">
          <w:rPr>
            <w:noProof/>
            <w:webHidden/>
          </w:rPr>
        </w:r>
        <w:r w:rsidR="00995C4B">
          <w:rPr>
            <w:noProof/>
            <w:webHidden/>
          </w:rPr>
          <w:fldChar w:fldCharType="separate"/>
        </w:r>
        <w:r w:rsidR="00995C4B">
          <w:rPr>
            <w:noProof/>
            <w:webHidden/>
          </w:rPr>
          <w:t>33</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8" w:history="1">
        <w:r w:rsidR="00995C4B" w:rsidRPr="00765D8D">
          <w:rPr>
            <w:rStyle w:val="Hyperlink"/>
            <w:noProof/>
          </w:rPr>
          <w:t>4.3.5</w:t>
        </w:r>
        <w:r w:rsidR="00995C4B">
          <w:rPr>
            <w:i w:val="0"/>
            <w:iCs w:val="0"/>
            <w:noProof/>
            <w:sz w:val="22"/>
            <w:szCs w:val="22"/>
          </w:rPr>
          <w:tab/>
        </w:r>
        <w:r w:rsidR="00995C4B" w:rsidRPr="00765D8D">
          <w:rPr>
            <w:rStyle w:val="Hyperlink"/>
            <w:noProof/>
          </w:rPr>
          <w:t>Importing Job</w:t>
        </w:r>
        <w:r w:rsidR="00995C4B">
          <w:rPr>
            <w:noProof/>
            <w:webHidden/>
          </w:rPr>
          <w:tab/>
        </w:r>
        <w:r w:rsidR="00995C4B">
          <w:rPr>
            <w:noProof/>
            <w:webHidden/>
          </w:rPr>
          <w:fldChar w:fldCharType="begin"/>
        </w:r>
        <w:r w:rsidR="00995C4B">
          <w:rPr>
            <w:noProof/>
            <w:webHidden/>
          </w:rPr>
          <w:instrText xml:space="preserve"> PAGEREF _Toc8312188 \h </w:instrText>
        </w:r>
        <w:r w:rsidR="00995C4B">
          <w:rPr>
            <w:noProof/>
            <w:webHidden/>
          </w:rPr>
        </w:r>
        <w:r w:rsidR="00995C4B">
          <w:rPr>
            <w:noProof/>
            <w:webHidden/>
          </w:rPr>
          <w:fldChar w:fldCharType="separate"/>
        </w:r>
        <w:r w:rsidR="00995C4B">
          <w:rPr>
            <w:noProof/>
            <w:webHidden/>
          </w:rPr>
          <w:t>35</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89" w:history="1">
        <w:r w:rsidR="00995C4B" w:rsidRPr="00765D8D">
          <w:rPr>
            <w:rStyle w:val="Hyperlink"/>
            <w:noProof/>
          </w:rPr>
          <w:t>4.3.6</w:t>
        </w:r>
        <w:r w:rsidR="00995C4B">
          <w:rPr>
            <w:i w:val="0"/>
            <w:iCs w:val="0"/>
            <w:noProof/>
            <w:sz w:val="22"/>
            <w:szCs w:val="22"/>
          </w:rPr>
          <w:tab/>
        </w:r>
        <w:r w:rsidR="00995C4B" w:rsidRPr="00765D8D">
          <w:rPr>
            <w:rStyle w:val="Hyperlink"/>
            <w:noProof/>
          </w:rPr>
          <w:t>Importing Content Asset</w:t>
        </w:r>
        <w:r w:rsidR="00995C4B">
          <w:rPr>
            <w:noProof/>
            <w:webHidden/>
          </w:rPr>
          <w:tab/>
        </w:r>
        <w:r w:rsidR="00995C4B">
          <w:rPr>
            <w:noProof/>
            <w:webHidden/>
          </w:rPr>
          <w:fldChar w:fldCharType="begin"/>
        </w:r>
        <w:r w:rsidR="00995C4B">
          <w:rPr>
            <w:noProof/>
            <w:webHidden/>
          </w:rPr>
          <w:instrText xml:space="preserve"> PAGEREF _Toc8312189 \h </w:instrText>
        </w:r>
        <w:r w:rsidR="00995C4B">
          <w:rPr>
            <w:noProof/>
            <w:webHidden/>
          </w:rPr>
        </w:r>
        <w:r w:rsidR="00995C4B">
          <w:rPr>
            <w:noProof/>
            <w:webHidden/>
          </w:rPr>
          <w:fldChar w:fldCharType="separate"/>
        </w:r>
        <w:r w:rsidR="00995C4B">
          <w:rPr>
            <w:noProof/>
            <w:webHidden/>
          </w:rPr>
          <w:t>36</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90" w:history="1">
        <w:r w:rsidR="00995C4B" w:rsidRPr="00765D8D">
          <w:rPr>
            <w:rStyle w:val="Hyperlink"/>
            <w:noProof/>
          </w:rPr>
          <w:t>4.3.7</w:t>
        </w:r>
        <w:r w:rsidR="00995C4B">
          <w:rPr>
            <w:i w:val="0"/>
            <w:iCs w:val="0"/>
            <w:noProof/>
            <w:sz w:val="22"/>
            <w:szCs w:val="22"/>
          </w:rPr>
          <w:tab/>
        </w:r>
        <w:r w:rsidR="00995C4B" w:rsidRPr="00765D8D">
          <w:rPr>
            <w:rStyle w:val="Hyperlink"/>
            <w:noProof/>
          </w:rPr>
          <w:t>Importing Service</w:t>
        </w:r>
        <w:r w:rsidR="00995C4B">
          <w:rPr>
            <w:noProof/>
            <w:webHidden/>
          </w:rPr>
          <w:tab/>
        </w:r>
        <w:r w:rsidR="00995C4B">
          <w:rPr>
            <w:noProof/>
            <w:webHidden/>
          </w:rPr>
          <w:fldChar w:fldCharType="begin"/>
        </w:r>
        <w:r w:rsidR="00995C4B">
          <w:rPr>
            <w:noProof/>
            <w:webHidden/>
          </w:rPr>
          <w:instrText xml:space="preserve"> PAGEREF _Toc8312190 \h </w:instrText>
        </w:r>
        <w:r w:rsidR="00995C4B">
          <w:rPr>
            <w:noProof/>
            <w:webHidden/>
          </w:rPr>
        </w:r>
        <w:r w:rsidR="00995C4B">
          <w:rPr>
            <w:noProof/>
            <w:webHidden/>
          </w:rPr>
          <w:fldChar w:fldCharType="separate"/>
        </w:r>
        <w:r w:rsidR="00995C4B">
          <w:rPr>
            <w:noProof/>
            <w:webHidden/>
          </w:rPr>
          <w:t>37</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91" w:history="1">
        <w:r w:rsidR="00995C4B" w:rsidRPr="00765D8D">
          <w:rPr>
            <w:rStyle w:val="Hyperlink"/>
            <w:noProof/>
          </w:rPr>
          <w:t>4.3.8</w:t>
        </w:r>
        <w:r w:rsidR="00995C4B">
          <w:rPr>
            <w:i w:val="0"/>
            <w:iCs w:val="0"/>
            <w:noProof/>
            <w:sz w:val="22"/>
            <w:szCs w:val="22"/>
          </w:rPr>
          <w:tab/>
        </w:r>
        <w:r w:rsidR="00995C4B" w:rsidRPr="00765D8D">
          <w:rPr>
            <w:rStyle w:val="Hyperlink"/>
            <w:noProof/>
          </w:rPr>
          <w:t>IDEAL APM Integration</w:t>
        </w:r>
        <w:r w:rsidR="00995C4B">
          <w:rPr>
            <w:noProof/>
            <w:webHidden/>
          </w:rPr>
          <w:tab/>
        </w:r>
        <w:r w:rsidR="00995C4B">
          <w:rPr>
            <w:noProof/>
            <w:webHidden/>
          </w:rPr>
          <w:fldChar w:fldCharType="begin"/>
        </w:r>
        <w:r w:rsidR="00995C4B">
          <w:rPr>
            <w:noProof/>
            <w:webHidden/>
          </w:rPr>
          <w:instrText xml:space="preserve"> PAGEREF _Toc8312191 \h </w:instrText>
        </w:r>
        <w:r w:rsidR="00995C4B">
          <w:rPr>
            <w:noProof/>
            <w:webHidden/>
          </w:rPr>
        </w:r>
        <w:r w:rsidR="00995C4B">
          <w:rPr>
            <w:noProof/>
            <w:webHidden/>
          </w:rPr>
          <w:fldChar w:fldCharType="separate"/>
        </w:r>
        <w:r w:rsidR="00995C4B">
          <w:rPr>
            <w:noProof/>
            <w:webHidden/>
          </w:rPr>
          <w:t>38</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92" w:history="1">
        <w:r w:rsidR="00995C4B" w:rsidRPr="00765D8D">
          <w:rPr>
            <w:rStyle w:val="Hyperlink"/>
            <w:noProof/>
          </w:rPr>
          <w:t>4.3.9</w:t>
        </w:r>
        <w:r w:rsidR="00995C4B">
          <w:rPr>
            <w:i w:val="0"/>
            <w:iCs w:val="0"/>
            <w:noProof/>
            <w:sz w:val="22"/>
            <w:szCs w:val="22"/>
          </w:rPr>
          <w:tab/>
        </w:r>
        <w:r w:rsidR="00995C4B" w:rsidRPr="00765D8D">
          <w:rPr>
            <w:rStyle w:val="Hyperlink"/>
            <w:noProof/>
          </w:rPr>
          <w:t>BMultiple Merchant ID Support Integration</w:t>
        </w:r>
        <w:r w:rsidR="00995C4B">
          <w:rPr>
            <w:noProof/>
            <w:webHidden/>
          </w:rPr>
          <w:tab/>
        </w:r>
        <w:r w:rsidR="00995C4B">
          <w:rPr>
            <w:noProof/>
            <w:webHidden/>
          </w:rPr>
          <w:fldChar w:fldCharType="begin"/>
        </w:r>
        <w:r w:rsidR="00995C4B">
          <w:rPr>
            <w:noProof/>
            <w:webHidden/>
          </w:rPr>
          <w:instrText xml:space="preserve"> PAGEREF _Toc8312192 \h </w:instrText>
        </w:r>
        <w:r w:rsidR="00995C4B">
          <w:rPr>
            <w:noProof/>
            <w:webHidden/>
          </w:rPr>
        </w:r>
        <w:r w:rsidR="00995C4B">
          <w:rPr>
            <w:noProof/>
            <w:webHidden/>
          </w:rPr>
          <w:fldChar w:fldCharType="separate"/>
        </w:r>
        <w:r w:rsidR="00995C4B">
          <w:rPr>
            <w:noProof/>
            <w:webHidden/>
          </w:rPr>
          <w:t>39</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193" w:history="1">
        <w:r w:rsidR="00995C4B" w:rsidRPr="00765D8D">
          <w:rPr>
            <w:rStyle w:val="Hyperlink"/>
            <w:noProof/>
          </w:rPr>
          <w:t>4.3.10</w:t>
        </w:r>
        <w:r w:rsidR="00995C4B">
          <w:rPr>
            <w:i w:val="0"/>
            <w:iCs w:val="0"/>
            <w:noProof/>
            <w:sz w:val="22"/>
            <w:szCs w:val="22"/>
          </w:rPr>
          <w:tab/>
        </w:r>
        <w:r w:rsidR="00995C4B" w:rsidRPr="00765D8D">
          <w:rPr>
            <w:rStyle w:val="Hyperlink"/>
            <w:noProof/>
          </w:rPr>
          <w:t>Look and Feel Customization for Worldpay Redirect Pages</w:t>
        </w:r>
        <w:r w:rsidR="00995C4B">
          <w:rPr>
            <w:noProof/>
            <w:webHidden/>
          </w:rPr>
          <w:tab/>
        </w:r>
        <w:r w:rsidR="00995C4B">
          <w:rPr>
            <w:noProof/>
            <w:webHidden/>
          </w:rPr>
          <w:fldChar w:fldCharType="begin"/>
        </w:r>
        <w:r w:rsidR="00995C4B">
          <w:rPr>
            <w:noProof/>
            <w:webHidden/>
          </w:rPr>
          <w:instrText xml:space="preserve"> PAGEREF _Toc8312193 \h </w:instrText>
        </w:r>
        <w:r w:rsidR="00995C4B">
          <w:rPr>
            <w:noProof/>
            <w:webHidden/>
          </w:rPr>
        </w:r>
        <w:r w:rsidR="00995C4B">
          <w:rPr>
            <w:noProof/>
            <w:webHidden/>
          </w:rPr>
          <w:fldChar w:fldCharType="separate"/>
        </w:r>
        <w:r w:rsidR="00995C4B">
          <w:rPr>
            <w:noProof/>
            <w:webHidden/>
          </w:rPr>
          <w:t>40</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194" w:history="1">
        <w:r w:rsidR="00995C4B" w:rsidRPr="00765D8D">
          <w:rPr>
            <w:rStyle w:val="Hyperlink"/>
            <w:noProof/>
          </w:rPr>
          <w:t>4.3.11</w:t>
        </w:r>
        <w:r w:rsidR="00995C4B">
          <w:rPr>
            <w:i w:val="0"/>
            <w:iCs w:val="0"/>
            <w:noProof/>
            <w:sz w:val="22"/>
            <w:szCs w:val="22"/>
          </w:rPr>
          <w:tab/>
        </w:r>
        <w:r w:rsidR="00995C4B" w:rsidRPr="00765D8D">
          <w:rPr>
            <w:rStyle w:val="Hyperlink"/>
            <w:noProof/>
          </w:rPr>
          <w:t>Hosted Payment Pages iframe or lightbox for Worldpay Redirect Payment Method</w:t>
        </w:r>
        <w:r w:rsidR="00995C4B">
          <w:rPr>
            <w:noProof/>
            <w:webHidden/>
          </w:rPr>
          <w:tab/>
        </w:r>
        <w:r w:rsidR="00995C4B">
          <w:rPr>
            <w:noProof/>
            <w:webHidden/>
          </w:rPr>
          <w:fldChar w:fldCharType="begin"/>
        </w:r>
        <w:r w:rsidR="00995C4B">
          <w:rPr>
            <w:noProof/>
            <w:webHidden/>
          </w:rPr>
          <w:instrText xml:space="preserve"> PAGEREF _Toc8312194 \h </w:instrText>
        </w:r>
        <w:r w:rsidR="00995C4B">
          <w:rPr>
            <w:noProof/>
            <w:webHidden/>
          </w:rPr>
        </w:r>
        <w:r w:rsidR="00995C4B">
          <w:rPr>
            <w:noProof/>
            <w:webHidden/>
          </w:rPr>
          <w:fldChar w:fldCharType="separate"/>
        </w:r>
        <w:r w:rsidR="00995C4B">
          <w:rPr>
            <w:noProof/>
            <w:webHidden/>
          </w:rPr>
          <w:t>41</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195" w:history="1">
        <w:r w:rsidR="00995C4B" w:rsidRPr="00765D8D">
          <w:rPr>
            <w:rStyle w:val="Hyperlink"/>
            <w:noProof/>
          </w:rPr>
          <w:t>4.3.12</w:t>
        </w:r>
        <w:r w:rsidR="00995C4B">
          <w:rPr>
            <w:i w:val="0"/>
            <w:iCs w:val="0"/>
            <w:noProof/>
            <w:sz w:val="22"/>
            <w:szCs w:val="22"/>
          </w:rPr>
          <w:tab/>
        </w:r>
        <w:r w:rsidR="00995C4B" w:rsidRPr="00765D8D">
          <w:rPr>
            <w:rStyle w:val="Hyperlink"/>
            <w:noProof/>
          </w:rPr>
          <w:t>Country Currency Mapping</w:t>
        </w:r>
        <w:r w:rsidR="00995C4B">
          <w:rPr>
            <w:noProof/>
            <w:webHidden/>
          </w:rPr>
          <w:tab/>
        </w:r>
        <w:r w:rsidR="00995C4B">
          <w:rPr>
            <w:noProof/>
            <w:webHidden/>
          </w:rPr>
          <w:fldChar w:fldCharType="begin"/>
        </w:r>
        <w:r w:rsidR="00995C4B">
          <w:rPr>
            <w:noProof/>
            <w:webHidden/>
          </w:rPr>
          <w:instrText xml:space="preserve"> PAGEREF _Toc8312195 \h </w:instrText>
        </w:r>
        <w:r w:rsidR="00995C4B">
          <w:rPr>
            <w:noProof/>
            <w:webHidden/>
          </w:rPr>
        </w:r>
        <w:r w:rsidR="00995C4B">
          <w:rPr>
            <w:noProof/>
            <w:webHidden/>
          </w:rPr>
          <w:fldChar w:fldCharType="separate"/>
        </w:r>
        <w:r w:rsidR="00995C4B">
          <w:rPr>
            <w:noProof/>
            <w:webHidden/>
          </w:rPr>
          <w:t>42</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196" w:history="1">
        <w:r w:rsidR="00995C4B" w:rsidRPr="00765D8D">
          <w:rPr>
            <w:rStyle w:val="Hyperlink"/>
            <w:noProof/>
          </w:rPr>
          <w:t>4.3.13</w:t>
        </w:r>
        <w:r w:rsidR="00995C4B">
          <w:rPr>
            <w:i w:val="0"/>
            <w:iCs w:val="0"/>
            <w:noProof/>
            <w:sz w:val="22"/>
            <w:szCs w:val="22"/>
          </w:rPr>
          <w:tab/>
        </w:r>
        <w:r w:rsidR="00995C4B" w:rsidRPr="00765D8D">
          <w:rPr>
            <w:rStyle w:val="Hyperlink"/>
            <w:noProof/>
          </w:rPr>
          <w:t>Country Currency and Locale Mapping for Klarna</w:t>
        </w:r>
        <w:r w:rsidR="00995C4B">
          <w:rPr>
            <w:noProof/>
            <w:webHidden/>
          </w:rPr>
          <w:tab/>
        </w:r>
        <w:r w:rsidR="00995C4B">
          <w:rPr>
            <w:noProof/>
            <w:webHidden/>
          </w:rPr>
          <w:fldChar w:fldCharType="begin"/>
        </w:r>
        <w:r w:rsidR="00995C4B">
          <w:rPr>
            <w:noProof/>
            <w:webHidden/>
          </w:rPr>
          <w:instrText xml:space="preserve"> PAGEREF _Toc8312196 \h </w:instrText>
        </w:r>
        <w:r w:rsidR="00995C4B">
          <w:rPr>
            <w:noProof/>
            <w:webHidden/>
          </w:rPr>
        </w:r>
        <w:r w:rsidR="00995C4B">
          <w:rPr>
            <w:noProof/>
            <w:webHidden/>
          </w:rPr>
          <w:fldChar w:fldCharType="separate"/>
        </w:r>
        <w:r w:rsidR="00995C4B">
          <w:rPr>
            <w:noProof/>
            <w:webHidden/>
          </w:rPr>
          <w:t>42</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197" w:history="1">
        <w:r w:rsidR="00995C4B" w:rsidRPr="00765D8D">
          <w:rPr>
            <w:rStyle w:val="Hyperlink"/>
            <w:noProof/>
          </w:rPr>
          <w:t>4.4</w:t>
        </w:r>
        <w:r w:rsidR="00995C4B">
          <w:rPr>
            <w:smallCaps w:val="0"/>
            <w:noProof/>
            <w:sz w:val="22"/>
            <w:szCs w:val="22"/>
          </w:rPr>
          <w:tab/>
        </w:r>
        <w:r w:rsidR="00995C4B" w:rsidRPr="00765D8D">
          <w:rPr>
            <w:rStyle w:val="Hyperlink"/>
            <w:noProof/>
          </w:rPr>
          <w:t>CUSTOM CODE</w:t>
        </w:r>
        <w:r w:rsidR="00995C4B">
          <w:rPr>
            <w:noProof/>
            <w:webHidden/>
          </w:rPr>
          <w:tab/>
        </w:r>
        <w:r w:rsidR="00995C4B">
          <w:rPr>
            <w:noProof/>
            <w:webHidden/>
          </w:rPr>
          <w:fldChar w:fldCharType="begin"/>
        </w:r>
        <w:r w:rsidR="00995C4B">
          <w:rPr>
            <w:noProof/>
            <w:webHidden/>
          </w:rPr>
          <w:instrText xml:space="preserve"> PAGEREF _Toc8312197 \h </w:instrText>
        </w:r>
        <w:r w:rsidR="00995C4B">
          <w:rPr>
            <w:noProof/>
            <w:webHidden/>
          </w:rPr>
        </w:r>
        <w:r w:rsidR="00995C4B">
          <w:rPr>
            <w:noProof/>
            <w:webHidden/>
          </w:rPr>
          <w:fldChar w:fldCharType="separate"/>
        </w:r>
        <w:r w:rsidR="00995C4B">
          <w:rPr>
            <w:noProof/>
            <w:webHidden/>
          </w:rPr>
          <w:t>43</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98" w:history="1">
        <w:r w:rsidR="00995C4B" w:rsidRPr="00765D8D">
          <w:rPr>
            <w:rStyle w:val="Hyperlink"/>
            <w:noProof/>
          </w:rPr>
          <w:t>4.4.1</w:t>
        </w:r>
        <w:r w:rsidR="00995C4B">
          <w:rPr>
            <w:i w:val="0"/>
            <w:iCs w:val="0"/>
            <w:noProof/>
            <w:sz w:val="22"/>
            <w:szCs w:val="22"/>
          </w:rPr>
          <w:tab/>
        </w:r>
        <w:r w:rsidR="00995C4B" w:rsidRPr="00765D8D">
          <w:rPr>
            <w:rStyle w:val="Hyperlink"/>
            <w:noProof/>
          </w:rPr>
          <w:t>Error Messaging</w:t>
        </w:r>
        <w:r w:rsidR="00995C4B">
          <w:rPr>
            <w:noProof/>
            <w:webHidden/>
          </w:rPr>
          <w:tab/>
        </w:r>
        <w:r w:rsidR="00995C4B">
          <w:rPr>
            <w:noProof/>
            <w:webHidden/>
          </w:rPr>
          <w:fldChar w:fldCharType="begin"/>
        </w:r>
        <w:r w:rsidR="00995C4B">
          <w:rPr>
            <w:noProof/>
            <w:webHidden/>
          </w:rPr>
          <w:instrText xml:space="preserve"> PAGEREF _Toc8312198 \h </w:instrText>
        </w:r>
        <w:r w:rsidR="00995C4B">
          <w:rPr>
            <w:noProof/>
            <w:webHidden/>
          </w:rPr>
        </w:r>
        <w:r w:rsidR="00995C4B">
          <w:rPr>
            <w:noProof/>
            <w:webHidden/>
          </w:rPr>
          <w:fldChar w:fldCharType="separate"/>
        </w:r>
        <w:r w:rsidR="00995C4B">
          <w:rPr>
            <w:noProof/>
            <w:webHidden/>
          </w:rPr>
          <w:t>43</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199" w:history="1">
        <w:r w:rsidR="00995C4B" w:rsidRPr="00765D8D">
          <w:rPr>
            <w:rStyle w:val="Hyperlink"/>
            <w:noProof/>
          </w:rPr>
          <w:t>4.4.2</w:t>
        </w:r>
        <w:r w:rsidR="00995C4B">
          <w:rPr>
            <w:i w:val="0"/>
            <w:iCs w:val="0"/>
            <w:noProof/>
            <w:sz w:val="22"/>
            <w:szCs w:val="22"/>
          </w:rPr>
          <w:tab/>
        </w:r>
        <w:r w:rsidR="00995C4B" w:rsidRPr="00765D8D">
          <w:rPr>
            <w:rStyle w:val="Hyperlink"/>
            <w:noProof/>
          </w:rPr>
          <w:t>Client Side Encryption</w:t>
        </w:r>
        <w:r w:rsidR="00995C4B">
          <w:rPr>
            <w:noProof/>
            <w:webHidden/>
          </w:rPr>
          <w:tab/>
        </w:r>
        <w:r w:rsidR="00995C4B">
          <w:rPr>
            <w:noProof/>
            <w:webHidden/>
          </w:rPr>
          <w:fldChar w:fldCharType="begin"/>
        </w:r>
        <w:r w:rsidR="00995C4B">
          <w:rPr>
            <w:noProof/>
            <w:webHidden/>
          </w:rPr>
          <w:instrText xml:space="preserve"> PAGEREF _Toc8312199 \h </w:instrText>
        </w:r>
        <w:r w:rsidR="00995C4B">
          <w:rPr>
            <w:noProof/>
            <w:webHidden/>
          </w:rPr>
        </w:r>
        <w:r w:rsidR="00995C4B">
          <w:rPr>
            <w:noProof/>
            <w:webHidden/>
          </w:rPr>
          <w:fldChar w:fldCharType="separate"/>
        </w:r>
        <w:r w:rsidR="00995C4B">
          <w:rPr>
            <w:noProof/>
            <w:webHidden/>
          </w:rPr>
          <w:t>43</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00" w:history="1">
        <w:r w:rsidR="00995C4B" w:rsidRPr="00765D8D">
          <w:rPr>
            <w:rStyle w:val="Hyperlink"/>
            <w:noProof/>
          </w:rPr>
          <w:t>4.4.3</w:t>
        </w:r>
        <w:r w:rsidR="00995C4B">
          <w:rPr>
            <w:i w:val="0"/>
            <w:iCs w:val="0"/>
            <w:noProof/>
            <w:sz w:val="22"/>
            <w:szCs w:val="22"/>
          </w:rPr>
          <w:tab/>
        </w:r>
        <w:r w:rsidR="00995C4B" w:rsidRPr="00765D8D">
          <w:rPr>
            <w:rStyle w:val="Hyperlink"/>
            <w:noProof/>
          </w:rPr>
          <w:t>Form File Changes</w:t>
        </w:r>
        <w:r w:rsidR="00995C4B">
          <w:rPr>
            <w:noProof/>
            <w:webHidden/>
          </w:rPr>
          <w:tab/>
        </w:r>
        <w:r w:rsidR="00995C4B">
          <w:rPr>
            <w:noProof/>
            <w:webHidden/>
          </w:rPr>
          <w:fldChar w:fldCharType="begin"/>
        </w:r>
        <w:r w:rsidR="00995C4B">
          <w:rPr>
            <w:noProof/>
            <w:webHidden/>
          </w:rPr>
          <w:instrText xml:space="preserve"> PAGEREF _Toc8312200 \h </w:instrText>
        </w:r>
        <w:r w:rsidR="00995C4B">
          <w:rPr>
            <w:noProof/>
            <w:webHidden/>
          </w:rPr>
        </w:r>
        <w:r w:rsidR="00995C4B">
          <w:rPr>
            <w:noProof/>
            <w:webHidden/>
          </w:rPr>
          <w:fldChar w:fldCharType="separate"/>
        </w:r>
        <w:r w:rsidR="00995C4B">
          <w:rPr>
            <w:noProof/>
            <w:webHidden/>
          </w:rPr>
          <w:t>44</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01" w:history="1">
        <w:r w:rsidR="00995C4B" w:rsidRPr="00765D8D">
          <w:rPr>
            <w:rStyle w:val="Hyperlink"/>
            <w:noProof/>
          </w:rPr>
          <w:t>4.4.4</w:t>
        </w:r>
        <w:r w:rsidR="00995C4B">
          <w:rPr>
            <w:i w:val="0"/>
            <w:iCs w:val="0"/>
            <w:noProof/>
            <w:sz w:val="22"/>
            <w:szCs w:val="22"/>
          </w:rPr>
          <w:tab/>
        </w:r>
        <w:r w:rsidR="00995C4B" w:rsidRPr="00765D8D">
          <w:rPr>
            <w:rStyle w:val="Hyperlink"/>
            <w:noProof/>
          </w:rPr>
          <w:t>Stored Credentials</w:t>
        </w:r>
        <w:r w:rsidR="00995C4B">
          <w:rPr>
            <w:noProof/>
            <w:webHidden/>
          </w:rPr>
          <w:tab/>
        </w:r>
        <w:r w:rsidR="00995C4B">
          <w:rPr>
            <w:noProof/>
            <w:webHidden/>
          </w:rPr>
          <w:fldChar w:fldCharType="begin"/>
        </w:r>
        <w:r w:rsidR="00995C4B">
          <w:rPr>
            <w:noProof/>
            <w:webHidden/>
          </w:rPr>
          <w:instrText xml:space="preserve"> PAGEREF _Toc8312201 \h </w:instrText>
        </w:r>
        <w:r w:rsidR="00995C4B">
          <w:rPr>
            <w:noProof/>
            <w:webHidden/>
          </w:rPr>
        </w:r>
        <w:r w:rsidR="00995C4B">
          <w:rPr>
            <w:noProof/>
            <w:webHidden/>
          </w:rPr>
          <w:fldChar w:fldCharType="separate"/>
        </w:r>
        <w:r w:rsidR="00995C4B">
          <w:rPr>
            <w:noProof/>
            <w:webHidden/>
          </w:rPr>
          <w:t>44</w:t>
        </w:r>
        <w:r w:rsidR="00995C4B">
          <w:rPr>
            <w:noProof/>
            <w:webHidden/>
          </w:rPr>
          <w:fldChar w:fldCharType="end"/>
        </w:r>
      </w:hyperlink>
    </w:p>
    <w:p w:rsidR="00995C4B" w:rsidRDefault="00AB14BA">
      <w:pPr>
        <w:pStyle w:val="TOC2"/>
        <w:tabs>
          <w:tab w:val="right" w:leader="dot" w:pos="9736"/>
        </w:tabs>
        <w:rPr>
          <w:smallCaps w:val="0"/>
          <w:noProof/>
          <w:sz w:val="22"/>
          <w:szCs w:val="22"/>
        </w:rPr>
      </w:pPr>
      <w:hyperlink w:anchor="_Toc8312202" w:history="1">
        <w:r w:rsidR="00995C4B" w:rsidRPr="00765D8D">
          <w:rPr>
            <w:rStyle w:val="Hyperlink"/>
            <w:rFonts w:ascii="Arial" w:hAnsi="Arial" w:cs="Arial"/>
            <w:noProof/>
          </w:rPr>
          <w:t>What to do when storing credentials</w:t>
        </w:r>
        <w:r w:rsidR="00995C4B">
          <w:rPr>
            <w:noProof/>
            <w:webHidden/>
          </w:rPr>
          <w:tab/>
        </w:r>
        <w:r w:rsidR="00995C4B">
          <w:rPr>
            <w:noProof/>
            <w:webHidden/>
          </w:rPr>
          <w:fldChar w:fldCharType="begin"/>
        </w:r>
        <w:r w:rsidR="00995C4B">
          <w:rPr>
            <w:noProof/>
            <w:webHidden/>
          </w:rPr>
          <w:instrText xml:space="preserve"> PAGEREF _Toc8312202 \h </w:instrText>
        </w:r>
        <w:r w:rsidR="00995C4B">
          <w:rPr>
            <w:noProof/>
            <w:webHidden/>
          </w:rPr>
        </w:r>
        <w:r w:rsidR="00995C4B">
          <w:rPr>
            <w:noProof/>
            <w:webHidden/>
          </w:rPr>
          <w:fldChar w:fldCharType="separate"/>
        </w:r>
        <w:r w:rsidR="00995C4B">
          <w:rPr>
            <w:noProof/>
            <w:webHidden/>
          </w:rPr>
          <w:t>44</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03" w:history="1">
        <w:r w:rsidR="00995C4B" w:rsidRPr="00765D8D">
          <w:rPr>
            <w:rStyle w:val="Hyperlink"/>
            <w:rFonts w:cstheme="minorHAnsi"/>
            <w:noProof/>
          </w:rPr>
          <w:t>Cardholder initiates</w:t>
        </w:r>
        <w:r w:rsidR="00995C4B">
          <w:rPr>
            <w:noProof/>
            <w:webHidden/>
          </w:rPr>
          <w:tab/>
        </w:r>
        <w:r w:rsidR="00995C4B">
          <w:rPr>
            <w:noProof/>
            <w:webHidden/>
          </w:rPr>
          <w:fldChar w:fldCharType="begin"/>
        </w:r>
        <w:r w:rsidR="00995C4B">
          <w:rPr>
            <w:noProof/>
            <w:webHidden/>
          </w:rPr>
          <w:instrText xml:space="preserve"> PAGEREF _Toc8312203 \h </w:instrText>
        </w:r>
        <w:r w:rsidR="00995C4B">
          <w:rPr>
            <w:noProof/>
            <w:webHidden/>
          </w:rPr>
        </w:r>
        <w:r w:rsidR="00995C4B">
          <w:rPr>
            <w:noProof/>
            <w:webHidden/>
          </w:rPr>
          <w:fldChar w:fldCharType="separate"/>
        </w:r>
        <w:r w:rsidR="00995C4B">
          <w:rPr>
            <w:noProof/>
            <w:webHidden/>
          </w:rPr>
          <w:t>45</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04" w:history="1">
        <w:r w:rsidR="00995C4B" w:rsidRPr="00765D8D">
          <w:rPr>
            <w:rStyle w:val="Hyperlink"/>
            <w:rFonts w:cstheme="minorHAnsi"/>
            <w:noProof/>
          </w:rPr>
          <w:t>Merchant initiates</w:t>
        </w:r>
        <w:r w:rsidR="00995C4B">
          <w:rPr>
            <w:noProof/>
            <w:webHidden/>
          </w:rPr>
          <w:tab/>
        </w:r>
        <w:r w:rsidR="00995C4B">
          <w:rPr>
            <w:noProof/>
            <w:webHidden/>
          </w:rPr>
          <w:fldChar w:fldCharType="begin"/>
        </w:r>
        <w:r w:rsidR="00995C4B">
          <w:rPr>
            <w:noProof/>
            <w:webHidden/>
          </w:rPr>
          <w:instrText xml:space="preserve"> PAGEREF _Toc8312204 \h </w:instrText>
        </w:r>
        <w:r w:rsidR="00995C4B">
          <w:rPr>
            <w:noProof/>
            <w:webHidden/>
          </w:rPr>
        </w:r>
        <w:r w:rsidR="00995C4B">
          <w:rPr>
            <w:noProof/>
            <w:webHidden/>
          </w:rPr>
          <w:fldChar w:fldCharType="separate"/>
        </w:r>
        <w:r w:rsidR="00995C4B">
          <w:rPr>
            <w:noProof/>
            <w:webHidden/>
          </w:rPr>
          <w:t>45</w:t>
        </w:r>
        <w:r w:rsidR="00995C4B">
          <w:rPr>
            <w:noProof/>
            <w:webHidden/>
          </w:rPr>
          <w:fldChar w:fldCharType="end"/>
        </w:r>
      </w:hyperlink>
    </w:p>
    <w:p w:rsidR="00995C4B" w:rsidRDefault="00AB14BA">
      <w:pPr>
        <w:pStyle w:val="TOC2"/>
        <w:tabs>
          <w:tab w:val="right" w:leader="dot" w:pos="9736"/>
        </w:tabs>
        <w:rPr>
          <w:smallCaps w:val="0"/>
          <w:noProof/>
          <w:sz w:val="22"/>
          <w:szCs w:val="22"/>
        </w:rPr>
      </w:pPr>
      <w:hyperlink w:anchor="_Toc8312205" w:history="1">
        <w:r w:rsidR="00995C4B" w:rsidRPr="00765D8D">
          <w:rPr>
            <w:rStyle w:val="Hyperlink"/>
            <w:rFonts w:cstheme="minorHAnsi"/>
            <w:noProof/>
          </w:rPr>
          <w:t>Example Direct 'first' request</w:t>
        </w:r>
        <w:r w:rsidR="00995C4B">
          <w:rPr>
            <w:noProof/>
            <w:webHidden/>
          </w:rPr>
          <w:tab/>
        </w:r>
        <w:r w:rsidR="00995C4B">
          <w:rPr>
            <w:noProof/>
            <w:webHidden/>
          </w:rPr>
          <w:fldChar w:fldCharType="begin"/>
        </w:r>
        <w:r w:rsidR="00995C4B">
          <w:rPr>
            <w:noProof/>
            <w:webHidden/>
          </w:rPr>
          <w:instrText xml:space="preserve"> PAGEREF _Toc8312205 \h </w:instrText>
        </w:r>
        <w:r w:rsidR="00995C4B">
          <w:rPr>
            <w:noProof/>
            <w:webHidden/>
          </w:rPr>
        </w:r>
        <w:r w:rsidR="00995C4B">
          <w:rPr>
            <w:noProof/>
            <w:webHidden/>
          </w:rPr>
          <w:fldChar w:fldCharType="separate"/>
        </w:r>
        <w:r w:rsidR="00995C4B">
          <w:rPr>
            <w:noProof/>
            <w:webHidden/>
          </w:rPr>
          <w:t>46</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06" w:history="1">
        <w:r w:rsidR="00995C4B" w:rsidRPr="00765D8D">
          <w:rPr>
            <w:rStyle w:val="Hyperlink"/>
            <w:rFonts w:cstheme="minorHAnsi"/>
            <w:noProof/>
          </w:rPr>
          <w:t>Response to 'first' request</w:t>
        </w:r>
        <w:r w:rsidR="00995C4B">
          <w:rPr>
            <w:noProof/>
            <w:webHidden/>
          </w:rPr>
          <w:tab/>
        </w:r>
        <w:r w:rsidR="00995C4B">
          <w:rPr>
            <w:noProof/>
            <w:webHidden/>
          </w:rPr>
          <w:fldChar w:fldCharType="begin"/>
        </w:r>
        <w:r w:rsidR="00995C4B">
          <w:rPr>
            <w:noProof/>
            <w:webHidden/>
          </w:rPr>
          <w:instrText xml:space="preserve"> PAGEREF _Toc8312206 \h </w:instrText>
        </w:r>
        <w:r w:rsidR="00995C4B">
          <w:rPr>
            <w:noProof/>
            <w:webHidden/>
          </w:rPr>
        </w:r>
        <w:r w:rsidR="00995C4B">
          <w:rPr>
            <w:noProof/>
            <w:webHidden/>
          </w:rPr>
          <w:fldChar w:fldCharType="separate"/>
        </w:r>
        <w:r w:rsidR="00995C4B">
          <w:rPr>
            <w:noProof/>
            <w:webHidden/>
          </w:rPr>
          <w:t>47</w:t>
        </w:r>
        <w:r w:rsidR="00995C4B">
          <w:rPr>
            <w:noProof/>
            <w:webHidden/>
          </w:rPr>
          <w:fldChar w:fldCharType="end"/>
        </w:r>
      </w:hyperlink>
    </w:p>
    <w:p w:rsidR="00995C4B" w:rsidRDefault="00AB14BA">
      <w:pPr>
        <w:pStyle w:val="TOC2"/>
        <w:tabs>
          <w:tab w:val="right" w:leader="dot" w:pos="9736"/>
        </w:tabs>
        <w:rPr>
          <w:smallCaps w:val="0"/>
          <w:noProof/>
          <w:sz w:val="22"/>
          <w:szCs w:val="22"/>
        </w:rPr>
      </w:pPr>
      <w:hyperlink w:anchor="_Toc8312207" w:history="1">
        <w:r w:rsidR="00995C4B" w:rsidRPr="00765D8D">
          <w:rPr>
            <w:rStyle w:val="Hyperlink"/>
            <w:rFonts w:cstheme="minorHAnsi"/>
            <w:noProof/>
          </w:rPr>
          <w:t>Example Direct 'used' request</w:t>
        </w:r>
        <w:r w:rsidR="00995C4B">
          <w:rPr>
            <w:noProof/>
            <w:webHidden/>
          </w:rPr>
          <w:tab/>
        </w:r>
        <w:r w:rsidR="00995C4B">
          <w:rPr>
            <w:noProof/>
            <w:webHidden/>
          </w:rPr>
          <w:fldChar w:fldCharType="begin"/>
        </w:r>
        <w:r w:rsidR="00995C4B">
          <w:rPr>
            <w:noProof/>
            <w:webHidden/>
          </w:rPr>
          <w:instrText xml:space="preserve"> PAGEREF _Toc8312207 \h </w:instrText>
        </w:r>
        <w:r w:rsidR="00995C4B">
          <w:rPr>
            <w:noProof/>
            <w:webHidden/>
          </w:rPr>
        </w:r>
        <w:r w:rsidR="00995C4B">
          <w:rPr>
            <w:noProof/>
            <w:webHidden/>
          </w:rPr>
          <w:fldChar w:fldCharType="separate"/>
        </w:r>
        <w:r w:rsidR="00995C4B">
          <w:rPr>
            <w:noProof/>
            <w:webHidden/>
          </w:rPr>
          <w:t>48</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08" w:history="1">
        <w:r w:rsidR="00995C4B" w:rsidRPr="00765D8D">
          <w:rPr>
            <w:rStyle w:val="Hyperlink"/>
            <w:rFonts w:cstheme="minorHAnsi"/>
            <w:noProof/>
          </w:rPr>
          <w:t>Response to 'used' request</w:t>
        </w:r>
        <w:r w:rsidR="00995C4B">
          <w:rPr>
            <w:noProof/>
            <w:webHidden/>
          </w:rPr>
          <w:tab/>
        </w:r>
        <w:r w:rsidR="00995C4B">
          <w:rPr>
            <w:noProof/>
            <w:webHidden/>
          </w:rPr>
          <w:fldChar w:fldCharType="begin"/>
        </w:r>
        <w:r w:rsidR="00995C4B">
          <w:rPr>
            <w:noProof/>
            <w:webHidden/>
          </w:rPr>
          <w:instrText xml:space="preserve"> PAGEREF _Toc8312208 \h </w:instrText>
        </w:r>
        <w:r w:rsidR="00995C4B">
          <w:rPr>
            <w:noProof/>
            <w:webHidden/>
          </w:rPr>
        </w:r>
        <w:r w:rsidR="00995C4B">
          <w:rPr>
            <w:noProof/>
            <w:webHidden/>
          </w:rPr>
          <w:fldChar w:fldCharType="separate"/>
        </w:r>
        <w:r w:rsidR="00995C4B">
          <w:rPr>
            <w:noProof/>
            <w:webHidden/>
          </w:rPr>
          <w:t>49</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09" w:history="1">
        <w:r w:rsidR="00995C4B" w:rsidRPr="00765D8D">
          <w:rPr>
            <w:rStyle w:val="Hyperlink"/>
            <w:noProof/>
          </w:rPr>
          <w:t>4.5</w:t>
        </w:r>
        <w:r w:rsidR="00995C4B">
          <w:rPr>
            <w:smallCaps w:val="0"/>
            <w:noProof/>
            <w:sz w:val="22"/>
            <w:szCs w:val="22"/>
          </w:rPr>
          <w:tab/>
        </w:r>
        <w:r w:rsidR="00995C4B" w:rsidRPr="00765D8D">
          <w:rPr>
            <w:rStyle w:val="Hyperlink"/>
            <w:noProof/>
          </w:rPr>
          <w:t>EXTERNAL INTERFACES</w:t>
        </w:r>
        <w:r w:rsidR="00995C4B">
          <w:rPr>
            <w:noProof/>
            <w:webHidden/>
          </w:rPr>
          <w:tab/>
        </w:r>
        <w:r w:rsidR="00995C4B">
          <w:rPr>
            <w:noProof/>
            <w:webHidden/>
          </w:rPr>
          <w:fldChar w:fldCharType="begin"/>
        </w:r>
        <w:r w:rsidR="00995C4B">
          <w:rPr>
            <w:noProof/>
            <w:webHidden/>
          </w:rPr>
          <w:instrText xml:space="preserve"> PAGEREF _Toc8312209 \h </w:instrText>
        </w:r>
        <w:r w:rsidR="00995C4B">
          <w:rPr>
            <w:noProof/>
            <w:webHidden/>
          </w:rPr>
        </w:r>
        <w:r w:rsidR="00995C4B">
          <w:rPr>
            <w:noProof/>
            <w:webHidden/>
          </w:rPr>
          <w:fldChar w:fldCharType="separate"/>
        </w:r>
        <w:r w:rsidR="00995C4B">
          <w:rPr>
            <w:noProof/>
            <w:webHidden/>
          </w:rPr>
          <w:t>50</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0" w:history="1">
        <w:r w:rsidR="00995C4B" w:rsidRPr="00765D8D">
          <w:rPr>
            <w:rStyle w:val="Hyperlink"/>
            <w:noProof/>
          </w:rPr>
          <w:t>4.5.1</w:t>
        </w:r>
        <w:r w:rsidR="00995C4B">
          <w:rPr>
            <w:i w:val="0"/>
            <w:iCs w:val="0"/>
            <w:noProof/>
            <w:sz w:val="22"/>
            <w:szCs w:val="22"/>
          </w:rPr>
          <w:tab/>
        </w:r>
        <w:r w:rsidR="00995C4B" w:rsidRPr="00765D8D">
          <w:rPr>
            <w:rStyle w:val="Hyperlink"/>
            <w:noProof/>
          </w:rPr>
          <w:t>CHINA UNION PAY</w:t>
        </w:r>
        <w:r w:rsidR="00995C4B">
          <w:rPr>
            <w:noProof/>
            <w:webHidden/>
          </w:rPr>
          <w:tab/>
        </w:r>
        <w:r w:rsidR="00995C4B">
          <w:rPr>
            <w:noProof/>
            <w:webHidden/>
          </w:rPr>
          <w:fldChar w:fldCharType="begin"/>
        </w:r>
        <w:r w:rsidR="00995C4B">
          <w:rPr>
            <w:noProof/>
            <w:webHidden/>
          </w:rPr>
          <w:instrText xml:space="preserve"> PAGEREF _Toc8312210 \h </w:instrText>
        </w:r>
        <w:r w:rsidR="00995C4B">
          <w:rPr>
            <w:noProof/>
            <w:webHidden/>
          </w:rPr>
        </w:r>
        <w:r w:rsidR="00995C4B">
          <w:rPr>
            <w:noProof/>
            <w:webHidden/>
          </w:rPr>
          <w:fldChar w:fldCharType="separate"/>
        </w:r>
        <w:r w:rsidR="00995C4B">
          <w:rPr>
            <w:noProof/>
            <w:webHidden/>
          </w:rPr>
          <w:t>50</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1" w:history="1">
        <w:r w:rsidR="00995C4B" w:rsidRPr="00765D8D">
          <w:rPr>
            <w:rStyle w:val="Hyperlink"/>
            <w:noProof/>
          </w:rPr>
          <w:t>4.5.2</w:t>
        </w:r>
        <w:r w:rsidR="00995C4B">
          <w:rPr>
            <w:i w:val="0"/>
            <w:iCs w:val="0"/>
            <w:noProof/>
            <w:sz w:val="22"/>
            <w:szCs w:val="22"/>
          </w:rPr>
          <w:tab/>
        </w:r>
        <w:r w:rsidR="00995C4B" w:rsidRPr="00765D8D">
          <w:rPr>
            <w:rStyle w:val="Hyperlink"/>
            <w:noProof/>
          </w:rPr>
          <w:t>SOFORT</w:t>
        </w:r>
        <w:r w:rsidR="00995C4B">
          <w:rPr>
            <w:noProof/>
            <w:webHidden/>
          </w:rPr>
          <w:tab/>
        </w:r>
        <w:r w:rsidR="00995C4B">
          <w:rPr>
            <w:noProof/>
            <w:webHidden/>
          </w:rPr>
          <w:fldChar w:fldCharType="begin"/>
        </w:r>
        <w:r w:rsidR="00995C4B">
          <w:rPr>
            <w:noProof/>
            <w:webHidden/>
          </w:rPr>
          <w:instrText xml:space="preserve"> PAGEREF _Toc8312211 \h </w:instrText>
        </w:r>
        <w:r w:rsidR="00995C4B">
          <w:rPr>
            <w:noProof/>
            <w:webHidden/>
          </w:rPr>
        </w:r>
        <w:r w:rsidR="00995C4B">
          <w:rPr>
            <w:noProof/>
            <w:webHidden/>
          </w:rPr>
          <w:fldChar w:fldCharType="separate"/>
        </w:r>
        <w:r w:rsidR="00995C4B">
          <w:rPr>
            <w:noProof/>
            <w:webHidden/>
          </w:rPr>
          <w:t>51</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2" w:history="1">
        <w:r w:rsidR="00995C4B" w:rsidRPr="00765D8D">
          <w:rPr>
            <w:rStyle w:val="Hyperlink"/>
            <w:noProof/>
          </w:rPr>
          <w:t>4.5.3</w:t>
        </w:r>
        <w:r w:rsidR="00995C4B">
          <w:rPr>
            <w:i w:val="0"/>
            <w:iCs w:val="0"/>
            <w:noProof/>
            <w:sz w:val="22"/>
            <w:szCs w:val="22"/>
          </w:rPr>
          <w:tab/>
        </w:r>
        <w:r w:rsidR="00995C4B" w:rsidRPr="00765D8D">
          <w:rPr>
            <w:rStyle w:val="Hyperlink"/>
            <w:noProof/>
          </w:rPr>
          <w:t>ALIPAY</w:t>
        </w:r>
        <w:r w:rsidR="00995C4B">
          <w:rPr>
            <w:noProof/>
            <w:webHidden/>
          </w:rPr>
          <w:tab/>
        </w:r>
        <w:r w:rsidR="00995C4B">
          <w:rPr>
            <w:noProof/>
            <w:webHidden/>
          </w:rPr>
          <w:fldChar w:fldCharType="begin"/>
        </w:r>
        <w:r w:rsidR="00995C4B">
          <w:rPr>
            <w:noProof/>
            <w:webHidden/>
          </w:rPr>
          <w:instrText xml:space="preserve"> PAGEREF _Toc8312212 \h </w:instrText>
        </w:r>
        <w:r w:rsidR="00995C4B">
          <w:rPr>
            <w:noProof/>
            <w:webHidden/>
          </w:rPr>
        </w:r>
        <w:r w:rsidR="00995C4B">
          <w:rPr>
            <w:noProof/>
            <w:webHidden/>
          </w:rPr>
          <w:fldChar w:fldCharType="separate"/>
        </w:r>
        <w:r w:rsidR="00995C4B">
          <w:rPr>
            <w:noProof/>
            <w:webHidden/>
          </w:rPr>
          <w:t>52</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3" w:history="1">
        <w:r w:rsidR="00995C4B" w:rsidRPr="00765D8D">
          <w:rPr>
            <w:rStyle w:val="Hyperlink"/>
            <w:noProof/>
          </w:rPr>
          <w:t>4.5.4</w:t>
        </w:r>
        <w:r w:rsidR="00995C4B">
          <w:rPr>
            <w:i w:val="0"/>
            <w:iCs w:val="0"/>
            <w:noProof/>
            <w:sz w:val="22"/>
            <w:szCs w:val="22"/>
          </w:rPr>
          <w:tab/>
        </w:r>
        <w:r w:rsidR="00995C4B" w:rsidRPr="00765D8D">
          <w:rPr>
            <w:rStyle w:val="Hyperlink"/>
            <w:noProof/>
          </w:rPr>
          <w:t>YANDEX</w:t>
        </w:r>
        <w:r w:rsidR="00995C4B">
          <w:rPr>
            <w:noProof/>
            <w:webHidden/>
          </w:rPr>
          <w:tab/>
        </w:r>
        <w:r w:rsidR="00995C4B">
          <w:rPr>
            <w:noProof/>
            <w:webHidden/>
          </w:rPr>
          <w:fldChar w:fldCharType="begin"/>
        </w:r>
        <w:r w:rsidR="00995C4B">
          <w:rPr>
            <w:noProof/>
            <w:webHidden/>
          </w:rPr>
          <w:instrText xml:space="preserve"> PAGEREF _Toc8312213 \h </w:instrText>
        </w:r>
        <w:r w:rsidR="00995C4B">
          <w:rPr>
            <w:noProof/>
            <w:webHidden/>
          </w:rPr>
        </w:r>
        <w:r w:rsidR="00995C4B">
          <w:rPr>
            <w:noProof/>
            <w:webHidden/>
          </w:rPr>
          <w:fldChar w:fldCharType="separate"/>
        </w:r>
        <w:r w:rsidR="00995C4B">
          <w:rPr>
            <w:noProof/>
            <w:webHidden/>
          </w:rPr>
          <w:t>54</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4" w:history="1">
        <w:r w:rsidR="00995C4B" w:rsidRPr="00765D8D">
          <w:rPr>
            <w:rStyle w:val="Hyperlink"/>
            <w:noProof/>
          </w:rPr>
          <w:t>4.5.5</w:t>
        </w:r>
        <w:r w:rsidR="00995C4B">
          <w:rPr>
            <w:i w:val="0"/>
            <w:iCs w:val="0"/>
            <w:noProof/>
            <w:sz w:val="22"/>
            <w:szCs w:val="22"/>
          </w:rPr>
          <w:tab/>
        </w:r>
        <w:r w:rsidR="00995C4B" w:rsidRPr="00765D8D">
          <w:rPr>
            <w:rStyle w:val="Hyperlink"/>
            <w:noProof/>
          </w:rPr>
          <w:t>QIWI</w:t>
        </w:r>
        <w:r w:rsidR="00995C4B">
          <w:rPr>
            <w:noProof/>
            <w:webHidden/>
          </w:rPr>
          <w:tab/>
        </w:r>
        <w:r w:rsidR="00995C4B">
          <w:rPr>
            <w:noProof/>
            <w:webHidden/>
          </w:rPr>
          <w:fldChar w:fldCharType="begin"/>
        </w:r>
        <w:r w:rsidR="00995C4B">
          <w:rPr>
            <w:noProof/>
            <w:webHidden/>
          </w:rPr>
          <w:instrText xml:space="preserve"> PAGEREF _Toc8312214 \h </w:instrText>
        </w:r>
        <w:r w:rsidR="00995C4B">
          <w:rPr>
            <w:noProof/>
            <w:webHidden/>
          </w:rPr>
        </w:r>
        <w:r w:rsidR="00995C4B">
          <w:rPr>
            <w:noProof/>
            <w:webHidden/>
          </w:rPr>
          <w:fldChar w:fldCharType="separate"/>
        </w:r>
        <w:r w:rsidR="00995C4B">
          <w:rPr>
            <w:noProof/>
            <w:webHidden/>
          </w:rPr>
          <w:t>55</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5" w:history="1">
        <w:r w:rsidR="00995C4B" w:rsidRPr="00765D8D">
          <w:rPr>
            <w:rStyle w:val="Hyperlink"/>
            <w:noProof/>
          </w:rPr>
          <w:t>4.5.6</w:t>
        </w:r>
        <w:r w:rsidR="00995C4B">
          <w:rPr>
            <w:i w:val="0"/>
            <w:iCs w:val="0"/>
            <w:noProof/>
            <w:sz w:val="22"/>
            <w:szCs w:val="22"/>
          </w:rPr>
          <w:tab/>
        </w:r>
        <w:r w:rsidR="00995C4B" w:rsidRPr="00765D8D">
          <w:rPr>
            <w:rStyle w:val="Hyperlink"/>
            <w:noProof/>
          </w:rPr>
          <w:t>BOLETO</w:t>
        </w:r>
        <w:r w:rsidR="00995C4B">
          <w:rPr>
            <w:noProof/>
            <w:webHidden/>
          </w:rPr>
          <w:tab/>
        </w:r>
        <w:r w:rsidR="00995C4B">
          <w:rPr>
            <w:noProof/>
            <w:webHidden/>
          </w:rPr>
          <w:fldChar w:fldCharType="begin"/>
        </w:r>
        <w:r w:rsidR="00995C4B">
          <w:rPr>
            <w:noProof/>
            <w:webHidden/>
          </w:rPr>
          <w:instrText xml:space="preserve"> PAGEREF _Toc8312215 \h </w:instrText>
        </w:r>
        <w:r w:rsidR="00995C4B">
          <w:rPr>
            <w:noProof/>
            <w:webHidden/>
          </w:rPr>
        </w:r>
        <w:r w:rsidR="00995C4B">
          <w:rPr>
            <w:noProof/>
            <w:webHidden/>
          </w:rPr>
          <w:fldChar w:fldCharType="separate"/>
        </w:r>
        <w:r w:rsidR="00995C4B">
          <w:rPr>
            <w:noProof/>
            <w:webHidden/>
          </w:rPr>
          <w:t>56</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6" w:history="1">
        <w:r w:rsidR="00995C4B" w:rsidRPr="00765D8D">
          <w:rPr>
            <w:rStyle w:val="Hyperlink"/>
            <w:noProof/>
          </w:rPr>
          <w:t>4.5.7</w:t>
        </w:r>
        <w:r w:rsidR="00995C4B">
          <w:rPr>
            <w:i w:val="0"/>
            <w:iCs w:val="0"/>
            <w:noProof/>
            <w:sz w:val="22"/>
            <w:szCs w:val="22"/>
          </w:rPr>
          <w:tab/>
        </w:r>
        <w:r w:rsidR="00995C4B" w:rsidRPr="00765D8D">
          <w:rPr>
            <w:rStyle w:val="Hyperlink"/>
            <w:noProof/>
          </w:rPr>
          <w:t>MISTER CASH</w:t>
        </w:r>
        <w:r w:rsidR="00995C4B">
          <w:rPr>
            <w:noProof/>
            <w:webHidden/>
          </w:rPr>
          <w:tab/>
        </w:r>
        <w:r w:rsidR="00995C4B">
          <w:rPr>
            <w:noProof/>
            <w:webHidden/>
          </w:rPr>
          <w:fldChar w:fldCharType="begin"/>
        </w:r>
        <w:r w:rsidR="00995C4B">
          <w:rPr>
            <w:noProof/>
            <w:webHidden/>
          </w:rPr>
          <w:instrText xml:space="preserve"> PAGEREF _Toc8312216 \h </w:instrText>
        </w:r>
        <w:r w:rsidR="00995C4B">
          <w:rPr>
            <w:noProof/>
            <w:webHidden/>
          </w:rPr>
        </w:r>
        <w:r w:rsidR="00995C4B">
          <w:rPr>
            <w:noProof/>
            <w:webHidden/>
          </w:rPr>
          <w:fldChar w:fldCharType="separate"/>
        </w:r>
        <w:r w:rsidR="00995C4B">
          <w:rPr>
            <w:noProof/>
            <w:webHidden/>
          </w:rPr>
          <w:t>58</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7" w:history="1">
        <w:r w:rsidR="00995C4B" w:rsidRPr="00765D8D">
          <w:rPr>
            <w:rStyle w:val="Hyperlink"/>
            <w:noProof/>
          </w:rPr>
          <w:t>4.5.8</w:t>
        </w:r>
        <w:r w:rsidR="00995C4B">
          <w:rPr>
            <w:i w:val="0"/>
            <w:iCs w:val="0"/>
            <w:noProof/>
            <w:sz w:val="22"/>
            <w:szCs w:val="22"/>
          </w:rPr>
          <w:tab/>
        </w:r>
        <w:r w:rsidR="00995C4B" w:rsidRPr="00765D8D">
          <w:rPr>
            <w:rStyle w:val="Hyperlink"/>
            <w:noProof/>
          </w:rPr>
          <w:t>PAYPAL</w:t>
        </w:r>
        <w:r w:rsidR="00995C4B">
          <w:rPr>
            <w:noProof/>
            <w:webHidden/>
          </w:rPr>
          <w:tab/>
        </w:r>
        <w:r w:rsidR="00995C4B">
          <w:rPr>
            <w:noProof/>
            <w:webHidden/>
          </w:rPr>
          <w:fldChar w:fldCharType="begin"/>
        </w:r>
        <w:r w:rsidR="00995C4B">
          <w:rPr>
            <w:noProof/>
            <w:webHidden/>
          </w:rPr>
          <w:instrText xml:space="preserve"> PAGEREF _Toc8312217 \h </w:instrText>
        </w:r>
        <w:r w:rsidR="00995C4B">
          <w:rPr>
            <w:noProof/>
            <w:webHidden/>
          </w:rPr>
        </w:r>
        <w:r w:rsidR="00995C4B">
          <w:rPr>
            <w:noProof/>
            <w:webHidden/>
          </w:rPr>
          <w:fldChar w:fldCharType="separate"/>
        </w:r>
        <w:r w:rsidR="00995C4B">
          <w:rPr>
            <w:noProof/>
            <w:webHidden/>
          </w:rPr>
          <w:t>59</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18" w:history="1">
        <w:r w:rsidR="00995C4B" w:rsidRPr="00765D8D">
          <w:rPr>
            <w:rStyle w:val="Hyperlink"/>
            <w:noProof/>
          </w:rPr>
          <w:t>4.5.9</w:t>
        </w:r>
        <w:r w:rsidR="00995C4B">
          <w:rPr>
            <w:i w:val="0"/>
            <w:iCs w:val="0"/>
            <w:noProof/>
            <w:sz w:val="22"/>
            <w:szCs w:val="22"/>
          </w:rPr>
          <w:tab/>
        </w:r>
        <w:r w:rsidR="00995C4B" w:rsidRPr="00765D8D">
          <w:rPr>
            <w:rStyle w:val="Hyperlink"/>
            <w:noProof/>
          </w:rPr>
          <w:t>eNETS</w:t>
        </w:r>
        <w:r w:rsidR="00995C4B">
          <w:rPr>
            <w:noProof/>
            <w:webHidden/>
          </w:rPr>
          <w:tab/>
        </w:r>
        <w:r w:rsidR="00995C4B">
          <w:rPr>
            <w:noProof/>
            <w:webHidden/>
          </w:rPr>
          <w:fldChar w:fldCharType="begin"/>
        </w:r>
        <w:r w:rsidR="00995C4B">
          <w:rPr>
            <w:noProof/>
            <w:webHidden/>
          </w:rPr>
          <w:instrText xml:space="preserve"> PAGEREF _Toc8312218 \h </w:instrText>
        </w:r>
        <w:r w:rsidR="00995C4B">
          <w:rPr>
            <w:noProof/>
            <w:webHidden/>
          </w:rPr>
        </w:r>
        <w:r w:rsidR="00995C4B">
          <w:rPr>
            <w:noProof/>
            <w:webHidden/>
          </w:rPr>
          <w:fldChar w:fldCharType="separate"/>
        </w:r>
        <w:r w:rsidR="00995C4B">
          <w:rPr>
            <w:noProof/>
            <w:webHidden/>
          </w:rPr>
          <w:t>60</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19" w:history="1">
        <w:r w:rsidR="00995C4B" w:rsidRPr="00765D8D">
          <w:rPr>
            <w:rStyle w:val="Hyperlink"/>
            <w:noProof/>
          </w:rPr>
          <w:t>4.5.10</w:t>
        </w:r>
        <w:r w:rsidR="00995C4B">
          <w:rPr>
            <w:i w:val="0"/>
            <w:iCs w:val="0"/>
            <w:noProof/>
            <w:sz w:val="22"/>
            <w:szCs w:val="22"/>
          </w:rPr>
          <w:tab/>
        </w:r>
        <w:r w:rsidR="00995C4B" w:rsidRPr="00765D8D">
          <w:rPr>
            <w:rStyle w:val="Hyperlink"/>
            <w:noProof/>
          </w:rPr>
          <w:t>iDEAL</w:t>
        </w:r>
        <w:r w:rsidR="00995C4B">
          <w:rPr>
            <w:noProof/>
            <w:webHidden/>
          </w:rPr>
          <w:tab/>
        </w:r>
        <w:r w:rsidR="00995C4B">
          <w:rPr>
            <w:noProof/>
            <w:webHidden/>
          </w:rPr>
          <w:fldChar w:fldCharType="begin"/>
        </w:r>
        <w:r w:rsidR="00995C4B">
          <w:rPr>
            <w:noProof/>
            <w:webHidden/>
          </w:rPr>
          <w:instrText xml:space="preserve"> PAGEREF _Toc8312219 \h </w:instrText>
        </w:r>
        <w:r w:rsidR="00995C4B">
          <w:rPr>
            <w:noProof/>
            <w:webHidden/>
          </w:rPr>
        </w:r>
        <w:r w:rsidR="00995C4B">
          <w:rPr>
            <w:noProof/>
            <w:webHidden/>
          </w:rPr>
          <w:fldChar w:fldCharType="separate"/>
        </w:r>
        <w:r w:rsidR="00995C4B">
          <w:rPr>
            <w:noProof/>
            <w:webHidden/>
          </w:rPr>
          <w:t>62</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0" w:history="1">
        <w:r w:rsidR="00995C4B" w:rsidRPr="00765D8D">
          <w:rPr>
            <w:rStyle w:val="Hyperlink"/>
            <w:noProof/>
          </w:rPr>
          <w:t>4.5.11</w:t>
        </w:r>
        <w:r w:rsidR="00995C4B">
          <w:rPr>
            <w:i w:val="0"/>
            <w:iCs w:val="0"/>
            <w:noProof/>
            <w:sz w:val="22"/>
            <w:szCs w:val="22"/>
          </w:rPr>
          <w:tab/>
        </w:r>
        <w:r w:rsidR="00995C4B" w:rsidRPr="00765D8D">
          <w:rPr>
            <w:rStyle w:val="Hyperlink"/>
            <w:noProof/>
          </w:rPr>
          <w:t>GiroPay</w:t>
        </w:r>
        <w:r w:rsidR="00995C4B">
          <w:rPr>
            <w:noProof/>
            <w:webHidden/>
          </w:rPr>
          <w:tab/>
        </w:r>
        <w:r w:rsidR="00995C4B">
          <w:rPr>
            <w:noProof/>
            <w:webHidden/>
          </w:rPr>
          <w:fldChar w:fldCharType="begin"/>
        </w:r>
        <w:r w:rsidR="00995C4B">
          <w:rPr>
            <w:noProof/>
            <w:webHidden/>
          </w:rPr>
          <w:instrText xml:space="preserve"> PAGEREF _Toc8312220 \h </w:instrText>
        </w:r>
        <w:r w:rsidR="00995C4B">
          <w:rPr>
            <w:noProof/>
            <w:webHidden/>
          </w:rPr>
        </w:r>
        <w:r w:rsidR="00995C4B">
          <w:rPr>
            <w:noProof/>
            <w:webHidden/>
          </w:rPr>
          <w:fldChar w:fldCharType="separate"/>
        </w:r>
        <w:r w:rsidR="00995C4B">
          <w:rPr>
            <w:noProof/>
            <w:webHidden/>
          </w:rPr>
          <w:t>63</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1" w:history="1">
        <w:r w:rsidR="00995C4B" w:rsidRPr="00765D8D">
          <w:rPr>
            <w:rStyle w:val="Hyperlink"/>
            <w:noProof/>
          </w:rPr>
          <w:t>4.5.12</w:t>
        </w:r>
        <w:r w:rsidR="00995C4B">
          <w:rPr>
            <w:i w:val="0"/>
            <w:iCs w:val="0"/>
            <w:noProof/>
            <w:sz w:val="22"/>
            <w:szCs w:val="22"/>
          </w:rPr>
          <w:tab/>
        </w:r>
        <w:r w:rsidR="00995C4B" w:rsidRPr="00765D8D">
          <w:rPr>
            <w:rStyle w:val="Hyperlink"/>
            <w:noProof/>
          </w:rPr>
          <w:t>Konbini</w:t>
        </w:r>
        <w:r w:rsidR="00995C4B">
          <w:rPr>
            <w:noProof/>
            <w:webHidden/>
          </w:rPr>
          <w:tab/>
        </w:r>
        <w:r w:rsidR="00995C4B">
          <w:rPr>
            <w:noProof/>
            <w:webHidden/>
          </w:rPr>
          <w:fldChar w:fldCharType="begin"/>
        </w:r>
        <w:r w:rsidR="00995C4B">
          <w:rPr>
            <w:noProof/>
            <w:webHidden/>
          </w:rPr>
          <w:instrText xml:space="preserve"> PAGEREF _Toc8312221 \h </w:instrText>
        </w:r>
        <w:r w:rsidR="00995C4B">
          <w:rPr>
            <w:noProof/>
            <w:webHidden/>
          </w:rPr>
        </w:r>
        <w:r w:rsidR="00995C4B">
          <w:rPr>
            <w:noProof/>
            <w:webHidden/>
          </w:rPr>
          <w:fldChar w:fldCharType="separate"/>
        </w:r>
        <w:r w:rsidR="00995C4B">
          <w:rPr>
            <w:noProof/>
            <w:webHidden/>
          </w:rPr>
          <w:t>65</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2" w:history="1">
        <w:r w:rsidR="00995C4B" w:rsidRPr="00765D8D">
          <w:rPr>
            <w:rStyle w:val="Hyperlink"/>
            <w:noProof/>
          </w:rPr>
          <w:t>4.5.13</w:t>
        </w:r>
        <w:r w:rsidR="00995C4B">
          <w:rPr>
            <w:i w:val="0"/>
            <w:iCs w:val="0"/>
            <w:noProof/>
            <w:sz w:val="22"/>
            <w:szCs w:val="22"/>
          </w:rPr>
          <w:tab/>
        </w:r>
        <w:r w:rsidR="00995C4B" w:rsidRPr="00765D8D">
          <w:rPr>
            <w:rStyle w:val="Hyperlink"/>
            <w:noProof/>
          </w:rPr>
          <w:t>Poli</w:t>
        </w:r>
        <w:r w:rsidR="00995C4B">
          <w:rPr>
            <w:noProof/>
            <w:webHidden/>
          </w:rPr>
          <w:tab/>
        </w:r>
        <w:r w:rsidR="00995C4B">
          <w:rPr>
            <w:noProof/>
            <w:webHidden/>
          </w:rPr>
          <w:fldChar w:fldCharType="begin"/>
        </w:r>
        <w:r w:rsidR="00995C4B">
          <w:rPr>
            <w:noProof/>
            <w:webHidden/>
          </w:rPr>
          <w:instrText xml:space="preserve"> PAGEREF _Toc8312222 \h </w:instrText>
        </w:r>
        <w:r w:rsidR="00995C4B">
          <w:rPr>
            <w:noProof/>
            <w:webHidden/>
          </w:rPr>
        </w:r>
        <w:r w:rsidR="00995C4B">
          <w:rPr>
            <w:noProof/>
            <w:webHidden/>
          </w:rPr>
          <w:fldChar w:fldCharType="separate"/>
        </w:r>
        <w:r w:rsidR="00995C4B">
          <w:rPr>
            <w:noProof/>
            <w:webHidden/>
          </w:rPr>
          <w:t>68</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3" w:history="1">
        <w:r w:rsidR="00995C4B" w:rsidRPr="00765D8D">
          <w:rPr>
            <w:rStyle w:val="Hyperlink"/>
            <w:noProof/>
          </w:rPr>
          <w:t>4.5.14</w:t>
        </w:r>
        <w:r w:rsidR="00995C4B">
          <w:rPr>
            <w:i w:val="0"/>
            <w:iCs w:val="0"/>
            <w:noProof/>
            <w:sz w:val="22"/>
            <w:szCs w:val="22"/>
          </w:rPr>
          <w:tab/>
        </w:r>
        <w:r w:rsidR="00995C4B" w:rsidRPr="00765D8D">
          <w:rPr>
            <w:rStyle w:val="Hyperlink"/>
            <w:noProof/>
          </w:rPr>
          <w:t>SEPA-DD</w:t>
        </w:r>
        <w:r w:rsidR="00995C4B">
          <w:rPr>
            <w:noProof/>
            <w:webHidden/>
          </w:rPr>
          <w:tab/>
        </w:r>
        <w:r w:rsidR="00995C4B">
          <w:rPr>
            <w:noProof/>
            <w:webHidden/>
          </w:rPr>
          <w:fldChar w:fldCharType="begin"/>
        </w:r>
        <w:r w:rsidR="00995C4B">
          <w:rPr>
            <w:noProof/>
            <w:webHidden/>
          </w:rPr>
          <w:instrText xml:space="preserve"> PAGEREF _Toc8312223 \h </w:instrText>
        </w:r>
        <w:r w:rsidR="00995C4B">
          <w:rPr>
            <w:noProof/>
            <w:webHidden/>
          </w:rPr>
        </w:r>
        <w:r w:rsidR="00995C4B">
          <w:rPr>
            <w:noProof/>
            <w:webHidden/>
          </w:rPr>
          <w:fldChar w:fldCharType="separate"/>
        </w:r>
        <w:r w:rsidR="00995C4B">
          <w:rPr>
            <w:noProof/>
            <w:webHidden/>
          </w:rPr>
          <w:t>72</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4" w:history="1">
        <w:r w:rsidR="00995C4B" w:rsidRPr="00765D8D">
          <w:rPr>
            <w:rStyle w:val="Hyperlink"/>
            <w:noProof/>
          </w:rPr>
          <w:t>4.5.15</w:t>
        </w:r>
        <w:r w:rsidR="00995C4B">
          <w:rPr>
            <w:i w:val="0"/>
            <w:iCs w:val="0"/>
            <w:noProof/>
            <w:sz w:val="22"/>
            <w:szCs w:val="22"/>
          </w:rPr>
          <w:tab/>
        </w:r>
        <w:r w:rsidR="00995C4B" w:rsidRPr="00765D8D">
          <w:rPr>
            <w:rStyle w:val="Hyperlink"/>
            <w:noProof/>
          </w:rPr>
          <w:t>Przeleway24</w:t>
        </w:r>
        <w:r w:rsidR="00995C4B">
          <w:rPr>
            <w:noProof/>
            <w:webHidden/>
          </w:rPr>
          <w:tab/>
        </w:r>
        <w:r w:rsidR="00995C4B">
          <w:rPr>
            <w:noProof/>
            <w:webHidden/>
          </w:rPr>
          <w:fldChar w:fldCharType="begin"/>
        </w:r>
        <w:r w:rsidR="00995C4B">
          <w:rPr>
            <w:noProof/>
            <w:webHidden/>
          </w:rPr>
          <w:instrText xml:space="preserve"> PAGEREF _Toc8312224 \h </w:instrText>
        </w:r>
        <w:r w:rsidR="00995C4B">
          <w:rPr>
            <w:noProof/>
            <w:webHidden/>
          </w:rPr>
        </w:r>
        <w:r w:rsidR="00995C4B">
          <w:rPr>
            <w:noProof/>
            <w:webHidden/>
          </w:rPr>
          <w:fldChar w:fldCharType="separate"/>
        </w:r>
        <w:r w:rsidR="00995C4B">
          <w:rPr>
            <w:noProof/>
            <w:webHidden/>
          </w:rPr>
          <w:t>75</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5" w:history="1">
        <w:r w:rsidR="00995C4B" w:rsidRPr="00765D8D">
          <w:rPr>
            <w:rStyle w:val="Hyperlink"/>
            <w:noProof/>
          </w:rPr>
          <w:t>4.5.16</w:t>
        </w:r>
        <w:r w:rsidR="00995C4B">
          <w:rPr>
            <w:i w:val="0"/>
            <w:iCs w:val="0"/>
            <w:noProof/>
            <w:sz w:val="22"/>
            <w:szCs w:val="22"/>
          </w:rPr>
          <w:tab/>
        </w:r>
        <w:r w:rsidR="00995C4B" w:rsidRPr="00765D8D">
          <w:rPr>
            <w:rStyle w:val="Hyperlink"/>
            <w:noProof/>
          </w:rPr>
          <w:t>CashU</w:t>
        </w:r>
        <w:r w:rsidR="00995C4B">
          <w:rPr>
            <w:noProof/>
            <w:webHidden/>
          </w:rPr>
          <w:tab/>
        </w:r>
        <w:r w:rsidR="00995C4B">
          <w:rPr>
            <w:noProof/>
            <w:webHidden/>
          </w:rPr>
          <w:fldChar w:fldCharType="begin"/>
        </w:r>
        <w:r w:rsidR="00995C4B">
          <w:rPr>
            <w:noProof/>
            <w:webHidden/>
          </w:rPr>
          <w:instrText xml:space="preserve"> PAGEREF _Toc8312225 \h </w:instrText>
        </w:r>
        <w:r w:rsidR="00995C4B">
          <w:rPr>
            <w:noProof/>
            <w:webHidden/>
          </w:rPr>
        </w:r>
        <w:r w:rsidR="00995C4B">
          <w:rPr>
            <w:noProof/>
            <w:webHidden/>
          </w:rPr>
          <w:fldChar w:fldCharType="separate"/>
        </w:r>
        <w:r w:rsidR="00995C4B">
          <w:rPr>
            <w:noProof/>
            <w:webHidden/>
          </w:rPr>
          <w:t>77</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6" w:history="1">
        <w:r w:rsidR="00995C4B" w:rsidRPr="00765D8D">
          <w:rPr>
            <w:rStyle w:val="Hyperlink"/>
            <w:noProof/>
          </w:rPr>
          <w:t>4.5.17</w:t>
        </w:r>
        <w:r w:rsidR="00995C4B">
          <w:rPr>
            <w:i w:val="0"/>
            <w:iCs w:val="0"/>
            <w:noProof/>
            <w:sz w:val="22"/>
            <w:szCs w:val="22"/>
          </w:rPr>
          <w:tab/>
        </w:r>
        <w:r w:rsidR="00995C4B" w:rsidRPr="00765D8D">
          <w:rPr>
            <w:rStyle w:val="Hyperlink"/>
            <w:noProof/>
          </w:rPr>
          <w:t>KLARNA</w:t>
        </w:r>
        <w:r w:rsidR="00995C4B">
          <w:rPr>
            <w:noProof/>
            <w:webHidden/>
          </w:rPr>
          <w:tab/>
        </w:r>
        <w:r w:rsidR="00995C4B">
          <w:rPr>
            <w:noProof/>
            <w:webHidden/>
          </w:rPr>
          <w:fldChar w:fldCharType="begin"/>
        </w:r>
        <w:r w:rsidR="00995C4B">
          <w:rPr>
            <w:noProof/>
            <w:webHidden/>
          </w:rPr>
          <w:instrText xml:space="preserve"> PAGEREF _Toc8312226 \h </w:instrText>
        </w:r>
        <w:r w:rsidR="00995C4B">
          <w:rPr>
            <w:noProof/>
            <w:webHidden/>
          </w:rPr>
        </w:r>
        <w:r w:rsidR="00995C4B">
          <w:rPr>
            <w:noProof/>
            <w:webHidden/>
          </w:rPr>
          <w:fldChar w:fldCharType="separate"/>
        </w:r>
        <w:r w:rsidR="00995C4B">
          <w:rPr>
            <w:noProof/>
            <w:webHidden/>
          </w:rPr>
          <w:t>79</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7" w:history="1">
        <w:r w:rsidR="00995C4B" w:rsidRPr="00765D8D">
          <w:rPr>
            <w:rStyle w:val="Hyperlink"/>
            <w:noProof/>
          </w:rPr>
          <w:t>4.5.18</w:t>
        </w:r>
        <w:r w:rsidR="00995C4B">
          <w:rPr>
            <w:i w:val="0"/>
            <w:iCs w:val="0"/>
            <w:noProof/>
            <w:sz w:val="22"/>
            <w:szCs w:val="22"/>
          </w:rPr>
          <w:tab/>
        </w:r>
        <w:r w:rsidR="00995C4B" w:rsidRPr="00765D8D">
          <w:rPr>
            <w:rStyle w:val="Hyperlink"/>
            <w:noProof/>
          </w:rPr>
          <w:t>MOTO</w:t>
        </w:r>
        <w:r w:rsidR="00995C4B">
          <w:rPr>
            <w:noProof/>
            <w:webHidden/>
          </w:rPr>
          <w:tab/>
        </w:r>
        <w:r w:rsidR="00995C4B">
          <w:rPr>
            <w:noProof/>
            <w:webHidden/>
          </w:rPr>
          <w:fldChar w:fldCharType="begin"/>
        </w:r>
        <w:r w:rsidR="00995C4B">
          <w:rPr>
            <w:noProof/>
            <w:webHidden/>
          </w:rPr>
          <w:instrText xml:space="preserve"> PAGEREF _Toc8312227 \h </w:instrText>
        </w:r>
        <w:r w:rsidR="00995C4B">
          <w:rPr>
            <w:noProof/>
            <w:webHidden/>
          </w:rPr>
        </w:r>
        <w:r w:rsidR="00995C4B">
          <w:rPr>
            <w:noProof/>
            <w:webHidden/>
          </w:rPr>
          <w:fldChar w:fldCharType="separate"/>
        </w:r>
        <w:r w:rsidR="00995C4B">
          <w:rPr>
            <w:noProof/>
            <w:webHidden/>
          </w:rPr>
          <w:t>82</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8" w:history="1">
        <w:r w:rsidR="00995C4B" w:rsidRPr="00765D8D">
          <w:rPr>
            <w:rStyle w:val="Hyperlink"/>
            <w:noProof/>
          </w:rPr>
          <w:t>4.5.19</w:t>
        </w:r>
        <w:r w:rsidR="00995C4B">
          <w:rPr>
            <w:i w:val="0"/>
            <w:iCs w:val="0"/>
            <w:noProof/>
            <w:sz w:val="22"/>
            <w:szCs w:val="22"/>
          </w:rPr>
          <w:tab/>
        </w:r>
        <w:r w:rsidR="00995C4B" w:rsidRPr="00765D8D">
          <w:rPr>
            <w:rStyle w:val="Hyperlink"/>
            <w:noProof/>
          </w:rPr>
          <w:t>WECHATPAY</w:t>
        </w:r>
        <w:r w:rsidR="00995C4B">
          <w:rPr>
            <w:noProof/>
            <w:webHidden/>
          </w:rPr>
          <w:tab/>
        </w:r>
        <w:r w:rsidR="00995C4B">
          <w:rPr>
            <w:noProof/>
            <w:webHidden/>
          </w:rPr>
          <w:fldChar w:fldCharType="begin"/>
        </w:r>
        <w:r w:rsidR="00995C4B">
          <w:rPr>
            <w:noProof/>
            <w:webHidden/>
          </w:rPr>
          <w:instrText xml:space="preserve"> PAGEREF _Toc8312228 \h </w:instrText>
        </w:r>
        <w:r w:rsidR="00995C4B">
          <w:rPr>
            <w:noProof/>
            <w:webHidden/>
          </w:rPr>
        </w:r>
        <w:r w:rsidR="00995C4B">
          <w:rPr>
            <w:noProof/>
            <w:webHidden/>
          </w:rPr>
          <w:fldChar w:fldCharType="separate"/>
        </w:r>
        <w:r w:rsidR="00995C4B">
          <w:rPr>
            <w:noProof/>
            <w:webHidden/>
          </w:rPr>
          <w:t>92</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29" w:history="1">
        <w:r w:rsidR="00995C4B" w:rsidRPr="00765D8D">
          <w:rPr>
            <w:rStyle w:val="Hyperlink"/>
            <w:noProof/>
          </w:rPr>
          <w:t>4.5.20</w:t>
        </w:r>
        <w:r w:rsidR="00995C4B">
          <w:rPr>
            <w:i w:val="0"/>
            <w:iCs w:val="0"/>
            <w:noProof/>
            <w:sz w:val="22"/>
            <w:szCs w:val="22"/>
          </w:rPr>
          <w:tab/>
        </w:r>
        <w:r w:rsidR="00995C4B" w:rsidRPr="00765D8D">
          <w:rPr>
            <w:rStyle w:val="Hyperlink"/>
            <w:noProof/>
          </w:rPr>
          <w:t>YANDEX</w:t>
        </w:r>
        <w:r w:rsidR="00995C4B">
          <w:rPr>
            <w:noProof/>
            <w:webHidden/>
          </w:rPr>
          <w:tab/>
        </w:r>
        <w:r w:rsidR="00995C4B">
          <w:rPr>
            <w:noProof/>
            <w:webHidden/>
          </w:rPr>
          <w:fldChar w:fldCharType="begin"/>
        </w:r>
        <w:r w:rsidR="00995C4B">
          <w:rPr>
            <w:noProof/>
            <w:webHidden/>
          </w:rPr>
          <w:instrText xml:space="preserve"> PAGEREF _Toc8312229 \h </w:instrText>
        </w:r>
        <w:r w:rsidR="00995C4B">
          <w:rPr>
            <w:noProof/>
            <w:webHidden/>
          </w:rPr>
        </w:r>
        <w:r w:rsidR="00995C4B">
          <w:rPr>
            <w:noProof/>
            <w:webHidden/>
          </w:rPr>
          <w:fldChar w:fldCharType="separate"/>
        </w:r>
        <w:r w:rsidR="00995C4B">
          <w:rPr>
            <w:noProof/>
            <w:webHidden/>
          </w:rPr>
          <w:t>95</w:t>
        </w:r>
        <w:r w:rsidR="00995C4B">
          <w:rPr>
            <w:noProof/>
            <w:webHidden/>
          </w:rPr>
          <w:fldChar w:fldCharType="end"/>
        </w:r>
      </w:hyperlink>
    </w:p>
    <w:p w:rsidR="00995C4B" w:rsidRDefault="00AB14BA">
      <w:pPr>
        <w:pStyle w:val="TOC3"/>
        <w:tabs>
          <w:tab w:val="left" w:pos="1320"/>
          <w:tab w:val="right" w:leader="dot" w:pos="9736"/>
        </w:tabs>
        <w:rPr>
          <w:i w:val="0"/>
          <w:iCs w:val="0"/>
          <w:noProof/>
          <w:sz w:val="22"/>
          <w:szCs w:val="22"/>
        </w:rPr>
      </w:pPr>
      <w:hyperlink w:anchor="_Toc8312230" w:history="1">
        <w:r w:rsidR="00995C4B" w:rsidRPr="00765D8D">
          <w:rPr>
            <w:rStyle w:val="Hyperlink"/>
            <w:noProof/>
          </w:rPr>
          <w:t>4.5.21</w:t>
        </w:r>
        <w:r w:rsidR="00995C4B">
          <w:rPr>
            <w:i w:val="0"/>
            <w:iCs w:val="0"/>
            <w:noProof/>
            <w:sz w:val="22"/>
            <w:szCs w:val="22"/>
          </w:rPr>
          <w:tab/>
        </w:r>
        <w:r w:rsidR="00995C4B" w:rsidRPr="00765D8D">
          <w:rPr>
            <w:rStyle w:val="Hyperlink"/>
            <w:noProof/>
          </w:rPr>
          <w:t>TOKENISATION</w:t>
        </w:r>
        <w:r w:rsidR="00995C4B">
          <w:rPr>
            <w:noProof/>
            <w:webHidden/>
          </w:rPr>
          <w:tab/>
        </w:r>
        <w:r w:rsidR="00995C4B">
          <w:rPr>
            <w:noProof/>
            <w:webHidden/>
          </w:rPr>
          <w:fldChar w:fldCharType="begin"/>
        </w:r>
        <w:r w:rsidR="00995C4B">
          <w:rPr>
            <w:noProof/>
            <w:webHidden/>
          </w:rPr>
          <w:instrText xml:space="preserve"> PAGEREF _Toc8312230 \h </w:instrText>
        </w:r>
        <w:r w:rsidR="00995C4B">
          <w:rPr>
            <w:noProof/>
            <w:webHidden/>
          </w:rPr>
        </w:r>
        <w:r w:rsidR="00995C4B">
          <w:rPr>
            <w:noProof/>
            <w:webHidden/>
          </w:rPr>
          <w:fldChar w:fldCharType="separate"/>
        </w:r>
        <w:r w:rsidR="00995C4B">
          <w:rPr>
            <w:noProof/>
            <w:webHidden/>
          </w:rPr>
          <w:t>96</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31" w:history="1">
        <w:r w:rsidR="00995C4B" w:rsidRPr="00765D8D">
          <w:rPr>
            <w:rStyle w:val="Hyperlink"/>
            <w:noProof/>
          </w:rPr>
          <w:t>Direct create (merchant) token request</w:t>
        </w:r>
        <w:r w:rsidR="00995C4B">
          <w:rPr>
            <w:noProof/>
            <w:webHidden/>
          </w:rPr>
          <w:tab/>
        </w:r>
        <w:r w:rsidR="00995C4B">
          <w:rPr>
            <w:noProof/>
            <w:webHidden/>
          </w:rPr>
          <w:fldChar w:fldCharType="begin"/>
        </w:r>
        <w:r w:rsidR="00995C4B">
          <w:rPr>
            <w:noProof/>
            <w:webHidden/>
          </w:rPr>
          <w:instrText xml:space="preserve"> PAGEREF _Toc8312231 \h </w:instrText>
        </w:r>
        <w:r w:rsidR="00995C4B">
          <w:rPr>
            <w:noProof/>
            <w:webHidden/>
          </w:rPr>
        </w:r>
        <w:r w:rsidR="00995C4B">
          <w:rPr>
            <w:noProof/>
            <w:webHidden/>
          </w:rPr>
          <w:fldChar w:fldCharType="separate"/>
        </w:r>
        <w:r w:rsidR="00995C4B">
          <w:rPr>
            <w:noProof/>
            <w:webHidden/>
          </w:rPr>
          <w:t>102</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32" w:history="1">
        <w:r w:rsidR="00995C4B" w:rsidRPr="00765D8D">
          <w:rPr>
            <w:rStyle w:val="Hyperlink"/>
            <w:rFonts w:cstheme="minorHAnsi"/>
            <w:noProof/>
          </w:rPr>
          <w:t>Hosted create (merchant) token request</w:t>
        </w:r>
        <w:r w:rsidR="00995C4B">
          <w:rPr>
            <w:noProof/>
            <w:webHidden/>
          </w:rPr>
          <w:tab/>
        </w:r>
        <w:r w:rsidR="00995C4B">
          <w:rPr>
            <w:noProof/>
            <w:webHidden/>
          </w:rPr>
          <w:fldChar w:fldCharType="begin"/>
        </w:r>
        <w:r w:rsidR="00995C4B">
          <w:rPr>
            <w:noProof/>
            <w:webHidden/>
          </w:rPr>
          <w:instrText xml:space="preserve"> PAGEREF _Toc8312232 \h </w:instrText>
        </w:r>
        <w:r w:rsidR="00995C4B">
          <w:rPr>
            <w:noProof/>
            <w:webHidden/>
          </w:rPr>
        </w:r>
        <w:r w:rsidR="00995C4B">
          <w:rPr>
            <w:noProof/>
            <w:webHidden/>
          </w:rPr>
          <w:fldChar w:fldCharType="separate"/>
        </w:r>
        <w:r w:rsidR="00995C4B">
          <w:rPr>
            <w:noProof/>
            <w:webHidden/>
          </w:rPr>
          <w:t>104</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33" w:history="1">
        <w:r w:rsidR="00995C4B" w:rsidRPr="00765D8D">
          <w:rPr>
            <w:rStyle w:val="Hyperlink"/>
            <w:noProof/>
          </w:rPr>
          <w:t>4.5.22 Google Pay</w:t>
        </w:r>
        <w:r w:rsidR="00995C4B">
          <w:rPr>
            <w:noProof/>
            <w:webHidden/>
          </w:rPr>
          <w:tab/>
        </w:r>
        <w:r w:rsidR="00995C4B">
          <w:rPr>
            <w:noProof/>
            <w:webHidden/>
          </w:rPr>
          <w:fldChar w:fldCharType="begin"/>
        </w:r>
        <w:r w:rsidR="00995C4B">
          <w:rPr>
            <w:noProof/>
            <w:webHidden/>
          </w:rPr>
          <w:instrText xml:space="preserve"> PAGEREF _Toc8312233 \h </w:instrText>
        </w:r>
        <w:r w:rsidR="00995C4B">
          <w:rPr>
            <w:noProof/>
            <w:webHidden/>
          </w:rPr>
        </w:r>
        <w:r w:rsidR="00995C4B">
          <w:rPr>
            <w:noProof/>
            <w:webHidden/>
          </w:rPr>
          <w:fldChar w:fldCharType="separate"/>
        </w:r>
        <w:r w:rsidR="00995C4B">
          <w:rPr>
            <w:noProof/>
            <w:webHidden/>
          </w:rPr>
          <w:t>105</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34" w:history="1">
        <w:r w:rsidR="00995C4B" w:rsidRPr="00765D8D">
          <w:rPr>
            <w:rStyle w:val="Hyperlink"/>
            <w:noProof/>
          </w:rPr>
          <w:t>Example XML request</w:t>
        </w:r>
        <w:r w:rsidR="00995C4B">
          <w:rPr>
            <w:noProof/>
            <w:webHidden/>
          </w:rPr>
          <w:tab/>
        </w:r>
        <w:r w:rsidR="00995C4B">
          <w:rPr>
            <w:noProof/>
            <w:webHidden/>
          </w:rPr>
          <w:fldChar w:fldCharType="begin"/>
        </w:r>
        <w:r w:rsidR="00995C4B">
          <w:rPr>
            <w:noProof/>
            <w:webHidden/>
          </w:rPr>
          <w:instrText xml:space="preserve"> PAGEREF _Toc8312234 \h </w:instrText>
        </w:r>
        <w:r w:rsidR="00995C4B">
          <w:rPr>
            <w:noProof/>
            <w:webHidden/>
          </w:rPr>
        </w:r>
        <w:r w:rsidR="00995C4B">
          <w:rPr>
            <w:noProof/>
            <w:webHidden/>
          </w:rPr>
          <w:fldChar w:fldCharType="separate"/>
        </w:r>
        <w:r w:rsidR="00995C4B">
          <w:rPr>
            <w:noProof/>
            <w:webHidden/>
          </w:rPr>
          <w:t>106</w:t>
        </w:r>
        <w:r w:rsidR="00995C4B">
          <w:rPr>
            <w:noProof/>
            <w:webHidden/>
          </w:rPr>
          <w:fldChar w:fldCharType="end"/>
        </w:r>
      </w:hyperlink>
    </w:p>
    <w:p w:rsidR="00995C4B" w:rsidRDefault="00AB14BA">
      <w:pPr>
        <w:pStyle w:val="TOC3"/>
        <w:tabs>
          <w:tab w:val="right" w:leader="dot" w:pos="9736"/>
        </w:tabs>
        <w:rPr>
          <w:i w:val="0"/>
          <w:iCs w:val="0"/>
          <w:noProof/>
          <w:sz w:val="22"/>
          <w:szCs w:val="22"/>
        </w:rPr>
      </w:pPr>
      <w:hyperlink w:anchor="_Toc8312235" w:history="1">
        <w:r w:rsidR="00995C4B" w:rsidRPr="00765D8D">
          <w:rPr>
            <w:rStyle w:val="Hyperlink"/>
            <w:rFonts w:cstheme="minorHAnsi"/>
            <w:noProof/>
          </w:rPr>
          <w:t>Response</w:t>
        </w:r>
        <w:r w:rsidR="00995C4B">
          <w:rPr>
            <w:noProof/>
            <w:webHidden/>
          </w:rPr>
          <w:tab/>
        </w:r>
        <w:r w:rsidR="00995C4B">
          <w:rPr>
            <w:noProof/>
            <w:webHidden/>
          </w:rPr>
          <w:fldChar w:fldCharType="begin"/>
        </w:r>
        <w:r w:rsidR="00995C4B">
          <w:rPr>
            <w:noProof/>
            <w:webHidden/>
          </w:rPr>
          <w:instrText xml:space="preserve"> PAGEREF _Toc8312235 \h </w:instrText>
        </w:r>
        <w:r w:rsidR="00995C4B">
          <w:rPr>
            <w:noProof/>
            <w:webHidden/>
          </w:rPr>
        </w:r>
        <w:r w:rsidR="00995C4B">
          <w:rPr>
            <w:noProof/>
            <w:webHidden/>
          </w:rPr>
          <w:fldChar w:fldCharType="separate"/>
        </w:r>
        <w:r w:rsidR="00995C4B">
          <w:rPr>
            <w:noProof/>
            <w:webHidden/>
          </w:rPr>
          <w:t>106</w:t>
        </w:r>
        <w:r w:rsidR="00995C4B">
          <w:rPr>
            <w:noProof/>
            <w:webHidden/>
          </w:rPr>
          <w:fldChar w:fldCharType="end"/>
        </w:r>
      </w:hyperlink>
    </w:p>
    <w:p w:rsidR="00995C4B" w:rsidRDefault="00AB14BA">
      <w:pPr>
        <w:pStyle w:val="TOC1"/>
        <w:tabs>
          <w:tab w:val="left" w:pos="440"/>
          <w:tab w:val="right" w:leader="dot" w:pos="9736"/>
        </w:tabs>
        <w:rPr>
          <w:b w:val="0"/>
          <w:bCs w:val="0"/>
          <w:caps w:val="0"/>
          <w:noProof/>
          <w:sz w:val="22"/>
          <w:szCs w:val="22"/>
        </w:rPr>
      </w:pPr>
      <w:hyperlink w:anchor="_Toc8312236" w:history="1">
        <w:r w:rsidR="00995C4B" w:rsidRPr="00765D8D">
          <w:rPr>
            <w:rStyle w:val="Hyperlink"/>
            <w:noProof/>
          </w:rPr>
          <w:t>5</w:t>
        </w:r>
        <w:r w:rsidR="00995C4B">
          <w:rPr>
            <w:b w:val="0"/>
            <w:bCs w:val="0"/>
            <w:caps w:val="0"/>
            <w:noProof/>
            <w:sz w:val="22"/>
            <w:szCs w:val="22"/>
          </w:rPr>
          <w:tab/>
        </w:r>
        <w:r w:rsidR="00995C4B" w:rsidRPr="00765D8D">
          <w:rPr>
            <w:rStyle w:val="Hyperlink"/>
            <w:noProof/>
          </w:rPr>
          <w:t>PRODUCTION SETUP</w:t>
        </w:r>
        <w:r w:rsidR="00995C4B">
          <w:rPr>
            <w:noProof/>
            <w:webHidden/>
          </w:rPr>
          <w:tab/>
        </w:r>
        <w:r w:rsidR="00995C4B">
          <w:rPr>
            <w:noProof/>
            <w:webHidden/>
          </w:rPr>
          <w:fldChar w:fldCharType="begin"/>
        </w:r>
        <w:r w:rsidR="00995C4B">
          <w:rPr>
            <w:noProof/>
            <w:webHidden/>
          </w:rPr>
          <w:instrText xml:space="preserve"> PAGEREF _Toc8312236 \h </w:instrText>
        </w:r>
        <w:r w:rsidR="00995C4B">
          <w:rPr>
            <w:noProof/>
            <w:webHidden/>
          </w:rPr>
        </w:r>
        <w:r w:rsidR="00995C4B">
          <w:rPr>
            <w:noProof/>
            <w:webHidden/>
          </w:rPr>
          <w:fldChar w:fldCharType="separate"/>
        </w:r>
        <w:r w:rsidR="00995C4B">
          <w:rPr>
            <w:noProof/>
            <w:webHidden/>
          </w:rPr>
          <w:t>107</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41" w:history="1">
        <w:r w:rsidR="00995C4B" w:rsidRPr="00765D8D">
          <w:rPr>
            <w:rStyle w:val="Hyperlink"/>
            <w:noProof/>
          </w:rPr>
          <w:t>5.1</w:t>
        </w:r>
        <w:r w:rsidR="00995C4B">
          <w:rPr>
            <w:smallCaps w:val="0"/>
            <w:noProof/>
            <w:sz w:val="22"/>
            <w:szCs w:val="22"/>
          </w:rPr>
          <w:tab/>
        </w:r>
        <w:r w:rsidR="00995C4B" w:rsidRPr="00765D8D">
          <w:rPr>
            <w:rStyle w:val="Hyperlink"/>
            <w:noProof/>
          </w:rPr>
          <w:t>PRODUCTION SERVICE SETUP</w:t>
        </w:r>
        <w:r w:rsidR="00995C4B">
          <w:rPr>
            <w:noProof/>
            <w:webHidden/>
          </w:rPr>
          <w:tab/>
        </w:r>
        <w:r w:rsidR="00995C4B">
          <w:rPr>
            <w:noProof/>
            <w:webHidden/>
          </w:rPr>
          <w:fldChar w:fldCharType="begin"/>
        </w:r>
        <w:r w:rsidR="00995C4B">
          <w:rPr>
            <w:noProof/>
            <w:webHidden/>
          </w:rPr>
          <w:instrText xml:space="preserve"> PAGEREF _Toc8312241 \h </w:instrText>
        </w:r>
        <w:r w:rsidR="00995C4B">
          <w:rPr>
            <w:noProof/>
            <w:webHidden/>
          </w:rPr>
        </w:r>
        <w:r w:rsidR="00995C4B">
          <w:rPr>
            <w:noProof/>
            <w:webHidden/>
          </w:rPr>
          <w:fldChar w:fldCharType="separate"/>
        </w:r>
        <w:r w:rsidR="00995C4B">
          <w:rPr>
            <w:noProof/>
            <w:webHidden/>
          </w:rPr>
          <w:t>107</w:t>
        </w:r>
        <w:r w:rsidR="00995C4B">
          <w:rPr>
            <w:noProof/>
            <w:webHidden/>
          </w:rPr>
          <w:fldChar w:fldCharType="end"/>
        </w:r>
      </w:hyperlink>
    </w:p>
    <w:p w:rsidR="00995C4B" w:rsidRDefault="00AB14BA">
      <w:pPr>
        <w:pStyle w:val="TOC1"/>
        <w:tabs>
          <w:tab w:val="left" w:pos="440"/>
          <w:tab w:val="right" w:leader="dot" w:pos="9736"/>
        </w:tabs>
        <w:rPr>
          <w:b w:val="0"/>
          <w:bCs w:val="0"/>
          <w:caps w:val="0"/>
          <w:noProof/>
          <w:sz w:val="22"/>
          <w:szCs w:val="22"/>
        </w:rPr>
      </w:pPr>
      <w:hyperlink w:anchor="_Toc8312242" w:history="1">
        <w:r w:rsidR="00995C4B" w:rsidRPr="00765D8D">
          <w:rPr>
            <w:rStyle w:val="Hyperlink"/>
            <w:noProof/>
          </w:rPr>
          <w:t>6</w:t>
        </w:r>
        <w:r w:rsidR="00995C4B">
          <w:rPr>
            <w:b w:val="0"/>
            <w:bCs w:val="0"/>
            <w:caps w:val="0"/>
            <w:noProof/>
            <w:sz w:val="22"/>
            <w:szCs w:val="22"/>
          </w:rPr>
          <w:tab/>
        </w:r>
        <w:r w:rsidR="00995C4B" w:rsidRPr="00765D8D">
          <w:rPr>
            <w:rStyle w:val="Hyperlink"/>
            <w:noProof/>
          </w:rPr>
          <w:t>OPERATIONS, MAINTENANCE</w:t>
        </w:r>
        <w:r w:rsidR="00995C4B">
          <w:rPr>
            <w:noProof/>
            <w:webHidden/>
          </w:rPr>
          <w:tab/>
        </w:r>
        <w:r w:rsidR="00995C4B">
          <w:rPr>
            <w:noProof/>
            <w:webHidden/>
          </w:rPr>
          <w:fldChar w:fldCharType="begin"/>
        </w:r>
        <w:r w:rsidR="00995C4B">
          <w:rPr>
            <w:noProof/>
            <w:webHidden/>
          </w:rPr>
          <w:instrText xml:space="preserve"> PAGEREF _Toc8312242 \h </w:instrText>
        </w:r>
        <w:r w:rsidR="00995C4B">
          <w:rPr>
            <w:noProof/>
            <w:webHidden/>
          </w:rPr>
        </w:r>
        <w:r w:rsidR="00995C4B">
          <w:rPr>
            <w:noProof/>
            <w:webHidden/>
          </w:rPr>
          <w:fldChar w:fldCharType="separate"/>
        </w:r>
        <w:r w:rsidR="00995C4B">
          <w:rPr>
            <w:noProof/>
            <w:webHidden/>
          </w:rPr>
          <w:t>107</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44" w:history="1">
        <w:r w:rsidR="00995C4B" w:rsidRPr="00765D8D">
          <w:rPr>
            <w:rStyle w:val="Hyperlink"/>
            <w:noProof/>
          </w:rPr>
          <w:t>6.1</w:t>
        </w:r>
        <w:r w:rsidR="00995C4B">
          <w:rPr>
            <w:smallCaps w:val="0"/>
            <w:noProof/>
            <w:sz w:val="22"/>
            <w:szCs w:val="22"/>
          </w:rPr>
          <w:tab/>
        </w:r>
        <w:r w:rsidR="00995C4B" w:rsidRPr="00765D8D">
          <w:rPr>
            <w:rStyle w:val="Hyperlink"/>
            <w:noProof/>
          </w:rPr>
          <w:t>DATA STORAGE</w:t>
        </w:r>
        <w:r w:rsidR="00995C4B">
          <w:rPr>
            <w:noProof/>
            <w:webHidden/>
          </w:rPr>
          <w:tab/>
        </w:r>
        <w:r w:rsidR="00995C4B">
          <w:rPr>
            <w:noProof/>
            <w:webHidden/>
          </w:rPr>
          <w:fldChar w:fldCharType="begin"/>
        </w:r>
        <w:r w:rsidR="00995C4B">
          <w:rPr>
            <w:noProof/>
            <w:webHidden/>
          </w:rPr>
          <w:instrText xml:space="preserve"> PAGEREF _Toc8312244 \h </w:instrText>
        </w:r>
        <w:r w:rsidR="00995C4B">
          <w:rPr>
            <w:noProof/>
            <w:webHidden/>
          </w:rPr>
        </w:r>
        <w:r w:rsidR="00995C4B">
          <w:rPr>
            <w:noProof/>
            <w:webHidden/>
          </w:rPr>
          <w:fldChar w:fldCharType="separate"/>
        </w:r>
        <w:r w:rsidR="00995C4B">
          <w:rPr>
            <w:noProof/>
            <w:webHidden/>
          </w:rPr>
          <w:t>107</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45" w:history="1">
        <w:r w:rsidR="00995C4B" w:rsidRPr="00765D8D">
          <w:rPr>
            <w:rStyle w:val="Hyperlink"/>
            <w:noProof/>
          </w:rPr>
          <w:t>6.1.1</w:t>
        </w:r>
        <w:r w:rsidR="00995C4B">
          <w:rPr>
            <w:i w:val="0"/>
            <w:iCs w:val="0"/>
            <w:noProof/>
            <w:sz w:val="22"/>
            <w:szCs w:val="22"/>
          </w:rPr>
          <w:tab/>
        </w:r>
        <w:r w:rsidR="00995C4B" w:rsidRPr="00765D8D">
          <w:rPr>
            <w:rStyle w:val="Hyperlink"/>
            <w:noProof/>
          </w:rPr>
          <w:t>Order Level Attributes</w:t>
        </w:r>
        <w:r w:rsidR="00995C4B">
          <w:rPr>
            <w:noProof/>
            <w:webHidden/>
          </w:rPr>
          <w:tab/>
        </w:r>
        <w:r w:rsidR="00995C4B">
          <w:rPr>
            <w:noProof/>
            <w:webHidden/>
          </w:rPr>
          <w:fldChar w:fldCharType="begin"/>
        </w:r>
        <w:r w:rsidR="00995C4B">
          <w:rPr>
            <w:noProof/>
            <w:webHidden/>
          </w:rPr>
          <w:instrText xml:space="preserve"> PAGEREF _Toc8312245 \h </w:instrText>
        </w:r>
        <w:r w:rsidR="00995C4B">
          <w:rPr>
            <w:noProof/>
            <w:webHidden/>
          </w:rPr>
        </w:r>
        <w:r w:rsidR="00995C4B">
          <w:rPr>
            <w:noProof/>
            <w:webHidden/>
          </w:rPr>
          <w:fldChar w:fldCharType="separate"/>
        </w:r>
        <w:r w:rsidR="00995C4B">
          <w:rPr>
            <w:noProof/>
            <w:webHidden/>
          </w:rPr>
          <w:t>107</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46" w:history="1">
        <w:r w:rsidR="00995C4B" w:rsidRPr="00765D8D">
          <w:rPr>
            <w:rStyle w:val="Hyperlink"/>
            <w:noProof/>
          </w:rPr>
          <w:t>6.1.2</w:t>
        </w:r>
        <w:r w:rsidR="00995C4B">
          <w:rPr>
            <w:i w:val="0"/>
            <w:iCs w:val="0"/>
            <w:noProof/>
            <w:sz w:val="22"/>
            <w:szCs w:val="22"/>
          </w:rPr>
          <w:tab/>
        </w:r>
        <w:r w:rsidR="00995C4B" w:rsidRPr="00765D8D">
          <w:rPr>
            <w:rStyle w:val="Hyperlink"/>
            <w:noProof/>
          </w:rPr>
          <w:t>Order Payment Instrument Attributes</w:t>
        </w:r>
        <w:r w:rsidR="00995C4B">
          <w:rPr>
            <w:noProof/>
            <w:webHidden/>
          </w:rPr>
          <w:tab/>
        </w:r>
        <w:r w:rsidR="00995C4B">
          <w:rPr>
            <w:noProof/>
            <w:webHidden/>
          </w:rPr>
          <w:fldChar w:fldCharType="begin"/>
        </w:r>
        <w:r w:rsidR="00995C4B">
          <w:rPr>
            <w:noProof/>
            <w:webHidden/>
          </w:rPr>
          <w:instrText xml:space="preserve"> PAGEREF _Toc8312246 \h </w:instrText>
        </w:r>
        <w:r w:rsidR="00995C4B">
          <w:rPr>
            <w:noProof/>
            <w:webHidden/>
          </w:rPr>
        </w:r>
        <w:r w:rsidR="00995C4B">
          <w:rPr>
            <w:noProof/>
            <w:webHidden/>
          </w:rPr>
          <w:fldChar w:fldCharType="separate"/>
        </w:r>
        <w:r w:rsidR="00995C4B">
          <w:rPr>
            <w:noProof/>
            <w:webHidden/>
          </w:rPr>
          <w:t>109</w:t>
        </w:r>
        <w:r w:rsidR="00995C4B">
          <w:rPr>
            <w:noProof/>
            <w:webHidden/>
          </w:rPr>
          <w:fldChar w:fldCharType="end"/>
        </w:r>
      </w:hyperlink>
    </w:p>
    <w:p w:rsidR="00995C4B" w:rsidRDefault="00AB14BA">
      <w:pPr>
        <w:pStyle w:val="TOC3"/>
        <w:tabs>
          <w:tab w:val="left" w:pos="1100"/>
          <w:tab w:val="right" w:leader="dot" w:pos="9736"/>
        </w:tabs>
        <w:rPr>
          <w:i w:val="0"/>
          <w:iCs w:val="0"/>
          <w:noProof/>
          <w:sz w:val="22"/>
          <w:szCs w:val="22"/>
        </w:rPr>
      </w:pPr>
      <w:hyperlink w:anchor="_Toc8312247" w:history="1">
        <w:r w:rsidR="00995C4B" w:rsidRPr="00765D8D">
          <w:rPr>
            <w:rStyle w:val="Hyperlink"/>
            <w:noProof/>
          </w:rPr>
          <w:t>6.1.3</w:t>
        </w:r>
        <w:r w:rsidR="00995C4B">
          <w:rPr>
            <w:i w:val="0"/>
            <w:iCs w:val="0"/>
            <w:noProof/>
            <w:sz w:val="22"/>
            <w:szCs w:val="22"/>
          </w:rPr>
          <w:tab/>
        </w:r>
        <w:r w:rsidR="00995C4B" w:rsidRPr="00765D8D">
          <w:rPr>
            <w:rStyle w:val="Hyperlink"/>
            <w:noProof/>
          </w:rPr>
          <w:t>Order Notification Custom Object</w:t>
        </w:r>
        <w:r w:rsidR="00995C4B">
          <w:rPr>
            <w:noProof/>
            <w:webHidden/>
          </w:rPr>
          <w:tab/>
        </w:r>
        <w:r w:rsidR="00995C4B">
          <w:rPr>
            <w:noProof/>
            <w:webHidden/>
          </w:rPr>
          <w:fldChar w:fldCharType="begin"/>
        </w:r>
        <w:r w:rsidR="00995C4B">
          <w:rPr>
            <w:noProof/>
            <w:webHidden/>
          </w:rPr>
          <w:instrText xml:space="preserve"> PAGEREF _Toc8312247 \h </w:instrText>
        </w:r>
        <w:r w:rsidR="00995C4B">
          <w:rPr>
            <w:noProof/>
            <w:webHidden/>
          </w:rPr>
        </w:r>
        <w:r w:rsidR="00995C4B">
          <w:rPr>
            <w:noProof/>
            <w:webHidden/>
          </w:rPr>
          <w:fldChar w:fldCharType="separate"/>
        </w:r>
        <w:r w:rsidR="00995C4B">
          <w:rPr>
            <w:noProof/>
            <w:webHidden/>
          </w:rPr>
          <w:t>110</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48" w:history="1">
        <w:r w:rsidR="00995C4B" w:rsidRPr="00765D8D">
          <w:rPr>
            <w:rStyle w:val="Hyperlink"/>
            <w:noProof/>
          </w:rPr>
          <w:t>6.2</w:t>
        </w:r>
        <w:r w:rsidR="00995C4B">
          <w:rPr>
            <w:smallCaps w:val="0"/>
            <w:noProof/>
            <w:sz w:val="22"/>
            <w:szCs w:val="22"/>
          </w:rPr>
          <w:tab/>
        </w:r>
        <w:r w:rsidR="00995C4B" w:rsidRPr="00765D8D">
          <w:rPr>
            <w:rStyle w:val="Hyperlink"/>
            <w:noProof/>
          </w:rPr>
          <w:t>AVAILABILITY</w:t>
        </w:r>
        <w:r w:rsidR="00995C4B">
          <w:rPr>
            <w:noProof/>
            <w:webHidden/>
          </w:rPr>
          <w:tab/>
        </w:r>
        <w:r w:rsidR="00995C4B">
          <w:rPr>
            <w:noProof/>
            <w:webHidden/>
          </w:rPr>
          <w:fldChar w:fldCharType="begin"/>
        </w:r>
        <w:r w:rsidR="00995C4B">
          <w:rPr>
            <w:noProof/>
            <w:webHidden/>
          </w:rPr>
          <w:instrText xml:space="preserve"> PAGEREF _Toc8312248 \h </w:instrText>
        </w:r>
        <w:r w:rsidR="00995C4B">
          <w:rPr>
            <w:noProof/>
            <w:webHidden/>
          </w:rPr>
        </w:r>
        <w:r w:rsidR="00995C4B">
          <w:rPr>
            <w:noProof/>
            <w:webHidden/>
          </w:rPr>
          <w:fldChar w:fldCharType="separate"/>
        </w:r>
        <w:r w:rsidR="00995C4B">
          <w:rPr>
            <w:noProof/>
            <w:webHidden/>
          </w:rPr>
          <w:t>110</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49" w:history="1">
        <w:r w:rsidR="00995C4B" w:rsidRPr="00765D8D">
          <w:rPr>
            <w:rStyle w:val="Hyperlink"/>
            <w:noProof/>
          </w:rPr>
          <w:t>6.3</w:t>
        </w:r>
        <w:r w:rsidR="00995C4B">
          <w:rPr>
            <w:smallCaps w:val="0"/>
            <w:noProof/>
            <w:sz w:val="22"/>
            <w:szCs w:val="22"/>
          </w:rPr>
          <w:tab/>
        </w:r>
        <w:r w:rsidR="00995C4B" w:rsidRPr="00765D8D">
          <w:rPr>
            <w:rStyle w:val="Hyperlink"/>
            <w:noProof/>
          </w:rPr>
          <w:t>SUPPORT</w:t>
        </w:r>
        <w:r w:rsidR="00995C4B">
          <w:rPr>
            <w:noProof/>
            <w:webHidden/>
          </w:rPr>
          <w:tab/>
        </w:r>
        <w:r w:rsidR="00995C4B">
          <w:rPr>
            <w:noProof/>
            <w:webHidden/>
          </w:rPr>
          <w:fldChar w:fldCharType="begin"/>
        </w:r>
        <w:r w:rsidR="00995C4B">
          <w:rPr>
            <w:noProof/>
            <w:webHidden/>
          </w:rPr>
          <w:instrText xml:space="preserve"> PAGEREF _Toc8312249 \h </w:instrText>
        </w:r>
        <w:r w:rsidR="00995C4B">
          <w:rPr>
            <w:noProof/>
            <w:webHidden/>
          </w:rPr>
        </w:r>
        <w:r w:rsidR="00995C4B">
          <w:rPr>
            <w:noProof/>
            <w:webHidden/>
          </w:rPr>
          <w:fldChar w:fldCharType="separate"/>
        </w:r>
        <w:r w:rsidR="00995C4B">
          <w:rPr>
            <w:noProof/>
            <w:webHidden/>
          </w:rPr>
          <w:t>110</w:t>
        </w:r>
        <w:r w:rsidR="00995C4B">
          <w:rPr>
            <w:noProof/>
            <w:webHidden/>
          </w:rPr>
          <w:fldChar w:fldCharType="end"/>
        </w:r>
      </w:hyperlink>
    </w:p>
    <w:p w:rsidR="00995C4B" w:rsidRDefault="00AB14BA">
      <w:pPr>
        <w:pStyle w:val="TOC2"/>
        <w:tabs>
          <w:tab w:val="right" w:leader="dot" w:pos="9736"/>
        </w:tabs>
        <w:rPr>
          <w:smallCaps w:val="0"/>
          <w:noProof/>
          <w:sz w:val="22"/>
          <w:szCs w:val="22"/>
        </w:rPr>
      </w:pPr>
      <w:hyperlink w:anchor="_Toc8312250" w:history="1">
        <w:r w:rsidR="00995C4B" w:rsidRPr="00765D8D">
          <w:rPr>
            <w:rStyle w:val="Hyperlink"/>
            <w:noProof/>
          </w:rPr>
          <w:t>Worldpay to add content here</w:t>
        </w:r>
        <w:r w:rsidR="00995C4B">
          <w:rPr>
            <w:noProof/>
            <w:webHidden/>
          </w:rPr>
          <w:tab/>
        </w:r>
        <w:r w:rsidR="00995C4B">
          <w:rPr>
            <w:noProof/>
            <w:webHidden/>
          </w:rPr>
          <w:fldChar w:fldCharType="begin"/>
        </w:r>
        <w:r w:rsidR="00995C4B">
          <w:rPr>
            <w:noProof/>
            <w:webHidden/>
          </w:rPr>
          <w:instrText xml:space="preserve"> PAGEREF _Toc8312250 \h </w:instrText>
        </w:r>
        <w:r w:rsidR="00995C4B">
          <w:rPr>
            <w:noProof/>
            <w:webHidden/>
          </w:rPr>
        </w:r>
        <w:r w:rsidR="00995C4B">
          <w:rPr>
            <w:noProof/>
            <w:webHidden/>
          </w:rPr>
          <w:fldChar w:fldCharType="separate"/>
        </w:r>
        <w:r w:rsidR="00995C4B">
          <w:rPr>
            <w:noProof/>
            <w:webHidden/>
          </w:rPr>
          <w:t>110</w:t>
        </w:r>
        <w:r w:rsidR="00995C4B">
          <w:rPr>
            <w:noProof/>
            <w:webHidden/>
          </w:rPr>
          <w:fldChar w:fldCharType="end"/>
        </w:r>
      </w:hyperlink>
    </w:p>
    <w:p w:rsidR="00995C4B" w:rsidRDefault="00AB14BA">
      <w:pPr>
        <w:pStyle w:val="TOC1"/>
        <w:tabs>
          <w:tab w:val="left" w:pos="440"/>
          <w:tab w:val="right" w:leader="dot" w:pos="9736"/>
        </w:tabs>
        <w:rPr>
          <w:b w:val="0"/>
          <w:bCs w:val="0"/>
          <w:caps w:val="0"/>
          <w:noProof/>
          <w:sz w:val="22"/>
          <w:szCs w:val="22"/>
        </w:rPr>
      </w:pPr>
      <w:hyperlink w:anchor="_Toc8312251" w:history="1">
        <w:r w:rsidR="00995C4B" w:rsidRPr="00765D8D">
          <w:rPr>
            <w:rStyle w:val="Hyperlink"/>
            <w:noProof/>
          </w:rPr>
          <w:t>7</w:t>
        </w:r>
        <w:r w:rsidR="00995C4B">
          <w:rPr>
            <w:b w:val="0"/>
            <w:bCs w:val="0"/>
            <w:caps w:val="0"/>
            <w:noProof/>
            <w:sz w:val="22"/>
            <w:szCs w:val="22"/>
          </w:rPr>
          <w:tab/>
        </w:r>
        <w:r w:rsidR="00995C4B" w:rsidRPr="00765D8D">
          <w:rPr>
            <w:rStyle w:val="Hyperlink"/>
            <w:noProof/>
          </w:rPr>
          <w:t>USER GUIDE</w:t>
        </w:r>
        <w:r w:rsidR="00995C4B">
          <w:rPr>
            <w:noProof/>
            <w:webHidden/>
          </w:rPr>
          <w:tab/>
        </w:r>
        <w:r w:rsidR="00995C4B">
          <w:rPr>
            <w:noProof/>
            <w:webHidden/>
          </w:rPr>
          <w:fldChar w:fldCharType="begin"/>
        </w:r>
        <w:r w:rsidR="00995C4B">
          <w:rPr>
            <w:noProof/>
            <w:webHidden/>
          </w:rPr>
          <w:instrText xml:space="preserve"> PAGEREF _Toc8312251 \h </w:instrText>
        </w:r>
        <w:r w:rsidR="00995C4B">
          <w:rPr>
            <w:noProof/>
            <w:webHidden/>
          </w:rPr>
        </w:r>
        <w:r w:rsidR="00995C4B">
          <w:rPr>
            <w:noProof/>
            <w:webHidden/>
          </w:rPr>
          <w:fldChar w:fldCharType="separate"/>
        </w:r>
        <w:r w:rsidR="00995C4B">
          <w:rPr>
            <w:noProof/>
            <w:webHidden/>
          </w:rPr>
          <w:t>110</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53" w:history="1">
        <w:r w:rsidR="00995C4B" w:rsidRPr="00765D8D">
          <w:rPr>
            <w:rStyle w:val="Hyperlink"/>
            <w:noProof/>
          </w:rPr>
          <w:t>7.1</w:t>
        </w:r>
        <w:r w:rsidR="00995C4B">
          <w:rPr>
            <w:smallCaps w:val="0"/>
            <w:noProof/>
            <w:sz w:val="22"/>
            <w:szCs w:val="22"/>
          </w:rPr>
          <w:tab/>
        </w:r>
        <w:r w:rsidR="00995C4B" w:rsidRPr="00765D8D">
          <w:rPr>
            <w:rStyle w:val="Hyperlink"/>
            <w:noProof/>
          </w:rPr>
          <w:t>ROLES, RESPONSIBILITIES</w:t>
        </w:r>
        <w:r w:rsidR="00995C4B">
          <w:rPr>
            <w:noProof/>
            <w:webHidden/>
          </w:rPr>
          <w:tab/>
        </w:r>
        <w:r w:rsidR="00995C4B">
          <w:rPr>
            <w:noProof/>
            <w:webHidden/>
          </w:rPr>
          <w:fldChar w:fldCharType="begin"/>
        </w:r>
        <w:r w:rsidR="00995C4B">
          <w:rPr>
            <w:noProof/>
            <w:webHidden/>
          </w:rPr>
          <w:instrText xml:space="preserve"> PAGEREF _Toc8312253 \h </w:instrText>
        </w:r>
        <w:r w:rsidR="00995C4B">
          <w:rPr>
            <w:noProof/>
            <w:webHidden/>
          </w:rPr>
        </w:r>
        <w:r w:rsidR="00995C4B">
          <w:rPr>
            <w:noProof/>
            <w:webHidden/>
          </w:rPr>
          <w:fldChar w:fldCharType="separate"/>
        </w:r>
        <w:r w:rsidR="00995C4B">
          <w:rPr>
            <w:noProof/>
            <w:webHidden/>
          </w:rPr>
          <w:t>111</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54" w:history="1">
        <w:r w:rsidR="00995C4B" w:rsidRPr="00765D8D">
          <w:rPr>
            <w:rStyle w:val="Hyperlink"/>
            <w:noProof/>
          </w:rPr>
          <w:t>7.2</w:t>
        </w:r>
        <w:r w:rsidR="00995C4B">
          <w:rPr>
            <w:smallCaps w:val="0"/>
            <w:noProof/>
            <w:sz w:val="22"/>
            <w:szCs w:val="22"/>
          </w:rPr>
          <w:tab/>
        </w:r>
        <w:r w:rsidR="00995C4B" w:rsidRPr="00765D8D">
          <w:rPr>
            <w:rStyle w:val="Hyperlink"/>
            <w:noProof/>
          </w:rPr>
          <w:t>BUSINESS MANAGER</w:t>
        </w:r>
        <w:r w:rsidR="00995C4B">
          <w:rPr>
            <w:noProof/>
            <w:webHidden/>
          </w:rPr>
          <w:tab/>
        </w:r>
        <w:r w:rsidR="00995C4B">
          <w:rPr>
            <w:noProof/>
            <w:webHidden/>
          </w:rPr>
          <w:fldChar w:fldCharType="begin"/>
        </w:r>
        <w:r w:rsidR="00995C4B">
          <w:rPr>
            <w:noProof/>
            <w:webHidden/>
          </w:rPr>
          <w:instrText xml:space="preserve"> PAGEREF _Toc8312254 \h </w:instrText>
        </w:r>
        <w:r w:rsidR="00995C4B">
          <w:rPr>
            <w:noProof/>
            <w:webHidden/>
          </w:rPr>
        </w:r>
        <w:r w:rsidR="00995C4B">
          <w:rPr>
            <w:noProof/>
            <w:webHidden/>
          </w:rPr>
          <w:fldChar w:fldCharType="separate"/>
        </w:r>
        <w:r w:rsidR="00995C4B">
          <w:rPr>
            <w:noProof/>
            <w:webHidden/>
          </w:rPr>
          <w:t>111</w:t>
        </w:r>
        <w:r w:rsidR="00995C4B">
          <w:rPr>
            <w:noProof/>
            <w:webHidden/>
          </w:rPr>
          <w:fldChar w:fldCharType="end"/>
        </w:r>
      </w:hyperlink>
    </w:p>
    <w:p w:rsidR="00995C4B" w:rsidRDefault="00AB14BA">
      <w:pPr>
        <w:pStyle w:val="TOC2"/>
        <w:tabs>
          <w:tab w:val="left" w:pos="880"/>
          <w:tab w:val="right" w:leader="dot" w:pos="9736"/>
        </w:tabs>
        <w:rPr>
          <w:smallCaps w:val="0"/>
          <w:noProof/>
          <w:sz w:val="22"/>
          <w:szCs w:val="22"/>
        </w:rPr>
      </w:pPr>
      <w:hyperlink w:anchor="_Toc8312255" w:history="1">
        <w:r w:rsidR="00995C4B" w:rsidRPr="00765D8D">
          <w:rPr>
            <w:rStyle w:val="Hyperlink"/>
            <w:noProof/>
          </w:rPr>
          <w:t>7.3</w:t>
        </w:r>
        <w:r w:rsidR="00995C4B">
          <w:rPr>
            <w:smallCaps w:val="0"/>
            <w:noProof/>
            <w:sz w:val="22"/>
            <w:szCs w:val="22"/>
          </w:rPr>
          <w:tab/>
        </w:r>
        <w:r w:rsidR="00995C4B" w:rsidRPr="00765D8D">
          <w:rPr>
            <w:rStyle w:val="Hyperlink"/>
            <w:noProof/>
          </w:rPr>
          <w:t>STOREFRONT FUNCTIONALITY</w:t>
        </w:r>
        <w:r w:rsidR="00995C4B">
          <w:rPr>
            <w:noProof/>
            <w:webHidden/>
          </w:rPr>
          <w:tab/>
        </w:r>
        <w:r w:rsidR="00995C4B">
          <w:rPr>
            <w:noProof/>
            <w:webHidden/>
          </w:rPr>
          <w:fldChar w:fldCharType="begin"/>
        </w:r>
        <w:r w:rsidR="00995C4B">
          <w:rPr>
            <w:noProof/>
            <w:webHidden/>
          </w:rPr>
          <w:instrText xml:space="preserve"> PAGEREF _Toc8312255 \h </w:instrText>
        </w:r>
        <w:r w:rsidR="00995C4B">
          <w:rPr>
            <w:noProof/>
            <w:webHidden/>
          </w:rPr>
        </w:r>
        <w:r w:rsidR="00995C4B">
          <w:rPr>
            <w:noProof/>
            <w:webHidden/>
          </w:rPr>
          <w:fldChar w:fldCharType="separate"/>
        </w:r>
        <w:r w:rsidR="00995C4B">
          <w:rPr>
            <w:noProof/>
            <w:webHidden/>
          </w:rPr>
          <w:t>111</w:t>
        </w:r>
        <w:r w:rsidR="00995C4B">
          <w:rPr>
            <w:noProof/>
            <w:webHidden/>
          </w:rPr>
          <w:fldChar w:fldCharType="end"/>
        </w:r>
      </w:hyperlink>
    </w:p>
    <w:p w:rsidR="00995C4B" w:rsidRDefault="00AB14BA">
      <w:pPr>
        <w:pStyle w:val="TOC1"/>
        <w:tabs>
          <w:tab w:val="right" w:leader="dot" w:pos="9736"/>
        </w:tabs>
        <w:rPr>
          <w:b w:val="0"/>
          <w:bCs w:val="0"/>
          <w:caps w:val="0"/>
          <w:noProof/>
          <w:sz w:val="22"/>
          <w:szCs w:val="22"/>
        </w:rPr>
      </w:pPr>
      <w:hyperlink w:anchor="_Toc8312256" w:history="1">
        <w:r w:rsidR="00995C4B" w:rsidRPr="00765D8D">
          <w:rPr>
            <w:rStyle w:val="Hyperlink"/>
            <w:noProof/>
          </w:rPr>
          <w:t>APPENDIX A: APM/Card mapping keys</w:t>
        </w:r>
        <w:r w:rsidR="00995C4B">
          <w:rPr>
            <w:noProof/>
            <w:webHidden/>
          </w:rPr>
          <w:tab/>
        </w:r>
        <w:r w:rsidR="00995C4B">
          <w:rPr>
            <w:noProof/>
            <w:webHidden/>
          </w:rPr>
          <w:fldChar w:fldCharType="begin"/>
        </w:r>
        <w:r w:rsidR="00995C4B">
          <w:rPr>
            <w:noProof/>
            <w:webHidden/>
          </w:rPr>
          <w:instrText xml:space="preserve"> PAGEREF _Toc8312256 \h </w:instrText>
        </w:r>
        <w:r w:rsidR="00995C4B">
          <w:rPr>
            <w:noProof/>
            <w:webHidden/>
          </w:rPr>
        </w:r>
        <w:r w:rsidR="00995C4B">
          <w:rPr>
            <w:noProof/>
            <w:webHidden/>
          </w:rPr>
          <w:fldChar w:fldCharType="separate"/>
        </w:r>
        <w:r w:rsidR="00995C4B">
          <w:rPr>
            <w:noProof/>
            <w:webHidden/>
          </w:rPr>
          <w:t>112</w:t>
        </w:r>
        <w:r w:rsidR="00995C4B">
          <w:rPr>
            <w:noProof/>
            <w:webHidden/>
          </w:rPr>
          <w:fldChar w:fldCharType="end"/>
        </w:r>
      </w:hyperlink>
    </w:p>
    <w:p w:rsidR="00995C4B" w:rsidRDefault="00AB14BA">
      <w:pPr>
        <w:pStyle w:val="TOC1"/>
        <w:tabs>
          <w:tab w:val="right" w:leader="dot" w:pos="9736"/>
        </w:tabs>
        <w:rPr>
          <w:b w:val="0"/>
          <w:bCs w:val="0"/>
          <w:caps w:val="0"/>
          <w:noProof/>
          <w:sz w:val="22"/>
          <w:szCs w:val="22"/>
        </w:rPr>
      </w:pPr>
      <w:hyperlink w:anchor="_Toc8312257" w:history="1">
        <w:r w:rsidR="00995C4B" w:rsidRPr="00765D8D">
          <w:rPr>
            <w:rStyle w:val="Hyperlink"/>
            <w:noProof/>
          </w:rPr>
          <w:t>APPENDIX B: IDEAL Bank List</w:t>
        </w:r>
        <w:r w:rsidR="00995C4B">
          <w:rPr>
            <w:noProof/>
            <w:webHidden/>
          </w:rPr>
          <w:tab/>
        </w:r>
        <w:r w:rsidR="00995C4B">
          <w:rPr>
            <w:noProof/>
            <w:webHidden/>
          </w:rPr>
          <w:fldChar w:fldCharType="begin"/>
        </w:r>
        <w:r w:rsidR="00995C4B">
          <w:rPr>
            <w:noProof/>
            <w:webHidden/>
          </w:rPr>
          <w:instrText xml:space="preserve"> PAGEREF _Toc8312257 \h </w:instrText>
        </w:r>
        <w:r w:rsidR="00995C4B">
          <w:rPr>
            <w:noProof/>
            <w:webHidden/>
          </w:rPr>
        </w:r>
        <w:r w:rsidR="00995C4B">
          <w:rPr>
            <w:noProof/>
            <w:webHidden/>
          </w:rPr>
          <w:fldChar w:fldCharType="separate"/>
        </w:r>
        <w:r w:rsidR="00995C4B">
          <w:rPr>
            <w:noProof/>
            <w:webHidden/>
          </w:rPr>
          <w:t>114</w:t>
        </w:r>
        <w:r w:rsidR="00995C4B">
          <w:rPr>
            <w:noProof/>
            <w:webHidden/>
          </w:rPr>
          <w:fldChar w:fldCharType="end"/>
        </w:r>
      </w:hyperlink>
    </w:p>
    <w:p w:rsidR="00995C4B" w:rsidRDefault="00AB14BA">
      <w:pPr>
        <w:pStyle w:val="TOC1"/>
        <w:tabs>
          <w:tab w:val="right" w:leader="dot" w:pos="9736"/>
        </w:tabs>
        <w:rPr>
          <w:b w:val="0"/>
          <w:bCs w:val="0"/>
          <w:caps w:val="0"/>
          <w:noProof/>
          <w:sz w:val="22"/>
          <w:szCs w:val="22"/>
        </w:rPr>
      </w:pPr>
      <w:hyperlink w:anchor="_Toc8312258" w:history="1">
        <w:r w:rsidR="00995C4B" w:rsidRPr="00765D8D">
          <w:rPr>
            <w:rStyle w:val="Hyperlink"/>
            <w:noProof/>
          </w:rPr>
          <w:t>APPENDIX C: Error Codes and Error Messages for Transaction Notification</w:t>
        </w:r>
        <w:r w:rsidR="00995C4B">
          <w:rPr>
            <w:noProof/>
            <w:webHidden/>
          </w:rPr>
          <w:tab/>
        </w:r>
        <w:r w:rsidR="00995C4B">
          <w:rPr>
            <w:noProof/>
            <w:webHidden/>
          </w:rPr>
          <w:fldChar w:fldCharType="begin"/>
        </w:r>
        <w:r w:rsidR="00995C4B">
          <w:rPr>
            <w:noProof/>
            <w:webHidden/>
          </w:rPr>
          <w:instrText xml:space="preserve"> PAGEREF _Toc8312258 \h </w:instrText>
        </w:r>
        <w:r w:rsidR="00995C4B">
          <w:rPr>
            <w:noProof/>
            <w:webHidden/>
          </w:rPr>
        </w:r>
        <w:r w:rsidR="00995C4B">
          <w:rPr>
            <w:noProof/>
            <w:webHidden/>
          </w:rPr>
          <w:fldChar w:fldCharType="separate"/>
        </w:r>
        <w:r w:rsidR="00995C4B">
          <w:rPr>
            <w:noProof/>
            <w:webHidden/>
          </w:rPr>
          <w:t>114</w:t>
        </w:r>
        <w:r w:rsidR="00995C4B">
          <w:rPr>
            <w:noProof/>
            <w:webHidden/>
          </w:rPr>
          <w:fldChar w:fldCharType="end"/>
        </w:r>
      </w:hyperlink>
    </w:p>
    <w:p w:rsidR="00995C4B" w:rsidRDefault="00AB14BA">
      <w:pPr>
        <w:pStyle w:val="TOC1"/>
        <w:tabs>
          <w:tab w:val="right" w:leader="dot" w:pos="9736"/>
        </w:tabs>
        <w:rPr>
          <w:b w:val="0"/>
          <w:bCs w:val="0"/>
          <w:caps w:val="0"/>
          <w:noProof/>
          <w:sz w:val="22"/>
          <w:szCs w:val="22"/>
        </w:rPr>
      </w:pPr>
      <w:hyperlink w:anchor="_Toc8312259" w:history="1">
        <w:r w:rsidR="00995C4B" w:rsidRPr="00765D8D">
          <w:rPr>
            <w:rStyle w:val="Hyperlink"/>
            <w:noProof/>
          </w:rPr>
          <w:t>APPENDIX D: Order Notification and SFCC Order status mapping</w:t>
        </w:r>
        <w:r w:rsidR="00995C4B">
          <w:rPr>
            <w:noProof/>
            <w:webHidden/>
          </w:rPr>
          <w:tab/>
        </w:r>
        <w:r w:rsidR="00995C4B">
          <w:rPr>
            <w:noProof/>
            <w:webHidden/>
          </w:rPr>
          <w:fldChar w:fldCharType="begin"/>
        </w:r>
        <w:r w:rsidR="00995C4B">
          <w:rPr>
            <w:noProof/>
            <w:webHidden/>
          </w:rPr>
          <w:instrText xml:space="preserve"> PAGEREF _Toc8312259 \h </w:instrText>
        </w:r>
        <w:r w:rsidR="00995C4B">
          <w:rPr>
            <w:noProof/>
            <w:webHidden/>
          </w:rPr>
        </w:r>
        <w:r w:rsidR="00995C4B">
          <w:rPr>
            <w:noProof/>
            <w:webHidden/>
          </w:rPr>
          <w:fldChar w:fldCharType="separate"/>
        </w:r>
        <w:r w:rsidR="00995C4B">
          <w:rPr>
            <w:noProof/>
            <w:webHidden/>
          </w:rPr>
          <w:t>115</w:t>
        </w:r>
        <w:r w:rsidR="00995C4B">
          <w:rPr>
            <w:noProof/>
            <w:webHidden/>
          </w:rPr>
          <w:fldChar w:fldCharType="end"/>
        </w:r>
      </w:hyperlink>
    </w:p>
    <w:p w:rsidR="00995C4B" w:rsidRDefault="00AB14BA">
      <w:pPr>
        <w:pStyle w:val="TOC1"/>
        <w:tabs>
          <w:tab w:val="right" w:leader="dot" w:pos="9736"/>
        </w:tabs>
        <w:rPr>
          <w:b w:val="0"/>
          <w:bCs w:val="0"/>
          <w:caps w:val="0"/>
          <w:noProof/>
          <w:sz w:val="22"/>
          <w:szCs w:val="22"/>
        </w:rPr>
      </w:pPr>
      <w:hyperlink w:anchor="_Toc8312260" w:history="1">
        <w:r w:rsidR="00995C4B" w:rsidRPr="00765D8D">
          <w:rPr>
            <w:rStyle w:val="Hyperlink"/>
            <w:noProof/>
          </w:rPr>
          <w:t>APPENDIX E: Error Codes and Error Messages</w:t>
        </w:r>
        <w:r w:rsidR="00995C4B">
          <w:rPr>
            <w:noProof/>
            <w:webHidden/>
          </w:rPr>
          <w:tab/>
        </w:r>
        <w:r w:rsidR="00995C4B">
          <w:rPr>
            <w:noProof/>
            <w:webHidden/>
          </w:rPr>
          <w:fldChar w:fldCharType="begin"/>
        </w:r>
        <w:r w:rsidR="00995C4B">
          <w:rPr>
            <w:noProof/>
            <w:webHidden/>
          </w:rPr>
          <w:instrText xml:space="preserve"> PAGEREF _Toc8312260 \h </w:instrText>
        </w:r>
        <w:r w:rsidR="00995C4B">
          <w:rPr>
            <w:noProof/>
            <w:webHidden/>
          </w:rPr>
        </w:r>
        <w:r w:rsidR="00995C4B">
          <w:rPr>
            <w:noProof/>
            <w:webHidden/>
          </w:rPr>
          <w:fldChar w:fldCharType="separate"/>
        </w:r>
        <w:r w:rsidR="00995C4B">
          <w:rPr>
            <w:noProof/>
            <w:webHidden/>
          </w:rPr>
          <w:t>116</w:t>
        </w:r>
        <w:r w:rsidR="00995C4B">
          <w:rPr>
            <w:noProof/>
            <w:webHidden/>
          </w:rPr>
          <w:fldChar w:fldCharType="end"/>
        </w:r>
      </w:hyperlink>
    </w:p>
    <w:p w:rsidR="00995C4B" w:rsidRDefault="00AB14BA">
      <w:pPr>
        <w:pStyle w:val="TOC1"/>
        <w:tabs>
          <w:tab w:val="right" w:leader="dot" w:pos="9736"/>
        </w:tabs>
        <w:rPr>
          <w:b w:val="0"/>
          <w:bCs w:val="0"/>
          <w:caps w:val="0"/>
          <w:noProof/>
          <w:sz w:val="22"/>
          <w:szCs w:val="22"/>
        </w:rPr>
      </w:pPr>
      <w:hyperlink w:anchor="_Toc8312261" w:history="1">
        <w:r w:rsidR="00995C4B" w:rsidRPr="00765D8D">
          <w:rPr>
            <w:rStyle w:val="Hyperlink"/>
            <w:noProof/>
          </w:rPr>
          <w:t>APPENDIX F: Enabling and Disabling worldpay integration</w:t>
        </w:r>
        <w:r w:rsidR="00995C4B">
          <w:rPr>
            <w:noProof/>
            <w:webHidden/>
          </w:rPr>
          <w:tab/>
        </w:r>
        <w:r w:rsidR="00995C4B">
          <w:rPr>
            <w:noProof/>
            <w:webHidden/>
          </w:rPr>
          <w:fldChar w:fldCharType="begin"/>
        </w:r>
        <w:r w:rsidR="00995C4B">
          <w:rPr>
            <w:noProof/>
            <w:webHidden/>
          </w:rPr>
          <w:instrText xml:space="preserve"> PAGEREF _Toc8312261 \h </w:instrText>
        </w:r>
        <w:r w:rsidR="00995C4B">
          <w:rPr>
            <w:noProof/>
            <w:webHidden/>
          </w:rPr>
        </w:r>
        <w:r w:rsidR="00995C4B">
          <w:rPr>
            <w:noProof/>
            <w:webHidden/>
          </w:rPr>
          <w:fldChar w:fldCharType="separate"/>
        </w:r>
        <w:r w:rsidR="00995C4B">
          <w:rPr>
            <w:noProof/>
            <w:webHidden/>
          </w:rPr>
          <w:t>116</w:t>
        </w:r>
        <w:r w:rsidR="00995C4B">
          <w:rPr>
            <w:noProof/>
            <w:webHidden/>
          </w:rPr>
          <w:fldChar w:fldCharType="end"/>
        </w:r>
      </w:hyperlink>
    </w:p>
    <w:p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rsidR="00837382" w:rsidRPr="0093572D" w:rsidRDefault="00837382" w:rsidP="00B761DF">
      <w:pPr>
        <w:pStyle w:val="Heading1"/>
        <w:numPr>
          <w:ilvl w:val="0"/>
          <w:numId w:val="48"/>
        </w:numPr>
      </w:pPr>
      <w:bookmarkStart w:id="4" w:name="_Toc8312158"/>
      <w:bookmarkEnd w:id="3"/>
      <w:r>
        <w:lastRenderedPageBreak/>
        <w:t>SUMMARY</w:t>
      </w:r>
      <w:bookmarkEnd w:id="4"/>
    </w:p>
    <w:p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t>
      </w:r>
      <w:r w:rsidR="00C04461">
        <w:rPr>
          <w:bCs/>
          <w:color w:val="000000" w:themeColor="text1"/>
          <w:lang w:val="de-DE" w:eastAsia="de-DE"/>
        </w:rPr>
        <w:t>Worldpay</w:t>
      </w:r>
      <w:r w:rsidRPr="0089604F">
        <w:rPr>
          <w:bCs/>
          <w:color w:val="000000" w:themeColor="text1"/>
          <w:lang w:val="de-DE" w:eastAsia="de-DE"/>
        </w:rPr>
        <w:t xml:space="preserve"> service integrated within </w:t>
      </w:r>
      <w:r w:rsidR="006606B7">
        <w:rPr>
          <w:bCs/>
          <w:color w:val="000000" w:themeColor="text1"/>
          <w:lang w:val="de-DE" w:eastAsia="de-DE"/>
        </w:rPr>
        <w:t>SFCC</w:t>
      </w:r>
      <w:r w:rsidRPr="0089604F">
        <w:rPr>
          <w:bCs/>
          <w:color w:val="000000" w:themeColor="text1"/>
          <w:lang w:val="de-DE" w:eastAsia="de-DE"/>
        </w:rPr>
        <w:t xml:space="preserve"> platform with </w:t>
      </w:r>
      <w:r w:rsidR="003E43C2">
        <w:rPr>
          <w:bCs/>
          <w:color w:val="000000" w:themeColor="text1"/>
          <w:lang w:val="de-DE" w:eastAsia="de-DE"/>
        </w:rPr>
        <w:t xml:space="preserve">MobileFirst </w:t>
      </w:r>
      <w:r w:rsidR="00812198">
        <w:rPr>
          <w:bCs/>
          <w:color w:val="000000" w:themeColor="text1"/>
          <w:lang w:val="de-DE" w:eastAsia="de-DE"/>
        </w:rPr>
        <w:t xml:space="preserve">Reference Application </w:t>
      </w:r>
      <w:r w:rsidR="00CC572E">
        <w:rPr>
          <w:bCs/>
          <w:color w:val="000000" w:themeColor="text1"/>
          <w:lang w:val="de-DE" w:eastAsia="de-DE"/>
        </w:rPr>
        <w:t>version</w:t>
      </w:r>
      <w:r w:rsidRPr="0089604F">
        <w:rPr>
          <w:bCs/>
          <w:color w:val="000000" w:themeColor="text1"/>
          <w:lang w:val="de-DE" w:eastAsia="de-DE"/>
        </w:rPr>
        <w:t xml:space="preserve">. The </w:t>
      </w:r>
      <w:r w:rsidR="00C04461">
        <w:rPr>
          <w:bCs/>
          <w:color w:val="000000" w:themeColor="text1"/>
          <w:lang w:val="de-DE" w:eastAsia="de-DE"/>
        </w:rPr>
        <w:t>Worldpay</w:t>
      </w:r>
      <w:r w:rsidRPr="0089604F">
        <w:rPr>
          <w:bCs/>
          <w:color w:val="000000" w:themeColor="text1"/>
          <w:lang w:val="de-DE" w:eastAsia="de-DE"/>
        </w:rPr>
        <w:t xml:space="preserve"> cartridge</w:t>
      </w:r>
      <w:r w:rsidR="00CC572E">
        <w:rPr>
          <w:bCs/>
          <w:color w:val="000000" w:themeColor="text1"/>
          <w:lang w:val="de-DE" w:eastAsia="de-DE"/>
        </w:rPr>
        <w:t>s</w:t>
      </w:r>
      <w:r w:rsidRPr="0089604F">
        <w:rPr>
          <w:bCs/>
          <w:color w:val="000000" w:themeColor="text1"/>
          <w:lang w:val="de-DE" w:eastAsia="de-DE"/>
        </w:rPr>
        <w:t xml:space="preserve"> (</w:t>
      </w:r>
      <w:r w:rsidR="00351840">
        <w:rPr>
          <w:bCs/>
          <w:color w:val="000000" w:themeColor="text1"/>
          <w:lang w:val="de-DE" w:eastAsia="de-DE"/>
        </w:rPr>
        <w:t>int_worldpay_sfra</w:t>
      </w:r>
      <w:r w:rsidR="00CC572E">
        <w:rPr>
          <w:bCs/>
          <w:color w:val="000000" w:themeColor="text1"/>
          <w:lang w:val="de-DE" w:eastAsia="de-DE"/>
        </w:rPr>
        <w:t xml:space="preserve"> and </w:t>
      </w:r>
      <w:r w:rsidR="0031630D">
        <w:rPr>
          <w:bCs/>
          <w:color w:val="000000" w:themeColor="text1"/>
          <w:lang w:val="de-DE" w:eastAsia="de-DE"/>
        </w:rPr>
        <w:t>int_worldpay_core</w:t>
      </w:r>
      <w:r w:rsidRPr="0089604F">
        <w:rPr>
          <w:bCs/>
          <w:color w:val="000000" w:themeColor="text1"/>
          <w:lang w:val="de-DE" w:eastAsia="de-DE"/>
        </w:rPr>
        <w:t xml:space="preserve">) extends the functionality of </w:t>
      </w:r>
      <w:r w:rsidR="00812198">
        <w:rPr>
          <w:bCs/>
          <w:color w:val="000000" w:themeColor="text1"/>
          <w:lang w:val="de-DE" w:eastAsia="de-DE"/>
        </w:rPr>
        <w:t>reference</w:t>
      </w:r>
      <w:r w:rsidR="00812198" w:rsidRPr="0089604F">
        <w:rPr>
          <w:bCs/>
          <w:color w:val="000000" w:themeColor="text1"/>
          <w:lang w:val="de-DE" w:eastAsia="de-DE"/>
        </w:rPr>
        <w:t xml:space="preserve"> eCommerce </w:t>
      </w:r>
      <w:r w:rsidRPr="0089604F">
        <w:rPr>
          <w:bCs/>
          <w:color w:val="000000" w:themeColor="text1"/>
          <w:lang w:val="de-DE" w:eastAsia="de-DE"/>
        </w:rPr>
        <w:t xml:space="preserve">Storefront, enabling synchronous and asynchronous access to </w:t>
      </w:r>
      <w:r w:rsidR="00C04461">
        <w:rPr>
          <w:bCs/>
          <w:color w:val="000000" w:themeColor="text1"/>
          <w:lang w:val="de-DE" w:eastAsia="de-DE"/>
        </w:rPr>
        <w:t>Worldpay</w:t>
      </w:r>
      <w:r w:rsidRPr="0089604F">
        <w:rPr>
          <w:bCs/>
          <w:color w:val="000000" w:themeColor="text1"/>
          <w:lang w:val="de-DE" w:eastAsia="de-DE"/>
        </w:rPr>
        <w:t xml:space="preserve"> </w:t>
      </w:r>
      <w:r w:rsidR="00812198">
        <w:rPr>
          <w:bCs/>
          <w:color w:val="000000" w:themeColor="text1"/>
          <w:lang w:val="de-DE" w:eastAsia="de-DE"/>
        </w:rPr>
        <w:t xml:space="preserve">payment </w:t>
      </w:r>
      <w:r w:rsidRPr="0089604F">
        <w:rPr>
          <w:bCs/>
          <w:color w:val="000000" w:themeColor="text1"/>
          <w:lang w:val="de-DE" w:eastAsia="de-DE"/>
        </w:rPr>
        <w:t>transaction services listed below.</w:t>
      </w:r>
    </w:p>
    <w:p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rsidR="00CC572E" w:rsidRPr="0089604F" w:rsidRDefault="00CC572E" w:rsidP="00CC572E">
      <w:pPr>
        <w:numPr>
          <w:ilvl w:val="0"/>
          <w:numId w:val="14"/>
        </w:numPr>
        <w:ind w:left="2484"/>
        <w:contextualSpacing/>
        <w:rPr>
          <w:lang w:val="de-DE" w:eastAsia="de-DE"/>
        </w:rPr>
      </w:pPr>
      <w:r w:rsidRPr="0089604F">
        <w:rPr>
          <w:lang w:val="de-DE" w:eastAsia="de-DE"/>
        </w:rPr>
        <w:t>Sofort</w:t>
      </w:r>
    </w:p>
    <w:p w:rsidR="00CC572E" w:rsidRPr="0089604F" w:rsidRDefault="00CC572E" w:rsidP="00CC572E">
      <w:pPr>
        <w:numPr>
          <w:ilvl w:val="0"/>
          <w:numId w:val="14"/>
        </w:numPr>
        <w:ind w:left="2484"/>
        <w:contextualSpacing/>
        <w:rPr>
          <w:lang w:val="de-DE" w:eastAsia="de-DE"/>
        </w:rPr>
      </w:pPr>
      <w:r w:rsidRPr="0089604F">
        <w:rPr>
          <w:lang w:val="de-DE" w:eastAsia="de-DE"/>
        </w:rPr>
        <w:t>IDeal</w:t>
      </w:r>
    </w:p>
    <w:p w:rsidR="00CC572E" w:rsidRPr="0089604F" w:rsidRDefault="00CC572E" w:rsidP="00CC572E">
      <w:pPr>
        <w:numPr>
          <w:ilvl w:val="0"/>
          <w:numId w:val="14"/>
        </w:numPr>
        <w:ind w:left="2484"/>
        <w:contextualSpacing/>
        <w:rPr>
          <w:lang w:val="de-DE" w:eastAsia="de-DE"/>
        </w:rPr>
      </w:pPr>
      <w:r w:rsidRPr="0089604F">
        <w:rPr>
          <w:lang w:val="de-DE" w:eastAsia="de-DE"/>
        </w:rPr>
        <w:t>Qiwi</w:t>
      </w:r>
    </w:p>
    <w:p w:rsidR="00CC572E" w:rsidRPr="0089604F" w:rsidRDefault="00CC572E" w:rsidP="00CC572E">
      <w:pPr>
        <w:numPr>
          <w:ilvl w:val="0"/>
          <w:numId w:val="14"/>
        </w:numPr>
        <w:ind w:left="2484"/>
        <w:contextualSpacing/>
        <w:rPr>
          <w:lang w:val="de-DE" w:eastAsia="de-DE"/>
        </w:rPr>
      </w:pPr>
      <w:r w:rsidRPr="0089604F">
        <w:rPr>
          <w:lang w:val="de-DE" w:eastAsia="de-DE"/>
        </w:rPr>
        <w:t>Alipay</w:t>
      </w:r>
    </w:p>
    <w:p w:rsidR="00CC572E" w:rsidRPr="0089604F" w:rsidRDefault="00CC572E" w:rsidP="00CC572E">
      <w:pPr>
        <w:numPr>
          <w:ilvl w:val="0"/>
          <w:numId w:val="14"/>
        </w:numPr>
        <w:ind w:left="2484"/>
        <w:contextualSpacing/>
        <w:rPr>
          <w:lang w:val="de-DE" w:eastAsia="de-DE"/>
        </w:rPr>
      </w:pPr>
      <w:r w:rsidRPr="0089604F">
        <w:rPr>
          <w:lang w:val="de-DE" w:eastAsia="de-DE"/>
        </w:rPr>
        <w:t>Mistercash</w:t>
      </w:r>
    </w:p>
    <w:p w:rsidR="00CC572E" w:rsidRPr="0089604F" w:rsidRDefault="00CC572E" w:rsidP="00CC572E">
      <w:pPr>
        <w:numPr>
          <w:ilvl w:val="0"/>
          <w:numId w:val="14"/>
        </w:numPr>
        <w:ind w:left="2484"/>
        <w:contextualSpacing/>
        <w:rPr>
          <w:lang w:val="de-DE" w:eastAsia="de-DE"/>
        </w:rPr>
      </w:pPr>
      <w:r w:rsidRPr="0089604F">
        <w:rPr>
          <w:lang w:val="de-DE" w:eastAsia="de-DE"/>
        </w:rPr>
        <w:t>Yandex</w:t>
      </w:r>
    </w:p>
    <w:p w:rsidR="00CC572E" w:rsidRPr="0089604F" w:rsidRDefault="00CC572E" w:rsidP="00CC572E">
      <w:pPr>
        <w:numPr>
          <w:ilvl w:val="0"/>
          <w:numId w:val="14"/>
        </w:numPr>
        <w:ind w:left="2484"/>
        <w:contextualSpacing/>
        <w:rPr>
          <w:lang w:val="de-DE" w:eastAsia="de-DE"/>
        </w:rPr>
      </w:pPr>
      <w:r w:rsidRPr="0089604F">
        <w:rPr>
          <w:lang w:val="de-DE" w:eastAsia="de-DE"/>
        </w:rPr>
        <w:t>Boleto</w:t>
      </w:r>
    </w:p>
    <w:p w:rsidR="00CC572E" w:rsidRPr="0089604F" w:rsidRDefault="00CC572E" w:rsidP="00CC572E">
      <w:pPr>
        <w:numPr>
          <w:ilvl w:val="0"/>
          <w:numId w:val="14"/>
        </w:numPr>
        <w:ind w:left="2484"/>
        <w:contextualSpacing/>
        <w:rPr>
          <w:lang w:val="de-DE" w:eastAsia="de-DE"/>
        </w:rPr>
      </w:pPr>
      <w:r w:rsidRPr="0089604F">
        <w:rPr>
          <w:lang w:val="de-DE" w:eastAsia="de-DE"/>
        </w:rPr>
        <w:t>Paypal</w:t>
      </w:r>
    </w:p>
    <w:p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rsidR="00CC572E" w:rsidRPr="0089604F" w:rsidRDefault="00CC572E" w:rsidP="00CC572E">
      <w:pPr>
        <w:numPr>
          <w:ilvl w:val="0"/>
          <w:numId w:val="14"/>
        </w:numPr>
        <w:ind w:left="2484"/>
        <w:contextualSpacing/>
        <w:rPr>
          <w:lang w:val="de-DE" w:eastAsia="de-DE"/>
        </w:rPr>
      </w:pPr>
      <w:r w:rsidRPr="0089604F">
        <w:rPr>
          <w:lang w:val="de-DE" w:eastAsia="de-DE"/>
        </w:rPr>
        <w:t>Enets</w:t>
      </w:r>
    </w:p>
    <w:p w:rsidR="00CC572E" w:rsidRPr="004860C5" w:rsidRDefault="00CC572E" w:rsidP="004860C5">
      <w:pPr>
        <w:numPr>
          <w:ilvl w:val="0"/>
          <w:numId w:val="14"/>
        </w:numPr>
        <w:ind w:left="2484"/>
        <w:contextualSpacing/>
        <w:rPr>
          <w:lang w:val="de-DE" w:eastAsia="de-DE"/>
        </w:rPr>
      </w:pPr>
      <w:r w:rsidRPr="0089604F">
        <w:rPr>
          <w:lang w:val="de-DE" w:eastAsia="de-DE"/>
        </w:rPr>
        <w:t>Giropay</w:t>
      </w:r>
    </w:p>
    <w:p w:rsidR="00CC572E" w:rsidRDefault="00CC572E" w:rsidP="00CC572E">
      <w:pPr>
        <w:numPr>
          <w:ilvl w:val="0"/>
          <w:numId w:val="14"/>
        </w:numPr>
        <w:ind w:left="2484"/>
        <w:contextualSpacing/>
        <w:rPr>
          <w:lang w:val="de-DE" w:eastAsia="de-DE"/>
        </w:rPr>
      </w:pPr>
      <w:r>
        <w:rPr>
          <w:lang w:val="de-DE" w:eastAsia="de-DE"/>
        </w:rPr>
        <w:t>Poli</w:t>
      </w:r>
    </w:p>
    <w:p w:rsidR="004860C5" w:rsidRDefault="004860C5" w:rsidP="00CC572E">
      <w:pPr>
        <w:numPr>
          <w:ilvl w:val="0"/>
          <w:numId w:val="14"/>
        </w:numPr>
        <w:ind w:left="2484"/>
        <w:contextualSpacing/>
        <w:rPr>
          <w:lang w:val="de-DE" w:eastAsia="de-DE"/>
        </w:rPr>
      </w:pPr>
      <w:r>
        <w:rPr>
          <w:lang w:val="de-DE" w:eastAsia="de-DE"/>
        </w:rPr>
        <w:t>Poli NZ</w:t>
      </w:r>
    </w:p>
    <w:p w:rsidR="00CC572E" w:rsidRPr="0049449B" w:rsidRDefault="00CC572E" w:rsidP="0049449B">
      <w:pPr>
        <w:numPr>
          <w:ilvl w:val="0"/>
          <w:numId w:val="14"/>
        </w:numPr>
        <w:ind w:left="2484"/>
        <w:contextualSpacing/>
        <w:rPr>
          <w:lang w:val="de-DE" w:eastAsia="de-DE"/>
        </w:rPr>
      </w:pPr>
      <w:r>
        <w:rPr>
          <w:lang w:val="de-DE" w:eastAsia="de-DE"/>
        </w:rPr>
        <w:t>Konbini</w:t>
      </w:r>
    </w:p>
    <w:p w:rsidR="00CC572E" w:rsidRDefault="00CC572E" w:rsidP="00CC572E">
      <w:pPr>
        <w:numPr>
          <w:ilvl w:val="0"/>
          <w:numId w:val="14"/>
        </w:numPr>
        <w:ind w:left="2484"/>
        <w:contextualSpacing/>
        <w:rPr>
          <w:lang w:val="de-DE" w:eastAsia="de-DE"/>
        </w:rPr>
      </w:pPr>
      <w:r>
        <w:rPr>
          <w:lang w:val="de-DE" w:eastAsia="de-DE"/>
        </w:rPr>
        <w:t>Przelewy24</w:t>
      </w:r>
    </w:p>
    <w:p w:rsidR="004860C5" w:rsidRDefault="004860C5" w:rsidP="00CC572E">
      <w:pPr>
        <w:numPr>
          <w:ilvl w:val="0"/>
          <w:numId w:val="14"/>
        </w:numPr>
        <w:ind w:left="2484"/>
        <w:contextualSpacing/>
        <w:rPr>
          <w:lang w:val="de-DE" w:eastAsia="de-DE"/>
        </w:rPr>
      </w:pPr>
      <w:r>
        <w:rPr>
          <w:lang w:val="de-DE" w:eastAsia="de-DE"/>
        </w:rPr>
        <w:t>CashU</w:t>
      </w:r>
    </w:p>
    <w:p w:rsidR="00E348B2" w:rsidRDefault="00E348B2" w:rsidP="00CC572E">
      <w:pPr>
        <w:numPr>
          <w:ilvl w:val="0"/>
          <w:numId w:val="14"/>
        </w:numPr>
        <w:ind w:left="2484"/>
        <w:contextualSpacing/>
        <w:rPr>
          <w:lang w:val="de-DE" w:eastAsia="de-DE"/>
        </w:rPr>
      </w:pPr>
      <w:r>
        <w:rPr>
          <w:lang w:val="de-DE" w:eastAsia="de-DE"/>
        </w:rPr>
        <w:t>Sepa DD</w:t>
      </w:r>
    </w:p>
    <w:p w:rsidR="00A516A8" w:rsidRPr="00AD6A58" w:rsidRDefault="00A516A8" w:rsidP="00CC572E">
      <w:pPr>
        <w:numPr>
          <w:ilvl w:val="0"/>
          <w:numId w:val="14"/>
        </w:numPr>
        <w:ind w:left="2484"/>
        <w:contextualSpacing/>
        <w:rPr>
          <w:lang w:val="de-DE" w:eastAsia="de-DE"/>
        </w:rPr>
      </w:pPr>
      <w:r>
        <w:rPr>
          <w:lang w:val="de-DE" w:eastAsia="de-DE"/>
        </w:rPr>
        <w:t>Klarna</w:t>
      </w:r>
    </w:p>
    <w:p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rsidR="007630F2" w:rsidRDefault="00CC572E" w:rsidP="007630F2">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rsidR="007630F2" w:rsidRDefault="007630F2" w:rsidP="007630F2">
      <w:pPr>
        <w:numPr>
          <w:ilvl w:val="0"/>
          <w:numId w:val="14"/>
        </w:numPr>
        <w:ind w:left="2484"/>
        <w:contextualSpacing/>
        <w:rPr>
          <w:lang w:val="de-DE" w:eastAsia="de-DE"/>
        </w:rPr>
      </w:pPr>
      <w:r>
        <w:rPr>
          <w:lang w:val="de-DE" w:eastAsia="de-DE"/>
        </w:rPr>
        <w:t xml:space="preserve"> WeChat</w:t>
      </w:r>
      <w:r w:rsidR="00DF651C">
        <w:rPr>
          <w:lang w:val="de-DE" w:eastAsia="de-DE"/>
        </w:rPr>
        <w:t xml:space="preserve"> Pay</w:t>
      </w:r>
    </w:p>
    <w:p w:rsidR="007630F2" w:rsidRDefault="007630F2" w:rsidP="007630F2">
      <w:pPr>
        <w:numPr>
          <w:ilvl w:val="0"/>
          <w:numId w:val="14"/>
        </w:numPr>
        <w:ind w:left="2484"/>
        <w:contextualSpacing/>
        <w:rPr>
          <w:lang w:val="de-DE" w:eastAsia="de-DE"/>
        </w:rPr>
      </w:pPr>
      <w:r>
        <w:rPr>
          <w:lang w:val="de-DE" w:eastAsia="de-DE"/>
        </w:rPr>
        <w:t>MOTO</w:t>
      </w:r>
    </w:p>
    <w:p w:rsidR="005C3135" w:rsidRPr="007630F2" w:rsidRDefault="005C3135" w:rsidP="007630F2">
      <w:pPr>
        <w:numPr>
          <w:ilvl w:val="0"/>
          <w:numId w:val="14"/>
        </w:numPr>
        <w:ind w:left="2484"/>
        <w:contextualSpacing/>
        <w:rPr>
          <w:lang w:val="de-DE" w:eastAsia="de-DE"/>
        </w:rPr>
      </w:pPr>
      <w:r>
        <w:rPr>
          <w:lang w:val="de-DE" w:eastAsia="de-DE"/>
        </w:rPr>
        <w:t>Google Pay</w:t>
      </w:r>
    </w:p>
    <w:p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rsidR="00CC572E" w:rsidRDefault="00CC572E" w:rsidP="00AF39B6">
      <w:pPr>
        <w:numPr>
          <w:ilvl w:val="0"/>
          <w:numId w:val="15"/>
        </w:numPr>
        <w:ind w:left="1764"/>
        <w:contextualSpacing/>
        <w:rPr>
          <w:lang w:val="de-DE" w:eastAsia="de-DE"/>
        </w:rPr>
      </w:pPr>
      <w:r>
        <w:rPr>
          <w:lang w:val="de-DE" w:eastAsia="de-DE"/>
        </w:rPr>
        <w:t>Order Cancel Or Refund Job for mac Issue identified orders</w:t>
      </w:r>
    </w:p>
    <w:p w:rsidR="00292C60" w:rsidRPr="00292C60" w:rsidRDefault="00292C60">
      <w:pPr>
        <w:numPr>
          <w:ilvl w:val="0"/>
          <w:numId w:val="15"/>
        </w:numPr>
        <w:ind w:left="1764"/>
        <w:contextualSpacing/>
        <w:rPr>
          <w:lang w:val="de-DE" w:eastAsia="de-DE"/>
        </w:rPr>
      </w:pPr>
      <w:r>
        <w:rPr>
          <w:lang w:val="de-DE" w:eastAsia="de-DE"/>
        </w:rPr>
        <w:t>Order CleanUp Batch Job</w:t>
      </w:r>
    </w:p>
    <w:p w:rsidR="00A22009" w:rsidRPr="0089604F" w:rsidRDefault="00292C60" w:rsidP="00AF39B6">
      <w:pPr>
        <w:numPr>
          <w:ilvl w:val="0"/>
          <w:numId w:val="15"/>
        </w:numPr>
        <w:ind w:left="1764"/>
        <w:contextualSpacing/>
        <w:rPr>
          <w:lang w:val="de-DE" w:eastAsia="de-DE"/>
        </w:rPr>
      </w:pPr>
      <w:r>
        <w:rPr>
          <w:lang w:val="de-DE" w:eastAsia="de-DE"/>
        </w:rPr>
        <w:t xml:space="preserve">APM </w:t>
      </w:r>
      <w:r w:rsidR="00A22009" w:rsidRPr="0089604F">
        <w:rPr>
          <w:lang w:val="de-DE" w:eastAsia="de-DE"/>
        </w:rPr>
        <w:t>Look Up Service</w:t>
      </w:r>
    </w:p>
    <w:p w:rsidR="00A22009" w:rsidRDefault="00A22009" w:rsidP="00AF39B6">
      <w:pPr>
        <w:numPr>
          <w:ilvl w:val="0"/>
          <w:numId w:val="15"/>
        </w:numPr>
        <w:ind w:left="1764"/>
        <w:contextualSpacing/>
        <w:rPr>
          <w:lang w:val="de-DE" w:eastAsia="de-DE"/>
        </w:rPr>
      </w:pPr>
      <w:r w:rsidRPr="0089604F">
        <w:rPr>
          <w:lang w:val="de-DE" w:eastAsia="de-DE"/>
        </w:rPr>
        <w:t>Multiple Merchant ID support</w:t>
      </w:r>
    </w:p>
    <w:p w:rsidR="00812198" w:rsidRDefault="00812198" w:rsidP="00AF39B6">
      <w:pPr>
        <w:numPr>
          <w:ilvl w:val="0"/>
          <w:numId w:val="15"/>
        </w:numPr>
        <w:ind w:left="1764"/>
        <w:contextualSpacing/>
        <w:rPr>
          <w:lang w:val="de-DE" w:eastAsia="de-DE"/>
        </w:rPr>
      </w:pPr>
      <w:r>
        <w:rPr>
          <w:lang w:val="de-DE" w:eastAsia="de-DE"/>
        </w:rPr>
        <w:t>Statement Narrative support</w:t>
      </w:r>
    </w:p>
    <w:p w:rsidR="00C05A08" w:rsidRDefault="00C05A08" w:rsidP="00AF39B6">
      <w:pPr>
        <w:numPr>
          <w:ilvl w:val="0"/>
          <w:numId w:val="15"/>
        </w:numPr>
        <w:ind w:left="1764"/>
        <w:contextualSpacing/>
        <w:rPr>
          <w:ins w:id="5" w:author="Poornima Kakani" w:date="2019-02-15T14:34:00Z"/>
          <w:lang w:val="de-DE" w:eastAsia="de-DE"/>
        </w:rPr>
      </w:pPr>
      <w:r>
        <w:rPr>
          <w:lang w:val="de-DE" w:eastAsia="de-DE"/>
        </w:rPr>
        <w:t>Brazil Integration</w:t>
      </w:r>
    </w:p>
    <w:p w:rsidR="002A0D10" w:rsidRDefault="002A0D10">
      <w:pPr>
        <w:contextualSpacing/>
        <w:rPr>
          <w:ins w:id="6" w:author="Poornima Kakani" w:date="2019-02-15T14:34:00Z"/>
          <w:lang w:val="de-DE" w:eastAsia="de-DE"/>
        </w:rPr>
        <w:pPrChange w:id="7" w:author="Poornima Kakani" w:date="2019-02-15T14:34:00Z">
          <w:pPr>
            <w:numPr>
              <w:numId w:val="15"/>
            </w:numPr>
            <w:ind w:left="1764" w:hanging="360"/>
            <w:contextualSpacing/>
          </w:pPr>
        </w:pPrChange>
      </w:pPr>
    </w:p>
    <w:p w:rsidR="002A0D10" w:rsidRDefault="002A0D10">
      <w:pPr>
        <w:contextualSpacing/>
        <w:rPr>
          <w:ins w:id="8" w:author="Poornima Kakani" w:date="2019-02-15T14:34:00Z"/>
          <w:lang w:val="de-DE" w:eastAsia="de-DE"/>
        </w:rPr>
        <w:pPrChange w:id="9" w:author="Poornima Kakani" w:date="2019-02-15T14:34:00Z">
          <w:pPr>
            <w:numPr>
              <w:numId w:val="15"/>
            </w:numPr>
            <w:ind w:left="1764" w:hanging="360"/>
            <w:contextualSpacing/>
          </w:pPr>
        </w:pPrChange>
      </w:pPr>
    </w:p>
    <w:p w:rsidR="002A0D10" w:rsidRPr="0089604F" w:rsidRDefault="002A0D10">
      <w:pPr>
        <w:contextualSpacing/>
        <w:rPr>
          <w:lang w:val="de-DE" w:eastAsia="de-DE"/>
        </w:rPr>
        <w:pPrChange w:id="10" w:author="Poornima Kakani" w:date="2019-02-15T14:34:00Z">
          <w:pPr>
            <w:numPr>
              <w:numId w:val="15"/>
            </w:numPr>
            <w:ind w:left="1764" w:hanging="360"/>
            <w:contextualSpacing/>
          </w:pPr>
        </w:pPrChange>
      </w:pPr>
    </w:p>
    <w:p w:rsidR="00A22009" w:rsidDel="006C4FE7" w:rsidRDefault="00A22009" w:rsidP="00EB4C14">
      <w:pPr>
        <w:pStyle w:val="BodyText"/>
        <w:keepNext/>
        <w:widowControl w:val="0"/>
        <w:spacing w:before="120" w:after="120" w:line="276" w:lineRule="auto"/>
        <w:ind w:left="720"/>
        <w:jc w:val="left"/>
        <w:rPr>
          <w:del w:id="11" w:author="Poornima Kakani" w:date="2019-02-15T12:37:00Z"/>
          <w:rStyle w:val="SubtleEmphasis"/>
          <w:rFonts w:ascii="Trebuchet MS" w:hAnsi="Trebuchet MS"/>
          <w:color w:val="808080" w:themeColor="background1" w:themeShade="80"/>
          <w:sz w:val="18"/>
          <w:szCs w:val="18"/>
        </w:rPr>
      </w:pPr>
    </w:p>
    <w:p w:rsidR="001A010F" w:rsidRDefault="001A010F">
      <w:pPr>
        <w:pStyle w:val="BodyText"/>
        <w:keepNext/>
        <w:widowControl w:val="0"/>
        <w:spacing w:before="120" w:after="120" w:line="276" w:lineRule="auto"/>
        <w:jc w:val="left"/>
        <w:rPr>
          <w:rStyle w:val="SubtleEmphasis"/>
          <w:rFonts w:ascii="Trebuchet MS" w:hAnsi="Trebuchet MS"/>
          <w:b/>
          <w:bCs/>
          <w:caps/>
          <w:color w:val="808080" w:themeColor="background1" w:themeShade="80"/>
          <w:sz w:val="18"/>
          <w:szCs w:val="18"/>
        </w:rPr>
        <w:pPrChange w:id="12" w:author="Poornima Kakani" w:date="2019-02-15T12:37:00Z">
          <w:pPr>
            <w:pStyle w:val="BodyText"/>
            <w:keepNext/>
            <w:widowControl w:val="0"/>
            <w:spacing w:before="120" w:after="120" w:line="276" w:lineRule="auto"/>
            <w:ind w:left="720"/>
            <w:jc w:val="left"/>
          </w:pPr>
        </w:pPrChange>
      </w:pPr>
    </w:p>
    <w:p w:rsidR="00835596" w:rsidRPr="00835596" w:rsidRDefault="00C02801" w:rsidP="002349F0">
      <w:pPr>
        <w:pStyle w:val="Heading1"/>
        <w:numPr>
          <w:ilvl w:val="0"/>
          <w:numId w:val="48"/>
        </w:numPr>
        <w:rPr>
          <w:rPrChange w:id="13" w:author="Poornima Kakani" w:date="2019-02-15T12:36:00Z">
            <w:rPr>
              <w:b w:val="0"/>
              <w:bCs w:val="0"/>
              <w:i/>
              <w:iCs/>
            </w:rPr>
          </w:rPrChange>
        </w:rPr>
      </w:pPr>
      <w:bookmarkStart w:id="14" w:name="_Toc8312159"/>
      <w:ins w:id="15" w:author="Poornima Kakani" w:date="2019-02-15T12:53:00Z">
        <w:r w:rsidRPr="002B5438">
          <w:rPr>
            <w:rPrChange w:id="16" w:author="Poornima Kakani" w:date="2019-02-15T12:53:00Z">
              <w:rPr>
                <w:b w:val="0"/>
                <w:bCs w:val="0"/>
                <w:i/>
                <w:iCs/>
              </w:rPr>
            </w:rPrChange>
          </w:rPr>
          <w:t>Change Log</w:t>
        </w:r>
      </w:ins>
      <w:bookmarkEnd w:id="14"/>
    </w:p>
    <w:tbl>
      <w:tblPr>
        <w:tblStyle w:val="TableGrid"/>
        <w:tblW w:w="10440" w:type="dxa"/>
        <w:tblInd w:w="-185" w:type="dxa"/>
        <w:tblLook w:val="04A0" w:firstRow="1" w:lastRow="0" w:firstColumn="1" w:lastColumn="0" w:noHBand="0" w:noVBand="1"/>
      </w:tblPr>
      <w:tblGrid>
        <w:gridCol w:w="2700"/>
        <w:gridCol w:w="2520"/>
        <w:gridCol w:w="5220"/>
      </w:tblGrid>
      <w:tr w:rsidR="006D09E2" w:rsidTr="00601040">
        <w:tc>
          <w:tcPr>
            <w:tcW w:w="2700" w:type="dxa"/>
          </w:tcPr>
          <w:p w:rsidR="006D09E2" w:rsidRPr="008849C3" w:rsidRDefault="006D09E2" w:rsidP="001A010F">
            <w:pPr>
              <w:pStyle w:val="BodyText"/>
              <w:keepNext/>
              <w:widowControl w:val="0"/>
              <w:spacing w:before="120" w:after="120" w:line="276" w:lineRule="auto"/>
              <w:jc w:val="left"/>
              <w:rPr>
                <w:rStyle w:val="SubtleEmphasis"/>
                <w:rFonts w:ascii="Arial Black" w:hAnsi="Arial Black" w:cstheme="minorHAnsi"/>
                <w:b/>
                <w:i w:val="0"/>
                <w:color w:val="808080" w:themeColor="background1" w:themeShade="80"/>
              </w:rPr>
            </w:pPr>
            <w:r w:rsidRPr="008849C3">
              <w:rPr>
                <w:rStyle w:val="SubtleEmphasis"/>
                <w:rFonts w:asciiTheme="minorHAnsi" w:hAnsiTheme="minorHAnsi" w:cstheme="minorHAnsi"/>
                <w:b/>
                <w:i w:val="0"/>
                <w:color w:val="548DD4" w:themeColor="text2" w:themeTint="99"/>
              </w:rPr>
              <w:t>Release Version</w:t>
            </w:r>
          </w:p>
        </w:tc>
        <w:tc>
          <w:tcPr>
            <w:tcW w:w="25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Date</w:t>
            </w:r>
          </w:p>
        </w:tc>
        <w:tc>
          <w:tcPr>
            <w:tcW w:w="52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Description</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19.1.0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Mar 20</w:t>
            </w:r>
            <w:r w:rsidRPr="00775D78">
              <w:rPr>
                <w:rStyle w:val="SubtleEmphasis"/>
                <w:rFonts w:asciiTheme="minorHAnsi" w:hAnsiTheme="minorHAnsi" w:cstheme="minorHAnsi"/>
                <w:i w:val="0"/>
                <w:sz w:val="20"/>
                <w:szCs w:val="20"/>
              </w:rPr>
              <w:t>, 2019</w:t>
            </w:r>
          </w:p>
        </w:tc>
        <w:tc>
          <w:tcPr>
            <w:tcW w:w="5220" w:type="dxa"/>
          </w:tcPr>
          <w:p w:rsidR="005C3135" w:rsidRPr="005C3135" w:rsidRDefault="005C3135"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5C3135">
              <w:rPr>
                <w:rStyle w:val="SubtleEmphasis"/>
                <w:rFonts w:asciiTheme="minorHAnsi" w:hAnsiTheme="minorHAnsi" w:cstheme="minorHAnsi"/>
                <w:i w:val="0"/>
                <w:sz w:val="20"/>
                <w:szCs w:val="20"/>
              </w:rPr>
              <w:t xml:space="preserve">Google </w:t>
            </w:r>
            <w:r>
              <w:rPr>
                <w:rStyle w:val="SubtleEmphasis"/>
                <w:rFonts w:asciiTheme="minorHAnsi" w:hAnsiTheme="minorHAnsi" w:cstheme="minorHAnsi"/>
                <w:i w:val="0"/>
                <w:sz w:val="20"/>
                <w:szCs w:val="20"/>
              </w:rPr>
              <w:t>Pay</w:t>
            </w:r>
          </w:p>
          <w:p w:rsidR="005C3135" w:rsidRPr="005C3135"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Stored Credentials</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Release 18.3.0 Feedback</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601040">
              <w:rPr>
                <w:rStyle w:val="SubtleEmphasis"/>
                <w:rFonts w:asciiTheme="minorHAnsi" w:hAnsiTheme="minorHAnsi" w:cstheme="minorHAnsi"/>
                <w:i w:val="0"/>
                <w:sz w:val="20"/>
                <w:szCs w:val="20"/>
              </w:rPr>
              <w:t>18.3.0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775D78">
              <w:rPr>
                <w:rStyle w:val="SubtleEmphasis"/>
                <w:rFonts w:asciiTheme="minorHAnsi" w:hAnsiTheme="minorHAnsi" w:cstheme="minorHAnsi"/>
                <w:i w:val="0"/>
                <w:sz w:val="20"/>
                <w:szCs w:val="20"/>
              </w:rPr>
              <w:t>Feb 18, 2019</w:t>
            </w:r>
          </w:p>
        </w:tc>
        <w:tc>
          <w:tcPr>
            <w:tcW w:w="5220" w:type="dxa"/>
          </w:tcPr>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WeChat implementation</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Alternative payment method</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Merchant token</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sidRPr="00E35D61">
              <w:rPr>
                <w:rStyle w:val="SubtleEmphasis"/>
                <w:rFonts w:asciiTheme="minorHAnsi" w:hAnsiTheme="minorHAnsi" w:cstheme="minorHAnsi"/>
                <w:i w:val="0"/>
                <w:sz w:val="20"/>
                <w:szCs w:val="20"/>
              </w:rPr>
              <w:t>MOTO payment method</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18.2</w:t>
            </w:r>
            <w:r w:rsidRPr="00601040">
              <w:rPr>
                <w:rStyle w:val="SubtleEmphasis"/>
                <w:rFonts w:asciiTheme="minorHAnsi" w:hAnsiTheme="minorHAnsi" w:cstheme="minorHAnsi"/>
                <w:i w:val="0"/>
                <w:sz w:val="20"/>
                <w:szCs w:val="20"/>
              </w:rPr>
              <w:t>.0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Jul 16, 2018</w:t>
            </w:r>
          </w:p>
        </w:tc>
        <w:tc>
          <w:tcPr>
            <w:tcW w:w="5220" w:type="dxa"/>
          </w:tcPr>
          <w:p w:rsidR="005C3135" w:rsidRPr="00247822"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Complete SFRA implementation</w:t>
            </w:r>
          </w:p>
        </w:tc>
      </w:tr>
    </w:tbl>
    <w:p w:rsidR="001A010F" w:rsidRPr="005241E7" w:rsidRDefault="001A010F"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D76864" w:rsidRDefault="00D76864" w:rsidP="003C780D">
      <w:pPr>
        <w:pStyle w:val="Standard1"/>
        <w:ind w:left="360"/>
      </w:pPr>
    </w:p>
    <w:p w:rsidR="00335F50" w:rsidRDefault="00335F50">
      <w:pPr>
        <w:rPr>
          <w:rFonts w:ascii="Trebuchet MS" w:hAnsi="Trebuchet MS"/>
          <w:sz w:val="20"/>
          <w:szCs w:val="20"/>
        </w:rPr>
      </w:pPr>
      <w:r>
        <w:br w:type="page"/>
      </w:r>
    </w:p>
    <w:p w:rsidR="00D05D2E" w:rsidRDefault="00755D05" w:rsidP="00B761DF">
      <w:pPr>
        <w:pStyle w:val="Heading1"/>
        <w:numPr>
          <w:ilvl w:val="0"/>
          <w:numId w:val="48"/>
        </w:numPr>
      </w:pPr>
      <w:bookmarkStart w:id="17" w:name="_Toc8312160"/>
      <w:bookmarkStart w:id="18" w:name="_Toc78862411"/>
      <w:r>
        <w:lastRenderedPageBreak/>
        <w:t>COMPONENT OVERVIEW</w:t>
      </w:r>
      <w:bookmarkEnd w:id="17"/>
    </w:p>
    <w:p w:rsidR="00BB03F4" w:rsidRPr="00BB03F4" w:rsidRDefault="00BB03F4" w:rsidP="00BB03F4"/>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19" w:author="Poornima Kakani" w:date="2019-02-15T14:59:00Z"/>
          <w:rFonts w:ascii="Tw Cen MT Condensed" w:eastAsiaTheme="majorEastAsia" w:hAnsi="Tw Cen MT Condensed" w:cs="Times New Roman"/>
          <w:b/>
          <w:bCs/>
          <w:vanish/>
          <w:color w:val="000000" w:themeColor="text1"/>
          <w:sz w:val="28"/>
          <w:szCs w:val="28"/>
        </w:rPr>
      </w:pPr>
      <w:bookmarkStart w:id="20" w:name="_Toc8228928"/>
      <w:bookmarkStart w:id="21" w:name="_Toc8229206"/>
      <w:bookmarkStart w:id="22" w:name="_Toc8229326"/>
      <w:bookmarkStart w:id="23" w:name="_Toc8229450"/>
      <w:bookmarkStart w:id="24" w:name="_Toc8230098"/>
      <w:bookmarkStart w:id="25" w:name="_Toc8306407"/>
      <w:bookmarkStart w:id="26" w:name="_Toc8306508"/>
      <w:bookmarkStart w:id="27" w:name="_Toc8306855"/>
      <w:bookmarkStart w:id="28" w:name="_Toc8310140"/>
      <w:bookmarkStart w:id="29" w:name="_Toc8310245"/>
      <w:bookmarkStart w:id="30" w:name="_Toc8310686"/>
      <w:bookmarkStart w:id="31" w:name="_Toc8312057"/>
      <w:bookmarkStart w:id="32" w:name="_Toc8312161"/>
      <w:bookmarkEnd w:id="20"/>
      <w:bookmarkEnd w:id="21"/>
      <w:bookmarkEnd w:id="22"/>
      <w:bookmarkEnd w:id="23"/>
      <w:bookmarkEnd w:id="24"/>
      <w:bookmarkEnd w:id="25"/>
      <w:bookmarkEnd w:id="26"/>
      <w:bookmarkEnd w:id="27"/>
      <w:bookmarkEnd w:id="28"/>
      <w:bookmarkEnd w:id="29"/>
      <w:bookmarkEnd w:id="30"/>
      <w:bookmarkEnd w:id="31"/>
      <w:bookmarkEnd w:id="32"/>
    </w:p>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33" w:author="Poornima Kakani" w:date="2019-02-15T14:59:00Z"/>
          <w:rFonts w:ascii="Tw Cen MT Condensed" w:eastAsiaTheme="majorEastAsia" w:hAnsi="Tw Cen MT Condensed" w:cs="Times New Roman"/>
          <w:b/>
          <w:bCs/>
          <w:vanish/>
          <w:color w:val="000000" w:themeColor="text1"/>
          <w:sz w:val="28"/>
          <w:szCs w:val="28"/>
        </w:rPr>
      </w:pPr>
      <w:bookmarkStart w:id="34" w:name="_Toc8228929"/>
      <w:bookmarkStart w:id="35" w:name="_Toc8229207"/>
      <w:bookmarkStart w:id="36" w:name="_Toc8229327"/>
      <w:bookmarkStart w:id="37" w:name="_Toc8229451"/>
      <w:bookmarkStart w:id="38" w:name="_Toc8230099"/>
      <w:bookmarkStart w:id="39" w:name="_Toc8306408"/>
      <w:bookmarkStart w:id="40" w:name="_Toc8306509"/>
      <w:bookmarkStart w:id="41" w:name="_Toc8306856"/>
      <w:bookmarkStart w:id="42" w:name="_Toc8310141"/>
      <w:bookmarkStart w:id="43" w:name="_Toc8310246"/>
      <w:bookmarkStart w:id="44" w:name="_Toc8310687"/>
      <w:bookmarkStart w:id="45" w:name="_Toc8312058"/>
      <w:bookmarkStart w:id="46" w:name="_Toc8312162"/>
      <w:bookmarkEnd w:id="34"/>
      <w:bookmarkEnd w:id="35"/>
      <w:bookmarkEnd w:id="36"/>
      <w:bookmarkEnd w:id="37"/>
      <w:bookmarkEnd w:id="38"/>
      <w:bookmarkEnd w:id="39"/>
      <w:bookmarkEnd w:id="40"/>
      <w:bookmarkEnd w:id="41"/>
      <w:bookmarkEnd w:id="42"/>
      <w:bookmarkEnd w:id="43"/>
      <w:bookmarkEnd w:id="44"/>
      <w:bookmarkEnd w:id="45"/>
      <w:bookmarkEnd w:id="46"/>
    </w:p>
    <w:p w:rsidR="007B5EE8" w:rsidRPr="00C05A08" w:rsidRDefault="00755D05">
      <w:pPr>
        <w:pStyle w:val="Heading2"/>
        <w:numPr>
          <w:ilvl w:val="1"/>
          <w:numId w:val="47"/>
        </w:numPr>
      </w:pPr>
      <w:bookmarkStart w:id="47" w:name="_Toc8312163"/>
      <w:r>
        <w:t>FUNCTIONAL OVERVIEW</w:t>
      </w:r>
      <w:bookmarkEnd w:id="47"/>
    </w:p>
    <w:p w:rsidR="007B5EE8" w:rsidRPr="00101866" w:rsidRDefault="00102F3B" w:rsidP="00B761DF">
      <w:pPr>
        <w:pStyle w:val="Heading3"/>
        <w:keepNext/>
        <w:keepLines/>
        <w:numPr>
          <w:ilvl w:val="2"/>
          <w:numId w:val="47"/>
        </w:numPr>
        <w:pBdr>
          <w:bottom w:val="none" w:sz="0" w:space="0" w:color="auto"/>
        </w:pBdr>
        <w:spacing w:line="276" w:lineRule="auto"/>
        <w:ind w:left="1764"/>
        <w:rPr>
          <w:i w:val="0"/>
          <w:sz w:val="24"/>
          <w:szCs w:val="24"/>
        </w:rPr>
      </w:pPr>
      <w:bookmarkStart w:id="48" w:name="_Toc8312164"/>
      <w:r w:rsidRPr="00101866">
        <w:rPr>
          <w:i w:val="0"/>
          <w:sz w:val="24"/>
          <w:szCs w:val="24"/>
        </w:rPr>
        <w:t>Payment Methods</w:t>
      </w:r>
      <w:bookmarkEnd w:id="48"/>
    </w:p>
    <w:p w:rsidR="0089604F" w:rsidRDefault="0089604F" w:rsidP="0089604F">
      <w:pPr>
        <w:ind w:left="1044"/>
        <w:rPr>
          <w:lang w:val="de-DE" w:eastAsia="de-DE"/>
        </w:rPr>
      </w:pPr>
      <w:r w:rsidRPr="0089604F">
        <w:rPr>
          <w:lang w:val="de-DE" w:eastAsia="de-DE"/>
        </w:rPr>
        <w:t>All the supported Payment Methods are broadly categorized into XML DIRECT and XML REDIRECT Model based upon the manner in which they are integrated.</w:t>
      </w:r>
    </w:p>
    <w:p w:rsidR="00997275" w:rsidRPr="00997275" w:rsidRDefault="00997275" w:rsidP="00997275">
      <w:pPr>
        <w:pStyle w:val="ListParagraph"/>
        <w:keepNext/>
        <w:keepLines/>
        <w:numPr>
          <w:ilvl w:val="0"/>
          <w:numId w:val="13"/>
        </w:numPr>
        <w:spacing w:before="200" w:after="0"/>
        <w:contextualSpacing w:val="0"/>
        <w:outlineLvl w:val="3"/>
        <w:rPr>
          <w:ins w:id="49" w:author="Poornima Kakani" w:date="2019-02-15T14:59:00Z"/>
          <w:rFonts w:asciiTheme="majorHAnsi" w:eastAsiaTheme="majorEastAsia" w:hAnsiTheme="majorHAnsi" w:cstheme="majorBidi"/>
          <w:b/>
          <w:bCs/>
          <w:i/>
          <w:iCs/>
          <w:vanish/>
        </w:rPr>
      </w:pPr>
      <w:bookmarkStart w:id="50" w:name="_Toc405997352"/>
    </w:p>
    <w:p w:rsidR="00997275" w:rsidRPr="00997275" w:rsidRDefault="00997275" w:rsidP="00997275">
      <w:pPr>
        <w:pStyle w:val="ListParagraph"/>
        <w:keepNext/>
        <w:keepLines/>
        <w:numPr>
          <w:ilvl w:val="0"/>
          <w:numId w:val="13"/>
        </w:numPr>
        <w:spacing w:before="200" w:after="0"/>
        <w:contextualSpacing w:val="0"/>
        <w:outlineLvl w:val="3"/>
        <w:rPr>
          <w:ins w:id="51"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0"/>
          <w:numId w:val="13"/>
        </w:numPr>
        <w:spacing w:before="200" w:after="0"/>
        <w:contextualSpacing w:val="0"/>
        <w:outlineLvl w:val="3"/>
        <w:rPr>
          <w:ins w:id="52"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1"/>
          <w:numId w:val="13"/>
        </w:numPr>
        <w:spacing w:before="200" w:after="0"/>
        <w:contextualSpacing w:val="0"/>
        <w:outlineLvl w:val="3"/>
        <w:rPr>
          <w:ins w:id="53"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2"/>
          <w:numId w:val="13"/>
        </w:numPr>
        <w:spacing w:before="200" w:after="0"/>
        <w:contextualSpacing w:val="0"/>
        <w:outlineLvl w:val="3"/>
        <w:rPr>
          <w:ins w:id="54" w:author="Poornima Kakani" w:date="2019-02-15T14:59:00Z"/>
          <w:rFonts w:asciiTheme="majorHAnsi" w:eastAsiaTheme="majorEastAsia" w:hAnsiTheme="majorHAnsi" w:cstheme="majorBidi"/>
          <w:b/>
          <w:bCs/>
          <w:i/>
          <w:iCs/>
          <w:vanish/>
        </w:rPr>
      </w:pPr>
    </w:p>
    <w:p w:rsidR="00F8509E" w:rsidRDefault="00B13C26">
      <w:pPr>
        <w:pStyle w:val="Heading4"/>
        <w:keepNext/>
        <w:keepLines/>
        <w:numPr>
          <w:ilvl w:val="3"/>
          <w:numId w:val="13"/>
        </w:numPr>
      </w:pPr>
      <w:r>
        <w:t>XML Direct Request</w:t>
      </w:r>
      <w:bookmarkEnd w:id="50"/>
    </w:p>
    <w:p w:rsidR="00F8509E" w:rsidRPr="008D3B13" w:rsidRDefault="00F8509E" w:rsidP="00F8509E">
      <w:pPr>
        <w:ind w:left="1044"/>
      </w:pPr>
      <w:r w:rsidRPr="008D3B13">
        <w:t xml:space="preserve">Merchants who collect and store their shoppers' payment details on their own platform can use the XML Direct model as an effective payment-processing gateway. With this model, the merchant collects both order and payment details and then communicates the relevant payment details on a per order basis with </w:t>
      </w:r>
      <w:r w:rsidR="00C04461">
        <w:t>Worldpay</w:t>
      </w:r>
      <w:r w:rsidRPr="008D3B13">
        <w:t>, for processing. The XML Direct model only allows for using a select number of on-line payment methods, where no consumer interaction is involved. In view of the cost involved in establishing appropriate security measures this model only applies for merchants with established high transaction volumes.</w:t>
      </w:r>
      <w:r>
        <w:t xml:space="preserve"> Find below that list of supported Payment Methods that are XML DIRECT based:</w:t>
      </w:r>
    </w:p>
    <w:p w:rsidR="00CF2F4F" w:rsidRPr="007E05AE" w:rsidRDefault="00CF2F4F" w:rsidP="00CF2F4F">
      <w:pPr>
        <w:pStyle w:val="ListParagraph"/>
        <w:numPr>
          <w:ilvl w:val="0"/>
          <w:numId w:val="18"/>
        </w:numPr>
        <w:ind w:left="2124"/>
      </w:pPr>
      <w:r w:rsidRPr="007E05AE">
        <w:t>Sofort</w:t>
      </w:r>
    </w:p>
    <w:p w:rsidR="00CF2F4F" w:rsidRPr="007E05AE" w:rsidRDefault="000704AE" w:rsidP="00CF2F4F">
      <w:pPr>
        <w:pStyle w:val="ListParagraph"/>
        <w:numPr>
          <w:ilvl w:val="0"/>
          <w:numId w:val="18"/>
        </w:numPr>
        <w:ind w:left="2124"/>
      </w:pPr>
      <w:r>
        <w:t>iDEAL</w:t>
      </w:r>
    </w:p>
    <w:p w:rsidR="00CF2F4F" w:rsidRPr="007E05AE" w:rsidRDefault="00CF2F4F" w:rsidP="00CF2F4F">
      <w:pPr>
        <w:pStyle w:val="ListParagraph"/>
        <w:numPr>
          <w:ilvl w:val="0"/>
          <w:numId w:val="18"/>
        </w:numPr>
        <w:ind w:left="2124"/>
      </w:pPr>
      <w:r w:rsidRPr="007E05AE">
        <w:t>Qiwi</w:t>
      </w:r>
    </w:p>
    <w:p w:rsidR="00CF2F4F" w:rsidRDefault="00CF2F4F" w:rsidP="00CF2F4F">
      <w:pPr>
        <w:pStyle w:val="ListParagraph"/>
        <w:numPr>
          <w:ilvl w:val="0"/>
          <w:numId w:val="18"/>
        </w:numPr>
        <w:ind w:left="2124"/>
      </w:pPr>
      <w:r w:rsidRPr="007E05AE">
        <w:t>Alipay</w:t>
      </w:r>
    </w:p>
    <w:p w:rsidR="00CF2F4F" w:rsidRPr="007E05AE" w:rsidRDefault="00CF2F4F" w:rsidP="00CF2F4F">
      <w:pPr>
        <w:pStyle w:val="ListParagraph"/>
        <w:numPr>
          <w:ilvl w:val="0"/>
          <w:numId w:val="18"/>
        </w:numPr>
        <w:ind w:left="2124"/>
      </w:pPr>
      <w:r w:rsidRPr="007E05AE">
        <w:t>Mistercash</w:t>
      </w:r>
    </w:p>
    <w:p w:rsidR="00CF2F4F" w:rsidRPr="007E05AE" w:rsidRDefault="00CF2F4F" w:rsidP="00CF2F4F">
      <w:pPr>
        <w:pStyle w:val="ListParagraph"/>
        <w:numPr>
          <w:ilvl w:val="0"/>
          <w:numId w:val="18"/>
        </w:numPr>
        <w:ind w:left="2124"/>
      </w:pPr>
      <w:r w:rsidRPr="007E05AE">
        <w:t>Yandex</w:t>
      </w:r>
    </w:p>
    <w:p w:rsidR="00CF2F4F" w:rsidRPr="007E05AE" w:rsidRDefault="00CF2F4F" w:rsidP="00CF2F4F">
      <w:pPr>
        <w:pStyle w:val="ListParagraph"/>
        <w:numPr>
          <w:ilvl w:val="0"/>
          <w:numId w:val="18"/>
        </w:numPr>
        <w:ind w:left="2124"/>
      </w:pPr>
      <w:r w:rsidRPr="007E05AE">
        <w:t>Boleto</w:t>
      </w:r>
    </w:p>
    <w:p w:rsidR="00CF2F4F" w:rsidRDefault="00CF2F4F" w:rsidP="00CF2F4F">
      <w:pPr>
        <w:pStyle w:val="ListParagraph"/>
        <w:numPr>
          <w:ilvl w:val="0"/>
          <w:numId w:val="18"/>
        </w:numPr>
        <w:ind w:left="2124"/>
      </w:pPr>
      <w:r w:rsidRPr="007E05AE">
        <w:t>Paypal</w:t>
      </w:r>
    </w:p>
    <w:p w:rsidR="00CF2F4F" w:rsidRDefault="00CF2F4F" w:rsidP="00CF2F4F">
      <w:pPr>
        <w:pStyle w:val="ListParagraph"/>
        <w:numPr>
          <w:ilvl w:val="0"/>
          <w:numId w:val="18"/>
        </w:numPr>
        <w:ind w:left="2124"/>
      </w:pPr>
      <w:r>
        <w:t>GiroPay</w:t>
      </w:r>
    </w:p>
    <w:p w:rsidR="00CF2F4F" w:rsidRDefault="00CF2F4F" w:rsidP="00CF2F4F">
      <w:pPr>
        <w:pStyle w:val="ListParagraph"/>
        <w:numPr>
          <w:ilvl w:val="0"/>
          <w:numId w:val="18"/>
        </w:numPr>
        <w:ind w:left="2124"/>
      </w:pPr>
      <w:r w:rsidRPr="003C0D11">
        <w:t>Poli</w:t>
      </w:r>
    </w:p>
    <w:p w:rsidR="004860C5" w:rsidRPr="003C0D11" w:rsidRDefault="004860C5" w:rsidP="00CF2F4F">
      <w:pPr>
        <w:pStyle w:val="ListParagraph"/>
        <w:numPr>
          <w:ilvl w:val="0"/>
          <w:numId w:val="18"/>
        </w:numPr>
        <w:ind w:left="2124"/>
      </w:pPr>
      <w:r>
        <w:t>Poli NZ</w:t>
      </w:r>
    </w:p>
    <w:p w:rsidR="00CF2F4F" w:rsidRPr="003C0D11" w:rsidRDefault="00CF2F4F" w:rsidP="00CB1400">
      <w:pPr>
        <w:pStyle w:val="ListParagraph"/>
        <w:numPr>
          <w:ilvl w:val="0"/>
          <w:numId w:val="18"/>
        </w:numPr>
        <w:ind w:left="2124"/>
      </w:pPr>
      <w:r w:rsidRPr="003C0D11">
        <w:t>Konbini</w:t>
      </w:r>
    </w:p>
    <w:p w:rsidR="00CF2F4F" w:rsidRDefault="00CF2F4F" w:rsidP="00CF2F4F">
      <w:pPr>
        <w:pStyle w:val="ListParagraph"/>
        <w:numPr>
          <w:ilvl w:val="0"/>
          <w:numId w:val="18"/>
        </w:numPr>
        <w:ind w:left="2124"/>
      </w:pPr>
      <w:r w:rsidRPr="003C0D11">
        <w:t>Przelewy24</w:t>
      </w:r>
    </w:p>
    <w:p w:rsidR="004860C5" w:rsidRDefault="004860C5" w:rsidP="00CF2F4F">
      <w:pPr>
        <w:pStyle w:val="ListParagraph"/>
        <w:numPr>
          <w:ilvl w:val="0"/>
          <w:numId w:val="18"/>
        </w:numPr>
        <w:ind w:left="2124"/>
      </w:pPr>
      <w:r>
        <w:t>CashU</w:t>
      </w:r>
    </w:p>
    <w:p w:rsidR="004860C5" w:rsidRDefault="004860C5" w:rsidP="00CF2F4F">
      <w:pPr>
        <w:pStyle w:val="ListParagraph"/>
        <w:numPr>
          <w:ilvl w:val="0"/>
          <w:numId w:val="18"/>
        </w:numPr>
        <w:ind w:left="2124"/>
      </w:pPr>
      <w:r>
        <w:t>SEPA DD</w:t>
      </w:r>
    </w:p>
    <w:p w:rsidR="00CF2F4F" w:rsidRDefault="00CF2F4F" w:rsidP="00CF2F4F">
      <w:pPr>
        <w:pStyle w:val="ListParagraph"/>
        <w:numPr>
          <w:ilvl w:val="0"/>
          <w:numId w:val="18"/>
        </w:numPr>
        <w:ind w:left="2124"/>
      </w:pPr>
      <w:r>
        <w:t>Credit Card- Direct (3D/Non 3D)</w:t>
      </w:r>
      <w:r w:rsidR="00BB19BE">
        <w:t xml:space="preserve"> </w:t>
      </w:r>
    </w:p>
    <w:p w:rsidR="000129EE" w:rsidRDefault="000129EE" w:rsidP="00CF2F4F">
      <w:pPr>
        <w:pStyle w:val="ListParagraph"/>
        <w:numPr>
          <w:ilvl w:val="0"/>
          <w:numId w:val="18"/>
        </w:numPr>
        <w:ind w:left="2124"/>
      </w:pPr>
      <w:r>
        <w:t>Klarna</w:t>
      </w:r>
    </w:p>
    <w:p w:rsidR="007630F2" w:rsidRDefault="007630F2" w:rsidP="00CF2F4F">
      <w:pPr>
        <w:pStyle w:val="ListParagraph"/>
        <w:numPr>
          <w:ilvl w:val="0"/>
          <w:numId w:val="18"/>
        </w:numPr>
        <w:ind w:left="2124"/>
      </w:pPr>
      <w:r>
        <w:t>WeChat</w:t>
      </w:r>
      <w:r w:rsidR="00DF651C">
        <w:t xml:space="preserve"> Pay</w:t>
      </w:r>
    </w:p>
    <w:p w:rsidR="007630F2" w:rsidRDefault="007630F2" w:rsidP="00CF2F4F">
      <w:pPr>
        <w:pStyle w:val="ListParagraph"/>
        <w:numPr>
          <w:ilvl w:val="0"/>
          <w:numId w:val="18"/>
        </w:numPr>
        <w:ind w:left="2124"/>
      </w:pPr>
      <w:r>
        <w:t>MOTO</w:t>
      </w:r>
    </w:p>
    <w:p w:rsidR="00CC3E39" w:rsidRDefault="00CC3E39" w:rsidP="00CC3E39">
      <w:pPr>
        <w:pStyle w:val="ListParagraph"/>
        <w:numPr>
          <w:ilvl w:val="0"/>
          <w:numId w:val="18"/>
        </w:numPr>
        <w:ind w:left="2124"/>
      </w:pPr>
      <w:r>
        <w:t>Google Pay</w:t>
      </w:r>
    </w:p>
    <w:p w:rsidR="00CC3E39" w:rsidRDefault="00CC3E39" w:rsidP="00CC3E39">
      <w:pPr>
        <w:pStyle w:val="ListParagraph"/>
        <w:ind w:left="2124"/>
      </w:pPr>
    </w:p>
    <w:p w:rsidR="00C05A08" w:rsidRPr="00E265C5" w:rsidRDefault="00C05A08" w:rsidP="00C05A08">
      <w:pPr>
        <w:pStyle w:val="ListParagraph"/>
        <w:ind w:left="2124"/>
      </w:pPr>
    </w:p>
    <w:p w:rsidR="00F8509E" w:rsidRDefault="00F8509E" w:rsidP="006C75DC">
      <w:pPr>
        <w:pStyle w:val="Heading4"/>
        <w:keepNext/>
        <w:keepLines/>
        <w:numPr>
          <w:ilvl w:val="3"/>
          <w:numId w:val="13"/>
        </w:numPr>
      </w:pPr>
      <w:bookmarkStart w:id="55" w:name="_Toc405997353"/>
      <w:r>
        <w:t xml:space="preserve">XML </w:t>
      </w:r>
      <w:r w:rsidR="00B13C26">
        <w:t>Redirect Request</w:t>
      </w:r>
      <w:bookmarkEnd w:id="55"/>
    </w:p>
    <w:p w:rsidR="00F8509E" w:rsidRDefault="00F8509E" w:rsidP="00F8509E">
      <w:pPr>
        <w:ind w:left="1044"/>
      </w:pPr>
      <w:r>
        <w:t xml:space="preserve">Merchants can also redirect the users to </w:t>
      </w:r>
      <w:r w:rsidR="00C04461">
        <w:t>Worldpay</w:t>
      </w:r>
      <w:r>
        <w:t xml:space="preserve"> Hosted page to collect payment details.</w:t>
      </w:r>
      <w:r w:rsidRPr="008D3B13">
        <w:t xml:space="preserve"> It allows for real-time processing of payments and ensures a maximum number of up-to-date </w:t>
      </w:r>
      <w:r w:rsidRPr="008D3B13">
        <w:lastRenderedPageBreak/>
        <w:t xml:space="preserve">payment methods. The Hosted Payment Page service is secure, provides </w:t>
      </w:r>
      <w:r w:rsidR="00C04461">
        <w:t>Worldpay</w:t>
      </w:r>
      <w:r w:rsidRPr="008D3B13">
        <w:t xml:space="preserve"> with required information to perform active fraud risk assessment and</w:t>
      </w:r>
      <w:r>
        <w:t>,</w:t>
      </w:r>
      <w:r w:rsidRPr="008D3B13">
        <w:t xml:space="preserve"> is the fastest way to get up and running with on-line payments.</w:t>
      </w:r>
      <w:r w:rsidRPr="007E05AE">
        <w:t xml:space="preserve"> </w:t>
      </w:r>
      <w:r>
        <w:t>Find below the list of supported Payment Methods that are XML REDIRECT based</w:t>
      </w:r>
    </w:p>
    <w:p w:rsidR="003A5E5F" w:rsidRPr="007E05AE" w:rsidRDefault="003A5E5F" w:rsidP="003A5E5F">
      <w:pPr>
        <w:pStyle w:val="ListParagraph"/>
        <w:numPr>
          <w:ilvl w:val="0"/>
          <w:numId w:val="19"/>
        </w:numPr>
        <w:ind w:left="2124"/>
      </w:pPr>
      <w:r w:rsidRPr="007E05AE">
        <w:t>China Union Pay</w:t>
      </w:r>
    </w:p>
    <w:p w:rsidR="003A5E5F" w:rsidRDefault="003A5E5F" w:rsidP="003A5E5F">
      <w:pPr>
        <w:pStyle w:val="ListParagraph"/>
        <w:numPr>
          <w:ilvl w:val="0"/>
          <w:numId w:val="19"/>
        </w:numPr>
        <w:ind w:left="2124"/>
      </w:pPr>
      <w:r w:rsidRPr="007E05AE">
        <w:t>Enets</w:t>
      </w:r>
    </w:p>
    <w:p w:rsidR="00C05A08" w:rsidRDefault="003A5E5F">
      <w:pPr>
        <w:pStyle w:val="ListParagraph"/>
        <w:numPr>
          <w:ilvl w:val="0"/>
          <w:numId w:val="19"/>
        </w:numPr>
        <w:ind w:left="2124"/>
      </w:pPr>
      <w:r>
        <w:t>Credit Card – Redirect (3D/Non 3D)</w:t>
      </w:r>
    </w:p>
    <w:p w:rsidR="00A516A8" w:rsidRDefault="00A516A8">
      <w:pPr>
        <w:pStyle w:val="ListParagraph"/>
        <w:numPr>
          <w:ilvl w:val="0"/>
          <w:numId w:val="19"/>
        </w:numPr>
        <w:ind w:left="2124"/>
      </w:pPr>
      <w:r>
        <w:t>Klarna-Hosted Payment Pages</w:t>
      </w:r>
    </w:p>
    <w:p w:rsidR="00C05A08" w:rsidRDefault="00C05A08" w:rsidP="00C05A08">
      <w:r w:rsidRPr="003B05D6">
        <w:rPr>
          <w:b/>
        </w:rPr>
        <w:t>** Refer to the Brazil Integration section for more details on Latin American Credit Cards and BOLETO</w:t>
      </w:r>
      <w:r>
        <w:t>.</w:t>
      </w:r>
    </w:p>
    <w:p w:rsidR="00EB4C14" w:rsidRPr="00101866" w:rsidRDefault="00EB4C14" w:rsidP="00B761DF">
      <w:pPr>
        <w:pStyle w:val="Heading3"/>
        <w:keepNext/>
        <w:keepLines/>
        <w:numPr>
          <w:ilvl w:val="2"/>
          <w:numId w:val="47"/>
        </w:numPr>
        <w:pBdr>
          <w:bottom w:val="none" w:sz="0" w:space="0" w:color="auto"/>
        </w:pBdr>
        <w:spacing w:line="276" w:lineRule="auto"/>
        <w:ind w:left="1764"/>
        <w:rPr>
          <w:i w:val="0"/>
          <w:sz w:val="24"/>
          <w:szCs w:val="24"/>
        </w:rPr>
      </w:pPr>
      <w:bookmarkStart w:id="56" w:name="_Toc405997373"/>
      <w:bookmarkStart w:id="57" w:name="_Toc8312165"/>
      <w:r w:rsidRPr="00101866">
        <w:rPr>
          <w:i w:val="0"/>
          <w:sz w:val="24"/>
          <w:szCs w:val="24"/>
        </w:rPr>
        <w:t>O</w:t>
      </w:r>
      <w:bookmarkEnd w:id="56"/>
      <w:r w:rsidR="00F71F5C" w:rsidRPr="00101866">
        <w:rPr>
          <w:i w:val="0"/>
          <w:sz w:val="24"/>
          <w:szCs w:val="24"/>
        </w:rPr>
        <w:t>rder Notifications</w:t>
      </w:r>
      <w:bookmarkEnd w:id="57"/>
    </w:p>
    <w:p w:rsidR="00340CB0" w:rsidRDefault="00340CB0" w:rsidP="00EB4C14">
      <w:pPr>
        <w:ind w:left="1044"/>
      </w:pPr>
      <w:r>
        <w:t xml:space="preserve">The </w:t>
      </w:r>
      <w:r w:rsidR="0031630D">
        <w:t>int_worldpay_core</w:t>
      </w:r>
      <w:r w:rsidR="00FD5E17">
        <w:t xml:space="preserve"> </w:t>
      </w:r>
      <w:r>
        <w:t xml:space="preserve">cartridge provides a service to update all the </w:t>
      </w:r>
      <w:r w:rsidR="006606B7">
        <w:t>SFCC</w:t>
      </w:r>
      <w:r w:rsidR="002D34BF">
        <w:t xml:space="preserve"> Order status according </w:t>
      </w:r>
      <w:r w:rsidR="00AC2944">
        <w:t>to status changes</w:t>
      </w:r>
      <w:r w:rsidR="002D34BF" w:rsidRPr="002D34BF">
        <w:t xml:space="preserve"> of individual payments</w:t>
      </w:r>
      <w:r w:rsidR="00AC2944">
        <w:t xml:space="preserve"> in </w:t>
      </w:r>
      <w:r w:rsidR="00C04461">
        <w:t>Worldpay</w:t>
      </w:r>
      <w:r w:rsidR="002D34BF">
        <w:t>.</w:t>
      </w:r>
      <w:r w:rsidR="00F41EF9">
        <w:t xml:space="preserve"> (PUSH mechanism)</w:t>
      </w:r>
    </w:p>
    <w:p w:rsidR="00AC2944" w:rsidRDefault="00C04461" w:rsidP="00AC2944">
      <w:pPr>
        <w:ind w:left="1044"/>
      </w:pPr>
      <w:r>
        <w:rPr>
          <w:b/>
        </w:rPr>
        <w:t>Worldpay</w:t>
      </w:r>
      <w:r w:rsidR="00EB4C14" w:rsidRPr="002D34BF">
        <w:rPr>
          <w:b/>
        </w:rPr>
        <w:t>-Notify</w:t>
      </w:r>
      <w:r w:rsidR="00EB4C14">
        <w:t xml:space="preserve"> is the </w:t>
      </w:r>
      <w:r w:rsidR="00FD5E17">
        <w:t xml:space="preserve">secure </w:t>
      </w:r>
      <w:r w:rsidR="006606B7">
        <w:t xml:space="preserve">route </w:t>
      </w:r>
      <w:r w:rsidR="00FD5E17">
        <w:t>function</w:t>
      </w:r>
      <w:r w:rsidR="00EB4C14">
        <w:t xml:space="preserve"> exposed to </w:t>
      </w:r>
      <w:r>
        <w:t>Worldpay</w:t>
      </w:r>
      <w:r w:rsidR="00EB4C14">
        <w:t xml:space="preserve"> to receive Order Notifications </w:t>
      </w:r>
      <w:r w:rsidR="00EB4C14" w:rsidRPr="00340CB0">
        <w:t>i.e. a HTTP</w:t>
      </w:r>
      <w:r w:rsidR="00FD5E17">
        <w:t>S</w:t>
      </w:r>
      <w:r w:rsidR="00EB4C14" w:rsidRPr="00340CB0">
        <w:t xml:space="preserve"> message whenever a </w:t>
      </w:r>
      <w:r w:rsidR="00AC2944" w:rsidRPr="00340CB0">
        <w:t>payment status</w:t>
      </w:r>
      <w:r w:rsidR="00EB4C14" w:rsidRPr="00340CB0">
        <w:t xml:space="preserve"> changed at </w:t>
      </w:r>
      <w:r>
        <w:t>Worldpay</w:t>
      </w:r>
      <w:r w:rsidR="00EB4C14" w:rsidRPr="00340CB0">
        <w:t xml:space="preserve">. </w:t>
      </w:r>
      <w:r w:rsidR="003C04CA">
        <w:t>Following URL (</w:t>
      </w:r>
      <w:r w:rsidR="003C04CA" w:rsidRPr="008765EE">
        <w:rPr>
          <w:b/>
        </w:rPr>
        <w:t>https://mechantsandbox/</w:t>
      </w:r>
      <w:r>
        <w:rPr>
          <w:b/>
        </w:rPr>
        <w:t>Worldpay</w:t>
      </w:r>
      <w:r w:rsidR="003C04CA" w:rsidRPr="008765EE">
        <w:rPr>
          <w:b/>
        </w:rPr>
        <w:t>-Notify</w:t>
      </w:r>
      <w:r w:rsidR="003C04CA">
        <w:t xml:space="preserve">) </w:t>
      </w:r>
      <w:proofErr w:type="gramStart"/>
      <w:r w:rsidR="003C04CA">
        <w:t xml:space="preserve">has been </w:t>
      </w:r>
      <w:r w:rsidR="00EB4C14" w:rsidRPr="00340CB0">
        <w:t>exposed</w:t>
      </w:r>
      <w:proofErr w:type="gramEnd"/>
      <w:r w:rsidR="00EB4C14" w:rsidRPr="00340CB0">
        <w:t xml:space="preserve"> to </w:t>
      </w:r>
      <w:r>
        <w:t>Worldpay</w:t>
      </w:r>
      <w:r w:rsidR="00AC2944">
        <w:t xml:space="preserve"> </w:t>
      </w:r>
      <w:r w:rsidR="00EB4C14" w:rsidRPr="00340CB0">
        <w:t xml:space="preserve">to send the notifications.  </w:t>
      </w:r>
      <w:r w:rsidR="006606B7">
        <w:t>SFCC</w:t>
      </w:r>
      <w:r w:rsidR="00EB4C14" w:rsidRPr="00340CB0">
        <w:t xml:space="preserve"> will send </w:t>
      </w:r>
      <w:r w:rsidR="00AC2944">
        <w:t xml:space="preserve">an HTTP 200 </w:t>
      </w:r>
      <w:r w:rsidR="00EB4C14" w:rsidRPr="00340CB0">
        <w:t>[OK]</w:t>
      </w:r>
      <w:r w:rsidR="00AC2944">
        <w:t xml:space="preserve"> </w:t>
      </w:r>
      <w:r w:rsidR="00AC2944" w:rsidRPr="00340CB0">
        <w:t>response</w:t>
      </w:r>
      <w:r w:rsidR="00AC2944">
        <w:t xml:space="preserve"> to </w:t>
      </w:r>
      <w:r>
        <w:t>Worldpay</w:t>
      </w:r>
      <w:r w:rsidR="00EB4C14" w:rsidRPr="00340CB0">
        <w:t xml:space="preserve"> to acknowledge the receipt of notification</w:t>
      </w:r>
      <w:r w:rsidR="00AC2944">
        <w:t xml:space="preserve">. Corresponding to each Order Notification received a custom object </w:t>
      </w:r>
      <w:proofErr w:type="gramStart"/>
      <w:r w:rsidR="00AC2944">
        <w:t>is created</w:t>
      </w:r>
      <w:proofErr w:type="gramEnd"/>
      <w:r w:rsidR="00AC2944">
        <w:t xml:space="preserve"> with the Order Number and Order Notification XML captured. A </w:t>
      </w:r>
      <w:r w:rsidR="006606B7">
        <w:t>SFCC</w:t>
      </w:r>
      <w:r w:rsidR="00AC2944">
        <w:t xml:space="preserve"> Job is then run (manually or scheduled), to process those custom objects and update the Orders corresponding to each Order Notification. (Refer Section </w:t>
      </w:r>
      <w:hyperlink w:anchor="_Order_Notification_Job" w:history="1">
        <w:r w:rsidR="00AC2944" w:rsidRPr="00AC2944">
          <w:rPr>
            <w:rStyle w:val="Hyperlink"/>
          </w:rPr>
          <w:t>2.1.2.1</w:t>
        </w:r>
      </w:hyperlink>
      <w:r w:rsidR="00AC2944">
        <w:t xml:space="preserve"> for more job details)</w:t>
      </w:r>
    </w:p>
    <w:p w:rsidR="005376C0" w:rsidRPr="00340CB0" w:rsidRDefault="003454D8" w:rsidP="00B454D3">
      <w:pPr>
        <w:ind w:left="1044"/>
      </w:pPr>
      <w:r w:rsidRPr="003454D8">
        <w:t>If the Worldpay system does not rece</w:t>
      </w:r>
      <w:r w:rsidR="00787C0A">
        <w:t>ive an [OK] in reply to an HTTP</w:t>
      </w:r>
      <w:r w:rsidRPr="003454D8">
        <w:t xml:space="preserve">S order </w:t>
      </w:r>
      <w:proofErr w:type="gramStart"/>
      <w:r w:rsidRPr="003454D8">
        <w:t>notification</w:t>
      </w:r>
      <w:proofErr w:type="gramEnd"/>
      <w:r w:rsidRPr="003454D8">
        <w:t xml:space="preserve"> it waits for</w:t>
      </w:r>
      <w:r w:rsidR="005376C0">
        <w:t xml:space="preserve"> </w:t>
      </w:r>
      <w:r w:rsidRPr="003454D8">
        <w:t xml:space="preserve">approximately an hour to deliver the notification again. </w:t>
      </w:r>
      <w:r w:rsidRPr="00040B77">
        <w:t>Then it will resend the order notification</w:t>
      </w:r>
      <w:r w:rsidR="005376C0" w:rsidRPr="00040B77">
        <w:t xml:space="preserve"> </w:t>
      </w:r>
      <w:r w:rsidRPr="00040B77">
        <w:t xml:space="preserve">approximately every five minutes for a week until it </w:t>
      </w:r>
      <w:proofErr w:type="gramStart"/>
      <w:r w:rsidRPr="00040B77">
        <w:t>is acknowledged</w:t>
      </w:r>
      <w:proofErr w:type="gramEnd"/>
      <w:r w:rsidRPr="00040B77">
        <w:t>.</w:t>
      </w:r>
      <w:r w:rsidRPr="003454D8">
        <w:t xml:space="preserve"> Worldpay places order notifications</w:t>
      </w:r>
      <w:r w:rsidR="005376C0">
        <w:t xml:space="preserve"> </w:t>
      </w:r>
      <w:r w:rsidRPr="003454D8">
        <w:t xml:space="preserve">in a queue and the first notification in the queue </w:t>
      </w:r>
      <w:proofErr w:type="gramStart"/>
      <w:r w:rsidRPr="003454D8">
        <w:t>will be resent</w:t>
      </w:r>
      <w:proofErr w:type="gramEnd"/>
      <w:r w:rsidRPr="003454D8">
        <w:t xml:space="preserve"> until it is acknowledged. If acknowledged, or</w:t>
      </w:r>
      <w:r w:rsidR="005376C0">
        <w:t xml:space="preserve"> </w:t>
      </w:r>
      <w:r w:rsidRPr="003454D8">
        <w:t xml:space="preserve">if after a week still no [OK] </w:t>
      </w:r>
      <w:proofErr w:type="gramStart"/>
      <w:r w:rsidRPr="003454D8">
        <w:t>is returned</w:t>
      </w:r>
      <w:proofErr w:type="gramEnd"/>
      <w:r w:rsidRPr="003454D8">
        <w:t xml:space="preserve">, the retry </w:t>
      </w:r>
      <w:r w:rsidR="005376C0">
        <w:t>m</w:t>
      </w:r>
      <w:r w:rsidRPr="003454D8">
        <w:t>echanism stops sending the message and proceeds with</w:t>
      </w:r>
      <w:r w:rsidR="005376C0">
        <w:t xml:space="preserve"> </w:t>
      </w:r>
      <w:r w:rsidRPr="003454D8">
        <w:t>the next order notification from the queue.</w:t>
      </w:r>
    </w:p>
    <w:p w:rsidR="00EB4C14" w:rsidRPr="00545C63" w:rsidRDefault="00EB4C14" w:rsidP="00EB4C14">
      <w:pPr>
        <w:ind w:left="1044"/>
      </w:pPr>
      <w:r>
        <w:t>This URL (</w:t>
      </w:r>
      <w:r w:rsidRPr="008765EE">
        <w:rPr>
          <w:b/>
        </w:rPr>
        <w:t>https://mechantsandbox/</w:t>
      </w:r>
      <w:r w:rsidR="00C04461">
        <w:rPr>
          <w:b/>
        </w:rPr>
        <w:t>Worldpay</w:t>
      </w:r>
      <w:r w:rsidRPr="008765EE">
        <w:rPr>
          <w:b/>
        </w:rPr>
        <w:t>-Notify</w:t>
      </w:r>
      <w:r>
        <w:t xml:space="preserve">) needs to </w:t>
      </w:r>
      <w:proofErr w:type="gramStart"/>
      <w:r>
        <w:t>be updated</w:t>
      </w:r>
      <w:proofErr w:type="gramEnd"/>
      <w:r>
        <w:t xml:space="preserve"> in Worldpay Admin console by the merchant to receive the Order Notifications. </w:t>
      </w:r>
      <w:r w:rsidRPr="000232C4">
        <w:rPr>
          <w:rFonts w:cstheme="minorHAnsi"/>
          <w:szCs w:val="20"/>
        </w:rPr>
        <w:t xml:space="preserve">The </w:t>
      </w:r>
      <w:r>
        <w:rPr>
          <w:rFonts w:cstheme="minorHAnsi"/>
          <w:szCs w:val="20"/>
        </w:rPr>
        <w:t xml:space="preserve">order notifications </w:t>
      </w:r>
      <w:proofErr w:type="gramStart"/>
      <w:r>
        <w:rPr>
          <w:rFonts w:cstheme="minorHAnsi"/>
          <w:szCs w:val="20"/>
        </w:rPr>
        <w:t>are captured</w:t>
      </w:r>
      <w:proofErr w:type="gramEnd"/>
      <w:r>
        <w:rPr>
          <w:rFonts w:cstheme="minorHAnsi"/>
          <w:szCs w:val="20"/>
        </w:rPr>
        <w:t xml:space="preserve"> from </w:t>
      </w:r>
      <w:r w:rsidRPr="000232C4">
        <w:rPr>
          <w:rFonts w:cstheme="minorHAnsi"/>
          <w:szCs w:val="20"/>
        </w:rPr>
        <w:t xml:space="preserve">Worldpay Payment Service when a payment reaches one of </w:t>
      </w:r>
      <w:r>
        <w:rPr>
          <w:rFonts w:cstheme="minorHAnsi"/>
          <w:szCs w:val="20"/>
        </w:rPr>
        <w:t>the following statuses:</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AUTHORISED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CANCELLED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CAPTURED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EXPIRED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SENT_FOR_REFUND</w:t>
      </w:r>
    </w:p>
    <w:p w:rsidR="00EB4C14" w:rsidRDefault="00EB4C14" w:rsidP="00B761DF">
      <w:pPr>
        <w:pStyle w:val="ListParagraph"/>
        <w:numPr>
          <w:ilvl w:val="0"/>
          <w:numId w:val="29"/>
        </w:numPr>
        <w:spacing w:after="0"/>
        <w:rPr>
          <w:rFonts w:cstheme="minorHAnsi"/>
          <w:szCs w:val="20"/>
        </w:rPr>
      </w:pPr>
      <w:r w:rsidRPr="00CB2BD0">
        <w:rPr>
          <w:rFonts w:cstheme="minorHAnsi"/>
          <w:szCs w:val="20"/>
        </w:rPr>
        <w:t>REFUSED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SETTLED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INFORMATION_REQUESTED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CHARGED_BACK</w:t>
      </w:r>
    </w:p>
    <w:p w:rsidR="007B5EE8" w:rsidRDefault="00EB4C14" w:rsidP="00B761DF">
      <w:pPr>
        <w:pStyle w:val="ListParagraph"/>
        <w:numPr>
          <w:ilvl w:val="0"/>
          <w:numId w:val="29"/>
        </w:numPr>
        <w:spacing w:after="0"/>
        <w:rPr>
          <w:rFonts w:cstheme="minorHAnsi"/>
          <w:szCs w:val="20"/>
        </w:rPr>
      </w:pPr>
      <w:r w:rsidRPr="002A4392">
        <w:rPr>
          <w:rFonts w:cstheme="minorHAnsi"/>
          <w:szCs w:val="20"/>
        </w:rPr>
        <w:lastRenderedPageBreak/>
        <w:t>POST AUTH CANCELLED</w:t>
      </w:r>
    </w:p>
    <w:p w:rsidR="00EB4C14" w:rsidRDefault="00EB4C14" w:rsidP="00EB4C14"/>
    <w:p w:rsidR="00787C0A" w:rsidRDefault="00787C0A" w:rsidP="0030061F">
      <w:pPr>
        <w:tabs>
          <w:tab w:val="left" w:pos="0"/>
        </w:tabs>
        <w:ind w:firstLine="1170"/>
      </w:pPr>
    </w:p>
    <w:p w:rsidR="00787C0A" w:rsidRDefault="00787C0A" w:rsidP="0030061F">
      <w:pPr>
        <w:tabs>
          <w:tab w:val="left" w:pos="0"/>
        </w:tabs>
        <w:ind w:firstLine="1170"/>
      </w:pPr>
    </w:p>
    <w:p w:rsidR="00787C0A" w:rsidRDefault="00787C0A" w:rsidP="0030061F">
      <w:pPr>
        <w:tabs>
          <w:tab w:val="left" w:pos="0"/>
        </w:tabs>
        <w:ind w:firstLine="1170"/>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EB4C14" w:rsidRPr="00040B77" w:rsidRDefault="00755D05" w:rsidP="00185B10">
      <w:pPr>
        <w:pStyle w:val="Heading4"/>
        <w:keepNext/>
        <w:keepLines/>
        <w:numPr>
          <w:ilvl w:val="3"/>
          <w:numId w:val="41"/>
        </w:numPr>
      </w:pPr>
      <w:bookmarkStart w:id="58" w:name="_Order_Notification_Job"/>
      <w:bookmarkStart w:id="59" w:name="_Toc405997374"/>
      <w:bookmarkEnd w:id="58"/>
      <w:r w:rsidRPr="00040B77">
        <w:t>O</w:t>
      </w:r>
      <w:bookmarkEnd w:id="59"/>
      <w:r w:rsidR="00C97D12" w:rsidRPr="00040B77">
        <w:t>rder Notification job</w:t>
      </w:r>
    </w:p>
    <w:p w:rsidR="00786C20" w:rsidRDefault="00EB4C14" w:rsidP="00101866">
      <w:pPr>
        <w:ind w:left="708"/>
      </w:pPr>
      <w:r w:rsidRPr="0043144D">
        <w:t>The</w:t>
      </w:r>
      <w:r w:rsidRPr="00101866">
        <w:t xml:space="preserve"> OrderNotificationUpdatesJob </w:t>
      </w:r>
      <w:r w:rsidRPr="0043144D">
        <w:t xml:space="preserve">is a batch </w:t>
      </w:r>
      <w:proofErr w:type="gramStart"/>
      <w:r w:rsidRPr="0043144D">
        <w:t>job which</w:t>
      </w:r>
      <w:proofErr w:type="gramEnd"/>
      <w:r w:rsidRPr="0043144D">
        <w:t xml:space="preserve"> can be </w:t>
      </w:r>
      <w:r w:rsidR="00AC2944">
        <w:t xml:space="preserve">run manually or </w:t>
      </w:r>
      <w:r w:rsidRPr="0043144D">
        <w:t xml:space="preserve">scheduled at </w:t>
      </w:r>
      <w:r w:rsidR="00AC2944">
        <w:t>a specific</w:t>
      </w:r>
      <w:r w:rsidRPr="0043144D">
        <w:t xml:space="preserve"> interval of time</w:t>
      </w:r>
      <w:r>
        <w:t xml:space="preserve"> -i.e., 2 mins, 5 mins. Each time the job runs, it will pick all the custom objects created </w:t>
      </w:r>
      <w:r w:rsidR="00AC2944">
        <w:t>because of the pri</w:t>
      </w:r>
      <w:r w:rsidR="00D60F17">
        <w:t>or received Order Notifications</w:t>
      </w:r>
      <w:r w:rsidR="00AC2944">
        <w:t xml:space="preserve">, sorted by the creation time. The job </w:t>
      </w:r>
      <w:r>
        <w:t>read the custom objec</w:t>
      </w:r>
      <w:r w:rsidR="00AC2944">
        <w:t xml:space="preserve">ts one by one, </w:t>
      </w:r>
      <w:proofErr w:type="gramStart"/>
      <w:r w:rsidR="00AC2944">
        <w:t>will</w:t>
      </w:r>
      <w:proofErr w:type="gramEnd"/>
      <w:r w:rsidR="00AC2944">
        <w:t xml:space="preserve"> update the </w:t>
      </w:r>
      <w:r>
        <w:t>statuses</w:t>
      </w:r>
      <w:r w:rsidR="00AC2944">
        <w:t xml:space="preserve"> in Business Manager (Order Status/Payment Status/Confirmation Status) </w:t>
      </w:r>
      <w:r>
        <w:t>depending on the notific</w:t>
      </w:r>
      <w:r w:rsidR="00AC2944">
        <w:t xml:space="preserve">ation status in xml string </w:t>
      </w:r>
      <w:r w:rsidR="00D97428">
        <w:t xml:space="preserve">and update the token details in order/customer card </w:t>
      </w:r>
      <w:r w:rsidR="00AC2944">
        <w:t xml:space="preserve">and </w:t>
      </w:r>
      <w:r>
        <w:t xml:space="preserve">finally remove the custom object post processing from </w:t>
      </w:r>
      <w:r w:rsidR="006606B7">
        <w:t>SFCC</w:t>
      </w:r>
      <w:r>
        <w:t>.</w:t>
      </w:r>
    </w:p>
    <w:p w:rsidR="00EB4C14" w:rsidRDefault="00775E64" w:rsidP="00101866">
      <w:pPr>
        <w:ind w:left="708"/>
      </w:pPr>
      <w:r>
        <w:t xml:space="preserve">Refer below Step configuration section in </w:t>
      </w:r>
      <w:r w:rsidR="00384261">
        <w:t xml:space="preserve">job </w:t>
      </w:r>
      <w:r>
        <w:t xml:space="preserve">to execute script and their functions </w:t>
      </w:r>
    </w:p>
    <w:p w:rsidR="00775E64" w:rsidRDefault="003B6917" w:rsidP="00775E64">
      <w:pPr>
        <w:rPr>
          <w:noProof/>
        </w:rPr>
      </w:pPr>
      <w:r w:rsidRPr="003B6917">
        <w:rPr>
          <w:noProof/>
        </w:rPr>
        <w:lastRenderedPageBreak/>
        <w:t xml:space="preserve"> </w:t>
      </w:r>
      <w:r w:rsidR="006E25FC">
        <w:rPr>
          <w:noProof/>
        </w:rPr>
        <w:drawing>
          <wp:inline distT="0" distB="0" distL="0" distR="0" wp14:anchorId="44381FEB" wp14:editId="382D4407">
            <wp:extent cx="6188710" cy="3364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364865"/>
                    </a:xfrm>
                    <a:prstGeom prst="rect">
                      <a:avLst/>
                    </a:prstGeom>
                  </pic:spPr>
                </pic:pic>
              </a:graphicData>
            </a:graphic>
          </wp:inline>
        </w:drawing>
      </w:r>
      <w:r w:rsidR="006E25FC" w:rsidRPr="006E25FC">
        <w:rPr>
          <w:noProof/>
        </w:rPr>
        <w:t xml:space="preserve"> </w:t>
      </w:r>
      <w:r w:rsidR="002D4B02" w:rsidRPr="002D4B02">
        <w:rPr>
          <w:noProof/>
        </w:rPr>
        <w:t xml:space="preserve"> </w:t>
      </w:r>
      <w:r w:rsidR="002D4B02">
        <w:rPr>
          <w:noProof/>
        </w:rPr>
        <w:drawing>
          <wp:inline distT="0" distB="0" distL="0" distR="0" wp14:anchorId="3B978939" wp14:editId="3F7830E4">
            <wp:extent cx="6188710" cy="2927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927350"/>
                    </a:xfrm>
                    <a:prstGeom prst="rect">
                      <a:avLst/>
                    </a:prstGeom>
                  </pic:spPr>
                </pic:pic>
              </a:graphicData>
            </a:graphic>
          </wp:inline>
        </w:drawing>
      </w:r>
    </w:p>
    <w:p w:rsidR="00786C20" w:rsidRPr="00775E64" w:rsidRDefault="00786C20" w:rsidP="00775E64"/>
    <w:tbl>
      <w:tblPr>
        <w:tblStyle w:val="TableGrid"/>
        <w:tblW w:w="0" w:type="auto"/>
        <w:tblLook w:val="04A0" w:firstRow="1" w:lastRow="0" w:firstColumn="1" w:lastColumn="0" w:noHBand="0" w:noVBand="1"/>
      </w:tblPr>
      <w:tblGrid>
        <w:gridCol w:w="3301"/>
        <w:gridCol w:w="6435"/>
      </w:tblGrid>
      <w:tr w:rsidR="00FC772D" w:rsidTr="00E5319B">
        <w:tc>
          <w:tcPr>
            <w:tcW w:w="4868" w:type="dxa"/>
            <w:shd w:val="clear" w:color="auto" w:fill="DAEEF3" w:themeFill="accent5" w:themeFillTint="33"/>
          </w:tcPr>
          <w:p w:rsidR="00FC772D" w:rsidRPr="00E5319B" w:rsidRDefault="00E5319B" w:rsidP="005B4E29">
            <w:r w:rsidRPr="00E5319B">
              <w:t>Fields</w:t>
            </w:r>
          </w:p>
        </w:tc>
        <w:tc>
          <w:tcPr>
            <w:tcW w:w="4868" w:type="dxa"/>
            <w:shd w:val="clear" w:color="auto" w:fill="DAEEF3" w:themeFill="accent5" w:themeFillTint="33"/>
          </w:tcPr>
          <w:p w:rsidR="00FC772D" w:rsidRPr="00E5319B" w:rsidRDefault="00E5319B" w:rsidP="005B4E29">
            <w:r w:rsidRPr="00E5319B">
              <w:t>Fields data</w:t>
            </w:r>
          </w:p>
        </w:tc>
      </w:tr>
      <w:tr w:rsidR="00FC772D" w:rsidTr="00FC772D">
        <w:tc>
          <w:tcPr>
            <w:tcW w:w="4868" w:type="dxa"/>
          </w:tcPr>
          <w:p w:rsidR="00FC772D" w:rsidRPr="00101866" w:rsidRDefault="00FC772D" w:rsidP="005B4E29">
            <w:r w:rsidRPr="00101866">
              <w:t>ID</w:t>
            </w:r>
          </w:p>
        </w:tc>
        <w:tc>
          <w:tcPr>
            <w:tcW w:w="4868" w:type="dxa"/>
          </w:tcPr>
          <w:p w:rsidR="00FC772D" w:rsidRPr="00101866" w:rsidRDefault="002D4B02" w:rsidP="005B4E29">
            <w:r w:rsidRPr="002D4B02">
              <w:t>OrderNotificationUpdatesJob</w:t>
            </w:r>
          </w:p>
        </w:tc>
      </w:tr>
      <w:tr w:rsidR="00FC772D" w:rsidTr="00FC772D">
        <w:tc>
          <w:tcPr>
            <w:tcW w:w="4868" w:type="dxa"/>
          </w:tcPr>
          <w:p w:rsidR="00FC772D" w:rsidRPr="00101866" w:rsidRDefault="00FC772D" w:rsidP="005B4E29">
            <w:r w:rsidRPr="00101866">
              <w:t xml:space="preserve">Description </w:t>
            </w:r>
          </w:p>
        </w:tc>
        <w:tc>
          <w:tcPr>
            <w:tcW w:w="4868" w:type="dxa"/>
          </w:tcPr>
          <w:p w:rsidR="00FC772D" w:rsidRPr="00101866" w:rsidRDefault="002D4B02" w:rsidP="005B4E29">
            <w:r w:rsidRPr="002D4B02">
              <w:t>Batch job for reading Custom Objects of Order Notifications and updating Order Statuses</w:t>
            </w:r>
          </w:p>
        </w:tc>
      </w:tr>
      <w:tr w:rsidR="00FC772D" w:rsidTr="00FC772D">
        <w:tc>
          <w:tcPr>
            <w:tcW w:w="4868" w:type="dxa"/>
          </w:tcPr>
          <w:p w:rsidR="00FC772D" w:rsidRPr="00101866" w:rsidRDefault="00FC772D" w:rsidP="005B4E29">
            <w:r w:rsidRPr="00101866">
              <w:t>ExecuteScriptModule.Module</w:t>
            </w:r>
          </w:p>
        </w:tc>
        <w:tc>
          <w:tcPr>
            <w:tcW w:w="4868" w:type="dxa"/>
          </w:tcPr>
          <w:p w:rsidR="00FC772D" w:rsidRPr="00101866" w:rsidRDefault="0031630D" w:rsidP="005B4E29">
            <w:r>
              <w:t>int_worldpay_core</w:t>
            </w:r>
            <w:r w:rsidR="002D4B02" w:rsidRPr="002D4B02">
              <w:t>/cartridge/scripts/jobs/OrderNotificationUpdatesJob.js</w:t>
            </w:r>
          </w:p>
        </w:tc>
      </w:tr>
      <w:tr w:rsidR="00FC772D" w:rsidTr="00FC772D">
        <w:tc>
          <w:tcPr>
            <w:tcW w:w="4868" w:type="dxa"/>
          </w:tcPr>
          <w:p w:rsidR="00FC772D" w:rsidRPr="00101866" w:rsidRDefault="004D15E7" w:rsidP="005B4E29">
            <w:r>
              <w:rPr>
                <w:rStyle w:val="dw-nc-tooltip"/>
              </w:rPr>
              <w:t>ExecuteScriptModule.FunctionName</w:t>
            </w:r>
          </w:p>
        </w:tc>
        <w:tc>
          <w:tcPr>
            <w:tcW w:w="4868" w:type="dxa"/>
          </w:tcPr>
          <w:p w:rsidR="00FC772D" w:rsidRPr="00101866" w:rsidRDefault="002D4B02" w:rsidP="005B4E29">
            <w:r w:rsidRPr="002D4B02">
              <w:t>orderNotificationUpdateJob</w:t>
            </w:r>
          </w:p>
        </w:tc>
      </w:tr>
      <w:tr w:rsidR="00FC772D" w:rsidTr="00FC772D">
        <w:tc>
          <w:tcPr>
            <w:tcW w:w="4868" w:type="dxa"/>
          </w:tcPr>
          <w:p w:rsidR="00FC772D" w:rsidRPr="00101866" w:rsidRDefault="00FC772D" w:rsidP="005B4E29">
            <w:r w:rsidRPr="00101866">
              <w:lastRenderedPageBreak/>
              <w:t>ExecuteScriptModule.Transactional</w:t>
            </w:r>
          </w:p>
        </w:tc>
        <w:tc>
          <w:tcPr>
            <w:tcW w:w="4868" w:type="dxa"/>
          </w:tcPr>
          <w:p w:rsidR="00FC772D" w:rsidRPr="00101866" w:rsidRDefault="00FC772D" w:rsidP="005B4E29">
            <w:r w:rsidRPr="00101866">
              <w:t>Enabled</w:t>
            </w:r>
          </w:p>
        </w:tc>
      </w:tr>
    </w:tbl>
    <w:p w:rsidR="00EB4C14" w:rsidRDefault="00EB4C14" w:rsidP="005B4E29"/>
    <w:p w:rsidR="007D6C6F" w:rsidRPr="005B4E29" w:rsidRDefault="007D6C6F" w:rsidP="00B761DF">
      <w:pPr>
        <w:pStyle w:val="Heading4"/>
        <w:keepNext/>
        <w:keepLines/>
        <w:numPr>
          <w:ilvl w:val="3"/>
          <w:numId w:val="41"/>
        </w:numPr>
      </w:pPr>
      <w:r>
        <w:t xml:space="preserve">Error Handling for Order Notification Job </w:t>
      </w:r>
    </w:p>
    <w:p w:rsidR="007D6C6F" w:rsidRDefault="007D6C6F" w:rsidP="007D6C6F">
      <w:r>
        <w:t xml:space="preserve"> </w:t>
      </w:r>
      <w:r>
        <w:tab/>
      </w:r>
      <w:r w:rsidRPr="005B4E29">
        <w:t>Please refer to</w:t>
      </w:r>
      <w:r w:rsidRPr="005B4E29">
        <w:rPr>
          <w:b/>
        </w:rPr>
        <w:t xml:space="preserve"> </w:t>
      </w:r>
      <w:hyperlink w:anchor="_APPENDIX_C:_Error" w:history="1">
        <w:r w:rsidRPr="00B2201C">
          <w:rPr>
            <w:rStyle w:val="Hyperlink"/>
          </w:rPr>
          <w:t>Appendix C</w:t>
        </w:r>
      </w:hyperlink>
      <w:r>
        <w:t xml:space="preserve"> </w:t>
      </w:r>
      <w:r w:rsidRPr="005B4E29">
        <w:t>for error codes and error messages for Order Notifications</w:t>
      </w:r>
    </w:p>
    <w:p w:rsidR="007D6C6F" w:rsidRPr="005B4E29" w:rsidRDefault="007D6C6F" w:rsidP="00185B10">
      <w:pPr>
        <w:pStyle w:val="Heading4"/>
        <w:keepNext/>
        <w:keepLines/>
        <w:numPr>
          <w:ilvl w:val="3"/>
          <w:numId w:val="41"/>
        </w:numPr>
      </w:pPr>
      <w:r>
        <w:t xml:space="preserve">Transaction payment status handling for Order Notification Job </w:t>
      </w:r>
    </w:p>
    <w:p w:rsidR="007D6C6F" w:rsidRPr="00FB1D3E" w:rsidRDefault="007D6C6F" w:rsidP="00101866">
      <w:pPr>
        <w:ind w:left="708"/>
      </w:pPr>
      <w:r w:rsidRPr="007D6C6F">
        <w:rPr>
          <w:color w:val="1F497D"/>
        </w:rPr>
        <w:t xml:space="preserve"> </w:t>
      </w:r>
      <w:r w:rsidRPr="00101866">
        <w:rPr>
          <w:color w:val="000000"/>
        </w:rPr>
        <w:t xml:space="preserve">Please refer to </w:t>
      </w:r>
      <w:hyperlink w:anchor="_APPENDIX_D:_Order" w:history="1">
        <w:r w:rsidRPr="00101866">
          <w:rPr>
            <w:color w:val="000000"/>
          </w:rPr>
          <w:t>Appendix D</w:t>
        </w:r>
      </w:hyperlink>
      <w:r w:rsidRPr="00101866">
        <w:rPr>
          <w:color w:val="000000"/>
        </w:rPr>
        <w:t xml:space="preserve"> for mapping of different status on receipt of different order notification from WP into BM.</w:t>
      </w:r>
    </w:p>
    <w:p w:rsidR="002931CE" w:rsidRPr="002931CE" w:rsidRDefault="009175CA" w:rsidP="00101866">
      <w:pPr>
        <w:pStyle w:val="Heading4"/>
        <w:keepNext/>
        <w:keepLines/>
        <w:numPr>
          <w:ilvl w:val="3"/>
          <w:numId w:val="13"/>
        </w:numPr>
      </w:pPr>
      <w:bookmarkStart w:id="60" w:name="_Toc405997379"/>
      <w:r>
        <w:t>Notification update Service</w:t>
      </w:r>
      <w:bookmarkEnd w:id="60"/>
    </w:p>
    <w:p w:rsidR="00CC0B66" w:rsidRPr="00101866" w:rsidRDefault="00AB14BA" w:rsidP="00CC0B66">
      <w:pPr>
        <w:ind w:left="708"/>
      </w:pPr>
      <w:hyperlink r:id="rId15" w:history="1">
        <w:r w:rsidR="00CC0B66" w:rsidRPr="00101866">
          <w:rPr>
            <w:color w:val="000000"/>
          </w:rPr>
          <w:t xml:space="preserve">The Cartridge provides </w:t>
        </w:r>
        <w:r w:rsidR="002D39F2" w:rsidRPr="00101866">
          <w:rPr>
            <w:color w:val="000000"/>
          </w:rPr>
          <w:t>feature</w:t>
        </w:r>
        <w:r w:rsidR="00CC0B66" w:rsidRPr="00101866">
          <w:rPr>
            <w:color w:val="000000"/>
          </w:rPr>
          <w:t xml:space="preserve"> </w:t>
        </w:r>
        <w:r w:rsidR="002D39F2" w:rsidRPr="00101866">
          <w:rPr>
            <w:color w:val="000000"/>
          </w:rPr>
          <w:t xml:space="preserve">to </w:t>
        </w:r>
        <w:r w:rsidR="00700447" w:rsidRPr="00101866">
          <w:rPr>
            <w:color w:val="000000"/>
          </w:rPr>
          <w:t xml:space="preserve">expose </w:t>
        </w:r>
        <w:r w:rsidR="00CC0B66" w:rsidRPr="00101866">
          <w:rPr>
            <w:color w:val="000000"/>
          </w:rPr>
          <w:t xml:space="preserve">the history of the Payment Transaction change (Order Notifications) </w:t>
        </w:r>
        <w:r w:rsidR="002D39F2" w:rsidRPr="00101866">
          <w:rPr>
            <w:color w:val="000000"/>
          </w:rPr>
          <w:t>for a</w:t>
        </w:r>
        <w:r w:rsidR="00CC0B66" w:rsidRPr="00101866">
          <w:rPr>
            <w:color w:val="000000"/>
          </w:rPr>
          <w:t xml:space="preserve"> particular Order</w:t>
        </w:r>
        <w:r w:rsidR="00700447" w:rsidRPr="00101866">
          <w:rPr>
            <w:color w:val="000000"/>
          </w:rPr>
          <w:t xml:space="preserve"> in SFCC business manager</w:t>
        </w:r>
        <w:r w:rsidR="00CC0B66" w:rsidRPr="00101866">
          <w:rPr>
            <w:color w:val="000000"/>
          </w:rPr>
          <w:t>. </w:t>
        </w:r>
      </w:hyperlink>
      <w:r w:rsidR="00820560" w:rsidRPr="00101866">
        <w:rPr>
          <w:rFonts w:ascii="Calibri" w:hAnsi="Calibri"/>
          <w:color w:val="000000"/>
        </w:rPr>
        <w:t>A JSON</w:t>
      </w:r>
      <w:r w:rsidR="00CC0B66" w:rsidRPr="00101866">
        <w:rPr>
          <w:rFonts w:ascii="Calibri" w:hAnsi="Calibri"/>
          <w:color w:val="000000"/>
        </w:rPr>
        <w:t xml:space="preserve"> object </w:t>
      </w:r>
      <w:proofErr w:type="gramStart"/>
      <w:r w:rsidR="00CC0B66" w:rsidRPr="00101866">
        <w:rPr>
          <w:rFonts w:ascii="Calibri" w:hAnsi="Calibri"/>
          <w:color w:val="000000"/>
        </w:rPr>
        <w:t>is returned</w:t>
      </w:r>
      <w:proofErr w:type="gramEnd"/>
      <w:r w:rsidR="00CC0B66" w:rsidRPr="00101866">
        <w:rPr>
          <w:rFonts w:ascii="Calibri" w:hAnsi="Calibri"/>
          <w:color w:val="000000"/>
        </w:rPr>
        <w:t xml:space="preserve"> by the notifications updates service. This service is provided in </w:t>
      </w:r>
      <w:proofErr w:type="gramStart"/>
      <w:r w:rsidR="00CC0B66" w:rsidRPr="00101866">
        <w:rPr>
          <w:rFonts w:ascii="Calibri" w:hAnsi="Calibri"/>
          <w:color w:val="000000"/>
        </w:rPr>
        <w:t>2</w:t>
      </w:r>
      <w:proofErr w:type="gramEnd"/>
      <w:r w:rsidR="00CC0B66" w:rsidRPr="00101866">
        <w:rPr>
          <w:rFonts w:ascii="Calibri" w:hAnsi="Calibri"/>
          <w:color w:val="000000"/>
        </w:rPr>
        <w:t xml:space="preserve"> flavors, depending upon the need to fetch the entire status history or just the latest status. If order no or status</w:t>
      </w:r>
      <w:r w:rsidR="00332E3E" w:rsidRPr="00101866">
        <w:rPr>
          <w:rFonts w:ascii="Calibri" w:hAnsi="Calibri"/>
          <w:color w:val="000000"/>
        </w:rPr>
        <w:t xml:space="preserve"> history is not found an error JSON</w:t>
      </w:r>
      <w:r w:rsidR="00CC0B66" w:rsidRPr="00101866">
        <w:rPr>
          <w:rFonts w:ascii="Calibri" w:hAnsi="Calibri"/>
          <w:color w:val="000000"/>
        </w:rPr>
        <w:t xml:space="preserve"> is returned.</w:t>
      </w:r>
    </w:p>
    <w:p w:rsidR="00EB4C14" w:rsidRPr="00101866" w:rsidRDefault="00EB4C14" w:rsidP="00101866">
      <w:pPr>
        <w:ind w:left="708"/>
        <w:rPr>
          <w:color w:val="000000"/>
        </w:rPr>
      </w:pPr>
      <w:r w:rsidRPr="00101866">
        <w:rPr>
          <w:color w:val="000000"/>
        </w:rPr>
        <w:fldChar w:fldCharType="begin"/>
      </w:r>
      <w:r w:rsidRPr="00101866">
        <w:rPr>
          <w:color w:val="000000"/>
        </w:rPr>
        <w:instrText xml:space="preserve"> HYPERLINK "https://merchantSandbox/WorldPay-GetNotificationUpdates  is the pipeline exposed to get the History of Notifications received by particular Order.</w:instrText>
      </w:r>
    </w:p>
    <w:p w:rsidR="00EB4C14" w:rsidRPr="00101866" w:rsidRDefault="00EB4C14" w:rsidP="00101866">
      <w:pPr>
        <w:ind w:left="708"/>
        <w:rPr>
          <w:color w:val="000000"/>
        </w:rPr>
      </w:pPr>
      <w:r w:rsidRPr="00101866">
        <w:rPr>
          <w:color w:val="000000"/>
        </w:rPr>
        <w:instrText xml:space="preserve">" </w:instrText>
      </w:r>
      <w:r w:rsidRPr="00101866">
        <w:rPr>
          <w:color w:val="000000"/>
        </w:rPr>
        <w:fldChar w:fldCharType="separate"/>
      </w:r>
      <w:r w:rsidR="00C04461" w:rsidRPr="00101866">
        <w:rPr>
          <w:b/>
          <w:color w:val="000000"/>
        </w:rPr>
        <w:t>Worldpay</w:t>
      </w:r>
      <w:r w:rsidRPr="00101866">
        <w:rPr>
          <w:b/>
          <w:color w:val="000000"/>
        </w:rPr>
        <w:t>-</w:t>
      </w:r>
      <w:r w:rsidR="00820560" w:rsidRPr="00101866">
        <w:rPr>
          <w:b/>
          <w:color w:val="000000"/>
        </w:rPr>
        <w:t>GetNotificationUpdates</w:t>
      </w:r>
      <w:r w:rsidR="00820560" w:rsidRPr="00101866">
        <w:rPr>
          <w:color w:val="000000"/>
        </w:rPr>
        <w:t xml:space="preserve"> is</w:t>
      </w:r>
      <w:r w:rsidRPr="00101866">
        <w:rPr>
          <w:color w:val="000000"/>
        </w:rPr>
        <w:t xml:space="preserve"> the </w:t>
      </w:r>
      <w:r w:rsidR="00700447" w:rsidRPr="00101866">
        <w:rPr>
          <w:color w:val="000000"/>
        </w:rPr>
        <w:t xml:space="preserve">route </w:t>
      </w:r>
      <w:r w:rsidRPr="00101866">
        <w:rPr>
          <w:color w:val="000000"/>
        </w:rPr>
        <w:t xml:space="preserve">exposed to get the History of Notifications received </w:t>
      </w:r>
      <w:r w:rsidR="001C52A1" w:rsidRPr="00101866">
        <w:rPr>
          <w:color w:val="000000"/>
        </w:rPr>
        <w:t xml:space="preserve">      </w:t>
      </w:r>
      <w:r w:rsidRPr="00101866">
        <w:rPr>
          <w:color w:val="000000"/>
        </w:rPr>
        <w:t>by particular Order.</w:t>
      </w:r>
    </w:p>
    <w:p w:rsidR="00EB4C14" w:rsidRDefault="00EB4C14" w:rsidP="00101866">
      <w:pPr>
        <w:ind w:left="708"/>
      </w:pPr>
      <w:r w:rsidRPr="00101866">
        <w:rPr>
          <w:color w:val="000000"/>
        </w:rPr>
        <w:fldChar w:fldCharType="end"/>
      </w:r>
      <w:r>
        <w:t xml:space="preserve">This service takes </w:t>
      </w:r>
      <w:proofErr w:type="gramStart"/>
      <w:r>
        <w:t>2</w:t>
      </w:r>
      <w:proofErr w:type="gramEnd"/>
      <w:r>
        <w:t xml:space="preserve"> parameters as </w:t>
      </w:r>
      <w:r w:rsidRPr="007C7775">
        <w:t>Http</w:t>
      </w:r>
      <w:r>
        <w:t xml:space="preserve"> </w:t>
      </w:r>
      <w:r w:rsidRPr="007C7775">
        <w:t>Parameter</w:t>
      </w:r>
      <w:r>
        <w:t xml:space="preserve">s, </w:t>
      </w:r>
    </w:p>
    <w:p w:rsidR="00EB4C14" w:rsidRDefault="00EB4C14" w:rsidP="007F45D2">
      <w:pPr>
        <w:pStyle w:val="ListParagraph"/>
        <w:numPr>
          <w:ilvl w:val="0"/>
          <w:numId w:val="17"/>
        </w:numPr>
        <w:ind w:left="1788"/>
      </w:pPr>
      <w:r w:rsidRPr="007C7775">
        <w:t>orderNo</w:t>
      </w:r>
      <w:r>
        <w:t xml:space="preserve"> </w:t>
      </w:r>
    </w:p>
    <w:p w:rsidR="00EB4C14" w:rsidRDefault="00EB4C14" w:rsidP="007F45D2">
      <w:pPr>
        <w:pStyle w:val="ListParagraph"/>
        <w:numPr>
          <w:ilvl w:val="0"/>
          <w:numId w:val="17"/>
        </w:numPr>
        <w:ind w:left="1788"/>
      </w:pPr>
      <w:r w:rsidRPr="007C7775">
        <w:t>allupdates</w:t>
      </w:r>
    </w:p>
    <w:p w:rsidR="00EB4C14" w:rsidRDefault="00EB4C14" w:rsidP="00C75E15">
      <w:pPr>
        <w:ind w:left="708"/>
        <w:jc w:val="both"/>
      </w:pPr>
      <w:r>
        <w:t>If ‘</w:t>
      </w:r>
      <w:r w:rsidRPr="007C7775">
        <w:t>allupdates</w:t>
      </w:r>
      <w:r>
        <w:t>’ is true, all notifications received for the order will be returned as JSON response.</w:t>
      </w:r>
    </w:p>
    <w:p w:rsidR="00EB4C14" w:rsidRDefault="00EB4C14" w:rsidP="00C75E15">
      <w:pPr>
        <w:ind w:left="708"/>
        <w:jc w:val="both"/>
      </w:pPr>
      <w:r>
        <w:t>If ‘</w:t>
      </w:r>
      <w:r w:rsidRPr="007C7775">
        <w:t>allupdates</w:t>
      </w:r>
      <w:r>
        <w:t>’ is false, only the latest notifications received for the order will be returned as JSON response.</w:t>
      </w:r>
    </w:p>
    <w:p w:rsidR="00EB4C14" w:rsidRDefault="00EB4C14" w:rsidP="00C75E15">
      <w:pPr>
        <w:ind w:left="708"/>
        <w:jc w:val="both"/>
      </w:pPr>
      <w:r>
        <w:t>All values for ‘</w:t>
      </w:r>
      <w:r w:rsidRPr="007C7775">
        <w:t>allupdates</w:t>
      </w:r>
      <w:r>
        <w:t xml:space="preserve">’ </w:t>
      </w:r>
      <w:r w:rsidR="000704AE">
        <w:t>i.e.</w:t>
      </w:r>
      <w:r>
        <w:t xml:space="preserve"> true, TRUE, True will be considered as true, any value other than these will be considered as false.</w:t>
      </w:r>
    </w:p>
    <w:p w:rsidR="00EB4C14" w:rsidRPr="00101866" w:rsidRDefault="00EB4C14" w:rsidP="00101866">
      <w:pPr>
        <w:ind w:left="708"/>
        <w:rPr>
          <w:color w:val="000000"/>
        </w:rPr>
      </w:pPr>
      <w:r w:rsidRPr="00101866">
        <w:rPr>
          <w:color w:val="000000"/>
        </w:rPr>
        <w:t>Example for the JSON response when ‘allupdates’ = true is as below:</w:t>
      </w:r>
    </w:p>
    <w:p w:rsidR="00EB4C14" w:rsidRPr="00CC0B66" w:rsidRDefault="00EB4C14" w:rsidP="00EB4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{"statusList":</w:t>
      </w:r>
    </w:p>
    <w:p w:rsidR="00EB4C14" w:rsidRPr="00101866" w:rsidRDefault="00EB4C14" w:rsidP="00101866">
      <w:pPr>
        <w:ind w:left="708"/>
        <w:rPr>
          <w:color w:val="000000"/>
        </w:rPr>
      </w:pPr>
      <w:r w:rsidRPr="00101866">
        <w:rPr>
          <w:color w:val="000000"/>
        </w:rPr>
        <w:t xml:space="preserve">   [{"status":"AUTHORISED</w:t>
      </w:r>
      <w:proofErr w:type="gramStart"/>
      <w:r w:rsidRPr="00101866">
        <w:rPr>
          <w:color w:val="000000"/>
        </w:rPr>
        <w:t>:Mon</w:t>
      </w:r>
      <w:proofErr w:type="gramEnd"/>
      <w:r w:rsidRPr="00101866">
        <w:rPr>
          <w:color w:val="000000"/>
        </w:rPr>
        <w:t xml:space="preserve"> Nov 10 2014 08:11:24 GMT-0000 (GMT)"},</w:t>
      </w:r>
    </w:p>
    <w:p w:rsidR="00EB4C14" w:rsidRPr="00101866" w:rsidRDefault="00EB4C14" w:rsidP="00101866">
      <w:pPr>
        <w:ind w:left="708"/>
        <w:rPr>
          <w:color w:val="000000"/>
        </w:rPr>
      </w:pPr>
      <w:r w:rsidRPr="00101866">
        <w:rPr>
          <w:color w:val="000000"/>
        </w:rPr>
        <w:t xml:space="preserve">    {"status":"CANCELLED</w:t>
      </w:r>
      <w:proofErr w:type="gramStart"/>
      <w:r w:rsidRPr="00101866">
        <w:rPr>
          <w:color w:val="000000"/>
        </w:rPr>
        <w:t>:Mon</w:t>
      </w:r>
      <w:proofErr w:type="gramEnd"/>
      <w:r w:rsidRPr="00101866">
        <w:rPr>
          <w:color w:val="000000"/>
        </w:rPr>
        <w:t xml:space="preserve"> Nov 11 2014 08:11:24 GMT-0000 (GMT)"}</w:t>
      </w:r>
    </w:p>
    <w:p w:rsidR="00EB4C14" w:rsidRPr="00101866" w:rsidRDefault="00EB4C14" w:rsidP="00101866">
      <w:pPr>
        <w:ind w:left="708"/>
        <w:rPr>
          <w:color w:val="000000"/>
        </w:rPr>
      </w:pPr>
      <w:r w:rsidRPr="00101866">
        <w:rPr>
          <w:color w:val="000000"/>
        </w:rPr>
        <w:t xml:space="preserve">   ]</w:t>
      </w:r>
    </w:p>
    <w:p w:rsidR="00EB4C14" w:rsidRPr="00101866" w:rsidRDefault="00EB4C14" w:rsidP="00101866">
      <w:pPr>
        <w:ind w:left="708"/>
        <w:rPr>
          <w:color w:val="000000"/>
        </w:rPr>
      </w:pPr>
      <w:r w:rsidRPr="00101866">
        <w:rPr>
          <w:color w:val="000000"/>
        </w:rPr>
        <w:t>}</w:t>
      </w:r>
    </w:p>
    <w:p w:rsidR="00EB4C14" w:rsidRPr="00101866" w:rsidRDefault="00EB4C14" w:rsidP="00101866">
      <w:pPr>
        <w:ind w:left="708"/>
        <w:rPr>
          <w:color w:val="000000"/>
        </w:rPr>
      </w:pPr>
    </w:p>
    <w:p w:rsidR="00236497" w:rsidRPr="00101866" w:rsidRDefault="00EB4C14" w:rsidP="00101866">
      <w:pPr>
        <w:ind w:left="708"/>
        <w:rPr>
          <w:color w:val="000000"/>
        </w:rPr>
      </w:pPr>
      <w:r w:rsidRPr="00101866">
        <w:rPr>
          <w:color w:val="000000"/>
        </w:rPr>
        <w:lastRenderedPageBreak/>
        <w:t>Example for the JSON response when ‘allupdates’ = false is as below:</w:t>
      </w: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{"latestStatus":</w:t>
      </w:r>
    </w:p>
    <w:p w:rsidR="00EB4C14" w:rsidRPr="00101866" w:rsidRDefault="00EB4C14" w:rsidP="00101866">
      <w:pPr>
        <w:ind w:left="708"/>
        <w:rPr>
          <w:color w:val="000000"/>
        </w:rPr>
      </w:pPr>
      <w:r w:rsidRPr="00101866">
        <w:rPr>
          <w:color w:val="000000"/>
        </w:rPr>
        <w:tab/>
        <w:t>[{"Status":"AUTHORISED</w:t>
      </w:r>
      <w:proofErr w:type="gramStart"/>
      <w:r w:rsidRPr="00101866">
        <w:rPr>
          <w:color w:val="000000"/>
        </w:rPr>
        <w:t>:Mon</w:t>
      </w:r>
      <w:proofErr w:type="gramEnd"/>
      <w:r w:rsidRPr="00101866">
        <w:rPr>
          <w:color w:val="000000"/>
        </w:rPr>
        <w:t xml:space="preserve"> Nov 10 2014 08:11:24 GMT-0000 (GMT)"}]</w:t>
      </w:r>
    </w:p>
    <w:p w:rsidR="00EB4C14" w:rsidRPr="00101866" w:rsidRDefault="00EB4C14" w:rsidP="00101866">
      <w:pPr>
        <w:ind w:left="708"/>
        <w:rPr>
          <w:color w:val="000000"/>
        </w:rPr>
      </w:pPr>
      <w:r w:rsidRPr="00101866">
        <w:rPr>
          <w:color w:val="000000"/>
        </w:rPr>
        <w:t>}</w:t>
      </w:r>
    </w:p>
    <w:p w:rsidR="002D39F2" w:rsidRPr="00101866" w:rsidRDefault="002D39F2" w:rsidP="00B761DF">
      <w:pPr>
        <w:pStyle w:val="Heading3"/>
        <w:keepNext/>
        <w:keepLines/>
        <w:numPr>
          <w:ilvl w:val="2"/>
          <w:numId w:val="47"/>
        </w:numPr>
        <w:pBdr>
          <w:bottom w:val="none" w:sz="0" w:space="0" w:color="auto"/>
        </w:pBdr>
        <w:spacing w:line="276" w:lineRule="auto"/>
        <w:ind w:left="1764"/>
        <w:rPr>
          <w:i w:val="0"/>
          <w:sz w:val="24"/>
          <w:szCs w:val="24"/>
        </w:rPr>
      </w:pPr>
      <w:bookmarkStart w:id="61" w:name="_Toc8312166"/>
      <w:r w:rsidRPr="00101866">
        <w:rPr>
          <w:i w:val="0"/>
          <w:sz w:val="24"/>
          <w:szCs w:val="24"/>
        </w:rPr>
        <w:t>Order Inquiry job</w:t>
      </w:r>
      <w:bookmarkEnd w:id="61"/>
    </w:p>
    <w:p w:rsidR="002D39F2" w:rsidRDefault="002D39F2" w:rsidP="00101866">
      <w:pPr>
        <w:ind w:left="708"/>
      </w:pPr>
      <w:r w:rsidRPr="0043144D">
        <w:t>The</w:t>
      </w:r>
      <w:r w:rsidRPr="00101866">
        <w:t xml:space="preserve"> OrderInquiryUpdatesJob </w:t>
      </w:r>
      <w:r w:rsidRPr="0043144D">
        <w:t xml:space="preserve">is a batch </w:t>
      </w:r>
      <w:proofErr w:type="gramStart"/>
      <w:r w:rsidRPr="0043144D">
        <w:t>job which</w:t>
      </w:r>
      <w:proofErr w:type="gramEnd"/>
      <w:r w:rsidRPr="0043144D">
        <w:t xml:space="preserve"> can be </w:t>
      </w:r>
      <w:r>
        <w:t xml:space="preserve">run manually or </w:t>
      </w:r>
      <w:r w:rsidRPr="0043144D">
        <w:t xml:space="preserve">scheduled at </w:t>
      </w:r>
      <w:r>
        <w:t>a specific</w:t>
      </w:r>
      <w:r w:rsidRPr="0043144D">
        <w:t xml:space="preserve"> interval of time</w:t>
      </w:r>
      <w:r>
        <w:t xml:space="preserve"> -i.e., 2 mins, 5 mins. Each time the job runs, it will pick all the orders with status as CREATED/ NEW/OPEN and payment status as NOT PAID and order placed at least 15 mins back (configurable custom preference in business manager) by the creation time. The job iterates the </w:t>
      </w:r>
      <w:proofErr w:type="gramStart"/>
      <w:r>
        <w:t>orders and make order inquiry service call, will update the statuses in Business Manager (Order Status/Payment Status/Confirmation Status) depending on the response status in xml response of order enquiry</w:t>
      </w:r>
      <w:proofErr w:type="gramEnd"/>
      <w:r>
        <w:t xml:space="preserve"> and update the token details in order/customer card </w:t>
      </w:r>
    </w:p>
    <w:p w:rsidR="002D39F2" w:rsidRDefault="002D39F2" w:rsidP="002D39F2">
      <w:pPr>
        <w:rPr>
          <w:noProof/>
        </w:rPr>
      </w:pPr>
      <w:r w:rsidRPr="006E25FC">
        <w:rPr>
          <w:noProof/>
        </w:rPr>
        <w:t xml:space="preserve"> </w:t>
      </w:r>
      <w:r>
        <w:rPr>
          <w:noProof/>
        </w:rPr>
        <w:drawing>
          <wp:inline distT="0" distB="0" distL="0" distR="0" wp14:anchorId="00F864DD" wp14:editId="54421114">
            <wp:extent cx="61887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345180"/>
                    </a:xfrm>
                    <a:prstGeom prst="rect">
                      <a:avLst/>
                    </a:prstGeom>
                  </pic:spPr>
                </pic:pic>
              </a:graphicData>
            </a:graphic>
          </wp:inline>
        </w:drawing>
      </w:r>
    </w:p>
    <w:p w:rsidR="00F51EA0" w:rsidRDefault="00F51EA0" w:rsidP="002D39F2">
      <w:pPr>
        <w:rPr>
          <w:noProof/>
        </w:rPr>
      </w:pPr>
    </w:p>
    <w:p w:rsidR="00F51EA0" w:rsidRDefault="00F51EA0" w:rsidP="002D39F2">
      <w:pPr>
        <w:rPr>
          <w:noProof/>
        </w:rPr>
      </w:pPr>
    </w:p>
    <w:p w:rsidR="00F51EA0" w:rsidRDefault="00F51EA0" w:rsidP="002D39F2">
      <w:pPr>
        <w:rPr>
          <w:noProof/>
        </w:rPr>
      </w:pPr>
    </w:p>
    <w:p w:rsidR="00F51EA0" w:rsidRDefault="00F51EA0" w:rsidP="002D39F2"/>
    <w:p w:rsidR="002D39F2" w:rsidRDefault="002D39F2" w:rsidP="002D39F2">
      <w:pPr>
        <w:ind w:firstLine="708"/>
      </w:pPr>
      <w:r>
        <w:t xml:space="preserve">Refer below Step configuration section in job to execute script and their functions </w:t>
      </w:r>
    </w:p>
    <w:p w:rsidR="009F6D8E" w:rsidRDefault="002D39F2" w:rsidP="002D39F2">
      <w:pPr>
        <w:rPr>
          <w:noProof/>
        </w:rPr>
      </w:pPr>
      <w:r w:rsidRPr="003B6917">
        <w:rPr>
          <w:noProof/>
        </w:rPr>
        <w:lastRenderedPageBreak/>
        <w:t xml:space="preserve"> </w:t>
      </w:r>
      <w:r w:rsidRPr="006E25FC">
        <w:rPr>
          <w:noProof/>
        </w:rPr>
        <w:t xml:space="preserve"> </w:t>
      </w:r>
      <w:r w:rsidR="00D6036C" w:rsidRPr="00D6036C">
        <w:rPr>
          <w:noProof/>
        </w:rPr>
        <w:t xml:space="preserve"> </w:t>
      </w:r>
      <w:r w:rsidR="009F6D8E">
        <w:rPr>
          <w:noProof/>
        </w:rPr>
        <w:drawing>
          <wp:inline distT="0" distB="0" distL="0" distR="0" wp14:anchorId="3C69B82F" wp14:editId="2ABE38E4">
            <wp:extent cx="6188710" cy="2454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454275"/>
                    </a:xfrm>
                    <a:prstGeom prst="rect">
                      <a:avLst/>
                    </a:prstGeom>
                  </pic:spPr>
                </pic:pic>
              </a:graphicData>
            </a:graphic>
          </wp:inline>
        </w:drawing>
      </w:r>
    </w:p>
    <w:p w:rsidR="00786C20" w:rsidRDefault="00786C20" w:rsidP="002D39F2">
      <w:pPr>
        <w:rPr>
          <w:noProof/>
        </w:rPr>
      </w:pPr>
      <w:r>
        <w:rPr>
          <w:noProof/>
        </w:rPr>
        <w:t>Table for Reference:</w:t>
      </w:r>
    </w:p>
    <w:tbl>
      <w:tblPr>
        <w:tblStyle w:val="TableGrid"/>
        <w:tblW w:w="0" w:type="auto"/>
        <w:tblLook w:val="04A0" w:firstRow="1" w:lastRow="0" w:firstColumn="1" w:lastColumn="0" w:noHBand="0" w:noVBand="1"/>
      </w:tblPr>
      <w:tblGrid>
        <w:gridCol w:w="3420"/>
        <w:gridCol w:w="6316"/>
      </w:tblGrid>
      <w:tr w:rsidR="00786C20" w:rsidTr="00446163">
        <w:tc>
          <w:tcPr>
            <w:tcW w:w="3415" w:type="dxa"/>
            <w:shd w:val="clear" w:color="auto" w:fill="DAEEF3" w:themeFill="accent5" w:themeFillTint="33"/>
          </w:tcPr>
          <w:p w:rsidR="00786C20" w:rsidRPr="00446163" w:rsidRDefault="00446163" w:rsidP="002B23DB">
            <w:r w:rsidRPr="00446163">
              <w:t xml:space="preserve">Fields </w:t>
            </w:r>
          </w:p>
        </w:tc>
        <w:tc>
          <w:tcPr>
            <w:tcW w:w="6321" w:type="dxa"/>
            <w:shd w:val="clear" w:color="auto" w:fill="DAEEF3" w:themeFill="accent5" w:themeFillTint="33"/>
          </w:tcPr>
          <w:p w:rsidR="00786C20" w:rsidRPr="00446163" w:rsidRDefault="00446163" w:rsidP="002B23DB">
            <w:r w:rsidRPr="00446163">
              <w:t>Fields data</w:t>
            </w:r>
          </w:p>
        </w:tc>
      </w:tr>
      <w:tr w:rsidR="00786C20" w:rsidTr="00101866">
        <w:tc>
          <w:tcPr>
            <w:tcW w:w="3415" w:type="dxa"/>
          </w:tcPr>
          <w:p w:rsidR="00786C20" w:rsidRPr="008A0FEA" w:rsidRDefault="00786C20" w:rsidP="002B23DB">
            <w:r w:rsidRPr="008A0FEA">
              <w:t>ID</w:t>
            </w:r>
          </w:p>
        </w:tc>
        <w:tc>
          <w:tcPr>
            <w:tcW w:w="6321" w:type="dxa"/>
          </w:tcPr>
          <w:p w:rsidR="00786C20" w:rsidRPr="008A0FEA" w:rsidRDefault="00D6036C" w:rsidP="002B23DB">
            <w:r w:rsidRPr="00D6036C">
              <w:t>OrderInquiriesUpdateJob</w:t>
            </w:r>
          </w:p>
        </w:tc>
      </w:tr>
      <w:tr w:rsidR="00786C20" w:rsidTr="00101866">
        <w:tc>
          <w:tcPr>
            <w:tcW w:w="3415" w:type="dxa"/>
          </w:tcPr>
          <w:p w:rsidR="00786C20" w:rsidRPr="008A0FEA" w:rsidRDefault="00786C20" w:rsidP="002B23DB">
            <w:r w:rsidRPr="008A0FEA">
              <w:t xml:space="preserve">Description </w:t>
            </w:r>
          </w:p>
        </w:tc>
        <w:tc>
          <w:tcPr>
            <w:tcW w:w="6321" w:type="dxa"/>
          </w:tcPr>
          <w:p w:rsidR="00786C20" w:rsidRPr="008A0FEA" w:rsidRDefault="00D6036C" w:rsidP="002B23DB">
            <w:r w:rsidRPr="00D6036C">
              <w:t>Batch job for fetching order inquiries of Worldpay Orders with payment status= not paid and order status CREATED, NEW OR OPEN and updating Order Statuses and token details in order and customer saved payment instruments</w:t>
            </w:r>
          </w:p>
        </w:tc>
      </w:tr>
      <w:tr w:rsidR="00786C20" w:rsidTr="00101866">
        <w:tc>
          <w:tcPr>
            <w:tcW w:w="3415" w:type="dxa"/>
          </w:tcPr>
          <w:p w:rsidR="00786C20" w:rsidRPr="008A0FEA" w:rsidRDefault="00D6036C" w:rsidP="002B23DB">
            <w:r>
              <w:rPr>
                <w:rStyle w:val="dw-nc-tooltip"/>
              </w:rPr>
              <w:t>ExecuteScriptModule.Module</w:t>
            </w:r>
          </w:p>
        </w:tc>
        <w:tc>
          <w:tcPr>
            <w:tcW w:w="6321" w:type="dxa"/>
          </w:tcPr>
          <w:p w:rsidR="00786C20" w:rsidRPr="008A0FEA" w:rsidRDefault="0031630D" w:rsidP="002B23DB">
            <w:r>
              <w:t>int_worldpay_core</w:t>
            </w:r>
            <w:r w:rsidR="00D6036C" w:rsidRPr="00D6036C">
              <w:t>/cartridge/scripts/jobs/OrderInquiriesUpdateJob.js</w:t>
            </w:r>
          </w:p>
        </w:tc>
      </w:tr>
      <w:tr w:rsidR="00786C20" w:rsidTr="00101866">
        <w:tc>
          <w:tcPr>
            <w:tcW w:w="3415" w:type="dxa"/>
          </w:tcPr>
          <w:p w:rsidR="00786C20" w:rsidRPr="008A0FEA" w:rsidRDefault="00D6036C" w:rsidP="002B23DB">
            <w:r>
              <w:rPr>
                <w:rStyle w:val="dw-nc-tooltip"/>
              </w:rPr>
              <w:t>ExecuteScriptModule.FunctionName</w:t>
            </w:r>
          </w:p>
        </w:tc>
        <w:tc>
          <w:tcPr>
            <w:tcW w:w="6321" w:type="dxa"/>
          </w:tcPr>
          <w:p w:rsidR="00786C20" w:rsidRPr="008A0FEA" w:rsidRDefault="00D6036C" w:rsidP="002B23DB">
            <w:r w:rsidRPr="00D6036C">
              <w:t>orderInquiriesUpdate</w:t>
            </w:r>
          </w:p>
        </w:tc>
      </w:tr>
      <w:tr w:rsidR="00786C20" w:rsidTr="00101866">
        <w:tc>
          <w:tcPr>
            <w:tcW w:w="3415" w:type="dxa"/>
          </w:tcPr>
          <w:p w:rsidR="00786C20" w:rsidRPr="008A0FEA" w:rsidRDefault="00D6036C" w:rsidP="002B23DB">
            <w:r>
              <w:rPr>
                <w:rStyle w:val="dw-nc-tooltip"/>
              </w:rPr>
              <w:t>ExecuteScriptModule.Transactional</w:t>
            </w:r>
          </w:p>
        </w:tc>
        <w:tc>
          <w:tcPr>
            <w:tcW w:w="6321" w:type="dxa"/>
          </w:tcPr>
          <w:p w:rsidR="00786C20" w:rsidRPr="008A0FEA" w:rsidRDefault="00786C20" w:rsidP="002B23DB">
            <w:r w:rsidRPr="008A0FEA">
              <w:t>Enabled</w:t>
            </w:r>
          </w:p>
        </w:tc>
      </w:tr>
    </w:tbl>
    <w:p w:rsidR="00786C20" w:rsidRDefault="00786C20" w:rsidP="002D39F2"/>
    <w:p w:rsidR="007D6C6F" w:rsidRPr="00101866" w:rsidRDefault="007D6C6F" w:rsidP="00B761DF">
      <w:pPr>
        <w:pStyle w:val="Heading3"/>
        <w:keepNext/>
        <w:keepLines/>
        <w:numPr>
          <w:ilvl w:val="2"/>
          <w:numId w:val="47"/>
        </w:numPr>
        <w:pBdr>
          <w:bottom w:val="none" w:sz="0" w:space="0" w:color="auto"/>
        </w:pBdr>
        <w:spacing w:line="276" w:lineRule="auto"/>
        <w:ind w:left="1764"/>
        <w:rPr>
          <w:i w:val="0"/>
          <w:sz w:val="24"/>
          <w:szCs w:val="24"/>
        </w:rPr>
      </w:pPr>
      <w:bookmarkStart w:id="62" w:name="_Toc8312167"/>
      <w:r w:rsidRPr="00101866">
        <w:rPr>
          <w:i w:val="0"/>
          <w:sz w:val="24"/>
          <w:szCs w:val="24"/>
        </w:rPr>
        <w:t>Job Failure Mailer Service</w:t>
      </w:r>
      <w:bookmarkEnd w:id="62"/>
    </w:p>
    <w:p w:rsidR="007D6C6F" w:rsidRDefault="007D6C6F" w:rsidP="007D6C6F">
      <w:pPr>
        <w:ind w:left="708"/>
      </w:pPr>
      <w:r>
        <w:t xml:space="preserve">The cartridge also provides a feature to send Emails to the registered Emails in case of failure of any Order Notification update. On receipt of any Order </w:t>
      </w:r>
      <w:proofErr w:type="gramStart"/>
      <w:r>
        <w:t>Notification</w:t>
      </w:r>
      <w:proofErr w:type="gramEnd"/>
      <w:r>
        <w:t xml:space="preserve"> a custom object is created in SFCC with the Order Number and the Order Notification XML, if for any reason the XML captured is incorrect of some error occurs while the execution of the job an email is triggered. </w:t>
      </w:r>
    </w:p>
    <w:p w:rsidR="007D6C6F" w:rsidRDefault="007D6C6F" w:rsidP="007D6C6F">
      <w:pPr>
        <w:ind w:left="708"/>
      </w:pPr>
      <w:r w:rsidRPr="005B4E29">
        <w:t>To enable job mailer service to notify BM admin for any failure happens while processing the Order Notification Batch Job, the site preference EnableJobMailerService needs to be se</w:t>
      </w:r>
      <w:r>
        <w:t>lect</w:t>
      </w:r>
      <w:r w:rsidRPr="005B4E29">
        <w:t xml:space="preserve"> </w:t>
      </w:r>
      <w:proofErr w:type="gramStart"/>
      <w:r>
        <w:rPr>
          <w:b/>
        </w:rPr>
        <w:t>Yes</w:t>
      </w:r>
      <w:proofErr w:type="gramEnd"/>
      <w:r w:rsidRPr="005B4E29">
        <w:t xml:space="preserve"> </w:t>
      </w:r>
      <w:r>
        <w:t>from the dropdown</w:t>
      </w:r>
      <w:r w:rsidRPr="005B4E29">
        <w:t>. Also, the below site preferences</w:t>
      </w:r>
      <w:r>
        <w:t xml:space="preserve"> needs to be set </w:t>
      </w:r>
    </w:p>
    <w:p w:rsidR="007D6C6F" w:rsidRPr="005B4E29" w:rsidRDefault="007D6C6F" w:rsidP="007D6C6F">
      <w:pPr>
        <w:ind w:left="708"/>
      </w:pPr>
      <w:r>
        <w:rPr>
          <w:noProof/>
        </w:rPr>
        <w:lastRenderedPageBreak/>
        <w:drawing>
          <wp:inline distT="0" distB="0" distL="0" distR="0" wp14:anchorId="6022A4A8" wp14:editId="2C13AF67">
            <wp:extent cx="6188710" cy="18021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802130"/>
                    </a:xfrm>
                    <a:prstGeom prst="rect">
                      <a:avLst/>
                    </a:prstGeom>
                  </pic:spPr>
                </pic:pic>
              </a:graphicData>
            </a:graphic>
          </wp:inline>
        </w:drawing>
      </w:r>
    </w:p>
    <w:p w:rsidR="00EB4C14" w:rsidRPr="005E4730" w:rsidRDefault="00EB2140" w:rsidP="00B761DF">
      <w:pPr>
        <w:pStyle w:val="Heading3"/>
        <w:keepNext/>
        <w:keepLines/>
        <w:numPr>
          <w:ilvl w:val="2"/>
          <w:numId w:val="47"/>
        </w:numPr>
        <w:pBdr>
          <w:bottom w:val="none" w:sz="0" w:space="0" w:color="auto"/>
        </w:pBdr>
        <w:spacing w:line="276" w:lineRule="auto"/>
        <w:ind w:left="1764"/>
        <w:rPr>
          <w:i w:val="0"/>
          <w:sz w:val="24"/>
          <w:szCs w:val="24"/>
        </w:rPr>
      </w:pPr>
      <w:bookmarkStart w:id="63" w:name="_Toc8312168"/>
      <w:r>
        <w:rPr>
          <w:i w:val="0"/>
          <w:sz w:val="24"/>
          <w:szCs w:val="24"/>
        </w:rPr>
        <w:t>APM Lookup Service</w:t>
      </w:r>
      <w:bookmarkEnd w:id="63"/>
    </w:p>
    <w:p w:rsidR="00EB4C14" w:rsidRDefault="00EB4C14" w:rsidP="005E4730">
      <w:pPr>
        <w:ind w:left="708"/>
      </w:pPr>
      <w:r w:rsidRPr="00CC0B66">
        <w:t xml:space="preserve">To enable APM look up service, the site preference </w:t>
      </w:r>
      <w:r w:rsidRPr="00CC0B66">
        <w:rPr>
          <w:b/>
        </w:rPr>
        <w:t>EnableAPMLookUpService</w:t>
      </w:r>
      <w:r w:rsidRPr="00CC0B66">
        <w:t xml:space="preserve"> needs to be </w:t>
      </w:r>
      <w:r w:rsidR="003B6917">
        <w:t xml:space="preserve">selected </w:t>
      </w:r>
      <w:proofErr w:type="gramStart"/>
      <w:r w:rsidR="003B6917">
        <w:t>Yes</w:t>
      </w:r>
      <w:proofErr w:type="gramEnd"/>
      <w:r w:rsidR="003B6917">
        <w:t xml:space="preserve"> from dropdown.</w:t>
      </w:r>
    </w:p>
    <w:tbl>
      <w:tblPr>
        <w:tblStyle w:val="TableGrid"/>
        <w:tblW w:w="0" w:type="auto"/>
        <w:tblInd w:w="708" w:type="dxa"/>
        <w:tblLook w:val="04A0" w:firstRow="1" w:lastRow="0" w:firstColumn="1" w:lastColumn="0" w:noHBand="0" w:noVBand="1"/>
      </w:tblPr>
      <w:tblGrid>
        <w:gridCol w:w="4579"/>
        <w:gridCol w:w="4449"/>
      </w:tblGrid>
      <w:tr w:rsidR="00857BB4" w:rsidTr="00857BB4">
        <w:tc>
          <w:tcPr>
            <w:tcW w:w="4868" w:type="dxa"/>
          </w:tcPr>
          <w:p w:rsidR="00857BB4" w:rsidRDefault="00857BB4" w:rsidP="005E4730"/>
        </w:tc>
        <w:tc>
          <w:tcPr>
            <w:tcW w:w="4868" w:type="dxa"/>
          </w:tcPr>
          <w:p w:rsidR="00857BB4" w:rsidRDefault="00857BB4" w:rsidP="005E4730"/>
        </w:tc>
      </w:tr>
      <w:tr w:rsidR="00857BB4" w:rsidTr="00857BB4">
        <w:tc>
          <w:tcPr>
            <w:tcW w:w="4868" w:type="dxa"/>
          </w:tcPr>
          <w:p w:rsidR="00857BB4" w:rsidRDefault="00857BB4" w:rsidP="005E4730">
            <w:r w:rsidRPr="00CC0B66">
              <w:rPr>
                <w:b/>
              </w:rPr>
              <w:t>EnableAPMLookUpService</w:t>
            </w:r>
            <w:r>
              <w:rPr>
                <w:b/>
              </w:rPr>
              <w:t xml:space="preserve"> </w:t>
            </w:r>
            <w:r w:rsidRPr="00101866">
              <w:t>when enabled</w:t>
            </w:r>
          </w:p>
        </w:tc>
        <w:tc>
          <w:tcPr>
            <w:tcW w:w="4868" w:type="dxa"/>
          </w:tcPr>
          <w:p w:rsidR="00712F14" w:rsidRDefault="00712F14" w:rsidP="00B761DF">
            <w:pPr>
              <w:pStyle w:val="ListParagraph"/>
              <w:numPr>
                <w:ilvl w:val="0"/>
                <w:numId w:val="43"/>
              </w:numPr>
            </w:pPr>
            <w:r>
              <w:t xml:space="preserve">This service works for merchant code configured in site preference, which return </w:t>
            </w:r>
            <w:proofErr w:type="gramStart"/>
            <w:r>
              <w:t>APMs which</w:t>
            </w:r>
            <w:proofErr w:type="gramEnd"/>
            <w:r>
              <w:t xml:space="preserve"> are enabled for respective merchant code. </w:t>
            </w:r>
          </w:p>
          <w:p w:rsidR="00857BB4" w:rsidRDefault="00712F14" w:rsidP="00B761DF">
            <w:pPr>
              <w:pStyle w:val="ListParagraph"/>
              <w:numPr>
                <w:ilvl w:val="0"/>
                <w:numId w:val="43"/>
              </w:numPr>
            </w:pPr>
            <w:r>
              <w:t>All active Payments methods which have different merchant code configured in payment method section will be displayed</w:t>
            </w:r>
          </w:p>
          <w:p w:rsidR="00712F14" w:rsidRDefault="00712F14" w:rsidP="00B761DF">
            <w:pPr>
              <w:pStyle w:val="ListParagraph"/>
              <w:numPr>
                <w:ilvl w:val="0"/>
                <w:numId w:val="43"/>
              </w:numPr>
            </w:pPr>
            <w:r>
              <w:t>All active payment methods other than Worldpay processor will be displayed</w:t>
            </w:r>
          </w:p>
        </w:tc>
      </w:tr>
      <w:tr w:rsidR="00857BB4" w:rsidTr="00857BB4">
        <w:tc>
          <w:tcPr>
            <w:tcW w:w="4868" w:type="dxa"/>
          </w:tcPr>
          <w:p w:rsidR="00857BB4" w:rsidRDefault="00712F14">
            <w:r w:rsidRPr="00CC0B66">
              <w:rPr>
                <w:b/>
              </w:rPr>
              <w:t>EnableAPMLookUpService</w:t>
            </w:r>
            <w:r>
              <w:rPr>
                <w:b/>
              </w:rPr>
              <w:t xml:space="preserve"> </w:t>
            </w:r>
            <w:r w:rsidRPr="008E02FF">
              <w:t xml:space="preserve">when </w:t>
            </w:r>
            <w:r>
              <w:t>disabled</w:t>
            </w:r>
          </w:p>
        </w:tc>
        <w:tc>
          <w:tcPr>
            <w:tcW w:w="4868" w:type="dxa"/>
          </w:tcPr>
          <w:p w:rsidR="00712F14" w:rsidRDefault="00712F14" w:rsidP="00B761DF">
            <w:pPr>
              <w:pStyle w:val="ListParagraph"/>
              <w:numPr>
                <w:ilvl w:val="0"/>
                <w:numId w:val="44"/>
              </w:numPr>
            </w:pPr>
            <w:r>
              <w:t xml:space="preserve">Loookup service will not be executed </w:t>
            </w:r>
          </w:p>
          <w:p w:rsidR="00857BB4" w:rsidRDefault="00712F14" w:rsidP="00B761DF">
            <w:pPr>
              <w:pStyle w:val="ListParagraph"/>
              <w:numPr>
                <w:ilvl w:val="0"/>
                <w:numId w:val="44"/>
              </w:numPr>
            </w:pPr>
            <w:r>
              <w:t>All active payment methods will be displayed</w:t>
            </w:r>
          </w:p>
        </w:tc>
      </w:tr>
    </w:tbl>
    <w:p w:rsidR="00857BB4" w:rsidRPr="00CC0B66" w:rsidRDefault="00857BB4" w:rsidP="005E4730">
      <w:pPr>
        <w:ind w:left="708"/>
      </w:pPr>
    </w:p>
    <w:p w:rsidR="00EB4C14" w:rsidRDefault="00EB4C14" w:rsidP="005E4730">
      <w:pPr>
        <w:ind w:left="708"/>
      </w:pPr>
      <w:r w:rsidRPr="00CC0B66">
        <w:t xml:space="preserve">[Note: If merchant supports multiple merchant Ids through payment </w:t>
      </w:r>
      <w:proofErr w:type="gramStart"/>
      <w:r w:rsidRPr="00CC0B66">
        <w:t>methods</w:t>
      </w:r>
      <w:proofErr w:type="gramEnd"/>
      <w:r w:rsidRPr="00CC0B66">
        <w:t xml:space="preserve"> in that case APM Look service may not work so, </w:t>
      </w:r>
      <w:r w:rsidR="00857BB4" w:rsidRPr="00CC0B66">
        <w:t>it</w:t>
      </w:r>
      <w:r w:rsidRPr="00CC0B66">
        <w:t xml:space="preserve"> should not be enabled in site preference</w:t>
      </w:r>
      <w:r w:rsidR="00820560" w:rsidRPr="00CC0B66">
        <w:t>.]</w:t>
      </w:r>
    </w:p>
    <w:p w:rsidR="00EB4C14" w:rsidRPr="003F6742" w:rsidRDefault="0012300F" w:rsidP="00B761DF">
      <w:pPr>
        <w:pStyle w:val="Heading3"/>
        <w:keepNext/>
        <w:keepLines/>
        <w:numPr>
          <w:ilvl w:val="2"/>
          <w:numId w:val="47"/>
        </w:numPr>
        <w:pBdr>
          <w:bottom w:val="none" w:sz="0" w:space="0" w:color="auto"/>
        </w:pBdr>
        <w:spacing w:line="276" w:lineRule="auto"/>
        <w:ind w:left="1764"/>
        <w:rPr>
          <w:i w:val="0"/>
          <w:sz w:val="24"/>
          <w:szCs w:val="24"/>
        </w:rPr>
      </w:pPr>
      <w:bookmarkStart w:id="64" w:name="_Toc513822193"/>
      <w:bookmarkStart w:id="65" w:name="_Toc513822194"/>
      <w:bookmarkStart w:id="66" w:name="_Toc513822195"/>
      <w:bookmarkStart w:id="67" w:name="_Toc8312169"/>
      <w:bookmarkEnd w:id="64"/>
      <w:bookmarkEnd w:id="65"/>
      <w:bookmarkEnd w:id="66"/>
      <w:r>
        <w:rPr>
          <w:i w:val="0"/>
          <w:sz w:val="24"/>
          <w:szCs w:val="24"/>
        </w:rPr>
        <w:t>Multiple Merchant ID Support</w:t>
      </w:r>
      <w:bookmarkEnd w:id="67"/>
    </w:p>
    <w:p w:rsidR="00970934" w:rsidRDefault="00C04461" w:rsidP="00101866">
      <w:pPr>
        <w:ind w:left="708"/>
      </w:pPr>
      <w:r>
        <w:t>Worldpay</w:t>
      </w:r>
      <w:r w:rsidR="00236497">
        <w:t xml:space="preserve"> cartridge also supports a mechanism to provide separate Merchant ID’s at APM level. This is primarily required for Merchants that need to configure different Merchant ID for financial purpose or if a specific APM is of a different version (to support both V1 and V3 </w:t>
      </w:r>
      <w:proofErr w:type="gramStart"/>
      <w:r w:rsidR="00236497">
        <w:t>APM’s</w:t>
      </w:r>
      <w:proofErr w:type="gramEnd"/>
      <w:r w:rsidR="00236497">
        <w:t xml:space="preserve"> on a single Merchant Site).</w:t>
      </w:r>
    </w:p>
    <w:p w:rsidR="00516F1D" w:rsidRDefault="00236497" w:rsidP="00101866">
      <w:pPr>
        <w:ind w:left="708"/>
      </w:pPr>
      <w:r>
        <w:t xml:space="preserve">This </w:t>
      </w:r>
      <w:proofErr w:type="gramStart"/>
      <w:r>
        <w:t>is achieved</w:t>
      </w:r>
      <w:proofErr w:type="gramEnd"/>
      <w:r>
        <w:t xml:space="preserve">, by setting a different MID and its </w:t>
      </w:r>
      <w:r w:rsidR="0005563A">
        <w:t>details (</w:t>
      </w:r>
      <w:r>
        <w:t>Username &amp; password) in the Payment Methods section in Business</w:t>
      </w:r>
      <w:r w:rsidR="00516F1D">
        <w:t xml:space="preserve"> </w:t>
      </w:r>
      <w:r w:rsidR="0005563A">
        <w:t xml:space="preserve">Manager. </w:t>
      </w:r>
      <w:r w:rsidR="00516F1D">
        <w:t xml:space="preserve">If merchant </w:t>
      </w:r>
      <w:r w:rsidR="0005563A">
        <w:t>ID,</w:t>
      </w:r>
      <w:r w:rsidR="00516F1D">
        <w:t xml:space="preserve"> username and password present at payment method level then would get preference </w:t>
      </w:r>
      <w:r w:rsidR="00052BD8">
        <w:t xml:space="preserve">compare to </w:t>
      </w:r>
      <w:r w:rsidR="00516F1D">
        <w:t xml:space="preserve">merchant </w:t>
      </w:r>
      <w:r w:rsidR="0005563A">
        <w:t>ID</w:t>
      </w:r>
      <w:r w:rsidR="00DA1250">
        <w:t xml:space="preserve"> in site preference</w:t>
      </w:r>
      <w:r w:rsidR="0005563A">
        <w:t>,</w:t>
      </w:r>
      <w:r w:rsidR="00516F1D">
        <w:t xml:space="preserve"> username and password from </w:t>
      </w:r>
      <w:r w:rsidR="00DA1250">
        <w:t>service credentials</w:t>
      </w:r>
      <w:r w:rsidR="00516F1D">
        <w:t xml:space="preserve">. If they </w:t>
      </w:r>
      <w:proofErr w:type="gramStart"/>
      <w:r w:rsidR="00516F1D">
        <w:t xml:space="preserve">are not </w:t>
      </w:r>
      <w:r w:rsidR="0005563A">
        <w:t>configured</w:t>
      </w:r>
      <w:proofErr w:type="gramEnd"/>
      <w:r w:rsidR="00516F1D">
        <w:t xml:space="preserve"> at payment method level then merchant </w:t>
      </w:r>
      <w:r w:rsidR="0005563A">
        <w:t>ID</w:t>
      </w:r>
      <w:r w:rsidR="00052BD8">
        <w:t xml:space="preserve"> (in site preference)</w:t>
      </w:r>
      <w:r w:rsidR="0005563A">
        <w:t>,</w:t>
      </w:r>
      <w:r w:rsidR="00516F1D">
        <w:t xml:space="preserve"> username and password provided in </w:t>
      </w:r>
      <w:r w:rsidR="00DA1250">
        <w:t>service credential</w:t>
      </w:r>
      <w:r w:rsidR="00516F1D">
        <w:t xml:space="preserve"> will be used in request.</w:t>
      </w:r>
    </w:p>
    <w:p w:rsidR="00970934" w:rsidRDefault="00970934" w:rsidP="00101866">
      <w:pPr>
        <w:ind w:left="708"/>
      </w:pPr>
    </w:p>
    <w:p w:rsidR="00970934" w:rsidRDefault="00970934" w:rsidP="00101866">
      <w:pPr>
        <w:ind w:left="708"/>
      </w:pPr>
    </w:p>
    <w:p w:rsidR="00236497" w:rsidRDefault="001D3A7A" w:rsidP="00101866">
      <w:pPr>
        <w:ind w:left="708"/>
      </w:pPr>
      <w:r>
        <w:t xml:space="preserve">Payment Method </w:t>
      </w:r>
      <w:r w:rsidR="000C1F0E">
        <w:t xml:space="preserve">Merchant ID Support </w:t>
      </w:r>
      <w:r>
        <w:t>Settings</w:t>
      </w:r>
    </w:p>
    <w:p w:rsidR="001D3A7A" w:rsidRDefault="001D3A7A" w:rsidP="00917032">
      <w:pPr>
        <w:ind w:left="360"/>
      </w:pPr>
      <w:r>
        <w:rPr>
          <w:noProof/>
        </w:rPr>
        <w:drawing>
          <wp:inline distT="0" distB="0" distL="0" distR="0" wp14:anchorId="0A3CCB40" wp14:editId="594E1F01">
            <wp:extent cx="6177915" cy="11595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1159510"/>
                    </a:xfrm>
                    <a:prstGeom prst="rect">
                      <a:avLst/>
                    </a:prstGeom>
                    <a:noFill/>
                    <a:ln>
                      <a:noFill/>
                    </a:ln>
                  </pic:spPr>
                </pic:pic>
              </a:graphicData>
            </a:graphic>
          </wp:inline>
        </w:drawing>
      </w:r>
    </w:p>
    <w:p w:rsidR="000C1F0E" w:rsidRDefault="000C1F0E" w:rsidP="00917032">
      <w:pPr>
        <w:ind w:left="360"/>
      </w:pPr>
    </w:p>
    <w:p w:rsidR="000C1F0E" w:rsidRDefault="000C1F0E" w:rsidP="00917032">
      <w:pPr>
        <w:ind w:left="360"/>
      </w:pPr>
      <w:r>
        <w:t>Service Credential Settings when service merchant settings to be picked up</w:t>
      </w:r>
    </w:p>
    <w:p w:rsidR="000C1F0E" w:rsidRDefault="000C1F0E" w:rsidP="00917032">
      <w:pPr>
        <w:ind w:left="360"/>
      </w:pPr>
      <w:r>
        <w:rPr>
          <w:noProof/>
        </w:rPr>
        <w:drawing>
          <wp:inline distT="0" distB="0" distL="0" distR="0" wp14:anchorId="25085184" wp14:editId="4B2BFADC">
            <wp:extent cx="56673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2152650"/>
                    </a:xfrm>
                    <a:prstGeom prst="rect">
                      <a:avLst/>
                    </a:prstGeom>
                    <a:noFill/>
                    <a:ln>
                      <a:noFill/>
                    </a:ln>
                  </pic:spPr>
                </pic:pic>
              </a:graphicData>
            </a:graphic>
          </wp:inline>
        </w:drawing>
      </w:r>
    </w:p>
    <w:p w:rsidR="00C05A08" w:rsidRPr="00C05A08" w:rsidRDefault="000125A1" w:rsidP="00B761DF">
      <w:pPr>
        <w:pStyle w:val="Heading3"/>
        <w:keepNext/>
        <w:keepLines/>
        <w:numPr>
          <w:ilvl w:val="2"/>
          <w:numId w:val="47"/>
        </w:numPr>
        <w:pBdr>
          <w:bottom w:val="none" w:sz="0" w:space="0" w:color="auto"/>
        </w:pBdr>
        <w:spacing w:line="276" w:lineRule="auto"/>
        <w:ind w:left="1764"/>
        <w:rPr>
          <w:i w:val="0"/>
          <w:sz w:val="24"/>
          <w:szCs w:val="24"/>
        </w:rPr>
      </w:pPr>
      <w:bookmarkStart w:id="68" w:name="_Toc8312170"/>
      <w:r w:rsidRPr="008146D1">
        <w:rPr>
          <w:i w:val="0"/>
          <w:sz w:val="24"/>
          <w:szCs w:val="24"/>
        </w:rPr>
        <w:t>Brazil</w:t>
      </w:r>
      <w:r>
        <w:rPr>
          <w:i w:val="0"/>
          <w:sz w:val="24"/>
          <w:szCs w:val="24"/>
        </w:rPr>
        <w:t xml:space="preserve"> Integration</w:t>
      </w:r>
      <w:bookmarkEnd w:id="68"/>
    </w:p>
    <w:p w:rsidR="005C0A10" w:rsidRDefault="008D0B9E" w:rsidP="00101866">
      <w:pPr>
        <w:ind w:left="708"/>
      </w:pPr>
      <w:r>
        <w:t xml:space="preserve">The </w:t>
      </w:r>
      <w:r w:rsidR="00C04461">
        <w:t>Worldpay</w:t>
      </w:r>
      <w:r>
        <w:t xml:space="preserve"> cartridge provides support to Credit Cards and supported APM’s</w:t>
      </w:r>
      <w:r w:rsidR="00B85DBB">
        <w:t xml:space="preserve"> (</w:t>
      </w:r>
      <w:r w:rsidR="008E702F">
        <w:t>BOLETO)</w:t>
      </w:r>
      <w:r>
        <w:t xml:space="preserve"> in Brazil. The implementation ensures that all the additional information (Example: CPF/CNJP </w:t>
      </w:r>
      <w:r w:rsidR="00CC35D8">
        <w:t xml:space="preserve">and </w:t>
      </w:r>
      <w:r>
        <w:t>Installment Number) that are required by the payment service provider in Brazil are also captured.</w:t>
      </w:r>
      <w:r w:rsidR="005C0A10">
        <w:tab/>
      </w:r>
    </w:p>
    <w:p w:rsidR="00907060" w:rsidRPr="00490A51" w:rsidRDefault="00907060" w:rsidP="00B761DF">
      <w:pPr>
        <w:pStyle w:val="Heading3"/>
        <w:keepNext/>
        <w:keepLines/>
        <w:numPr>
          <w:ilvl w:val="2"/>
          <w:numId w:val="47"/>
        </w:numPr>
        <w:pBdr>
          <w:bottom w:val="none" w:sz="0" w:space="0" w:color="auto"/>
        </w:pBdr>
        <w:spacing w:line="276" w:lineRule="auto"/>
        <w:ind w:left="1764"/>
        <w:rPr>
          <w:i w:val="0"/>
          <w:sz w:val="24"/>
          <w:szCs w:val="24"/>
        </w:rPr>
      </w:pPr>
      <w:bookmarkStart w:id="69" w:name="_Toc413668735"/>
      <w:bookmarkStart w:id="70" w:name="_Toc8312171"/>
      <w:r w:rsidRPr="00490A51">
        <w:rPr>
          <w:i w:val="0"/>
          <w:sz w:val="24"/>
          <w:szCs w:val="24"/>
        </w:rPr>
        <w:t>Order CleanUp Batch Job</w:t>
      </w:r>
      <w:bookmarkEnd w:id="69"/>
      <w:bookmarkEnd w:id="70"/>
    </w:p>
    <w:p w:rsidR="00907060" w:rsidRDefault="00907060" w:rsidP="00101866">
      <w:pPr>
        <w:ind w:left="708"/>
      </w:pPr>
      <w:r>
        <w:t xml:space="preserve">The </w:t>
      </w:r>
      <w:r w:rsidR="00C04461">
        <w:t>Worldpay</w:t>
      </w:r>
      <w:r>
        <w:t xml:space="preserve"> cartridge provides support to a batch job that will mark all the orders </w:t>
      </w:r>
      <w:r w:rsidR="009D53CC">
        <w:t>with status as</w:t>
      </w:r>
      <w:r>
        <w:t xml:space="preserve"> </w:t>
      </w:r>
      <w:r w:rsidRPr="00101866">
        <w:rPr>
          <w:b/>
        </w:rPr>
        <w:t>CREATED</w:t>
      </w:r>
      <w:r>
        <w:t xml:space="preserve"> and aged </w:t>
      </w:r>
      <w:r w:rsidR="00957D5E">
        <w:t xml:space="preserve">by a </w:t>
      </w:r>
      <w:r>
        <w:t xml:space="preserve">defined </w:t>
      </w:r>
      <w:r w:rsidRPr="00A37915">
        <w:t>time interval</w:t>
      </w:r>
      <w:r>
        <w:t xml:space="preserve">. The time interval field is Business Manager configurable </w:t>
      </w:r>
      <w:proofErr w:type="gramStart"/>
      <w:r>
        <w:t xml:space="preserve">and </w:t>
      </w:r>
      <w:r w:rsidR="00EF3617">
        <w:t>also</w:t>
      </w:r>
      <w:proofErr w:type="gramEnd"/>
      <w:r w:rsidR="00EF3617">
        <w:t xml:space="preserve"> configurable</w:t>
      </w:r>
      <w:r>
        <w:t xml:space="preserve"> </w:t>
      </w:r>
      <w:r w:rsidR="00F15A4D">
        <w:t xml:space="preserve">at </w:t>
      </w:r>
      <w:r>
        <w:t xml:space="preserve">Payment Method level. A Batch Job configured in Business Manager shall run (as per the set schedule) and check the orders with order status </w:t>
      </w:r>
      <w:r w:rsidRPr="00101866">
        <w:rPr>
          <w:b/>
        </w:rPr>
        <w:t>CREATED</w:t>
      </w:r>
      <w:r>
        <w:t xml:space="preserve"> which are old to a defined interval and will mark those orders in </w:t>
      </w:r>
      <w:r w:rsidRPr="00101866">
        <w:rPr>
          <w:b/>
        </w:rPr>
        <w:t>FAILED</w:t>
      </w:r>
      <w:r>
        <w:t xml:space="preserve"> status in demandware system. This ensures that all the i</w:t>
      </w:r>
      <w:r w:rsidRPr="00757F91">
        <w:t xml:space="preserve">nventory transactions and coupon redemptions associated with the Order </w:t>
      </w:r>
      <w:proofErr w:type="gramStart"/>
      <w:r w:rsidR="000D5DA5">
        <w:t>are</w:t>
      </w:r>
      <w:r w:rsidR="007F5857">
        <w:t xml:space="preserve"> </w:t>
      </w:r>
      <w:r w:rsidRPr="00757F91">
        <w:t>rolled</w:t>
      </w:r>
      <w:proofErr w:type="gramEnd"/>
      <w:r w:rsidRPr="00757F91">
        <w:t xml:space="preserve"> back.</w:t>
      </w:r>
      <w:r>
        <w:t xml:space="preserve"> Job can be Enable</w:t>
      </w:r>
      <w:r w:rsidR="008F3772">
        <w:t>d</w:t>
      </w:r>
      <w:r>
        <w:t>/Disable</w:t>
      </w:r>
      <w:r w:rsidR="008F3772">
        <w:t>d</w:t>
      </w:r>
      <w:r>
        <w:t xml:space="preserve"> </w:t>
      </w:r>
      <w:r w:rsidR="00473A14">
        <w:t xml:space="preserve">or </w:t>
      </w:r>
      <w:r>
        <w:t xml:space="preserve">from Business Manager itself. </w:t>
      </w:r>
      <w:r w:rsidR="002E2A9E">
        <w:t xml:space="preserve">Email </w:t>
      </w:r>
      <w:proofErr w:type="gramStart"/>
      <w:r w:rsidR="002E2A9E">
        <w:t xml:space="preserve">will be </w:t>
      </w:r>
      <w:r w:rsidR="00FE2BE4">
        <w:t>sent</w:t>
      </w:r>
      <w:proofErr w:type="gramEnd"/>
      <w:r w:rsidR="00FE2BE4">
        <w:t xml:space="preserve"> </w:t>
      </w:r>
      <w:r>
        <w:t xml:space="preserve">to BM configured recipients </w:t>
      </w:r>
      <w:r w:rsidR="00A377F4">
        <w:t xml:space="preserve">once the </w:t>
      </w:r>
      <w:r>
        <w:t xml:space="preserve">job run with Job run status. </w:t>
      </w:r>
      <w:r w:rsidR="00D84622">
        <w:t xml:space="preserve"> </w:t>
      </w:r>
    </w:p>
    <w:p w:rsidR="00F025A8" w:rsidRDefault="00F112C8" w:rsidP="00907060">
      <w:pPr>
        <w:ind w:left="360"/>
      </w:pPr>
      <w:r w:rsidRPr="00F112C8">
        <w:rPr>
          <w:noProof/>
        </w:rPr>
        <w:lastRenderedPageBreak/>
        <w:t xml:space="preserve"> </w:t>
      </w:r>
      <w:r>
        <w:rPr>
          <w:noProof/>
        </w:rPr>
        <w:drawing>
          <wp:inline distT="0" distB="0" distL="0" distR="0" wp14:anchorId="7143B5D1" wp14:editId="4DA30258">
            <wp:extent cx="6118372" cy="355890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190" cy="3561703"/>
                    </a:xfrm>
                    <a:prstGeom prst="rect">
                      <a:avLst/>
                    </a:prstGeom>
                  </pic:spPr>
                </pic:pic>
              </a:graphicData>
            </a:graphic>
          </wp:inline>
        </w:drawing>
      </w:r>
    </w:p>
    <w:p w:rsidR="00905DD3" w:rsidRDefault="00905DD3" w:rsidP="00907060">
      <w:pPr>
        <w:ind w:left="360"/>
      </w:pPr>
    </w:p>
    <w:p w:rsidR="00905DD3" w:rsidRDefault="00905DD3" w:rsidP="00907060">
      <w:pPr>
        <w:ind w:left="360"/>
      </w:pPr>
      <w:r>
        <w:t>Refer below Step configuration section in order to execute script and their functions</w:t>
      </w:r>
    </w:p>
    <w:p w:rsidR="00F112C8" w:rsidRDefault="00592D9A" w:rsidP="00905DD3">
      <w:pPr>
        <w:rPr>
          <w:noProof/>
        </w:rPr>
      </w:pPr>
      <w:r w:rsidRPr="00592D9A">
        <w:rPr>
          <w:noProof/>
        </w:rPr>
        <w:t xml:space="preserve"> </w:t>
      </w:r>
      <w:r w:rsidR="008E6E3E">
        <w:rPr>
          <w:noProof/>
        </w:rPr>
        <w:drawing>
          <wp:inline distT="0" distB="0" distL="0" distR="0" wp14:anchorId="3012F8DF" wp14:editId="17E538EE">
            <wp:extent cx="6188710" cy="24326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432685"/>
                    </a:xfrm>
                    <a:prstGeom prst="rect">
                      <a:avLst/>
                    </a:prstGeom>
                  </pic:spPr>
                </pic:pic>
              </a:graphicData>
            </a:graphic>
          </wp:inline>
        </w:drawing>
      </w:r>
    </w:p>
    <w:p w:rsidR="00F112C8" w:rsidRDefault="00F112C8" w:rsidP="00905DD3">
      <w:pPr>
        <w:rPr>
          <w:u w:val="single"/>
        </w:rPr>
      </w:pPr>
    </w:p>
    <w:p w:rsidR="00BF3F69" w:rsidRDefault="00BF3F69" w:rsidP="00786C20">
      <w:pPr>
        <w:rPr>
          <w:noProof/>
        </w:rPr>
      </w:pPr>
    </w:p>
    <w:p w:rsidR="00BF3F69" w:rsidRDefault="00BF3F69" w:rsidP="00786C20">
      <w:pPr>
        <w:rPr>
          <w:noProof/>
        </w:rPr>
      </w:pPr>
    </w:p>
    <w:p w:rsidR="00BF3F69" w:rsidRDefault="00BF3F69" w:rsidP="00786C20">
      <w:pPr>
        <w:rPr>
          <w:noProof/>
        </w:rPr>
      </w:pPr>
    </w:p>
    <w:p w:rsidR="00786C20" w:rsidRDefault="00786C20" w:rsidP="00786C20">
      <w:pPr>
        <w:rPr>
          <w:noProof/>
        </w:rPr>
      </w:pPr>
      <w:r>
        <w:rPr>
          <w:noProof/>
        </w:rPr>
        <w:lastRenderedPageBreak/>
        <w:t>Table for Reference:</w:t>
      </w:r>
    </w:p>
    <w:tbl>
      <w:tblPr>
        <w:tblStyle w:val="TableGrid"/>
        <w:tblW w:w="0" w:type="auto"/>
        <w:tblLook w:val="04A0" w:firstRow="1" w:lastRow="0" w:firstColumn="1" w:lastColumn="0" w:noHBand="0" w:noVBand="1"/>
      </w:tblPr>
      <w:tblGrid>
        <w:gridCol w:w="3957"/>
        <w:gridCol w:w="5779"/>
      </w:tblGrid>
      <w:tr w:rsidR="00786C20" w:rsidTr="00E5319B">
        <w:tc>
          <w:tcPr>
            <w:tcW w:w="4868" w:type="dxa"/>
            <w:shd w:val="clear" w:color="auto" w:fill="DAEEF3" w:themeFill="accent5" w:themeFillTint="33"/>
          </w:tcPr>
          <w:p w:rsidR="00786C20" w:rsidRPr="00E5319B" w:rsidRDefault="00ED500A" w:rsidP="002B23DB">
            <w:r w:rsidRPr="00E5319B">
              <w:t xml:space="preserve">Attributes Fields </w:t>
            </w:r>
          </w:p>
        </w:tc>
        <w:tc>
          <w:tcPr>
            <w:tcW w:w="4868" w:type="dxa"/>
            <w:shd w:val="clear" w:color="auto" w:fill="DAEEF3" w:themeFill="accent5" w:themeFillTint="33"/>
          </w:tcPr>
          <w:p w:rsidR="00786C20" w:rsidRPr="00E5319B" w:rsidRDefault="00ED500A" w:rsidP="002B23DB">
            <w:r w:rsidRPr="00E5319B">
              <w:t>Attributes</w:t>
            </w:r>
          </w:p>
        </w:tc>
      </w:tr>
      <w:tr w:rsidR="00786C20" w:rsidTr="002B23DB">
        <w:tc>
          <w:tcPr>
            <w:tcW w:w="4868" w:type="dxa"/>
          </w:tcPr>
          <w:p w:rsidR="00786C20" w:rsidRPr="008A0FEA" w:rsidRDefault="00786C20" w:rsidP="002B23DB">
            <w:r w:rsidRPr="008A0FEA">
              <w:t>ID</w:t>
            </w:r>
          </w:p>
        </w:tc>
        <w:tc>
          <w:tcPr>
            <w:tcW w:w="4868" w:type="dxa"/>
          </w:tcPr>
          <w:p w:rsidR="00786C20" w:rsidRPr="008A0FEA" w:rsidRDefault="00592D9A" w:rsidP="002B23DB">
            <w:r w:rsidRPr="00592D9A">
              <w:t>OrderCleanUpJob</w:t>
            </w:r>
          </w:p>
        </w:tc>
      </w:tr>
      <w:tr w:rsidR="00786C20" w:rsidTr="002B23DB">
        <w:tc>
          <w:tcPr>
            <w:tcW w:w="4868" w:type="dxa"/>
          </w:tcPr>
          <w:p w:rsidR="00786C20" w:rsidRPr="008A0FEA" w:rsidRDefault="00786C20" w:rsidP="002B23DB">
            <w:r w:rsidRPr="008A0FEA">
              <w:t xml:space="preserve">Description </w:t>
            </w:r>
          </w:p>
        </w:tc>
        <w:tc>
          <w:tcPr>
            <w:tcW w:w="4868" w:type="dxa"/>
          </w:tcPr>
          <w:p w:rsidR="00786C20" w:rsidRPr="008A0FEA" w:rsidRDefault="00592D9A" w:rsidP="002B23DB">
            <w:r w:rsidRPr="00592D9A">
              <w:t xml:space="preserve">Description Batch job for deleting and cleaning all the Orders in CREATED state. The orders to be deleted are identified based upon the number of </w:t>
            </w:r>
            <w:proofErr w:type="gramStart"/>
            <w:r w:rsidRPr="00592D9A">
              <w:t>days</w:t>
            </w:r>
            <w:proofErr w:type="gramEnd"/>
            <w:r w:rsidRPr="00592D9A">
              <w:t xml:space="preserve"> secified at the order level.</w:t>
            </w:r>
          </w:p>
        </w:tc>
      </w:tr>
      <w:tr w:rsidR="00786C20" w:rsidTr="002B23DB">
        <w:tc>
          <w:tcPr>
            <w:tcW w:w="4868" w:type="dxa"/>
          </w:tcPr>
          <w:p w:rsidR="00786C20" w:rsidRPr="008A0FEA" w:rsidRDefault="00786C20" w:rsidP="002B23DB">
            <w:r w:rsidRPr="008A0FEA">
              <w:t>ExecuteScriptModule.Module</w:t>
            </w:r>
          </w:p>
        </w:tc>
        <w:tc>
          <w:tcPr>
            <w:tcW w:w="4868" w:type="dxa"/>
          </w:tcPr>
          <w:p w:rsidR="00786C20" w:rsidRPr="008A0FEA" w:rsidRDefault="0031630D" w:rsidP="002B23DB">
            <w:r>
              <w:t>int_worldpay_core</w:t>
            </w:r>
            <w:r w:rsidR="00592D9A" w:rsidRPr="00592D9A">
              <w:t>/cartridge/scripts/jobs/OrderCleanUpJob.js</w:t>
            </w:r>
          </w:p>
        </w:tc>
      </w:tr>
      <w:tr w:rsidR="00786C20" w:rsidTr="002B23DB">
        <w:tc>
          <w:tcPr>
            <w:tcW w:w="4868" w:type="dxa"/>
          </w:tcPr>
          <w:p w:rsidR="00786C20" w:rsidRPr="008A0FEA" w:rsidRDefault="00592D9A" w:rsidP="002B23DB">
            <w:r>
              <w:rPr>
                <w:rStyle w:val="dw-nc-tooltip"/>
              </w:rPr>
              <w:t>ExecuteScriptModule.FunctionName</w:t>
            </w:r>
          </w:p>
        </w:tc>
        <w:tc>
          <w:tcPr>
            <w:tcW w:w="4868" w:type="dxa"/>
          </w:tcPr>
          <w:p w:rsidR="00786C20" w:rsidRPr="008A0FEA" w:rsidRDefault="00592D9A" w:rsidP="002B23DB">
            <w:r w:rsidRPr="00592D9A">
              <w:t>orderCleanUp</w:t>
            </w:r>
          </w:p>
        </w:tc>
      </w:tr>
      <w:tr w:rsidR="00786C20" w:rsidTr="002B23DB">
        <w:tc>
          <w:tcPr>
            <w:tcW w:w="4868" w:type="dxa"/>
          </w:tcPr>
          <w:p w:rsidR="00786C20" w:rsidRPr="008A0FEA" w:rsidRDefault="00592D9A" w:rsidP="002B23DB">
            <w:r>
              <w:rPr>
                <w:rStyle w:val="dw-nc-tooltip"/>
              </w:rPr>
              <w:t>ExecuteScriptModule.Transactional</w:t>
            </w:r>
          </w:p>
        </w:tc>
        <w:tc>
          <w:tcPr>
            <w:tcW w:w="4868" w:type="dxa"/>
          </w:tcPr>
          <w:p w:rsidR="00786C20" w:rsidRPr="008A0FEA" w:rsidRDefault="00786C20" w:rsidP="002B23DB">
            <w:r w:rsidRPr="008A0FEA">
              <w:t>Enabled</w:t>
            </w:r>
          </w:p>
        </w:tc>
      </w:tr>
    </w:tbl>
    <w:p w:rsidR="00786C20" w:rsidRDefault="00786C20" w:rsidP="00905DD3">
      <w:pPr>
        <w:rPr>
          <w:u w:val="single"/>
        </w:rPr>
      </w:pPr>
    </w:p>
    <w:p w:rsidR="00D84622" w:rsidRPr="00C75E15" w:rsidRDefault="00D84622" w:rsidP="00907060">
      <w:pPr>
        <w:ind w:left="360"/>
        <w:rPr>
          <w:color w:val="000000" w:themeColor="text1"/>
        </w:rPr>
      </w:pPr>
      <w:r w:rsidRPr="00101866">
        <w:rPr>
          <w:color w:val="000000" w:themeColor="text1"/>
          <w:u w:val="single"/>
        </w:rPr>
        <w:t>Note:</w:t>
      </w:r>
      <w:r w:rsidRPr="00101866">
        <w:rPr>
          <w:color w:val="000000" w:themeColor="text1"/>
        </w:rPr>
        <w:t xml:space="preserve"> </w:t>
      </w:r>
      <w:r w:rsidR="008E5CB6" w:rsidRPr="00101866">
        <w:rPr>
          <w:color w:val="000000" w:themeColor="text1"/>
        </w:rPr>
        <w:t xml:space="preserve">Please ensure </w:t>
      </w:r>
      <w:r w:rsidRPr="00101866">
        <w:rPr>
          <w:color w:val="000000" w:themeColor="text1"/>
        </w:rPr>
        <w:t>before running batch job every payment method in site has attribute “Days after which order expires” value configured.</w:t>
      </w:r>
    </w:p>
    <w:p w:rsidR="00907060" w:rsidRDefault="00907060" w:rsidP="00907060">
      <w:pPr>
        <w:ind w:left="360"/>
      </w:pPr>
      <w:r>
        <w:t>Business Manager Configuration field:</w:t>
      </w:r>
    </w:p>
    <w:p w:rsidR="00907060" w:rsidRDefault="007B043E" w:rsidP="00907060">
      <w:pPr>
        <w:ind w:left="360"/>
      </w:pPr>
      <w:r>
        <w:rPr>
          <w:noProof/>
        </w:rPr>
        <w:drawing>
          <wp:inline distT="0" distB="0" distL="0" distR="0" wp14:anchorId="1D019FB8" wp14:editId="62591CB0">
            <wp:extent cx="5542280" cy="1806575"/>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1806575"/>
                    </a:xfrm>
                    <a:prstGeom prst="rect">
                      <a:avLst/>
                    </a:prstGeom>
                    <a:noFill/>
                    <a:ln>
                      <a:noFill/>
                    </a:ln>
                  </pic:spPr>
                </pic:pic>
              </a:graphicData>
            </a:graphic>
          </wp:inline>
        </w:drawing>
      </w:r>
    </w:p>
    <w:p w:rsidR="00490A51" w:rsidRPr="00490A51" w:rsidRDefault="00490A51" w:rsidP="00B761DF">
      <w:pPr>
        <w:pStyle w:val="Heading3"/>
        <w:keepNext/>
        <w:keepLines/>
        <w:numPr>
          <w:ilvl w:val="2"/>
          <w:numId w:val="47"/>
        </w:numPr>
        <w:pBdr>
          <w:bottom w:val="none" w:sz="0" w:space="0" w:color="auto"/>
        </w:pBdr>
        <w:spacing w:line="276" w:lineRule="auto"/>
        <w:ind w:left="1764"/>
        <w:rPr>
          <w:i w:val="0"/>
          <w:sz w:val="24"/>
          <w:szCs w:val="24"/>
        </w:rPr>
      </w:pPr>
      <w:bookmarkStart w:id="71" w:name="_Toc8312172"/>
      <w:r>
        <w:rPr>
          <w:i w:val="0"/>
          <w:sz w:val="24"/>
          <w:szCs w:val="24"/>
        </w:rPr>
        <w:t>Initiate Cancel Order Job</w:t>
      </w:r>
      <w:bookmarkEnd w:id="71"/>
    </w:p>
    <w:p w:rsidR="0036289C" w:rsidRPr="0036289C" w:rsidRDefault="0036289C" w:rsidP="00101866">
      <w:pPr>
        <w:ind w:left="708"/>
      </w:pPr>
      <w:r w:rsidRPr="0036289C">
        <w:t xml:space="preserve">The </w:t>
      </w:r>
      <w:r w:rsidR="00C04461">
        <w:t>Worldpay</w:t>
      </w:r>
      <w:r w:rsidRPr="0036289C">
        <w:t xml:space="preserve"> cartridge provides support to a batch job that cancels or refunds FAILED orders with the attribute </w:t>
      </w:r>
      <w:r w:rsidR="00C04461">
        <w:t>Worldpay</w:t>
      </w:r>
      <w:r w:rsidRPr="0036289C">
        <w:t xml:space="preserve"> MAC Missing. The time interval for selecting orders </w:t>
      </w:r>
      <w:r w:rsidR="00C65412">
        <w:t>defined</w:t>
      </w:r>
      <w:r w:rsidRPr="0036289C">
        <w:t xml:space="preserve"> in the custom preference World</w:t>
      </w:r>
      <w:r w:rsidR="002E5BCE">
        <w:t>p</w:t>
      </w:r>
      <w:r w:rsidRPr="0036289C">
        <w:t xml:space="preserve">ay Order Inquiry Lag Time. A Batch Job configured in Business Manager shall </w:t>
      </w:r>
      <w:r w:rsidR="003300BD" w:rsidRPr="0036289C">
        <w:t>run (</w:t>
      </w:r>
      <w:r w:rsidRPr="0036289C">
        <w:t>as per the set schedule) and check orders with</w:t>
      </w:r>
      <w:r w:rsidR="000704AE">
        <w:t xml:space="preserve"> order status FAILED, with Worldp</w:t>
      </w:r>
      <w:r w:rsidRPr="0036289C">
        <w:t xml:space="preserve">ay MAC Missing which are old to a defined interval of time and will send a request to </w:t>
      </w:r>
      <w:r w:rsidR="00C04461">
        <w:t>Worldpay</w:t>
      </w:r>
      <w:r w:rsidRPr="0036289C">
        <w:t xml:space="preserve"> System to either cancel or refund.  Job can be Enable/Disable from Business Manager itself. </w:t>
      </w:r>
      <w:r w:rsidR="00BB437C">
        <w:t>E</w:t>
      </w:r>
      <w:r w:rsidRPr="0036289C">
        <w:t xml:space="preserve">mail </w:t>
      </w:r>
      <w:proofErr w:type="gramStart"/>
      <w:r w:rsidR="00BB437C">
        <w:t>will</w:t>
      </w:r>
      <w:r w:rsidR="00BB437C" w:rsidRPr="0036289C">
        <w:t xml:space="preserve"> </w:t>
      </w:r>
      <w:r w:rsidRPr="0036289C">
        <w:t>be sent</w:t>
      </w:r>
      <w:proofErr w:type="gramEnd"/>
      <w:r w:rsidRPr="0036289C">
        <w:t xml:space="preserve"> to BM configured recipients after job run with Job run status</w:t>
      </w:r>
      <w:r w:rsidR="00C46B08">
        <w:t>.</w:t>
      </w:r>
      <w:r w:rsidRPr="0036289C">
        <w:t xml:space="preserve">  </w:t>
      </w:r>
    </w:p>
    <w:p w:rsidR="0036289C" w:rsidRPr="0036289C" w:rsidRDefault="0036289C" w:rsidP="0036289C">
      <w:pPr>
        <w:autoSpaceDE w:val="0"/>
        <w:autoSpaceDN w:val="0"/>
        <w:spacing w:after="0" w:line="240" w:lineRule="auto"/>
        <w:rPr>
          <w:rFonts w:ascii="Calibri" w:eastAsia="Times New Roman" w:hAnsi="Calibri" w:cs="Times New Roman"/>
        </w:rPr>
      </w:pPr>
      <w:r w:rsidRPr="0036289C">
        <w:rPr>
          <w:rFonts w:ascii="Segoe UI" w:eastAsia="Times New Roman" w:hAnsi="Segoe UI" w:cs="Segoe UI"/>
          <w:sz w:val="20"/>
          <w:szCs w:val="20"/>
        </w:rPr>
        <w:t> </w:t>
      </w:r>
    </w:p>
    <w:p w:rsidR="00490A51" w:rsidRDefault="00E1462A" w:rsidP="00490A51">
      <w:r>
        <w:rPr>
          <w:noProof/>
        </w:rPr>
        <w:lastRenderedPageBreak/>
        <w:drawing>
          <wp:inline distT="0" distB="0" distL="0" distR="0" wp14:anchorId="0FAE6F09" wp14:editId="31E65508">
            <wp:extent cx="6188710" cy="3148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8330"/>
                    </a:xfrm>
                    <a:prstGeom prst="rect">
                      <a:avLst/>
                    </a:prstGeom>
                  </pic:spPr>
                </pic:pic>
              </a:graphicData>
            </a:graphic>
          </wp:inline>
        </w:drawing>
      </w:r>
      <w:r w:rsidDel="00E1462A">
        <w:rPr>
          <w:noProof/>
        </w:rPr>
        <w:t xml:space="preserve"> </w:t>
      </w:r>
    </w:p>
    <w:p w:rsidR="00490A51" w:rsidRDefault="00490A51" w:rsidP="00490A51">
      <w:pPr>
        <w:ind w:left="360"/>
      </w:pPr>
    </w:p>
    <w:p w:rsidR="00907060" w:rsidRDefault="00490A51" w:rsidP="00490A51">
      <w:pPr>
        <w:ind w:left="360"/>
      </w:pPr>
      <w:r>
        <w:t>Refer below Step configuration section in order to execute script and their functions</w:t>
      </w:r>
    </w:p>
    <w:p w:rsidR="00490A51" w:rsidRDefault="00E1462A" w:rsidP="00490A51">
      <w:r w:rsidRPr="00E1462A">
        <w:rPr>
          <w:noProof/>
        </w:rPr>
        <w:t xml:space="preserve"> </w:t>
      </w:r>
      <w:r w:rsidR="00AC53DB">
        <w:rPr>
          <w:noProof/>
        </w:rPr>
        <w:drawing>
          <wp:inline distT="0" distB="0" distL="0" distR="0" wp14:anchorId="42BD9251" wp14:editId="7D4C5A36">
            <wp:extent cx="6188710" cy="24428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442845"/>
                    </a:xfrm>
                    <a:prstGeom prst="rect">
                      <a:avLst/>
                    </a:prstGeom>
                  </pic:spPr>
                </pic:pic>
              </a:graphicData>
            </a:graphic>
          </wp:inline>
        </w:drawing>
      </w:r>
    </w:p>
    <w:p w:rsidR="00CF3406" w:rsidRDefault="00CF3406" w:rsidP="00907060"/>
    <w:p w:rsidR="00E1462A" w:rsidRDefault="00E1462A" w:rsidP="00907060"/>
    <w:p w:rsidR="00E1462A" w:rsidRDefault="00E1462A" w:rsidP="00907060"/>
    <w:p w:rsidR="00E1462A" w:rsidRDefault="00E1462A" w:rsidP="00907060"/>
    <w:p w:rsidR="00E1462A" w:rsidRPr="003504CF" w:rsidRDefault="00E1462A" w:rsidP="00907060"/>
    <w:p w:rsidR="00970934" w:rsidRDefault="00970934" w:rsidP="00970934">
      <w:pPr>
        <w:rPr>
          <w:noProof/>
        </w:rPr>
      </w:pPr>
      <w:r>
        <w:rPr>
          <w:noProof/>
        </w:rPr>
        <w:t>Table for Reference:</w:t>
      </w:r>
    </w:p>
    <w:tbl>
      <w:tblPr>
        <w:tblStyle w:val="TableGrid"/>
        <w:tblW w:w="0" w:type="auto"/>
        <w:tblLook w:val="04A0" w:firstRow="1" w:lastRow="0" w:firstColumn="1" w:lastColumn="0" w:noHBand="0" w:noVBand="1"/>
      </w:tblPr>
      <w:tblGrid>
        <w:gridCol w:w="3492"/>
        <w:gridCol w:w="6244"/>
      </w:tblGrid>
      <w:tr w:rsidR="00970934" w:rsidTr="00E5319B">
        <w:tc>
          <w:tcPr>
            <w:tcW w:w="4868" w:type="dxa"/>
            <w:shd w:val="clear" w:color="auto" w:fill="DAEEF3" w:themeFill="accent5" w:themeFillTint="33"/>
          </w:tcPr>
          <w:p w:rsidR="00970934" w:rsidRPr="00E5319B" w:rsidRDefault="00E5319B" w:rsidP="002B23DB">
            <w:r w:rsidRPr="00E5319B">
              <w:lastRenderedPageBreak/>
              <w:t>Fields</w:t>
            </w:r>
          </w:p>
        </w:tc>
        <w:tc>
          <w:tcPr>
            <w:tcW w:w="4868" w:type="dxa"/>
            <w:shd w:val="clear" w:color="auto" w:fill="DAEEF3" w:themeFill="accent5" w:themeFillTint="33"/>
          </w:tcPr>
          <w:p w:rsidR="00970934" w:rsidRPr="00E5319B" w:rsidRDefault="00E5319B" w:rsidP="002B23DB">
            <w:r w:rsidRPr="00E5319B">
              <w:t>Fields data</w:t>
            </w:r>
          </w:p>
        </w:tc>
      </w:tr>
      <w:tr w:rsidR="00970934" w:rsidTr="002B23DB">
        <w:tc>
          <w:tcPr>
            <w:tcW w:w="4868" w:type="dxa"/>
          </w:tcPr>
          <w:p w:rsidR="00970934" w:rsidRPr="008A0FEA" w:rsidRDefault="00970934" w:rsidP="002B23DB">
            <w:r w:rsidRPr="008A0FEA">
              <w:t>ID</w:t>
            </w:r>
          </w:p>
        </w:tc>
        <w:tc>
          <w:tcPr>
            <w:tcW w:w="4868" w:type="dxa"/>
          </w:tcPr>
          <w:p w:rsidR="00970934" w:rsidRPr="008A0FEA" w:rsidRDefault="00E1462A" w:rsidP="002B23DB">
            <w:r w:rsidRPr="00E1462A">
              <w:t>InitiateCancelOrderJobs</w:t>
            </w:r>
          </w:p>
        </w:tc>
      </w:tr>
      <w:tr w:rsidR="00970934" w:rsidTr="002B23DB">
        <w:tc>
          <w:tcPr>
            <w:tcW w:w="4868" w:type="dxa"/>
          </w:tcPr>
          <w:p w:rsidR="00970934" w:rsidRPr="008A0FEA" w:rsidRDefault="00970934" w:rsidP="002B23DB">
            <w:r w:rsidRPr="008A0FEA">
              <w:t xml:space="preserve">Description </w:t>
            </w:r>
          </w:p>
        </w:tc>
        <w:tc>
          <w:tcPr>
            <w:tcW w:w="4868" w:type="dxa"/>
          </w:tcPr>
          <w:p w:rsidR="00970934" w:rsidRPr="008A0FEA" w:rsidRDefault="00E1462A" w:rsidP="002B23DB">
            <w:r w:rsidRPr="00E1462A">
              <w:t>Initiate a Call to worldpay to cancel an order.</w:t>
            </w:r>
          </w:p>
        </w:tc>
      </w:tr>
      <w:tr w:rsidR="00970934" w:rsidTr="002B23DB">
        <w:tc>
          <w:tcPr>
            <w:tcW w:w="4868" w:type="dxa"/>
          </w:tcPr>
          <w:p w:rsidR="00970934" w:rsidRPr="008A0FEA" w:rsidRDefault="00970934" w:rsidP="002B23DB">
            <w:r w:rsidRPr="008A0FEA">
              <w:t>ExecuteScriptModule.Module</w:t>
            </w:r>
          </w:p>
        </w:tc>
        <w:tc>
          <w:tcPr>
            <w:tcW w:w="4868" w:type="dxa"/>
          </w:tcPr>
          <w:p w:rsidR="00970934" w:rsidRPr="008A0FEA" w:rsidRDefault="0031630D" w:rsidP="002B23DB">
            <w:r>
              <w:t>int_worldpay_core</w:t>
            </w:r>
            <w:r w:rsidR="00E1462A" w:rsidRPr="00E1462A">
              <w:t>/cartridge/scripts/jobs/InitiateCancelOrderJob.js</w:t>
            </w:r>
          </w:p>
        </w:tc>
      </w:tr>
      <w:tr w:rsidR="00970934" w:rsidTr="002B23DB">
        <w:tc>
          <w:tcPr>
            <w:tcW w:w="4868" w:type="dxa"/>
          </w:tcPr>
          <w:p w:rsidR="00970934" w:rsidRPr="008A0FEA" w:rsidRDefault="00E1462A" w:rsidP="002B23DB">
            <w:r>
              <w:rPr>
                <w:rStyle w:val="dw-nc-tooltip"/>
              </w:rPr>
              <w:t>ExecuteScriptModule.FunctionName</w:t>
            </w:r>
          </w:p>
        </w:tc>
        <w:tc>
          <w:tcPr>
            <w:tcW w:w="4868" w:type="dxa"/>
          </w:tcPr>
          <w:p w:rsidR="00970934" w:rsidRPr="008A0FEA" w:rsidRDefault="00E1462A" w:rsidP="002B23DB">
            <w:r w:rsidRPr="00E1462A">
              <w:t>initiateCancelOrder</w:t>
            </w:r>
          </w:p>
        </w:tc>
      </w:tr>
      <w:tr w:rsidR="00970934" w:rsidTr="002B23DB">
        <w:tc>
          <w:tcPr>
            <w:tcW w:w="4868" w:type="dxa"/>
          </w:tcPr>
          <w:p w:rsidR="00970934" w:rsidRPr="008A0FEA" w:rsidRDefault="00970934" w:rsidP="002B23DB">
            <w:r w:rsidRPr="008A0FEA">
              <w:t>ExecuteScriptModule.Transactional</w:t>
            </w:r>
          </w:p>
        </w:tc>
        <w:tc>
          <w:tcPr>
            <w:tcW w:w="4868" w:type="dxa"/>
          </w:tcPr>
          <w:p w:rsidR="00970934" w:rsidRPr="008A0FEA" w:rsidRDefault="00970934" w:rsidP="002B23DB">
            <w:r w:rsidRPr="008A0FEA">
              <w:t>Enabled</w:t>
            </w:r>
          </w:p>
        </w:tc>
      </w:tr>
    </w:tbl>
    <w:p w:rsidR="00BB1C34" w:rsidRDefault="00BB1C34" w:rsidP="00BB1C34"/>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72" w:name="_Toc8312173"/>
      <w:r w:rsidRPr="00484375">
        <w:rPr>
          <w:i w:val="0"/>
          <w:sz w:val="24"/>
          <w:szCs w:val="24"/>
        </w:rPr>
        <w:t>Capture Service</w:t>
      </w:r>
      <w:bookmarkEnd w:id="72"/>
      <w:r w:rsidRPr="00484375">
        <w:rPr>
          <w:i w:val="0"/>
          <w:sz w:val="24"/>
          <w:szCs w:val="24"/>
        </w:rPr>
        <w:t xml:space="preserve"> </w:t>
      </w:r>
    </w:p>
    <w:p w:rsidR="00036F4A" w:rsidRDefault="00036F4A" w:rsidP="00036F4A">
      <w:pPr>
        <w:ind w:left="708"/>
      </w:pPr>
      <w:r w:rsidRPr="00036F4A">
        <w:t xml:space="preserve">Capturing a payment </w:t>
      </w:r>
      <w:proofErr w:type="gramStart"/>
      <w:r w:rsidRPr="00036F4A">
        <w:t>can be done</w:t>
      </w:r>
      <w:proofErr w:type="gramEnd"/>
      <w:r w:rsidRPr="00036F4A">
        <w:t xml:space="preserve"> with tracking ID and without tracking ID for partial payment and full payment. A tracking ID is the shipment ID identifier that merchant should use to track the delivery of your order.</w:t>
      </w:r>
    </w:p>
    <w:p w:rsidR="008963B6" w:rsidRDefault="008963B6" w:rsidP="008963B6">
      <w:pPr>
        <w:pStyle w:val="Heading4"/>
        <w:keepNext/>
        <w:keepLines/>
        <w:ind w:left="1800"/>
      </w:pPr>
      <w:r>
        <w:t xml:space="preserve">Capture Service with Tracking ID Request </w:t>
      </w:r>
    </w:p>
    <w:p w:rsidR="008963B6" w:rsidRPr="00B253D6" w:rsidRDefault="008963B6" w:rsidP="008963B6">
      <w:pPr>
        <w:shd w:val="clear" w:color="auto" w:fill="FFFFFF"/>
        <w:spacing w:after="0" w:line="240" w:lineRule="auto"/>
        <w:ind w:left="2124"/>
      </w:pPr>
      <w:proofErr w:type="gramStart"/>
      <w:r w:rsidRPr="00B253D6">
        <w:t>&lt;?xml</w:t>
      </w:r>
      <w:proofErr w:type="gramEnd"/>
      <w:r w:rsidRPr="00B253D6">
        <w:t xml:space="preserve"> version="1.0" encoding="UTF-8"?&gt;</w:t>
      </w:r>
    </w:p>
    <w:p w:rsidR="008963B6" w:rsidRPr="00B253D6" w:rsidRDefault="008963B6" w:rsidP="008963B6">
      <w:pPr>
        <w:shd w:val="clear" w:color="auto" w:fill="FFFFFF"/>
        <w:spacing w:after="0" w:line="240" w:lineRule="auto"/>
        <w:ind w:left="2124"/>
      </w:pPr>
      <w:proofErr w:type="gramStart"/>
      <w:r w:rsidRPr="00B253D6">
        <w:t>&lt;!DOCTYPE</w:t>
      </w:r>
      <w:proofErr w:type="gramEnd"/>
      <w:r w:rsidRPr="00B253D6">
        <w:t xml:space="preserv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w:t>
      </w:r>
      <w:proofErr w:type="gramStart"/>
      <w:r w:rsidRPr="00B253D6">
        <w:t>modify</w:t>
      </w:r>
      <w:proofErr w:type="gramEnd"/>
      <w:r w:rsidRPr="00B253D6">
        <w:t>&gt;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w:t>
      </w:r>
      <w:proofErr w:type="gramStart"/>
      <w:r w:rsidRPr="00B253D6">
        <w:t>capture</w:t>
      </w:r>
      <w:proofErr w:type="gramEnd"/>
      <w:r w:rsidRPr="00B253D6">
        <w:t>&gt;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w:t>
      </w:r>
      <w:proofErr w:type="gramStart"/>
      <w:r w:rsidRPr="00B253D6">
        <w:t>shipping</w:t>
      </w:r>
      <w:proofErr w:type="gramEnd"/>
      <w:r w:rsidRPr="00B253D6">
        <w:t>&gt;</w:t>
      </w:r>
    </w:p>
    <w:p w:rsidR="008963B6" w:rsidRPr="00B253D6" w:rsidRDefault="008963B6" w:rsidP="008963B6">
      <w:pPr>
        <w:shd w:val="clear" w:color="auto" w:fill="FFFFFF"/>
        <w:spacing w:after="0" w:line="240" w:lineRule="auto"/>
        <w:ind w:left="2124"/>
      </w:pPr>
      <w:r w:rsidRPr="00B253D6">
        <w:t>          &lt;shippingInfo trackingId="AAA0000000"/&gt;</w:t>
      </w:r>
    </w:p>
    <w:p w:rsidR="008963B6" w:rsidRPr="00B253D6" w:rsidRDefault="008963B6" w:rsidP="008963B6">
      <w:pPr>
        <w:shd w:val="clear" w:color="auto" w:fill="FFFFFF"/>
        <w:spacing w:after="0" w:line="240" w:lineRule="auto"/>
        <w:ind w:left="2124"/>
      </w:pPr>
      <w:r w:rsidRPr="00B253D6">
        <w:t>          &lt;shippingInfo trackingId="BBB0000000"/&gt;</w:t>
      </w:r>
    </w:p>
    <w:p w:rsidR="008963B6" w:rsidRPr="00B253D6" w:rsidRDefault="008963B6" w:rsidP="008963B6">
      <w:pPr>
        <w:shd w:val="clear" w:color="auto" w:fill="FFFFFF"/>
        <w:spacing w:after="0" w:line="240" w:lineRule="auto"/>
        <w:ind w:left="2124"/>
      </w:pPr>
      <w:r w:rsidRPr="00B253D6">
        <w:t>          &lt;shippingInfo trackingId="XXX0000000"/&gt;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8963B6" w:rsidRDefault="008963B6" w:rsidP="008963B6">
      <w:pPr>
        <w:pStyle w:val="Heading4"/>
        <w:keepNext/>
        <w:keepLines/>
        <w:ind w:left="1800"/>
      </w:pPr>
      <w:r>
        <w:t xml:space="preserve">Capture Service with Tracking ID Response </w:t>
      </w:r>
    </w:p>
    <w:p w:rsidR="001C06DB" w:rsidRDefault="001C06DB" w:rsidP="001C06DB">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8963B6" w:rsidRDefault="005869FC" w:rsidP="005869FC">
      <w:pPr>
        <w:shd w:val="clear" w:color="auto" w:fill="FFFFFF"/>
        <w:tabs>
          <w:tab w:val="left" w:pos="2235"/>
        </w:tabs>
        <w:spacing w:after="0" w:line="240" w:lineRule="auto"/>
      </w:pPr>
      <w:r>
        <w:tab/>
      </w:r>
    </w:p>
    <w:p w:rsidR="005869FC" w:rsidRDefault="005869FC" w:rsidP="005869FC">
      <w:pPr>
        <w:shd w:val="clear" w:color="auto" w:fill="FFFFFF"/>
        <w:tabs>
          <w:tab w:val="left" w:pos="2235"/>
        </w:tabs>
        <w:spacing w:after="0" w:line="240" w:lineRule="auto"/>
      </w:pPr>
    </w:p>
    <w:p w:rsidR="008963B6" w:rsidRDefault="008963B6" w:rsidP="008963B6">
      <w:pPr>
        <w:pStyle w:val="Heading4"/>
        <w:keepNext/>
        <w:keepLines/>
        <w:ind w:left="1800"/>
      </w:pPr>
      <w:r>
        <w:t xml:space="preserve">Capture Service without Tracking ID Request </w:t>
      </w:r>
    </w:p>
    <w:p w:rsidR="008963B6" w:rsidRPr="00B253D6" w:rsidRDefault="008963B6" w:rsidP="008963B6">
      <w:pPr>
        <w:shd w:val="clear" w:color="auto" w:fill="FFFFFF"/>
        <w:spacing w:after="0" w:line="240" w:lineRule="auto"/>
        <w:ind w:left="2124"/>
      </w:pPr>
      <w:proofErr w:type="gramStart"/>
      <w:r w:rsidRPr="00B253D6">
        <w:t>&lt;?xml</w:t>
      </w:r>
      <w:proofErr w:type="gramEnd"/>
      <w:r w:rsidRPr="00B253D6">
        <w:t xml:space="preserve"> version="1.0" encoding="UTF-8"?&gt;</w:t>
      </w:r>
    </w:p>
    <w:p w:rsidR="008963B6" w:rsidRPr="00B253D6" w:rsidRDefault="008963B6" w:rsidP="008963B6">
      <w:pPr>
        <w:shd w:val="clear" w:color="auto" w:fill="FFFFFF"/>
        <w:spacing w:after="0" w:line="240" w:lineRule="auto"/>
        <w:ind w:left="2124"/>
      </w:pPr>
      <w:proofErr w:type="gramStart"/>
      <w:r w:rsidRPr="00B253D6">
        <w:lastRenderedPageBreak/>
        <w:t>&lt;!DOCTYPE</w:t>
      </w:r>
      <w:proofErr w:type="gramEnd"/>
      <w:r w:rsidRPr="00B253D6">
        <w:t xml:space="preserv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w:t>
      </w:r>
      <w:proofErr w:type="gramStart"/>
      <w:r w:rsidRPr="00B253D6">
        <w:t>modify</w:t>
      </w:r>
      <w:proofErr w:type="gramEnd"/>
      <w:r w:rsidRPr="00B253D6">
        <w:t>&gt;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w:t>
      </w:r>
      <w:proofErr w:type="gramStart"/>
      <w:r w:rsidRPr="00B253D6">
        <w:t>capture</w:t>
      </w:r>
      <w:proofErr w:type="gramEnd"/>
      <w:r w:rsidRPr="00B253D6">
        <w:t>&gt;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w:t>
      </w:r>
      <w:proofErr w:type="gramStart"/>
      <w:r w:rsidRPr="00B253D6">
        <w:t>shipping</w:t>
      </w:r>
      <w:proofErr w:type="gramEnd"/>
      <w:r w:rsidRPr="00B253D6">
        <w:t>&gt;</w:t>
      </w:r>
    </w:p>
    <w:p w:rsidR="008963B6" w:rsidRPr="00B253D6" w:rsidRDefault="008963B6" w:rsidP="008963B6">
      <w:pPr>
        <w:shd w:val="clear" w:color="auto" w:fill="FFFFFF"/>
        <w:spacing w:after="0" w:line="240" w:lineRule="auto"/>
        <w:ind w:left="2124"/>
      </w:pPr>
      <w:r w:rsidRPr="00B253D6">
        <w:t>          &lt;shippingInfo trackingId=""/&gt;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036F4A" w:rsidRDefault="008963B6" w:rsidP="008963B6">
      <w:pPr>
        <w:pStyle w:val="Heading4"/>
        <w:keepNext/>
        <w:keepLines/>
        <w:ind w:left="1800"/>
      </w:pPr>
      <w:r>
        <w:t>Capture Service without Tracking ID Response</w:t>
      </w:r>
    </w:p>
    <w:p w:rsidR="00B0740C" w:rsidRDefault="00B0740C" w:rsidP="00B0740C">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B0740C" w:rsidRPr="00B0740C" w:rsidRDefault="00B0740C" w:rsidP="00B0740C">
      <w:pPr>
        <w:tabs>
          <w:tab w:val="left" w:pos="3255"/>
        </w:tabs>
      </w:pPr>
      <w:r>
        <w:tab/>
      </w:r>
    </w:p>
    <w:p w:rsidR="00484375" w:rsidRPr="00484375" w:rsidRDefault="00484375" w:rsidP="00484375"/>
    <w:p w:rsidR="00E51F56" w:rsidRPr="00E51F56" w:rsidRDefault="00755D05" w:rsidP="003754C0">
      <w:pPr>
        <w:pStyle w:val="Heading2"/>
        <w:numPr>
          <w:ilvl w:val="1"/>
          <w:numId w:val="47"/>
        </w:numPr>
      </w:pPr>
      <w:bookmarkStart w:id="73" w:name="_Toc8312174"/>
      <w:r w:rsidRPr="00234719">
        <w:t>LIMITATIONS, CONSTRAINTS</w:t>
      </w:r>
      <w:bookmarkEnd w:id="73"/>
    </w:p>
    <w:p w:rsidR="00F73A6F" w:rsidRPr="007B158C" w:rsidRDefault="00F73A6F" w:rsidP="00F73A6F">
      <w:pPr>
        <w:ind w:left="1068"/>
      </w:pPr>
      <w:r w:rsidRPr="00E973D2">
        <w:t xml:space="preserve">This </w:t>
      </w:r>
      <w:r>
        <w:t xml:space="preserve">section </w:t>
      </w:r>
      <w:r w:rsidRPr="00E973D2">
        <w:t xml:space="preserve">details the </w:t>
      </w:r>
      <w:r>
        <w:t xml:space="preserve">limitations, constraints and the </w:t>
      </w:r>
      <w:r w:rsidRPr="00E973D2">
        <w:t xml:space="preserve">best practice for merchants </w:t>
      </w:r>
      <w:r>
        <w:t xml:space="preserve">planning to integrate the </w:t>
      </w:r>
      <w:r w:rsidR="00C04461">
        <w:t>Worldpay</w:t>
      </w:r>
      <w:r>
        <w:t xml:space="preserve"> ca</w:t>
      </w:r>
      <w:r w:rsidR="00B85DBB">
        <w:t>r</w:t>
      </w:r>
      <w:r>
        <w:t xml:space="preserve">tridge </w:t>
      </w:r>
      <w:r w:rsidRPr="00E973D2">
        <w:t>with</w:t>
      </w:r>
      <w:r>
        <w:t xml:space="preserve"> </w:t>
      </w:r>
      <w:r w:rsidR="006606B7">
        <w:t>SFCC</w:t>
      </w:r>
      <w:r>
        <w:t xml:space="preserve"> Storefront. </w:t>
      </w:r>
    </w:p>
    <w:p w:rsidR="002065FE" w:rsidRDefault="00F73A6F" w:rsidP="00C75E15">
      <w:pPr>
        <w:pStyle w:val="ListParagraph"/>
        <w:numPr>
          <w:ilvl w:val="0"/>
          <w:numId w:val="20"/>
        </w:numPr>
        <w:ind w:left="1788"/>
        <w:jc w:val="both"/>
      </w:pPr>
      <w:proofErr w:type="gramStart"/>
      <w:r w:rsidRPr="008D3B13">
        <w:t>At the moment</w:t>
      </w:r>
      <w:proofErr w:type="gramEnd"/>
      <w:r>
        <w:t>,</w:t>
      </w:r>
      <w:r w:rsidRPr="008D3B13">
        <w:t xml:space="preserve"> it is not possible to detect against session timeouts while the customer is entering payment details in the </w:t>
      </w:r>
      <w:r w:rsidR="00C04461">
        <w:t>Worldpay</w:t>
      </w:r>
      <w:r w:rsidRPr="008D3B13">
        <w:t xml:space="preserve"> forms. If there is a delay longer than the session timeout, basket contents are lost and</w:t>
      </w:r>
      <w:r w:rsidR="002065FE">
        <w:t xml:space="preserve"> order </w:t>
      </w:r>
      <w:proofErr w:type="gramStart"/>
      <w:r w:rsidR="002065FE">
        <w:t>is placed and kept in Created state</w:t>
      </w:r>
      <w:proofErr w:type="gramEnd"/>
      <w:r w:rsidR="002065FE">
        <w:t>.</w:t>
      </w:r>
    </w:p>
    <w:p w:rsidR="00F73A6F" w:rsidRPr="008D3B13" w:rsidRDefault="00F73A6F" w:rsidP="00C75E15">
      <w:pPr>
        <w:pStyle w:val="ListParagraph"/>
        <w:numPr>
          <w:ilvl w:val="0"/>
          <w:numId w:val="20"/>
        </w:numPr>
        <w:ind w:left="1788"/>
        <w:jc w:val="both"/>
      </w:pPr>
      <w:r>
        <w:t xml:space="preserve">As the placement of the street number in addresses varies between different countries, the integration does not provide a parsing mechanism for the street number part as this would be very application specific. In order to avoid future errors, the parsing of street numbers </w:t>
      </w:r>
      <w:proofErr w:type="gramStart"/>
      <w:r>
        <w:t>must be taken care of</w:t>
      </w:r>
      <w:proofErr w:type="gramEnd"/>
      <w:r>
        <w:t xml:space="preserve"> during the integration installation. If this step </w:t>
      </w:r>
      <w:proofErr w:type="gramStart"/>
      <w:r>
        <w:t>is ignored</w:t>
      </w:r>
      <w:proofErr w:type="gramEnd"/>
      <w:r>
        <w:t xml:space="preserve">, the customer will have to supply the street number at the </w:t>
      </w:r>
      <w:r w:rsidR="00C04461">
        <w:t>Worldpay</w:t>
      </w:r>
      <w:r>
        <w:t xml:space="preserve"> payment page.</w:t>
      </w:r>
    </w:p>
    <w:p w:rsidR="00F73A6F" w:rsidRDefault="00F73A6F" w:rsidP="00C75E15">
      <w:pPr>
        <w:pStyle w:val="ListParagraph"/>
        <w:numPr>
          <w:ilvl w:val="0"/>
          <w:numId w:val="20"/>
        </w:numPr>
        <w:ind w:left="1788"/>
        <w:jc w:val="both"/>
      </w:pPr>
      <w:r>
        <w:t xml:space="preserve">The cartridge supports both LookUp service and Multiple MID support service. However, only one of them </w:t>
      </w:r>
      <w:proofErr w:type="gramStart"/>
      <w:r>
        <w:t>should be enabled</w:t>
      </w:r>
      <w:proofErr w:type="gramEnd"/>
      <w:r>
        <w:t xml:space="preserve"> at a time.</w:t>
      </w:r>
    </w:p>
    <w:p w:rsidR="00F73A6F" w:rsidRPr="00C75E15" w:rsidRDefault="00F73A6F" w:rsidP="00C75E15">
      <w:pPr>
        <w:pStyle w:val="ListParagraph"/>
        <w:numPr>
          <w:ilvl w:val="0"/>
          <w:numId w:val="20"/>
        </w:numPr>
        <w:ind w:left="1788"/>
        <w:jc w:val="both"/>
        <w:rPr>
          <w:highlight w:val="yellow"/>
        </w:rPr>
      </w:pPr>
      <w:r>
        <w:t xml:space="preserve"> </w:t>
      </w:r>
      <w:proofErr w:type="gramStart"/>
      <w:r w:rsidRPr="00C75E15">
        <w:rPr>
          <w:highlight w:val="yellow"/>
        </w:rPr>
        <w:t>At the moment</w:t>
      </w:r>
      <w:proofErr w:type="gramEnd"/>
      <w:r w:rsidRPr="00C75E15">
        <w:rPr>
          <w:highlight w:val="yellow"/>
        </w:rPr>
        <w:t xml:space="preserve">, the cartridge supports only one generic message that is displayed on the Billing Page in case of a Failure response from APM’s or Credit Card redirect method. This is majorly because we do not have any identifier or error code that </w:t>
      </w:r>
      <w:proofErr w:type="gramStart"/>
      <w:r w:rsidRPr="00C75E15">
        <w:rPr>
          <w:highlight w:val="yellow"/>
        </w:rPr>
        <w:t>is returned</w:t>
      </w:r>
      <w:proofErr w:type="gramEnd"/>
      <w:r w:rsidRPr="00C75E15">
        <w:rPr>
          <w:highlight w:val="yellow"/>
        </w:rPr>
        <w:t>.</w:t>
      </w:r>
    </w:p>
    <w:p w:rsidR="00F73A6F" w:rsidRDefault="00F73A6F" w:rsidP="00C75E15">
      <w:pPr>
        <w:pStyle w:val="ListParagraph"/>
        <w:numPr>
          <w:ilvl w:val="0"/>
          <w:numId w:val="20"/>
        </w:numPr>
        <w:ind w:left="1788"/>
        <w:jc w:val="both"/>
      </w:pPr>
      <w:r>
        <w:lastRenderedPageBreak/>
        <w:t xml:space="preserve">The </w:t>
      </w:r>
      <w:r w:rsidR="00D65CE1">
        <w:t>web service</w:t>
      </w:r>
      <w:r>
        <w:t xml:space="preserve"> </w:t>
      </w:r>
      <w:r w:rsidR="00D65CE1">
        <w:t>Timeout</w:t>
      </w:r>
      <w:r>
        <w:t xml:space="preserve"> that has been set </w:t>
      </w:r>
      <w:r w:rsidR="00951315">
        <w:t xml:space="preserve">in service profile </w:t>
      </w:r>
      <w:r>
        <w:t xml:space="preserve">is common across all the </w:t>
      </w:r>
      <w:r w:rsidR="00D65CE1">
        <w:t>web service</w:t>
      </w:r>
      <w:r>
        <w:t xml:space="preserve"> calls that we make to </w:t>
      </w:r>
      <w:r w:rsidR="00C04461">
        <w:t>Worldpay</w:t>
      </w:r>
      <w:r>
        <w:t xml:space="preserve"> be it </w:t>
      </w:r>
      <w:r w:rsidR="00D65CE1">
        <w:t>Look up</w:t>
      </w:r>
      <w:r>
        <w:t xml:space="preserve"> call, APM Order XML call, Authorization call etc.</w:t>
      </w:r>
    </w:p>
    <w:p w:rsidR="00F73A6F" w:rsidRDefault="00F73A6F" w:rsidP="00C75E15">
      <w:pPr>
        <w:pStyle w:val="ListParagraph"/>
        <w:numPr>
          <w:ilvl w:val="0"/>
          <w:numId w:val="20"/>
        </w:numPr>
        <w:ind w:left="1788"/>
        <w:jc w:val="both"/>
      </w:pPr>
      <w:r>
        <w:t xml:space="preserve">ThankYou page </w:t>
      </w:r>
      <w:proofErr w:type="gramStart"/>
      <w:r>
        <w:t>is displayed</w:t>
      </w:r>
      <w:proofErr w:type="gramEnd"/>
      <w:r>
        <w:t xml:space="preserve"> for both Successful and Pending Open </w:t>
      </w:r>
      <w:r w:rsidR="00D65CE1">
        <w:t>Scenario;</w:t>
      </w:r>
      <w:r w:rsidR="00F74412">
        <w:t xml:space="preserve"> Merchant shall take care </w:t>
      </w:r>
      <w:r>
        <w:t xml:space="preserve">to display a message to the user on the Thank You page with a suitable </w:t>
      </w:r>
      <w:r w:rsidR="00D65CE1">
        <w:t>disclaimer</w:t>
      </w:r>
      <w:r>
        <w:t xml:space="preserve"> that </w:t>
      </w:r>
      <w:r w:rsidR="00D65CE1">
        <w:t>demarcates</w:t>
      </w:r>
      <w:r>
        <w:t xml:space="preserve"> both the scenarios. </w:t>
      </w:r>
    </w:p>
    <w:p w:rsidR="00F73A6F" w:rsidRDefault="006606B7" w:rsidP="00C75E15">
      <w:pPr>
        <w:pStyle w:val="ListParagraph"/>
        <w:numPr>
          <w:ilvl w:val="0"/>
          <w:numId w:val="20"/>
        </w:numPr>
        <w:ind w:left="1788"/>
        <w:jc w:val="both"/>
      </w:pPr>
      <w:r>
        <w:t>SFCC</w:t>
      </w:r>
      <w:r w:rsidR="00F73A6F">
        <w:t xml:space="preserve"> Site Genesis has a default behavior to show an error message on Place Order page in case of a previously </w:t>
      </w:r>
      <w:r w:rsidR="00EC0ED4">
        <w:t>failed</w:t>
      </w:r>
      <w:r w:rsidR="00F73A6F">
        <w:t xml:space="preserve"> transaction. This can be removed by commenting/removing the code </w:t>
      </w:r>
      <w:r w:rsidR="00CA20C1">
        <w:t>from summary.isml</w:t>
      </w:r>
    </w:p>
    <w:p w:rsidR="00262ECD" w:rsidRDefault="00262ECD" w:rsidP="00262ECD">
      <w:pPr>
        <w:ind w:left="1428" w:firstLine="360"/>
      </w:pPr>
      <w:r w:rsidRPr="00262ECD">
        <w:t>&lt;div class="error-form"&gt;${</w:t>
      </w:r>
      <w:proofErr w:type="gramStart"/>
      <w:r w:rsidRPr="00262ECD">
        <w:t>Resource.msg(</w:t>
      </w:r>
      <w:proofErr w:type="gramEnd"/>
      <w:r w:rsidRPr="00262ECD">
        <w:t>pdict.PlaceOrderError.code,'checkout',null)}&lt;/div&gt;</w:t>
      </w:r>
    </w:p>
    <w:p w:rsidR="00A22009" w:rsidRDefault="00A22009" w:rsidP="00C75E15">
      <w:pPr>
        <w:pStyle w:val="ListParagraph"/>
        <w:numPr>
          <w:ilvl w:val="0"/>
          <w:numId w:val="20"/>
        </w:numPr>
        <w:ind w:left="1788"/>
        <w:jc w:val="both"/>
      </w:pPr>
      <w:r>
        <w:t xml:space="preserve">The Maximum and Minimum </w:t>
      </w:r>
      <w:r w:rsidR="007F3E0D">
        <w:t xml:space="preserve">supported amount per APM should be configured at the </w:t>
      </w:r>
      <w:r w:rsidR="006606B7">
        <w:t>SFCC</w:t>
      </w:r>
      <w:r w:rsidR="007F3E0D">
        <w:t xml:space="preserve"> level in the Payme</w:t>
      </w:r>
      <w:r w:rsidR="00CA20C1">
        <w:t>nt Method configuration section</w:t>
      </w:r>
    </w:p>
    <w:p w:rsidR="007F3E0D" w:rsidRDefault="005C11B4" w:rsidP="00C75E15">
      <w:pPr>
        <w:pStyle w:val="ListParagraph"/>
        <w:numPr>
          <w:ilvl w:val="0"/>
          <w:numId w:val="20"/>
        </w:numPr>
        <w:ind w:left="1788"/>
        <w:jc w:val="both"/>
      </w:pPr>
      <w:r>
        <w:t xml:space="preserve">Merchants shall </w:t>
      </w:r>
      <w:r w:rsidR="007F3E0D">
        <w:t>ensure that Overnight Shipping and One Day shipping methods should not be displayed for Delayed APMs or for t</w:t>
      </w:r>
      <w:r w:rsidR="00CA20C1">
        <w:t>he ones that have KIOS payments</w:t>
      </w:r>
    </w:p>
    <w:p w:rsidR="00DA52C5" w:rsidRDefault="005C11B4" w:rsidP="00C75E15">
      <w:pPr>
        <w:pStyle w:val="ListParagraph"/>
        <w:numPr>
          <w:ilvl w:val="0"/>
          <w:numId w:val="20"/>
        </w:numPr>
        <w:ind w:left="1788"/>
        <w:jc w:val="both"/>
      </w:pPr>
      <w:r>
        <w:t xml:space="preserve">Merchant Shall take care of implementing the </w:t>
      </w:r>
      <w:r w:rsidR="00DA52C5">
        <w:t>validations on the additional field that will be supported at the Merchant’s site (Example: CPF filed in</w:t>
      </w:r>
      <w:r w:rsidR="00CA20C1">
        <w:t>-</w:t>
      </w:r>
      <w:r w:rsidR="00DA52C5">
        <w:t>case of Boleto, Swift Code</w:t>
      </w:r>
      <w:r w:rsidR="005C17B7">
        <w:t>/Bank Code</w:t>
      </w:r>
      <w:r w:rsidR="00DA52C5">
        <w:t xml:space="preserve"> in</w:t>
      </w:r>
      <w:r w:rsidR="005E7E90">
        <w:t>-</w:t>
      </w:r>
      <w:r w:rsidR="00DA52C5">
        <w:t xml:space="preserve">case of </w:t>
      </w:r>
      <w:r w:rsidR="00A5177B">
        <w:t>GiroPay</w:t>
      </w:r>
      <w:r w:rsidR="00DC367A">
        <w:t>),</w:t>
      </w:r>
      <w:r w:rsidR="002065FE">
        <w:t xml:space="preserve"> while implementing Credit Card Direct the merchant should  ensure that the Credit Card Form is reset in case of any error.</w:t>
      </w:r>
    </w:p>
    <w:p w:rsidR="005E7E90" w:rsidRDefault="005E7E90" w:rsidP="00C75E15">
      <w:pPr>
        <w:pStyle w:val="ListParagraph"/>
        <w:numPr>
          <w:ilvl w:val="0"/>
          <w:numId w:val="20"/>
        </w:numPr>
        <w:ind w:left="1788"/>
        <w:jc w:val="both"/>
      </w:pPr>
      <w:r>
        <w:t>Cartridge shall be responsible to update the order status and export status only on receipt of following notifications</w:t>
      </w:r>
      <w:r w:rsidR="00262ECD">
        <w:t>/enquiry</w:t>
      </w:r>
      <w:r>
        <w:t xml:space="preserve"> AUTHORISED, CAPTURED. Rest all other notification</w:t>
      </w:r>
      <w:r w:rsidR="00262ECD">
        <w:t>/enquiry</w:t>
      </w:r>
      <w:r>
        <w:t xml:space="preserve"> status are read by the Job and Transaction history flag is updated with the notification</w:t>
      </w:r>
      <w:r w:rsidR="00262ECD">
        <w:t>/enquiry</w:t>
      </w:r>
      <w:r>
        <w:t xml:space="preserve"> status value no further action </w:t>
      </w:r>
      <w:r w:rsidR="006F5A5C">
        <w:t>is</w:t>
      </w:r>
      <w:r>
        <w:t xml:space="preserve"> taken by the cartridge</w:t>
      </w:r>
    </w:p>
    <w:p w:rsidR="001E3F03" w:rsidRDefault="001E3F03" w:rsidP="00C75E15">
      <w:pPr>
        <w:pStyle w:val="ListParagraph"/>
        <w:numPr>
          <w:ilvl w:val="0"/>
          <w:numId w:val="20"/>
        </w:numPr>
        <w:ind w:left="1788"/>
        <w:jc w:val="both"/>
      </w:pPr>
      <w:r>
        <w:t>Merchants shall take care of implementing credit card fields refresh functionality in case of user changes the card Type after filling the card information for previous selection to have better shopper experience</w:t>
      </w:r>
    </w:p>
    <w:p w:rsidR="00E41B90" w:rsidRDefault="00E41B90" w:rsidP="00C75E15">
      <w:pPr>
        <w:pStyle w:val="ListParagraph"/>
        <w:numPr>
          <w:ilvl w:val="0"/>
          <w:numId w:val="20"/>
        </w:numPr>
        <w:ind w:left="1788"/>
        <w:jc w:val="both"/>
      </w:pPr>
      <w:r w:rsidRPr="008D3B13">
        <w:t>At the moment</w:t>
      </w:r>
      <w:r>
        <w:t>,</w:t>
      </w:r>
      <w:r w:rsidRPr="008D3B13">
        <w:t xml:space="preserve"> it is not possible to </w:t>
      </w:r>
      <w:r>
        <w:t xml:space="preserve">run client side encryption for saved credit card where card number displayed as masked even client side encryption </w:t>
      </w:r>
      <w:r w:rsidR="00F110E8">
        <w:t xml:space="preserve">feature is turned on in merchant </w:t>
      </w:r>
      <w:r w:rsidR="00C04461">
        <w:t>Worldpay</w:t>
      </w:r>
      <w:r w:rsidR="00F110E8">
        <w:t xml:space="preserve"> account and enabled corresponding setting in Merchant site custom preference.</w:t>
      </w:r>
    </w:p>
    <w:p w:rsidR="00F110E8" w:rsidRDefault="00F110E8" w:rsidP="00C75E15">
      <w:pPr>
        <w:pStyle w:val="ListParagraph"/>
        <w:numPr>
          <w:ilvl w:val="0"/>
          <w:numId w:val="20"/>
        </w:numPr>
        <w:ind w:left="1788"/>
        <w:jc w:val="both"/>
      </w:pPr>
      <w:r w:rsidRPr="00E431D7">
        <w:t xml:space="preserve">Merchant must ensure customer sequence number not exceeding 64 </w:t>
      </w:r>
      <w:r w:rsidR="00844E19" w:rsidRPr="00E431D7">
        <w:t>characters</w:t>
      </w:r>
      <w:r w:rsidRPr="00E431D7">
        <w:t xml:space="preserve"> length and may contain alphanumeric or underscore.</w:t>
      </w:r>
    </w:p>
    <w:p w:rsidR="00F110E8" w:rsidRPr="00F110E8" w:rsidRDefault="00F110E8" w:rsidP="00C75E15">
      <w:pPr>
        <w:pStyle w:val="ListParagraph"/>
        <w:numPr>
          <w:ilvl w:val="0"/>
          <w:numId w:val="20"/>
        </w:numPr>
        <w:ind w:left="1788"/>
        <w:jc w:val="both"/>
      </w:pPr>
      <w:r w:rsidRPr="00F110E8">
        <w:t>Tokenization would be applicable for registered user only</w:t>
      </w:r>
      <w:r>
        <w:t xml:space="preserve"> provided tokenization feature </w:t>
      </w:r>
      <w:proofErr w:type="gramStart"/>
      <w:r>
        <w:t>is turned on</w:t>
      </w:r>
      <w:proofErr w:type="gramEnd"/>
      <w:r>
        <w:t xml:space="preserve"> in merchant </w:t>
      </w:r>
      <w:r w:rsidR="00C04461">
        <w:t>Worldpay</w:t>
      </w:r>
      <w:r>
        <w:t xml:space="preserve"> account and enabled corresponding setting in Merchant site custom preference.</w:t>
      </w:r>
    </w:p>
    <w:p w:rsidR="00F110E8" w:rsidRPr="00C75E15" w:rsidRDefault="00AB42EB" w:rsidP="00C75E15">
      <w:pPr>
        <w:pStyle w:val="ListParagraph"/>
        <w:numPr>
          <w:ilvl w:val="0"/>
          <w:numId w:val="20"/>
        </w:numPr>
        <w:ind w:left="1788"/>
        <w:jc w:val="both"/>
        <w:rPr>
          <w:highlight w:val="yellow"/>
        </w:rPr>
      </w:pPr>
      <w:proofErr w:type="gramStart"/>
      <w:r w:rsidRPr="00C75E15">
        <w:rPr>
          <w:highlight w:val="yellow"/>
        </w:rPr>
        <w:t>At the moment</w:t>
      </w:r>
      <w:proofErr w:type="gramEnd"/>
      <w:r w:rsidRPr="00C75E15">
        <w:rPr>
          <w:highlight w:val="yellow"/>
        </w:rPr>
        <w:t xml:space="preserve">, it is not possible to validate mac secret identifier into </w:t>
      </w:r>
      <w:r w:rsidRPr="00C75E15">
        <w:rPr>
          <w:rFonts w:ascii="Segoe UI" w:eastAsia="Times New Roman" w:hAnsi="Segoe UI" w:cs="Segoe UI"/>
          <w:color w:val="000000"/>
          <w:sz w:val="20"/>
          <w:szCs w:val="20"/>
          <w:highlight w:val="yellow"/>
        </w:rPr>
        <w:t>response [</w:t>
      </w:r>
      <w:r w:rsidRPr="00C75E15">
        <w:rPr>
          <w:rFonts w:ascii="Segoe UI" w:hAnsi="Segoe UI" w:cs="Segoe UI"/>
          <w:color w:val="000000"/>
          <w:sz w:val="20"/>
          <w:szCs w:val="20"/>
          <w:highlight w:val="yellow"/>
        </w:rPr>
        <w:t>failure</w:t>
      </w:r>
      <w:r w:rsidRPr="00C75E15">
        <w:rPr>
          <w:rFonts w:ascii="Segoe UI" w:eastAsia="Times New Roman" w:hAnsi="Segoe UI" w:cs="Segoe UI"/>
          <w:color w:val="000000"/>
          <w:sz w:val="20"/>
          <w:szCs w:val="20"/>
          <w:highlight w:val="yellow"/>
        </w:rPr>
        <w:t xml:space="preserve"> /</w:t>
      </w:r>
      <w:r w:rsidRPr="00C75E15">
        <w:rPr>
          <w:rFonts w:ascii="Segoe UI" w:hAnsi="Segoe UI" w:cs="Segoe UI"/>
          <w:color w:val="000000"/>
          <w:sz w:val="20"/>
          <w:szCs w:val="20"/>
          <w:highlight w:val="yellow"/>
        </w:rPr>
        <w:t>pending</w:t>
      </w:r>
      <w:r w:rsidRPr="00C75E15">
        <w:rPr>
          <w:rFonts w:ascii="Segoe UI" w:eastAsia="Times New Roman" w:hAnsi="Segoe UI" w:cs="Segoe UI"/>
          <w:color w:val="000000"/>
          <w:sz w:val="20"/>
          <w:szCs w:val="20"/>
          <w:highlight w:val="yellow"/>
        </w:rPr>
        <w:t>] URL's</w:t>
      </w:r>
      <w:r w:rsidRPr="00C75E15">
        <w:rPr>
          <w:highlight w:val="yellow"/>
        </w:rPr>
        <w:t xml:space="preserve"> for all Redirect APMs and Redirect Credit Card orders</w:t>
      </w:r>
      <w:r w:rsidR="000B3256" w:rsidRPr="00C75E15">
        <w:rPr>
          <w:highlight w:val="yellow"/>
        </w:rPr>
        <w:t>.</w:t>
      </w:r>
    </w:p>
    <w:p w:rsidR="00692176" w:rsidRDefault="00692176" w:rsidP="00C75E15">
      <w:pPr>
        <w:pStyle w:val="ListParagraph"/>
        <w:numPr>
          <w:ilvl w:val="0"/>
          <w:numId w:val="20"/>
        </w:numPr>
        <w:ind w:left="1788"/>
        <w:jc w:val="both"/>
      </w:pPr>
      <w:r>
        <w:t xml:space="preserve">Notification feature is restricted </w:t>
      </w:r>
      <w:r w:rsidRPr="007A2652">
        <w:t xml:space="preserve">to only </w:t>
      </w:r>
      <w:proofErr w:type="gramStart"/>
      <w:r w:rsidRPr="007A2652">
        <w:t>allowed</w:t>
      </w:r>
      <w:proofErr w:type="gramEnd"/>
      <w:r w:rsidRPr="007A2652">
        <w:t xml:space="preserve"> IP address provided by </w:t>
      </w:r>
      <w:r w:rsidR="00C04461">
        <w:t>Worldpay</w:t>
      </w:r>
      <w:r w:rsidRPr="007A2652">
        <w:t>,</w:t>
      </w:r>
      <w:r w:rsidRPr="00692176">
        <w:t xml:space="preserve"> </w:t>
      </w:r>
      <w:r>
        <w:t>and corresponding setting to be configured in Merchant site custom preference</w:t>
      </w:r>
      <w:r w:rsidR="000751F5">
        <w:t>.</w:t>
      </w:r>
    </w:p>
    <w:p w:rsidR="00692176" w:rsidRDefault="00692176" w:rsidP="00E41B90">
      <w:pPr>
        <w:pStyle w:val="ListParagraph"/>
        <w:numPr>
          <w:ilvl w:val="0"/>
          <w:numId w:val="20"/>
        </w:numPr>
        <w:ind w:left="1788"/>
      </w:pPr>
      <w:r>
        <w:t xml:space="preserve">Merchants shall take care of implementing </w:t>
      </w:r>
      <w:r w:rsidRPr="00D714D5">
        <w:t>Order Settlement and refunds</w:t>
      </w:r>
      <w:r w:rsidR="000751F5">
        <w:t>.</w:t>
      </w:r>
    </w:p>
    <w:p w:rsidR="00692176" w:rsidRDefault="00692176" w:rsidP="00C75E15">
      <w:pPr>
        <w:pStyle w:val="ListParagraph"/>
        <w:numPr>
          <w:ilvl w:val="0"/>
          <w:numId w:val="20"/>
        </w:numPr>
        <w:ind w:left="1788"/>
        <w:jc w:val="both"/>
      </w:pPr>
      <w:r w:rsidRPr="00E431D7">
        <w:lastRenderedPageBreak/>
        <w:t xml:space="preserve">Merchant </w:t>
      </w:r>
      <w:r>
        <w:t xml:space="preserve">shall take care of </w:t>
      </w:r>
      <w:r w:rsidRPr="00E431D7">
        <w:t>enable/disable site preference for user to provide CVV on billing page as security measure in tokenization service</w:t>
      </w:r>
      <w:r w:rsidR="00793B1C">
        <w:t xml:space="preserve"> for saved cards.</w:t>
      </w:r>
      <w:r w:rsidR="0071162D">
        <w:t xml:space="preserve"> </w:t>
      </w:r>
      <w:proofErr w:type="gramStart"/>
      <w:r w:rsidR="0071162D">
        <w:t>Also</w:t>
      </w:r>
      <w:proofErr w:type="gramEnd"/>
      <w:r w:rsidR="0071162D">
        <w:t xml:space="preserve"> need to enable CVV check service from </w:t>
      </w:r>
      <w:r w:rsidR="00C04461">
        <w:t>Worldpay</w:t>
      </w:r>
      <w:r w:rsidR="0071162D">
        <w:t xml:space="preserve"> to work properly</w:t>
      </w:r>
      <w:r w:rsidR="00677671">
        <w:t>.</w:t>
      </w:r>
    </w:p>
    <w:p w:rsidR="00153D8A" w:rsidRDefault="00153D8A" w:rsidP="00E41B90">
      <w:pPr>
        <w:pStyle w:val="ListParagraph"/>
        <w:numPr>
          <w:ilvl w:val="0"/>
          <w:numId w:val="20"/>
        </w:numPr>
        <w:ind w:left="1788"/>
      </w:pPr>
      <w:r w:rsidRPr="00E431D7">
        <w:t>Merchant must ensure</w:t>
      </w:r>
      <w:r>
        <w:t xml:space="preserve"> </w:t>
      </w:r>
      <w:r w:rsidR="006606B7">
        <w:t>SFCC</w:t>
      </w:r>
      <w:r>
        <w:t xml:space="preserve"> Service Framework configurations are setup and configured as per the contract with </w:t>
      </w:r>
      <w:r w:rsidR="00C04461">
        <w:t>Worldpay</w:t>
      </w:r>
      <w:r>
        <w:t xml:space="preserve"> on service availability</w:t>
      </w:r>
      <w:r w:rsidR="00677671">
        <w:t>.</w:t>
      </w:r>
    </w:p>
    <w:p w:rsidR="005B0795" w:rsidRDefault="005B0795" w:rsidP="00E41B90">
      <w:pPr>
        <w:pStyle w:val="ListParagraph"/>
        <w:numPr>
          <w:ilvl w:val="0"/>
          <w:numId w:val="20"/>
        </w:numPr>
        <w:ind w:left="1788"/>
      </w:pPr>
      <w:r>
        <w:t xml:space="preserve">Merchant </w:t>
      </w:r>
      <w:r w:rsidR="004A6453">
        <w:t xml:space="preserve">shall </w:t>
      </w:r>
      <w:r>
        <w:t>take</w:t>
      </w:r>
      <w:r w:rsidR="004A6453">
        <w:t xml:space="preserve"> care</w:t>
      </w:r>
      <w:r>
        <w:t xml:space="preserve"> for CVV field validation </w:t>
      </w:r>
      <w:r w:rsidR="004A6453">
        <w:t>as enable/</w:t>
      </w:r>
      <w:r w:rsidR="00E93224">
        <w:t>disable, CVV</w:t>
      </w:r>
      <w:r w:rsidR="004A6453">
        <w:t xml:space="preserve"> in BM </w:t>
      </w:r>
      <w:r w:rsidR="006F5A5C">
        <w:t>configurations will</w:t>
      </w:r>
      <w:r w:rsidR="004A6453">
        <w:t xml:space="preserve"> only hide/show CVV field on billing page and no CVV validation </w:t>
      </w:r>
      <w:proofErr w:type="gramStart"/>
      <w:r w:rsidR="004A6453">
        <w:t>is performed</w:t>
      </w:r>
      <w:proofErr w:type="gramEnd"/>
      <w:r w:rsidR="004A6453">
        <w:t xml:space="preserve"> on Worldpay</w:t>
      </w:r>
      <w:r w:rsidR="00677671">
        <w:t>.</w:t>
      </w:r>
      <w:r w:rsidR="004A6453">
        <w:t xml:space="preserve"> </w:t>
      </w:r>
    </w:p>
    <w:p w:rsidR="00970934" w:rsidRDefault="00970934" w:rsidP="00970934">
      <w:pPr>
        <w:pStyle w:val="ListParagraph"/>
        <w:numPr>
          <w:ilvl w:val="0"/>
          <w:numId w:val="20"/>
        </w:numPr>
        <w:ind w:left="1788"/>
      </w:pPr>
      <w:r w:rsidRPr="008A0FEA">
        <w:t>Job</w:t>
      </w:r>
      <w:r>
        <w:t>s</w:t>
      </w:r>
      <w:r w:rsidRPr="008A0FEA">
        <w:t xml:space="preserve"> Templates </w:t>
      </w:r>
      <w:proofErr w:type="gramStart"/>
      <w:r w:rsidRPr="008A0FEA">
        <w:t>can be modified</w:t>
      </w:r>
      <w:proofErr w:type="gramEnd"/>
      <w:r w:rsidRPr="008A0FEA">
        <w:t xml:space="preserve"> as per merchant needs. These </w:t>
      </w:r>
      <w:r>
        <w:t xml:space="preserve">Jobs templates </w:t>
      </w:r>
      <w:r w:rsidRPr="008A0FEA">
        <w:t>are prepared for reference</w:t>
      </w:r>
      <w:r>
        <w:t xml:space="preserve">. </w:t>
      </w:r>
    </w:p>
    <w:p w:rsidR="00970934" w:rsidRDefault="00970934" w:rsidP="00970934">
      <w:pPr>
        <w:pStyle w:val="ListParagraph"/>
        <w:numPr>
          <w:ilvl w:val="0"/>
          <w:numId w:val="20"/>
        </w:numPr>
        <w:ind w:left="1788"/>
      </w:pPr>
      <w:r w:rsidRPr="008A0FEA">
        <w:t xml:space="preserve">The images are available in static folder for the cards. They </w:t>
      </w:r>
      <w:proofErr w:type="gramStart"/>
      <w:r w:rsidRPr="008A0FEA">
        <w:t>can further be modified</w:t>
      </w:r>
      <w:proofErr w:type="gramEnd"/>
      <w:r w:rsidRPr="008A0FEA">
        <w:t xml:space="preserve"> if required.</w:t>
      </w:r>
    </w:p>
    <w:p w:rsidR="00970934" w:rsidRDefault="00E93224" w:rsidP="00E41B90">
      <w:pPr>
        <w:pStyle w:val="ListParagraph"/>
        <w:numPr>
          <w:ilvl w:val="0"/>
          <w:numId w:val="20"/>
        </w:numPr>
        <w:ind w:left="1788"/>
      </w:pPr>
      <w:r>
        <w:t>I</w:t>
      </w:r>
      <w:r w:rsidR="00970934">
        <w:t>n case of iframe and lightbox</w:t>
      </w:r>
      <w:r>
        <w:t xml:space="preserve"> for Airplus, Denkort and Laser card,</w:t>
      </w:r>
      <w:r w:rsidR="00970934">
        <w:t xml:space="preserve"> Payment Method is displayed with message </w:t>
      </w:r>
      <w:r>
        <w:t>“Please</w:t>
      </w:r>
      <w:r w:rsidR="00970934">
        <w:t xml:space="preserve"> contact worldpay”</w:t>
      </w:r>
    </w:p>
    <w:p w:rsidR="00306AF8" w:rsidRDefault="00C567B1" w:rsidP="00306AF8">
      <w:pPr>
        <w:pStyle w:val="ListParagraph"/>
        <w:numPr>
          <w:ilvl w:val="0"/>
          <w:numId w:val="20"/>
        </w:numPr>
        <w:ind w:left="1788"/>
      </w:pPr>
      <w:r>
        <w:t xml:space="preserve">Credit Card Payment method </w:t>
      </w:r>
      <w:proofErr w:type="gramStart"/>
      <w:r>
        <w:t>must be enabled</w:t>
      </w:r>
      <w:proofErr w:type="gramEnd"/>
      <w:r>
        <w:t xml:space="preserve"> because of some code restrictions based on the MFRA Code.</w:t>
      </w:r>
    </w:p>
    <w:p w:rsidR="00306AF8" w:rsidRDefault="00306AF8" w:rsidP="00306AF8">
      <w:pPr>
        <w:pStyle w:val="ListParagraph"/>
        <w:numPr>
          <w:ilvl w:val="0"/>
          <w:numId w:val="20"/>
        </w:numPr>
        <w:ind w:left="1788"/>
      </w:pPr>
      <w:r>
        <w:t xml:space="preserve">For Credit Redirect, credit card must be available in the system. </w:t>
      </w:r>
    </w:p>
    <w:p w:rsidR="00B5182D" w:rsidRDefault="00B5182D" w:rsidP="00B5182D">
      <w:pPr>
        <w:pStyle w:val="ListParagraph"/>
        <w:numPr>
          <w:ilvl w:val="0"/>
          <w:numId w:val="20"/>
        </w:numPr>
        <w:ind w:left="1788"/>
      </w:pPr>
      <w:r>
        <w:t xml:space="preserve">Gifts certificates are </w:t>
      </w:r>
      <w:r w:rsidR="000704AE">
        <w:t>out of</w:t>
      </w:r>
      <w:r>
        <w:t xml:space="preserve"> scopes.</w:t>
      </w:r>
    </w:p>
    <w:p w:rsidR="004A6453" w:rsidRDefault="00101EBE" w:rsidP="00101866">
      <w:pPr>
        <w:pStyle w:val="ListParagraph"/>
        <w:numPr>
          <w:ilvl w:val="0"/>
          <w:numId w:val="20"/>
        </w:numPr>
        <w:ind w:left="1788"/>
      </w:pPr>
      <w:r>
        <w:t xml:space="preserve">There are two </w:t>
      </w:r>
      <w:r w:rsidR="003E423E">
        <w:t xml:space="preserve">LINT issues in the code related to @ character. </w:t>
      </w:r>
    </w:p>
    <w:p w:rsidR="006B0946" w:rsidRDefault="00755D05" w:rsidP="003754C0">
      <w:pPr>
        <w:pStyle w:val="Heading2"/>
        <w:numPr>
          <w:ilvl w:val="1"/>
          <w:numId w:val="47"/>
        </w:numPr>
      </w:pPr>
      <w:bookmarkStart w:id="74" w:name="_Toc8312175"/>
      <w:bookmarkStart w:id="75" w:name="_Toc78862413"/>
      <w:bookmarkStart w:id="76" w:name="_Toc245264334"/>
      <w:bookmarkStart w:id="77" w:name="_Toc279703420"/>
      <w:bookmarkStart w:id="78" w:name="_Toc279703513"/>
      <w:bookmarkEnd w:id="18"/>
      <w:r>
        <w:t>COMPATIBILITY</w:t>
      </w:r>
      <w:bookmarkEnd w:id="74"/>
    </w:p>
    <w:bookmarkEnd w:id="75"/>
    <w:bookmarkEnd w:id="76"/>
    <w:bookmarkEnd w:id="77"/>
    <w:bookmarkEnd w:id="78"/>
    <w:p w:rsidR="00A5177B" w:rsidRDefault="008906BC" w:rsidP="00101866">
      <w:pPr>
        <w:ind w:left="1068"/>
      </w:pPr>
      <w:r w:rsidRPr="00CF2A87">
        <w:t xml:space="preserve">This cartridge </w:t>
      </w:r>
      <w:proofErr w:type="gramStart"/>
      <w:r w:rsidRPr="00CF2A87">
        <w:t xml:space="preserve">is integrated and tested with </w:t>
      </w:r>
      <w:r w:rsidR="00CF2A87" w:rsidRPr="00C75E15">
        <w:t>MobileFirst MFRA</w:t>
      </w:r>
      <w:r w:rsidR="00CF2A87" w:rsidRPr="00CF2A87">
        <w:t xml:space="preserve"> </w:t>
      </w:r>
      <w:r w:rsidRPr="00CF2A87">
        <w:t xml:space="preserve">code base </w:t>
      </w:r>
      <w:r w:rsidR="00CB1A78">
        <w:t>not released globally yet of</w:t>
      </w:r>
      <w:r w:rsidR="00A5177B" w:rsidRPr="00CF2A87">
        <w:t xml:space="preserve"> </w:t>
      </w:r>
      <w:r w:rsidR="006606B7">
        <w:t>SFCC</w:t>
      </w:r>
      <w:proofErr w:type="gramEnd"/>
      <w:r w:rsidR="00A5177B" w:rsidRPr="00CF2A87">
        <w:t>.</w:t>
      </w:r>
    </w:p>
    <w:p w:rsidR="00852FD7" w:rsidRPr="00F10C2D" w:rsidRDefault="00852FD7" w:rsidP="00A5177B">
      <w:pPr>
        <w:pStyle w:val="Standard1"/>
        <w:ind w:left="1080"/>
      </w:pPr>
    </w:p>
    <w:p w:rsidR="00D92B9B" w:rsidRDefault="00D92B9B">
      <w:pPr>
        <w:rPr>
          <w:rFonts w:asciiTheme="majorHAnsi" w:eastAsiaTheme="majorEastAsia" w:hAnsiTheme="majorHAnsi" w:cstheme="majorBidi"/>
          <w:b/>
          <w:bCs/>
          <w:color w:val="365F91" w:themeColor="accent1" w:themeShade="BF"/>
          <w:sz w:val="24"/>
          <w:szCs w:val="24"/>
        </w:rPr>
      </w:pPr>
      <w:bookmarkStart w:id="79" w:name="_Toc245264342"/>
      <w:bookmarkStart w:id="80" w:name="_Toc279703429"/>
      <w:bookmarkStart w:id="81" w:name="_Toc279703522"/>
      <w:bookmarkStart w:id="82" w:name="_Toc78862414"/>
      <w:r>
        <w:br w:type="page"/>
      </w:r>
    </w:p>
    <w:p w:rsidR="00276903" w:rsidRDefault="00755D05" w:rsidP="00B761DF">
      <w:pPr>
        <w:pStyle w:val="Heading1"/>
        <w:numPr>
          <w:ilvl w:val="0"/>
          <w:numId w:val="48"/>
        </w:numPr>
      </w:pPr>
      <w:bookmarkStart w:id="83" w:name="_Toc8312176"/>
      <w:bookmarkEnd w:id="79"/>
      <w:bookmarkEnd w:id="80"/>
      <w:bookmarkEnd w:id="81"/>
      <w:r>
        <w:lastRenderedPageBreak/>
        <w:t>IMPLEMENTATION GUIDE</w:t>
      </w:r>
      <w:bookmarkEnd w:id="83"/>
    </w:p>
    <w:p w:rsidR="00125094" w:rsidRPr="00125094" w:rsidRDefault="00125094" w:rsidP="00125094"/>
    <w:p w:rsidR="00F63C2A" w:rsidRPr="00F63C2A" w:rsidRDefault="00F63C2A" w:rsidP="00B761DF">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84" w:name="_Toc514075434"/>
      <w:bookmarkStart w:id="85" w:name="_Toc517950214"/>
      <w:bookmarkStart w:id="86" w:name="_Toc8228944"/>
      <w:bookmarkStart w:id="87" w:name="_Toc8229222"/>
      <w:bookmarkStart w:id="88" w:name="_Toc8229342"/>
      <w:bookmarkStart w:id="89" w:name="_Toc8229466"/>
      <w:bookmarkStart w:id="90" w:name="_Toc8230114"/>
      <w:bookmarkStart w:id="91" w:name="_Toc8306423"/>
      <w:bookmarkStart w:id="92" w:name="_Toc8306524"/>
      <w:bookmarkStart w:id="93" w:name="_Toc8306871"/>
      <w:bookmarkStart w:id="94" w:name="_Toc8310156"/>
      <w:bookmarkStart w:id="95" w:name="_Toc8310261"/>
      <w:bookmarkStart w:id="96" w:name="_Toc8310702"/>
      <w:bookmarkStart w:id="97" w:name="_Toc8312073"/>
      <w:bookmarkStart w:id="98" w:name="_Toc831217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EC2BDA" w:rsidRDefault="00755D05" w:rsidP="00B761DF">
      <w:pPr>
        <w:pStyle w:val="Heading2"/>
        <w:numPr>
          <w:ilvl w:val="1"/>
          <w:numId w:val="47"/>
        </w:numPr>
      </w:pPr>
      <w:bookmarkStart w:id="99" w:name="_Toc8312178"/>
      <w:r>
        <w:t>SETUP</w:t>
      </w:r>
      <w:bookmarkEnd w:id="99"/>
    </w:p>
    <w:p w:rsidR="000709D5" w:rsidRPr="00086B56" w:rsidRDefault="00086B56" w:rsidP="00651A03">
      <w:pPr>
        <w:ind w:left="372" w:firstLine="708"/>
      </w:pPr>
      <w:r w:rsidRPr="00086B56">
        <w:t>This section describes</w:t>
      </w:r>
      <w:r w:rsidR="00621FF1" w:rsidRPr="00086B56">
        <w:t xml:space="preserve"> the </w:t>
      </w:r>
      <w:r w:rsidR="00542CEA">
        <w:t>controller</w:t>
      </w:r>
      <w:r w:rsidR="00621FF1" w:rsidRPr="00086B56">
        <w:t xml:space="preserve"> structure and name of files in </w:t>
      </w:r>
      <w:r w:rsidR="00C04461">
        <w:t>Worldpay</w:t>
      </w:r>
      <w:r w:rsidR="00621FF1" w:rsidRPr="00086B56">
        <w:t xml:space="preserve"> cartridges. </w:t>
      </w:r>
    </w:p>
    <w:p w:rsidR="004B4915" w:rsidRDefault="008278B0" w:rsidP="00C93572">
      <w:pPr>
        <w:ind w:left="1080"/>
        <w:rPr>
          <w:b/>
        </w:rPr>
      </w:pPr>
      <w:bookmarkStart w:id="100" w:name="_Toc260057668"/>
      <w:bookmarkStart w:id="101" w:name="_Toc405997355"/>
      <w:r>
        <w:tab/>
      </w:r>
      <w:r w:rsidR="00755D05" w:rsidRPr="00B00037">
        <w:rPr>
          <w:b/>
        </w:rPr>
        <w:t>CARTRIDGE</w:t>
      </w:r>
      <w:bookmarkEnd w:id="100"/>
      <w:bookmarkEnd w:id="101"/>
      <w:r w:rsidR="00555CE5" w:rsidRPr="00B00037">
        <w:rPr>
          <w:b/>
        </w:rPr>
        <w:t xml:space="preserve"> STRUCTURE</w:t>
      </w:r>
      <w:r w:rsidR="004B4915">
        <w:rPr>
          <w:b/>
        </w:rPr>
        <w:t xml:space="preserve"> </w:t>
      </w:r>
    </w:p>
    <w:p w:rsidR="00C93572" w:rsidRDefault="00542CEA" w:rsidP="00C93572">
      <w:pPr>
        <w:ind w:left="1080"/>
      </w:pPr>
      <w:r>
        <w:t>Controllers</w:t>
      </w:r>
      <w:r w:rsidR="002D34BF">
        <w:t>:</w:t>
      </w:r>
    </w:p>
    <w:p w:rsidR="002951C3" w:rsidRDefault="00F90DB4" w:rsidP="00C93572">
      <w:pPr>
        <w:ind w:left="1080"/>
      </w:pPr>
      <w:r>
        <w:t>Controllers</w:t>
      </w:r>
      <w:r w:rsidR="002951C3">
        <w:t xml:space="preserve"> are present in the “</w:t>
      </w:r>
      <w:r w:rsidR="00300753">
        <w:t>int</w:t>
      </w:r>
      <w:r w:rsidR="002951C3" w:rsidRPr="002951C3">
        <w:t>_worldpay</w:t>
      </w:r>
      <w:r w:rsidR="002951C3">
        <w:t>” cartridge.</w:t>
      </w:r>
    </w:p>
    <w:tbl>
      <w:tblPr>
        <w:tblStyle w:val="TableGrid"/>
        <w:tblW w:w="0" w:type="auto"/>
        <w:tblInd w:w="1080" w:type="dxa"/>
        <w:tblLook w:val="04A0" w:firstRow="1" w:lastRow="0" w:firstColumn="1" w:lastColumn="0" w:noHBand="0" w:noVBand="1"/>
      </w:tblPr>
      <w:tblGrid>
        <w:gridCol w:w="3708"/>
        <w:gridCol w:w="4888"/>
      </w:tblGrid>
      <w:tr w:rsidR="00555CE5" w:rsidTr="00C93572">
        <w:trPr>
          <w:trHeight w:val="316"/>
        </w:trPr>
        <w:tc>
          <w:tcPr>
            <w:tcW w:w="3708" w:type="dxa"/>
            <w:shd w:val="clear" w:color="auto" w:fill="C6D9F1" w:themeFill="text2" w:themeFillTint="33"/>
          </w:tcPr>
          <w:p w:rsidR="00555CE5" w:rsidRPr="00555CE5" w:rsidRDefault="00542CEA" w:rsidP="00542CEA">
            <w:pPr>
              <w:jc w:val="center"/>
              <w:rPr>
                <w:b/>
                <w:sz w:val="24"/>
                <w:szCs w:val="24"/>
              </w:rPr>
            </w:pPr>
            <w:r>
              <w:rPr>
                <w:b/>
                <w:sz w:val="24"/>
                <w:szCs w:val="24"/>
              </w:rPr>
              <w:t>CONTROLLER</w:t>
            </w:r>
            <w:r w:rsidR="00555CE5" w:rsidRPr="00555CE5">
              <w:rPr>
                <w:b/>
                <w:sz w:val="24"/>
                <w:szCs w:val="24"/>
              </w:rPr>
              <w:t xml:space="preserve"> NAME</w:t>
            </w:r>
          </w:p>
        </w:tc>
        <w:tc>
          <w:tcPr>
            <w:tcW w:w="4888" w:type="dxa"/>
            <w:shd w:val="clear" w:color="auto" w:fill="C6D9F1" w:themeFill="text2" w:themeFillTint="33"/>
          </w:tcPr>
          <w:p w:rsidR="00555CE5" w:rsidRPr="00555CE5" w:rsidRDefault="00555CE5" w:rsidP="00555CE5">
            <w:pPr>
              <w:jc w:val="center"/>
              <w:rPr>
                <w:b/>
                <w:sz w:val="24"/>
                <w:szCs w:val="24"/>
              </w:rPr>
            </w:pPr>
            <w:r w:rsidRPr="00555CE5">
              <w:rPr>
                <w:b/>
                <w:sz w:val="24"/>
                <w:szCs w:val="24"/>
              </w:rPr>
              <w:t>DESCRIPTION</w:t>
            </w:r>
          </w:p>
        </w:tc>
      </w:tr>
      <w:tr w:rsidR="00555CE5" w:rsidTr="00C93572">
        <w:trPr>
          <w:trHeight w:val="561"/>
        </w:trPr>
        <w:tc>
          <w:tcPr>
            <w:tcW w:w="3708" w:type="dxa"/>
          </w:tcPr>
          <w:p w:rsidR="00555CE5" w:rsidRDefault="00C04461" w:rsidP="002D34BF">
            <w:r>
              <w:t>Worldpay</w:t>
            </w:r>
          </w:p>
        </w:tc>
        <w:tc>
          <w:tcPr>
            <w:tcW w:w="4888" w:type="dxa"/>
          </w:tcPr>
          <w:p w:rsidR="00555CE5" w:rsidRDefault="00555CE5" w:rsidP="00C16B26">
            <w:r>
              <w:t xml:space="preserve">Main </w:t>
            </w:r>
            <w:r w:rsidR="00101866">
              <w:t xml:space="preserve">MFRA </w:t>
            </w:r>
            <w:r w:rsidR="002F7099">
              <w:t>controller</w:t>
            </w:r>
            <w:r>
              <w:t xml:space="preserve"> that acts as the external interface.</w:t>
            </w:r>
          </w:p>
        </w:tc>
      </w:tr>
      <w:tr w:rsidR="00555CE5" w:rsidTr="00C93572">
        <w:trPr>
          <w:trHeight w:val="574"/>
        </w:trPr>
        <w:tc>
          <w:tcPr>
            <w:tcW w:w="3708" w:type="dxa"/>
          </w:tcPr>
          <w:p w:rsidR="00555CE5" w:rsidRDefault="00C04461" w:rsidP="002D34BF">
            <w:r>
              <w:t>Worldpay</w:t>
            </w:r>
            <w:r w:rsidR="00555CE5">
              <w:t>Helper</w:t>
            </w:r>
          </w:p>
        </w:tc>
        <w:tc>
          <w:tcPr>
            <w:tcW w:w="4888" w:type="dxa"/>
          </w:tcPr>
          <w:p w:rsidR="00555CE5" w:rsidRDefault="00555CE5" w:rsidP="00C16B26">
            <w:r>
              <w:t xml:space="preserve">Helper </w:t>
            </w:r>
            <w:r w:rsidR="002F7099">
              <w:t>controller</w:t>
            </w:r>
            <w:r>
              <w:t xml:space="preserve"> that supports and performs additional </w:t>
            </w:r>
            <w:r w:rsidR="002F7099">
              <w:t>tasks required to complete</w:t>
            </w:r>
          </w:p>
        </w:tc>
      </w:tr>
      <w:tr w:rsidR="00421AB6" w:rsidTr="00C93572">
        <w:trPr>
          <w:trHeight w:val="574"/>
        </w:trPr>
        <w:tc>
          <w:tcPr>
            <w:tcW w:w="3708" w:type="dxa"/>
          </w:tcPr>
          <w:p w:rsidR="00421AB6" w:rsidRDefault="00421AB6" w:rsidP="00421AB6">
            <w:r w:rsidRPr="00644D26">
              <w:t>CheckoutServices</w:t>
            </w:r>
          </w:p>
        </w:tc>
        <w:tc>
          <w:tcPr>
            <w:tcW w:w="4888" w:type="dxa"/>
          </w:tcPr>
          <w:p w:rsidR="00421AB6" w:rsidRDefault="00421AB6" w:rsidP="00735718">
            <w:r>
              <w:t xml:space="preserve">MFRA controller that </w:t>
            </w:r>
            <w:r w:rsidR="00953AA0">
              <w:t xml:space="preserve">supports and </w:t>
            </w:r>
            <w:r w:rsidR="00735718">
              <w:t>executes</w:t>
            </w:r>
            <w:r w:rsidR="00953AA0">
              <w:t xml:space="preserve"> the Checkout process</w:t>
            </w:r>
            <w:r>
              <w:t>.</w:t>
            </w:r>
          </w:p>
        </w:tc>
      </w:tr>
      <w:tr w:rsidR="00421AB6" w:rsidTr="00C93572">
        <w:trPr>
          <w:trHeight w:val="574"/>
        </w:trPr>
        <w:tc>
          <w:tcPr>
            <w:tcW w:w="3708" w:type="dxa"/>
          </w:tcPr>
          <w:p w:rsidR="00421AB6" w:rsidRDefault="00421AB6" w:rsidP="00421AB6">
            <w:r w:rsidRPr="00644D26">
              <w:t>COPlaceOrder</w:t>
            </w:r>
          </w:p>
        </w:tc>
        <w:tc>
          <w:tcPr>
            <w:tcW w:w="4888" w:type="dxa"/>
          </w:tcPr>
          <w:p w:rsidR="00421AB6" w:rsidRDefault="00735718" w:rsidP="00421AB6">
            <w:r>
              <w:t>MFRA controller that supports and executes the Checkout process.</w:t>
            </w:r>
          </w:p>
        </w:tc>
      </w:tr>
    </w:tbl>
    <w:p w:rsidR="002F7099" w:rsidRDefault="002F7099" w:rsidP="00B761DF">
      <w:pPr>
        <w:pStyle w:val="ListParagraph"/>
        <w:numPr>
          <w:ilvl w:val="0"/>
          <w:numId w:val="31"/>
        </w:numPr>
      </w:pPr>
      <w:r w:rsidRPr="002F7099">
        <w:t>package.json</w:t>
      </w:r>
      <w:r>
        <w:t xml:space="preserve"> – initialize hook or service</w:t>
      </w:r>
    </w:p>
    <w:p w:rsidR="002D34BF" w:rsidRDefault="002D34BF" w:rsidP="002D34BF">
      <w:pPr>
        <w:ind w:left="1080"/>
      </w:pPr>
      <w:r w:rsidRPr="005E0B2A">
        <w:t>Scripts:</w:t>
      </w:r>
    </w:p>
    <w:p w:rsidR="00EB67E0" w:rsidRPr="00EB67E0" w:rsidRDefault="0031630D" w:rsidP="00EB67E0">
      <w:pPr>
        <w:ind w:left="1416"/>
        <w:rPr>
          <w:b/>
        </w:rPr>
      </w:pPr>
      <w:r>
        <w:rPr>
          <w:b/>
        </w:rPr>
        <w:t>int_worldpay_core</w:t>
      </w:r>
    </w:p>
    <w:p w:rsidR="002F0684" w:rsidRDefault="002F0684" w:rsidP="000704AE">
      <w:pPr>
        <w:pStyle w:val="ListParagraph"/>
        <w:numPr>
          <w:ilvl w:val="0"/>
          <w:numId w:val="31"/>
        </w:numPr>
      </w:pPr>
      <w:r>
        <w:t>common/CreateRequestHelper.js</w:t>
      </w:r>
    </w:p>
    <w:p w:rsidR="002F0684" w:rsidRDefault="002F0684" w:rsidP="000704AE">
      <w:pPr>
        <w:pStyle w:val="ListParagraph"/>
        <w:numPr>
          <w:ilvl w:val="0"/>
          <w:numId w:val="31"/>
        </w:numPr>
      </w:pPr>
      <w:r>
        <w:t>common/PaymentInstrumentUtils.js</w:t>
      </w:r>
    </w:p>
    <w:p w:rsidR="002F0684" w:rsidRDefault="002F0684" w:rsidP="000704AE">
      <w:pPr>
        <w:pStyle w:val="ListParagraph"/>
        <w:numPr>
          <w:ilvl w:val="0"/>
          <w:numId w:val="31"/>
        </w:numPr>
      </w:pPr>
      <w:r>
        <w:t>common/Utils.js</w:t>
      </w:r>
    </w:p>
    <w:p w:rsidR="002F0684" w:rsidRDefault="002F0684" w:rsidP="000704AE">
      <w:pPr>
        <w:pStyle w:val="ListParagraph"/>
        <w:numPr>
          <w:ilvl w:val="0"/>
          <w:numId w:val="31"/>
        </w:numPr>
      </w:pPr>
      <w:r>
        <w:t>common/WorldpayConstants.js</w:t>
      </w:r>
    </w:p>
    <w:p w:rsidR="002F0684" w:rsidRDefault="002F0684" w:rsidP="000704AE">
      <w:pPr>
        <w:pStyle w:val="ListParagraph"/>
        <w:numPr>
          <w:ilvl w:val="0"/>
          <w:numId w:val="31"/>
        </w:numPr>
      </w:pPr>
      <w:r>
        <w:t>common/worldPayHelper.js</w:t>
      </w:r>
    </w:p>
    <w:p w:rsidR="002F0684" w:rsidRDefault="002F0684" w:rsidP="000704AE">
      <w:pPr>
        <w:pStyle w:val="ListParagraph"/>
        <w:numPr>
          <w:ilvl w:val="0"/>
          <w:numId w:val="31"/>
        </w:numPr>
      </w:pPr>
      <w:r>
        <w:t>init/httpServiceInit.js</w:t>
      </w:r>
    </w:p>
    <w:p w:rsidR="00B66927" w:rsidRDefault="002F0684" w:rsidP="000704AE">
      <w:pPr>
        <w:pStyle w:val="ListParagraph"/>
        <w:numPr>
          <w:ilvl w:val="0"/>
          <w:numId w:val="31"/>
        </w:numPr>
      </w:pPr>
      <w:r>
        <w:t>jobs</w:t>
      </w:r>
      <w:r w:rsidR="00BF799B">
        <w:t>/</w:t>
      </w:r>
      <w:r>
        <w:t>InitiateCancelOrderJob.js</w:t>
      </w:r>
    </w:p>
    <w:p w:rsidR="00B66927" w:rsidRDefault="00B66927" w:rsidP="00B66927">
      <w:pPr>
        <w:pStyle w:val="ListParagraph"/>
        <w:numPr>
          <w:ilvl w:val="0"/>
          <w:numId w:val="31"/>
        </w:numPr>
      </w:pPr>
      <w:r>
        <w:t>jobs/</w:t>
      </w:r>
      <w:r w:rsidR="002F0684">
        <w:t>OrderCleanUpJob.js</w:t>
      </w:r>
    </w:p>
    <w:p w:rsidR="00B66927" w:rsidRDefault="00B66927" w:rsidP="00B66927">
      <w:pPr>
        <w:pStyle w:val="ListParagraph"/>
        <w:numPr>
          <w:ilvl w:val="0"/>
          <w:numId w:val="31"/>
        </w:numPr>
      </w:pPr>
      <w:r>
        <w:t>jobs/</w:t>
      </w:r>
      <w:r w:rsidR="002F0684">
        <w:t>OrderInquiriesUpdateJob.js</w:t>
      </w:r>
    </w:p>
    <w:p w:rsidR="00B66927" w:rsidRDefault="00B66927" w:rsidP="00B66927">
      <w:pPr>
        <w:pStyle w:val="ListParagraph"/>
        <w:numPr>
          <w:ilvl w:val="0"/>
          <w:numId w:val="31"/>
        </w:numPr>
      </w:pPr>
      <w:r>
        <w:t>jobs/</w:t>
      </w:r>
      <w:r w:rsidR="002F0684">
        <w:t>OrderNotificationUpdatesJob.js</w:t>
      </w:r>
    </w:p>
    <w:p w:rsidR="002F0684" w:rsidRDefault="00B66927" w:rsidP="00B66927">
      <w:pPr>
        <w:pStyle w:val="ListParagraph"/>
        <w:numPr>
          <w:ilvl w:val="0"/>
          <w:numId w:val="31"/>
        </w:numPr>
      </w:pPr>
      <w:r>
        <w:t>jobs/</w:t>
      </w:r>
      <w:r w:rsidR="002F0684">
        <w:t>WorldpayJobs.js</w:t>
      </w:r>
    </w:p>
    <w:p w:rsidR="002F0684" w:rsidRDefault="002F0684" w:rsidP="000704AE">
      <w:pPr>
        <w:pStyle w:val="ListParagraph"/>
        <w:numPr>
          <w:ilvl w:val="0"/>
          <w:numId w:val="31"/>
        </w:numPr>
      </w:pPr>
      <w:r>
        <w:t>lib</w:t>
      </w:r>
      <w:r w:rsidR="00B66927">
        <w:t>/</w:t>
      </w:r>
      <w:r>
        <w:t>LibCreateRequest.js</w:t>
      </w:r>
      <w:r>
        <w:tab/>
      </w:r>
    </w:p>
    <w:p w:rsidR="00C23C95" w:rsidRDefault="002F0684" w:rsidP="00C23C95">
      <w:pPr>
        <w:pStyle w:val="ListParagraph"/>
        <w:numPr>
          <w:ilvl w:val="0"/>
          <w:numId w:val="31"/>
        </w:numPr>
      </w:pPr>
      <w:r>
        <w:t>object</w:t>
      </w:r>
      <w:r w:rsidR="004F5A4E">
        <w:t>/</w:t>
      </w:r>
      <w:r>
        <w:t>ResponseData.js</w:t>
      </w:r>
    </w:p>
    <w:p w:rsidR="002F0684" w:rsidRDefault="00C23C95" w:rsidP="002F0684">
      <w:pPr>
        <w:pStyle w:val="ListParagraph"/>
        <w:numPr>
          <w:ilvl w:val="0"/>
          <w:numId w:val="31"/>
        </w:numPr>
      </w:pPr>
      <w:r>
        <w:t>object/</w:t>
      </w:r>
      <w:r w:rsidR="002F0684">
        <w:t>WorldpayPreferences.js</w:t>
      </w:r>
    </w:p>
    <w:p w:rsidR="002F0684" w:rsidRDefault="002F0684" w:rsidP="00DF5325">
      <w:pPr>
        <w:pStyle w:val="ListParagraph"/>
        <w:numPr>
          <w:ilvl w:val="0"/>
          <w:numId w:val="31"/>
        </w:numPr>
      </w:pPr>
      <w:r>
        <w:t>order</w:t>
      </w:r>
      <w:r w:rsidR="00DF5325">
        <w:t>/</w:t>
      </w:r>
      <w:r>
        <w:t>UpdateOrderStatus.js</w:t>
      </w:r>
    </w:p>
    <w:p w:rsidR="002F0684" w:rsidRDefault="00326C30" w:rsidP="002F0684">
      <w:pPr>
        <w:pStyle w:val="ListParagraph"/>
        <w:numPr>
          <w:ilvl w:val="0"/>
          <w:numId w:val="31"/>
        </w:numPr>
      </w:pPr>
      <w:r>
        <w:t>order/</w:t>
      </w:r>
      <w:r w:rsidR="002F0684">
        <w:t>UpdateTransactionStatus.js</w:t>
      </w:r>
    </w:p>
    <w:p w:rsidR="002F0684" w:rsidRDefault="002F0684" w:rsidP="0055667B">
      <w:pPr>
        <w:pStyle w:val="ListParagraph"/>
        <w:numPr>
          <w:ilvl w:val="0"/>
          <w:numId w:val="31"/>
        </w:numPr>
      </w:pPr>
      <w:r>
        <w:t>pipelets</w:t>
      </w:r>
      <w:r w:rsidR="0055667B">
        <w:t>/</w:t>
      </w:r>
      <w:r>
        <w:t>CheckWorldpayOrder.js</w:t>
      </w:r>
    </w:p>
    <w:p w:rsidR="004A004E" w:rsidRDefault="00CD1490" w:rsidP="004A004E">
      <w:pPr>
        <w:pStyle w:val="ListParagraph"/>
        <w:numPr>
          <w:ilvl w:val="0"/>
          <w:numId w:val="31"/>
        </w:numPr>
      </w:pPr>
      <w:r>
        <w:t>pipelets/</w:t>
      </w:r>
      <w:r w:rsidR="002F0684">
        <w:t>GenerateErrorMessageForJob.js</w:t>
      </w:r>
    </w:p>
    <w:p w:rsidR="004A004E" w:rsidRDefault="00CD1490" w:rsidP="004A004E">
      <w:pPr>
        <w:pStyle w:val="ListParagraph"/>
        <w:numPr>
          <w:ilvl w:val="0"/>
          <w:numId w:val="31"/>
        </w:numPr>
      </w:pPr>
      <w:r>
        <w:lastRenderedPageBreak/>
        <w:t>pipelets/</w:t>
      </w:r>
      <w:r w:rsidR="002F0684">
        <w:t>GetCreatedOrderDetails.js</w:t>
      </w:r>
    </w:p>
    <w:p w:rsidR="004A004E" w:rsidRDefault="00CD1490" w:rsidP="004A004E">
      <w:pPr>
        <w:pStyle w:val="ListParagraph"/>
        <w:numPr>
          <w:ilvl w:val="0"/>
          <w:numId w:val="31"/>
        </w:numPr>
      </w:pPr>
      <w:r>
        <w:t>pipelets/</w:t>
      </w:r>
      <w:r w:rsidR="002F0684">
        <w:t>GetPaymentCardToken.js</w:t>
      </w:r>
    </w:p>
    <w:p w:rsidR="004A004E" w:rsidRDefault="00CD1490" w:rsidP="004A004E">
      <w:pPr>
        <w:pStyle w:val="ListParagraph"/>
        <w:numPr>
          <w:ilvl w:val="0"/>
          <w:numId w:val="31"/>
        </w:numPr>
      </w:pPr>
      <w:r>
        <w:t>pipelets/</w:t>
      </w:r>
      <w:r w:rsidR="002F0684">
        <w:t>InitiateCancelOrder.js</w:t>
      </w:r>
    </w:p>
    <w:p w:rsidR="004A004E" w:rsidRDefault="00CD1490" w:rsidP="004A004E">
      <w:pPr>
        <w:pStyle w:val="ListParagraph"/>
        <w:numPr>
          <w:ilvl w:val="0"/>
          <w:numId w:val="31"/>
        </w:numPr>
      </w:pPr>
      <w:r>
        <w:t>pipelets/</w:t>
      </w:r>
      <w:r w:rsidR="002F0684">
        <w:t>ReadNotifyCustomObject.js</w:t>
      </w:r>
    </w:p>
    <w:p w:rsidR="004A004E" w:rsidRDefault="00CD1490" w:rsidP="004A004E">
      <w:pPr>
        <w:pStyle w:val="ListParagraph"/>
        <w:numPr>
          <w:ilvl w:val="0"/>
          <w:numId w:val="31"/>
        </w:numPr>
      </w:pPr>
      <w:r>
        <w:t>pipelets/</w:t>
      </w:r>
      <w:r w:rsidR="002F0684">
        <w:t>RemoveNotifyCustomObject.js</w:t>
      </w:r>
    </w:p>
    <w:p w:rsidR="004A004E" w:rsidRDefault="00CD1490" w:rsidP="004A004E">
      <w:pPr>
        <w:pStyle w:val="ListParagraph"/>
        <w:numPr>
          <w:ilvl w:val="0"/>
          <w:numId w:val="31"/>
        </w:numPr>
      </w:pPr>
      <w:r>
        <w:t>pipelets/</w:t>
      </w:r>
      <w:r w:rsidR="002F0684">
        <w:t>SaveCustomerCreditCard.js</w:t>
      </w:r>
    </w:p>
    <w:p w:rsidR="000B75E7" w:rsidRDefault="00CD1490" w:rsidP="000B75E7">
      <w:pPr>
        <w:pStyle w:val="ListParagraph"/>
        <w:numPr>
          <w:ilvl w:val="0"/>
          <w:numId w:val="31"/>
        </w:numPr>
      </w:pPr>
      <w:r>
        <w:t>pipelets/</w:t>
      </w:r>
      <w:r w:rsidR="002F0684">
        <w:t>SendWorldpayOrderInquiriesRequest.js</w:t>
      </w:r>
    </w:p>
    <w:p w:rsidR="002F0684" w:rsidRDefault="00CD1490" w:rsidP="000B75E7">
      <w:pPr>
        <w:pStyle w:val="ListParagraph"/>
        <w:numPr>
          <w:ilvl w:val="0"/>
          <w:numId w:val="31"/>
        </w:numPr>
      </w:pPr>
      <w:r>
        <w:t>pipelets/</w:t>
      </w:r>
      <w:r w:rsidR="002F0684">
        <w:t>WriteToNotifyLog.js</w:t>
      </w:r>
    </w:p>
    <w:p w:rsidR="002F0684" w:rsidRDefault="002F0684" w:rsidP="00767AFC">
      <w:pPr>
        <w:pStyle w:val="ListParagraph"/>
        <w:numPr>
          <w:ilvl w:val="0"/>
          <w:numId w:val="31"/>
        </w:numPr>
      </w:pPr>
      <w:r>
        <w:t>service</w:t>
      </w:r>
      <w:r w:rsidR="00767AFC">
        <w:t>/</w:t>
      </w:r>
      <w:r>
        <w:t>ServiceFacade.js</w:t>
      </w:r>
    </w:p>
    <w:p w:rsidR="002F7099" w:rsidRDefault="002F7099" w:rsidP="00B761DF">
      <w:pPr>
        <w:pStyle w:val="ListParagraph"/>
        <w:numPr>
          <w:ilvl w:val="0"/>
          <w:numId w:val="31"/>
        </w:numPr>
      </w:pPr>
      <w:r w:rsidRPr="002F7099">
        <w:t>hooks.json</w:t>
      </w:r>
    </w:p>
    <w:p w:rsidR="00B15D18" w:rsidRDefault="00351840" w:rsidP="00B15D18">
      <w:pPr>
        <w:ind w:left="1416"/>
        <w:rPr>
          <w:b/>
        </w:rPr>
      </w:pPr>
      <w:r>
        <w:rPr>
          <w:b/>
        </w:rPr>
        <w:t>int_worldpay_sfra</w:t>
      </w:r>
    </w:p>
    <w:p w:rsidR="00B15D18" w:rsidRDefault="00B15D18" w:rsidP="00B15D18">
      <w:pPr>
        <w:pStyle w:val="ListParagraph"/>
        <w:numPr>
          <w:ilvl w:val="0"/>
          <w:numId w:val="31"/>
        </w:numPr>
      </w:pPr>
      <w:r w:rsidRPr="00B15D18">
        <w:t>hooks/payment/processor/worldpay.js</w:t>
      </w:r>
    </w:p>
    <w:p w:rsidR="00B15D18" w:rsidRDefault="00B15D18" w:rsidP="00B15D18">
      <w:pPr>
        <w:pStyle w:val="ListParagraph"/>
        <w:numPr>
          <w:ilvl w:val="0"/>
          <w:numId w:val="31"/>
        </w:numPr>
      </w:pPr>
      <w:r w:rsidRPr="002F7099">
        <w:t>hooks.json</w:t>
      </w:r>
    </w:p>
    <w:p w:rsidR="002D34BF" w:rsidRDefault="002D34BF" w:rsidP="002D34BF">
      <w:pPr>
        <w:ind w:left="1080"/>
      </w:pPr>
      <w:r w:rsidRPr="00DA6A0E">
        <w:t>Templates:</w:t>
      </w:r>
    </w:p>
    <w:p w:rsidR="000C375E" w:rsidRPr="000C375E" w:rsidRDefault="0031630D" w:rsidP="000C375E">
      <w:pPr>
        <w:ind w:left="1416"/>
        <w:rPr>
          <w:b/>
        </w:rPr>
      </w:pPr>
      <w:r>
        <w:rPr>
          <w:b/>
        </w:rPr>
        <w:t>int_worldpay_core</w:t>
      </w:r>
    </w:p>
    <w:p w:rsidR="002D34BF" w:rsidRDefault="002D34BF" w:rsidP="00B761DF">
      <w:pPr>
        <w:pStyle w:val="ListParagraph"/>
        <w:numPr>
          <w:ilvl w:val="0"/>
          <w:numId w:val="31"/>
        </w:numPr>
        <w:ind w:left="1440" w:firstLine="0"/>
      </w:pPr>
      <w:r>
        <w:t>default/</w:t>
      </w:r>
      <w:r w:rsidRPr="006B283B">
        <w:t>allstatusjson.isml</w:t>
      </w:r>
    </w:p>
    <w:p w:rsidR="007F72DB" w:rsidRDefault="007F72DB" w:rsidP="007F72DB">
      <w:pPr>
        <w:pStyle w:val="ListParagraph"/>
        <w:numPr>
          <w:ilvl w:val="0"/>
          <w:numId w:val="31"/>
        </w:numPr>
        <w:ind w:left="1440" w:firstLine="0"/>
      </w:pPr>
      <w:r>
        <w:t>default/</w:t>
      </w:r>
      <w:r w:rsidRPr="006B283B">
        <w:t>emailtemplateforjob.isml</w:t>
      </w:r>
    </w:p>
    <w:p w:rsidR="007F72DB" w:rsidRDefault="007F72DB" w:rsidP="007F72DB">
      <w:pPr>
        <w:pStyle w:val="ListParagraph"/>
        <w:numPr>
          <w:ilvl w:val="0"/>
          <w:numId w:val="31"/>
        </w:numPr>
        <w:ind w:left="1440" w:firstLine="0"/>
      </w:pPr>
      <w:r>
        <w:t>default/</w:t>
      </w:r>
      <w:r w:rsidRPr="006B283B">
        <w:t>errorjson.isml</w:t>
      </w:r>
      <w:r>
        <w:t xml:space="preserve"> </w:t>
      </w:r>
    </w:p>
    <w:p w:rsidR="007F72DB" w:rsidRDefault="007F72DB" w:rsidP="007F72DB">
      <w:pPr>
        <w:pStyle w:val="ListParagraph"/>
        <w:numPr>
          <w:ilvl w:val="0"/>
          <w:numId w:val="31"/>
        </w:numPr>
        <w:ind w:left="1440" w:firstLine="0"/>
      </w:pPr>
      <w:r w:rsidRPr="007F72DB">
        <w:t>default/http_500.isml</w:t>
      </w:r>
    </w:p>
    <w:p w:rsidR="00993414" w:rsidRDefault="00993414" w:rsidP="00993414">
      <w:pPr>
        <w:pStyle w:val="ListParagraph"/>
        <w:numPr>
          <w:ilvl w:val="0"/>
          <w:numId w:val="31"/>
        </w:numPr>
        <w:ind w:left="1440" w:firstLine="0"/>
      </w:pPr>
      <w:r>
        <w:t>default/</w:t>
      </w:r>
      <w:r w:rsidRPr="006B283B">
        <w:t>lateststatusjson.isml</w:t>
      </w:r>
    </w:p>
    <w:p w:rsidR="00993414" w:rsidRDefault="00993414" w:rsidP="00993414">
      <w:pPr>
        <w:pStyle w:val="ListParagraph"/>
        <w:numPr>
          <w:ilvl w:val="0"/>
          <w:numId w:val="31"/>
        </w:numPr>
        <w:ind w:left="1440" w:firstLine="0"/>
      </w:pPr>
      <w:r>
        <w:t>default/</w:t>
      </w:r>
      <w:r w:rsidRPr="006B283B">
        <w:t>notifyResponsejson.isml</w:t>
      </w:r>
    </w:p>
    <w:p w:rsidR="00993414" w:rsidRDefault="00993414" w:rsidP="00993414">
      <w:pPr>
        <w:pStyle w:val="ListParagraph"/>
        <w:numPr>
          <w:ilvl w:val="0"/>
          <w:numId w:val="31"/>
        </w:numPr>
        <w:ind w:left="1440" w:firstLine="0"/>
      </w:pPr>
      <w:r>
        <w:t>default/</w:t>
      </w:r>
      <w:r w:rsidRPr="006B283B">
        <w:t>worldpayredirect.isml</w:t>
      </w:r>
    </w:p>
    <w:p w:rsidR="00B15D18" w:rsidRPr="00B15D18" w:rsidRDefault="00351840" w:rsidP="00B15D18">
      <w:pPr>
        <w:ind w:left="1416"/>
        <w:rPr>
          <w:b/>
        </w:rPr>
      </w:pPr>
      <w:r>
        <w:rPr>
          <w:b/>
        </w:rPr>
        <w:t>int_worldpay_sfra</w:t>
      </w:r>
    </w:p>
    <w:p w:rsidR="00B15D18" w:rsidRDefault="00B15D18" w:rsidP="00B15D18">
      <w:pPr>
        <w:pStyle w:val="ListParagraph"/>
        <w:numPr>
          <w:ilvl w:val="0"/>
          <w:numId w:val="31"/>
        </w:numPr>
        <w:ind w:left="1440" w:firstLine="0"/>
      </w:pPr>
      <w:r>
        <w:t>default/</w:t>
      </w:r>
      <w:r w:rsidRPr="00B15D18">
        <w:t>account/payment/editAddPayment.isml</w:t>
      </w:r>
    </w:p>
    <w:p w:rsidR="00B15D18" w:rsidRDefault="00B15D18" w:rsidP="00B15D18">
      <w:pPr>
        <w:pStyle w:val="ListParagraph"/>
        <w:numPr>
          <w:ilvl w:val="0"/>
          <w:numId w:val="31"/>
        </w:numPr>
        <w:ind w:left="1440" w:firstLine="0"/>
      </w:pPr>
      <w:r w:rsidRPr="00B15D18">
        <w:t>default/checkout/billing/paymentOptions/billingUserContent.isml</w:t>
      </w:r>
    </w:p>
    <w:p w:rsidR="00B15D18" w:rsidRDefault="00B15D18" w:rsidP="00B15D18">
      <w:pPr>
        <w:pStyle w:val="ListParagraph"/>
        <w:numPr>
          <w:ilvl w:val="0"/>
          <w:numId w:val="31"/>
        </w:numPr>
        <w:ind w:left="1440" w:firstLine="0"/>
      </w:pPr>
      <w:r w:rsidRPr="00B15D18">
        <w:t>default/checkout/billing/paymentOptions/creditCardContent.isml</w:t>
      </w:r>
    </w:p>
    <w:p w:rsidR="00B15D18" w:rsidRDefault="00B15D18" w:rsidP="00B15D18">
      <w:pPr>
        <w:pStyle w:val="ListParagraph"/>
        <w:numPr>
          <w:ilvl w:val="0"/>
          <w:numId w:val="31"/>
        </w:numPr>
        <w:ind w:left="1440" w:firstLine="0"/>
      </w:pPr>
      <w:r w:rsidRPr="00B15D18">
        <w:t>default/checkout/billing/paymentOptions/creditCardTab.isml</w:t>
      </w:r>
    </w:p>
    <w:p w:rsidR="00B15D18" w:rsidRDefault="00B15D18" w:rsidP="00B15D18">
      <w:pPr>
        <w:pStyle w:val="ListParagraph"/>
        <w:numPr>
          <w:ilvl w:val="0"/>
          <w:numId w:val="31"/>
        </w:numPr>
        <w:ind w:left="1440" w:firstLine="0"/>
      </w:pPr>
      <w:r w:rsidRPr="00B15D18">
        <w:t>default/checkout/billing/paymentOptions/elvContent.isml</w:t>
      </w:r>
    </w:p>
    <w:p w:rsidR="00B15D18" w:rsidRDefault="00B15D18" w:rsidP="00B15D18">
      <w:pPr>
        <w:pStyle w:val="ListParagraph"/>
        <w:numPr>
          <w:ilvl w:val="0"/>
          <w:numId w:val="31"/>
        </w:numPr>
        <w:ind w:left="1440" w:firstLine="0"/>
      </w:pPr>
      <w:r w:rsidRPr="00B15D18">
        <w:t>default/checkout/billing/paymentOptions/giropayContent.isml</w:t>
      </w:r>
    </w:p>
    <w:p w:rsidR="00B15D18" w:rsidRDefault="00B15D18" w:rsidP="00B15D18">
      <w:pPr>
        <w:pStyle w:val="ListParagraph"/>
        <w:numPr>
          <w:ilvl w:val="0"/>
          <w:numId w:val="31"/>
        </w:numPr>
        <w:ind w:left="1440" w:firstLine="0"/>
      </w:pPr>
      <w:r w:rsidRPr="00B15D18">
        <w:t>default/checkout/billing/paymentOptions/idealContent.isml</w:t>
      </w:r>
    </w:p>
    <w:p w:rsidR="00B15D18" w:rsidRDefault="00B15D18" w:rsidP="00B15D18">
      <w:pPr>
        <w:pStyle w:val="ListParagraph"/>
        <w:numPr>
          <w:ilvl w:val="0"/>
          <w:numId w:val="31"/>
        </w:numPr>
        <w:ind w:left="1440" w:firstLine="0"/>
      </w:pPr>
      <w:r w:rsidRPr="00B15D18">
        <w:t>default/checkout/billing/paymentOptions/paymentOptionsContent.isml</w:t>
      </w:r>
    </w:p>
    <w:p w:rsidR="00B15D18" w:rsidRDefault="00B15D18" w:rsidP="00B15D18">
      <w:pPr>
        <w:pStyle w:val="ListParagraph"/>
        <w:numPr>
          <w:ilvl w:val="0"/>
          <w:numId w:val="31"/>
        </w:numPr>
        <w:ind w:left="1440" w:firstLine="0"/>
      </w:pPr>
      <w:r w:rsidRPr="00B15D18">
        <w:t>default/checkout/billing/paymentOptions/paymentOptionsSummary.isml</w:t>
      </w:r>
    </w:p>
    <w:p w:rsidR="00B15D18" w:rsidRDefault="00B15D18" w:rsidP="00B15D18">
      <w:pPr>
        <w:pStyle w:val="ListParagraph"/>
        <w:numPr>
          <w:ilvl w:val="0"/>
          <w:numId w:val="31"/>
        </w:numPr>
        <w:ind w:left="1440" w:firstLine="0"/>
      </w:pPr>
      <w:r w:rsidRPr="00B15D18">
        <w:t>default/checkout/billing/paymentOptions/paymentOptionsTabs.isml</w:t>
      </w:r>
    </w:p>
    <w:p w:rsidR="00B15D18" w:rsidRDefault="00B15D18" w:rsidP="00B15D18">
      <w:pPr>
        <w:pStyle w:val="ListParagraph"/>
        <w:numPr>
          <w:ilvl w:val="0"/>
          <w:numId w:val="31"/>
        </w:numPr>
        <w:ind w:left="1440" w:firstLine="0"/>
      </w:pPr>
      <w:r w:rsidRPr="00B15D18">
        <w:t>default/checkout/billing/paymentOptions/redirectContent.isml</w:t>
      </w:r>
    </w:p>
    <w:p w:rsidR="00B15D18" w:rsidRDefault="00B15D18" w:rsidP="00B15D18">
      <w:pPr>
        <w:pStyle w:val="ListParagraph"/>
        <w:numPr>
          <w:ilvl w:val="0"/>
          <w:numId w:val="31"/>
        </w:numPr>
        <w:ind w:left="1440" w:firstLine="0"/>
      </w:pPr>
      <w:r w:rsidRPr="00B15D18">
        <w:t>default/checkout/billing/paymentOptions/redirectSummary.isml</w:t>
      </w:r>
    </w:p>
    <w:p w:rsidR="00B15D18" w:rsidRDefault="00B15D18" w:rsidP="00B15D18">
      <w:pPr>
        <w:pStyle w:val="ListParagraph"/>
        <w:numPr>
          <w:ilvl w:val="0"/>
          <w:numId w:val="31"/>
        </w:numPr>
        <w:ind w:left="1440" w:firstLine="0"/>
      </w:pPr>
      <w:r w:rsidRPr="00B15D18">
        <w:t>default/checkout/billing/paymentOptions/redirectTab.isml</w:t>
      </w:r>
    </w:p>
    <w:p w:rsidR="00B15D18" w:rsidRDefault="00B15D18" w:rsidP="00B15D18">
      <w:pPr>
        <w:pStyle w:val="ListParagraph"/>
        <w:numPr>
          <w:ilvl w:val="0"/>
          <w:numId w:val="31"/>
        </w:numPr>
        <w:ind w:left="1440" w:firstLine="0"/>
      </w:pPr>
      <w:r w:rsidRPr="00B15D18">
        <w:t>default/checkout/billing/creditCardForm.isml</w:t>
      </w:r>
    </w:p>
    <w:p w:rsidR="00B15D18" w:rsidRDefault="00B15D18" w:rsidP="00B15D18">
      <w:pPr>
        <w:pStyle w:val="ListParagraph"/>
        <w:numPr>
          <w:ilvl w:val="0"/>
          <w:numId w:val="31"/>
        </w:numPr>
        <w:ind w:left="1440" w:firstLine="0"/>
      </w:pPr>
      <w:r w:rsidRPr="00B15D18">
        <w:t>default/checkout/billing/paymentOptions.isml</w:t>
      </w:r>
    </w:p>
    <w:p w:rsidR="00B15D18" w:rsidRDefault="00B15D18" w:rsidP="00B15D18">
      <w:pPr>
        <w:pStyle w:val="ListParagraph"/>
        <w:numPr>
          <w:ilvl w:val="0"/>
          <w:numId w:val="31"/>
        </w:numPr>
        <w:ind w:left="1440" w:firstLine="0"/>
      </w:pPr>
      <w:r w:rsidRPr="00B15D18">
        <w:lastRenderedPageBreak/>
        <w:t>default/checkout/confirmation/confirmationEmail.isml</w:t>
      </w:r>
    </w:p>
    <w:p w:rsidR="00B15D18" w:rsidRDefault="00B15D18" w:rsidP="00B15D18">
      <w:pPr>
        <w:pStyle w:val="ListParagraph"/>
        <w:numPr>
          <w:ilvl w:val="0"/>
          <w:numId w:val="31"/>
        </w:numPr>
        <w:ind w:left="1440" w:firstLine="0"/>
      </w:pPr>
      <w:r w:rsidRPr="00B15D18">
        <w:t>default/checkout/checkout.isml</w:t>
      </w:r>
    </w:p>
    <w:p w:rsidR="00B15D18" w:rsidRDefault="00B15D18" w:rsidP="00B15D18">
      <w:pPr>
        <w:pStyle w:val="ListParagraph"/>
        <w:numPr>
          <w:ilvl w:val="0"/>
          <w:numId w:val="31"/>
        </w:numPr>
        <w:ind w:left="1440" w:firstLine="0"/>
      </w:pPr>
      <w:r w:rsidRPr="00B15D18">
        <w:t>default/checkout/worldpaysummary.isml</w:t>
      </w:r>
    </w:p>
    <w:p w:rsidR="002D34BF" w:rsidRDefault="002D34BF" w:rsidP="002D34BF">
      <w:pPr>
        <w:ind w:left="1080"/>
      </w:pPr>
      <w:r w:rsidRPr="008D3B13">
        <w:t>Properties:</w:t>
      </w:r>
    </w:p>
    <w:p w:rsidR="00EC3A15" w:rsidRPr="000C375E" w:rsidRDefault="0031630D" w:rsidP="00EC3A15">
      <w:pPr>
        <w:ind w:left="1416"/>
        <w:rPr>
          <w:b/>
        </w:rPr>
      </w:pPr>
      <w:r>
        <w:rPr>
          <w:b/>
        </w:rPr>
        <w:t>int_worldpay_core</w:t>
      </w:r>
    </w:p>
    <w:p w:rsidR="00EC3A15" w:rsidRDefault="00EC3A15" w:rsidP="00EC3A15">
      <w:pPr>
        <w:pStyle w:val="ListParagraph"/>
        <w:numPr>
          <w:ilvl w:val="0"/>
          <w:numId w:val="31"/>
        </w:numPr>
        <w:ind w:left="1440" w:firstLine="0"/>
      </w:pPr>
      <w:r>
        <w:t>resources/</w:t>
      </w:r>
      <w:r w:rsidRPr="00EC3A15">
        <w:t>creditCard.properties</w:t>
      </w:r>
    </w:p>
    <w:p w:rsidR="00B8704C" w:rsidRDefault="0053242D" w:rsidP="00B8704C">
      <w:pPr>
        <w:pStyle w:val="ListParagraph"/>
        <w:numPr>
          <w:ilvl w:val="0"/>
          <w:numId w:val="31"/>
        </w:numPr>
        <w:ind w:left="1440" w:firstLine="0"/>
      </w:pPr>
      <w:r>
        <w:t>resources/</w:t>
      </w:r>
      <w:r w:rsidR="00B8704C" w:rsidRPr="00B8704C">
        <w:t>forms.properties</w:t>
      </w:r>
    </w:p>
    <w:p w:rsidR="002D34BF" w:rsidRDefault="002D34BF" w:rsidP="00B761DF">
      <w:pPr>
        <w:pStyle w:val="ListParagraph"/>
        <w:numPr>
          <w:ilvl w:val="0"/>
          <w:numId w:val="31"/>
        </w:numPr>
        <w:ind w:left="1440" w:firstLine="0"/>
      </w:pPr>
      <w:r>
        <w:t>resources/worldpayerror.properties</w:t>
      </w:r>
    </w:p>
    <w:p w:rsidR="002D34BF" w:rsidRDefault="002D34BF" w:rsidP="00B761DF">
      <w:pPr>
        <w:pStyle w:val="ListParagraph"/>
        <w:numPr>
          <w:ilvl w:val="0"/>
          <w:numId w:val="31"/>
        </w:numPr>
        <w:ind w:left="1440" w:firstLine="0"/>
      </w:pPr>
      <w:r>
        <w:t>resources/worldpay.properties</w:t>
      </w:r>
    </w:p>
    <w:p w:rsidR="002D34BF" w:rsidRPr="008D3B13" w:rsidRDefault="00755D05" w:rsidP="00B761DF">
      <w:pPr>
        <w:pStyle w:val="Heading2"/>
        <w:numPr>
          <w:ilvl w:val="1"/>
          <w:numId w:val="47"/>
        </w:numPr>
      </w:pPr>
      <w:bookmarkStart w:id="102" w:name="_Toc405997356"/>
      <w:bookmarkStart w:id="103" w:name="_Toc8312179"/>
      <w:r w:rsidRPr="008D3B13">
        <w:t>INSTALLATION</w:t>
      </w:r>
      <w:bookmarkEnd w:id="102"/>
      <w:bookmarkEnd w:id="103"/>
    </w:p>
    <w:p w:rsidR="00FF5D6C"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104" w:name="_Toc509417726"/>
      <w:bookmarkStart w:id="105" w:name="_Toc8312180"/>
      <w:bookmarkStart w:id="106" w:name="_Toc405997357"/>
      <w:r w:rsidRPr="004B3F4B">
        <w:rPr>
          <w:i w:val="0"/>
          <w:sz w:val="24"/>
          <w:szCs w:val="24"/>
        </w:rPr>
        <w:t>Adding the Cartridges in Salesforce Commerce Cloud Studio</w:t>
      </w:r>
      <w:bookmarkEnd w:id="104"/>
      <w:bookmarkEnd w:id="105"/>
    </w:p>
    <w:p w:rsidR="006D22BF" w:rsidRPr="006D22BF" w:rsidRDefault="006D22BF" w:rsidP="006D22BF"/>
    <w:p w:rsidR="002D34BF" w:rsidRPr="008D3B13" w:rsidRDefault="00FF5D6C" w:rsidP="002D34BF">
      <w:pPr>
        <w:ind w:left="1080"/>
      </w:pPr>
      <w:r>
        <w:t>Inside mfra_worldpay folder just before cartridges directory, open package.json and ensure the base path mentioned is correctly resolved (please provide the correct path to app_storefront_base), open the command prompt and run ‘</w:t>
      </w:r>
      <w:r w:rsidRPr="00D02625">
        <w:t>npm install</w:t>
      </w:r>
      <w:r>
        <w:t>’ (assuming node.js (8.9.4 and above) is installed</w:t>
      </w:r>
      <w:r w:rsidR="000704AE">
        <w:t>). Run</w:t>
      </w:r>
      <w:r>
        <w:t xml:space="preserve"> the “</w:t>
      </w:r>
      <w:r w:rsidRPr="0029603E">
        <w:t>npm run compile</w:t>
      </w:r>
      <w:proofErr w:type="gramStart"/>
      <w:r w:rsidRPr="0029603E">
        <w:t>:js</w:t>
      </w:r>
      <w:proofErr w:type="gramEnd"/>
      <w:r>
        <w:t>” followed by “</w:t>
      </w:r>
      <w:r w:rsidRPr="0029603E">
        <w:t>npm run compile:scss</w:t>
      </w:r>
      <w:r>
        <w:t xml:space="preserve">”. Create the </w:t>
      </w:r>
      <w:r w:rsidRPr="005660EA">
        <w:t>dw.json</w:t>
      </w:r>
      <w:r>
        <w:t xml:space="preserve"> file at the location and Upload the code to the environment using the command ‘</w:t>
      </w:r>
      <w:r w:rsidRPr="00D02625">
        <w:t>npm run uploadCartridge</w:t>
      </w:r>
      <w:r>
        <w:t xml:space="preserve">’. Please go to the </w:t>
      </w:r>
      <w:r w:rsidR="00351840">
        <w:t>int_worldpay_sfra</w:t>
      </w:r>
      <w:r w:rsidR="00441FAC" w:rsidRPr="00441FAC">
        <w:t>:</w:t>
      </w:r>
      <w:r w:rsidR="0031630D">
        <w:t>int_worldpay_core</w:t>
      </w:r>
      <w:r>
        <w:t xml:space="preserve"> cartridge and upload the code by configuring the various parameters in the sample dw.json.</w:t>
      </w:r>
      <w:bookmarkEnd w:id="106"/>
    </w:p>
    <w:p w:rsidR="00FF5D6C"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107" w:name="_Toc509417727"/>
      <w:bookmarkStart w:id="108" w:name="_Toc8312181"/>
      <w:bookmarkStart w:id="109" w:name="_Toc405997358"/>
      <w:r w:rsidRPr="004B3F4B">
        <w:rPr>
          <w:i w:val="0"/>
          <w:sz w:val="24"/>
          <w:szCs w:val="24"/>
        </w:rPr>
        <w:t>IP Address</w:t>
      </w:r>
      <w:bookmarkEnd w:id="107"/>
      <w:bookmarkEnd w:id="108"/>
    </w:p>
    <w:p w:rsidR="006D22BF" w:rsidRPr="006D22BF" w:rsidRDefault="006D22BF" w:rsidP="006D22BF"/>
    <w:p w:rsidR="00FF5D6C" w:rsidRPr="007B1A2D" w:rsidRDefault="00FF5D6C" w:rsidP="00FF5D6C">
      <w:pPr>
        <w:ind w:left="1080"/>
      </w:pPr>
      <w:r>
        <w:t>Please provide outgoing IP of your client in order to white list your IP otherwise some of the attempts to make payment will be marked as fraud.</w:t>
      </w:r>
    </w:p>
    <w:p w:rsidR="002D34BF" w:rsidRDefault="00EA210F" w:rsidP="004B3F4B">
      <w:pPr>
        <w:pStyle w:val="Heading3"/>
        <w:keepNext/>
        <w:keepLines/>
        <w:numPr>
          <w:ilvl w:val="2"/>
          <w:numId w:val="47"/>
        </w:numPr>
        <w:pBdr>
          <w:bottom w:val="none" w:sz="0" w:space="0" w:color="auto"/>
        </w:pBdr>
        <w:spacing w:line="276" w:lineRule="auto"/>
        <w:ind w:left="1764"/>
        <w:rPr>
          <w:i w:val="0"/>
          <w:sz w:val="24"/>
          <w:szCs w:val="24"/>
        </w:rPr>
      </w:pPr>
      <w:bookmarkStart w:id="110" w:name="_Toc8312182"/>
      <w:r w:rsidRPr="004B3F4B">
        <w:rPr>
          <w:i w:val="0"/>
          <w:sz w:val="24"/>
          <w:szCs w:val="24"/>
        </w:rPr>
        <w:t>Activating the Cartridge</w:t>
      </w:r>
      <w:r w:rsidR="00A7679B" w:rsidRPr="004B3F4B">
        <w:rPr>
          <w:i w:val="0"/>
          <w:sz w:val="24"/>
          <w:szCs w:val="24"/>
        </w:rPr>
        <w:t>s</w:t>
      </w:r>
      <w:r w:rsidRPr="004B3F4B">
        <w:rPr>
          <w:i w:val="0"/>
          <w:sz w:val="24"/>
          <w:szCs w:val="24"/>
        </w:rPr>
        <w:t xml:space="preserve"> </w:t>
      </w:r>
      <w:r w:rsidR="00310463" w:rsidRPr="004B3F4B">
        <w:rPr>
          <w:i w:val="0"/>
          <w:sz w:val="24"/>
          <w:szCs w:val="24"/>
        </w:rPr>
        <w:t>in</w:t>
      </w:r>
      <w:r w:rsidRPr="004B3F4B">
        <w:rPr>
          <w:i w:val="0"/>
          <w:sz w:val="24"/>
          <w:szCs w:val="24"/>
        </w:rPr>
        <w:t xml:space="preserve"> Business Manager</w:t>
      </w:r>
      <w:bookmarkEnd w:id="109"/>
      <w:bookmarkEnd w:id="110"/>
    </w:p>
    <w:p w:rsidR="006D22BF" w:rsidRPr="006D22BF" w:rsidRDefault="006D22BF" w:rsidP="006D22BF"/>
    <w:p w:rsidR="0015390C" w:rsidRPr="00F95910" w:rsidRDefault="0015390C" w:rsidP="0015390C">
      <w:pPr>
        <w:ind w:left="1080"/>
        <w:jc w:val="both"/>
      </w:pPr>
      <w:r w:rsidRPr="00F95910">
        <w:t xml:space="preserve">Before the </w:t>
      </w:r>
      <w:r w:rsidR="00C04461">
        <w:t>Worldpay</w:t>
      </w:r>
      <w:r w:rsidRPr="00F95910">
        <w:t xml:space="preserve"> functionality can become available to </w:t>
      </w:r>
      <w:r>
        <w:t>Reference Architecture</w:t>
      </w:r>
      <w:r w:rsidRPr="00F95910">
        <w:t xml:space="preserve">, the cartridges have to </w:t>
      </w:r>
      <w:proofErr w:type="gramStart"/>
      <w:r w:rsidRPr="00F95910">
        <w:t>be added</w:t>
      </w:r>
      <w:proofErr w:type="gramEnd"/>
      <w:r w:rsidRPr="00F95910">
        <w:t xml:space="preserve"> to the cartridge path of the Site in question. In order to do this, follow the following instructions:</w:t>
      </w:r>
    </w:p>
    <w:p w:rsidR="0015390C" w:rsidRPr="008D3B13" w:rsidRDefault="0015390C" w:rsidP="00B761DF">
      <w:pPr>
        <w:pStyle w:val="ListParagraph"/>
        <w:numPr>
          <w:ilvl w:val="0"/>
          <w:numId w:val="32"/>
        </w:numPr>
        <w:ind w:left="1080" w:firstLine="0"/>
      </w:pPr>
      <w:r w:rsidRPr="008D3B13">
        <w:t>Log into Business Manager</w:t>
      </w:r>
    </w:p>
    <w:p w:rsidR="0015390C" w:rsidRPr="008D3B13" w:rsidRDefault="0015390C" w:rsidP="00B761DF">
      <w:pPr>
        <w:pStyle w:val="ListParagraph"/>
        <w:numPr>
          <w:ilvl w:val="0"/>
          <w:numId w:val="32"/>
        </w:numPr>
        <w:ind w:left="1080" w:firstLine="0"/>
      </w:pPr>
      <w:r w:rsidRPr="008D3B13">
        <w:t xml:space="preserve">Navigate to </w:t>
      </w:r>
      <w:r w:rsidRPr="008D3B13">
        <w:rPr>
          <w:i/>
          <w:u w:val="single"/>
        </w:rPr>
        <w:t xml:space="preserve">Administration </w:t>
      </w:r>
      <w:r w:rsidRPr="008D3B13">
        <w:rPr>
          <w:i/>
          <w:u w:val="single"/>
        </w:rPr>
        <w:sym w:font="Wingdings" w:char="F0E0"/>
      </w:r>
      <w:r w:rsidRPr="008D3B13">
        <w:rPr>
          <w:i/>
          <w:u w:val="single"/>
        </w:rPr>
        <w:t xml:space="preserve"> Sites </w:t>
      </w:r>
      <w:r w:rsidRPr="008D3B13">
        <w:rPr>
          <w:i/>
          <w:u w:val="single"/>
        </w:rPr>
        <w:sym w:font="Wingdings" w:char="F0E0"/>
      </w:r>
      <w:r w:rsidRPr="008D3B13">
        <w:rPr>
          <w:i/>
          <w:u w:val="single"/>
        </w:rPr>
        <w:t xml:space="preserve"> Manage Sites</w:t>
      </w:r>
      <w:r w:rsidRPr="008D3B13">
        <w:t xml:space="preserve">. </w:t>
      </w:r>
    </w:p>
    <w:p w:rsidR="0015390C" w:rsidRPr="008D3B13" w:rsidRDefault="0015390C" w:rsidP="00B761DF">
      <w:pPr>
        <w:pStyle w:val="ListParagraph"/>
        <w:numPr>
          <w:ilvl w:val="0"/>
          <w:numId w:val="32"/>
        </w:numPr>
        <w:ind w:left="1080" w:firstLine="0"/>
      </w:pPr>
      <w:r w:rsidRPr="008D3B13">
        <w:t xml:space="preserve">Click on the site name and on the next page go to the </w:t>
      </w:r>
      <w:r w:rsidRPr="008D3B13">
        <w:rPr>
          <w:i/>
          <w:u w:val="single"/>
        </w:rPr>
        <w:t>Settings</w:t>
      </w:r>
      <w:r w:rsidRPr="008D3B13">
        <w:t xml:space="preserve"> tab.</w:t>
      </w:r>
    </w:p>
    <w:p w:rsidR="0015390C" w:rsidRPr="008D3B13" w:rsidRDefault="0015390C" w:rsidP="00B761DF">
      <w:pPr>
        <w:pStyle w:val="ListParagraph"/>
        <w:numPr>
          <w:ilvl w:val="0"/>
          <w:numId w:val="32"/>
        </w:numPr>
        <w:ind w:left="1080" w:firstLine="0"/>
      </w:pPr>
      <w:r w:rsidRPr="008D3B13">
        <w:t xml:space="preserve">In the </w:t>
      </w:r>
      <w:proofErr w:type="gramStart"/>
      <w:r w:rsidRPr="008D3B13">
        <w:t>textbox</w:t>
      </w:r>
      <w:proofErr w:type="gramEnd"/>
      <w:r w:rsidRPr="008D3B13">
        <w:t xml:space="preserve"> </w:t>
      </w:r>
      <w:r w:rsidRPr="008D3B13">
        <w:rPr>
          <w:i/>
          <w:u w:val="single"/>
        </w:rPr>
        <w:t>Cartridges</w:t>
      </w:r>
      <w:r w:rsidRPr="008D3B13">
        <w:t xml:space="preserve"> </w:t>
      </w:r>
      <w:r>
        <w:t xml:space="preserve">add </w:t>
      </w:r>
      <w:r w:rsidRPr="00190423">
        <w:t>“</w:t>
      </w:r>
      <w:r w:rsidR="00351840">
        <w:rPr>
          <w:b/>
        </w:rPr>
        <w:t>int_worldpay_sfra</w:t>
      </w:r>
      <w:r w:rsidR="00FA0FCE">
        <w:rPr>
          <w:b/>
        </w:rPr>
        <w:t>:</w:t>
      </w:r>
      <w:r w:rsidR="0031630D">
        <w:rPr>
          <w:b/>
        </w:rPr>
        <w:t>int_worldpay_core</w:t>
      </w:r>
      <w:r w:rsidRPr="00151A85">
        <w:rPr>
          <w:b/>
        </w:rPr>
        <w:t>:app_storefront_base</w:t>
      </w:r>
      <w:r>
        <w:t>”.</w:t>
      </w:r>
    </w:p>
    <w:p w:rsidR="0015390C" w:rsidRPr="008D3B13" w:rsidRDefault="0015390C" w:rsidP="00B761DF">
      <w:pPr>
        <w:pStyle w:val="ListParagraph"/>
        <w:numPr>
          <w:ilvl w:val="0"/>
          <w:numId w:val="32"/>
        </w:numPr>
        <w:ind w:left="1080" w:firstLine="0"/>
      </w:pPr>
      <w:r w:rsidRPr="008D3B13">
        <w:t xml:space="preserve">Click </w:t>
      </w:r>
      <w:r w:rsidRPr="008D3B13">
        <w:rPr>
          <w:i/>
          <w:u w:val="single"/>
        </w:rPr>
        <w:t>Apply</w:t>
      </w:r>
      <w:r w:rsidRPr="008D3B13">
        <w:t>.</w:t>
      </w:r>
    </w:p>
    <w:p w:rsidR="0015390C" w:rsidRPr="008D3B13" w:rsidRDefault="0015390C" w:rsidP="00B761DF">
      <w:pPr>
        <w:pStyle w:val="ListParagraph"/>
        <w:numPr>
          <w:ilvl w:val="0"/>
          <w:numId w:val="32"/>
        </w:numPr>
        <w:ind w:left="1080" w:firstLine="0"/>
      </w:pPr>
      <w:r w:rsidRPr="008D3B13">
        <w:t xml:space="preserve">To activate the cartridge for the Sandbox instances repeat steps </w:t>
      </w:r>
      <w:proofErr w:type="gramStart"/>
      <w:r w:rsidRPr="008D3B13">
        <w:rPr>
          <w:b/>
        </w:rPr>
        <w:t>4</w:t>
      </w:r>
      <w:proofErr w:type="gramEnd"/>
      <w:r w:rsidRPr="008D3B13">
        <w:t xml:space="preserve"> and </w:t>
      </w:r>
      <w:r w:rsidRPr="008D3B13">
        <w:rPr>
          <w:b/>
        </w:rPr>
        <w:t>5</w:t>
      </w:r>
      <w:r w:rsidRPr="008D3B13">
        <w:t xml:space="preserve"> after selecting the appropriate instance from the </w:t>
      </w:r>
      <w:r w:rsidRPr="008D3B13">
        <w:rPr>
          <w:i/>
          <w:u w:val="single"/>
        </w:rPr>
        <w:t>Instance Type</w:t>
      </w:r>
      <w:r w:rsidRPr="008D3B13">
        <w:t xml:space="preserve"> dropdown menu.</w:t>
      </w:r>
    </w:p>
    <w:p w:rsidR="0015390C" w:rsidRDefault="0015390C" w:rsidP="00B761DF">
      <w:pPr>
        <w:pStyle w:val="ListParagraph"/>
        <w:numPr>
          <w:ilvl w:val="0"/>
          <w:numId w:val="32"/>
        </w:numPr>
        <w:ind w:left="1080" w:firstLine="0"/>
      </w:pPr>
      <w:r w:rsidRPr="008D3B13">
        <w:lastRenderedPageBreak/>
        <w:t xml:space="preserve">Repeat steps </w:t>
      </w:r>
      <w:r w:rsidRPr="008D3B13">
        <w:rPr>
          <w:b/>
        </w:rPr>
        <w:t>3</w:t>
      </w:r>
      <w:r w:rsidRPr="008D3B13">
        <w:t xml:space="preserve"> to </w:t>
      </w:r>
      <w:r w:rsidRPr="008D3B13">
        <w:rPr>
          <w:b/>
        </w:rPr>
        <w:t>6</w:t>
      </w:r>
      <w:r w:rsidRPr="008D3B13">
        <w:t xml:space="preserve"> for each site that is to use </w:t>
      </w:r>
      <w:r w:rsidR="00C04461">
        <w:t>Worldpay</w:t>
      </w:r>
      <w:r w:rsidRPr="008D3B13">
        <w:t>.</w:t>
      </w:r>
    </w:p>
    <w:p w:rsidR="0015390C" w:rsidRDefault="0015390C" w:rsidP="00B761DF">
      <w:pPr>
        <w:pStyle w:val="ListParagraph"/>
        <w:numPr>
          <w:ilvl w:val="0"/>
          <w:numId w:val="32"/>
        </w:numPr>
        <w:ind w:left="1080" w:firstLine="0"/>
      </w:pPr>
      <w:r>
        <w:t>To run the Job in worldpay cartridge</w:t>
      </w:r>
      <w:proofErr w:type="gramStart"/>
      <w:r>
        <w:t>,</w:t>
      </w:r>
      <w:r w:rsidRPr="008D3B13">
        <w:t>Navigate</w:t>
      </w:r>
      <w:proofErr w:type="gramEnd"/>
      <w:r w:rsidRPr="008D3B13">
        <w:t xml:space="preserve"> to </w:t>
      </w:r>
      <w:r w:rsidRPr="004F4D5A">
        <w:rPr>
          <w:i/>
          <w:u w:val="single"/>
        </w:rPr>
        <w:t xml:space="preserve">Administration </w:t>
      </w:r>
      <w:r w:rsidRPr="008D3B13">
        <w:sym w:font="Wingdings" w:char="F0E0"/>
      </w:r>
      <w:r w:rsidRPr="004F4D5A">
        <w:rPr>
          <w:i/>
          <w:u w:val="single"/>
        </w:rPr>
        <w:t xml:space="preserve"> Sites </w:t>
      </w:r>
      <w:r w:rsidRPr="008D3B13">
        <w:sym w:font="Wingdings" w:char="F0E0"/>
      </w:r>
      <w:r w:rsidRPr="004F4D5A">
        <w:rPr>
          <w:i/>
          <w:u w:val="single"/>
        </w:rPr>
        <w:t xml:space="preserve"> Manage Sites</w:t>
      </w:r>
      <w:r w:rsidRPr="008D3B13">
        <w:t xml:space="preserve">. </w:t>
      </w:r>
    </w:p>
    <w:p w:rsidR="0015390C" w:rsidRPr="004F4D5A" w:rsidRDefault="0015390C" w:rsidP="00B761DF">
      <w:pPr>
        <w:pStyle w:val="ListParagraph"/>
        <w:numPr>
          <w:ilvl w:val="0"/>
          <w:numId w:val="32"/>
        </w:numPr>
        <w:ind w:left="1080" w:firstLine="0"/>
      </w:pPr>
      <w:r>
        <w:t>Go to “</w:t>
      </w:r>
      <w:r>
        <w:rPr>
          <w:rFonts w:ascii="Helvetica" w:hAnsi="Helvetica" w:cs="Helvetica"/>
          <w:color w:val="666666"/>
          <w:sz w:val="17"/>
          <w:szCs w:val="17"/>
          <w:shd w:val="clear" w:color="auto" w:fill="FFFFFF"/>
        </w:rPr>
        <w:t>Manage the</w:t>
      </w:r>
      <w:r>
        <w:rPr>
          <w:rStyle w:val="apple-converted-space"/>
          <w:rFonts w:ascii="Helvetica" w:hAnsi="Helvetica" w:cs="Helvetica"/>
          <w:color w:val="666666"/>
          <w:sz w:val="17"/>
          <w:szCs w:val="17"/>
          <w:shd w:val="clear" w:color="auto" w:fill="FFFFFF"/>
        </w:rPr>
        <w:t> </w:t>
      </w:r>
      <w:r w:rsidRPr="001F09E3">
        <w:rPr>
          <w:rFonts w:ascii="Helvetica" w:hAnsi="Helvetica" w:cs="Helvetica"/>
          <w:b/>
          <w:bCs/>
          <w:sz w:val="17"/>
          <w:szCs w:val="17"/>
          <w:shd w:val="clear" w:color="auto" w:fill="FFFFFF"/>
        </w:rPr>
        <w:t>Business Manager</w:t>
      </w:r>
      <w:r>
        <w:rPr>
          <w:rStyle w:val="apple-converted-space"/>
          <w:rFonts w:ascii="Helvetica" w:hAnsi="Helvetica" w:cs="Helvetica"/>
          <w:color w:val="666666"/>
          <w:sz w:val="17"/>
          <w:szCs w:val="17"/>
          <w:shd w:val="clear" w:color="auto" w:fill="FFFFFF"/>
        </w:rPr>
        <w:t> </w:t>
      </w:r>
      <w:r>
        <w:rPr>
          <w:rFonts w:ascii="Helvetica" w:hAnsi="Helvetica" w:cs="Helvetica"/>
          <w:color w:val="666666"/>
          <w:sz w:val="17"/>
          <w:szCs w:val="17"/>
          <w:shd w:val="clear" w:color="auto" w:fill="FFFFFF"/>
        </w:rPr>
        <w:t>site”</w:t>
      </w:r>
    </w:p>
    <w:p w:rsidR="0015390C" w:rsidRDefault="0015390C" w:rsidP="00B761DF">
      <w:pPr>
        <w:pStyle w:val="ListParagraph"/>
        <w:numPr>
          <w:ilvl w:val="0"/>
          <w:numId w:val="32"/>
        </w:numPr>
        <w:ind w:left="1080" w:firstLine="0"/>
      </w:pPr>
      <w:r w:rsidRPr="008D3B13">
        <w:t xml:space="preserve">In the </w:t>
      </w:r>
      <w:proofErr w:type="gramStart"/>
      <w:r w:rsidRPr="008D3B13">
        <w:t>textbox</w:t>
      </w:r>
      <w:proofErr w:type="gramEnd"/>
      <w:r w:rsidRPr="008D3B13">
        <w:t xml:space="preserve"> </w:t>
      </w:r>
      <w:r w:rsidRPr="008D3B13">
        <w:rPr>
          <w:i/>
          <w:u w:val="single"/>
        </w:rPr>
        <w:t>Cartridges</w:t>
      </w:r>
      <w:r w:rsidRPr="008D3B13">
        <w:t xml:space="preserve"> </w:t>
      </w:r>
      <w:r>
        <w:t xml:space="preserve">add </w:t>
      </w:r>
      <w:r w:rsidRPr="008D3B13">
        <w:t xml:space="preserve">to the </w:t>
      </w:r>
      <w:r>
        <w:t>start</w:t>
      </w:r>
      <w:r w:rsidRPr="008D3B13">
        <w:t>: “</w:t>
      </w:r>
      <w:r w:rsidR="00351840">
        <w:rPr>
          <w:b/>
        </w:rPr>
        <w:t>int_worldpay_sfra</w:t>
      </w:r>
      <w:r w:rsidR="00FA0FCE">
        <w:rPr>
          <w:b/>
        </w:rPr>
        <w:t>:</w:t>
      </w:r>
      <w:r w:rsidR="0031630D">
        <w:rPr>
          <w:b/>
        </w:rPr>
        <w:t>int_worldpay_core</w:t>
      </w:r>
      <w:r w:rsidRPr="00151A85">
        <w:rPr>
          <w:b/>
        </w:rPr>
        <w:t>:app_storefront_base</w:t>
      </w:r>
      <w:r w:rsidRPr="008D3B13">
        <w:t>”.</w:t>
      </w:r>
    </w:p>
    <w:p w:rsidR="0015390C" w:rsidRPr="008D3B13" w:rsidRDefault="000840B6" w:rsidP="0015390C">
      <w:pPr>
        <w:ind w:left="450"/>
      </w:pPr>
      <w:r>
        <w:rPr>
          <w:noProof/>
        </w:rPr>
        <w:drawing>
          <wp:inline distT="0" distB="0" distL="0" distR="0" wp14:anchorId="4518BC1C" wp14:editId="37033506">
            <wp:extent cx="6238875" cy="3688080"/>
            <wp:effectExtent l="0" t="0" r="952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256" cy="3702493"/>
                    </a:xfrm>
                    <a:prstGeom prst="rect">
                      <a:avLst/>
                    </a:prstGeom>
                  </pic:spPr>
                </pic:pic>
              </a:graphicData>
            </a:graphic>
          </wp:inline>
        </w:drawing>
      </w:r>
    </w:p>
    <w:p w:rsidR="002D34BF" w:rsidRDefault="002D34BF" w:rsidP="00686B3C">
      <w:pPr>
        <w:pStyle w:val="Standard1"/>
        <w:ind w:left="1080"/>
      </w:pPr>
    </w:p>
    <w:p w:rsidR="002B23DB" w:rsidRDefault="002B23DB" w:rsidP="00686B3C">
      <w:pPr>
        <w:pStyle w:val="Standard1"/>
        <w:ind w:left="1080"/>
      </w:pPr>
    </w:p>
    <w:p w:rsidR="004E7495" w:rsidRDefault="004E7495" w:rsidP="00686B3C">
      <w:pPr>
        <w:pStyle w:val="Standard1"/>
        <w:ind w:left="1080"/>
      </w:pPr>
    </w:p>
    <w:p w:rsidR="004E7495" w:rsidRPr="00F10C2D" w:rsidRDefault="004E7495" w:rsidP="00686B3C">
      <w:pPr>
        <w:pStyle w:val="Standard1"/>
        <w:ind w:left="1080"/>
      </w:pPr>
    </w:p>
    <w:p w:rsidR="00DA60F6" w:rsidRPr="008D3B13" w:rsidRDefault="00755D05" w:rsidP="00B761DF">
      <w:pPr>
        <w:pStyle w:val="Heading2"/>
        <w:numPr>
          <w:ilvl w:val="1"/>
          <w:numId w:val="47"/>
        </w:numPr>
      </w:pPr>
      <w:bookmarkStart w:id="111" w:name="_Toc8312183"/>
      <w:r>
        <w:t>CONFIGURATION</w:t>
      </w:r>
      <w:bookmarkEnd w:id="111"/>
    </w:p>
    <w:p w:rsidR="005F6DAA" w:rsidRDefault="005F6DAA" w:rsidP="00DA60F6">
      <w:pPr>
        <w:ind w:left="1080"/>
      </w:pPr>
    </w:p>
    <w:p w:rsidR="00DA60F6" w:rsidRPr="008D3B13" w:rsidRDefault="00DA60F6" w:rsidP="00DA60F6">
      <w:pPr>
        <w:ind w:left="1080"/>
      </w:pPr>
      <w:r w:rsidRPr="008D3B13">
        <w:t>This chapter will guide the user to configure the cartridge in Business Manager.</w:t>
      </w:r>
    </w:p>
    <w:p w:rsidR="00DA60F6" w:rsidRDefault="00A00A1A" w:rsidP="00B63D8A">
      <w:pPr>
        <w:pStyle w:val="Heading3"/>
        <w:keepNext/>
        <w:keepLines/>
        <w:numPr>
          <w:ilvl w:val="2"/>
          <w:numId w:val="47"/>
        </w:numPr>
        <w:pBdr>
          <w:bottom w:val="none" w:sz="0" w:space="0" w:color="auto"/>
        </w:pBdr>
        <w:spacing w:line="276" w:lineRule="auto"/>
        <w:ind w:left="1764"/>
        <w:rPr>
          <w:i w:val="0"/>
          <w:sz w:val="24"/>
          <w:szCs w:val="24"/>
        </w:rPr>
      </w:pPr>
      <w:bookmarkStart w:id="112" w:name="_Toc405997360"/>
      <w:bookmarkStart w:id="113" w:name="_Toc8312184"/>
      <w:r w:rsidRPr="00B63D8A">
        <w:rPr>
          <w:i w:val="0"/>
          <w:sz w:val="24"/>
          <w:szCs w:val="24"/>
        </w:rPr>
        <w:t>Importing Meta</w:t>
      </w:r>
      <w:r w:rsidR="00CB7388" w:rsidRPr="00B63D8A">
        <w:rPr>
          <w:i w:val="0"/>
          <w:sz w:val="24"/>
          <w:szCs w:val="24"/>
        </w:rPr>
        <w:t xml:space="preserve"> </w:t>
      </w:r>
      <w:r w:rsidRPr="00B63D8A">
        <w:rPr>
          <w:i w:val="0"/>
          <w:sz w:val="24"/>
          <w:szCs w:val="24"/>
        </w:rPr>
        <w:t>Data</w:t>
      </w:r>
      <w:bookmarkEnd w:id="112"/>
      <w:bookmarkEnd w:id="113"/>
    </w:p>
    <w:p w:rsidR="00F81944" w:rsidRPr="00F81944" w:rsidRDefault="00F81944" w:rsidP="00F81944"/>
    <w:p w:rsidR="00DA60F6" w:rsidRDefault="00DA60F6" w:rsidP="00DA60F6">
      <w:pPr>
        <w:ind w:left="1080"/>
      </w:pPr>
      <w:r>
        <w:t xml:space="preserve">All import files </w:t>
      </w:r>
      <w:proofErr w:type="gramStart"/>
      <w:r w:rsidRPr="00161868">
        <w:t>can be found</w:t>
      </w:r>
      <w:proofErr w:type="gramEnd"/>
      <w:r w:rsidRPr="00161868">
        <w:t xml:space="preserve"> in </w:t>
      </w:r>
      <w:r>
        <w:t>the</w:t>
      </w:r>
      <w:r w:rsidRPr="00161868">
        <w:t xml:space="preserve"> </w:t>
      </w:r>
      <w:r>
        <w:t>import folder within cartridge</w:t>
      </w:r>
      <w:r w:rsidR="00D24058">
        <w:t xml:space="preserve"> installation pack</w:t>
      </w:r>
      <w:r>
        <w:t xml:space="preserve">. To import all necessary </w:t>
      </w:r>
      <w:r w:rsidR="00C04461">
        <w:t>Worldpay</w:t>
      </w:r>
      <w:r>
        <w:t xml:space="preserve"> settings, log in to the Business Manager and navigate to </w:t>
      </w:r>
      <w:r w:rsidRPr="00D713AD">
        <w:rPr>
          <w:i/>
          <w:u w:val="single"/>
        </w:rPr>
        <w:t>Administration</w:t>
      </w:r>
      <w:r w:rsidRPr="008D3B13">
        <w:t xml:space="preserve"> </w:t>
      </w:r>
      <w:r>
        <w:sym w:font="Wingdings" w:char="F0E0"/>
      </w:r>
      <w:r w:rsidRPr="008D3B13">
        <w:t xml:space="preserve"> </w:t>
      </w:r>
      <w:r w:rsidRPr="00D713AD">
        <w:rPr>
          <w:i/>
          <w:u w:val="single"/>
        </w:rPr>
        <w:t>Site Development</w:t>
      </w:r>
      <w:r>
        <w:t xml:space="preserve"> </w:t>
      </w:r>
      <w:r>
        <w:sym w:font="Wingdings" w:char="F0E0"/>
      </w:r>
      <w:r w:rsidRPr="008D3B13">
        <w:t xml:space="preserve"> </w:t>
      </w:r>
      <w:r w:rsidRPr="00D713AD">
        <w:rPr>
          <w:i/>
          <w:u w:val="single"/>
        </w:rPr>
        <w:t>Import &amp; Export</w:t>
      </w:r>
      <w:r>
        <w:t xml:space="preserve">. Now </w:t>
      </w:r>
      <w:r w:rsidRPr="008D3B13">
        <w:t xml:space="preserve">upload </w:t>
      </w:r>
      <w:r>
        <w:t xml:space="preserve">the worldpay_metadata.xml file using the upload button and, finally go back and use the import button to import the file. After a successful import, you will be able to configure the custom site preferences according to your </w:t>
      </w:r>
      <w:r w:rsidR="00C04461">
        <w:lastRenderedPageBreak/>
        <w:t>Worldpay</w:t>
      </w:r>
      <w:r>
        <w:t xml:space="preserve"> account data. Also, verify the </w:t>
      </w:r>
      <w:r w:rsidRPr="00E26EB9">
        <w:rPr>
          <w:b/>
        </w:rPr>
        <w:t>Order level attributes</w:t>
      </w:r>
      <w:r>
        <w:t xml:space="preserve"> in BM (Site -&gt; Ordering -&gt; Order) open any order and navigate to the Attributes tab. It should be as below: -</w:t>
      </w:r>
    </w:p>
    <w:p w:rsidR="00DA60F6" w:rsidRDefault="001B03BA" w:rsidP="00DA60F6">
      <w:pPr>
        <w:ind w:left="1080"/>
        <w:jc w:val="center"/>
      </w:pPr>
      <w:r>
        <w:rPr>
          <w:noProof/>
        </w:rPr>
        <w:drawing>
          <wp:inline distT="0" distB="0" distL="0" distR="0" wp14:anchorId="3C3250FD" wp14:editId="7159DC37">
            <wp:extent cx="4536182" cy="3308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751" cy="3316058"/>
                    </a:xfrm>
                    <a:prstGeom prst="rect">
                      <a:avLst/>
                    </a:prstGeom>
                  </pic:spPr>
                </pic:pic>
              </a:graphicData>
            </a:graphic>
          </wp:inline>
        </w:drawing>
      </w:r>
    </w:p>
    <w:p w:rsidR="00DA60F6" w:rsidRDefault="00DA60F6" w:rsidP="00DA60F6">
      <w:pPr>
        <w:ind w:left="1080"/>
        <w:jc w:val="center"/>
      </w:pPr>
      <w:r>
        <w:t>Fig: 2.1</w:t>
      </w:r>
    </w:p>
    <w:p w:rsidR="001B03BA" w:rsidRDefault="001B03BA">
      <w:r>
        <w:br w:type="page"/>
      </w:r>
    </w:p>
    <w:p w:rsidR="009A308C" w:rsidRDefault="009A308C" w:rsidP="00DA60F6">
      <w:pPr>
        <w:ind w:left="1080"/>
        <w:jc w:val="center"/>
      </w:pPr>
      <w:r>
        <w:lastRenderedPageBreak/>
        <w:t xml:space="preserve">Custom </w:t>
      </w:r>
      <w:r w:rsidR="00BF46D0">
        <w:t>Preferences</w:t>
      </w:r>
      <w:r>
        <w:t xml:space="preserve"> Screenshot</w:t>
      </w:r>
    </w:p>
    <w:p w:rsidR="00DA60F6" w:rsidRDefault="00E90C1F" w:rsidP="00DA60F6">
      <w:pPr>
        <w:ind w:left="1080"/>
      </w:pPr>
      <w:r w:rsidRPr="00E90C1F">
        <w:rPr>
          <w:noProof/>
        </w:rPr>
        <w:t xml:space="preserve"> </w:t>
      </w:r>
      <w:r>
        <w:rPr>
          <w:noProof/>
        </w:rPr>
        <w:drawing>
          <wp:inline distT="0" distB="0" distL="0" distR="0" wp14:anchorId="1F620FCF" wp14:editId="10054C59">
            <wp:extent cx="5591908" cy="2845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238" cy="2851010"/>
                    </a:xfrm>
                    <a:prstGeom prst="rect">
                      <a:avLst/>
                    </a:prstGeom>
                  </pic:spPr>
                </pic:pic>
              </a:graphicData>
            </a:graphic>
          </wp:inline>
        </w:drawing>
      </w:r>
    </w:p>
    <w:p w:rsidR="00051A77" w:rsidRDefault="00051A77" w:rsidP="00DA60F6">
      <w:pPr>
        <w:ind w:left="1080"/>
        <w:jc w:val="center"/>
      </w:pPr>
    </w:p>
    <w:p w:rsidR="00E90C1F" w:rsidRDefault="00E90C1F" w:rsidP="00DA60F6">
      <w:pPr>
        <w:ind w:left="1080"/>
        <w:jc w:val="center"/>
      </w:pPr>
      <w:r>
        <w:rPr>
          <w:noProof/>
        </w:rPr>
        <w:drawing>
          <wp:inline distT="0" distB="0" distL="0" distR="0" wp14:anchorId="364EA522" wp14:editId="0221E90A">
            <wp:extent cx="5802923" cy="24815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3912" cy="2486279"/>
                    </a:xfrm>
                    <a:prstGeom prst="rect">
                      <a:avLst/>
                    </a:prstGeom>
                  </pic:spPr>
                </pic:pic>
              </a:graphicData>
            </a:graphic>
          </wp:inline>
        </w:drawing>
      </w:r>
    </w:p>
    <w:p w:rsidR="00E90C1F" w:rsidRDefault="00E90C1F" w:rsidP="00DA60F6">
      <w:pPr>
        <w:ind w:left="1080"/>
        <w:jc w:val="center"/>
      </w:pPr>
      <w:r>
        <w:rPr>
          <w:noProof/>
        </w:rPr>
        <w:lastRenderedPageBreak/>
        <w:drawing>
          <wp:inline distT="0" distB="0" distL="0" distR="0" wp14:anchorId="69F5D662" wp14:editId="172E5ED3">
            <wp:extent cx="5811715"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081" cy="2372104"/>
                    </a:xfrm>
                    <a:prstGeom prst="rect">
                      <a:avLst/>
                    </a:prstGeom>
                  </pic:spPr>
                </pic:pic>
              </a:graphicData>
            </a:graphic>
          </wp:inline>
        </w:drawing>
      </w:r>
    </w:p>
    <w:p w:rsidR="00E90C1F" w:rsidRDefault="00E90C1F" w:rsidP="00DA60F6">
      <w:pPr>
        <w:ind w:left="1080"/>
        <w:jc w:val="center"/>
      </w:pPr>
      <w:r>
        <w:rPr>
          <w:noProof/>
        </w:rPr>
        <w:drawing>
          <wp:inline distT="0" distB="0" distL="0" distR="0" wp14:anchorId="68F87A60" wp14:editId="1F7B97C8">
            <wp:extent cx="5758962" cy="282945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807" cy="2841172"/>
                    </a:xfrm>
                    <a:prstGeom prst="rect">
                      <a:avLst/>
                    </a:prstGeom>
                  </pic:spPr>
                </pic:pic>
              </a:graphicData>
            </a:graphic>
          </wp:inline>
        </w:drawing>
      </w:r>
    </w:p>
    <w:p w:rsidR="00DA60F6" w:rsidRDefault="00DA60F6" w:rsidP="00DA60F6">
      <w:pPr>
        <w:ind w:left="1080"/>
        <w:jc w:val="center"/>
      </w:pPr>
      <w:r>
        <w:t>Fig: 2.2</w:t>
      </w:r>
    </w:p>
    <w:p w:rsidR="00DA60F6" w:rsidRDefault="00274D43" w:rsidP="00B63D8A">
      <w:pPr>
        <w:pStyle w:val="Heading3"/>
        <w:keepNext/>
        <w:keepLines/>
        <w:numPr>
          <w:ilvl w:val="2"/>
          <w:numId w:val="47"/>
        </w:numPr>
        <w:pBdr>
          <w:bottom w:val="none" w:sz="0" w:space="0" w:color="auto"/>
        </w:pBdr>
        <w:spacing w:line="276" w:lineRule="auto"/>
        <w:ind w:left="1764"/>
        <w:rPr>
          <w:i w:val="0"/>
          <w:sz w:val="24"/>
          <w:szCs w:val="24"/>
        </w:rPr>
      </w:pPr>
      <w:bookmarkStart w:id="114" w:name="_Ref278867339"/>
      <w:bookmarkStart w:id="115" w:name="_Ref278867427"/>
      <w:bookmarkStart w:id="116" w:name="_Toc405997361"/>
      <w:bookmarkStart w:id="117" w:name="_Toc8312185"/>
      <w:r w:rsidRPr="00B63D8A">
        <w:rPr>
          <w:i w:val="0"/>
          <w:sz w:val="24"/>
          <w:szCs w:val="24"/>
        </w:rPr>
        <w:t xml:space="preserve">Setting </w:t>
      </w:r>
      <w:r w:rsidR="00C04461" w:rsidRPr="00B63D8A">
        <w:rPr>
          <w:i w:val="0"/>
          <w:sz w:val="24"/>
          <w:szCs w:val="24"/>
        </w:rPr>
        <w:t>Worldpay</w:t>
      </w:r>
      <w:r w:rsidRPr="00B63D8A">
        <w:rPr>
          <w:i w:val="0"/>
          <w:sz w:val="24"/>
          <w:szCs w:val="24"/>
        </w:rPr>
        <w:t xml:space="preserve"> Custom Site Preferences</w:t>
      </w:r>
      <w:bookmarkEnd w:id="114"/>
      <w:bookmarkEnd w:id="115"/>
      <w:bookmarkEnd w:id="116"/>
      <w:bookmarkEnd w:id="117"/>
    </w:p>
    <w:p w:rsidR="0068184F" w:rsidRPr="0068184F" w:rsidRDefault="0068184F" w:rsidP="0068184F"/>
    <w:p w:rsidR="00DA60F6" w:rsidRDefault="00DA60F6" w:rsidP="00DA60F6">
      <w:pPr>
        <w:ind w:left="1080"/>
      </w:pPr>
      <w:r>
        <w:t xml:space="preserve">In Business Manager, navigate to the </w:t>
      </w:r>
      <w:r w:rsidR="000853A9">
        <w:rPr>
          <w:i/>
          <w:u w:val="single"/>
        </w:rPr>
        <w:t>MoblieFirst</w:t>
      </w:r>
      <w:r w:rsidR="000853A9" w:rsidRPr="00D713AD">
        <w:rPr>
          <w:i/>
          <w:u w:val="single"/>
        </w:rPr>
        <w:t xml:space="preserve"> </w:t>
      </w:r>
      <w:r w:rsidRPr="00D713AD">
        <w:rPr>
          <w:i/>
          <w:u w:val="single"/>
        </w:rPr>
        <w:t>Site</w:t>
      </w:r>
      <w:r w:rsidR="00770566" w:rsidRPr="00770566">
        <w:rPr>
          <w:i/>
          <w:u w:val="single"/>
        </w:rPr>
        <w:sym w:font="Wingdings" w:char="F0E0"/>
      </w:r>
      <w:r>
        <w:t xml:space="preserve"> </w:t>
      </w:r>
      <w:r w:rsidR="00770566" w:rsidRPr="00C75E15">
        <w:rPr>
          <w:u w:val="single"/>
        </w:rPr>
        <w:t>Merchant Tools</w:t>
      </w:r>
      <w:r>
        <w:sym w:font="Wingdings" w:char="F0E0"/>
      </w:r>
      <w:r>
        <w:t xml:space="preserve"> </w:t>
      </w:r>
      <w:r w:rsidRPr="00D713AD">
        <w:rPr>
          <w:i/>
          <w:u w:val="single"/>
        </w:rPr>
        <w:t>Site Preferences</w:t>
      </w:r>
      <w:r>
        <w:t xml:space="preserve"> </w:t>
      </w:r>
      <w:r>
        <w:sym w:font="Wingdings" w:char="F0E0"/>
      </w:r>
      <w:r>
        <w:t xml:space="preserve"> </w:t>
      </w:r>
      <w:r w:rsidRPr="00D713AD">
        <w:rPr>
          <w:i/>
          <w:u w:val="single"/>
        </w:rPr>
        <w:t>Custom Preferences</w:t>
      </w:r>
      <w:r>
        <w:t xml:space="preserve">. A custom site preference group with the ID </w:t>
      </w:r>
      <w:r w:rsidR="00C04461">
        <w:t>Worldpay</w:t>
      </w:r>
      <w:r>
        <w:t xml:space="preserve"> is available. Please select it and edit the attributes according to your </w:t>
      </w:r>
      <w:r w:rsidR="00C04461">
        <w:t>Worldpay</w:t>
      </w:r>
      <w:r>
        <w:t xml:space="preserve"> account data and the data shown in figure </w:t>
      </w:r>
      <w:r w:rsidR="00DF6E0B">
        <w:t>2.2</w:t>
      </w:r>
      <w:r>
        <w:t xml:space="preserve">. In addition to the ones supplied by </w:t>
      </w:r>
      <w:proofErr w:type="gramStart"/>
      <w:r w:rsidR="00C04461">
        <w:t>Worldpay</w:t>
      </w:r>
      <w:proofErr w:type="gramEnd"/>
      <w:r>
        <w:t xml:space="preserve"> fill out the following properties with the values listed against them:</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SuccessURL: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PendingURL:</w:t>
      </w:r>
      <w:r w:rsidR="00384F9A">
        <w:t xml:space="preserve"> </w:t>
      </w:r>
      <w:r w:rsidR="002817A6">
        <w:t>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FailureURL: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CancelURL: COPlaceOrder-Submit</w:t>
      </w:r>
    </w:p>
    <w:p w:rsidR="00DA60F6" w:rsidRDefault="00C04461" w:rsidP="00AF39B6">
      <w:pPr>
        <w:pStyle w:val="ListParagraph"/>
        <w:numPr>
          <w:ilvl w:val="0"/>
          <w:numId w:val="23"/>
        </w:numPr>
        <w:ind w:left="1800"/>
      </w:pPr>
      <w:r>
        <w:t>Worldpay</w:t>
      </w:r>
      <w:r w:rsidR="00DA60F6">
        <w:t xml:space="preserve"> TermURL: </w:t>
      </w:r>
      <w:r>
        <w:t>Worldpay</w:t>
      </w:r>
      <w:r w:rsidR="00DA60F6">
        <w:t>-</w:t>
      </w:r>
      <w:r w:rsidR="00DA60F6" w:rsidRPr="00275E0C">
        <w:t>HandleAuthenticationResponse</w:t>
      </w:r>
    </w:p>
    <w:p w:rsidR="00911A29" w:rsidRDefault="00911A29" w:rsidP="00911A29">
      <w:pPr>
        <w:ind w:left="1440"/>
      </w:pPr>
      <w:r>
        <w:lastRenderedPageBreak/>
        <w:t xml:space="preserve"> </w:t>
      </w:r>
      <w:r w:rsidRPr="00101866">
        <w:t xml:space="preserve">** The fields highlighted in blue in the </w:t>
      </w:r>
      <w:r w:rsidR="00C2491C" w:rsidRPr="00101866">
        <w:t xml:space="preserve">below </w:t>
      </w:r>
      <w:r w:rsidRPr="00101866">
        <w:t xml:space="preserve">table are mandatory </w:t>
      </w:r>
      <w:r w:rsidR="006E656E" w:rsidRPr="00101866">
        <w:t>fields</w:t>
      </w:r>
    </w:p>
    <w:tbl>
      <w:tblPr>
        <w:tblpPr w:leftFromText="180" w:rightFromText="180" w:vertAnchor="text" w:horzAnchor="margin" w:tblpX="-10" w:tblpY="33"/>
        <w:tblW w:w="9910" w:type="dxa"/>
        <w:tblLayout w:type="fixed"/>
        <w:tblLook w:val="04A0" w:firstRow="1" w:lastRow="0" w:firstColumn="1" w:lastColumn="0" w:noHBand="0" w:noVBand="1"/>
      </w:tblPr>
      <w:tblGrid>
        <w:gridCol w:w="2080"/>
        <w:gridCol w:w="4860"/>
        <w:gridCol w:w="2970"/>
      </w:tblGrid>
      <w:tr w:rsidR="00911A29" w:rsidRPr="00CD397A" w:rsidTr="00B8144C">
        <w:trPr>
          <w:trHeight w:val="457"/>
        </w:trPr>
        <w:tc>
          <w:tcPr>
            <w:tcW w:w="2080" w:type="dxa"/>
            <w:tcBorders>
              <w:top w:val="single" w:sz="8" w:space="0" w:color="4BACC6"/>
              <w:left w:val="single" w:sz="8" w:space="0" w:color="4BACC6"/>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Site Preference</w:t>
            </w:r>
          </w:p>
        </w:tc>
        <w:tc>
          <w:tcPr>
            <w:tcW w:w="486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Description</w:t>
            </w:r>
          </w:p>
        </w:tc>
        <w:tc>
          <w:tcPr>
            <w:tcW w:w="297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Default Values</w:t>
            </w:r>
          </w:p>
        </w:tc>
      </w:tr>
      <w:tr w:rsidR="00911A29" w:rsidRPr="00CD397A" w:rsidTr="00B8144C">
        <w:trPr>
          <w:trHeight w:val="630"/>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 xml:space="preserve">Merchant Code for </w:t>
            </w:r>
            <w:r w:rsidR="00C04461">
              <w:rPr>
                <w:rFonts w:ascii="Calibri" w:eastAsiaTheme="majorEastAsia" w:hAnsi="Calibri" w:cs="Times New Roman"/>
                <w:b/>
                <w:bCs/>
                <w:color w:val="000000"/>
              </w:rPr>
              <w:t>Worldpay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w:t>
            </w:r>
            <w:r w:rsidR="008F380E">
              <w:rPr>
                <w:rFonts w:ascii="Calibri" w:eastAsia="Times New Roman" w:hAnsi="Calibri" w:cs="Times New Roman"/>
                <w:color w:val="000000"/>
              </w:rPr>
              <w:t xml:space="preserve"> specific</w:t>
            </w:r>
            <w:r w:rsidRPr="00CD397A">
              <w:rPr>
                <w:rFonts w:ascii="Calibri" w:eastAsia="Times New Roman" w:hAnsi="Calibri" w:cs="Times New Roman"/>
                <w:color w:val="000000"/>
              </w:rPr>
              <w:t xml:space="preserve"> Merchant </w:t>
            </w:r>
            <w:r w:rsidR="008F380E">
              <w:rPr>
                <w:rFonts w:ascii="Calibri" w:eastAsia="Times New Roman" w:hAnsi="Calibri" w:cs="Times New Roman"/>
                <w:color w:val="000000"/>
              </w:rPr>
              <w:t>code</w:t>
            </w:r>
            <w:r w:rsidRPr="00CD397A">
              <w:rPr>
                <w:rFonts w:ascii="Calibri" w:eastAsia="Times New Roman" w:hAnsi="Calibri" w:cs="Times New Roman"/>
                <w:color w:val="000000"/>
              </w:rPr>
              <w:t xml:space="preserve"> value.</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DAEEF3" w:themeFill="accent5" w:themeFillTint="33"/>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MAC Secret Code</w:t>
            </w:r>
          </w:p>
        </w:tc>
        <w:tc>
          <w:tcPr>
            <w:tcW w:w="486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The field</w:t>
            </w:r>
            <w:r w:rsidR="0000048D">
              <w:rPr>
                <w:rFonts w:ascii="Calibri" w:eastAsia="Times New Roman" w:hAnsi="Calibri" w:cs="Times New Roman"/>
                <w:color w:val="000000"/>
              </w:rPr>
              <w:t xml:space="preserve"> represents the MAC secret code</w:t>
            </w:r>
            <w:r w:rsidRPr="00CD397A">
              <w:rPr>
                <w:rFonts w:ascii="Calibri" w:eastAsia="Times New Roman" w:hAnsi="Calibri" w:cs="Times New Roman"/>
                <w:color w:val="000000"/>
              </w:rPr>
              <w:t xml:space="preserve"> that configur</w:t>
            </w:r>
            <w:r w:rsidR="00C67957">
              <w:rPr>
                <w:rFonts w:ascii="Calibri" w:eastAsia="Times New Roman" w:hAnsi="Calibri" w:cs="Times New Roman"/>
                <w:color w:val="000000"/>
              </w:rPr>
              <w:t>able</w:t>
            </w:r>
            <w:r w:rsidRPr="00CD397A">
              <w:rPr>
                <w:rFonts w:ascii="Calibri" w:eastAsia="Times New Roman" w:hAnsi="Calibri" w:cs="Times New Roman"/>
                <w:color w:val="000000"/>
              </w:rPr>
              <w:t xml:space="preserve"> in Worldpay Merchant Interface.</w:t>
            </w:r>
          </w:p>
        </w:tc>
        <w:tc>
          <w:tcPr>
            <w:tcW w:w="297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Includes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all the Cards and </w:t>
            </w:r>
            <w:proofErr w:type="gramStart"/>
            <w:r w:rsidRPr="00CD397A">
              <w:rPr>
                <w:rFonts w:ascii="Calibri" w:eastAsia="Times New Roman" w:hAnsi="Calibri" w:cs="Times New Roman"/>
                <w:color w:val="000000"/>
              </w:rPr>
              <w:t>APM’s</w:t>
            </w:r>
            <w:proofErr w:type="gramEnd"/>
            <w:r w:rsidRPr="00CD397A">
              <w:rPr>
                <w:rFonts w:ascii="Calibri" w:eastAsia="Times New Roman" w:hAnsi="Calibri" w:cs="Times New Roman"/>
                <w:color w:val="000000"/>
              </w:rPr>
              <w:t xml:space="preserve"> supported and will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Add the Cards /APMs supported on Hosted Payment Pages.</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(Refer to </w:t>
            </w:r>
            <w:r w:rsidR="00770566">
              <w:rPr>
                <w:rFonts w:ascii="Calibri" w:eastAsia="Times New Roman" w:hAnsi="Calibri" w:cs="Times New Roman"/>
                <w:color w:val="000000"/>
              </w:rPr>
              <w:t xml:space="preserve"> Appendix A </w:t>
            </w:r>
            <w:r>
              <w:rPr>
                <w:rFonts w:ascii="Calibri" w:eastAsia="Times New Roman" w:hAnsi="Calibri" w:cs="Times New Roman"/>
                <w:color w:val="000000"/>
              </w:rPr>
              <w:t>for values)</w:t>
            </w:r>
          </w:p>
        </w:tc>
      </w:tr>
      <w:tr w:rsidR="00911A29" w:rsidRPr="00CD397A" w:rsidTr="00B8144C">
        <w:trPr>
          <w:trHeight w:val="780"/>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Excludes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Arial" w:eastAsia="Times New Roman" w:hAnsi="Arial" w:cs="Arial"/>
                <w:color w:val="000000"/>
                <w:sz w:val="20"/>
                <w:szCs w:val="20"/>
              </w:rPr>
            </w:pPr>
            <w:proofErr w:type="gramStart"/>
            <w:r w:rsidRPr="00CD397A">
              <w:rPr>
                <w:rFonts w:ascii="Arial" w:eastAsia="Times New Roman" w:hAnsi="Arial" w:cs="Arial"/>
                <w:color w:val="000000"/>
                <w:sz w:val="20"/>
                <w:szCs w:val="20"/>
              </w:rPr>
              <w:t>This</w:t>
            </w:r>
            <w:proofErr w:type="gramEnd"/>
            <w:r w:rsidRPr="00CD397A">
              <w:rPr>
                <w:rFonts w:ascii="Arial" w:eastAsia="Times New Roman" w:hAnsi="Arial" w:cs="Arial"/>
                <w:color w:val="000000"/>
                <w:sz w:val="20"/>
                <w:szCs w:val="20"/>
              </w:rPr>
              <w:t xml:space="preserve"> field represents all the Cards and APM’s that are needs to be excluded and will not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Exponent for currency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decimal places supported in the Order Amount. </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CD397A">
              <w:rPr>
                <w:rFonts w:ascii="Calibri" w:eastAsia="Times New Roman" w:hAnsi="Calibri" w:cs="Times New Roman"/>
                <w:color w:val="000000"/>
              </w:rPr>
              <w:t>2</w:t>
            </w:r>
            <w:r>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Success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Success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successful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Failure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Failure</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Failure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Pending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Pending</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Pending or Pending-Open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Cancel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Cancel</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cancelled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6E4740"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TermURL</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Term URL on which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in case of 3D secure.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r w:rsidR="00911A29" w:rsidRPr="00CD397A">
              <w:rPr>
                <w:rFonts w:ascii="Calibri" w:eastAsia="Times New Roman" w:hAnsi="Calibri" w:cs="Times New Roman"/>
                <w:color w:val="000000"/>
              </w:rPr>
              <w:t>-HandleAuthenticationResponse</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iDEAL Bank List</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Bank’s supported for iDEAL APM. The merchant can select the Banks that needs to </w:t>
            </w:r>
            <w:proofErr w:type="gramStart"/>
            <w:r w:rsidRPr="00CD397A">
              <w:rPr>
                <w:rFonts w:ascii="Calibri" w:eastAsia="Times New Roman" w:hAnsi="Calibri" w:cs="Times New Roman"/>
                <w:color w:val="000000"/>
              </w:rPr>
              <w:t>be displayed</w:t>
            </w:r>
            <w:proofErr w:type="gramEnd"/>
            <w:r w:rsidRPr="00CD397A">
              <w:rPr>
                <w:rFonts w:ascii="Calibri" w:eastAsia="Times New Roman" w:hAnsi="Calibri" w:cs="Times New Roman"/>
                <w:color w:val="000000"/>
              </w:rPr>
              <w:t xml:space="preserve"> on the Merchant Site.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Select the ones to </w:t>
            </w:r>
            <w:proofErr w:type="gramStart"/>
            <w:r w:rsidRPr="00CD397A">
              <w:rPr>
                <w:rFonts w:ascii="Calibri" w:eastAsia="Times New Roman" w:hAnsi="Calibri" w:cs="Times New Roman"/>
                <w:color w:val="000000"/>
              </w:rPr>
              <w:t>be supported</w:t>
            </w:r>
            <w:proofErr w:type="gramEnd"/>
            <w:r w:rsidRPr="00CD397A">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Installation Id</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installation ID provided by Worldpay, it will determine the look and feel of the Hosted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Address Details Read Only</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 true if address details needs to be made read only</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Hide Address Details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w:t>
            </w:r>
            <w:r>
              <w:rPr>
                <w:rFonts w:ascii="Calibri" w:eastAsia="Times New Roman" w:hAnsi="Calibri" w:cs="Times New Roman"/>
                <w:color w:val="000000"/>
              </w:rPr>
              <w:t xml:space="preserve"> true to</w:t>
            </w:r>
            <w:r w:rsidRPr="00D10991">
              <w:rPr>
                <w:rFonts w:ascii="Calibri" w:eastAsia="Times New Roman" w:hAnsi="Calibri" w:cs="Times New Roman"/>
                <w:color w:val="000000"/>
              </w:rPr>
              <w:t xml:space="preserve"> hide address details on V3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lastRenderedPageBreak/>
              <w:t>EnableAPMLookUpService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Look Up service, based upon the </w:t>
            </w:r>
            <w:r w:rsidR="00BF46D0" w:rsidRPr="00CD397A">
              <w:rPr>
                <w:rFonts w:ascii="Calibri" w:eastAsia="Times New Roman" w:hAnsi="Calibri" w:cs="Times New Roman"/>
                <w:color w:val="000000"/>
              </w:rPr>
              <w:t>Merchant</w:t>
            </w:r>
            <w:r w:rsidRPr="00CD397A">
              <w:rPr>
                <w:rFonts w:ascii="Calibri" w:eastAsia="Times New Roman" w:hAnsi="Calibri" w:cs="Times New Roman"/>
                <w:color w:val="000000"/>
              </w:rPr>
              <w:t xml:space="preserve"> requirement.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EnableJobMailerService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Email Service. The Emails are triggered </w:t>
            </w:r>
            <w:proofErr w:type="gramStart"/>
            <w:r w:rsidRPr="00CD397A">
              <w:rPr>
                <w:rFonts w:ascii="Calibri" w:eastAsia="Times New Roman" w:hAnsi="Calibri" w:cs="Times New Roman"/>
                <w:color w:val="000000"/>
              </w:rPr>
              <w:t>in</w:t>
            </w:r>
            <w:r w:rsidR="00E12253">
              <w:rPr>
                <w:rFonts w:ascii="Calibri" w:eastAsia="Times New Roman" w:hAnsi="Calibri" w:cs="Times New Roman"/>
                <w:color w:val="000000"/>
              </w:rPr>
              <w:t>-</w:t>
            </w:r>
            <w:r w:rsidRPr="00CD397A">
              <w:rPr>
                <w:rFonts w:ascii="Calibri" w:eastAsia="Times New Roman" w:hAnsi="Calibri" w:cs="Times New Roman"/>
                <w:color w:val="000000"/>
              </w:rPr>
              <w:t>case</w:t>
            </w:r>
            <w:proofErr w:type="gramEnd"/>
            <w:r w:rsidRPr="00CD397A">
              <w:rPr>
                <w:rFonts w:ascii="Calibri" w:eastAsia="Times New Roman" w:hAnsi="Calibri" w:cs="Times New Roman"/>
                <w:color w:val="000000"/>
              </w:rPr>
              <w:t xml:space="preserve"> the cartridge logic fails to handle the Order Notification</w:t>
            </w:r>
            <w:r w:rsidR="000C07C2">
              <w:rPr>
                <w:rFonts w:ascii="Calibri" w:eastAsia="Times New Roman" w:hAnsi="Calibri" w:cs="Times New Roman"/>
                <w:color w:val="000000"/>
              </w:rPr>
              <w:t>/Enquiry</w:t>
            </w:r>
            <w:r w:rsidRPr="00CD397A">
              <w:rPr>
                <w:rFonts w:ascii="Calibri" w:eastAsia="Times New Roman" w:hAnsi="Calibri" w:cs="Times New Roman"/>
                <w:color w:val="000000"/>
              </w:rPr>
              <w:t xml:space="preserve"> and update its status in Order transaction field. </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NotifyJobMailCC</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Email address of the people to kept in CC.</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 </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NotifyJobMailFrom</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w:t>
            </w:r>
            <w:r w:rsidR="00E12253">
              <w:rPr>
                <w:rFonts w:ascii="Calibri" w:eastAsia="Times New Roman" w:hAnsi="Calibri" w:cs="Times New Roman"/>
                <w:color w:val="000000"/>
              </w:rPr>
              <w:t xml:space="preserve">il address of the people to be </w:t>
            </w:r>
            <w:r w:rsidRPr="00CD397A">
              <w:rPr>
                <w:rFonts w:ascii="Calibri" w:eastAsia="Times New Roman" w:hAnsi="Calibri" w:cs="Times New Roman"/>
                <w:color w:val="000000"/>
              </w:rPr>
              <w:t xml:space="preserve">in </w:t>
            </w:r>
            <w:proofErr w:type="gramStart"/>
            <w:r w:rsidRPr="00CD397A">
              <w:rPr>
                <w:rFonts w:ascii="Calibri" w:eastAsia="Times New Roman" w:hAnsi="Calibri" w:cs="Times New Roman"/>
                <w:color w:val="000000"/>
              </w:rPr>
              <w:t>From</w:t>
            </w:r>
            <w:proofErr w:type="gramEnd"/>
            <w:r w:rsidRPr="00CD397A">
              <w:rPr>
                <w:rFonts w:ascii="Calibri" w:eastAsia="Times New Roman" w:hAnsi="Calibri" w:cs="Times New Roman"/>
                <w:color w:val="000000"/>
              </w:rPr>
              <w: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NotifyJobMailTo</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w:t>
            </w:r>
            <w:r w:rsidR="00E12253">
              <w:rPr>
                <w:rFonts w:ascii="Calibri" w:eastAsia="Times New Roman" w:hAnsi="Calibri" w:cs="Times New Roman"/>
                <w:color w:val="000000"/>
              </w:rPr>
              <w:t xml:space="preserve">l address of the people to be </w:t>
            </w:r>
            <w:r w:rsidRPr="00CD397A">
              <w:rPr>
                <w:rFonts w:ascii="Calibri" w:eastAsia="Times New Roman" w:hAnsi="Calibri" w:cs="Times New Roman"/>
                <w:color w:val="000000"/>
              </w:rPr>
              <w:t xml:space="preserve">in </w:t>
            </w:r>
            <w:proofErr w:type="gramStart"/>
            <w:r w:rsidRPr="00CD397A">
              <w:rPr>
                <w:rFonts w:ascii="Calibri" w:eastAsia="Times New Roman" w:hAnsi="Calibri" w:cs="Times New Roman"/>
                <w:color w:val="000000"/>
              </w:rPr>
              <w:t>To</w:t>
            </w:r>
            <w:proofErr w:type="gramEnd"/>
            <w:r w:rsidRPr="00CD397A">
              <w:rPr>
                <w:rFonts w:ascii="Calibri" w:eastAsia="Times New Roman" w:hAnsi="Calibri" w:cs="Times New Roman"/>
                <w:color w:val="000000"/>
              </w:rPr>
              <w: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0F1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0F1912">
              <w:rPr>
                <w:rFonts w:ascii="Calibri" w:eastAsiaTheme="majorEastAsia" w:hAnsi="Calibri" w:cs="Times New Roman"/>
                <w:b/>
                <w:bCs/>
                <w:color w:val="000000"/>
              </w:rPr>
              <w:t>Enable</w:t>
            </w:r>
          </w:p>
          <w:p w:rsidR="00503779" w:rsidRPr="000F1912" w:rsidRDefault="00503779" w:rsidP="00B8144C">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Tokenization</w:t>
            </w:r>
          </w:p>
        </w:tc>
        <w:tc>
          <w:tcPr>
            <w:tcW w:w="4860" w:type="dxa"/>
            <w:tcBorders>
              <w:top w:val="nil"/>
              <w:left w:val="nil"/>
              <w:bottom w:val="single" w:sz="8" w:space="0" w:color="4BACC6"/>
              <w:right w:val="single" w:sz="8" w:space="0" w:color="4BACC6"/>
            </w:tcBorders>
            <w:shd w:val="clear" w:color="auto" w:fill="auto"/>
            <w:vAlign w:val="center"/>
          </w:tcPr>
          <w:p w:rsidR="00503779" w:rsidRPr="000F1912" w:rsidRDefault="00503779" w:rsidP="00B8144C">
            <w:pPr>
              <w:spacing w:after="0" w:line="240" w:lineRule="auto"/>
              <w:rPr>
                <w:rFonts w:ascii="Calibri" w:eastAsia="Times New Roman" w:hAnsi="Calibri" w:cs="Times New Roman"/>
                <w:color w:val="000000"/>
              </w:rPr>
            </w:pPr>
            <w:r w:rsidRPr="000F1912">
              <w:rPr>
                <w:rFonts w:ascii="Calibri" w:eastAsia="Times New Roman" w:hAnsi="Calibri" w:cs="Times New Roman"/>
                <w:color w:val="000000"/>
              </w:rPr>
              <w:t>This field is set to true if merchant wants to enable tokenization</w:t>
            </w:r>
          </w:p>
        </w:tc>
        <w:tc>
          <w:tcPr>
            <w:tcW w:w="2970" w:type="dxa"/>
            <w:tcBorders>
              <w:top w:val="nil"/>
              <w:left w:val="nil"/>
              <w:bottom w:val="single" w:sz="8" w:space="0" w:color="4BACC6"/>
              <w:right w:val="single" w:sz="8" w:space="0" w:color="4BACC6"/>
            </w:tcBorders>
            <w:shd w:val="clear" w:color="auto" w:fill="auto"/>
            <w:vAlign w:val="center"/>
          </w:tcPr>
          <w:p w:rsidR="00503779" w:rsidRPr="00CD397A"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503779">
              <w:rPr>
                <w:rFonts w:ascii="Calibri" w:eastAsiaTheme="majorEastAsia" w:hAnsi="Calibri" w:cs="Times New Roman"/>
                <w:b/>
                <w:bCs/>
                <w:color w:val="000000"/>
              </w:rPr>
              <w:t xml:space="preserve"> Disable CV</w:t>
            </w:r>
            <w:r w:rsidR="00503779">
              <w:rPr>
                <w:rFonts w:ascii="Calibri" w:eastAsiaTheme="majorEastAsia" w:hAnsi="Calibri" w:cs="Times New Roman"/>
                <w:b/>
                <w:bCs/>
                <w:color w:val="000000"/>
              </w:rPr>
              <w:t>V</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ins w:id="118" w:author="Nishikant ." w:date="2018-12-06T11:06:00Z"/>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disable CVV </w:t>
            </w:r>
            <w:r w:rsidR="000C07C2">
              <w:rPr>
                <w:rFonts w:ascii="Calibri" w:eastAsia="Times New Roman" w:hAnsi="Calibri" w:cs="Times New Roman"/>
                <w:color w:val="000000"/>
              </w:rPr>
              <w:t xml:space="preserve">check </w:t>
            </w:r>
            <w:r w:rsidRPr="00503779">
              <w:rPr>
                <w:rFonts w:ascii="Calibri" w:eastAsia="Times New Roman" w:hAnsi="Calibri" w:cs="Times New Roman"/>
                <w:color w:val="000000"/>
              </w:rPr>
              <w:t xml:space="preserve">for </w:t>
            </w:r>
            <w:r w:rsidR="000C07C2">
              <w:rPr>
                <w:rFonts w:ascii="Calibri" w:eastAsia="Times New Roman" w:hAnsi="Calibri" w:cs="Times New Roman"/>
                <w:color w:val="000000"/>
              </w:rPr>
              <w:t>Saved Card with token</w:t>
            </w:r>
            <w:ins w:id="119" w:author="Nishikant ." w:date="2018-12-06T13:53:00Z">
              <w:r w:rsidR="003D4046">
                <w:rPr>
                  <w:rFonts w:ascii="Calibri" w:eastAsia="Times New Roman" w:hAnsi="Calibri" w:cs="Times New Roman"/>
                  <w:color w:val="000000"/>
                </w:rPr>
                <w:t xml:space="preserve"> and new card</w:t>
              </w:r>
            </w:ins>
            <w:ins w:id="120" w:author="Nishikant ." w:date="2018-12-06T11:06:00Z">
              <w:r w:rsidR="00BA01E2">
                <w:rPr>
                  <w:rFonts w:ascii="Calibri" w:eastAsia="Times New Roman" w:hAnsi="Calibri" w:cs="Times New Roman"/>
                  <w:color w:val="000000"/>
                </w:rPr>
                <w:t>.</w:t>
              </w:r>
            </w:ins>
          </w:p>
          <w:p w:rsidR="00BA01E2" w:rsidRPr="00503779" w:rsidRDefault="00BA01E2" w:rsidP="001D2546">
            <w:pPr>
              <w:spacing w:after="0" w:line="240" w:lineRule="auto"/>
              <w:rPr>
                <w:rFonts w:ascii="Calibri" w:eastAsia="Times New Roman" w:hAnsi="Calibri" w:cs="Times New Roman"/>
                <w:color w:val="000000"/>
              </w:rPr>
            </w:pPr>
            <w:ins w:id="121" w:author="Nishikant ." w:date="2018-12-06T11:06:00Z">
              <w:r>
                <w:rPr>
                  <w:rFonts w:ascii="Calibri" w:eastAsia="Times New Roman" w:hAnsi="Calibri" w:cs="Times New Roman"/>
                  <w:color w:val="000000"/>
                </w:rPr>
                <w:t xml:space="preserve">We are </w:t>
              </w:r>
            </w:ins>
            <w:ins w:id="122" w:author="Nishikant ." w:date="2018-12-06T11:07:00Z">
              <w:r>
                <w:rPr>
                  <w:rFonts w:ascii="Calibri" w:eastAsia="Times New Roman" w:hAnsi="Calibri" w:cs="Times New Roman"/>
                  <w:color w:val="000000"/>
                </w:rPr>
                <w:t>suppressing</w:t>
              </w:r>
            </w:ins>
            <w:ins w:id="123" w:author="Nishikant ." w:date="2018-12-06T11:06:00Z">
              <w:r>
                <w:rPr>
                  <w:rFonts w:ascii="Calibri" w:eastAsia="Times New Roman" w:hAnsi="Calibri" w:cs="Times New Roman"/>
                  <w:color w:val="000000"/>
                </w:rPr>
                <w:t xml:space="preserve"> </w:t>
              </w:r>
            </w:ins>
            <w:ins w:id="124" w:author="Nishikant ." w:date="2018-12-06T11:07:00Z">
              <w:r>
                <w:rPr>
                  <w:rFonts w:ascii="Calibri" w:eastAsia="Times New Roman" w:hAnsi="Calibri" w:cs="Times New Roman"/>
                  <w:color w:val="000000"/>
                </w:rPr>
                <w:t>the cvv field in the request of</w:t>
              </w:r>
            </w:ins>
            <w:ins w:id="125" w:author="Nishikant ." w:date="2018-12-06T11:08:00Z">
              <w:r>
                <w:rPr>
                  <w:rFonts w:ascii="Calibri" w:eastAsia="Times New Roman" w:hAnsi="Calibri" w:cs="Times New Roman"/>
                  <w:color w:val="000000"/>
                </w:rPr>
                <w:t xml:space="preserve"> the order place</w:t>
              </w:r>
              <w:r w:rsidR="003906BB">
                <w:rPr>
                  <w:rFonts w:ascii="Calibri" w:eastAsia="Times New Roman" w:hAnsi="Calibri" w:cs="Times New Roman"/>
                  <w:color w:val="000000"/>
                </w:rPr>
                <w:t>d with saved card having token</w:t>
              </w:r>
            </w:ins>
            <w:ins w:id="126" w:author="Nishikant ." w:date="2018-12-06T13:53:00Z">
              <w:r w:rsidR="003D4046">
                <w:rPr>
                  <w:rFonts w:ascii="Calibri" w:eastAsia="Times New Roman" w:hAnsi="Calibri" w:cs="Times New Roman"/>
                  <w:color w:val="000000"/>
                </w:rPr>
                <w:t xml:space="preserve"> and new card</w:t>
              </w:r>
            </w:ins>
            <w:ins w:id="127" w:author="Nishikant ." w:date="2018-12-06T11:08:00Z">
              <w:r w:rsidR="003906BB">
                <w:rPr>
                  <w:rFonts w:ascii="Calibri" w:eastAsia="Times New Roman" w:hAnsi="Calibri" w:cs="Times New Roman"/>
                  <w:color w:val="000000"/>
                </w:rPr>
                <w:t>.</w:t>
              </w:r>
            </w:ins>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w:t>
            </w:r>
            <w:r w:rsidRPr="000C07C2">
              <w:rPr>
                <w:rFonts w:ascii="Calibri" w:eastAsiaTheme="majorEastAsia" w:hAnsi="Calibri" w:cs="Times New Roman"/>
                <w:b/>
                <w:bCs/>
                <w:color w:val="000000"/>
              </w:rPr>
              <w:t xml:space="preserve"> Client Side Encryption</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is set to true if merchant wants to enable </w:t>
            </w:r>
            <w:r>
              <w:rPr>
                <w:rFonts w:ascii="Calibri" w:eastAsia="Times New Roman" w:hAnsi="Calibri" w:cs="Times New Roman"/>
                <w:color w:val="000000"/>
              </w:rPr>
              <w:t>Client Side Encryption</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503779" w:rsidP="00B8144C">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Client Side Encryption Public Key</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represents the public key provided by </w:t>
            </w:r>
            <w:r w:rsidR="006E4740">
              <w:rPr>
                <w:rFonts w:ascii="Calibri" w:eastAsia="Times New Roman" w:hAnsi="Calibri" w:cs="Times New Roman"/>
                <w:color w:val="000000"/>
              </w:rPr>
              <w:t>Worldpay</w:t>
            </w:r>
            <w:r w:rsidRPr="00503779">
              <w:rPr>
                <w:rFonts w:ascii="Calibri" w:eastAsia="Times New Roman" w:hAnsi="Calibri" w:cs="Times New Roman"/>
                <w:color w:val="000000"/>
              </w:rPr>
              <w:t>, used to calculate mac value of an order</w:t>
            </w:r>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6E4740"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0C07C2" w:rsidRPr="006C7912">
              <w:rPr>
                <w:rFonts w:ascii="Calibri" w:eastAsiaTheme="majorEastAsia" w:hAnsi="Calibri" w:cs="Times New Roman"/>
                <w:b/>
                <w:bCs/>
                <w:color w:val="000000"/>
              </w:rPr>
              <w:t xml:space="preserve"> Order Inquiry Lag Time</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6C7912">
              <w:rPr>
                <w:rFonts w:ascii="Calibri" w:eastAsia="Times New Roman" w:hAnsi="Calibri" w:cs="Times New Roman"/>
                <w:color w:val="000000"/>
              </w:rPr>
              <w:t xml:space="preserve">This field represents the maximum time(in minutes) </w:t>
            </w:r>
            <w:r>
              <w:rPr>
                <w:rFonts w:ascii="Calibri" w:eastAsia="Times New Roman" w:hAnsi="Calibri" w:cs="Times New Roman"/>
                <w:color w:val="000000"/>
              </w:rPr>
              <w:t xml:space="preserve">for which orders to be look-up in </w:t>
            </w:r>
            <w:r w:rsidR="00C04461">
              <w:rPr>
                <w:rFonts w:ascii="Calibri" w:eastAsia="Times New Roman" w:hAnsi="Calibri" w:cs="Times New Roman"/>
                <w:color w:val="000000"/>
              </w:rPr>
              <w:t>Worldpay</w:t>
            </w:r>
            <w:r>
              <w:rPr>
                <w:rFonts w:ascii="Calibri" w:eastAsia="Times New Roman" w:hAnsi="Calibri" w:cs="Times New Roman"/>
                <w:color w:val="000000"/>
              </w:rPr>
              <w:t xml:space="preserve">  for Order Enquiry or order cancel/refund Job</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 xml:space="preserve">erchant Specific(Default value : </w:t>
            </w:r>
            <w:r>
              <w:rPr>
                <w:rFonts w:ascii="Calibri" w:eastAsia="Times New Roman" w:hAnsi="Calibri" w:cs="Times New Roman"/>
                <w:color w:val="000000"/>
              </w:rPr>
              <w:t>15</w:t>
            </w:r>
            <w:r w:rsidRPr="00503779">
              <w:rPr>
                <w:rFonts w:ascii="Calibri" w:eastAsia="Times New Roman" w:hAnsi="Calibri" w:cs="Times New Roman"/>
                <w:color w:val="000000"/>
              </w:rPr>
              <w:t>)</w:t>
            </w:r>
          </w:p>
        </w:tc>
      </w:tr>
      <w:tr w:rsidR="005315E8" w:rsidRPr="00CD397A" w:rsidTr="00B8144C">
        <w:trPr>
          <w:trHeight w:val="6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6C7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315E8" w:rsidRPr="00CD397A">
              <w:rPr>
                <w:rFonts w:ascii="Calibri" w:eastAsiaTheme="majorEastAsia" w:hAnsi="Calibri" w:cs="Times New Roman"/>
                <w:b/>
                <w:bCs/>
                <w:color w:val="000000"/>
              </w:rPr>
              <w:t xml:space="preserve"> Configurable HPP APM </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6C7912"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APM’s for which the site supports configurable Hosted Payment Pages (Look &amp; Feel configuration).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w:t>
            </w:r>
            <w:r w:rsidRPr="00CD397A">
              <w:rPr>
                <w:rFonts w:ascii="Calibri" w:eastAsia="Times New Roman" w:hAnsi="Calibri" w:cs="Times New Roman"/>
                <w:color w:val="000000"/>
              </w:rPr>
              <w:t>Add the APM's that support configurable Hosted Payment Pages.</w:t>
            </w:r>
          </w:p>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Ensure that the </w:t>
            </w:r>
            <w:r w:rsidRPr="006E34CA">
              <w:rPr>
                <w:rFonts w:ascii="Calibri" w:eastAsia="Times New Roman" w:hAnsi="Calibri" w:cs="Times New Roman"/>
                <w:b/>
                <w:color w:val="000000"/>
              </w:rPr>
              <w:t>Worldpay</w:t>
            </w:r>
            <w:r>
              <w:rPr>
                <w:rFonts w:ascii="Calibri" w:eastAsia="Times New Roman" w:hAnsi="Calibri" w:cs="Times New Roman"/>
                <w:color w:val="000000"/>
              </w:rPr>
              <w:t xml:space="preserve"> </w:t>
            </w:r>
            <w:r w:rsidRPr="006E34CA">
              <w:rPr>
                <w:rFonts w:ascii="Calibri" w:eastAsia="Times New Roman" w:hAnsi="Calibri" w:cs="Times New Roman"/>
                <w:b/>
                <w:color w:val="000000"/>
              </w:rPr>
              <w:t>InstallationID</w:t>
            </w:r>
            <w:r>
              <w:rPr>
                <w:rFonts w:ascii="Calibri" w:eastAsia="Times New Roman" w:hAnsi="Calibri" w:cs="Times New Roman"/>
                <w:color w:val="000000"/>
              </w:rPr>
              <w:t xml:space="preserve"> set if some value </w:t>
            </w:r>
            <w:proofErr w:type="gramStart"/>
            <w:r>
              <w:rPr>
                <w:rFonts w:ascii="Calibri" w:eastAsia="Times New Roman" w:hAnsi="Calibri" w:cs="Times New Roman"/>
                <w:color w:val="000000"/>
              </w:rPr>
              <w:t>is added</w:t>
            </w:r>
            <w:proofErr w:type="gramEnd"/>
            <w:r>
              <w:rPr>
                <w:rFonts w:ascii="Calibri" w:eastAsia="Times New Roman" w:hAnsi="Calibri" w:cs="Times New Roman"/>
                <w:color w:val="000000"/>
              </w:rPr>
              <w:t xml:space="preserve"> to this Preference.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b/>
                <w:bCs/>
                <w:color w:val="000000"/>
              </w:rPr>
            </w:pPr>
            <w:r>
              <w:rPr>
                <w:rFonts w:ascii="Helvetica" w:hAnsi="Helvetica"/>
                <w:b/>
                <w:bCs/>
                <w:color w:val="000000"/>
                <w:sz w:val="20"/>
                <w:szCs w:val="20"/>
                <w:shd w:val="clear" w:color="auto" w:fill="FFFFFF"/>
              </w:rPr>
              <w:t>Enable Card Selection</w:t>
            </w:r>
          </w:p>
        </w:tc>
        <w:tc>
          <w:tcPr>
            <w:tcW w:w="486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Merchants choice to enable /disable Card selection on the Site.</w:t>
            </w:r>
          </w:p>
        </w:tc>
        <w:tc>
          <w:tcPr>
            <w:tcW w:w="297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Enable /Disable Card selection on the Site.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CD397A" w:rsidRDefault="00C04461" w:rsidP="00B8144C">
            <w:pPr>
              <w:spacing w:after="0" w:line="240" w:lineRule="auto"/>
              <w:rPr>
                <w:rFonts w:ascii="Calibri" w:eastAsiaTheme="majorEastAsia" w:hAnsi="Calibri" w:cs="Times New Roman"/>
                <w:b/>
                <w:bCs/>
                <w:color w:val="000000"/>
              </w:rPr>
            </w:pPr>
            <w:r>
              <w:rPr>
                <w:rFonts w:ascii="Helvetica" w:hAnsi="Helvetica"/>
                <w:b/>
                <w:bCs/>
                <w:color w:val="000000"/>
                <w:sz w:val="20"/>
                <w:szCs w:val="20"/>
                <w:shd w:val="clear" w:color="auto" w:fill="FFFFFF"/>
              </w:rPr>
              <w:t>Worldpay</w:t>
            </w:r>
            <w:r w:rsidR="005315E8">
              <w:rPr>
                <w:rFonts w:ascii="Helvetica" w:hAnsi="Helvetica"/>
                <w:b/>
                <w:bCs/>
                <w:color w:val="000000"/>
                <w:sz w:val="20"/>
                <w:szCs w:val="20"/>
                <w:shd w:val="clear" w:color="auto" w:fill="FFFFFF"/>
              </w:rPr>
              <w:t xml:space="preserve"> Merchant Number</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w:t>
            </w:r>
            <w:r>
              <w:rPr>
                <w:rFonts w:ascii="Calibri" w:eastAsia="Times New Roman" w:hAnsi="Calibri" w:cs="Times New Roman"/>
                <w:color w:val="000000"/>
              </w:rPr>
              <w:t xml:space="preserve">a Merchant specific number provided by </w:t>
            </w:r>
            <w:r w:rsidR="00C04461">
              <w:rPr>
                <w:rFonts w:ascii="Calibri" w:eastAsia="Times New Roman" w:hAnsi="Calibri" w:cs="Times New Roman"/>
                <w:color w:val="000000"/>
              </w:rPr>
              <w:t>Worldpay</w:t>
            </w:r>
            <w:r w:rsidR="00E12FBF">
              <w:rPr>
                <w:rFonts w:ascii="Calibri" w:eastAsia="Times New Roman" w:hAnsi="Calibri" w:cs="Times New Roman"/>
                <w:color w:val="000000"/>
              </w:rPr>
              <w:t>;</w:t>
            </w:r>
            <w:r>
              <w:rPr>
                <w:rFonts w:ascii="Calibri" w:eastAsia="Times New Roman" w:hAnsi="Calibri" w:cs="Times New Roman"/>
                <w:color w:val="000000"/>
              </w:rPr>
              <w:t xml:space="preserve"> this </w:t>
            </w:r>
            <w:proofErr w:type="gramStart"/>
            <w:r>
              <w:rPr>
                <w:rFonts w:ascii="Calibri" w:eastAsia="Times New Roman" w:hAnsi="Calibri" w:cs="Times New Roman"/>
                <w:color w:val="000000"/>
              </w:rPr>
              <w:t>is sent</w:t>
            </w:r>
            <w:proofErr w:type="gramEnd"/>
            <w:r>
              <w:rPr>
                <w:rFonts w:ascii="Calibri" w:eastAsia="Times New Roman" w:hAnsi="Calibri" w:cs="Times New Roman"/>
                <w:color w:val="000000"/>
              </w:rPr>
              <w:t xml:space="preserve"> as a part of request </w:t>
            </w:r>
            <w:r w:rsidRPr="00EE14AA">
              <w:rPr>
                <w:rFonts w:ascii="Calibri" w:eastAsia="Times New Roman" w:hAnsi="Calibri" w:cs="Times New Roman"/>
                <w:color w:val="000000"/>
              </w:rPr>
              <w:t>for</w:t>
            </w:r>
            <w:r w:rsidR="005921E4">
              <w:rPr>
                <w:rFonts w:ascii="Calibri" w:eastAsia="Times New Roman" w:hAnsi="Calibri" w:cs="Times New Roman"/>
                <w:color w:val="000000"/>
              </w:rPr>
              <w:t xml:space="preserve"> SEPA</w:t>
            </w:r>
            <w:r>
              <w:rPr>
                <w:rFonts w:ascii="Calibri" w:eastAsia="Times New Roman" w:hAnsi="Calibri" w:cs="Times New Roman"/>
                <w:color w:val="000000"/>
              </w:rPr>
              <w:t>.</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065E22" w:rsidRDefault="00C04461" w:rsidP="00B8144C">
            <w:pPr>
              <w:spacing w:after="0" w:line="240" w:lineRule="auto"/>
              <w:rPr>
                <w:rFonts w:ascii="Helvetica" w:hAnsi="Helvetica"/>
                <w:b/>
                <w:bCs/>
                <w:color w:val="000000"/>
                <w:sz w:val="20"/>
                <w:szCs w:val="20"/>
                <w:shd w:val="clear" w:color="auto" w:fill="FFFFFF"/>
              </w:rPr>
            </w:pPr>
            <w:r>
              <w:rPr>
                <w:rFonts w:ascii="Helvetica" w:hAnsi="Helvetica"/>
                <w:b/>
                <w:bCs/>
                <w:color w:val="000000"/>
                <w:sz w:val="20"/>
                <w:szCs w:val="20"/>
                <w:shd w:val="clear" w:color="auto" w:fill="FFFFFF"/>
              </w:rPr>
              <w:lastRenderedPageBreak/>
              <w:t>Worldpay</w:t>
            </w:r>
            <w:r w:rsidR="005315E8">
              <w:rPr>
                <w:rFonts w:ascii="Helvetica" w:hAnsi="Helvetica"/>
                <w:b/>
                <w:bCs/>
                <w:color w:val="000000"/>
                <w:sz w:val="20"/>
                <w:szCs w:val="20"/>
                <w:shd w:val="clear" w:color="auto" w:fill="FFFFFF"/>
              </w:rPr>
              <w:t xml:space="preserve"> </w:t>
            </w:r>
            <w:r w:rsidR="005921E4">
              <w:rPr>
                <w:rFonts w:ascii="Helvetica" w:hAnsi="Helvetica"/>
                <w:b/>
                <w:bCs/>
                <w:color w:val="000000"/>
                <w:sz w:val="20"/>
                <w:szCs w:val="20"/>
                <w:shd w:val="clear" w:color="auto" w:fill="FFFFFF"/>
              </w:rPr>
              <w:t xml:space="preserve">SEPA </w:t>
            </w:r>
            <w:r w:rsidR="005315E8">
              <w:rPr>
                <w:rFonts w:ascii="Helvetica" w:hAnsi="Helvetica"/>
                <w:b/>
                <w:bCs/>
                <w:color w:val="000000"/>
                <w:sz w:val="20"/>
                <w:szCs w:val="20"/>
                <w:shd w:val="clear" w:color="auto" w:fill="FFFFFF"/>
              </w:rPr>
              <w:t>Mandate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 xml:space="preserve">Mandate type to </w:t>
            </w:r>
            <w:proofErr w:type="gramStart"/>
            <w:r>
              <w:rPr>
                <w:rFonts w:ascii="Calibri" w:eastAsia="Times New Roman" w:hAnsi="Calibri" w:cs="Times New Roman"/>
                <w:color w:val="000000"/>
              </w:rPr>
              <w:t>be sent</w:t>
            </w:r>
            <w:proofErr w:type="gramEnd"/>
            <w:r>
              <w:rPr>
                <w:rFonts w:ascii="Calibri" w:eastAsia="Times New Roman" w:hAnsi="Calibri" w:cs="Times New Roman"/>
                <w:color w:val="000000"/>
              </w:rPr>
              <w:t xml:space="preserve"> in the </w:t>
            </w:r>
            <w:r w:rsidR="005921E4">
              <w:rPr>
                <w:rFonts w:ascii="Calibri" w:eastAsia="Times New Roman" w:hAnsi="Calibri" w:cs="Times New Roman"/>
                <w:color w:val="000000"/>
              </w:rPr>
              <w:t xml:space="preserve">SEPA </w:t>
            </w:r>
            <w:r>
              <w:rPr>
                <w:rFonts w:ascii="Calibri" w:eastAsia="Times New Roman" w:hAnsi="Calibri" w:cs="Times New Roman"/>
                <w:color w:val="000000"/>
              </w:rPr>
              <w:t>request. (Default value ONE-OFF)</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This represents the mandate type to be set for </w:t>
            </w:r>
            <w:r w:rsidR="005921E4">
              <w:rPr>
                <w:rFonts w:ascii="Calibri" w:eastAsia="Times New Roman" w:hAnsi="Calibri" w:cs="Times New Roman"/>
                <w:color w:val="000000"/>
              </w:rPr>
              <w:t xml:space="preserve">SEPA </w:t>
            </w:r>
            <w:r>
              <w:rPr>
                <w:rFonts w:ascii="Calibri" w:eastAsia="Times New Roman" w:hAnsi="Calibri" w:cs="Times New Roman"/>
                <w:color w:val="000000"/>
              </w:rPr>
              <w:t xml:space="preserve">request. The merchant can choose to set it either as ONE-OFF or RECURRING. </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5921E4" w:rsidRPr="00101866" w:rsidRDefault="005921E4" w:rsidP="00B8144C">
            <w:pPr>
              <w:spacing w:after="0" w:line="240" w:lineRule="auto"/>
              <w:rPr>
                <w:rFonts w:ascii="Calibri" w:eastAsiaTheme="majorEastAsia" w:hAnsi="Calibri" w:cs="Times New Roman"/>
                <w:b/>
                <w:bCs/>
                <w:color w:val="000000"/>
              </w:rPr>
            </w:pPr>
            <w:r w:rsidRPr="00101866">
              <w:rPr>
                <w:rFonts w:ascii="Calibri" w:eastAsiaTheme="majorEastAsia" w:hAnsi="Calibri" w:cs="Times New Roman"/>
                <w:b/>
                <w:bCs/>
                <w:color w:val="000000"/>
              </w:rPr>
              <w:t xml:space="preserve"> Worldpay Notification IP Addresses End</w:t>
            </w:r>
          </w:p>
          <w:p w:rsidR="00065E22" w:rsidRPr="00E12FBF" w:rsidRDefault="00065E22" w:rsidP="00B8144C">
            <w:pPr>
              <w:spacing w:after="0" w:line="240" w:lineRule="auto"/>
              <w:rPr>
                <w:rFonts w:ascii="Helvetica" w:hAnsi="Helvetica"/>
                <w:b/>
                <w:bCs/>
                <w:color w:val="000000"/>
                <w:sz w:val="20"/>
                <w:szCs w:val="20"/>
                <w:shd w:val="clear" w:color="auto" w:fill="FFFFFF"/>
              </w:rPr>
            </w:pP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last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065E22" w:rsidRPr="00E12FBF" w:rsidRDefault="006E4740" w:rsidP="00B8144C">
            <w:pPr>
              <w:spacing w:after="0" w:line="240" w:lineRule="auto"/>
              <w:rPr>
                <w:rFonts w:ascii="Helvetica" w:hAnsi="Helvetica"/>
                <w:b/>
                <w:bCs/>
                <w:color w:val="000000"/>
                <w:sz w:val="20"/>
                <w:szCs w:val="20"/>
                <w:shd w:val="clear" w:color="auto" w:fill="FFFFFF"/>
              </w:rPr>
            </w:pPr>
            <w:r w:rsidRPr="00101866">
              <w:rPr>
                <w:rFonts w:ascii="Calibri" w:eastAsiaTheme="majorEastAsia" w:hAnsi="Calibri" w:cs="Times New Roman"/>
                <w:b/>
                <w:bCs/>
                <w:color w:val="000000"/>
              </w:rPr>
              <w:t>Worldpay</w:t>
            </w:r>
            <w:r w:rsidR="00065E22" w:rsidRPr="00101866">
              <w:rPr>
                <w:rFonts w:ascii="Calibri" w:eastAsiaTheme="majorEastAsia" w:hAnsi="Calibri" w:cs="Times New Roman"/>
                <w:b/>
                <w:bCs/>
                <w:color w:val="000000"/>
              </w:rPr>
              <w:t xml:space="preserve"> Notification IP Addresses Start</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first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C16B2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Helvetica" w:hAnsi="Helvetica"/>
                <w:b/>
                <w:bCs/>
                <w:color w:val="000000"/>
                <w:sz w:val="20"/>
                <w:szCs w:val="20"/>
                <w:shd w:val="clear" w:color="auto" w:fill="FFFFFF"/>
              </w:rPr>
            </w:pPr>
            <w:r w:rsidRPr="00FB7945">
              <w:rPr>
                <w:rFonts w:ascii="Helvetica" w:hAnsi="Helvetica"/>
                <w:b/>
                <w:bCs/>
                <w:color w:val="000000"/>
                <w:sz w:val="20"/>
                <w:szCs w:val="20"/>
                <w:shd w:val="clear" w:color="auto" w:fill="FFFFFF"/>
              </w:rPr>
              <w:t>Worldpay validate</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IP</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Address</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Pr>
                <w:rFonts w:ascii="Calibri" w:eastAsia="Times New Roman" w:hAnsi="Calibri" w:cs="Times New Roman"/>
                <w:color w:val="000000"/>
              </w:rPr>
              <w:t>validate IP address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B8144C"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B8144C" w:rsidRPr="00B8144C" w:rsidRDefault="00B8144C" w:rsidP="00B8144C">
            <w:pPr>
              <w:spacing w:after="0" w:line="240" w:lineRule="auto"/>
              <w:rPr>
                <w:rFonts w:ascii="Helvetica" w:hAnsi="Helvetica"/>
                <w:b/>
                <w:bCs/>
                <w:color w:val="000000"/>
                <w:sz w:val="20"/>
                <w:szCs w:val="20"/>
                <w:shd w:val="clear" w:color="auto" w:fill="FFFFFF"/>
              </w:rPr>
            </w:pPr>
            <w:r w:rsidRPr="00B8144C">
              <w:rPr>
                <w:rFonts w:ascii="Helvetica" w:hAnsi="Helvetica" w:cs="Helvetica"/>
                <w:b/>
                <w:color w:val="000000"/>
                <w:sz w:val="20"/>
                <w:szCs w:val="20"/>
                <w:shd w:val="clear" w:color="auto" w:fill="F2F2F2"/>
              </w:rPr>
              <w:t>CaptureServiceTrackingID</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sidRPr="00B8144C">
              <w:rPr>
                <w:rFonts w:ascii="Calibri" w:eastAsia="Times New Roman" w:hAnsi="Calibri" w:cs="Times New Roman"/>
                <w:color w:val="000000"/>
              </w:rPr>
              <w:t>Validates the order id and token upon match it will proceed for capture service initiation</w:t>
            </w:r>
            <w:r>
              <w:rPr>
                <w:rFonts w:ascii="Calibri" w:eastAsia="Times New Roman" w:hAnsi="Calibri" w:cs="Times New Roman"/>
                <w:color w:val="000000"/>
              </w:rPr>
              <w:t xml:space="preserve"> with tracking ID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C870D6" w:rsidRPr="00CD397A" w:rsidTr="00B8144C">
        <w:trPr>
          <w:trHeight w:val="1215"/>
          <w:ins w:id="128" w:author="Nishikant ." w:date="2019-01-28T12:54:00Z"/>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870D6" w:rsidRPr="00B8144C" w:rsidRDefault="00C870D6" w:rsidP="00B8144C">
            <w:pPr>
              <w:spacing w:after="0" w:line="240" w:lineRule="auto"/>
              <w:rPr>
                <w:ins w:id="129" w:author="Nishikant ." w:date="2019-01-28T12:54:00Z"/>
                <w:rFonts w:ascii="Helvetica" w:hAnsi="Helvetica" w:cs="Helvetica"/>
                <w:b/>
                <w:color w:val="000000"/>
                <w:sz w:val="20"/>
                <w:szCs w:val="20"/>
                <w:shd w:val="clear" w:color="auto" w:fill="F2F2F2"/>
              </w:rPr>
            </w:pPr>
            <w:ins w:id="130" w:author="Nishikant ." w:date="2019-01-28T12:54:00Z">
              <w:r>
                <w:rPr>
                  <w:rFonts w:ascii="Helvetica" w:hAnsi="Helvetica" w:cs="Helvetica"/>
                  <w:b/>
                  <w:color w:val="000000"/>
                  <w:sz w:val="20"/>
                  <w:szCs w:val="20"/>
                  <w:shd w:val="clear" w:color="auto" w:fill="F2F2F2"/>
                </w:rPr>
                <w:t>Enable Stored Credentials</w:t>
              </w:r>
            </w:ins>
          </w:p>
        </w:tc>
        <w:tc>
          <w:tcPr>
            <w:tcW w:w="486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131" w:author="Nishikant ." w:date="2019-01-28T12:54:00Z"/>
                <w:rFonts w:ascii="Calibri" w:eastAsia="Times New Roman" w:hAnsi="Calibri" w:cs="Times New Roman"/>
                <w:color w:val="000000"/>
              </w:rPr>
            </w:pPr>
            <w:ins w:id="132" w:author="Nishikant ." w:date="2019-01-28T12:55:00Z">
              <w:r>
                <w:rPr>
                  <w:rFonts w:ascii="Calibri" w:eastAsia="Times New Roman" w:hAnsi="Calibri" w:cs="Times New Roman"/>
                  <w:color w:val="000000"/>
                </w:rPr>
                <w:t xml:space="preserve">This field is set to true </w:t>
              </w:r>
              <w:r w:rsidRPr="00C870D6">
                <w:rPr>
                  <w:rFonts w:ascii="Calibri" w:eastAsia="Times New Roman" w:hAnsi="Calibri" w:cs="Times New Roman"/>
                  <w:color w:val="000000"/>
                </w:rPr>
                <w:t>to comply with scheme mandates for storing (and subsequently using) card payment credentials for cardholder and merchant-initiated transactions.</w:t>
              </w:r>
            </w:ins>
          </w:p>
        </w:tc>
        <w:tc>
          <w:tcPr>
            <w:tcW w:w="297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133" w:author="Nishikant ." w:date="2019-01-28T12:54:00Z"/>
                <w:rFonts w:ascii="Calibri" w:eastAsia="Times New Roman" w:hAnsi="Calibri" w:cs="Times New Roman"/>
                <w:color w:val="000000"/>
              </w:rPr>
            </w:pPr>
            <w:ins w:id="134" w:author="Nishikant ." w:date="2019-01-28T12:56:00Z">
              <w:r>
                <w:rPr>
                  <w:rFonts w:ascii="Calibri" w:eastAsia="Times New Roman" w:hAnsi="Calibri" w:cs="Times New Roman"/>
                  <w:color w:val="000000"/>
                </w:rPr>
                <w:t>Default value : false</w:t>
              </w:r>
            </w:ins>
          </w:p>
        </w:tc>
      </w:tr>
    </w:tbl>
    <w:p w:rsidR="00911A29" w:rsidRDefault="00911A29" w:rsidP="00335E09"/>
    <w:p w:rsidR="00DA60F6" w:rsidRDefault="00BA19AA" w:rsidP="00B63D8A">
      <w:pPr>
        <w:pStyle w:val="Heading3"/>
        <w:keepNext/>
        <w:keepLines/>
        <w:numPr>
          <w:ilvl w:val="2"/>
          <w:numId w:val="47"/>
        </w:numPr>
        <w:pBdr>
          <w:bottom w:val="none" w:sz="0" w:space="0" w:color="auto"/>
        </w:pBdr>
        <w:spacing w:line="276" w:lineRule="auto"/>
        <w:ind w:left="1764"/>
        <w:rPr>
          <w:i w:val="0"/>
          <w:sz w:val="24"/>
          <w:szCs w:val="24"/>
        </w:rPr>
      </w:pPr>
      <w:bookmarkStart w:id="135" w:name="_Toc8312186"/>
      <w:r w:rsidRPr="00B63D8A">
        <w:rPr>
          <w:i w:val="0"/>
          <w:sz w:val="24"/>
          <w:szCs w:val="24"/>
        </w:rPr>
        <w:t xml:space="preserve">Create </w:t>
      </w:r>
      <w:r w:rsidR="00C04461" w:rsidRPr="00B63D8A">
        <w:rPr>
          <w:i w:val="0"/>
          <w:sz w:val="24"/>
          <w:szCs w:val="24"/>
        </w:rPr>
        <w:t>Worldpay</w:t>
      </w:r>
      <w:r w:rsidRPr="00B63D8A">
        <w:rPr>
          <w:i w:val="0"/>
          <w:sz w:val="24"/>
          <w:szCs w:val="24"/>
        </w:rPr>
        <w:t xml:space="preserve"> Payment Proces</w:t>
      </w:r>
      <w:r w:rsidR="008E511A" w:rsidRPr="00B63D8A">
        <w:rPr>
          <w:i w:val="0"/>
          <w:sz w:val="24"/>
          <w:szCs w:val="24"/>
        </w:rPr>
        <w:t>sor</w:t>
      </w:r>
      <w:bookmarkEnd w:id="135"/>
    </w:p>
    <w:p w:rsidR="006D22BF" w:rsidRPr="006D22BF" w:rsidRDefault="006D22BF" w:rsidP="006D22BF"/>
    <w:p w:rsidR="00DA60F6" w:rsidRDefault="00DA60F6" w:rsidP="00DA60F6">
      <w:pPr>
        <w:ind w:left="1080"/>
      </w:pPr>
      <w:r>
        <w:t xml:space="preserve">Before you can import any actual payment method for </w:t>
      </w:r>
      <w:r w:rsidR="00C04461">
        <w:t>Worldpay</w:t>
      </w:r>
      <w:r>
        <w:t>, you need to create the payment processor to handle this payment method. In order to do this, follow the instructions below:</w:t>
      </w:r>
    </w:p>
    <w:p w:rsidR="00DA60F6" w:rsidRDefault="00DA60F6" w:rsidP="00AF39B6">
      <w:pPr>
        <w:pStyle w:val="ListParagraph"/>
        <w:numPr>
          <w:ilvl w:val="0"/>
          <w:numId w:val="21"/>
        </w:numPr>
        <w:ind w:left="1800"/>
      </w:pPr>
      <w:r>
        <w:t xml:space="preserve">In Business </w:t>
      </w:r>
      <w:proofErr w:type="gramStart"/>
      <w:r>
        <w:t>Manager</w:t>
      </w:r>
      <w:proofErr w:type="gramEnd"/>
      <w:r>
        <w:t xml:space="preserve"> navigate to </w:t>
      </w:r>
      <w:r w:rsidR="00C222DB">
        <w:rPr>
          <w:i/>
          <w:u w:val="single"/>
        </w:rPr>
        <w:t>MobileFirst</w:t>
      </w:r>
      <w:r w:rsidR="00C222DB" w:rsidRPr="00D713AD">
        <w:rPr>
          <w:i/>
          <w:u w:val="single"/>
        </w:rPr>
        <w:t xml:space="preserve"> </w:t>
      </w:r>
      <w:r w:rsidRPr="00D713AD">
        <w:rPr>
          <w:i/>
          <w:u w:val="single"/>
        </w:rPr>
        <w:t>Site</w:t>
      </w:r>
      <w:r w:rsidR="00B82229" w:rsidRPr="00B82229">
        <w:rPr>
          <w:i/>
          <w:u w:val="single"/>
        </w:rPr>
        <w:sym w:font="Wingdings" w:char="F0E0"/>
      </w:r>
      <w:r w:rsidR="00B82229">
        <w:rPr>
          <w:i/>
          <w:u w:val="single"/>
        </w:rPr>
        <w:t>Merchant Tools</w:t>
      </w:r>
      <w:r>
        <w:t xml:space="preserve"> </w:t>
      </w:r>
      <w:r w:rsidRPr="00F91CD1">
        <w:rPr>
          <w:i/>
          <w:u w:val="single"/>
        </w:rPr>
        <w:sym w:font="Wingdings" w:char="F0E0"/>
      </w:r>
      <w:r w:rsidRPr="00F91CD1">
        <w:rPr>
          <w:i/>
          <w:u w:val="single"/>
        </w:rPr>
        <w:t xml:space="preserve"> Ordering </w:t>
      </w:r>
      <w:r w:rsidRPr="00F91CD1">
        <w:rPr>
          <w:i/>
          <w:u w:val="single"/>
        </w:rPr>
        <w:sym w:font="Wingdings" w:char="F0E0"/>
      </w:r>
      <w:r w:rsidRPr="00F91CD1">
        <w:rPr>
          <w:i/>
          <w:u w:val="single"/>
        </w:rPr>
        <w:t xml:space="preserve"> Payment Processors</w:t>
      </w:r>
      <w:r>
        <w:t>.</w:t>
      </w:r>
    </w:p>
    <w:p w:rsidR="00DA60F6" w:rsidRDefault="00DA60F6" w:rsidP="00AF39B6">
      <w:pPr>
        <w:pStyle w:val="ListParagraph"/>
        <w:numPr>
          <w:ilvl w:val="0"/>
          <w:numId w:val="21"/>
        </w:numPr>
        <w:ind w:left="1800"/>
      </w:pPr>
      <w:r>
        <w:t xml:space="preserve">Click on the </w:t>
      </w:r>
      <w:r w:rsidRPr="00157759">
        <w:rPr>
          <w:u w:val="single"/>
        </w:rPr>
        <w:t>new</w:t>
      </w:r>
      <w:r>
        <w:t xml:space="preserve"> button to create a new Payment Processor.</w:t>
      </w:r>
    </w:p>
    <w:p w:rsidR="00DA60F6" w:rsidRDefault="00DA60F6" w:rsidP="00AF39B6">
      <w:pPr>
        <w:pStyle w:val="ListParagraph"/>
        <w:numPr>
          <w:ilvl w:val="0"/>
          <w:numId w:val="21"/>
        </w:numPr>
        <w:ind w:left="1800"/>
      </w:pPr>
      <w:r>
        <w:t xml:space="preserve">Enter ID: </w:t>
      </w:r>
      <w:r w:rsidR="00C04461">
        <w:rPr>
          <w:b/>
        </w:rPr>
        <w:t>Worldpay</w:t>
      </w:r>
      <w:r>
        <w:t xml:space="preserve"> and then click the </w:t>
      </w:r>
      <w:r w:rsidRPr="00157759">
        <w:rPr>
          <w:u w:val="single"/>
        </w:rPr>
        <w:t>apply</w:t>
      </w:r>
      <w:r>
        <w:t xml:space="preserve"> button.</w:t>
      </w:r>
    </w:p>
    <w:p w:rsidR="00DA60F6" w:rsidRDefault="00987E53" w:rsidP="00DA60F6">
      <w:pPr>
        <w:ind w:left="1440"/>
      </w:pPr>
      <w:r>
        <w:rPr>
          <w:noProof/>
        </w:rPr>
        <w:lastRenderedPageBreak/>
        <w:drawing>
          <wp:inline distT="0" distB="0" distL="0" distR="0" wp14:anchorId="637AA481" wp14:editId="7305C253">
            <wp:extent cx="5362476" cy="2576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0319" cy="2579914"/>
                    </a:xfrm>
                    <a:prstGeom prst="rect">
                      <a:avLst/>
                    </a:prstGeom>
                  </pic:spPr>
                </pic:pic>
              </a:graphicData>
            </a:graphic>
          </wp:inline>
        </w:drawing>
      </w:r>
    </w:p>
    <w:p w:rsidR="00DA60F6" w:rsidRPr="00197EA0" w:rsidRDefault="00DA60F6" w:rsidP="00DA60F6">
      <w:pPr>
        <w:ind w:left="1440"/>
        <w:jc w:val="center"/>
      </w:pPr>
      <w:r>
        <w:t>Fig: 2.3</w:t>
      </w:r>
    </w:p>
    <w:p w:rsidR="00DA60F6" w:rsidRDefault="00733EA6" w:rsidP="00B63D8A">
      <w:pPr>
        <w:pStyle w:val="Heading3"/>
        <w:keepNext/>
        <w:keepLines/>
        <w:numPr>
          <w:ilvl w:val="2"/>
          <w:numId w:val="47"/>
        </w:numPr>
        <w:pBdr>
          <w:bottom w:val="none" w:sz="0" w:space="0" w:color="auto"/>
        </w:pBdr>
        <w:spacing w:line="276" w:lineRule="auto"/>
        <w:ind w:left="1764"/>
        <w:rPr>
          <w:i w:val="0"/>
          <w:sz w:val="24"/>
          <w:szCs w:val="24"/>
        </w:rPr>
      </w:pPr>
      <w:bookmarkStart w:id="136" w:name="_Toc8312187"/>
      <w:r w:rsidRPr="00B63D8A">
        <w:rPr>
          <w:i w:val="0"/>
          <w:sz w:val="24"/>
          <w:szCs w:val="24"/>
        </w:rPr>
        <w:t xml:space="preserve">Importing </w:t>
      </w:r>
      <w:r w:rsidR="00C04461" w:rsidRPr="00B63D8A">
        <w:rPr>
          <w:i w:val="0"/>
          <w:sz w:val="24"/>
          <w:szCs w:val="24"/>
        </w:rPr>
        <w:t>Worldpay</w:t>
      </w:r>
      <w:r w:rsidRPr="00B63D8A">
        <w:rPr>
          <w:i w:val="0"/>
          <w:sz w:val="24"/>
          <w:szCs w:val="24"/>
        </w:rPr>
        <w:t xml:space="preserve"> Payment Methods</w:t>
      </w:r>
      <w:bookmarkEnd w:id="136"/>
    </w:p>
    <w:p w:rsidR="006D22BF" w:rsidRPr="006D22BF" w:rsidRDefault="006D22BF" w:rsidP="006D22BF"/>
    <w:p w:rsidR="00DA60F6" w:rsidRDefault="00DA60F6" w:rsidP="00DA60F6">
      <w:pPr>
        <w:ind w:left="1080"/>
      </w:pPr>
      <w:r>
        <w:t xml:space="preserve">In the integration package, a payment method definition </w:t>
      </w:r>
      <w:proofErr w:type="gramStart"/>
      <w:r>
        <w:t>is provided</w:t>
      </w:r>
      <w:proofErr w:type="gramEnd"/>
      <w:r>
        <w:t xml:space="preserve"> in the </w:t>
      </w:r>
      <w:r w:rsidR="00B82229" w:rsidRPr="00C75E15">
        <w:rPr>
          <w:u w:val="single"/>
        </w:rPr>
        <w:t>worldpay_paymentmethods</w:t>
      </w:r>
      <w:r w:rsidR="00B82229" w:rsidRPr="00C75E15" w:rsidDel="00B82229">
        <w:rPr>
          <w:u w:val="single"/>
        </w:rPr>
        <w:t xml:space="preserve"> </w:t>
      </w:r>
      <w:r w:rsidRPr="00B82229">
        <w:rPr>
          <w:u w:val="single"/>
        </w:rPr>
        <w:t>.xml</w:t>
      </w:r>
      <w:r w:rsidRPr="0081748A">
        <w:t xml:space="preserve"> file</w:t>
      </w:r>
      <w:r>
        <w:t xml:space="preserve">. All import files </w:t>
      </w:r>
      <w:proofErr w:type="gramStart"/>
      <w:r w:rsidRPr="00161868">
        <w:t>can be found</w:t>
      </w:r>
      <w:proofErr w:type="gramEnd"/>
      <w:r w:rsidRPr="00161868">
        <w:t xml:space="preserve"> in </w:t>
      </w:r>
      <w:r>
        <w:t>the</w:t>
      </w:r>
      <w:r w:rsidRPr="00161868">
        <w:t xml:space="preserve"> </w:t>
      </w:r>
      <w:r w:rsidR="007A4C01">
        <w:t>import folder within the</w:t>
      </w:r>
      <w:r>
        <w:t xml:space="preserve"> cartridge</w:t>
      </w:r>
      <w:r w:rsidR="007A4C01">
        <w:t xml:space="preserve"> installation pack</w:t>
      </w:r>
      <w:r>
        <w:t xml:space="preserve">. To import this </w:t>
      </w:r>
      <w:r w:rsidR="00C2491C">
        <w:t>file,</w:t>
      </w:r>
      <w:r>
        <w:t xml:space="preserve"> follow the instructions below:</w:t>
      </w:r>
    </w:p>
    <w:p w:rsidR="00DA60F6" w:rsidRDefault="00DA60F6" w:rsidP="00AF39B6">
      <w:pPr>
        <w:pStyle w:val="ListParagraph"/>
        <w:numPr>
          <w:ilvl w:val="0"/>
          <w:numId w:val="22"/>
        </w:numPr>
        <w:ind w:left="1800"/>
      </w:pPr>
      <w:r>
        <w:t xml:space="preserve">In Business </w:t>
      </w:r>
      <w:proofErr w:type="gramStart"/>
      <w:r>
        <w:t>Manager</w:t>
      </w:r>
      <w:proofErr w:type="gramEnd"/>
      <w:r>
        <w:t xml:space="preserve"> navigate to </w:t>
      </w:r>
      <w:r w:rsidR="00BB0DBB">
        <w:rPr>
          <w:i/>
          <w:u w:val="single"/>
        </w:rPr>
        <w:t>MobileFirst</w:t>
      </w:r>
      <w:r w:rsidR="00BB0DBB" w:rsidRPr="00D713AD">
        <w:rPr>
          <w:i/>
          <w:u w:val="single"/>
        </w:rPr>
        <w:t xml:space="preserve"> </w:t>
      </w:r>
      <w:r w:rsidRPr="00D713AD">
        <w:rPr>
          <w:i/>
          <w:u w:val="single"/>
        </w:rPr>
        <w:t>Site</w:t>
      </w:r>
      <w:r w:rsidR="00B82229" w:rsidRPr="00B82229">
        <w:rPr>
          <w:i/>
          <w:u w:val="single"/>
        </w:rPr>
        <w:sym w:font="Wingdings" w:char="F0E0"/>
      </w:r>
      <w:r>
        <w:t xml:space="preserve"> </w:t>
      </w:r>
      <w:r w:rsidR="00B82229" w:rsidRPr="00C75E15">
        <w:rPr>
          <w:u w:val="single"/>
        </w:rPr>
        <w:t>Merchant Tools</w:t>
      </w:r>
      <w:r w:rsidRPr="00F91CD1">
        <w:rPr>
          <w:i/>
          <w:u w:val="single"/>
        </w:rPr>
        <w:sym w:font="Wingdings" w:char="F0E0"/>
      </w:r>
      <w:r w:rsidRPr="00F91CD1">
        <w:rPr>
          <w:i/>
          <w:u w:val="single"/>
        </w:rPr>
        <w:t xml:space="preserve"> Ordering</w:t>
      </w:r>
      <w:r>
        <w:rPr>
          <w:i/>
          <w:u w:val="single"/>
        </w:rPr>
        <w:t xml:space="preserve"> </w:t>
      </w:r>
      <w:r w:rsidRPr="0081748A">
        <w:rPr>
          <w:i/>
          <w:u w:val="single"/>
        </w:rPr>
        <w:sym w:font="Wingdings" w:char="F0E0"/>
      </w:r>
      <w:r>
        <w:rPr>
          <w:i/>
          <w:u w:val="single"/>
        </w:rPr>
        <w:t xml:space="preserve"> Import &amp; Export</w:t>
      </w:r>
      <w:r>
        <w:t>.</w:t>
      </w:r>
    </w:p>
    <w:p w:rsidR="00DA60F6" w:rsidRDefault="00DA60F6" w:rsidP="00AF39B6">
      <w:pPr>
        <w:pStyle w:val="ListParagraph"/>
        <w:numPr>
          <w:ilvl w:val="0"/>
          <w:numId w:val="22"/>
        </w:numPr>
        <w:ind w:left="1800"/>
      </w:pPr>
      <w:r>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2"/>
        </w:numPr>
        <w:ind w:left="1800"/>
      </w:pPr>
      <w:r>
        <w:t xml:space="preserve">After the file has been uploaded click on the </w:t>
      </w:r>
      <w:r w:rsidRPr="00C54B4A">
        <w:rPr>
          <w:u w:val="single"/>
        </w:rPr>
        <w:t>back</w:t>
      </w:r>
      <w:r>
        <w:t xml:space="preserve"> button. In the Payment Methods area, click on the </w:t>
      </w:r>
      <w:r w:rsidRPr="00C54B4A">
        <w:rPr>
          <w:u w:val="single"/>
        </w:rPr>
        <w:t>Import</w:t>
      </w:r>
      <w:r>
        <w:t xml:space="preserve"> button.</w:t>
      </w:r>
    </w:p>
    <w:p w:rsidR="00DA60F6" w:rsidRDefault="00DA60F6" w:rsidP="00AF39B6">
      <w:pPr>
        <w:pStyle w:val="ListParagraph"/>
        <w:numPr>
          <w:ilvl w:val="0"/>
          <w:numId w:val="22"/>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Make sure REPLACE </w:t>
      </w:r>
      <w:proofErr w:type="gramStart"/>
      <w:r>
        <w:t>is selected</w:t>
      </w:r>
      <w:proofErr w:type="gramEnd"/>
      <w:r>
        <w:t xml:space="preserve"> and click on the </w:t>
      </w:r>
      <w:r w:rsidRPr="00E56B13">
        <w:t>Import</w:t>
      </w:r>
      <w:r>
        <w:t xml:space="preserve"> button.</w:t>
      </w:r>
    </w:p>
    <w:p w:rsidR="00F21563" w:rsidRPr="00CF3010" w:rsidRDefault="00DA60F6" w:rsidP="00F21563">
      <w:pPr>
        <w:pStyle w:val="ListParagraph"/>
        <w:numPr>
          <w:ilvl w:val="0"/>
          <w:numId w:val="22"/>
        </w:numPr>
        <w:ind w:left="1800"/>
      </w:pPr>
      <w:r>
        <w:t xml:space="preserve">Navigate to </w:t>
      </w:r>
      <w:r w:rsidR="000D593B" w:rsidRPr="00C75E15">
        <w:rPr>
          <w:u w:val="single"/>
        </w:rPr>
        <w:t xml:space="preserve">MobileFirst </w:t>
      </w:r>
      <w:r w:rsidRPr="00C75E15">
        <w:rPr>
          <w:u w:val="single"/>
        </w:rPr>
        <w:t>Site</w:t>
      </w:r>
      <w:r w:rsidR="00B82229" w:rsidRPr="00C75E15">
        <w:rPr>
          <w:u w:val="single"/>
        </w:rPr>
        <w:sym w:font="Wingdings" w:char="F0E0"/>
      </w:r>
      <w:r w:rsidR="00B82229" w:rsidRPr="00C75E15">
        <w:rPr>
          <w:u w:val="single"/>
        </w:rPr>
        <w:t xml:space="preserve"> Merchant Tools</w:t>
      </w:r>
      <w:r w:rsidRPr="00C75E15">
        <w:rPr>
          <w:u w:val="single"/>
        </w:rPr>
        <w:t xml:space="preserve"> </w:t>
      </w:r>
      <w:r w:rsidRPr="00C75E15">
        <w:rPr>
          <w:u w:val="single"/>
        </w:rPr>
        <w:sym w:font="Wingdings" w:char="F0E0"/>
      </w:r>
      <w:r w:rsidRPr="00C75E15">
        <w:rPr>
          <w:u w:val="single"/>
        </w:rPr>
        <w:t xml:space="preserve"> Ordering</w:t>
      </w:r>
      <w:r w:rsidRPr="00C75E15">
        <w:rPr>
          <w:u w:val="single"/>
        </w:rPr>
        <w:sym w:font="Wingdings" w:char="F0E0"/>
      </w:r>
      <w:r w:rsidRPr="00C75E15">
        <w:rPr>
          <w:u w:val="single"/>
        </w:rPr>
        <w:t xml:space="preserve"> Payment Methods.</w:t>
      </w:r>
    </w:p>
    <w:p w:rsidR="00933B4A" w:rsidRDefault="00DA60F6" w:rsidP="00E56B13">
      <w:pPr>
        <w:pStyle w:val="ListParagraph"/>
        <w:numPr>
          <w:ilvl w:val="0"/>
          <w:numId w:val="22"/>
        </w:numPr>
        <w:ind w:left="1800"/>
      </w:pPr>
      <w:r>
        <w:t>Enable the Payment Method</w:t>
      </w:r>
      <w:r w:rsidR="00933B4A">
        <w:t xml:space="preserve"> under</w:t>
      </w:r>
      <w:r w:rsidR="001C1B79">
        <w:t xml:space="preserve"> </w:t>
      </w:r>
      <w:r w:rsidR="001C1B79">
        <w:rPr>
          <w:b/>
          <w:u w:val="single"/>
        </w:rPr>
        <w:t>Ordering -&gt; Payment Methods</w:t>
      </w:r>
      <w:r w:rsidR="00933B4A" w:rsidRPr="00B6182F">
        <w:rPr>
          <w:b/>
          <w:u w:val="single"/>
        </w:rPr>
        <w:t xml:space="preserve"> section</w:t>
      </w:r>
      <w:r>
        <w:t xml:space="preserve"> that needs to </w:t>
      </w:r>
      <w:proofErr w:type="gramStart"/>
      <w:r>
        <w:t>be activated</w:t>
      </w:r>
      <w:proofErr w:type="gramEnd"/>
      <w:r>
        <w:t xml:space="preserve">. Repeat these steps for all the Payment Methods that </w:t>
      </w:r>
      <w:proofErr w:type="gramStart"/>
      <w:r>
        <w:t>are required to be supported</w:t>
      </w:r>
      <w:proofErr w:type="gramEnd"/>
      <w:r>
        <w:t xml:space="preserve"> on the site.</w:t>
      </w:r>
      <w:r w:rsidRPr="00D10991">
        <w:t xml:space="preserve"> </w:t>
      </w:r>
      <w:r>
        <w:t>(Refer to Fig: 2.4)</w:t>
      </w:r>
    </w:p>
    <w:p w:rsidR="00EB1DE8" w:rsidRDefault="00112081" w:rsidP="00EB1DE8">
      <w:pPr>
        <w:ind w:left="708" w:firstLine="708"/>
      </w:pPr>
      <w:r>
        <w:t>Set below custom attributes of Payment method as provided by merchant:</w:t>
      </w:r>
      <w:r w:rsidR="00DB2FA5">
        <w:t xml:space="preserve"> (Refer to </w:t>
      </w:r>
      <w:r w:rsidR="00F21563">
        <w:t>Fig:</w:t>
      </w:r>
      <w:r w:rsidR="00DB2FA5">
        <w:t xml:space="preserve"> 2.5)</w:t>
      </w:r>
    </w:p>
    <w:tbl>
      <w:tblPr>
        <w:tblStyle w:val="TableGrid"/>
        <w:tblW w:w="0" w:type="auto"/>
        <w:tblInd w:w="1800" w:type="dxa"/>
        <w:tblLook w:val="04A0" w:firstRow="1" w:lastRow="0" w:firstColumn="1" w:lastColumn="0" w:noHBand="0" w:noVBand="1"/>
      </w:tblPr>
      <w:tblGrid>
        <w:gridCol w:w="2151"/>
        <w:gridCol w:w="5785"/>
      </w:tblGrid>
      <w:tr w:rsidR="00430592" w:rsidTr="00430592">
        <w:tc>
          <w:tcPr>
            <w:tcW w:w="2178" w:type="dxa"/>
          </w:tcPr>
          <w:p w:rsidR="00430592" w:rsidRPr="00DB2FA5" w:rsidRDefault="00430592" w:rsidP="00430592">
            <w:pPr>
              <w:rPr>
                <w:b/>
              </w:rPr>
            </w:pPr>
            <w:r w:rsidRPr="00DB2FA5">
              <w:rPr>
                <w:b/>
              </w:rPr>
              <w:t>Custom Attribute</w:t>
            </w:r>
          </w:p>
        </w:tc>
        <w:tc>
          <w:tcPr>
            <w:tcW w:w="5984" w:type="dxa"/>
          </w:tcPr>
          <w:p w:rsidR="00430592" w:rsidRPr="00DB2FA5" w:rsidRDefault="00430592" w:rsidP="00430592">
            <w:pPr>
              <w:rPr>
                <w:b/>
              </w:rPr>
            </w:pPr>
            <w:r w:rsidRPr="00DB2FA5">
              <w:rPr>
                <w:b/>
              </w:rPr>
              <w:t>Description</w:t>
            </w:r>
          </w:p>
        </w:tc>
      </w:tr>
      <w:tr w:rsidR="00430592" w:rsidTr="00430592">
        <w:tc>
          <w:tcPr>
            <w:tcW w:w="2178" w:type="dxa"/>
          </w:tcPr>
          <w:p w:rsidR="00430592" w:rsidRDefault="00430592" w:rsidP="00430592">
            <w:r>
              <w:t>Merchant Code</w:t>
            </w:r>
          </w:p>
        </w:tc>
        <w:tc>
          <w:tcPr>
            <w:tcW w:w="5984" w:type="dxa"/>
          </w:tcPr>
          <w:p w:rsidR="00430592" w:rsidRDefault="00430592" w:rsidP="00430592">
            <w:r w:rsidRPr="00430592">
              <w:t>This field represents the  hex code provided by merc</w:t>
            </w:r>
            <w:r>
              <w:t>hant</w:t>
            </w:r>
          </w:p>
        </w:tc>
      </w:tr>
      <w:tr w:rsidR="00430592" w:rsidTr="00430592">
        <w:tc>
          <w:tcPr>
            <w:tcW w:w="2178" w:type="dxa"/>
          </w:tcPr>
          <w:p w:rsidR="00430592" w:rsidRDefault="00430592" w:rsidP="00430592">
            <w:r>
              <w:t>User Name</w:t>
            </w:r>
          </w:p>
        </w:tc>
        <w:tc>
          <w:tcPr>
            <w:tcW w:w="5984" w:type="dxa"/>
          </w:tcPr>
          <w:p w:rsidR="00430592" w:rsidRDefault="00430592" w:rsidP="00430592">
            <w:r w:rsidRPr="00430592">
              <w:t>This field represents the  username provided by merchant</w:t>
            </w:r>
          </w:p>
        </w:tc>
      </w:tr>
      <w:tr w:rsidR="00430592" w:rsidTr="00AA5044">
        <w:tc>
          <w:tcPr>
            <w:tcW w:w="2178" w:type="dxa"/>
            <w:shd w:val="clear" w:color="auto" w:fill="DAEEF3" w:themeFill="accent5" w:themeFillTint="33"/>
          </w:tcPr>
          <w:p w:rsidR="00430592" w:rsidRPr="00AA5044" w:rsidRDefault="00430592" w:rsidP="00430592">
            <w:r w:rsidRPr="00AA5044">
              <w:t>Type</w:t>
            </w:r>
          </w:p>
        </w:tc>
        <w:tc>
          <w:tcPr>
            <w:tcW w:w="5984" w:type="dxa"/>
            <w:shd w:val="clear" w:color="auto" w:fill="DAEEF3" w:themeFill="accent5" w:themeFillTint="33"/>
          </w:tcPr>
          <w:p w:rsidR="00430592" w:rsidRPr="00AA5044" w:rsidRDefault="00430592" w:rsidP="00430592">
            <w:r w:rsidRPr="00AA5044">
              <w:t xml:space="preserve">Select the </w:t>
            </w:r>
            <w:r w:rsidRPr="00AA5044">
              <w:rPr>
                <w:u w:val="single"/>
              </w:rPr>
              <w:t>Payment Method</w:t>
            </w:r>
            <w:r w:rsidRPr="00AA5044">
              <w:t xml:space="preserve"> Type to </w:t>
            </w:r>
            <w:r w:rsidRPr="00AA5044">
              <w:rPr>
                <w:u w:val="single"/>
              </w:rPr>
              <w:t>DIRECT/REDIRECT</w:t>
            </w:r>
            <w:r w:rsidRPr="00AA5044">
              <w:t xml:space="preserve"> as per the one that needs to </w:t>
            </w:r>
            <w:proofErr w:type="gramStart"/>
            <w:r w:rsidRPr="00AA5044">
              <w:t>be supported</w:t>
            </w:r>
            <w:proofErr w:type="gramEnd"/>
            <w:r w:rsidRPr="00AA5044">
              <w:t xml:space="preserve"> on the merchant site. (Refer to Fig: 2.5)</w:t>
            </w:r>
          </w:p>
          <w:p w:rsidR="00430592" w:rsidRPr="00AA5044" w:rsidRDefault="00430592" w:rsidP="00430592"/>
        </w:tc>
      </w:tr>
      <w:tr w:rsidR="00430592" w:rsidTr="00430592">
        <w:tc>
          <w:tcPr>
            <w:tcW w:w="2178" w:type="dxa"/>
          </w:tcPr>
          <w:p w:rsidR="00430592" w:rsidRDefault="00430592" w:rsidP="00430592">
            <w:r>
              <w:lastRenderedPageBreak/>
              <w:t>Password</w:t>
            </w:r>
          </w:p>
        </w:tc>
        <w:tc>
          <w:tcPr>
            <w:tcW w:w="5984" w:type="dxa"/>
          </w:tcPr>
          <w:p w:rsidR="00430592" w:rsidRDefault="00430592" w:rsidP="00430592">
            <w:r w:rsidRPr="00430592">
              <w:t>This field represents the  password provided by merchant</w:t>
            </w:r>
          </w:p>
        </w:tc>
      </w:tr>
      <w:tr w:rsidR="00430592" w:rsidTr="00430592">
        <w:tc>
          <w:tcPr>
            <w:tcW w:w="2178" w:type="dxa"/>
          </w:tcPr>
          <w:p w:rsidR="00430592" w:rsidRDefault="00430592" w:rsidP="00430592">
            <w:r>
              <w:t>Days after which Order expires</w:t>
            </w:r>
          </w:p>
        </w:tc>
        <w:tc>
          <w:tcPr>
            <w:tcW w:w="5984" w:type="dxa"/>
          </w:tcPr>
          <w:p w:rsidR="00430592" w:rsidRDefault="00E56B13" w:rsidP="00430592">
            <w:r>
              <w:t>Configure the number of days after which the Order should be cleaned up</w:t>
            </w:r>
          </w:p>
        </w:tc>
      </w:tr>
      <w:tr w:rsidR="00430592" w:rsidTr="00430592">
        <w:tc>
          <w:tcPr>
            <w:tcW w:w="2178" w:type="dxa"/>
          </w:tcPr>
          <w:p w:rsidR="00430592" w:rsidRDefault="00A42F38" w:rsidP="00430592">
            <w:r>
              <w:t xml:space="preserve">SEPA </w:t>
            </w:r>
            <w:r w:rsidR="00430592">
              <w:t>mandate number</w:t>
            </w:r>
          </w:p>
        </w:tc>
        <w:tc>
          <w:tcPr>
            <w:tcW w:w="5984" w:type="dxa"/>
          </w:tcPr>
          <w:p w:rsidR="00430592" w:rsidRDefault="00430592" w:rsidP="00101866">
            <w:r w:rsidRPr="00430592">
              <w:t>This will be part of mandate type for</w:t>
            </w:r>
            <w:r w:rsidR="00A42F38">
              <w:t xml:space="preserve"> SEPA</w:t>
            </w:r>
            <w:r w:rsidRPr="00430592">
              <w:t>.</w:t>
            </w:r>
          </w:p>
        </w:tc>
      </w:tr>
      <w:tr w:rsidR="00DF5257" w:rsidTr="00430592">
        <w:tc>
          <w:tcPr>
            <w:tcW w:w="2178" w:type="dxa"/>
          </w:tcPr>
          <w:p w:rsidR="00DF5257" w:rsidRDefault="00DF5257" w:rsidP="00430592">
            <w:r>
              <w:t>HPP CustomOptions JSON</w:t>
            </w:r>
          </w:p>
        </w:tc>
        <w:tc>
          <w:tcPr>
            <w:tcW w:w="5984" w:type="dxa"/>
          </w:tcPr>
          <w:p w:rsidR="00DF5257" w:rsidRDefault="00DF5257" w:rsidP="00430592">
            <w:r>
              <w:t xml:space="preserve">This would only be populated in case of payment method as “Credit Card Redirect” where merchant defines </w:t>
            </w:r>
            <w:proofErr w:type="gramStart"/>
            <w:r>
              <w:t>JSON which</w:t>
            </w:r>
            <w:proofErr w:type="gramEnd"/>
            <w:r>
              <w:t xml:space="preserve"> determines the type as iframe/lightbox in which Hosted Payment Page appears on Merchant site.</w:t>
            </w:r>
          </w:p>
          <w:p w:rsidR="00DF5257" w:rsidRPr="00430592" w:rsidRDefault="00DF5257" w:rsidP="00430592">
            <w:r>
              <w:t xml:space="preserve">Default Value is blank represent </w:t>
            </w:r>
            <w:r w:rsidR="00C04461">
              <w:t>Worldpay</w:t>
            </w:r>
            <w:r>
              <w:t xml:space="preserve"> redirection page appears</w:t>
            </w:r>
          </w:p>
        </w:tc>
      </w:tr>
      <w:tr w:rsidR="00A42F38" w:rsidTr="00430592">
        <w:tc>
          <w:tcPr>
            <w:tcW w:w="2178" w:type="dxa"/>
          </w:tcPr>
          <w:p w:rsidR="00A42F38" w:rsidRDefault="00FC04AD" w:rsidP="00430592">
            <w:r>
              <w:t>Worldpay Statement Narrative</w:t>
            </w:r>
          </w:p>
        </w:tc>
        <w:tc>
          <w:tcPr>
            <w:tcW w:w="5984" w:type="dxa"/>
          </w:tcPr>
          <w:p w:rsidR="00A42F38" w:rsidRDefault="00A42F38" w:rsidP="00430592"/>
        </w:tc>
      </w:tr>
    </w:tbl>
    <w:p w:rsidR="00DA60F6" w:rsidRPr="00FE1ACC" w:rsidRDefault="00DA60F6" w:rsidP="002801B0"/>
    <w:p w:rsidR="00DA60F6" w:rsidRDefault="00DA60F6" w:rsidP="003E51B1">
      <w:pPr>
        <w:pStyle w:val="ListParagraph"/>
        <w:ind w:left="1080"/>
      </w:pPr>
      <w:r>
        <w:rPr>
          <w:noProof/>
        </w:rPr>
        <w:drawing>
          <wp:inline distT="0" distB="0" distL="0" distR="0" wp14:anchorId="3EFCE5B6" wp14:editId="07053ED4">
            <wp:extent cx="5339751" cy="1777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57777" cy="1783040"/>
                    </a:xfrm>
                    <a:prstGeom prst="rect">
                      <a:avLst/>
                    </a:prstGeom>
                  </pic:spPr>
                </pic:pic>
              </a:graphicData>
            </a:graphic>
          </wp:inline>
        </w:drawing>
      </w:r>
    </w:p>
    <w:p w:rsidR="00DA60F6" w:rsidRDefault="00DA60F6" w:rsidP="00DA60F6">
      <w:pPr>
        <w:ind w:left="1080"/>
        <w:jc w:val="center"/>
      </w:pPr>
      <w:r>
        <w:t>Fig: 2.4</w:t>
      </w:r>
    </w:p>
    <w:p w:rsidR="00112081" w:rsidRDefault="00DB2FA5" w:rsidP="002801B0">
      <w:pPr>
        <w:ind w:left="1080"/>
        <w:jc w:val="center"/>
      </w:pPr>
      <w:r>
        <w:rPr>
          <w:noProof/>
        </w:rPr>
        <w:drawing>
          <wp:inline distT="0" distB="0" distL="0" distR="0" wp14:anchorId="6F47F7F8" wp14:editId="3700E4B3">
            <wp:extent cx="5397190" cy="18622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5134" cy="1864995"/>
                    </a:xfrm>
                    <a:prstGeom prst="rect">
                      <a:avLst/>
                    </a:prstGeom>
                  </pic:spPr>
                </pic:pic>
              </a:graphicData>
            </a:graphic>
          </wp:inline>
        </w:drawing>
      </w:r>
      <w:r w:rsidR="002801B0">
        <w:t>Fig: 2.5</w:t>
      </w:r>
    </w:p>
    <w:p w:rsidR="00917733" w:rsidRDefault="00CF7C38" w:rsidP="00B761DF">
      <w:pPr>
        <w:pStyle w:val="ListParagraph"/>
        <w:numPr>
          <w:ilvl w:val="0"/>
          <w:numId w:val="33"/>
        </w:numPr>
        <w:jc w:val="both"/>
      </w:pPr>
      <w:r w:rsidRPr="00D23092">
        <w:t xml:space="preserve">Once the payment methods </w:t>
      </w:r>
      <w:proofErr w:type="gramStart"/>
      <w:r w:rsidRPr="00D23092">
        <w:t>are added and enabled successfully</w:t>
      </w:r>
      <w:proofErr w:type="gramEnd"/>
      <w:r w:rsidRPr="00D23092">
        <w:t xml:space="preserve">, update credit or debit card </w:t>
      </w:r>
      <w:r w:rsidR="00D23092" w:rsidRPr="00D23092">
        <w:t>details as</w:t>
      </w:r>
      <w:r w:rsidRPr="00D23092">
        <w:t xml:space="preserve"> provided by merchant under Payment method-&gt; Credit/Debit Cards section</w:t>
      </w:r>
      <w:r w:rsidR="00D23092" w:rsidRPr="00D23092">
        <w:t>.</w:t>
      </w:r>
      <w:r w:rsidR="00D23092">
        <w:rPr>
          <w:b/>
          <w:bCs/>
          <w:i/>
        </w:rPr>
        <w:t xml:space="preserve"> </w:t>
      </w:r>
      <w:r w:rsidR="00D23092">
        <w:t xml:space="preserve">Enable the credit/debit card under </w:t>
      </w:r>
      <w:r w:rsidR="00D23092">
        <w:rPr>
          <w:b/>
          <w:u w:val="single"/>
        </w:rPr>
        <w:t>Credit/Debit Cards S</w:t>
      </w:r>
      <w:r w:rsidR="00D23092" w:rsidRPr="00F21563">
        <w:rPr>
          <w:b/>
          <w:u w:val="single"/>
        </w:rPr>
        <w:t>ection</w:t>
      </w:r>
      <w:r w:rsidR="00D23092">
        <w:t xml:space="preserve"> that needs to </w:t>
      </w:r>
      <w:proofErr w:type="gramStart"/>
      <w:r w:rsidR="00D23092">
        <w:t>be activated</w:t>
      </w:r>
      <w:proofErr w:type="gramEnd"/>
      <w:r w:rsidR="00D23092">
        <w:t xml:space="preserve">. </w:t>
      </w:r>
      <w:r w:rsidR="00DF5257" w:rsidRPr="00DF5257">
        <w:t>Ensure custom attribute named “</w:t>
      </w:r>
      <w:r w:rsidR="00C04461">
        <w:t>Worldpay</w:t>
      </w:r>
      <w:r w:rsidR="00DF5257" w:rsidRPr="00DF5257">
        <w:t xml:space="preserve"> Card Type” is populated for all active cards with corresponding </w:t>
      </w:r>
      <w:r w:rsidR="00C04461">
        <w:t>Worldpay</w:t>
      </w:r>
      <w:r w:rsidR="00DF5257" w:rsidRPr="00DF5257">
        <w:t xml:space="preserve"> type </w:t>
      </w:r>
      <w:proofErr w:type="gramStart"/>
      <w:r w:rsidR="00DF5257" w:rsidRPr="00DF5257">
        <w:t>like</w:t>
      </w:r>
      <w:proofErr w:type="gramEnd"/>
      <w:r w:rsidR="00DF5257" w:rsidRPr="00DF5257">
        <w:t xml:space="preserve"> for VISA it is “VISA-SSL”.</w:t>
      </w:r>
      <w:r w:rsidR="00DF5257">
        <w:t xml:space="preserve"> </w:t>
      </w:r>
      <w:r w:rsidR="00D23092">
        <w:t xml:space="preserve">Repeat these steps for all the cards that </w:t>
      </w:r>
      <w:proofErr w:type="gramStart"/>
      <w:r w:rsidR="00D23092">
        <w:t>are required to be supported</w:t>
      </w:r>
      <w:proofErr w:type="gramEnd"/>
      <w:r w:rsidR="00D23092">
        <w:t xml:space="preserve"> on the site.</w:t>
      </w:r>
      <w:r w:rsidR="00D23092" w:rsidRPr="00D10991">
        <w:t xml:space="preserve"> </w:t>
      </w:r>
      <w:r w:rsidR="00D23092">
        <w:t>(Refer to Fig: 2.</w:t>
      </w:r>
      <w:r w:rsidR="00063391">
        <w:t>6</w:t>
      </w:r>
      <w:r w:rsidR="00D23092">
        <w:t>)</w:t>
      </w:r>
    </w:p>
    <w:p w:rsidR="00917733" w:rsidRDefault="00917733" w:rsidP="00917733">
      <w:pPr>
        <w:ind w:left="1416"/>
      </w:pPr>
      <w:r>
        <w:lastRenderedPageBreak/>
        <w:t>Set below card details of Payment method as provided by merchant. All these fields are optional (Refer to Fig: 2.</w:t>
      </w:r>
      <w:r w:rsidR="00E56B13">
        <w:t>6</w:t>
      </w:r>
      <w:r>
        <w:t>)</w:t>
      </w:r>
    </w:p>
    <w:tbl>
      <w:tblPr>
        <w:tblStyle w:val="TableGrid"/>
        <w:tblW w:w="0" w:type="auto"/>
        <w:tblInd w:w="1428" w:type="dxa"/>
        <w:tblLook w:val="04A0" w:firstRow="1" w:lastRow="0" w:firstColumn="1" w:lastColumn="0" w:noHBand="0" w:noVBand="1"/>
      </w:tblPr>
      <w:tblGrid>
        <w:gridCol w:w="4125"/>
        <w:gridCol w:w="4183"/>
      </w:tblGrid>
      <w:tr w:rsidR="00917733" w:rsidTr="00917733">
        <w:tc>
          <w:tcPr>
            <w:tcW w:w="4981" w:type="dxa"/>
          </w:tcPr>
          <w:p w:rsidR="00917733" w:rsidRPr="00027629" w:rsidRDefault="00917733" w:rsidP="00917733">
            <w:pPr>
              <w:pStyle w:val="ListParagraph"/>
              <w:ind w:left="0"/>
              <w:rPr>
                <w:b/>
              </w:rPr>
            </w:pPr>
            <w:r w:rsidRPr="00027629">
              <w:rPr>
                <w:b/>
              </w:rPr>
              <w:t>Card Attribute</w:t>
            </w:r>
          </w:p>
        </w:tc>
        <w:tc>
          <w:tcPr>
            <w:tcW w:w="4981" w:type="dxa"/>
          </w:tcPr>
          <w:p w:rsidR="00917733" w:rsidRPr="00027629" w:rsidRDefault="00027629" w:rsidP="00917733">
            <w:pPr>
              <w:pStyle w:val="ListParagraph"/>
              <w:ind w:left="0"/>
              <w:rPr>
                <w:b/>
              </w:rPr>
            </w:pPr>
            <w:r w:rsidRPr="00027629">
              <w:rPr>
                <w:b/>
              </w:rPr>
              <w:t>Description</w:t>
            </w:r>
          </w:p>
        </w:tc>
      </w:tr>
      <w:tr w:rsidR="00917733" w:rsidTr="00917733">
        <w:tc>
          <w:tcPr>
            <w:tcW w:w="4981" w:type="dxa"/>
          </w:tcPr>
          <w:p w:rsidR="00917733" w:rsidRDefault="00917733" w:rsidP="00917733">
            <w:pPr>
              <w:pStyle w:val="ListParagraph"/>
              <w:ind w:left="0"/>
            </w:pPr>
            <w:r w:rsidRPr="00917733">
              <w:t>Security Code Length</w:t>
            </w:r>
          </w:p>
        </w:tc>
        <w:tc>
          <w:tcPr>
            <w:tcW w:w="4981" w:type="dxa"/>
          </w:tcPr>
          <w:p w:rsidR="00917733" w:rsidRDefault="00917733" w:rsidP="00917733">
            <w:pPr>
              <w:pStyle w:val="ListParagraph"/>
              <w:ind w:left="0"/>
            </w:pPr>
            <w:r w:rsidRPr="00917733">
              <w:t>This field represents maximum length of security code for card type</w:t>
            </w:r>
          </w:p>
        </w:tc>
      </w:tr>
      <w:tr w:rsidR="00917733" w:rsidTr="00917733">
        <w:tc>
          <w:tcPr>
            <w:tcW w:w="4981" w:type="dxa"/>
          </w:tcPr>
          <w:p w:rsidR="00917733" w:rsidRDefault="00917733" w:rsidP="00917733">
            <w:pPr>
              <w:pStyle w:val="ListParagraph"/>
              <w:ind w:left="0"/>
            </w:pPr>
            <w:r w:rsidRPr="00917733">
              <w:t>Card Number Verification</w:t>
            </w:r>
          </w:p>
        </w:tc>
        <w:tc>
          <w:tcPr>
            <w:tcW w:w="4981" w:type="dxa"/>
          </w:tcPr>
          <w:p w:rsidR="00917733" w:rsidRDefault="00917733" w:rsidP="00917733">
            <w:pPr>
              <w:pStyle w:val="ListParagraph"/>
              <w:ind w:left="0"/>
            </w:pPr>
            <w:r w:rsidRPr="00917733">
              <w:t>This field represents maximum length of CVV  for card type</w:t>
            </w:r>
          </w:p>
        </w:tc>
      </w:tr>
      <w:tr w:rsidR="000073D4" w:rsidTr="00917733">
        <w:tc>
          <w:tcPr>
            <w:tcW w:w="4981" w:type="dxa"/>
          </w:tcPr>
          <w:p w:rsidR="000073D4" w:rsidRPr="00917733" w:rsidRDefault="000073D4" w:rsidP="00917733">
            <w:pPr>
              <w:pStyle w:val="ListParagraph"/>
              <w:ind w:left="0"/>
            </w:pPr>
            <w:r w:rsidRPr="000073D4">
              <w:t>Card Number Length</w:t>
            </w:r>
          </w:p>
        </w:tc>
        <w:tc>
          <w:tcPr>
            <w:tcW w:w="4981" w:type="dxa"/>
          </w:tcPr>
          <w:p w:rsidR="000073D4" w:rsidRPr="00917733" w:rsidRDefault="000073D4" w:rsidP="00917733">
            <w:pPr>
              <w:pStyle w:val="ListParagraph"/>
              <w:ind w:left="0"/>
            </w:pPr>
            <w:r w:rsidRPr="000073D4">
              <w:t>This field represents maximum length of card number(range between 13-16) for card type</w:t>
            </w:r>
          </w:p>
        </w:tc>
      </w:tr>
      <w:tr w:rsidR="000073D4" w:rsidTr="00917733">
        <w:tc>
          <w:tcPr>
            <w:tcW w:w="4981" w:type="dxa"/>
          </w:tcPr>
          <w:p w:rsidR="000073D4" w:rsidRPr="00917733" w:rsidRDefault="000073D4" w:rsidP="00917733">
            <w:pPr>
              <w:pStyle w:val="ListParagraph"/>
              <w:ind w:left="0"/>
            </w:pPr>
            <w:r w:rsidRPr="000073D4">
              <w:t>Checksum Verification</w:t>
            </w:r>
          </w:p>
        </w:tc>
        <w:tc>
          <w:tcPr>
            <w:tcW w:w="4981" w:type="dxa"/>
          </w:tcPr>
          <w:p w:rsidR="000073D4" w:rsidRPr="00917733" w:rsidRDefault="000073D4" w:rsidP="00917733">
            <w:pPr>
              <w:pStyle w:val="ListParagraph"/>
              <w:ind w:left="0"/>
            </w:pPr>
            <w:r w:rsidRPr="000073D4">
              <w:t>This field is set to True if merchant wants to verify the card details</w:t>
            </w:r>
          </w:p>
        </w:tc>
      </w:tr>
      <w:tr w:rsidR="000073D4" w:rsidTr="00917733">
        <w:tc>
          <w:tcPr>
            <w:tcW w:w="4981" w:type="dxa"/>
          </w:tcPr>
          <w:p w:rsidR="000073D4" w:rsidRPr="00917733" w:rsidRDefault="006E4740" w:rsidP="00917733">
            <w:pPr>
              <w:pStyle w:val="ListParagraph"/>
              <w:ind w:left="0"/>
            </w:pPr>
            <w:r>
              <w:t>Worldpay</w:t>
            </w:r>
            <w:r w:rsidR="000073D4" w:rsidRPr="000073D4">
              <w:t xml:space="preserve"> Card Type</w:t>
            </w:r>
          </w:p>
        </w:tc>
        <w:tc>
          <w:tcPr>
            <w:tcW w:w="4981" w:type="dxa"/>
          </w:tcPr>
          <w:p w:rsidR="000073D4" w:rsidRPr="00917733" w:rsidRDefault="000073D4" w:rsidP="00E56B13">
            <w:pPr>
              <w:pStyle w:val="ListParagraph"/>
              <w:ind w:left="0"/>
            </w:pPr>
            <w:r w:rsidRPr="000073D4">
              <w:t xml:space="preserve">This field represents the card type </w:t>
            </w:r>
            <w:r w:rsidR="00E56B13">
              <w:t xml:space="preserve">in </w:t>
            </w:r>
            <w:r w:rsidR="00C04461">
              <w:t>Worldpay</w:t>
            </w:r>
            <w:r w:rsidR="00E56B13" w:rsidRPr="00DF5257">
              <w:t xml:space="preserve"> like for VISA it is “VISA-SSL”</w:t>
            </w:r>
          </w:p>
        </w:tc>
      </w:tr>
    </w:tbl>
    <w:p w:rsidR="00917733" w:rsidRDefault="00917733" w:rsidP="00917733">
      <w:pPr>
        <w:pStyle w:val="ListParagraph"/>
        <w:ind w:left="1428"/>
      </w:pPr>
    </w:p>
    <w:p w:rsidR="00972EB5" w:rsidRDefault="00E56B13" w:rsidP="000548CF">
      <w:pPr>
        <w:pStyle w:val="ListParagraph"/>
        <w:ind w:left="708"/>
      </w:pPr>
      <w:r>
        <w:rPr>
          <w:noProof/>
        </w:rPr>
        <w:drawing>
          <wp:inline distT="0" distB="0" distL="0" distR="0" wp14:anchorId="38526764" wp14:editId="4C55424A">
            <wp:extent cx="6181725" cy="3981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rsidR="00112081" w:rsidRPr="00826737" w:rsidRDefault="00826737" w:rsidP="00D64C48">
      <w:pPr>
        <w:rPr>
          <w:bCs/>
        </w:rPr>
      </w:pPr>
      <w:r>
        <w:rPr>
          <w:bCs/>
        </w:rPr>
        <w:tab/>
      </w:r>
      <w:r>
        <w:rPr>
          <w:bCs/>
        </w:rPr>
        <w:tab/>
      </w:r>
      <w:r>
        <w:rPr>
          <w:bCs/>
        </w:rPr>
        <w:tab/>
      </w:r>
      <w:r>
        <w:rPr>
          <w:bCs/>
        </w:rPr>
        <w:tab/>
      </w:r>
      <w:r w:rsidRPr="00826737">
        <w:t>Fig: 2.6</w:t>
      </w:r>
    </w:p>
    <w:p w:rsidR="00112081" w:rsidRPr="00826737" w:rsidRDefault="00972EB5" w:rsidP="00E56B13">
      <w:pPr>
        <w:rPr>
          <w:b/>
          <w:i/>
        </w:rPr>
      </w:pPr>
      <w:r>
        <w:tab/>
      </w:r>
      <w:r>
        <w:tab/>
      </w:r>
    </w:p>
    <w:p w:rsidR="00DA60F6" w:rsidRPr="00B63D8A" w:rsidRDefault="00112081" w:rsidP="00B63D8A">
      <w:pPr>
        <w:pStyle w:val="Heading3"/>
        <w:keepNext/>
        <w:keepLines/>
        <w:numPr>
          <w:ilvl w:val="2"/>
          <w:numId w:val="47"/>
        </w:numPr>
        <w:pBdr>
          <w:bottom w:val="none" w:sz="0" w:space="0" w:color="auto"/>
        </w:pBdr>
        <w:spacing w:line="276" w:lineRule="auto"/>
        <w:ind w:left="1764"/>
        <w:rPr>
          <w:i w:val="0"/>
          <w:sz w:val="24"/>
          <w:szCs w:val="24"/>
        </w:rPr>
      </w:pPr>
      <w:bookmarkStart w:id="137" w:name="_Toc8312188"/>
      <w:r w:rsidRPr="00B63D8A">
        <w:rPr>
          <w:i w:val="0"/>
          <w:sz w:val="24"/>
          <w:szCs w:val="24"/>
        </w:rPr>
        <w:t>I</w:t>
      </w:r>
      <w:r w:rsidR="009E60ED" w:rsidRPr="00B63D8A">
        <w:rPr>
          <w:i w:val="0"/>
          <w:sz w:val="24"/>
          <w:szCs w:val="24"/>
        </w:rPr>
        <w:t>mporting Job</w:t>
      </w:r>
      <w:bookmarkEnd w:id="137"/>
    </w:p>
    <w:p w:rsidR="00DA60F6" w:rsidRDefault="00DA60F6" w:rsidP="00DA60F6">
      <w:pPr>
        <w:ind w:left="1080"/>
      </w:pPr>
      <w:r>
        <w:t xml:space="preserve">In the integration package, a job definition </w:t>
      </w:r>
      <w:proofErr w:type="gramStart"/>
      <w:r>
        <w:t>is provided</w:t>
      </w:r>
      <w:proofErr w:type="gramEnd"/>
      <w:r>
        <w:t xml:space="preserve"> in the </w:t>
      </w:r>
      <w:r w:rsidR="00A0607B" w:rsidRPr="00A0607B">
        <w:rPr>
          <w:u w:val="single"/>
        </w:rPr>
        <w:t>worldpay_</w:t>
      </w:r>
      <w:r w:rsidR="00D005A3">
        <w:rPr>
          <w:u w:val="single"/>
        </w:rPr>
        <w:t>jobs</w:t>
      </w:r>
      <w:r w:rsidR="00A0607B">
        <w:rPr>
          <w:u w:val="single"/>
        </w:rPr>
        <w:t>.</w:t>
      </w:r>
      <w:r w:rsidR="00D005A3" w:rsidRPr="006B3D95">
        <w:rPr>
          <w:u w:val="single"/>
        </w:rPr>
        <w:t>xml</w:t>
      </w:r>
      <w:r w:rsidRPr="0081748A">
        <w:t xml:space="preserve"> file</w:t>
      </w:r>
      <w:r>
        <w:t xml:space="preserve">. All import files </w:t>
      </w:r>
      <w:proofErr w:type="gramStart"/>
      <w:r w:rsidR="008464A6">
        <w:t>are placed</w:t>
      </w:r>
      <w:proofErr w:type="gramEnd"/>
      <w:r w:rsidRPr="00161868">
        <w:t xml:space="preserve"> in </w:t>
      </w:r>
      <w:r>
        <w:t>the</w:t>
      </w:r>
      <w:r w:rsidRPr="00161868">
        <w:t xml:space="preserve"> </w:t>
      </w:r>
      <w:r>
        <w:t>import folder within the cartridge</w:t>
      </w:r>
      <w:r w:rsidR="00D005A3">
        <w:t xml:space="preserve"> installation pack</w:t>
      </w:r>
      <w:r>
        <w:t xml:space="preserve">. To import this </w:t>
      </w:r>
      <w:r w:rsidR="00BB0B70">
        <w:t>file,</w:t>
      </w:r>
      <w:r>
        <w:t xml:space="preserve"> follow the instructions below:</w:t>
      </w:r>
    </w:p>
    <w:p w:rsidR="00DA60F6" w:rsidRDefault="00DA60F6" w:rsidP="00AF39B6">
      <w:pPr>
        <w:pStyle w:val="ListParagraph"/>
        <w:numPr>
          <w:ilvl w:val="0"/>
          <w:numId w:val="26"/>
        </w:numPr>
        <w:ind w:left="1800"/>
      </w:pPr>
      <w:r>
        <w:lastRenderedPageBreak/>
        <w:t xml:space="preserve">In Business </w:t>
      </w:r>
      <w:proofErr w:type="gramStart"/>
      <w:r>
        <w:t>Manager</w:t>
      </w:r>
      <w:proofErr w:type="gramEnd"/>
      <w:r>
        <w:t xml:space="preserve"> navigate to </w:t>
      </w:r>
      <w:r w:rsidRPr="00775DED">
        <w:rPr>
          <w:i/>
          <w:u w:val="single"/>
        </w:rPr>
        <w:t>Administration</w:t>
      </w:r>
      <w:r w:rsidRPr="00F91CD1">
        <w:rPr>
          <w:i/>
          <w:u w:val="single"/>
        </w:rPr>
        <w:sym w:font="Wingdings" w:char="F0E0"/>
      </w:r>
      <w:r w:rsidRPr="00775DED">
        <w:t xml:space="preserve"> </w:t>
      </w:r>
      <w:r w:rsidRPr="00775DED">
        <w:rPr>
          <w:i/>
          <w:u w:val="single"/>
        </w:rPr>
        <w:t>Operations</w:t>
      </w:r>
      <w:r w:rsidRPr="00F91CD1">
        <w:rPr>
          <w:i/>
          <w:u w:val="single"/>
        </w:rPr>
        <w:sym w:font="Wingdings" w:char="F0E0"/>
      </w:r>
      <w:r w:rsidRPr="00775DED">
        <w:t xml:space="preserve"> </w:t>
      </w:r>
      <w:r>
        <w:rPr>
          <w:i/>
          <w:u w:val="single"/>
        </w:rPr>
        <w:t xml:space="preserve"> Import &amp; Export</w:t>
      </w:r>
      <w:r>
        <w:t>.</w:t>
      </w:r>
    </w:p>
    <w:p w:rsidR="00DA60F6" w:rsidRDefault="00DA60F6" w:rsidP="00AF39B6">
      <w:pPr>
        <w:pStyle w:val="ListParagraph"/>
        <w:numPr>
          <w:ilvl w:val="0"/>
          <w:numId w:val="26"/>
        </w:numPr>
        <w:ind w:left="1800"/>
      </w:pPr>
      <w:r>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6"/>
        </w:numPr>
        <w:ind w:left="1800"/>
      </w:pPr>
      <w:r>
        <w:t xml:space="preserve">After the file has been uploaded click on the </w:t>
      </w:r>
      <w:r w:rsidRPr="00C54B4A">
        <w:rPr>
          <w:u w:val="single"/>
        </w:rPr>
        <w:t>back</w:t>
      </w:r>
      <w:r>
        <w:t xml:space="preserve"> button. In the </w:t>
      </w:r>
      <w:r w:rsidRPr="002A484D">
        <w:t>Job Schedules</w:t>
      </w:r>
      <w:r>
        <w:t xml:space="preserve"> area, click on the </w:t>
      </w:r>
      <w:r w:rsidRPr="00C54B4A">
        <w:rPr>
          <w:u w:val="single"/>
        </w:rPr>
        <w:t>Import</w:t>
      </w:r>
      <w:r>
        <w:t xml:space="preserve"> button.</w:t>
      </w:r>
    </w:p>
    <w:p w:rsidR="00DA60F6" w:rsidRDefault="00DA60F6" w:rsidP="00AF39B6">
      <w:pPr>
        <w:pStyle w:val="ListParagraph"/>
        <w:numPr>
          <w:ilvl w:val="0"/>
          <w:numId w:val="26"/>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Make sure </w:t>
      </w:r>
      <w:r w:rsidR="00E57B59">
        <w:t xml:space="preserve">REPLACE </w:t>
      </w:r>
      <w:proofErr w:type="gramStart"/>
      <w:r>
        <w:t>is selected</w:t>
      </w:r>
      <w:proofErr w:type="gramEnd"/>
      <w:r>
        <w:t xml:space="preserve"> and click on the </w:t>
      </w:r>
      <w:r w:rsidRPr="00C54B4A">
        <w:rPr>
          <w:u w:val="single"/>
        </w:rPr>
        <w:t>Import</w:t>
      </w:r>
      <w:r>
        <w:t xml:space="preserve"> button.</w:t>
      </w:r>
    </w:p>
    <w:p w:rsidR="0044419C" w:rsidRDefault="0044419C" w:rsidP="00AF39B6">
      <w:pPr>
        <w:pStyle w:val="ListParagraph"/>
        <w:numPr>
          <w:ilvl w:val="0"/>
          <w:numId w:val="26"/>
        </w:numPr>
        <w:ind w:left="1800"/>
      </w:pPr>
      <w:r>
        <w:t xml:space="preserve">Associate this job to respective merchant site. </w:t>
      </w:r>
    </w:p>
    <w:p w:rsidR="005B2047" w:rsidRDefault="002432E4" w:rsidP="00F025A8">
      <w:r w:rsidRPr="002432E4">
        <w:rPr>
          <w:noProof/>
        </w:rPr>
        <w:t xml:space="preserve"> </w:t>
      </w:r>
      <w:r>
        <w:rPr>
          <w:noProof/>
        </w:rPr>
        <w:drawing>
          <wp:inline distT="0" distB="0" distL="0" distR="0" wp14:anchorId="7DDCFE59" wp14:editId="2216AAFF">
            <wp:extent cx="6188710" cy="2923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923540"/>
                    </a:xfrm>
                    <a:prstGeom prst="rect">
                      <a:avLst/>
                    </a:prstGeom>
                  </pic:spPr>
                </pic:pic>
              </a:graphicData>
            </a:graphic>
          </wp:inline>
        </w:drawing>
      </w:r>
    </w:p>
    <w:p w:rsidR="005B2047" w:rsidRPr="00C75E15" w:rsidRDefault="005B2047" w:rsidP="00C75E15">
      <w:pPr>
        <w:ind w:left="1080"/>
      </w:pPr>
      <w:r>
        <w:t xml:space="preserve">Enable the jobs to be </w:t>
      </w:r>
      <w:r w:rsidR="008F36DA">
        <w:t>active</w:t>
      </w:r>
      <w:r w:rsidR="00D005A3" w:rsidRPr="00C75E15">
        <w:t xml:space="preserve">, apply the configurations </w:t>
      </w:r>
      <w:r w:rsidRPr="00C75E15">
        <w:t>setting</w:t>
      </w:r>
      <w:r w:rsidR="00D005A3" w:rsidRPr="00C75E15">
        <w:t xml:space="preserve"> of scheduling </w:t>
      </w:r>
      <w:r w:rsidRPr="00C75E15">
        <w:t>into General and Sites sections one by one.</w:t>
      </w:r>
    </w:p>
    <w:p w:rsidR="00621D69" w:rsidRDefault="00621D69" w:rsidP="005016EE">
      <w:pPr>
        <w:ind w:left="1416"/>
        <w:rPr>
          <w:rFonts w:ascii="Helvetica" w:hAnsi="Helvetica"/>
          <w:color w:val="000000"/>
          <w:sz w:val="20"/>
          <w:szCs w:val="20"/>
          <w:shd w:val="clear" w:color="auto" w:fill="FFFFFF"/>
        </w:rPr>
      </w:pPr>
    </w:p>
    <w:p w:rsidR="00621D69" w:rsidRDefault="00621D69" w:rsidP="00B63D8A">
      <w:pPr>
        <w:pStyle w:val="Heading3"/>
        <w:keepNext/>
        <w:keepLines/>
        <w:numPr>
          <w:ilvl w:val="2"/>
          <w:numId w:val="47"/>
        </w:numPr>
        <w:pBdr>
          <w:bottom w:val="none" w:sz="0" w:space="0" w:color="auto"/>
        </w:pBdr>
        <w:spacing w:line="276" w:lineRule="auto"/>
        <w:ind w:left="1764"/>
        <w:rPr>
          <w:i w:val="0"/>
          <w:sz w:val="24"/>
          <w:szCs w:val="24"/>
        </w:rPr>
      </w:pPr>
      <w:bookmarkStart w:id="138" w:name="_Toc413668750"/>
      <w:bookmarkStart w:id="139" w:name="_Toc8312189"/>
      <w:r w:rsidRPr="00B63D8A">
        <w:rPr>
          <w:i w:val="0"/>
          <w:sz w:val="24"/>
          <w:szCs w:val="24"/>
        </w:rPr>
        <w:t>Importing Content Asset</w:t>
      </w:r>
      <w:bookmarkEnd w:id="138"/>
      <w:bookmarkEnd w:id="139"/>
    </w:p>
    <w:p w:rsidR="006D22BF" w:rsidRPr="006D22BF" w:rsidRDefault="006D22BF" w:rsidP="006D22BF"/>
    <w:p w:rsidR="00621D69" w:rsidRDefault="00621D69" w:rsidP="00621D69">
      <w:pPr>
        <w:ind w:left="1080"/>
      </w:pPr>
      <w:r>
        <w:t xml:space="preserve">All import files </w:t>
      </w:r>
      <w:r w:rsidR="00806CE2">
        <w:t>are avail</w:t>
      </w:r>
      <w:r w:rsidR="005B0E25">
        <w:t>a</w:t>
      </w:r>
      <w:r w:rsidR="00806CE2">
        <w:t>ble</w:t>
      </w:r>
      <w:r w:rsidRPr="00161868">
        <w:t xml:space="preserve"> in </w:t>
      </w:r>
      <w:r>
        <w:t>the</w:t>
      </w:r>
      <w:r w:rsidRPr="00161868">
        <w:t xml:space="preserve"> </w:t>
      </w:r>
      <w:r>
        <w:t xml:space="preserve">import folder within the cartridge installation pack. </w:t>
      </w:r>
    </w:p>
    <w:p w:rsidR="0035019A" w:rsidRDefault="0035019A" w:rsidP="00621D69">
      <w:pPr>
        <w:ind w:left="1080"/>
      </w:pPr>
      <w:r w:rsidRPr="0035019A">
        <w:rPr>
          <w:u w:val="single"/>
        </w:rPr>
        <w:t xml:space="preserve">Note: </w:t>
      </w:r>
      <w:r>
        <w:t>Ensure content assets XML has appropriate library Id of the site where XML to be imported</w:t>
      </w:r>
    </w:p>
    <w:p w:rsidR="00621D69" w:rsidRDefault="00621D69" w:rsidP="00B761DF">
      <w:pPr>
        <w:pStyle w:val="ListParagraph"/>
        <w:numPr>
          <w:ilvl w:val="0"/>
          <w:numId w:val="36"/>
        </w:numPr>
      </w:pPr>
      <w:r>
        <w:t xml:space="preserve">In Business </w:t>
      </w:r>
      <w:r w:rsidR="00096C12">
        <w:t>Manager,</w:t>
      </w:r>
      <w:r>
        <w:t xml:space="preserve"> navigate to </w:t>
      </w:r>
      <w:r w:rsidR="001C02D9">
        <w:rPr>
          <w:i/>
          <w:u w:val="single"/>
        </w:rPr>
        <w:t>MobileFirst</w:t>
      </w:r>
      <w:r w:rsidR="001C02D9" w:rsidRPr="00D713AD">
        <w:rPr>
          <w:i/>
          <w:u w:val="single"/>
        </w:rPr>
        <w:t xml:space="preserve"> </w:t>
      </w:r>
      <w:r w:rsidRPr="00D713AD">
        <w:rPr>
          <w:i/>
          <w:u w:val="single"/>
        </w:rPr>
        <w:t>Site</w:t>
      </w:r>
      <w:r w:rsidR="00E57B59" w:rsidRPr="00E57B59">
        <w:rPr>
          <w:i/>
          <w:u w:val="single"/>
        </w:rPr>
        <w:sym w:font="Wingdings" w:char="F0E0"/>
      </w:r>
      <w:r w:rsidR="00E57B59">
        <w:rPr>
          <w:i/>
          <w:u w:val="single"/>
        </w:rPr>
        <w:t xml:space="preserve"> Merchant Tools</w:t>
      </w:r>
      <w:r>
        <w:t xml:space="preserve"> </w:t>
      </w:r>
      <w:r w:rsidRPr="00F91CD1">
        <w:rPr>
          <w:i/>
          <w:u w:val="single"/>
        </w:rPr>
        <w:sym w:font="Wingdings" w:char="F0E0"/>
      </w:r>
      <w:r w:rsidRPr="00F91CD1">
        <w:rPr>
          <w:i/>
          <w:u w:val="single"/>
        </w:rPr>
        <w:t xml:space="preserve"> </w:t>
      </w:r>
      <w:r>
        <w:rPr>
          <w:i/>
          <w:u w:val="single"/>
        </w:rPr>
        <w:t xml:space="preserve">Content </w:t>
      </w:r>
      <w:r w:rsidRPr="0081748A">
        <w:rPr>
          <w:i/>
          <w:u w:val="single"/>
        </w:rPr>
        <w:sym w:font="Wingdings" w:char="F0E0"/>
      </w:r>
      <w:r>
        <w:rPr>
          <w:i/>
          <w:u w:val="single"/>
        </w:rPr>
        <w:t xml:space="preserve"> Import &amp; Export</w:t>
      </w:r>
      <w:r>
        <w:t>.</w:t>
      </w:r>
    </w:p>
    <w:p w:rsidR="00621D69" w:rsidRDefault="00621D69" w:rsidP="00B761DF">
      <w:pPr>
        <w:pStyle w:val="ListParagraph"/>
        <w:numPr>
          <w:ilvl w:val="0"/>
          <w:numId w:val="36"/>
        </w:numPr>
        <w:ind w:left="1800"/>
      </w:pPr>
      <w:r>
        <w:t xml:space="preserve">Click on the </w:t>
      </w:r>
      <w:r w:rsidRPr="00157759">
        <w:rPr>
          <w:u w:val="single"/>
        </w:rPr>
        <w:t>upload</w:t>
      </w:r>
      <w:r>
        <w:t xml:space="preserve"> button and in the next screen select file</w:t>
      </w:r>
      <w:r w:rsidR="00C82128">
        <w:t xml:space="preserve"> </w:t>
      </w:r>
      <w:r w:rsidR="00C82128" w:rsidRPr="00C82128">
        <w:rPr>
          <w:u w:val="single"/>
        </w:rPr>
        <w:t>worldpay_contentassets.xml</w:t>
      </w:r>
      <w:r>
        <w:t xml:space="preserv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621D69" w:rsidRDefault="00621D69" w:rsidP="00B761DF">
      <w:pPr>
        <w:pStyle w:val="ListParagraph"/>
        <w:numPr>
          <w:ilvl w:val="0"/>
          <w:numId w:val="36"/>
        </w:numPr>
        <w:ind w:left="1800"/>
      </w:pPr>
      <w:r>
        <w:lastRenderedPageBreak/>
        <w:t xml:space="preserve">After the file has been uploaded click on the </w:t>
      </w:r>
      <w:r w:rsidRPr="00C54B4A">
        <w:rPr>
          <w:u w:val="single"/>
        </w:rPr>
        <w:t>back</w:t>
      </w:r>
      <w:r>
        <w:t xml:space="preserve"> button. In the Content area, click on the </w:t>
      </w:r>
      <w:r w:rsidRPr="00C54B4A">
        <w:rPr>
          <w:u w:val="single"/>
        </w:rPr>
        <w:t>Import</w:t>
      </w:r>
      <w:r>
        <w:t xml:space="preserve"> button.</w:t>
      </w:r>
    </w:p>
    <w:p w:rsidR="00621D69" w:rsidRDefault="00621D69" w:rsidP="00B761DF">
      <w:pPr>
        <w:pStyle w:val="ListParagraph"/>
        <w:numPr>
          <w:ilvl w:val="0"/>
          <w:numId w:val="36"/>
        </w:numPr>
        <w:ind w:left="1800"/>
      </w:pPr>
      <w:r>
        <w:t xml:space="preserve">Select the file you just uploaded and click on the </w:t>
      </w:r>
      <w:r w:rsidRPr="00C54B4A">
        <w:rPr>
          <w:u w:val="single"/>
        </w:rPr>
        <w:t>Next</w:t>
      </w:r>
      <w:r>
        <w:t xml:space="preserve"> button.</w:t>
      </w:r>
    </w:p>
    <w:p w:rsidR="00621D69" w:rsidRDefault="00621D69" w:rsidP="00B761DF">
      <w:pPr>
        <w:pStyle w:val="ListParagraph"/>
        <w:numPr>
          <w:ilvl w:val="0"/>
          <w:numId w:val="36"/>
        </w:numPr>
        <w:ind w:left="1800"/>
      </w:pPr>
      <w:r>
        <w:t xml:space="preserve">After the file is successfully validated click on the </w:t>
      </w:r>
      <w:r w:rsidRPr="00C54B4A">
        <w:rPr>
          <w:u w:val="single"/>
        </w:rPr>
        <w:t>Next</w:t>
      </w:r>
      <w:r>
        <w:t xml:space="preserve"> button.</w:t>
      </w:r>
    </w:p>
    <w:p w:rsidR="00621D69" w:rsidRDefault="00680593" w:rsidP="00B761DF">
      <w:pPr>
        <w:pStyle w:val="ListParagraph"/>
        <w:numPr>
          <w:ilvl w:val="0"/>
          <w:numId w:val="36"/>
        </w:numPr>
        <w:ind w:left="1800"/>
      </w:pPr>
      <w:r>
        <w:t xml:space="preserve">Select </w:t>
      </w:r>
      <w:r w:rsidR="00621D69">
        <w:t xml:space="preserve">REPLACE and click on the </w:t>
      </w:r>
      <w:r w:rsidR="00621D69" w:rsidRPr="00C54B4A">
        <w:rPr>
          <w:u w:val="single"/>
        </w:rPr>
        <w:t>Import</w:t>
      </w:r>
      <w:r w:rsidR="00621D69">
        <w:t xml:space="preserve"> button.</w:t>
      </w:r>
    </w:p>
    <w:p w:rsidR="00621D69" w:rsidRPr="00736FF9" w:rsidRDefault="00621D69" w:rsidP="00B761DF">
      <w:pPr>
        <w:pStyle w:val="ListParagraph"/>
        <w:numPr>
          <w:ilvl w:val="0"/>
          <w:numId w:val="36"/>
        </w:numPr>
        <w:ind w:left="1800"/>
      </w:pPr>
      <w:r>
        <w:t xml:space="preserve">Navigate to </w:t>
      </w:r>
      <w:r w:rsidR="004A0601">
        <w:rPr>
          <w:i/>
          <w:u w:val="single"/>
        </w:rPr>
        <w:t>MobileFirst</w:t>
      </w:r>
      <w:r w:rsidR="004A0601" w:rsidRPr="00D713AD">
        <w:rPr>
          <w:i/>
          <w:u w:val="single"/>
        </w:rPr>
        <w:t xml:space="preserve"> </w:t>
      </w:r>
      <w:r w:rsidRPr="00D713AD">
        <w:rPr>
          <w:i/>
          <w:u w:val="single"/>
        </w:rPr>
        <w:t>Site</w:t>
      </w:r>
      <w:r w:rsidR="00E57B59" w:rsidRPr="00E57B59">
        <w:rPr>
          <w:i/>
          <w:u w:val="single"/>
        </w:rPr>
        <w:sym w:font="Wingdings" w:char="F0E0"/>
      </w:r>
      <w:r w:rsidR="00E57B59">
        <w:rPr>
          <w:i/>
          <w:u w:val="single"/>
        </w:rPr>
        <w:t>Merchant Tools</w:t>
      </w:r>
      <w:r>
        <w:t xml:space="preserve"> </w:t>
      </w:r>
      <w:r w:rsidRPr="00F91CD1">
        <w:rPr>
          <w:i/>
          <w:u w:val="single"/>
        </w:rPr>
        <w:sym w:font="Wingdings" w:char="F0E0"/>
      </w:r>
      <w:r w:rsidRPr="00F91CD1">
        <w:rPr>
          <w:i/>
          <w:u w:val="single"/>
        </w:rPr>
        <w:t xml:space="preserve"> </w:t>
      </w:r>
      <w:r>
        <w:rPr>
          <w:i/>
          <w:u w:val="single"/>
        </w:rPr>
        <w:t>Content</w:t>
      </w:r>
      <w:r w:rsidRPr="0081748A">
        <w:rPr>
          <w:i/>
          <w:u w:val="single"/>
        </w:rPr>
        <w:sym w:font="Wingdings" w:char="F0E0"/>
      </w:r>
      <w:r>
        <w:rPr>
          <w:i/>
          <w:u w:val="single"/>
        </w:rPr>
        <w:t>Content Asset.</w:t>
      </w:r>
    </w:p>
    <w:p w:rsidR="00621D69" w:rsidRPr="00CF3010" w:rsidRDefault="00621D69" w:rsidP="00B761DF">
      <w:pPr>
        <w:pStyle w:val="ListParagraph"/>
        <w:numPr>
          <w:ilvl w:val="0"/>
          <w:numId w:val="36"/>
        </w:numPr>
      </w:pPr>
      <w:r w:rsidRPr="00736FF9">
        <w:t>Content Asset</w:t>
      </w:r>
      <w:r w:rsidR="00E51B44">
        <w:t>s</w:t>
      </w:r>
      <w:r w:rsidRPr="00736FF9">
        <w:t xml:space="preserve"> with ID</w:t>
      </w:r>
      <w:r w:rsidR="008C0E4E">
        <w:t>s</w:t>
      </w:r>
      <w:r w:rsidRPr="00736FF9">
        <w:t xml:space="preserve"> “</w:t>
      </w:r>
      <w:r w:rsidR="006746CF">
        <w:t>worldpayhelper” and “</w:t>
      </w:r>
      <w:r w:rsidR="006746CF" w:rsidRPr="006746CF">
        <w:t>worldpay-elv-consent</w:t>
      </w:r>
      <w:r w:rsidR="006746CF">
        <w:t xml:space="preserve">” </w:t>
      </w:r>
      <w:proofErr w:type="gramStart"/>
      <w:r w:rsidR="003A74E8">
        <w:t xml:space="preserve">are </w:t>
      </w:r>
      <w:r>
        <w:t>added</w:t>
      </w:r>
      <w:proofErr w:type="gramEnd"/>
      <w:r>
        <w:t>.</w:t>
      </w:r>
    </w:p>
    <w:p w:rsidR="00621D69" w:rsidRDefault="00621D69" w:rsidP="00621D69">
      <w:pPr>
        <w:ind w:left="1080"/>
      </w:pPr>
    </w:p>
    <w:p w:rsidR="00021F29" w:rsidRDefault="00021F29" w:rsidP="00B63D8A">
      <w:pPr>
        <w:pStyle w:val="Heading3"/>
        <w:keepNext/>
        <w:keepLines/>
        <w:numPr>
          <w:ilvl w:val="2"/>
          <w:numId w:val="47"/>
        </w:numPr>
        <w:pBdr>
          <w:bottom w:val="none" w:sz="0" w:space="0" w:color="auto"/>
        </w:pBdr>
        <w:spacing w:line="276" w:lineRule="auto"/>
        <w:ind w:left="1764"/>
        <w:rPr>
          <w:i w:val="0"/>
          <w:sz w:val="24"/>
          <w:szCs w:val="24"/>
        </w:rPr>
      </w:pPr>
      <w:bookmarkStart w:id="140" w:name="_Toc8312190"/>
      <w:r w:rsidRPr="00B63D8A">
        <w:rPr>
          <w:i w:val="0"/>
          <w:sz w:val="24"/>
          <w:szCs w:val="24"/>
        </w:rPr>
        <w:t>Importing Service</w:t>
      </w:r>
      <w:bookmarkEnd w:id="140"/>
    </w:p>
    <w:p w:rsidR="006D22BF" w:rsidRPr="006D22BF" w:rsidRDefault="006D22BF" w:rsidP="006D22BF"/>
    <w:p w:rsidR="0027429E" w:rsidRDefault="0027429E" w:rsidP="00DA60F6">
      <w:pPr>
        <w:ind w:left="1080"/>
      </w:pPr>
      <w:r w:rsidRPr="0027429E">
        <w:t xml:space="preserve">To import </w:t>
      </w:r>
      <w:r>
        <w:t>the</w:t>
      </w:r>
      <w:r w:rsidRPr="0027429E">
        <w:t xml:space="preserve"> service file from integration </w:t>
      </w:r>
      <w:r>
        <w:t>package</w:t>
      </w:r>
      <w:r w:rsidRPr="0027429E">
        <w:t>, follow the instructions below:</w:t>
      </w:r>
    </w:p>
    <w:p w:rsidR="00597F82" w:rsidRDefault="00597F82" w:rsidP="00B761DF">
      <w:pPr>
        <w:pStyle w:val="ListParagraph"/>
        <w:numPr>
          <w:ilvl w:val="0"/>
          <w:numId w:val="34"/>
        </w:numPr>
      </w:pPr>
      <w:r>
        <w:t>In Business Manager</w:t>
      </w:r>
      <w:r w:rsidR="00432E1A">
        <w:t>,</w:t>
      </w:r>
      <w:r>
        <w:t xml:space="preserve"> navigate to Administration </w:t>
      </w:r>
      <w:r>
        <w:sym w:font="Wingdings" w:char="F0E0"/>
      </w:r>
      <w:r>
        <w:t xml:space="preserve"> Operations</w:t>
      </w:r>
      <w:r>
        <w:sym w:font="Wingdings" w:char="F0E0"/>
      </w:r>
      <w:r>
        <w:t xml:space="preserve">  Import &amp; Export.</w:t>
      </w:r>
    </w:p>
    <w:p w:rsidR="00597F82" w:rsidRDefault="00597F82" w:rsidP="00B761DF">
      <w:pPr>
        <w:pStyle w:val="ListParagraph"/>
        <w:numPr>
          <w:ilvl w:val="0"/>
          <w:numId w:val="34"/>
        </w:numPr>
      </w:pPr>
      <w:r>
        <w:t>Click on the upload button and in the next screen select the file</w:t>
      </w:r>
      <w:r w:rsidR="001A0C5D">
        <w:t xml:space="preserve"> </w:t>
      </w:r>
      <w:r w:rsidR="001A0C5D" w:rsidRPr="001A0C5D">
        <w:rPr>
          <w:u w:val="single"/>
        </w:rPr>
        <w:t>worldpay_service.xml</w:t>
      </w:r>
      <w:r>
        <w:t xml:space="preserve"> by clicking the browse button. Notice that the file is in the import subdirectory. After you have selected the file click on the upload button.</w:t>
      </w:r>
    </w:p>
    <w:p w:rsidR="00597F82" w:rsidRDefault="00597F82" w:rsidP="00B761DF">
      <w:pPr>
        <w:pStyle w:val="ListParagraph"/>
        <w:numPr>
          <w:ilvl w:val="0"/>
          <w:numId w:val="34"/>
        </w:numPr>
      </w:pPr>
      <w:r>
        <w:t xml:space="preserve">After the file has been uploaded click on the </w:t>
      </w:r>
      <w:r w:rsidRPr="00597F82">
        <w:rPr>
          <w:u w:val="single"/>
        </w:rPr>
        <w:t>back</w:t>
      </w:r>
      <w:r>
        <w:t xml:space="preserve"> button. In the Import/export Service area, click on the </w:t>
      </w:r>
      <w:r w:rsidRPr="00597F82">
        <w:rPr>
          <w:u w:val="single"/>
        </w:rPr>
        <w:t>Import</w:t>
      </w:r>
      <w:r>
        <w:t xml:space="preserve"> button.</w:t>
      </w:r>
    </w:p>
    <w:p w:rsidR="00597F82" w:rsidRDefault="00597F82" w:rsidP="00B761DF">
      <w:pPr>
        <w:pStyle w:val="ListParagraph"/>
        <w:numPr>
          <w:ilvl w:val="0"/>
          <w:numId w:val="34"/>
        </w:numPr>
      </w:pPr>
      <w:r>
        <w:t xml:space="preserve">Select the file you just uploaded and click on the </w:t>
      </w:r>
      <w:r w:rsidRPr="00597F82">
        <w:rPr>
          <w:u w:val="single"/>
        </w:rPr>
        <w:t>Next</w:t>
      </w:r>
      <w:r>
        <w:t xml:space="preserve"> button.</w:t>
      </w:r>
    </w:p>
    <w:p w:rsidR="00597F82" w:rsidRDefault="00597F82" w:rsidP="00B761DF">
      <w:pPr>
        <w:pStyle w:val="ListParagraph"/>
        <w:numPr>
          <w:ilvl w:val="0"/>
          <w:numId w:val="34"/>
        </w:numPr>
      </w:pPr>
      <w:r>
        <w:t xml:space="preserve">After the file is successfully validated click on the </w:t>
      </w:r>
      <w:r w:rsidRPr="00597F82">
        <w:rPr>
          <w:u w:val="single"/>
        </w:rPr>
        <w:t>Next</w:t>
      </w:r>
      <w:r>
        <w:t xml:space="preserve"> button.</w:t>
      </w:r>
    </w:p>
    <w:p w:rsidR="00597F82" w:rsidRDefault="00711A02" w:rsidP="00B761DF">
      <w:pPr>
        <w:pStyle w:val="ListParagraph"/>
        <w:numPr>
          <w:ilvl w:val="0"/>
          <w:numId w:val="34"/>
        </w:numPr>
      </w:pPr>
      <w:r>
        <w:t xml:space="preserve">Select </w:t>
      </w:r>
      <w:r w:rsidR="00597F82">
        <w:t xml:space="preserve">MERGE and click on the </w:t>
      </w:r>
      <w:r w:rsidR="00597F82" w:rsidRPr="00597F82">
        <w:rPr>
          <w:u w:val="single"/>
        </w:rPr>
        <w:t>Import</w:t>
      </w:r>
      <w:r w:rsidR="00597F82">
        <w:t xml:space="preserve"> button.</w:t>
      </w:r>
    </w:p>
    <w:p w:rsidR="00251658" w:rsidRDefault="00251658" w:rsidP="00251658">
      <w:pPr>
        <w:ind w:left="1080"/>
      </w:pPr>
      <w:r w:rsidRPr="00251658">
        <w:t xml:space="preserve">Once the service </w:t>
      </w:r>
      <w:r w:rsidR="008F5580">
        <w:t xml:space="preserve">object </w:t>
      </w:r>
      <w:proofErr w:type="gramStart"/>
      <w:r w:rsidRPr="00251658">
        <w:t>is created</w:t>
      </w:r>
      <w:proofErr w:type="gramEnd"/>
      <w:r w:rsidRPr="00251658">
        <w:t xml:space="preserve"> successfully, fill out the following properties under</w:t>
      </w:r>
      <w:r w:rsidR="00606F2A">
        <w:t xml:space="preserve"> Services</w:t>
      </w:r>
      <w:r w:rsidR="00606F2A">
        <w:sym w:font="Wingdings" w:char="F0E0"/>
      </w:r>
      <w:r w:rsidR="00606F2A">
        <w:t>Service Profile</w:t>
      </w:r>
      <w:r w:rsidR="00606F2A">
        <w:sym w:font="Wingdings" w:char="F0E0"/>
      </w:r>
      <w:r w:rsidRPr="00251658">
        <w:t xml:space="preserve"> </w:t>
      </w:r>
      <w:r w:rsidR="006E4740">
        <w:t>Worldpay</w:t>
      </w:r>
      <w:r w:rsidRPr="00251658">
        <w:t xml:space="preserve"> </w:t>
      </w:r>
      <w:r w:rsidR="006746CF">
        <w:t>Profile</w:t>
      </w:r>
      <w:r w:rsidRPr="00251658">
        <w:t xml:space="preserve"> with the values listed against them:</w:t>
      </w:r>
    </w:p>
    <w:tbl>
      <w:tblPr>
        <w:tblStyle w:val="TableGrid"/>
        <w:tblW w:w="0" w:type="auto"/>
        <w:tblInd w:w="1080" w:type="dxa"/>
        <w:tblLook w:val="04A0" w:firstRow="1" w:lastRow="0" w:firstColumn="1" w:lastColumn="0" w:noHBand="0" w:noVBand="1"/>
      </w:tblPr>
      <w:tblGrid>
        <w:gridCol w:w="2397"/>
        <w:gridCol w:w="6259"/>
      </w:tblGrid>
      <w:tr w:rsidR="006746CF" w:rsidTr="002264F5">
        <w:tc>
          <w:tcPr>
            <w:tcW w:w="2448" w:type="dxa"/>
          </w:tcPr>
          <w:p w:rsidR="006746CF" w:rsidRPr="00D43449" w:rsidRDefault="006E4740" w:rsidP="006746CF">
            <w:pPr>
              <w:rPr>
                <w:b/>
              </w:rPr>
            </w:pPr>
            <w:r>
              <w:rPr>
                <w:b/>
              </w:rPr>
              <w:t>Worldpay</w:t>
            </w:r>
            <w:r w:rsidR="006746CF" w:rsidRPr="00D43449">
              <w:rPr>
                <w:b/>
              </w:rPr>
              <w:t xml:space="preserve"> </w:t>
            </w:r>
            <w:r w:rsidR="006746CF">
              <w:rPr>
                <w:b/>
              </w:rPr>
              <w:t>Profile</w:t>
            </w:r>
          </w:p>
        </w:tc>
        <w:tc>
          <w:tcPr>
            <w:tcW w:w="6434" w:type="dxa"/>
          </w:tcPr>
          <w:p w:rsidR="006746CF" w:rsidRPr="00D43449" w:rsidRDefault="006746CF" w:rsidP="002264F5">
            <w:pPr>
              <w:rPr>
                <w:b/>
              </w:rPr>
            </w:pPr>
            <w:r w:rsidRPr="00D43449">
              <w:rPr>
                <w:b/>
              </w:rPr>
              <w:t xml:space="preserve">                Description</w:t>
            </w:r>
          </w:p>
        </w:tc>
      </w:tr>
      <w:tr w:rsidR="006746CF" w:rsidTr="002264F5">
        <w:tc>
          <w:tcPr>
            <w:tcW w:w="2448" w:type="dxa"/>
          </w:tcPr>
          <w:p w:rsidR="006746CF" w:rsidRDefault="006746CF" w:rsidP="002264F5">
            <w:r w:rsidRPr="00251658">
              <w:t>Name</w:t>
            </w:r>
          </w:p>
        </w:tc>
        <w:tc>
          <w:tcPr>
            <w:tcW w:w="6434" w:type="dxa"/>
          </w:tcPr>
          <w:p w:rsidR="006746CF" w:rsidRDefault="006746CF" w:rsidP="002264F5">
            <w:r>
              <w:t>Default “</w:t>
            </w:r>
            <w:r w:rsidRPr="006746CF">
              <w:t>worldpayprofile</w:t>
            </w:r>
            <w:r>
              <w:t>”. Merchant can give any name as per need</w:t>
            </w:r>
          </w:p>
        </w:tc>
      </w:tr>
      <w:tr w:rsidR="006746CF" w:rsidTr="002264F5">
        <w:tc>
          <w:tcPr>
            <w:tcW w:w="2448" w:type="dxa"/>
          </w:tcPr>
          <w:p w:rsidR="006746CF" w:rsidRDefault="006746CF" w:rsidP="002264F5">
            <w:r>
              <w:t>Timeout (ms)</w:t>
            </w:r>
          </w:p>
        </w:tc>
        <w:tc>
          <w:tcPr>
            <w:tcW w:w="6434" w:type="dxa"/>
          </w:tcPr>
          <w:p w:rsidR="006746CF" w:rsidRDefault="006746CF" w:rsidP="006746CF">
            <w:r>
              <w:t xml:space="preserve">Default 30000 Timeout value in milli sec as per Merchant contract with </w:t>
            </w:r>
            <w:r w:rsidR="00C04461">
              <w:t>Worldpay</w:t>
            </w:r>
            <w:r>
              <w:t xml:space="preserve"> for webservice timeout</w:t>
            </w:r>
          </w:p>
        </w:tc>
      </w:tr>
      <w:tr w:rsidR="006746CF" w:rsidTr="002264F5">
        <w:tc>
          <w:tcPr>
            <w:tcW w:w="2448" w:type="dxa"/>
          </w:tcPr>
          <w:p w:rsidR="006746CF" w:rsidRPr="00251658" w:rsidRDefault="006746CF" w:rsidP="002264F5">
            <w:r>
              <w:t>Circuit Breaker</w:t>
            </w:r>
          </w:p>
        </w:tc>
        <w:tc>
          <w:tcPr>
            <w:tcW w:w="6434" w:type="dxa"/>
          </w:tcPr>
          <w:p w:rsidR="006746CF" w:rsidRDefault="006746CF" w:rsidP="002264F5">
            <w:r>
              <w:t>Circuit break settings when connection not established for long time</w:t>
            </w:r>
          </w:p>
        </w:tc>
      </w:tr>
      <w:tr w:rsidR="006746CF" w:rsidTr="002264F5">
        <w:tc>
          <w:tcPr>
            <w:tcW w:w="2448" w:type="dxa"/>
          </w:tcPr>
          <w:p w:rsidR="006746CF" w:rsidRPr="00D67752" w:rsidRDefault="006746CF" w:rsidP="002264F5">
            <w:r>
              <w:t>Rate limits</w:t>
            </w:r>
          </w:p>
        </w:tc>
        <w:tc>
          <w:tcPr>
            <w:tcW w:w="6434" w:type="dxa"/>
          </w:tcPr>
          <w:p w:rsidR="006746CF" w:rsidRDefault="006746CF" w:rsidP="002264F5">
            <w:r>
              <w:t>Rate Limits after which service resumed back once circuit breaks</w:t>
            </w:r>
          </w:p>
        </w:tc>
      </w:tr>
    </w:tbl>
    <w:p w:rsidR="006746CF" w:rsidRDefault="006746CF" w:rsidP="00251658">
      <w:pPr>
        <w:ind w:left="1080"/>
      </w:pPr>
    </w:p>
    <w:p w:rsidR="006746CF" w:rsidRDefault="006746CF" w:rsidP="006746CF">
      <w:pPr>
        <w:ind w:left="1080"/>
      </w:pPr>
      <w:r>
        <w:t>F</w:t>
      </w:r>
      <w:r w:rsidRPr="00251658">
        <w:t xml:space="preserve">ill out the following properties under </w:t>
      </w:r>
      <w:r w:rsidR="006E4740">
        <w:t>Worldpay</w:t>
      </w:r>
      <w:r w:rsidRPr="00251658">
        <w:t xml:space="preserve"> credentials with the values listed against them:</w:t>
      </w:r>
    </w:p>
    <w:p w:rsidR="00D62AA1" w:rsidRDefault="00D62AA1" w:rsidP="00251658">
      <w:pPr>
        <w:ind w:left="1080"/>
      </w:pPr>
      <w:r w:rsidRPr="00D62AA1">
        <w:t>All above servi</w:t>
      </w:r>
      <w:r>
        <w:t xml:space="preserve">ce credentials </w:t>
      </w:r>
      <w:proofErr w:type="gramStart"/>
      <w:r>
        <w:t>are used</w:t>
      </w:r>
      <w:proofErr w:type="gramEnd"/>
      <w:r>
        <w:t xml:space="preserve"> by one </w:t>
      </w:r>
      <w:r w:rsidR="006E4740">
        <w:t>Worldpay</w:t>
      </w:r>
      <w:r w:rsidRPr="00D62AA1">
        <w:t xml:space="preserve"> service only</w:t>
      </w:r>
      <w:r w:rsidR="00240331" w:rsidRPr="00D62AA1">
        <w:t>.</w:t>
      </w:r>
      <w:r w:rsidR="00240331">
        <w:t xml:space="preserve"> (</w:t>
      </w:r>
      <w:r w:rsidR="00B92722">
        <w:t>Refer Fig. 2.</w:t>
      </w:r>
      <w:r w:rsidR="000E53E8">
        <w:t>9</w:t>
      </w:r>
      <w:r w:rsidR="00B92722">
        <w:t>)</w:t>
      </w:r>
    </w:p>
    <w:tbl>
      <w:tblPr>
        <w:tblStyle w:val="TableGrid"/>
        <w:tblW w:w="0" w:type="auto"/>
        <w:tblInd w:w="1080" w:type="dxa"/>
        <w:tblLook w:val="04A0" w:firstRow="1" w:lastRow="0" w:firstColumn="1" w:lastColumn="0" w:noHBand="0" w:noVBand="1"/>
      </w:tblPr>
      <w:tblGrid>
        <w:gridCol w:w="2405"/>
        <w:gridCol w:w="6251"/>
      </w:tblGrid>
      <w:tr w:rsidR="00251658" w:rsidTr="00251658">
        <w:tc>
          <w:tcPr>
            <w:tcW w:w="2448" w:type="dxa"/>
          </w:tcPr>
          <w:p w:rsidR="00251658" w:rsidRPr="00D43449" w:rsidRDefault="006E4740" w:rsidP="00251658">
            <w:pPr>
              <w:rPr>
                <w:b/>
              </w:rPr>
            </w:pPr>
            <w:r>
              <w:rPr>
                <w:b/>
              </w:rPr>
              <w:t>Worldpay</w:t>
            </w:r>
            <w:r w:rsidR="00251658" w:rsidRPr="00D43449">
              <w:rPr>
                <w:b/>
              </w:rPr>
              <w:t xml:space="preserve"> Credentials</w:t>
            </w:r>
          </w:p>
        </w:tc>
        <w:tc>
          <w:tcPr>
            <w:tcW w:w="6434" w:type="dxa"/>
          </w:tcPr>
          <w:p w:rsidR="00251658" w:rsidRPr="00D43449" w:rsidRDefault="00251658" w:rsidP="00251658">
            <w:pPr>
              <w:rPr>
                <w:b/>
              </w:rPr>
            </w:pPr>
            <w:r w:rsidRPr="00D43449">
              <w:rPr>
                <w:b/>
              </w:rPr>
              <w:t xml:space="preserve">                Description</w:t>
            </w:r>
          </w:p>
        </w:tc>
      </w:tr>
      <w:tr w:rsidR="00251658" w:rsidTr="00251658">
        <w:tc>
          <w:tcPr>
            <w:tcW w:w="2448" w:type="dxa"/>
          </w:tcPr>
          <w:p w:rsidR="00251658" w:rsidRDefault="00251658" w:rsidP="00251658">
            <w:r w:rsidRPr="00251658">
              <w:t>Name</w:t>
            </w:r>
          </w:p>
        </w:tc>
        <w:tc>
          <w:tcPr>
            <w:tcW w:w="6434" w:type="dxa"/>
          </w:tcPr>
          <w:p w:rsidR="00251658" w:rsidRDefault="00DD7F9A" w:rsidP="006746CF">
            <w:r>
              <w:t xml:space="preserve">Merchant </w:t>
            </w:r>
            <w:r w:rsidR="006746CF">
              <w:t xml:space="preserve">Hex Code provided by </w:t>
            </w:r>
            <w:r w:rsidR="00C04461">
              <w:t>Worldpay</w:t>
            </w:r>
          </w:p>
        </w:tc>
      </w:tr>
      <w:tr w:rsidR="006746CF" w:rsidTr="002264F5">
        <w:tc>
          <w:tcPr>
            <w:tcW w:w="2448" w:type="dxa"/>
          </w:tcPr>
          <w:p w:rsidR="006746CF" w:rsidRDefault="006746CF" w:rsidP="006746CF">
            <w:r w:rsidRPr="00251658">
              <w:t>URL</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Web</w:t>
            </w:r>
            <w:r>
              <w:rPr>
                <w:rFonts w:ascii="Calibri" w:eastAsia="Times New Roman" w:hAnsi="Calibri" w:cs="Times New Roman"/>
                <w:color w:val="000000"/>
              </w:rPr>
              <w:t xml:space="preserve"> </w:t>
            </w:r>
            <w:r w:rsidRPr="00CD397A">
              <w:rPr>
                <w:rFonts w:ascii="Calibri" w:eastAsia="Times New Roman" w:hAnsi="Calibri" w:cs="Times New Roman"/>
                <w:color w:val="000000"/>
              </w:rPr>
              <w:t xml:space="preserve">service URL that </w:t>
            </w:r>
            <w:proofErr w:type="gramStart"/>
            <w:r w:rsidRPr="00CD397A">
              <w:rPr>
                <w:rFonts w:ascii="Calibri" w:eastAsia="Times New Roman" w:hAnsi="Calibri" w:cs="Times New Roman"/>
                <w:color w:val="000000"/>
              </w:rPr>
              <w:t>is invoked</w:t>
            </w:r>
            <w:proofErr w:type="gramEnd"/>
            <w:r w:rsidRPr="00CD397A">
              <w:rPr>
                <w:rFonts w:ascii="Calibri" w:eastAsia="Times New Roman" w:hAnsi="Calibri" w:cs="Times New Roman"/>
                <w:color w:val="000000"/>
              </w:rPr>
              <w:t xml:space="preserve"> while calling Worldpay service.</w:t>
            </w:r>
          </w:p>
        </w:tc>
      </w:tr>
      <w:tr w:rsidR="006746CF" w:rsidTr="002264F5">
        <w:tc>
          <w:tcPr>
            <w:tcW w:w="2448" w:type="dxa"/>
          </w:tcPr>
          <w:p w:rsidR="006746CF" w:rsidRPr="00251658" w:rsidRDefault="006746CF" w:rsidP="006746CF">
            <w:r w:rsidRPr="00D67752">
              <w:t>User</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User</w:t>
            </w:r>
            <w:r>
              <w:rPr>
                <w:rFonts w:ascii="Calibri" w:eastAsia="Times New Roman" w:hAnsi="Calibri" w:cs="Times New Roman"/>
                <w:color w:val="000000"/>
              </w:rPr>
              <w:t xml:space="preserve"> </w:t>
            </w:r>
            <w:r w:rsidRPr="00CD397A">
              <w:rPr>
                <w:rFonts w:ascii="Calibri" w:eastAsia="Times New Roman" w:hAnsi="Calibri" w:cs="Times New Roman"/>
                <w:color w:val="000000"/>
              </w:rPr>
              <w:t xml:space="preserve">Name provided specifically to the </w:t>
            </w:r>
            <w:proofErr w:type="gramStart"/>
            <w:r w:rsidRPr="00CD397A">
              <w:rPr>
                <w:rFonts w:ascii="Calibri" w:eastAsia="Times New Roman" w:hAnsi="Calibri" w:cs="Times New Roman"/>
                <w:color w:val="000000"/>
              </w:rPr>
              <w:t>above mentioned</w:t>
            </w:r>
            <w:proofErr w:type="gramEnd"/>
            <w:r w:rsidRPr="00CD397A">
              <w:rPr>
                <w:rFonts w:ascii="Calibri" w:eastAsia="Times New Roman" w:hAnsi="Calibri" w:cs="Times New Roman"/>
                <w:color w:val="000000"/>
              </w:rPr>
              <w:t xml:space="preserve"> Merchant Code.</w:t>
            </w:r>
          </w:p>
        </w:tc>
      </w:tr>
      <w:tr w:rsidR="006746CF" w:rsidTr="002264F5">
        <w:tc>
          <w:tcPr>
            <w:tcW w:w="2448" w:type="dxa"/>
          </w:tcPr>
          <w:p w:rsidR="006746CF" w:rsidRPr="00D67752" w:rsidRDefault="006746CF" w:rsidP="006746CF">
            <w:r>
              <w:lastRenderedPageBreak/>
              <w:t>P</w:t>
            </w:r>
            <w:r w:rsidRPr="00D67752">
              <w:t>assword</w:t>
            </w:r>
          </w:p>
        </w:tc>
        <w:tc>
          <w:tcPr>
            <w:tcW w:w="6434" w:type="dxa"/>
            <w:vAlign w:val="center"/>
          </w:tcPr>
          <w:p w:rsidR="006746CF" w:rsidRDefault="006746CF" w:rsidP="006746CF">
            <w:r w:rsidRPr="00CD397A">
              <w:rPr>
                <w:rFonts w:ascii="Calibri" w:eastAsia="Times New Roman" w:hAnsi="Calibri" w:cs="Times New Roman"/>
                <w:color w:val="000000"/>
              </w:rPr>
              <w:t xml:space="preserve">This field represents the Password provided specifically to the </w:t>
            </w:r>
            <w:proofErr w:type="gramStart"/>
            <w:r w:rsidRPr="00CD397A">
              <w:rPr>
                <w:rFonts w:ascii="Calibri" w:eastAsia="Times New Roman" w:hAnsi="Calibri" w:cs="Times New Roman"/>
                <w:color w:val="000000"/>
              </w:rPr>
              <w:t>above mentioned</w:t>
            </w:r>
            <w:proofErr w:type="gramEnd"/>
            <w:r w:rsidRPr="00CD397A">
              <w:rPr>
                <w:rFonts w:ascii="Calibri" w:eastAsia="Times New Roman" w:hAnsi="Calibri" w:cs="Times New Roman"/>
                <w:color w:val="000000"/>
              </w:rPr>
              <w:t xml:space="preserve"> Merchant Code.</w:t>
            </w:r>
          </w:p>
        </w:tc>
      </w:tr>
    </w:tbl>
    <w:p w:rsidR="00240331" w:rsidRDefault="00240331" w:rsidP="00240331">
      <w:r>
        <w:tab/>
      </w:r>
      <w:r>
        <w:tab/>
      </w:r>
      <w:r>
        <w:tab/>
      </w:r>
      <w:r>
        <w:tab/>
      </w:r>
      <w:r w:rsidR="006746CF">
        <w:rPr>
          <w:noProof/>
        </w:rPr>
        <w:drawing>
          <wp:inline distT="0" distB="0" distL="0" distR="0" wp14:anchorId="5AAACC7B" wp14:editId="65736E56">
            <wp:extent cx="3924935" cy="11487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935" cy="1148715"/>
                    </a:xfrm>
                    <a:prstGeom prst="rect">
                      <a:avLst/>
                    </a:prstGeom>
                    <a:noFill/>
                    <a:ln>
                      <a:noFill/>
                    </a:ln>
                  </pic:spPr>
                </pic:pic>
              </a:graphicData>
            </a:graphic>
          </wp:inline>
        </w:drawing>
      </w:r>
    </w:p>
    <w:p w:rsidR="00240331" w:rsidRDefault="00240331" w:rsidP="00251658">
      <w:pPr>
        <w:ind w:left="1080"/>
      </w:pPr>
    </w:p>
    <w:p w:rsidR="00240331" w:rsidRPr="00240331" w:rsidRDefault="00240331" w:rsidP="00D64C48">
      <w:bookmarkStart w:id="141" w:name="_Toc405997366"/>
      <w:r>
        <w:tab/>
      </w:r>
      <w:r>
        <w:tab/>
      </w:r>
      <w:r>
        <w:tab/>
      </w:r>
      <w:r>
        <w:tab/>
      </w:r>
      <w:r w:rsidR="000E53E8">
        <w:t>Fig 2.9</w:t>
      </w:r>
    </w:p>
    <w:p w:rsidR="00DA60F6" w:rsidRDefault="00DA60F6" w:rsidP="00B63D8A">
      <w:pPr>
        <w:pStyle w:val="Heading3"/>
        <w:keepNext/>
        <w:keepLines/>
        <w:numPr>
          <w:ilvl w:val="2"/>
          <w:numId w:val="47"/>
        </w:numPr>
        <w:pBdr>
          <w:bottom w:val="none" w:sz="0" w:space="0" w:color="auto"/>
        </w:pBdr>
        <w:spacing w:line="276" w:lineRule="auto"/>
        <w:ind w:left="1764"/>
        <w:rPr>
          <w:i w:val="0"/>
          <w:sz w:val="24"/>
          <w:szCs w:val="24"/>
        </w:rPr>
      </w:pPr>
      <w:bookmarkStart w:id="142" w:name="_Toc8312191"/>
      <w:r w:rsidRPr="00B63D8A">
        <w:rPr>
          <w:i w:val="0"/>
          <w:sz w:val="24"/>
          <w:szCs w:val="24"/>
        </w:rPr>
        <w:t>IDEAL APM Integration</w:t>
      </w:r>
      <w:bookmarkEnd w:id="141"/>
      <w:bookmarkEnd w:id="142"/>
      <w:r w:rsidRPr="00B63D8A">
        <w:rPr>
          <w:i w:val="0"/>
          <w:sz w:val="24"/>
          <w:szCs w:val="24"/>
        </w:rPr>
        <w:t xml:space="preserve"> </w:t>
      </w:r>
    </w:p>
    <w:p w:rsidR="006D22BF" w:rsidRPr="006D22BF" w:rsidRDefault="006D22BF" w:rsidP="006D22BF"/>
    <w:p w:rsidR="00DA60F6" w:rsidRDefault="00DA60F6" w:rsidP="00DA60F6">
      <w:pPr>
        <w:ind w:left="1080"/>
      </w:pPr>
      <w:r>
        <w:t>Bank configurations in Business Manager:</w:t>
      </w:r>
    </w:p>
    <w:p w:rsidR="00DA60F6" w:rsidRDefault="00DA60F6" w:rsidP="00DA60F6">
      <w:pPr>
        <w:ind w:left="1080"/>
      </w:pPr>
      <w:r>
        <w:t>All the supported Bank List values are preconfigured. However, Modif</w:t>
      </w:r>
      <w:r w:rsidR="00A51D4F">
        <w:t>y</w:t>
      </w:r>
      <w:r>
        <w:t>/</w:t>
      </w:r>
      <w:r w:rsidR="009F17EE">
        <w:t>Delete</w:t>
      </w:r>
      <w:r w:rsidR="00A51D4F">
        <w:t xml:space="preserve"> the </w:t>
      </w:r>
      <w:r w:rsidR="00BF46D0">
        <w:t>list if</w:t>
      </w:r>
      <w:r>
        <w:t xml:space="preserve"> required. Follow the below steps to add additional banks:</w:t>
      </w:r>
    </w:p>
    <w:p w:rsidR="00DA60F6" w:rsidRPr="008D3B13" w:rsidRDefault="00DA60F6" w:rsidP="00AF39B6">
      <w:pPr>
        <w:pStyle w:val="ListParagraph"/>
        <w:numPr>
          <w:ilvl w:val="0"/>
          <w:numId w:val="24"/>
        </w:numPr>
        <w:ind w:left="1800"/>
      </w:pPr>
      <w:r w:rsidRPr="008D3B13">
        <w:t>Log into Business Manager</w:t>
      </w:r>
    </w:p>
    <w:p w:rsidR="00DA60F6" w:rsidRPr="003940BD" w:rsidRDefault="00DA60F6" w:rsidP="00AF39B6">
      <w:pPr>
        <w:pStyle w:val="ListParagraph"/>
        <w:numPr>
          <w:ilvl w:val="0"/>
          <w:numId w:val="24"/>
        </w:numPr>
        <w:ind w:left="1800"/>
      </w:pPr>
      <w:r w:rsidRPr="008D3B13">
        <w:t xml:space="preserve">Navigate to </w:t>
      </w:r>
      <w:r w:rsidRPr="008D3B13">
        <w:rPr>
          <w:i/>
          <w:u w:val="single"/>
        </w:rPr>
        <w:t xml:space="preserve">Administration </w:t>
      </w:r>
      <w:r w:rsidRPr="008D3B13">
        <w:rPr>
          <w:i/>
          <w:u w:val="single"/>
        </w:rPr>
        <w:sym w:font="Wingdings" w:char="F0E0"/>
      </w:r>
      <w:r>
        <w:rPr>
          <w:i/>
          <w:u w:val="single"/>
        </w:rPr>
        <w:t xml:space="preserve"> Site Development</w:t>
      </w:r>
      <w:r w:rsidRPr="008D3B13">
        <w:rPr>
          <w:i/>
          <w:u w:val="single"/>
        </w:rPr>
        <w:t xml:space="preserve"> </w:t>
      </w:r>
      <w:r w:rsidRPr="008D3B13">
        <w:rPr>
          <w:i/>
          <w:u w:val="single"/>
        </w:rPr>
        <w:sym w:font="Wingdings" w:char="F0E0"/>
      </w:r>
      <w:r>
        <w:rPr>
          <w:i/>
          <w:u w:val="single"/>
        </w:rPr>
        <w:t xml:space="preserve"> System Object Definition</w:t>
      </w:r>
      <w:r w:rsidRPr="008D3B13">
        <w:rPr>
          <w:i/>
          <w:u w:val="single"/>
        </w:rPr>
        <w:t xml:space="preserve"> </w:t>
      </w:r>
      <w:r w:rsidRPr="008D3B13">
        <w:rPr>
          <w:i/>
          <w:u w:val="single"/>
        </w:rPr>
        <w:sym w:font="Wingdings" w:char="F0E0"/>
      </w:r>
      <w:r>
        <w:rPr>
          <w:i/>
          <w:u w:val="single"/>
        </w:rPr>
        <w:t xml:space="preserve"> SitePreferences</w:t>
      </w:r>
    </w:p>
    <w:p w:rsidR="00DA60F6" w:rsidRDefault="00DA60F6" w:rsidP="00AF39B6">
      <w:pPr>
        <w:pStyle w:val="ListParagraph"/>
        <w:numPr>
          <w:ilvl w:val="0"/>
          <w:numId w:val="24"/>
        </w:numPr>
        <w:ind w:left="1800"/>
      </w:pPr>
      <w:r w:rsidRPr="008D3B13">
        <w:t xml:space="preserve"> </w:t>
      </w:r>
      <w:r>
        <w:t>Open the tab Attribute Definition and find “</w:t>
      </w:r>
      <w:r w:rsidR="00C04461">
        <w:rPr>
          <w:rFonts w:ascii="Helvetica" w:hAnsi="Helvetica" w:cs="Helvetica"/>
          <w:bCs/>
          <w:i/>
          <w:sz w:val="20"/>
          <w:szCs w:val="20"/>
          <w:u w:val="single"/>
          <w:shd w:val="clear" w:color="auto" w:fill="FFFFFF"/>
        </w:rPr>
        <w:t>Worldpay</w:t>
      </w:r>
      <w:r w:rsidRPr="003940BD">
        <w:rPr>
          <w:rFonts w:ascii="Helvetica" w:hAnsi="Helvetica" w:cs="Helvetica"/>
          <w:bCs/>
          <w:i/>
          <w:sz w:val="20"/>
          <w:szCs w:val="20"/>
          <w:u w:val="single"/>
          <w:shd w:val="clear" w:color="auto" w:fill="FFFFFF"/>
        </w:rPr>
        <w:t>IdealBankList</w:t>
      </w:r>
      <w:r>
        <w:t>“</w:t>
      </w:r>
    </w:p>
    <w:p w:rsidR="00DA60F6" w:rsidRDefault="00DA60F6" w:rsidP="00AF39B6">
      <w:pPr>
        <w:pStyle w:val="ListParagraph"/>
        <w:numPr>
          <w:ilvl w:val="0"/>
          <w:numId w:val="24"/>
        </w:numPr>
        <w:ind w:left="1800"/>
      </w:pPr>
      <w:r>
        <w:t xml:space="preserve">Add the required </w:t>
      </w:r>
      <w:r w:rsidRPr="003940BD">
        <w:rPr>
          <w:rFonts w:ascii="Helvetica" w:hAnsi="Helvetica" w:cs="Helvetica"/>
          <w:bCs/>
          <w:i/>
          <w:sz w:val="20"/>
          <w:szCs w:val="20"/>
          <w:u w:val="single"/>
          <w:shd w:val="clear" w:color="auto" w:fill="FFFFFF"/>
        </w:rPr>
        <w:t>Bank ID</w:t>
      </w:r>
      <w:r>
        <w:t xml:space="preserve"> and </w:t>
      </w:r>
      <w:r w:rsidRPr="003940BD">
        <w:rPr>
          <w:rFonts w:ascii="Helvetica" w:hAnsi="Helvetica" w:cs="Helvetica"/>
          <w:bCs/>
          <w:i/>
          <w:sz w:val="20"/>
          <w:szCs w:val="20"/>
          <w:u w:val="single"/>
          <w:shd w:val="clear" w:color="auto" w:fill="FFFFFF"/>
        </w:rPr>
        <w:t>Bank Name</w:t>
      </w:r>
      <w:r>
        <w:t xml:space="preserve"> in the </w:t>
      </w:r>
      <w:r w:rsidRPr="003940BD">
        <w:rPr>
          <w:rFonts w:ascii="Helvetica" w:hAnsi="Helvetica" w:cs="Helvetica"/>
          <w:bCs/>
          <w:i/>
          <w:sz w:val="20"/>
          <w:szCs w:val="20"/>
          <w:u w:val="single"/>
          <w:shd w:val="clear" w:color="auto" w:fill="FFFFFF"/>
        </w:rPr>
        <w:t>Value</w:t>
      </w:r>
      <w:r>
        <w:t xml:space="preserve"> and </w:t>
      </w:r>
      <w:r w:rsidRPr="003940BD">
        <w:rPr>
          <w:rFonts w:ascii="Helvetica" w:hAnsi="Helvetica" w:cs="Helvetica"/>
          <w:bCs/>
          <w:i/>
          <w:sz w:val="20"/>
          <w:szCs w:val="20"/>
          <w:u w:val="single"/>
          <w:shd w:val="clear" w:color="auto" w:fill="FFFFFF"/>
        </w:rPr>
        <w:t>Display Value</w:t>
      </w:r>
      <w:r>
        <w:t xml:space="preserve"> correspondingly.</w:t>
      </w:r>
    </w:p>
    <w:p w:rsidR="00DA60F6" w:rsidRDefault="00DA60F6" w:rsidP="00DA60F6">
      <w:pPr>
        <w:pStyle w:val="ListParagraph"/>
        <w:ind w:left="1800"/>
      </w:pPr>
      <w:r>
        <w:t xml:space="preserve">(For more </w:t>
      </w:r>
      <w:proofErr w:type="gramStart"/>
      <w:r>
        <w:t>details</w:t>
      </w:r>
      <w:proofErr w:type="gramEnd"/>
      <w:r>
        <w:t xml:space="preserve"> refer Appendix B)</w:t>
      </w:r>
    </w:p>
    <w:p w:rsidR="00DA60F6" w:rsidRDefault="006446B5" w:rsidP="00DA60F6">
      <w:pPr>
        <w:ind w:left="1080"/>
      </w:pPr>
      <w:r>
        <w:rPr>
          <w:noProof/>
        </w:rPr>
        <w:drawing>
          <wp:inline distT="0" distB="0" distL="0" distR="0" wp14:anchorId="185CC96A" wp14:editId="3AA797C3">
            <wp:extent cx="5209953" cy="2413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6140" cy="2416502"/>
                    </a:xfrm>
                    <a:prstGeom prst="rect">
                      <a:avLst/>
                    </a:prstGeom>
                    <a:noFill/>
                    <a:ln>
                      <a:noFill/>
                    </a:ln>
                  </pic:spPr>
                </pic:pic>
              </a:graphicData>
            </a:graphic>
          </wp:inline>
        </w:drawing>
      </w:r>
    </w:p>
    <w:p w:rsidR="00DA60F6" w:rsidRDefault="00DA60F6" w:rsidP="00DA60F6">
      <w:pPr>
        <w:ind w:left="1080"/>
        <w:jc w:val="center"/>
      </w:pPr>
      <w:r>
        <w:t>Fig: 2.6</w:t>
      </w:r>
    </w:p>
    <w:p w:rsidR="006D22BF" w:rsidRDefault="006D22BF" w:rsidP="00DA60F6">
      <w:pPr>
        <w:ind w:left="1080"/>
      </w:pPr>
    </w:p>
    <w:p w:rsidR="006D22BF" w:rsidRDefault="006D22BF" w:rsidP="00DA60F6">
      <w:pPr>
        <w:ind w:left="1080"/>
      </w:pPr>
    </w:p>
    <w:p w:rsidR="00DA60F6" w:rsidRDefault="00DA60F6" w:rsidP="00DA60F6">
      <w:pPr>
        <w:ind w:left="1080"/>
      </w:pPr>
      <w:r>
        <w:lastRenderedPageBreak/>
        <w:t>Select the specific banks using the below steps:</w:t>
      </w:r>
    </w:p>
    <w:p w:rsidR="00DA60F6" w:rsidRPr="008D3B13" w:rsidRDefault="00DA60F6" w:rsidP="00AF39B6">
      <w:pPr>
        <w:pStyle w:val="ListParagraph"/>
        <w:numPr>
          <w:ilvl w:val="0"/>
          <w:numId w:val="25"/>
        </w:numPr>
        <w:ind w:left="1800"/>
      </w:pPr>
      <w:r w:rsidRPr="008D3B13">
        <w:t>Log into Business Manager</w:t>
      </w:r>
    </w:p>
    <w:p w:rsidR="00DA60F6" w:rsidRDefault="00DA60F6" w:rsidP="00AF39B6">
      <w:pPr>
        <w:pStyle w:val="ListParagraph"/>
        <w:numPr>
          <w:ilvl w:val="0"/>
          <w:numId w:val="25"/>
        </w:numPr>
        <w:ind w:left="1800"/>
      </w:pPr>
      <w:r>
        <w:t xml:space="preserve">From the top </w:t>
      </w:r>
      <w:proofErr w:type="gramStart"/>
      <w:r>
        <w:t>bar</w:t>
      </w:r>
      <w:proofErr w:type="gramEnd"/>
      <w:r>
        <w:t xml:space="preserve"> select the required site for which configurations are to be done.</w:t>
      </w:r>
    </w:p>
    <w:p w:rsidR="00DA60F6" w:rsidRPr="006277C3" w:rsidRDefault="00DA60F6" w:rsidP="00AF39B6">
      <w:pPr>
        <w:pStyle w:val="ListParagraph"/>
        <w:numPr>
          <w:ilvl w:val="0"/>
          <w:numId w:val="25"/>
        </w:numPr>
        <w:ind w:left="1800"/>
      </w:pPr>
      <w:r w:rsidRPr="008D3B13">
        <w:t>Navigate to</w:t>
      </w:r>
      <w:r w:rsidR="00BB50D3">
        <w:t xml:space="preserve"> </w:t>
      </w:r>
      <w:r w:rsidR="00BB50D3" w:rsidRPr="00C75E15">
        <w:rPr>
          <w:u w:val="single"/>
        </w:rPr>
        <w:t>MobileFirst</w:t>
      </w:r>
      <w:r w:rsidR="00BB50D3" w:rsidRPr="00C75E15">
        <w:rPr>
          <w:u w:val="single"/>
        </w:rPr>
        <w:sym w:font="Wingdings" w:char="F0E0"/>
      </w:r>
      <w:r w:rsidR="00BB50D3" w:rsidRPr="00C75E15">
        <w:rPr>
          <w:u w:val="single"/>
        </w:rPr>
        <w:t>Merchant Tools</w:t>
      </w:r>
      <w:r w:rsidR="00BB50D3" w:rsidRPr="00C75E15">
        <w:rPr>
          <w:u w:val="single"/>
        </w:rPr>
        <w:sym w:font="Wingdings" w:char="F0E0"/>
      </w:r>
      <w:r>
        <w:t xml:space="preserve"> </w:t>
      </w:r>
      <w:r>
        <w:rPr>
          <w:i/>
          <w:u w:val="single"/>
        </w:rPr>
        <w:t>Site Preferences</w:t>
      </w:r>
      <w:r w:rsidRPr="008D3B13">
        <w:rPr>
          <w:i/>
          <w:u w:val="single"/>
        </w:rPr>
        <w:t xml:space="preserve"> </w:t>
      </w:r>
      <w:r w:rsidRPr="008D3B13">
        <w:rPr>
          <w:i/>
          <w:u w:val="single"/>
        </w:rPr>
        <w:sym w:font="Wingdings" w:char="F0E0"/>
      </w:r>
      <w:r>
        <w:rPr>
          <w:i/>
          <w:u w:val="single"/>
        </w:rPr>
        <w:t xml:space="preserve"> Custom Preferences </w:t>
      </w:r>
      <w:r w:rsidRPr="008D3B13">
        <w:rPr>
          <w:i/>
          <w:u w:val="single"/>
        </w:rPr>
        <w:sym w:font="Wingdings" w:char="F0E0"/>
      </w:r>
      <w:r>
        <w:rPr>
          <w:i/>
          <w:u w:val="single"/>
        </w:rPr>
        <w:t xml:space="preserve"> </w:t>
      </w:r>
      <w:r w:rsidR="00C04461">
        <w:rPr>
          <w:i/>
          <w:u w:val="single"/>
        </w:rPr>
        <w:t>Worldpay</w:t>
      </w:r>
    </w:p>
    <w:p w:rsidR="00DA60F6" w:rsidRDefault="00DA60F6" w:rsidP="00AF39B6">
      <w:pPr>
        <w:pStyle w:val="ListParagraph"/>
        <w:numPr>
          <w:ilvl w:val="0"/>
          <w:numId w:val="25"/>
        </w:numPr>
        <w:ind w:left="1800"/>
      </w:pPr>
      <w:r w:rsidRPr="006277C3">
        <w:t xml:space="preserve">Select the banks to </w:t>
      </w:r>
      <w:proofErr w:type="gramStart"/>
      <w:r>
        <w:t>be supported</w:t>
      </w:r>
      <w:proofErr w:type="gramEnd"/>
      <w:r w:rsidRPr="006277C3">
        <w:t>.</w:t>
      </w:r>
      <w:r>
        <w:t xml:space="preserve"> (Multiple banks can be selected from the drop down)</w:t>
      </w:r>
    </w:p>
    <w:p w:rsidR="00DA60F6" w:rsidRDefault="00D111E8" w:rsidP="00DA60F6">
      <w:pPr>
        <w:ind w:left="1080"/>
      </w:pPr>
      <w:r w:rsidRPr="00D111E8">
        <w:rPr>
          <w:noProof/>
        </w:rPr>
        <w:t xml:space="preserve"> </w:t>
      </w:r>
      <w:r>
        <w:rPr>
          <w:noProof/>
        </w:rPr>
        <w:drawing>
          <wp:inline distT="0" distB="0" distL="0" distR="0" wp14:anchorId="4A75ECC8" wp14:editId="29097F70">
            <wp:extent cx="5443772" cy="21717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9847" cy="2174123"/>
                    </a:xfrm>
                    <a:prstGeom prst="rect">
                      <a:avLst/>
                    </a:prstGeom>
                  </pic:spPr>
                </pic:pic>
              </a:graphicData>
            </a:graphic>
          </wp:inline>
        </w:drawing>
      </w:r>
    </w:p>
    <w:p w:rsidR="00516F1D" w:rsidRDefault="00DA60F6" w:rsidP="00516F1D">
      <w:pPr>
        <w:pStyle w:val="BodyText"/>
        <w:ind w:left="2160"/>
        <w:jc w:val="center"/>
      </w:pPr>
      <w:r>
        <w:t>Fig: 2.7</w:t>
      </w:r>
    </w:p>
    <w:p w:rsidR="00E738A3" w:rsidRDefault="00E738A3" w:rsidP="0035095C">
      <w:pPr>
        <w:ind w:left="1080"/>
      </w:pPr>
      <w:r w:rsidRPr="00D13BA9">
        <w:rPr>
          <w:b/>
        </w:rPr>
        <w:t>Note:</w:t>
      </w:r>
      <w:r>
        <w:t xml:space="preserve"> Please </w:t>
      </w:r>
      <w:r w:rsidR="00E9748C">
        <w:t>ensure list</w:t>
      </w:r>
      <w:r>
        <w:t xml:space="preserve"> of bank </w:t>
      </w:r>
      <w:proofErr w:type="gramStart"/>
      <w:r>
        <w:t xml:space="preserve">should be </w:t>
      </w:r>
      <w:r w:rsidR="00D13BA9">
        <w:t>updated</w:t>
      </w:r>
      <w:proofErr w:type="gramEnd"/>
      <w:r w:rsidR="00D13BA9">
        <w:t>;</w:t>
      </w:r>
      <w:r>
        <w:t xml:space="preserve"> </w:t>
      </w:r>
      <w:r w:rsidR="00D13BA9">
        <w:t>please</w:t>
      </w:r>
      <w:r>
        <w:t xml:space="preserve"> contact Worldpay to get the </w:t>
      </w:r>
      <w:r w:rsidR="00187150">
        <w:t>latest list</w:t>
      </w:r>
      <w:r>
        <w:t xml:space="preserve"> of Bank.</w:t>
      </w:r>
    </w:p>
    <w:p w:rsidR="00516F1D" w:rsidRDefault="00516F1D" w:rsidP="00516F1D">
      <w:pPr>
        <w:pStyle w:val="BodyText"/>
        <w:ind w:left="2160"/>
      </w:pPr>
    </w:p>
    <w:p w:rsidR="00516F1D" w:rsidRDefault="00957A42" w:rsidP="00B63D8A">
      <w:pPr>
        <w:pStyle w:val="Heading3"/>
        <w:keepNext/>
        <w:keepLines/>
        <w:numPr>
          <w:ilvl w:val="2"/>
          <w:numId w:val="47"/>
        </w:numPr>
        <w:pBdr>
          <w:bottom w:val="none" w:sz="0" w:space="0" w:color="auto"/>
        </w:pBdr>
        <w:spacing w:line="276" w:lineRule="auto"/>
        <w:ind w:left="1764"/>
        <w:rPr>
          <w:i w:val="0"/>
          <w:sz w:val="24"/>
          <w:szCs w:val="24"/>
        </w:rPr>
      </w:pPr>
      <w:bookmarkStart w:id="143" w:name="_Toc8312192"/>
      <w:r>
        <w:rPr>
          <w:i w:val="0"/>
          <w:sz w:val="24"/>
          <w:szCs w:val="24"/>
        </w:rPr>
        <w:t>B</w:t>
      </w:r>
      <w:r w:rsidR="00E72A7E" w:rsidRPr="00B63D8A">
        <w:rPr>
          <w:i w:val="0"/>
          <w:sz w:val="24"/>
          <w:szCs w:val="24"/>
        </w:rPr>
        <w:t>Multiple Merchant ID Support Integration</w:t>
      </w:r>
      <w:bookmarkEnd w:id="143"/>
    </w:p>
    <w:p w:rsidR="006D22BF" w:rsidRPr="006D22BF" w:rsidRDefault="006D22BF" w:rsidP="006D22BF"/>
    <w:p w:rsidR="00516F1D" w:rsidRDefault="00516F1D" w:rsidP="003E51B1">
      <w:pPr>
        <w:ind w:left="1080"/>
      </w:pPr>
      <w:r>
        <w:t>After importing metadata pr</w:t>
      </w:r>
      <w:r w:rsidR="00E72A7E">
        <w:t xml:space="preserve">ovided with </w:t>
      </w:r>
      <w:r w:rsidR="006E4740">
        <w:t>Worldpay</w:t>
      </w:r>
      <w:r w:rsidR="00E72A7E">
        <w:t xml:space="preserve"> cartridge</w:t>
      </w:r>
      <w:r>
        <w:t>,</w:t>
      </w:r>
      <w:r w:rsidR="009B424D">
        <w:t xml:space="preserve"> </w:t>
      </w:r>
      <w:r>
        <w:t>add</w:t>
      </w:r>
      <w:r w:rsidR="009B424D">
        <w:t>i</w:t>
      </w:r>
      <w:r>
        <w:t>tional fields (</w:t>
      </w:r>
      <w:r w:rsidR="006C7870">
        <w:t xml:space="preserve">merchant ID, username, </w:t>
      </w:r>
      <w:r w:rsidR="00C50152">
        <w:t>and password</w:t>
      </w:r>
      <w:r>
        <w:t xml:space="preserve">) </w:t>
      </w:r>
      <w:proofErr w:type="gramStart"/>
      <w:r>
        <w:t>will be created</w:t>
      </w:r>
      <w:proofErr w:type="gramEnd"/>
      <w:r>
        <w:t xml:space="preserve"> in payment methods in BM. </w:t>
      </w:r>
    </w:p>
    <w:p w:rsidR="00516F1D" w:rsidRDefault="00516F1D" w:rsidP="00B761DF">
      <w:pPr>
        <w:pStyle w:val="ListParagraph"/>
        <w:numPr>
          <w:ilvl w:val="0"/>
          <w:numId w:val="30"/>
        </w:numPr>
        <w:ind w:left="1080" w:firstLine="0"/>
      </w:pPr>
      <w:r>
        <w:t xml:space="preserve"> </w:t>
      </w:r>
      <w:r w:rsidRPr="008D3B13">
        <w:t>Log into Business Manager</w:t>
      </w:r>
    </w:p>
    <w:p w:rsidR="00516F1D" w:rsidRDefault="00516F1D" w:rsidP="00B761DF">
      <w:pPr>
        <w:pStyle w:val="ListParagraph"/>
        <w:numPr>
          <w:ilvl w:val="0"/>
          <w:numId w:val="30"/>
        </w:numPr>
        <w:ind w:left="1080" w:firstLine="0"/>
      </w:pPr>
      <w:r>
        <w:t xml:space="preserve"> From the top bar select the required site for which configurations are to be done</w:t>
      </w:r>
    </w:p>
    <w:p w:rsidR="00516F1D" w:rsidRPr="00656BA4" w:rsidRDefault="00516F1D" w:rsidP="00B761DF">
      <w:pPr>
        <w:pStyle w:val="ListParagraph"/>
        <w:numPr>
          <w:ilvl w:val="0"/>
          <w:numId w:val="30"/>
        </w:numPr>
        <w:ind w:left="1080" w:firstLine="0"/>
      </w:pPr>
      <w:r>
        <w:t xml:space="preserve"> </w:t>
      </w:r>
      <w:r w:rsidRPr="00135D79">
        <w:t>Navigate to</w:t>
      </w:r>
      <w:r>
        <w:t xml:space="preserve"> </w:t>
      </w:r>
      <w:r w:rsidR="00133726">
        <w:t>MobileFirst</w:t>
      </w:r>
      <w:r w:rsidR="00133726" w:rsidRPr="00656BA4">
        <w:t xml:space="preserve"> </w:t>
      </w:r>
      <w:r w:rsidRPr="00656BA4">
        <w:t>Site</w:t>
      </w:r>
      <w:r w:rsidR="00E348B2">
        <w:sym w:font="Wingdings" w:char="F0E0"/>
      </w:r>
      <w:r w:rsidR="00E348B2">
        <w:t>Merchant Tools</w:t>
      </w:r>
      <w:r>
        <w:t xml:space="preserve"> </w:t>
      </w:r>
      <w:r w:rsidRPr="00656BA4">
        <w:sym w:font="Wingdings" w:char="F0E0"/>
      </w:r>
      <w:r w:rsidRPr="00656BA4">
        <w:t xml:space="preserve"> Ordering</w:t>
      </w:r>
      <w:r w:rsidRPr="00656BA4">
        <w:sym w:font="Wingdings" w:char="F0E0"/>
      </w:r>
      <w:r w:rsidRPr="00656BA4">
        <w:t xml:space="preserve"> Payment Methods.</w:t>
      </w:r>
    </w:p>
    <w:p w:rsidR="00516F1D" w:rsidRDefault="00516F1D" w:rsidP="00B761DF">
      <w:pPr>
        <w:pStyle w:val="ListParagraph"/>
        <w:numPr>
          <w:ilvl w:val="0"/>
          <w:numId w:val="30"/>
        </w:numPr>
        <w:ind w:left="1080" w:firstLine="0"/>
      </w:pPr>
      <w:r>
        <w:t xml:space="preserve"> Input the required details for the below field:</w:t>
      </w:r>
    </w:p>
    <w:p w:rsidR="00516F1D" w:rsidRDefault="00516F1D" w:rsidP="003E51B1">
      <w:pPr>
        <w:pStyle w:val="ListParagraph"/>
        <w:ind w:left="1788" w:firstLine="336"/>
      </w:pPr>
      <w:r>
        <w:t>Mer</w:t>
      </w:r>
      <w:r w:rsidR="005F17D2">
        <w:t>c</w:t>
      </w:r>
      <w:r>
        <w:t>hant ID</w:t>
      </w:r>
    </w:p>
    <w:p w:rsidR="00516F1D" w:rsidRDefault="00516F1D" w:rsidP="003E51B1">
      <w:pPr>
        <w:pStyle w:val="ListParagraph"/>
        <w:ind w:left="1452" w:firstLine="336"/>
      </w:pPr>
      <w:r>
        <w:t>Username</w:t>
      </w:r>
    </w:p>
    <w:p w:rsidR="00516F1D" w:rsidRDefault="00516F1D" w:rsidP="003E51B1">
      <w:pPr>
        <w:pStyle w:val="ListParagraph"/>
        <w:ind w:left="1116" w:firstLine="336"/>
      </w:pPr>
      <w:r>
        <w:t>Password</w:t>
      </w:r>
    </w:p>
    <w:p w:rsidR="00516F1D" w:rsidRDefault="00697861" w:rsidP="003E51B1">
      <w:pPr>
        <w:ind w:left="1080"/>
      </w:pPr>
      <w:r>
        <w:rPr>
          <w:noProof/>
        </w:rPr>
        <w:lastRenderedPageBreak/>
        <w:drawing>
          <wp:inline distT="0" distB="0" distL="0" distR="0" wp14:anchorId="6C6AA9CD" wp14:editId="53010D91">
            <wp:extent cx="5285678" cy="138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85678" cy="1381125"/>
                    </a:xfrm>
                    <a:prstGeom prst="rect">
                      <a:avLst/>
                    </a:prstGeom>
                  </pic:spPr>
                </pic:pic>
              </a:graphicData>
            </a:graphic>
          </wp:inline>
        </w:drawing>
      </w:r>
    </w:p>
    <w:p w:rsidR="005D0EF0" w:rsidRDefault="00CA18DE" w:rsidP="00B63D8A">
      <w:pPr>
        <w:pStyle w:val="Heading3"/>
        <w:keepNext/>
        <w:keepLines/>
        <w:numPr>
          <w:ilvl w:val="2"/>
          <w:numId w:val="47"/>
        </w:numPr>
        <w:pBdr>
          <w:bottom w:val="none" w:sz="0" w:space="0" w:color="auto"/>
        </w:pBdr>
        <w:spacing w:line="276" w:lineRule="auto"/>
        <w:ind w:left="1764"/>
        <w:rPr>
          <w:i w:val="0"/>
          <w:sz w:val="24"/>
          <w:szCs w:val="24"/>
        </w:rPr>
      </w:pPr>
      <w:bookmarkStart w:id="144" w:name="_Toc8312193"/>
      <w:r w:rsidRPr="00B63D8A">
        <w:rPr>
          <w:i w:val="0"/>
          <w:sz w:val="24"/>
          <w:szCs w:val="24"/>
        </w:rPr>
        <w:t xml:space="preserve">Look and Feel </w:t>
      </w:r>
      <w:r w:rsidR="00EE4A66" w:rsidRPr="00B63D8A">
        <w:rPr>
          <w:i w:val="0"/>
          <w:sz w:val="24"/>
          <w:szCs w:val="24"/>
        </w:rPr>
        <w:t>Customization</w:t>
      </w:r>
      <w:r w:rsidR="00AE09A9" w:rsidRPr="00B63D8A">
        <w:rPr>
          <w:i w:val="0"/>
          <w:sz w:val="24"/>
          <w:szCs w:val="24"/>
        </w:rPr>
        <w:t xml:space="preserve"> for </w:t>
      </w:r>
      <w:r w:rsidR="00C04461" w:rsidRPr="00B63D8A">
        <w:rPr>
          <w:i w:val="0"/>
          <w:sz w:val="24"/>
          <w:szCs w:val="24"/>
        </w:rPr>
        <w:t>Worldpay</w:t>
      </w:r>
      <w:r w:rsidR="001E4343" w:rsidRPr="00B63D8A">
        <w:rPr>
          <w:i w:val="0"/>
          <w:sz w:val="24"/>
          <w:szCs w:val="24"/>
        </w:rPr>
        <w:t xml:space="preserve"> </w:t>
      </w:r>
      <w:r w:rsidR="00AE09A9" w:rsidRPr="00B63D8A">
        <w:rPr>
          <w:i w:val="0"/>
          <w:sz w:val="24"/>
          <w:szCs w:val="24"/>
        </w:rPr>
        <w:t>Redirect Pages</w:t>
      </w:r>
      <w:bookmarkEnd w:id="144"/>
    </w:p>
    <w:p w:rsidR="006D22BF" w:rsidRPr="006D22BF" w:rsidRDefault="006D22BF" w:rsidP="006D22BF"/>
    <w:p w:rsidR="005D0EF0" w:rsidRDefault="005D0EF0" w:rsidP="005D0EF0">
      <w:pPr>
        <w:ind w:left="1044"/>
      </w:pPr>
      <w:r>
        <w:t xml:space="preserve">Configurations that needs to </w:t>
      </w:r>
      <w:proofErr w:type="gramStart"/>
      <w:r>
        <w:t>be done</w:t>
      </w:r>
      <w:proofErr w:type="gramEnd"/>
      <w:r>
        <w:t xml:space="preserve"> in Business Manager to support look and feel customization:</w:t>
      </w:r>
    </w:p>
    <w:p w:rsidR="005D0EF0" w:rsidRPr="008D3B13" w:rsidRDefault="005D0EF0" w:rsidP="005D0EF0">
      <w:pPr>
        <w:ind w:left="1044"/>
      </w:pPr>
      <w:r>
        <w:t xml:space="preserve">1) </w:t>
      </w:r>
      <w:r w:rsidRPr="008D3B13">
        <w:t>Log into Business Manager</w:t>
      </w:r>
    </w:p>
    <w:p w:rsidR="005D0EF0" w:rsidRDefault="005D0EF0" w:rsidP="005D0EF0">
      <w:pPr>
        <w:ind w:left="1044"/>
      </w:pPr>
      <w:proofErr w:type="gramStart"/>
      <w:r>
        <w:t>2) From the top bar</w:t>
      </w:r>
      <w:proofErr w:type="gramEnd"/>
      <w:r>
        <w:t xml:space="preserve"> select the required site for which configurations are to be done.</w:t>
      </w:r>
    </w:p>
    <w:p w:rsidR="005D0EF0" w:rsidRPr="00652B20" w:rsidRDefault="005D0EF0" w:rsidP="005D0EF0">
      <w:pPr>
        <w:ind w:left="1044"/>
      </w:pPr>
      <w:r>
        <w:t xml:space="preserve">3) </w:t>
      </w:r>
      <w:r w:rsidRPr="008D3B13">
        <w:t>Navigate to</w:t>
      </w:r>
      <w:r>
        <w:t xml:space="preserve"> </w:t>
      </w:r>
      <w:r w:rsidRPr="005D0EF0">
        <w:t xml:space="preserve">SitePreferences </w:t>
      </w:r>
      <w:r w:rsidRPr="005D0EF0">
        <w:sym w:font="Wingdings" w:char="F0E0"/>
      </w:r>
      <w:r w:rsidRPr="005D0EF0">
        <w:t xml:space="preserve"> Custom Preferences </w:t>
      </w:r>
      <w:r w:rsidRPr="005D0EF0">
        <w:sym w:font="Wingdings" w:char="F0E0"/>
      </w:r>
      <w:r w:rsidRPr="005D0EF0">
        <w:t xml:space="preserve"> </w:t>
      </w:r>
      <w:r w:rsidR="00C04461">
        <w:t>Worldpay</w:t>
      </w:r>
    </w:p>
    <w:p w:rsidR="005D0EF0" w:rsidRDefault="005D0EF0" w:rsidP="005D0EF0">
      <w:pPr>
        <w:ind w:left="1044"/>
      </w:pPr>
      <w:r>
        <w:t>4) Input the required details for the below field:</w:t>
      </w:r>
    </w:p>
    <w:p w:rsidR="003E51B1" w:rsidRDefault="003E51B1" w:rsidP="005D0EF0">
      <w:pPr>
        <w:ind w:left="1044"/>
      </w:pPr>
      <w:r>
        <w:tab/>
      </w:r>
      <w:r w:rsidR="00C04461">
        <w:t>Worldpay</w:t>
      </w:r>
      <w:r>
        <w:t xml:space="preserve"> Configurable HPP APM</w:t>
      </w:r>
    </w:p>
    <w:p w:rsidR="005D0EF0" w:rsidRPr="00652B20" w:rsidRDefault="00C04461" w:rsidP="005D0EF0">
      <w:pPr>
        <w:ind w:left="1044" w:firstLine="372"/>
      </w:pPr>
      <w:r>
        <w:t>Worldpay</w:t>
      </w:r>
      <w:r w:rsidR="005D0EF0" w:rsidRPr="00652B20">
        <w:t xml:space="preserve"> Installation Id</w:t>
      </w:r>
    </w:p>
    <w:p w:rsidR="0014124A" w:rsidRDefault="00C04461" w:rsidP="003E51B1">
      <w:pPr>
        <w:ind w:left="1044" w:firstLine="372"/>
      </w:pPr>
      <w:r>
        <w:rPr>
          <w:rStyle w:val="tooltipstered"/>
        </w:rPr>
        <w:t>Worldpay</w:t>
      </w:r>
      <w:r w:rsidR="0014124A">
        <w:rPr>
          <w:rStyle w:val="tooltipstered"/>
        </w:rPr>
        <w:t xml:space="preserve"> Address Details Read Only</w:t>
      </w:r>
      <w:r w:rsidR="0014124A">
        <w:t xml:space="preserve"> </w:t>
      </w:r>
    </w:p>
    <w:p w:rsidR="003E51B1" w:rsidRDefault="00C04461" w:rsidP="003E51B1">
      <w:pPr>
        <w:ind w:left="1044" w:firstLine="372"/>
      </w:pPr>
      <w:r>
        <w:rPr>
          <w:rStyle w:val="tooltipstered"/>
        </w:rPr>
        <w:t>Worldpay</w:t>
      </w:r>
      <w:r w:rsidR="0014124A">
        <w:rPr>
          <w:rStyle w:val="tooltipstered"/>
        </w:rPr>
        <w:t xml:space="preserve"> Hide Address Details</w:t>
      </w:r>
    </w:p>
    <w:p w:rsidR="003E51B1" w:rsidRDefault="003E51B1" w:rsidP="003E51B1">
      <w:pPr>
        <w:pStyle w:val="ListParagraph"/>
        <w:ind w:firstLine="324"/>
      </w:pPr>
      <w:r>
        <w:t>** Ensure that the Payment Method ID (refer to APPENDIX A</w:t>
      </w:r>
      <w:r w:rsidR="00341E1E">
        <w:t xml:space="preserve"> – KEY column</w:t>
      </w:r>
      <w:r>
        <w:t xml:space="preserve">), which needs to be supported for customizable is added to the </w:t>
      </w:r>
      <w:r w:rsidR="00C04461">
        <w:rPr>
          <w:b/>
        </w:rPr>
        <w:t>Worldpay</w:t>
      </w:r>
      <w:r w:rsidRPr="003E51B1">
        <w:rPr>
          <w:b/>
        </w:rPr>
        <w:t xml:space="preserve"> Configurable HPP APM</w:t>
      </w:r>
      <w:r>
        <w:rPr>
          <w:b/>
        </w:rPr>
        <w:t xml:space="preserve"> </w:t>
      </w:r>
      <w:r w:rsidRPr="003E51B1">
        <w:t>sitepref</w:t>
      </w:r>
      <w:r w:rsidR="00850CBB">
        <w:t>e</w:t>
      </w:r>
      <w:r w:rsidRPr="003E51B1">
        <w:t>rence.</w:t>
      </w:r>
    </w:p>
    <w:p w:rsidR="005D0EF0" w:rsidRPr="003E51B1" w:rsidRDefault="005D0EF0" w:rsidP="005D0EF0">
      <w:pPr>
        <w:ind w:left="1044"/>
      </w:pPr>
      <w:proofErr w:type="gramStart"/>
      <w:r w:rsidRPr="003E51B1">
        <w:t>**Please</w:t>
      </w:r>
      <w:proofErr w:type="gramEnd"/>
      <w:r w:rsidRPr="003E51B1">
        <w:t xml:space="preserve"> contact the </w:t>
      </w:r>
      <w:r w:rsidR="00C04461">
        <w:t>Worldpay</w:t>
      </w:r>
      <w:r w:rsidRPr="003E51B1">
        <w:t xml:space="preserve"> contact person for values of the above details.</w:t>
      </w:r>
    </w:p>
    <w:p w:rsidR="005D0EF0" w:rsidRDefault="009E391E" w:rsidP="005D0EF0">
      <w:pPr>
        <w:ind w:left="1068"/>
      </w:pPr>
      <w:r w:rsidRPr="009E391E">
        <w:rPr>
          <w:noProof/>
        </w:rPr>
        <w:t xml:space="preserve"> </w:t>
      </w:r>
      <w:r>
        <w:rPr>
          <w:noProof/>
        </w:rPr>
        <w:drawing>
          <wp:inline distT="0" distB="0" distL="0" distR="0" wp14:anchorId="6A724353" wp14:editId="3C8DA437">
            <wp:extent cx="5248910" cy="19782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760" cy="1981604"/>
                    </a:xfrm>
                    <a:prstGeom prst="rect">
                      <a:avLst/>
                    </a:prstGeom>
                  </pic:spPr>
                </pic:pic>
              </a:graphicData>
            </a:graphic>
          </wp:inline>
        </w:drawing>
      </w:r>
    </w:p>
    <w:p w:rsidR="00E24984" w:rsidRDefault="00B77193" w:rsidP="005D0EF0">
      <w:pPr>
        <w:ind w:left="1068"/>
      </w:pPr>
      <w:r>
        <w:rPr>
          <w:noProof/>
        </w:rPr>
        <w:drawing>
          <wp:inline distT="0" distB="0" distL="0" distR="0" wp14:anchorId="20E19C63" wp14:editId="0A39439B">
            <wp:extent cx="5284079" cy="3751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9719" cy="381269"/>
                    </a:xfrm>
                    <a:prstGeom prst="rect">
                      <a:avLst/>
                    </a:prstGeom>
                  </pic:spPr>
                </pic:pic>
              </a:graphicData>
            </a:graphic>
          </wp:inline>
        </w:drawing>
      </w:r>
    </w:p>
    <w:p w:rsidR="00E24984" w:rsidRPr="00D64C48" w:rsidRDefault="00E24984" w:rsidP="00D64C48">
      <w:r w:rsidRPr="00D64C48">
        <w:lastRenderedPageBreak/>
        <w:tab/>
      </w:r>
      <w:r w:rsidRPr="00D64C48">
        <w:tab/>
      </w:r>
      <w:r w:rsidRPr="00D64C48">
        <w:tab/>
      </w:r>
      <w:r w:rsidRPr="00D64C48">
        <w:tab/>
        <w:t>Fig 2.9</w:t>
      </w:r>
    </w:p>
    <w:p w:rsidR="001E4343" w:rsidRDefault="00D64C48" w:rsidP="00B63D8A">
      <w:pPr>
        <w:pStyle w:val="Heading3"/>
        <w:keepNext/>
        <w:keepLines/>
        <w:numPr>
          <w:ilvl w:val="2"/>
          <w:numId w:val="47"/>
        </w:numPr>
        <w:pBdr>
          <w:bottom w:val="none" w:sz="0" w:space="0" w:color="auto"/>
        </w:pBdr>
        <w:spacing w:line="276" w:lineRule="auto"/>
        <w:ind w:left="1764"/>
        <w:rPr>
          <w:i w:val="0"/>
          <w:sz w:val="24"/>
          <w:szCs w:val="24"/>
        </w:rPr>
      </w:pPr>
      <w:bookmarkStart w:id="145" w:name="_Toc8312194"/>
      <w:r w:rsidRPr="00B63D8A">
        <w:rPr>
          <w:i w:val="0"/>
          <w:sz w:val="24"/>
          <w:szCs w:val="24"/>
        </w:rPr>
        <w:t xml:space="preserve">Hosted Payment Pages iframe or lightbox </w:t>
      </w:r>
      <w:r w:rsidR="001E4343" w:rsidRPr="00B63D8A">
        <w:rPr>
          <w:i w:val="0"/>
          <w:sz w:val="24"/>
          <w:szCs w:val="24"/>
        </w:rPr>
        <w:t xml:space="preserve">for </w:t>
      </w:r>
      <w:r w:rsidR="00C04461" w:rsidRPr="00B63D8A">
        <w:rPr>
          <w:i w:val="0"/>
          <w:sz w:val="24"/>
          <w:szCs w:val="24"/>
        </w:rPr>
        <w:t>Worldpay</w:t>
      </w:r>
      <w:r w:rsidR="001E4343" w:rsidRPr="00B63D8A">
        <w:rPr>
          <w:i w:val="0"/>
          <w:sz w:val="24"/>
          <w:szCs w:val="24"/>
        </w:rPr>
        <w:t xml:space="preserve"> Redirect Pa</w:t>
      </w:r>
      <w:r w:rsidRPr="00B63D8A">
        <w:rPr>
          <w:i w:val="0"/>
          <w:sz w:val="24"/>
          <w:szCs w:val="24"/>
        </w:rPr>
        <w:t>yment Method</w:t>
      </w:r>
      <w:bookmarkEnd w:id="145"/>
    </w:p>
    <w:p w:rsidR="006D22BF" w:rsidRPr="006D22BF" w:rsidRDefault="006D22BF" w:rsidP="006D22BF"/>
    <w:p w:rsidR="001E4343" w:rsidRDefault="001E4343" w:rsidP="001E4343">
      <w:pPr>
        <w:ind w:left="1044"/>
      </w:pPr>
      <w:r>
        <w:t xml:space="preserve">Configurations that needs to </w:t>
      </w:r>
      <w:proofErr w:type="gramStart"/>
      <w:r>
        <w:t>be done</w:t>
      </w:r>
      <w:proofErr w:type="gramEnd"/>
      <w:r>
        <w:t xml:space="preserve"> in Business Manager to support look and feel customization:</w:t>
      </w:r>
    </w:p>
    <w:p w:rsidR="001E4343" w:rsidRDefault="001E4343" w:rsidP="001E4343">
      <w:pPr>
        <w:ind w:left="1044"/>
      </w:pPr>
      <w:r>
        <w:t>1) Log into Business Manager</w:t>
      </w:r>
    </w:p>
    <w:p w:rsidR="001E4343" w:rsidRPr="00D1509C" w:rsidRDefault="001E4343" w:rsidP="001E4343">
      <w:pPr>
        <w:ind w:left="1044"/>
      </w:pPr>
      <w:r>
        <w:t xml:space="preserve">2) </w:t>
      </w:r>
      <w:r w:rsidRPr="008D3B13">
        <w:t xml:space="preserve">Navigate to </w:t>
      </w:r>
      <w:r w:rsidR="00794C0D" w:rsidRPr="00C75E15">
        <w:rPr>
          <w:u w:val="single"/>
        </w:rPr>
        <w:t xml:space="preserve">MobileFirst </w:t>
      </w:r>
      <w:r w:rsidR="00794C0D" w:rsidRPr="00C75E15">
        <w:rPr>
          <w:u w:val="single"/>
        </w:rPr>
        <w:sym w:font="Wingdings" w:char="F0E0"/>
      </w:r>
      <w:r w:rsidR="00794C0D" w:rsidRPr="00C75E15">
        <w:rPr>
          <w:u w:val="single"/>
        </w:rPr>
        <w:t xml:space="preserve"> </w:t>
      </w:r>
      <w:r w:rsidRPr="00C75E15">
        <w:rPr>
          <w:u w:val="single"/>
        </w:rPr>
        <w:t>Merchant Tools</w:t>
      </w:r>
      <w:r w:rsidRPr="00794C0D">
        <w:rPr>
          <w:i/>
          <w:u w:val="single"/>
        </w:rPr>
        <w:t xml:space="preserve"> </w:t>
      </w:r>
      <w:r w:rsidRPr="00794C0D">
        <w:rPr>
          <w:i/>
          <w:u w:val="single"/>
        </w:rPr>
        <w:sym w:font="Wingdings" w:char="F0E0"/>
      </w:r>
      <w:r w:rsidRPr="00794C0D">
        <w:rPr>
          <w:i/>
          <w:u w:val="single"/>
        </w:rPr>
        <w:t xml:space="preserve"> Ordering </w:t>
      </w:r>
      <w:r w:rsidRPr="00794C0D">
        <w:rPr>
          <w:i/>
          <w:u w:val="single"/>
        </w:rPr>
        <w:sym w:font="Wingdings" w:char="F0E0"/>
      </w:r>
      <w:r w:rsidRPr="00794C0D">
        <w:rPr>
          <w:i/>
          <w:u w:val="single"/>
        </w:rPr>
        <w:t xml:space="preserve"> Payment Methods</w:t>
      </w:r>
    </w:p>
    <w:p w:rsidR="00D1509C" w:rsidRDefault="001E4343" w:rsidP="001E4343">
      <w:pPr>
        <w:ind w:left="1044"/>
      </w:pPr>
      <w:r>
        <w:t xml:space="preserve">3) Select “Credit Card Redirect” </w:t>
      </w:r>
      <w:r w:rsidR="00D1509C">
        <w:t>p</w:t>
      </w:r>
      <w:r>
        <w:t xml:space="preserve">ayment method </w:t>
      </w:r>
      <w:r w:rsidR="00682169">
        <w:t xml:space="preserve">and </w:t>
      </w:r>
      <w:r w:rsidR="00682169" w:rsidRPr="00D1509C">
        <w:t>add</w:t>
      </w:r>
      <w:r w:rsidR="00D1509C" w:rsidRPr="00D1509C">
        <w:t xml:space="preserve"> the following data under </w:t>
      </w:r>
      <w:r w:rsidR="00794C0D">
        <w:t xml:space="preserve">worldpay </w:t>
      </w:r>
      <w:r w:rsidR="00D1509C" w:rsidRPr="00D1509C">
        <w:t>HPP CustomOptions JSON</w:t>
      </w:r>
      <w:r w:rsidR="00D1509C">
        <w:t xml:space="preserve"> attribute.</w:t>
      </w:r>
    </w:p>
    <w:p w:rsidR="00D1509C" w:rsidRDefault="001E4343" w:rsidP="001E4343">
      <w:pPr>
        <w:ind w:left="336" w:firstLine="708"/>
      </w:pPr>
      <w:r>
        <w:t xml:space="preserve">4) Write JSON specifically type as iframe or lightbox. </w:t>
      </w:r>
      <w:r w:rsidR="00D1509C">
        <w:t xml:space="preserve">Click on </w:t>
      </w:r>
      <w:r w:rsidR="00FA65CE">
        <w:t>Apply</w:t>
      </w:r>
      <w:r w:rsidR="00D1509C">
        <w:t xml:space="preserve"> to enable the Iframe/Light box on HPP.</w:t>
      </w:r>
    </w:p>
    <w:p w:rsidR="00691BFC" w:rsidRDefault="00691BFC" w:rsidP="001E4343">
      <w:pPr>
        <w:ind w:left="336" w:firstLine="708"/>
      </w:pPr>
      <w:r>
        <w:t>Example:</w:t>
      </w:r>
    </w:p>
    <w:p w:rsidR="00691BFC" w:rsidRDefault="00691BFC" w:rsidP="001E4343">
      <w:pPr>
        <w:ind w:left="336" w:firstLine="708"/>
      </w:pPr>
      <w:r>
        <w:t>{</w:t>
      </w:r>
    </w:p>
    <w:p w:rsidR="00691BFC" w:rsidRDefault="00C16B26" w:rsidP="001E4343">
      <w:pPr>
        <w:ind w:left="336" w:firstLine="708"/>
      </w:pPr>
      <w:r>
        <w:t>“</w:t>
      </w:r>
      <w:r w:rsidR="00691BFC">
        <w:t>type</w:t>
      </w:r>
      <w:r>
        <w:t>”</w:t>
      </w:r>
      <w:r w:rsidR="00691BFC">
        <w:t>:</w:t>
      </w:r>
      <w:r>
        <w:t>”</w:t>
      </w:r>
      <w:r w:rsidR="00691BFC">
        <w:t>iframe</w:t>
      </w:r>
      <w:r>
        <w:t>”</w:t>
      </w:r>
    </w:p>
    <w:p w:rsidR="00691BFC" w:rsidRDefault="00691BFC" w:rsidP="001E4343">
      <w:pPr>
        <w:ind w:left="336" w:firstLine="708"/>
      </w:pPr>
      <w:r>
        <w:t>}</w:t>
      </w:r>
    </w:p>
    <w:p w:rsidR="00691BFC" w:rsidRDefault="00691BFC" w:rsidP="001E4343">
      <w:pPr>
        <w:ind w:left="336" w:firstLine="708"/>
      </w:pPr>
      <w:r>
        <w:t>OR</w:t>
      </w:r>
    </w:p>
    <w:p w:rsidR="00691BFC" w:rsidRPr="00691BFC" w:rsidRDefault="00691BFC" w:rsidP="00691BFC">
      <w:pPr>
        <w:spacing w:before="100" w:beforeAutospacing="1" w:after="100" w:afterAutospacing="1" w:line="240" w:lineRule="atLeast"/>
        <w:ind w:left="336" w:firstLine="708"/>
      </w:pPr>
      <w:r w:rsidRPr="00691BFC">
        <w:t>{</w:t>
      </w:r>
    </w:p>
    <w:p w:rsidR="00691BFC" w:rsidRPr="00691BFC" w:rsidRDefault="00691BFC" w:rsidP="00691BFC">
      <w:pPr>
        <w:spacing w:before="100" w:beforeAutospacing="1" w:after="100" w:afterAutospacing="1" w:line="240" w:lineRule="atLeast"/>
        <w:ind w:firstLine="336"/>
      </w:pPr>
      <w:r w:rsidRPr="00691BFC">
        <w:t>                "</w:t>
      </w:r>
      <w:proofErr w:type="gramStart"/>
      <w:r w:rsidRPr="00691BFC">
        <w:t>type</w:t>
      </w:r>
      <w:proofErr w:type="gramEnd"/>
      <w:r w:rsidRPr="00691BFC">
        <w:t>": "</w:t>
      </w:r>
      <w:r>
        <w:t>lightbox</w:t>
      </w:r>
      <w:r w:rsidRPr="00691BFC">
        <w:t>",</w:t>
      </w:r>
    </w:p>
    <w:p w:rsidR="00691BFC" w:rsidRPr="00691BFC" w:rsidRDefault="00691BFC" w:rsidP="00691BFC">
      <w:pPr>
        <w:spacing w:before="100" w:beforeAutospacing="1" w:after="100" w:afterAutospacing="1" w:line="240" w:lineRule="atLeast"/>
      </w:pPr>
      <w:r w:rsidRPr="00691BFC">
        <w:t>       </w:t>
      </w:r>
      <w:r>
        <w:tab/>
      </w:r>
      <w:r w:rsidRPr="00691BFC">
        <w:t>         "</w:t>
      </w:r>
      <w:proofErr w:type="gramStart"/>
      <w:r w:rsidRPr="00691BFC">
        <w:t>lightboxMaskOpacity</w:t>
      </w:r>
      <w:proofErr w:type="gramEnd"/>
      <w:r w:rsidRPr="00691BFC">
        <w:t>": 50,</w:t>
      </w:r>
    </w:p>
    <w:p w:rsidR="00691BFC" w:rsidRPr="00691BFC" w:rsidRDefault="00691BFC" w:rsidP="00691BFC">
      <w:pPr>
        <w:spacing w:before="100" w:beforeAutospacing="1" w:after="100" w:afterAutospacing="1" w:line="240" w:lineRule="atLeast"/>
      </w:pPr>
      <w:r w:rsidRPr="00691BFC">
        <w:t>              </w:t>
      </w:r>
      <w:r>
        <w:tab/>
      </w:r>
      <w:r w:rsidRPr="00691BFC">
        <w:t>  </w:t>
      </w:r>
      <w:r>
        <w:tab/>
      </w:r>
      <w:r w:rsidRPr="00691BFC">
        <w:t>"</w:t>
      </w:r>
      <w:proofErr w:type="gramStart"/>
      <w:r w:rsidRPr="00691BFC">
        <w:t>lightboxMaskColor</w:t>
      </w:r>
      <w:proofErr w:type="gramEnd"/>
      <w:r w:rsidRPr="00691BFC">
        <w:t>": "#000000",</w:t>
      </w:r>
    </w:p>
    <w:p w:rsidR="00691BFC" w:rsidRPr="00691BFC" w:rsidRDefault="00691BFC" w:rsidP="00691BFC">
      <w:pPr>
        <w:spacing w:before="100" w:beforeAutospacing="1" w:after="100" w:afterAutospacing="1" w:line="240" w:lineRule="atLeast"/>
      </w:pPr>
      <w:r w:rsidRPr="00691BFC">
        <w:t>              </w:t>
      </w:r>
      <w:r>
        <w:tab/>
      </w:r>
      <w:r>
        <w:tab/>
      </w:r>
      <w:r w:rsidRPr="00691BFC">
        <w:t>"</w:t>
      </w:r>
      <w:proofErr w:type="gramStart"/>
      <w:r w:rsidRPr="00691BFC">
        <w:t>debug</w:t>
      </w:r>
      <w:proofErr w:type="gramEnd"/>
      <w:r w:rsidRPr="00691BFC">
        <w:t>": false</w:t>
      </w:r>
    </w:p>
    <w:p w:rsidR="00691BFC" w:rsidRDefault="00691BFC" w:rsidP="00691BFC">
      <w:pPr>
        <w:spacing w:before="100" w:beforeAutospacing="1" w:after="100" w:afterAutospacing="1" w:line="240" w:lineRule="atLeast"/>
        <w:ind w:left="708" w:firstLine="708"/>
      </w:pPr>
      <w:r w:rsidRPr="00691BFC">
        <w:t>}</w:t>
      </w:r>
    </w:p>
    <w:p w:rsidR="00025E89" w:rsidRDefault="00025E89" w:rsidP="00025E89">
      <w:pPr>
        <w:spacing w:before="100" w:beforeAutospacing="1" w:after="100" w:afterAutospacing="1" w:line="240" w:lineRule="atLeast"/>
      </w:pPr>
      <w:r>
        <w:t xml:space="preserve">For lightbox </w:t>
      </w:r>
      <w:proofErr w:type="gramStart"/>
      <w:r>
        <w:t>JSON</w:t>
      </w:r>
      <w:proofErr w:type="gramEnd"/>
      <w:r>
        <w:t xml:space="preserve"> settings below two attributes can be specified with merchant specific values.</w:t>
      </w:r>
    </w:p>
    <w:p w:rsidR="00025E89" w:rsidRDefault="00025E89" w:rsidP="00B761DF">
      <w:pPr>
        <w:pStyle w:val="ListParagraph"/>
        <w:numPr>
          <w:ilvl w:val="0"/>
          <w:numId w:val="33"/>
        </w:numPr>
        <w:spacing w:before="100" w:beforeAutospacing="1" w:after="100" w:afterAutospacing="1" w:line="240" w:lineRule="atLeast"/>
      </w:pPr>
      <w:r w:rsidRPr="00691BFC">
        <w:t>lightboxMaskOpacity</w:t>
      </w:r>
    </w:p>
    <w:p w:rsidR="00025E89" w:rsidRPr="00691BFC" w:rsidRDefault="00025E89" w:rsidP="00B761DF">
      <w:pPr>
        <w:pStyle w:val="ListParagraph"/>
        <w:numPr>
          <w:ilvl w:val="0"/>
          <w:numId w:val="33"/>
        </w:numPr>
        <w:spacing w:before="100" w:beforeAutospacing="1" w:after="100" w:afterAutospacing="1" w:line="240" w:lineRule="atLeast"/>
      </w:pPr>
      <w:r w:rsidRPr="00691BFC">
        <w:t>lightboxMaskColor</w:t>
      </w:r>
    </w:p>
    <w:p w:rsidR="00691BFC" w:rsidRDefault="00691BFC" w:rsidP="001E4343">
      <w:pPr>
        <w:ind w:left="336" w:firstLine="708"/>
      </w:pPr>
    </w:p>
    <w:p w:rsidR="000D3447" w:rsidRDefault="00AA1BAD" w:rsidP="004D51F9">
      <w:r w:rsidRPr="00AA1BAD">
        <w:rPr>
          <w:noProof/>
        </w:rPr>
        <w:lastRenderedPageBreak/>
        <w:t xml:space="preserve"> </w:t>
      </w:r>
      <w:r>
        <w:rPr>
          <w:noProof/>
        </w:rPr>
        <w:drawing>
          <wp:inline distT="0" distB="0" distL="0" distR="0" wp14:anchorId="51E34947" wp14:editId="177F1CEF">
            <wp:extent cx="6188710" cy="32645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264535"/>
                    </a:xfrm>
                    <a:prstGeom prst="rect">
                      <a:avLst/>
                    </a:prstGeom>
                  </pic:spPr>
                </pic:pic>
              </a:graphicData>
            </a:graphic>
          </wp:inline>
        </w:drawing>
      </w:r>
    </w:p>
    <w:p w:rsidR="000D3447" w:rsidRDefault="000D3447" w:rsidP="004D51F9"/>
    <w:p w:rsidR="00D57182" w:rsidRDefault="000D3447" w:rsidP="00404939">
      <w:pPr>
        <w:pStyle w:val="Heading3"/>
        <w:keepNext/>
        <w:keepLines/>
        <w:numPr>
          <w:ilvl w:val="2"/>
          <w:numId w:val="47"/>
        </w:numPr>
        <w:pBdr>
          <w:bottom w:val="none" w:sz="0" w:space="0" w:color="auto"/>
        </w:pBdr>
        <w:spacing w:line="276" w:lineRule="auto"/>
        <w:ind w:left="1764"/>
        <w:rPr>
          <w:i w:val="0"/>
          <w:sz w:val="24"/>
          <w:szCs w:val="24"/>
        </w:rPr>
      </w:pPr>
      <w:bookmarkStart w:id="146" w:name="_Toc8312195"/>
      <w:r w:rsidRPr="00B63D8A">
        <w:rPr>
          <w:i w:val="0"/>
          <w:sz w:val="24"/>
          <w:szCs w:val="24"/>
        </w:rPr>
        <w:t>Country Currency Mapping</w:t>
      </w:r>
      <w:bookmarkEnd w:id="146"/>
      <w:r w:rsidRPr="00B63D8A">
        <w:rPr>
          <w:i w:val="0"/>
          <w:sz w:val="24"/>
          <w:szCs w:val="24"/>
        </w:rPr>
        <w:t xml:space="preserve"> </w:t>
      </w:r>
    </w:p>
    <w:p w:rsidR="006D22BF" w:rsidRPr="006D22BF" w:rsidRDefault="006D22BF" w:rsidP="006D22BF"/>
    <w:tbl>
      <w:tblPr>
        <w:tblStyle w:val="TableGrid"/>
        <w:tblW w:w="0" w:type="auto"/>
        <w:tblLook w:val="04A0" w:firstRow="1" w:lastRow="0" w:firstColumn="1" w:lastColumn="0" w:noHBand="0" w:noVBand="1"/>
      </w:tblPr>
      <w:tblGrid>
        <w:gridCol w:w="2245"/>
        <w:gridCol w:w="2520"/>
      </w:tblGrid>
      <w:tr w:rsidR="000D3447" w:rsidTr="00101866">
        <w:tc>
          <w:tcPr>
            <w:tcW w:w="2245" w:type="dxa"/>
            <w:shd w:val="clear" w:color="auto" w:fill="DAEEF3" w:themeFill="accent5" w:themeFillTint="33"/>
          </w:tcPr>
          <w:p w:rsidR="000D3447" w:rsidRPr="00101866" w:rsidRDefault="000D3447" w:rsidP="004D51F9">
            <w:pPr>
              <w:rPr>
                <w:b/>
              </w:rPr>
            </w:pPr>
            <w:r w:rsidRPr="00101866">
              <w:rPr>
                <w:b/>
              </w:rPr>
              <w:t xml:space="preserve">Country </w:t>
            </w:r>
          </w:p>
        </w:tc>
        <w:tc>
          <w:tcPr>
            <w:tcW w:w="2520" w:type="dxa"/>
            <w:shd w:val="clear" w:color="auto" w:fill="DAEEF3" w:themeFill="accent5" w:themeFillTint="33"/>
          </w:tcPr>
          <w:p w:rsidR="000D3447" w:rsidRPr="00101866" w:rsidRDefault="000D3447" w:rsidP="004D51F9">
            <w:pPr>
              <w:rPr>
                <w:b/>
              </w:rPr>
            </w:pPr>
            <w:r w:rsidRPr="00101866">
              <w:rPr>
                <w:b/>
              </w:rPr>
              <w:t xml:space="preserve">Currency </w:t>
            </w:r>
          </w:p>
        </w:tc>
      </w:tr>
      <w:tr w:rsidR="000D3447" w:rsidTr="00101866">
        <w:tc>
          <w:tcPr>
            <w:tcW w:w="2245" w:type="dxa"/>
          </w:tcPr>
          <w:p w:rsidR="000D3447" w:rsidRDefault="000D3447" w:rsidP="004D51F9">
            <w:r w:rsidRPr="000D3447">
              <w:t>United States</w:t>
            </w:r>
          </w:p>
        </w:tc>
        <w:tc>
          <w:tcPr>
            <w:tcW w:w="2520" w:type="dxa"/>
          </w:tcPr>
          <w:p w:rsidR="000D3447" w:rsidRDefault="000D3447" w:rsidP="004D51F9">
            <w:r w:rsidRPr="000D3447">
              <w:t>US Dollars</w:t>
            </w:r>
          </w:p>
        </w:tc>
      </w:tr>
      <w:tr w:rsidR="000D3447" w:rsidTr="00101866">
        <w:tc>
          <w:tcPr>
            <w:tcW w:w="2245" w:type="dxa"/>
          </w:tcPr>
          <w:p w:rsidR="000D3447" w:rsidRDefault="000D3447" w:rsidP="004D51F9">
            <w:r w:rsidRPr="000D3447">
              <w:t>UNITED KINGDOM</w:t>
            </w:r>
          </w:p>
        </w:tc>
        <w:tc>
          <w:tcPr>
            <w:tcW w:w="2520" w:type="dxa"/>
          </w:tcPr>
          <w:p w:rsidR="000D3447" w:rsidRDefault="000D3447" w:rsidP="004D51F9">
            <w:r w:rsidRPr="000D3447">
              <w:t>Pound Sterling</w:t>
            </w:r>
          </w:p>
        </w:tc>
      </w:tr>
      <w:tr w:rsidR="000D3447" w:rsidTr="00101866">
        <w:tc>
          <w:tcPr>
            <w:tcW w:w="2245" w:type="dxa"/>
          </w:tcPr>
          <w:p w:rsidR="000D3447" w:rsidRDefault="000D3447" w:rsidP="004D51F9">
            <w:r w:rsidRPr="000D3447">
              <w:t>GERMANY</w:t>
            </w:r>
          </w:p>
        </w:tc>
        <w:tc>
          <w:tcPr>
            <w:tcW w:w="2520" w:type="dxa"/>
          </w:tcPr>
          <w:p w:rsidR="000D3447" w:rsidRDefault="000D3447" w:rsidP="004D51F9">
            <w:r w:rsidRPr="000D3447">
              <w:t>Euro</w:t>
            </w:r>
          </w:p>
        </w:tc>
      </w:tr>
      <w:tr w:rsidR="000D3447" w:rsidTr="00101866">
        <w:tc>
          <w:tcPr>
            <w:tcW w:w="2245" w:type="dxa"/>
          </w:tcPr>
          <w:p w:rsidR="000D3447" w:rsidRDefault="000D3447" w:rsidP="004D51F9">
            <w:r w:rsidRPr="000D3447">
              <w:t>SINGAPORE</w:t>
            </w:r>
          </w:p>
        </w:tc>
        <w:tc>
          <w:tcPr>
            <w:tcW w:w="2520" w:type="dxa"/>
          </w:tcPr>
          <w:p w:rsidR="000D3447" w:rsidRDefault="000D3447" w:rsidP="004D51F9">
            <w:r w:rsidRPr="000D3447">
              <w:t>Singapore Dollar</w:t>
            </w:r>
          </w:p>
        </w:tc>
      </w:tr>
      <w:tr w:rsidR="000D3447" w:rsidTr="00101866">
        <w:tc>
          <w:tcPr>
            <w:tcW w:w="2245" w:type="dxa"/>
          </w:tcPr>
          <w:p w:rsidR="000D3447" w:rsidRDefault="000D3447" w:rsidP="004D51F9">
            <w:r w:rsidRPr="000D3447">
              <w:t>JAPAN</w:t>
            </w:r>
          </w:p>
        </w:tc>
        <w:tc>
          <w:tcPr>
            <w:tcW w:w="2520" w:type="dxa"/>
          </w:tcPr>
          <w:p w:rsidR="000D3447" w:rsidRDefault="000D3447" w:rsidP="004D51F9">
            <w:r w:rsidRPr="000D3447">
              <w:t>Japanese Yen</w:t>
            </w:r>
          </w:p>
        </w:tc>
      </w:tr>
      <w:tr w:rsidR="000D3447" w:rsidTr="00101866">
        <w:tc>
          <w:tcPr>
            <w:tcW w:w="2245" w:type="dxa"/>
          </w:tcPr>
          <w:p w:rsidR="000D3447" w:rsidRDefault="000D3447" w:rsidP="004D51F9">
            <w:r w:rsidRPr="000D3447">
              <w:t>SWEDEN</w:t>
            </w:r>
          </w:p>
        </w:tc>
        <w:tc>
          <w:tcPr>
            <w:tcW w:w="2520" w:type="dxa"/>
          </w:tcPr>
          <w:p w:rsidR="000D3447" w:rsidRDefault="000D3447" w:rsidP="004D51F9">
            <w:r w:rsidRPr="000D3447">
              <w:t>Yuan Renminbi</w:t>
            </w:r>
          </w:p>
        </w:tc>
      </w:tr>
      <w:tr w:rsidR="000D3447" w:rsidTr="00101866">
        <w:tc>
          <w:tcPr>
            <w:tcW w:w="2245" w:type="dxa"/>
          </w:tcPr>
          <w:p w:rsidR="000D3447" w:rsidRDefault="000D3447" w:rsidP="004D51F9">
            <w:r w:rsidRPr="000D3447">
              <w:t>CHINA</w:t>
            </w:r>
          </w:p>
        </w:tc>
        <w:tc>
          <w:tcPr>
            <w:tcW w:w="2520" w:type="dxa"/>
          </w:tcPr>
          <w:p w:rsidR="000D3447" w:rsidRDefault="000D3447" w:rsidP="004D51F9">
            <w:r w:rsidRPr="000D3447">
              <w:t>Euro</w:t>
            </w:r>
          </w:p>
        </w:tc>
      </w:tr>
      <w:tr w:rsidR="000D3447" w:rsidTr="00101866">
        <w:tc>
          <w:tcPr>
            <w:tcW w:w="2245" w:type="dxa"/>
          </w:tcPr>
          <w:p w:rsidR="000D3447" w:rsidRPr="000D3447" w:rsidRDefault="000D3447" w:rsidP="004D51F9">
            <w:r w:rsidRPr="000D3447">
              <w:t>FRANCE</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RUSSIAN FEDERATION</w:t>
            </w:r>
          </w:p>
        </w:tc>
        <w:tc>
          <w:tcPr>
            <w:tcW w:w="2520" w:type="dxa"/>
          </w:tcPr>
          <w:p w:rsidR="000D3447" w:rsidRPr="000D3447" w:rsidRDefault="000D3447" w:rsidP="004D51F9">
            <w:r w:rsidRPr="000D3447">
              <w:t>Russian Ruble</w:t>
            </w:r>
          </w:p>
        </w:tc>
      </w:tr>
      <w:tr w:rsidR="000D3447" w:rsidTr="00101866">
        <w:tc>
          <w:tcPr>
            <w:tcW w:w="2245" w:type="dxa"/>
          </w:tcPr>
          <w:p w:rsidR="000D3447" w:rsidRPr="000D3447" w:rsidRDefault="000D3447" w:rsidP="004D51F9">
            <w:r w:rsidRPr="000D3447">
              <w:t>BELGIUM</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ITALY</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CANADA</w:t>
            </w:r>
          </w:p>
        </w:tc>
        <w:tc>
          <w:tcPr>
            <w:tcW w:w="2520" w:type="dxa"/>
          </w:tcPr>
          <w:p w:rsidR="000D3447" w:rsidRPr="000D3447" w:rsidRDefault="000D3447" w:rsidP="004D51F9">
            <w:r w:rsidRPr="000D3447">
              <w:t>Canadian Dollar</w:t>
            </w:r>
          </w:p>
        </w:tc>
      </w:tr>
      <w:tr w:rsidR="000D3447" w:rsidTr="00101866">
        <w:tc>
          <w:tcPr>
            <w:tcW w:w="2245" w:type="dxa"/>
          </w:tcPr>
          <w:p w:rsidR="000D3447" w:rsidRPr="000D3447" w:rsidRDefault="000D3447" w:rsidP="004D51F9">
            <w:r w:rsidRPr="000D3447">
              <w:t>AUSTRALIA</w:t>
            </w:r>
          </w:p>
        </w:tc>
        <w:tc>
          <w:tcPr>
            <w:tcW w:w="2520" w:type="dxa"/>
          </w:tcPr>
          <w:p w:rsidR="000D3447" w:rsidRPr="000D3447" w:rsidRDefault="000D3447" w:rsidP="004D51F9">
            <w:r w:rsidRPr="000D3447">
              <w:t>Australian Dollar</w:t>
            </w:r>
          </w:p>
        </w:tc>
      </w:tr>
    </w:tbl>
    <w:p w:rsidR="000D3447" w:rsidRDefault="000D3447" w:rsidP="004D51F9"/>
    <w:p w:rsidR="004D51F9" w:rsidRDefault="00574B1C" w:rsidP="00404939">
      <w:pPr>
        <w:pStyle w:val="Heading3"/>
        <w:keepNext/>
        <w:keepLines/>
        <w:numPr>
          <w:ilvl w:val="2"/>
          <w:numId w:val="47"/>
        </w:numPr>
        <w:pBdr>
          <w:bottom w:val="none" w:sz="0" w:space="0" w:color="auto"/>
        </w:pBdr>
        <w:spacing w:line="276" w:lineRule="auto"/>
        <w:ind w:left="1764"/>
        <w:rPr>
          <w:i w:val="0"/>
          <w:sz w:val="24"/>
          <w:szCs w:val="24"/>
        </w:rPr>
      </w:pPr>
      <w:bookmarkStart w:id="147" w:name="_Toc8312196"/>
      <w:r w:rsidRPr="00404939">
        <w:rPr>
          <w:i w:val="0"/>
          <w:sz w:val="24"/>
          <w:szCs w:val="24"/>
        </w:rPr>
        <w:t xml:space="preserve">Country Currency </w:t>
      </w:r>
      <w:r>
        <w:rPr>
          <w:i w:val="0"/>
          <w:sz w:val="24"/>
          <w:szCs w:val="24"/>
        </w:rPr>
        <w:t>and Locale Mapping for Klarna</w:t>
      </w:r>
      <w:bookmarkEnd w:id="147"/>
      <w:r>
        <w:rPr>
          <w:i w:val="0"/>
          <w:sz w:val="24"/>
          <w:szCs w:val="24"/>
        </w:rPr>
        <w:t xml:space="preserve"> </w:t>
      </w:r>
    </w:p>
    <w:p w:rsidR="006D22BF" w:rsidRPr="006D22BF" w:rsidRDefault="006D22BF" w:rsidP="006D22BF"/>
    <w:tbl>
      <w:tblPr>
        <w:tblStyle w:val="TableGrid"/>
        <w:tblW w:w="0" w:type="auto"/>
        <w:tblLook w:val="04A0" w:firstRow="1" w:lastRow="0" w:firstColumn="1" w:lastColumn="0" w:noHBand="0" w:noVBand="1"/>
      </w:tblPr>
      <w:tblGrid>
        <w:gridCol w:w="2394"/>
        <w:gridCol w:w="2394"/>
        <w:gridCol w:w="2394"/>
        <w:gridCol w:w="2394"/>
      </w:tblGrid>
      <w:tr w:rsidR="00574B1C" w:rsidTr="00411B70">
        <w:tc>
          <w:tcPr>
            <w:tcW w:w="2394" w:type="dxa"/>
            <w:shd w:val="clear" w:color="auto" w:fill="BFBFBF" w:themeFill="background1" w:themeFillShade="BF"/>
          </w:tcPr>
          <w:p w:rsidR="00574B1C" w:rsidRDefault="00574B1C" w:rsidP="00411B70">
            <w:r>
              <w:t>purchase_country</w:t>
            </w:r>
          </w:p>
        </w:tc>
        <w:tc>
          <w:tcPr>
            <w:tcW w:w="2394" w:type="dxa"/>
            <w:shd w:val="clear" w:color="auto" w:fill="BFBFBF" w:themeFill="background1" w:themeFillShade="BF"/>
          </w:tcPr>
          <w:p w:rsidR="00574B1C" w:rsidRDefault="00574B1C" w:rsidP="00411B70">
            <w:r>
              <w:t>purchase_currency</w:t>
            </w:r>
          </w:p>
        </w:tc>
        <w:tc>
          <w:tcPr>
            <w:tcW w:w="2394" w:type="dxa"/>
            <w:shd w:val="clear" w:color="auto" w:fill="BFBFBF" w:themeFill="background1" w:themeFillShade="BF"/>
          </w:tcPr>
          <w:p w:rsidR="00574B1C" w:rsidRDefault="00574B1C" w:rsidP="00411B70">
            <w:r>
              <w:t>locale</w:t>
            </w:r>
          </w:p>
        </w:tc>
        <w:tc>
          <w:tcPr>
            <w:tcW w:w="2394" w:type="dxa"/>
            <w:shd w:val="clear" w:color="auto" w:fill="BFBFBF" w:themeFill="background1" w:themeFillShade="BF"/>
          </w:tcPr>
          <w:p w:rsidR="00574B1C" w:rsidRDefault="00574B1C" w:rsidP="00411B70">
            <w:r>
              <w:t>extra locale</w:t>
            </w:r>
          </w:p>
        </w:tc>
      </w:tr>
      <w:tr w:rsidR="00574B1C" w:rsidTr="00411B70">
        <w:tc>
          <w:tcPr>
            <w:tcW w:w="2394" w:type="dxa"/>
          </w:tcPr>
          <w:p w:rsidR="00574B1C" w:rsidRDefault="00574B1C" w:rsidP="00411B70">
            <w:r>
              <w:rPr>
                <w:rFonts w:ascii="Calibri" w:hAnsi="Calibri"/>
                <w:color w:val="333333"/>
                <w:shd w:val="clear" w:color="auto" w:fill="FFFFFF"/>
              </w:rPr>
              <w:t>AT</w:t>
            </w:r>
          </w:p>
        </w:tc>
        <w:tc>
          <w:tcPr>
            <w:tcW w:w="2394" w:type="dxa"/>
          </w:tcPr>
          <w:p w:rsidR="00574B1C" w:rsidRDefault="00574B1C" w:rsidP="00411B70">
            <w:r>
              <w:t>Euro</w:t>
            </w:r>
          </w:p>
        </w:tc>
        <w:tc>
          <w:tcPr>
            <w:tcW w:w="2394" w:type="dxa"/>
          </w:tcPr>
          <w:p w:rsidR="00574B1C" w:rsidRDefault="00574B1C" w:rsidP="00411B70">
            <w:r>
              <w:t>de-at</w:t>
            </w:r>
          </w:p>
        </w:tc>
        <w:tc>
          <w:tcPr>
            <w:tcW w:w="2394" w:type="dxa"/>
          </w:tcPr>
          <w:p w:rsidR="00574B1C" w:rsidRDefault="00574B1C" w:rsidP="00411B70">
            <w:r>
              <w:t>en-at</w:t>
            </w:r>
          </w:p>
        </w:tc>
      </w:tr>
      <w:tr w:rsidR="00574B1C" w:rsidTr="00411B70">
        <w:tc>
          <w:tcPr>
            <w:tcW w:w="2394" w:type="dxa"/>
          </w:tcPr>
          <w:p w:rsidR="00574B1C" w:rsidRDefault="00574B1C" w:rsidP="00411B70">
            <w:r>
              <w:rPr>
                <w:rFonts w:ascii="Calibri" w:hAnsi="Calibri"/>
                <w:color w:val="333333"/>
                <w:shd w:val="clear" w:color="auto" w:fill="FFFFFF"/>
              </w:rPr>
              <w:t>FI</w:t>
            </w:r>
          </w:p>
        </w:tc>
        <w:tc>
          <w:tcPr>
            <w:tcW w:w="2394" w:type="dxa"/>
          </w:tcPr>
          <w:p w:rsidR="00574B1C" w:rsidRDefault="00574B1C" w:rsidP="00411B70">
            <w:r>
              <w:t>Euro</w:t>
            </w:r>
          </w:p>
        </w:tc>
        <w:tc>
          <w:tcPr>
            <w:tcW w:w="2394" w:type="dxa"/>
          </w:tcPr>
          <w:p w:rsidR="00574B1C" w:rsidRDefault="00574B1C" w:rsidP="00411B70">
            <w:r>
              <w:t>fi-fi</w:t>
            </w:r>
          </w:p>
        </w:tc>
        <w:tc>
          <w:tcPr>
            <w:tcW w:w="2394" w:type="dxa"/>
          </w:tcPr>
          <w:p w:rsidR="00574B1C" w:rsidRDefault="00574B1C" w:rsidP="00411B70">
            <w:r>
              <w:t>en-fi , sv-fi</w:t>
            </w:r>
          </w:p>
        </w:tc>
      </w:tr>
      <w:tr w:rsidR="00574B1C" w:rsidTr="00411B70">
        <w:tc>
          <w:tcPr>
            <w:tcW w:w="2394" w:type="dxa"/>
          </w:tcPr>
          <w:p w:rsidR="00574B1C" w:rsidRDefault="00574B1C" w:rsidP="00411B70">
            <w:r>
              <w:rPr>
                <w:rFonts w:ascii="Calibri" w:hAnsi="Calibri"/>
                <w:color w:val="333333"/>
                <w:shd w:val="clear" w:color="auto" w:fill="FFFFFF"/>
              </w:rPr>
              <w:t>DE</w:t>
            </w:r>
          </w:p>
        </w:tc>
        <w:tc>
          <w:tcPr>
            <w:tcW w:w="2394" w:type="dxa"/>
          </w:tcPr>
          <w:p w:rsidR="00574B1C" w:rsidRDefault="00574B1C" w:rsidP="00411B70">
            <w:r>
              <w:t>Euro</w:t>
            </w:r>
          </w:p>
        </w:tc>
        <w:tc>
          <w:tcPr>
            <w:tcW w:w="2394" w:type="dxa"/>
          </w:tcPr>
          <w:p w:rsidR="00574B1C" w:rsidRDefault="00574B1C" w:rsidP="00411B70">
            <w:r>
              <w:t>de-de</w:t>
            </w:r>
          </w:p>
        </w:tc>
        <w:tc>
          <w:tcPr>
            <w:tcW w:w="2394" w:type="dxa"/>
          </w:tcPr>
          <w:p w:rsidR="00574B1C" w:rsidRDefault="00574B1C" w:rsidP="00411B70">
            <w:r>
              <w:t>en-de</w:t>
            </w:r>
          </w:p>
        </w:tc>
      </w:tr>
      <w:tr w:rsidR="00574B1C" w:rsidTr="00411B70">
        <w:tc>
          <w:tcPr>
            <w:tcW w:w="2394" w:type="dxa"/>
          </w:tcPr>
          <w:p w:rsidR="00574B1C" w:rsidRDefault="00574B1C" w:rsidP="00411B70">
            <w:r>
              <w:rPr>
                <w:rFonts w:ascii="Calibri" w:hAnsi="Calibri"/>
                <w:color w:val="333333"/>
                <w:shd w:val="clear" w:color="auto" w:fill="FFFFFF"/>
              </w:rPr>
              <w:lastRenderedPageBreak/>
              <w:t>NL</w:t>
            </w:r>
          </w:p>
        </w:tc>
        <w:tc>
          <w:tcPr>
            <w:tcW w:w="2394" w:type="dxa"/>
          </w:tcPr>
          <w:p w:rsidR="00574B1C" w:rsidRDefault="00574B1C" w:rsidP="00411B70">
            <w:r>
              <w:t>Euro</w:t>
            </w:r>
          </w:p>
        </w:tc>
        <w:tc>
          <w:tcPr>
            <w:tcW w:w="2394" w:type="dxa"/>
          </w:tcPr>
          <w:p w:rsidR="00574B1C" w:rsidRDefault="00574B1C" w:rsidP="00411B70">
            <w:r>
              <w:t>nl-nl</w:t>
            </w:r>
          </w:p>
        </w:tc>
        <w:tc>
          <w:tcPr>
            <w:tcW w:w="2394" w:type="dxa"/>
          </w:tcPr>
          <w:p w:rsidR="00574B1C" w:rsidRDefault="00574B1C" w:rsidP="00411B70">
            <w:r>
              <w:t>en-nl</w:t>
            </w:r>
          </w:p>
        </w:tc>
      </w:tr>
      <w:tr w:rsidR="00574B1C" w:rsidTr="00411B70">
        <w:tc>
          <w:tcPr>
            <w:tcW w:w="2394" w:type="dxa"/>
          </w:tcPr>
          <w:p w:rsidR="00574B1C" w:rsidRDefault="00574B1C" w:rsidP="00411B70">
            <w:r>
              <w:rPr>
                <w:rFonts w:ascii="Calibri" w:hAnsi="Calibri"/>
                <w:color w:val="333333"/>
                <w:shd w:val="clear" w:color="auto" w:fill="FFFFFF"/>
              </w:rPr>
              <w:t>NO</w:t>
            </w:r>
          </w:p>
        </w:tc>
        <w:tc>
          <w:tcPr>
            <w:tcW w:w="2394" w:type="dxa"/>
          </w:tcPr>
          <w:p w:rsidR="00574B1C" w:rsidRDefault="00574B1C" w:rsidP="00411B70">
            <w:r>
              <w:rPr>
                <w:rFonts w:ascii="Calibri" w:hAnsi="Calibri"/>
                <w:color w:val="333333"/>
                <w:shd w:val="clear" w:color="auto" w:fill="FFFFFF"/>
              </w:rPr>
              <w:t>NOK</w:t>
            </w:r>
          </w:p>
        </w:tc>
        <w:tc>
          <w:tcPr>
            <w:tcW w:w="2394" w:type="dxa"/>
          </w:tcPr>
          <w:p w:rsidR="00574B1C" w:rsidRDefault="00574B1C" w:rsidP="00411B70">
            <w:r>
              <w:t>nb-no</w:t>
            </w:r>
          </w:p>
        </w:tc>
        <w:tc>
          <w:tcPr>
            <w:tcW w:w="2394" w:type="dxa"/>
          </w:tcPr>
          <w:p w:rsidR="00574B1C" w:rsidRDefault="00574B1C" w:rsidP="00411B70">
            <w:r>
              <w:t>en-no</w:t>
            </w:r>
          </w:p>
        </w:tc>
      </w:tr>
      <w:tr w:rsidR="00574B1C" w:rsidTr="00411B70">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SE</w:t>
            </w:r>
          </w:p>
        </w:tc>
        <w:tc>
          <w:tcPr>
            <w:tcW w:w="2394" w:type="dxa"/>
          </w:tcPr>
          <w:p w:rsidR="00574B1C" w:rsidRDefault="00574B1C" w:rsidP="00411B70">
            <w:r>
              <w:rPr>
                <w:rFonts w:ascii="Calibri" w:hAnsi="Calibri"/>
                <w:color w:val="333333"/>
                <w:shd w:val="clear" w:color="auto" w:fill="FFFFFF"/>
              </w:rPr>
              <w:t>SEK</w:t>
            </w:r>
          </w:p>
        </w:tc>
        <w:tc>
          <w:tcPr>
            <w:tcW w:w="2394" w:type="dxa"/>
          </w:tcPr>
          <w:p w:rsidR="00574B1C" w:rsidRDefault="00574B1C" w:rsidP="00411B70">
            <w:r>
              <w:t>sv-se</w:t>
            </w:r>
          </w:p>
        </w:tc>
        <w:tc>
          <w:tcPr>
            <w:tcW w:w="2394" w:type="dxa"/>
          </w:tcPr>
          <w:p w:rsidR="00574B1C" w:rsidRDefault="00574B1C" w:rsidP="00411B70">
            <w:r>
              <w:t>en-se</w:t>
            </w:r>
          </w:p>
        </w:tc>
      </w:tr>
      <w:tr w:rsidR="00574B1C" w:rsidTr="00411B70">
        <w:trPr>
          <w:trHeight w:val="70"/>
        </w:trPr>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GB</w:t>
            </w:r>
          </w:p>
        </w:tc>
        <w:tc>
          <w:tcPr>
            <w:tcW w:w="2394" w:type="dxa"/>
          </w:tcPr>
          <w:p w:rsidR="00574B1C" w:rsidRDefault="00574B1C" w:rsidP="00411B70">
            <w:r>
              <w:rPr>
                <w:rFonts w:ascii="Calibri" w:hAnsi="Calibri"/>
                <w:color w:val="333333"/>
                <w:shd w:val="clear" w:color="auto" w:fill="FFFFFF"/>
              </w:rPr>
              <w:t>GBP</w:t>
            </w:r>
          </w:p>
        </w:tc>
        <w:tc>
          <w:tcPr>
            <w:tcW w:w="2394" w:type="dxa"/>
          </w:tcPr>
          <w:p w:rsidR="00574B1C" w:rsidRDefault="00574B1C" w:rsidP="00411B70">
            <w:r>
              <w:t>gb-gb</w:t>
            </w:r>
          </w:p>
        </w:tc>
        <w:tc>
          <w:tcPr>
            <w:tcW w:w="2394" w:type="dxa"/>
          </w:tcPr>
          <w:p w:rsidR="00574B1C" w:rsidRDefault="00574B1C" w:rsidP="00411B70">
            <w:r>
              <w:t>en-sb</w:t>
            </w:r>
          </w:p>
        </w:tc>
      </w:tr>
    </w:tbl>
    <w:p w:rsidR="00574B1C" w:rsidRDefault="002700E3" w:rsidP="00404939">
      <w:pPr>
        <w:pStyle w:val="ListParagraph"/>
        <w:numPr>
          <w:ilvl w:val="0"/>
          <w:numId w:val="65"/>
        </w:numPr>
      </w:pPr>
      <w:r>
        <w:t xml:space="preserve">Ensure the appropriate </w:t>
      </w:r>
      <w:proofErr w:type="gramStart"/>
      <w:r>
        <w:t>locale ,currencies</w:t>
      </w:r>
      <w:proofErr w:type="gramEnd"/>
      <w:r>
        <w:t xml:space="preserve"> and countries setting are available in business manager. </w:t>
      </w:r>
    </w:p>
    <w:p w:rsidR="006D22BF" w:rsidRPr="00574B1C" w:rsidRDefault="006D22BF" w:rsidP="006D22BF">
      <w:pPr>
        <w:pStyle w:val="ListParagraph"/>
      </w:pPr>
    </w:p>
    <w:p w:rsidR="00A55063" w:rsidRDefault="004D51F9" w:rsidP="00EF0876">
      <w:pPr>
        <w:pStyle w:val="Heading2"/>
        <w:numPr>
          <w:ilvl w:val="1"/>
          <w:numId w:val="47"/>
        </w:numPr>
      </w:pPr>
      <w:bookmarkStart w:id="148" w:name="_Toc8312197"/>
      <w:r>
        <w:t>CUSTOM</w:t>
      </w:r>
      <w:r w:rsidR="00A55063">
        <w:t xml:space="preserve"> CODE</w:t>
      </w:r>
      <w:bookmarkEnd w:id="148"/>
      <w:r w:rsidR="000456A1">
        <w:t xml:space="preserve"> </w:t>
      </w:r>
    </w:p>
    <w:p w:rsidR="00B60DA6" w:rsidRDefault="00B60DA6" w:rsidP="000456A1">
      <w:pPr>
        <w:ind w:left="1044"/>
        <w:rPr>
          <w:b/>
          <w:u w:val="single"/>
        </w:rPr>
      </w:pPr>
    </w:p>
    <w:p w:rsidR="000456A1" w:rsidRDefault="000456A1" w:rsidP="00FB7945">
      <w:pPr>
        <w:ind w:left="90"/>
      </w:pPr>
      <w:r w:rsidRPr="00103D53">
        <w:rPr>
          <w:b/>
          <w:u w:val="single"/>
        </w:rPr>
        <w:t>Pre-Requisite:</w:t>
      </w:r>
      <w:r>
        <w:rPr>
          <w:b/>
          <w:u w:val="single"/>
        </w:rPr>
        <w:t xml:space="preserve"> </w:t>
      </w:r>
      <w:r>
        <w:t xml:space="preserve">Make sure the cartridge of site </w:t>
      </w:r>
      <w:proofErr w:type="gramStart"/>
      <w:r w:rsidR="00537D76">
        <w:t>MFRA</w:t>
      </w:r>
      <w:r w:rsidR="00D57182">
        <w:t xml:space="preserve">  </w:t>
      </w:r>
      <w:r w:rsidR="00537D76">
        <w:t>“</w:t>
      </w:r>
      <w:proofErr w:type="gramEnd"/>
      <w:r w:rsidR="00351840">
        <w:t>int_worldpay_sfra</w:t>
      </w:r>
      <w:r w:rsidR="00D57182" w:rsidRPr="00D57182">
        <w:t>:</w:t>
      </w:r>
      <w:r w:rsidR="0031630D">
        <w:t>int_worldpay_core</w:t>
      </w:r>
      <w:r w:rsidR="00D57182" w:rsidRPr="00D57182">
        <w:t>:app_storefront_base</w:t>
      </w:r>
      <w:r w:rsidR="00537D76">
        <w:t>”</w:t>
      </w:r>
      <w:r w:rsidR="00D57182">
        <w:t xml:space="preserve"> </w:t>
      </w:r>
      <w:r w:rsidR="00537D76">
        <w:t xml:space="preserve">is </w:t>
      </w:r>
      <w:r>
        <w:t>specified in Site Settings path under Manage Sites &gt; Merchant Site</w:t>
      </w:r>
    </w:p>
    <w:p w:rsidR="00816B20" w:rsidRDefault="00816B20" w:rsidP="00FB7945">
      <w:pPr>
        <w:ind w:left="360"/>
      </w:pPr>
      <w:r>
        <w:t xml:space="preserve">This section covers only </w:t>
      </w:r>
      <w:r w:rsidR="00F12AE6">
        <w:t xml:space="preserve">MFRA </w:t>
      </w:r>
      <w:r>
        <w:t>changes required in int_worldpay</w:t>
      </w:r>
      <w:bookmarkStart w:id="149" w:name="_GoBack"/>
      <w:bookmarkEnd w:id="149"/>
      <w:r>
        <w:t xml:space="preserve"> to support controllers to work.</w:t>
      </w:r>
    </w:p>
    <w:p w:rsidR="004D51F9"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150" w:name="_Update_Replace_"/>
      <w:bookmarkStart w:id="151" w:name="_Toc413668635"/>
      <w:bookmarkStart w:id="152" w:name="_Toc413668757"/>
      <w:bookmarkStart w:id="153" w:name="_Toc443296974"/>
      <w:bookmarkStart w:id="154" w:name="_Toc443297096"/>
      <w:bookmarkStart w:id="155" w:name="_Toc443403263"/>
      <w:bookmarkStart w:id="156" w:name="_Toc443403709"/>
      <w:bookmarkStart w:id="157" w:name="_Toc443403811"/>
      <w:bookmarkStart w:id="158" w:name="_Toc445466935"/>
      <w:bookmarkStart w:id="159" w:name="_Toc478742358"/>
      <w:bookmarkStart w:id="160" w:name="_Toc479166943"/>
      <w:bookmarkStart w:id="161" w:name="_Toc479167703"/>
      <w:bookmarkStart w:id="162" w:name="_Toc479341037"/>
      <w:bookmarkStart w:id="163" w:name="_Toc479341121"/>
      <w:bookmarkStart w:id="164" w:name="_Toc479578010"/>
      <w:bookmarkStart w:id="165" w:name="_Toc413668636"/>
      <w:bookmarkStart w:id="166" w:name="_Toc413668758"/>
      <w:bookmarkStart w:id="167" w:name="_Toc443296975"/>
      <w:bookmarkStart w:id="168" w:name="_Toc443297097"/>
      <w:bookmarkStart w:id="169" w:name="_Toc443403264"/>
      <w:bookmarkStart w:id="170" w:name="_Toc443403710"/>
      <w:bookmarkStart w:id="171" w:name="_Toc443403812"/>
      <w:bookmarkStart w:id="172" w:name="_Toc445466936"/>
      <w:bookmarkStart w:id="173" w:name="_Toc478742359"/>
      <w:bookmarkStart w:id="174" w:name="_Toc479166944"/>
      <w:bookmarkStart w:id="175" w:name="_Toc479167704"/>
      <w:bookmarkStart w:id="176" w:name="_Toc479341038"/>
      <w:bookmarkStart w:id="177" w:name="_Toc479341122"/>
      <w:bookmarkStart w:id="178" w:name="_Toc479578011"/>
      <w:bookmarkStart w:id="179" w:name="_Toc413668637"/>
      <w:bookmarkStart w:id="180" w:name="_Toc413668759"/>
      <w:bookmarkStart w:id="181" w:name="_Toc443296976"/>
      <w:bookmarkStart w:id="182" w:name="_Toc443297098"/>
      <w:bookmarkStart w:id="183" w:name="_Toc443403265"/>
      <w:bookmarkStart w:id="184" w:name="_Toc443403711"/>
      <w:bookmarkStart w:id="185" w:name="_Toc443403813"/>
      <w:bookmarkStart w:id="186" w:name="_Toc445466937"/>
      <w:bookmarkStart w:id="187" w:name="_Toc478742360"/>
      <w:bookmarkStart w:id="188" w:name="_Toc479166945"/>
      <w:bookmarkStart w:id="189" w:name="_Toc479167705"/>
      <w:bookmarkStart w:id="190" w:name="_Toc479341039"/>
      <w:bookmarkStart w:id="191" w:name="_Toc479341123"/>
      <w:bookmarkStart w:id="192" w:name="_Toc479578012"/>
      <w:bookmarkStart w:id="193" w:name="_Toc413668638"/>
      <w:bookmarkStart w:id="194" w:name="_Toc413668760"/>
      <w:bookmarkStart w:id="195" w:name="_Toc443296977"/>
      <w:bookmarkStart w:id="196" w:name="_Toc443297099"/>
      <w:bookmarkStart w:id="197" w:name="_Toc443403266"/>
      <w:bookmarkStart w:id="198" w:name="_Toc443403712"/>
      <w:bookmarkStart w:id="199" w:name="_Toc443403814"/>
      <w:bookmarkStart w:id="200" w:name="_Toc445466938"/>
      <w:bookmarkStart w:id="201" w:name="_Toc478742361"/>
      <w:bookmarkStart w:id="202" w:name="_Toc479166946"/>
      <w:bookmarkStart w:id="203" w:name="_Toc479167706"/>
      <w:bookmarkStart w:id="204" w:name="_Toc479341040"/>
      <w:bookmarkStart w:id="205" w:name="_Toc479341124"/>
      <w:bookmarkStart w:id="206" w:name="_Toc479578013"/>
      <w:bookmarkStart w:id="207" w:name="_Toc413668639"/>
      <w:bookmarkStart w:id="208" w:name="_Toc413668761"/>
      <w:bookmarkStart w:id="209" w:name="_Toc443296978"/>
      <w:bookmarkStart w:id="210" w:name="_Toc443297100"/>
      <w:bookmarkStart w:id="211" w:name="_Toc443403267"/>
      <w:bookmarkStart w:id="212" w:name="_Toc443403713"/>
      <w:bookmarkStart w:id="213" w:name="_Toc443403815"/>
      <w:bookmarkStart w:id="214" w:name="_Toc445466939"/>
      <w:bookmarkStart w:id="215" w:name="_Toc478742362"/>
      <w:bookmarkStart w:id="216" w:name="_Toc479166947"/>
      <w:bookmarkStart w:id="217" w:name="_Toc479167707"/>
      <w:bookmarkStart w:id="218" w:name="_Toc479341041"/>
      <w:bookmarkStart w:id="219" w:name="_Toc479341125"/>
      <w:bookmarkStart w:id="220" w:name="_Toc479578014"/>
      <w:bookmarkStart w:id="221" w:name="_Toc413668640"/>
      <w:bookmarkStart w:id="222" w:name="_Toc413668762"/>
      <w:bookmarkStart w:id="223" w:name="_Toc443296979"/>
      <w:bookmarkStart w:id="224" w:name="_Toc443297101"/>
      <w:bookmarkStart w:id="225" w:name="_Toc443403268"/>
      <w:bookmarkStart w:id="226" w:name="_Toc443403714"/>
      <w:bookmarkStart w:id="227" w:name="_Toc443403816"/>
      <w:bookmarkStart w:id="228" w:name="_Toc445466940"/>
      <w:bookmarkStart w:id="229" w:name="_Toc478742363"/>
      <w:bookmarkStart w:id="230" w:name="_Toc479166948"/>
      <w:bookmarkStart w:id="231" w:name="_Toc479167708"/>
      <w:bookmarkStart w:id="232" w:name="_Toc479341042"/>
      <w:bookmarkStart w:id="233" w:name="_Toc479341126"/>
      <w:bookmarkStart w:id="234" w:name="_Toc479578015"/>
      <w:bookmarkStart w:id="235" w:name="_Toc413668641"/>
      <w:bookmarkStart w:id="236" w:name="_Toc413668763"/>
      <w:bookmarkStart w:id="237" w:name="_Toc443296980"/>
      <w:bookmarkStart w:id="238" w:name="_Toc443297102"/>
      <w:bookmarkStart w:id="239" w:name="_Toc443403269"/>
      <w:bookmarkStart w:id="240" w:name="_Toc443403715"/>
      <w:bookmarkStart w:id="241" w:name="_Toc443403817"/>
      <w:bookmarkStart w:id="242" w:name="_Toc445466941"/>
      <w:bookmarkStart w:id="243" w:name="_Toc478742364"/>
      <w:bookmarkStart w:id="244" w:name="_Toc479166949"/>
      <w:bookmarkStart w:id="245" w:name="_Toc479167709"/>
      <w:bookmarkStart w:id="246" w:name="_Toc479341043"/>
      <w:bookmarkStart w:id="247" w:name="_Toc479341127"/>
      <w:bookmarkStart w:id="248" w:name="_Toc479578016"/>
      <w:bookmarkStart w:id="249" w:name="_Toc413668642"/>
      <w:bookmarkStart w:id="250" w:name="_Toc413668764"/>
      <w:bookmarkStart w:id="251" w:name="_Toc443296981"/>
      <w:bookmarkStart w:id="252" w:name="_Toc443297103"/>
      <w:bookmarkStart w:id="253" w:name="_Toc443403270"/>
      <w:bookmarkStart w:id="254" w:name="_Toc443403716"/>
      <w:bookmarkStart w:id="255" w:name="_Toc443403818"/>
      <w:bookmarkStart w:id="256" w:name="_Toc445466942"/>
      <w:bookmarkStart w:id="257" w:name="_Toc478742365"/>
      <w:bookmarkStart w:id="258" w:name="_Toc479166950"/>
      <w:bookmarkStart w:id="259" w:name="_Toc479167710"/>
      <w:bookmarkStart w:id="260" w:name="_Toc479341044"/>
      <w:bookmarkStart w:id="261" w:name="_Toc479341128"/>
      <w:bookmarkStart w:id="262" w:name="_Toc479578017"/>
      <w:bookmarkStart w:id="263" w:name="_Toc413668643"/>
      <w:bookmarkStart w:id="264" w:name="_Toc413668765"/>
      <w:bookmarkStart w:id="265" w:name="_Toc443296982"/>
      <w:bookmarkStart w:id="266" w:name="_Toc443297104"/>
      <w:bookmarkStart w:id="267" w:name="_Toc443403271"/>
      <w:bookmarkStart w:id="268" w:name="_Toc443403717"/>
      <w:bookmarkStart w:id="269" w:name="_Toc443403819"/>
      <w:bookmarkStart w:id="270" w:name="_Toc445466943"/>
      <w:bookmarkStart w:id="271" w:name="_Toc478742366"/>
      <w:bookmarkStart w:id="272" w:name="_Toc479166951"/>
      <w:bookmarkStart w:id="273" w:name="_Toc479167711"/>
      <w:bookmarkStart w:id="274" w:name="_Toc479341045"/>
      <w:bookmarkStart w:id="275" w:name="_Toc479341129"/>
      <w:bookmarkStart w:id="276" w:name="_Toc479578018"/>
      <w:bookmarkStart w:id="277" w:name="_Toc413668775"/>
      <w:bookmarkStart w:id="278" w:name="_Toc8312198"/>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Pr="00EF0876">
        <w:rPr>
          <w:i w:val="0"/>
          <w:sz w:val="24"/>
          <w:szCs w:val="24"/>
        </w:rPr>
        <w:t>Error Messaging</w:t>
      </w:r>
      <w:bookmarkEnd w:id="277"/>
      <w:bookmarkEnd w:id="278"/>
      <w:r w:rsidRPr="00EF0876">
        <w:rPr>
          <w:i w:val="0"/>
          <w:sz w:val="24"/>
          <w:szCs w:val="24"/>
        </w:rPr>
        <w:t xml:space="preserve"> </w:t>
      </w:r>
    </w:p>
    <w:p w:rsidR="006D22BF" w:rsidRPr="006D22BF" w:rsidRDefault="006D22BF" w:rsidP="006D22BF"/>
    <w:p w:rsidR="004D51F9" w:rsidRDefault="004D51F9" w:rsidP="004D51F9">
      <w:pPr>
        <w:pStyle w:val="ListParagraph"/>
        <w:rPr>
          <w:rFonts w:asciiTheme="majorHAnsi" w:eastAsiaTheme="majorEastAsia" w:hAnsiTheme="majorHAnsi" w:cstheme="majorBidi"/>
          <w:b/>
          <w:bCs/>
          <w:i/>
          <w:iCs/>
        </w:rPr>
      </w:pPr>
      <w:r>
        <w:rPr>
          <w:rFonts w:ascii="Calibri" w:hAnsi="Calibri"/>
          <w:color w:val="393939"/>
          <w:sz w:val="21"/>
          <w:szCs w:val="21"/>
        </w:rPr>
        <w:t xml:space="preserve">In </w:t>
      </w:r>
      <w:proofErr w:type="gramStart"/>
      <w:r>
        <w:rPr>
          <w:rFonts w:ascii="Calibri" w:hAnsi="Calibri"/>
          <w:color w:val="393939"/>
          <w:sz w:val="21"/>
          <w:szCs w:val="21"/>
        </w:rPr>
        <w:t>cartridge</w:t>
      </w:r>
      <w:proofErr w:type="gramEnd"/>
      <w:r>
        <w:rPr>
          <w:rFonts w:ascii="Calibri" w:hAnsi="Calibri"/>
          <w:color w:val="393939"/>
          <w:sz w:val="21"/>
          <w:szCs w:val="21"/>
        </w:rPr>
        <w:t xml:space="preserv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4D51F9"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279" w:name="_Toc8312199"/>
      <w:r w:rsidRPr="00EF0876">
        <w:rPr>
          <w:i w:val="0"/>
          <w:sz w:val="24"/>
          <w:szCs w:val="24"/>
        </w:rPr>
        <w:t>Client Side Encryption</w:t>
      </w:r>
      <w:bookmarkEnd w:id="279"/>
    </w:p>
    <w:p w:rsidR="006D22BF" w:rsidRPr="006D22BF" w:rsidRDefault="006D22BF" w:rsidP="006D22BF"/>
    <w:p w:rsidR="00E951BC" w:rsidRDefault="00E951BC" w:rsidP="00E951BC">
      <w:pPr>
        <w:ind w:left="1080"/>
        <w:jc w:val="both"/>
      </w:pPr>
      <w:r>
        <w:t>Please get the client side encryption from the worldpay merchant interface in order to encrypt the Card PII data. This will prevent the exposure of Card PII over the network. Download the public key of Client side encryption from worldpay interface and configure it in the site preference (‘</w:t>
      </w:r>
      <w:r w:rsidRPr="00D02625">
        <w:t>Worldpay Client Side Encryption Public Key</w:t>
      </w:r>
      <w:r>
        <w:t>’) available in business manager (</w:t>
      </w:r>
      <w:r w:rsidRPr="00357C59">
        <w:t>Mobile First Merchant Tools&gt;Site Preferences&gt;Custom Site Preference Groups</w:t>
      </w:r>
      <w:r>
        <w:t>).</w:t>
      </w:r>
    </w:p>
    <w:p w:rsidR="00AE0F2D" w:rsidRDefault="00E951BC" w:rsidP="00101866">
      <w:pPr>
        <w:ind w:left="1080"/>
        <w:rPr>
          <w:rFonts w:ascii="Consolas" w:hAnsi="Consolas" w:cs="Consolas"/>
          <w:sz w:val="20"/>
          <w:szCs w:val="20"/>
        </w:rPr>
      </w:pPr>
      <w:r>
        <w:rPr>
          <w:noProof/>
        </w:rPr>
        <w:drawing>
          <wp:inline distT="0" distB="0" distL="0" distR="0" wp14:anchorId="0285C522" wp14:editId="60E867B1">
            <wp:extent cx="5824836" cy="2567354"/>
            <wp:effectExtent l="0" t="0" r="508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2394" cy="2575093"/>
                    </a:xfrm>
                    <a:prstGeom prst="rect">
                      <a:avLst/>
                    </a:prstGeom>
                    <a:noFill/>
                    <a:ln>
                      <a:noFill/>
                    </a:ln>
                  </pic:spPr>
                </pic:pic>
              </a:graphicData>
            </a:graphic>
          </wp:inline>
        </w:drawing>
      </w:r>
    </w:p>
    <w:p w:rsidR="004D51F9"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280" w:name="_Toc8312200"/>
      <w:r w:rsidRPr="00EF0876">
        <w:rPr>
          <w:i w:val="0"/>
          <w:sz w:val="24"/>
          <w:szCs w:val="24"/>
        </w:rPr>
        <w:lastRenderedPageBreak/>
        <w:t>Form File Changes</w:t>
      </w:r>
      <w:bookmarkEnd w:id="280"/>
    </w:p>
    <w:p w:rsidR="006D22BF" w:rsidRPr="006D22BF" w:rsidRDefault="006D22BF" w:rsidP="006D22BF"/>
    <w:p w:rsidR="00B4141E" w:rsidRDefault="00B4141E" w:rsidP="00B4141E">
      <w:pPr>
        <w:ind w:left="1044"/>
        <w:jc w:val="both"/>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t>
      </w:r>
      <w:r w:rsidR="00C04461">
        <w:rPr>
          <w:rFonts w:eastAsiaTheme="majorEastAsia" w:cstheme="majorBidi"/>
          <w:bCs/>
        </w:rPr>
        <w:t>Worldpay</w:t>
      </w:r>
      <w:r w:rsidRPr="001F6A51">
        <w:rPr>
          <w:rFonts w:eastAsiaTheme="majorEastAsia" w:cstheme="majorBidi"/>
          <w:bCs/>
        </w:rPr>
        <w:t xml:space="preserve"> mandatory requirement</w:t>
      </w:r>
      <w:r>
        <w:rPr>
          <w:rFonts w:eastAsiaTheme="majorEastAsia" w:cstheme="majorBidi"/>
          <w:bCs/>
        </w:rPr>
        <w:t xml:space="preserve">. We have delivered only </w:t>
      </w:r>
      <w:proofErr w:type="gramStart"/>
      <w:r>
        <w:rPr>
          <w:rFonts w:eastAsiaTheme="majorEastAsia" w:cstheme="majorBidi"/>
          <w:bCs/>
        </w:rPr>
        <w:t>default locale form files</w:t>
      </w:r>
      <w:proofErr w:type="gramEnd"/>
      <w:r>
        <w:rPr>
          <w:rFonts w:eastAsiaTheme="majorEastAsia" w:cstheme="majorBidi"/>
          <w:bCs/>
        </w:rPr>
        <w:t>. If merchant require any specific locale they can copy the required form to respective locales.</w:t>
      </w:r>
    </w:p>
    <w:p w:rsidR="00B4141E" w:rsidRDefault="00B4141E" w:rsidP="00B4141E">
      <w:pPr>
        <w:spacing w:after="0" w:line="240" w:lineRule="auto"/>
        <w:ind w:left="336" w:firstLine="708"/>
        <w:rPr>
          <w:rFonts w:eastAsiaTheme="majorEastAsia" w:cstheme="majorBidi"/>
          <w:bCs/>
        </w:rPr>
      </w:pPr>
      <w:r>
        <w:rPr>
          <w:rFonts w:eastAsiaTheme="majorEastAsia" w:cstheme="majorBidi"/>
          <w:bCs/>
        </w:rPr>
        <w:t xml:space="preserve">Purpose: </w:t>
      </w:r>
      <w:r w:rsidR="00C04461">
        <w:rPr>
          <w:rFonts w:eastAsiaTheme="majorEastAsia" w:cstheme="majorBidi"/>
          <w:bCs/>
        </w:rPr>
        <w:t>Worldpay</w:t>
      </w:r>
      <w:r>
        <w:rPr>
          <w:rFonts w:eastAsiaTheme="majorEastAsia" w:cstheme="majorBidi"/>
          <w:bCs/>
        </w:rPr>
        <w:t xml:space="preserve"> XML request must have country code in UPPERCASE.</w:t>
      </w:r>
    </w:p>
    <w:p w:rsidR="00EE7F39" w:rsidRDefault="00EE7F39" w:rsidP="006D22BF">
      <w:pPr>
        <w:spacing w:after="0" w:line="240" w:lineRule="auto"/>
        <w:rPr>
          <w:rFonts w:ascii="Segoe UI" w:eastAsia="Times New Roman" w:hAnsi="Segoe UI" w:cs="Segoe UI"/>
          <w:color w:val="000000"/>
          <w:sz w:val="20"/>
          <w:szCs w:val="20"/>
        </w:rPr>
      </w:pPr>
    </w:p>
    <w:p w:rsidR="0004794E" w:rsidRPr="00404939" w:rsidRDefault="0004794E"/>
    <w:p w:rsidR="00C870D6" w:rsidRDefault="00C870D6">
      <w:pPr>
        <w:pStyle w:val="Heading3"/>
        <w:keepNext/>
        <w:keepLines/>
        <w:numPr>
          <w:ilvl w:val="2"/>
          <w:numId w:val="47"/>
        </w:numPr>
        <w:pBdr>
          <w:bottom w:val="none" w:sz="0" w:space="0" w:color="auto"/>
        </w:pBdr>
        <w:spacing w:line="276" w:lineRule="auto"/>
        <w:rPr>
          <w:sz w:val="24"/>
          <w:szCs w:val="24"/>
        </w:rPr>
        <w:pPrChange w:id="281" w:author="Nishikant ." w:date="2019-01-28T15:18:00Z">
          <w:pPr>
            <w:pStyle w:val="Heading2"/>
          </w:pPr>
        </w:pPrChange>
      </w:pPr>
      <w:bookmarkStart w:id="282" w:name="_Toc8312201"/>
      <w:ins w:id="283" w:author="Nishikant ." w:date="2019-01-28T12:58:00Z">
        <w:r w:rsidRPr="00DB314E">
          <w:rPr>
            <w:i w:val="0"/>
            <w:sz w:val="24"/>
            <w:szCs w:val="24"/>
          </w:rPr>
          <w:t>Stored Credentials</w:t>
        </w:r>
      </w:ins>
      <w:bookmarkEnd w:id="282"/>
    </w:p>
    <w:p w:rsidR="006D22BF" w:rsidRPr="006D22BF" w:rsidRDefault="006D22BF" w:rsidP="006D22BF">
      <w:pPr>
        <w:ind w:left="1980"/>
        <w:rPr>
          <w:ins w:id="284" w:author="Nishikant ." w:date="2019-01-28T12:58:00Z"/>
        </w:rPr>
      </w:pPr>
    </w:p>
    <w:p w:rsidR="00C870D6" w:rsidRPr="0032605C" w:rsidRDefault="00C870D6">
      <w:pPr>
        <w:rPr>
          <w:ins w:id="285" w:author="Nishikant ." w:date="2019-01-28T13:04:00Z"/>
          <w:rFonts w:ascii="Arial" w:hAnsi="Arial" w:cs="Arial"/>
          <w:color w:val="000000"/>
          <w:shd w:val="clear" w:color="auto" w:fill="FFFFFF"/>
        </w:rPr>
        <w:pPrChange w:id="286" w:author="Nishikant ." w:date="2019-01-28T12:59:00Z">
          <w:pPr>
            <w:pStyle w:val="Heading2"/>
          </w:pPr>
        </w:pPrChange>
      </w:pPr>
      <w:ins w:id="287" w:author="Nishikant ." w:date="2019-01-28T13:03:00Z">
        <w:r w:rsidRPr="0032605C">
          <w:rPr>
            <w:rFonts w:ascii="Arial" w:hAnsi="Arial" w:cs="Arial"/>
            <w:color w:val="000000"/>
            <w:shd w:val="clear" w:color="auto" w:fill="FFFFFF"/>
          </w:rPr>
          <w:t>A stored credential is Visa or Mastercard information (such as a card number) stored by a merchant or its agent, a </w:t>
        </w:r>
        <w:r>
          <w:fldChar w:fldCharType="begin"/>
        </w:r>
        <w:r>
          <w:instrText xml:space="preserve"> HYPERLINK "http://support.worldpay.com/support/kb/gg/corporate-gateway-guide/content/industryschemeextras/paymentfacilitatorrules.htm" </w:instrText>
        </w:r>
        <w:r>
          <w:fldChar w:fldCharType="separate"/>
        </w:r>
        <w:r w:rsidRPr="0032605C">
          <w:rPr>
            <w:rStyle w:val="Hyperlink"/>
            <w:rFonts w:ascii="Arial" w:hAnsi="Arial" w:cs="Arial"/>
            <w:color w:val="C80000"/>
            <w:shd w:val="clear" w:color="auto" w:fill="FFFFFF"/>
          </w:rPr>
          <w:t>Payment Facilitator</w:t>
        </w:r>
        <w:r>
          <w:fldChar w:fldCharType="end"/>
        </w:r>
        <w:r w:rsidRPr="0032605C">
          <w:rPr>
            <w:rFonts w:ascii="Arial" w:hAnsi="Arial" w:cs="Arial"/>
            <w:color w:val="000000"/>
            <w:shd w:val="clear" w:color="auto" w:fill="FFFFFF"/>
          </w:rPr>
          <w:t> (PF) or a </w:t>
        </w:r>
        <w:r>
          <w:fldChar w:fldCharType="begin"/>
        </w:r>
        <w:r>
          <w:instrText xml:space="preserve"> HYPERLINK "http://support.worldpay.com/support/kb/gg/corporate-gateway-guide/content/staged-digital-wallet-operator/staged-digital-wallet-operator.htm" </w:instrText>
        </w:r>
        <w:r>
          <w:fldChar w:fldCharType="separate"/>
        </w:r>
        <w:r w:rsidRPr="0032605C">
          <w:rPr>
            <w:rStyle w:val="Hyperlink"/>
            <w:rFonts w:ascii="Arial" w:hAnsi="Arial" w:cs="Arial"/>
            <w:color w:val="C80000"/>
            <w:shd w:val="clear" w:color="auto" w:fill="FFFFFF"/>
          </w:rPr>
          <w:t>Staged Digital Wallet Operator</w:t>
        </w:r>
        <w:r>
          <w:fldChar w:fldCharType="end"/>
        </w:r>
        <w:r w:rsidRPr="0032605C">
          <w:rPr>
            <w:rFonts w:ascii="Arial" w:hAnsi="Arial" w:cs="Arial"/>
            <w:color w:val="000000"/>
            <w:shd w:val="clear" w:color="auto" w:fill="FFFFFF"/>
          </w:rPr>
          <w:t> (SDWO) </w:t>
        </w:r>
        <w:r w:rsidRPr="0032605C">
          <w:rPr>
            <w:rFonts w:ascii="Arial" w:hAnsi="Arial" w:cs="Arial"/>
            <w:b/>
            <w:bCs/>
            <w:color w:val="000000"/>
            <w:shd w:val="clear" w:color="auto" w:fill="FFFFFF"/>
          </w:rPr>
          <w:t>to process future transactions</w:t>
        </w:r>
        <w:r w:rsidRPr="0032605C">
          <w:rPr>
            <w:rFonts w:ascii="Arial" w:hAnsi="Arial" w:cs="Arial"/>
            <w:color w:val="000000"/>
            <w:shd w:val="clear" w:color="auto" w:fill="FFFFFF"/>
          </w:rPr>
          <w:t>.</w:t>
        </w:r>
      </w:ins>
    </w:p>
    <w:p w:rsidR="00396416" w:rsidRPr="00B628CA" w:rsidRDefault="00396416" w:rsidP="00396416">
      <w:pPr>
        <w:pStyle w:val="Heading2"/>
        <w:pBdr>
          <w:bottom w:val="single" w:sz="6" w:space="4" w:color="E4E3DE"/>
        </w:pBdr>
        <w:shd w:val="clear" w:color="auto" w:fill="FFFFFF"/>
        <w:spacing w:before="360" w:after="240"/>
        <w:rPr>
          <w:ins w:id="288" w:author="Nishikant ." w:date="2019-01-28T13:04:00Z"/>
          <w:rFonts w:ascii="Arial" w:hAnsi="Arial" w:cs="Arial"/>
          <w:bCs w:val="0"/>
          <w:color w:val="000000"/>
          <w:sz w:val="24"/>
          <w:szCs w:val="24"/>
          <w:rPrChange w:id="289" w:author="Nishikant ." w:date="2019-01-28T15:17:00Z">
            <w:rPr>
              <w:ins w:id="290" w:author="Nishikant ." w:date="2019-01-28T13:04:00Z"/>
              <w:rFonts w:ascii="Arial" w:hAnsi="Arial" w:cs="Arial"/>
              <w:b w:val="0"/>
              <w:bCs w:val="0"/>
              <w:color w:val="000000"/>
              <w:sz w:val="48"/>
              <w:szCs w:val="48"/>
            </w:rPr>
          </w:rPrChange>
        </w:rPr>
      </w:pPr>
      <w:bookmarkStart w:id="291" w:name="_Toc8312202"/>
      <w:ins w:id="292" w:author="Nishikant ." w:date="2019-01-28T13:04:00Z">
        <w:r w:rsidRPr="00B628CA">
          <w:rPr>
            <w:rFonts w:ascii="Arial" w:hAnsi="Arial" w:cs="Arial"/>
            <w:bCs w:val="0"/>
            <w:color w:val="000000"/>
            <w:sz w:val="24"/>
            <w:szCs w:val="24"/>
            <w:rPrChange w:id="293" w:author="Nishikant ." w:date="2019-01-28T15:17:00Z">
              <w:rPr>
                <w:rFonts w:ascii="Arial" w:hAnsi="Arial" w:cs="Arial"/>
                <w:b w:val="0"/>
                <w:bCs w:val="0"/>
                <w:color w:val="000000"/>
                <w:sz w:val="48"/>
                <w:szCs w:val="48"/>
              </w:rPr>
            </w:rPrChange>
          </w:rPr>
          <w:t>What to do when storing credentials</w:t>
        </w:r>
        <w:bookmarkEnd w:id="291"/>
      </w:ins>
    </w:p>
    <w:p w:rsidR="00B628CA" w:rsidRPr="00B628CA" w:rsidRDefault="00B628CA">
      <w:pPr>
        <w:rPr>
          <w:ins w:id="294" w:author="Nishikant ." w:date="2019-01-28T15:17:00Z"/>
          <w:rFonts w:ascii="Arial" w:hAnsi="Arial" w:cs="Arial"/>
          <w:b/>
          <w:bCs/>
          <w:color w:val="000000"/>
          <w:u w:val="single"/>
          <w:shd w:val="clear" w:color="auto" w:fill="FFFFFF"/>
          <w:rPrChange w:id="295" w:author="Nishikant ." w:date="2019-01-28T15:17:00Z">
            <w:rPr>
              <w:ins w:id="296" w:author="Nishikant ." w:date="2019-01-28T15:17:00Z"/>
              <w:rFonts w:ascii="Arial" w:hAnsi="Arial" w:cs="Arial"/>
              <w:b/>
              <w:bCs/>
              <w:color w:val="000000"/>
              <w:shd w:val="clear" w:color="auto" w:fill="FFFFFF"/>
            </w:rPr>
          </w:rPrChange>
        </w:rPr>
        <w:pPrChange w:id="297" w:author="Nishikant ." w:date="2019-01-28T15:17:00Z">
          <w:pPr>
            <w:pStyle w:val="ListParagraph"/>
            <w:ind w:left="1770"/>
          </w:pPr>
        </w:pPrChange>
      </w:pPr>
      <w:ins w:id="298" w:author="Nishikant ." w:date="2019-01-28T15:17:00Z">
        <w:r w:rsidRPr="00B628CA">
          <w:rPr>
            <w:rFonts w:ascii="Arial" w:hAnsi="Arial" w:cs="Arial"/>
            <w:b/>
            <w:bCs/>
            <w:color w:val="000000"/>
            <w:u w:val="single"/>
            <w:shd w:val="clear" w:color="auto" w:fill="FFFFFF"/>
            <w:rPrChange w:id="299" w:author="Nishikant ." w:date="2019-01-28T15:17:00Z">
              <w:rPr>
                <w:rFonts w:ascii="Arial" w:hAnsi="Arial" w:cs="Arial"/>
                <w:b/>
                <w:bCs/>
                <w:color w:val="000000"/>
                <w:shd w:val="clear" w:color="auto" w:fill="FFFFFF"/>
              </w:rPr>
            </w:rPrChange>
          </w:rPr>
          <w:t>Include the storedCredentials element</w:t>
        </w:r>
      </w:ins>
    </w:p>
    <w:p w:rsidR="00B628CA" w:rsidRPr="00B628CA" w:rsidRDefault="00B628CA" w:rsidP="00B628CA">
      <w:pPr>
        <w:pStyle w:val="ListParagraph"/>
        <w:ind w:left="1770"/>
        <w:rPr>
          <w:ins w:id="300" w:author="Nishikant ." w:date="2019-01-28T15:17:00Z"/>
          <w:rFonts w:ascii="Arial" w:hAnsi="Arial" w:cs="Arial"/>
          <w:color w:val="000000"/>
          <w:shd w:val="clear" w:color="auto" w:fill="FFFFFF"/>
        </w:rPr>
      </w:pPr>
      <w:ins w:id="301" w:author="Nishikant ." w:date="2019-01-28T15:17:00Z">
        <w:r w:rsidRPr="00B628CA">
          <w:rPr>
            <w:rFonts w:ascii="Arial" w:hAnsi="Arial" w:cs="Arial"/>
            <w:color w:val="000000"/>
            <w:shd w:val="clear" w:color="auto" w:fill="FFFFFF"/>
          </w:rPr>
          <w:t xml:space="preserve">To indicate that </w:t>
        </w:r>
        <w:proofErr w:type="gramStart"/>
        <w:r w:rsidRPr="00B628CA">
          <w:rPr>
            <w:rFonts w:ascii="Arial" w:hAnsi="Arial" w:cs="Arial"/>
            <w:color w:val="000000"/>
            <w:shd w:val="clear" w:color="auto" w:fill="FFFFFF"/>
          </w:rPr>
          <w:t>you're</w:t>
        </w:r>
        <w:proofErr w:type="gramEnd"/>
        <w:r w:rsidRPr="00B628CA">
          <w:rPr>
            <w:rFonts w:ascii="Arial" w:hAnsi="Arial" w:cs="Arial"/>
            <w:color w:val="000000"/>
            <w:shd w:val="clear" w:color="auto" w:fill="FFFFFF"/>
          </w:rPr>
          <w:t xml:space="preserve"> storing payment details, include &lt;storedCredentials&gt; with the usage value of "FIRST" in your authorisation request:</w:t>
        </w:r>
      </w:ins>
    </w:p>
    <w:p w:rsidR="00B628CA" w:rsidRPr="00B628CA" w:rsidRDefault="00B628CA" w:rsidP="00B628CA">
      <w:pPr>
        <w:pStyle w:val="ListParagraph"/>
        <w:ind w:left="1770"/>
        <w:rPr>
          <w:ins w:id="302" w:author="Nishikant ." w:date="2019-01-28T15:17:00Z"/>
          <w:rFonts w:ascii="Arial" w:hAnsi="Arial" w:cs="Arial"/>
          <w:color w:val="000000"/>
          <w:shd w:val="clear" w:color="auto" w:fill="FFFFFF"/>
        </w:rPr>
      </w:pPr>
      <w:ins w:id="303" w:author="Nishikant ." w:date="2019-01-28T15:17:00Z">
        <w:r w:rsidRPr="00B628CA">
          <w:rPr>
            <w:rFonts w:ascii="Arial" w:hAnsi="Arial" w:cs="Arial"/>
            <w:color w:val="000000"/>
            <w:shd w:val="clear" w:color="auto" w:fill="FFFFFF"/>
          </w:rPr>
          <w:t>...</w:t>
        </w:r>
      </w:ins>
    </w:p>
    <w:p w:rsidR="00B628CA" w:rsidRPr="00B628CA" w:rsidRDefault="00B628CA" w:rsidP="00B628CA">
      <w:pPr>
        <w:pStyle w:val="ListParagraph"/>
        <w:ind w:left="1770"/>
        <w:rPr>
          <w:ins w:id="304" w:author="Nishikant ." w:date="2019-01-28T15:17:00Z"/>
          <w:rFonts w:ascii="Arial" w:hAnsi="Arial" w:cs="Arial"/>
          <w:color w:val="000000"/>
          <w:shd w:val="clear" w:color="auto" w:fill="FFFFFF"/>
        </w:rPr>
      </w:pPr>
      <w:ins w:id="305" w:author="Nishikant ." w:date="2019-01-28T15:17:00Z">
        <w:r w:rsidRPr="00B628CA">
          <w:rPr>
            <w:rFonts w:ascii="Arial" w:hAnsi="Arial" w:cs="Arial"/>
            <w:color w:val="000000"/>
            <w:shd w:val="clear" w:color="auto" w:fill="FFFFFF"/>
          </w:rPr>
          <w:t>  &lt;storedCredentials usage="FIRST"/&gt;</w:t>
        </w:r>
      </w:ins>
    </w:p>
    <w:p w:rsidR="00B628CA" w:rsidRDefault="00B628CA" w:rsidP="00B628CA">
      <w:pPr>
        <w:pStyle w:val="ListParagraph"/>
        <w:ind w:left="1770"/>
        <w:rPr>
          <w:ins w:id="306" w:author="Nishikant ." w:date="2019-01-28T15:18:00Z"/>
          <w:rFonts w:ascii="Arial" w:hAnsi="Arial" w:cs="Arial"/>
          <w:color w:val="000000"/>
          <w:shd w:val="clear" w:color="auto" w:fill="FFFFFF"/>
        </w:rPr>
      </w:pPr>
      <w:ins w:id="307" w:author="Nishikant ." w:date="2019-01-28T15:17:00Z">
        <w:r w:rsidRPr="00B628CA">
          <w:rPr>
            <w:rFonts w:ascii="Arial" w:hAnsi="Arial" w:cs="Arial"/>
            <w:color w:val="000000"/>
            <w:shd w:val="clear" w:color="auto" w:fill="FFFFFF"/>
          </w:rPr>
          <w:t>&lt;/paymentDetails&gt;</w:t>
        </w:r>
      </w:ins>
    </w:p>
    <w:p w:rsidR="00B628CA" w:rsidRPr="00B628CA" w:rsidRDefault="00B628CA" w:rsidP="00B628CA">
      <w:pPr>
        <w:rPr>
          <w:ins w:id="308" w:author="Nishikant ." w:date="2019-01-28T15:19:00Z"/>
          <w:rFonts w:ascii="Arial" w:hAnsi="Arial" w:cs="Arial"/>
          <w:b/>
          <w:bCs/>
          <w:color w:val="000000"/>
          <w:u w:val="single"/>
          <w:shd w:val="clear" w:color="auto" w:fill="FFFFFF"/>
          <w:rPrChange w:id="309" w:author="Nishikant ." w:date="2019-01-28T15:19:00Z">
            <w:rPr>
              <w:ins w:id="310" w:author="Nishikant ." w:date="2019-01-28T15:19:00Z"/>
              <w:rFonts w:ascii="Arial" w:hAnsi="Arial" w:cs="Arial"/>
              <w:b/>
              <w:bCs/>
              <w:color w:val="000000"/>
              <w:shd w:val="clear" w:color="auto" w:fill="FFFFFF"/>
            </w:rPr>
          </w:rPrChange>
        </w:rPr>
      </w:pPr>
      <w:ins w:id="311" w:author="Nishikant ." w:date="2019-01-28T15:19:00Z">
        <w:r w:rsidRPr="00B628CA">
          <w:rPr>
            <w:rFonts w:ascii="Arial" w:hAnsi="Arial" w:cs="Arial"/>
            <w:b/>
            <w:bCs/>
            <w:color w:val="000000"/>
            <w:u w:val="single"/>
            <w:shd w:val="clear" w:color="auto" w:fill="FFFFFF"/>
            <w:rPrChange w:id="312" w:author="Nishikant ." w:date="2019-01-28T15:19:00Z">
              <w:rPr>
                <w:rFonts w:ascii="Arial" w:hAnsi="Arial" w:cs="Arial"/>
                <w:b/>
                <w:bCs/>
                <w:color w:val="000000"/>
                <w:shd w:val="clear" w:color="auto" w:fill="FFFFFF"/>
              </w:rPr>
            </w:rPrChange>
          </w:rPr>
          <w:t>Store the transactionIdentifier from the response</w:t>
        </w:r>
      </w:ins>
    </w:p>
    <w:p w:rsidR="00B628CA" w:rsidRPr="00B628CA" w:rsidRDefault="00B628CA" w:rsidP="00B628CA">
      <w:pPr>
        <w:rPr>
          <w:ins w:id="313" w:author="Nishikant ." w:date="2019-01-28T15:19:00Z"/>
          <w:rFonts w:ascii="Arial" w:hAnsi="Arial" w:cs="Arial"/>
          <w:color w:val="000000"/>
          <w:shd w:val="clear" w:color="auto" w:fill="FFFFFF"/>
        </w:rPr>
      </w:pPr>
      <w:ins w:id="314" w:author="Nishikant ." w:date="2019-01-28T15:19:00Z">
        <w:r w:rsidRPr="00B628CA">
          <w:rPr>
            <w:rFonts w:ascii="Arial" w:hAnsi="Arial" w:cs="Arial"/>
            <w:color w:val="000000"/>
            <w:shd w:val="clear" w:color="auto" w:fill="FFFFFF"/>
          </w:rPr>
          <w:t>In the response, you get a &lt;transactionIdentifier&gt; (a child of &lt;schemeResponse&gt;), as shown below. This must be stored and (where applicable) supplied with subsequent use of these card details.</w:t>
        </w:r>
      </w:ins>
    </w:p>
    <w:p w:rsidR="00B628CA" w:rsidRPr="00B628CA" w:rsidRDefault="00B628CA" w:rsidP="00B628CA">
      <w:pPr>
        <w:rPr>
          <w:ins w:id="315" w:author="Nishikant ." w:date="2019-01-28T15:19:00Z"/>
          <w:rFonts w:ascii="Arial" w:hAnsi="Arial" w:cs="Arial"/>
          <w:color w:val="000000"/>
          <w:shd w:val="clear" w:color="auto" w:fill="FFFFFF"/>
        </w:rPr>
      </w:pPr>
      <w:ins w:id="316" w:author="Nishikant ." w:date="2019-01-28T15:19:00Z">
        <w:r w:rsidRPr="00B628CA">
          <w:rPr>
            <w:rFonts w:ascii="Arial" w:hAnsi="Arial" w:cs="Arial"/>
            <w:b/>
            <w:bCs/>
            <w:color w:val="000000"/>
            <w:shd w:val="clear" w:color="auto" w:fill="FFFFFF"/>
          </w:rPr>
          <w:t>Note:  </w:t>
        </w:r>
        <w:r w:rsidRPr="00B628CA">
          <w:rPr>
            <w:rFonts w:ascii="Arial" w:hAnsi="Arial" w:cs="Arial"/>
            <w:color w:val="000000"/>
            <w:shd w:val="clear" w:color="auto" w:fill="FFFFFF"/>
          </w:rPr>
          <w:t>The &lt;transactionIdentifier&gt; may contain up to 56 characters, and may include spaces, even at the beginning or end. Preserve all of these characters.</w:t>
        </w:r>
      </w:ins>
    </w:p>
    <w:p w:rsidR="00B628CA" w:rsidRPr="00B628CA" w:rsidRDefault="00B628CA" w:rsidP="00B628CA">
      <w:pPr>
        <w:rPr>
          <w:ins w:id="317" w:author="Nishikant ." w:date="2019-01-28T15:19:00Z"/>
          <w:rFonts w:ascii="Arial" w:hAnsi="Arial" w:cs="Arial"/>
          <w:color w:val="000000"/>
          <w:shd w:val="clear" w:color="auto" w:fill="FFFFFF"/>
        </w:rPr>
      </w:pPr>
      <w:ins w:id="318" w:author="Nishikant ." w:date="2019-01-28T15:19:00Z">
        <w:r w:rsidRPr="00B628CA">
          <w:rPr>
            <w:rFonts w:ascii="Arial" w:hAnsi="Arial" w:cs="Arial"/>
            <w:color w:val="000000"/>
            <w:shd w:val="clear" w:color="auto" w:fill="FFFFFF"/>
          </w:rPr>
          <w:t>...</w:t>
        </w:r>
      </w:ins>
    </w:p>
    <w:p w:rsidR="00B628CA" w:rsidRPr="00B628CA" w:rsidRDefault="00B628CA" w:rsidP="00B628CA">
      <w:pPr>
        <w:rPr>
          <w:ins w:id="319" w:author="Nishikant ." w:date="2019-01-28T15:19:00Z"/>
          <w:rFonts w:ascii="Arial" w:hAnsi="Arial" w:cs="Arial"/>
          <w:color w:val="000000"/>
          <w:shd w:val="clear" w:color="auto" w:fill="FFFFFF"/>
        </w:rPr>
      </w:pPr>
      <w:ins w:id="320" w:author="Nishikant ." w:date="2019-01-28T15:19:00Z">
        <w:r w:rsidRPr="00B628CA">
          <w:rPr>
            <w:rFonts w:ascii="Arial" w:hAnsi="Arial" w:cs="Arial"/>
            <w:color w:val="000000"/>
            <w:shd w:val="clear" w:color="auto" w:fill="FFFFFF"/>
          </w:rPr>
          <w:t>  &lt;</w:t>
        </w:r>
        <w:proofErr w:type="gramStart"/>
        <w:r w:rsidRPr="00B628CA">
          <w:rPr>
            <w:rFonts w:ascii="Arial" w:hAnsi="Arial" w:cs="Arial"/>
            <w:color w:val="000000"/>
            <w:shd w:val="clear" w:color="auto" w:fill="FFFFFF"/>
          </w:rPr>
          <w:t>schemeResponse</w:t>
        </w:r>
        <w:proofErr w:type="gramEnd"/>
        <w:r w:rsidRPr="00B628CA">
          <w:rPr>
            <w:rFonts w:ascii="Arial" w:hAnsi="Arial" w:cs="Arial"/>
            <w:color w:val="000000"/>
            <w:shd w:val="clear" w:color="auto" w:fill="FFFFFF"/>
          </w:rPr>
          <w:t>&gt;</w:t>
        </w:r>
      </w:ins>
    </w:p>
    <w:p w:rsidR="00B628CA" w:rsidRPr="00B628CA" w:rsidRDefault="00B628CA" w:rsidP="00B628CA">
      <w:pPr>
        <w:rPr>
          <w:ins w:id="321" w:author="Nishikant ." w:date="2019-01-28T15:19:00Z"/>
          <w:rFonts w:ascii="Arial" w:hAnsi="Arial" w:cs="Arial"/>
          <w:color w:val="000000"/>
          <w:shd w:val="clear" w:color="auto" w:fill="FFFFFF"/>
        </w:rPr>
      </w:pPr>
      <w:ins w:id="322" w:author="Nishikant ." w:date="2019-01-28T15:19:00Z">
        <w:r w:rsidRPr="00B628CA">
          <w:rPr>
            <w:rFonts w:ascii="Arial" w:hAnsi="Arial" w:cs="Arial"/>
            <w:color w:val="000000"/>
            <w:shd w:val="clear" w:color="auto" w:fill="FFFFFF"/>
          </w:rPr>
          <w:t>    &lt;</w:t>
        </w:r>
        <w:proofErr w:type="gramStart"/>
        <w:r w:rsidRPr="00B628CA">
          <w:rPr>
            <w:rFonts w:ascii="Arial" w:hAnsi="Arial" w:cs="Arial"/>
            <w:color w:val="000000"/>
            <w:shd w:val="clear" w:color="auto" w:fill="FFFFFF"/>
          </w:rPr>
          <w:t>transactionIdentifier&gt;</w:t>
        </w:r>
        <w:proofErr w:type="gramEnd"/>
        <w:r w:rsidRPr="00B628CA">
          <w:rPr>
            <w:rFonts w:ascii="Arial" w:hAnsi="Arial" w:cs="Arial"/>
            <w:color w:val="000000"/>
            <w:shd w:val="clear" w:color="auto" w:fill="FFFFFF"/>
          </w:rPr>
          <w:t>1234567890&lt;/transactionIdentifier&gt;</w:t>
        </w:r>
      </w:ins>
    </w:p>
    <w:p w:rsidR="00B628CA" w:rsidRPr="00B628CA" w:rsidRDefault="00B628CA" w:rsidP="00B628CA">
      <w:pPr>
        <w:rPr>
          <w:ins w:id="323" w:author="Nishikant ." w:date="2019-01-28T15:19:00Z"/>
          <w:rFonts w:ascii="Arial" w:hAnsi="Arial" w:cs="Arial"/>
          <w:color w:val="000000"/>
          <w:shd w:val="clear" w:color="auto" w:fill="FFFFFF"/>
        </w:rPr>
      </w:pPr>
      <w:ins w:id="324" w:author="Nishikant ." w:date="2019-01-28T15:19:00Z">
        <w:r w:rsidRPr="00B628CA">
          <w:rPr>
            <w:rFonts w:ascii="Arial" w:hAnsi="Arial" w:cs="Arial"/>
            <w:color w:val="000000"/>
            <w:shd w:val="clear" w:color="auto" w:fill="FFFFFF"/>
          </w:rPr>
          <w:t>  &lt;/schemeResponse&gt;</w:t>
        </w:r>
      </w:ins>
    </w:p>
    <w:p w:rsidR="00B628CA" w:rsidRDefault="00B628CA" w:rsidP="00B628CA">
      <w:pPr>
        <w:rPr>
          <w:ins w:id="325" w:author="Nishikant ." w:date="2019-01-28T15:19:00Z"/>
          <w:rFonts w:ascii="Arial" w:hAnsi="Arial" w:cs="Arial"/>
          <w:color w:val="000000"/>
          <w:shd w:val="clear" w:color="auto" w:fill="FFFFFF"/>
        </w:rPr>
      </w:pPr>
      <w:ins w:id="326" w:author="Nishikant ." w:date="2019-01-28T15:19:00Z">
        <w:r w:rsidRPr="00B628CA">
          <w:rPr>
            <w:rFonts w:ascii="Arial" w:hAnsi="Arial" w:cs="Arial"/>
            <w:color w:val="000000"/>
            <w:shd w:val="clear" w:color="auto" w:fill="FFFFFF"/>
          </w:rPr>
          <w:t>&lt;/payment&gt;</w:t>
        </w:r>
      </w:ins>
    </w:p>
    <w:p w:rsidR="00B628CA" w:rsidRDefault="00B628CA" w:rsidP="00B628CA">
      <w:pPr>
        <w:rPr>
          <w:ins w:id="327" w:author="Nishikant ." w:date="2019-01-28T15:19:00Z"/>
          <w:rFonts w:ascii="Arial" w:hAnsi="Arial" w:cs="Arial"/>
          <w:color w:val="000000"/>
          <w:shd w:val="clear" w:color="auto" w:fill="FFFFFF"/>
        </w:rPr>
      </w:pPr>
    </w:p>
    <w:p w:rsidR="00B628CA" w:rsidRPr="00684889" w:rsidRDefault="00B628CA" w:rsidP="00B628CA">
      <w:pPr>
        <w:pStyle w:val="NormalWeb"/>
        <w:shd w:val="clear" w:color="auto" w:fill="FFFFFF"/>
        <w:spacing w:before="175" w:after="86"/>
        <w:rPr>
          <w:ins w:id="328" w:author="Nishikant ." w:date="2019-01-28T15:19:00Z"/>
          <w:rFonts w:asciiTheme="minorHAnsi" w:hAnsiTheme="minorHAnsi" w:cstheme="minorHAnsi"/>
          <w:color w:val="000000"/>
          <w:sz w:val="22"/>
          <w:szCs w:val="22"/>
        </w:rPr>
      </w:pPr>
      <w:ins w:id="329" w:author="Nishikant ." w:date="2019-01-28T15:20:00Z">
        <w:r w:rsidRPr="00684889">
          <w:rPr>
            <w:rFonts w:asciiTheme="minorHAnsi" w:hAnsiTheme="minorHAnsi" w:cstheme="minorHAnsi"/>
            <w:color w:val="000000"/>
            <w:sz w:val="22"/>
            <w:szCs w:val="22"/>
          </w:rPr>
          <w:t xml:space="preserve">Note: </w:t>
        </w:r>
      </w:ins>
      <w:ins w:id="330" w:author="Nishikant ." w:date="2019-01-28T15:19:00Z">
        <w:r w:rsidRPr="00684889">
          <w:rPr>
            <w:rFonts w:asciiTheme="minorHAnsi" w:hAnsiTheme="minorHAnsi" w:cstheme="minorHAnsi"/>
            <w:color w:val="000000"/>
            <w:sz w:val="22"/>
            <w:szCs w:val="22"/>
          </w:rPr>
          <w:t>There are two ways to use stored credentials, depending on whether the </w:t>
        </w:r>
        <w:r w:rsidRPr="00684889">
          <w:rPr>
            <w:rFonts w:asciiTheme="minorHAnsi" w:hAnsiTheme="minorHAnsi" w:cstheme="minorHAnsi"/>
            <w:b/>
            <w:bCs/>
            <w:color w:val="000000"/>
            <w:sz w:val="22"/>
            <w:szCs w:val="22"/>
          </w:rPr>
          <w:t>cardholder</w:t>
        </w:r>
        <w:r w:rsidRPr="00684889">
          <w:rPr>
            <w:rFonts w:asciiTheme="minorHAnsi" w:hAnsiTheme="minorHAnsi" w:cstheme="minorHAnsi"/>
            <w:color w:val="000000"/>
            <w:sz w:val="22"/>
            <w:szCs w:val="22"/>
          </w:rPr>
          <w:t> or </w:t>
        </w:r>
        <w:r w:rsidRPr="00684889">
          <w:rPr>
            <w:rFonts w:asciiTheme="minorHAnsi" w:hAnsiTheme="minorHAnsi" w:cstheme="minorHAnsi"/>
            <w:b/>
            <w:bCs/>
            <w:color w:val="000000"/>
            <w:sz w:val="22"/>
            <w:szCs w:val="22"/>
          </w:rPr>
          <w:t>merchant</w:t>
        </w:r>
        <w:r w:rsidRPr="00684889">
          <w:rPr>
            <w:rFonts w:asciiTheme="minorHAnsi" w:hAnsiTheme="minorHAnsi" w:cstheme="minorHAnsi"/>
            <w:color w:val="000000"/>
            <w:sz w:val="22"/>
            <w:szCs w:val="22"/>
          </w:rPr>
          <w:t> initiates a transaction.</w:t>
        </w:r>
      </w:ins>
    </w:p>
    <w:p w:rsidR="00B628CA" w:rsidRPr="00684889" w:rsidRDefault="00B628CA" w:rsidP="00B628CA">
      <w:pPr>
        <w:pStyle w:val="Heading3"/>
        <w:shd w:val="clear" w:color="auto" w:fill="FFFFFF"/>
        <w:spacing w:before="360" w:after="170"/>
        <w:rPr>
          <w:ins w:id="331" w:author="Nishikant ." w:date="2019-01-28T15:19:00Z"/>
          <w:rFonts w:asciiTheme="minorHAnsi" w:hAnsiTheme="minorHAnsi" w:cstheme="minorHAnsi"/>
          <w:color w:val="000000"/>
          <w:sz w:val="24"/>
          <w:szCs w:val="22"/>
        </w:rPr>
      </w:pPr>
      <w:bookmarkStart w:id="332" w:name="_Toc8312203"/>
      <w:ins w:id="333" w:author="Nishikant ." w:date="2019-01-28T15:19:00Z">
        <w:r w:rsidRPr="00684889">
          <w:rPr>
            <w:rFonts w:asciiTheme="minorHAnsi" w:hAnsiTheme="minorHAnsi" w:cstheme="minorHAnsi"/>
            <w:color w:val="000000"/>
            <w:sz w:val="24"/>
            <w:szCs w:val="22"/>
          </w:rPr>
          <w:lastRenderedPageBreak/>
          <w:t>Cardholder initiates</w:t>
        </w:r>
        <w:bookmarkEnd w:id="332"/>
      </w:ins>
    </w:p>
    <w:p w:rsidR="00B628CA" w:rsidRPr="00684889" w:rsidRDefault="00B628CA" w:rsidP="00B628CA">
      <w:pPr>
        <w:pStyle w:val="NormalWeb"/>
        <w:shd w:val="clear" w:color="auto" w:fill="FFFFFF"/>
        <w:spacing w:before="175" w:after="86"/>
        <w:rPr>
          <w:ins w:id="334" w:author="Nishikant ." w:date="2019-01-28T15:19:00Z"/>
          <w:rFonts w:asciiTheme="minorHAnsi" w:hAnsiTheme="minorHAnsi" w:cstheme="minorHAnsi"/>
          <w:color w:val="000000"/>
          <w:sz w:val="22"/>
          <w:szCs w:val="22"/>
        </w:rPr>
      </w:pPr>
      <w:ins w:id="335" w:author="Nishikant ." w:date="2019-01-28T15:19:00Z">
        <w:r w:rsidRPr="00684889">
          <w:rPr>
            <w:rFonts w:asciiTheme="minorHAnsi" w:hAnsiTheme="minorHAnsi" w:cstheme="minorHAnsi"/>
            <w:color w:val="000000"/>
            <w:sz w:val="22"/>
            <w:szCs w:val="22"/>
          </w:rPr>
          <w:t>If the cardholder initiates a transaction with their stored details, you must include </w:t>
        </w:r>
        <w:r w:rsidRPr="00684889">
          <w:rPr>
            <w:rStyle w:val="HTMLCode"/>
            <w:rFonts w:asciiTheme="minorHAnsi" w:eastAsiaTheme="minorEastAsia" w:hAnsiTheme="minorHAnsi" w:cstheme="minorHAnsi"/>
            <w:color w:val="000000"/>
            <w:sz w:val="22"/>
            <w:szCs w:val="22"/>
            <w:shd w:val="clear" w:color="auto" w:fill="F1F1EE"/>
          </w:rPr>
          <w:t>&lt;storedCredentials&gt;</w:t>
        </w:r>
        <w:r w:rsidRPr="00684889">
          <w:rPr>
            <w:rFonts w:asciiTheme="minorHAnsi" w:hAnsiTheme="minorHAnsi" w:cstheme="minorHAnsi"/>
            <w:color w:val="000000"/>
            <w:sz w:val="22"/>
            <w:szCs w:val="22"/>
          </w:rPr>
          <w:t> with the </w:t>
        </w:r>
        <w:r w:rsidRPr="00684889">
          <w:rPr>
            <w:rStyle w:val="HTMLCode"/>
            <w:rFonts w:asciiTheme="minorHAnsi" w:eastAsiaTheme="minorEastAsia" w:hAnsiTheme="minorHAnsi" w:cstheme="minorHAnsi"/>
            <w:color w:val="000000"/>
            <w:sz w:val="22"/>
            <w:szCs w:val="22"/>
          </w:rPr>
          <w:t>usage</w:t>
        </w:r>
        <w:r w:rsidRPr="00684889">
          <w:rPr>
            <w:rFonts w:asciiTheme="minorHAnsi" w:hAnsiTheme="minorHAnsi" w:cstheme="minorHAnsi"/>
            <w:color w:val="000000"/>
            <w:sz w:val="22"/>
            <w:szCs w:val="22"/>
          </w:rPr>
          <w:t> value of </w:t>
        </w:r>
        <w:r w:rsidRPr="00684889">
          <w:rPr>
            <w:rStyle w:val="HTMLCode"/>
            <w:rFonts w:asciiTheme="minorHAnsi" w:eastAsiaTheme="minorEastAsia" w:hAnsiTheme="minorHAnsi" w:cstheme="minorHAnsi"/>
            <w:color w:val="000000"/>
            <w:sz w:val="22"/>
            <w:szCs w:val="22"/>
          </w:rPr>
          <w:t>"USED"</w:t>
        </w:r>
        <w:r w:rsidRPr="00684889">
          <w:rPr>
            <w:rFonts w:asciiTheme="minorHAnsi" w:hAnsiTheme="minorHAnsi" w:cstheme="minorHAnsi"/>
            <w:color w:val="000000"/>
            <w:sz w:val="22"/>
            <w:szCs w:val="22"/>
          </w:rPr>
          <w:t>:</w:t>
        </w:r>
      </w:ins>
    </w:p>
    <w:p w:rsidR="00B628CA" w:rsidRPr="00684889" w:rsidRDefault="00B628CA" w:rsidP="00B628CA">
      <w:pPr>
        <w:pStyle w:val="NormalWeb"/>
        <w:shd w:val="clear" w:color="auto" w:fill="F7F7F5"/>
        <w:spacing w:after="0"/>
        <w:rPr>
          <w:ins w:id="336" w:author="Nishikant ." w:date="2019-01-28T15:19:00Z"/>
          <w:rFonts w:asciiTheme="minorHAnsi" w:hAnsiTheme="minorHAnsi" w:cstheme="minorHAnsi"/>
          <w:color w:val="000000"/>
          <w:sz w:val="22"/>
          <w:szCs w:val="22"/>
        </w:rPr>
      </w:pPr>
      <w:ins w:id="337" w:author="Nishikant ." w:date="2019-01-28T15:19:00Z">
        <w:r w:rsidRPr="00684889">
          <w:rPr>
            <w:rFonts w:asciiTheme="minorHAnsi" w:hAnsiTheme="minorHAnsi" w:cstheme="minorHAnsi"/>
            <w:color w:val="000000"/>
            <w:sz w:val="22"/>
            <w:szCs w:val="22"/>
          </w:rPr>
          <w:t>...</w:t>
        </w:r>
      </w:ins>
    </w:p>
    <w:p w:rsidR="00B628CA" w:rsidRPr="00684889" w:rsidRDefault="00B628CA" w:rsidP="00B628CA">
      <w:pPr>
        <w:pStyle w:val="NormalWeb"/>
        <w:shd w:val="clear" w:color="auto" w:fill="F7F7F5"/>
        <w:spacing w:after="0"/>
        <w:rPr>
          <w:ins w:id="338" w:author="Nishikant ." w:date="2019-01-28T15:19:00Z"/>
          <w:rFonts w:asciiTheme="minorHAnsi" w:hAnsiTheme="minorHAnsi" w:cstheme="minorHAnsi"/>
          <w:color w:val="000000"/>
          <w:sz w:val="22"/>
          <w:szCs w:val="22"/>
        </w:rPr>
      </w:pPr>
      <w:ins w:id="339" w:author="Nishikant ." w:date="2019-01-28T15:19:00Z">
        <w:r w:rsidRPr="00684889">
          <w:rPr>
            <w:rFonts w:asciiTheme="minorHAnsi" w:hAnsiTheme="minorHAnsi" w:cstheme="minorHAnsi"/>
            <w:color w:val="000000"/>
            <w:sz w:val="22"/>
            <w:szCs w:val="22"/>
          </w:rPr>
          <w:t>  &lt;storedCredentials usage="USED"&gt;</w:t>
        </w:r>
      </w:ins>
    </w:p>
    <w:p w:rsidR="00B628CA" w:rsidRPr="00684889" w:rsidRDefault="00B628CA" w:rsidP="00B628CA">
      <w:pPr>
        <w:pStyle w:val="NormalWeb"/>
        <w:shd w:val="clear" w:color="auto" w:fill="F7F7F5"/>
        <w:spacing w:after="0"/>
        <w:rPr>
          <w:ins w:id="340" w:author="Nishikant ." w:date="2019-01-28T15:19:00Z"/>
          <w:rFonts w:asciiTheme="minorHAnsi" w:hAnsiTheme="minorHAnsi" w:cstheme="minorHAnsi"/>
          <w:color w:val="000000"/>
          <w:sz w:val="22"/>
          <w:szCs w:val="22"/>
        </w:rPr>
      </w:pPr>
      <w:ins w:id="341" w:author="Nishikant ." w:date="2019-01-28T15:19:00Z">
        <w:r w:rsidRPr="00684889">
          <w:rPr>
            <w:rFonts w:asciiTheme="minorHAnsi" w:hAnsiTheme="minorHAnsi" w:cstheme="minorHAnsi"/>
            <w:color w:val="000000"/>
            <w:sz w:val="22"/>
            <w:szCs w:val="22"/>
          </w:rPr>
          <w:t>  &lt;/storedCredentials&gt;</w:t>
        </w:r>
      </w:ins>
    </w:p>
    <w:p w:rsidR="00B628CA" w:rsidRPr="00684889" w:rsidRDefault="00B628CA" w:rsidP="00B628CA">
      <w:pPr>
        <w:pStyle w:val="NormalWeb"/>
        <w:shd w:val="clear" w:color="auto" w:fill="F7F7F5"/>
        <w:spacing w:after="0"/>
        <w:rPr>
          <w:ins w:id="342" w:author="Nishikant ." w:date="2019-01-28T15:19:00Z"/>
          <w:rFonts w:asciiTheme="minorHAnsi" w:hAnsiTheme="minorHAnsi" w:cstheme="minorHAnsi"/>
          <w:color w:val="000000"/>
          <w:sz w:val="22"/>
          <w:szCs w:val="22"/>
        </w:rPr>
      </w:pPr>
      <w:ins w:id="343" w:author="Nishikant ." w:date="2019-01-28T15:19:00Z">
        <w:r w:rsidRPr="00684889">
          <w:rPr>
            <w:rFonts w:asciiTheme="minorHAnsi" w:hAnsiTheme="minorHAnsi" w:cstheme="minorHAnsi"/>
            <w:color w:val="000000"/>
            <w:sz w:val="22"/>
            <w:szCs w:val="22"/>
          </w:rPr>
          <w:t>&lt;/paymentDetails&gt;</w:t>
        </w:r>
      </w:ins>
    </w:p>
    <w:p w:rsidR="00B628CA" w:rsidRPr="00684889" w:rsidRDefault="00B628CA" w:rsidP="00B628CA">
      <w:pPr>
        <w:pStyle w:val="Heading3"/>
        <w:shd w:val="clear" w:color="auto" w:fill="FFFFFF"/>
        <w:spacing w:before="360" w:after="170"/>
        <w:rPr>
          <w:ins w:id="344" w:author="Nishikant ." w:date="2019-01-28T15:19:00Z"/>
          <w:rFonts w:asciiTheme="minorHAnsi" w:hAnsiTheme="minorHAnsi" w:cstheme="minorHAnsi"/>
          <w:color w:val="000000"/>
          <w:sz w:val="24"/>
          <w:szCs w:val="22"/>
        </w:rPr>
      </w:pPr>
      <w:bookmarkStart w:id="345" w:name="_Toc8312204"/>
      <w:bookmarkStart w:id="346" w:name="merchant"/>
      <w:ins w:id="347" w:author="Nishikant ." w:date="2019-01-28T15:19:00Z">
        <w:r w:rsidRPr="00684889">
          <w:rPr>
            <w:rFonts w:asciiTheme="minorHAnsi" w:hAnsiTheme="minorHAnsi" w:cstheme="minorHAnsi"/>
            <w:color w:val="000000"/>
            <w:sz w:val="24"/>
            <w:szCs w:val="22"/>
          </w:rPr>
          <w:t>Merchant initiates</w:t>
        </w:r>
        <w:bookmarkEnd w:id="345"/>
      </w:ins>
    </w:p>
    <w:p w:rsidR="00B628CA" w:rsidRPr="00684889" w:rsidRDefault="00B628CA" w:rsidP="00B628CA">
      <w:pPr>
        <w:pStyle w:val="NormalWeb"/>
        <w:shd w:val="clear" w:color="auto" w:fill="FFFFFF"/>
        <w:spacing w:before="175" w:after="86"/>
        <w:rPr>
          <w:ins w:id="348" w:author="Nishikant ." w:date="2019-01-28T15:19:00Z"/>
          <w:rFonts w:asciiTheme="minorHAnsi" w:hAnsiTheme="minorHAnsi" w:cstheme="minorHAnsi"/>
          <w:color w:val="000000"/>
          <w:sz w:val="22"/>
          <w:szCs w:val="22"/>
        </w:rPr>
      </w:pPr>
      <w:ins w:id="349" w:author="Nishikant ." w:date="2019-01-28T15:19:00Z">
        <w:r w:rsidRPr="00684889">
          <w:rPr>
            <w:rFonts w:asciiTheme="minorHAnsi" w:hAnsiTheme="minorHAnsi" w:cstheme="minorHAnsi"/>
            <w:color w:val="000000"/>
            <w:sz w:val="22"/>
            <w:szCs w:val="22"/>
          </w:rPr>
          <w:t>If the merchant initiates a transaction with the stored details (such as with a recurring payment), </w:t>
        </w:r>
        <w:r w:rsidRPr="00684889">
          <w:rPr>
            <w:rFonts w:asciiTheme="minorHAnsi" w:hAnsiTheme="minorHAnsi" w:cstheme="minorHAnsi"/>
            <w:b/>
            <w:bCs/>
            <w:color w:val="000000"/>
            <w:sz w:val="22"/>
            <w:szCs w:val="22"/>
          </w:rPr>
          <w:t>you must include</w:t>
        </w:r>
        <w:r w:rsidRPr="00684889">
          <w:rPr>
            <w:rFonts w:asciiTheme="minorHAnsi" w:hAnsiTheme="minorHAnsi" w:cstheme="minorHAnsi"/>
            <w:color w:val="000000"/>
            <w:sz w:val="22"/>
            <w:szCs w:val="22"/>
          </w:rPr>
          <w:t>:</w:t>
        </w:r>
      </w:ins>
    </w:p>
    <w:p w:rsidR="00B628CA" w:rsidRPr="00684889" w:rsidRDefault="00B628CA" w:rsidP="00B628CA">
      <w:pPr>
        <w:pStyle w:val="NormalWeb"/>
        <w:numPr>
          <w:ilvl w:val="0"/>
          <w:numId w:val="81"/>
        </w:numPr>
        <w:shd w:val="clear" w:color="auto" w:fill="FFFFFF"/>
        <w:spacing w:before="175" w:after="86" w:line="240" w:lineRule="auto"/>
        <w:rPr>
          <w:ins w:id="350" w:author="Nishikant ." w:date="2019-01-28T15:19:00Z"/>
          <w:rFonts w:asciiTheme="minorHAnsi" w:hAnsiTheme="minorHAnsi" w:cstheme="minorHAnsi"/>
          <w:color w:val="000000"/>
          <w:sz w:val="22"/>
          <w:szCs w:val="22"/>
        </w:rPr>
      </w:pPr>
      <w:ins w:id="351" w:author="Nishikant ." w:date="2019-01-28T15:19:00Z">
        <w:r w:rsidRPr="00684889">
          <w:rPr>
            <w:rStyle w:val="HTMLCode"/>
            <w:rFonts w:asciiTheme="minorHAnsi" w:eastAsiaTheme="minorEastAsia" w:hAnsiTheme="minorHAnsi" w:cstheme="minorHAnsi"/>
            <w:color w:val="000000"/>
            <w:sz w:val="22"/>
            <w:szCs w:val="22"/>
            <w:shd w:val="clear" w:color="auto" w:fill="F1F1EE"/>
          </w:rPr>
          <w:t>&lt;storedCredentials&gt;</w:t>
        </w:r>
        <w:r w:rsidRPr="00684889">
          <w:rPr>
            <w:rFonts w:asciiTheme="minorHAnsi" w:hAnsiTheme="minorHAnsi" w:cstheme="minorHAnsi"/>
            <w:color w:val="000000"/>
            <w:sz w:val="22"/>
            <w:szCs w:val="22"/>
          </w:rPr>
          <w:t> with:</w:t>
        </w:r>
      </w:ins>
    </w:p>
    <w:p w:rsidR="00B628CA" w:rsidRPr="00684889" w:rsidRDefault="00B628CA" w:rsidP="00B628CA">
      <w:pPr>
        <w:pStyle w:val="NormalWeb"/>
        <w:numPr>
          <w:ilvl w:val="1"/>
          <w:numId w:val="82"/>
        </w:numPr>
        <w:shd w:val="clear" w:color="auto" w:fill="FFFFFF"/>
        <w:spacing w:before="175" w:after="86" w:line="240" w:lineRule="auto"/>
        <w:ind w:left="450"/>
        <w:rPr>
          <w:ins w:id="352" w:author="Nishikant ." w:date="2019-01-28T15:19:00Z"/>
          <w:rFonts w:asciiTheme="minorHAnsi" w:hAnsiTheme="minorHAnsi" w:cstheme="minorHAnsi"/>
          <w:color w:val="000000"/>
          <w:sz w:val="22"/>
          <w:szCs w:val="22"/>
        </w:rPr>
      </w:pPr>
      <w:ins w:id="353" w:author="Nishikant ." w:date="2019-01-28T15:19:00Z">
        <w:r w:rsidRPr="00684889">
          <w:rPr>
            <w:rFonts w:asciiTheme="minorHAnsi" w:hAnsiTheme="minorHAnsi" w:cstheme="minorHAnsi"/>
            <w:color w:val="000000"/>
            <w:sz w:val="22"/>
            <w:szCs w:val="22"/>
          </w:rPr>
          <w:t>the </w:t>
        </w:r>
        <w:r w:rsidRPr="00684889">
          <w:rPr>
            <w:rStyle w:val="HTMLCode"/>
            <w:rFonts w:asciiTheme="minorHAnsi" w:eastAsiaTheme="minorEastAsia" w:hAnsiTheme="minorHAnsi" w:cstheme="minorHAnsi"/>
            <w:color w:val="000000"/>
            <w:sz w:val="22"/>
            <w:szCs w:val="22"/>
          </w:rPr>
          <w:t>usage</w:t>
        </w:r>
        <w:r w:rsidRPr="00684889">
          <w:rPr>
            <w:rFonts w:asciiTheme="minorHAnsi" w:hAnsiTheme="minorHAnsi" w:cstheme="minorHAnsi"/>
            <w:color w:val="000000"/>
            <w:sz w:val="22"/>
            <w:szCs w:val="22"/>
          </w:rPr>
          <w:t> value of "USED", and</w:t>
        </w:r>
      </w:ins>
    </w:p>
    <w:p w:rsidR="00B628CA" w:rsidRPr="00684889" w:rsidRDefault="00B628CA" w:rsidP="00B628CA">
      <w:pPr>
        <w:pStyle w:val="NormalWeb"/>
        <w:numPr>
          <w:ilvl w:val="1"/>
          <w:numId w:val="83"/>
        </w:numPr>
        <w:shd w:val="clear" w:color="auto" w:fill="FFFFFF"/>
        <w:spacing w:before="175" w:after="86" w:line="240" w:lineRule="auto"/>
        <w:ind w:left="450"/>
        <w:rPr>
          <w:ins w:id="354" w:author="Nishikant ." w:date="2019-01-28T15:19:00Z"/>
          <w:rFonts w:asciiTheme="minorHAnsi" w:hAnsiTheme="minorHAnsi" w:cstheme="minorHAnsi"/>
          <w:color w:val="000000"/>
          <w:sz w:val="22"/>
          <w:szCs w:val="22"/>
        </w:rPr>
      </w:pPr>
      <w:ins w:id="355" w:author="Nishikant ." w:date="2019-01-28T15:19:00Z">
        <w:r w:rsidRPr="00684889">
          <w:rPr>
            <w:rFonts w:asciiTheme="minorHAnsi" w:hAnsiTheme="minorHAnsi" w:cstheme="minorHAnsi"/>
            <w:color w:val="000000"/>
            <w:sz w:val="22"/>
            <w:szCs w:val="22"/>
          </w:rPr>
          <w:t>the appropriate </w:t>
        </w:r>
        <w:r w:rsidRPr="00684889">
          <w:rPr>
            <w:rStyle w:val="HTMLCode"/>
            <w:rFonts w:asciiTheme="minorHAnsi" w:eastAsiaTheme="minorEastAsia" w:hAnsiTheme="minorHAnsi" w:cstheme="minorHAnsi"/>
            <w:color w:val="000000"/>
            <w:sz w:val="22"/>
            <w:szCs w:val="22"/>
          </w:rPr>
          <w:t>merchantInitiatedReason</w:t>
        </w:r>
        <w:r w:rsidRPr="00684889">
          <w:rPr>
            <w:rFonts w:asciiTheme="minorHAnsi" w:hAnsiTheme="minorHAnsi" w:cstheme="minorHAnsi"/>
            <w:color w:val="000000"/>
            <w:sz w:val="22"/>
            <w:szCs w:val="22"/>
          </w:rPr>
          <w:t> </w:t>
        </w:r>
      </w:ins>
    </w:p>
    <w:p w:rsidR="00B628CA" w:rsidRPr="00684889" w:rsidRDefault="00B628CA" w:rsidP="00B628CA">
      <w:pPr>
        <w:pStyle w:val="NormalWeb"/>
        <w:numPr>
          <w:ilvl w:val="0"/>
          <w:numId w:val="84"/>
        </w:numPr>
        <w:shd w:val="clear" w:color="auto" w:fill="FFFFFF"/>
        <w:spacing w:before="175" w:after="86" w:line="240" w:lineRule="auto"/>
        <w:rPr>
          <w:ins w:id="356" w:author="Nishikant ." w:date="2019-01-28T15:23:00Z"/>
          <w:rFonts w:asciiTheme="minorHAnsi" w:hAnsiTheme="minorHAnsi" w:cstheme="minorHAnsi"/>
          <w:color w:val="000000"/>
          <w:sz w:val="22"/>
          <w:szCs w:val="22"/>
        </w:rPr>
      </w:pPr>
      <w:ins w:id="357" w:author="Nishikant ." w:date="2019-01-28T15:19:00Z">
        <w:r w:rsidRPr="00684889">
          <w:rPr>
            <w:rStyle w:val="HTMLCode"/>
            <w:rFonts w:asciiTheme="minorHAnsi" w:eastAsiaTheme="minorEastAsia" w:hAnsiTheme="minorHAnsi" w:cstheme="minorHAnsi"/>
            <w:color w:val="000000"/>
            <w:sz w:val="22"/>
            <w:szCs w:val="22"/>
            <w:shd w:val="clear" w:color="auto" w:fill="F1F1EE"/>
          </w:rPr>
          <w:t>&lt;schemeTransactionIdentifier&gt;</w:t>
        </w:r>
        <w:r w:rsidRPr="00684889">
          <w:rPr>
            <w:rFonts w:asciiTheme="minorHAnsi" w:hAnsiTheme="minorHAnsi" w:cstheme="minorHAnsi"/>
            <w:color w:val="000000"/>
            <w:sz w:val="22"/>
            <w:szCs w:val="22"/>
          </w:rPr>
          <w:t>, which is the </w:t>
        </w:r>
        <w:r w:rsidRPr="00684889">
          <w:rPr>
            <w:rStyle w:val="HTMLCode"/>
            <w:rFonts w:asciiTheme="minorHAnsi" w:eastAsiaTheme="minorEastAsia" w:hAnsiTheme="minorHAnsi" w:cstheme="minorHAnsi"/>
            <w:color w:val="000000"/>
            <w:sz w:val="22"/>
            <w:szCs w:val="22"/>
            <w:shd w:val="clear" w:color="auto" w:fill="F1F1EE"/>
          </w:rPr>
          <w:t>&lt;transactionIdentifier&gt;</w:t>
        </w:r>
        <w:r w:rsidRPr="00684889">
          <w:rPr>
            <w:rFonts w:asciiTheme="minorHAnsi" w:hAnsiTheme="minorHAnsi" w:cstheme="minorHAnsi"/>
            <w:color w:val="000000"/>
            <w:sz w:val="22"/>
            <w:szCs w:val="22"/>
          </w:rPr>
          <w:t> from either:</w:t>
        </w:r>
      </w:ins>
    </w:p>
    <w:p w:rsidR="00B628CA" w:rsidRPr="00684889" w:rsidRDefault="00B628CA">
      <w:pPr>
        <w:pStyle w:val="NormalWeb"/>
        <w:shd w:val="clear" w:color="auto" w:fill="FFFFFF"/>
        <w:spacing w:before="175" w:after="86" w:line="240" w:lineRule="auto"/>
        <w:ind w:left="720"/>
        <w:rPr>
          <w:ins w:id="358" w:author="Nishikant ." w:date="2019-01-28T15:30:00Z"/>
          <w:rFonts w:asciiTheme="minorHAnsi" w:hAnsiTheme="minorHAnsi" w:cstheme="minorHAnsi"/>
          <w:color w:val="000000"/>
          <w:sz w:val="22"/>
          <w:szCs w:val="22"/>
        </w:rPr>
        <w:pPrChange w:id="359" w:author="Nishikant ." w:date="2019-01-28T15:23:00Z">
          <w:pPr>
            <w:pStyle w:val="NormalWeb"/>
            <w:numPr>
              <w:numId w:val="84"/>
            </w:numPr>
            <w:shd w:val="clear" w:color="auto" w:fill="FFFFFF"/>
            <w:tabs>
              <w:tab w:val="num" w:pos="720"/>
            </w:tabs>
            <w:spacing w:before="175" w:after="86" w:line="240" w:lineRule="auto"/>
            <w:ind w:left="720" w:hanging="360"/>
          </w:pPr>
        </w:pPrChange>
      </w:pPr>
      <w:ins w:id="360" w:author="Nishikant ." w:date="2019-01-28T15:23:00Z">
        <w:r w:rsidRPr="00684889">
          <w:rPr>
            <w:rFonts w:asciiTheme="minorHAnsi" w:hAnsiTheme="minorHAnsi" w:cstheme="minorHAnsi"/>
            <w:color w:val="000000"/>
            <w:sz w:val="22"/>
            <w:szCs w:val="22"/>
          </w:rPr>
          <w:t xml:space="preserve">Note: The Merchant initiated reasons can be </w:t>
        </w:r>
      </w:ins>
      <w:ins w:id="361" w:author="Nishikant ." w:date="2019-01-28T15:29:00Z">
        <w:r w:rsidR="00F42D28" w:rsidRPr="00684889">
          <w:rPr>
            <w:rFonts w:asciiTheme="minorHAnsi" w:hAnsiTheme="minorHAnsi" w:cstheme="minorHAnsi"/>
            <w:color w:val="000000"/>
            <w:sz w:val="22"/>
            <w:szCs w:val="22"/>
          </w:rPr>
          <w:t>INSTALMENT, RECURRING</w:t>
        </w:r>
      </w:ins>
      <w:ins w:id="362" w:author="Nishikant ." w:date="2019-01-28T15:30:00Z">
        <w:r w:rsidR="00F42D28" w:rsidRPr="00684889">
          <w:rPr>
            <w:rFonts w:asciiTheme="minorHAnsi" w:hAnsiTheme="minorHAnsi" w:cstheme="minorHAnsi"/>
            <w:color w:val="000000"/>
            <w:sz w:val="22"/>
            <w:szCs w:val="22"/>
          </w:rPr>
          <w:t>, UNSCHEDULED</w:t>
        </w:r>
      </w:ins>
    </w:p>
    <w:p w:rsidR="00F42D28" w:rsidRPr="00684889" w:rsidRDefault="00F42D28">
      <w:pPr>
        <w:pStyle w:val="NormalWeb"/>
        <w:shd w:val="clear" w:color="auto" w:fill="FFFFFF"/>
        <w:spacing w:before="175" w:after="86" w:line="240" w:lineRule="auto"/>
        <w:ind w:left="720"/>
        <w:rPr>
          <w:ins w:id="363" w:author="Nishikant ." w:date="2019-01-28T15:31:00Z"/>
          <w:rFonts w:asciiTheme="minorHAnsi" w:hAnsiTheme="minorHAnsi" w:cstheme="minorHAnsi"/>
          <w:color w:val="000000"/>
          <w:sz w:val="22"/>
          <w:szCs w:val="22"/>
        </w:rPr>
        <w:pPrChange w:id="364" w:author="Nishikant ." w:date="2019-01-28T15:23:00Z">
          <w:pPr>
            <w:pStyle w:val="NormalWeb"/>
            <w:numPr>
              <w:numId w:val="84"/>
            </w:numPr>
            <w:shd w:val="clear" w:color="auto" w:fill="FFFFFF"/>
            <w:tabs>
              <w:tab w:val="num" w:pos="720"/>
            </w:tabs>
            <w:spacing w:before="175" w:after="86" w:line="240" w:lineRule="auto"/>
            <w:ind w:left="720" w:hanging="360"/>
          </w:pPr>
        </w:pPrChange>
      </w:pPr>
      <w:ins w:id="365" w:author="Nishikant ." w:date="2019-01-28T15:30:00Z">
        <w:r w:rsidRPr="00684889">
          <w:rPr>
            <w:rFonts w:asciiTheme="minorHAnsi" w:hAnsiTheme="minorHAnsi" w:cstheme="minorHAnsi"/>
            <w:color w:val="000000"/>
            <w:sz w:val="22"/>
            <w:szCs w:val="22"/>
          </w:rPr>
          <w:t xml:space="preserve">To change the type of reason </w:t>
        </w:r>
      </w:ins>
      <w:ins w:id="366" w:author="Nishikant ." w:date="2019-01-28T15:31:00Z">
        <w:r w:rsidRPr="00684889">
          <w:rPr>
            <w:rFonts w:asciiTheme="minorHAnsi" w:hAnsiTheme="minorHAnsi" w:cstheme="minorHAnsi"/>
            <w:color w:val="000000"/>
            <w:sz w:val="22"/>
            <w:szCs w:val="22"/>
          </w:rPr>
          <w:t>we have to change it from the code base in the following files:</w:t>
        </w:r>
      </w:ins>
    </w:p>
    <w:p w:rsidR="00F42D28" w:rsidRPr="00684889" w:rsidRDefault="00F42D28">
      <w:pPr>
        <w:pStyle w:val="NormalWeb"/>
        <w:numPr>
          <w:ilvl w:val="0"/>
          <w:numId w:val="87"/>
        </w:numPr>
        <w:shd w:val="clear" w:color="auto" w:fill="FFFFFF"/>
        <w:spacing w:before="175" w:after="86" w:line="240" w:lineRule="auto"/>
        <w:rPr>
          <w:ins w:id="367" w:author="Nishikant ." w:date="2019-01-28T15:32:00Z"/>
          <w:rFonts w:asciiTheme="minorHAnsi" w:hAnsiTheme="minorHAnsi" w:cstheme="minorHAnsi"/>
          <w:color w:val="000000"/>
          <w:sz w:val="22"/>
          <w:szCs w:val="22"/>
        </w:rPr>
        <w:pPrChange w:id="368" w:author="Nishikant ." w:date="2019-01-28T15:32:00Z">
          <w:pPr>
            <w:pStyle w:val="NormalWeb"/>
            <w:numPr>
              <w:numId w:val="84"/>
            </w:numPr>
            <w:shd w:val="clear" w:color="auto" w:fill="FFFFFF"/>
            <w:tabs>
              <w:tab w:val="num" w:pos="720"/>
            </w:tabs>
            <w:spacing w:before="175" w:after="86" w:line="240" w:lineRule="auto"/>
            <w:ind w:left="720" w:hanging="360"/>
          </w:pPr>
        </w:pPrChange>
      </w:pPr>
      <w:ins w:id="369" w:author="Nishikant ." w:date="2019-01-28T15:32:00Z">
        <w:r w:rsidRPr="00684889">
          <w:rPr>
            <w:rFonts w:asciiTheme="minorHAnsi" w:hAnsiTheme="minorHAnsi" w:cstheme="minorHAnsi"/>
            <w:color w:val="000000"/>
            <w:sz w:val="22"/>
            <w:szCs w:val="22"/>
          </w:rPr>
          <w:t>The types are mentioned in the properties file, named worldpay.properties</w:t>
        </w:r>
      </w:ins>
    </w:p>
    <w:p w:rsidR="000C3D1B" w:rsidRPr="00684889" w:rsidRDefault="000C3D1B">
      <w:pPr>
        <w:autoSpaceDE w:val="0"/>
        <w:autoSpaceDN w:val="0"/>
        <w:adjustRightInd w:val="0"/>
        <w:spacing w:after="0" w:line="240" w:lineRule="auto"/>
        <w:ind w:left="915"/>
        <w:rPr>
          <w:ins w:id="370" w:author="Nishikant ." w:date="2019-01-28T15:50:00Z"/>
          <w:rFonts w:cstheme="minorHAnsi"/>
          <w:rPrChange w:id="371" w:author="Nishikant ." w:date="2019-01-28T15:50:00Z">
            <w:rPr>
              <w:ins w:id="372" w:author="Nishikant ." w:date="2019-01-28T15:50:00Z"/>
            </w:rPr>
          </w:rPrChange>
        </w:rPr>
        <w:pPrChange w:id="373" w:author="Nishikant ." w:date="2019-01-28T15:50:00Z">
          <w:pPr>
            <w:pStyle w:val="ListParagraph"/>
            <w:numPr>
              <w:numId w:val="87"/>
            </w:numPr>
            <w:autoSpaceDE w:val="0"/>
            <w:autoSpaceDN w:val="0"/>
            <w:adjustRightInd w:val="0"/>
            <w:spacing w:after="0" w:line="240" w:lineRule="auto"/>
            <w:ind w:left="1275" w:hanging="360"/>
          </w:pPr>
        </w:pPrChange>
      </w:pPr>
      <w:ins w:id="374" w:author="Nishikant ." w:date="2019-01-28T15:50:00Z">
        <w:r w:rsidRPr="00684889">
          <w:rPr>
            <w:rFonts w:cstheme="minorHAnsi"/>
            <w:color w:val="000000"/>
            <w:rPrChange w:id="375" w:author="Nishikant ." w:date="2019-01-28T15:50:00Z">
              <w:rPr/>
            </w:rPrChange>
          </w:rPr>
          <w:t xml:space="preserve">worldpay.storedcred.mi.INSTALMENT= </w:t>
        </w:r>
        <w:r w:rsidRPr="00684889">
          <w:rPr>
            <w:rFonts w:cstheme="minorHAnsi"/>
            <w:color w:val="2A00FF"/>
            <w:rPrChange w:id="376" w:author="Nishikant ." w:date="2019-01-28T15:50:00Z">
              <w:rPr>
                <w:color w:val="2A00FF"/>
              </w:rPr>
            </w:rPrChange>
          </w:rPr>
          <w:t>INSTALMENT</w:t>
        </w:r>
      </w:ins>
    </w:p>
    <w:p w:rsidR="000C3D1B" w:rsidRPr="00684889" w:rsidRDefault="00227374">
      <w:pPr>
        <w:autoSpaceDE w:val="0"/>
        <w:autoSpaceDN w:val="0"/>
        <w:adjustRightInd w:val="0"/>
        <w:spacing w:after="0" w:line="240" w:lineRule="auto"/>
        <w:rPr>
          <w:ins w:id="377" w:author="Nishikant ." w:date="2019-01-28T15:50:00Z"/>
          <w:rFonts w:cstheme="minorHAnsi"/>
          <w:rPrChange w:id="378" w:author="Nishikant ." w:date="2019-01-28T15:50:00Z">
            <w:rPr>
              <w:ins w:id="379" w:author="Nishikant ." w:date="2019-01-28T15:50:00Z"/>
            </w:rPr>
          </w:rPrChange>
        </w:rPr>
        <w:pPrChange w:id="380" w:author="Nishikant ." w:date="2019-01-28T15:50:00Z">
          <w:pPr>
            <w:pStyle w:val="ListParagraph"/>
            <w:numPr>
              <w:numId w:val="87"/>
            </w:numPr>
            <w:autoSpaceDE w:val="0"/>
            <w:autoSpaceDN w:val="0"/>
            <w:adjustRightInd w:val="0"/>
            <w:spacing w:after="0" w:line="240" w:lineRule="auto"/>
            <w:ind w:left="1275" w:hanging="360"/>
          </w:pPr>
        </w:pPrChange>
      </w:pPr>
      <w:ins w:id="381" w:author="Nishikant ." w:date="2019-01-28T15:50:00Z">
        <w:r w:rsidRPr="00684889">
          <w:rPr>
            <w:rFonts w:cstheme="minorHAnsi"/>
            <w:color w:val="000000"/>
          </w:rPr>
          <w:t xml:space="preserve">        </w:t>
        </w:r>
        <w:r w:rsidR="000C3D1B" w:rsidRPr="00684889">
          <w:rPr>
            <w:rFonts w:cstheme="minorHAnsi"/>
            <w:color w:val="000000"/>
            <w:rPrChange w:id="382" w:author="Nishikant ." w:date="2019-01-28T15:50:00Z">
              <w:rPr/>
            </w:rPrChange>
          </w:rPr>
          <w:t xml:space="preserve">worldpay.storedcred.mi.RECURRING= </w:t>
        </w:r>
        <w:r w:rsidR="000C3D1B" w:rsidRPr="00684889">
          <w:rPr>
            <w:rFonts w:cstheme="minorHAnsi"/>
            <w:color w:val="2A00FF"/>
            <w:rPrChange w:id="383" w:author="Nishikant ." w:date="2019-01-28T15:50:00Z">
              <w:rPr>
                <w:color w:val="2A00FF"/>
              </w:rPr>
            </w:rPrChange>
          </w:rPr>
          <w:t>RECURRING</w:t>
        </w:r>
      </w:ins>
    </w:p>
    <w:p w:rsidR="00F42D28" w:rsidRPr="00684889" w:rsidRDefault="00227374">
      <w:pPr>
        <w:pStyle w:val="NormalWeb"/>
        <w:shd w:val="clear" w:color="auto" w:fill="FFFFFF"/>
        <w:spacing w:before="175" w:after="86" w:line="240" w:lineRule="auto"/>
        <w:rPr>
          <w:ins w:id="384" w:author="Nishikant ." w:date="2019-01-28T15:33:00Z"/>
          <w:rFonts w:asciiTheme="minorHAnsi" w:hAnsiTheme="minorHAnsi" w:cstheme="minorHAnsi"/>
          <w:noProof/>
          <w:sz w:val="22"/>
          <w:szCs w:val="22"/>
        </w:rPr>
        <w:pPrChange w:id="385" w:author="Nishikant ." w:date="2019-01-28T15:50:00Z">
          <w:pPr>
            <w:pStyle w:val="NormalWeb"/>
            <w:numPr>
              <w:numId w:val="84"/>
            </w:numPr>
            <w:shd w:val="clear" w:color="auto" w:fill="FFFFFF"/>
            <w:tabs>
              <w:tab w:val="num" w:pos="720"/>
            </w:tabs>
            <w:spacing w:before="175" w:after="86" w:line="240" w:lineRule="auto"/>
            <w:ind w:left="720" w:hanging="360"/>
          </w:pPr>
        </w:pPrChange>
      </w:pPr>
      <w:ins w:id="386" w:author="Nishikant ." w:date="2019-01-28T15:50:00Z">
        <w:r w:rsidRPr="00684889">
          <w:rPr>
            <w:rFonts w:asciiTheme="minorHAnsi" w:hAnsiTheme="minorHAnsi" w:cstheme="minorHAnsi"/>
            <w:color w:val="000000"/>
            <w:sz w:val="22"/>
            <w:szCs w:val="22"/>
          </w:rPr>
          <w:t xml:space="preserve">       </w:t>
        </w:r>
        <w:r w:rsidR="000C3D1B" w:rsidRPr="00684889">
          <w:rPr>
            <w:rFonts w:asciiTheme="minorHAnsi" w:hAnsiTheme="minorHAnsi" w:cstheme="minorHAnsi"/>
            <w:color w:val="000000"/>
            <w:sz w:val="22"/>
            <w:szCs w:val="22"/>
          </w:rPr>
          <w:t xml:space="preserve">worldpay.storedcred.mi.UNSCHEDULED = </w:t>
        </w:r>
        <w:r w:rsidR="000C3D1B" w:rsidRPr="00684889">
          <w:rPr>
            <w:rFonts w:asciiTheme="minorHAnsi" w:hAnsiTheme="minorHAnsi" w:cstheme="minorHAnsi"/>
            <w:color w:val="2A00FF"/>
            <w:sz w:val="22"/>
            <w:szCs w:val="22"/>
          </w:rPr>
          <w:t>UNSCHEDULED</w:t>
        </w:r>
      </w:ins>
    </w:p>
    <w:p w:rsidR="00F42D28" w:rsidRPr="00684889" w:rsidRDefault="00F42D28">
      <w:pPr>
        <w:pStyle w:val="NormalWeb"/>
        <w:shd w:val="clear" w:color="auto" w:fill="FFFFFF"/>
        <w:spacing w:before="175" w:after="86" w:line="240" w:lineRule="auto"/>
        <w:ind w:left="1275"/>
        <w:rPr>
          <w:ins w:id="387" w:author="Nishikant ." w:date="2019-01-28T15:34:00Z"/>
          <w:rFonts w:asciiTheme="minorHAnsi" w:hAnsiTheme="minorHAnsi" w:cstheme="minorHAnsi"/>
          <w:color w:val="000000"/>
          <w:sz w:val="22"/>
          <w:szCs w:val="22"/>
        </w:rPr>
        <w:pPrChange w:id="388" w:author="Nishikant ." w:date="2019-01-28T15:32:00Z">
          <w:pPr>
            <w:pStyle w:val="NormalWeb"/>
            <w:numPr>
              <w:numId w:val="84"/>
            </w:numPr>
            <w:shd w:val="clear" w:color="auto" w:fill="FFFFFF"/>
            <w:tabs>
              <w:tab w:val="num" w:pos="720"/>
            </w:tabs>
            <w:spacing w:before="175" w:after="86" w:line="240" w:lineRule="auto"/>
            <w:ind w:left="720" w:hanging="360"/>
          </w:pPr>
        </w:pPrChange>
      </w:pPr>
    </w:p>
    <w:p w:rsidR="00F42D28" w:rsidRPr="00684889" w:rsidRDefault="00F42D28">
      <w:pPr>
        <w:pStyle w:val="NormalWeb"/>
        <w:numPr>
          <w:ilvl w:val="0"/>
          <w:numId w:val="87"/>
        </w:numPr>
        <w:shd w:val="clear" w:color="auto" w:fill="FFFFFF"/>
        <w:spacing w:before="175" w:after="86" w:line="240" w:lineRule="auto"/>
        <w:rPr>
          <w:ins w:id="389" w:author="Nishikant ." w:date="2019-01-28T15:34:00Z"/>
          <w:rFonts w:asciiTheme="minorHAnsi" w:hAnsiTheme="minorHAnsi" w:cstheme="minorHAnsi"/>
          <w:color w:val="000000"/>
          <w:sz w:val="22"/>
          <w:szCs w:val="22"/>
        </w:rPr>
        <w:pPrChange w:id="390" w:author="Nishikant ." w:date="2019-01-28T15:34:00Z">
          <w:pPr>
            <w:pStyle w:val="NormalWeb"/>
            <w:numPr>
              <w:numId w:val="84"/>
            </w:numPr>
            <w:shd w:val="clear" w:color="auto" w:fill="FFFFFF"/>
            <w:tabs>
              <w:tab w:val="num" w:pos="720"/>
            </w:tabs>
            <w:spacing w:before="175" w:after="86" w:line="240" w:lineRule="auto"/>
            <w:ind w:left="720" w:hanging="360"/>
          </w:pPr>
        </w:pPrChange>
      </w:pPr>
      <w:ins w:id="391" w:author="Nishikant ." w:date="2019-01-28T15:34:00Z">
        <w:r w:rsidRPr="00684889">
          <w:rPr>
            <w:rFonts w:asciiTheme="minorHAnsi" w:hAnsiTheme="minorHAnsi" w:cstheme="minorHAnsi"/>
            <w:color w:val="000000"/>
            <w:sz w:val="22"/>
            <w:szCs w:val="22"/>
          </w:rPr>
          <w:t>To change its type we have to change in file named LibCreateRequest.js</w:t>
        </w:r>
      </w:ins>
    </w:p>
    <w:p w:rsidR="00F42D28" w:rsidRPr="00684889" w:rsidRDefault="00F42D28">
      <w:pPr>
        <w:pStyle w:val="NormalWeb"/>
        <w:shd w:val="clear" w:color="auto" w:fill="FFFFFF"/>
        <w:spacing w:before="175" w:after="86" w:line="240" w:lineRule="auto"/>
        <w:ind w:left="1275"/>
        <w:rPr>
          <w:ins w:id="392" w:author="Nishikant ." w:date="2019-01-28T15:38:00Z"/>
          <w:rFonts w:asciiTheme="minorHAnsi" w:hAnsiTheme="minorHAnsi" w:cstheme="minorHAnsi"/>
          <w:color w:val="000000"/>
          <w:sz w:val="22"/>
          <w:szCs w:val="22"/>
        </w:rPr>
        <w:pPrChange w:id="393" w:author="Nishikant ." w:date="2019-01-28T15:37:00Z">
          <w:pPr>
            <w:pStyle w:val="NormalWeb"/>
            <w:numPr>
              <w:numId w:val="84"/>
            </w:numPr>
            <w:shd w:val="clear" w:color="auto" w:fill="FFFFFF"/>
            <w:tabs>
              <w:tab w:val="num" w:pos="720"/>
            </w:tabs>
            <w:spacing w:before="175" w:after="86" w:line="240" w:lineRule="auto"/>
            <w:ind w:left="720" w:hanging="360"/>
          </w:pPr>
        </w:pPrChange>
      </w:pPr>
      <w:ins w:id="394" w:author="Nishikant ." w:date="2019-01-28T15:38:00Z">
        <w:r w:rsidRPr="00684889">
          <w:rPr>
            <w:rFonts w:asciiTheme="minorHAnsi" w:hAnsiTheme="minorHAnsi" w:cstheme="minorHAnsi"/>
            <w:color w:val="000000"/>
            <w:sz w:val="22"/>
            <w:szCs w:val="22"/>
          </w:rPr>
          <w:t>Find this code:</w:t>
        </w:r>
      </w:ins>
    </w:p>
    <w:p w:rsidR="00F42D28" w:rsidRPr="00684889" w:rsidRDefault="00F42D28" w:rsidP="00F42D28">
      <w:pPr>
        <w:autoSpaceDE w:val="0"/>
        <w:autoSpaceDN w:val="0"/>
        <w:adjustRightInd w:val="0"/>
        <w:spacing w:after="0" w:line="240" w:lineRule="auto"/>
        <w:rPr>
          <w:ins w:id="395" w:author="Nishikant ." w:date="2019-01-28T15:38:00Z"/>
          <w:rFonts w:cstheme="minorHAnsi"/>
          <w:rPrChange w:id="396" w:author="Nishikant ." w:date="2019-01-28T15:52:00Z">
            <w:rPr>
              <w:ins w:id="397" w:author="Nishikant ." w:date="2019-01-28T15:38:00Z"/>
              <w:rFonts w:ascii="Courier New" w:hAnsi="Courier New" w:cs="Courier New"/>
              <w:sz w:val="20"/>
              <w:szCs w:val="20"/>
            </w:rPr>
          </w:rPrChange>
        </w:rPr>
      </w:pPr>
      <w:proofErr w:type="gramStart"/>
      <w:ins w:id="398" w:author="Nishikant ." w:date="2019-01-28T15:38:00Z">
        <w:r w:rsidRPr="00684889">
          <w:rPr>
            <w:rFonts w:cstheme="minorHAnsi"/>
            <w:b/>
            <w:bCs/>
            <w:color w:val="7F0055"/>
            <w:rPrChange w:id="399" w:author="Nishikant ." w:date="2019-01-28T15:52:00Z">
              <w:rPr>
                <w:rFonts w:ascii="Courier New" w:hAnsi="Courier New" w:cs="Courier New"/>
                <w:b/>
                <w:bCs/>
                <w:color w:val="7F0055"/>
                <w:sz w:val="20"/>
                <w:szCs w:val="20"/>
              </w:rPr>
            </w:rPrChange>
          </w:rPr>
          <w:t>if</w:t>
        </w:r>
        <w:proofErr w:type="gramEnd"/>
        <w:r w:rsidRPr="00684889">
          <w:rPr>
            <w:rFonts w:cstheme="minorHAnsi"/>
            <w:color w:val="000000"/>
            <w:rPrChange w:id="400" w:author="Nishikant ." w:date="2019-01-28T15:52:00Z">
              <w:rPr>
                <w:rFonts w:ascii="Courier New" w:hAnsi="Courier New" w:cs="Courier New"/>
                <w:color w:val="000000"/>
                <w:sz w:val="20"/>
                <w:szCs w:val="20"/>
              </w:rPr>
            </w:rPrChange>
          </w:rPr>
          <w:t xml:space="preserve"> (!(orderObj.createdBy.equals(WorldpayConstants.CUSTOMERORDER)) &amp;&amp; session.isUserAuthenticated()) { </w:t>
        </w:r>
        <w:r w:rsidRPr="00684889">
          <w:rPr>
            <w:rFonts w:cstheme="minorHAnsi"/>
            <w:color w:val="3F7F5F"/>
            <w:rPrChange w:id="401" w:author="Nishikant ." w:date="2019-01-28T15:52:00Z">
              <w:rPr>
                <w:rFonts w:ascii="Courier New" w:hAnsi="Courier New" w:cs="Courier New"/>
                <w:color w:val="3F7F5F"/>
                <w:sz w:val="20"/>
                <w:szCs w:val="20"/>
              </w:rPr>
            </w:rPrChange>
          </w:rPr>
          <w:t>//</w:t>
        </w:r>
        <w:r w:rsidRPr="00684889">
          <w:rPr>
            <w:rFonts w:cstheme="minorHAnsi"/>
            <w:color w:val="3F7F5F"/>
            <w:u w:val="single"/>
            <w:rPrChange w:id="402" w:author="Nishikant ." w:date="2019-01-28T15:52:00Z">
              <w:rPr>
                <w:rFonts w:ascii="Courier New" w:hAnsi="Courier New" w:cs="Courier New"/>
                <w:color w:val="3F7F5F"/>
                <w:sz w:val="20"/>
                <w:szCs w:val="20"/>
                <w:u w:val="single"/>
              </w:rPr>
            </w:rPrChange>
          </w:rPr>
          <w:t>eslint</w:t>
        </w:r>
        <w:r w:rsidRPr="00684889">
          <w:rPr>
            <w:rFonts w:cstheme="minorHAnsi"/>
            <w:color w:val="3F7F5F"/>
            <w:rPrChange w:id="403" w:author="Nishikant ." w:date="2019-01-28T15:52:00Z">
              <w:rPr>
                <w:rFonts w:ascii="Courier New" w:hAnsi="Courier New" w:cs="Courier New"/>
                <w:color w:val="3F7F5F"/>
                <w:sz w:val="20"/>
                <w:szCs w:val="20"/>
              </w:rPr>
            </w:rPrChange>
          </w:rPr>
          <w:t>-disable-line</w:t>
        </w:r>
      </w:ins>
    </w:p>
    <w:p w:rsidR="00F42D28" w:rsidRPr="00684889" w:rsidRDefault="00F42D28" w:rsidP="00F42D28">
      <w:pPr>
        <w:autoSpaceDE w:val="0"/>
        <w:autoSpaceDN w:val="0"/>
        <w:adjustRightInd w:val="0"/>
        <w:spacing w:after="0" w:line="240" w:lineRule="auto"/>
        <w:rPr>
          <w:ins w:id="404" w:author="Nishikant ." w:date="2019-01-28T15:52:00Z"/>
          <w:rFonts w:cstheme="minorHAnsi"/>
          <w:color w:val="3F7F5F"/>
          <w:rPrChange w:id="405" w:author="Nishikant ." w:date="2019-01-28T15:52:00Z">
            <w:rPr>
              <w:ins w:id="406" w:author="Nishikant ." w:date="2019-01-28T15:52:00Z"/>
              <w:rFonts w:ascii="Courier New" w:hAnsi="Courier New" w:cs="Courier New"/>
              <w:color w:val="3F7F5F"/>
              <w:sz w:val="20"/>
              <w:szCs w:val="20"/>
            </w:rPr>
          </w:rPrChange>
        </w:rPr>
      </w:pPr>
      <w:ins w:id="407" w:author="Nishikant ." w:date="2019-01-28T15:38:00Z">
        <w:r w:rsidRPr="00684889">
          <w:rPr>
            <w:rFonts w:cstheme="minorHAnsi"/>
            <w:color w:val="000000"/>
            <w:rPrChange w:id="408" w:author="Nishikant ." w:date="2019-01-28T15:52:00Z">
              <w:rPr>
                <w:rFonts w:ascii="Courier New" w:hAnsi="Courier New" w:cs="Courier New"/>
                <w:color w:val="000000"/>
                <w:sz w:val="20"/>
                <w:szCs w:val="20"/>
              </w:rPr>
            </w:rPrChange>
          </w:rPr>
          <w:t xml:space="preserve">        </w:t>
        </w:r>
        <w:proofErr w:type="gramStart"/>
        <w:r w:rsidRPr="00684889">
          <w:rPr>
            <w:rFonts w:cstheme="minorHAnsi"/>
            <w:color w:val="000000"/>
            <w:rPrChange w:id="409" w:author="Nishikant ." w:date="2019-01-28T15:52:00Z">
              <w:rPr>
                <w:rFonts w:ascii="Courier New" w:hAnsi="Courier New" w:cs="Courier New"/>
                <w:color w:val="000000"/>
                <w:sz w:val="20"/>
                <w:szCs w:val="20"/>
              </w:rPr>
            </w:rPrChange>
          </w:rPr>
          <w:t>storedCredentials</w:t>
        </w:r>
        <w:proofErr w:type="gramEnd"/>
        <w:r w:rsidRPr="00684889">
          <w:rPr>
            <w:rFonts w:cstheme="minorHAnsi"/>
            <w:color w:val="000000"/>
            <w:rPrChange w:id="410" w:author="Nishikant ." w:date="2019-01-28T15:52:00Z">
              <w:rPr>
                <w:rFonts w:ascii="Courier New" w:hAnsi="Courier New" w:cs="Courier New"/>
                <w:color w:val="000000"/>
                <w:sz w:val="20"/>
                <w:szCs w:val="20"/>
              </w:rPr>
            </w:rPrChange>
          </w:rPr>
          <w:t xml:space="preserve"> = </w:t>
        </w:r>
        <w:r w:rsidRPr="00684889">
          <w:rPr>
            <w:rFonts w:cstheme="minorHAnsi"/>
            <w:b/>
            <w:bCs/>
            <w:color w:val="7F0055"/>
            <w:rPrChange w:id="411" w:author="Nishikant ." w:date="2019-01-28T15:52:00Z">
              <w:rPr>
                <w:rFonts w:ascii="Courier New" w:hAnsi="Courier New" w:cs="Courier New"/>
                <w:b/>
                <w:bCs/>
                <w:color w:val="7F0055"/>
                <w:sz w:val="20"/>
                <w:szCs w:val="20"/>
              </w:rPr>
            </w:rPrChange>
          </w:rPr>
          <w:t>new</w:t>
        </w:r>
        <w:r w:rsidRPr="00684889">
          <w:rPr>
            <w:rFonts w:cstheme="minorHAnsi"/>
            <w:color w:val="000000"/>
            <w:rPrChange w:id="412" w:author="Nishikant ." w:date="2019-01-28T15:52:00Z">
              <w:rPr>
                <w:rFonts w:ascii="Courier New" w:hAnsi="Courier New" w:cs="Courier New"/>
                <w:color w:val="000000"/>
                <w:sz w:val="20"/>
                <w:szCs w:val="20"/>
              </w:rPr>
            </w:rPrChange>
          </w:rPr>
          <w:t xml:space="preserve"> XML(</w:t>
        </w:r>
        <w:r w:rsidRPr="00684889">
          <w:rPr>
            <w:rFonts w:cstheme="minorHAnsi"/>
            <w:color w:val="2A00FF"/>
            <w:rPrChange w:id="413" w:author="Nishikant ." w:date="2019-01-28T15:52:00Z">
              <w:rPr>
                <w:rFonts w:ascii="Courier New" w:hAnsi="Courier New" w:cs="Courier New"/>
                <w:color w:val="2A00FF"/>
                <w:sz w:val="20"/>
                <w:szCs w:val="20"/>
              </w:rPr>
            </w:rPrChange>
          </w:rPr>
          <w:t>'&lt;storedCredentials usage="USED" merchantInitiatedReason="'</w:t>
        </w:r>
        <w:r w:rsidRPr="00684889">
          <w:rPr>
            <w:rFonts w:cstheme="minorHAnsi"/>
            <w:color w:val="000000"/>
            <w:rPrChange w:id="414" w:author="Nishikant ." w:date="2019-01-28T15:52:00Z">
              <w:rPr>
                <w:rFonts w:ascii="Courier New" w:hAnsi="Courier New" w:cs="Courier New"/>
                <w:color w:val="000000"/>
                <w:sz w:val="20"/>
                <w:szCs w:val="20"/>
              </w:rPr>
            </w:rPrChange>
          </w:rPr>
          <w:t xml:space="preserve"> + Resource.msg(</w:t>
        </w:r>
        <w:r w:rsidRPr="00684889">
          <w:rPr>
            <w:rFonts w:cstheme="minorHAnsi"/>
            <w:color w:val="2A00FF"/>
            <w:rPrChange w:id="415" w:author="Nishikant ." w:date="2019-01-28T15:52:00Z">
              <w:rPr>
                <w:rFonts w:ascii="Courier New" w:hAnsi="Courier New" w:cs="Courier New"/>
                <w:color w:val="2A00FF"/>
                <w:sz w:val="20"/>
                <w:szCs w:val="20"/>
              </w:rPr>
            </w:rPrChange>
          </w:rPr>
          <w:t>'worldpay.storedcred.mi.UNSCHEDULED'</w:t>
        </w:r>
        <w:r w:rsidRPr="00684889">
          <w:rPr>
            <w:rFonts w:cstheme="minorHAnsi"/>
            <w:color w:val="000000"/>
            <w:rPrChange w:id="416" w:author="Nishikant ." w:date="2019-01-28T15:52:00Z">
              <w:rPr>
                <w:rFonts w:ascii="Courier New" w:hAnsi="Courier New" w:cs="Courier New"/>
                <w:color w:val="000000"/>
                <w:sz w:val="20"/>
                <w:szCs w:val="20"/>
              </w:rPr>
            </w:rPrChange>
          </w:rPr>
          <w:t xml:space="preserve">, </w:t>
        </w:r>
        <w:r w:rsidRPr="00684889">
          <w:rPr>
            <w:rFonts w:cstheme="minorHAnsi"/>
            <w:color w:val="2A00FF"/>
            <w:rPrChange w:id="417" w:author="Nishikant ." w:date="2019-01-28T15:52:00Z">
              <w:rPr>
                <w:rFonts w:ascii="Courier New" w:hAnsi="Courier New" w:cs="Courier New"/>
                <w:color w:val="2A00FF"/>
                <w:sz w:val="20"/>
                <w:szCs w:val="20"/>
              </w:rPr>
            </w:rPrChange>
          </w:rPr>
          <w:t>'worldpay'</w:t>
        </w:r>
        <w:r w:rsidRPr="00684889">
          <w:rPr>
            <w:rFonts w:cstheme="minorHAnsi"/>
            <w:color w:val="000000"/>
            <w:rPrChange w:id="418" w:author="Nishikant ." w:date="2019-01-28T15:52:00Z">
              <w:rPr>
                <w:rFonts w:ascii="Courier New" w:hAnsi="Courier New" w:cs="Courier New"/>
                <w:color w:val="000000"/>
                <w:sz w:val="20"/>
                <w:szCs w:val="20"/>
              </w:rPr>
            </w:rPrChange>
          </w:rPr>
          <w:t xml:space="preserve">, </w:t>
        </w:r>
        <w:r w:rsidRPr="00684889">
          <w:rPr>
            <w:rFonts w:cstheme="minorHAnsi"/>
            <w:b/>
            <w:bCs/>
            <w:color w:val="7F0055"/>
            <w:rPrChange w:id="419" w:author="Nishikant ." w:date="2019-01-28T15:52:00Z">
              <w:rPr>
                <w:rFonts w:ascii="Courier New" w:hAnsi="Courier New" w:cs="Courier New"/>
                <w:b/>
                <w:bCs/>
                <w:color w:val="7F0055"/>
                <w:sz w:val="20"/>
                <w:szCs w:val="20"/>
              </w:rPr>
            </w:rPrChange>
          </w:rPr>
          <w:t>null</w:t>
        </w:r>
        <w:r w:rsidRPr="00684889">
          <w:rPr>
            <w:rFonts w:cstheme="minorHAnsi"/>
            <w:color w:val="000000"/>
            <w:rPrChange w:id="420" w:author="Nishikant ." w:date="2019-01-28T15:52:00Z">
              <w:rPr>
                <w:rFonts w:ascii="Courier New" w:hAnsi="Courier New" w:cs="Courier New"/>
                <w:color w:val="000000"/>
                <w:sz w:val="20"/>
                <w:szCs w:val="20"/>
              </w:rPr>
            </w:rPrChange>
          </w:rPr>
          <w:t xml:space="preserve">) + </w:t>
        </w:r>
        <w:r w:rsidRPr="00684889">
          <w:rPr>
            <w:rFonts w:cstheme="minorHAnsi"/>
            <w:color w:val="2A00FF"/>
            <w:rPrChange w:id="421" w:author="Nishikant ." w:date="2019-01-28T15:52:00Z">
              <w:rPr>
                <w:rFonts w:ascii="Courier New" w:hAnsi="Courier New" w:cs="Courier New"/>
                <w:color w:val="2A00FF"/>
                <w:sz w:val="20"/>
                <w:szCs w:val="20"/>
              </w:rPr>
            </w:rPrChange>
          </w:rPr>
          <w:t>'"&gt;&lt;/storedCredentials&gt;'</w:t>
        </w:r>
        <w:r w:rsidRPr="00684889">
          <w:rPr>
            <w:rFonts w:cstheme="minorHAnsi"/>
            <w:color w:val="000000"/>
            <w:rPrChange w:id="422" w:author="Nishikant ." w:date="2019-01-28T15:52:00Z">
              <w:rPr>
                <w:rFonts w:ascii="Courier New" w:hAnsi="Courier New" w:cs="Courier New"/>
                <w:color w:val="000000"/>
                <w:sz w:val="20"/>
                <w:szCs w:val="20"/>
              </w:rPr>
            </w:rPrChange>
          </w:rPr>
          <w:t xml:space="preserve">); </w:t>
        </w:r>
        <w:r w:rsidRPr="00684889">
          <w:rPr>
            <w:rFonts w:cstheme="minorHAnsi"/>
            <w:color w:val="3F7F5F"/>
            <w:rPrChange w:id="423" w:author="Nishikant ." w:date="2019-01-28T15:52:00Z">
              <w:rPr>
                <w:rFonts w:ascii="Courier New" w:hAnsi="Courier New" w:cs="Courier New"/>
                <w:color w:val="3F7F5F"/>
                <w:sz w:val="20"/>
                <w:szCs w:val="20"/>
              </w:rPr>
            </w:rPrChange>
          </w:rPr>
          <w:t>//</w:t>
        </w:r>
        <w:r w:rsidRPr="00684889">
          <w:rPr>
            <w:rFonts w:cstheme="minorHAnsi"/>
            <w:color w:val="3F7F5F"/>
            <w:u w:val="single"/>
            <w:rPrChange w:id="424" w:author="Nishikant ." w:date="2019-01-28T15:52:00Z">
              <w:rPr>
                <w:rFonts w:ascii="Courier New" w:hAnsi="Courier New" w:cs="Courier New"/>
                <w:color w:val="3F7F5F"/>
                <w:sz w:val="20"/>
                <w:szCs w:val="20"/>
                <w:u w:val="single"/>
              </w:rPr>
            </w:rPrChange>
          </w:rPr>
          <w:t>eslint</w:t>
        </w:r>
        <w:r w:rsidRPr="00684889">
          <w:rPr>
            <w:rFonts w:cstheme="minorHAnsi"/>
            <w:color w:val="3F7F5F"/>
            <w:rPrChange w:id="425" w:author="Nishikant ." w:date="2019-01-28T15:52:00Z">
              <w:rPr>
                <w:rFonts w:ascii="Courier New" w:hAnsi="Courier New" w:cs="Courier New"/>
                <w:color w:val="3F7F5F"/>
                <w:sz w:val="20"/>
                <w:szCs w:val="20"/>
              </w:rPr>
            </w:rPrChange>
          </w:rPr>
          <w:t>-disable-line</w:t>
        </w:r>
      </w:ins>
    </w:p>
    <w:p w:rsidR="00A84B8F" w:rsidRPr="00684889" w:rsidRDefault="00A84B8F" w:rsidP="00A84B8F">
      <w:pPr>
        <w:pStyle w:val="NormalWeb"/>
        <w:shd w:val="clear" w:color="auto" w:fill="FFFFFF"/>
        <w:spacing w:before="175" w:after="86" w:line="240" w:lineRule="auto"/>
        <w:ind w:left="1275"/>
        <w:rPr>
          <w:ins w:id="426" w:author="Nishikant ." w:date="2019-01-28T15:52:00Z"/>
          <w:rFonts w:asciiTheme="minorHAnsi" w:hAnsiTheme="minorHAnsi" w:cstheme="minorHAnsi"/>
          <w:color w:val="000000"/>
          <w:sz w:val="22"/>
          <w:szCs w:val="22"/>
        </w:rPr>
      </w:pPr>
      <w:ins w:id="427" w:author="Nishikant ." w:date="2019-01-28T15:52:00Z">
        <w:r w:rsidRPr="00684889">
          <w:rPr>
            <w:rFonts w:asciiTheme="minorHAnsi" w:hAnsiTheme="minorHAnsi" w:cstheme="minorHAnsi"/>
            <w:color w:val="000000"/>
            <w:sz w:val="22"/>
            <w:szCs w:val="22"/>
            <w:rPrChange w:id="428" w:author="Nishikant ." w:date="2019-01-28T15:52:00Z">
              <w:rPr>
                <w:rFonts w:ascii="Courier New" w:hAnsi="Courier New" w:cs="Courier New"/>
                <w:color w:val="000000"/>
                <w:sz w:val="20"/>
                <w:szCs w:val="20"/>
              </w:rPr>
            </w:rPrChange>
          </w:rPr>
          <w:t xml:space="preserve">        } </w:t>
        </w:r>
      </w:ins>
    </w:p>
    <w:p w:rsidR="00A84B8F" w:rsidRPr="00684889" w:rsidRDefault="00A84B8F" w:rsidP="00F42D28">
      <w:pPr>
        <w:autoSpaceDE w:val="0"/>
        <w:autoSpaceDN w:val="0"/>
        <w:adjustRightInd w:val="0"/>
        <w:spacing w:after="0" w:line="240" w:lineRule="auto"/>
        <w:rPr>
          <w:ins w:id="429" w:author="Nishikant ." w:date="2019-01-28T15:40:00Z"/>
          <w:rFonts w:cstheme="minorHAnsi"/>
          <w:color w:val="3F7F5F"/>
          <w:rPrChange w:id="430" w:author="Nishikant ." w:date="2019-01-28T15:52:00Z">
            <w:rPr>
              <w:ins w:id="431" w:author="Nishikant ." w:date="2019-01-28T15:40:00Z"/>
              <w:rFonts w:ascii="Courier New" w:hAnsi="Courier New" w:cs="Courier New"/>
              <w:color w:val="3F7F5F"/>
              <w:sz w:val="20"/>
              <w:szCs w:val="20"/>
            </w:rPr>
          </w:rPrChange>
        </w:rPr>
      </w:pPr>
    </w:p>
    <w:p w:rsidR="000C3D1B" w:rsidRPr="00684889" w:rsidRDefault="000C3D1B" w:rsidP="00F42D28">
      <w:pPr>
        <w:autoSpaceDE w:val="0"/>
        <w:autoSpaceDN w:val="0"/>
        <w:adjustRightInd w:val="0"/>
        <w:spacing w:after="0" w:line="240" w:lineRule="auto"/>
        <w:rPr>
          <w:ins w:id="432" w:author="Nishikant ." w:date="2019-01-28T15:40:00Z"/>
          <w:rFonts w:cstheme="minorHAnsi"/>
          <w:color w:val="3F7F5F"/>
          <w:rPrChange w:id="433" w:author="Nishikant ." w:date="2019-01-28T15:52:00Z">
            <w:rPr>
              <w:ins w:id="434" w:author="Nishikant ." w:date="2019-01-28T15:40:00Z"/>
              <w:rFonts w:ascii="Courier New" w:hAnsi="Courier New" w:cs="Courier New"/>
              <w:color w:val="3F7F5F"/>
              <w:sz w:val="20"/>
              <w:szCs w:val="20"/>
            </w:rPr>
          </w:rPrChange>
        </w:rPr>
      </w:pPr>
    </w:p>
    <w:p w:rsidR="000C3D1B" w:rsidRPr="00684889" w:rsidRDefault="000C3D1B" w:rsidP="00F42D28">
      <w:pPr>
        <w:autoSpaceDE w:val="0"/>
        <w:autoSpaceDN w:val="0"/>
        <w:adjustRightInd w:val="0"/>
        <w:spacing w:after="0" w:line="240" w:lineRule="auto"/>
        <w:rPr>
          <w:ins w:id="435" w:author="Nishikant ." w:date="2019-01-28T15:51:00Z"/>
          <w:rFonts w:cstheme="minorHAnsi"/>
          <w:color w:val="3F7F5F"/>
          <w:rPrChange w:id="436" w:author="Nishikant ." w:date="2019-01-28T15:52:00Z">
            <w:rPr>
              <w:ins w:id="437" w:author="Nishikant ." w:date="2019-01-28T15:51:00Z"/>
              <w:rFonts w:ascii="Courier New" w:hAnsi="Courier New" w:cs="Courier New"/>
              <w:color w:val="3F7F5F"/>
              <w:sz w:val="20"/>
              <w:szCs w:val="20"/>
            </w:rPr>
          </w:rPrChange>
        </w:rPr>
      </w:pPr>
      <w:ins w:id="438" w:author="Nishikant ." w:date="2019-01-28T15:40:00Z">
        <w:r w:rsidRPr="00684889">
          <w:rPr>
            <w:rFonts w:cstheme="minorHAnsi"/>
            <w:color w:val="3F7F5F"/>
            <w:rPrChange w:id="439" w:author="Nishikant ." w:date="2019-01-28T15:52:00Z">
              <w:rPr>
                <w:rFonts w:ascii="Courier New" w:hAnsi="Courier New" w:cs="Courier New"/>
                <w:color w:val="3F7F5F"/>
                <w:sz w:val="20"/>
                <w:szCs w:val="20"/>
              </w:rPr>
            </w:rPrChange>
          </w:rPr>
          <w:t xml:space="preserve">In </w:t>
        </w:r>
      </w:ins>
      <w:ins w:id="440" w:author="Nishikant ." w:date="2019-01-28T15:50:00Z">
        <w:r w:rsidR="00A84B8F" w:rsidRPr="00684889">
          <w:rPr>
            <w:rFonts w:cstheme="minorHAnsi"/>
            <w:color w:val="3F7F5F"/>
            <w:rPrChange w:id="441" w:author="Nishikant ." w:date="2019-01-28T15:52:00Z">
              <w:rPr>
                <w:rFonts w:ascii="Courier New" w:hAnsi="Courier New" w:cs="Courier New"/>
                <w:color w:val="3F7F5F"/>
                <w:sz w:val="20"/>
                <w:szCs w:val="20"/>
              </w:rPr>
            </w:rPrChange>
          </w:rPr>
          <w:t xml:space="preserve">this part of code change </w:t>
        </w:r>
      </w:ins>
      <w:ins w:id="442" w:author="Nishikant ." w:date="2019-01-28T15:51:00Z">
        <w:r w:rsidR="00A84B8F" w:rsidRPr="00684889">
          <w:rPr>
            <w:rFonts w:cstheme="minorHAnsi"/>
            <w:color w:val="3F7F5F"/>
            <w:rPrChange w:id="443" w:author="Nishikant ." w:date="2019-01-28T15:52:00Z">
              <w:rPr>
                <w:rFonts w:ascii="Courier New" w:hAnsi="Courier New" w:cs="Courier New"/>
                <w:color w:val="3F7F5F"/>
                <w:sz w:val="20"/>
                <w:szCs w:val="20"/>
              </w:rPr>
            </w:rPrChange>
          </w:rPr>
          <w:t>inside Resource.msg.</w:t>
        </w:r>
      </w:ins>
    </w:p>
    <w:p w:rsidR="00A84B8F" w:rsidRPr="00684889" w:rsidRDefault="00A84B8F" w:rsidP="00F42D28">
      <w:pPr>
        <w:autoSpaceDE w:val="0"/>
        <w:autoSpaceDN w:val="0"/>
        <w:adjustRightInd w:val="0"/>
        <w:spacing w:after="0" w:line="240" w:lineRule="auto"/>
        <w:rPr>
          <w:ins w:id="444" w:author="Nishikant ." w:date="2019-01-28T15:52:00Z"/>
          <w:rFonts w:cstheme="minorHAnsi"/>
          <w:color w:val="000000"/>
          <w:rPrChange w:id="445" w:author="Nishikant ." w:date="2019-01-28T15:52:00Z">
            <w:rPr>
              <w:ins w:id="446" w:author="Nishikant ." w:date="2019-01-28T15:52:00Z"/>
              <w:rFonts w:ascii="Courier New" w:hAnsi="Courier New" w:cs="Courier New"/>
              <w:color w:val="000000"/>
              <w:sz w:val="20"/>
              <w:szCs w:val="20"/>
            </w:rPr>
          </w:rPrChange>
        </w:rPr>
      </w:pPr>
      <w:ins w:id="447" w:author="Nishikant ." w:date="2019-01-28T15:51:00Z">
        <w:r w:rsidRPr="00684889">
          <w:rPr>
            <w:rFonts w:cstheme="minorHAnsi"/>
            <w:color w:val="3F7F5F"/>
            <w:rPrChange w:id="448" w:author="Nishikant ." w:date="2019-01-28T15:52:00Z">
              <w:rPr>
                <w:rFonts w:ascii="Courier New" w:hAnsi="Courier New" w:cs="Courier New"/>
                <w:color w:val="3F7F5F"/>
                <w:sz w:val="20"/>
                <w:szCs w:val="20"/>
              </w:rPr>
            </w:rPrChange>
          </w:rPr>
          <w:t xml:space="preserve"> For eg, for installment</w:t>
        </w:r>
      </w:ins>
      <w:ins w:id="449" w:author="Nishikant ." w:date="2019-01-28T15:52:00Z">
        <w:r w:rsidRPr="00684889">
          <w:rPr>
            <w:rFonts w:cstheme="minorHAnsi"/>
            <w:color w:val="3F7F5F"/>
            <w:rPrChange w:id="450" w:author="Nishikant ." w:date="2019-01-28T15:52:00Z">
              <w:rPr>
                <w:rFonts w:ascii="Courier New" w:hAnsi="Courier New" w:cs="Courier New"/>
                <w:color w:val="3F7F5F"/>
                <w:sz w:val="20"/>
                <w:szCs w:val="20"/>
              </w:rPr>
            </w:rPrChange>
          </w:rPr>
          <w:t xml:space="preserve"> </w:t>
        </w:r>
        <w:r w:rsidRPr="00684889">
          <w:rPr>
            <w:rFonts w:cstheme="minorHAnsi"/>
            <w:color w:val="000000"/>
            <w:rPrChange w:id="451" w:author="Nishikant ." w:date="2019-01-28T15:52:00Z">
              <w:rPr>
                <w:rFonts w:ascii="Courier New" w:hAnsi="Courier New" w:cs="Courier New"/>
                <w:color w:val="000000"/>
                <w:sz w:val="20"/>
                <w:szCs w:val="20"/>
              </w:rPr>
            </w:rPrChange>
          </w:rPr>
          <w:t xml:space="preserve">+ </w:t>
        </w:r>
        <w:proofErr w:type="gramStart"/>
        <w:r w:rsidRPr="00684889">
          <w:rPr>
            <w:rFonts w:cstheme="minorHAnsi"/>
            <w:color w:val="000000"/>
            <w:rPrChange w:id="452" w:author="Nishikant ." w:date="2019-01-28T15:52:00Z">
              <w:rPr>
                <w:rFonts w:ascii="Courier New" w:hAnsi="Courier New" w:cs="Courier New"/>
                <w:color w:val="000000"/>
                <w:sz w:val="20"/>
                <w:szCs w:val="20"/>
              </w:rPr>
            </w:rPrChange>
          </w:rPr>
          <w:t>Resource.msg(</w:t>
        </w:r>
        <w:proofErr w:type="gramEnd"/>
        <w:r w:rsidRPr="00684889">
          <w:rPr>
            <w:rFonts w:cstheme="minorHAnsi"/>
            <w:color w:val="2A00FF"/>
            <w:rPrChange w:id="453" w:author="Nishikant ." w:date="2019-01-28T15:52:00Z">
              <w:rPr>
                <w:rFonts w:ascii="Courier New" w:hAnsi="Courier New" w:cs="Courier New"/>
                <w:color w:val="2A00FF"/>
                <w:sz w:val="20"/>
                <w:szCs w:val="20"/>
              </w:rPr>
            </w:rPrChange>
          </w:rPr>
          <w:t>'worldpay.storedcred.mi.</w:t>
        </w:r>
        <w:r w:rsidRPr="00684889">
          <w:rPr>
            <w:rFonts w:cstheme="minorHAnsi"/>
            <w:color w:val="000000"/>
            <w:rPrChange w:id="454" w:author="Nishikant ." w:date="2019-01-28T15:52:00Z">
              <w:rPr>
                <w:rFonts w:ascii="Courier New" w:hAnsi="Courier New" w:cs="Courier New"/>
                <w:color w:val="000000"/>
                <w:sz w:val="20"/>
                <w:szCs w:val="20"/>
              </w:rPr>
            </w:rPrChange>
          </w:rPr>
          <w:t xml:space="preserve"> INSTALMENT, </w:t>
        </w:r>
        <w:r w:rsidRPr="00684889">
          <w:rPr>
            <w:rFonts w:cstheme="minorHAnsi"/>
            <w:color w:val="2A00FF"/>
            <w:rPrChange w:id="455" w:author="Nishikant ." w:date="2019-01-28T15:52:00Z">
              <w:rPr>
                <w:rFonts w:ascii="Courier New" w:hAnsi="Courier New" w:cs="Courier New"/>
                <w:color w:val="2A00FF"/>
                <w:sz w:val="20"/>
                <w:szCs w:val="20"/>
              </w:rPr>
            </w:rPrChange>
          </w:rPr>
          <w:t>'worldpay'</w:t>
        </w:r>
        <w:r w:rsidRPr="00684889">
          <w:rPr>
            <w:rFonts w:cstheme="minorHAnsi"/>
            <w:color w:val="000000"/>
            <w:rPrChange w:id="456" w:author="Nishikant ." w:date="2019-01-28T15:52:00Z">
              <w:rPr>
                <w:rFonts w:ascii="Courier New" w:hAnsi="Courier New" w:cs="Courier New"/>
                <w:color w:val="000000"/>
                <w:sz w:val="20"/>
                <w:szCs w:val="20"/>
              </w:rPr>
            </w:rPrChange>
          </w:rPr>
          <w:t xml:space="preserve">, </w:t>
        </w:r>
        <w:r w:rsidRPr="00684889">
          <w:rPr>
            <w:rFonts w:cstheme="minorHAnsi"/>
            <w:b/>
            <w:bCs/>
            <w:color w:val="7F0055"/>
            <w:rPrChange w:id="457" w:author="Nishikant ." w:date="2019-01-28T15:52:00Z">
              <w:rPr>
                <w:rFonts w:ascii="Courier New" w:hAnsi="Courier New" w:cs="Courier New"/>
                <w:b/>
                <w:bCs/>
                <w:color w:val="7F0055"/>
                <w:sz w:val="20"/>
                <w:szCs w:val="20"/>
              </w:rPr>
            </w:rPrChange>
          </w:rPr>
          <w:t>null</w:t>
        </w:r>
        <w:r w:rsidRPr="00684889">
          <w:rPr>
            <w:rFonts w:cstheme="minorHAnsi"/>
            <w:color w:val="000000"/>
            <w:rPrChange w:id="458" w:author="Nishikant ." w:date="2019-01-28T15:52:00Z">
              <w:rPr>
                <w:rFonts w:ascii="Courier New" w:hAnsi="Courier New" w:cs="Courier New"/>
                <w:color w:val="000000"/>
                <w:sz w:val="20"/>
                <w:szCs w:val="20"/>
              </w:rPr>
            </w:rPrChange>
          </w:rPr>
          <w:t>)</w:t>
        </w:r>
      </w:ins>
    </w:p>
    <w:p w:rsidR="00A84B8F" w:rsidRPr="00684889" w:rsidRDefault="00A84B8F" w:rsidP="00F42D28">
      <w:pPr>
        <w:autoSpaceDE w:val="0"/>
        <w:autoSpaceDN w:val="0"/>
        <w:adjustRightInd w:val="0"/>
        <w:spacing w:after="0" w:line="240" w:lineRule="auto"/>
        <w:rPr>
          <w:ins w:id="459" w:author="Nishikant ." w:date="2019-01-28T15:38:00Z"/>
          <w:rFonts w:cstheme="minorHAnsi"/>
          <w:rPrChange w:id="460" w:author="Nishikant ." w:date="2019-01-28T15:52:00Z">
            <w:rPr>
              <w:ins w:id="461" w:author="Nishikant ." w:date="2019-01-28T15:38:00Z"/>
              <w:rFonts w:ascii="Courier New" w:hAnsi="Courier New" w:cs="Courier New"/>
              <w:sz w:val="20"/>
              <w:szCs w:val="20"/>
            </w:rPr>
          </w:rPrChange>
        </w:rPr>
      </w:pPr>
      <w:ins w:id="462" w:author="Nishikant ." w:date="2019-01-28T15:52:00Z">
        <w:r w:rsidRPr="00684889">
          <w:rPr>
            <w:rFonts w:cstheme="minorHAnsi"/>
            <w:color w:val="000000"/>
            <w:rPrChange w:id="463" w:author="Nishikant ." w:date="2019-01-28T15:52:00Z">
              <w:rPr>
                <w:rFonts w:ascii="Courier New" w:hAnsi="Courier New" w:cs="Courier New"/>
                <w:color w:val="000000"/>
                <w:sz w:val="20"/>
                <w:szCs w:val="20"/>
              </w:rPr>
            </w:rPrChange>
          </w:rPr>
          <w:t>And so on,</w:t>
        </w:r>
      </w:ins>
    </w:p>
    <w:p w:rsidR="00F42D28" w:rsidRPr="00684889" w:rsidRDefault="00F42D28">
      <w:pPr>
        <w:pStyle w:val="NormalWeb"/>
        <w:shd w:val="clear" w:color="auto" w:fill="FFFFFF"/>
        <w:spacing w:before="175" w:after="86" w:line="240" w:lineRule="auto"/>
        <w:ind w:left="720"/>
        <w:rPr>
          <w:ins w:id="464" w:author="Nishikant ." w:date="2019-01-28T15:19:00Z"/>
          <w:rFonts w:asciiTheme="minorHAnsi" w:hAnsiTheme="minorHAnsi" w:cstheme="minorHAnsi"/>
          <w:color w:val="000000"/>
          <w:sz w:val="22"/>
          <w:szCs w:val="22"/>
        </w:rPr>
        <w:pPrChange w:id="465" w:author="Nishikant ." w:date="2019-01-28T15:23:00Z">
          <w:pPr>
            <w:pStyle w:val="NormalWeb"/>
            <w:numPr>
              <w:numId w:val="84"/>
            </w:numPr>
            <w:shd w:val="clear" w:color="auto" w:fill="FFFFFF"/>
            <w:tabs>
              <w:tab w:val="num" w:pos="720"/>
            </w:tabs>
            <w:spacing w:before="175" w:after="86" w:line="240" w:lineRule="auto"/>
            <w:ind w:left="720" w:hanging="360"/>
          </w:pPr>
        </w:pPrChange>
      </w:pPr>
    </w:p>
    <w:p w:rsidR="00B628CA" w:rsidRPr="00684889" w:rsidRDefault="00B628CA" w:rsidP="00B628CA">
      <w:pPr>
        <w:pStyle w:val="NormalWeb"/>
        <w:numPr>
          <w:ilvl w:val="1"/>
          <w:numId w:val="85"/>
        </w:numPr>
        <w:shd w:val="clear" w:color="auto" w:fill="FFFFFF"/>
        <w:spacing w:before="175" w:after="86" w:line="240" w:lineRule="auto"/>
        <w:ind w:left="450"/>
        <w:rPr>
          <w:ins w:id="466" w:author="Nishikant ." w:date="2019-01-28T15:19:00Z"/>
          <w:rFonts w:asciiTheme="minorHAnsi" w:hAnsiTheme="minorHAnsi" w:cstheme="minorHAnsi"/>
          <w:color w:val="000000"/>
          <w:sz w:val="22"/>
          <w:szCs w:val="22"/>
        </w:rPr>
      </w:pPr>
      <w:ins w:id="467" w:author="Nishikant ." w:date="2019-01-28T15:19:00Z">
        <w:r w:rsidRPr="00684889">
          <w:rPr>
            <w:rFonts w:asciiTheme="minorHAnsi" w:hAnsiTheme="minorHAnsi" w:cstheme="minorHAnsi"/>
            <w:color w:val="000000"/>
            <w:sz w:val="22"/>
            <w:szCs w:val="22"/>
          </w:rPr>
          <w:lastRenderedPageBreak/>
          <w:t>The "FIRST" response message</w:t>
        </w:r>
      </w:ins>
    </w:p>
    <w:p w:rsidR="00B628CA" w:rsidRPr="00684889" w:rsidRDefault="00B628CA" w:rsidP="00B628CA">
      <w:pPr>
        <w:pStyle w:val="NormalWeb"/>
        <w:numPr>
          <w:ilvl w:val="1"/>
          <w:numId w:val="86"/>
        </w:numPr>
        <w:shd w:val="clear" w:color="auto" w:fill="FFFFFF"/>
        <w:spacing w:before="175" w:after="86" w:line="240" w:lineRule="auto"/>
        <w:ind w:left="450"/>
        <w:rPr>
          <w:ins w:id="468" w:author="Nishikant ." w:date="2019-01-28T15:19:00Z"/>
          <w:rFonts w:asciiTheme="minorHAnsi" w:hAnsiTheme="minorHAnsi" w:cstheme="minorHAnsi"/>
          <w:color w:val="000000"/>
          <w:sz w:val="22"/>
          <w:szCs w:val="22"/>
        </w:rPr>
      </w:pPr>
      <w:ins w:id="469" w:author="Nishikant ." w:date="2019-01-28T15:19:00Z">
        <w:r w:rsidRPr="00684889">
          <w:rPr>
            <w:rFonts w:asciiTheme="minorHAnsi" w:hAnsiTheme="minorHAnsi" w:cstheme="minorHAnsi"/>
            <w:color w:val="000000"/>
            <w:sz w:val="22"/>
            <w:szCs w:val="22"/>
          </w:rPr>
          <w:t>The previous "USED" response message</w:t>
        </w:r>
      </w:ins>
    </w:p>
    <w:p w:rsidR="00B628CA" w:rsidRPr="00684889" w:rsidRDefault="00B628CA" w:rsidP="00B628CA">
      <w:pPr>
        <w:pStyle w:val="NormalWeb"/>
        <w:shd w:val="clear" w:color="auto" w:fill="F7F7F5"/>
        <w:spacing w:after="0"/>
        <w:rPr>
          <w:ins w:id="470" w:author="Nishikant ." w:date="2019-01-28T15:19:00Z"/>
          <w:rFonts w:asciiTheme="minorHAnsi" w:hAnsiTheme="minorHAnsi" w:cstheme="minorHAnsi"/>
          <w:color w:val="000000"/>
          <w:sz w:val="22"/>
          <w:szCs w:val="22"/>
        </w:rPr>
      </w:pPr>
      <w:ins w:id="471" w:author="Nishikant ." w:date="2019-01-28T15:19:00Z">
        <w:r w:rsidRPr="00684889">
          <w:rPr>
            <w:rFonts w:asciiTheme="minorHAnsi" w:hAnsiTheme="minorHAnsi" w:cstheme="minorHAnsi"/>
            <w:color w:val="000000"/>
            <w:sz w:val="22"/>
            <w:szCs w:val="22"/>
          </w:rPr>
          <w:t>...</w:t>
        </w:r>
      </w:ins>
    </w:p>
    <w:p w:rsidR="00B628CA" w:rsidRPr="00684889" w:rsidRDefault="00B628CA" w:rsidP="00B628CA">
      <w:pPr>
        <w:pStyle w:val="NormalWeb"/>
        <w:shd w:val="clear" w:color="auto" w:fill="F7F7F5"/>
        <w:spacing w:after="0"/>
        <w:rPr>
          <w:ins w:id="472" w:author="Nishikant ." w:date="2019-01-28T15:19:00Z"/>
          <w:rFonts w:asciiTheme="minorHAnsi" w:hAnsiTheme="minorHAnsi" w:cstheme="minorHAnsi"/>
          <w:color w:val="000000"/>
          <w:sz w:val="22"/>
          <w:szCs w:val="22"/>
        </w:rPr>
      </w:pPr>
      <w:ins w:id="473" w:author="Nishikant ." w:date="2019-01-28T15:19:00Z">
        <w:r w:rsidRPr="00684889">
          <w:rPr>
            <w:rFonts w:asciiTheme="minorHAnsi" w:hAnsiTheme="minorHAnsi" w:cstheme="minorHAnsi"/>
            <w:color w:val="000000"/>
            <w:sz w:val="22"/>
            <w:szCs w:val="22"/>
          </w:rPr>
          <w:t>  &lt;storedCredentials usage="USED" merchantInitiatedReason="UNSCHEDULED"&gt;</w:t>
        </w:r>
      </w:ins>
    </w:p>
    <w:p w:rsidR="00B628CA" w:rsidRPr="00684889" w:rsidRDefault="00B628CA" w:rsidP="00B628CA">
      <w:pPr>
        <w:pStyle w:val="NormalWeb"/>
        <w:shd w:val="clear" w:color="auto" w:fill="F7F7F5"/>
        <w:spacing w:after="0"/>
        <w:rPr>
          <w:ins w:id="474" w:author="Nishikant ." w:date="2019-01-28T15:19:00Z"/>
          <w:rFonts w:asciiTheme="minorHAnsi" w:hAnsiTheme="minorHAnsi" w:cstheme="minorHAnsi"/>
          <w:color w:val="000000"/>
          <w:sz w:val="22"/>
          <w:szCs w:val="22"/>
        </w:rPr>
      </w:pPr>
      <w:ins w:id="475" w:author="Nishikant ." w:date="2019-01-28T15:19:00Z">
        <w:r w:rsidRPr="00684889">
          <w:rPr>
            <w:rFonts w:asciiTheme="minorHAnsi" w:hAnsiTheme="minorHAnsi" w:cstheme="minorHAnsi"/>
            <w:color w:val="000000"/>
            <w:sz w:val="22"/>
            <w:szCs w:val="22"/>
          </w:rPr>
          <w:t>    &lt;</w:t>
        </w:r>
        <w:proofErr w:type="gramStart"/>
        <w:r w:rsidRPr="00684889">
          <w:rPr>
            <w:rFonts w:asciiTheme="minorHAnsi" w:hAnsiTheme="minorHAnsi" w:cstheme="minorHAnsi"/>
            <w:color w:val="000000"/>
            <w:sz w:val="22"/>
            <w:szCs w:val="22"/>
          </w:rPr>
          <w:t>schemeTransactionIdentifier&gt;</w:t>
        </w:r>
        <w:proofErr w:type="gramEnd"/>
        <w:r w:rsidRPr="00684889">
          <w:rPr>
            <w:rFonts w:asciiTheme="minorHAnsi" w:hAnsiTheme="minorHAnsi" w:cstheme="minorHAnsi"/>
            <w:color w:val="000000"/>
            <w:sz w:val="22"/>
            <w:szCs w:val="22"/>
          </w:rPr>
          <w:t>1234567890&lt;/schemeTransactionIdentifier&gt; &lt;!-- &lt;transactionIdentifier&gt; response from FIRST or USED request--&gt;</w:t>
        </w:r>
      </w:ins>
    </w:p>
    <w:p w:rsidR="00B628CA" w:rsidRPr="00684889" w:rsidRDefault="00B628CA" w:rsidP="00B628CA">
      <w:pPr>
        <w:pStyle w:val="NormalWeb"/>
        <w:shd w:val="clear" w:color="auto" w:fill="F7F7F5"/>
        <w:spacing w:after="0"/>
        <w:rPr>
          <w:ins w:id="476" w:author="Nishikant ." w:date="2019-01-28T15:19:00Z"/>
          <w:rFonts w:asciiTheme="minorHAnsi" w:hAnsiTheme="minorHAnsi" w:cstheme="minorHAnsi"/>
          <w:color w:val="000000"/>
          <w:sz w:val="22"/>
          <w:szCs w:val="22"/>
        </w:rPr>
      </w:pPr>
      <w:ins w:id="477" w:author="Nishikant ." w:date="2019-01-28T15:19:00Z">
        <w:r w:rsidRPr="00684889">
          <w:rPr>
            <w:rFonts w:asciiTheme="minorHAnsi" w:hAnsiTheme="minorHAnsi" w:cstheme="minorHAnsi"/>
            <w:color w:val="000000"/>
            <w:sz w:val="22"/>
            <w:szCs w:val="22"/>
          </w:rPr>
          <w:t>  &lt;/storedCredentials&gt;</w:t>
        </w:r>
      </w:ins>
    </w:p>
    <w:p w:rsidR="00B628CA" w:rsidRPr="00684889" w:rsidRDefault="00B628CA" w:rsidP="00B628CA">
      <w:pPr>
        <w:pStyle w:val="NormalWeb"/>
        <w:shd w:val="clear" w:color="auto" w:fill="F7F7F5"/>
        <w:spacing w:after="0"/>
        <w:rPr>
          <w:ins w:id="478" w:author="Nishikant ." w:date="2019-01-28T15:19:00Z"/>
          <w:rFonts w:asciiTheme="minorHAnsi" w:hAnsiTheme="minorHAnsi" w:cstheme="minorHAnsi"/>
          <w:color w:val="000000"/>
          <w:sz w:val="22"/>
          <w:szCs w:val="22"/>
        </w:rPr>
      </w:pPr>
      <w:ins w:id="479" w:author="Nishikant ." w:date="2019-01-28T15:19:00Z">
        <w:r w:rsidRPr="00684889">
          <w:rPr>
            <w:rFonts w:asciiTheme="minorHAnsi" w:hAnsiTheme="minorHAnsi" w:cstheme="minorHAnsi"/>
            <w:color w:val="000000"/>
            <w:sz w:val="22"/>
            <w:szCs w:val="22"/>
          </w:rPr>
          <w:t>&lt;/paymentDetails&gt;</w:t>
        </w:r>
      </w:ins>
    </w:p>
    <w:p w:rsidR="00484875" w:rsidRPr="00684889" w:rsidRDefault="00484875" w:rsidP="00484875">
      <w:pPr>
        <w:pStyle w:val="Heading2"/>
        <w:pBdr>
          <w:bottom w:val="single" w:sz="6" w:space="4" w:color="E4E3DE"/>
        </w:pBdr>
        <w:shd w:val="clear" w:color="auto" w:fill="FFFFFF"/>
        <w:spacing w:before="360" w:after="240"/>
        <w:rPr>
          <w:ins w:id="480" w:author="Nishikant ." w:date="2019-01-28T16:37:00Z"/>
          <w:rFonts w:asciiTheme="minorHAnsi" w:hAnsiTheme="minorHAnsi" w:cstheme="minorHAnsi"/>
          <w:bCs w:val="0"/>
          <w:color w:val="000000"/>
          <w:sz w:val="24"/>
          <w:szCs w:val="22"/>
        </w:rPr>
      </w:pPr>
      <w:bookmarkStart w:id="481" w:name="Standing"/>
      <w:bookmarkStart w:id="482" w:name="_Toc8312205"/>
      <w:bookmarkEnd w:id="346"/>
      <w:bookmarkEnd w:id="481"/>
      <w:ins w:id="483" w:author="Nishikant ." w:date="2019-01-28T16:37:00Z">
        <w:r w:rsidRPr="00684889">
          <w:rPr>
            <w:rFonts w:asciiTheme="minorHAnsi" w:hAnsiTheme="minorHAnsi" w:cstheme="minorHAnsi"/>
            <w:bCs w:val="0"/>
            <w:color w:val="000000"/>
            <w:sz w:val="24"/>
            <w:szCs w:val="22"/>
          </w:rPr>
          <w:t>Example Direct 'first' request</w:t>
        </w:r>
        <w:bookmarkEnd w:id="482"/>
      </w:ins>
    </w:p>
    <w:p w:rsidR="00484875" w:rsidRPr="00684889" w:rsidRDefault="00484875" w:rsidP="00484875">
      <w:pPr>
        <w:pStyle w:val="selectcode"/>
        <w:shd w:val="clear" w:color="auto" w:fill="E4E3DE"/>
        <w:spacing w:before="300" w:beforeAutospacing="0" w:after="0" w:afterAutospacing="0"/>
        <w:rPr>
          <w:ins w:id="484" w:author="Nishikant ." w:date="2019-01-28T16:37:00Z"/>
          <w:rFonts w:asciiTheme="minorHAnsi" w:hAnsiTheme="minorHAnsi" w:cstheme="minorHAnsi"/>
          <w:color w:val="000000"/>
          <w:sz w:val="22"/>
          <w:szCs w:val="22"/>
        </w:rPr>
      </w:pPr>
      <w:ins w:id="485" w:author="Nishikant ." w:date="2019-01-28T16:37:00Z">
        <w:r w:rsidRPr="00684889">
          <w:rPr>
            <w:rFonts w:asciiTheme="minorHAnsi" w:hAnsiTheme="minorHAnsi" w:cstheme="minorHAnsi"/>
            <w:color w:val="000000"/>
            <w:sz w:val="22"/>
            <w:szCs w:val="22"/>
          </w:rPr>
          <w:t>Select</w:t>
        </w:r>
      </w:ins>
    </w:p>
    <w:p w:rsidR="00484875" w:rsidRPr="00684889" w:rsidRDefault="00484875" w:rsidP="00484875">
      <w:pPr>
        <w:pStyle w:val="NormalWeb"/>
        <w:shd w:val="clear" w:color="auto" w:fill="F7F7F5"/>
        <w:spacing w:after="0"/>
        <w:rPr>
          <w:ins w:id="486" w:author="Nishikant ." w:date="2019-01-28T16:37:00Z"/>
          <w:rFonts w:asciiTheme="minorHAnsi" w:hAnsiTheme="minorHAnsi" w:cstheme="minorHAnsi"/>
          <w:color w:val="000000"/>
          <w:sz w:val="22"/>
          <w:szCs w:val="22"/>
        </w:rPr>
      </w:pPr>
      <w:proofErr w:type="gramStart"/>
      <w:ins w:id="487" w:author="Nishikant ." w:date="2019-01-28T16:37:00Z">
        <w:r w:rsidRPr="00684889">
          <w:rPr>
            <w:rStyle w:val="pun"/>
            <w:rFonts w:asciiTheme="minorHAnsi" w:hAnsiTheme="minorHAnsi" w:cstheme="minorHAnsi"/>
            <w:color w:val="535759"/>
            <w:sz w:val="22"/>
            <w:szCs w:val="22"/>
          </w:rPr>
          <w:t>&lt;?</w:t>
        </w:r>
        <w:r w:rsidRPr="00684889">
          <w:rPr>
            <w:rStyle w:val="pln"/>
            <w:rFonts w:asciiTheme="minorHAnsi" w:hAnsiTheme="minorHAnsi" w:cstheme="minorHAnsi"/>
            <w:color w:val="000000"/>
            <w:sz w:val="22"/>
            <w:szCs w:val="22"/>
          </w:rPr>
          <w:t>xml</w:t>
        </w:r>
        <w:proofErr w:type="gramEnd"/>
        <w:r w:rsidRPr="00684889">
          <w:rPr>
            <w:rStyle w:val="pln"/>
            <w:rFonts w:asciiTheme="minorHAnsi" w:hAnsiTheme="minorHAnsi" w:cstheme="minorHAnsi"/>
            <w:color w:val="000000"/>
            <w:sz w:val="22"/>
            <w:szCs w:val="22"/>
          </w:rPr>
          <w:t xml:space="preserve"> version</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"1.0"</w:t>
        </w:r>
        <w:r w:rsidRPr="00684889">
          <w:rPr>
            <w:rStyle w:val="pln"/>
            <w:rFonts w:asciiTheme="minorHAnsi" w:hAnsiTheme="minorHAnsi" w:cstheme="minorHAnsi"/>
            <w:color w:val="000000"/>
            <w:sz w:val="22"/>
            <w:szCs w:val="22"/>
          </w:rPr>
          <w:t xml:space="preserve"> encoding</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"UTF-8"</w:t>
        </w:r>
        <w:r w:rsidRPr="00684889">
          <w:rPr>
            <w:rStyle w:val="pun"/>
            <w:rFonts w:asciiTheme="minorHAnsi" w:hAnsiTheme="minorHAnsi" w:cstheme="minorHAnsi"/>
            <w:color w:val="535759"/>
            <w:sz w:val="22"/>
            <w:szCs w:val="22"/>
          </w:rPr>
          <w:t>?&gt;</w:t>
        </w:r>
      </w:ins>
    </w:p>
    <w:p w:rsidR="00484875" w:rsidRPr="00684889" w:rsidRDefault="00484875" w:rsidP="00484875">
      <w:pPr>
        <w:pStyle w:val="NormalWeb"/>
        <w:shd w:val="clear" w:color="auto" w:fill="F7F7F5"/>
        <w:spacing w:after="0"/>
        <w:rPr>
          <w:ins w:id="488" w:author="Nishikant ." w:date="2019-01-28T16:37:00Z"/>
          <w:rFonts w:asciiTheme="minorHAnsi" w:hAnsiTheme="minorHAnsi" w:cstheme="minorHAnsi"/>
          <w:color w:val="000000"/>
          <w:sz w:val="22"/>
          <w:szCs w:val="22"/>
        </w:rPr>
      </w:pPr>
      <w:proofErr w:type="gramStart"/>
      <w:ins w:id="489" w:author="Nishikant ." w:date="2019-01-28T16:37:00Z">
        <w:r w:rsidRPr="00684889">
          <w:rPr>
            <w:rStyle w:val="dec"/>
            <w:rFonts w:asciiTheme="minorHAnsi" w:hAnsiTheme="minorHAnsi" w:cstheme="minorHAnsi"/>
            <w:color w:val="535759"/>
            <w:sz w:val="22"/>
            <w:szCs w:val="22"/>
          </w:rPr>
          <w:t>&lt;!DOCTYPE</w:t>
        </w:r>
        <w:proofErr w:type="gramEnd"/>
        <w:r w:rsidRPr="00684889">
          <w:rPr>
            <w:rStyle w:val="dec"/>
            <w:rFonts w:asciiTheme="minorHAnsi" w:hAnsiTheme="minorHAnsi" w:cstheme="minorHAnsi"/>
            <w:color w:val="535759"/>
            <w:sz w:val="22"/>
            <w:szCs w:val="22"/>
          </w:rPr>
          <w:t xml:space="preserve"> paymentService PUBLIC "-//WorldPay//DTD WorldPay PaymentService v1//EN"</w:t>
        </w:r>
      </w:ins>
    </w:p>
    <w:p w:rsidR="00484875" w:rsidRPr="00684889" w:rsidRDefault="00484875" w:rsidP="00484875">
      <w:pPr>
        <w:pStyle w:val="NormalWeb"/>
        <w:shd w:val="clear" w:color="auto" w:fill="F7F7F5"/>
        <w:spacing w:after="0"/>
        <w:rPr>
          <w:ins w:id="490" w:author="Nishikant ." w:date="2019-01-28T16:37:00Z"/>
          <w:rFonts w:asciiTheme="minorHAnsi" w:hAnsiTheme="minorHAnsi" w:cstheme="minorHAnsi"/>
          <w:color w:val="000000"/>
          <w:sz w:val="22"/>
          <w:szCs w:val="22"/>
        </w:rPr>
      </w:pPr>
      <w:ins w:id="491" w:author="Nishikant ." w:date="2019-01-28T16:37:00Z">
        <w:r w:rsidRPr="00684889">
          <w:rPr>
            <w:rStyle w:val="dec"/>
            <w:rFonts w:asciiTheme="minorHAnsi" w:hAnsiTheme="minorHAnsi" w:cstheme="minorHAnsi"/>
            <w:color w:val="535759"/>
            <w:sz w:val="22"/>
            <w:szCs w:val="22"/>
          </w:rPr>
          <w:t xml:space="preserve"> "http://dtd.worldpay.com/paymentService_v1.dtd"&gt;</w:t>
        </w:r>
      </w:ins>
    </w:p>
    <w:p w:rsidR="00484875" w:rsidRPr="00684889" w:rsidRDefault="00484875" w:rsidP="00484875">
      <w:pPr>
        <w:pStyle w:val="NormalWeb"/>
        <w:shd w:val="clear" w:color="auto" w:fill="F7F7F5"/>
        <w:spacing w:after="0"/>
        <w:rPr>
          <w:ins w:id="492" w:author="Nishikant ." w:date="2019-01-28T16:37:00Z"/>
          <w:rFonts w:asciiTheme="minorHAnsi" w:hAnsiTheme="minorHAnsi" w:cstheme="minorHAnsi"/>
          <w:color w:val="000000"/>
          <w:sz w:val="22"/>
          <w:szCs w:val="22"/>
        </w:rPr>
      </w:pPr>
      <w:ins w:id="493" w:author="Nishikant ." w:date="2019-01-28T16:37:00Z">
        <w:r w:rsidRPr="00684889">
          <w:rPr>
            <w:rStyle w:val="tag"/>
            <w:rFonts w:asciiTheme="minorHAnsi" w:hAnsiTheme="minorHAnsi" w:cstheme="minorHAnsi"/>
            <w:color w:val="C80000"/>
            <w:sz w:val="22"/>
            <w:szCs w:val="22"/>
          </w:rPr>
          <w:t>&lt;paymentService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version</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"1.4"</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merchantCode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"YOUR_MERCHANT_CODE"</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494" w:author="Nishikant ." w:date="2019-01-28T16:37:00Z"/>
          <w:rFonts w:asciiTheme="minorHAnsi" w:hAnsiTheme="minorHAnsi" w:cstheme="minorHAnsi"/>
          <w:color w:val="000000"/>
          <w:sz w:val="22"/>
          <w:szCs w:val="22"/>
        </w:rPr>
      </w:pPr>
      <w:ins w:id="49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submit</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496" w:author="Nishikant ." w:date="2019-01-28T16:37:00Z"/>
          <w:rFonts w:asciiTheme="minorHAnsi" w:hAnsiTheme="minorHAnsi" w:cstheme="minorHAnsi"/>
          <w:color w:val="000000"/>
          <w:sz w:val="22"/>
          <w:szCs w:val="22"/>
        </w:rPr>
      </w:pPr>
      <w:ins w:id="49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orderCode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"YOUR_ORDER_CODE"</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498" w:author="Nishikant ." w:date="2019-01-28T16:37:00Z"/>
          <w:rFonts w:asciiTheme="minorHAnsi" w:hAnsiTheme="minorHAnsi" w:cstheme="minorHAnsi"/>
          <w:color w:val="000000"/>
          <w:sz w:val="22"/>
          <w:szCs w:val="22"/>
        </w:rPr>
      </w:pPr>
      <w:ins w:id="49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description&gt;</w:t>
        </w:r>
        <w:proofErr w:type="gramEnd"/>
        <w:r w:rsidRPr="00684889">
          <w:rPr>
            <w:rStyle w:val="pln"/>
            <w:rFonts w:asciiTheme="minorHAnsi" w:hAnsiTheme="minorHAnsi" w:cstheme="minorHAnsi"/>
            <w:color w:val="000000"/>
            <w:sz w:val="22"/>
            <w:szCs w:val="22"/>
          </w:rPr>
          <w:t>YOUR DESCRIPTION</w:t>
        </w:r>
        <w:r w:rsidRPr="00684889">
          <w:rPr>
            <w:rStyle w:val="tag"/>
            <w:rFonts w:asciiTheme="minorHAnsi" w:hAnsiTheme="minorHAnsi" w:cstheme="minorHAnsi"/>
            <w:color w:val="C80000"/>
            <w:sz w:val="22"/>
            <w:szCs w:val="22"/>
          </w:rPr>
          <w:t>&lt;/description&gt;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500" w:author="Nishikant ." w:date="2019-01-28T16:37:00Z"/>
          <w:rFonts w:asciiTheme="minorHAnsi" w:hAnsiTheme="minorHAnsi" w:cstheme="minorHAnsi"/>
          <w:color w:val="000000"/>
          <w:sz w:val="22"/>
          <w:szCs w:val="22"/>
        </w:rPr>
      </w:pPr>
      <w:ins w:id="50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&lt;amount</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currencyCode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"GBP"</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exponent</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"5000"</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02" w:author="Nishikant ." w:date="2019-01-28T16:37:00Z"/>
          <w:rFonts w:asciiTheme="minorHAnsi" w:hAnsiTheme="minorHAnsi" w:cstheme="minorHAnsi"/>
          <w:color w:val="000000"/>
          <w:sz w:val="22"/>
          <w:szCs w:val="22"/>
        </w:rPr>
      </w:pPr>
      <w:ins w:id="50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paymentDetails</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04" w:author="Nishikant ." w:date="2019-01-28T16:37:00Z"/>
          <w:rFonts w:asciiTheme="minorHAnsi" w:hAnsiTheme="minorHAnsi" w:cstheme="minorHAnsi"/>
          <w:color w:val="000000"/>
          <w:sz w:val="22"/>
          <w:szCs w:val="22"/>
        </w:rPr>
      </w:pPr>
      <w:ins w:id="50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&lt;CARD-SSL&gt;</w:t>
        </w:r>
      </w:ins>
    </w:p>
    <w:p w:rsidR="00484875" w:rsidRPr="00684889" w:rsidRDefault="00484875" w:rsidP="00484875">
      <w:pPr>
        <w:pStyle w:val="NormalWeb"/>
        <w:shd w:val="clear" w:color="auto" w:fill="F7F7F5"/>
        <w:spacing w:after="0"/>
        <w:rPr>
          <w:ins w:id="506" w:author="Nishikant ." w:date="2019-01-28T16:37:00Z"/>
          <w:rFonts w:asciiTheme="minorHAnsi" w:hAnsiTheme="minorHAnsi" w:cstheme="minorHAnsi"/>
          <w:color w:val="000000"/>
          <w:sz w:val="22"/>
          <w:szCs w:val="22"/>
        </w:rPr>
      </w:pPr>
      <w:ins w:id="50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cardNumber&gt;</w:t>
        </w:r>
        <w:proofErr w:type="gramEnd"/>
        <w:r w:rsidRPr="00684889">
          <w:rPr>
            <w:rStyle w:val="pln"/>
            <w:rFonts w:asciiTheme="minorHAnsi" w:hAnsiTheme="minorHAnsi" w:cstheme="minorHAnsi"/>
            <w:color w:val="000000"/>
            <w:sz w:val="22"/>
            <w:szCs w:val="22"/>
          </w:rPr>
          <w:t>4444333322221111</w:t>
        </w:r>
        <w:r w:rsidRPr="00684889">
          <w:rPr>
            <w:rStyle w:val="tag"/>
            <w:rFonts w:asciiTheme="minorHAnsi" w:hAnsiTheme="minorHAnsi" w:cstheme="minorHAnsi"/>
            <w:color w:val="C80000"/>
            <w:sz w:val="22"/>
            <w:szCs w:val="22"/>
          </w:rPr>
          <w:t>&lt;/cardNumber&gt;</w:t>
        </w:r>
      </w:ins>
    </w:p>
    <w:p w:rsidR="00484875" w:rsidRPr="00684889" w:rsidRDefault="00484875" w:rsidP="00484875">
      <w:pPr>
        <w:pStyle w:val="NormalWeb"/>
        <w:shd w:val="clear" w:color="auto" w:fill="F7F7F5"/>
        <w:spacing w:after="0"/>
        <w:rPr>
          <w:ins w:id="508" w:author="Nishikant ." w:date="2019-01-28T16:37:00Z"/>
          <w:rFonts w:asciiTheme="minorHAnsi" w:hAnsiTheme="minorHAnsi" w:cstheme="minorHAnsi"/>
          <w:color w:val="000000"/>
          <w:sz w:val="22"/>
          <w:szCs w:val="22"/>
        </w:rPr>
      </w:pPr>
      <w:ins w:id="50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expiryDate</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10" w:author="Nishikant ." w:date="2019-01-28T16:37:00Z"/>
          <w:rFonts w:asciiTheme="minorHAnsi" w:hAnsiTheme="minorHAnsi" w:cstheme="minorHAnsi"/>
          <w:color w:val="000000"/>
          <w:sz w:val="22"/>
          <w:szCs w:val="22"/>
        </w:rPr>
      </w:pPr>
      <w:ins w:id="51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&lt;date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month</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"01"</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year</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"2020"</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12" w:author="Nishikant ." w:date="2019-01-28T16:37:00Z"/>
          <w:rFonts w:asciiTheme="minorHAnsi" w:hAnsiTheme="minorHAnsi" w:cstheme="minorHAnsi"/>
          <w:color w:val="000000"/>
          <w:sz w:val="22"/>
          <w:szCs w:val="22"/>
        </w:rPr>
      </w:pPr>
      <w:ins w:id="51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&lt;/expiryDate&gt;</w:t>
        </w:r>
      </w:ins>
    </w:p>
    <w:p w:rsidR="00484875" w:rsidRPr="00684889" w:rsidRDefault="00484875" w:rsidP="00484875">
      <w:pPr>
        <w:pStyle w:val="NormalWeb"/>
        <w:shd w:val="clear" w:color="auto" w:fill="F7F7F5"/>
        <w:spacing w:after="0"/>
        <w:rPr>
          <w:ins w:id="514" w:author="Nishikant ." w:date="2019-01-28T16:37:00Z"/>
          <w:rFonts w:asciiTheme="minorHAnsi" w:hAnsiTheme="minorHAnsi" w:cstheme="minorHAnsi"/>
          <w:color w:val="000000"/>
          <w:sz w:val="22"/>
          <w:szCs w:val="22"/>
        </w:rPr>
      </w:pPr>
      <w:ins w:id="51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cardHolderName&gt;</w:t>
        </w:r>
        <w:proofErr w:type="gramEnd"/>
        <w:r w:rsidRPr="00684889">
          <w:rPr>
            <w:rStyle w:val="pln"/>
            <w:rFonts w:asciiTheme="minorHAnsi" w:hAnsiTheme="minorHAnsi" w:cstheme="minorHAnsi"/>
            <w:color w:val="000000"/>
            <w:sz w:val="22"/>
            <w:szCs w:val="22"/>
          </w:rPr>
          <w:t>A Shopper</w:t>
        </w:r>
        <w:r w:rsidRPr="00684889">
          <w:rPr>
            <w:rStyle w:val="tag"/>
            <w:rFonts w:asciiTheme="minorHAnsi" w:hAnsiTheme="minorHAnsi" w:cstheme="minorHAnsi"/>
            <w:color w:val="C80000"/>
            <w:sz w:val="22"/>
            <w:szCs w:val="22"/>
          </w:rPr>
          <w:t>&lt;/cardHolderName&gt;</w:t>
        </w:r>
      </w:ins>
    </w:p>
    <w:p w:rsidR="00484875" w:rsidRPr="00684889" w:rsidRDefault="00484875" w:rsidP="00484875">
      <w:pPr>
        <w:pStyle w:val="NormalWeb"/>
        <w:shd w:val="clear" w:color="auto" w:fill="F7F7F5"/>
        <w:spacing w:after="0"/>
        <w:rPr>
          <w:ins w:id="516" w:author="Nishikant ." w:date="2019-01-28T16:37:00Z"/>
          <w:rFonts w:asciiTheme="minorHAnsi" w:hAnsiTheme="minorHAnsi" w:cstheme="minorHAnsi"/>
          <w:color w:val="000000"/>
          <w:sz w:val="22"/>
          <w:szCs w:val="22"/>
        </w:rPr>
      </w:pPr>
      <w:ins w:id="51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cardAddress</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18" w:author="Nishikant ." w:date="2019-01-28T16:37:00Z"/>
          <w:rFonts w:asciiTheme="minorHAnsi" w:hAnsiTheme="minorHAnsi" w:cstheme="minorHAnsi"/>
          <w:color w:val="000000"/>
          <w:sz w:val="22"/>
          <w:szCs w:val="22"/>
        </w:rPr>
      </w:pPr>
      <w:ins w:id="51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address</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20" w:author="Nishikant ." w:date="2019-01-28T16:37:00Z"/>
          <w:rFonts w:asciiTheme="minorHAnsi" w:hAnsiTheme="minorHAnsi" w:cstheme="minorHAnsi"/>
          <w:color w:val="000000"/>
          <w:sz w:val="22"/>
          <w:szCs w:val="22"/>
        </w:rPr>
      </w:pPr>
      <w:ins w:id="52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&lt;address1&gt;</w:t>
        </w:r>
        <w:r w:rsidRPr="00684889">
          <w:rPr>
            <w:rStyle w:val="pln"/>
            <w:rFonts w:asciiTheme="minorHAnsi" w:hAnsiTheme="minorHAnsi" w:cstheme="minorHAnsi"/>
            <w:color w:val="000000"/>
            <w:sz w:val="22"/>
            <w:szCs w:val="22"/>
          </w:rPr>
          <w:t>47A</w:t>
        </w:r>
        <w:r w:rsidRPr="00684889">
          <w:rPr>
            <w:rStyle w:val="tag"/>
            <w:rFonts w:asciiTheme="minorHAnsi" w:hAnsiTheme="minorHAnsi" w:cstheme="minorHAnsi"/>
            <w:color w:val="C80000"/>
            <w:sz w:val="22"/>
            <w:szCs w:val="22"/>
          </w:rPr>
          <w:t>&lt;/address1&gt;</w:t>
        </w:r>
      </w:ins>
    </w:p>
    <w:p w:rsidR="00484875" w:rsidRPr="00684889" w:rsidRDefault="00484875" w:rsidP="00484875">
      <w:pPr>
        <w:pStyle w:val="NormalWeb"/>
        <w:shd w:val="clear" w:color="auto" w:fill="F7F7F5"/>
        <w:spacing w:after="0"/>
        <w:rPr>
          <w:ins w:id="522" w:author="Nishikant ." w:date="2019-01-28T16:37:00Z"/>
          <w:rFonts w:asciiTheme="minorHAnsi" w:hAnsiTheme="minorHAnsi" w:cstheme="minorHAnsi"/>
          <w:color w:val="000000"/>
          <w:sz w:val="22"/>
          <w:szCs w:val="22"/>
        </w:rPr>
      </w:pPr>
      <w:ins w:id="52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&lt;address2&gt;</w:t>
        </w:r>
        <w:r w:rsidRPr="00684889">
          <w:rPr>
            <w:rStyle w:val="pln"/>
            <w:rFonts w:asciiTheme="minorHAnsi" w:hAnsiTheme="minorHAnsi" w:cstheme="minorHAnsi"/>
            <w:color w:val="000000"/>
            <w:sz w:val="22"/>
            <w:szCs w:val="22"/>
          </w:rPr>
          <w:t>Queensbridge Road</w:t>
        </w:r>
        <w:r w:rsidRPr="00684889">
          <w:rPr>
            <w:rStyle w:val="tag"/>
            <w:rFonts w:asciiTheme="minorHAnsi" w:hAnsiTheme="minorHAnsi" w:cstheme="minorHAnsi"/>
            <w:color w:val="C80000"/>
            <w:sz w:val="22"/>
            <w:szCs w:val="22"/>
          </w:rPr>
          <w:t>&lt;/address2&gt;</w:t>
        </w:r>
      </w:ins>
    </w:p>
    <w:p w:rsidR="00484875" w:rsidRPr="00684889" w:rsidRDefault="00484875" w:rsidP="00484875">
      <w:pPr>
        <w:pStyle w:val="NormalWeb"/>
        <w:shd w:val="clear" w:color="auto" w:fill="F7F7F5"/>
        <w:spacing w:after="0"/>
        <w:rPr>
          <w:ins w:id="524" w:author="Nishikant ." w:date="2019-01-28T16:37:00Z"/>
          <w:rFonts w:asciiTheme="minorHAnsi" w:hAnsiTheme="minorHAnsi" w:cstheme="minorHAnsi"/>
          <w:color w:val="000000"/>
          <w:sz w:val="22"/>
          <w:szCs w:val="22"/>
        </w:rPr>
      </w:pPr>
      <w:ins w:id="52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&lt;address3&gt;</w:t>
        </w:r>
        <w:r w:rsidRPr="00684889">
          <w:rPr>
            <w:rStyle w:val="pln"/>
            <w:rFonts w:asciiTheme="minorHAnsi" w:hAnsiTheme="minorHAnsi" w:cstheme="minorHAnsi"/>
            <w:color w:val="000000"/>
            <w:sz w:val="22"/>
            <w:szCs w:val="22"/>
          </w:rPr>
          <w:t>Suburbia</w:t>
        </w:r>
        <w:r w:rsidRPr="00684889">
          <w:rPr>
            <w:rStyle w:val="tag"/>
            <w:rFonts w:asciiTheme="minorHAnsi" w:hAnsiTheme="minorHAnsi" w:cstheme="minorHAnsi"/>
            <w:color w:val="C80000"/>
            <w:sz w:val="22"/>
            <w:szCs w:val="22"/>
          </w:rPr>
          <w:t>&lt;/address3&gt;</w:t>
        </w:r>
      </w:ins>
    </w:p>
    <w:p w:rsidR="00484875" w:rsidRPr="00684889" w:rsidRDefault="00484875" w:rsidP="00484875">
      <w:pPr>
        <w:pStyle w:val="NormalWeb"/>
        <w:shd w:val="clear" w:color="auto" w:fill="F7F7F5"/>
        <w:spacing w:after="0"/>
        <w:rPr>
          <w:ins w:id="526" w:author="Nishikant ." w:date="2019-01-28T16:37:00Z"/>
          <w:rFonts w:asciiTheme="minorHAnsi" w:hAnsiTheme="minorHAnsi" w:cstheme="minorHAnsi"/>
          <w:color w:val="000000"/>
          <w:sz w:val="22"/>
          <w:szCs w:val="22"/>
        </w:rPr>
      </w:pPr>
      <w:ins w:id="52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postalCode&gt;</w:t>
        </w:r>
        <w:proofErr w:type="gramEnd"/>
        <w:r w:rsidRPr="00684889">
          <w:rPr>
            <w:rStyle w:val="pln"/>
            <w:rFonts w:asciiTheme="minorHAnsi" w:hAnsiTheme="minorHAnsi" w:cstheme="minorHAnsi"/>
            <w:color w:val="000000"/>
            <w:sz w:val="22"/>
            <w:szCs w:val="22"/>
          </w:rPr>
          <w:t>CB94BQ</w:t>
        </w:r>
        <w:r w:rsidRPr="00684889">
          <w:rPr>
            <w:rStyle w:val="tag"/>
            <w:rFonts w:asciiTheme="minorHAnsi" w:hAnsiTheme="minorHAnsi" w:cstheme="minorHAnsi"/>
            <w:color w:val="C80000"/>
            <w:sz w:val="22"/>
            <w:szCs w:val="22"/>
          </w:rPr>
          <w:t>&lt;/postalCode&gt;</w:t>
        </w:r>
      </w:ins>
    </w:p>
    <w:p w:rsidR="00484875" w:rsidRPr="00684889" w:rsidRDefault="00484875" w:rsidP="00484875">
      <w:pPr>
        <w:pStyle w:val="NormalWeb"/>
        <w:shd w:val="clear" w:color="auto" w:fill="F7F7F5"/>
        <w:spacing w:after="0"/>
        <w:rPr>
          <w:ins w:id="528" w:author="Nishikant ." w:date="2019-01-28T16:37:00Z"/>
          <w:rFonts w:asciiTheme="minorHAnsi" w:hAnsiTheme="minorHAnsi" w:cstheme="minorHAnsi"/>
          <w:color w:val="000000"/>
          <w:sz w:val="22"/>
          <w:szCs w:val="22"/>
        </w:rPr>
      </w:pPr>
      <w:ins w:id="52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city&gt;</w:t>
        </w:r>
        <w:proofErr w:type="gramEnd"/>
        <w:r w:rsidRPr="00684889">
          <w:rPr>
            <w:rStyle w:val="pln"/>
            <w:rFonts w:asciiTheme="minorHAnsi" w:hAnsiTheme="minorHAnsi" w:cstheme="minorHAnsi"/>
            <w:color w:val="000000"/>
            <w:sz w:val="22"/>
            <w:szCs w:val="22"/>
          </w:rPr>
          <w:t>Cambridge</w:t>
        </w:r>
        <w:r w:rsidRPr="00684889">
          <w:rPr>
            <w:rStyle w:val="tag"/>
            <w:rFonts w:asciiTheme="minorHAnsi" w:hAnsiTheme="minorHAnsi" w:cstheme="minorHAnsi"/>
            <w:color w:val="C80000"/>
            <w:sz w:val="22"/>
            <w:szCs w:val="22"/>
          </w:rPr>
          <w:t>&lt;/city&gt;</w:t>
        </w:r>
      </w:ins>
    </w:p>
    <w:p w:rsidR="00484875" w:rsidRPr="00684889" w:rsidRDefault="00484875" w:rsidP="00484875">
      <w:pPr>
        <w:pStyle w:val="NormalWeb"/>
        <w:shd w:val="clear" w:color="auto" w:fill="F7F7F5"/>
        <w:spacing w:after="0"/>
        <w:rPr>
          <w:ins w:id="530" w:author="Nishikant ." w:date="2019-01-28T16:37:00Z"/>
          <w:rFonts w:asciiTheme="minorHAnsi" w:hAnsiTheme="minorHAnsi" w:cstheme="minorHAnsi"/>
          <w:color w:val="000000"/>
          <w:sz w:val="22"/>
          <w:szCs w:val="22"/>
        </w:rPr>
      </w:pPr>
      <w:ins w:id="53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state&gt;</w:t>
        </w:r>
        <w:proofErr w:type="gramEnd"/>
        <w:r w:rsidRPr="00684889">
          <w:rPr>
            <w:rStyle w:val="pln"/>
            <w:rFonts w:asciiTheme="minorHAnsi" w:hAnsiTheme="minorHAnsi" w:cstheme="minorHAnsi"/>
            <w:color w:val="000000"/>
            <w:sz w:val="22"/>
            <w:szCs w:val="22"/>
          </w:rPr>
          <w:t>Cambridgeshire</w:t>
        </w:r>
        <w:r w:rsidRPr="00684889">
          <w:rPr>
            <w:rStyle w:val="tag"/>
            <w:rFonts w:asciiTheme="minorHAnsi" w:hAnsiTheme="minorHAnsi" w:cstheme="minorHAnsi"/>
            <w:color w:val="C80000"/>
            <w:sz w:val="22"/>
            <w:szCs w:val="22"/>
          </w:rPr>
          <w:t>&lt;/state&gt;</w:t>
        </w:r>
      </w:ins>
    </w:p>
    <w:p w:rsidR="00484875" w:rsidRPr="00684889" w:rsidRDefault="00484875" w:rsidP="00484875">
      <w:pPr>
        <w:pStyle w:val="NormalWeb"/>
        <w:shd w:val="clear" w:color="auto" w:fill="F7F7F5"/>
        <w:spacing w:after="0"/>
        <w:rPr>
          <w:ins w:id="532" w:author="Nishikant ." w:date="2019-01-28T16:37:00Z"/>
          <w:rFonts w:asciiTheme="minorHAnsi" w:hAnsiTheme="minorHAnsi" w:cstheme="minorHAnsi"/>
          <w:color w:val="000000"/>
          <w:sz w:val="22"/>
          <w:szCs w:val="22"/>
        </w:rPr>
      </w:pPr>
      <w:ins w:id="53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countryCode&gt;</w:t>
        </w:r>
        <w:proofErr w:type="gramEnd"/>
        <w:r w:rsidRPr="00684889">
          <w:rPr>
            <w:rStyle w:val="pln"/>
            <w:rFonts w:asciiTheme="minorHAnsi" w:hAnsiTheme="minorHAnsi" w:cstheme="minorHAnsi"/>
            <w:color w:val="000000"/>
            <w:sz w:val="22"/>
            <w:szCs w:val="22"/>
          </w:rPr>
          <w:t>GB</w:t>
        </w:r>
        <w:r w:rsidRPr="00684889">
          <w:rPr>
            <w:rStyle w:val="tag"/>
            <w:rFonts w:asciiTheme="minorHAnsi" w:hAnsiTheme="minorHAnsi" w:cstheme="minorHAnsi"/>
            <w:color w:val="C80000"/>
            <w:sz w:val="22"/>
            <w:szCs w:val="22"/>
          </w:rPr>
          <w:t>&lt;/countryCode&gt;</w:t>
        </w:r>
      </w:ins>
    </w:p>
    <w:p w:rsidR="00484875" w:rsidRPr="00684889" w:rsidRDefault="00484875" w:rsidP="00484875">
      <w:pPr>
        <w:pStyle w:val="NormalWeb"/>
        <w:shd w:val="clear" w:color="auto" w:fill="F7F7F5"/>
        <w:spacing w:after="0"/>
        <w:rPr>
          <w:ins w:id="534" w:author="Nishikant ." w:date="2019-01-28T16:37:00Z"/>
          <w:rFonts w:asciiTheme="minorHAnsi" w:hAnsiTheme="minorHAnsi" w:cstheme="minorHAnsi"/>
          <w:color w:val="000000"/>
          <w:sz w:val="22"/>
          <w:szCs w:val="22"/>
        </w:rPr>
      </w:pPr>
      <w:ins w:id="53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&lt;/address&gt;</w:t>
        </w:r>
      </w:ins>
    </w:p>
    <w:p w:rsidR="00484875" w:rsidRPr="00684889" w:rsidRDefault="00484875" w:rsidP="00484875">
      <w:pPr>
        <w:pStyle w:val="NormalWeb"/>
        <w:shd w:val="clear" w:color="auto" w:fill="F7F7F5"/>
        <w:spacing w:after="0"/>
        <w:rPr>
          <w:ins w:id="536" w:author="Nishikant ." w:date="2019-01-28T16:37:00Z"/>
          <w:rFonts w:asciiTheme="minorHAnsi" w:hAnsiTheme="minorHAnsi" w:cstheme="minorHAnsi"/>
          <w:color w:val="000000"/>
          <w:sz w:val="22"/>
          <w:szCs w:val="22"/>
        </w:rPr>
      </w:pPr>
      <w:ins w:id="53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&lt;/cardAddress&gt;</w:t>
        </w:r>
      </w:ins>
    </w:p>
    <w:p w:rsidR="00484875" w:rsidRPr="00684889" w:rsidRDefault="00484875" w:rsidP="00484875">
      <w:pPr>
        <w:pStyle w:val="NormalWeb"/>
        <w:shd w:val="clear" w:color="auto" w:fill="F7F7F5"/>
        <w:spacing w:after="0"/>
        <w:rPr>
          <w:ins w:id="538" w:author="Nishikant ." w:date="2019-01-28T16:37:00Z"/>
          <w:rFonts w:asciiTheme="minorHAnsi" w:hAnsiTheme="minorHAnsi" w:cstheme="minorHAnsi"/>
          <w:color w:val="000000"/>
          <w:sz w:val="22"/>
          <w:szCs w:val="22"/>
        </w:rPr>
      </w:pPr>
      <w:ins w:id="53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&lt;/CARD-SSL&gt;</w:t>
        </w:r>
      </w:ins>
    </w:p>
    <w:p w:rsidR="00484875" w:rsidRPr="00684889" w:rsidRDefault="00484875" w:rsidP="00484875">
      <w:pPr>
        <w:pStyle w:val="NormalWeb"/>
        <w:shd w:val="clear" w:color="auto" w:fill="F7F7F5"/>
        <w:spacing w:after="0"/>
        <w:rPr>
          <w:ins w:id="540" w:author="Nishikant ." w:date="2019-01-28T16:37:00Z"/>
          <w:rFonts w:asciiTheme="minorHAnsi" w:hAnsiTheme="minorHAnsi" w:cstheme="minorHAnsi"/>
          <w:color w:val="000000"/>
          <w:sz w:val="22"/>
          <w:szCs w:val="22"/>
        </w:rPr>
      </w:pPr>
      <w:ins w:id="54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&lt;storedCredentials</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usage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"FIRST"</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r w:rsidRPr="00684889">
          <w:rPr>
            <w:rStyle w:val="com"/>
            <w:rFonts w:asciiTheme="minorHAnsi" w:hAnsiTheme="minorHAnsi" w:cstheme="minorHAnsi"/>
            <w:color w:val="708090"/>
            <w:sz w:val="22"/>
            <w:szCs w:val="22"/>
          </w:rPr>
          <w:t>&lt;!--Indicates that you are storing credentials--&gt;</w:t>
        </w:r>
      </w:ins>
    </w:p>
    <w:p w:rsidR="00484875" w:rsidRPr="00684889" w:rsidRDefault="00484875" w:rsidP="00484875">
      <w:pPr>
        <w:pStyle w:val="NormalWeb"/>
        <w:shd w:val="clear" w:color="auto" w:fill="F7F7F5"/>
        <w:spacing w:after="0"/>
        <w:rPr>
          <w:ins w:id="542" w:author="Nishikant ." w:date="2019-01-28T16:37:00Z"/>
          <w:rFonts w:asciiTheme="minorHAnsi" w:hAnsiTheme="minorHAnsi" w:cstheme="minorHAnsi"/>
          <w:color w:val="000000"/>
          <w:sz w:val="22"/>
          <w:szCs w:val="22"/>
        </w:rPr>
      </w:pPr>
      <w:ins w:id="54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&lt;session</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shopperIPAddress</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"123.123.123.123"</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id</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"0215ui8ib1"</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44" w:author="Nishikant ." w:date="2019-01-28T16:37:00Z"/>
          <w:rFonts w:asciiTheme="minorHAnsi" w:hAnsiTheme="minorHAnsi" w:cstheme="minorHAnsi"/>
          <w:color w:val="000000"/>
          <w:sz w:val="22"/>
          <w:szCs w:val="22"/>
        </w:rPr>
      </w:pPr>
      <w:ins w:id="54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&lt;/paymentDetails&gt;</w:t>
        </w:r>
      </w:ins>
    </w:p>
    <w:p w:rsidR="00484875" w:rsidRPr="00684889" w:rsidRDefault="00484875" w:rsidP="00484875">
      <w:pPr>
        <w:pStyle w:val="NormalWeb"/>
        <w:shd w:val="clear" w:color="auto" w:fill="F7F7F5"/>
        <w:spacing w:after="0"/>
        <w:rPr>
          <w:ins w:id="546" w:author="Nishikant ." w:date="2019-01-28T16:37:00Z"/>
          <w:rFonts w:asciiTheme="minorHAnsi" w:hAnsiTheme="minorHAnsi" w:cstheme="minorHAnsi"/>
          <w:color w:val="000000"/>
          <w:sz w:val="22"/>
          <w:szCs w:val="22"/>
        </w:rPr>
      </w:pPr>
      <w:ins w:id="54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shopper</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48" w:author="Nishikant ." w:date="2019-01-28T16:37:00Z"/>
          <w:rFonts w:asciiTheme="minorHAnsi" w:hAnsiTheme="minorHAnsi" w:cstheme="minorHAnsi"/>
          <w:color w:val="000000"/>
          <w:sz w:val="22"/>
          <w:szCs w:val="22"/>
        </w:rPr>
      </w:pPr>
      <w:ins w:id="549" w:author="Nishikant ." w:date="2019-01-28T16:37:00Z">
        <w:r w:rsidRPr="00684889">
          <w:rPr>
            <w:rStyle w:val="pln"/>
            <w:rFonts w:asciiTheme="minorHAnsi" w:hAnsiTheme="minorHAnsi" w:cstheme="minorHAnsi"/>
            <w:color w:val="000000"/>
            <w:sz w:val="22"/>
            <w:szCs w:val="22"/>
          </w:rPr>
          <w:lastRenderedPageBreak/>
          <w:t>        </w:t>
        </w:r>
        <w:r w:rsidRPr="00684889">
          <w:rPr>
            <w:rStyle w:val="tag"/>
            <w:rFonts w:asciiTheme="minorHAnsi" w:hAnsiTheme="minorHAnsi" w:cstheme="minorHAnsi"/>
            <w:color w:val="C80000"/>
            <w:sz w:val="22"/>
            <w:szCs w:val="22"/>
          </w:rPr>
          <w:t>&lt;shopperEmailAddress&gt;</w:t>
        </w:r>
        <w:r w:rsidRPr="00684889">
          <w:rPr>
            <w:rStyle w:val="pln"/>
            <w:rFonts w:asciiTheme="minorHAnsi" w:hAnsiTheme="minorHAnsi" w:cstheme="minorHAnsi"/>
            <w:color w:val="000000"/>
            <w:sz w:val="22"/>
            <w:szCs w:val="22"/>
          </w:rPr>
          <w:t>ashopper@myprovider.com</w:t>
        </w:r>
        <w:r w:rsidRPr="00684889">
          <w:rPr>
            <w:rStyle w:val="tag"/>
            <w:rFonts w:asciiTheme="minorHAnsi" w:hAnsiTheme="minorHAnsi" w:cstheme="minorHAnsi"/>
            <w:color w:val="C80000"/>
            <w:sz w:val="22"/>
            <w:szCs w:val="22"/>
          </w:rPr>
          <w:t>&lt;/shopperEmailAddress&gt;</w:t>
        </w:r>
      </w:ins>
    </w:p>
    <w:p w:rsidR="00484875" w:rsidRPr="00684889" w:rsidRDefault="00484875" w:rsidP="00484875">
      <w:pPr>
        <w:pStyle w:val="NormalWeb"/>
        <w:shd w:val="clear" w:color="auto" w:fill="F7F7F5"/>
        <w:spacing w:after="0"/>
        <w:rPr>
          <w:ins w:id="550" w:author="Nishikant ." w:date="2019-01-28T16:37:00Z"/>
          <w:rFonts w:asciiTheme="minorHAnsi" w:hAnsiTheme="minorHAnsi" w:cstheme="minorHAnsi"/>
          <w:color w:val="000000"/>
          <w:sz w:val="22"/>
          <w:szCs w:val="22"/>
        </w:rPr>
      </w:pPr>
      <w:ins w:id="55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browser</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52" w:author="Nishikant ." w:date="2019-01-28T16:37:00Z"/>
          <w:rFonts w:asciiTheme="minorHAnsi" w:hAnsiTheme="minorHAnsi" w:cstheme="minorHAnsi"/>
          <w:color w:val="000000"/>
          <w:sz w:val="22"/>
          <w:szCs w:val="22"/>
        </w:rPr>
      </w:pPr>
      <w:ins w:id="55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acceptHeader&gt;</w:t>
        </w:r>
        <w:proofErr w:type="gramEnd"/>
        <w:r w:rsidRPr="00684889">
          <w:rPr>
            <w:rStyle w:val="pln"/>
            <w:rFonts w:asciiTheme="minorHAnsi" w:hAnsiTheme="minorHAnsi" w:cstheme="minorHAnsi"/>
            <w:color w:val="000000"/>
            <w:sz w:val="22"/>
            <w:szCs w:val="22"/>
          </w:rPr>
          <w:t>text/html</w:t>
        </w:r>
        <w:r w:rsidRPr="00684889">
          <w:rPr>
            <w:rStyle w:val="tag"/>
            <w:rFonts w:asciiTheme="minorHAnsi" w:hAnsiTheme="minorHAnsi" w:cstheme="minorHAnsi"/>
            <w:color w:val="C80000"/>
            <w:sz w:val="22"/>
            <w:szCs w:val="22"/>
          </w:rPr>
          <w:t>&lt;/acceptHeader&gt;</w:t>
        </w:r>
      </w:ins>
    </w:p>
    <w:p w:rsidR="00484875" w:rsidRPr="00684889" w:rsidRDefault="00484875" w:rsidP="00484875">
      <w:pPr>
        <w:pStyle w:val="NormalWeb"/>
        <w:shd w:val="clear" w:color="auto" w:fill="F7F7F5"/>
        <w:spacing w:after="0"/>
        <w:rPr>
          <w:ins w:id="554" w:author="Nishikant ." w:date="2019-01-28T16:37:00Z"/>
          <w:rFonts w:asciiTheme="minorHAnsi" w:hAnsiTheme="minorHAnsi" w:cstheme="minorHAnsi"/>
          <w:color w:val="000000"/>
          <w:sz w:val="22"/>
          <w:szCs w:val="22"/>
        </w:rPr>
      </w:pPr>
      <w:ins w:id="55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userAgentHeader&gt;</w:t>
        </w:r>
        <w:proofErr w:type="gramEnd"/>
        <w:r w:rsidRPr="00684889">
          <w:rPr>
            <w:rStyle w:val="pln"/>
            <w:rFonts w:asciiTheme="minorHAnsi" w:hAnsiTheme="minorHAnsi" w:cstheme="minorHAnsi"/>
            <w:color w:val="000000"/>
            <w:sz w:val="22"/>
            <w:szCs w:val="22"/>
          </w:rPr>
          <w:t>Mozilla/5.0 ...</w:t>
        </w:r>
        <w:r w:rsidRPr="00684889">
          <w:rPr>
            <w:rStyle w:val="tag"/>
            <w:rFonts w:asciiTheme="minorHAnsi" w:hAnsiTheme="minorHAnsi" w:cstheme="minorHAnsi"/>
            <w:color w:val="C80000"/>
            <w:sz w:val="22"/>
            <w:szCs w:val="22"/>
          </w:rPr>
          <w:t>&lt;/userAgentHeader&gt;</w:t>
        </w:r>
      </w:ins>
    </w:p>
    <w:p w:rsidR="00484875" w:rsidRPr="00684889" w:rsidRDefault="00484875" w:rsidP="00484875">
      <w:pPr>
        <w:pStyle w:val="NormalWeb"/>
        <w:shd w:val="clear" w:color="auto" w:fill="F7F7F5"/>
        <w:spacing w:after="0"/>
        <w:rPr>
          <w:ins w:id="556" w:author="Nishikant ." w:date="2019-01-28T16:37:00Z"/>
          <w:rFonts w:asciiTheme="minorHAnsi" w:hAnsiTheme="minorHAnsi" w:cstheme="minorHAnsi"/>
          <w:color w:val="000000"/>
          <w:sz w:val="22"/>
          <w:szCs w:val="22"/>
        </w:rPr>
      </w:pPr>
      <w:ins w:id="55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&lt;/browser&gt;</w:t>
        </w:r>
      </w:ins>
    </w:p>
    <w:p w:rsidR="00484875" w:rsidRPr="00684889" w:rsidRDefault="00484875" w:rsidP="00484875">
      <w:pPr>
        <w:pStyle w:val="NormalWeb"/>
        <w:shd w:val="clear" w:color="auto" w:fill="F7F7F5"/>
        <w:spacing w:after="0"/>
        <w:rPr>
          <w:ins w:id="558" w:author="Nishikant ." w:date="2019-01-28T16:37:00Z"/>
          <w:rFonts w:asciiTheme="minorHAnsi" w:hAnsiTheme="minorHAnsi" w:cstheme="minorHAnsi"/>
          <w:color w:val="000000"/>
          <w:sz w:val="22"/>
          <w:szCs w:val="22"/>
        </w:rPr>
      </w:pPr>
      <w:ins w:id="55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&lt;/shopper&gt;</w:t>
        </w:r>
      </w:ins>
    </w:p>
    <w:p w:rsidR="00484875" w:rsidRPr="00684889" w:rsidRDefault="00484875" w:rsidP="00484875">
      <w:pPr>
        <w:pStyle w:val="NormalWeb"/>
        <w:shd w:val="clear" w:color="auto" w:fill="F7F7F5"/>
        <w:spacing w:after="0"/>
        <w:rPr>
          <w:ins w:id="560" w:author="Nishikant ." w:date="2019-01-28T16:37:00Z"/>
          <w:rFonts w:asciiTheme="minorHAnsi" w:hAnsiTheme="minorHAnsi" w:cstheme="minorHAnsi"/>
          <w:color w:val="000000"/>
          <w:sz w:val="22"/>
          <w:szCs w:val="22"/>
        </w:rPr>
      </w:pPr>
      <w:ins w:id="56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&lt;/order&gt;</w:t>
        </w:r>
      </w:ins>
    </w:p>
    <w:p w:rsidR="00484875" w:rsidRPr="00684889" w:rsidRDefault="00484875" w:rsidP="00484875">
      <w:pPr>
        <w:pStyle w:val="NormalWeb"/>
        <w:shd w:val="clear" w:color="auto" w:fill="F7F7F5"/>
        <w:spacing w:after="0"/>
        <w:rPr>
          <w:ins w:id="562" w:author="Nishikant ." w:date="2019-01-28T16:37:00Z"/>
          <w:rFonts w:asciiTheme="minorHAnsi" w:hAnsiTheme="minorHAnsi" w:cstheme="minorHAnsi"/>
          <w:color w:val="000000"/>
          <w:sz w:val="22"/>
          <w:szCs w:val="22"/>
        </w:rPr>
      </w:pPr>
      <w:ins w:id="56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&lt;/submit&gt;</w:t>
        </w:r>
      </w:ins>
    </w:p>
    <w:p w:rsidR="00484875" w:rsidRPr="00684889" w:rsidRDefault="00484875" w:rsidP="00484875">
      <w:pPr>
        <w:pStyle w:val="NormalWeb"/>
        <w:shd w:val="clear" w:color="auto" w:fill="F7F7F5"/>
        <w:spacing w:after="0"/>
        <w:rPr>
          <w:ins w:id="564" w:author="Nishikant ." w:date="2019-01-28T16:37:00Z"/>
          <w:rFonts w:asciiTheme="minorHAnsi" w:hAnsiTheme="minorHAnsi" w:cstheme="minorHAnsi"/>
          <w:color w:val="000000"/>
          <w:sz w:val="22"/>
          <w:szCs w:val="22"/>
        </w:rPr>
      </w:pPr>
      <w:ins w:id="565" w:author="Nishikant ." w:date="2019-01-28T16:37:00Z">
        <w:r w:rsidRPr="00684889">
          <w:rPr>
            <w:rStyle w:val="tag"/>
            <w:rFonts w:asciiTheme="minorHAnsi" w:hAnsiTheme="minorHAnsi" w:cstheme="minorHAnsi"/>
            <w:color w:val="C80000"/>
            <w:sz w:val="22"/>
            <w:szCs w:val="22"/>
          </w:rPr>
          <w:t>&lt;/paymentService&gt;</w:t>
        </w:r>
      </w:ins>
    </w:p>
    <w:p w:rsidR="00484875" w:rsidRPr="00684889" w:rsidRDefault="00484875" w:rsidP="00484875">
      <w:pPr>
        <w:pStyle w:val="Heading3"/>
        <w:shd w:val="clear" w:color="auto" w:fill="FFFFFF"/>
        <w:spacing w:before="360" w:after="170"/>
        <w:rPr>
          <w:ins w:id="566" w:author="Nishikant ." w:date="2019-01-28T16:37:00Z"/>
          <w:rFonts w:asciiTheme="minorHAnsi" w:hAnsiTheme="minorHAnsi" w:cstheme="minorHAnsi"/>
          <w:color w:val="000000"/>
          <w:sz w:val="24"/>
          <w:szCs w:val="22"/>
        </w:rPr>
      </w:pPr>
      <w:bookmarkStart w:id="567" w:name="_Toc8312206"/>
      <w:ins w:id="568" w:author="Nishikant ." w:date="2019-01-28T16:37:00Z">
        <w:r w:rsidRPr="00684889">
          <w:rPr>
            <w:rFonts w:asciiTheme="minorHAnsi" w:hAnsiTheme="minorHAnsi" w:cstheme="minorHAnsi"/>
            <w:color w:val="000000"/>
            <w:sz w:val="24"/>
            <w:szCs w:val="22"/>
          </w:rPr>
          <w:t>Response to 'first' request</w:t>
        </w:r>
        <w:bookmarkEnd w:id="567"/>
      </w:ins>
    </w:p>
    <w:p w:rsidR="00484875" w:rsidRPr="00684889" w:rsidRDefault="00484875" w:rsidP="00484875">
      <w:pPr>
        <w:pStyle w:val="NormalWeb"/>
        <w:shd w:val="clear" w:color="auto" w:fill="FFFFFF"/>
        <w:spacing w:before="175" w:after="86"/>
        <w:rPr>
          <w:ins w:id="569" w:author="Nishikant ." w:date="2019-01-28T16:37:00Z"/>
          <w:rFonts w:asciiTheme="minorHAnsi" w:hAnsiTheme="minorHAnsi" w:cstheme="minorHAnsi"/>
          <w:color w:val="000000"/>
          <w:sz w:val="22"/>
          <w:szCs w:val="22"/>
        </w:rPr>
      </w:pPr>
      <w:ins w:id="570" w:author="Nishikant ." w:date="2019-01-28T16:37:00Z">
        <w:r w:rsidRPr="00684889">
          <w:rPr>
            <w:rFonts w:asciiTheme="minorHAnsi" w:hAnsiTheme="minorHAnsi" w:cstheme="minorHAnsi"/>
            <w:color w:val="000000"/>
            <w:sz w:val="22"/>
            <w:szCs w:val="22"/>
          </w:rPr>
          <w:t>Your response includes the </w:t>
        </w:r>
        <w:r w:rsidRPr="00684889">
          <w:rPr>
            <w:rStyle w:val="HTMLCode"/>
            <w:rFonts w:asciiTheme="minorHAnsi" w:eastAsiaTheme="minorEastAsia" w:hAnsiTheme="minorHAnsi" w:cstheme="minorHAnsi"/>
            <w:color w:val="000000"/>
            <w:sz w:val="22"/>
            <w:szCs w:val="22"/>
            <w:shd w:val="clear" w:color="auto" w:fill="F1F1EE"/>
          </w:rPr>
          <w:t>&lt;schemeResponse&gt;</w:t>
        </w:r>
        <w:r w:rsidRPr="00684889">
          <w:rPr>
            <w:rFonts w:asciiTheme="minorHAnsi" w:hAnsiTheme="minorHAnsi" w:cstheme="minorHAnsi"/>
            <w:color w:val="000000"/>
            <w:sz w:val="22"/>
            <w:szCs w:val="22"/>
          </w:rPr>
          <w:t> parameter, within which you get the </w:t>
        </w:r>
        <w:r w:rsidRPr="00684889">
          <w:rPr>
            <w:rStyle w:val="HTMLCode"/>
            <w:rFonts w:asciiTheme="minorHAnsi" w:eastAsiaTheme="minorEastAsia" w:hAnsiTheme="minorHAnsi" w:cstheme="minorHAnsi"/>
            <w:color w:val="000000"/>
            <w:sz w:val="22"/>
            <w:szCs w:val="22"/>
            <w:shd w:val="clear" w:color="auto" w:fill="F1F1EE"/>
          </w:rPr>
          <w:t>&lt;transactionIdentifier&gt;</w:t>
        </w:r>
        <w:r w:rsidRPr="00684889">
          <w:rPr>
            <w:rFonts w:asciiTheme="minorHAnsi" w:hAnsiTheme="minorHAnsi" w:cstheme="minorHAnsi"/>
            <w:color w:val="000000"/>
            <w:sz w:val="22"/>
            <w:szCs w:val="22"/>
          </w:rPr>
          <w:t>. Where required, use the value returned in </w:t>
        </w:r>
        <w:r w:rsidRPr="00684889">
          <w:rPr>
            <w:rStyle w:val="HTMLCode"/>
            <w:rFonts w:asciiTheme="minorHAnsi" w:eastAsiaTheme="minorEastAsia" w:hAnsiTheme="minorHAnsi" w:cstheme="minorHAnsi"/>
            <w:color w:val="000000"/>
            <w:sz w:val="22"/>
            <w:szCs w:val="22"/>
            <w:shd w:val="clear" w:color="auto" w:fill="F1F1EE"/>
          </w:rPr>
          <w:t>&lt;transactionIdentifier&gt;</w:t>
        </w:r>
        <w:r w:rsidRPr="00684889">
          <w:rPr>
            <w:rFonts w:asciiTheme="minorHAnsi" w:hAnsiTheme="minorHAnsi" w:cstheme="minorHAnsi"/>
            <w:color w:val="000000"/>
            <w:sz w:val="22"/>
            <w:szCs w:val="22"/>
          </w:rPr>
          <w:t> as the </w:t>
        </w:r>
        <w:r w:rsidRPr="00684889">
          <w:rPr>
            <w:rStyle w:val="HTMLCode"/>
            <w:rFonts w:asciiTheme="minorHAnsi" w:eastAsiaTheme="minorEastAsia" w:hAnsiTheme="minorHAnsi" w:cstheme="minorHAnsi"/>
            <w:color w:val="000000"/>
            <w:sz w:val="22"/>
            <w:szCs w:val="22"/>
            <w:shd w:val="clear" w:color="auto" w:fill="F1F1EE"/>
          </w:rPr>
          <w:t>&lt;schemeTransactionIdentifier&gt;</w:t>
        </w:r>
        <w:r w:rsidRPr="00684889">
          <w:rPr>
            <w:rFonts w:asciiTheme="minorHAnsi" w:hAnsiTheme="minorHAnsi" w:cstheme="minorHAnsi"/>
            <w:color w:val="000000"/>
            <w:sz w:val="22"/>
            <w:szCs w:val="22"/>
          </w:rPr>
          <w:t> in your request to use credentials:</w:t>
        </w:r>
      </w:ins>
    </w:p>
    <w:p w:rsidR="00484875" w:rsidRPr="00684889" w:rsidRDefault="00484875" w:rsidP="00484875">
      <w:pPr>
        <w:pStyle w:val="NormalWeb"/>
        <w:shd w:val="clear" w:color="auto" w:fill="F7F7F5"/>
        <w:spacing w:after="0"/>
        <w:rPr>
          <w:ins w:id="571" w:author="Nishikant ." w:date="2019-01-28T16:37:00Z"/>
          <w:rFonts w:asciiTheme="minorHAnsi" w:hAnsiTheme="minorHAnsi" w:cstheme="minorHAnsi"/>
          <w:color w:val="000000"/>
          <w:sz w:val="22"/>
          <w:szCs w:val="22"/>
        </w:rPr>
      </w:pPr>
      <w:proofErr w:type="gramStart"/>
      <w:ins w:id="572" w:author="Nishikant ." w:date="2019-01-28T16:37:00Z">
        <w:r w:rsidRPr="00684889">
          <w:rPr>
            <w:rStyle w:val="pun"/>
            <w:rFonts w:asciiTheme="minorHAnsi" w:hAnsiTheme="minorHAnsi" w:cstheme="minorHAnsi"/>
            <w:color w:val="535759"/>
            <w:sz w:val="22"/>
            <w:szCs w:val="22"/>
          </w:rPr>
          <w:t>&lt;?</w:t>
        </w:r>
        <w:r w:rsidRPr="00684889">
          <w:rPr>
            <w:rStyle w:val="pln"/>
            <w:rFonts w:asciiTheme="minorHAnsi" w:hAnsiTheme="minorHAnsi" w:cstheme="minorHAnsi"/>
            <w:color w:val="000000"/>
            <w:sz w:val="22"/>
            <w:szCs w:val="22"/>
          </w:rPr>
          <w:t>xml</w:t>
        </w:r>
        <w:proofErr w:type="gramEnd"/>
        <w:r w:rsidRPr="00684889">
          <w:rPr>
            <w:rStyle w:val="pln"/>
            <w:rFonts w:asciiTheme="minorHAnsi" w:hAnsiTheme="minorHAnsi" w:cstheme="minorHAnsi"/>
            <w:color w:val="000000"/>
            <w:sz w:val="22"/>
            <w:szCs w:val="22"/>
          </w:rPr>
          <w:t xml:space="preserve"> version</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"1.0"</w:t>
        </w:r>
        <w:r w:rsidRPr="00684889">
          <w:rPr>
            <w:rStyle w:val="pln"/>
            <w:rFonts w:asciiTheme="minorHAnsi" w:hAnsiTheme="minorHAnsi" w:cstheme="minorHAnsi"/>
            <w:color w:val="000000"/>
            <w:sz w:val="22"/>
            <w:szCs w:val="22"/>
          </w:rPr>
          <w:t xml:space="preserve"> encoding</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"UTF-8"</w:t>
        </w:r>
        <w:r w:rsidRPr="00684889">
          <w:rPr>
            <w:rStyle w:val="pun"/>
            <w:rFonts w:asciiTheme="minorHAnsi" w:hAnsiTheme="minorHAnsi" w:cstheme="minorHAnsi"/>
            <w:color w:val="535759"/>
            <w:sz w:val="22"/>
            <w:szCs w:val="22"/>
          </w:rPr>
          <w:t>?&gt;</w:t>
        </w:r>
      </w:ins>
    </w:p>
    <w:p w:rsidR="00484875" w:rsidRPr="00684889" w:rsidRDefault="00484875" w:rsidP="00484875">
      <w:pPr>
        <w:pStyle w:val="NormalWeb"/>
        <w:shd w:val="clear" w:color="auto" w:fill="F7F7F5"/>
        <w:spacing w:after="0"/>
        <w:rPr>
          <w:ins w:id="573" w:author="Nishikant ." w:date="2019-01-28T16:37:00Z"/>
          <w:rFonts w:asciiTheme="minorHAnsi" w:hAnsiTheme="minorHAnsi" w:cstheme="minorHAnsi"/>
          <w:color w:val="000000"/>
          <w:sz w:val="22"/>
          <w:szCs w:val="22"/>
        </w:rPr>
      </w:pPr>
      <w:proofErr w:type="gramStart"/>
      <w:ins w:id="574" w:author="Nishikant ." w:date="2019-01-28T16:37:00Z">
        <w:r w:rsidRPr="00684889">
          <w:rPr>
            <w:rStyle w:val="dec"/>
            <w:rFonts w:asciiTheme="minorHAnsi" w:hAnsiTheme="minorHAnsi" w:cstheme="minorHAnsi"/>
            <w:color w:val="535759"/>
            <w:sz w:val="22"/>
            <w:szCs w:val="22"/>
          </w:rPr>
          <w:t>&lt;!DOCTYPE</w:t>
        </w:r>
        <w:proofErr w:type="gramEnd"/>
        <w:r w:rsidRPr="00684889">
          <w:rPr>
            <w:rStyle w:val="dec"/>
            <w:rFonts w:asciiTheme="minorHAnsi" w:hAnsiTheme="minorHAnsi" w:cstheme="minorHAnsi"/>
            <w:color w:val="535759"/>
            <w:sz w:val="22"/>
            <w:szCs w:val="22"/>
          </w:rPr>
          <w:t xml:space="preserve"> paymentService PUBLIC "-//WorldPay//DTD WorldPay PaymentService v1//EN"</w:t>
        </w:r>
      </w:ins>
    </w:p>
    <w:p w:rsidR="00484875" w:rsidRPr="00684889" w:rsidRDefault="00484875" w:rsidP="00484875">
      <w:pPr>
        <w:pStyle w:val="NormalWeb"/>
        <w:shd w:val="clear" w:color="auto" w:fill="F7F7F5"/>
        <w:spacing w:after="0"/>
        <w:rPr>
          <w:ins w:id="575" w:author="Nishikant ." w:date="2019-01-28T16:37:00Z"/>
          <w:rFonts w:asciiTheme="minorHAnsi" w:hAnsiTheme="minorHAnsi" w:cstheme="minorHAnsi"/>
          <w:color w:val="000000"/>
          <w:sz w:val="22"/>
          <w:szCs w:val="22"/>
        </w:rPr>
      </w:pPr>
      <w:ins w:id="576" w:author="Nishikant ." w:date="2019-01-28T16:37:00Z">
        <w:r w:rsidRPr="00684889">
          <w:rPr>
            <w:rStyle w:val="dec"/>
            <w:rFonts w:asciiTheme="minorHAnsi" w:hAnsiTheme="minorHAnsi" w:cstheme="minorHAnsi"/>
            <w:color w:val="535759"/>
            <w:sz w:val="22"/>
            <w:szCs w:val="22"/>
          </w:rPr>
          <w:t>  "http://dtd.worldpay.com/paymentService_v1.dtd"&gt;</w:t>
        </w:r>
      </w:ins>
    </w:p>
    <w:p w:rsidR="00484875" w:rsidRPr="00684889" w:rsidRDefault="00484875" w:rsidP="00484875">
      <w:pPr>
        <w:pStyle w:val="NormalWeb"/>
        <w:shd w:val="clear" w:color="auto" w:fill="F7F7F5"/>
        <w:spacing w:after="0"/>
        <w:rPr>
          <w:ins w:id="577" w:author="Nishikant ." w:date="2019-01-28T16:37:00Z"/>
          <w:rFonts w:asciiTheme="minorHAnsi" w:hAnsiTheme="minorHAnsi" w:cstheme="minorHAnsi"/>
          <w:color w:val="000000"/>
          <w:sz w:val="22"/>
          <w:szCs w:val="22"/>
        </w:rPr>
      </w:pPr>
      <w:ins w:id="578" w:author="Nishikant ." w:date="2019-01-28T16:37:00Z">
        <w:r w:rsidRPr="00684889">
          <w:rPr>
            <w:rStyle w:val="tag"/>
            <w:rFonts w:asciiTheme="minorHAnsi" w:hAnsiTheme="minorHAnsi" w:cstheme="minorHAnsi"/>
            <w:color w:val="C80000"/>
            <w:sz w:val="22"/>
            <w:szCs w:val="22"/>
          </w:rPr>
          <w:t>&lt;paymentService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version</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"1.4"</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merchantCode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"ExampleCode1"</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579" w:author="Nishikant ." w:date="2019-01-28T16:37:00Z"/>
          <w:rFonts w:asciiTheme="minorHAnsi" w:hAnsiTheme="minorHAnsi" w:cstheme="minorHAnsi"/>
          <w:color w:val="000000"/>
          <w:sz w:val="22"/>
          <w:szCs w:val="22"/>
        </w:rPr>
      </w:pPr>
      <w:ins w:id="58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reply</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81" w:author="Nishikant ." w:date="2019-01-28T16:37:00Z"/>
          <w:rFonts w:asciiTheme="minorHAnsi" w:hAnsiTheme="minorHAnsi" w:cstheme="minorHAnsi"/>
          <w:color w:val="000000"/>
          <w:sz w:val="22"/>
          <w:szCs w:val="22"/>
        </w:rPr>
      </w:pPr>
      <w:ins w:id="58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&lt;orderStatus</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orderCode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"ExampleOrder1"</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583" w:author="Nishikant ." w:date="2019-01-28T16:37:00Z"/>
          <w:rFonts w:asciiTheme="minorHAnsi" w:hAnsiTheme="minorHAnsi" w:cstheme="minorHAnsi"/>
          <w:color w:val="000000"/>
          <w:sz w:val="22"/>
          <w:szCs w:val="22"/>
        </w:rPr>
      </w:pPr>
      <w:ins w:id="58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payment</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85" w:author="Nishikant ." w:date="2019-01-28T16:37:00Z"/>
          <w:rFonts w:asciiTheme="minorHAnsi" w:hAnsiTheme="minorHAnsi" w:cstheme="minorHAnsi"/>
          <w:color w:val="000000"/>
          <w:sz w:val="22"/>
          <w:szCs w:val="22"/>
        </w:rPr>
      </w:pPr>
      <w:ins w:id="58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paymentMethod&gt;</w:t>
        </w:r>
        <w:proofErr w:type="gramEnd"/>
        <w:r w:rsidRPr="00684889">
          <w:rPr>
            <w:rStyle w:val="pln"/>
            <w:rFonts w:asciiTheme="minorHAnsi" w:hAnsiTheme="minorHAnsi" w:cstheme="minorHAnsi"/>
            <w:color w:val="000000"/>
            <w:sz w:val="22"/>
            <w:szCs w:val="22"/>
          </w:rPr>
          <w:t>VISA-SSL</w:t>
        </w:r>
        <w:r w:rsidRPr="00684889">
          <w:rPr>
            <w:rStyle w:val="tag"/>
            <w:rFonts w:asciiTheme="minorHAnsi" w:hAnsiTheme="minorHAnsi" w:cstheme="minorHAnsi"/>
            <w:color w:val="C80000"/>
            <w:sz w:val="22"/>
            <w:szCs w:val="22"/>
          </w:rPr>
          <w:t>&lt;/paymentMethod&gt;</w:t>
        </w:r>
      </w:ins>
    </w:p>
    <w:p w:rsidR="00484875" w:rsidRPr="00684889" w:rsidRDefault="00484875" w:rsidP="00484875">
      <w:pPr>
        <w:pStyle w:val="NormalWeb"/>
        <w:shd w:val="clear" w:color="auto" w:fill="F7F7F5"/>
        <w:spacing w:after="0"/>
        <w:rPr>
          <w:ins w:id="587" w:author="Nishikant ." w:date="2019-01-28T16:37:00Z"/>
          <w:rFonts w:asciiTheme="minorHAnsi" w:hAnsiTheme="minorHAnsi" w:cstheme="minorHAnsi"/>
          <w:color w:val="000000"/>
          <w:sz w:val="22"/>
          <w:szCs w:val="22"/>
        </w:rPr>
      </w:pPr>
      <w:ins w:id="58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&lt;amount</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"5000"</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currencyCode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"GBP"</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exponent</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debitCreditIndicator</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"credit"</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89" w:author="Nishikant ." w:date="2019-01-28T16:37:00Z"/>
          <w:rFonts w:asciiTheme="minorHAnsi" w:hAnsiTheme="minorHAnsi" w:cstheme="minorHAnsi"/>
          <w:color w:val="000000"/>
          <w:sz w:val="22"/>
          <w:szCs w:val="22"/>
        </w:rPr>
      </w:pPr>
      <w:ins w:id="59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lastEvent&gt;</w:t>
        </w:r>
        <w:proofErr w:type="gramEnd"/>
        <w:r w:rsidRPr="00684889">
          <w:rPr>
            <w:rStyle w:val="pln"/>
            <w:rFonts w:asciiTheme="minorHAnsi" w:hAnsiTheme="minorHAnsi" w:cstheme="minorHAnsi"/>
            <w:color w:val="000000"/>
            <w:sz w:val="22"/>
            <w:szCs w:val="22"/>
          </w:rPr>
          <w:t>AUTHORISED</w:t>
        </w:r>
        <w:r w:rsidRPr="00684889">
          <w:rPr>
            <w:rStyle w:val="tag"/>
            <w:rFonts w:asciiTheme="minorHAnsi" w:hAnsiTheme="minorHAnsi" w:cstheme="minorHAnsi"/>
            <w:color w:val="C80000"/>
            <w:sz w:val="22"/>
            <w:szCs w:val="22"/>
          </w:rPr>
          <w:t>&lt;/lastEvent&gt;</w:t>
        </w:r>
      </w:ins>
    </w:p>
    <w:p w:rsidR="00484875" w:rsidRPr="00684889" w:rsidRDefault="00484875" w:rsidP="00484875">
      <w:pPr>
        <w:pStyle w:val="NormalWeb"/>
        <w:shd w:val="clear" w:color="auto" w:fill="F7F7F5"/>
        <w:spacing w:after="0"/>
        <w:rPr>
          <w:ins w:id="591" w:author="Nishikant ." w:date="2019-01-28T16:37:00Z"/>
          <w:rFonts w:asciiTheme="minorHAnsi" w:hAnsiTheme="minorHAnsi" w:cstheme="minorHAnsi"/>
          <w:color w:val="000000"/>
          <w:sz w:val="22"/>
          <w:szCs w:val="22"/>
        </w:rPr>
      </w:pPr>
      <w:ins w:id="59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&lt;AuthorisationId</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id</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"666"</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593" w:author="Nishikant ." w:date="2019-01-28T16:37:00Z"/>
          <w:rFonts w:asciiTheme="minorHAnsi" w:hAnsiTheme="minorHAnsi" w:cstheme="minorHAnsi"/>
          <w:color w:val="000000"/>
          <w:sz w:val="22"/>
          <w:szCs w:val="22"/>
        </w:rPr>
      </w:pPr>
      <w:ins w:id="59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&lt;balance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accountType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"IN_PROCESS_AUTHORISED"</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95" w:author="Nishikant ." w:date="2019-01-28T16:37:00Z"/>
          <w:rFonts w:asciiTheme="minorHAnsi" w:hAnsiTheme="minorHAnsi" w:cstheme="minorHAnsi"/>
          <w:color w:val="000000"/>
          <w:sz w:val="22"/>
          <w:szCs w:val="22"/>
        </w:rPr>
      </w:pPr>
      <w:ins w:id="59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&lt;amount</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"5000"</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currencyCode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"GBP"</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exponent</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debitCreditIndicator</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"credit"</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597" w:author="Nishikant ." w:date="2019-01-28T16:37:00Z"/>
          <w:rFonts w:asciiTheme="minorHAnsi" w:hAnsiTheme="minorHAnsi" w:cstheme="minorHAnsi"/>
          <w:color w:val="000000"/>
          <w:sz w:val="22"/>
          <w:szCs w:val="22"/>
        </w:rPr>
      </w:pPr>
      <w:ins w:id="59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&lt;/balance&gt;</w:t>
        </w:r>
      </w:ins>
    </w:p>
    <w:p w:rsidR="00484875" w:rsidRPr="00684889" w:rsidRDefault="00484875" w:rsidP="00484875">
      <w:pPr>
        <w:pStyle w:val="NormalWeb"/>
        <w:shd w:val="clear" w:color="auto" w:fill="F7F7F5"/>
        <w:spacing w:after="0"/>
        <w:rPr>
          <w:ins w:id="599" w:author="Nishikant ." w:date="2019-01-28T16:37:00Z"/>
          <w:rFonts w:asciiTheme="minorHAnsi" w:hAnsiTheme="minorHAnsi" w:cstheme="minorHAnsi"/>
          <w:color w:val="000000"/>
          <w:sz w:val="22"/>
          <w:szCs w:val="22"/>
        </w:rPr>
      </w:pPr>
      <w:ins w:id="60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cardNumber&gt;</w:t>
        </w:r>
        <w:proofErr w:type="gramEnd"/>
        <w:r w:rsidRPr="00684889">
          <w:rPr>
            <w:rStyle w:val="pln"/>
            <w:rFonts w:asciiTheme="minorHAnsi" w:hAnsiTheme="minorHAnsi" w:cstheme="minorHAnsi"/>
            <w:color w:val="000000"/>
            <w:sz w:val="22"/>
            <w:szCs w:val="22"/>
          </w:rPr>
          <w:t>4444********1111</w:t>
        </w:r>
        <w:r w:rsidRPr="00684889">
          <w:rPr>
            <w:rStyle w:val="tag"/>
            <w:rFonts w:asciiTheme="minorHAnsi" w:hAnsiTheme="minorHAnsi" w:cstheme="minorHAnsi"/>
            <w:color w:val="C80000"/>
            <w:sz w:val="22"/>
            <w:szCs w:val="22"/>
          </w:rPr>
          <w:t>&lt;/cardNumber&gt;</w:t>
        </w:r>
      </w:ins>
    </w:p>
    <w:p w:rsidR="00484875" w:rsidRPr="00684889" w:rsidRDefault="00484875" w:rsidP="00484875">
      <w:pPr>
        <w:pStyle w:val="NormalWeb"/>
        <w:shd w:val="clear" w:color="auto" w:fill="F7F7F5"/>
        <w:spacing w:after="0"/>
        <w:rPr>
          <w:ins w:id="601" w:author="Nishikant ." w:date="2019-01-28T16:37:00Z"/>
          <w:rFonts w:asciiTheme="minorHAnsi" w:hAnsiTheme="minorHAnsi" w:cstheme="minorHAnsi"/>
          <w:color w:val="000000"/>
          <w:sz w:val="22"/>
          <w:szCs w:val="22"/>
        </w:rPr>
      </w:pPr>
      <w:ins w:id="60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&lt;riskScore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"0"</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03" w:author="Nishikant ." w:date="2019-01-28T16:37:00Z"/>
          <w:rFonts w:asciiTheme="minorHAnsi" w:hAnsiTheme="minorHAnsi" w:cstheme="minorHAnsi"/>
          <w:color w:val="000000"/>
          <w:sz w:val="22"/>
          <w:szCs w:val="22"/>
        </w:rPr>
      </w:pPr>
      <w:ins w:id="60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schemeResponse</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05" w:author="Nishikant ." w:date="2019-01-28T16:37:00Z"/>
          <w:rFonts w:asciiTheme="minorHAnsi" w:hAnsiTheme="minorHAnsi" w:cstheme="minorHAnsi"/>
          <w:color w:val="000000"/>
          <w:sz w:val="22"/>
          <w:szCs w:val="22"/>
        </w:rPr>
      </w:pPr>
      <w:ins w:id="60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transactionIdentifier&gt;</w:t>
        </w:r>
        <w:proofErr w:type="gramEnd"/>
        <w:r w:rsidRPr="00684889">
          <w:rPr>
            <w:rStyle w:val="pln"/>
            <w:rFonts w:asciiTheme="minorHAnsi" w:hAnsiTheme="minorHAnsi" w:cstheme="minorHAnsi"/>
            <w:color w:val="000000"/>
            <w:sz w:val="22"/>
            <w:szCs w:val="22"/>
          </w:rPr>
          <w:t>20005060720116005061</w:t>
        </w:r>
        <w:r w:rsidRPr="00684889">
          <w:rPr>
            <w:rStyle w:val="tag"/>
            <w:rFonts w:asciiTheme="minorHAnsi" w:hAnsiTheme="minorHAnsi" w:cstheme="minorHAnsi"/>
            <w:color w:val="C80000"/>
            <w:sz w:val="22"/>
            <w:szCs w:val="22"/>
          </w:rPr>
          <w:t>&lt;/transactionIdentifier&gt;</w:t>
        </w:r>
        <w:r w:rsidRPr="00684889">
          <w:rPr>
            <w:rStyle w:val="pln"/>
            <w:rFonts w:asciiTheme="minorHAnsi" w:hAnsiTheme="minorHAnsi" w:cstheme="minorHAnsi"/>
            <w:color w:val="000000"/>
            <w:sz w:val="22"/>
            <w:szCs w:val="22"/>
          </w:rPr>
          <w:t xml:space="preserve"> </w:t>
        </w:r>
        <w:r w:rsidRPr="00684889">
          <w:rPr>
            <w:rStyle w:val="com"/>
            <w:rFonts w:asciiTheme="minorHAnsi" w:hAnsiTheme="minorHAnsi" w:cstheme="minorHAnsi"/>
            <w:color w:val="708090"/>
            <w:sz w:val="22"/>
            <w:szCs w:val="22"/>
          </w:rPr>
          <w:t>&lt;!--Store this for later use--&gt;</w:t>
        </w:r>
      </w:ins>
    </w:p>
    <w:p w:rsidR="00484875" w:rsidRPr="00684889" w:rsidRDefault="00484875" w:rsidP="00484875">
      <w:pPr>
        <w:pStyle w:val="NormalWeb"/>
        <w:shd w:val="clear" w:color="auto" w:fill="F7F7F5"/>
        <w:spacing w:after="0"/>
        <w:rPr>
          <w:ins w:id="607" w:author="Nishikant ." w:date="2019-01-28T16:37:00Z"/>
          <w:rFonts w:asciiTheme="minorHAnsi" w:hAnsiTheme="minorHAnsi" w:cstheme="minorHAnsi"/>
          <w:color w:val="000000"/>
          <w:sz w:val="22"/>
          <w:szCs w:val="22"/>
        </w:rPr>
      </w:pPr>
      <w:ins w:id="60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&lt;/schemeResponse&gt;</w:t>
        </w:r>
      </w:ins>
    </w:p>
    <w:p w:rsidR="00484875" w:rsidRPr="00684889" w:rsidRDefault="00484875" w:rsidP="00484875">
      <w:pPr>
        <w:pStyle w:val="NormalWeb"/>
        <w:shd w:val="clear" w:color="auto" w:fill="F7F7F5"/>
        <w:spacing w:after="0"/>
        <w:rPr>
          <w:ins w:id="609" w:author="Nishikant ." w:date="2019-01-28T16:37:00Z"/>
          <w:rFonts w:asciiTheme="minorHAnsi" w:hAnsiTheme="minorHAnsi" w:cstheme="minorHAnsi"/>
          <w:color w:val="000000"/>
          <w:sz w:val="22"/>
          <w:szCs w:val="22"/>
        </w:rPr>
      </w:pPr>
      <w:ins w:id="61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&lt;/payment&gt;</w:t>
        </w:r>
      </w:ins>
    </w:p>
    <w:p w:rsidR="00484875" w:rsidRPr="00684889" w:rsidRDefault="00484875" w:rsidP="00484875">
      <w:pPr>
        <w:pStyle w:val="NormalWeb"/>
        <w:shd w:val="clear" w:color="auto" w:fill="F7F7F5"/>
        <w:spacing w:after="0"/>
        <w:rPr>
          <w:ins w:id="611" w:author="Nishikant ." w:date="2019-01-28T16:37:00Z"/>
          <w:rFonts w:asciiTheme="minorHAnsi" w:hAnsiTheme="minorHAnsi" w:cstheme="minorHAnsi"/>
          <w:color w:val="000000"/>
          <w:sz w:val="22"/>
          <w:szCs w:val="22"/>
        </w:rPr>
      </w:pPr>
      <w:ins w:id="61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&lt;/orderStatus&gt;</w:t>
        </w:r>
      </w:ins>
    </w:p>
    <w:p w:rsidR="00484875" w:rsidRPr="00684889" w:rsidRDefault="00484875" w:rsidP="00484875">
      <w:pPr>
        <w:pStyle w:val="NormalWeb"/>
        <w:shd w:val="clear" w:color="auto" w:fill="F7F7F5"/>
        <w:spacing w:after="0"/>
        <w:rPr>
          <w:ins w:id="613" w:author="Nishikant ." w:date="2019-01-28T16:37:00Z"/>
          <w:rFonts w:asciiTheme="minorHAnsi" w:hAnsiTheme="minorHAnsi" w:cstheme="minorHAnsi"/>
          <w:color w:val="000000"/>
          <w:sz w:val="22"/>
          <w:szCs w:val="22"/>
        </w:rPr>
      </w:pPr>
      <w:ins w:id="61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&lt;/reply&gt;</w:t>
        </w:r>
      </w:ins>
    </w:p>
    <w:p w:rsidR="00484875" w:rsidRPr="00684889" w:rsidRDefault="00484875" w:rsidP="00484875">
      <w:pPr>
        <w:pStyle w:val="NormalWeb"/>
        <w:shd w:val="clear" w:color="auto" w:fill="F7F7F5"/>
        <w:spacing w:after="0"/>
        <w:rPr>
          <w:ins w:id="615" w:author="Nishikant ." w:date="2019-01-28T16:37:00Z"/>
          <w:rFonts w:asciiTheme="minorHAnsi" w:hAnsiTheme="minorHAnsi" w:cstheme="minorHAnsi"/>
          <w:color w:val="000000"/>
          <w:sz w:val="22"/>
          <w:szCs w:val="22"/>
        </w:rPr>
      </w:pPr>
      <w:ins w:id="616" w:author="Nishikant ." w:date="2019-01-28T16:37:00Z">
        <w:r w:rsidRPr="00684889">
          <w:rPr>
            <w:rStyle w:val="tag"/>
            <w:rFonts w:asciiTheme="minorHAnsi" w:hAnsiTheme="minorHAnsi" w:cstheme="minorHAnsi"/>
            <w:color w:val="C80000"/>
            <w:sz w:val="22"/>
            <w:szCs w:val="22"/>
          </w:rPr>
          <w:t>&lt;/paymentService&gt;</w:t>
        </w:r>
      </w:ins>
    </w:p>
    <w:p w:rsidR="00484875" w:rsidRPr="00684889" w:rsidRDefault="00484875" w:rsidP="00484875">
      <w:pPr>
        <w:pStyle w:val="Heading2"/>
        <w:pBdr>
          <w:bottom w:val="single" w:sz="6" w:space="4" w:color="E4E3DE"/>
        </w:pBdr>
        <w:shd w:val="clear" w:color="auto" w:fill="FFFFFF"/>
        <w:spacing w:before="360" w:after="240"/>
        <w:rPr>
          <w:ins w:id="617" w:author="Nishikant ." w:date="2019-01-28T16:37:00Z"/>
          <w:rFonts w:asciiTheme="minorHAnsi" w:hAnsiTheme="minorHAnsi" w:cstheme="minorHAnsi"/>
          <w:bCs w:val="0"/>
          <w:color w:val="000000"/>
          <w:sz w:val="24"/>
          <w:szCs w:val="22"/>
        </w:rPr>
      </w:pPr>
      <w:bookmarkStart w:id="618" w:name="Example2"/>
      <w:bookmarkStart w:id="619" w:name="_Toc8312207"/>
      <w:bookmarkEnd w:id="618"/>
      <w:ins w:id="620" w:author="Nishikant ." w:date="2019-01-28T16:37:00Z">
        <w:r w:rsidRPr="00684889">
          <w:rPr>
            <w:rFonts w:asciiTheme="minorHAnsi" w:hAnsiTheme="minorHAnsi" w:cstheme="minorHAnsi"/>
            <w:bCs w:val="0"/>
            <w:color w:val="000000"/>
            <w:sz w:val="24"/>
            <w:szCs w:val="22"/>
          </w:rPr>
          <w:t>Example Direct 'used' request</w:t>
        </w:r>
        <w:bookmarkEnd w:id="619"/>
      </w:ins>
    </w:p>
    <w:p w:rsidR="00484875" w:rsidRPr="00684889" w:rsidRDefault="00484875" w:rsidP="00484875">
      <w:pPr>
        <w:pStyle w:val="selectcode"/>
        <w:shd w:val="clear" w:color="auto" w:fill="E4E3DE"/>
        <w:spacing w:before="300" w:beforeAutospacing="0" w:after="0" w:afterAutospacing="0"/>
        <w:rPr>
          <w:ins w:id="621" w:author="Nishikant ." w:date="2019-01-28T16:37:00Z"/>
          <w:rFonts w:asciiTheme="minorHAnsi" w:hAnsiTheme="minorHAnsi" w:cstheme="minorHAnsi"/>
          <w:color w:val="000000"/>
          <w:sz w:val="22"/>
          <w:szCs w:val="22"/>
        </w:rPr>
      </w:pPr>
      <w:ins w:id="622" w:author="Nishikant ." w:date="2019-01-28T16:37:00Z">
        <w:r w:rsidRPr="00684889">
          <w:rPr>
            <w:rFonts w:asciiTheme="minorHAnsi" w:hAnsiTheme="minorHAnsi" w:cstheme="minorHAnsi"/>
            <w:color w:val="000000"/>
            <w:sz w:val="22"/>
            <w:szCs w:val="22"/>
          </w:rPr>
          <w:t>Select</w:t>
        </w:r>
      </w:ins>
    </w:p>
    <w:p w:rsidR="00484875" w:rsidRPr="00684889" w:rsidRDefault="00484875" w:rsidP="00484875">
      <w:pPr>
        <w:pStyle w:val="NormalWeb"/>
        <w:shd w:val="clear" w:color="auto" w:fill="F7F7F5"/>
        <w:spacing w:after="0"/>
        <w:rPr>
          <w:ins w:id="623" w:author="Nishikant ." w:date="2019-01-28T16:37:00Z"/>
          <w:rFonts w:asciiTheme="minorHAnsi" w:hAnsiTheme="minorHAnsi" w:cstheme="minorHAnsi"/>
          <w:color w:val="000000"/>
          <w:sz w:val="22"/>
          <w:szCs w:val="22"/>
        </w:rPr>
      </w:pPr>
      <w:proofErr w:type="gramStart"/>
      <w:ins w:id="624" w:author="Nishikant ." w:date="2019-01-28T16:37:00Z">
        <w:r w:rsidRPr="00684889">
          <w:rPr>
            <w:rStyle w:val="pun"/>
            <w:rFonts w:asciiTheme="minorHAnsi" w:hAnsiTheme="minorHAnsi" w:cstheme="minorHAnsi"/>
            <w:color w:val="535759"/>
            <w:sz w:val="22"/>
            <w:szCs w:val="22"/>
          </w:rPr>
          <w:t>&lt;?</w:t>
        </w:r>
        <w:r w:rsidRPr="00684889">
          <w:rPr>
            <w:rStyle w:val="pln"/>
            <w:rFonts w:asciiTheme="minorHAnsi" w:hAnsiTheme="minorHAnsi" w:cstheme="minorHAnsi"/>
            <w:color w:val="000000"/>
            <w:sz w:val="22"/>
            <w:szCs w:val="22"/>
          </w:rPr>
          <w:t>xml</w:t>
        </w:r>
        <w:proofErr w:type="gramEnd"/>
        <w:r w:rsidRPr="00684889">
          <w:rPr>
            <w:rStyle w:val="pln"/>
            <w:rFonts w:asciiTheme="minorHAnsi" w:hAnsiTheme="minorHAnsi" w:cstheme="minorHAnsi"/>
            <w:color w:val="000000"/>
            <w:sz w:val="22"/>
            <w:szCs w:val="22"/>
          </w:rPr>
          <w:t xml:space="preserve"> version</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"1.0"</w:t>
        </w:r>
        <w:r w:rsidRPr="00684889">
          <w:rPr>
            <w:rStyle w:val="pln"/>
            <w:rFonts w:asciiTheme="minorHAnsi" w:hAnsiTheme="minorHAnsi" w:cstheme="minorHAnsi"/>
            <w:color w:val="000000"/>
            <w:sz w:val="22"/>
            <w:szCs w:val="22"/>
          </w:rPr>
          <w:t xml:space="preserve"> encoding</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"UTF-8"</w:t>
        </w:r>
        <w:r w:rsidRPr="00684889">
          <w:rPr>
            <w:rStyle w:val="pun"/>
            <w:rFonts w:asciiTheme="minorHAnsi" w:hAnsiTheme="minorHAnsi" w:cstheme="minorHAnsi"/>
            <w:color w:val="535759"/>
            <w:sz w:val="22"/>
            <w:szCs w:val="22"/>
          </w:rPr>
          <w:t>?&gt;</w:t>
        </w:r>
      </w:ins>
    </w:p>
    <w:p w:rsidR="00484875" w:rsidRPr="00684889" w:rsidRDefault="00484875" w:rsidP="00484875">
      <w:pPr>
        <w:pStyle w:val="NormalWeb"/>
        <w:shd w:val="clear" w:color="auto" w:fill="F7F7F5"/>
        <w:spacing w:after="0"/>
        <w:rPr>
          <w:ins w:id="625" w:author="Nishikant ." w:date="2019-01-28T16:37:00Z"/>
          <w:rFonts w:asciiTheme="minorHAnsi" w:hAnsiTheme="minorHAnsi" w:cstheme="minorHAnsi"/>
          <w:color w:val="000000"/>
          <w:sz w:val="22"/>
          <w:szCs w:val="22"/>
        </w:rPr>
      </w:pPr>
      <w:proofErr w:type="gramStart"/>
      <w:ins w:id="626" w:author="Nishikant ." w:date="2019-01-28T16:37:00Z">
        <w:r w:rsidRPr="00684889">
          <w:rPr>
            <w:rStyle w:val="dec"/>
            <w:rFonts w:asciiTheme="minorHAnsi" w:hAnsiTheme="minorHAnsi" w:cstheme="minorHAnsi"/>
            <w:color w:val="535759"/>
            <w:sz w:val="22"/>
            <w:szCs w:val="22"/>
          </w:rPr>
          <w:lastRenderedPageBreak/>
          <w:t>&lt;!DOCTYPE</w:t>
        </w:r>
        <w:proofErr w:type="gramEnd"/>
        <w:r w:rsidRPr="00684889">
          <w:rPr>
            <w:rStyle w:val="dec"/>
            <w:rFonts w:asciiTheme="minorHAnsi" w:hAnsiTheme="minorHAnsi" w:cstheme="minorHAnsi"/>
            <w:color w:val="535759"/>
            <w:sz w:val="22"/>
            <w:szCs w:val="22"/>
          </w:rPr>
          <w:t xml:space="preserve"> paymentService PUBLIC "-//WorldPay//DTD WorldPay PaymentService v1//EN"</w:t>
        </w:r>
      </w:ins>
    </w:p>
    <w:p w:rsidR="00484875" w:rsidRPr="00684889" w:rsidRDefault="00484875" w:rsidP="00484875">
      <w:pPr>
        <w:pStyle w:val="NormalWeb"/>
        <w:shd w:val="clear" w:color="auto" w:fill="F7F7F5"/>
        <w:spacing w:after="0"/>
        <w:rPr>
          <w:ins w:id="627" w:author="Nishikant ." w:date="2019-01-28T16:37:00Z"/>
          <w:rFonts w:asciiTheme="minorHAnsi" w:hAnsiTheme="minorHAnsi" w:cstheme="minorHAnsi"/>
          <w:color w:val="000000"/>
          <w:sz w:val="22"/>
          <w:szCs w:val="22"/>
        </w:rPr>
      </w:pPr>
      <w:ins w:id="628" w:author="Nishikant ." w:date="2019-01-28T16:37:00Z">
        <w:r w:rsidRPr="00684889">
          <w:rPr>
            <w:rStyle w:val="dec"/>
            <w:rFonts w:asciiTheme="minorHAnsi" w:hAnsiTheme="minorHAnsi" w:cstheme="minorHAnsi"/>
            <w:color w:val="535759"/>
            <w:sz w:val="22"/>
            <w:szCs w:val="22"/>
          </w:rPr>
          <w:t xml:space="preserve"> "http://dtd.worldpay.com/paymentService_v1.dtd"&gt;</w:t>
        </w:r>
      </w:ins>
    </w:p>
    <w:p w:rsidR="00484875" w:rsidRPr="00684889" w:rsidRDefault="00484875" w:rsidP="00484875">
      <w:pPr>
        <w:pStyle w:val="NormalWeb"/>
        <w:shd w:val="clear" w:color="auto" w:fill="F7F7F5"/>
        <w:spacing w:after="0"/>
        <w:rPr>
          <w:ins w:id="629" w:author="Nishikant ." w:date="2019-01-28T16:37:00Z"/>
          <w:rFonts w:asciiTheme="minorHAnsi" w:hAnsiTheme="minorHAnsi" w:cstheme="minorHAnsi"/>
          <w:color w:val="000000"/>
          <w:sz w:val="22"/>
          <w:szCs w:val="22"/>
        </w:rPr>
      </w:pPr>
      <w:ins w:id="630" w:author="Nishikant ." w:date="2019-01-28T16:37:00Z">
        <w:r w:rsidRPr="00684889">
          <w:rPr>
            <w:rStyle w:val="tag"/>
            <w:rFonts w:asciiTheme="minorHAnsi" w:hAnsiTheme="minorHAnsi" w:cstheme="minorHAnsi"/>
            <w:color w:val="C80000"/>
            <w:sz w:val="22"/>
            <w:szCs w:val="22"/>
          </w:rPr>
          <w:t>&lt;paymentService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version</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"1.4"</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merchantCode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"YOUR_MERCHANT_CODE"</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31" w:author="Nishikant ." w:date="2019-01-28T16:37:00Z"/>
          <w:rFonts w:asciiTheme="minorHAnsi" w:hAnsiTheme="minorHAnsi" w:cstheme="minorHAnsi"/>
          <w:color w:val="000000"/>
          <w:sz w:val="22"/>
          <w:szCs w:val="22"/>
        </w:rPr>
      </w:pPr>
      <w:ins w:id="63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submit</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33" w:author="Nishikant ." w:date="2019-01-28T16:37:00Z"/>
          <w:rFonts w:asciiTheme="minorHAnsi" w:hAnsiTheme="minorHAnsi" w:cstheme="minorHAnsi"/>
          <w:color w:val="000000"/>
          <w:sz w:val="22"/>
          <w:szCs w:val="22"/>
        </w:rPr>
      </w:pPr>
      <w:ins w:id="63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orderCode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"YOUR_ORDER_CODE"</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635" w:author="Nishikant ." w:date="2019-01-28T16:37:00Z"/>
          <w:rFonts w:asciiTheme="minorHAnsi" w:hAnsiTheme="minorHAnsi" w:cstheme="minorHAnsi"/>
          <w:color w:val="000000"/>
          <w:sz w:val="22"/>
          <w:szCs w:val="22"/>
        </w:rPr>
      </w:pPr>
      <w:ins w:id="63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description&gt;</w:t>
        </w:r>
        <w:proofErr w:type="gramEnd"/>
        <w:r w:rsidRPr="00684889">
          <w:rPr>
            <w:rStyle w:val="pln"/>
            <w:rFonts w:asciiTheme="minorHAnsi" w:hAnsiTheme="minorHAnsi" w:cstheme="minorHAnsi"/>
            <w:color w:val="000000"/>
            <w:sz w:val="22"/>
            <w:szCs w:val="22"/>
          </w:rPr>
          <w:t>YOUR DESCRIPTION</w:t>
        </w:r>
        <w:r w:rsidRPr="00684889">
          <w:rPr>
            <w:rStyle w:val="tag"/>
            <w:rFonts w:asciiTheme="minorHAnsi" w:hAnsiTheme="minorHAnsi" w:cstheme="minorHAnsi"/>
            <w:color w:val="C80000"/>
            <w:sz w:val="22"/>
            <w:szCs w:val="22"/>
          </w:rPr>
          <w:t>&lt;/description&gt;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637" w:author="Nishikant ." w:date="2019-01-28T16:37:00Z"/>
          <w:rFonts w:asciiTheme="minorHAnsi" w:hAnsiTheme="minorHAnsi" w:cstheme="minorHAnsi"/>
          <w:color w:val="000000"/>
          <w:sz w:val="22"/>
          <w:szCs w:val="22"/>
        </w:rPr>
      </w:pPr>
      <w:ins w:id="63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&lt;amount</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currencyCode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"GBP"</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exponent</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"5000"</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39" w:author="Nishikant ." w:date="2019-01-28T16:37:00Z"/>
          <w:rFonts w:asciiTheme="minorHAnsi" w:hAnsiTheme="minorHAnsi" w:cstheme="minorHAnsi"/>
          <w:color w:val="000000"/>
          <w:sz w:val="22"/>
          <w:szCs w:val="22"/>
        </w:rPr>
      </w:pPr>
      <w:ins w:id="64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paymentDetails</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41" w:author="Nishikant ." w:date="2019-01-28T16:37:00Z"/>
          <w:rFonts w:asciiTheme="minorHAnsi" w:hAnsiTheme="minorHAnsi" w:cstheme="minorHAnsi"/>
          <w:color w:val="000000"/>
          <w:sz w:val="22"/>
          <w:szCs w:val="22"/>
        </w:rPr>
      </w:pPr>
      <w:ins w:id="64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&lt;CARD-SSL&gt;</w:t>
        </w:r>
      </w:ins>
    </w:p>
    <w:p w:rsidR="00484875" w:rsidRPr="00684889" w:rsidRDefault="00484875" w:rsidP="00484875">
      <w:pPr>
        <w:pStyle w:val="NormalWeb"/>
        <w:shd w:val="clear" w:color="auto" w:fill="F7F7F5"/>
        <w:spacing w:after="0"/>
        <w:rPr>
          <w:ins w:id="643" w:author="Nishikant ." w:date="2019-01-28T16:37:00Z"/>
          <w:rFonts w:asciiTheme="minorHAnsi" w:hAnsiTheme="minorHAnsi" w:cstheme="minorHAnsi"/>
          <w:color w:val="000000"/>
          <w:sz w:val="22"/>
          <w:szCs w:val="22"/>
        </w:rPr>
      </w:pPr>
      <w:ins w:id="64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cardNumber&gt;</w:t>
        </w:r>
        <w:proofErr w:type="gramEnd"/>
        <w:r w:rsidRPr="00684889">
          <w:rPr>
            <w:rStyle w:val="pln"/>
            <w:rFonts w:asciiTheme="minorHAnsi" w:hAnsiTheme="minorHAnsi" w:cstheme="minorHAnsi"/>
            <w:color w:val="000000"/>
            <w:sz w:val="22"/>
            <w:szCs w:val="22"/>
          </w:rPr>
          <w:t>4444333322221111</w:t>
        </w:r>
        <w:r w:rsidRPr="00684889">
          <w:rPr>
            <w:rStyle w:val="tag"/>
            <w:rFonts w:asciiTheme="minorHAnsi" w:hAnsiTheme="minorHAnsi" w:cstheme="minorHAnsi"/>
            <w:color w:val="C80000"/>
            <w:sz w:val="22"/>
            <w:szCs w:val="22"/>
          </w:rPr>
          <w:t>&lt;/cardNumber&gt;</w:t>
        </w:r>
      </w:ins>
    </w:p>
    <w:p w:rsidR="00484875" w:rsidRPr="00684889" w:rsidRDefault="00484875" w:rsidP="00484875">
      <w:pPr>
        <w:pStyle w:val="NormalWeb"/>
        <w:shd w:val="clear" w:color="auto" w:fill="F7F7F5"/>
        <w:spacing w:after="0"/>
        <w:rPr>
          <w:ins w:id="645" w:author="Nishikant ." w:date="2019-01-28T16:37:00Z"/>
          <w:rFonts w:asciiTheme="minorHAnsi" w:hAnsiTheme="minorHAnsi" w:cstheme="minorHAnsi"/>
          <w:color w:val="000000"/>
          <w:sz w:val="22"/>
          <w:szCs w:val="22"/>
        </w:rPr>
      </w:pPr>
      <w:ins w:id="64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expiryDate</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47" w:author="Nishikant ." w:date="2019-01-28T16:37:00Z"/>
          <w:rFonts w:asciiTheme="minorHAnsi" w:hAnsiTheme="minorHAnsi" w:cstheme="minorHAnsi"/>
          <w:color w:val="000000"/>
          <w:sz w:val="22"/>
          <w:szCs w:val="22"/>
        </w:rPr>
      </w:pPr>
      <w:ins w:id="64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&lt;date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month</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"01"</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year</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"2020"</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49" w:author="Nishikant ." w:date="2019-01-28T16:37:00Z"/>
          <w:rFonts w:asciiTheme="minorHAnsi" w:hAnsiTheme="minorHAnsi" w:cstheme="minorHAnsi"/>
          <w:color w:val="000000"/>
          <w:sz w:val="22"/>
          <w:szCs w:val="22"/>
        </w:rPr>
      </w:pPr>
      <w:ins w:id="65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&lt;/expiryDate&gt;</w:t>
        </w:r>
      </w:ins>
    </w:p>
    <w:p w:rsidR="00484875" w:rsidRPr="00684889" w:rsidRDefault="00484875" w:rsidP="00484875">
      <w:pPr>
        <w:pStyle w:val="NormalWeb"/>
        <w:shd w:val="clear" w:color="auto" w:fill="F7F7F5"/>
        <w:spacing w:after="0"/>
        <w:rPr>
          <w:ins w:id="651" w:author="Nishikant ." w:date="2019-01-28T16:37:00Z"/>
          <w:rFonts w:asciiTheme="minorHAnsi" w:hAnsiTheme="minorHAnsi" w:cstheme="minorHAnsi"/>
          <w:color w:val="000000"/>
          <w:sz w:val="22"/>
          <w:szCs w:val="22"/>
        </w:rPr>
      </w:pPr>
      <w:ins w:id="65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cardHolderName&gt;</w:t>
        </w:r>
        <w:proofErr w:type="gramEnd"/>
        <w:r w:rsidRPr="00684889">
          <w:rPr>
            <w:rStyle w:val="pln"/>
            <w:rFonts w:asciiTheme="minorHAnsi" w:hAnsiTheme="minorHAnsi" w:cstheme="minorHAnsi"/>
            <w:color w:val="000000"/>
            <w:sz w:val="22"/>
            <w:szCs w:val="22"/>
          </w:rPr>
          <w:t>A Shopper</w:t>
        </w:r>
        <w:r w:rsidRPr="00684889">
          <w:rPr>
            <w:rStyle w:val="tag"/>
            <w:rFonts w:asciiTheme="minorHAnsi" w:hAnsiTheme="minorHAnsi" w:cstheme="minorHAnsi"/>
            <w:color w:val="C80000"/>
            <w:sz w:val="22"/>
            <w:szCs w:val="22"/>
          </w:rPr>
          <w:t>&lt;/cardHolderName&gt;</w:t>
        </w:r>
      </w:ins>
    </w:p>
    <w:p w:rsidR="00484875" w:rsidRPr="00684889" w:rsidRDefault="00484875" w:rsidP="00484875">
      <w:pPr>
        <w:pStyle w:val="NormalWeb"/>
        <w:shd w:val="clear" w:color="auto" w:fill="F7F7F5"/>
        <w:spacing w:after="0"/>
        <w:rPr>
          <w:ins w:id="653" w:author="Nishikant ." w:date="2019-01-28T16:37:00Z"/>
          <w:rFonts w:asciiTheme="minorHAnsi" w:hAnsiTheme="minorHAnsi" w:cstheme="minorHAnsi"/>
          <w:color w:val="000000"/>
          <w:sz w:val="22"/>
          <w:szCs w:val="22"/>
        </w:rPr>
      </w:pPr>
      <w:ins w:id="65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cardAddress</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55" w:author="Nishikant ." w:date="2019-01-28T16:37:00Z"/>
          <w:rFonts w:asciiTheme="minorHAnsi" w:hAnsiTheme="minorHAnsi" w:cstheme="minorHAnsi"/>
          <w:color w:val="000000"/>
          <w:sz w:val="22"/>
          <w:szCs w:val="22"/>
        </w:rPr>
      </w:pPr>
      <w:ins w:id="65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address</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57" w:author="Nishikant ." w:date="2019-01-28T16:37:00Z"/>
          <w:rFonts w:asciiTheme="minorHAnsi" w:hAnsiTheme="minorHAnsi" w:cstheme="minorHAnsi"/>
          <w:color w:val="000000"/>
          <w:sz w:val="22"/>
          <w:szCs w:val="22"/>
        </w:rPr>
      </w:pPr>
      <w:ins w:id="65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&lt;address1&gt;</w:t>
        </w:r>
        <w:r w:rsidRPr="00684889">
          <w:rPr>
            <w:rStyle w:val="pln"/>
            <w:rFonts w:asciiTheme="minorHAnsi" w:hAnsiTheme="minorHAnsi" w:cstheme="minorHAnsi"/>
            <w:color w:val="000000"/>
            <w:sz w:val="22"/>
            <w:szCs w:val="22"/>
          </w:rPr>
          <w:t>47A</w:t>
        </w:r>
        <w:r w:rsidRPr="00684889">
          <w:rPr>
            <w:rStyle w:val="tag"/>
            <w:rFonts w:asciiTheme="minorHAnsi" w:hAnsiTheme="minorHAnsi" w:cstheme="minorHAnsi"/>
            <w:color w:val="C80000"/>
            <w:sz w:val="22"/>
            <w:szCs w:val="22"/>
          </w:rPr>
          <w:t>&lt;/address1&gt;</w:t>
        </w:r>
      </w:ins>
    </w:p>
    <w:p w:rsidR="00484875" w:rsidRPr="00684889" w:rsidRDefault="00484875" w:rsidP="00484875">
      <w:pPr>
        <w:pStyle w:val="NormalWeb"/>
        <w:shd w:val="clear" w:color="auto" w:fill="F7F7F5"/>
        <w:spacing w:after="0"/>
        <w:rPr>
          <w:ins w:id="659" w:author="Nishikant ." w:date="2019-01-28T16:37:00Z"/>
          <w:rFonts w:asciiTheme="minorHAnsi" w:hAnsiTheme="minorHAnsi" w:cstheme="minorHAnsi"/>
          <w:color w:val="000000"/>
          <w:sz w:val="22"/>
          <w:szCs w:val="22"/>
        </w:rPr>
      </w:pPr>
      <w:ins w:id="66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&lt;address2&gt;</w:t>
        </w:r>
        <w:r w:rsidRPr="00684889">
          <w:rPr>
            <w:rStyle w:val="pln"/>
            <w:rFonts w:asciiTheme="minorHAnsi" w:hAnsiTheme="minorHAnsi" w:cstheme="minorHAnsi"/>
            <w:color w:val="000000"/>
            <w:sz w:val="22"/>
            <w:szCs w:val="22"/>
          </w:rPr>
          <w:t>Queensbridge Road</w:t>
        </w:r>
        <w:r w:rsidRPr="00684889">
          <w:rPr>
            <w:rStyle w:val="tag"/>
            <w:rFonts w:asciiTheme="minorHAnsi" w:hAnsiTheme="minorHAnsi" w:cstheme="minorHAnsi"/>
            <w:color w:val="C80000"/>
            <w:sz w:val="22"/>
            <w:szCs w:val="22"/>
          </w:rPr>
          <w:t>&lt;/address2&gt;</w:t>
        </w:r>
      </w:ins>
    </w:p>
    <w:p w:rsidR="00484875" w:rsidRPr="00684889" w:rsidRDefault="00484875" w:rsidP="00484875">
      <w:pPr>
        <w:pStyle w:val="NormalWeb"/>
        <w:shd w:val="clear" w:color="auto" w:fill="F7F7F5"/>
        <w:spacing w:after="0"/>
        <w:rPr>
          <w:ins w:id="661" w:author="Nishikant ." w:date="2019-01-28T16:37:00Z"/>
          <w:rFonts w:asciiTheme="minorHAnsi" w:hAnsiTheme="minorHAnsi" w:cstheme="minorHAnsi"/>
          <w:color w:val="000000"/>
          <w:sz w:val="22"/>
          <w:szCs w:val="22"/>
        </w:rPr>
      </w:pPr>
      <w:ins w:id="66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&lt;address3&gt;</w:t>
        </w:r>
        <w:r w:rsidRPr="00684889">
          <w:rPr>
            <w:rStyle w:val="pln"/>
            <w:rFonts w:asciiTheme="minorHAnsi" w:hAnsiTheme="minorHAnsi" w:cstheme="minorHAnsi"/>
            <w:color w:val="000000"/>
            <w:sz w:val="22"/>
            <w:szCs w:val="22"/>
          </w:rPr>
          <w:t>Suburbia</w:t>
        </w:r>
        <w:r w:rsidRPr="00684889">
          <w:rPr>
            <w:rStyle w:val="tag"/>
            <w:rFonts w:asciiTheme="minorHAnsi" w:hAnsiTheme="minorHAnsi" w:cstheme="minorHAnsi"/>
            <w:color w:val="C80000"/>
            <w:sz w:val="22"/>
            <w:szCs w:val="22"/>
          </w:rPr>
          <w:t>&lt;/address3&gt;</w:t>
        </w:r>
      </w:ins>
    </w:p>
    <w:p w:rsidR="00484875" w:rsidRPr="00684889" w:rsidRDefault="00484875" w:rsidP="00484875">
      <w:pPr>
        <w:pStyle w:val="NormalWeb"/>
        <w:shd w:val="clear" w:color="auto" w:fill="F7F7F5"/>
        <w:spacing w:after="0"/>
        <w:rPr>
          <w:ins w:id="663" w:author="Nishikant ." w:date="2019-01-28T16:37:00Z"/>
          <w:rFonts w:asciiTheme="minorHAnsi" w:hAnsiTheme="minorHAnsi" w:cstheme="minorHAnsi"/>
          <w:color w:val="000000"/>
          <w:sz w:val="22"/>
          <w:szCs w:val="22"/>
        </w:rPr>
      </w:pPr>
      <w:ins w:id="66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postalCode&gt;</w:t>
        </w:r>
        <w:proofErr w:type="gramEnd"/>
        <w:r w:rsidRPr="00684889">
          <w:rPr>
            <w:rStyle w:val="pln"/>
            <w:rFonts w:asciiTheme="minorHAnsi" w:hAnsiTheme="minorHAnsi" w:cstheme="minorHAnsi"/>
            <w:color w:val="000000"/>
            <w:sz w:val="22"/>
            <w:szCs w:val="22"/>
          </w:rPr>
          <w:t>CB94BQ</w:t>
        </w:r>
        <w:r w:rsidRPr="00684889">
          <w:rPr>
            <w:rStyle w:val="tag"/>
            <w:rFonts w:asciiTheme="minorHAnsi" w:hAnsiTheme="minorHAnsi" w:cstheme="minorHAnsi"/>
            <w:color w:val="C80000"/>
            <w:sz w:val="22"/>
            <w:szCs w:val="22"/>
          </w:rPr>
          <w:t>&lt;/postalCode&gt;</w:t>
        </w:r>
      </w:ins>
    </w:p>
    <w:p w:rsidR="00484875" w:rsidRPr="00684889" w:rsidRDefault="00484875" w:rsidP="00484875">
      <w:pPr>
        <w:pStyle w:val="NormalWeb"/>
        <w:shd w:val="clear" w:color="auto" w:fill="F7F7F5"/>
        <w:spacing w:after="0"/>
        <w:rPr>
          <w:ins w:id="665" w:author="Nishikant ." w:date="2019-01-28T16:37:00Z"/>
          <w:rFonts w:asciiTheme="minorHAnsi" w:hAnsiTheme="minorHAnsi" w:cstheme="minorHAnsi"/>
          <w:color w:val="000000"/>
          <w:sz w:val="22"/>
          <w:szCs w:val="22"/>
        </w:rPr>
      </w:pPr>
      <w:ins w:id="66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city&gt;</w:t>
        </w:r>
        <w:proofErr w:type="gramEnd"/>
        <w:r w:rsidRPr="00684889">
          <w:rPr>
            <w:rStyle w:val="pln"/>
            <w:rFonts w:asciiTheme="minorHAnsi" w:hAnsiTheme="minorHAnsi" w:cstheme="minorHAnsi"/>
            <w:color w:val="000000"/>
            <w:sz w:val="22"/>
            <w:szCs w:val="22"/>
          </w:rPr>
          <w:t>Cambridge</w:t>
        </w:r>
        <w:r w:rsidRPr="00684889">
          <w:rPr>
            <w:rStyle w:val="tag"/>
            <w:rFonts w:asciiTheme="minorHAnsi" w:hAnsiTheme="minorHAnsi" w:cstheme="minorHAnsi"/>
            <w:color w:val="C80000"/>
            <w:sz w:val="22"/>
            <w:szCs w:val="22"/>
          </w:rPr>
          <w:t>&lt;/city&gt;</w:t>
        </w:r>
      </w:ins>
    </w:p>
    <w:p w:rsidR="00484875" w:rsidRPr="00684889" w:rsidRDefault="00484875" w:rsidP="00484875">
      <w:pPr>
        <w:pStyle w:val="NormalWeb"/>
        <w:shd w:val="clear" w:color="auto" w:fill="F7F7F5"/>
        <w:spacing w:after="0"/>
        <w:rPr>
          <w:ins w:id="667" w:author="Nishikant ." w:date="2019-01-28T16:37:00Z"/>
          <w:rFonts w:asciiTheme="minorHAnsi" w:hAnsiTheme="minorHAnsi" w:cstheme="minorHAnsi"/>
          <w:color w:val="000000"/>
          <w:sz w:val="22"/>
          <w:szCs w:val="22"/>
        </w:rPr>
      </w:pPr>
      <w:ins w:id="66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state&gt;</w:t>
        </w:r>
        <w:proofErr w:type="gramEnd"/>
        <w:r w:rsidRPr="00684889">
          <w:rPr>
            <w:rStyle w:val="pln"/>
            <w:rFonts w:asciiTheme="minorHAnsi" w:hAnsiTheme="minorHAnsi" w:cstheme="minorHAnsi"/>
            <w:color w:val="000000"/>
            <w:sz w:val="22"/>
            <w:szCs w:val="22"/>
          </w:rPr>
          <w:t>Cambridgeshire</w:t>
        </w:r>
        <w:r w:rsidRPr="00684889">
          <w:rPr>
            <w:rStyle w:val="tag"/>
            <w:rFonts w:asciiTheme="minorHAnsi" w:hAnsiTheme="minorHAnsi" w:cstheme="minorHAnsi"/>
            <w:color w:val="C80000"/>
            <w:sz w:val="22"/>
            <w:szCs w:val="22"/>
          </w:rPr>
          <w:t>&lt;/state&gt;</w:t>
        </w:r>
      </w:ins>
    </w:p>
    <w:p w:rsidR="00484875" w:rsidRPr="00684889" w:rsidRDefault="00484875" w:rsidP="00484875">
      <w:pPr>
        <w:pStyle w:val="NormalWeb"/>
        <w:shd w:val="clear" w:color="auto" w:fill="F7F7F5"/>
        <w:spacing w:after="0"/>
        <w:rPr>
          <w:ins w:id="669" w:author="Nishikant ." w:date="2019-01-28T16:37:00Z"/>
          <w:rFonts w:asciiTheme="minorHAnsi" w:hAnsiTheme="minorHAnsi" w:cstheme="minorHAnsi"/>
          <w:color w:val="000000"/>
          <w:sz w:val="22"/>
          <w:szCs w:val="22"/>
        </w:rPr>
      </w:pPr>
      <w:ins w:id="67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countryCode&gt;</w:t>
        </w:r>
        <w:proofErr w:type="gramEnd"/>
        <w:r w:rsidRPr="00684889">
          <w:rPr>
            <w:rStyle w:val="pln"/>
            <w:rFonts w:asciiTheme="minorHAnsi" w:hAnsiTheme="minorHAnsi" w:cstheme="minorHAnsi"/>
            <w:color w:val="000000"/>
            <w:sz w:val="22"/>
            <w:szCs w:val="22"/>
          </w:rPr>
          <w:t>GB</w:t>
        </w:r>
        <w:r w:rsidRPr="00684889">
          <w:rPr>
            <w:rStyle w:val="tag"/>
            <w:rFonts w:asciiTheme="minorHAnsi" w:hAnsiTheme="minorHAnsi" w:cstheme="minorHAnsi"/>
            <w:color w:val="C80000"/>
            <w:sz w:val="22"/>
            <w:szCs w:val="22"/>
          </w:rPr>
          <w:t>&lt;/countryCode&gt;</w:t>
        </w:r>
      </w:ins>
    </w:p>
    <w:p w:rsidR="00484875" w:rsidRPr="00684889" w:rsidRDefault="00484875" w:rsidP="00484875">
      <w:pPr>
        <w:pStyle w:val="NormalWeb"/>
        <w:shd w:val="clear" w:color="auto" w:fill="F7F7F5"/>
        <w:spacing w:after="0"/>
        <w:rPr>
          <w:ins w:id="671" w:author="Nishikant ." w:date="2019-01-28T16:37:00Z"/>
          <w:rFonts w:asciiTheme="minorHAnsi" w:hAnsiTheme="minorHAnsi" w:cstheme="minorHAnsi"/>
          <w:color w:val="000000"/>
          <w:sz w:val="22"/>
          <w:szCs w:val="22"/>
        </w:rPr>
      </w:pPr>
      <w:ins w:id="67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&lt;/address&gt;</w:t>
        </w:r>
      </w:ins>
    </w:p>
    <w:p w:rsidR="00484875" w:rsidRPr="00684889" w:rsidRDefault="00484875" w:rsidP="00484875">
      <w:pPr>
        <w:pStyle w:val="NormalWeb"/>
        <w:shd w:val="clear" w:color="auto" w:fill="F7F7F5"/>
        <w:spacing w:after="0"/>
        <w:rPr>
          <w:ins w:id="673" w:author="Nishikant ." w:date="2019-01-28T16:37:00Z"/>
          <w:rFonts w:asciiTheme="minorHAnsi" w:hAnsiTheme="minorHAnsi" w:cstheme="minorHAnsi"/>
          <w:color w:val="000000"/>
          <w:sz w:val="22"/>
          <w:szCs w:val="22"/>
        </w:rPr>
      </w:pPr>
      <w:ins w:id="67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&lt;/cardAddress&gt;</w:t>
        </w:r>
      </w:ins>
    </w:p>
    <w:p w:rsidR="00484875" w:rsidRPr="00684889" w:rsidRDefault="00484875" w:rsidP="00484875">
      <w:pPr>
        <w:pStyle w:val="NormalWeb"/>
        <w:shd w:val="clear" w:color="auto" w:fill="F7F7F5"/>
        <w:spacing w:after="0"/>
        <w:rPr>
          <w:ins w:id="675" w:author="Nishikant ." w:date="2019-01-28T16:37:00Z"/>
          <w:rFonts w:asciiTheme="minorHAnsi" w:hAnsiTheme="minorHAnsi" w:cstheme="minorHAnsi"/>
          <w:color w:val="000000"/>
          <w:sz w:val="22"/>
          <w:szCs w:val="22"/>
        </w:rPr>
      </w:pPr>
      <w:ins w:id="67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&lt;/CARD-SSL&gt;</w:t>
        </w:r>
      </w:ins>
    </w:p>
    <w:p w:rsidR="00484875" w:rsidRPr="00684889" w:rsidRDefault="00484875" w:rsidP="00484875">
      <w:pPr>
        <w:pStyle w:val="NormalWeb"/>
        <w:shd w:val="clear" w:color="auto" w:fill="F7F7F5"/>
        <w:spacing w:after="0"/>
        <w:rPr>
          <w:ins w:id="677" w:author="Nishikant ." w:date="2019-01-28T16:37:00Z"/>
          <w:rFonts w:asciiTheme="minorHAnsi" w:hAnsiTheme="minorHAnsi" w:cstheme="minorHAnsi"/>
          <w:color w:val="000000"/>
          <w:sz w:val="22"/>
          <w:szCs w:val="22"/>
        </w:rPr>
      </w:pPr>
      <w:ins w:id="67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&lt;storedCredentials</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usage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"USED"</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merchantInitiatedReason</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"UNSCHEDULED"</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79" w:author="Nishikant ." w:date="2019-01-28T16:37:00Z"/>
          <w:rFonts w:asciiTheme="minorHAnsi" w:hAnsiTheme="minorHAnsi" w:cstheme="minorHAnsi"/>
          <w:color w:val="000000"/>
          <w:sz w:val="22"/>
          <w:szCs w:val="22"/>
        </w:rPr>
      </w:pPr>
      <w:ins w:id="68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schemeTransactionIdentifier&gt;</w:t>
        </w:r>
        <w:proofErr w:type="gramEnd"/>
        <w:r w:rsidRPr="00684889">
          <w:rPr>
            <w:rStyle w:val="pln"/>
            <w:rFonts w:asciiTheme="minorHAnsi" w:hAnsiTheme="minorHAnsi" w:cstheme="minorHAnsi"/>
            <w:color w:val="000000"/>
            <w:sz w:val="22"/>
            <w:szCs w:val="22"/>
          </w:rPr>
          <w:t>20005060720116005061</w:t>
        </w:r>
        <w:r w:rsidRPr="00684889">
          <w:rPr>
            <w:rStyle w:val="tag"/>
            <w:rFonts w:asciiTheme="minorHAnsi" w:hAnsiTheme="minorHAnsi" w:cstheme="minorHAnsi"/>
            <w:color w:val="C80000"/>
            <w:sz w:val="22"/>
            <w:szCs w:val="22"/>
          </w:rPr>
          <w:t>&lt;/schemeTransactionIdentifier&gt;</w:t>
        </w:r>
        <w:r w:rsidRPr="00684889">
          <w:rPr>
            <w:rStyle w:val="pln"/>
            <w:rFonts w:asciiTheme="minorHAnsi" w:hAnsiTheme="minorHAnsi" w:cstheme="minorHAnsi"/>
            <w:color w:val="000000"/>
            <w:sz w:val="22"/>
            <w:szCs w:val="22"/>
          </w:rPr>
          <w:t xml:space="preserve"> </w:t>
        </w:r>
        <w:r w:rsidRPr="00684889">
          <w:rPr>
            <w:rStyle w:val="com"/>
            <w:rFonts w:asciiTheme="minorHAnsi" w:hAnsiTheme="minorHAnsi" w:cstheme="minorHAnsi"/>
            <w:color w:val="708090"/>
            <w:sz w:val="22"/>
            <w:szCs w:val="22"/>
          </w:rPr>
          <w:t>&lt;!-- Only include this if it's a merchant-initiated transaction--&gt;</w:t>
        </w:r>
      </w:ins>
    </w:p>
    <w:p w:rsidR="00484875" w:rsidRPr="00684889" w:rsidRDefault="00484875" w:rsidP="00484875">
      <w:pPr>
        <w:pStyle w:val="NormalWeb"/>
        <w:shd w:val="clear" w:color="auto" w:fill="F7F7F5"/>
        <w:spacing w:after="0"/>
        <w:rPr>
          <w:ins w:id="681" w:author="Nishikant ." w:date="2019-01-28T16:37:00Z"/>
          <w:rFonts w:asciiTheme="minorHAnsi" w:hAnsiTheme="minorHAnsi" w:cstheme="minorHAnsi"/>
          <w:color w:val="000000"/>
          <w:sz w:val="22"/>
          <w:szCs w:val="22"/>
        </w:rPr>
      </w:pPr>
      <w:ins w:id="68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&lt;/storedCredentials&gt;</w:t>
        </w:r>
      </w:ins>
    </w:p>
    <w:p w:rsidR="00484875" w:rsidRPr="00684889" w:rsidRDefault="00484875" w:rsidP="00484875">
      <w:pPr>
        <w:pStyle w:val="NormalWeb"/>
        <w:shd w:val="clear" w:color="auto" w:fill="F7F7F5"/>
        <w:spacing w:after="0"/>
        <w:rPr>
          <w:ins w:id="683" w:author="Nishikant ." w:date="2019-01-28T16:37:00Z"/>
          <w:rFonts w:asciiTheme="minorHAnsi" w:hAnsiTheme="minorHAnsi" w:cstheme="minorHAnsi"/>
          <w:color w:val="000000"/>
          <w:sz w:val="22"/>
          <w:szCs w:val="22"/>
        </w:rPr>
      </w:pPr>
      <w:ins w:id="68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&lt;session</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shopperIPAddress</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"123.123.123.123"</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id</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"0215ui8ib1"</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85" w:author="Nishikant ." w:date="2019-01-28T16:37:00Z"/>
          <w:rFonts w:asciiTheme="minorHAnsi" w:hAnsiTheme="minorHAnsi" w:cstheme="minorHAnsi"/>
          <w:color w:val="000000"/>
          <w:sz w:val="22"/>
          <w:szCs w:val="22"/>
        </w:rPr>
      </w:pPr>
      <w:ins w:id="68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&lt;/paymentDetails&gt;</w:t>
        </w:r>
      </w:ins>
    </w:p>
    <w:p w:rsidR="00484875" w:rsidRPr="00684889" w:rsidRDefault="00484875" w:rsidP="00484875">
      <w:pPr>
        <w:pStyle w:val="NormalWeb"/>
        <w:shd w:val="clear" w:color="auto" w:fill="F7F7F5"/>
        <w:spacing w:after="0"/>
        <w:rPr>
          <w:ins w:id="687" w:author="Nishikant ." w:date="2019-01-28T16:37:00Z"/>
          <w:rFonts w:asciiTheme="minorHAnsi" w:hAnsiTheme="minorHAnsi" w:cstheme="minorHAnsi"/>
          <w:color w:val="000000"/>
          <w:sz w:val="22"/>
          <w:szCs w:val="22"/>
        </w:rPr>
      </w:pPr>
      <w:ins w:id="68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shopper</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89" w:author="Nishikant ." w:date="2019-01-28T16:37:00Z"/>
          <w:rFonts w:asciiTheme="minorHAnsi" w:hAnsiTheme="minorHAnsi" w:cstheme="minorHAnsi"/>
          <w:color w:val="000000"/>
          <w:sz w:val="22"/>
          <w:szCs w:val="22"/>
        </w:rPr>
      </w:pPr>
      <w:ins w:id="69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&lt;shopperEmailAddress&gt;</w:t>
        </w:r>
        <w:r w:rsidRPr="00684889">
          <w:rPr>
            <w:rStyle w:val="pln"/>
            <w:rFonts w:asciiTheme="minorHAnsi" w:hAnsiTheme="minorHAnsi" w:cstheme="minorHAnsi"/>
            <w:color w:val="000000"/>
            <w:sz w:val="22"/>
            <w:szCs w:val="22"/>
          </w:rPr>
          <w:t>ashopper@myprovider.com</w:t>
        </w:r>
        <w:r w:rsidRPr="00684889">
          <w:rPr>
            <w:rStyle w:val="tag"/>
            <w:rFonts w:asciiTheme="minorHAnsi" w:hAnsiTheme="minorHAnsi" w:cstheme="minorHAnsi"/>
            <w:color w:val="C80000"/>
            <w:sz w:val="22"/>
            <w:szCs w:val="22"/>
          </w:rPr>
          <w:t>&lt;/shopperEmailAddress&gt;</w:t>
        </w:r>
      </w:ins>
    </w:p>
    <w:p w:rsidR="00484875" w:rsidRPr="00684889" w:rsidRDefault="00484875" w:rsidP="00484875">
      <w:pPr>
        <w:pStyle w:val="NormalWeb"/>
        <w:shd w:val="clear" w:color="auto" w:fill="F7F7F5"/>
        <w:spacing w:after="0"/>
        <w:rPr>
          <w:ins w:id="691" w:author="Nishikant ." w:date="2019-01-28T16:37:00Z"/>
          <w:rFonts w:asciiTheme="minorHAnsi" w:hAnsiTheme="minorHAnsi" w:cstheme="minorHAnsi"/>
          <w:color w:val="000000"/>
          <w:sz w:val="22"/>
          <w:szCs w:val="22"/>
        </w:rPr>
      </w:pPr>
      <w:ins w:id="69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browser</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693" w:author="Nishikant ." w:date="2019-01-28T16:37:00Z"/>
          <w:rFonts w:asciiTheme="minorHAnsi" w:hAnsiTheme="minorHAnsi" w:cstheme="minorHAnsi"/>
          <w:color w:val="000000"/>
          <w:sz w:val="22"/>
          <w:szCs w:val="22"/>
        </w:rPr>
      </w:pPr>
      <w:ins w:id="69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acceptHeader&gt;</w:t>
        </w:r>
        <w:proofErr w:type="gramEnd"/>
        <w:r w:rsidRPr="00684889">
          <w:rPr>
            <w:rStyle w:val="pln"/>
            <w:rFonts w:asciiTheme="minorHAnsi" w:hAnsiTheme="minorHAnsi" w:cstheme="minorHAnsi"/>
            <w:color w:val="000000"/>
            <w:sz w:val="22"/>
            <w:szCs w:val="22"/>
          </w:rPr>
          <w:t>text/html</w:t>
        </w:r>
        <w:r w:rsidRPr="00684889">
          <w:rPr>
            <w:rStyle w:val="tag"/>
            <w:rFonts w:asciiTheme="minorHAnsi" w:hAnsiTheme="minorHAnsi" w:cstheme="minorHAnsi"/>
            <w:color w:val="C80000"/>
            <w:sz w:val="22"/>
            <w:szCs w:val="22"/>
          </w:rPr>
          <w:t>&lt;/acceptHeader&gt;</w:t>
        </w:r>
      </w:ins>
    </w:p>
    <w:p w:rsidR="00484875" w:rsidRPr="00684889" w:rsidRDefault="00484875" w:rsidP="00484875">
      <w:pPr>
        <w:pStyle w:val="NormalWeb"/>
        <w:shd w:val="clear" w:color="auto" w:fill="F7F7F5"/>
        <w:spacing w:after="0"/>
        <w:rPr>
          <w:ins w:id="695" w:author="Nishikant ." w:date="2019-01-28T16:37:00Z"/>
          <w:rFonts w:asciiTheme="minorHAnsi" w:hAnsiTheme="minorHAnsi" w:cstheme="minorHAnsi"/>
          <w:color w:val="000000"/>
          <w:sz w:val="22"/>
          <w:szCs w:val="22"/>
        </w:rPr>
      </w:pPr>
      <w:ins w:id="696"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userAgentHeader&gt;</w:t>
        </w:r>
        <w:proofErr w:type="gramEnd"/>
        <w:r w:rsidRPr="00684889">
          <w:rPr>
            <w:rStyle w:val="pln"/>
            <w:rFonts w:asciiTheme="minorHAnsi" w:hAnsiTheme="minorHAnsi" w:cstheme="minorHAnsi"/>
            <w:color w:val="000000"/>
            <w:sz w:val="22"/>
            <w:szCs w:val="22"/>
          </w:rPr>
          <w:t>Mozilla/5.0 ...</w:t>
        </w:r>
        <w:r w:rsidRPr="00684889">
          <w:rPr>
            <w:rStyle w:val="tag"/>
            <w:rFonts w:asciiTheme="minorHAnsi" w:hAnsiTheme="minorHAnsi" w:cstheme="minorHAnsi"/>
            <w:color w:val="C80000"/>
            <w:sz w:val="22"/>
            <w:szCs w:val="22"/>
          </w:rPr>
          <w:t>&lt;/userAgentHeader&gt;</w:t>
        </w:r>
      </w:ins>
    </w:p>
    <w:p w:rsidR="00484875" w:rsidRPr="00684889" w:rsidRDefault="00484875" w:rsidP="00484875">
      <w:pPr>
        <w:pStyle w:val="NormalWeb"/>
        <w:shd w:val="clear" w:color="auto" w:fill="F7F7F5"/>
        <w:spacing w:after="0"/>
        <w:rPr>
          <w:ins w:id="697" w:author="Nishikant ." w:date="2019-01-28T16:37:00Z"/>
          <w:rFonts w:asciiTheme="minorHAnsi" w:hAnsiTheme="minorHAnsi" w:cstheme="minorHAnsi"/>
          <w:color w:val="000000"/>
          <w:sz w:val="22"/>
          <w:szCs w:val="22"/>
        </w:rPr>
      </w:pPr>
      <w:ins w:id="698"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&lt;/browser&gt;</w:t>
        </w:r>
      </w:ins>
    </w:p>
    <w:p w:rsidR="00484875" w:rsidRPr="00684889" w:rsidRDefault="00484875" w:rsidP="00484875">
      <w:pPr>
        <w:pStyle w:val="NormalWeb"/>
        <w:shd w:val="clear" w:color="auto" w:fill="F7F7F5"/>
        <w:spacing w:after="0"/>
        <w:rPr>
          <w:ins w:id="699" w:author="Nishikant ." w:date="2019-01-28T16:37:00Z"/>
          <w:rFonts w:asciiTheme="minorHAnsi" w:hAnsiTheme="minorHAnsi" w:cstheme="minorHAnsi"/>
          <w:color w:val="000000"/>
          <w:sz w:val="22"/>
          <w:szCs w:val="22"/>
        </w:rPr>
      </w:pPr>
      <w:ins w:id="700"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&lt;/shopper&gt;</w:t>
        </w:r>
      </w:ins>
    </w:p>
    <w:p w:rsidR="00484875" w:rsidRPr="00684889" w:rsidRDefault="00484875" w:rsidP="00484875">
      <w:pPr>
        <w:pStyle w:val="NormalWeb"/>
        <w:shd w:val="clear" w:color="auto" w:fill="F7F7F5"/>
        <w:spacing w:after="0"/>
        <w:rPr>
          <w:ins w:id="701" w:author="Nishikant ." w:date="2019-01-28T16:37:00Z"/>
          <w:rFonts w:asciiTheme="minorHAnsi" w:hAnsiTheme="minorHAnsi" w:cstheme="minorHAnsi"/>
          <w:color w:val="000000"/>
          <w:sz w:val="22"/>
          <w:szCs w:val="22"/>
        </w:rPr>
      </w:pPr>
      <w:ins w:id="702"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&lt;/order&gt;</w:t>
        </w:r>
      </w:ins>
    </w:p>
    <w:p w:rsidR="00484875" w:rsidRPr="00684889" w:rsidRDefault="00484875" w:rsidP="00484875">
      <w:pPr>
        <w:pStyle w:val="NormalWeb"/>
        <w:shd w:val="clear" w:color="auto" w:fill="F7F7F5"/>
        <w:spacing w:after="0"/>
        <w:rPr>
          <w:ins w:id="703" w:author="Nishikant ." w:date="2019-01-28T16:37:00Z"/>
          <w:rFonts w:asciiTheme="minorHAnsi" w:hAnsiTheme="minorHAnsi" w:cstheme="minorHAnsi"/>
          <w:color w:val="000000"/>
          <w:sz w:val="22"/>
          <w:szCs w:val="22"/>
        </w:rPr>
      </w:pPr>
      <w:ins w:id="704"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&lt;/submit&gt;</w:t>
        </w:r>
      </w:ins>
    </w:p>
    <w:p w:rsidR="00484875" w:rsidRPr="00684889" w:rsidRDefault="00484875" w:rsidP="00484875">
      <w:pPr>
        <w:pStyle w:val="NormalWeb"/>
        <w:shd w:val="clear" w:color="auto" w:fill="F7F7F5"/>
        <w:spacing w:after="0"/>
        <w:rPr>
          <w:ins w:id="705" w:author="Nishikant ." w:date="2019-01-28T16:37:00Z"/>
          <w:rFonts w:asciiTheme="minorHAnsi" w:hAnsiTheme="minorHAnsi" w:cstheme="minorHAnsi"/>
          <w:color w:val="000000"/>
          <w:sz w:val="22"/>
          <w:szCs w:val="22"/>
        </w:rPr>
      </w:pPr>
      <w:ins w:id="706" w:author="Nishikant ." w:date="2019-01-28T16:37:00Z">
        <w:r w:rsidRPr="00684889">
          <w:rPr>
            <w:rStyle w:val="tag"/>
            <w:rFonts w:asciiTheme="minorHAnsi" w:hAnsiTheme="minorHAnsi" w:cstheme="minorHAnsi"/>
            <w:color w:val="C80000"/>
            <w:sz w:val="22"/>
            <w:szCs w:val="22"/>
          </w:rPr>
          <w:t>&lt;/paymentService&gt;</w:t>
        </w:r>
      </w:ins>
    </w:p>
    <w:p w:rsidR="00484875" w:rsidRPr="00684889" w:rsidRDefault="00484875" w:rsidP="00484875">
      <w:pPr>
        <w:pStyle w:val="Heading3"/>
        <w:shd w:val="clear" w:color="auto" w:fill="FFFFFF"/>
        <w:spacing w:before="360" w:after="170"/>
        <w:rPr>
          <w:ins w:id="707" w:author="Nishikant ." w:date="2019-01-28T16:37:00Z"/>
          <w:rFonts w:asciiTheme="minorHAnsi" w:hAnsiTheme="minorHAnsi" w:cstheme="minorHAnsi"/>
          <w:color w:val="000000"/>
          <w:sz w:val="24"/>
          <w:szCs w:val="24"/>
        </w:rPr>
      </w:pPr>
      <w:bookmarkStart w:id="708" w:name="Response"/>
      <w:bookmarkStart w:id="709" w:name="_Toc8312208"/>
      <w:bookmarkEnd w:id="708"/>
      <w:ins w:id="710" w:author="Nishikant ." w:date="2019-01-28T16:37:00Z">
        <w:r w:rsidRPr="00684889">
          <w:rPr>
            <w:rFonts w:asciiTheme="minorHAnsi" w:hAnsiTheme="minorHAnsi" w:cstheme="minorHAnsi"/>
            <w:color w:val="000000"/>
            <w:sz w:val="24"/>
            <w:szCs w:val="24"/>
          </w:rPr>
          <w:lastRenderedPageBreak/>
          <w:t>Response to 'used' request</w:t>
        </w:r>
        <w:bookmarkEnd w:id="709"/>
      </w:ins>
    </w:p>
    <w:p w:rsidR="00484875" w:rsidRPr="00684889" w:rsidRDefault="00484875" w:rsidP="00484875">
      <w:pPr>
        <w:pStyle w:val="NormalWeb"/>
        <w:shd w:val="clear" w:color="auto" w:fill="FFFFFF"/>
        <w:spacing w:before="175" w:after="86"/>
        <w:rPr>
          <w:ins w:id="711" w:author="Nishikant ." w:date="2019-01-28T16:37:00Z"/>
          <w:rFonts w:asciiTheme="minorHAnsi" w:hAnsiTheme="minorHAnsi" w:cstheme="minorHAnsi"/>
          <w:color w:val="000000"/>
          <w:sz w:val="22"/>
          <w:szCs w:val="22"/>
        </w:rPr>
      </w:pPr>
      <w:ins w:id="712" w:author="Nishikant ." w:date="2019-01-28T16:37:00Z">
        <w:r w:rsidRPr="00684889">
          <w:rPr>
            <w:rFonts w:asciiTheme="minorHAnsi" w:hAnsiTheme="minorHAnsi" w:cstheme="minorHAnsi"/>
            <w:color w:val="000000"/>
            <w:sz w:val="22"/>
            <w:szCs w:val="22"/>
          </w:rPr>
          <w:t>In transactions, you receive another </w:t>
        </w:r>
        <w:r w:rsidRPr="00684889">
          <w:rPr>
            <w:rStyle w:val="HTMLCode"/>
            <w:rFonts w:asciiTheme="minorHAnsi" w:eastAsiaTheme="minorEastAsia" w:hAnsiTheme="minorHAnsi" w:cstheme="minorHAnsi"/>
            <w:color w:val="000000"/>
            <w:sz w:val="22"/>
            <w:szCs w:val="22"/>
            <w:shd w:val="clear" w:color="auto" w:fill="F1F1EE"/>
          </w:rPr>
          <w:t>&lt;transactionIdentifier&gt;</w:t>
        </w:r>
        <w:r w:rsidRPr="00684889">
          <w:rPr>
            <w:rFonts w:asciiTheme="minorHAnsi" w:hAnsiTheme="minorHAnsi" w:cstheme="minorHAnsi"/>
            <w:color w:val="000000"/>
            <w:sz w:val="22"/>
            <w:szCs w:val="22"/>
          </w:rPr>
          <w:t xml:space="preserve">. </w:t>
        </w:r>
      </w:ins>
      <w:ins w:id="713" w:author="Nishikant ." w:date="2019-01-28T16:38:00Z">
        <w:r w:rsidRPr="00684889">
          <w:rPr>
            <w:rFonts w:asciiTheme="minorHAnsi" w:hAnsiTheme="minorHAnsi" w:cstheme="minorHAnsi"/>
            <w:color w:val="000000"/>
            <w:sz w:val="22"/>
            <w:szCs w:val="22"/>
          </w:rPr>
          <w:t>We are using the first time received transactionIdentifier value.</w:t>
        </w:r>
      </w:ins>
    </w:p>
    <w:p w:rsidR="00484875" w:rsidRPr="00684889" w:rsidRDefault="00484875" w:rsidP="00484875">
      <w:pPr>
        <w:pStyle w:val="NormalWeb"/>
        <w:shd w:val="clear" w:color="auto" w:fill="F7F7F5"/>
        <w:spacing w:after="0"/>
        <w:rPr>
          <w:ins w:id="714" w:author="Nishikant ." w:date="2019-01-28T16:37:00Z"/>
          <w:rFonts w:asciiTheme="minorHAnsi" w:hAnsiTheme="minorHAnsi" w:cstheme="minorHAnsi"/>
          <w:color w:val="000000"/>
          <w:sz w:val="22"/>
          <w:szCs w:val="22"/>
        </w:rPr>
      </w:pPr>
      <w:proofErr w:type="gramStart"/>
      <w:ins w:id="715" w:author="Nishikant ." w:date="2019-01-28T16:37:00Z">
        <w:r w:rsidRPr="00684889">
          <w:rPr>
            <w:rStyle w:val="pun"/>
            <w:rFonts w:asciiTheme="minorHAnsi" w:hAnsiTheme="minorHAnsi" w:cstheme="minorHAnsi"/>
            <w:color w:val="535759"/>
            <w:sz w:val="22"/>
            <w:szCs w:val="22"/>
          </w:rPr>
          <w:t>&lt;?</w:t>
        </w:r>
        <w:r w:rsidRPr="00684889">
          <w:rPr>
            <w:rStyle w:val="pln"/>
            <w:rFonts w:asciiTheme="minorHAnsi" w:hAnsiTheme="minorHAnsi" w:cstheme="minorHAnsi"/>
            <w:color w:val="000000"/>
            <w:sz w:val="22"/>
            <w:szCs w:val="22"/>
          </w:rPr>
          <w:t>xml</w:t>
        </w:r>
        <w:proofErr w:type="gramEnd"/>
        <w:r w:rsidRPr="00684889">
          <w:rPr>
            <w:rStyle w:val="pln"/>
            <w:rFonts w:asciiTheme="minorHAnsi" w:hAnsiTheme="minorHAnsi" w:cstheme="minorHAnsi"/>
            <w:color w:val="000000"/>
            <w:sz w:val="22"/>
            <w:szCs w:val="22"/>
          </w:rPr>
          <w:t xml:space="preserve"> version</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"1.0"</w:t>
        </w:r>
        <w:r w:rsidRPr="00684889">
          <w:rPr>
            <w:rStyle w:val="pln"/>
            <w:rFonts w:asciiTheme="minorHAnsi" w:hAnsiTheme="minorHAnsi" w:cstheme="minorHAnsi"/>
            <w:color w:val="000000"/>
            <w:sz w:val="22"/>
            <w:szCs w:val="22"/>
          </w:rPr>
          <w:t xml:space="preserve"> encoding</w:t>
        </w:r>
        <w:r w:rsidRPr="00684889">
          <w:rPr>
            <w:rStyle w:val="pun"/>
            <w:rFonts w:asciiTheme="minorHAnsi" w:hAnsiTheme="minorHAnsi" w:cstheme="minorHAnsi"/>
            <w:color w:val="535759"/>
            <w:sz w:val="22"/>
            <w:szCs w:val="22"/>
          </w:rPr>
          <w:t>=</w:t>
        </w:r>
        <w:r w:rsidRPr="00684889">
          <w:rPr>
            <w:rStyle w:val="str"/>
            <w:rFonts w:asciiTheme="minorHAnsi" w:hAnsiTheme="minorHAnsi" w:cstheme="minorHAnsi"/>
            <w:color w:val="008000"/>
            <w:sz w:val="22"/>
            <w:szCs w:val="22"/>
          </w:rPr>
          <w:t>"UTF-8"</w:t>
        </w:r>
        <w:r w:rsidRPr="00684889">
          <w:rPr>
            <w:rStyle w:val="pun"/>
            <w:rFonts w:asciiTheme="minorHAnsi" w:hAnsiTheme="minorHAnsi" w:cstheme="minorHAnsi"/>
            <w:color w:val="535759"/>
            <w:sz w:val="22"/>
            <w:szCs w:val="22"/>
          </w:rPr>
          <w:t>?&gt;</w:t>
        </w:r>
      </w:ins>
    </w:p>
    <w:p w:rsidR="00484875" w:rsidRPr="00684889" w:rsidRDefault="00484875" w:rsidP="00484875">
      <w:pPr>
        <w:pStyle w:val="NormalWeb"/>
        <w:shd w:val="clear" w:color="auto" w:fill="F7F7F5"/>
        <w:spacing w:after="0"/>
        <w:rPr>
          <w:ins w:id="716" w:author="Nishikant ." w:date="2019-01-28T16:37:00Z"/>
          <w:rFonts w:asciiTheme="minorHAnsi" w:hAnsiTheme="minorHAnsi" w:cstheme="minorHAnsi"/>
          <w:color w:val="000000"/>
          <w:sz w:val="22"/>
          <w:szCs w:val="22"/>
        </w:rPr>
      </w:pPr>
      <w:proofErr w:type="gramStart"/>
      <w:ins w:id="717" w:author="Nishikant ." w:date="2019-01-28T16:37:00Z">
        <w:r w:rsidRPr="00684889">
          <w:rPr>
            <w:rStyle w:val="dec"/>
            <w:rFonts w:asciiTheme="minorHAnsi" w:hAnsiTheme="minorHAnsi" w:cstheme="minorHAnsi"/>
            <w:color w:val="535759"/>
            <w:sz w:val="22"/>
            <w:szCs w:val="22"/>
          </w:rPr>
          <w:t>&lt;!DOCTYPE</w:t>
        </w:r>
        <w:proofErr w:type="gramEnd"/>
        <w:r w:rsidRPr="00684889">
          <w:rPr>
            <w:rStyle w:val="dec"/>
            <w:rFonts w:asciiTheme="minorHAnsi" w:hAnsiTheme="minorHAnsi" w:cstheme="minorHAnsi"/>
            <w:color w:val="535759"/>
            <w:sz w:val="22"/>
            <w:szCs w:val="22"/>
          </w:rPr>
          <w:t xml:space="preserve"> paymentService PUBLIC "-//WorldPay//DTD WorldPay PaymentService v1//EN"</w:t>
        </w:r>
      </w:ins>
    </w:p>
    <w:p w:rsidR="00484875" w:rsidRPr="00684889" w:rsidRDefault="00484875" w:rsidP="00484875">
      <w:pPr>
        <w:pStyle w:val="NormalWeb"/>
        <w:shd w:val="clear" w:color="auto" w:fill="F7F7F5"/>
        <w:spacing w:after="0"/>
        <w:rPr>
          <w:ins w:id="718" w:author="Nishikant ." w:date="2019-01-28T16:37:00Z"/>
          <w:rFonts w:asciiTheme="minorHAnsi" w:hAnsiTheme="minorHAnsi" w:cstheme="minorHAnsi"/>
          <w:color w:val="000000"/>
          <w:sz w:val="22"/>
          <w:szCs w:val="22"/>
        </w:rPr>
      </w:pPr>
      <w:ins w:id="719" w:author="Nishikant ." w:date="2019-01-28T16:37:00Z">
        <w:r w:rsidRPr="00684889">
          <w:rPr>
            <w:rStyle w:val="dec"/>
            <w:rFonts w:asciiTheme="minorHAnsi" w:hAnsiTheme="minorHAnsi" w:cstheme="minorHAnsi"/>
            <w:color w:val="535759"/>
            <w:sz w:val="22"/>
            <w:szCs w:val="22"/>
          </w:rPr>
          <w:t xml:space="preserve"> "http://dtd.worldpay.com/paymentService_v1.dtd"&gt;</w:t>
        </w:r>
      </w:ins>
    </w:p>
    <w:p w:rsidR="00484875" w:rsidRPr="00684889" w:rsidRDefault="00484875" w:rsidP="00484875">
      <w:pPr>
        <w:pStyle w:val="NormalWeb"/>
        <w:shd w:val="clear" w:color="auto" w:fill="F7F7F5"/>
        <w:spacing w:after="0"/>
        <w:rPr>
          <w:ins w:id="720" w:author="Nishikant ." w:date="2019-01-28T16:37:00Z"/>
          <w:rFonts w:asciiTheme="minorHAnsi" w:hAnsiTheme="minorHAnsi" w:cstheme="minorHAnsi"/>
          <w:color w:val="000000"/>
          <w:sz w:val="22"/>
          <w:szCs w:val="22"/>
        </w:rPr>
      </w:pPr>
      <w:ins w:id="721" w:author="Nishikant ." w:date="2019-01-28T16:37:00Z">
        <w:r w:rsidRPr="00684889">
          <w:rPr>
            <w:rStyle w:val="tag"/>
            <w:rFonts w:asciiTheme="minorHAnsi" w:hAnsiTheme="minorHAnsi" w:cstheme="minorHAnsi"/>
            <w:color w:val="C80000"/>
            <w:sz w:val="22"/>
            <w:szCs w:val="22"/>
          </w:rPr>
          <w:t>&lt;paymentService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version</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"1.4"</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merchantCode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"MYMERCHANT"</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22" w:author="Nishikant ." w:date="2019-01-28T16:37:00Z"/>
          <w:rFonts w:asciiTheme="minorHAnsi" w:hAnsiTheme="minorHAnsi" w:cstheme="minorHAnsi"/>
          <w:color w:val="000000"/>
          <w:sz w:val="22"/>
          <w:szCs w:val="22"/>
        </w:rPr>
      </w:pPr>
      <w:ins w:id="72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reply</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24" w:author="Nishikant ." w:date="2019-01-28T16:37:00Z"/>
          <w:rFonts w:asciiTheme="minorHAnsi" w:hAnsiTheme="minorHAnsi" w:cstheme="minorHAnsi"/>
          <w:color w:val="000000"/>
          <w:sz w:val="22"/>
          <w:szCs w:val="22"/>
        </w:rPr>
      </w:pPr>
      <w:ins w:id="72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&lt;orderStatus</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orderCode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"ExampleOrder1"</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r w:rsidRPr="00684889">
          <w:rPr>
            <w:rStyle w:val="com"/>
            <w:rFonts w:asciiTheme="minorHAnsi" w:hAnsiTheme="minorHAnsi" w:cstheme="minorHAnsi"/>
            <w:color w:val="708090"/>
            <w:sz w:val="22"/>
            <w:szCs w:val="22"/>
          </w:rPr>
          <w:t>&lt;!--The orderCode you supplied in the order--&gt;</w:t>
        </w:r>
      </w:ins>
    </w:p>
    <w:p w:rsidR="00484875" w:rsidRPr="00684889" w:rsidRDefault="00484875" w:rsidP="00484875">
      <w:pPr>
        <w:pStyle w:val="NormalWeb"/>
        <w:shd w:val="clear" w:color="auto" w:fill="F7F7F5"/>
        <w:spacing w:after="0"/>
        <w:rPr>
          <w:ins w:id="726" w:author="Nishikant ." w:date="2019-01-28T16:37:00Z"/>
          <w:rFonts w:asciiTheme="minorHAnsi" w:hAnsiTheme="minorHAnsi" w:cstheme="minorHAnsi"/>
          <w:color w:val="000000"/>
          <w:sz w:val="22"/>
          <w:szCs w:val="22"/>
        </w:rPr>
      </w:pPr>
      <w:ins w:id="72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payment</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28" w:author="Nishikant ." w:date="2019-01-28T16:37:00Z"/>
          <w:rFonts w:asciiTheme="minorHAnsi" w:hAnsiTheme="minorHAnsi" w:cstheme="minorHAnsi"/>
          <w:color w:val="000000"/>
          <w:sz w:val="22"/>
          <w:szCs w:val="22"/>
        </w:rPr>
      </w:pPr>
      <w:ins w:id="72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paymentMethod&gt;</w:t>
        </w:r>
        <w:proofErr w:type="gramEnd"/>
        <w:r w:rsidRPr="00684889">
          <w:rPr>
            <w:rStyle w:val="pln"/>
            <w:rFonts w:asciiTheme="minorHAnsi" w:hAnsiTheme="minorHAnsi" w:cstheme="minorHAnsi"/>
            <w:color w:val="000000"/>
            <w:sz w:val="22"/>
            <w:szCs w:val="22"/>
          </w:rPr>
          <w:t>VISA-SSL</w:t>
        </w:r>
        <w:r w:rsidRPr="00684889">
          <w:rPr>
            <w:rStyle w:val="tag"/>
            <w:rFonts w:asciiTheme="minorHAnsi" w:hAnsiTheme="minorHAnsi" w:cstheme="minorHAnsi"/>
            <w:color w:val="C80000"/>
            <w:sz w:val="22"/>
            <w:szCs w:val="22"/>
          </w:rPr>
          <w:t>&lt;/paymentMethod&gt;</w:t>
        </w:r>
      </w:ins>
    </w:p>
    <w:p w:rsidR="00484875" w:rsidRPr="00684889" w:rsidRDefault="00484875" w:rsidP="00484875">
      <w:pPr>
        <w:pStyle w:val="NormalWeb"/>
        <w:shd w:val="clear" w:color="auto" w:fill="F7F7F5"/>
        <w:spacing w:after="0"/>
        <w:rPr>
          <w:ins w:id="730" w:author="Nishikant ." w:date="2019-01-28T16:37:00Z"/>
          <w:rFonts w:asciiTheme="minorHAnsi" w:hAnsiTheme="minorHAnsi" w:cstheme="minorHAnsi"/>
          <w:color w:val="000000"/>
          <w:sz w:val="22"/>
          <w:szCs w:val="22"/>
        </w:rPr>
      </w:pPr>
      <w:ins w:id="73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&lt;amount</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"5000"</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currencyCode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"GBP"</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exponent</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debitCreditIndicator</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"credit"</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32" w:author="Nishikant ." w:date="2019-01-28T16:37:00Z"/>
          <w:rFonts w:asciiTheme="minorHAnsi" w:hAnsiTheme="minorHAnsi" w:cstheme="minorHAnsi"/>
          <w:color w:val="000000"/>
          <w:sz w:val="22"/>
          <w:szCs w:val="22"/>
        </w:rPr>
      </w:pPr>
      <w:ins w:id="73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lastEvent&gt;</w:t>
        </w:r>
        <w:proofErr w:type="gramEnd"/>
        <w:r w:rsidRPr="00684889">
          <w:rPr>
            <w:rStyle w:val="pln"/>
            <w:rFonts w:asciiTheme="minorHAnsi" w:hAnsiTheme="minorHAnsi" w:cstheme="minorHAnsi"/>
            <w:color w:val="000000"/>
            <w:sz w:val="22"/>
            <w:szCs w:val="22"/>
          </w:rPr>
          <w:t>AUTHORISED</w:t>
        </w:r>
        <w:r w:rsidRPr="00684889">
          <w:rPr>
            <w:rStyle w:val="tag"/>
            <w:rFonts w:asciiTheme="minorHAnsi" w:hAnsiTheme="minorHAnsi" w:cstheme="minorHAnsi"/>
            <w:color w:val="C80000"/>
            <w:sz w:val="22"/>
            <w:szCs w:val="22"/>
          </w:rPr>
          <w:t>&lt;/lastEvent&gt;</w:t>
        </w:r>
      </w:ins>
    </w:p>
    <w:p w:rsidR="00484875" w:rsidRPr="00684889" w:rsidRDefault="00484875" w:rsidP="00484875">
      <w:pPr>
        <w:pStyle w:val="NormalWeb"/>
        <w:shd w:val="clear" w:color="auto" w:fill="F7F7F5"/>
        <w:spacing w:after="0"/>
        <w:rPr>
          <w:ins w:id="734" w:author="Nishikant ." w:date="2019-01-28T16:37:00Z"/>
          <w:rFonts w:asciiTheme="minorHAnsi" w:hAnsiTheme="minorHAnsi" w:cstheme="minorHAnsi"/>
          <w:color w:val="000000"/>
          <w:sz w:val="22"/>
          <w:szCs w:val="22"/>
        </w:rPr>
      </w:pPr>
      <w:ins w:id="73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&lt;AuthorisationId</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id</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"666"</w:t>
        </w:r>
        <w:r w:rsidRPr="00684889">
          <w:rPr>
            <w:rStyle w:val="tag"/>
            <w:rFonts w:asciiTheme="minorHAnsi" w:hAnsiTheme="minorHAnsi" w:cstheme="minorHAnsi"/>
            <w:color w:val="C80000"/>
            <w:sz w:val="22"/>
            <w:szCs w:val="22"/>
          </w:rPr>
          <w:t>/&gt;</w:t>
        </w:r>
        <w:r w:rsidRPr="00684889">
          <w:rPr>
            <w:rStyle w:val="pln"/>
            <w:rFonts w:asciiTheme="minorHAnsi" w:hAnsiTheme="minorHAnsi" w:cstheme="minorHAnsi"/>
            <w:color w:val="000000"/>
            <w:sz w:val="22"/>
            <w:szCs w:val="22"/>
          </w:rPr>
          <w:t xml:space="preserve"> </w:t>
        </w:r>
      </w:ins>
    </w:p>
    <w:p w:rsidR="00484875" w:rsidRPr="00684889" w:rsidRDefault="00484875" w:rsidP="00484875">
      <w:pPr>
        <w:pStyle w:val="NormalWeb"/>
        <w:shd w:val="clear" w:color="auto" w:fill="F7F7F5"/>
        <w:spacing w:after="0"/>
        <w:rPr>
          <w:ins w:id="736" w:author="Nishikant ." w:date="2019-01-28T16:37:00Z"/>
          <w:rFonts w:asciiTheme="minorHAnsi" w:hAnsiTheme="minorHAnsi" w:cstheme="minorHAnsi"/>
          <w:color w:val="000000"/>
          <w:sz w:val="22"/>
          <w:szCs w:val="22"/>
        </w:rPr>
      </w:pPr>
      <w:ins w:id="73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&lt;balance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accountType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"IN_PROCESS_AUTHORISED"</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38" w:author="Nishikant ." w:date="2019-01-28T16:37:00Z"/>
          <w:rFonts w:asciiTheme="minorHAnsi" w:hAnsiTheme="minorHAnsi" w:cstheme="minorHAnsi"/>
          <w:color w:val="000000"/>
          <w:sz w:val="22"/>
          <w:szCs w:val="22"/>
        </w:rPr>
      </w:pPr>
      <w:ins w:id="73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&lt;amount</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"5000"</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currencyCode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"GBP"</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exponent</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"2"</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debitCreditIndicator</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"credit"</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40" w:author="Nishikant ." w:date="2019-01-28T16:37:00Z"/>
          <w:rFonts w:asciiTheme="minorHAnsi" w:hAnsiTheme="minorHAnsi" w:cstheme="minorHAnsi"/>
          <w:color w:val="000000"/>
          <w:sz w:val="22"/>
          <w:szCs w:val="22"/>
        </w:rPr>
      </w:pPr>
      <w:ins w:id="74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&lt;/balance&gt;</w:t>
        </w:r>
      </w:ins>
    </w:p>
    <w:p w:rsidR="00484875" w:rsidRPr="00684889" w:rsidRDefault="00484875" w:rsidP="00484875">
      <w:pPr>
        <w:pStyle w:val="NormalWeb"/>
        <w:shd w:val="clear" w:color="auto" w:fill="F7F7F5"/>
        <w:spacing w:after="0"/>
        <w:rPr>
          <w:ins w:id="742" w:author="Nishikant ." w:date="2019-01-28T16:37:00Z"/>
          <w:rFonts w:asciiTheme="minorHAnsi" w:hAnsiTheme="minorHAnsi" w:cstheme="minorHAnsi"/>
          <w:color w:val="000000"/>
          <w:sz w:val="22"/>
          <w:szCs w:val="22"/>
        </w:rPr>
      </w:pPr>
      <w:ins w:id="74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cardNumber&gt;</w:t>
        </w:r>
        <w:proofErr w:type="gramEnd"/>
        <w:r w:rsidRPr="00684889">
          <w:rPr>
            <w:rStyle w:val="pln"/>
            <w:rFonts w:asciiTheme="minorHAnsi" w:hAnsiTheme="minorHAnsi" w:cstheme="minorHAnsi"/>
            <w:color w:val="000000"/>
            <w:sz w:val="22"/>
            <w:szCs w:val="22"/>
          </w:rPr>
          <w:t>4444********1111</w:t>
        </w:r>
        <w:r w:rsidRPr="00684889">
          <w:rPr>
            <w:rStyle w:val="tag"/>
            <w:rFonts w:asciiTheme="minorHAnsi" w:hAnsiTheme="minorHAnsi" w:cstheme="minorHAnsi"/>
            <w:color w:val="C80000"/>
            <w:sz w:val="22"/>
            <w:szCs w:val="22"/>
          </w:rPr>
          <w:t>&lt;/cardNumber&gt;</w:t>
        </w:r>
      </w:ins>
    </w:p>
    <w:p w:rsidR="00484875" w:rsidRPr="00684889" w:rsidRDefault="00484875" w:rsidP="00484875">
      <w:pPr>
        <w:pStyle w:val="NormalWeb"/>
        <w:shd w:val="clear" w:color="auto" w:fill="F7F7F5"/>
        <w:spacing w:after="0"/>
        <w:rPr>
          <w:ins w:id="744" w:author="Nishikant ." w:date="2019-01-28T16:37:00Z"/>
          <w:rFonts w:asciiTheme="minorHAnsi" w:hAnsiTheme="minorHAnsi" w:cstheme="minorHAnsi"/>
          <w:color w:val="000000"/>
          <w:sz w:val="22"/>
          <w:szCs w:val="22"/>
        </w:rPr>
      </w:pPr>
      <w:ins w:id="74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&lt;riskScore</w:t>
        </w:r>
        <w:r w:rsidRPr="00684889">
          <w:rPr>
            <w:rStyle w:val="pln"/>
            <w:rFonts w:asciiTheme="minorHAnsi" w:hAnsiTheme="minorHAnsi" w:cstheme="minorHAnsi"/>
            <w:color w:val="000000"/>
            <w:sz w:val="22"/>
            <w:szCs w:val="22"/>
          </w:rPr>
          <w:t xml:space="preserve"> </w:t>
        </w:r>
        <w:r w:rsidRPr="00684889">
          <w:rPr>
            <w:rStyle w:val="atn"/>
            <w:rFonts w:asciiTheme="minorHAnsi" w:hAnsiTheme="minorHAnsi" w:cstheme="minorHAnsi"/>
            <w:color w:val="1479A6"/>
            <w:sz w:val="22"/>
            <w:szCs w:val="22"/>
          </w:rPr>
          <w:t>value</w:t>
        </w:r>
        <w:r w:rsidRPr="00684889">
          <w:rPr>
            <w:rStyle w:val="pun"/>
            <w:rFonts w:asciiTheme="minorHAnsi" w:hAnsiTheme="minorHAnsi" w:cstheme="minorHAnsi"/>
            <w:color w:val="535759"/>
            <w:sz w:val="22"/>
            <w:szCs w:val="22"/>
          </w:rPr>
          <w:t>=</w:t>
        </w:r>
        <w:r w:rsidRPr="00684889">
          <w:rPr>
            <w:rStyle w:val="atv"/>
            <w:rFonts w:asciiTheme="minorHAnsi" w:hAnsiTheme="minorHAnsi" w:cstheme="minorHAnsi"/>
            <w:color w:val="008000"/>
            <w:sz w:val="22"/>
            <w:szCs w:val="22"/>
          </w:rPr>
          <w:t>"0"</w:t>
        </w:r>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46" w:author="Nishikant ." w:date="2019-01-28T16:37:00Z"/>
          <w:rFonts w:asciiTheme="minorHAnsi" w:hAnsiTheme="minorHAnsi" w:cstheme="minorHAnsi"/>
          <w:color w:val="000000"/>
          <w:sz w:val="22"/>
          <w:szCs w:val="22"/>
        </w:rPr>
      </w:pPr>
      <w:ins w:id="74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schemeResponse</w:t>
        </w:r>
        <w:proofErr w:type="gramEnd"/>
        <w:r w:rsidRPr="00684889">
          <w:rPr>
            <w:rStyle w:val="tag"/>
            <w:rFonts w:asciiTheme="minorHAnsi" w:hAnsiTheme="minorHAnsi" w:cstheme="minorHAnsi"/>
            <w:color w:val="C80000"/>
            <w:sz w:val="22"/>
            <w:szCs w:val="22"/>
          </w:rPr>
          <w:t>&gt;</w:t>
        </w:r>
      </w:ins>
    </w:p>
    <w:p w:rsidR="00484875" w:rsidRPr="00684889" w:rsidRDefault="00484875" w:rsidP="00484875">
      <w:pPr>
        <w:pStyle w:val="NormalWeb"/>
        <w:shd w:val="clear" w:color="auto" w:fill="F7F7F5"/>
        <w:spacing w:after="0"/>
        <w:rPr>
          <w:ins w:id="748" w:author="Nishikant ." w:date="2019-01-28T16:37:00Z"/>
          <w:rFonts w:asciiTheme="minorHAnsi" w:hAnsiTheme="minorHAnsi" w:cstheme="minorHAnsi"/>
          <w:color w:val="000000"/>
          <w:sz w:val="22"/>
          <w:szCs w:val="22"/>
        </w:rPr>
      </w:pPr>
      <w:ins w:id="749"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w:t>
        </w:r>
        <w:proofErr w:type="gramStart"/>
        <w:r w:rsidRPr="00684889">
          <w:rPr>
            <w:rStyle w:val="tag"/>
            <w:rFonts w:asciiTheme="minorHAnsi" w:hAnsiTheme="minorHAnsi" w:cstheme="minorHAnsi"/>
            <w:color w:val="C80000"/>
            <w:sz w:val="22"/>
            <w:szCs w:val="22"/>
          </w:rPr>
          <w:t>transactionIdentifier&gt;</w:t>
        </w:r>
        <w:proofErr w:type="gramEnd"/>
        <w:r w:rsidRPr="00684889">
          <w:rPr>
            <w:rStyle w:val="pln"/>
            <w:rFonts w:asciiTheme="minorHAnsi" w:hAnsiTheme="minorHAnsi" w:cstheme="minorHAnsi"/>
            <w:color w:val="000000"/>
            <w:sz w:val="22"/>
            <w:szCs w:val="22"/>
          </w:rPr>
          <w:t>94443862893748229682</w:t>
        </w:r>
        <w:r w:rsidRPr="00684889">
          <w:rPr>
            <w:rStyle w:val="tag"/>
            <w:rFonts w:asciiTheme="minorHAnsi" w:hAnsiTheme="minorHAnsi" w:cstheme="minorHAnsi"/>
            <w:color w:val="C80000"/>
            <w:sz w:val="22"/>
            <w:szCs w:val="22"/>
          </w:rPr>
          <w:t>&lt;/transactionIdentifier&gt;</w:t>
        </w:r>
        <w:r w:rsidRPr="00684889">
          <w:rPr>
            <w:rStyle w:val="pln"/>
            <w:rFonts w:asciiTheme="minorHAnsi" w:hAnsiTheme="minorHAnsi" w:cstheme="minorHAnsi"/>
            <w:color w:val="000000"/>
            <w:sz w:val="22"/>
            <w:szCs w:val="22"/>
          </w:rPr>
          <w:t> </w:t>
        </w:r>
      </w:ins>
    </w:p>
    <w:p w:rsidR="00484875" w:rsidRPr="00684889" w:rsidRDefault="00484875" w:rsidP="00484875">
      <w:pPr>
        <w:pStyle w:val="NormalWeb"/>
        <w:shd w:val="clear" w:color="auto" w:fill="F7F7F5"/>
        <w:spacing w:after="0"/>
        <w:rPr>
          <w:ins w:id="750" w:author="Nishikant ." w:date="2019-01-28T16:37:00Z"/>
          <w:rFonts w:asciiTheme="minorHAnsi" w:hAnsiTheme="minorHAnsi" w:cstheme="minorHAnsi"/>
          <w:color w:val="000000"/>
          <w:sz w:val="22"/>
          <w:szCs w:val="22"/>
        </w:rPr>
      </w:pPr>
      <w:ins w:id="751"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&lt;/schemeResponse&gt;</w:t>
        </w:r>
      </w:ins>
    </w:p>
    <w:p w:rsidR="00484875" w:rsidRPr="00684889" w:rsidRDefault="00484875" w:rsidP="00484875">
      <w:pPr>
        <w:pStyle w:val="NormalWeb"/>
        <w:shd w:val="clear" w:color="auto" w:fill="F7F7F5"/>
        <w:spacing w:after="0"/>
        <w:rPr>
          <w:ins w:id="752" w:author="Nishikant ." w:date="2019-01-28T16:37:00Z"/>
          <w:rFonts w:asciiTheme="minorHAnsi" w:hAnsiTheme="minorHAnsi" w:cstheme="minorHAnsi"/>
          <w:color w:val="000000"/>
          <w:sz w:val="22"/>
          <w:szCs w:val="22"/>
        </w:rPr>
      </w:pPr>
      <w:ins w:id="753"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&lt;/payment&gt;</w:t>
        </w:r>
      </w:ins>
    </w:p>
    <w:p w:rsidR="00484875" w:rsidRPr="00684889" w:rsidRDefault="00484875" w:rsidP="00484875">
      <w:pPr>
        <w:pStyle w:val="NormalWeb"/>
        <w:shd w:val="clear" w:color="auto" w:fill="F7F7F5"/>
        <w:spacing w:after="0"/>
        <w:rPr>
          <w:ins w:id="754" w:author="Nishikant ." w:date="2019-01-28T16:37:00Z"/>
          <w:rFonts w:asciiTheme="minorHAnsi" w:hAnsiTheme="minorHAnsi" w:cstheme="minorHAnsi"/>
          <w:color w:val="000000"/>
          <w:sz w:val="22"/>
          <w:szCs w:val="22"/>
        </w:rPr>
      </w:pPr>
      <w:ins w:id="755"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&lt;/orderStatus&gt;</w:t>
        </w:r>
      </w:ins>
    </w:p>
    <w:p w:rsidR="00484875" w:rsidRPr="00684889" w:rsidRDefault="00484875" w:rsidP="00484875">
      <w:pPr>
        <w:pStyle w:val="NormalWeb"/>
        <w:shd w:val="clear" w:color="auto" w:fill="F7F7F5"/>
        <w:spacing w:after="0"/>
        <w:rPr>
          <w:ins w:id="756" w:author="Nishikant ." w:date="2019-01-28T16:37:00Z"/>
          <w:rFonts w:asciiTheme="minorHAnsi" w:hAnsiTheme="minorHAnsi" w:cstheme="minorHAnsi"/>
          <w:color w:val="000000"/>
          <w:sz w:val="22"/>
          <w:szCs w:val="22"/>
        </w:rPr>
      </w:pPr>
      <w:ins w:id="757" w:author="Nishikant ." w:date="2019-01-28T16:37:00Z">
        <w:r w:rsidRPr="00684889">
          <w:rPr>
            <w:rStyle w:val="pln"/>
            <w:rFonts w:asciiTheme="minorHAnsi" w:hAnsiTheme="minorHAnsi" w:cstheme="minorHAnsi"/>
            <w:color w:val="000000"/>
            <w:sz w:val="22"/>
            <w:szCs w:val="22"/>
          </w:rPr>
          <w:t>  </w:t>
        </w:r>
        <w:r w:rsidRPr="00684889">
          <w:rPr>
            <w:rStyle w:val="tag"/>
            <w:rFonts w:asciiTheme="minorHAnsi" w:hAnsiTheme="minorHAnsi" w:cstheme="minorHAnsi"/>
            <w:color w:val="C80000"/>
            <w:sz w:val="22"/>
            <w:szCs w:val="22"/>
          </w:rPr>
          <w:t>&lt;/reply&gt;</w:t>
        </w:r>
      </w:ins>
    </w:p>
    <w:p w:rsidR="00484875" w:rsidRPr="00684889" w:rsidRDefault="00484875" w:rsidP="00484875">
      <w:pPr>
        <w:pStyle w:val="NormalWeb"/>
        <w:shd w:val="clear" w:color="auto" w:fill="F7F7F5"/>
        <w:spacing w:after="0"/>
        <w:rPr>
          <w:ins w:id="758" w:author="Nishikant ." w:date="2019-01-28T16:37:00Z"/>
          <w:rFonts w:asciiTheme="minorHAnsi" w:hAnsiTheme="minorHAnsi" w:cstheme="minorHAnsi"/>
          <w:color w:val="000000"/>
          <w:sz w:val="22"/>
          <w:szCs w:val="22"/>
        </w:rPr>
      </w:pPr>
      <w:ins w:id="759" w:author="Nishikant ." w:date="2019-01-28T16:37:00Z">
        <w:r w:rsidRPr="00684889">
          <w:rPr>
            <w:rStyle w:val="tag"/>
            <w:rFonts w:asciiTheme="minorHAnsi" w:hAnsiTheme="minorHAnsi" w:cstheme="minorHAnsi"/>
            <w:color w:val="C80000"/>
            <w:sz w:val="22"/>
            <w:szCs w:val="22"/>
          </w:rPr>
          <w:t>&lt;/paymentService&gt;</w:t>
        </w:r>
      </w:ins>
    </w:p>
    <w:p w:rsidR="00B628CA" w:rsidRPr="00684889" w:rsidRDefault="00B628CA" w:rsidP="00B628CA">
      <w:pPr>
        <w:pStyle w:val="NormalWeb"/>
        <w:shd w:val="clear" w:color="auto" w:fill="FFFFFF"/>
        <w:spacing w:before="175" w:after="86"/>
        <w:rPr>
          <w:ins w:id="760" w:author="Nishikant ." w:date="2019-01-28T15:19:00Z"/>
          <w:rFonts w:asciiTheme="minorHAnsi" w:hAnsiTheme="minorHAnsi" w:cstheme="minorHAnsi"/>
          <w:color w:val="000000"/>
          <w:sz w:val="22"/>
          <w:szCs w:val="22"/>
        </w:rPr>
      </w:pPr>
    </w:p>
    <w:p w:rsidR="00B628CA" w:rsidRDefault="00B628CA" w:rsidP="00B628CA">
      <w:pPr>
        <w:rPr>
          <w:ins w:id="761" w:author="Nishikant ." w:date="2019-01-28T15:19:00Z"/>
          <w:rFonts w:ascii="Arial" w:hAnsi="Arial" w:cs="Arial"/>
          <w:color w:val="000000"/>
          <w:shd w:val="clear" w:color="auto" w:fill="FFFFFF"/>
        </w:rPr>
      </w:pPr>
    </w:p>
    <w:p w:rsidR="00B628CA" w:rsidRDefault="00B628CA" w:rsidP="00B628CA">
      <w:pPr>
        <w:rPr>
          <w:ins w:id="762" w:author="Nishikant ." w:date="2019-01-28T15:19:00Z"/>
          <w:rFonts w:ascii="Arial" w:hAnsi="Arial" w:cs="Arial"/>
          <w:color w:val="000000"/>
          <w:shd w:val="clear" w:color="auto" w:fill="FFFFFF"/>
        </w:rPr>
      </w:pPr>
    </w:p>
    <w:p w:rsidR="00B628CA" w:rsidRPr="00B628CA" w:rsidRDefault="00B628CA" w:rsidP="00B628CA">
      <w:pPr>
        <w:rPr>
          <w:ins w:id="763" w:author="Nishikant ." w:date="2019-01-28T15:19:00Z"/>
          <w:rFonts w:ascii="Arial" w:hAnsi="Arial" w:cs="Arial"/>
          <w:color w:val="000000"/>
          <w:shd w:val="clear" w:color="auto" w:fill="FFFFFF"/>
        </w:rPr>
      </w:pPr>
    </w:p>
    <w:p w:rsidR="00C870D6" w:rsidRDefault="00C870D6" w:rsidP="008249BE"/>
    <w:p w:rsidR="006A5D76" w:rsidRDefault="006A5D76" w:rsidP="006A5D76">
      <w:pPr>
        <w:pStyle w:val="ListParagraph"/>
        <w:ind w:left="1770"/>
      </w:pPr>
    </w:p>
    <w:p w:rsidR="006A5D76" w:rsidRDefault="006A5D76" w:rsidP="006A5D76">
      <w:pPr>
        <w:pStyle w:val="ListParagraph"/>
        <w:ind w:left="1770"/>
      </w:pPr>
    </w:p>
    <w:p w:rsidR="006A5D76" w:rsidRPr="001D2546" w:rsidRDefault="006A5D76">
      <w:pPr>
        <w:pStyle w:val="ListParagraph"/>
        <w:ind w:left="1770"/>
        <w:rPr>
          <w:ins w:id="764" w:author="Nishikant ." w:date="2019-01-28T12:58:00Z"/>
        </w:rPr>
        <w:pPrChange w:id="765" w:author="Nishikant ." w:date="2019-01-28T12:59:00Z">
          <w:pPr>
            <w:pStyle w:val="Heading2"/>
          </w:pPr>
        </w:pPrChange>
      </w:pPr>
    </w:p>
    <w:p w:rsidR="000709D5" w:rsidRDefault="00755D05" w:rsidP="00F61D5D">
      <w:pPr>
        <w:pStyle w:val="Heading2"/>
        <w:numPr>
          <w:ilvl w:val="1"/>
          <w:numId w:val="47"/>
        </w:numPr>
      </w:pPr>
      <w:bookmarkStart w:id="766" w:name="_Toc8312209"/>
      <w:r>
        <w:t>EXTERNAL INTERFACES</w:t>
      </w:r>
      <w:bookmarkEnd w:id="766"/>
    </w:p>
    <w:p w:rsidR="00F91365" w:rsidRDefault="00F91365" w:rsidP="00BA0C2A">
      <w:pPr>
        <w:ind w:left="1080"/>
      </w:pPr>
    </w:p>
    <w:p w:rsidR="00FD1EC0" w:rsidRDefault="00FD1EC0">
      <w:pPr>
        <w:ind w:left="1080"/>
      </w:pPr>
      <w:r>
        <w:t>Current v</w:t>
      </w:r>
      <w:r w:rsidR="00F91365">
        <w:t xml:space="preserve">ersion of cartridge support integration with </w:t>
      </w:r>
      <w:r>
        <w:t xml:space="preserve">APM’s </w:t>
      </w:r>
      <w:r w:rsidR="00F91365">
        <w:t>[as</w:t>
      </w:r>
      <w:r>
        <w:t xml:space="preserve"> per the list shared </w:t>
      </w:r>
      <w:r w:rsidR="00F91365">
        <w:t>in above</w:t>
      </w:r>
      <w:r>
        <w:t xml:space="preserve"> sections], however below URL can be referred to know more about the other possible APM’ </w:t>
      </w:r>
      <w:r>
        <w:lastRenderedPageBreak/>
        <w:t xml:space="preserve">supported by </w:t>
      </w:r>
      <w:r w:rsidR="00C04461">
        <w:t>Worldpay</w:t>
      </w:r>
      <w:r>
        <w:t>.</w:t>
      </w:r>
      <w:r w:rsidR="000C5CF1" w:rsidRPr="000C5CF1">
        <w:t xml:space="preserve"> </w:t>
      </w:r>
      <w:hyperlink r:id="rId45" w:history="1">
        <w:r w:rsidR="005F37D2" w:rsidRPr="007E5FF8">
          <w:rPr>
            <w:rStyle w:val="Hyperlink"/>
          </w:rPr>
          <w:t>http://support.worldpay.com/support/kb/gg/alternativepayments/content/apmguide.htm</w:t>
        </w:r>
      </w:hyperlink>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67" w:name="_Toc400982027"/>
      <w:bookmarkStart w:id="768" w:name="_Toc8312210"/>
      <w:r w:rsidRPr="00F61D5D">
        <w:rPr>
          <w:i w:val="0"/>
          <w:sz w:val="24"/>
          <w:szCs w:val="24"/>
        </w:rPr>
        <w:t>CHINA UNION PAY</w:t>
      </w:r>
      <w:bookmarkEnd w:id="767"/>
      <w:bookmarkEnd w:id="768"/>
    </w:p>
    <w:p w:rsidR="00BA0C2A" w:rsidRPr="00103D9C" w:rsidRDefault="00BA0C2A" w:rsidP="00C75E15">
      <w:pPr>
        <w:ind w:left="1080"/>
        <w:jc w:val="both"/>
        <w:rPr>
          <w:rFonts w:ascii="Calibri" w:hAnsi="Calibri"/>
          <w:color w:val="393939"/>
          <w:sz w:val="21"/>
          <w:szCs w:val="21"/>
        </w:rPr>
      </w:pPr>
      <w:r>
        <w:rPr>
          <w:rFonts w:ascii="Calibri" w:hAnsi="Calibri"/>
          <w:color w:val="393939"/>
          <w:sz w:val="21"/>
          <w:szCs w:val="21"/>
        </w:rPr>
        <w:t>China UnionPay (also known as UnionPay or CUP) is a payment method where shoppers with UnionPay cards can make online e-commerce payments. UnionPay issue UnionPay cards in China.</w:t>
      </w:r>
    </w:p>
    <w:tbl>
      <w:tblPr>
        <w:tblW w:w="4168"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1671"/>
        <w:gridCol w:w="6440"/>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48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6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sz w:val="20"/>
                <w:szCs w:val="20"/>
              </w:rPr>
            </w:pPr>
            <w:r w:rsidRPr="00103D9C">
              <w:rPr>
                <w:rFonts w:ascii="Calibri" w:eastAsia="Times New Roman" w:hAnsi="Calibri" w:cs="Times New Roman"/>
                <w:sz w:val="20"/>
                <w:szCs w:val="20"/>
              </w:rPr>
              <w:t>China</w:t>
            </w:r>
          </w:p>
        </w:tc>
      </w:tr>
      <w:tr w:rsidR="00BA0C2A" w:rsidRPr="00103D9C" w:rsidTr="003E51B1">
        <w:trPr>
          <w:trHeight w:val="125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CD2D9A" w:rsidP="00CD2D9A">
            <w:pPr>
              <w:spacing w:after="0" w:line="240" w:lineRule="auto"/>
              <w:rPr>
                <w:rFonts w:ascii="Calibri" w:hAnsi="Calibri"/>
                <w:color w:val="393939"/>
                <w:sz w:val="20"/>
                <w:szCs w:val="20"/>
              </w:rPr>
            </w:pPr>
            <w:r w:rsidRPr="00CD2D9A">
              <w:rPr>
                <w:rFonts w:ascii="Calibri" w:eastAsia="Times New Roman" w:hAnsi="Calibri" w:cs="Times New Roman"/>
                <w:sz w:val="20"/>
                <w:szCs w:val="20"/>
              </w:rPr>
              <w:t>AED, BND, BHD, CNY, GBP, EUR, USD, AUD, CAD, CHF, GEL, HKD, IDR, INR, JPY, KRW, KZT, LAK, MOP, MYR, OMR, NPR, NZD, PHP, PKR, RUB, SGD, THB, TRY, TWD, UAH, VND.</w:t>
            </w:r>
            <w:r>
              <w:rPr>
                <w:rFonts w:ascii="Calibri" w:hAnsi="Calibri"/>
                <w:color w:val="333333"/>
                <w:shd w:val="clear" w:color="auto" w:fill="FFFFFF"/>
              </w:rPr>
              <w:t> </w:t>
            </w:r>
          </w:p>
        </w:tc>
      </w:tr>
      <w:tr w:rsidR="00BA0C2A" w:rsidRPr="00103D9C" w:rsidTr="003E51B1">
        <w:trPr>
          <w:trHeight w:val="24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REDIRECT</w:t>
            </w:r>
          </w:p>
        </w:tc>
      </w:tr>
    </w:tbl>
    <w:p w:rsidR="00BA0C2A" w:rsidRPr="00103D9C" w:rsidRDefault="00BA0C2A" w:rsidP="00BA0C2A">
      <w:pPr>
        <w:ind w:left="1080"/>
      </w:pPr>
    </w:p>
    <w:p w:rsidR="00BA0C2A" w:rsidRDefault="00BA0C2A" w:rsidP="00BA0C2A">
      <w:pPr>
        <w:pStyle w:val="Heading4"/>
        <w:keepNext/>
        <w:keepLines/>
        <w:ind w:left="1800"/>
      </w:pPr>
      <w:bookmarkStart w:id="769" w:name="_Toc400982028"/>
      <w:r>
        <w:t>Request Attribute Mapping</w:t>
      </w:r>
      <w:bookmarkEnd w:id="769"/>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rsidR="00BA0C2A" w:rsidRDefault="00BA0C2A" w:rsidP="00BA0C2A">
      <w:pPr>
        <w:spacing w:after="0" w:line="240" w:lineRule="auto"/>
        <w:ind w:left="1080"/>
      </w:pPr>
      <w:r>
        <w:t>"http://dtd.worldpay.com/paymentService_v1.dtd"&gt;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orderCode="Example_UnionPay_Order_Code"&gt;</w:t>
      </w:r>
    </w:p>
    <w:p w:rsidR="00BA0C2A" w:rsidRDefault="00BA0C2A" w:rsidP="00BA0C2A">
      <w:pPr>
        <w:spacing w:after="0" w:line="240" w:lineRule="auto"/>
        <w:ind w:left="1080"/>
      </w:pPr>
      <w:r>
        <w:t>&lt;</w:t>
      </w:r>
      <w:proofErr w:type="gramStart"/>
      <w:r>
        <w:t>description&gt;</w:t>
      </w:r>
      <w:proofErr w:type="gramEnd"/>
      <w:r>
        <w:t>Test order&lt;/description&gt;</w:t>
      </w:r>
    </w:p>
    <w:p w:rsidR="00BA0C2A" w:rsidRDefault="00BA0C2A" w:rsidP="00BA0C2A">
      <w:pPr>
        <w:spacing w:after="0" w:line="240" w:lineRule="auto"/>
        <w:ind w:left="1080"/>
      </w:pPr>
      <w:r>
        <w:t xml:space="preserve">   &lt;amount value="100" currencyCode="CNY" exponent="2"/&gt;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paymentMethodMask</w:t>
      </w:r>
      <w:proofErr w:type="gramEnd"/>
      <w:r>
        <w:t>&gt;</w:t>
      </w:r>
    </w:p>
    <w:p w:rsidR="00BA0C2A" w:rsidRDefault="00BA0C2A" w:rsidP="00BA0C2A">
      <w:pPr>
        <w:spacing w:after="0" w:line="240" w:lineRule="auto"/>
        <w:ind w:left="1080"/>
      </w:pPr>
      <w:r>
        <w:t xml:space="preserve">    &lt;include code="ALL"/&gt;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statementNarrative&gt;</w:t>
      </w:r>
      <w:proofErr w:type="gramEnd"/>
      <w:r>
        <w:t>Merchants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103D9C" w:rsidRDefault="00BA0C2A" w:rsidP="00BA0C2A">
      <w:pPr>
        <w:spacing w:after="0" w:line="240" w:lineRule="auto"/>
        <w:ind w:left="1080"/>
      </w:pPr>
    </w:p>
    <w:p w:rsidR="00BA0C2A" w:rsidRPr="00103D9C" w:rsidRDefault="00BA0C2A" w:rsidP="00BA0C2A">
      <w:pPr>
        <w:pStyle w:val="Heading4"/>
        <w:keepNext/>
        <w:keepLines/>
        <w:ind w:left="1800"/>
      </w:pPr>
      <w:bookmarkStart w:id="770" w:name="_Toc400982029"/>
      <w:r>
        <w:t>Response Attribute Mapping</w:t>
      </w:r>
      <w:bookmarkEnd w:id="770"/>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lastRenderedPageBreak/>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orderCode="Example_UnionPay_Order_Code"&gt;</w:t>
      </w:r>
    </w:p>
    <w:p w:rsidR="00BA0C2A" w:rsidRDefault="00BA0C2A" w:rsidP="00FB7945">
      <w:pPr>
        <w:spacing w:after="0" w:line="240" w:lineRule="auto"/>
        <w:ind w:left="-270"/>
      </w:pPr>
      <w:r>
        <w:t xml:space="preserve">            &lt;</w:t>
      </w:r>
      <w:proofErr w:type="gramStart"/>
      <w:r>
        <w:t>reference</w:t>
      </w:r>
      <w:proofErr w:type="gramEnd"/>
      <w:r>
        <w:t xml:space="preserve"> id="3015836999"&gt;https://secure-test.worldpay.com/jsp/shopper/SelectPaymentMethod.jsp?OrderKey=SAPIENTNITROECOM%5EExample_UnionPay_Order_Code&lt;/reference&gt;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71" w:name="_Toc400982030"/>
      <w:bookmarkStart w:id="772" w:name="_Toc8312211"/>
      <w:r w:rsidRPr="00F61D5D">
        <w:rPr>
          <w:i w:val="0"/>
          <w:sz w:val="24"/>
          <w:szCs w:val="24"/>
        </w:rPr>
        <w:t>SOFORT</w:t>
      </w:r>
      <w:bookmarkEnd w:id="771"/>
      <w:bookmarkEnd w:id="772"/>
    </w:p>
    <w:p w:rsidR="00BA0C2A" w:rsidRPr="00343A98" w:rsidRDefault="00BA0C2A" w:rsidP="00BA0C2A">
      <w:pPr>
        <w:ind w:left="1080"/>
        <w:rPr>
          <w:rFonts w:ascii="Calibri" w:hAnsi="Calibri"/>
          <w:color w:val="393939"/>
          <w:sz w:val="21"/>
          <w:szCs w:val="21"/>
        </w:rPr>
      </w:pPr>
      <w:r>
        <w:rPr>
          <w:rFonts w:ascii="Calibri" w:hAnsi="Calibri"/>
          <w:color w:val="393939"/>
          <w:sz w:val="21"/>
          <w:szCs w:val="21"/>
        </w:rPr>
        <w:t xml:space="preserve">SOFORT Banking (SOFORT Überweisung) is a real-time </w:t>
      </w:r>
      <w:proofErr w:type="gramStart"/>
      <w:r>
        <w:rPr>
          <w:rFonts w:ascii="Calibri" w:hAnsi="Calibri"/>
          <w:color w:val="393939"/>
          <w:sz w:val="21"/>
          <w:szCs w:val="21"/>
        </w:rPr>
        <w:t>bank transfer payment method</w:t>
      </w:r>
      <w:proofErr w:type="gramEnd"/>
      <w:r>
        <w:rPr>
          <w:rFonts w:ascii="Calibri" w:hAnsi="Calibri"/>
          <w:color w:val="393939"/>
          <w:sz w:val="21"/>
          <w:szCs w:val="21"/>
        </w:rPr>
        <w:t xml:space="preserve"> that shoppers based in Austria, Belgium, France, Germany and Switzerland can use to transfer funds directly to merchants from their bank accounts.</w:t>
      </w:r>
    </w:p>
    <w:tbl>
      <w:tblPr>
        <w:tblW w:w="4155"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947"/>
        <w:gridCol w:w="5139"/>
      </w:tblGrid>
      <w:tr w:rsidR="00BA0C2A" w:rsidRPr="00103D9C" w:rsidTr="003E51B1">
        <w:trPr>
          <w:trHeight w:val="249"/>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4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9C305F" w:rsidP="009C305F">
            <w:pPr>
              <w:spacing w:after="0" w:line="240" w:lineRule="auto"/>
              <w:rPr>
                <w:rFonts w:ascii="Calibri" w:eastAsia="Times New Roman" w:hAnsi="Calibri" w:cs="Times New Roman"/>
                <w:sz w:val="20"/>
                <w:szCs w:val="20"/>
              </w:rPr>
            </w:pPr>
            <w:r>
              <w:rPr>
                <w:rFonts w:ascii="Calibri" w:hAnsi="Calibri"/>
                <w:color w:val="393939"/>
                <w:sz w:val="20"/>
                <w:szCs w:val="20"/>
              </w:rPr>
              <w:t xml:space="preserve">Austria, Belgium </w:t>
            </w:r>
            <w:r w:rsidR="00BA0C2A">
              <w:rPr>
                <w:rFonts w:ascii="Calibri" w:hAnsi="Calibri"/>
                <w:color w:val="393939"/>
                <w:sz w:val="20"/>
                <w:szCs w:val="20"/>
              </w:rPr>
              <w:t>, Germany and Switzerland</w:t>
            </w:r>
          </w:p>
        </w:tc>
      </w:tr>
      <w:tr w:rsidR="00BA0C2A" w:rsidRPr="00103D9C" w:rsidTr="003E51B1">
        <w:trPr>
          <w:trHeight w:val="513"/>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9C305F"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EUR (Austria, Belgium</w:t>
            </w:r>
            <w:r w:rsidR="00BA0C2A">
              <w:rPr>
                <w:rFonts w:ascii="Calibri" w:hAnsi="Calibri"/>
                <w:color w:val="393939"/>
                <w:sz w:val="20"/>
                <w:szCs w:val="20"/>
              </w:rPr>
              <w:t>, Germany)</w:t>
            </w:r>
          </w:p>
          <w:p w:rsidR="00BA0C2A" w:rsidRDefault="00BA0C2A"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CHF (Switzerland)</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2375B2" w:rsidRDefault="00BA0C2A" w:rsidP="00BA0C2A">
      <w:pPr>
        <w:ind w:left="1080"/>
      </w:pPr>
    </w:p>
    <w:p w:rsidR="00BA0C2A" w:rsidRDefault="00BA0C2A" w:rsidP="00BA0C2A">
      <w:pPr>
        <w:pStyle w:val="Heading4"/>
        <w:keepNext/>
        <w:keepLines/>
        <w:ind w:left="1800"/>
      </w:pPr>
      <w:bookmarkStart w:id="773" w:name="_Toc400982031"/>
      <w:r>
        <w:t>Request Attribute Mapping</w:t>
      </w:r>
      <w:bookmarkEnd w:id="773"/>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orderCode="Example_SOFORT_Banking_Order_Code_0"&gt;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currencyCode="EUR" value="100" exponent="2" /&gt;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&lt;SOFORT-SSL shopperCountryCode="DE"&gt;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&lt;/SOFORT-SSL&gt;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statementNarrative&gt;</w:t>
      </w:r>
      <w:proofErr w:type="gramEnd"/>
      <w:r>
        <w:t>SN12345&lt;/statementNarrative&gt;</w:t>
      </w:r>
    </w:p>
    <w:p w:rsidR="00BA0C2A" w:rsidRDefault="00BA0C2A" w:rsidP="00BA0C2A">
      <w:pPr>
        <w:spacing w:after="0" w:line="240" w:lineRule="auto"/>
        <w:ind w:left="1080"/>
      </w:pPr>
      <w:r>
        <w:lastRenderedPageBreak/>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774" w:name="_Toc400982032"/>
      <w:r>
        <w:t>Response Attribute Mapping</w:t>
      </w:r>
      <w:bookmarkEnd w:id="774"/>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orderCode="Example_SOFORT_Banking_Order_Code_0"&gt;</w:t>
      </w:r>
    </w:p>
    <w:p w:rsidR="00BA0C2A" w:rsidRDefault="00BA0C2A" w:rsidP="00BA0C2A">
      <w:pPr>
        <w:spacing w:after="0" w:line="240" w:lineRule="auto"/>
        <w:ind w:left="1080"/>
      </w:pPr>
      <w:r>
        <w:t xml:space="preserve">            &lt;</w:t>
      </w:r>
      <w:proofErr w:type="gramStart"/>
      <w:r>
        <w:t>reference</w:t>
      </w:r>
      <w:proofErr w:type="gramEnd"/>
      <w:r>
        <w:t xml:space="preserve"> id="3015838844"&gt;https://secure-test.worldpay.com/jsp/test/shopper/APMSTSimulator.jsp?customerRef=3013339841&amp;amp;paymentMethod=SOFORT&lt;/reference&gt;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75" w:name="_Toc400982033"/>
      <w:bookmarkStart w:id="776" w:name="_Toc8312212"/>
      <w:r w:rsidRPr="00F61D5D">
        <w:rPr>
          <w:i w:val="0"/>
          <w:sz w:val="24"/>
          <w:szCs w:val="24"/>
        </w:rPr>
        <w:t>ALIPAY</w:t>
      </w:r>
      <w:bookmarkEnd w:id="775"/>
      <w:bookmarkEnd w:id="776"/>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Alipay is a popular payment method that shoppers based in China use to make payments online. After logging into their Alipay account, shoppers use one of the options below to complete their payment:</w:t>
      </w:r>
    </w:p>
    <w:p w:rsidR="00BA0C2A" w:rsidRDefault="00BA0C2A" w:rsidP="00B761DF">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sidR="00AE0F2D">
        <w:rPr>
          <w:rFonts w:ascii="Calibri" w:hAnsi="Calibri"/>
          <w:color w:val="393939"/>
          <w:sz w:val="21"/>
          <w:szCs w:val="21"/>
        </w:rPr>
        <w:tab/>
      </w:r>
      <w:r>
        <w:rPr>
          <w:rFonts w:ascii="Calibri" w:hAnsi="Calibri"/>
          <w:color w:val="393939"/>
          <w:sz w:val="21"/>
          <w:szCs w:val="21"/>
        </w:rPr>
        <w:t>eWallet</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Debit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Credit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Bank Transfer</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Payment URL</w:t>
      </w:r>
    </w:p>
    <w:p w:rsidR="00BA0C2A" w:rsidRPr="00343A98" w:rsidRDefault="00BA0C2A" w:rsidP="00BA0C2A">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3669"/>
        <w:gridCol w:w="5407"/>
      </w:tblGrid>
      <w:tr w:rsidR="00BA0C2A" w:rsidRPr="00103D9C" w:rsidTr="003E51B1">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A0C2A" w:rsidRPr="00103D9C" w:rsidTr="003E51B1">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F0B53" w:rsidP="003F0B53">
            <w:pPr>
              <w:spacing w:after="0" w:line="240" w:lineRule="auto"/>
              <w:ind w:left="1080"/>
              <w:rPr>
                <w:rFonts w:ascii="Calibri" w:hAnsi="Calibri"/>
                <w:color w:val="393939"/>
                <w:sz w:val="20"/>
                <w:szCs w:val="20"/>
              </w:rPr>
            </w:pPr>
            <w:r w:rsidRPr="003F0B53">
              <w:rPr>
                <w:rFonts w:ascii="Calibri" w:hAnsi="Calibri"/>
                <w:color w:val="393939"/>
                <w:sz w:val="20"/>
                <w:szCs w:val="20"/>
              </w:rPr>
              <w:t>CNY, GBP, EUR, USD, AUD, CAD, HKD, SGD.</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777" w:name="_Toc400982034"/>
      <w:r>
        <w:t>Request Attribute Mapping</w:t>
      </w:r>
      <w:bookmarkEnd w:id="777"/>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orderCode="Example_Alipay_Order_Code_0"&gt;</w:t>
      </w:r>
    </w:p>
    <w:p w:rsidR="00BA0C2A" w:rsidRDefault="00BA0C2A" w:rsidP="00BA0C2A">
      <w:pPr>
        <w:spacing w:after="0" w:line="240" w:lineRule="auto"/>
        <w:ind w:left="1080"/>
      </w:pPr>
      <w:r>
        <w:lastRenderedPageBreak/>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currencyCode="CNY" value="1000" exponent="2" /&gt;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&lt;ALIPAY-SSL shopperCountryCode="CN"&gt;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&lt;/ALIPAY-SSL&gt;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statementNarrative&gt;</w:t>
      </w:r>
      <w:proofErr w:type="gramEnd"/>
      <w:r>
        <w: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778" w:name="_Toc400982035"/>
      <w:r>
        <w:t>Response Attribute Mapping</w:t>
      </w:r>
      <w:bookmarkEnd w:id="778"/>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orderCode="Example_Alipay_Order_Code_0"&gt;</w:t>
      </w:r>
    </w:p>
    <w:p w:rsidR="00BA0C2A" w:rsidRDefault="00BA0C2A" w:rsidP="00BA0C2A">
      <w:pPr>
        <w:spacing w:after="0" w:line="240" w:lineRule="auto"/>
        <w:ind w:left="1080"/>
      </w:pPr>
      <w:r>
        <w:t xml:space="preserve">            &lt;</w:t>
      </w:r>
      <w:proofErr w:type="gramStart"/>
      <w:r>
        <w:t>reference</w:t>
      </w:r>
      <w:proofErr w:type="gramEnd"/>
      <w:r>
        <w:t xml:space="preserve"> id="3015839286"&gt;https://secure-test.worldpay.com/jsp/test/shopper/APMSTSimulator.jsp?customerRef=3013340267&amp;amp;paymentMethod=ALIPAY&lt;/reference&gt;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Pr="00343A98"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79" w:name="_Toc400982036"/>
      <w:bookmarkStart w:id="780" w:name="_Toc8312213"/>
      <w:r w:rsidRPr="00F61D5D">
        <w:rPr>
          <w:i w:val="0"/>
          <w:sz w:val="24"/>
          <w:szCs w:val="24"/>
        </w:rPr>
        <w:t>YANDEX</w:t>
      </w:r>
      <w:bookmarkEnd w:id="779"/>
      <w:bookmarkEnd w:id="780"/>
    </w:p>
    <w:p w:rsidR="00BA0C2A" w:rsidRDefault="00BA0C2A" w:rsidP="00BA0C2A">
      <w:pPr>
        <w:ind w:left="1080"/>
        <w:rPr>
          <w:rFonts w:ascii="Calibri" w:hAnsi="Calibri"/>
          <w:color w:val="393939"/>
          <w:sz w:val="21"/>
          <w:szCs w:val="21"/>
        </w:rPr>
      </w:pPr>
      <w:r>
        <w:rPr>
          <w:rFonts w:ascii="Calibri" w:hAnsi="Calibri"/>
          <w:color w:val="393939"/>
          <w:sz w:val="21"/>
          <w:szCs w:val="21"/>
        </w:rPr>
        <w:t xml:space="preserve">Yandex.Money is primarily </w:t>
      </w:r>
      <w:proofErr w:type="gramStart"/>
      <w:r>
        <w:rPr>
          <w:rFonts w:ascii="Calibri" w:hAnsi="Calibri"/>
          <w:color w:val="393939"/>
          <w:sz w:val="21"/>
          <w:szCs w:val="21"/>
        </w:rPr>
        <w:t>an</w:t>
      </w:r>
      <w:proofErr w:type="gramEnd"/>
      <w:r>
        <w:rPr>
          <w:rFonts w:ascii="Calibri" w:hAnsi="Calibri"/>
          <w:color w:val="393939"/>
          <w:sz w:val="21"/>
          <w:szCs w:val="21"/>
        </w:rPr>
        <w:t xml:space="preserve"> eWallet that shoppers based in the countries in the</w:t>
      </w:r>
      <w:r>
        <w:rPr>
          <w:rStyle w:val="apple-converted-space"/>
          <w:rFonts w:ascii="Calibri" w:hAnsi="Calibri"/>
          <w:color w:val="393939"/>
          <w:sz w:val="21"/>
          <w:szCs w:val="21"/>
        </w:rPr>
        <w:t> </w:t>
      </w:r>
      <w:hyperlink r:id="rId46"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A0C2A" w:rsidRPr="003C27B4" w:rsidRDefault="00BA0C2A" w:rsidP="00BA0C2A">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A0C2A" w:rsidRPr="00103D9C" w:rsidTr="003E51B1">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E30928" w:rsidP="00BA0C2A">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A0C2A" w:rsidRPr="00103D9C" w:rsidTr="003E51B1">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lastRenderedPageBreak/>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3C27B4" w:rsidRDefault="00BA0C2A" w:rsidP="00BA0C2A">
      <w:pPr>
        <w:pStyle w:val="Heading4"/>
        <w:keepNext/>
        <w:keepLines/>
        <w:ind w:left="1800"/>
      </w:pPr>
      <w:bookmarkStart w:id="781" w:name="_Toc400982037"/>
      <w:r>
        <w:t>Request Attribute Mapping</w:t>
      </w:r>
      <w:bookmarkEnd w:id="781"/>
    </w:p>
    <w:p w:rsidR="00BA0C2A"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orderCode="Example_Yandex_Order_Code_0"&gt;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currencyCode="RUB" value="5000" exponent="2" /&gt;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&lt;YANDEXMONEY-SSL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&lt;/YANDEXMONEY-SSL&gt;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C27B4" w:rsidRDefault="00BA0C2A" w:rsidP="00BA0C2A">
      <w:pPr>
        <w:spacing w:after="0" w:line="240" w:lineRule="auto"/>
        <w:ind w:left="1080"/>
      </w:pPr>
    </w:p>
    <w:p w:rsidR="00BA0C2A" w:rsidRDefault="00BA0C2A" w:rsidP="00BA0C2A">
      <w:pPr>
        <w:pStyle w:val="Heading4"/>
        <w:keepNext/>
        <w:keepLines/>
        <w:ind w:left="1800"/>
      </w:pPr>
      <w:bookmarkStart w:id="782" w:name="_Toc400982038"/>
      <w:r>
        <w:t>Response Attribute Mapping</w:t>
      </w:r>
      <w:bookmarkEnd w:id="782"/>
    </w:p>
    <w:p w:rsidR="00BA0C2A"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orderCode="Example_Yandex_Order_Code_0"&gt;</w:t>
      </w:r>
    </w:p>
    <w:p w:rsidR="00BA0C2A" w:rsidRDefault="00BA0C2A" w:rsidP="00BA0C2A">
      <w:pPr>
        <w:spacing w:after="0" w:line="240" w:lineRule="auto"/>
        <w:ind w:left="1080"/>
      </w:pPr>
      <w:r>
        <w:t xml:space="preserve">            &lt;</w:t>
      </w:r>
      <w:proofErr w:type="gramStart"/>
      <w:r>
        <w:t>reference</w:t>
      </w:r>
      <w:proofErr w:type="gramEnd"/>
      <w:r>
        <w:t xml:space="preserve"> id="3015839577"&gt;https://secure-test.worldpay.com/jsp/test/shopper/APMSTSimulator.jsp?customerRef=3013340527&amp;amp;paymentMethod=YANDEXMONEY&lt;/reference&gt;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ind w:left="1080"/>
      </w:pP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83" w:name="_Toc400982039"/>
      <w:bookmarkStart w:id="784" w:name="_Toc8312214"/>
      <w:r w:rsidRPr="00F61D5D">
        <w:rPr>
          <w:i w:val="0"/>
          <w:sz w:val="24"/>
          <w:szCs w:val="24"/>
        </w:rPr>
        <w:lastRenderedPageBreak/>
        <w:t>QIWI</w:t>
      </w:r>
      <w:bookmarkEnd w:id="783"/>
      <w:bookmarkEnd w:id="784"/>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Qiwi is a payment method that shoppers based in Russia and Kazakhstan can use to make payments. Shoppers who pay with Qiwi can complete their payment using one of the following:</w:t>
      </w:r>
    </w:p>
    <w:p w:rsidR="00BA0C2A" w:rsidRDefault="00BA0C2A" w:rsidP="00B761DF">
      <w:pPr>
        <w:pStyle w:val="bulletlist"/>
        <w:numPr>
          <w:ilvl w:val="0"/>
          <w:numId w:val="28"/>
        </w:numPr>
        <w:tabs>
          <w:tab w:val="clear" w:pos="720"/>
          <w:tab w:val="num" w:pos="1296"/>
        </w:tabs>
        <w:spacing w:before="60" w:beforeAutospacing="0" w:after="0" w:afterAutospacing="0"/>
        <w:ind w:left="1913"/>
        <w:rPr>
          <w:rFonts w:ascii="Calibri" w:hAnsi="Calibri"/>
          <w:color w:val="393939"/>
          <w:sz w:val="21"/>
          <w:szCs w:val="21"/>
        </w:rPr>
      </w:pPr>
      <w:r>
        <w:rPr>
          <w:rFonts w:ascii="Calibri" w:hAnsi="Calibri"/>
          <w:color w:val="393939"/>
          <w:sz w:val="21"/>
          <w:szCs w:val="21"/>
        </w:rPr>
        <w:t>Their Qiwi eWallet, split into purses for different currencies</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payment kiosk</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credit/debit card linked to their Qiwi account</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The prepay balance on the shopper’s mobile phone</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Webmoney account linked to their Qiwi account</w:t>
      </w:r>
    </w:p>
    <w:p w:rsidR="00BA0C2A" w:rsidRPr="00D85FCA" w:rsidRDefault="00BA0C2A" w:rsidP="00BA0C2A">
      <w:pPr>
        <w:ind w:left="1080"/>
      </w:pP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357"/>
        <w:gridCol w:w="4731"/>
      </w:tblGrid>
      <w:tr w:rsidR="00BA0C2A" w:rsidRPr="00103D9C" w:rsidTr="003E51B1">
        <w:trPr>
          <w:trHeight w:val="26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 / Postpay via kiosk</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Russia and Kazakhstan</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D85FCA" w:rsidRDefault="00BA0C2A" w:rsidP="00BA0C2A">
      <w:pPr>
        <w:pStyle w:val="Heading4"/>
        <w:keepNext/>
        <w:keepLines/>
        <w:ind w:left="1800"/>
      </w:pPr>
      <w:bookmarkStart w:id="785" w:name="_Toc400982040"/>
      <w:r>
        <w:t>Request Attribute Mapping</w:t>
      </w:r>
      <w:bookmarkEnd w:id="785"/>
    </w:p>
    <w:p w:rsidR="00BA0C2A"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orderCode="Example_Qiwi_Order_Code_0"&gt;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currencyCode="RUB" value="5000" exponent="2"/&gt;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&lt;QIWI-SSL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&lt;/QIWI-SSL&gt;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shippingAddress</w:t>
      </w:r>
      <w:proofErr w:type="gramEnd"/>
      <w:r>
        <w:t>&gt;</w:t>
      </w:r>
    </w:p>
    <w:p w:rsidR="00BA0C2A" w:rsidRDefault="00BA0C2A" w:rsidP="00BA0C2A">
      <w:pPr>
        <w:spacing w:after="0" w:line="240" w:lineRule="auto"/>
        <w:ind w:left="1080"/>
      </w:pPr>
      <w:r>
        <w:t xml:space="preserve">                &lt;</w:t>
      </w:r>
      <w:proofErr w:type="gramStart"/>
      <w:r>
        <w:t>address</w:t>
      </w:r>
      <w:proofErr w:type="gramEnd"/>
      <w:r>
        <w:t>&gt;</w:t>
      </w:r>
    </w:p>
    <w:p w:rsidR="00BA0C2A" w:rsidRDefault="00BA0C2A" w:rsidP="00BA0C2A">
      <w:pPr>
        <w:spacing w:after="0" w:line="240" w:lineRule="auto"/>
        <w:ind w:left="1080"/>
      </w:pPr>
      <w:r>
        <w:t xml:space="preserve">                    &lt;address1&gt;Tverskaya Ulitsa 3453&lt;/address1&gt;</w:t>
      </w:r>
    </w:p>
    <w:p w:rsidR="00BA0C2A" w:rsidRDefault="00BA0C2A" w:rsidP="00BA0C2A">
      <w:pPr>
        <w:spacing w:after="0" w:line="240" w:lineRule="auto"/>
        <w:ind w:left="1080"/>
      </w:pPr>
      <w:r>
        <w:t xml:space="preserve">                    &lt;</w:t>
      </w:r>
      <w:proofErr w:type="gramStart"/>
      <w:r>
        <w:t>postalCode&gt;</w:t>
      </w:r>
      <w:proofErr w:type="gramEnd"/>
      <w:r>
        <w:t>74564&lt;/postalCode&gt;</w:t>
      </w:r>
    </w:p>
    <w:p w:rsidR="00BA0C2A" w:rsidRDefault="00BA0C2A" w:rsidP="00BA0C2A">
      <w:pPr>
        <w:spacing w:after="0" w:line="240" w:lineRule="auto"/>
        <w:ind w:left="1080"/>
      </w:pPr>
      <w:r>
        <w:t xml:space="preserve">                    &lt;</w:t>
      </w:r>
      <w:proofErr w:type="gramStart"/>
      <w:r>
        <w:t>city&gt;</w:t>
      </w:r>
      <w:proofErr w:type="gramEnd"/>
      <w:r>
        <w:t>Moscow&lt;/city&gt;</w:t>
      </w:r>
    </w:p>
    <w:p w:rsidR="00BA0C2A" w:rsidRDefault="00BA0C2A" w:rsidP="00BA0C2A">
      <w:pPr>
        <w:spacing w:after="0" w:line="240" w:lineRule="auto"/>
        <w:ind w:left="1080"/>
      </w:pPr>
      <w:r>
        <w:t xml:space="preserve">                    &lt;</w:t>
      </w:r>
      <w:proofErr w:type="gramStart"/>
      <w:r>
        <w:t>countryCode&gt;</w:t>
      </w:r>
      <w:proofErr w:type="gramEnd"/>
      <w:r>
        <w:t>RU&lt;/countryCode&gt;</w:t>
      </w:r>
    </w:p>
    <w:p w:rsidR="00BA0C2A" w:rsidRDefault="00BA0C2A" w:rsidP="00BA0C2A">
      <w:pPr>
        <w:spacing w:after="0" w:line="240" w:lineRule="auto"/>
        <w:ind w:left="1080"/>
      </w:pPr>
      <w:r>
        <w:lastRenderedPageBreak/>
        <w:t xml:space="preserve">                    &lt;</w:t>
      </w:r>
      <w:proofErr w:type="gramStart"/>
      <w:r>
        <w:t>telephoneNumber&gt;</w:t>
      </w:r>
      <w:proofErr w:type="gramEnd"/>
      <w:r>
        <w:t>7987654321&lt;/telephoneNumber&gt;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w:t>
      </w:r>
      <w:proofErr w:type="gramStart"/>
      <w:r>
        <w:t>statementNarrative&gt;</w:t>
      </w:r>
      <w:proofErr w:type="gramEnd"/>
      <w:r>
        <w: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D85FCA" w:rsidRDefault="00BA0C2A" w:rsidP="00BA0C2A">
      <w:pPr>
        <w:spacing w:after="0" w:line="240" w:lineRule="auto"/>
        <w:ind w:left="1080"/>
      </w:pPr>
      <w:r>
        <w:t>&lt;/paymentService&gt;</w:t>
      </w:r>
    </w:p>
    <w:p w:rsidR="00BA0C2A" w:rsidRDefault="00BA0C2A" w:rsidP="00BA0C2A">
      <w:pPr>
        <w:pStyle w:val="Heading4"/>
        <w:keepNext/>
        <w:keepLines/>
        <w:ind w:left="1800"/>
      </w:pPr>
      <w:bookmarkStart w:id="786" w:name="_Toc400982041"/>
      <w:r>
        <w:t>Response Attribute Mapping</w:t>
      </w:r>
      <w:bookmarkEnd w:id="786"/>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orderCode="Example_Qiwi_Order_Code_0"&gt;</w:t>
      </w:r>
    </w:p>
    <w:p w:rsidR="00BA0C2A" w:rsidRDefault="00BA0C2A" w:rsidP="00BA0C2A">
      <w:pPr>
        <w:spacing w:after="0" w:line="240" w:lineRule="auto"/>
        <w:ind w:left="1080"/>
      </w:pPr>
      <w:r>
        <w:t xml:space="preserve">            &lt;</w:t>
      </w:r>
      <w:proofErr w:type="gramStart"/>
      <w:r>
        <w:t>reference</w:t>
      </w:r>
      <w:proofErr w:type="gramEnd"/>
      <w:r>
        <w:t xml:space="preserve"> id="3015840491"&gt;https://secure-test.worldpay.com/jsp/test/shopper/APMSTSimulator.jsp?customerRef=3013341249&amp;amp;paymentMethod=QIWI&lt;/reference&gt;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D85FCA" w:rsidRDefault="00BA0C2A" w:rsidP="00BA0C2A">
      <w:pPr>
        <w:spacing w:after="0" w:line="240" w:lineRule="auto"/>
        <w:ind w:left="1080"/>
      </w:pPr>
      <w:r>
        <w:t>&lt;/paymentService&gt;</w:t>
      </w: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87" w:name="_Toc400982042"/>
      <w:bookmarkStart w:id="788" w:name="_Toc8312215"/>
      <w:r w:rsidRPr="00F61D5D">
        <w:rPr>
          <w:i w:val="0"/>
          <w:sz w:val="24"/>
          <w:szCs w:val="24"/>
        </w:rPr>
        <w:t>BOLETO</w:t>
      </w:r>
      <w:bookmarkEnd w:id="787"/>
      <w:bookmarkEnd w:id="788"/>
    </w:p>
    <w:p w:rsidR="00BA0C2A" w:rsidRPr="00E20259" w:rsidRDefault="00BA0C2A" w:rsidP="00BA0C2A">
      <w:pPr>
        <w:ind w:left="1080"/>
      </w:pPr>
      <w:r>
        <w:rPr>
          <w:rFonts w:ascii="Calibri" w:hAnsi="Calibri"/>
          <w:color w:val="393939"/>
          <w:sz w:val="21"/>
          <w:szCs w:val="21"/>
        </w:rPr>
        <w:t>Boleto Bancário is a post-payment service that allows a shopper to pay for online services over the counter at any supporting outlet in Brazil, or through internet banking. Boleto Bancário is a popular solution for e-commerce payments in Brazil, where a significant proportion of the population does not have access to a bank account.</w:t>
      </w: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21"/>
        <w:gridCol w:w="4267"/>
      </w:tblGrid>
      <w:tr w:rsidR="00BA0C2A" w:rsidRPr="00103D9C" w:rsidTr="003E51B1">
        <w:trPr>
          <w:trHeight w:val="258"/>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Post-pay voucher</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Brazil</w:t>
            </w:r>
          </w:p>
        </w:tc>
      </w:tr>
      <w:tr w:rsidR="00BA0C2A" w:rsidRPr="00103D9C" w:rsidTr="003E51B1">
        <w:trPr>
          <w:trHeight w:val="25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BRL</w:t>
            </w:r>
          </w:p>
        </w:tc>
      </w:tr>
      <w:tr w:rsidR="00BA0C2A" w:rsidRPr="00103D9C" w:rsidTr="003E51B1">
        <w:trPr>
          <w:trHeight w:val="23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789" w:name="_Toc400982043"/>
      <w:r>
        <w:t>Request Attribute Mapping</w:t>
      </w:r>
      <w:bookmarkEnd w:id="789"/>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&lt;</w:t>
      </w:r>
      <w:proofErr w:type="gramStart"/>
      <w:r>
        <w:t>submit</w:t>
      </w:r>
      <w:proofErr w:type="gramEnd"/>
      <w:r>
        <w:t>&gt;</w:t>
      </w:r>
    </w:p>
    <w:p w:rsidR="00BA0C2A" w:rsidRDefault="00BA0C2A" w:rsidP="00BA0C2A">
      <w:pPr>
        <w:spacing w:after="0" w:line="240" w:lineRule="auto"/>
        <w:ind w:left="1080"/>
      </w:pPr>
      <w:r>
        <w:t xml:space="preserve"> &lt;order orderCode="Example_Boleto_Order_32"&gt;</w:t>
      </w:r>
    </w:p>
    <w:p w:rsidR="00BA0C2A" w:rsidRDefault="00BA0C2A" w:rsidP="00BA0C2A">
      <w:pPr>
        <w:spacing w:after="0" w:line="240" w:lineRule="auto"/>
        <w:ind w:left="1080"/>
      </w:pPr>
      <w:r>
        <w:t xml:space="preserve">   &lt;</w:t>
      </w:r>
      <w:proofErr w:type="gramStart"/>
      <w:r>
        <w:t>description&gt;</w:t>
      </w:r>
      <w:proofErr w:type="gramEnd"/>
      <w:r>
        <w:t>test order&lt;/description&gt;</w:t>
      </w:r>
    </w:p>
    <w:p w:rsidR="00BA0C2A" w:rsidRDefault="00BA0C2A" w:rsidP="00BA0C2A">
      <w:pPr>
        <w:spacing w:after="0" w:line="240" w:lineRule="auto"/>
        <w:ind w:left="1080"/>
      </w:pPr>
      <w:r>
        <w:t xml:space="preserve">  &lt;amount value="2000" currencyCode="BRL" exponent="2"/&gt;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lastRenderedPageBreak/>
        <w:t xml:space="preserve">   &lt;</w:t>
      </w:r>
      <w:proofErr w:type="gramStart"/>
      <w:r>
        <w:t>paymentDetails</w:t>
      </w:r>
      <w:proofErr w:type="gramEnd"/>
      <w:r>
        <w:t>&gt;</w:t>
      </w:r>
    </w:p>
    <w:p w:rsidR="00BA0C2A" w:rsidRDefault="00BA0C2A" w:rsidP="00BA0C2A">
      <w:pPr>
        <w:spacing w:after="0" w:line="240" w:lineRule="auto"/>
        <w:ind w:left="1080"/>
      </w:pPr>
      <w:r>
        <w:t xml:space="preserve">     &lt;BOLETO-SSL shopperCountryCode="BR"&gt;</w:t>
      </w:r>
    </w:p>
    <w:p w:rsidR="00BA0C2A" w:rsidRDefault="00BA0C2A" w:rsidP="00BA0C2A">
      <w:pPr>
        <w:spacing w:after="0" w:line="240" w:lineRule="auto"/>
        <w:ind w:left="1080"/>
      </w:pPr>
      <w:r>
        <w:t xml:space="preserve">      &lt;cpf&gt;263.946.533-30&lt;/cpf&gt;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    </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&lt;/BOLETO-SSL&gt;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shippingAddress</w:t>
      </w:r>
      <w:proofErr w:type="gramEnd"/>
      <w:r>
        <w:t>&gt;</w:t>
      </w:r>
    </w:p>
    <w:p w:rsidR="00BA0C2A" w:rsidRDefault="00BA0C2A" w:rsidP="00BA0C2A">
      <w:pPr>
        <w:spacing w:after="0" w:line="240" w:lineRule="auto"/>
        <w:ind w:left="1080"/>
      </w:pPr>
      <w:r>
        <w:t xml:space="preserve">       &lt;</w:t>
      </w:r>
      <w:proofErr w:type="gramStart"/>
      <w:r>
        <w:t>address</w:t>
      </w:r>
      <w:proofErr w:type="gramEnd"/>
      <w:r>
        <w:t>&gt;</w:t>
      </w:r>
    </w:p>
    <w:p w:rsidR="00BA0C2A" w:rsidRDefault="00BA0C2A" w:rsidP="00BA0C2A">
      <w:pPr>
        <w:spacing w:after="0" w:line="240" w:lineRule="auto"/>
        <w:ind w:left="1080"/>
      </w:pPr>
      <w:r>
        <w:t xml:space="preserve">         &lt;</w:t>
      </w:r>
      <w:proofErr w:type="gramStart"/>
      <w:r>
        <w:t>firstName&gt;</w:t>
      </w:r>
      <w:proofErr w:type="gramEnd"/>
      <w:r>
        <w:t>Joe&lt;/firstName&gt;</w:t>
      </w:r>
    </w:p>
    <w:p w:rsidR="00BA0C2A" w:rsidRDefault="00BA0C2A" w:rsidP="00BA0C2A">
      <w:pPr>
        <w:spacing w:after="0" w:line="240" w:lineRule="auto"/>
        <w:ind w:left="1080"/>
      </w:pPr>
      <w:r>
        <w:t xml:space="preserve">         &lt;</w:t>
      </w:r>
      <w:proofErr w:type="gramStart"/>
      <w:r>
        <w:t>lastName&gt;</w:t>
      </w:r>
      <w:proofErr w:type="gramEnd"/>
      <w:r>
        <w:t>Bloggs&lt;/lastName&gt;</w:t>
      </w:r>
    </w:p>
    <w:p w:rsidR="00BA0C2A" w:rsidRDefault="00BA0C2A" w:rsidP="00BA0C2A">
      <w:pPr>
        <w:spacing w:after="0" w:line="240" w:lineRule="auto"/>
        <w:ind w:left="1080"/>
      </w:pPr>
      <w:r>
        <w:t xml:space="preserve">         &lt;address1&gt;Rua Castilho 34&lt;/address1&gt;</w:t>
      </w:r>
    </w:p>
    <w:p w:rsidR="00BA0C2A" w:rsidRDefault="00BA0C2A" w:rsidP="00BA0C2A">
      <w:pPr>
        <w:spacing w:after="0" w:line="240" w:lineRule="auto"/>
        <w:ind w:left="1080"/>
      </w:pPr>
      <w:r>
        <w:t xml:space="preserve">         &lt;address2&gt;Santo André&lt;/address2&gt;</w:t>
      </w:r>
    </w:p>
    <w:p w:rsidR="00BA0C2A" w:rsidRDefault="00BA0C2A" w:rsidP="00BA0C2A">
      <w:pPr>
        <w:spacing w:after="0" w:line="240" w:lineRule="auto"/>
        <w:ind w:left="1080"/>
      </w:pPr>
      <w:r>
        <w:t xml:space="preserve">         &lt;address3&gt;&lt;/address3&gt;</w:t>
      </w:r>
    </w:p>
    <w:p w:rsidR="00BA0C2A" w:rsidRDefault="00BA0C2A" w:rsidP="00BA0C2A">
      <w:pPr>
        <w:spacing w:after="0" w:line="240" w:lineRule="auto"/>
        <w:ind w:left="1080"/>
      </w:pPr>
      <w:r>
        <w:t xml:space="preserve">         &lt;</w:t>
      </w:r>
      <w:proofErr w:type="gramStart"/>
      <w:r>
        <w:t>postalCode&gt;</w:t>
      </w:r>
      <w:proofErr w:type="gramEnd"/>
      <w:r>
        <w:t>04642-000&lt;/postalCode&gt;</w:t>
      </w:r>
    </w:p>
    <w:p w:rsidR="00BA0C2A" w:rsidRDefault="00BA0C2A" w:rsidP="00BA0C2A">
      <w:pPr>
        <w:spacing w:after="0" w:line="240" w:lineRule="auto"/>
        <w:ind w:left="1080"/>
      </w:pPr>
      <w:r>
        <w:t xml:space="preserve">         &lt;</w:t>
      </w:r>
      <w:proofErr w:type="gramStart"/>
      <w:r>
        <w:t>city&gt;</w:t>
      </w:r>
      <w:proofErr w:type="gramEnd"/>
      <w:r>
        <w:t>São Paulo&lt;/city&gt;</w:t>
      </w:r>
    </w:p>
    <w:p w:rsidR="00BA0C2A" w:rsidRDefault="00BA0C2A" w:rsidP="00BA0C2A">
      <w:pPr>
        <w:spacing w:after="0" w:line="240" w:lineRule="auto"/>
        <w:ind w:left="1080"/>
      </w:pPr>
      <w:r>
        <w:t xml:space="preserve">         &lt;</w:t>
      </w:r>
      <w:proofErr w:type="gramStart"/>
      <w:r>
        <w:t>state&gt;</w:t>
      </w:r>
      <w:proofErr w:type="gramEnd"/>
      <w:r>
        <w:t>São Paulo&lt;/state&gt;</w:t>
      </w:r>
    </w:p>
    <w:p w:rsidR="00BA0C2A" w:rsidRDefault="00BA0C2A" w:rsidP="00BA0C2A">
      <w:pPr>
        <w:spacing w:after="0" w:line="240" w:lineRule="auto"/>
        <w:ind w:left="1080"/>
      </w:pPr>
      <w:r>
        <w:t xml:space="preserve">         &lt;</w:t>
      </w:r>
      <w:proofErr w:type="gramStart"/>
      <w:r>
        <w:t>countryCode&gt;</w:t>
      </w:r>
      <w:proofErr w:type="gramEnd"/>
      <w:r>
        <w:t>BR&lt;/countryCode&gt;</w:t>
      </w:r>
    </w:p>
    <w:p w:rsidR="00BA0C2A" w:rsidRDefault="00BA0C2A" w:rsidP="00BA0C2A">
      <w:pPr>
        <w:spacing w:after="0" w:line="240" w:lineRule="auto"/>
        <w:ind w:left="1080"/>
      </w:pPr>
      <w:r>
        <w:t xml:space="preserve">         &lt;</w:t>
      </w:r>
      <w:proofErr w:type="gramStart"/>
      <w:r>
        <w:t>telephoneNumber&gt;</w:t>
      </w:r>
      <w:proofErr w:type="gramEnd"/>
      <w:r>
        <w:t>0123456789&lt;/telephoneNumber&gt;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790" w:name="_Toc400982044"/>
      <w:r>
        <w:t>Response Attribute Mapping</w:t>
      </w:r>
      <w:bookmarkEnd w:id="790"/>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orderCode="Example_Boleto_Order_32"&gt;</w:t>
      </w:r>
    </w:p>
    <w:p w:rsidR="00BA0C2A" w:rsidRDefault="00BA0C2A" w:rsidP="00BA0C2A">
      <w:pPr>
        <w:spacing w:after="0" w:line="240" w:lineRule="auto"/>
        <w:ind w:left="1080"/>
      </w:pPr>
      <w:r>
        <w:t xml:space="preserve">            &lt;</w:t>
      </w:r>
      <w:proofErr w:type="gramStart"/>
      <w:r>
        <w:t>reference</w:t>
      </w:r>
      <w:proofErr w:type="gramEnd"/>
      <w:r>
        <w:t xml:space="preserve"> id="3015902434"&gt;https://secure-test.worldpay.com/jsp/test/shopper/APMSTSimulator.jsp?customerRef=3013397009&amp;amp;paymentMethod=BOLETO&lt;/reference&gt;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8E71B2" w:rsidRDefault="00BA0C2A" w:rsidP="00BA0C2A">
      <w:pPr>
        <w:spacing w:after="0" w:line="240" w:lineRule="auto"/>
        <w:ind w:left="1080"/>
      </w:pPr>
      <w:r>
        <w:t>&lt;/paymentService&gt;</w:t>
      </w:r>
    </w:p>
    <w:p w:rsidR="00BA0C2A" w:rsidRDefault="00BA0C2A" w:rsidP="00BA0C2A">
      <w:pPr>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791" w:name="_Toc400982045"/>
      <w:bookmarkStart w:id="792" w:name="_Toc8312216"/>
      <w:r w:rsidRPr="00F61D5D">
        <w:rPr>
          <w:i w:val="0"/>
          <w:sz w:val="24"/>
          <w:szCs w:val="24"/>
        </w:rPr>
        <w:t>MISTER CASH</w:t>
      </w:r>
      <w:bookmarkEnd w:id="791"/>
      <w:bookmarkEnd w:id="792"/>
    </w:p>
    <w:p w:rsidR="00BA0C2A" w:rsidRPr="008E71B2" w:rsidRDefault="00BA0C2A" w:rsidP="00BA0C2A">
      <w:pPr>
        <w:ind w:left="1080"/>
      </w:pPr>
      <w:r>
        <w:rPr>
          <w:rFonts w:ascii="Calibri" w:hAnsi="Calibri"/>
          <w:color w:val="393939"/>
          <w:sz w:val="21"/>
          <w:szCs w:val="21"/>
        </w:rPr>
        <w:t>Mister Cash/Bancontact is a debit card service available in Belgium. Shoppers can use this service to make real-time card payments for products and services.</w:t>
      </w:r>
      <w:r>
        <w:rPr>
          <w:rStyle w:val="apple-converted-space"/>
          <w:rFonts w:ascii="Calibri" w:hAnsi="Calibri"/>
          <w:color w:val="393939"/>
          <w:sz w:val="21"/>
          <w:szCs w:val="21"/>
        </w:rPr>
        <w:t> </w:t>
      </w: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38"/>
        <w:gridCol w:w="4087"/>
      </w:tblGrid>
      <w:tr w:rsidR="00BA0C2A" w:rsidRPr="00103D9C" w:rsidTr="003E51B1">
        <w:trPr>
          <w:trHeight w:val="21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lastRenderedPageBreak/>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p>
        </w:tc>
      </w:tr>
      <w:tr w:rsidR="00BA0C2A" w:rsidRPr="00103D9C" w:rsidTr="003E51B1">
        <w:trPr>
          <w:trHeight w:val="21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E470C" w:rsidP="003E470C">
            <w:pPr>
              <w:spacing w:after="0" w:line="240" w:lineRule="auto"/>
              <w:ind w:left="504"/>
              <w:rPr>
                <w:rFonts w:ascii="Calibri" w:hAnsi="Calibri"/>
                <w:color w:val="393939"/>
                <w:sz w:val="20"/>
                <w:szCs w:val="20"/>
              </w:rPr>
            </w:pPr>
            <w:r w:rsidRPr="003E470C">
              <w:rPr>
                <w:rFonts w:ascii="Calibri" w:hAnsi="Calibri"/>
                <w:color w:val="393939"/>
                <w:sz w:val="20"/>
                <w:szCs w:val="20"/>
              </w:rPr>
              <w:t>EUR</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793" w:name="_Toc400982046"/>
      <w:r>
        <w:t>Request Attribute Mapping</w:t>
      </w:r>
      <w:bookmarkEnd w:id="793"/>
    </w:p>
    <w:p w:rsidR="00BA0C2A" w:rsidRDefault="00BA0C2A" w:rsidP="00BA0C2A">
      <w:pPr>
        <w:spacing w:after="0" w:line="240" w:lineRule="auto"/>
        <w:ind w:left="1080"/>
      </w:pPr>
      <w:proofErr w:type="gramStart"/>
      <w:r>
        <w:t>&lt;?xml</w:t>
      </w:r>
      <w:proofErr w:type="gramEnd"/>
      <w:r>
        <w:t xml:space="preserve"> version='1.0' ?&gt;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'dtd/paymentService_v1.dtd'&gt;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orderCode='ORDERCODE_Mister_Cash'&gt;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currencyCode='EUR' value='100' exponent='2'/&gt;</w:t>
      </w:r>
    </w:p>
    <w:p w:rsidR="00BA0C2A" w:rsidRDefault="00BA0C2A" w:rsidP="00BA0C2A">
      <w:pPr>
        <w:spacing w:after="0" w:line="240" w:lineRule="auto"/>
        <w:ind w:left="1080"/>
      </w:pPr>
      <w:r>
        <w:t xml:space="preserve">     &lt;</w:t>
      </w:r>
      <w:proofErr w:type="gramStart"/>
      <w:r>
        <w:t>orderContent&gt;</w:t>
      </w:r>
      <w:proofErr w:type="gramEnd"/>
      <w:r>
        <w:t>Order Content Here&lt;/orderContent&gt;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&lt;MISTERCASH-SSL shopperCountryCode='BE'&gt;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&lt;/MISTERCASH-SSL&gt;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shippingAddress</w:t>
      </w:r>
      <w:proofErr w:type="gramEnd"/>
      <w:r>
        <w:t>&gt;</w:t>
      </w:r>
    </w:p>
    <w:p w:rsidR="00BA0C2A" w:rsidRDefault="00BA0C2A" w:rsidP="00BA0C2A">
      <w:pPr>
        <w:spacing w:after="0" w:line="240" w:lineRule="auto"/>
        <w:ind w:left="1080"/>
      </w:pPr>
      <w:r>
        <w:t xml:space="preserve">       &lt;</w:t>
      </w:r>
      <w:proofErr w:type="gramStart"/>
      <w:r>
        <w:t>address</w:t>
      </w:r>
      <w:proofErr w:type="gramEnd"/>
      <w:r>
        <w:t>&gt;</w:t>
      </w:r>
    </w:p>
    <w:p w:rsidR="00BA0C2A" w:rsidRDefault="00BA0C2A" w:rsidP="00BA0C2A">
      <w:pPr>
        <w:spacing w:after="0" w:line="240" w:lineRule="auto"/>
        <w:ind w:left="1080"/>
      </w:pPr>
      <w:r>
        <w:t xml:space="preserve">         &lt;</w:t>
      </w:r>
      <w:proofErr w:type="gramStart"/>
      <w:r>
        <w:t>firstName&gt;</w:t>
      </w:r>
      <w:proofErr w:type="gramEnd"/>
      <w:r>
        <w:t>Pierre&lt;/firstName&gt;</w:t>
      </w:r>
    </w:p>
    <w:p w:rsidR="00BA0C2A" w:rsidRDefault="00BA0C2A" w:rsidP="00BA0C2A">
      <w:pPr>
        <w:spacing w:after="0" w:line="240" w:lineRule="auto"/>
        <w:ind w:left="1080"/>
      </w:pPr>
      <w:r>
        <w:t xml:space="preserve">         &lt;</w:t>
      </w:r>
      <w:proofErr w:type="gramStart"/>
      <w:r>
        <w:t>lastName&gt;</w:t>
      </w:r>
      <w:proofErr w:type="gramEnd"/>
      <w:r>
        <w:t>Bloggs&lt;/lastName&gt;</w:t>
      </w:r>
    </w:p>
    <w:p w:rsidR="00BA0C2A" w:rsidRDefault="00BA0C2A" w:rsidP="00BA0C2A">
      <w:pPr>
        <w:spacing w:after="0" w:line="240" w:lineRule="auto"/>
        <w:ind w:left="1080"/>
      </w:pPr>
      <w:r>
        <w:t xml:space="preserve">         &lt;address1&gt;Shopperstreet&lt;/address1&gt;</w:t>
      </w:r>
    </w:p>
    <w:p w:rsidR="00BA0C2A" w:rsidRDefault="00BA0C2A" w:rsidP="00BA0C2A">
      <w:pPr>
        <w:spacing w:after="0" w:line="240" w:lineRule="auto"/>
        <w:ind w:left="1080"/>
      </w:pPr>
      <w:r>
        <w:t xml:space="preserve">         &lt;</w:t>
      </w:r>
      <w:proofErr w:type="gramStart"/>
      <w:r>
        <w:t>postalCode&gt;</w:t>
      </w:r>
      <w:proofErr w:type="gramEnd"/>
      <w:r>
        <w:t>1234&lt;/postalCode&gt;</w:t>
      </w:r>
    </w:p>
    <w:p w:rsidR="00BA0C2A" w:rsidRDefault="00BA0C2A" w:rsidP="00BA0C2A">
      <w:pPr>
        <w:spacing w:after="0" w:line="240" w:lineRule="auto"/>
        <w:ind w:left="1080"/>
      </w:pPr>
      <w:r>
        <w:t xml:space="preserve">         &lt;</w:t>
      </w:r>
      <w:proofErr w:type="gramStart"/>
      <w:r>
        <w:t>city&gt;</w:t>
      </w:r>
      <w:proofErr w:type="gramEnd"/>
      <w:r>
        <w:t>Shoppercity&lt;/city&gt;</w:t>
      </w:r>
    </w:p>
    <w:p w:rsidR="00BA0C2A" w:rsidRDefault="00BA0C2A" w:rsidP="00BA0C2A">
      <w:pPr>
        <w:spacing w:after="0" w:line="240" w:lineRule="auto"/>
        <w:ind w:left="1080"/>
      </w:pPr>
      <w:r>
        <w:t xml:space="preserve">         &lt;</w:t>
      </w:r>
      <w:proofErr w:type="gramStart"/>
      <w:r>
        <w:t>countryCode&gt;</w:t>
      </w:r>
      <w:proofErr w:type="gramEnd"/>
      <w:r>
        <w:t>BE&lt;/countryCode&gt;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794" w:name="_Toc400982047"/>
      <w:r>
        <w:t>Response Attribute Mapping</w:t>
      </w:r>
      <w:bookmarkEnd w:id="794"/>
    </w:p>
    <w:p w:rsidR="00BA0C2A" w:rsidRPr="00E20259"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orderCode="ORDERCODE_Mister_Cash"&gt;</w:t>
      </w:r>
    </w:p>
    <w:p w:rsidR="00BA0C2A" w:rsidRDefault="00BA0C2A" w:rsidP="00BA0C2A">
      <w:pPr>
        <w:spacing w:after="0" w:line="240" w:lineRule="auto"/>
        <w:ind w:left="1080"/>
      </w:pPr>
      <w:r>
        <w:lastRenderedPageBreak/>
        <w:t xml:space="preserve">            &lt;</w:t>
      </w:r>
      <w:proofErr w:type="gramStart"/>
      <w:r>
        <w:t>reference</w:t>
      </w:r>
      <w:proofErr w:type="gramEnd"/>
      <w:r>
        <w:t xml:space="preserve"> id="3015902737"&gt;https://secure-test.worldpay.com/jsp/test/shopper/APMSTSimulator.jsp?customerRef=3013397287&amp;amp;paymentMethod=MISTERCASH&lt;/reference&gt;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ind w:left="1080"/>
      </w:pPr>
      <w:r>
        <w:t>&lt;/paymentService&gt;</w:t>
      </w: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795" w:name="_Toc400982048"/>
      <w:bookmarkStart w:id="796" w:name="_Toc8312217"/>
      <w:r w:rsidRPr="00F61D5D">
        <w:rPr>
          <w:i w:val="0"/>
          <w:sz w:val="24"/>
          <w:szCs w:val="24"/>
        </w:rPr>
        <w:t>PAYPAL</w:t>
      </w:r>
      <w:bookmarkEnd w:id="795"/>
      <w:bookmarkEnd w:id="796"/>
    </w:p>
    <w:p w:rsidR="00BA0C2A" w:rsidRPr="00060408" w:rsidRDefault="00BA0C2A" w:rsidP="00BA0C2A">
      <w:pPr>
        <w:ind w:left="1080"/>
        <w:rPr>
          <w:rFonts w:ascii="Calibri" w:hAnsi="Calibri"/>
          <w:color w:val="393939"/>
          <w:sz w:val="21"/>
          <w:szCs w:val="21"/>
        </w:rPr>
      </w:pPr>
      <w:r w:rsidRPr="00060408">
        <w:rPr>
          <w:rFonts w:ascii="Calibri" w:hAnsi="Calibri"/>
          <w:color w:val="393939"/>
          <w:sz w:val="21"/>
          <w:szCs w:val="21"/>
        </w:rPr>
        <w:t>PayPal</w:t>
      </w:r>
      <w:r w:rsidRPr="00060408">
        <w:rPr>
          <w:rFonts w:ascii="Calibri" w:hAnsi="Calibri"/>
          <w:color w:val="393939"/>
        </w:rPr>
        <w:t> </w:t>
      </w:r>
      <w:r w:rsidRPr="00060408">
        <w:rPr>
          <w:rFonts w:ascii="Calibri" w:hAnsi="Calibri"/>
          <w:color w:val="393939"/>
          <w:sz w:val="21"/>
          <w:szCs w:val="21"/>
        </w:rPr>
        <w:t>is an American international </w:t>
      </w:r>
      <w:hyperlink r:id="rId47" w:tooltip="E-commerce" w:history="1">
        <w:r w:rsidRPr="00060408">
          <w:rPr>
            <w:rFonts w:ascii="Calibri" w:hAnsi="Calibri"/>
            <w:color w:val="393939"/>
            <w:sz w:val="21"/>
            <w:szCs w:val="21"/>
          </w:rPr>
          <w:t>e-commerce</w:t>
        </w:r>
      </w:hyperlink>
      <w:r w:rsidRPr="00060408">
        <w:rPr>
          <w:rFonts w:ascii="Calibri" w:hAnsi="Calibri"/>
          <w:color w:val="393939"/>
          <w:sz w:val="21"/>
          <w:szCs w:val="21"/>
        </w:rPr>
        <w:t xml:space="preserve"> business allowing payments and money transfers to </w:t>
      </w:r>
      <w:proofErr w:type="gramStart"/>
      <w:r w:rsidRPr="00060408">
        <w:rPr>
          <w:rFonts w:ascii="Calibri" w:hAnsi="Calibri"/>
          <w:color w:val="393939"/>
          <w:sz w:val="21"/>
          <w:szCs w:val="21"/>
        </w:rPr>
        <w:t>be made</w:t>
      </w:r>
      <w:proofErr w:type="gramEnd"/>
      <w:r w:rsidRPr="00060408">
        <w:rPr>
          <w:rFonts w:ascii="Calibri" w:hAnsi="Calibri"/>
          <w:color w:val="393939"/>
          <w:sz w:val="21"/>
          <w:szCs w:val="21"/>
        </w:rPr>
        <w:t xml:space="preserve"> through the Internet.</w:t>
      </w:r>
      <w:hyperlink r:id="rId48" w:tooltip="Online money transfers" w:history="1">
        <w:r w:rsidRPr="00060408">
          <w:rPr>
            <w:rFonts w:ascii="Calibri" w:hAnsi="Calibri"/>
            <w:color w:val="393939"/>
            <w:sz w:val="21"/>
            <w:szCs w:val="21"/>
          </w:rPr>
          <w:t>Online money transfers</w:t>
        </w:r>
      </w:hyperlink>
      <w:r w:rsidRPr="00060408">
        <w:rPr>
          <w:rFonts w:ascii="Calibri" w:hAnsi="Calibri"/>
          <w:color w:val="393939"/>
          <w:sz w:val="21"/>
          <w:szCs w:val="21"/>
        </w:rPr>
        <w:t> serve as electronic alternatives to paying with traditional paper methods, such as </w:t>
      </w:r>
      <w:hyperlink r:id="rId49" w:tooltip="Cheques" w:history="1">
        <w:r w:rsidRPr="00060408">
          <w:rPr>
            <w:rFonts w:ascii="Calibri" w:hAnsi="Calibri"/>
            <w:color w:val="393939"/>
            <w:sz w:val="21"/>
            <w:szCs w:val="21"/>
          </w:rPr>
          <w:t>cheques</w:t>
        </w:r>
      </w:hyperlink>
      <w:r w:rsidRPr="00060408">
        <w:rPr>
          <w:rFonts w:ascii="Calibri" w:hAnsi="Calibri"/>
          <w:color w:val="393939"/>
          <w:sz w:val="21"/>
          <w:szCs w:val="21"/>
        </w:rPr>
        <w:t> and </w:t>
      </w:r>
      <w:hyperlink r:id="rId50" w:tooltip="Money order" w:history="1">
        <w:r w:rsidRPr="00060408">
          <w:rPr>
            <w:rFonts w:ascii="Calibri" w:hAnsi="Calibri"/>
            <w:color w:val="393939"/>
            <w:sz w:val="21"/>
            <w:szCs w:val="21"/>
          </w:rPr>
          <w:t>money orders</w:t>
        </w:r>
      </w:hyperlink>
      <w:r w:rsidRPr="00060408">
        <w:rPr>
          <w:rFonts w:ascii="Calibri" w:hAnsi="Calibri"/>
          <w:color w:val="393939"/>
          <w:sz w:val="21"/>
          <w:szCs w:val="21"/>
        </w:rPr>
        <w:t>. </w:t>
      </w:r>
    </w:p>
    <w:tbl>
      <w:tblPr>
        <w:tblW w:w="3907" w:type="pct"/>
        <w:tblCellSpacing w:w="15" w:type="dxa"/>
        <w:tblInd w:w="127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27"/>
        <w:gridCol w:w="3176"/>
      </w:tblGrid>
      <w:tr w:rsidR="00BA0C2A" w:rsidRPr="00103D9C" w:rsidTr="005E4EC7">
        <w:trPr>
          <w:tblCellSpacing w:w="15" w:type="dxa"/>
        </w:trPr>
        <w:tc>
          <w:tcPr>
            <w:tcW w:w="2883"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2060"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r w:rsidR="00EF0F98">
              <w:rPr>
                <w:rFonts w:ascii="Calibri" w:hAnsi="Calibri"/>
                <w:color w:val="393939"/>
                <w:sz w:val="20"/>
                <w:szCs w:val="20"/>
              </w:rPr>
              <w:t>,All</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Default="00411D68"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GBP,USD and EUR</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ind w:left="1080"/>
      </w:pPr>
    </w:p>
    <w:p w:rsidR="00BA0C2A" w:rsidRDefault="00BA0C2A" w:rsidP="00BA0C2A">
      <w:pPr>
        <w:pStyle w:val="Heading4"/>
        <w:keepNext/>
        <w:keepLines/>
        <w:ind w:left="1800"/>
      </w:pPr>
      <w:bookmarkStart w:id="797" w:name="_Toc400982049"/>
      <w:r>
        <w:t>Request Attribute Mapping</w:t>
      </w:r>
      <w:bookmarkEnd w:id="797"/>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"http://dtd.bibit.com/paymentService_v1.dtd"&gt;</w:t>
      </w:r>
    </w:p>
    <w:p w:rsidR="00BA0C2A" w:rsidRDefault="00BA0C2A" w:rsidP="00BA0C2A">
      <w:pPr>
        <w:spacing w:after="0" w:line="240" w:lineRule="auto"/>
        <w:ind w:left="1080"/>
      </w:pPr>
      <w:r>
        <w:t>&lt;paymentService version="1.2" merchantCode="SAPIENTNITROECOM"&gt;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800"/>
      </w:pPr>
      <w:r>
        <w:t>&lt;order orderCode="TG20071016-002"&gt;</w:t>
      </w:r>
    </w:p>
    <w:p w:rsidR="00BA0C2A" w:rsidRDefault="00BA0C2A" w:rsidP="00BA0C2A">
      <w:pPr>
        <w:spacing w:after="0" w:line="240" w:lineRule="auto"/>
        <w:ind w:left="1800"/>
      </w:pPr>
      <w:r>
        <w:t xml:space="preserve">   &lt;</w:t>
      </w:r>
      <w:proofErr w:type="gramStart"/>
      <w:r>
        <w:t>description&gt;</w:t>
      </w:r>
      <w:proofErr w:type="gramEnd"/>
      <w:r>
        <w:t>IT Products&lt;/description&gt;</w:t>
      </w:r>
    </w:p>
    <w:p w:rsidR="00BA0C2A" w:rsidRDefault="00BA0C2A" w:rsidP="00BA0C2A">
      <w:pPr>
        <w:spacing w:after="0" w:line="240" w:lineRule="auto"/>
        <w:ind w:left="1800"/>
      </w:pPr>
      <w:r>
        <w:t xml:space="preserve">   &lt;amount value="8933" currencyCode="EUR" exponent="2"/&gt;</w:t>
      </w:r>
    </w:p>
    <w:p w:rsidR="00BA0C2A" w:rsidRDefault="00BA0C2A" w:rsidP="00BA0C2A">
      <w:pPr>
        <w:spacing w:after="0" w:line="240" w:lineRule="auto"/>
        <w:ind w:left="1800"/>
      </w:pPr>
      <w:r>
        <w:t xml:space="preserve">   &lt;</w:t>
      </w:r>
      <w:proofErr w:type="gramStart"/>
      <w:r>
        <w:t>orderContent&gt;</w:t>
      </w:r>
      <w:proofErr w:type="gramEnd"/>
      <w:r>
        <w:t>The order content&lt;/orderContent&gt;</w:t>
      </w:r>
    </w:p>
    <w:p w:rsidR="00BA0C2A" w:rsidRDefault="00BA0C2A" w:rsidP="00BA0C2A">
      <w:pPr>
        <w:spacing w:after="0" w:line="240" w:lineRule="auto"/>
        <w:ind w:left="1800"/>
      </w:pPr>
      <w:r>
        <w:t xml:space="preserve">   &lt;</w:t>
      </w:r>
      <w:proofErr w:type="gramStart"/>
      <w:r>
        <w:t>paymentDetails</w:t>
      </w:r>
      <w:proofErr w:type="gramEnd"/>
      <w:r>
        <w:t>&gt;</w:t>
      </w:r>
    </w:p>
    <w:p w:rsidR="00BA0C2A" w:rsidRDefault="00BA0C2A" w:rsidP="00BA0C2A">
      <w:pPr>
        <w:spacing w:after="0" w:line="240" w:lineRule="auto"/>
        <w:ind w:left="1800"/>
      </w:pPr>
      <w:r>
        <w:t xml:space="preserve">        &lt;PAYPAL-EXPRESS&gt;</w:t>
      </w:r>
    </w:p>
    <w:p w:rsidR="00BA0C2A" w:rsidRDefault="00BA0C2A" w:rsidP="00BA0C2A">
      <w:pPr>
        <w:spacing w:after="0" w:line="240" w:lineRule="auto"/>
        <w:ind w:left="2520"/>
      </w:pPr>
      <w:r>
        <w:t>&lt;successURL&gt;https://www.merchant.com/paymentProcessor.html?order=TG20071016-</w:t>
      </w:r>
    </w:p>
    <w:p w:rsidR="00BA0C2A" w:rsidRDefault="00BA0C2A" w:rsidP="00BA0C2A">
      <w:pPr>
        <w:spacing w:after="0" w:line="240" w:lineRule="auto"/>
        <w:ind w:left="2520"/>
      </w:pPr>
      <w:r>
        <w:t xml:space="preserve">   002&amp;amp</w:t>
      </w:r>
      <w:proofErr w:type="gramStart"/>
      <w:r>
        <w:t>;status</w:t>
      </w:r>
      <w:proofErr w:type="gramEnd"/>
      <w:r>
        <w:t>=success&lt;/successURL&gt;</w:t>
      </w:r>
    </w:p>
    <w:p w:rsidR="00BA0C2A" w:rsidRDefault="00BA0C2A" w:rsidP="00BA0C2A">
      <w:pPr>
        <w:spacing w:after="0" w:line="240" w:lineRule="auto"/>
        <w:ind w:left="1080"/>
      </w:pPr>
      <w:r>
        <w:t xml:space="preserve">                             &lt;failureURL&gt;https://www.merchant.com/paymentProcessor.html?order=TG20071016-</w:t>
      </w:r>
    </w:p>
    <w:p w:rsidR="00BA0C2A" w:rsidRDefault="00BA0C2A" w:rsidP="00BA0C2A">
      <w:pPr>
        <w:spacing w:after="0" w:line="240" w:lineRule="auto"/>
        <w:ind w:left="2520"/>
      </w:pPr>
      <w:r>
        <w:t xml:space="preserve">   002&amp;amp</w:t>
      </w:r>
      <w:proofErr w:type="gramStart"/>
      <w:r>
        <w:t>;status</w:t>
      </w:r>
      <w:proofErr w:type="gramEnd"/>
      <w:r>
        <w:t>=failure&lt;/failureURL&gt;</w:t>
      </w:r>
    </w:p>
    <w:p w:rsidR="00BA0C2A" w:rsidRDefault="00BA0C2A" w:rsidP="00BA0C2A">
      <w:pPr>
        <w:spacing w:after="0" w:line="240" w:lineRule="auto"/>
        <w:ind w:left="2520"/>
      </w:pPr>
      <w:r>
        <w:t>&lt;</w:t>
      </w:r>
      <w:proofErr w:type="gramStart"/>
      <w:r>
        <w:t>cancelURL</w:t>
      </w:r>
      <w:proofErr w:type="gramEnd"/>
      <w:r>
        <w:t>&gt;</w:t>
      </w:r>
      <w:hyperlink r:id="rId51" w:history="1">
        <w:r w:rsidRPr="00210057">
          <w:rPr>
            <w:rStyle w:val="Hyperlink"/>
          </w:rPr>
          <w:t>https://www.merchant.com/shoppingCart.html?order=TG20071016-</w:t>
        </w:r>
      </w:hyperlink>
      <w:r>
        <w:t xml:space="preserve">      </w:t>
      </w:r>
    </w:p>
    <w:p w:rsidR="00BA0C2A" w:rsidRDefault="00BA0C2A" w:rsidP="00BA0C2A">
      <w:pPr>
        <w:spacing w:after="0" w:line="240" w:lineRule="auto"/>
        <w:ind w:left="2520"/>
      </w:pPr>
      <w:r>
        <w:t xml:space="preserve">   </w:t>
      </w:r>
      <w:proofErr w:type="gramStart"/>
      <w:r>
        <w:t>002</w:t>
      </w:r>
      <w:proofErr w:type="gramEnd"/>
      <w:r>
        <w:t>&lt;/cancelURL&gt;</w:t>
      </w:r>
    </w:p>
    <w:p w:rsidR="00BA0C2A" w:rsidRDefault="00BA0C2A" w:rsidP="00BA0C2A">
      <w:pPr>
        <w:spacing w:after="0" w:line="240" w:lineRule="auto"/>
        <w:ind w:left="1080"/>
      </w:pPr>
      <w:r>
        <w:t xml:space="preserve">                      &lt;/PAYPAL-EXPRESS&gt;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&lt;/order&gt;</w:t>
      </w:r>
    </w:p>
    <w:p w:rsidR="00BA0C2A" w:rsidRDefault="00BA0C2A" w:rsidP="00BA0C2A">
      <w:pPr>
        <w:spacing w:after="0" w:line="240" w:lineRule="auto"/>
        <w:ind w:left="1080"/>
      </w:pPr>
      <w:r>
        <w:t xml:space="preserve">   &lt;/submit&gt;</w:t>
      </w:r>
    </w:p>
    <w:p w:rsidR="00BA0C2A" w:rsidRPr="00CA130B" w:rsidRDefault="00BA0C2A" w:rsidP="00BA0C2A">
      <w:pPr>
        <w:spacing w:after="0" w:line="240" w:lineRule="auto"/>
        <w:ind w:left="1080"/>
      </w:pPr>
      <w:r>
        <w:t>&lt;/paymentService&gt;</w:t>
      </w:r>
    </w:p>
    <w:p w:rsidR="00BA0C2A" w:rsidRDefault="00BA0C2A" w:rsidP="00BA0C2A">
      <w:pPr>
        <w:pStyle w:val="Heading4"/>
        <w:keepNext/>
        <w:keepLines/>
        <w:ind w:left="1800"/>
      </w:pPr>
      <w:bookmarkStart w:id="798" w:name="_Toc400982050"/>
      <w:r>
        <w:lastRenderedPageBreak/>
        <w:t>Response Attribute Mapping</w:t>
      </w:r>
      <w:bookmarkEnd w:id="798"/>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orderCode="TG20071016-002"&gt;</w:t>
      </w:r>
    </w:p>
    <w:p w:rsidR="00BA0C2A" w:rsidRDefault="00BA0C2A" w:rsidP="00BA0C2A">
      <w:pPr>
        <w:spacing w:after="0" w:line="240" w:lineRule="auto"/>
        <w:ind w:left="1080"/>
      </w:pPr>
      <w:r>
        <w:t xml:space="preserve">            &lt;reference id="3015903693"&gt;https://secure-test.worldpay.com/jsp/simulators/shopper/PayPal_dummy_redirect.jsp?returnURL=https%3A%2F%2Fsecure-test.worldpay.com%2Fshopper%2Fpaypal%2FdirectPayment.html%3Ftoken%3DTOKEN1412764560062&amp;amp;cancelURL=https%3A%2F%2Fwww.merchant.com%2FshoppingCart.html%3Forder%3DTG20071016-002&amp;amp;subject=DUMMY&amp;amp;merchant=SAPIENTNITROECOM&amp;amp;order=TG20071016-002&amp;amp;amount=89.33&amp;amp;currency=EUR&amp;amp;description=IT Products&lt;/reference&gt;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99" w:name="_Toc400982051"/>
      <w:bookmarkStart w:id="800" w:name="_Toc8312218"/>
      <w:proofErr w:type="gramStart"/>
      <w:r w:rsidRPr="00F61D5D">
        <w:rPr>
          <w:i w:val="0"/>
          <w:sz w:val="24"/>
          <w:szCs w:val="24"/>
        </w:rPr>
        <w:t>eNETS</w:t>
      </w:r>
      <w:bookmarkEnd w:id="799"/>
      <w:bookmarkEnd w:id="800"/>
      <w:proofErr w:type="gramEnd"/>
    </w:p>
    <w:p w:rsidR="00BA0C2A" w:rsidRDefault="00BA0C2A" w:rsidP="00BA0C2A">
      <w:pPr>
        <w:spacing w:after="0" w:line="240" w:lineRule="auto"/>
        <w:ind w:left="1080"/>
        <w:rPr>
          <w:sz w:val="20"/>
          <w:szCs w:val="20"/>
        </w:rPr>
      </w:pPr>
      <w:proofErr w:type="gramStart"/>
      <w:r>
        <w:rPr>
          <w:sz w:val="20"/>
          <w:szCs w:val="20"/>
        </w:rPr>
        <w:t>eNETS</w:t>
      </w:r>
      <w:proofErr w:type="gramEnd"/>
      <w:r>
        <w:rPr>
          <w:sz w:val="20"/>
          <w:szCs w:val="20"/>
        </w:rPr>
        <w:t xml:space="preserve"> is a popular real-time bank transfer payment method, available in Singapore. Shoppers can make payments online by logging on to their own bank account. The eNETS payment method supports major browsers and mobile platforms.</w:t>
      </w:r>
    </w:p>
    <w:p w:rsidR="00BA0C2A" w:rsidRDefault="00BA0C2A" w:rsidP="00BA0C2A">
      <w:pPr>
        <w:spacing w:after="0" w:line="240" w:lineRule="auto"/>
        <w:ind w:left="1080"/>
        <w:rPr>
          <w:sz w:val="20"/>
          <w:szCs w:val="20"/>
        </w:rPr>
      </w:pP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77"/>
        <w:gridCol w:w="4048"/>
      </w:tblGrid>
      <w:tr w:rsidR="00BA0C2A" w:rsidRPr="00103D9C" w:rsidTr="003E51B1">
        <w:trPr>
          <w:trHeight w:val="264"/>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Singapore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SGD</w:t>
            </w:r>
          </w:p>
        </w:tc>
      </w:tr>
      <w:tr w:rsidR="00BA0C2A" w:rsidRPr="00103D9C" w:rsidTr="003E51B1">
        <w:trPr>
          <w:trHeight w:val="23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Pr>
                <w:rFonts w:ascii="Calibri" w:hAnsi="Calibri"/>
                <w:color w:val="393939"/>
                <w:sz w:val="20"/>
                <w:szCs w:val="20"/>
              </w:rPr>
              <w:t>RE</w:t>
            </w:r>
            <w:r w:rsidRPr="00103D9C">
              <w:rPr>
                <w:rFonts w:ascii="Calibri" w:hAnsi="Calibri"/>
                <w:color w:val="393939"/>
                <w:sz w:val="20"/>
                <w:szCs w:val="20"/>
              </w:rPr>
              <w:t>DIRECT</w:t>
            </w:r>
          </w:p>
        </w:tc>
      </w:tr>
    </w:tbl>
    <w:p w:rsidR="00BA0C2A" w:rsidRDefault="00BA0C2A" w:rsidP="00BA0C2A">
      <w:pPr>
        <w:spacing w:after="0" w:line="240" w:lineRule="auto"/>
        <w:ind w:left="1080"/>
        <w:rPr>
          <w:sz w:val="20"/>
          <w:szCs w:val="20"/>
        </w:rPr>
      </w:pPr>
    </w:p>
    <w:p w:rsidR="00BA0C2A" w:rsidRDefault="00BA0C2A" w:rsidP="00BA0C2A">
      <w:pPr>
        <w:pStyle w:val="Heading4"/>
        <w:keepNext/>
        <w:keepLines/>
        <w:ind w:left="1800"/>
      </w:pPr>
      <w:bookmarkStart w:id="801" w:name="_Toc400982052"/>
      <w:r>
        <w:t>Request Attribute Mapping</w:t>
      </w:r>
      <w:bookmarkEnd w:id="801"/>
    </w:p>
    <w:p w:rsidR="00BA0C2A" w:rsidRPr="00C75E15" w:rsidRDefault="00BA0C2A" w:rsidP="00BA0C2A">
      <w:pPr>
        <w:spacing w:after="0" w:line="240" w:lineRule="auto"/>
        <w:ind w:left="1080"/>
      </w:pPr>
      <w:proofErr w:type="gramStart"/>
      <w:r w:rsidRPr="00C75E15">
        <w:t>&lt;?xml</w:t>
      </w:r>
      <w:proofErr w:type="gramEnd"/>
      <w:r w:rsidRPr="00C75E15">
        <w:t xml:space="preserve"> version="1.0"?&gt;&lt;!DOCTYPE paymentService PUBLIC "-//RBS </w:t>
      </w:r>
      <w:r w:rsidR="00C04461">
        <w:t>Worldpay</w:t>
      </w:r>
      <w:r w:rsidRPr="00C75E15">
        <w:t xml:space="preserve">/DTD RBS </w:t>
      </w:r>
      <w:r w:rsidR="00C04461">
        <w:t>Worldpay</w:t>
      </w:r>
      <w:r w:rsidRPr="00C75E15">
        <w:t>PaymentService v1//EN" "http://dtd.wp3.rbsworldpay.com/paymentService_v1.dtd"&gt;</w:t>
      </w:r>
    </w:p>
    <w:p w:rsidR="00BA0C2A" w:rsidRPr="00C75E15" w:rsidRDefault="00BA0C2A" w:rsidP="00BA0C2A">
      <w:pPr>
        <w:spacing w:after="0" w:line="240" w:lineRule="auto"/>
        <w:ind w:left="1080"/>
      </w:pPr>
      <w:r w:rsidRPr="00C75E15">
        <w:t>&lt;paymentService merchantCode="SAPIENTNITROECOM" version="1.4"&gt;</w:t>
      </w:r>
    </w:p>
    <w:p w:rsidR="00BA0C2A" w:rsidRPr="00C75E15" w:rsidRDefault="00BA0C2A" w:rsidP="00BA0C2A">
      <w:pPr>
        <w:spacing w:after="0" w:line="240" w:lineRule="auto"/>
        <w:ind w:left="1080"/>
      </w:pPr>
      <w:r w:rsidRPr="00C75E15">
        <w:t>&lt;</w:t>
      </w:r>
      <w:proofErr w:type="gramStart"/>
      <w:r w:rsidRPr="00C75E15">
        <w:t>submit</w:t>
      </w:r>
      <w:proofErr w:type="gramEnd"/>
      <w:r w:rsidRPr="00C75E15">
        <w:t>&gt;</w:t>
      </w:r>
    </w:p>
    <w:p w:rsidR="00BA0C2A" w:rsidRPr="00C75E15" w:rsidRDefault="00BA0C2A" w:rsidP="00BA0C2A">
      <w:pPr>
        <w:spacing w:after="0" w:line="240" w:lineRule="auto"/>
        <w:ind w:left="1080"/>
      </w:pPr>
      <w:r w:rsidRPr="00C75E15">
        <w:tab/>
        <w:t>&lt;order orderCode="Sample_Enets_0"&gt;</w:t>
      </w:r>
    </w:p>
    <w:p w:rsidR="00BA0C2A" w:rsidRPr="00C75E15" w:rsidRDefault="00BA0C2A" w:rsidP="00BA0C2A">
      <w:pPr>
        <w:spacing w:after="0" w:line="240" w:lineRule="auto"/>
        <w:ind w:left="1080"/>
      </w:pPr>
      <w:r w:rsidRPr="00C75E15">
        <w:tab/>
      </w:r>
      <w:r w:rsidRPr="00C75E15">
        <w:tab/>
        <w:t>&lt;</w:t>
      </w:r>
      <w:proofErr w:type="gramStart"/>
      <w:r w:rsidRPr="00C75E15">
        <w:t>description&gt;</w:t>
      </w:r>
      <w:proofErr w:type="gramEnd"/>
      <w:r w:rsidRPr="00C75E15">
        <w:t>Sample_Enets_9&lt;/description&gt;</w:t>
      </w:r>
    </w:p>
    <w:p w:rsidR="00BA0C2A" w:rsidRPr="00C75E15" w:rsidRDefault="00BA0C2A" w:rsidP="00BA0C2A">
      <w:pPr>
        <w:spacing w:after="0" w:line="240" w:lineRule="auto"/>
        <w:ind w:left="1080"/>
      </w:pPr>
      <w:r w:rsidRPr="00C75E15">
        <w:tab/>
      </w:r>
      <w:r w:rsidRPr="00C75E15">
        <w:tab/>
        <w:t>&lt;amount currencyCode="SGD" exponent="2" value="1"/&gt;</w:t>
      </w:r>
    </w:p>
    <w:p w:rsidR="00BA0C2A" w:rsidRPr="00C75E15" w:rsidRDefault="00BA0C2A" w:rsidP="00BA0C2A">
      <w:pPr>
        <w:spacing w:after="0" w:line="240" w:lineRule="auto"/>
        <w:ind w:left="1080"/>
      </w:pPr>
      <w:r w:rsidRPr="00C75E15">
        <w:tab/>
      </w:r>
      <w:r w:rsidRPr="00C75E15">
        <w:tab/>
      </w:r>
      <w:proofErr w:type="gramStart"/>
      <w:r w:rsidRPr="00C75E15">
        <w:t xml:space="preserve">&lt;orderContent&gt;&amp;lt;center&amp;gt;&amp;lt;table border="1"&amp;gt;&amp;lt;tr&amp;gt;&amp;lt;th&amp;gt;ProductID&amp;lt;/th&amp;gt;&amp;lt;th&amp;gt;Product Name&amp;lt;/th&amp;gt;&amp;lt;th&amp;gt;Quantity&amp;lt;/th&amp;gt;&amp;lt;th&amp;gt;Price&amp;lt;/th&amp;gt;&amp;lt;/tr&amp;gt;&amp;lt;tr&amp;gt;&amp;lt;td&amp;gt;taylor-dress-1951113_01&amp;lt;/td&amp;gt;&amp;lt;td&amp;gt;TAYLOR DRESS&amp;lt;/td&amp;gt;&amp;lt;td&amp;gt;1&amp;lt;/td&amp;gt;&amp;lt;td&amp;gt;58&amp;lt;/td&amp;gt;&amp;lt;/tr&amp;gt;&amp;lt;tr&amp;gt;&amp;lt;td&amp;gt;taylor-dress-1951113_02&amp;lt;/td&amp;gt;&amp;lt;td&amp;gt;TAYLOR </w:t>
      </w:r>
      <w:r w:rsidRPr="00C75E15">
        <w:lastRenderedPageBreak/>
        <w:t xml:space="preserve">DRESS&amp;lt;/td&amp;gt;&amp;lt;td&amp;gt;1&amp;lt;/td&amp;gt;&amp;lt;td&amp;gt;60&amp;lt;/td&amp;gt;&amp;lt;/tr&amp;gt;&amp;lt;tr&amp;gt;&amp;lt;td colspan="4"&amp;gt;Your payment will be handled by RBS </w:t>
      </w:r>
      <w:r w:rsidR="00C04461">
        <w:t>Worldpay</w:t>
      </w:r>
      <w:r w:rsidRPr="00C75E15">
        <w:t xml:space="preserve"> Payments Services&amp;lt;br/&amp;gt;This name may appear on your bank statement&amp;lt;br/&amp;gt;http://www.rbsworldpay.com&amp;lt;/td&amp;gt;&amp;lt;/tr&amp;gt;&amp;lt;/table&amp;gt;&amp;lt;/center&amp;gt;&lt;/orderContent&gt;</w:t>
      </w:r>
      <w:proofErr w:type="gramEnd"/>
    </w:p>
    <w:p w:rsidR="00BA0C2A" w:rsidRPr="00C75E15" w:rsidRDefault="00BA0C2A" w:rsidP="00BA0C2A">
      <w:pPr>
        <w:spacing w:after="0" w:line="240" w:lineRule="auto"/>
        <w:ind w:left="1080"/>
      </w:pPr>
      <w:r w:rsidRPr="00C75E15">
        <w:tab/>
      </w:r>
      <w:r w:rsidRPr="00C75E15">
        <w:tab/>
        <w:t>&lt;</w:t>
      </w:r>
      <w:proofErr w:type="gramStart"/>
      <w:r w:rsidRPr="00C75E15">
        <w:t>paymentMethodMask</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t>&lt;include code="ENETS-SSL"/&gt;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t>&lt;</w:t>
      </w:r>
      <w:proofErr w:type="gramStart"/>
      <w:r w:rsidRPr="00C75E15">
        <w:t>shopper</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t>&lt;shopperEmailAddress&gt;manav@gmail.com&lt;/shopperEmailAddress&gt;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t>&lt;</w:t>
      </w:r>
      <w:proofErr w:type="gramStart"/>
      <w:r w:rsidRPr="00C75E15">
        <w:t>shippingAddress</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t>&lt;</w:t>
      </w:r>
      <w:proofErr w:type="gramStart"/>
      <w:r w:rsidRPr="00C75E15">
        <w:t>address</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firstName&gt;</w:t>
      </w:r>
      <w:proofErr w:type="gramEnd"/>
      <w:r w:rsidRPr="00C75E15">
        <w:t>Manav&lt;/firstName&gt;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lastName&gt;</w:t>
      </w:r>
      <w:proofErr w:type="gramEnd"/>
      <w:r w:rsidRPr="00C75E15">
        <w:t>Gulati&lt;/lastName&gt;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street&gt;</w:t>
      </w:r>
      <w:proofErr w:type="gramEnd"/>
      <w:r w:rsidRPr="00C75E15">
        <w:t>test&lt;/street&gt;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postalCode&gt;</w:t>
      </w:r>
      <w:proofErr w:type="gramEnd"/>
      <w:r w:rsidRPr="00C75E15">
        <w:t>10005&lt;/postalCode&gt;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city&gt;</w:t>
      </w:r>
      <w:proofErr w:type="gramEnd"/>
      <w:r w:rsidRPr="00C75E15">
        <w:t>NY&lt;/city&gt;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countryCode&gt;</w:t>
      </w:r>
      <w:proofErr w:type="gramEnd"/>
      <w:r w:rsidRPr="00C75E15">
        <w:t>CN&lt;/countryCode&gt;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telephoneNumber&gt;</w:t>
      </w:r>
      <w:proofErr w:type="gramEnd"/>
      <w:r w:rsidRPr="00C75E15">
        <w:t>9999999999&lt;/telephoneNumber&gt;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t>&lt;/order&gt;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t>&lt;/paymentService&gt;</w:t>
      </w:r>
    </w:p>
    <w:p w:rsidR="00BA0C2A" w:rsidRDefault="00BA0C2A" w:rsidP="00BA0C2A">
      <w:pPr>
        <w:pStyle w:val="Heading4"/>
        <w:keepNext/>
        <w:keepLines/>
        <w:ind w:left="1800"/>
      </w:pPr>
      <w:bookmarkStart w:id="802" w:name="_Toc400982053"/>
      <w:r>
        <w:t>Response Attribute Mapping</w:t>
      </w:r>
      <w:bookmarkEnd w:id="802"/>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orderCode="Sample_Enets_0"&gt;</w:t>
      </w:r>
    </w:p>
    <w:p w:rsidR="00BA0C2A" w:rsidRDefault="00BA0C2A" w:rsidP="00BA0C2A">
      <w:pPr>
        <w:spacing w:after="0" w:line="240" w:lineRule="auto"/>
        <w:ind w:left="1080"/>
      </w:pPr>
      <w:r>
        <w:t xml:space="preserve">            &lt;</w:t>
      </w:r>
      <w:proofErr w:type="gramStart"/>
      <w:r>
        <w:t>reference</w:t>
      </w:r>
      <w:proofErr w:type="gramEnd"/>
      <w:r>
        <w:t xml:space="preserve"> id="3015959319"&gt;https://secure-test.worldpay.com/jsp/shopper/SelectPaymentMethod.jsp?OrderKey=SAPIENTNITROECOM%5ESample_Enets_0&lt;/reference&gt;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803" w:name="_Toc400982054"/>
      <w:bookmarkStart w:id="804" w:name="_Toc8312219"/>
      <w:proofErr w:type="gramStart"/>
      <w:r w:rsidRPr="00F61D5D">
        <w:rPr>
          <w:i w:val="0"/>
          <w:sz w:val="24"/>
          <w:szCs w:val="24"/>
        </w:rPr>
        <w:t>iDEAL</w:t>
      </w:r>
      <w:bookmarkEnd w:id="803"/>
      <w:bookmarkEnd w:id="804"/>
      <w:proofErr w:type="gramEnd"/>
    </w:p>
    <w:p w:rsidR="00BA0C2A" w:rsidRDefault="00BA0C2A" w:rsidP="00BA0C2A">
      <w:pPr>
        <w:spacing w:after="0" w:line="240" w:lineRule="auto"/>
        <w:ind w:left="1080"/>
        <w:rPr>
          <w:bCs/>
        </w:rPr>
      </w:pPr>
      <w:proofErr w:type="gramStart"/>
      <w:r w:rsidRPr="008E41E8">
        <w:rPr>
          <w:bCs/>
        </w:rPr>
        <w:t>iDEAL</w:t>
      </w:r>
      <w:proofErr w:type="gramEnd"/>
      <w:r w:rsidRPr="008E41E8">
        <w:rPr>
          <w:bCs/>
        </w:rPr>
        <w:t xml:space="preserve"> is a method of payment that enables</w:t>
      </w:r>
      <w:r w:rsidRPr="008E41E8">
        <w:t> </w:t>
      </w:r>
      <w:hyperlink r:id="rId52" w:anchor="consumer" w:history="1">
        <w:r w:rsidRPr="008E41E8">
          <w:t>consumer</w:t>
        </w:r>
      </w:hyperlink>
      <w:r w:rsidRPr="008E41E8">
        <w:t> </w:t>
      </w:r>
      <w:r w:rsidRPr="008E41E8">
        <w:rPr>
          <w:bCs/>
        </w:rPr>
        <w:t>to pay online through their own bank. In addition t</w:t>
      </w:r>
      <w:r w:rsidR="00DF25C7">
        <w:rPr>
          <w:bCs/>
        </w:rPr>
        <w:t>o webshops, other online organiz</w:t>
      </w:r>
      <w:r w:rsidRPr="008E41E8">
        <w:rPr>
          <w:bCs/>
        </w:rPr>
        <w:t xml:space="preserve">ations that are not part of the e-commerce market also offer iDEAL. </w:t>
      </w:r>
    </w:p>
    <w:p w:rsidR="00BA0C2A" w:rsidRDefault="00BA0C2A" w:rsidP="00BA0C2A">
      <w:pPr>
        <w:spacing w:after="0" w:line="240" w:lineRule="auto"/>
        <w:ind w:left="1080"/>
      </w:pPr>
    </w:p>
    <w:p w:rsidR="00EF0F98" w:rsidRPr="008E41E8" w:rsidRDefault="00EF0F98" w:rsidP="00BA0C2A">
      <w:pPr>
        <w:spacing w:after="0" w:line="240" w:lineRule="auto"/>
        <w:ind w:left="1080"/>
      </w:pPr>
    </w:p>
    <w:tbl>
      <w:tblPr>
        <w:tblW w:w="4462"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67"/>
        <w:gridCol w:w="4016"/>
      </w:tblGrid>
      <w:tr w:rsidR="00BA0C2A" w:rsidRPr="00103D9C" w:rsidTr="003E51B1">
        <w:trPr>
          <w:trHeight w:val="252"/>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3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sidRPr="003C55C4">
              <w:rPr>
                <w:rFonts w:ascii="Calibri" w:hAnsi="Calibri"/>
                <w:color w:val="393939"/>
                <w:sz w:val="20"/>
                <w:szCs w:val="20"/>
              </w:rPr>
              <w:t>Netherlands</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lastRenderedPageBreak/>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8E41E8">
              <w:rPr>
                <w:rFonts w:ascii="Calibri" w:hAnsi="Calibri"/>
                <w:color w:val="393939"/>
                <w:sz w:val="20"/>
                <w:szCs w:val="20"/>
              </w:rPr>
              <w:t>EUR</w:t>
            </w:r>
          </w:p>
        </w:tc>
      </w:tr>
      <w:tr w:rsidR="00BA0C2A" w:rsidRPr="00103D9C" w:rsidTr="003E51B1">
        <w:trPr>
          <w:trHeight w:val="22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spacing w:after="0" w:line="240" w:lineRule="auto"/>
        <w:ind w:left="1080"/>
      </w:pPr>
    </w:p>
    <w:p w:rsidR="00BA0C2A" w:rsidRDefault="00BA0C2A" w:rsidP="00BA0C2A">
      <w:pPr>
        <w:spacing w:after="0" w:line="240" w:lineRule="auto"/>
        <w:ind w:left="1080"/>
      </w:pPr>
    </w:p>
    <w:tbl>
      <w:tblPr>
        <w:tblW w:w="4475"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100"/>
        <w:gridCol w:w="4608"/>
      </w:tblGrid>
      <w:tr w:rsidR="00BA0C2A" w:rsidRPr="00103D9C" w:rsidTr="003E51B1">
        <w:trPr>
          <w:trHeight w:val="15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Names</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ID’s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ABN_AMRO</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ASN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ASN</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Rabobank</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RABOBANK</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 Regio</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SNS_REGIO</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Triodos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TRIODOS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Van Lanschot</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VAN_LANSCHOT</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Knab</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KNAB</w:t>
            </w:r>
          </w:p>
        </w:tc>
      </w:tr>
    </w:tbl>
    <w:p w:rsidR="00BA0C2A" w:rsidRDefault="00BA0C2A" w:rsidP="00BA0C2A">
      <w:pPr>
        <w:spacing w:after="0" w:line="240" w:lineRule="auto"/>
        <w:ind w:left="1080"/>
      </w:pPr>
    </w:p>
    <w:p w:rsidR="00BA0C2A" w:rsidRDefault="00BA0C2A" w:rsidP="00BA0C2A">
      <w:pPr>
        <w:pStyle w:val="Heading4"/>
        <w:keepNext/>
        <w:keepLines/>
        <w:ind w:left="1800"/>
      </w:pPr>
      <w:bookmarkStart w:id="805" w:name="_Toc400982055"/>
      <w:r>
        <w:t>Request Attribute Mapping</w:t>
      </w:r>
      <w:bookmarkEnd w:id="805"/>
    </w:p>
    <w:p w:rsidR="002652A3" w:rsidRPr="002652A3" w:rsidRDefault="002652A3" w:rsidP="002652A3"/>
    <w:p w:rsidR="00BA0C2A" w:rsidRDefault="00BA0C2A" w:rsidP="00BA0C2A">
      <w:pPr>
        <w:spacing w:line="240" w:lineRule="auto"/>
        <w:ind w:left="1080"/>
      </w:pPr>
      <w:proofErr w:type="gramStart"/>
      <w:r>
        <w:t>&lt;?xml</w:t>
      </w:r>
      <w:proofErr w:type="gramEnd"/>
      <w:r>
        <w:t xml:space="preserve"> version="1.0" encoding="UTF-8"?&gt;</w:t>
      </w:r>
    </w:p>
    <w:p w:rsidR="00BA0C2A" w:rsidRDefault="00BA0C2A" w:rsidP="00BA0C2A">
      <w:pPr>
        <w:spacing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line="240" w:lineRule="auto"/>
        <w:ind w:left="1080"/>
      </w:pPr>
      <w:r>
        <w:t xml:space="preserve">                                "http://dtd.worldpay.com/paymentService_v1.dtd"&gt;</w:t>
      </w:r>
    </w:p>
    <w:p w:rsidR="00BA0C2A" w:rsidRDefault="00BA0C2A" w:rsidP="00BA0C2A">
      <w:pPr>
        <w:spacing w:line="240" w:lineRule="auto"/>
        <w:ind w:left="1080"/>
      </w:pP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orderCode="TG20090909-123"&gt;</w:t>
      </w:r>
    </w:p>
    <w:p w:rsidR="00BA0C2A" w:rsidRDefault="00BA0C2A" w:rsidP="00BA0C2A">
      <w:pPr>
        <w:spacing w:after="0" w:line="240" w:lineRule="auto"/>
        <w:ind w:left="1080"/>
      </w:pPr>
      <w:r>
        <w:t xml:space="preserve">     &lt;</w:t>
      </w:r>
      <w:proofErr w:type="gramStart"/>
      <w:r>
        <w:t>description&gt;</w:t>
      </w:r>
      <w:proofErr w:type="gramEnd"/>
      <w:r>
        <w:t>IT Products&lt;/description&gt;</w:t>
      </w:r>
    </w:p>
    <w:p w:rsidR="00BA0C2A" w:rsidRDefault="00BA0C2A" w:rsidP="00BA0C2A">
      <w:pPr>
        <w:spacing w:after="0" w:line="240" w:lineRule="auto"/>
        <w:ind w:left="1080"/>
      </w:pPr>
      <w:r>
        <w:t xml:space="preserve">      &lt;amount value="2002" currencyCode="EUR" exponent="2"/&gt;</w:t>
      </w:r>
    </w:p>
    <w:p w:rsidR="00BA0C2A" w:rsidRDefault="00BA0C2A" w:rsidP="00BA0C2A">
      <w:pPr>
        <w:spacing w:after="0" w:line="240" w:lineRule="auto"/>
        <w:ind w:left="1080"/>
      </w:pPr>
      <w:r>
        <w:t xml:space="preserve">      &lt;</w:t>
      </w:r>
      <w:proofErr w:type="gramStart"/>
      <w:r>
        <w:t>orderContent&gt;</w:t>
      </w:r>
      <w:proofErr w:type="gramEnd"/>
      <w:r>
        <w:t>The order content&lt;/orderContent&gt;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&lt;IDEAL-SSL shopperBankCode="ING"&gt;</w:t>
      </w:r>
    </w:p>
    <w:p w:rsidR="00BA0C2A" w:rsidRDefault="00BA0C2A" w:rsidP="00BA0C2A">
      <w:pPr>
        <w:spacing w:after="0" w:line="240" w:lineRule="auto"/>
        <w:ind w:left="1080"/>
      </w:pPr>
      <w:r>
        <w:tab/>
      </w:r>
      <w:r>
        <w:tab/>
      </w:r>
      <w:r>
        <w:tab/>
        <w:t xml:space="preserve">&lt;successURL&gt;https://www.merchant.com/success?order=1249480932689&lt;/successURL&gt;   </w:t>
      </w:r>
    </w:p>
    <w:p w:rsidR="00BA0C2A" w:rsidRDefault="00BA0C2A" w:rsidP="00BA0C2A">
      <w:pPr>
        <w:spacing w:after="0" w:line="240" w:lineRule="auto"/>
        <w:ind w:left="1080"/>
      </w:pPr>
      <w:r>
        <w:tab/>
      </w:r>
      <w:r>
        <w:tab/>
      </w:r>
      <w:r>
        <w:tab/>
        <w:t>&lt;failureURL&gt;https://www.merchant.com/failure?order=1249480932689&lt;/failureURL&gt;</w:t>
      </w:r>
    </w:p>
    <w:p w:rsidR="00BA0C2A" w:rsidRDefault="00BA0C2A" w:rsidP="00BA0C2A">
      <w:pPr>
        <w:spacing w:after="0" w:line="240" w:lineRule="auto"/>
        <w:ind w:left="1080"/>
      </w:pPr>
      <w:r>
        <w:tab/>
      </w:r>
      <w:r>
        <w:tab/>
      </w:r>
      <w:r>
        <w:tab/>
        <w:t>&lt;cancelURL&gt;https://www.merchant.com/cancel?order=1249480932689&lt;/cancelURL&gt;</w:t>
      </w:r>
    </w:p>
    <w:p w:rsidR="00BA0C2A" w:rsidRDefault="00BA0C2A" w:rsidP="00BA0C2A">
      <w:pPr>
        <w:spacing w:after="0" w:line="240" w:lineRule="auto"/>
        <w:ind w:left="1080"/>
      </w:pPr>
      <w:r>
        <w:t xml:space="preserve">         &lt;/IDEAL-SSL&gt;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lastRenderedPageBreak/>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2652A3" w:rsidRDefault="002652A3" w:rsidP="00BA0C2A">
      <w:pPr>
        <w:spacing w:after="0" w:line="240" w:lineRule="auto"/>
        <w:ind w:left="1080"/>
      </w:pPr>
    </w:p>
    <w:p w:rsidR="002652A3" w:rsidRPr="00426BF5" w:rsidRDefault="002652A3" w:rsidP="00BA0C2A">
      <w:pPr>
        <w:spacing w:after="0" w:line="240" w:lineRule="auto"/>
        <w:ind w:left="1080"/>
      </w:pPr>
    </w:p>
    <w:p w:rsidR="00BA0C2A" w:rsidRDefault="00BA0C2A" w:rsidP="00BA0C2A">
      <w:pPr>
        <w:pStyle w:val="Heading4"/>
        <w:keepNext/>
        <w:keepLines/>
        <w:ind w:left="1800"/>
      </w:pPr>
      <w:bookmarkStart w:id="806" w:name="_Toc400982056"/>
      <w:r>
        <w:t>Response Attribute Mapping</w:t>
      </w:r>
      <w:bookmarkEnd w:id="806"/>
    </w:p>
    <w:p w:rsidR="002652A3" w:rsidRPr="002652A3" w:rsidRDefault="002652A3" w:rsidP="002652A3"/>
    <w:p w:rsidR="00BA0C2A" w:rsidRDefault="00BA0C2A" w:rsidP="00BA0C2A">
      <w:pPr>
        <w:spacing w:after="0"/>
        <w:ind w:left="1080"/>
      </w:pPr>
      <w:r>
        <w:t xml:space="preserve">  </w:t>
      </w:r>
      <w:proofErr w:type="gramStart"/>
      <w:r>
        <w:t>&lt;?xml</w:t>
      </w:r>
      <w:proofErr w:type="gramEnd"/>
      <w:r>
        <w:t xml:space="preserve"> version="1.0" encoding="UTF-8"?&gt;</w:t>
      </w:r>
    </w:p>
    <w:p w:rsidR="00BA0C2A" w:rsidRDefault="00BA0C2A" w:rsidP="00BA0C2A">
      <w:pPr>
        <w:spacing w:after="0"/>
        <w:ind w:left="1080"/>
      </w:pPr>
      <w:r>
        <w:t xml:space="preserve">  </w:t>
      </w: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ind w:left="1080"/>
      </w:pPr>
      <w:r>
        <w:t xml:space="preserve">                                  "http://dtd.worldpay.com/paymentService_v1.dtd"&gt;</w:t>
      </w:r>
    </w:p>
    <w:p w:rsidR="00BA0C2A" w:rsidRDefault="00BA0C2A" w:rsidP="00BA0C2A">
      <w:pPr>
        <w:spacing w:after="0"/>
        <w:ind w:left="1080"/>
      </w:pPr>
      <w:r>
        <w:t xml:space="preserve">  &lt;paymentService version="1.4" merchantCode="SAPIENTNITROECOM"&gt;</w:t>
      </w:r>
    </w:p>
    <w:p w:rsidR="00BA0C2A" w:rsidRDefault="00BA0C2A" w:rsidP="00BA0C2A">
      <w:pPr>
        <w:spacing w:after="0"/>
        <w:ind w:left="1080"/>
      </w:pPr>
      <w:r>
        <w:t xml:space="preserve">      &lt;</w:t>
      </w:r>
      <w:proofErr w:type="gramStart"/>
      <w:r>
        <w:t>reply</w:t>
      </w:r>
      <w:proofErr w:type="gramEnd"/>
      <w:r>
        <w:t>&gt;</w:t>
      </w:r>
    </w:p>
    <w:p w:rsidR="00BA0C2A" w:rsidRDefault="00BA0C2A" w:rsidP="00BA0C2A">
      <w:pPr>
        <w:spacing w:after="0"/>
        <w:ind w:left="1080"/>
      </w:pPr>
      <w:r>
        <w:t xml:space="preserve">          &lt;orderStatus orderCode="TG20090909-123"&gt;</w:t>
      </w:r>
    </w:p>
    <w:p w:rsidR="00BA0C2A" w:rsidRDefault="00BA0C2A" w:rsidP="00BA0C2A">
      <w:pPr>
        <w:spacing w:after="0"/>
        <w:ind w:left="1080"/>
      </w:pPr>
      <w:r>
        <w:t xml:space="preserve">              &lt;</w:t>
      </w:r>
      <w:proofErr w:type="gramStart"/>
      <w:r>
        <w:t>reference</w:t>
      </w:r>
      <w:proofErr w:type="gramEnd"/>
      <w:r>
        <w:t xml:space="preserve"> id="3015960397"&gt;https://secure-test.worldpay.com/wcc/simulator?op=IDEAL-AuthInit&amp;amp;trxId=126208818731246&lt;/reference&gt;</w:t>
      </w:r>
    </w:p>
    <w:p w:rsidR="00BA0C2A" w:rsidRDefault="00BA0C2A" w:rsidP="00BA0C2A">
      <w:pPr>
        <w:spacing w:after="0"/>
        <w:ind w:left="1080"/>
      </w:pPr>
      <w:r>
        <w:t xml:space="preserve">          &lt;/orderStatus&gt;</w:t>
      </w:r>
    </w:p>
    <w:p w:rsidR="00BA0C2A" w:rsidRDefault="00BA0C2A" w:rsidP="00BA0C2A">
      <w:pPr>
        <w:spacing w:after="0"/>
        <w:ind w:left="1080"/>
      </w:pPr>
      <w:r>
        <w:t xml:space="preserve">      &lt;/reply&gt;</w:t>
      </w:r>
    </w:p>
    <w:p w:rsidR="00BA0C2A" w:rsidRDefault="00BA0C2A" w:rsidP="00BA0C2A">
      <w:pPr>
        <w:spacing w:after="0"/>
        <w:ind w:left="1080"/>
      </w:pPr>
      <w:r>
        <w:t xml:space="preserve">  &lt;/paymentService&gt;</w:t>
      </w:r>
    </w:p>
    <w:p w:rsidR="002652A3" w:rsidRDefault="002652A3" w:rsidP="00BA0C2A">
      <w:pPr>
        <w:spacing w:after="0"/>
        <w:ind w:left="1080"/>
      </w:pPr>
    </w:p>
    <w:p w:rsidR="00B84250" w:rsidRDefault="00B84250" w:rsidP="00F61D5D">
      <w:pPr>
        <w:pStyle w:val="Heading3"/>
        <w:keepNext/>
        <w:keepLines/>
        <w:numPr>
          <w:ilvl w:val="2"/>
          <w:numId w:val="47"/>
        </w:numPr>
        <w:pBdr>
          <w:bottom w:val="none" w:sz="0" w:space="0" w:color="auto"/>
        </w:pBdr>
        <w:spacing w:line="276" w:lineRule="auto"/>
        <w:ind w:left="1764"/>
        <w:rPr>
          <w:i w:val="0"/>
          <w:sz w:val="24"/>
          <w:szCs w:val="24"/>
        </w:rPr>
      </w:pPr>
      <w:bookmarkStart w:id="807" w:name="_Toc406163048"/>
      <w:bookmarkStart w:id="808" w:name="_Toc8312220"/>
      <w:r w:rsidRPr="00F61D5D">
        <w:rPr>
          <w:i w:val="0"/>
          <w:sz w:val="24"/>
          <w:szCs w:val="24"/>
        </w:rPr>
        <w:t>GiroPay</w:t>
      </w:r>
      <w:bookmarkEnd w:id="807"/>
      <w:bookmarkEnd w:id="808"/>
    </w:p>
    <w:p w:rsidR="002652A3" w:rsidRPr="002652A3" w:rsidRDefault="002652A3" w:rsidP="002652A3"/>
    <w:p w:rsidR="00B84250" w:rsidRDefault="00B84250" w:rsidP="00B84250">
      <w:pPr>
        <w:spacing w:after="0" w:line="240" w:lineRule="auto"/>
        <w:ind w:left="1080"/>
        <w:rPr>
          <w:bCs/>
        </w:rPr>
      </w:pPr>
      <w:r w:rsidRPr="00ED0CEA">
        <w:rPr>
          <w:bCs/>
        </w:rPr>
        <w:t>This is a popular German bank transfer payment method that shoppers can use to login to their bank account to make an online paymen</w:t>
      </w:r>
      <w:r w:rsidR="00DF25C7">
        <w:rPr>
          <w:bCs/>
        </w:rPr>
        <w:t xml:space="preserve">t. Giropay payments </w:t>
      </w:r>
      <w:proofErr w:type="gramStart"/>
      <w:r w:rsidR="00DF25C7">
        <w:rPr>
          <w:bCs/>
        </w:rPr>
        <w:t>are authoriz</w:t>
      </w:r>
      <w:r w:rsidRPr="00ED0CEA">
        <w:rPr>
          <w:bCs/>
        </w:rPr>
        <w:t>ed</w:t>
      </w:r>
      <w:proofErr w:type="gramEnd"/>
      <w:r w:rsidRPr="00ED0CEA">
        <w:rPr>
          <w:bCs/>
        </w:rPr>
        <w:t xml:space="preserve"> immediately after the shopper submits their payment request</w:t>
      </w:r>
      <w:r>
        <w:rPr>
          <w:bCs/>
        </w:rPr>
        <w:t xml:space="preserve">. Shopper needs to enter the Bank Code value on payment page </w:t>
      </w:r>
      <w:r w:rsidR="00EF0F98">
        <w:rPr>
          <w:bCs/>
        </w:rPr>
        <w:t>and Bank</w:t>
      </w:r>
      <w:r>
        <w:rPr>
          <w:bCs/>
        </w:rPr>
        <w:t xml:space="preserve"> details will be sent in as a part of DIRECT XML request as b</w:t>
      </w:r>
      <w:r w:rsidRPr="008242C1">
        <w:rPr>
          <w:b/>
        </w:rPr>
        <w:t>ankCode</w:t>
      </w:r>
      <w:r>
        <w:t xml:space="preserve"> node</w:t>
      </w:r>
      <w:r>
        <w:rPr>
          <w:bCs/>
        </w:rPr>
        <w:t>.</w:t>
      </w:r>
    </w:p>
    <w:p w:rsidR="00B84250" w:rsidRPr="008E41E8" w:rsidRDefault="00B84250" w:rsidP="00B84250">
      <w:pPr>
        <w:spacing w:after="0" w:line="240" w:lineRule="auto"/>
        <w:ind w:left="1080"/>
      </w:pP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 Time Bank Transfer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Pr>
                <w:rFonts w:ascii="Calibri" w:hAnsi="Calibri"/>
                <w:color w:val="393939"/>
                <w:sz w:val="20"/>
                <w:szCs w:val="20"/>
              </w:rPr>
              <w:t>Germany</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8E41E8">
              <w:rPr>
                <w:rFonts w:ascii="Calibri" w:hAnsi="Calibri"/>
                <w:color w:val="393939"/>
                <w:sz w:val="20"/>
                <w:szCs w:val="20"/>
              </w:rPr>
              <w:t>EUR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GIROPAY-SSL</w:t>
            </w:r>
          </w:p>
        </w:tc>
      </w:tr>
    </w:tbl>
    <w:p w:rsidR="00B84250" w:rsidRDefault="00B84250" w:rsidP="00B84250">
      <w:pPr>
        <w:spacing w:after="0" w:line="240" w:lineRule="auto"/>
        <w:ind w:left="1080"/>
      </w:pPr>
    </w:p>
    <w:p w:rsidR="00B84250" w:rsidRDefault="00856FA3" w:rsidP="0095421A">
      <w:pPr>
        <w:pStyle w:val="Heading4"/>
        <w:keepNext/>
        <w:keepLines/>
        <w:ind w:left="1800"/>
      </w:pPr>
      <w:bookmarkStart w:id="809" w:name="_Toc406163049"/>
      <w:r>
        <w:tab/>
      </w:r>
      <w:r w:rsidR="00B84250">
        <w:t>Request Attribute Mapping</w:t>
      </w:r>
      <w:bookmarkEnd w:id="809"/>
    </w:p>
    <w:p w:rsidR="002652A3" w:rsidRPr="002652A3" w:rsidRDefault="002652A3" w:rsidP="002652A3"/>
    <w:p w:rsidR="00B84250" w:rsidRDefault="00B84250" w:rsidP="00B84250">
      <w:pPr>
        <w:spacing w:after="0" w:line="240" w:lineRule="auto"/>
        <w:ind w:left="1080"/>
      </w:pPr>
      <w:proofErr w:type="gramStart"/>
      <w:r>
        <w:t>&lt;?xml</w:t>
      </w:r>
      <w:proofErr w:type="gramEnd"/>
      <w:r>
        <w:t xml:space="preserve"> version="1.0" encoding="UTF-8"?&gt; </w:t>
      </w:r>
    </w:p>
    <w:p w:rsidR="00B84250" w:rsidRDefault="00B84250" w:rsidP="00B84250">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 </w:t>
      </w:r>
    </w:p>
    <w:p w:rsidR="00B84250" w:rsidRDefault="00B84250" w:rsidP="00B84250">
      <w:pPr>
        <w:spacing w:after="0" w:line="240" w:lineRule="auto"/>
        <w:ind w:left="1080"/>
      </w:pPr>
      <w:r>
        <w:lastRenderedPageBreak/>
        <w:t>&lt;paymentService version="1.4" merchantCode="MERCHANTCODE"&gt;</w:t>
      </w:r>
    </w:p>
    <w:p w:rsidR="00B84250" w:rsidRDefault="00B84250" w:rsidP="00B84250">
      <w:pPr>
        <w:spacing w:after="0" w:line="240" w:lineRule="auto"/>
        <w:ind w:left="1080"/>
      </w:pPr>
      <w:r>
        <w:t>&lt;</w:t>
      </w:r>
      <w:proofErr w:type="gramStart"/>
      <w:r>
        <w:t>submit</w:t>
      </w:r>
      <w:proofErr w:type="gramEnd"/>
      <w:r>
        <w:t>&gt;</w:t>
      </w:r>
    </w:p>
    <w:p w:rsidR="00B84250" w:rsidRDefault="00B84250" w:rsidP="00B84250">
      <w:pPr>
        <w:spacing w:after="0" w:line="240" w:lineRule="auto"/>
        <w:ind w:left="1080"/>
      </w:pPr>
      <w:r>
        <w:t xml:space="preserve">&lt;order orderCode="GiropayTestOrder"&gt; </w:t>
      </w:r>
    </w:p>
    <w:p w:rsidR="00B84250" w:rsidRDefault="00B84250" w:rsidP="00B84250">
      <w:pPr>
        <w:spacing w:after="0" w:line="240" w:lineRule="auto"/>
        <w:ind w:left="1080"/>
      </w:pPr>
      <w:r>
        <w:tab/>
        <w:t>&lt;</w:t>
      </w:r>
      <w:proofErr w:type="gramStart"/>
      <w:r>
        <w:t>description&gt;</w:t>
      </w:r>
      <w:proofErr w:type="gramEnd"/>
      <w:r>
        <w:t xml:space="preserve">test order&lt;/description&gt; </w:t>
      </w:r>
    </w:p>
    <w:p w:rsidR="00B84250" w:rsidRDefault="00B84250" w:rsidP="00B84250">
      <w:pPr>
        <w:spacing w:after="0" w:line="240" w:lineRule="auto"/>
        <w:ind w:left="1080"/>
      </w:pPr>
      <w:r>
        <w:tab/>
        <w:t xml:space="preserve">&lt;amount value="100" currencyCode="EUR" exponent="2"/&gt; </w:t>
      </w:r>
    </w:p>
    <w:p w:rsidR="00B84250" w:rsidRDefault="00B84250" w:rsidP="00B84250">
      <w:pPr>
        <w:spacing w:after="0" w:line="240" w:lineRule="auto"/>
        <w:ind w:left="1080"/>
      </w:pPr>
      <w:r>
        <w:tab/>
        <w:t>&lt;</w:t>
      </w:r>
      <w:proofErr w:type="gramStart"/>
      <w:r>
        <w:t>orderContent</w:t>
      </w:r>
      <w:proofErr w:type="gramEnd"/>
      <w:r>
        <w:t xml:space="preserve">&gt;&lt;![CDATA[]]&gt; &lt;/orderContent&gt; </w:t>
      </w:r>
    </w:p>
    <w:p w:rsidR="00B84250" w:rsidRDefault="00B84250" w:rsidP="00B84250">
      <w:pPr>
        <w:spacing w:after="0" w:line="240" w:lineRule="auto"/>
        <w:ind w:left="1080"/>
      </w:pPr>
      <w:r>
        <w:tab/>
        <w:t>&lt;</w:t>
      </w:r>
      <w:proofErr w:type="gramStart"/>
      <w:r>
        <w:t>paymentDetails</w:t>
      </w:r>
      <w:proofErr w:type="gramEnd"/>
      <w:r>
        <w:t xml:space="preserve">&gt; </w:t>
      </w:r>
    </w:p>
    <w:p w:rsidR="00B84250" w:rsidRDefault="00B84250" w:rsidP="00B84250">
      <w:pPr>
        <w:spacing w:after="0" w:line="240" w:lineRule="auto"/>
        <w:ind w:left="1080"/>
      </w:pPr>
      <w:r>
        <w:tab/>
      </w:r>
      <w:r>
        <w:tab/>
        <w:t xml:space="preserve">&lt;GIROPAY-SSL&gt; </w:t>
      </w:r>
    </w:p>
    <w:p w:rsidR="00B84250" w:rsidRDefault="00B84250" w:rsidP="00B84250">
      <w:pPr>
        <w:spacing w:after="0" w:line="240" w:lineRule="auto"/>
        <w:ind w:left="1080"/>
      </w:pPr>
      <w:r>
        <w:tab/>
      </w:r>
      <w:r>
        <w:tab/>
      </w:r>
      <w:r>
        <w:tab/>
        <w:t xml:space="preserve">&lt;successURL&gt;http://www.worldpay.com/?success&lt;/successURL&gt; </w:t>
      </w:r>
    </w:p>
    <w:p w:rsidR="00B84250" w:rsidRDefault="00B84250" w:rsidP="00B84250">
      <w:pPr>
        <w:spacing w:after="0" w:line="240" w:lineRule="auto"/>
        <w:ind w:left="1080"/>
      </w:pPr>
      <w:r>
        <w:tab/>
      </w:r>
      <w:r>
        <w:tab/>
      </w:r>
      <w:r>
        <w:tab/>
        <w:t>&lt;</w:t>
      </w:r>
      <w:proofErr w:type="gramStart"/>
      <w:r>
        <w:t>failureURL&gt;</w:t>
      </w:r>
      <w:proofErr w:type="gramEnd"/>
      <w:r>
        <w:t>http:// www.worldpay.com/?failure&lt;/failureURL&gt;</w:t>
      </w:r>
    </w:p>
    <w:p w:rsidR="00B84250" w:rsidRDefault="00B84250" w:rsidP="00B84250">
      <w:pPr>
        <w:spacing w:after="0" w:line="240" w:lineRule="auto"/>
        <w:ind w:left="1080"/>
      </w:pPr>
      <w:r>
        <w:tab/>
      </w:r>
      <w:r>
        <w:tab/>
      </w:r>
      <w:r>
        <w:tab/>
        <w:t>&lt;</w:t>
      </w:r>
      <w:proofErr w:type="gramStart"/>
      <w:r>
        <w:t>cancelURL&gt;</w:t>
      </w:r>
      <w:proofErr w:type="gramEnd"/>
      <w:r>
        <w:t xml:space="preserve">http:// www.worldpay.com/?cancel&lt;/cancelURL&gt; </w:t>
      </w:r>
    </w:p>
    <w:p w:rsidR="00B84250" w:rsidRDefault="00B84250" w:rsidP="00B84250">
      <w:pPr>
        <w:spacing w:after="0" w:line="240" w:lineRule="auto"/>
        <w:ind w:left="1080"/>
      </w:pPr>
      <w:r>
        <w:tab/>
      </w:r>
      <w:r>
        <w:tab/>
      </w:r>
      <w:r>
        <w:tab/>
        <w:t>&lt;</w:t>
      </w:r>
      <w:proofErr w:type="gramStart"/>
      <w:r>
        <w:t>bankCode&gt;</w:t>
      </w:r>
      <w:proofErr w:type="gramEnd"/>
      <w:r>
        <w:t xml:space="preserve">12345678&lt;/bankCode&gt; </w:t>
      </w:r>
    </w:p>
    <w:p w:rsidR="00B84250" w:rsidRDefault="00B84250" w:rsidP="00B84250">
      <w:pPr>
        <w:spacing w:after="0" w:line="240" w:lineRule="auto"/>
        <w:ind w:left="1080"/>
      </w:pPr>
      <w:r>
        <w:tab/>
      </w:r>
      <w:r>
        <w:tab/>
        <w:t>&lt;/GIROPAY-SSL&gt;</w:t>
      </w:r>
    </w:p>
    <w:p w:rsidR="00B84250" w:rsidRDefault="00B84250" w:rsidP="00B84250">
      <w:pPr>
        <w:spacing w:after="0" w:line="240" w:lineRule="auto"/>
        <w:ind w:left="1080"/>
      </w:pPr>
      <w:r>
        <w:tab/>
      </w:r>
      <w:r>
        <w:tab/>
        <w:t xml:space="preserve">&lt;session shopperIPAddress="127.0.0.1" id="ssn97414780"/&gt;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t>&lt;</w:t>
      </w:r>
      <w:proofErr w:type="gramStart"/>
      <w:r>
        <w:t>shopper</w:t>
      </w:r>
      <w:proofErr w:type="gramEnd"/>
      <w:r>
        <w:t>&gt;</w:t>
      </w:r>
    </w:p>
    <w:p w:rsidR="00B84250" w:rsidRDefault="00B84250" w:rsidP="00B84250">
      <w:pPr>
        <w:spacing w:after="0" w:line="240" w:lineRule="auto"/>
        <w:ind w:left="1080"/>
      </w:pPr>
      <w:r>
        <w:tab/>
      </w:r>
      <w:r>
        <w:tab/>
        <w:t xml:space="preserve">&lt;shopperEmailAddress&gt;shopper@worldpay.com&lt;/shopperEmailAddress&gt; </w:t>
      </w:r>
    </w:p>
    <w:p w:rsidR="00B84250" w:rsidRDefault="00B84250" w:rsidP="00B84250">
      <w:pPr>
        <w:spacing w:after="0" w:line="240" w:lineRule="auto"/>
        <w:ind w:left="1080"/>
      </w:pPr>
      <w:r>
        <w:tab/>
      </w:r>
      <w:r>
        <w:tab/>
        <w:t>&lt;</w:t>
      </w:r>
      <w:proofErr w:type="gramStart"/>
      <w:r>
        <w:t>browser</w:t>
      </w:r>
      <w:proofErr w:type="gramEnd"/>
      <w:r>
        <w:t xml:space="preserve">&gt; </w:t>
      </w:r>
    </w:p>
    <w:p w:rsidR="00B84250" w:rsidRDefault="00B84250" w:rsidP="00B84250">
      <w:pPr>
        <w:spacing w:after="0" w:line="240" w:lineRule="auto"/>
        <w:ind w:left="1080"/>
      </w:pPr>
      <w:r>
        <w:tab/>
      </w:r>
      <w:r>
        <w:tab/>
      </w:r>
      <w:r>
        <w:tab/>
        <w:t>&lt;</w:t>
      </w:r>
      <w:proofErr w:type="gramStart"/>
      <w:r>
        <w:t>acceptHeader&gt;</w:t>
      </w:r>
      <w:proofErr w:type="gramEnd"/>
      <w:r>
        <w:t xml:space="preserve">text/html&lt;/acceptHeader&gt; </w:t>
      </w:r>
    </w:p>
    <w:p w:rsidR="00B84250" w:rsidRDefault="00B84250" w:rsidP="00B84250">
      <w:pPr>
        <w:spacing w:after="0" w:line="240" w:lineRule="auto"/>
        <w:ind w:left="1080"/>
      </w:pPr>
      <w:r>
        <w:tab/>
      </w:r>
      <w:r>
        <w:tab/>
      </w:r>
      <w:r>
        <w:tab/>
        <w:t>&lt;</w:t>
      </w:r>
      <w:proofErr w:type="gramStart"/>
      <w:r>
        <w:t>userAgentHeader&gt;</w:t>
      </w:r>
      <w:proofErr w:type="gramEnd"/>
      <w:r>
        <w:t xml:space="preserve">Mozilla/5.0 ...&lt;/userAgentHeader&gt; </w:t>
      </w:r>
    </w:p>
    <w:p w:rsidR="00B84250" w:rsidRDefault="00B84250" w:rsidP="00B84250">
      <w:pPr>
        <w:spacing w:after="0" w:line="240" w:lineRule="auto"/>
        <w:ind w:left="1080"/>
      </w:pPr>
      <w:r>
        <w:tab/>
      </w:r>
      <w:r>
        <w:tab/>
        <w:t>&lt;/browser&gt;</w:t>
      </w:r>
    </w:p>
    <w:p w:rsidR="00B84250" w:rsidRDefault="00B84250" w:rsidP="00B84250">
      <w:pPr>
        <w:spacing w:after="0" w:line="240" w:lineRule="auto"/>
        <w:ind w:left="1080"/>
      </w:pPr>
      <w:r>
        <w:tab/>
        <w:t xml:space="preserve">&lt;/shopper&gt; </w:t>
      </w:r>
    </w:p>
    <w:p w:rsidR="00B84250" w:rsidRDefault="00B84250" w:rsidP="00B84250">
      <w:pPr>
        <w:spacing w:after="0" w:line="240" w:lineRule="auto"/>
        <w:ind w:left="1080"/>
      </w:pPr>
      <w:r>
        <w:t xml:space="preserve">&lt;/order&gt; </w:t>
      </w:r>
    </w:p>
    <w:p w:rsidR="00B84250" w:rsidRDefault="00B84250" w:rsidP="00B84250">
      <w:pPr>
        <w:spacing w:after="0" w:line="240" w:lineRule="auto"/>
        <w:ind w:left="1080"/>
      </w:pPr>
      <w:r>
        <w:t>&lt;/submit&gt;</w:t>
      </w:r>
    </w:p>
    <w:p w:rsidR="00B84250" w:rsidRDefault="00B84250" w:rsidP="00B84250">
      <w:pPr>
        <w:spacing w:after="0" w:line="240" w:lineRule="auto"/>
        <w:ind w:left="1080"/>
      </w:pPr>
      <w:r>
        <w:t>&lt;/paymentService&gt;</w:t>
      </w:r>
    </w:p>
    <w:p w:rsidR="00B84250" w:rsidRDefault="00856FA3" w:rsidP="0095421A">
      <w:pPr>
        <w:pStyle w:val="Heading4"/>
        <w:keepNext/>
        <w:keepLines/>
        <w:ind w:left="1800"/>
      </w:pPr>
      <w:bookmarkStart w:id="810" w:name="_Toc406163050"/>
      <w:r>
        <w:tab/>
      </w:r>
      <w:r w:rsidR="00B84250">
        <w:t>Response Attribute Mapping</w:t>
      </w:r>
      <w:bookmarkEnd w:id="810"/>
    </w:p>
    <w:p w:rsidR="00B84250" w:rsidRDefault="00B84250" w:rsidP="00B84250">
      <w:pPr>
        <w:spacing w:after="0" w:line="240" w:lineRule="auto"/>
        <w:ind w:left="1080"/>
      </w:pPr>
    </w:p>
    <w:p w:rsidR="00B84250" w:rsidRDefault="00B84250" w:rsidP="00B84250">
      <w:pPr>
        <w:ind w:left="1080"/>
      </w:pPr>
      <w:proofErr w:type="gramStart"/>
      <w:r>
        <w:t>&lt;?xml</w:t>
      </w:r>
      <w:proofErr w:type="gramEnd"/>
      <w:r>
        <w:t xml:space="preserve"> version="1.0" encoding="UTF-8"?&gt;</w:t>
      </w:r>
    </w:p>
    <w:p w:rsidR="00B84250" w:rsidRDefault="00B84250" w:rsidP="00B84250">
      <w:pPr>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w:t>
      </w:r>
      <w:proofErr w:type="gramStart"/>
      <w:r>
        <w:t>reply</w:t>
      </w:r>
      <w:proofErr w:type="gramEnd"/>
      <w:r>
        <w:t>&gt;</w:t>
      </w:r>
    </w:p>
    <w:p w:rsidR="00B84250" w:rsidRDefault="00B84250" w:rsidP="00B84250">
      <w:pPr>
        <w:ind w:left="1080"/>
      </w:pPr>
      <w:r>
        <w:t xml:space="preserve">        &lt;orderStatus orderCode="00004805"&gt;</w:t>
      </w:r>
    </w:p>
    <w:p w:rsidR="00B84250" w:rsidRDefault="00B84250" w:rsidP="00B84250">
      <w:pPr>
        <w:ind w:left="1080"/>
      </w:pPr>
      <w:r>
        <w:t xml:space="preserve">            &lt;</w:t>
      </w:r>
      <w:proofErr w:type="gramStart"/>
      <w:r>
        <w:t>reference</w:t>
      </w:r>
      <w:proofErr w:type="gramEnd"/>
      <w:r>
        <w:t xml:space="preserve"> id="3019678016"&gt;https://secure-test.worldpay.com/jsp/test/shopper/APMSTSimulator.jsp?customerRef=3016933093&amp;amp;paymentMethod=GIROPAY/reference&gt;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Pr="00E22B7D" w:rsidRDefault="00B84250" w:rsidP="00B84250">
      <w:pPr>
        <w:ind w:left="1080"/>
      </w:pPr>
      <w:r>
        <w:t>&lt;/paymentService&gt;</w:t>
      </w:r>
    </w:p>
    <w:p w:rsidR="00B84250" w:rsidRPr="00B67C0E" w:rsidRDefault="00B84250" w:rsidP="00B84250">
      <w:pPr>
        <w:ind w:left="1080"/>
      </w:pPr>
    </w:p>
    <w:p w:rsidR="00831D6C" w:rsidRPr="002652A3" w:rsidRDefault="00831D6C" w:rsidP="00F61D5D">
      <w:pPr>
        <w:pStyle w:val="Heading3"/>
        <w:keepNext/>
        <w:keepLines/>
        <w:numPr>
          <w:ilvl w:val="2"/>
          <w:numId w:val="47"/>
        </w:numPr>
        <w:pBdr>
          <w:bottom w:val="none" w:sz="0" w:space="0" w:color="auto"/>
        </w:pBdr>
        <w:spacing w:line="276" w:lineRule="auto"/>
        <w:ind w:left="1764"/>
        <w:rPr>
          <w:i w:val="0"/>
          <w:color w:val="auto"/>
          <w:sz w:val="24"/>
          <w:szCs w:val="24"/>
        </w:rPr>
      </w:pPr>
      <w:bookmarkStart w:id="811" w:name="_Toc413668788"/>
      <w:bookmarkStart w:id="812" w:name="_Toc8312221"/>
      <w:bookmarkStart w:id="813" w:name="_Toc406163051"/>
      <w:r w:rsidRPr="002652A3">
        <w:rPr>
          <w:i w:val="0"/>
          <w:color w:val="auto"/>
          <w:sz w:val="24"/>
          <w:szCs w:val="24"/>
        </w:rPr>
        <w:lastRenderedPageBreak/>
        <w:t>Konbini</w:t>
      </w:r>
      <w:bookmarkEnd w:id="811"/>
      <w:bookmarkEnd w:id="812"/>
    </w:p>
    <w:p w:rsidR="002652A3" w:rsidRPr="002652A3" w:rsidRDefault="002652A3" w:rsidP="002652A3"/>
    <w:p w:rsidR="00831D6C" w:rsidRPr="002652A3" w:rsidRDefault="00831D6C" w:rsidP="00831D6C">
      <w:pPr>
        <w:pStyle w:val="NormalWeb"/>
        <w:spacing w:before="120" w:after="0"/>
        <w:ind w:left="1080"/>
        <w:rPr>
          <w:rFonts w:ascii="Calibri" w:hAnsi="Calibri"/>
          <w:sz w:val="21"/>
          <w:szCs w:val="21"/>
        </w:rPr>
      </w:pPr>
      <w:r w:rsidRPr="002652A3">
        <w:rPr>
          <w:rFonts w:ascii="Calibri" w:hAnsi="Calibri"/>
          <w:sz w:val="21"/>
          <w:szCs w:val="21"/>
        </w:rPr>
        <w:t>Digital Garage offers a number of payment methods that shoppers in Japan use to shop online. These include:</w:t>
      </w:r>
    </w:p>
    <w:p w:rsidR="00831D6C" w:rsidRPr="002652A3"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sz w:val="21"/>
          <w:szCs w:val="21"/>
        </w:rPr>
      </w:pPr>
      <w:r w:rsidRPr="002652A3">
        <w:rPr>
          <w:rFonts w:ascii="Calibri" w:eastAsia="Times New Roman" w:hAnsi="Calibri" w:cs="Times New Roman"/>
          <w:sz w:val="21"/>
          <w:szCs w:val="21"/>
        </w:rPr>
        <w:t>Offline cash payment at a convenience store (known as Konbini). The penetration of convenience stores is very high in Japan, so this offers shoppers a very convenient way of making payments.</w:t>
      </w:r>
    </w:p>
    <w:p w:rsidR="00831D6C" w:rsidRPr="002652A3"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sz w:val="21"/>
          <w:szCs w:val="21"/>
        </w:rPr>
      </w:pPr>
      <w:r w:rsidRPr="002652A3">
        <w:rPr>
          <w:rFonts w:ascii="Calibri" w:eastAsia="Times New Roman" w:hAnsi="Calibri" w:cs="Times New Roman"/>
          <w:sz w:val="21"/>
          <w:szCs w:val="21"/>
        </w:rPr>
        <w:t>Offline electronic payment at an ATM or internet banking (known as </w:t>
      </w:r>
      <w:r w:rsidRPr="002652A3">
        <w:rPr>
          <w:rFonts w:ascii="Calibri" w:eastAsia="Times New Roman" w:hAnsi="Calibri" w:cs="Times New Roman"/>
          <w:i/>
          <w:iCs/>
          <w:sz w:val="21"/>
          <w:szCs w:val="21"/>
        </w:rPr>
        <w:t>Pay-Easy</w:t>
      </w:r>
      <w:r w:rsidRPr="002652A3">
        <w:rPr>
          <w:rFonts w:ascii="Calibri" w:eastAsia="Times New Roman" w:hAnsi="Calibri" w:cs="Times New Roman"/>
          <w:sz w:val="21"/>
          <w:szCs w:val="21"/>
        </w:rPr>
        <w:t>).</w:t>
      </w:r>
    </w:p>
    <w:p w:rsidR="00831D6C" w:rsidRPr="002652A3"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sz w:val="21"/>
          <w:szCs w:val="21"/>
        </w:rPr>
      </w:pPr>
      <w:r w:rsidRPr="002652A3">
        <w:rPr>
          <w:rFonts w:ascii="Calibri" w:eastAsia="Times New Roman" w:hAnsi="Calibri" w:cs="Times New Roman"/>
          <w:sz w:val="21"/>
          <w:szCs w:val="21"/>
        </w:rPr>
        <w:t>Online electronic payment by internet banking.</w:t>
      </w:r>
    </w:p>
    <w:p w:rsidR="00831D6C" w:rsidRPr="002652A3" w:rsidRDefault="00831D6C" w:rsidP="00831D6C">
      <w:pPr>
        <w:spacing w:before="120" w:after="0" w:line="240" w:lineRule="auto"/>
        <w:ind w:left="1080"/>
        <w:rPr>
          <w:rFonts w:ascii="Calibri" w:eastAsia="Times New Roman" w:hAnsi="Calibri" w:cs="Times New Roman"/>
          <w:sz w:val="21"/>
          <w:szCs w:val="21"/>
        </w:rPr>
      </w:pPr>
      <w:r w:rsidRPr="002652A3">
        <w:rPr>
          <w:rFonts w:ascii="Calibri" w:eastAsia="Times New Roman" w:hAnsi="Calibri" w:cs="Times New Roman"/>
          <w:sz w:val="21"/>
          <w:szCs w:val="21"/>
        </w:rPr>
        <w:t>Since most payment options are off-line, merchants should expect the system to create a payment with SHOPPER_REDIRECTED status where it can remain for a number of days whilst the shopper makes their payment.</w:t>
      </w:r>
    </w:p>
    <w:p w:rsidR="00831D6C" w:rsidRPr="002652A3" w:rsidRDefault="00831D6C" w:rsidP="00831D6C">
      <w:pPr>
        <w:spacing w:before="120" w:after="0" w:line="240" w:lineRule="auto"/>
        <w:ind w:left="1080"/>
        <w:rPr>
          <w:rFonts w:ascii="Calibri" w:eastAsia="Times New Roman" w:hAnsi="Calibri" w:cs="Times New Roman"/>
          <w:sz w:val="21"/>
          <w:szCs w:val="21"/>
        </w:rPr>
      </w:pPr>
      <w:r w:rsidRPr="002652A3">
        <w:rPr>
          <w:rFonts w:ascii="Calibri" w:eastAsia="Times New Roman" w:hAnsi="Calibri" w:cs="Times New Roman"/>
          <w:sz w:val="21"/>
          <w:szCs w:val="21"/>
        </w:rPr>
        <w:t xml:space="preserve">If the shopper pays immediately, the payment is in SHOPPER_REDIRECTED status for a short </w:t>
      </w:r>
      <w:proofErr w:type="gramStart"/>
      <w:r w:rsidRPr="002652A3">
        <w:rPr>
          <w:rFonts w:ascii="Calibri" w:eastAsia="Times New Roman" w:hAnsi="Calibri" w:cs="Times New Roman"/>
          <w:sz w:val="21"/>
          <w:szCs w:val="21"/>
        </w:rPr>
        <w:t>period of time</w:t>
      </w:r>
      <w:proofErr w:type="gramEnd"/>
      <w:r w:rsidRPr="002652A3">
        <w:rPr>
          <w:rFonts w:ascii="Calibri" w:eastAsia="Times New Roman" w:hAnsi="Calibri" w:cs="Times New Roman"/>
          <w:sz w:val="21"/>
          <w:szCs w:val="21"/>
        </w:rPr>
        <w:t xml:space="preserve"> and then moves to AUTHORISED.</w:t>
      </w:r>
    </w:p>
    <w:p w:rsidR="00831D6C" w:rsidRDefault="00831D6C" w:rsidP="00831D6C">
      <w:pPr>
        <w:spacing w:before="120" w:after="0" w:line="240" w:lineRule="auto"/>
        <w:ind w:left="1080"/>
        <w:rPr>
          <w:rFonts w:ascii="Calibri" w:eastAsia="Times New Roman" w:hAnsi="Calibri" w:cs="Times New Roman"/>
          <w:sz w:val="21"/>
          <w:szCs w:val="21"/>
        </w:rPr>
      </w:pPr>
      <w:r w:rsidRPr="002652A3">
        <w:rPr>
          <w:rFonts w:ascii="Calibri" w:eastAsia="Times New Roman" w:hAnsi="Calibri" w:cs="Times New Roman"/>
          <w:sz w:val="21"/>
          <w:szCs w:val="21"/>
        </w:rPr>
        <w:t>The following table provides more detail of the available payment options:</w:t>
      </w:r>
    </w:p>
    <w:p w:rsidR="001A3ACD" w:rsidRDefault="001A3ACD" w:rsidP="00831D6C">
      <w:pPr>
        <w:spacing w:before="120" w:after="0" w:line="240" w:lineRule="auto"/>
        <w:ind w:left="1080"/>
        <w:rPr>
          <w:rFonts w:ascii="Calibri" w:eastAsia="Times New Roman" w:hAnsi="Calibri" w:cs="Times New Roman"/>
          <w:sz w:val="21"/>
          <w:szCs w:val="21"/>
        </w:rPr>
      </w:pPr>
    </w:p>
    <w:p w:rsidR="001A3ACD" w:rsidRDefault="001A3ACD" w:rsidP="00831D6C">
      <w:pPr>
        <w:spacing w:before="120" w:after="0" w:line="240" w:lineRule="auto"/>
        <w:ind w:left="1080"/>
        <w:rPr>
          <w:rFonts w:ascii="Calibri" w:eastAsia="Times New Roman" w:hAnsi="Calibri" w:cs="Times New Roman"/>
          <w:sz w:val="21"/>
          <w:szCs w:val="21"/>
        </w:rPr>
      </w:pPr>
    </w:p>
    <w:p w:rsidR="001A3ACD" w:rsidRDefault="001A3ACD" w:rsidP="00831D6C">
      <w:pPr>
        <w:spacing w:before="120" w:after="0" w:line="240" w:lineRule="auto"/>
        <w:ind w:left="1080"/>
        <w:rPr>
          <w:rFonts w:ascii="Calibri" w:eastAsia="Times New Roman" w:hAnsi="Calibri" w:cs="Times New Roman"/>
          <w:sz w:val="21"/>
          <w:szCs w:val="21"/>
        </w:rPr>
      </w:pPr>
    </w:p>
    <w:p w:rsidR="001A3ACD" w:rsidRDefault="001A3ACD" w:rsidP="00831D6C">
      <w:pPr>
        <w:spacing w:before="120" w:after="0" w:line="240" w:lineRule="auto"/>
        <w:ind w:left="1080"/>
        <w:rPr>
          <w:rFonts w:ascii="Calibri" w:eastAsia="Times New Roman" w:hAnsi="Calibri" w:cs="Times New Roman"/>
          <w:sz w:val="21"/>
          <w:szCs w:val="21"/>
        </w:rPr>
      </w:pPr>
    </w:p>
    <w:p w:rsidR="001A3ACD" w:rsidRDefault="001A3ACD" w:rsidP="00831D6C">
      <w:pPr>
        <w:spacing w:before="120" w:after="0" w:line="240" w:lineRule="auto"/>
        <w:ind w:left="1080"/>
        <w:rPr>
          <w:rFonts w:ascii="Calibri" w:eastAsia="Times New Roman" w:hAnsi="Calibri" w:cs="Times New Roman"/>
          <w:sz w:val="21"/>
          <w:szCs w:val="21"/>
        </w:rPr>
      </w:pPr>
    </w:p>
    <w:p w:rsidR="001A3ACD" w:rsidRDefault="001A3ACD" w:rsidP="00831D6C">
      <w:pPr>
        <w:spacing w:before="120" w:after="0" w:line="240" w:lineRule="auto"/>
        <w:ind w:left="1080"/>
        <w:rPr>
          <w:rFonts w:ascii="Calibri" w:eastAsia="Times New Roman" w:hAnsi="Calibri" w:cs="Times New Roman"/>
          <w:sz w:val="21"/>
          <w:szCs w:val="21"/>
        </w:rPr>
      </w:pPr>
    </w:p>
    <w:p w:rsidR="001A3ACD" w:rsidRDefault="001A3ACD" w:rsidP="00831D6C">
      <w:pPr>
        <w:spacing w:before="120" w:after="0" w:line="240" w:lineRule="auto"/>
        <w:ind w:left="1080"/>
        <w:rPr>
          <w:rFonts w:ascii="Calibri" w:eastAsia="Times New Roman" w:hAnsi="Calibri" w:cs="Times New Roman"/>
          <w:sz w:val="21"/>
          <w:szCs w:val="21"/>
        </w:rPr>
      </w:pPr>
    </w:p>
    <w:p w:rsidR="001A3ACD" w:rsidRDefault="001A3ACD" w:rsidP="00831D6C">
      <w:pPr>
        <w:spacing w:before="120" w:after="0" w:line="240" w:lineRule="auto"/>
        <w:ind w:left="1080"/>
        <w:rPr>
          <w:rFonts w:ascii="Calibri" w:eastAsia="Times New Roman" w:hAnsi="Calibri" w:cs="Times New Roman"/>
          <w:sz w:val="21"/>
          <w:szCs w:val="21"/>
        </w:rPr>
      </w:pPr>
    </w:p>
    <w:p w:rsidR="001A3ACD" w:rsidRPr="002652A3" w:rsidRDefault="001A3ACD" w:rsidP="00831D6C">
      <w:pPr>
        <w:spacing w:before="120" w:after="0" w:line="240" w:lineRule="auto"/>
        <w:ind w:left="1080"/>
        <w:rPr>
          <w:rFonts w:ascii="Calibri" w:eastAsia="Times New Roman" w:hAnsi="Calibri" w:cs="Times New Roman"/>
          <w:sz w:val="21"/>
          <w:szCs w:val="21"/>
        </w:rPr>
      </w:pPr>
    </w:p>
    <w:p w:rsidR="00831D6C" w:rsidRPr="002652A3" w:rsidRDefault="00831D6C" w:rsidP="00831D6C">
      <w:pPr>
        <w:spacing w:after="0" w:line="360" w:lineRule="auto"/>
        <w:ind w:left="1080"/>
        <w:rPr>
          <w:rFonts w:ascii="Calibri" w:eastAsia="Times New Roman" w:hAnsi="Calibri" w:cs="Times New Roman"/>
          <w:b/>
          <w:sz w:val="20"/>
          <w:szCs w:val="20"/>
        </w:rPr>
      </w:pPr>
    </w:p>
    <w:tbl>
      <w:tblPr>
        <w:tblStyle w:val="LightGrid-Accent5"/>
        <w:tblW w:w="9284" w:type="dxa"/>
        <w:tblInd w:w="879" w:type="dxa"/>
        <w:tblLayout w:type="fixed"/>
        <w:tblLook w:val="04A0" w:firstRow="1" w:lastRow="0" w:firstColumn="1" w:lastColumn="0" w:noHBand="0" w:noVBand="1"/>
      </w:tblPr>
      <w:tblGrid>
        <w:gridCol w:w="1569"/>
        <w:gridCol w:w="6120"/>
        <w:gridCol w:w="1595"/>
      </w:tblGrid>
      <w:tr w:rsidR="00831D6C" w:rsidRPr="00514062" w:rsidTr="002264F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center"/>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Options</w:t>
            </w:r>
          </w:p>
        </w:tc>
        <w:tc>
          <w:tcPr>
            <w:tcW w:w="6120" w:type="dxa"/>
          </w:tcPr>
          <w:p w:rsidR="00831D6C" w:rsidRPr="00514062" w:rsidRDefault="00831D6C" w:rsidP="002264F5">
            <w:pPr>
              <w:spacing w:line="360" w:lineRule="auto"/>
              <w:ind w:left="342" w:right="126"/>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Notes</w:t>
            </w:r>
          </w:p>
        </w:tc>
        <w:tc>
          <w:tcPr>
            <w:tcW w:w="1595" w:type="dxa"/>
          </w:tcPr>
          <w:p w:rsidR="00831D6C" w:rsidRPr="00514062" w:rsidRDefault="00831D6C" w:rsidP="002264F5">
            <w:pPr>
              <w:spacing w:line="360" w:lineRule="auto"/>
              <w:ind w:left="198"/>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Authorization</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50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lastRenderedPageBreak/>
              <w:t>Digital Garage (Konbini)</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places their order. At the end of the shopper </w:t>
            </w:r>
            <w:proofErr w:type="gramStart"/>
            <w:r w:rsidRPr="00514062">
              <w:rPr>
                <w:rFonts w:ascii="Calibri" w:eastAsia="Times New Roman" w:hAnsi="Calibri" w:cs="Times New Roman"/>
                <w:bCs/>
                <w:color w:val="000000"/>
                <w:sz w:val="20"/>
                <w:szCs w:val="20"/>
              </w:rPr>
              <w:t>journey</w:t>
            </w:r>
            <w:proofErr w:type="gramEnd"/>
            <w:r w:rsidRPr="00514062">
              <w:rPr>
                <w:rFonts w:ascii="Calibri" w:eastAsia="Times New Roman" w:hAnsi="Calibri" w:cs="Times New Roman"/>
                <w:bCs/>
                <w:color w:val="000000"/>
                <w:sz w:val="20"/>
                <w:szCs w:val="20"/>
              </w:rPr>
              <w:t xml:space="preserve"> the shopper views a unique payment reference, along with instructions on how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w:t>
            </w:r>
            <w:proofErr w:type="gramStart"/>
            <w:r w:rsidRPr="00514062">
              <w:rPr>
                <w:rFonts w:ascii="Calibri" w:eastAsia="Times New Roman" w:hAnsi="Calibri" w:cs="Times New Roman"/>
                <w:bCs/>
                <w:color w:val="000000"/>
                <w:sz w:val="20"/>
                <w:szCs w:val="20"/>
              </w:rPr>
              <w:t>makes a note of the unique payment reference</w:t>
            </w:r>
            <w:proofErr w:type="gramEnd"/>
            <w:r w:rsidRPr="00514062">
              <w:rPr>
                <w:rFonts w:ascii="Calibri" w:eastAsia="Times New Roman" w:hAnsi="Calibri" w:cs="Times New Roman"/>
                <w:bCs/>
                <w:color w:val="000000"/>
                <w:sz w:val="20"/>
                <w:szCs w:val="20"/>
              </w:rPr>
              <w:t xml:space="preserve"> and visits their local convenience store.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At the convenience </w:t>
            </w:r>
            <w:proofErr w:type="gramStart"/>
            <w:r w:rsidRPr="00514062">
              <w:rPr>
                <w:rFonts w:ascii="Calibri" w:eastAsia="Times New Roman" w:hAnsi="Calibri" w:cs="Times New Roman"/>
                <w:bCs/>
                <w:color w:val="000000"/>
                <w:sz w:val="20"/>
                <w:szCs w:val="20"/>
              </w:rPr>
              <w:t>store</w:t>
            </w:r>
            <w:proofErr w:type="gramEnd"/>
            <w:r w:rsidRPr="00514062">
              <w:rPr>
                <w:rFonts w:ascii="Calibri" w:eastAsia="Times New Roman" w:hAnsi="Calibri" w:cs="Times New Roman"/>
                <w:bCs/>
                <w:color w:val="000000"/>
                <w:sz w:val="20"/>
                <w:szCs w:val="20"/>
              </w:rPr>
              <w:t xml:space="preserve"> the shopper inputs their unique payment reference and phone number into a kiosk. The terminal prints a payment </w:t>
            </w:r>
            <w:proofErr w:type="gramStart"/>
            <w:r w:rsidRPr="00514062">
              <w:rPr>
                <w:rFonts w:ascii="Calibri" w:eastAsia="Times New Roman" w:hAnsi="Calibri" w:cs="Times New Roman"/>
                <w:bCs/>
                <w:color w:val="000000"/>
                <w:sz w:val="20"/>
                <w:szCs w:val="20"/>
              </w:rPr>
              <w:t>slip which</w:t>
            </w:r>
            <w:proofErr w:type="gramEnd"/>
            <w:r w:rsidRPr="00514062">
              <w:rPr>
                <w:rFonts w:ascii="Calibri" w:eastAsia="Times New Roman" w:hAnsi="Calibri" w:cs="Times New Roman"/>
                <w:bCs/>
                <w:color w:val="000000"/>
                <w:sz w:val="20"/>
                <w:szCs w:val="20"/>
              </w:rPr>
              <w:t xml:space="preserve"> the shopper takes to the store till and pays in cash.</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 number of major convenience stores participate in the Konbini scheme, </w:t>
            </w:r>
            <w:r w:rsidR="00D400C9" w:rsidRPr="00514062">
              <w:rPr>
                <w:rFonts w:ascii="Calibri" w:eastAsia="Times New Roman" w:hAnsi="Calibri" w:cs="Times New Roman"/>
                <w:bCs/>
                <w:color w:val="000000"/>
                <w:sz w:val="20"/>
                <w:szCs w:val="20"/>
              </w:rPr>
              <w:t>including 7</w:t>
            </w:r>
            <w:r w:rsidRPr="00514062">
              <w:rPr>
                <w:rFonts w:ascii="Calibri" w:eastAsia="Times New Roman" w:hAnsi="Calibri" w:cs="Times New Roman"/>
                <w:bCs/>
                <w:color w:val="000000"/>
                <w:sz w:val="20"/>
                <w:szCs w:val="20"/>
              </w:rPr>
              <w:t>Eleven</w:t>
            </w:r>
            <w:proofErr w:type="gramStart"/>
            <w:r w:rsidRPr="00514062">
              <w:rPr>
                <w:rFonts w:ascii="Calibri" w:eastAsia="Times New Roman" w:hAnsi="Calibri" w:cs="Times New Roman"/>
                <w:bCs/>
                <w:color w:val="000000"/>
                <w:sz w:val="20"/>
                <w:szCs w:val="20"/>
              </w:rPr>
              <w:t>,  Lawson</w:t>
            </w:r>
            <w:proofErr w:type="gramEnd"/>
            <w:r w:rsidRPr="00514062">
              <w:rPr>
                <w:rFonts w:ascii="Calibri" w:eastAsia="Times New Roman" w:hAnsi="Calibri" w:cs="Times New Roman"/>
                <w:bCs/>
                <w:color w:val="000000"/>
                <w:sz w:val="20"/>
                <w:szCs w:val="20"/>
              </w:rPr>
              <w:t>, FamilyMart, Circle K Sunkus and Seicomart. Not all stores are automatically available to all merchants (please speak to your Worldpay support</w:t>
            </w:r>
            <w:r>
              <w:rPr>
                <w:rFonts w:ascii="Calibri" w:eastAsia="Times New Roman" w:hAnsi="Calibri" w:cs="Times New Roman"/>
                <w:bCs/>
                <w:color w:val="000000"/>
                <w:sz w:val="20"/>
                <w:szCs w:val="20"/>
              </w:rPr>
              <w:t xml:space="preserve"> contact for more information).</w:t>
            </w:r>
          </w:p>
        </w:tc>
        <w:tc>
          <w:tcPr>
            <w:tcW w:w="1595" w:type="dxa"/>
          </w:tcPr>
          <w:p w:rsidR="00831D6C" w:rsidRPr="00514062" w:rsidRDefault="00831D6C" w:rsidP="002264F5">
            <w:pPr>
              <w:spacing w:line="360" w:lineRule="auto"/>
              <w:ind w:left="468"/>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010000" w:firstRow="0" w:lastRow="0" w:firstColumn="0" w:lastColumn="0" w:oddVBand="0" w:evenVBand="0" w:oddHBand="0" w:evenHBand="1" w:firstRowFirstColumn="0" w:firstRowLastColumn="0" w:lastRowFirstColumn="0" w:lastRowLastColumn="0"/>
          <w:trHeight w:val="21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ATM Payment</w:t>
            </w:r>
          </w:p>
        </w:tc>
        <w:tc>
          <w:tcPr>
            <w:tcW w:w="6120" w:type="dxa"/>
          </w:tcPr>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places their order. At the end of the shopper journey the shopper </w:t>
            </w:r>
            <w:proofErr w:type="gramStart"/>
            <w:r w:rsidRPr="00514062">
              <w:rPr>
                <w:rFonts w:ascii="Calibri" w:eastAsia="Times New Roman" w:hAnsi="Calibri" w:cs="Times New Roman"/>
                <w:bCs/>
                <w:color w:val="000000"/>
                <w:sz w:val="20"/>
                <w:szCs w:val="20"/>
              </w:rPr>
              <w:t>is shown</w:t>
            </w:r>
            <w:proofErr w:type="gramEnd"/>
            <w:r w:rsidRPr="00514062">
              <w:rPr>
                <w:rFonts w:ascii="Calibri" w:eastAsia="Times New Roman" w:hAnsi="Calibri" w:cs="Times New Roman"/>
                <w:bCs/>
                <w:color w:val="000000"/>
                <w:sz w:val="20"/>
                <w:szCs w:val="20"/>
              </w:rPr>
              <w:t xml:space="preserve">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an ATM which is part of the Pay-Easy payment scheme</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Pay at an ATM of another </w:t>
            </w:r>
            <w:r>
              <w:rPr>
                <w:rFonts w:ascii="Calibri" w:eastAsia="Times New Roman" w:hAnsi="Calibri" w:cs="Times New Roman"/>
                <w:bCs/>
                <w:color w:val="000000"/>
                <w:sz w:val="20"/>
                <w:szCs w:val="20"/>
              </w:rPr>
              <w:t>institution</w:t>
            </w:r>
          </w:p>
        </w:tc>
        <w:tc>
          <w:tcPr>
            <w:tcW w:w="1595" w:type="dxa"/>
          </w:tcPr>
          <w:p w:rsidR="00831D6C" w:rsidRPr="00514062" w:rsidRDefault="00831D6C" w:rsidP="002264F5">
            <w:pPr>
              <w:spacing w:line="360" w:lineRule="auto"/>
              <w:ind w:left="468"/>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Internet Banking</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places their order. At the end of the shopper journey the shopper </w:t>
            </w:r>
            <w:proofErr w:type="gramStart"/>
            <w:r w:rsidRPr="00514062">
              <w:rPr>
                <w:rFonts w:ascii="Calibri" w:eastAsia="Times New Roman" w:hAnsi="Calibri" w:cs="Times New Roman"/>
                <w:bCs/>
                <w:color w:val="000000"/>
                <w:sz w:val="20"/>
                <w:szCs w:val="20"/>
              </w:rPr>
              <w:t>is shown</w:t>
            </w:r>
            <w:proofErr w:type="gramEnd"/>
            <w:r w:rsidRPr="00514062">
              <w:rPr>
                <w:rFonts w:ascii="Calibri" w:eastAsia="Times New Roman" w:hAnsi="Calibri" w:cs="Times New Roman"/>
                <w:bCs/>
                <w:color w:val="000000"/>
                <w:sz w:val="20"/>
                <w:szCs w:val="20"/>
              </w:rPr>
              <w:t xml:space="preserve">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which is part of the Pay-Easy payment scheme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of another institution</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then logs into their internet banking application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p>
        </w:tc>
        <w:tc>
          <w:tcPr>
            <w:tcW w:w="1595" w:type="dxa"/>
          </w:tcPr>
          <w:p w:rsidR="00831D6C" w:rsidRPr="00514062" w:rsidRDefault="00831D6C" w:rsidP="002264F5">
            <w:pPr>
              <w:spacing w:line="360" w:lineRule="auto"/>
              <w:ind w:left="252"/>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bl>
    <w:tbl>
      <w:tblPr>
        <w:tblStyle w:val="LightGrid-Accent51"/>
        <w:tblpPr w:leftFromText="180" w:rightFromText="180" w:vertAnchor="text" w:horzAnchor="margin" w:tblpXSpec="right" w:tblpY="113"/>
        <w:tblW w:w="0" w:type="auto"/>
        <w:tblLook w:val="04A0" w:firstRow="1" w:lastRow="0" w:firstColumn="1" w:lastColumn="0" w:noHBand="0" w:noVBand="1"/>
      </w:tblPr>
      <w:tblGrid>
        <w:gridCol w:w="4154"/>
        <w:gridCol w:w="4443"/>
      </w:tblGrid>
      <w:tr w:rsidR="00831D6C" w:rsidTr="001A3ACD">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4154" w:type="dxa"/>
          </w:tcPr>
          <w:p w:rsidR="00831D6C" w:rsidRPr="009D0934" w:rsidRDefault="00831D6C" w:rsidP="002264F5">
            <w:pPr>
              <w:spacing w:line="360" w:lineRule="auto"/>
              <w:ind w:left="450"/>
              <w:jc w:val="center"/>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Property</w:t>
            </w:r>
          </w:p>
        </w:tc>
        <w:tc>
          <w:tcPr>
            <w:tcW w:w="4443" w:type="dxa"/>
          </w:tcPr>
          <w:p w:rsidR="00831D6C" w:rsidRPr="009D0934" w:rsidRDefault="00831D6C" w:rsidP="002264F5">
            <w:pPr>
              <w:spacing w:line="360" w:lineRule="auto"/>
              <w:ind w:left="45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Description Value</w:t>
            </w:r>
          </w:p>
        </w:tc>
      </w:tr>
      <w:tr w:rsidR="00831D6C" w:rsidTr="005211C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154"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Payment Type</w:t>
            </w:r>
          </w:p>
        </w:tc>
        <w:tc>
          <w:tcPr>
            <w:tcW w:w="4443"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Post-Pay Voucher/Internet banking/ATM Payment</w:t>
            </w:r>
          </w:p>
        </w:tc>
      </w:tr>
      <w:tr w:rsidR="00831D6C" w:rsidTr="001A3ACD">
        <w:trPr>
          <w:cnfStyle w:val="000000010000" w:firstRow="0" w:lastRow="0" w:firstColumn="0" w:lastColumn="0" w:oddVBand="0" w:evenVBand="0" w:oddHBand="0" w:evenHBand="1"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4154"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Countries</w:t>
            </w:r>
          </w:p>
        </w:tc>
        <w:tc>
          <w:tcPr>
            <w:tcW w:w="4443"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Japan</w:t>
            </w:r>
          </w:p>
        </w:tc>
      </w:tr>
      <w:tr w:rsidR="00831D6C" w:rsidTr="001A3AC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154"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Acceptance Currencies</w:t>
            </w:r>
          </w:p>
        </w:tc>
        <w:tc>
          <w:tcPr>
            <w:tcW w:w="4443"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JPY</w:t>
            </w:r>
          </w:p>
        </w:tc>
      </w:tr>
      <w:tr w:rsidR="00831D6C" w:rsidTr="001A3ACD">
        <w:trPr>
          <w:cnfStyle w:val="000000010000" w:firstRow="0" w:lastRow="0" w:firstColumn="0" w:lastColumn="0" w:oddVBand="0" w:evenVBand="0" w:oddHBand="0" w:evenHBand="1"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4154"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Supported Languages</w:t>
            </w:r>
          </w:p>
        </w:tc>
        <w:tc>
          <w:tcPr>
            <w:tcW w:w="4443"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w:t>
            </w:r>
          </w:p>
        </w:tc>
      </w:tr>
    </w:tbl>
    <w:p w:rsidR="00D400C9" w:rsidRPr="00514062" w:rsidRDefault="00D400C9" w:rsidP="005211C8">
      <w:pPr>
        <w:spacing w:after="0" w:line="360" w:lineRule="auto"/>
        <w:rPr>
          <w:rFonts w:ascii="Calibri" w:eastAsia="Times New Roman" w:hAnsi="Calibri" w:cs="Times New Roman"/>
          <w:b/>
          <w:color w:val="000000"/>
          <w:sz w:val="20"/>
          <w:szCs w:val="20"/>
        </w:rPr>
      </w:pPr>
    </w:p>
    <w:p w:rsidR="00831D6C" w:rsidRDefault="00831D6C" w:rsidP="008A78A6">
      <w:pPr>
        <w:pStyle w:val="Heading4"/>
        <w:keepNext/>
        <w:keepLines/>
        <w:ind w:left="1800"/>
        <w:rPr>
          <w:iCs w:val="0"/>
        </w:rPr>
      </w:pPr>
      <w:bookmarkStart w:id="814" w:name="_Toc409710791"/>
      <w:bookmarkStart w:id="815" w:name="_Toc413668789"/>
      <w:r w:rsidRPr="00772E9A">
        <w:rPr>
          <w:iCs w:val="0"/>
        </w:rPr>
        <w:lastRenderedPageBreak/>
        <w:t>Request Attribute Mapping</w:t>
      </w:r>
      <w:bookmarkEnd w:id="814"/>
      <w:bookmarkEnd w:id="815"/>
    </w:p>
    <w:p w:rsidR="005211C8" w:rsidRPr="005211C8" w:rsidRDefault="005211C8" w:rsidP="005211C8"/>
    <w:p w:rsidR="00831D6C" w:rsidRDefault="00831D6C" w:rsidP="00831D6C">
      <w:pPr>
        <w:spacing w:line="240" w:lineRule="auto"/>
        <w:ind w:left="720"/>
      </w:pPr>
      <w:proofErr w:type="gramStart"/>
      <w:r>
        <w:t>&lt;?xml</w:t>
      </w:r>
      <w:proofErr w:type="gramEnd"/>
      <w:r>
        <w:t xml:space="preserve"> version="1.0" encoding="UTF-8"?&gt;</w:t>
      </w:r>
    </w:p>
    <w:p w:rsidR="00831D6C" w:rsidRDefault="00831D6C" w:rsidP="00831D6C">
      <w:pPr>
        <w:spacing w:line="240" w:lineRule="auto"/>
        <w:ind w:left="720"/>
      </w:pPr>
      <w:proofErr w:type="gramStart"/>
      <w:r>
        <w:t>&lt;!DOCTYPE</w:t>
      </w:r>
      <w:proofErr w:type="gramEnd"/>
      <w:r>
        <w:t xml:space="preserve"> paymentService PUBLIC "-//Bibit//DTD Bibit PaymentService v1//EN" "http://dtd.worldpay.com/paymentService_v1.dtd"&gt;</w:t>
      </w:r>
    </w:p>
    <w:p w:rsidR="00831D6C" w:rsidRDefault="00831D6C" w:rsidP="00831D6C">
      <w:pPr>
        <w:spacing w:line="240" w:lineRule="auto"/>
        <w:ind w:left="720"/>
      </w:pPr>
      <w:r>
        <w:t>&lt;paymentService merchantCode="</w:t>
      </w:r>
      <w:r w:rsidRPr="00B9456C">
        <w:t>SAPIENTNITROECOMMERCEV1</w:t>
      </w:r>
      <w:r>
        <w:t>" version="1.4"&gt;</w:t>
      </w:r>
    </w:p>
    <w:p w:rsidR="00831D6C" w:rsidRDefault="00831D6C" w:rsidP="00831D6C">
      <w:pPr>
        <w:spacing w:line="240" w:lineRule="auto"/>
        <w:ind w:left="720"/>
      </w:pPr>
      <w:r>
        <w:t xml:space="preserve">    &lt;</w:t>
      </w:r>
      <w:proofErr w:type="gramStart"/>
      <w:r>
        <w:t>submit</w:t>
      </w:r>
      <w:proofErr w:type="gramEnd"/>
      <w:r>
        <w:t>&gt;</w:t>
      </w:r>
    </w:p>
    <w:p w:rsidR="00831D6C" w:rsidRDefault="00831D6C" w:rsidP="00831D6C">
      <w:pPr>
        <w:spacing w:line="240" w:lineRule="auto"/>
        <w:ind w:left="720"/>
      </w:pPr>
      <w:r>
        <w:t xml:space="preserve">        &lt;order orderCode="ORDERCODE"&gt;</w:t>
      </w:r>
    </w:p>
    <w:p w:rsidR="00831D6C" w:rsidRDefault="00831D6C" w:rsidP="00831D6C">
      <w:pPr>
        <w:spacing w:line="240" w:lineRule="auto"/>
        <w:ind w:left="720"/>
      </w:pPr>
      <w:r>
        <w:t xml:space="preserve">            &lt;</w:t>
      </w:r>
      <w:proofErr w:type="gramStart"/>
      <w:r>
        <w:t>description&gt;</w:t>
      </w:r>
      <w:proofErr w:type="gramEnd"/>
      <w:r>
        <w:t>Description here&lt;/description&gt;</w:t>
      </w:r>
    </w:p>
    <w:p w:rsidR="00831D6C" w:rsidRDefault="00831D6C" w:rsidP="00831D6C">
      <w:pPr>
        <w:spacing w:line="240" w:lineRule="auto"/>
        <w:ind w:left="720"/>
      </w:pPr>
      <w:r>
        <w:t xml:space="preserve">            &lt;amount currencyCode="JPY" value="100" exponent="0"/&gt;</w:t>
      </w:r>
    </w:p>
    <w:p w:rsidR="00831D6C" w:rsidRDefault="00831D6C" w:rsidP="00831D6C">
      <w:pPr>
        <w:spacing w:line="240" w:lineRule="auto"/>
        <w:ind w:left="720"/>
      </w:pPr>
      <w:r>
        <w:t xml:space="preserve">            &lt;</w:t>
      </w:r>
      <w:proofErr w:type="gramStart"/>
      <w:r>
        <w:t>orderContent</w:t>
      </w:r>
      <w:proofErr w:type="gramEnd"/>
      <w:r>
        <w:t>&gt;</w:t>
      </w:r>
    </w:p>
    <w:p w:rsidR="00831D6C" w:rsidRDefault="00831D6C" w:rsidP="00831D6C">
      <w:pPr>
        <w:spacing w:line="240" w:lineRule="auto"/>
        <w:ind w:left="720"/>
      </w:pPr>
      <w:r>
        <w:t xml:space="preserve">                </w:t>
      </w:r>
      <w:proofErr w:type="gramStart"/>
      <w:r>
        <w:t>&lt;![</w:t>
      </w:r>
      <w:proofErr w:type="gramEnd"/>
      <w:r>
        <w:t>CDATA[      ]]&gt;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t xml:space="preserve">            &lt;</w:t>
      </w:r>
      <w:proofErr w:type="gramStart"/>
      <w:r>
        <w:t>paymentDetails</w:t>
      </w:r>
      <w:proofErr w:type="gramEnd"/>
      <w:r>
        <w:t>&gt;</w:t>
      </w:r>
    </w:p>
    <w:p w:rsidR="00831D6C" w:rsidRDefault="00831D6C" w:rsidP="00831D6C">
      <w:pPr>
        <w:spacing w:line="240" w:lineRule="auto"/>
        <w:ind w:left="720"/>
      </w:pPr>
      <w:r>
        <w:t xml:space="preserve">                &lt;KONBINI-SSL shopperCountryCode="JP"&gt;                   </w:t>
      </w:r>
    </w:p>
    <w:p w:rsidR="00831D6C" w:rsidRDefault="00831D6C" w:rsidP="00831D6C">
      <w:pPr>
        <w:spacing w:line="240" w:lineRule="auto"/>
        <w:ind w:left="720"/>
      </w:pPr>
      <w:r>
        <w:t xml:space="preserve">&lt;successURL&gt;http://www.worldpay.com/?successURL&lt;/successURL&gt;                    </w:t>
      </w:r>
    </w:p>
    <w:p w:rsidR="00831D6C" w:rsidRDefault="00831D6C" w:rsidP="00831D6C">
      <w:pPr>
        <w:spacing w:line="240" w:lineRule="auto"/>
        <w:ind w:left="720"/>
      </w:pPr>
      <w:r>
        <w:t xml:space="preserve">&lt;cancelURL&gt;http://www.worldpay.com/?cancelURL&lt;/cancelURL&gt;                    </w:t>
      </w:r>
    </w:p>
    <w:p w:rsidR="00831D6C" w:rsidRDefault="00831D6C" w:rsidP="00831D6C">
      <w:pPr>
        <w:spacing w:line="240" w:lineRule="auto"/>
        <w:ind w:left="720"/>
      </w:pPr>
      <w:r>
        <w:t>&lt;pendingURL&gt;http://www.worldpay.com/?pendingURL&lt;/pendingURL&gt;</w:t>
      </w:r>
    </w:p>
    <w:p w:rsidR="00831D6C" w:rsidRDefault="00831D6C" w:rsidP="00831D6C">
      <w:pPr>
        <w:spacing w:line="240" w:lineRule="auto"/>
        <w:ind w:left="720"/>
      </w:pPr>
      <w:r>
        <w:t xml:space="preserve">                &lt;/KONBINI-SSL&gt;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w:t>
      </w:r>
      <w:proofErr w:type="gramStart"/>
      <w:r>
        <w:t>shopper</w:t>
      </w:r>
      <w:proofErr w:type="gramEnd"/>
      <w:r>
        <w:t xml:space="preserve">&gt;              </w:t>
      </w:r>
    </w:p>
    <w:p w:rsidR="00831D6C" w:rsidRDefault="00831D6C" w:rsidP="00831D6C">
      <w:pPr>
        <w:spacing w:line="240" w:lineRule="auto"/>
        <w:ind w:left="720"/>
      </w:pPr>
      <w:r>
        <w:t>&lt;shopperEmailAddress&gt;shopper@worldpay.com&lt;/shopperEmailAddress&gt;</w:t>
      </w:r>
    </w:p>
    <w:p w:rsidR="00831D6C" w:rsidRDefault="00831D6C" w:rsidP="00831D6C">
      <w:pPr>
        <w:spacing w:line="240" w:lineRule="auto"/>
        <w:ind w:left="720"/>
      </w:pPr>
      <w:r>
        <w:t xml:space="preserve">            &lt;/shopper&gt;</w:t>
      </w:r>
    </w:p>
    <w:p w:rsidR="00831D6C" w:rsidRDefault="00831D6C" w:rsidP="00831D6C">
      <w:pPr>
        <w:spacing w:line="240" w:lineRule="auto"/>
        <w:ind w:left="720"/>
      </w:pPr>
      <w:r>
        <w:t xml:space="preserve">            &lt;</w:t>
      </w:r>
      <w:proofErr w:type="gramStart"/>
      <w:r>
        <w:t>shippingAddress</w:t>
      </w:r>
      <w:proofErr w:type="gramEnd"/>
      <w:r>
        <w:t>&gt;</w:t>
      </w:r>
    </w:p>
    <w:p w:rsidR="00831D6C" w:rsidRDefault="00831D6C" w:rsidP="00831D6C">
      <w:pPr>
        <w:spacing w:line="240" w:lineRule="auto"/>
        <w:ind w:left="720"/>
      </w:pPr>
      <w:r>
        <w:t xml:space="preserve">                &lt;</w:t>
      </w:r>
      <w:proofErr w:type="gramStart"/>
      <w:r>
        <w:t>address</w:t>
      </w:r>
      <w:proofErr w:type="gramEnd"/>
      <w:r>
        <w:t>&gt;</w:t>
      </w:r>
    </w:p>
    <w:p w:rsidR="00831D6C" w:rsidRDefault="00831D6C" w:rsidP="00831D6C">
      <w:pPr>
        <w:spacing w:line="240" w:lineRule="auto"/>
        <w:ind w:left="720"/>
      </w:pPr>
      <w:r>
        <w:t xml:space="preserve"> &lt;</w:t>
      </w:r>
      <w:proofErr w:type="gramStart"/>
      <w:r>
        <w:t>firstName&gt;</w:t>
      </w:r>
      <w:proofErr w:type="gramEnd"/>
      <w:r>
        <w:t>Doe&lt;/firstName&gt;</w:t>
      </w:r>
    </w:p>
    <w:p w:rsidR="00831D6C" w:rsidRDefault="00831D6C" w:rsidP="00831D6C">
      <w:pPr>
        <w:spacing w:line="240" w:lineRule="auto"/>
        <w:ind w:left="720"/>
      </w:pPr>
      <w:r>
        <w:t xml:space="preserve">     &lt;</w:t>
      </w:r>
      <w:proofErr w:type="gramStart"/>
      <w:r>
        <w:t>lastName&gt;</w:t>
      </w:r>
      <w:proofErr w:type="gramEnd"/>
      <w:r>
        <w:t>John&lt;/lastName&gt;</w:t>
      </w:r>
    </w:p>
    <w:p w:rsidR="00831D6C" w:rsidRDefault="00831D6C" w:rsidP="00831D6C">
      <w:pPr>
        <w:spacing w:line="240" w:lineRule="auto"/>
        <w:ind w:left="720"/>
      </w:pPr>
      <w:r>
        <w:t xml:space="preserve">                &lt;address1&gt;Main Street 3453&lt;/address1&gt;</w:t>
      </w:r>
    </w:p>
    <w:p w:rsidR="00831D6C" w:rsidRDefault="00831D6C" w:rsidP="00831D6C">
      <w:pPr>
        <w:spacing w:line="240" w:lineRule="auto"/>
        <w:ind w:left="720"/>
      </w:pPr>
      <w:r>
        <w:t xml:space="preserve">                 &lt;</w:t>
      </w:r>
      <w:proofErr w:type="gramStart"/>
      <w:r>
        <w:t>postalCode&gt;</w:t>
      </w:r>
      <w:proofErr w:type="gramEnd"/>
      <w:r>
        <w:t>74564&lt;/postalCode&gt;</w:t>
      </w:r>
    </w:p>
    <w:p w:rsidR="00831D6C" w:rsidRDefault="00831D6C" w:rsidP="00831D6C">
      <w:pPr>
        <w:spacing w:line="240" w:lineRule="auto"/>
        <w:ind w:left="720"/>
      </w:pPr>
      <w:r>
        <w:t xml:space="preserve">                &lt;</w:t>
      </w:r>
      <w:proofErr w:type="gramStart"/>
      <w:r>
        <w:t>city&gt;</w:t>
      </w:r>
      <w:proofErr w:type="gramEnd"/>
      <w:r>
        <w:t>Tokyo&lt;/city&gt;</w:t>
      </w:r>
    </w:p>
    <w:p w:rsidR="00831D6C" w:rsidRDefault="00831D6C" w:rsidP="00831D6C">
      <w:pPr>
        <w:spacing w:line="240" w:lineRule="auto"/>
        <w:ind w:left="720"/>
      </w:pPr>
      <w:r>
        <w:lastRenderedPageBreak/>
        <w:t xml:space="preserve">                &lt;</w:t>
      </w:r>
      <w:proofErr w:type="gramStart"/>
      <w:r>
        <w:t>countryCode&gt;</w:t>
      </w:r>
      <w:proofErr w:type="gramEnd"/>
      <w:r>
        <w:t>JP&lt;/countryCode&gt;</w:t>
      </w:r>
    </w:p>
    <w:p w:rsidR="00831D6C" w:rsidRDefault="00831D6C" w:rsidP="00831D6C">
      <w:pPr>
        <w:spacing w:line="240" w:lineRule="auto"/>
        <w:ind w:left="720"/>
      </w:pPr>
      <w:r>
        <w:t xml:space="preserve">                &lt;</w:t>
      </w:r>
      <w:proofErr w:type="gramStart"/>
      <w:r>
        <w:t>telephoneNumber&gt;</w:t>
      </w:r>
      <w:proofErr w:type="gramEnd"/>
      <w:r>
        <w:t>08012534568&lt;/telephoneNumber&gt;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&lt;/order&gt;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&lt;/paymentService&gt;</w:t>
      </w:r>
    </w:p>
    <w:p w:rsidR="00831D6C" w:rsidRPr="00B93A33" w:rsidRDefault="00831D6C" w:rsidP="00831D6C">
      <w:pPr>
        <w:spacing w:line="240" w:lineRule="auto"/>
        <w:ind w:left="720"/>
      </w:pPr>
    </w:p>
    <w:p w:rsidR="00831D6C" w:rsidRPr="00772E9A" w:rsidRDefault="00831D6C" w:rsidP="008A78A6">
      <w:pPr>
        <w:pStyle w:val="Heading4"/>
        <w:keepNext/>
        <w:keepLines/>
        <w:ind w:left="1800"/>
        <w:rPr>
          <w:iCs w:val="0"/>
        </w:rPr>
      </w:pPr>
      <w:bookmarkStart w:id="816" w:name="_Toc409710792"/>
      <w:bookmarkStart w:id="817" w:name="_Toc413668790"/>
      <w:r w:rsidRPr="00772E9A">
        <w:rPr>
          <w:iCs w:val="0"/>
        </w:rPr>
        <w:t>Response Attribute Mapping</w:t>
      </w:r>
      <w:bookmarkEnd w:id="816"/>
      <w:bookmarkEnd w:id="817"/>
    </w:p>
    <w:p w:rsidR="00831D6C" w:rsidRDefault="00831D6C" w:rsidP="00831D6C">
      <w:pPr>
        <w:ind w:left="576"/>
      </w:pPr>
      <w:proofErr w:type="gramStart"/>
      <w:r>
        <w:t>&lt;?xml</w:t>
      </w:r>
      <w:proofErr w:type="gramEnd"/>
      <w:r>
        <w:t xml:space="preserve"> version="1.0" encoding="UTF-8"?&gt;</w:t>
      </w:r>
    </w:p>
    <w:p w:rsidR="00831D6C" w:rsidRDefault="00831D6C" w:rsidP="00831D6C">
      <w:pPr>
        <w:ind w:left="576"/>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831D6C" w:rsidRDefault="00831D6C" w:rsidP="00831D6C">
      <w:pPr>
        <w:ind w:left="576"/>
      </w:pPr>
      <w:r>
        <w:t xml:space="preserve">                                "http://dtd.worldpay.com/paymentService_v1.dtd"&gt;</w:t>
      </w:r>
    </w:p>
    <w:p w:rsidR="00831D6C" w:rsidRDefault="00831D6C" w:rsidP="00831D6C">
      <w:pPr>
        <w:ind w:left="576"/>
      </w:pPr>
      <w:r>
        <w:t>&lt;paymentService version="1.4" merchantCode="SAPIENTNITROECOMMERCEV1"&gt;</w:t>
      </w:r>
    </w:p>
    <w:p w:rsidR="00831D6C" w:rsidRDefault="00831D6C" w:rsidP="00831D6C">
      <w:pPr>
        <w:ind w:left="576"/>
      </w:pPr>
      <w:r>
        <w:t xml:space="preserve">    &lt;</w:t>
      </w:r>
      <w:proofErr w:type="gramStart"/>
      <w:r>
        <w:t>reply</w:t>
      </w:r>
      <w:proofErr w:type="gramEnd"/>
      <w:r>
        <w:t>&gt;</w:t>
      </w:r>
    </w:p>
    <w:p w:rsidR="00831D6C" w:rsidRDefault="00831D6C" w:rsidP="00831D6C">
      <w:pPr>
        <w:ind w:left="576"/>
      </w:pPr>
      <w:r>
        <w:t xml:space="preserve">        &lt;orderStatus orderCode="ORDERCODE"&gt;</w:t>
      </w:r>
    </w:p>
    <w:p w:rsidR="00831D6C" w:rsidRDefault="00831D6C" w:rsidP="00831D6C">
      <w:pPr>
        <w:ind w:left="576"/>
      </w:pPr>
      <w:r>
        <w:t xml:space="preserve">            &lt;</w:t>
      </w:r>
      <w:proofErr w:type="gramStart"/>
      <w:r>
        <w:t>reference</w:t>
      </w:r>
      <w:proofErr w:type="gramEnd"/>
      <w:r>
        <w:t xml:space="preserve"> id="3020978183"&gt;https://secure-test.worldpay.com/jsp/test/shopper/APMSTSimulator.jsp?customerRef=3018125177&amp;amp;paymentMethod=KONBINI&lt;/reference&gt;</w:t>
      </w:r>
    </w:p>
    <w:p w:rsidR="00831D6C" w:rsidRDefault="00831D6C" w:rsidP="00831D6C">
      <w:pPr>
        <w:ind w:left="576"/>
      </w:pPr>
      <w:r>
        <w:t xml:space="preserve">        &lt;/orderStatus&gt;</w:t>
      </w:r>
    </w:p>
    <w:p w:rsidR="00831D6C" w:rsidRDefault="00831D6C" w:rsidP="00831D6C">
      <w:pPr>
        <w:ind w:left="576"/>
      </w:pPr>
      <w:r>
        <w:t xml:space="preserve">    &lt;/reply&gt;</w:t>
      </w:r>
    </w:p>
    <w:p w:rsidR="00831D6C" w:rsidRPr="00B93A33" w:rsidRDefault="00831D6C" w:rsidP="00831D6C">
      <w:pPr>
        <w:ind w:left="576"/>
      </w:pPr>
      <w:r>
        <w:t>&lt;/paymentService&gt;</w:t>
      </w:r>
    </w:p>
    <w:p w:rsidR="00831D6C" w:rsidRDefault="00831D6C" w:rsidP="00831D6C">
      <w:pPr>
        <w:rPr>
          <w:rFonts w:ascii="Calibri" w:eastAsia="Times New Roman" w:hAnsi="Calibri" w:cs="Times New Roman"/>
          <w:b/>
          <w:color w:val="000000"/>
          <w:sz w:val="20"/>
          <w:szCs w:val="20"/>
        </w:rPr>
      </w:pPr>
    </w:p>
    <w:p w:rsidR="00831D6C" w:rsidRPr="005211C8" w:rsidRDefault="00831D6C" w:rsidP="00F61D5D">
      <w:pPr>
        <w:pStyle w:val="Heading3"/>
        <w:keepNext/>
        <w:keepLines/>
        <w:numPr>
          <w:ilvl w:val="2"/>
          <w:numId w:val="47"/>
        </w:numPr>
        <w:pBdr>
          <w:bottom w:val="none" w:sz="0" w:space="0" w:color="auto"/>
        </w:pBdr>
        <w:spacing w:line="276" w:lineRule="auto"/>
        <w:ind w:left="1764"/>
        <w:rPr>
          <w:i w:val="0"/>
          <w:color w:val="auto"/>
          <w:sz w:val="24"/>
          <w:szCs w:val="24"/>
        </w:rPr>
      </w:pPr>
      <w:bookmarkStart w:id="818" w:name="_Toc409710793"/>
      <w:bookmarkStart w:id="819" w:name="_Toc413668791"/>
      <w:bookmarkStart w:id="820" w:name="_Toc8312222"/>
      <w:r w:rsidRPr="005211C8">
        <w:rPr>
          <w:i w:val="0"/>
          <w:color w:val="auto"/>
          <w:sz w:val="24"/>
          <w:szCs w:val="24"/>
        </w:rPr>
        <w:t>Poli</w:t>
      </w:r>
      <w:bookmarkEnd w:id="818"/>
      <w:bookmarkEnd w:id="819"/>
      <w:bookmarkEnd w:id="820"/>
    </w:p>
    <w:p w:rsidR="00831D6C" w:rsidRPr="005211C8" w:rsidRDefault="00831D6C" w:rsidP="00831D6C">
      <w:pPr>
        <w:pStyle w:val="NormalWeb"/>
        <w:spacing w:before="120" w:after="0"/>
        <w:ind w:left="708"/>
        <w:rPr>
          <w:rFonts w:ascii="Calibri" w:hAnsi="Calibri"/>
          <w:sz w:val="21"/>
          <w:szCs w:val="21"/>
        </w:rPr>
      </w:pPr>
      <w:r w:rsidRPr="005211C8">
        <w:rPr>
          <w:rFonts w:ascii="Calibri" w:hAnsi="Calibri"/>
          <w:sz w:val="21"/>
          <w:szCs w:val="21"/>
        </w:rPr>
        <w:t xml:space="preserve">POLi is real-time </w:t>
      </w:r>
      <w:proofErr w:type="gramStart"/>
      <w:r w:rsidRPr="005211C8">
        <w:rPr>
          <w:rFonts w:ascii="Calibri" w:hAnsi="Calibri"/>
          <w:sz w:val="21"/>
          <w:szCs w:val="21"/>
        </w:rPr>
        <w:t>bank transfer payment method</w:t>
      </w:r>
      <w:proofErr w:type="gramEnd"/>
      <w:r w:rsidRPr="005211C8">
        <w:rPr>
          <w:rFonts w:ascii="Calibri" w:hAnsi="Calibri"/>
          <w:sz w:val="21"/>
          <w:szCs w:val="21"/>
        </w:rPr>
        <w:t xml:space="preserve"> that shoppers can use to make real-time payments directly from their online bank account.</w:t>
      </w:r>
    </w:p>
    <w:p w:rsidR="00831D6C" w:rsidRPr="005211C8" w:rsidRDefault="00831D6C" w:rsidP="00831D6C">
      <w:pPr>
        <w:pStyle w:val="NormalWeb"/>
        <w:spacing w:before="120" w:after="0"/>
        <w:ind w:left="708"/>
        <w:rPr>
          <w:rFonts w:ascii="Calibri" w:hAnsi="Calibri"/>
          <w:sz w:val="21"/>
          <w:szCs w:val="21"/>
        </w:rPr>
      </w:pPr>
      <w:r w:rsidRPr="005211C8">
        <w:rPr>
          <w:rFonts w:ascii="Calibri" w:hAnsi="Calibri"/>
          <w:sz w:val="21"/>
          <w:szCs w:val="21"/>
        </w:rPr>
        <w:t>To make a payment by using this method:</w:t>
      </w:r>
    </w:p>
    <w:p w:rsidR="00831D6C" w:rsidRPr="005211C8" w:rsidRDefault="00831D6C" w:rsidP="00B761DF">
      <w:pPr>
        <w:pStyle w:val="NormalWeb"/>
        <w:numPr>
          <w:ilvl w:val="0"/>
          <w:numId w:val="38"/>
        </w:numPr>
        <w:spacing w:before="120" w:after="0" w:line="240" w:lineRule="auto"/>
        <w:ind w:left="1773"/>
        <w:rPr>
          <w:rFonts w:ascii="Calibri" w:hAnsi="Calibri"/>
          <w:sz w:val="21"/>
          <w:szCs w:val="21"/>
        </w:rPr>
      </w:pPr>
      <w:r w:rsidRPr="005211C8">
        <w:rPr>
          <w:rFonts w:ascii="Calibri" w:hAnsi="Calibri"/>
          <w:sz w:val="21"/>
          <w:szCs w:val="21"/>
        </w:rPr>
        <w:t>On the payment pa</w:t>
      </w:r>
      <w:r w:rsidR="00DF25C7" w:rsidRPr="005211C8">
        <w:rPr>
          <w:rFonts w:ascii="Calibri" w:hAnsi="Calibri"/>
          <w:sz w:val="21"/>
          <w:szCs w:val="21"/>
        </w:rPr>
        <w:t>ge, the shopper selects the Poli</w:t>
      </w:r>
      <w:r w:rsidRPr="005211C8">
        <w:rPr>
          <w:rFonts w:ascii="Calibri" w:hAnsi="Calibri"/>
          <w:sz w:val="21"/>
          <w:szCs w:val="21"/>
        </w:rPr>
        <w:t xml:space="preserve"> payment method. The s</w:t>
      </w:r>
      <w:r w:rsidR="00DF25C7" w:rsidRPr="005211C8">
        <w:rPr>
          <w:rFonts w:ascii="Calibri" w:hAnsi="Calibri"/>
          <w:sz w:val="21"/>
          <w:szCs w:val="21"/>
        </w:rPr>
        <w:t xml:space="preserve">hopper </w:t>
      </w:r>
      <w:proofErr w:type="gramStart"/>
      <w:r w:rsidR="00DF25C7" w:rsidRPr="005211C8">
        <w:rPr>
          <w:rFonts w:ascii="Calibri" w:hAnsi="Calibri"/>
          <w:sz w:val="21"/>
          <w:szCs w:val="21"/>
        </w:rPr>
        <w:t>is redirected</w:t>
      </w:r>
      <w:proofErr w:type="gramEnd"/>
      <w:r w:rsidR="00DF25C7" w:rsidRPr="005211C8">
        <w:rPr>
          <w:rFonts w:ascii="Calibri" w:hAnsi="Calibri"/>
          <w:sz w:val="21"/>
          <w:szCs w:val="21"/>
        </w:rPr>
        <w:t xml:space="preserve"> to the Poli</w:t>
      </w:r>
      <w:r w:rsidRPr="005211C8">
        <w:rPr>
          <w:rFonts w:ascii="Calibri" w:hAnsi="Calibri"/>
          <w:sz w:val="21"/>
          <w:szCs w:val="21"/>
        </w:rPr>
        <w:t xml:space="preserve"> website.</w:t>
      </w:r>
    </w:p>
    <w:p w:rsidR="00831D6C" w:rsidRPr="005211C8" w:rsidRDefault="00831D6C" w:rsidP="00B761DF">
      <w:pPr>
        <w:pStyle w:val="NormalWeb"/>
        <w:numPr>
          <w:ilvl w:val="0"/>
          <w:numId w:val="38"/>
        </w:numPr>
        <w:spacing w:before="120" w:after="0" w:line="240" w:lineRule="auto"/>
        <w:ind w:left="1773"/>
        <w:rPr>
          <w:rFonts w:ascii="Calibri" w:hAnsi="Calibri"/>
          <w:sz w:val="21"/>
          <w:szCs w:val="21"/>
        </w:rPr>
      </w:pPr>
      <w:r w:rsidRPr="005211C8">
        <w:rPr>
          <w:rFonts w:ascii="Calibri" w:hAnsi="Calibri"/>
          <w:sz w:val="21"/>
          <w:szCs w:val="21"/>
        </w:rPr>
        <w:t xml:space="preserve">The shopper selects the bank from which the payment </w:t>
      </w:r>
      <w:proofErr w:type="gramStart"/>
      <w:r w:rsidRPr="005211C8">
        <w:rPr>
          <w:rFonts w:ascii="Calibri" w:hAnsi="Calibri"/>
          <w:sz w:val="21"/>
          <w:szCs w:val="21"/>
        </w:rPr>
        <w:t>must be made</w:t>
      </w:r>
      <w:proofErr w:type="gramEnd"/>
      <w:r w:rsidRPr="005211C8">
        <w:rPr>
          <w:rFonts w:ascii="Calibri" w:hAnsi="Calibri"/>
          <w:sz w:val="21"/>
          <w:szCs w:val="21"/>
        </w:rPr>
        <w:t xml:space="preserve">. The shopper </w:t>
      </w:r>
      <w:proofErr w:type="gramStart"/>
      <w:r w:rsidRPr="005211C8">
        <w:rPr>
          <w:rFonts w:ascii="Calibri" w:hAnsi="Calibri"/>
          <w:sz w:val="21"/>
          <w:szCs w:val="21"/>
        </w:rPr>
        <w:t>is redirected</w:t>
      </w:r>
      <w:proofErr w:type="gramEnd"/>
      <w:r w:rsidRPr="005211C8">
        <w:rPr>
          <w:rFonts w:ascii="Calibri" w:hAnsi="Calibri"/>
          <w:sz w:val="21"/>
          <w:szCs w:val="21"/>
        </w:rPr>
        <w:t xml:space="preserve"> to the website of the bank.</w:t>
      </w:r>
    </w:p>
    <w:p w:rsidR="00831D6C" w:rsidRPr="005211C8" w:rsidRDefault="00831D6C" w:rsidP="00B761DF">
      <w:pPr>
        <w:pStyle w:val="NormalWeb"/>
        <w:numPr>
          <w:ilvl w:val="0"/>
          <w:numId w:val="38"/>
        </w:numPr>
        <w:spacing w:before="120" w:after="0" w:line="240" w:lineRule="auto"/>
        <w:ind w:left="1773"/>
        <w:rPr>
          <w:rFonts w:ascii="Calibri" w:hAnsi="Calibri"/>
          <w:sz w:val="21"/>
          <w:szCs w:val="21"/>
        </w:rPr>
      </w:pPr>
      <w:r w:rsidRPr="005211C8">
        <w:rPr>
          <w:rFonts w:ascii="Calibri" w:hAnsi="Calibri"/>
          <w:sz w:val="21"/>
          <w:szCs w:val="21"/>
        </w:rPr>
        <w:t>The shopper logs on to the bank and makes the payment.</w:t>
      </w:r>
    </w:p>
    <w:p w:rsidR="00831D6C" w:rsidRPr="005211C8" w:rsidRDefault="00831D6C" w:rsidP="00831D6C">
      <w:pPr>
        <w:spacing w:before="120" w:after="0" w:line="240" w:lineRule="auto"/>
        <w:rPr>
          <w:rFonts w:ascii="Calibri" w:eastAsia="Times New Roman" w:hAnsi="Calibri" w:cs="Times New Roman"/>
          <w:b/>
          <w:sz w:val="21"/>
          <w:szCs w:val="21"/>
        </w:rPr>
      </w:pPr>
    </w:p>
    <w:p w:rsidR="00831D6C" w:rsidRPr="005211C8" w:rsidRDefault="00831D6C" w:rsidP="00831D6C">
      <w:pPr>
        <w:spacing w:before="120" w:after="0" w:line="240" w:lineRule="auto"/>
        <w:ind w:firstLine="708"/>
        <w:rPr>
          <w:rFonts w:asciiTheme="majorHAnsi" w:eastAsiaTheme="majorEastAsia" w:hAnsiTheme="majorHAnsi" w:cstheme="majorBidi"/>
          <w:b/>
          <w:bCs/>
          <w:i/>
          <w:iCs/>
        </w:rPr>
      </w:pPr>
      <w:r w:rsidRPr="005211C8">
        <w:rPr>
          <w:rFonts w:asciiTheme="majorHAnsi" w:eastAsiaTheme="majorEastAsia" w:hAnsiTheme="majorHAnsi" w:cstheme="majorBidi"/>
          <w:b/>
          <w:bCs/>
          <w:i/>
          <w:iCs/>
        </w:rPr>
        <w:t>Payment method properties</w:t>
      </w:r>
    </w:p>
    <w:p w:rsidR="00831D6C" w:rsidRPr="005211C8" w:rsidRDefault="00831D6C" w:rsidP="00831D6C">
      <w:pPr>
        <w:pStyle w:val="NormalWeb"/>
        <w:spacing w:before="120" w:after="0"/>
        <w:ind w:firstLine="708"/>
        <w:rPr>
          <w:rFonts w:ascii="Calibri" w:hAnsi="Calibri"/>
          <w:sz w:val="21"/>
          <w:szCs w:val="21"/>
        </w:rPr>
      </w:pPr>
      <w:r w:rsidRPr="005211C8">
        <w:rPr>
          <w:rFonts w:ascii="Calibri" w:hAnsi="Calibri"/>
          <w:sz w:val="21"/>
          <w:szCs w:val="21"/>
        </w:rPr>
        <w:t xml:space="preserve">The properties for this payment method </w:t>
      </w:r>
      <w:proofErr w:type="gramStart"/>
      <w:r w:rsidRPr="005211C8">
        <w:rPr>
          <w:rFonts w:ascii="Calibri" w:hAnsi="Calibri"/>
          <w:sz w:val="21"/>
          <w:szCs w:val="21"/>
        </w:rPr>
        <w:t>are described</w:t>
      </w:r>
      <w:proofErr w:type="gramEnd"/>
      <w:r w:rsidRPr="005211C8">
        <w:rPr>
          <w:rFonts w:ascii="Calibri" w:hAnsi="Calibri"/>
          <w:sz w:val="21"/>
          <w:szCs w:val="21"/>
        </w:rPr>
        <w:t xml:space="preserve"> in the following table.</w:t>
      </w:r>
    </w:p>
    <w:p w:rsidR="00831D6C" w:rsidRDefault="00831D6C" w:rsidP="00831D6C">
      <w:pPr>
        <w:pStyle w:val="NormalWeb"/>
        <w:spacing w:before="120" w:after="0"/>
        <w:rPr>
          <w:rFonts w:ascii="Calibri" w:hAnsi="Calibri"/>
          <w:color w:val="393939"/>
          <w:sz w:val="21"/>
          <w:szCs w:val="21"/>
        </w:rPr>
      </w:pPr>
    </w:p>
    <w:tbl>
      <w:tblPr>
        <w:tblStyle w:val="LightGrid-Accent51"/>
        <w:tblW w:w="4584" w:type="pct"/>
        <w:tblInd w:w="828" w:type="dxa"/>
        <w:tblLook w:val="04A0" w:firstRow="1" w:lastRow="0" w:firstColumn="1" w:lastColumn="0" w:noHBand="0" w:noVBand="1"/>
      </w:tblPr>
      <w:tblGrid>
        <w:gridCol w:w="2515"/>
        <w:gridCol w:w="6402"/>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Pr="00772E9A" w:rsidRDefault="00831D6C" w:rsidP="002264F5">
            <w:pPr>
              <w:spacing w:before="150"/>
              <w:jc w:val="center"/>
              <w:rPr>
                <w:rFonts w:ascii="Calibri" w:hAnsi="Calibri"/>
                <w:color w:val="000000"/>
                <w:sz w:val="20"/>
                <w:szCs w:val="20"/>
              </w:rPr>
            </w:pPr>
            <w:r w:rsidRPr="00772E9A">
              <w:rPr>
                <w:rFonts w:ascii="Calibri" w:hAnsi="Calibri"/>
                <w:bCs w:val="0"/>
                <w:color w:val="000000"/>
                <w:sz w:val="20"/>
                <w:szCs w:val="20"/>
              </w:rPr>
              <w:t>Property</w:t>
            </w:r>
          </w:p>
        </w:tc>
        <w:tc>
          <w:tcPr>
            <w:tcW w:w="3590" w:type="pct"/>
            <w:hideMark/>
          </w:tcPr>
          <w:p w:rsidR="00831D6C" w:rsidRPr="00772E9A" w:rsidRDefault="00831D6C" w:rsidP="002264F5">
            <w:pPr>
              <w:spacing w:before="15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72E9A">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Payment Type</w:t>
            </w:r>
          </w:p>
        </w:tc>
        <w:tc>
          <w:tcPr>
            <w:tcW w:w="3590" w:type="pct"/>
            <w:hideMark/>
          </w:tcPr>
          <w:p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Countries</w:t>
            </w:r>
          </w:p>
        </w:tc>
        <w:tc>
          <w:tcPr>
            <w:tcW w:w="3590" w:type="pct"/>
            <w:hideMark/>
          </w:tcPr>
          <w:p w:rsidR="00831D6C" w:rsidRDefault="00831D6C"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Australia and New Zealand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Default Language</w:t>
            </w:r>
          </w:p>
        </w:tc>
        <w:tc>
          <w:tcPr>
            <w:tcW w:w="3590" w:type="pct"/>
            <w:hideMark/>
          </w:tcPr>
          <w:p w:rsidR="00831D6C" w:rsidRDefault="00826C25"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Supported Languages</w:t>
            </w:r>
          </w:p>
        </w:tc>
        <w:tc>
          <w:tcPr>
            <w:tcW w:w="3590" w:type="pct"/>
            <w:hideMark/>
          </w:tcPr>
          <w:p w:rsidR="00831D6C" w:rsidRDefault="00826C25"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Acceptance Currency and Preferred Currency</w:t>
            </w:r>
          </w:p>
        </w:tc>
        <w:tc>
          <w:tcPr>
            <w:tcW w:w="3590" w:type="pct"/>
            <w:hideMark/>
          </w:tcPr>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Australia</w:t>
            </w:r>
            <w:r>
              <w:rPr>
                <w:rFonts w:ascii="Calibri" w:hAnsi="Calibri"/>
                <w:color w:val="393939"/>
                <w:sz w:val="20"/>
                <w:szCs w:val="20"/>
              </w:rPr>
              <w:t>: AUD</w:t>
            </w:r>
          </w:p>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New Zealand</w:t>
            </w:r>
            <w:r>
              <w:rPr>
                <w:rFonts w:ascii="Calibri" w:hAnsi="Calibri"/>
                <w:color w:val="393939"/>
                <w:sz w:val="20"/>
                <w:szCs w:val="20"/>
              </w:rPr>
              <w:t>: NZD</w:t>
            </w:r>
          </w:p>
        </w:tc>
      </w:tr>
    </w:tbl>
    <w:p w:rsidR="00831D6C" w:rsidRDefault="00831D6C" w:rsidP="00831D6C">
      <w:pPr>
        <w:pStyle w:val="NormalWeb"/>
        <w:spacing w:before="120" w:after="0"/>
        <w:ind w:left="1065"/>
        <w:rPr>
          <w:rFonts w:ascii="Calibri" w:hAnsi="Calibri"/>
          <w:color w:val="393939"/>
          <w:sz w:val="21"/>
          <w:szCs w:val="21"/>
        </w:rPr>
      </w:pPr>
    </w:p>
    <w:p w:rsidR="00831D6C" w:rsidRPr="00772E9A" w:rsidRDefault="00831D6C" w:rsidP="008A78A6">
      <w:pPr>
        <w:pStyle w:val="Heading4"/>
        <w:keepNext/>
        <w:keepLines/>
        <w:ind w:left="1800"/>
        <w:rPr>
          <w:iCs w:val="0"/>
        </w:rPr>
      </w:pPr>
      <w:bookmarkStart w:id="821" w:name="_Toc409710794"/>
      <w:bookmarkStart w:id="822" w:name="_Toc413668792"/>
      <w:r w:rsidRPr="00772E9A">
        <w:rPr>
          <w:iCs w:val="0"/>
        </w:rPr>
        <w:t>Request Attribute Mapping</w:t>
      </w:r>
      <w:bookmarkEnd w:id="821"/>
      <w:bookmarkEnd w:id="822"/>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771C86" w:rsidRDefault="00831D6C" w:rsidP="00831D6C">
      <w:pPr>
        <w:spacing w:line="240" w:lineRule="auto"/>
        <w:ind w:left="720"/>
      </w:pPr>
      <w:proofErr w:type="gramStart"/>
      <w:r w:rsidRPr="00771C86">
        <w:t>&lt;?xml</w:t>
      </w:r>
      <w:proofErr w:type="gramEnd"/>
      <w:r w:rsidRPr="00771C86">
        <w:t xml:space="preserve"> version='1.0' ?&gt;</w:t>
      </w:r>
    </w:p>
    <w:p w:rsidR="00831D6C" w:rsidRPr="00771C86" w:rsidRDefault="00831D6C" w:rsidP="00831D6C">
      <w:pPr>
        <w:spacing w:line="240" w:lineRule="auto"/>
        <w:ind w:left="720"/>
      </w:pPr>
      <w:proofErr w:type="gramStart"/>
      <w:r w:rsidRPr="00771C86">
        <w:t>&lt;!DOCTYPE</w:t>
      </w:r>
      <w:proofErr w:type="gramEnd"/>
      <w:r w:rsidRPr="00771C86">
        <w:t xml:space="preserve"> paymentService PUBLIC '-//</w:t>
      </w:r>
      <w:r w:rsidR="00C04461">
        <w:t>Worldpay</w:t>
      </w:r>
      <w:r w:rsidRPr="00771C86">
        <w:t xml:space="preserve">//DTD </w:t>
      </w:r>
      <w:r w:rsidR="00C04461">
        <w:t>Worldpay</w:t>
      </w:r>
      <w:r w:rsidRPr="00771C86">
        <w:t xml:space="preserve"> PaymentService v1//EN' 'dtd/paymentService_v1.dtd'&gt;</w:t>
      </w:r>
    </w:p>
    <w:p w:rsidR="00831D6C" w:rsidRPr="00771C86" w:rsidRDefault="00831D6C" w:rsidP="00831D6C">
      <w:pPr>
        <w:spacing w:line="240" w:lineRule="auto"/>
        <w:ind w:left="720"/>
      </w:pPr>
      <w:r w:rsidRPr="00771C86">
        <w:t>&lt;paymentService merchantCode='</w:t>
      </w:r>
      <w:r w:rsidRPr="00C11381">
        <w:t>SAPIENTNITROECOMMERCEV1</w:t>
      </w:r>
      <w:r w:rsidRPr="00771C86">
        <w:t>' version='1.4'&gt;</w:t>
      </w:r>
    </w:p>
    <w:p w:rsidR="00831D6C" w:rsidRPr="00771C86" w:rsidRDefault="00831D6C" w:rsidP="00831D6C">
      <w:pPr>
        <w:spacing w:line="240" w:lineRule="auto"/>
        <w:ind w:left="720"/>
      </w:pPr>
      <w:r w:rsidRPr="00771C86">
        <w:t>&lt;</w:t>
      </w:r>
      <w:proofErr w:type="gramStart"/>
      <w:r w:rsidRPr="00771C86">
        <w:t>submit</w:t>
      </w:r>
      <w:proofErr w:type="gramEnd"/>
      <w:r w:rsidRPr="00771C86">
        <w:t>&gt;</w:t>
      </w:r>
    </w:p>
    <w:p w:rsidR="00831D6C" w:rsidRPr="00771C86" w:rsidRDefault="00831D6C" w:rsidP="00831D6C">
      <w:pPr>
        <w:spacing w:line="240" w:lineRule="auto"/>
        <w:ind w:left="720"/>
      </w:pPr>
      <w:r w:rsidRPr="00771C86">
        <w:t xml:space="preserve">   &lt;order orderCode='Example_Poli_order'&gt;</w:t>
      </w:r>
    </w:p>
    <w:p w:rsidR="00831D6C" w:rsidRPr="00771C86" w:rsidRDefault="00831D6C" w:rsidP="00831D6C">
      <w:pPr>
        <w:spacing w:line="240" w:lineRule="auto"/>
        <w:ind w:left="720"/>
      </w:pPr>
      <w:r w:rsidRPr="00771C86">
        <w:t xml:space="preserve">     &lt;</w:t>
      </w:r>
      <w:proofErr w:type="gramStart"/>
      <w:r w:rsidRPr="00771C86">
        <w:t>description&gt;</w:t>
      </w:r>
      <w:proofErr w:type="gramEnd"/>
      <w:r w:rsidRPr="00771C86">
        <w:t>Description here&lt;/description&gt;</w:t>
      </w:r>
    </w:p>
    <w:p w:rsidR="00831D6C" w:rsidRPr="00771C86" w:rsidRDefault="00831D6C" w:rsidP="00831D6C">
      <w:pPr>
        <w:spacing w:line="240" w:lineRule="auto"/>
        <w:ind w:left="720"/>
      </w:pPr>
      <w:r w:rsidRPr="00771C86">
        <w:t xml:space="preserve">     &lt;amount currencyCode='AUD' value='100' exponent='2'/&gt;</w:t>
      </w:r>
    </w:p>
    <w:p w:rsidR="00831D6C" w:rsidRPr="00771C86" w:rsidRDefault="00831D6C" w:rsidP="00831D6C">
      <w:pPr>
        <w:spacing w:line="240" w:lineRule="auto"/>
        <w:ind w:left="720"/>
      </w:pPr>
      <w:r w:rsidRPr="00771C86">
        <w:t xml:space="preserve">     &lt;</w:t>
      </w:r>
      <w:proofErr w:type="gramStart"/>
      <w:r w:rsidRPr="00771C86">
        <w:t>orderContent&gt;</w:t>
      </w:r>
      <w:proofErr w:type="gramEnd"/>
      <w:r w:rsidRPr="00771C86">
        <w:t>Order Content Here&lt;/orderContent&gt;</w:t>
      </w:r>
    </w:p>
    <w:p w:rsidR="00831D6C" w:rsidRPr="00771C86" w:rsidRDefault="00831D6C" w:rsidP="00831D6C">
      <w:pPr>
        <w:spacing w:line="240" w:lineRule="auto"/>
        <w:ind w:left="720"/>
      </w:pPr>
      <w:r w:rsidRPr="00771C86">
        <w:t xml:space="preserve">     &lt;</w:t>
      </w:r>
      <w:proofErr w:type="gramStart"/>
      <w:r w:rsidRPr="00771C86">
        <w:t>paymentDetails</w:t>
      </w:r>
      <w:proofErr w:type="gramEnd"/>
      <w:r w:rsidRPr="00771C86">
        <w:t>&gt;</w:t>
      </w:r>
    </w:p>
    <w:p w:rsidR="00831D6C" w:rsidRPr="00771C86" w:rsidRDefault="00831D6C" w:rsidP="00831D6C">
      <w:pPr>
        <w:spacing w:line="240" w:lineRule="auto"/>
        <w:ind w:left="720"/>
      </w:pPr>
      <w:r w:rsidRPr="00771C86">
        <w:t xml:space="preserve">      &lt;POLI-SSL shopperCountryCode='AU'&gt;</w:t>
      </w:r>
    </w:p>
    <w:p w:rsidR="00831D6C" w:rsidRPr="00771C86" w:rsidRDefault="00831D6C" w:rsidP="00831D6C">
      <w:pPr>
        <w:spacing w:line="240" w:lineRule="auto"/>
        <w:ind w:left="720"/>
      </w:pPr>
      <w:r w:rsidRPr="00771C86">
        <w:t xml:space="preserve">      &lt;successURL&gt;http://www.worldpay.com/successURL&lt;/successURL&gt;</w:t>
      </w:r>
    </w:p>
    <w:p w:rsidR="00831D6C" w:rsidRPr="00771C86" w:rsidRDefault="00831D6C" w:rsidP="00831D6C">
      <w:pPr>
        <w:spacing w:line="240" w:lineRule="auto"/>
        <w:ind w:left="720"/>
      </w:pPr>
      <w:r w:rsidRPr="00771C86">
        <w:t xml:space="preserve">      &lt;cancelURL&gt;http://www.worldpay.com/cancelURL&lt;/cancelURL&gt;</w:t>
      </w:r>
    </w:p>
    <w:p w:rsidR="00831D6C" w:rsidRPr="00771C86" w:rsidRDefault="00831D6C" w:rsidP="00831D6C">
      <w:pPr>
        <w:spacing w:line="240" w:lineRule="auto"/>
        <w:ind w:left="720"/>
      </w:pPr>
      <w:r w:rsidRPr="00771C86">
        <w:t xml:space="preserve">      &lt;pendingURL&gt;http://www.worldpay.com/pendingURL&lt;/pendingURL&gt;</w:t>
      </w:r>
    </w:p>
    <w:p w:rsidR="00831D6C" w:rsidRPr="00771C86" w:rsidRDefault="00831D6C" w:rsidP="00831D6C">
      <w:pPr>
        <w:spacing w:line="240" w:lineRule="auto"/>
        <w:ind w:left="720"/>
      </w:pPr>
      <w:r w:rsidRPr="00771C86">
        <w:t xml:space="preserve">       &lt;/POLI-SSL&gt;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w:t>
      </w:r>
      <w:proofErr w:type="gramStart"/>
      <w:r w:rsidRPr="00771C86">
        <w:t>shopper</w:t>
      </w:r>
      <w:proofErr w:type="gramEnd"/>
      <w:r w:rsidRPr="00771C86">
        <w:t>&gt;</w:t>
      </w:r>
    </w:p>
    <w:p w:rsidR="00831D6C" w:rsidRPr="00771C86" w:rsidRDefault="00831D6C" w:rsidP="00831D6C">
      <w:pPr>
        <w:spacing w:line="240" w:lineRule="auto"/>
        <w:ind w:left="720"/>
      </w:pPr>
      <w:r w:rsidRPr="00771C86">
        <w:lastRenderedPageBreak/>
        <w:t>&lt;shopperEmailAddress&gt;shopper@worldpay.com&lt;/shopperEmailAddress&gt;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 xml:space="preserve">   &lt;/order&gt;</w:t>
      </w:r>
    </w:p>
    <w:p w:rsidR="00831D6C" w:rsidRPr="00771C86" w:rsidRDefault="00831D6C" w:rsidP="00831D6C">
      <w:pPr>
        <w:spacing w:line="240" w:lineRule="auto"/>
        <w:ind w:left="720"/>
      </w:pPr>
      <w:r w:rsidRPr="00771C86">
        <w:t xml:space="preserve"> &lt;/submit&gt;</w:t>
      </w:r>
    </w:p>
    <w:p w:rsidR="00831D6C" w:rsidRPr="00771C86" w:rsidRDefault="00831D6C" w:rsidP="00831D6C">
      <w:pPr>
        <w:spacing w:line="240" w:lineRule="auto"/>
        <w:ind w:left="720"/>
      </w:pPr>
      <w:r w:rsidRPr="00771C86">
        <w:t>&lt;/paymentService&gt;</w:t>
      </w: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Default="00831D6C" w:rsidP="00831D6C">
      <w:pPr>
        <w:ind w:left="720"/>
      </w:pPr>
      <w:proofErr w:type="gramStart"/>
      <w:r>
        <w:t>&lt;?xml</w:t>
      </w:r>
      <w:proofErr w:type="gramEnd"/>
      <w:r>
        <w:t xml:space="preserve"> version='1.0' ?&gt;</w:t>
      </w:r>
    </w:p>
    <w:p w:rsidR="00831D6C" w:rsidRDefault="00831D6C" w:rsidP="00831D6C">
      <w:pPr>
        <w:ind w:left="720"/>
      </w:pPr>
      <w:proofErr w:type="gramStart"/>
      <w:r>
        <w:t>&lt;!DOCTYPE</w:t>
      </w:r>
      <w:proofErr w:type="gramEnd"/>
      <w:r>
        <w:t xml:space="preserve"> paymentService PUBLIC '-//</w:t>
      </w:r>
      <w:r w:rsidR="00C04461">
        <w:t>Worldpay</w:t>
      </w:r>
      <w:r>
        <w:t xml:space="preserve">//DTD </w:t>
      </w:r>
      <w:r w:rsidR="00C04461">
        <w:t>Worldpay</w:t>
      </w:r>
      <w:r>
        <w:t xml:space="preserve"> PaymentService v1//EN' 'dtd/paymentService_v1.dtd'&gt;</w:t>
      </w:r>
    </w:p>
    <w:p w:rsidR="00831D6C" w:rsidRDefault="00831D6C" w:rsidP="00831D6C">
      <w:pPr>
        <w:ind w:left="720"/>
      </w:pPr>
      <w:r>
        <w:t>&lt;paymentService merchantCode=</w:t>
      </w:r>
      <w:r w:rsidRPr="00771C86">
        <w:t>'</w:t>
      </w:r>
      <w:r w:rsidRPr="00C11381">
        <w:t>SAPIENTNITROECOMMERCEV1</w:t>
      </w:r>
      <w:r w:rsidRPr="00771C86">
        <w:t xml:space="preserve">' </w:t>
      </w:r>
      <w:r>
        <w:t>version='1.4'&gt;</w:t>
      </w:r>
    </w:p>
    <w:p w:rsidR="00831D6C" w:rsidRDefault="00831D6C" w:rsidP="00831D6C">
      <w:pPr>
        <w:ind w:left="720"/>
      </w:pPr>
      <w:r>
        <w:t>&lt;</w:t>
      </w:r>
      <w:proofErr w:type="gramStart"/>
      <w:r>
        <w:t>submit</w:t>
      </w:r>
      <w:proofErr w:type="gramEnd"/>
      <w:r>
        <w:t>&gt;</w:t>
      </w:r>
    </w:p>
    <w:p w:rsidR="00831D6C" w:rsidRDefault="00831D6C" w:rsidP="00831D6C">
      <w:pPr>
        <w:ind w:left="720"/>
      </w:pPr>
      <w:r>
        <w:t xml:space="preserve">   &lt;order orderCode='Example_PoliNZ_order'&gt;</w:t>
      </w:r>
    </w:p>
    <w:p w:rsidR="00831D6C" w:rsidRDefault="00831D6C" w:rsidP="00831D6C">
      <w:pPr>
        <w:ind w:left="720"/>
      </w:pPr>
      <w:r>
        <w:t xml:space="preserve">     &lt;</w:t>
      </w:r>
      <w:proofErr w:type="gramStart"/>
      <w:r>
        <w:t>description&gt;</w:t>
      </w:r>
      <w:proofErr w:type="gramEnd"/>
      <w:r>
        <w:t>Description here&lt;/description&gt;</w:t>
      </w:r>
    </w:p>
    <w:p w:rsidR="00831D6C" w:rsidRDefault="00831D6C" w:rsidP="00831D6C">
      <w:pPr>
        <w:ind w:left="720"/>
      </w:pPr>
      <w:r>
        <w:t xml:space="preserve">     &lt;amount currencyCode='NZD' value='100' exponent='2'/&gt;</w:t>
      </w:r>
    </w:p>
    <w:p w:rsidR="00831D6C" w:rsidRDefault="00831D6C" w:rsidP="00831D6C">
      <w:pPr>
        <w:ind w:left="720"/>
      </w:pPr>
      <w:r>
        <w:t xml:space="preserve">     &lt;</w:t>
      </w:r>
      <w:proofErr w:type="gramStart"/>
      <w:r>
        <w:t>orderContent&gt;</w:t>
      </w:r>
      <w:proofErr w:type="gramEnd"/>
      <w:r>
        <w:t>Order Content Here&lt;/orderContent&gt;</w:t>
      </w:r>
    </w:p>
    <w:p w:rsidR="00831D6C" w:rsidRDefault="00831D6C" w:rsidP="00831D6C">
      <w:pPr>
        <w:ind w:left="720"/>
      </w:pPr>
      <w:r>
        <w:t xml:space="preserve">     &lt;</w:t>
      </w:r>
      <w:proofErr w:type="gramStart"/>
      <w:r>
        <w:t>paymentDetails</w:t>
      </w:r>
      <w:proofErr w:type="gramEnd"/>
      <w:r>
        <w:t>&gt;</w:t>
      </w:r>
    </w:p>
    <w:p w:rsidR="00831D6C" w:rsidRDefault="00831D6C" w:rsidP="00831D6C">
      <w:pPr>
        <w:ind w:left="720"/>
      </w:pPr>
      <w:r>
        <w:t xml:space="preserve">      &lt;POLINZ-SSL shopperCountryCode='NZ'&gt;</w:t>
      </w:r>
    </w:p>
    <w:p w:rsidR="00831D6C" w:rsidRDefault="00831D6C" w:rsidP="00831D6C">
      <w:pPr>
        <w:ind w:left="720"/>
      </w:pPr>
      <w:r>
        <w:t xml:space="preserve">      &lt;successURL&gt;http://www.worldpay.com/successURL&lt;/successURL&gt;</w:t>
      </w:r>
    </w:p>
    <w:p w:rsidR="00831D6C" w:rsidRDefault="00831D6C" w:rsidP="00831D6C">
      <w:pPr>
        <w:ind w:left="720"/>
      </w:pPr>
      <w:r>
        <w:t xml:space="preserve">      &lt;cancelURL&gt;http://www.worldpay.com/cancelURL&lt;/cancelURL&gt;</w:t>
      </w:r>
    </w:p>
    <w:p w:rsidR="00831D6C" w:rsidRDefault="00831D6C" w:rsidP="00831D6C">
      <w:pPr>
        <w:ind w:left="720"/>
      </w:pPr>
      <w:r>
        <w:t xml:space="preserve">      &lt;pendingURL&gt;http://www.worldpay.com/pendingURL&lt;/pendingURL&gt;</w:t>
      </w:r>
    </w:p>
    <w:p w:rsidR="00831D6C" w:rsidRDefault="00831D6C" w:rsidP="00831D6C">
      <w:pPr>
        <w:ind w:left="720"/>
      </w:pPr>
      <w:r>
        <w:t xml:space="preserve">       &lt;/POLINZ-SSL&gt;</w:t>
      </w:r>
    </w:p>
    <w:p w:rsidR="00831D6C" w:rsidRDefault="00831D6C" w:rsidP="00831D6C">
      <w:pPr>
        <w:ind w:left="720"/>
      </w:pPr>
      <w:r>
        <w:t xml:space="preserve">     &lt;/paymentDetails&gt;</w:t>
      </w:r>
    </w:p>
    <w:p w:rsidR="00831D6C" w:rsidRDefault="00831D6C" w:rsidP="00831D6C">
      <w:pPr>
        <w:ind w:left="720"/>
      </w:pPr>
      <w:r>
        <w:t xml:space="preserve">     &lt;</w:t>
      </w:r>
      <w:proofErr w:type="gramStart"/>
      <w:r>
        <w:t>shopper</w:t>
      </w:r>
      <w:proofErr w:type="gramEnd"/>
      <w:r>
        <w:t>&gt;</w:t>
      </w:r>
    </w:p>
    <w:p w:rsidR="00831D6C" w:rsidRDefault="00831D6C" w:rsidP="00831D6C">
      <w:pPr>
        <w:ind w:left="720"/>
      </w:pPr>
      <w:r>
        <w:t>&lt;shopperEmailAddress&gt;shopper@worldpay.com&lt;/shopperEmailAddress&gt;</w:t>
      </w:r>
    </w:p>
    <w:p w:rsidR="00831D6C" w:rsidRDefault="00831D6C" w:rsidP="00831D6C">
      <w:pPr>
        <w:ind w:left="720"/>
      </w:pPr>
      <w:r>
        <w:t xml:space="preserve">     &lt;/shopper&gt;</w:t>
      </w:r>
    </w:p>
    <w:p w:rsidR="00831D6C" w:rsidRDefault="00831D6C" w:rsidP="00831D6C">
      <w:pPr>
        <w:ind w:left="720"/>
      </w:pPr>
      <w:r>
        <w:t xml:space="preserve">   &lt;/order&gt;</w:t>
      </w:r>
    </w:p>
    <w:p w:rsidR="00831D6C" w:rsidRDefault="00831D6C" w:rsidP="00831D6C">
      <w:pPr>
        <w:ind w:left="720"/>
      </w:pPr>
      <w:r>
        <w:t xml:space="preserve"> &lt;/submit&gt;</w:t>
      </w:r>
    </w:p>
    <w:p w:rsidR="00831D6C" w:rsidRDefault="00831D6C" w:rsidP="00831D6C">
      <w:pPr>
        <w:ind w:left="720"/>
      </w:pPr>
      <w:r>
        <w:lastRenderedPageBreak/>
        <w:t>&lt;/paymentService&gt;</w:t>
      </w:r>
    </w:p>
    <w:p w:rsidR="00831D6C" w:rsidRDefault="00831D6C" w:rsidP="00831D6C">
      <w:pPr>
        <w:ind w:left="720"/>
      </w:pPr>
    </w:p>
    <w:p w:rsidR="00831D6C" w:rsidRPr="00772E9A" w:rsidRDefault="00831D6C" w:rsidP="008A78A6">
      <w:pPr>
        <w:pStyle w:val="Heading4"/>
        <w:keepNext/>
        <w:keepLines/>
        <w:ind w:left="1800"/>
        <w:rPr>
          <w:iCs w:val="0"/>
        </w:rPr>
      </w:pPr>
      <w:bookmarkStart w:id="823" w:name="_Toc409710795"/>
      <w:bookmarkStart w:id="824" w:name="_Toc413668793"/>
      <w:r w:rsidRPr="00772E9A">
        <w:rPr>
          <w:iCs w:val="0"/>
        </w:rPr>
        <w:t>Response Attribute Mapping</w:t>
      </w:r>
      <w:bookmarkEnd w:id="823"/>
      <w:bookmarkEnd w:id="824"/>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8D0D9A" w:rsidRDefault="00831D6C" w:rsidP="00831D6C">
      <w:pPr>
        <w:spacing w:line="240" w:lineRule="auto"/>
        <w:ind w:left="708"/>
      </w:pPr>
      <w:proofErr w:type="gramStart"/>
      <w:r w:rsidRPr="008D0D9A">
        <w:t>&lt;?xml</w:t>
      </w:r>
      <w:proofErr w:type="gramEnd"/>
      <w:r w:rsidRPr="008D0D9A">
        <w:t xml:space="preserve"> version="1.0" encoding="UTF-8"?&gt;</w:t>
      </w:r>
    </w:p>
    <w:p w:rsidR="00831D6C" w:rsidRPr="008D0D9A" w:rsidRDefault="00831D6C" w:rsidP="00831D6C">
      <w:pPr>
        <w:spacing w:line="240" w:lineRule="auto"/>
        <w:ind w:left="708"/>
      </w:pPr>
      <w:proofErr w:type="gramStart"/>
      <w:r w:rsidRPr="008D0D9A">
        <w:t>&lt;!DOCTYPE</w:t>
      </w:r>
      <w:proofErr w:type="gramEnd"/>
      <w:r w:rsidRPr="008D0D9A">
        <w:t xml:space="preserve"> paymentService PUBLIC "-//</w:t>
      </w:r>
      <w:r w:rsidR="00C04461">
        <w:t>Worldpay</w:t>
      </w:r>
      <w:r w:rsidRPr="008D0D9A">
        <w:t xml:space="preserve">//DTD </w:t>
      </w:r>
      <w:r w:rsidR="00C04461">
        <w:t>Worldpay</w:t>
      </w:r>
      <w:r w:rsidRPr="008D0D9A">
        <w:t xml:space="preserve"> PaymentService v1//EN"</w:t>
      </w:r>
    </w:p>
    <w:p w:rsidR="00831D6C" w:rsidRPr="008D0D9A" w:rsidRDefault="00831D6C" w:rsidP="00831D6C">
      <w:pPr>
        <w:spacing w:line="240" w:lineRule="auto"/>
        <w:ind w:left="708"/>
      </w:pPr>
      <w:r w:rsidRPr="008D0D9A">
        <w:t xml:space="preserve">                                "http://dtd.worldpay.com/paymentService_v1.dtd"&gt;</w:t>
      </w:r>
    </w:p>
    <w:p w:rsidR="00831D6C" w:rsidRPr="008D0D9A" w:rsidRDefault="00831D6C" w:rsidP="00831D6C">
      <w:pPr>
        <w:spacing w:line="240" w:lineRule="auto"/>
        <w:ind w:left="708"/>
      </w:pPr>
      <w:r w:rsidRPr="008D0D9A">
        <w:t>&lt;paymentService version="1.4" merchantCode="SAPIENTNITROECOMMERCEV1"&gt;</w:t>
      </w:r>
    </w:p>
    <w:p w:rsidR="00831D6C" w:rsidRPr="008D0D9A" w:rsidRDefault="00831D6C" w:rsidP="00831D6C">
      <w:pPr>
        <w:spacing w:line="240" w:lineRule="auto"/>
        <w:ind w:left="708"/>
      </w:pPr>
      <w:r w:rsidRPr="008D0D9A">
        <w:t xml:space="preserve">    &lt;</w:t>
      </w:r>
      <w:proofErr w:type="gramStart"/>
      <w:r w:rsidRPr="008D0D9A">
        <w:t>reply</w:t>
      </w:r>
      <w:proofErr w:type="gramEnd"/>
      <w:r w:rsidRPr="008D0D9A">
        <w:t>&gt;</w:t>
      </w:r>
    </w:p>
    <w:p w:rsidR="00831D6C" w:rsidRPr="008D0D9A" w:rsidRDefault="00831D6C" w:rsidP="00831D6C">
      <w:pPr>
        <w:spacing w:line="240" w:lineRule="auto"/>
        <w:ind w:left="708"/>
      </w:pPr>
      <w:r w:rsidRPr="008D0D9A">
        <w:t xml:space="preserve">        &lt;orderStatus orderCode="Example_Poli_order"&gt;</w:t>
      </w:r>
    </w:p>
    <w:p w:rsidR="00831D6C" w:rsidRPr="008D0D9A" w:rsidRDefault="00831D6C" w:rsidP="00831D6C">
      <w:pPr>
        <w:spacing w:line="240" w:lineRule="auto"/>
        <w:ind w:left="708"/>
      </w:pPr>
      <w:r w:rsidRPr="008D0D9A">
        <w:t xml:space="preserve">            &lt;</w:t>
      </w:r>
      <w:proofErr w:type="gramStart"/>
      <w:r w:rsidRPr="008D0D9A">
        <w:t>reference</w:t>
      </w:r>
      <w:proofErr w:type="gramEnd"/>
      <w:r w:rsidRPr="008D0D9A">
        <w:t xml:space="preserve"> id="3020978372"&gt;https://secure-test.worldpay.com/jsp/test/shopper/APMSTSimulator.jsp?customerRef=3018125342&amp;amp;paymentMethod=POLI&lt;/reference&gt;</w:t>
      </w:r>
    </w:p>
    <w:p w:rsidR="00831D6C" w:rsidRPr="008D0D9A" w:rsidRDefault="00831D6C" w:rsidP="00831D6C">
      <w:pPr>
        <w:spacing w:line="240" w:lineRule="auto"/>
        <w:ind w:left="708"/>
      </w:pPr>
      <w:r w:rsidRPr="008D0D9A">
        <w:t xml:space="preserve">        &lt;/orderStatus&gt;</w:t>
      </w:r>
    </w:p>
    <w:p w:rsidR="00831D6C" w:rsidRPr="008D0D9A" w:rsidRDefault="00831D6C" w:rsidP="00831D6C">
      <w:pPr>
        <w:spacing w:line="240" w:lineRule="auto"/>
        <w:ind w:left="708"/>
      </w:pPr>
      <w:r w:rsidRPr="008D0D9A">
        <w:t xml:space="preserve">    &lt;/reply&gt;</w:t>
      </w:r>
    </w:p>
    <w:p w:rsidR="00831D6C" w:rsidRDefault="00831D6C" w:rsidP="00831D6C">
      <w:pPr>
        <w:spacing w:line="240" w:lineRule="auto"/>
        <w:ind w:left="708"/>
      </w:pPr>
      <w:r w:rsidRPr="008D0D9A">
        <w:t>&lt;/paymentService&gt;</w:t>
      </w:r>
    </w:p>
    <w:p w:rsidR="00831D6C" w:rsidRDefault="00831D6C" w:rsidP="00831D6C">
      <w:pPr>
        <w:spacing w:line="240" w:lineRule="auto"/>
        <w:ind w:left="708"/>
      </w:pPr>
    </w:p>
    <w:p w:rsidR="00831D6C" w:rsidRPr="00772E9A" w:rsidRDefault="00831D6C" w:rsidP="00831D6C">
      <w:pPr>
        <w:spacing w:before="120" w:after="0" w:line="240" w:lineRule="auto"/>
        <w:ind w:left="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rsidR="00831D6C" w:rsidRDefault="00831D6C" w:rsidP="00831D6C">
      <w:pPr>
        <w:ind w:left="708"/>
      </w:pPr>
      <w:proofErr w:type="gramStart"/>
      <w:r>
        <w:t>&lt;?xml</w:t>
      </w:r>
      <w:proofErr w:type="gramEnd"/>
      <w:r>
        <w:t xml:space="preserve"> version="1.0" encoding="UTF-8"?&gt;</w:t>
      </w:r>
    </w:p>
    <w:p w:rsidR="00831D6C" w:rsidRDefault="00831D6C" w:rsidP="00831D6C">
      <w:pPr>
        <w:ind w:left="708"/>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w:t>
      </w:r>
      <w:proofErr w:type="gramStart"/>
      <w:r>
        <w:t>reply</w:t>
      </w:r>
      <w:proofErr w:type="gramEnd"/>
      <w:r>
        <w:t>&gt;</w:t>
      </w:r>
    </w:p>
    <w:p w:rsidR="00831D6C" w:rsidRDefault="00831D6C" w:rsidP="00831D6C">
      <w:pPr>
        <w:ind w:left="708"/>
      </w:pPr>
      <w:r>
        <w:t xml:space="preserve">        &lt;orderStatus orderCode="Example_PoliNZ_order"&gt;</w:t>
      </w:r>
    </w:p>
    <w:p w:rsidR="00831D6C" w:rsidRDefault="00831D6C" w:rsidP="00831D6C">
      <w:pPr>
        <w:ind w:left="708"/>
      </w:pPr>
      <w:r>
        <w:t xml:space="preserve">            &lt;</w:t>
      </w:r>
      <w:proofErr w:type="gramStart"/>
      <w:r>
        <w:t>reference</w:t>
      </w:r>
      <w:proofErr w:type="gramEnd"/>
      <w:r>
        <w:t xml:space="preserve"> id="3020978547"&gt;https://secure-test.worldpay.com/jsp/test/shopper/APMSTSimulator.jsp?customerRef=3018125494&amp;amp;paymentMethod=POLINZ&lt;/reference&gt;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left="708"/>
      </w:pPr>
      <w:r>
        <w:lastRenderedPageBreak/>
        <w:t>&lt;/paymentService&gt;</w:t>
      </w:r>
    </w:p>
    <w:p w:rsidR="00831D6C" w:rsidRDefault="00831D6C" w:rsidP="00831D6C">
      <w:pPr>
        <w:ind w:left="708"/>
      </w:pPr>
    </w:p>
    <w:p w:rsidR="00831D6C" w:rsidRPr="00F61D5D" w:rsidRDefault="00A64E46" w:rsidP="00F61D5D">
      <w:pPr>
        <w:pStyle w:val="Heading3"/>
        <w:keepNext/>
        <w:keepLines/>
        <w:numPr>
          <w:ilvl w:val="2"/>
          <w:numId w:val="47"/>
        </w:numPr>
        <w:pBdr>
          <w:bottom w:val="none" w:sz="0" w:space="0" w:color="auto"/>
        </w:pBdr>
        <w:spacing w:line="276" w:lineRule="auto"/>
        <w:ind w:left="1764"/>
        <w:rPr>
          <w:i w:val="0"/>
          <w:sz w:val="24"/>
          <w:szCs w:val="24"/>
        </w:rPr>
      </w:pPr>
      <w:bookmarkStart w:id="825" w:name="_Toc413668794"/>
      <w:bookmarkStart w:id="826" w:name="_Toc8312223"/>
      <w:bookmarkEnd w:id="825"/>
      <w:r w:rsidRPr="00F61D5D">
        <w:rPr>
          <w:i w:val="0"/>
          <w:sz w:val="24"/>
          <w:szCs w:val="24"/>
        </w:rPr>
        <w:t>SEPA-DD</w:t>
      </w:r>
      <w:bookmarkEnd w:id="826"/>
    </w:p>
    <w:p w:rsidR="00831D6C" w:rsidRDefault="00EC61C3" w:rsidP="00831D6C">
      <w:pPr>
        <w:ind w:left="576"/>
      </w:pPr>
      <w:r>
        <w:t xml:space="preserve">SEPA-DD </w:t>
      </w:r>
      <w:r w:rsidR="00831D6C">
        <w:t xml:space="preserve">is </w:t>
      </w:r>
      <w:r w:rsidR="00F61D5D">
        <w:t>an</w:t>
      </w:r>
      <w:r>
        <w:t xml:space="preserve"> </w:t>
      </w:r>
      <w:r w:rsidR="00831D6C">
        <w:t xml:space="preserve">alternative payment method service, which provides option to make payment using IBAN or Bank account number.  </w:t>
      </w:r>
      <w:r w:rsidR="00FF0064">
        <w:t xml:space="preserve">SEPA-DD </w:t>
      </w:r>
      <w:r w:rsidR="00831D6C">
        <w:t>provides normal as well recurring payment options.</w:t>
      </w:r>
    </w:p>
    <w:p w:rsidR="00831D6C" w:rsidRPr="008A78A6" w:rsidRDefault="00831D6C" w:rsidP="008A78A6">
      <w:pPr>
        <w:pStyle w:val="Heading4"/>
        <w:keepNext/>
        <w:keepLines/>
        <w:ind w:left="1800"/>
      </w:pPr>
      <w:bookmarkStart w:id="827" w:name="_Toc409710800"/>
      <w:bookmarkStart w:id="828" w:name="_Toc413668811"/>
      <w:r w:rsidRPr="008A78A6">
        <w:t>Request Attribute Mapping</w:t>
      </w:r>
      <w:bookmarkEnd w:id="827"/>
      <w:bookmarkEnd w:id="828"/>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ONE-OFF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7F6DEA" w:rsidRDefault="00831D6C" w:rsidP="007F6DEA">
      <w:pPr>
        <w:ind w:left="576"/>
      </w:pPr>
      <w:proofErr w:type="gramStart"/>
      <w:r>
        <w:t>&lt;?xml</w:t>
      </w:r>
      <w:proofErr w:type="gramEnd"/>
      <w:r>
        <w:t xml:space="preserve"> version="1.0"?&gt;&lt;!DOCTYPE paymentService PUBLIC "-//</w:t>
      </w:r>
      <w:r w:rsidR="00C04461">
        <w:t>Worldpay</w:t>
      </w:r>
      <w:r>
        <w:t xml:space="preserve">//DTD </w:t>
      </w:r>
      <w:r w:rsidR="00C04461">
        <w:t>Worldpay</w:t>
      </w:r>
      <w:r>
        <w:t xml:space="preserve"> PaymentService v1//EN" "</w:t>
      </w:r>
      <w:hyperlink r:id="rId53" w:history="1">
        <w:r>
          <w:rPr>
            <w:rStyle w:val="Hyperlink"/>
          </w:rPr>
          <w:t>http://dtd.worldpay.com/paymentService_v1.dtd</w:t>
        </w:r>
      </w:hyperlink>
      <w:r>
        <w:t>"&gt;</w:t>
      </w:r>
      <w:r w:rsidR="007F6DEA" w:rsidRPr="007F6DEA">
        <w:t xml:space="preserve"> </w:t>
      </w:r>
      <w:r w:rsidR="007F6DEA">
        <w:t>&lt;paymentService merchantCode="SAPIENTNITROECOM" version="1.4"&gt;</w:t>
      </w:r>
    </w:p>
    <w:p w:rsidR="007F6DEA" w:rsidRDefault="007F6DEA" w:rsidP="007F6DEA">
      <w:pPr>
        <w:ind w:left="576"/>
      </w:pPr>
      <w:r>
        <w:t xml:space="preserve">  &lt;</w:t>
      </w:r>
      <w:proofErr w:type="gramStart"/>
      <w:r>
        <w:t>submit</w:t>
      </w:r>
      <w:proofErr w:type="gramEnd"/>
      <w:r>
        <w:t>&gt;</w:t>
      </w:r>
    </w:p>
    <w:p w:rsidR="007F6DEA" w:rsidRDefault="007F6DEA" w:rsidP="007F6DEA">
      <w:pPr>
        <w:ind w:left="576"/>
      </w:pPr>
      <w:r>
        <w:t xml:space="preserve">    &lt;order orderCode="00008304"&gt;</w:t>
      </w:r>
    </w:p>
    <w:p w:rsidR="007F6DEA" w:rsidRDefault="007F6DEA" w:rsidP="007F6DEA">
      <w:pPr>
        <w:ind w:left="576"/>
      </w:pPr>
      <w:r>
        <w:t xml:space="preserve">      &lt;</w:t>
      </w:r>
      <w:proofErr w:type="gramStart"/>
      <w:r>
        <w:t>description&gt;</w:t>
      </w:r>
      <w:proofErr w:type="gramEnd"/>
      <w:r>
        <w:t>Merchant Order Number : 00008304&lt;/description&gt;</w:t>
      </w:r>
    </w:p>
    <w:p w:rsidR="007F6DEA" w:rsidRDefault="007F6DEA" w:rsidP="007F6DEA">
      <w:pPr>
        <w:ind w:left="576"/>
      </w:pPr>
      <w:r>
        <w:t xml:space="preserve">      &lt;amount currencyCode="USD" exponent="2" value="11024"/&gt;</w:t>
      </w:r>
    </w:p>
    <w:p w:rsidR="007F6DEA" w:rsidRDefault="007F6DEA" w:rsidP="007F6DEA">
      <w:pPr>
        <w:ind w:left="576"/>
      </w:pPr>
      <w:r>
        <w:t xml:space="preserve">      &lt;</w:t>
      </w:r>
      <w:proofErr w:type="gramStart"/>
      <w:r>
        <w:t>orderContent&gt;</w:t>
      </w:r>
      <w:proofErr w:type="gramEnd"/>
      <w:r>
        <w:t xml:space="preserve">Product Name Platinum V Neck Suit Dress price USD 99.00Your payment will be handled by  </w:t>
      </w:r>
      <w:r w:rsidR="00C04461">
        <w:t>Worldpay</w:t>
      </w:r>
      <w:r>
        <w:t xml:space="preserve"> Payments Services.&lt;/orderContent&gt;</w:t>
      </w:r>
    </w:p>
    <w:p w:rsidR="007F6DEA" w:rsidRDefault="007F6DEA" w:rsidP="007F6DEA">
      <w:pPr>
        <w:ind w:left="576"/>
      </w:pPr>
      <w:r>
        <w:t xml:space="preserve">      &lt;</w:t>
      </w:r>
      <w:proofErr w:type="gramStart"/>
      <w:r>
        <w:t>paymentDetails</w:t>
      </w:r>
      <w:proofErr w:type="gramEnd"/>
      <w:r>
        <w:t>&gt;</w:t>
      </w:r>
    </w:p>
    <w:p w:rsidR="007F6DEA" w:rsidRDefault="007F6DEA" w:rsidP="007F6DEA">
      <w:pPr>
        <w:ind w:left="576"/>
      </w:pPr>
      <w:r>
        <w:t xml:space="preserve">        &lt;SEPA_DIRECT_DEBIT-SSL&gt;</w:t>
      </w:r>
    </w:p>
    <w:p w:rsidR="007F6DEA" w:rsidRDefault="007F6DEA" w:rsidP="007F6DEA">
      <w:pPr>
        <w:ind w:left="576"/>
      </w:pPr>
      <w:r>
        <w:t xml:space="preserve">          &lt;</w:t>
      </w:r>
      <w:proofErr w:type="gramStart"/>
      <w:r>
        <w:t>bankAccount-SEPA</w:t>
      </w:r>
      <w:proofErr w:type="gramEnd"/>
      <w:r>
        <w:t>&gt;</w:t>
      </w:r>
    </w:p>
    <w:p w:rsidR="007F6DEA" w:rsidRDefault="007F6DEA" w:rsidP="007F6DEA">
      <w:pPr>
        <w:ind w:left="576"/>
      </w:pPr>
      <w:r>
        <w:t xml:space="preserve">            &lt;</w:t>
      </w:r>
      <w:proofErr w:type="gramStart"/>
      <w:r>
        <w:t>iban&gt;</w:t>
      </w:r>
      <w:proofErr w:type="gramEnd"/>
      <w:r>
        <w:t>DE93100000000012345678&lt;/iban&gt;</w:t>
      </w:r>
    </w:p>
    <w:p w:rsidR="007F6DEA" w:rsidRDefault="007F6DEA" w:rsidP="007F6DEA">
      <w:pPr>
        <w:ind w:left="576"/>
      </w:pPr>
      <w:r>
        <w:t xml:space="preserve">            &lt;</w:t>
      </w:r>
      <w:proofErr w:type="gramStart"/>
      <w:r>
        <w:t>accountHolderName&gt;</w:t>
      </w:r>
      <w:proofErr w:type="gramEnd"/>
      <w:r>
        <w:t>M.Mustermann&lt;/accountHolderName&gt;</w:t>
      </w:r>
    </w:p>
    <w:p w:rsidR="007F6DEA" w:rsidRDefault="007F6DEA" w:rsidP="007F6DEA">
      <w:pPr>
        <w:ind w:left="576"/>
      </w:pPr>
      <w:r>
        <w:t xml:space="preserve">          &lt;/bankAccount-SEPA&gt;</w:t>
      </w:r>
    </w:p>
    <w:p w:rsidR="007F6DEA" w:rsidRDefault="007F6DEA" w:rsidP="007F6DEA">
      <w:pPr>
        <w:ind w:left="576"/>
      </w:pPr>
      <w:r>
        <w:t xml:space="preserve">        &lt;/SEPA_DIRECT_DEBIT-SSL&gt;</w:t>
      </w:r>
    </w:p>
    <w:p w:rsidR="007F6DEA" w:rsidRDefault="007F6DEA" w:rsidP="007F6DEA">
      <w:pPr>
        <w:ind w:left="576"/>
      </w:pPr>
      <w:r>
        <w:t xml:space="preserve">      &lt;/paymentDetails&gt;</w:t>
      </w:r>
    </w:p>
    <w:p w:rsidR="007F6DEA" w:rsidRDefault="007F6DEA" w:rsidP="007F6DEA">
      <w:pPr>
        <w:ind w:left="576"/>
      </w:pPr>
      <w:r>
        <w:t xml:space="preserve">      &lt;</w:t>
      </w:r>
      <w:proofErr w:type="gramStart"/>
      <w:r>
        <w:t>shopper</w:t>
      </w:r>
      <w:proofErr w:type="gramEnd"/>
      <w:r>
        <w:t>&gt;</w:t>
      </w:r>
    </w:p>
    <w:p w:rsidR="007F6DEA" w:rsidRDefault="007F6DEA" w:rsidP="007F6DEA">
      <w:pPr>
        <w:ind w:left="576"/>
      </w:pPr>
      <w:r>
        <w:t xml:space="preserve">        &lt;shopperEmailAddress&gt;Mustermann@example.de&lt;/shopperEmailAddress&gt;</w:t>
      </w:r>
    </w:p>
    <w:p w:rsidR="007F6DEA" w:rsidRDefault="007F6DEA" w:rsidP="007F6DEA">
      <w:pPr>
        <w:ind w:left="576"/>
      </w:pPr>
      <w:r>
        <w:t xml:space="preserve">        &lt;session id="00008304" shopperIPAddress="14.140.116.135"/&gt;</w:t>
      </w:r>
    </w:p>
    <w:p w:rsidR="007F6DEA" w:rsidRDefault="007F6DEA" w:rsidP="007F6DEA">
      <w:pPr>
        <w:ind w:left="576"/>
      </w:pPr>
      <w:r>
        <w:t xml:space="preserve">      &lt;/shopper&gt;</w:t>
      </w:r>
    </w:p>
    <w:p w:rsidR="007F6DEA" w:rsidRDefault="007F6DEA" w:rsidP="007F6DEA">
      <w:pPr>
        <w:ind w:left="576"/>
      </w:pPr>
      <w:r>
        <w:t xml:space="preserve">      &lt;</w:t>
      </w:r>
      <w:proofErr w:type="gramStart"/>
      <w:r>
        <w:t>billingAddress</w:t>
      </w:r>
      <w:proofErr w:type="gramEnd"/>
      <w:r>
        <w:t>&gt;</w:t>
      </w:r>
    </w:p>
    <w:p w:rsidR="007F6DEA" w:rsidRDefault="007F6DEA" w:rsidP="007F6DEA">
      <w:pPr>
        <w:ind w:left="576"/>
      </w:pPr>
      <w:r>
        <w:lastRenderedPageBreak/>
        <w:t xml:space="preserve">        &lt;</w:t>
      </w:r>
      <w:proofErr w:type="gramStart"/>
      <w:r>
        <w:t>address</w:t>
      </w:r>
      <w:proofErr w:type="gramEnd"/>
      <w:r>
        <w:t>&gt;</w:t>
      </w:r>
    </w:p>
    <w:p w:rsidR="007F6DEA" w:rsidRDefault="007F6DEA" w:rsidP="007F6DEA">
      <w:pPr>
        <w:ind w:left="576"/>
      </w:pPr>
      <w:r>
        <w:t xml:space="preserve">          &lt;</w:t>
      </w:r>
      <w:proofErr w:type="gramStart"/>
      <w:r>
        <w:t>firstName&gt;</w:t>
      </w:r>
      <w:proofErr w:type="gramEnd"/>
      <w:r>
        <w:t>Mustermaan&lt;/firstName&gt;</w:t>
      </w:r>
    </w:p>
    <w:p w:rsidR="007F6DEA" w:rsidRDefault="007F6DEA" w:rsidP="007F6DEA">
      <w:pPr>
        <w:ind w:left="576"/>
      </w:pPr>
      <w:r>
        <w:t xml:space="preserve">          &lt;</w:t>
      </w:r>
      <w:proofErr w:type="gramStart"/>
      <w:r>
        <w:t>lastName&gt;</w:t>
      </w:r>
      <w:proofErr w:type="gramEnd"/>
      <w:r>
        <w:t>M&lt;/lastName&gt;</w:t>
      </w:r>
    </w:p>
    <w:p w:rsidR="007F6DEA" w:rsidRDefault="007F6DEA" w:rsidP="007F6DEA">
      <w:pPr>
        <w:ind w:left="576"/>
      </w:pPr>
      <w:r>
        <w:t xml:space="preserve">          &lt;address1&gt;23&lt;/address1&gt;</w:t>
      </w:r>
    </w:p>
    <w:p w:rsidR="007F6DEA" w:rsidRDefault="007F6DEA" w:rsidP="007F6DEA">
      <w:pPr>
        <w:ind w:left="576"/>
      </w:pPr>
      <w:r>
        <w:t xml:space="preserve">          &lt;</w:t>
      </w:r>
      <w:proofErr w:type="gramStart"/>
      <w:r>
        <w:t>postalCode&gt;</w:t>
      </w:r>
      <w:proofErr w:type="gramEnd"/>
      <w:r>
        <w:t>94109&lt;/postalCode&gt;</w:t>
      </w:r>
    </w:p>
    <w:p w:rsidR="007F6DEA" w:rsidRDefault="007F6DEA" w:rsidP="007F6DEA">
      <w:pPr>
        <w:ind w:left="576"/>
      </w:pPr>
      <w:r>
        <w:t xml:space="preserve">          &lt;</w:t>
      </w:r>
      <w:proofErr w:type="gramStart"/>
      <w:r>
        <w:t>city&gt;</w:t>
      </w:r>
      <w:proofErr w:type="gramEnd"/>
      <w:r>
        <w:t>Berlin&lt;/city&gt;</w:t>
      </w:r>
    </w:p>
    <w:p w:rsidR="007F6DEA" w:rsidRDefault="007F6DEA" w:rsidP="007F6DEA">
      <w:pPr>
        <w:ind w:left="576"/>
      </w:pPr>
      <w:r>
        <w:t xml:space="preserve">          &lt;</w:t>
      </w:r>
      <w:proofErr w:type="gramStart"/>
      <w:r>
        <w:t>state&gt;</w:t>
      </w:r>
      <w:proofErr w:type="gramEnd"/>
      <w:r>
        <w:t>CA&lt;/state&gt;</w:t>
      </w:r>
    </w:p>
    <w:p w:rsidR="007F6DEA" w:rsidRDefault="007F6DEA" w:rsidP="007F6DEA">
      <w:pPr>
        <w:ind w:left="576"/>
      </w:pPr>
      <w:r>
        <w:t xml:space="preserve">          &lt;</w:t>
      </w:r>
      <w:proofErr w:type="gramStart"/>
      <w:r>
        <w:t>countryCode&gt;</w:t>
      </w:r>
      <w:proofErr w:type="gramEnd"/>
      <w:r>
        <w:t>DE&lt;/countryCode&gt;</w:t>
      </w:r>
    </w:p>
    <w:p w:rsidR="007F6DEA" w:rsidRDefault="007F6DEA" w:rsidP="007F6DEA">
      <w:pPr>
        <w:ind w:left="576"/>
      </w:pPr>
      <w:r>
        <w:t xml:space="preserve">          &lt;</w:t>
      </w:r>
      <w:proofErr w:type="gramStart"/>
      <w:r>
        <w:t>telephoneNumber&gt;</w:t>
      </w:r>
      <w:proofErr w:type="gramEnd"/>
      <w:r>
        <w:t>1212121212&lt;/telephoneNumber&gt;</w:t>
      </w:r>
    </w:p>
    <w:p w:rsidR="007F6DEA" w:rsidRDefault="007F6DEA" w:rsidP="007F6DEA">
      <w:pPr>
        <w:ind w:left="576"/>
      </w:pPr>
      <w:r>
        <w:t xml:space="preserve">        &lt;/address&gt;</w:t>
      </w:r>
    </w:p>
    <w:p w:rsidR="007F6DEA" w:rsidRDefault="007F6DEA" w:rsidP="007F6DEA">
      <w:pPr>
        <w:ind w:left="576"/>
      </w:pPr>
      <w:r>
        <w:t xml:space="preserve">      &lt;/billingAddress&gt;</w:t>
      </w:r>
    </w:p>
    <w:p w:rsidR="007F6DEA" w:rsidRDefault="007F6DEA" w:rsidP="007F6DEA">
      <w:pPr>
        <w:ind w:left="576"/>
      </w:pPr>
      <w:r>
        <w:t xml:space="preserve">      &lt;</w:t>
      </w:r>
      <w:proofErr w:type="gramStart"/>
      <w:r>
        <w:t>mandate</w:t>
      </w:r>
      <w:proofErr w:type="gramEnd"/>
      <w:r>
        <w:t>&gt;</w:t>
      </w:r>
    </w:p>
    <w:p w:rsidR="007F6DEA" w:rsidRDefault="007F6DEA" w:rsidP="007F6DEA">
      <w:pPr>
        <w:ind w:left="576"/>
      </w:pPr>
      <w:r>
        <w:t xml:space="preserve">        &lt;</w:t>
      </w:r>
      <w:proofErr w:type="gramStart"/>
      <w:r>
        <w:t>mandateType&gt;</w:t>
      </w:r>
      <w:proofErr w:type="gramEnd"/>
      <w:r>
        <w:t>ONE-OFF&lt;/mandateType&gt;</w:t>
      </w:r>
    </w:p>
    <w:p w:rsidR="007F6DEA" w:rsidRDefault="007F6DEA" w:rsidP="007F6DEA">
      <w:pPr>
        <w:ind w:left="576"/>
      </w:pPr>
      <w:r>
        <w:t xml:space="preserve">        &lt;</w:t>
      </w:r>
      <w:proofErr w:type="gramStart"/>
      <w:r>
        <w:t>mandateId&gt;</w:t>
      </w:r>
      <w:proofErr w:type="gramEnd"/>
      <w:r>
        <w:t>M-100038056-201832512945355&lt;/mandateId&gt;</w:t>
      </w:r>
    </w:p>
    <w:p w:rsidR="007F6DEA" w:rsidRDefault="007F6DEA" w:rsidP="007F6DEA">
      <w:pPr>
        <w:ind w:left="576"/>
      </w:pPr>
      <w:r>
        <w:t xml:space="preserve">      &lt;/mandate&gt;</w:t>
      </w:r>
    </w:p>
    <w:p w:rsidR="007F6DEA" w:rsidRDefault="007F6DEA" w:rsidP="007F6DEA">
      <w:pPr>
        <w:ind w:left="576"/>
      </w:pPr>
      <w:r>
        <w:t xml:space="preserve">    &lt;/order&gt;</w:t>
      </w:r>
    </w:p>
    <w:p w:rsidR="007F6DEA" w:rsidRDefault="007F6DEA" w:rsidP="007F6DEA">
      <w:pPr>
        <w:ind w:left="576"/>
      </w:pPr>
      <w:r>
        <w:t xml:space="preserve">  &lt;/submit&gt;</w:t>
      </w:r>
    </w:p>
    <w:p w:rsidR="00831D6C" w:rsidRDefault="007F6DEA" w:rsidP="007F6DEA">
      <w:pPr>
        <w:ind w:left="576"/>
      </w:pPr>
      <w:r>
        <w:t>&lt;/paymentService&gt;</w:t>
      </w:r>
      <w:r w:rsidR="00831D6C">
        <w:t xml:space="preserve"> </w:t>
      </w:r>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RECURRING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990F1F" w:rsidRDefault="00831D6C" w:rsidP="00990F1F">
      <w:pPr>
        <w:ind w:left="576"/>
      </w:pPr>
      <w:proofErr w:type="gramStart"/>
      <w:r>
        <w:t>&lt;?xml</w:t>
      </w:r>
      <w:proofErr w:type="gramEnd"/>
      <w:r>
        <w:t xml:space="preserve"> version="1.0"?&gt;&lt;!DOCTYPE paymentService PUBLIC "-//</w:t>
      </w:r>
      <w:r w:rsidR="00C04461">
        <w:t>Worldpay</w:t>
      </w:r>
      <w:r>
        <w:t xml:space="preserve">//DTD </w:t>
      </w:r>
      <w:r w:rsidR="00C04461">
        <w:t>Worldpay</w:t>
      </w:r>
      <w:r>
        <w:t xml:space="preserve"> PaymentService v1//EN" "</w:t>
      </w:r>
      <w:hyperlink r:id="rId54" w:history="1">
        <w:r>
          <w:rPr>
            <w:rStyle w:val="Hyperlink"/>
          </w:rPr>
          <w:t>http://dtd.worldpay.com/paymentService_v1.dtd</w:t>
        </w:r>
      </w:hyperlink>
      <w:r>
        <w:t>"&gt;</w:t>
      </w:r>
      <w:r w:rsidR="00990F1F" w:rsidRPr="00990F1F">
        <w:t xml:space="preserve"> </w:t>
      </w:r>
      <w:r w:rsidR="00990F1F">
        <w:t>&lt;paymentService merchantCode="SAPIENTNITROECOM" version="1.4"&gt;</w:t>
      </w:r>
    </w:p>
    <w:p w:rsidR="00990F1F" w:rsidRDefault="00990F1F" w:rsidP="00990F1F">
      <w:pPr>
        <w:ind w:left="576"/>
      </w:pPr>
      <w:r>
        <w:t xml:space="preserve">  &lt;</w:t>
      </w:r>
      <w:proofErr w:type="gramStart"/>
      <w:r>
        <w:t>submit</w:t>
      </w:r>
      <w:proofErr w:type="gramEnd"/>
      <w:r>
        <w:t>&gt;</w:t>
      </w:r>
    </w:p>
    <w:p w:rsidR="00990F1F" w:rsidRDefault="00990F1F" w:rsidP="00990F1F">
      <w:pPr>
        <w:ind w:left="576"/>
      </w:pPr>
      <w:r>
        <w:t xml:space="preserve">    &lt;order orderCode="00008305"&gt;</w:t>
      </w:r>
    </w:p>
    <w:p w:rsidR="00990F1F" w:rsidRDefault="00990F1F" w:rsidP="00990F1F">
      <w:pPr>
        <w:ind w:left="576"/>
      </w:pPr>
      <w:r>
        <w:t xml:space="preserve">      &lt;</w:t>
      </w:r>
      <w:proofErr w:type="gramStart"/>
      <w:r>
        <w:t>description&gt;</w:t>
      </w:r>
      <w:proofErr w:type="gramEnd"/>
      <w:r>
        <w:t>Merchant Order Number : 00008305&lt;/description&gt;</w:t>
      </w:r>
    </w:p>
    <w:p w:rsidR="00990F1F" w:rsidRDefault="00990F1F" w:rsidP="00990F1F">
      <w:pPr>
        <w:ind w:left="576"/>
      </w:pPr>
      <w:r>
        <w:t xml:space="preserve">      &lt;amount currencyCode="USD" exponent="2" value="14384"/&gt;</w:t>
      </w:r>
    </w:p>
    <w:p w:rsidR="00990F1F" w:rsidRDefault="00990F1F" w:rsidP="00990F1F">
      <w:pPr>
        <w:ind w:left="576"/>
      </w:pPr>
      <w:r>
        <w:t xml:space="preserve">      &lt;</w:t>
      </w:r>
      <w:proofErr w:type="gramStart"/>
      <w:r>
        <w:t>orderContent&gt;</w:t>
      </w:r>
      <w:proofErr w:type="gramEnd"/>
      <w:r>
        <w:t xml:space="preserve">Product Name Platinum V Neck Suit Dress price USD 99.00Your payment will be handled </w:t>
      </w:r>
      <w:r w:rsidR="00DF25C7">
        <w:t>by Worldpay</w:t>
      </w:r>
      <w:r>
        <w:t xml:space="preserve"> Payments Services.&lt;/orderContent&gt;</w:t>
      </w:r>
    </w:p>
    <w:p w:rsidR="00990F1F" w:rsidRDefault="00990F1F" w:rsidP="00990F1F">
      <w:pPr>
        <w:ind w:left="576"/>
      </w:pPr>
      <w:r>
        <w:lastRenderedPageBreak/>
        <w:t xml:space="preserve">      &lt;</w:t>
      </w:r>
      <w:proofErr w:type="gramStart"/>
      <w:r>
        <w:t>paymentDetails</w:t>
      </w:r>
      <w:proofErr w:type="gramEnd"/>
      <w:r>
        <w:t>&gt;</w:t>
      </w:r>
    </w:p>
    <w:p w:rsidR="00990F1F" w:rsidRDefault="00990F1F" w:rsidP="00990F1F">
      <w:pPr>
        <w:ind w:left="576"/>
      </w:pPr>
      <w:r>
        <w:t xml:space="preserve">        &lt;SEPA_DIRECT_DEBIT-SSL&gt;</w:t>
      </w:r>
    </w:p>
    <w:p w:rsidR="00990F1F" w:rsidRDefault="00990F1F" w:rsidP="00990F1F">
      <w:pPr>
        <w:ind w:left="576"/>
      </w:pPr>
      <w:r>
        <w:t xml:space="preserve">          &lt;</w:t>
      </w:r>
      <w:proofErr w:type="gramStart"/>
      <w:r>
        <w:t>bankAccount-SEPA</w:t>
      </w:r>
      <w:proofErr w:type="gramEnd"/>
      <w:r>
        <w:t>&gt;</w:t>
      </w:r>
    </w:p>
    <w:p w:rsidR="00990F1F" w:rsidRDefault="00990F1F" w:rsidP="00990F1F">
      <w:pPr>
        <w:ind w:left="576"/>
      </w:pPr>
      <w:r>
        <w:t xml:space="preserve">            &lt;</w:t>
      </w:r>
      <w:proofErr w:type="gramStart"/>
      <w:r>
        <w:t>iban&gt;</w:t>
      </w:r>
      <w:proofErr w:type="gramEnd"/>
      <w:r>
        <w:t>DE93100000000012345678&lt;/iban&gt;</w:t>
      </w:r>
    </w:p>
    <w:p w:rsidR="00990F1F" w:rsidRDefault="00990F1F" w:rsidP="00990F1F">
      <w:pPr>
        <w:ind w:left="576"/>
      </w:pPr>
      <w:r>
        <w:t xml:space="preserve">            &lt;</w:t>
      </w:r>
      <w:proofErr w:type="gramStart"/>
      <w:r>
        <w:t>accountHolderName&gt;</w:t>
      </w:r>
      <w:proofErr w:type="gramEnd"/>
      <w:r>
        <w:t>M.Mustermann&lt;/accountHolderName&gt;</w:t>
      </w:r>
    </w:p>
    <w:p w:rsidR="00990F1F" w:rsidRDefault="00990F1F" w:rsidP="00990F1F">
      <w:pPr>
        <w:ind w:left="576"/>
      </w:pPr>
      <w:r>
        <w:t xml:space="preserve">          &lt;/bankAccount-SEPA&gt;</w:t>
      </w:r>
    </w:p>
    <w:p w:rsidR="00990F1F" w:rsidRDefault="00990F1F" w:rsidP="00990F1F">
      <w:pPr>
        <w:ind w:left="576"/>
      </w:pPr>
      <w:r>
        <w:t xml:space="preserve">        &lt;/SEPA_DIRECT_DEBIT-SSL&gt;</w:t>
      </w:r>
    </w:p>
    <w:p w:rsidR="00990F1F" w:rsidRDefault="00990F1F" w:rsidP="00990F1F">
      <w:pPr>
        <w:ind w:left="576"/>
      </w:pPr>
      <w:r>
        <w:t xml:space="preserve">      &lt;/paymentDetails&gt;</w:t>
      </w:r>
    </w:p>
    <w:p w:rsidR="00990F1F" w:rsidRDefault="00990F1F" w:rsidP="00990F1F">
      <w:pPr>
        <w:ind w:left="576"/>
      </w:pPr>
      <w:r>
        <w:t xml:space="preserve">      &lt;</w:t>
      </w:r>
      <w:proofErr w:type="gramStart"/>
      <w:r>
        <w:t>shopper</w:t>
      </w:r>
      <w:proofErr w:type="gramEnd"/>
      <w:r>
        <w:t>&gt;</w:t>
      </w:r>
    </w:p>
    <w:p w:rsidR="00990F1F" w:rsidRDefault="00990F1F" w:rsidP="00990F1F">
      <w:pPr>
        <w:ind w:left="576"/>
      </w:pPr>
      <w:r>
        <w:t xml:space="preserve">        &lt;shopperEmailAddress&gt;Mustermann@example.de&lt;/shopperEmailAddress&gt;</w:t>
      </w:r>
    </w:p>
    <w:p w:rsidR="00990F1F" w:rsidRDefault="00990F1F" w:rsidP="00990F1F">
      <w:pPr>
        <w:ind w:left="576"/>
      </w:pPr>
      <w:r>
        <w:t xml:space="preserve">        &lt;session id="00008305" shopperIPAddress="14.140.116.135"/&gt;</w:t>
      </w:r>
    </w:p>
    <w:p w:rsidR="00990F1F" w:rsidRDefault="00990F1F" w:rsidP="00990F1F">
      <w:pPr>
        <w:ind w:left="576"/>
      </w:pPr>
      <w:r>
        <w:t xml:space="preserve">      &lt;/shopper&gt;</w:t>
      </w:r>
    </w:p>
    <w:p w:rsidR="00990F1F" w:rsidRDefault="00990F1F" w:rsidP="00990F1F">
      <w:pPr>
        <w:ind w:left="576"/>
      </w:pPr>
      <w:r>
        <w:t xml:space="preserve">      &lt;</w:t>
      </w:r>
      <w:proofErr w:type="gramStart"/>
      <w:r>
        <w:t>billingAddress</w:t>
      </w:r>
      <w:proofErr w:type="gramEnd"/>
      <w:r>
        <w:t>&gt;</w:t>
      </w:r>
    </w:p>
    <w:p w:rsidR="00990F1F" w:rsidRDefault="00990F1F" w:rsidP="00990F1F">
      <w:pPr>
        <w:ind w:left="576"/>
      </w:pPr>
      <w:r>
        <w:t xml:space="preserve">        &lt;</w:t>
      </w:r>
      <w:proofErr w:type="gramStart"/>
      <w:r>
        <w:t>address</w:t>
      </w:r>
      <w:proofErr w:type="gramEnd"/>
      <w:r>
        <w:t>&gt;</w:t>
      </w:r>
    </w:p>
    <w:p w:rsidR="00990F1F" w:rsidRDefault="00990F1F" w:rsidP="00990F1F">
      <w:pPr>
        <w:ind w:left="576"/>
      </w:pPr>
      <w:r>
        <w:t xml:space="preserve">          &lt;</w:t>
      </w:r>
      <w:proofErr w:type="gramStart"/>
      <w:r>
        <w:t>firstName&gt;</w:t>
      </w:r>
      <w:proofErr w:type="gramEnd"/>
      <w:r>
        <w:t>Mustermaan&lt;/firstName&gt;</w:t>
      </w:r>
    </w:p>
    <w:p w:rsidR="00990F1F" w:rsidRDefault="00990F1F" w:rsidP="00990F1F">
      <w:pPr>
        <w:ind w:left="576"/>
      </w:pPr>
      <w:r>
        <w:t xml:space="preserve">          &lt;</w:t>
      </w:r>
      <w:proofErr w:type="gramStart"/>
      <w:r>
        <w:t>lastName&gt;</w:t>
      </w:r>
      <w:proofErr w:type="gramEnd"/>
      <w:r>
        <w:t>M&lt;/lastName&gt;</w:t>
      </w:r>
    </w:p>
    <w:p w:rsidR="00990F1F" w:rsidRDefault="00990F1F" w:rsidP="00990F1F">
      <w:pPr>
        <w:ind w:left="576"/>
      </w:pPr>
      <w:r>
        <w:t xml:space="preserve">          &lt;address1&gt;23&lt;/address1&gt;</w:t>
      </w:r>
    </w:p>
    <w:p w:rsidR="00990F1F" w:rsidRDefault="00990F1F" w:rsidP="00990F1F">
      <w:pPr>
        <w:ind w:left="576"/>
      </w:pPr>
      <w:r>
        <w:t xml:space="preserve">          &lt;</w:t>
      </w:r>
      <w:proofErr w:type="gramStart"/>
      <w:r>
        <w:t>postalCode&gt;</w:t>
      </w:r>
      <w:proofErr w:type="gramEnd"/>
      <w:r>
        <w:t>94109&lt;/postalCode&gt;</w:t>
      </w:r>
    </w:p>
    <w:p w:rsidR="00990F1F" w:rsidRDefault="00990F1F" w:rsidP="00990F1F">
      <w:pPr>
        <w:ind w:left="576"/>
      </w:pPr>
      <w:r>
        <w:t xml:space="preserve">          &lt;</w:t>
      </w:r>
      <w:proofErr w:type="gramStart"/>
      <w:r>
        <w:t>city&gt;</w:t>
      </w:r>
      <w:proofErr w:type="gramEnd"/>
      <w:r>
        <w:t>Berlin&lt;/city&gt;</w:t>
      </w:r>
    </w:p>
    <w:p w:rsidR="00990F1F" w:rsidRDefault="00990F1F" w:rsidP="00990F1F">
      <w:pPr>
        <w:ind w:left="576"/>
      </w:pPr>
      <w:r>
        <w:t xml:space="preserve">          &lt;</w:t>
      </w:r>
      <w:proofErr w:type="gramStart"/>
      <w:r>
        <w:t>state&gt;</w:t>
      </w:r>
      <w:proofErr w:type="gramEnd"/>
      <w:r>
        <w:t>CA&lt;/state&gt;</w:t>
      </w:r>
    </w:p>
    <w:p w:rsidR="00990F1F" w:rsidRDefault="00990F1F" w:rsidP="00990F1F">
      <w:pPr>
        <w:ind w:left="576"/>
      </w:pPr>
      <w:r>
        <w:t xml:space="preserve">          &lt;</w:t>
      </w:r>
      <w:proofErr w:type="gramStart"/>
      <w:r>
        <w:t>countryCode&gt;</w:t>
      </w:r>
      <w:proofErr w:type="gramEnd"/>
      <w:r>
        <w:t>DE&lt;/countryCode&gt;</w:t>
      </w:r>
    </w:p>
    <w:p w:rsidR="00990F1F" w:rsidRDefault="00990F1F" w:rsidP="00990F1F">
      <w:pPr>
        <w:ind w:left="576"/>
      </w:pPr>
      <w:r>
        <w:t xml:space="preserve">          &lt;</w:t>
      </w:r>
      <w:proofErr w:type="gramStart"/>
      <w:r>
        <w:t>telephoneNumber&gt;</w:t>
      </w:r>
      <w:proofErr w:type="gramEnd"/>
      <w:r>
        <w:t>1212121212&lt;/telephoneNumber&gt;</w:t>
      </w:r>
    </w:p>
    <w:p w:rsidR="00990F1F" w:rsidRDefault="00990F1F" w:rsidP="00990F1F">
      <w:pPr>
        <w:ind w:left="576"/>
      </w:pPr>
      <w:r>
        <w:t xml:space="preserve">        &lt;/address&gt;</w:t>
      </w:r>
    </w:p>
    <w:p w:rsidR="00990F1F" w:rsidRDefault="00990F1F" w:rsidP="00990F1F">
      <w:pPr>
        <w:ind w:left="576"/>
      </w:pPr>
      <w:r>
        <w:t xml:space="preserve">      &lt;/billingAddress&gt;</w:t>
      </w:r>
    </w:p>
    <w:p w:rsidR="00990F1F" w:rsidRDefault="00990F1F" w:rsidP="00990F1F">
      <w:pPr>
        <w:ind w:left="576"/>
      </w:pPr>
      <w:r>
        <w:t xml:space="preserve">      &lt;</w:t>
      </w:r>
      <w:proofErr w:type="gramStart"/>
      <w:r>
        <w:t>mandate</w:t>
      </w:r>
      <w:proofErr w:type="gramEnd"/>
      <w:r>
        <w:t>&gt;</w:t>
      </w:r>
    </w:p>
    <w:p w:rsidR="00990F1F" w:rsidRDefault="00990F1F" w:rsidP="00990F1F">
      <w:pPr>
        <w:ind w:left="576"/>
      </w:pPr>
      <w:r>
        <w:t xml:space="preserve">        &lt;</w:t>
      </w:r>
      <w:proofErr w:type="gramStart"/>
      <w:r>
        <w:t>mandateType&gt;</w:t>
      </w:r>
      <w:proofErr w:type="gramEnd"/>
      <w:r>
        <w:t>RECURRING&lt;/mandateType&gt;</w:t>
      </w:r>
    </w:p>
    <w:p w:rsidR="00990F1F" w:rsidRDefault="00990F1F" w:rsidP="00990F1F">
      <w:pPr>
        <w:ind w:left="576"/>
      </w:pPr>
      <w:r>
        <w:t xml:space="preserve">        &lt;</w:t>
      </w:r>
      <w:proofErr w:type="gramStart"/>
      <w:r>
        <w:t>mandateId&gt;</w:t>
      </w:r>
      <w:proofErr w:type="gramEnd"/>
      <w:r>
        <w:t>M-100038056-201832512180546&lt;/mandateId&gt;</w:t>
      </w:r>
    </w:p>
    <w:p w:rsidR="00990F1F" w:rsidRDefault="00990F1F" w:rsidP="00990F1F">
      <w:pPr>
        <w:ind w:left="576"/>
      </w:pPr>
      <w:r>
        <w:lastRenderedPageBreak/>
        <w:t xml:space="preserve">      &lt;/mandate&gt;</w:t>
      </w:r>
    </w:p>
    <w:p w:rsidR="00990F1F" w:rsidRDefault="00990F1F" w:rsidP="00990F1F">
      <w:pPr>
        <w:ind w:left="576"/>
      </w:pPr>
      <w:r>
        <w:t xml:space="preserve">    &lt;/order&gt;</w:t>
      </w:r>
    </w:p>
    <w:p w:rsidR="00990F1F" w:rsidRDefault="00990F1F" w:rsidP="00990F1F">
      <w:pPr>
        <w:ind w:left="576"/>
      </w:pPr>
      <w:r>
        <w:t xml:space="preserve">  &lt;/submit&gt;</w:t>
      </w:r>
    </w:p>
    <w:p w:rsidR="00831D6C" w:rsidRDefault="00990F1F" w:rsidP="00C75E15">
      <w:pPr>
        <w:ind w:left="576"/>
      </w:pPr>
      <w:r>
        <w:t>&lt;/paymentService&gt;</w:t>
      </w:r>
    </w:p>
    <w:p w:rsidR="00831D6C" w:rsidRDefault="00831D6C" w:rsidP="00831D6C">
      <w:pPr>
        <w:ind w:left="1284"/>
      </w:pPr>
    </w:p>
    <w:p w:rsidR="00831D6C" w:rsidRPr="00C25169" w:rsidRDefault="00831D6C" w:rsidP="00C25169">
      <w:pPr>
        <w:pStyle w:val="Heading3"/>
        <w:keepNext/>
        <w:keepLines/>
        <w:numPr>
          <w:ilvl w:val="2"/>
          <w:numId w:val="47"/>
        </w:numPr>
        <w:pBdr>
          <w:bottom w:val="none" w:sz="0" w:space="0" w:color="auto"/>
        </w:pBdr>
        <w:spacing w:line="276" w:lineRule="auto"/>
        <w:ind w:left="1764"/>
        <w:rPr>
          <w:i w:val="0"/>
          <w:sz w:val="24"/>
          <w:szCs w:val="24"/>
        </w:rPr>
      </w:pPr>
      <w:bookmarkStart w:id="829" w:name="_Toc409710802"/>
      <w:bookmarkStart w:id="830" w:name="_Toc413668812"/>
      <w:bookmarkStart w:id="831" w:name="_Toc8312224"/>
      <w:r w:rsidRPr="00C25169">
        <w:rPr>
          <w:i w:val="0"/>
          <w:sz w:val="24"/>
          <w:szCs w:val="24"/>
        </w:rPr>
        <w:t>Przeleway24</w:t>
      </w:r>
      <w:bookmarkEnd w:id="829"/>
      <w:bookmarkEnd w:id="830"/>
      <w:bookmarkEnd w:id="831"/>
    </w:p>
    <w:p w:rsidR="00831D6C" w:rsidRDefault="00831D6C" w:rsidP="00831D6C">
      <w:pPr>
        <w:ind w:left="708"/>
      </w:pPr>
      <w:r w:rsidRPr="00002FAE">
        <w:t>Przelewy24 is a real-time bank transfer, offline or pre-payment payment method that shoppers based in Poland can use to transfer funds directly to merchants from their bank accounts.</w:t>
      </w:r>
    </w:p>
    <w:p w:rsidR="00831D6C" w:rsidRPr="004E1109" w:rsidRDefault="00831D6C" w:rsidP="00831D6C">
      <w:pPr>
        <w:spacing w:before="120" w:after="0" w:line="240" w:lineRule="auto"/>
        <w:ind w:left="708"/>
        <w:rPr>
          <w:rFonts w:asciiTheme="majorHAnsi" w:eastAsiaTheme="majorEastAsia" w:hAnsiTheme="majorHAnsi" w:cstheme="majorBidi"/>
          <w:b/>
          <w:bCs/>
          <w:i/>
          <w:iCs/>
        </w:rPr>
      </w:pPr>
      <w:r w:rsidRPr="004E1109">
        <w:rPr>
          <w:rFonts w:asciiTheme="majorHAnsi" w:eastAsiaTheme="majorEastAsia" w:hAnsiTheme="majorHAnsi" w:cstheme="majorBidi"/>
          <w:b/>
          <w:bCs/>
          <w:i/>
          <w:iCs/>
        </w:rPr>
        <w:t>Payment method properties</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tbl>
      <w:tblPr>
        <w:tblStyle w:val="LightGrid-Accent51"/>
        <w:tblW w:w="5000" w:type="pct"/>
        <w:tblInd w:w="708" w:type="dxa"/>
        <w:tblLook w:val="04A0" w:firstRow="1" w:lastRow="0" w:firstColumn="1" w:lastColumn="0" w:noHBand="0" w:noVBand="1"/>
      </w:tblPr>
      <w:tblGrid>
        <w:gridCol w:w="2927"/>
        <w:gridCol w:w="6799"/>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Pr="003F757F" w:rsidRDefault="00831D6C" w:rsidP="002264F5">
            <w:pPr>
              <w:pStyle w:val="tablebody"/>
              <w:spacing w:before="0" w:beforeAutospacing="0" w:after="0" w:afterAutospacing="0"/>
              <w:rPr>
                <w:rFonts w:ascii="Calibri" w:hAnsi="Calibri"/>
                <w:color w:val="000000"/>
                <w:sz w:val="20"/>
                <w:szCs w:val="20"/>
              </w:rPr>
            </w:pPr>
            <w:r w:rsidRPr="003F757F">
              <w:rPr>
                <w:rFonts w:ascii="Calibri" w:hAnsi="Calibri"/>
                <w:bCs w:val="0"/>
                <w:color w:val="000000"/>
                <w:sz w:val="20"/>
                <w:szCs w:val="20"/>
              </w:rPr>
              <w:t>Property</w:t>
            </w:r>
          </w:p>
        </w:tc>
        <w:tc>
          <w:tcPr>
            <w:tcW w:w="0" w:type="auto"/>
            <w:hideMark/>
          </w:tcPr>
          <w:p w:rsidR="00831D6C" w:rsidRPr="003F757F" w:rsidRDefault="00831D6C" w:rsidP="002264F5">
            <w:pPr>
              <w:pStyle w:val="tablebody"/>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3F757F">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Payment Type</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 offline bank transfer, pre-payment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Countries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Poland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Acceptance Currencies</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Settlement to Worldpay Currency</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Chargebacks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Supported Languages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 (Polish), DE (German), ES (Spanish), IT (Italian)</w:t>
            </w:r>
          </w:p>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There is also an option to switch to EN (English) on the Przelewy24 payment page.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Direct Model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bl>
    <w:p w:rsidR="00831D6C" w:rsidRPr="00043FE8" w:rsidRDefault="00831D6C" w:rsidP="00831D6C"/>
    <w:p w:rsidR="00831D6C" w:rsidRPr="008A78A6" w:rsidRDefault="00831D6C" w:rsidP="008A78A6">
      <w:pPr>
        <w:pStyle w:val="Heading4"/>
        <w:keepNext/>
        <w:keepLines/>
        <w:ind w:left="1800"/>
      </w:pPr>
      <w:bookmarkStart w:id="832" w:name="_Toc409710803"/>
      <w:bookmarkStart w:id="833" w:name="_Toc413668813"/>
      <w:r w:rsidRPr="008A78A6">
        <w:t>Request Attribute Mapping</w:t>
      </w:r>
      <w:bookmarkEnd w:id="832"/>
      <w:bookmarkEnd w:id="833"/>
    </w:p>
    <w:p w:rsidR="00831D6C" w:rsidRDefault="00831D6C" w:rsidP="00831D6C">
      <w:pPr>
        <w:ind w:left="708"/>
      </w:pPr>
      <w:proofErr w:type="gramStart"/>
      <w:r>
        <w:t>&lt;?xml</w:t>
      </w:r>
      <w:proofErr w:type="gramEnd"/>
      <w:r>
        <w:t xml:space="preserve"> version="1.0" encoding="UTF-8"?&gt;</w:t>
      </w:r>
    </w:p>
    <w:p w:rsidR="00831D6C" w:rsidRDefault="00831D6C" w:rsidP="00831D6C">
      <w:pPr>
        <w:ind w:left="708"/>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w:t>
      </w:r>
    </w:p>
    <w:p w:rsidR="00831D6C" w:rsidRDefault="00831D6C" w:rsidP="00831D6C">
      <w:pPr>
        <w:ind w:left="708"/>
      </w:pPr>
      <w:r>
        <w:t>&lt;paymentService merchantCode="SAPIENTNITROECOMMERCEV1" version="1.4"&gt;</w:t>
      </w:r>
    </w:p>
    <w:p w:rsidR="00831D6C" w:rsidRDefault="00831D6C" w:rsidP="00831D6C">
      <w:pPr>
        <w:ind w:left="708"/>
      </w:pPr>
      <w:r>
        <w:t xml:space="preserve">   &lt;</w:t>
      </w:r>
      <w:proofErr w:type="gramStart"/>
      <w:r>
        <w:t>submit</w:t>
      </w:r>
      <w:proofErr w:type="gramEnd"/>
      <w:r>
        <w:t>&gt;</w:t>
      </w:r>
    </w:p>
    <w:p w:rsidR="00831D6C" w:rsidRDefault="00831D6C" w:rsidP="00831D6C">
      <w:pPr>
        <w:ind w:left="708"/>
      </w:pPr>
      <w:r>
        <w:t xml:space="preserve">      &lt;order orderCode="Example_Przelewy24_Order_Code"&gt;</w:t>
      </w:r>
    </w:p>
    <w:p w:rsidR="00831D6C" w:rsidRDefault="00831D6C" w:rsidP="00831D6C">
      <w:pPr>
        <w:ind w:left="708"/>
      </w:pPr>
      <w:r>
        <w:t xml:space="preserve">         &lt;</w:t>
      </w:r>
      <w:proofErr w:type="gramStart"/>
      <w:r>
        <w:t>description&gt;</w:t>
      </w:r>
      <w:proofErr w:type="gramEnd"/>
      <w:r>
        <w:t>Description here&lt;/description&gt;</w:t>
      </w:r>
    </w:p>
    <w:p w:rsidR="00831D6C" w:rsidRDefault="00831D6C" w:rsidP="00831D6C">
      <w:pPr>
        <w:ind w:left="708"/>
      </w:pPr>
      <w:r>
        <w:t xml:space="preserve">         &lt;amount currencyCode="PLN" value="100" exponent="2" /&gt;</w:t>
      </w:r>
    </w:p>
    <w:p w:rsidR="00831D6C" w:rsidRDefault="00831D6C" w:rsidP="00831D6C">
      <w:pPr>
        <w:ind w:left="708"/>
      </w:pPr>
      <w:r>
        <w:t xml:space="preserve">         &lt;</w:t>
      </w:r>
      <w:proofErr w:type="gramStart"/>
      <w:r>
        <w:t>orderContent</w:t>
      </w:r>
      <w:proofErr w:type="gramEnd"/>
      <w:r>
        <w:t>&gt;</w:t>
      </w:r>
    </w:p>
    <w:p w:rsidR="00831D6C" w:rsidRDefault="00831D6C" w:rsidP="00831D6C">
      <w:pPr>
        <w:ind w:left="708"/>
      </w:pPr>
      <w:r>
        <w:t xml:space="preserve">       </w:t>
      </w:r>
      <w:proofErr w:type="gramStart"/>
      <w:r>
        <w:t>&lt;![</w:t>
      </w:r>
      <w:proofErr w:type="gramEnd"/>
      <w:r>
        <w:t>CDATA[      ]]&gt;</w:t>
      </w:r>
    </w:p>
    <w:p w:rsidR="00831D6C" w:rsidRDefault="00831D6C" w:rsidP="00831D6C">
      <w:pPr>
        <w:ind w:left="708"/>
      </w:pPr>
      <w:r>
        <w:t xml:space="preserve">   &lt;/orderContent&gt;</w:t>
      </w:r>
    </w:p>
    <w:p w:rsidR="00831D6C" w:rsidRDefault="00831D6C" w:rsidP="00831D6C">
      <w:pPr>
        <w:ind w:left="708"/>
      </w:pPr>
      <w:r>
        <w:lastRenderedPageBreak/>
        <w:t xml:space="preserve">         &lt;</w:t>
      </w:r>
      <w:proofErr w:type="gramStart"/>
      <w:r>
        <w:t>paymentDetails</w:t>
      </w:r>
      <w:proofErr w:type="gramEnd"/>
      <w:r>
        <w:t>&gt;</w:t>
      </w:r>
    </w:p>
    <w:p w:rsidR="00831D6C" w:rsidRDefault="00831D6C" w:rsidP="00831D6C">
      <w:pPr>
        <w:ind w:left="708"/>
      </w:pPr>
      <w:r>
        <w:t xml:space="preserve">            &lt;PRZELEWY-SSL shopperCountryCode="PL"&gt;</w:t>
      </w:r>
    </w:p>
    <w:p w:rsidR="00831D6C" w:rsidRDefault="00831D6C" w:rsidP="00831D6C">
      <w:pPr>
        <w:ind w:left="708"/>
      </w:pPr>
      <w:r>
        <w:t xml:space="preserve">               &lt;successURL&gt;http://www.worldpay.com/?successURL&lt;/successURL&gt;</w:t>
      </w:r>
    </w:p>
    <w:p w:rsidR="00831D6C" w:rsidRDefault="00831D6C" w:rsidP="00831D6C">
      <w:pPr>
        <w:ind w:left="708"/>
      </w:pPr>
      <w:r>
        <w:t xml:space="preserve">               &lt;cancelURL&gt;http://www.worldpay.com/?cancelURL&lt;/cancelURL&gt;</w:t>
      </w:r>
    </w:p>
    <w:p w:rsidR="00831D6C" w:rsidRDefault="00831D6C" w:rsidP="00831D6C">
      <w:pPr>
        <w:ind w:left="708"/>
      </w:pPr>
      <w:r>
        <w:t xml:space="preserve">               &lt;pendingURL&gt;http://www.worldpay.com/?pendingURL&lt;/pendingURL&gt;</w:t>
      </w:r>
    </w:p>
    <w:p w:rsidR="00831D6C" w:rsidRDefault="00831D6C" w:rsidP="00831D6C">
      <w:pPr>
        <w:ind w:left="708"/>
      </w:pPr>
      <w:r>
        <w:t xml:space="preserve">            &lt;/PRZELEWY-SSL&gt;</w:t>
      </w:r>
    </w:p>
    <w:p w:rsidR="00831D6C" w:rsidRDefault="00831D6C" w:rsidP="00831D6C">
      <w:pPr>
        <w:ind w:left="708"/>
      </w:pPr>
      <w:r>
        <w:t xml:space="preserve">         &lt;/paymentDetails&gt;</w:t>
      </w:r>
    </w:p>
    <w:p w:rsidR="00831D6C" w:rsidRDefault="00831D6C" w:rsidP="00831D6C">
      <w:pPr>
        <w:ind w:left="708"/>
      </w:pPr>
      <w:r>
        <w:t xml:space="preserve">         &lt;</w:t>
      </w:r>
      <w:proofErr w:type="gramStart"/>
      <w:r>
        <w:t>shopper</w:t>
      </w:r>
      <w:proofErr w:type="gramEnd"/>
      <w:r>
        <w:t>&gt;</w:t>
      </w:r>
    </w:p>
    <w:p w:rsidR="00831D6C" w:rsidRDefault="00831D6C" w:rsidP="00831D6C">
      <w:pPr>
        <w:ind w:left="708"/>
      </w:pPr>
      <w:r>
        <w:t xml:space="preserve">            &lt;shopperEmailAddress&gt;shopper@worldpay.com&lt;/shopperEmailAddress&gt;</w:t>
      </w:r>
    </w:p>
    <w:p w:rsidR="00831D6C" w:rsidRDefault="00831D6C" w:rsidP="00831D6C">
      <w:pPr>
        <w:ind w:left="708"/>
      </w:pPr>
      <w:r>
        <w:t xml:space="preserve">         &lt;/shopper&gt;         </w:t>
      </w:r>
    </w:p>
    <w:p w:rsidR="00831D6C" w:rsidRDefault="00831D6C" w:rsidP="00831D6C">
      <w:pPr>
        <w:ind w:left="708"/>
      </w:pPr>
      <w:r>
        <w:t xml:space="preserve">      &lt;/order&gt;</w:t>
      </w:r>
    </w:p>
    <w:p w:rsidR="00831D6C" w:rsidRDefault="00831D6C" w:rsidP="00831D6C">
      <w:pPr>
        <w:ind w:left="708"/>
      </w:pPr>
      <w:r>
        <w:t xml:space="preserve">   &lt;/submit&gt;</w:t>
      </w:r>
    </w:p>
    <w:p w:rsidR="00831D6C" w:rsidRDefault="00831D6C" w:rsidP="00831D6C">
      <w:pPr>
        <w:ind w:left="708"/>
      </w:pPr>
      <w:r>
        <w:t>&lt;/paymentService&gt;</w:t>
      </w:r>
    </w:p>
    <w:p w:rsidR="00831D6C" w:rsidRPr="002D32A3" w:rsidRDefault="00831D6C" w:rsidP="00831D6C">
      <w:pPr>
        <w:ind w:left="708"/>
      </w:pPr>
    </w:p>
    <w:p w:rsidR="00831D6C" w:rsidRPr="008A78A6" w:rsidRDefault="00831D6C" w:rsidP="008A78A6">
      <w:pPr>
        <w:pStyle w:val="Heading4"/>
        <w:keepNext/>
        <w:keepLines/>
        <w:ind w:left="1800"/>
      </w:pPr>
      <w:bookmarkStart w:id="834" w:name="_Toc409710804"/>
      <w:bookmarkStart w:id="835" w:name="_Toc413668814"/>
      <w:r w:rsidRPr="008A78A6">
        <w:t>Response Attribute Mapping</w:t>
      </w:r>
      <w:bookmarkEnd w:id="834"/>
      <w:bookmarkEnd w:id="835"/>
    </w:p>
    <w:p w:rsidR="00831D6C" w:rsidRDefault="00831D6C" w:rsidP="00831D6C">
      <w:pPr>
        <w:ind w:left="708"/>
      </w:pPr>
      <w:proofErr w:type="gramStart"/>
      <w:r>
        <w:t>&lt;?xml</w:t>
      </w:r>
      <w:proofErr w:type="gramEnd"/>
      <w:r>
        <w:t xml:space="preserve"> version="1.0" encoding="UTF-8"?&gt;</w:t>
      </w:r>
    </w:p>
    <w:p w:rsidR="00831D6C" w:rsidRDefault="00831D6C" w:rsidP="00831D6C">
      <w:pPr>
        <w:ind w:left="708"/>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w:t>
      </w:r>
      <w:proofErr w:type="gramStart"/>
      <w:r>
        <w:t>reply</w:t>
      </w:r>
      <w:proofErr w:type="gramEnd"/>
      <w:r>
        <w:t>&gt;</w:t>
      </w:r>
    </w:p>
    <w:p w:rsidR="00831D6C" w:rsidRDefault="00831D6C" w:rsidP="00831D6C">
      <w:pPr>
        <w:ind w:left="708"/>
      </w:pPr>
      <w:r>
        <w:t xml:space="preserve">        &lt;orderStatus orderCode="Example_Przelewy24_Order_Code"&gt;</w:t>
      </w:r>
    </w:p>
    <w:p w:rsidR="00831D6C" w:rsidRDefault="00831D6C" w:rsidP="00831D6C">
      <w:pPr>
        <w:ind w:left="708"/>
      </w:pPr>
      <w:r>
        <w:t xml:space="preserve">            &lt;</w:t>
      </w:r>
      <w:proofErr w:type="gramStart"/>
      <w:r>
        <w:t>reference</w:t>
      </w:r>
      <w:proofErr w:type="gramEnd"/>
      <w:r>
        <w:t xml:space="preserve"> id="3020980234"&gt;https://secure-test.worldpay.com/jsp/test/shopper/APMSTSimulator.jsp?customerRef=3018127000&amp;amp;paymentMethod=PRZELEWY&lt;/reference&gt;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firstLine="708"/>
      </w:pPr>
      <w:r>
        <w:t>&lt;/paymentService&gt;</w:t>
      </w:r>
    </w:p>
    <w:p w:rsidR="00B84250" w:rsidRPr="00C25169" w:rsidRDefault="00B84250" w:rsidP="00C25169">
      <w:pPr>
        <w:pStyle w:val="Heading3"/>
        <w:keepNext/>
        <w:keepLines/>
        <w:numPr>
          <w:ilvl w:val="2"/>
          <w:numId w:val="47"/>
        </w:numPr>
        <w:pBdr>
          <w:bottom w:val="none" w:sz="0" w:space="0" w:color="auto"/>
        </w:pBdr>
        <w:spacing w:line="276" w:lineRule="auto"/>
        <w:ind w:left="1764"/>
        <w:rPr>
          <w:i w:val="0"/>
          <w:sz w:val="24"/>
          <w:szCs w:val="24"/>
        </w:rPr>
      </w:pPr>
      <w:bookmarkStart w:id="836" w:name="_Toc8312225"/>
      <w:r w:rsidRPr="00C25169">
        <w:rPr>
          <w:i w:val="0"/>
          <w:sz w:val="24"/>
          <w:szCs w:val="24"/>
        </w:rPr>
        <w:lastRenderedPageBreak/>
        <w:t>CashU</w:t>
      </w:r>
      <w:bookmarkEnd w:id="813"/>
      <w:bookmarkEnd w:id="836"/>
    </w:p>
    <w:p w:rsidR="00B84250" w:rsidRDefault="00B84250" w:rsidP="00B84250">
      <w:pPr>
        <w:ind w:left="1080"/>
      </w:pPr>
      <w:r w:rsidRPr="00F55730">
        <w:t xml:space="preserve">CashU is a popular eWallet service that allows shoppers to make online payments in the Middle East, North Africa and many other countries including Russia and Canada. Shoppers can load the eWallet in a variety of ways such as Ukash voucher and cash over the counter. In some countries a </w:t>
      </w:r>
      <w:proofErr w:type="gramStart"/>
      <w:r w:rsidRPr="00F55730">
        <w:t>CashU</w:t>
      </w:r>
      <w:proofErr w:type="gramEnd"/>
      <w:r w:rsidRPr="00F55730">
        <w:t xml:space="preserve"> prepaid card and credit card are also available</w:t>
      </w:r>
      <w:r>
        <w:t>.</w:t>
      </w: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eWallet</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sidRPr="001B6E0C">
              <w:rPr>
                <w:rFonts w:ascii="Calibri" w:eastAsia="Times New Roman" w:hAnsi="Calibri" w:cs="Times New Roman"/>
                <w:sz w:val="20"/>
                <w:szCs w:val="20"/>
              </w:rPr>
              <w:t>Bahrain, Canada, Egypt, Jordan, Kuwait, Lebanon, Malaysia, Mauritania, Morocco, Oman, Qatar, Saudi Arabia, Tunisia, Turkey, United Arab Emirates, Israel, Russian Federation, Tanzania, Ukraine, Uruguay, Venezuela</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USD</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CASHU-SSL</w:t>
            </w:r>
          </w:p>
        </w:tc>
      </w:tr>
    </w:tbl>
    <w:p w:rsidR="00B84250" w:rsidRPr="004F5C1D" w:rsidRDefault="00B84250" w:rsidP="00B84250">
      <w:pPr>
        <w:ind w:left="1080"/>
      </w:pPr>
    </w:p>
    <w:p w:rsidR="00B84250" w:rsidRDefault="00557CE6" w:rsidP="0095421A">
      <w:pPr>
        <w:pStyle w:val="Heading4"/>
        <w:keepNext/>
        <w:keepLines/>
        <w:ind w:left="1800"/>
      </w:pPr>
      <w:bookmarkStart w:id="837" w:name="_Toc406163052"/>
      <w:r>
        <w:tab/>
      </w:r>
      <w:r w:rsidR="00B84250">
        <w:t>Request Attribute Mapping</w:t>
      </w:r>
      <w:bookmarkEnd w:id="837"/>
    </w:p>
    <w:p w:rsidR="00B84250" w:rsidRDefault="00B84250" w:rsidP="00B84250">
      <w:pPr>
        <w:ind w:left="1080"/>
      </w:pPr>
      <w:proofErr w:type="gramStart"/>
      <w:r>
        <w:t>&lt;?xml</w:t>
      </w:r>
      <w:proofErr w:type="gramEnd"/>
      <w:r>
        <w:t xml:space="preserve"> version="1.0"?&gt;&lt;!DOCTYPE paymentService PUBLIC "-//</w:t>
      </w:r>
      <w:r w:rsidR="00C04461">
        <w:t>Worldpay</w:t>
      </w:r>
      <w:r>
        <w:t xml:space="preserve">//DTD </w:t>
      </w:r>
      <w:r w:rsidR="00C04461">
        <w:t>Worldpay</w:t>
      </w:r>
      <w:r>
        <w:t xml:space="preserve"> PaymentService v1//EN" "http://dtd.worldpay.com/paymentService_v1.dtd"&gt;&lt;paymentService merchantCode="SAPIENTNITROECOMMERCEV1" version="1.4"&gt;</w:t>
      </w:r>
    </w:p>
    <w:p w:rsidR="00B84250" w:rsidRDefault="00B84250" w:rsidP="00B84250">
      <w:pPr>
        <w:ind w:left="1080"/>
      </w:pPr>
      <w:r>
        <w:t xml:space="preserve">  &lt;</w:t>
      </w:r>
      <w:proofErr w:type="gramStart"/>
      <w:r>
        <w:t>submit</w:t>
      </w:r>
      <w:proofErr w:type="gramEnd"/>
      <w:r>
        <w:t>&gt;</w:t>
      </w:r>
    </w:p>
    <w:p w:rsidR="00B84250" w:rsidRDefault="00B84250" w:rsidP="00B84250">
      <w:pPr>
        <w:ind w:left="1080"/>
      </w:pPr>
      <w:r>
        <w:t xml:space="preserve">    &lt;order orderCode="00004805"&gt;</w:t>
      </w:r>
    </w:p>
    <w:p w:rsidR="00B84250" w:rsidRDefault="00B84250" w:rsidP="00B84250">
      <w:pPr>
        <w:ind w:left="1080"/>
      </w:pPr>
      <w:r>
        <w:t xml:space="preserve">      &lt;</w:t>
      </w:r>
      <w:proofErr w:type="gramStart"/>
      <w:r>
        <w:t>description&gt;</w:t>
      </w:r>
      <w:proofErr w:type="gramEnd"/>
      <w:r>
        <w:t>Merchant Order No 00004805&lt;/description&gt;</w:t>
      </w:r>
    </w:p>
    <w:p w:rsidR="00B84250" w:rsidRDefault="00B84250" w:rsidP="00B84250">
      <w:pPr>
        <w:ind w:left="1080"/>
      </w:pPr>
      <w:r>
        <w:t xml:space="preserve">      &lt;amount currencyCode="USD" exponent="2" value="29398"/&gt;</w:t>
      </w:r>
    </w:p>
    <w:p w:rsidR="00B84250" w:rsidRDefault="00B84250" w:rsidP="00B84250">
      <w:pPr>
        <w:ind w:left="1080"/>
      </w:pPr>
      <w:r>
        <w:t xml:space="preserve">      </w:t>
      </w:r>
      <w:proofErr w:type="gramStart"/>
      <w:r>
        <w:t xml:space="preserve">&lt;orderContent&gt;&amp;lt;center&amp;gt;&amp;lt;table border="1"&amp;gt;&amp;lt;tr&amp;gt;&amp;lt;th&amp;gt;Product ID&amp;lt;/th&amp;gt;&amp;lt;th&amp;gt;Product Name&amp;lt;/th&amp;gt;&amp;lt;th&amp;gt;Quantity&amp;lt;/th&amp;gt;&amp;lt;th&amp;gt;Price&amp;lt;/th&amp;gt;&amp;lt;/tr&amp;gt;&amp;lt;tr&amp;gt;&amp;lt;td&amp;gt;750518703626&amp;lt;/td&amp;gt;&amp;lt;td&amp;gt;Black Flat Front Wool Suit&amp;lt;/td&amp;gt;&amp;lt;td&amp;gt;1&amp;lt;/td&amp;gt;&amp;lt;td&amp;gt;USD 269.99&amp;lt;/td&amp;gt;&amp;lt;/tr&amp;gt;&amp;lt;tr&amp;gt;&amp;lt;td colspan="4"&amp;gt;Your payment will be handled by  </w:t>
      </w:r>
      <w:r w:rsidR="00C04461">
        <w:t>Worldpay</w:t>
      </w:r>
      <w:r>
        <w:t xml:space="preserve"> Payments Services&amp;lt;br/&amp;gt;This name may appear on your bank statement&amp;lt;br/&amp;gt;http://www.worldpay.com&amp;lt;/td&amp;gt;&amp;lt;/tr&amp;gt;&amp;lt;/table&amp;gt;&amp;lt;/center&amp;gt;&lt;/orderContent&gt;</w:t>
      </w:r>
      <w:proofErr w:type="gramEnd"/>
    </w:p>
    <w:p w:rsidR="00B84250" w:rsidRDefault="00B84250" w:rsidP="00B84250">
      <w:pPr>
        <w:ind w:left="1080"/>
      </w:pPr>
      <w:r>
        <w:t xml:space="preserve">      &lt;</w:t>
      </w:r>
      <w:proofErr w:type="gramStart"/>
      <w:r>
        <w:t>paymentDetails</w:t>
      </w:r>
      <w:proofErr w:type="gramEnd"/>
      <w:r>
        <w:t>&gt;</w:t>
      </w:r>
    </w:p>
    <w:p w:rsidR="00B84250" w:rsidRDefault="00B84250" w:rsidP="00B84250">
      <w:pPr>
        <w:ind w:left="1080"/>
      </w:pPr>
      <w:r>
        <w:lastRenderedPageBreak/>
        <w:t xml:space="preserve">        &lt;CASHU-SSL shopperCountryCode="BH"&gt;</w:t>
      </w:r>
    </w:p>
    <w:p w:rsidR="00B84250" w:rsidRDefault="00B84250" w:rsidP="00B84250">
      <w:pPr>
        <w:ind w:left="1080"/>
      </w:pPr>
      <w:r>
        <w:t xml:space="preserve">          &lt;successURL&gt;https://worldpay02-tech-prtnr-eu02-dw.demandware.net/on/demandware.store/Sites-SiteGenesis-Site/default/</w:t>
      </w:r>
      <w:r w:rsidR="00C04461">
        <w:t>Worldpay</w:t>
      </w:r>
      <w:r>
        <w:t>-Success?orderNo=00004805&lt;/successURL&gt;</w:t>
      </w:r>
    </w:p>
    <w:p w:rsidR="00B84250" w:rsidRDefault="00B84250" w:rsidP="00B84250">
      <w:pPr>
        <w:ind w:left="1080"/>
      </w:pPr>
      <w:r>
        <w:t xml:space="preserve">          &lt;cancelURL&gt;https://worldpay02-tech-prtnr-eu02-dw.demandware.net/on/demandware.store/Sites-SiteGenesis-Site/default/</w:t>
      </w:r>
      <w:r w:rsidR="00C04461">
        <w:t>Worldpay</w:t>
      </w:r>
      <w:r>
        <w:t>-Cancel?orderNo=00004805&amp;amp;apmName=CASHU-SSL&lt;/cancelURL&gt;</w:t>
      </w:r>
    </w:p>
    <w:p w:rsidR="00B84250" w:rsidRDefault="00B84250" w:rsidP="00B84250">
      <w:pPr>
        <w:ind w:left="1080"/>
      </w:pPr>
      <w:r>
        <w:t xml:space="preserve">          &lt;pendingURL&gt;https://worldpay02-tech-prtnr-eu02-dw.demandware.net/on/demandware.store/Sites-SiteGenesis-Site/default/</w:t>
      </w:r>
      <w:r w:rsidR="00C04461">
        <w:t>Worldpay</w:t>
      </w:r>
      <w:r>
        <w:t>-Pending?orderNo=00004805&amp;amp;apmName=CASHU-SSL&lt;/pendingURL&gt;</w:t>
      </w:r>
    </w:p>
    <w:p w:rsidR="00B84250" w:rsidRDefault="00B84250" w:rsidP="00B84250">
      <w:pPr>
        <w:ind w:left="1080"/>
      </w:pPr>
      <w:r>
        <w:t xml:space="preserve">        &lt;/CASHU-SSL&gt;</w:t>
      </w:r>
    </w:p>
    <w:p w:rsidR="00B84250" w:rsidRDefault="00B84250" w:rsidP="00B84250">
      <w:pPr>
        <w:ind w:left="1080"/>
      </w:pPr>
      <w:r>
        <w:t xml:space="preserve">      &lt;/paymentDetails&gt;</w:t>
      </w:r>
    </w:p>
    <w:p w:rsidR="00B84250" w:rsidRDefault="00B84250" w:rsidP="00B84250">
      <w:pPr>
        <w:ind w:left="1080"/>
      </w:pPr>
      <w:r>
        <w:t xml:space="preserve">      &lt;</w:t>
      </w:r>
      <w:proofErr w:type="gramStart"/>
      <w:r>
        <w:t>shopper</w:t>
      </w:r>
      <w:proofErr w:type="gramEnd"/>
      <w:r>
        <w:t>&gt;</w:t>
      </w:r>
    </w:p>
    <w:p w:rsidR="00B84250" w:rsidRDefault="00B84250" w:rsidP="00B84250">
      <w:pPr>
        <w:ind w:left="1080"/>
      </w:pPr>
      <w:r>
        <w:t xml:space="preserve">        &lt;shopperEmailAddress&gt;usingh5@sapient.com&lt;/shopperEmailAddress&gt;</w:t>
      </w:r>
    </w:p>
    <w:p w:rsidR="00B84250" w:rsidRDefault="00B84250" w:rsidP="00B84250">
      <w:pPr>
        <w:ind w:left="1080"/>
      </w:pPr>
      <w:r>
        <w:t xml:space="preserve">      &lt;/shopper&gt;</w:t>
      </w:r>
    </w:p>
    <w:p w:rsidR="00B84250" w:rsidRDefault="00B84250" w:rsidP="00B84250">
      <w:pPr>
        <w:ind w:left="1080"/>
      </w:pPr>
      <w:r>
        <w:t xml:space="preserve">    &lt;/order&gt;</w:t>
      </w:r>
    </w:p>
    <w:p w:rsidR="00B84250" w:rsidRDefault="00B84250" w:rsidP="00B84250">
      <w:pPr>
        <w:ind w:left="1080"/>
      </w:pPr>
      <w:r>
        <w:t xml:space="preserve">  &lt;/submit&gt;</w:t>
      </w:r>
    </w:p>
    <w:p w:rsidR="00B84250" w:rsidRDefault="00B84250" w:rsidP="00B84250">
      <w:pPr>
        <w:ind w:left="1080"/>
      </w:pPr>
      <w:r>
        <w:t>&lt;/paymentService&gt;</w:t>
      </w:r>
    </w:p>
    <w:p w:rsidR="00B84250" w:rsidRDefault="00140D2E" w:rsidP="0095421A">
      <w:pPr>
        <w:pStyle w:val="Heading4"/>
        <w:keepNext/>
        <w:keepLines/>
        <w:ind w:left="1800"/>
      </w:pPr>
      <w:bookmarkStart w:id="838" w:name="_Toc406163053"/>
      <w:r>
        <w:tab/>
      </w:r>
      <w:r w:rsidR="00B84250">
        <w:t>Response Attribute Mapping</w:t>
      </w:r>
      <w:bookmarkEnd w:id="838"/>
    </w:p>
    <w:p w:rsidR="00B84250" w:rsidRDefault="00B84250" w:rsidP="00B84250">
      <w:pPr>
        <w:ind w:left="1080"/>
      </w:pPr>
      <w:proofErr w:type="gramStart"/>
      <w:r>
        <w:t>&lt;?xml</w:t>
      </w:r>
      <w:proofErr w:type="gramEnd"/>
      <w:r>
        <w:t xml:space="preserve"> version="1.0" encoding="UTF-8"?&gt;</w:t>
      </w:r>
    </w:p>
    <w:p w:rsidR="00B84250" w:rsidRDefault="00B84250" w:rsidP="00B84250">
      <w:pPr>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w:t>
      </w:r>
      <w:proofErr w:type="gramStart"/>
      <w:r>
        <w:t>reply</w:t>
      </w:r>
      <w:proofErr w:type="gramEnd"/>
      <w:r>
        <w:t>&gt;</w:t>
      </w:r>
    </w:p>
    <w:p w:rsidR="00B84250" w:rsidRDefault="00B84250" w:rsidP="00B84250">
      <w:pPr>
        <w:ind w:left="1080"/>
      </w:pPr>
      <w:r>
        <w:t xml:space="preserve">        &lt;orderStatus orderCode="00004805"&gt;</w:t>
      </w:r>
    </w:p>
    <w:p w:rsidR="00B84250" w:rsidRDefault="00B84250" w:rsidP="00B84250">
      <w:pPr>
        <w:ind w:left="1080"/>
      </w:pPr>
      <w:r>
        <w:t xml:space="preserve">            &lt;</w:t>
      </w:r>
      <w:proofErr w:type="gramStart"/>
      <w:r>
        <w:t>reference</w:t>
      </w:r>
      <w:proofErr w:type="gramEnd"/>
      <w:r>
        <w:t xml:space="preserve"> id="3019678016"&gt;https://secure-test.worldpay.com/jsp/test/shopper/APMSTSimulator.jsp?customerRef=3016933093&amp;amp;paymentMethod=CASHU&lt;/reference&gt;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Default="00B84250" w:rsidP="00B84250">
      <w:pPr>
        <w:ind w:left="1080"/>
      </w:pPr>
      <w:r>
        <w:lastRenderedPageBreak/>
        <w:t>&lt;/paymentService&gt;</w:t>
      </w:r>
    </w:p>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839" w:name="_Toc8312226"/>
      <w:r w:rsidRPr="00484375">
        <w:rPr>
          <w:i w:val="0"/>
          <w:sz w:val="24"/>
          <w:szCs w:val="24"/>
        </w:rPr>
        <w:t>KLARNA</w:t>
      </w:r>
      <w:bookmarkEnd w:id="839"/>
    </w:p>
    <w:p w:rsidR="00206A57" w:rsidRDefault="00484375" w:rsidP="00206A57">
      <w:pPr>
        <w:ind w:left="1080"/>
        <w:rPr>
          <w:rFonts w:ascii="Calibri" w:hAnsi="Calibri"/>
          <w:color w:val="333333"/>
          <w:shd w:val="clear" w:color="auto" w:fill="FFFFFF"/>
        </w:rPr>
      </w:pPr>
      <w:r w:rsidRPr="00484375">
        <w:t>Klarna is a 'buy now, pay later' deferred payment method that gives shoppers</w:t>
      </w:r>
      <w:r w:rsidR="00206A57">
        <w:t xml:space="preserve"> the chance to view and use</w:t>
      </w:r>
      <w:r w:rsidRPr="00484375">
        <w:t xml:space="preserve"> product before they pay for it.</w:t>
      </w:r>
      <w:r w:rsidR="00206A57" w:rsidRPr="00206A57">
        <w:rPr>
          <w:rFonts w:ascii="Calibri" w:hAnsi="Calibri"/>
          <w:color w:val="333333"/>
          <w:shd w:val="clear" w:color="auto" w:fill="FFFFFF"/>
        </w:rPr>
        <w:t xml:space="preserve"> </w:t>
      </w:r>
      <w:r w:rsidR="00206A57">
        <w:rPr>
          <w:rFonts w:ascii="Calibri" w:hAnsi="Calibri"/>
          <w:color w:val="333333"/>
          <w:shd w:val="clear" w:color="auto" w:fill="FFFFFF"/>
        </w:rPr>
        <w:t>Klarna provide three payments methods to the shopper, Pay later, Slice it and Pay now, each with further options to give maximum flexibility. </w:t>
      </w:r>
    </w:p>
    <w:tbl>
      <w:tblPr>
        <w:tblStyle w:val="LightGrid-Accent5"/>
        <w:tblW w:w="4304" w:type="pct"/>
        <w:tblInd w:w="1188" w:type="dxa"/>
        <w:tblLook w:val="04A0" w:firstRow="1" w:lastRow="0" w:firstColumn="1" w:lastColumn="0" w:noHBand="0" w:noVBand="1"/>
      </w:tblPr>
      <w:tblGrid>
        <w:gridCol w:w="3921"/>
        <w:gridCol w:w="4451"/>
      </w:tblGrid>
      <w:tr w:rsidR="00206A57" w:rsidRPr="00F40143" w:rsidTr="00EE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206A57" w:rsidRPr="00F40143" w:rsidRDefault="00206A57" w:rsidP="00EE7F39">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206A57" w:rsidRPr="00F40143" w:rsidRDefault="00206A57" w:rsidP="00EE7F39">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206A57" w:rsidRPr="00206A57" w:rsidRDefault="00206A57" w:rsidP="00206A5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206A57">
              <w:rPr>
                <w:rFonts w:ascii="Calibri" w:hAnsi="Calibri"/>
                <w:color w:val="393939"/>
                <w:sz w:val="20"/>
                <w:szCs w:val="20"/>
              </w:rPr>
              <w:t xml:space="preserve">Invoice, Account, Planned Payments, </w:t>
            </w:r>
            <w:r>
              <w:rPr>
                <w:rFonts w:ascii="Calibri" w:hAnsi="Calibri"/>
                <w:color w:val="393939"/>
                <w:sz w:val="20"/>
                <w:szCs w:val="20"/>
              </w:rPr>
              <w:t>Pay in X months</w:t>
            </w:r>
          </w:p>
          <w:p w:rsidR="00206A57" w:rsidRPr="00103D9C" w:rsidRDefault="00206A57"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Invoice: Austria, Finland, Germany, Netherlands, Norway, Sweden, United Kingdom</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Account: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Planned Payments: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Pay in X Month</w:t>
            </w:r>
            <w:r w:rsidRPr="0022158E">
              <w:rPr>
                <w:rFonts w:ascii="Calibri" w:hAnsi="Calibri"/>
                <w:color w:val="393939"/>
                <w:sz w:val="20"/>
                <w:szCs w:val="20"/>
              </w:rPr>
              <w:t>: Finland, Germany, Norway, Sweden</w:t>
            </w:r>
          </w:p>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p>
        </w:tc>
      </w:tr>
      <w:tr w:rsidR="00206A57"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206A57"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EUR,GBP,NOK,SEK</w:t>
            </w: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r w:rsidR="0022158E">
              <w:rPr>
                <w:rFonts w:ascii="Calibri" w:hAnsi="Calibri"/>
                <w:color w:val="393939"/>
                <w:sz w:val="20"/>
                <w:szCs w:val="20"/>
              </w:rPr>
              <w:t xml:space="preserve"> and HPP </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206A57" w:rsidRPr="00103D9C"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KLARNA</w:t>
            </w:r>
            <w:r w:rsidR="00206A57">
              <w:rPr>
                <w:rFonts w:ascii="Calibri" w:eastAsia="Times New Roman" w:hAnsi="Calibri" w:cs="Times New Roman"/>
                <w:sz w:val="20"/>
                <w:szCs w:val="20"/>
              </w:rPr>
              <w:t>-SSL</w:t>
            </w:r>
          </w:p>
        </w:tc>
      </w:tr>
    </w:tbl>
    <w:p w:rsidR="00206A57" w:rsidRPr="00484375" w:rsidRDefault="00206A57" w:rsidP="00206A57">
      <w:pPr>
        <w:ind w:left="1080"/>
      </w:pPr>
    </w:p>
    <w:p w:rsidR="0022158E" w:rsidRDefault="0022158E" w:rsidP="00024B54">
      <w:pPr>
        <w:pStyle w:val="Heading4"/>
        <w:keepNext/>
        <w:keepLines/>
        <w:ind w:left="1800"/>
      </w:pPr>
      <w:r>
        <w:t>Request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&lt;?xml</w:t>
      </w:r>
      <w:proofErr w:type="gramEnd"/>
      <w:r w:rsidRPr="00024B54">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&lt;!DOCTYPE</w:t>
      </w:r>
      <w:proofErr w:type="gramEnd"/>
      <w:r w:rsidRPr="00024B54">
        <w:rPr>
          <w:rFonts w:eastAsia="Times New Roman" w:cs="Consolas"/>
        </w:rPr>
        <w:t xml:space="preserv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submit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description&gt;</w:t>
      </w:r>
      <w:proofErr w:type="gramEnd"/>
      <w:r w:rsidRPr="00024B54">
        <w:rPr>
          <w:rFonts w:eastAsia="Times New Roman" w:cs="Consolas"/>
        </w:rPr>
        <w: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orderContent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w:t>
      </w:r>
      <w:proofErr w:type="gramStart"/>
      <w:r w:rsidRPr="00024B54">
        <w:rPr>
          <w:rFonts w:eastAsia="Times New Roman" w:cs="Consolas"/>
        </w:rPr>
        <w:t>&lt;![</w:t>
      </w:r>
      <w:proofErr w:type="gramEnd"/>
      <w:r w:rsidRPr="00024B54">
        <w:rPr>
          <w:rFonts w:eastAsia="Times New Roman" w:cs="Consolas"/>
        </w:rPr>
        <w: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paymentDetails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purchaseCountry&gt;</w:t>
      </w:r>
      <w:proofErr w:type="gramEnd"/>
      <w:r w:rsidRPr="00024B54">
        <w:rPr>
          <w:rFonts w:eastAsia="Times New Roman" w:cs="Consolas"/>
        </w:rPr>
        <w:t>gb&lt;/purchaseCountry&gt;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shopperLocale&gt;</w:t>
      </w:r>
      <w:proofErr w:type="gramEnd"/>
      <w:r w:rsidRPr="00024B54">
        <w:rPr>
          <w:rFonts w:eastAsia="Times New Roman" w:cs="Consolas"/>
        </w:rPr>
        <w:t>en-gb&lt;/shopperLocale&gt;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merchantUrls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&lt;checkoutURL&gt;http://www.companyname.co.uk&lt;/checkoutURL&gt;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&lt;confirmationURL&gt;http://www.success.com&lt;/confirmationURL&gt;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shopper</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orderLines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orderTaxAmount&gt;</w:t>
      </w:r>
      <w:proofErr w:type="gramEnd"/>
      <w:r w:rsidRPr="00024B54">
        <w:rPr>
          <w:rFonts w:eastAsia="Times New Roman" w:cs="Consolas"/>
        </w:rPr>
        <w: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unitPrice&gt;</w:t>
      </w:r>
      <w:proofErr w:type="gramEnd"/>
      <w:r w:rsidRPr="00024B54">
        <w:rPr>
          <w:rFonts w:eastAsia="Times New Roman" w:cs="Consolas"/>
        </w:rPr>
        <w: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unitPrice&gt;</w:t>
      </w:r>
      <w:proofErr w:type="gramEnd"/>
      <w:r w:rsidRPr="00024B54">
        <w:rPr>
          <w:rFonts w:eastAsia="Times New Roman" w:cs="Consolas"/>
        </w:rPr>
        <w: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color w:val="333333"/>
        </w:rPr>
      </w:pPr>
      <w:r w:rsidRPr="00024B54">
        <w:rPr>
          <w:rFonts w:eastAsia="Times New Roman" w:cs="Consolas"/>
        </w:rPr>
        <w:t>&lt;/paymentService&gt;</w:t>
      </w:r>
    </w:p>
    <w:p w:rsidR="00024B54" w:rsidRDefault="00024B54" w:rsidP="00024B54"/>
    <w:p w:rsidR="005B2C2E" w:rsidRPr="00024B54" w:rsidRDefault="005B2C2E" w:rsidP="00024B54"/>
    <w:p w:rsidR="00024B54" w:rsidRDefault="0022158E" w:rsidP="00024B54">
      <w:pPr>
        <w:pStyle w:val="Heading4"/>
        <w:keepNext/>
        <w:keepLines/>
        <w:ind w:left="1800"/>
      </w:pPr>
      <w:r>
        <w:t>Response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&lt;?xml</w:t>
      </w:r>
      <w:proofErr w:type="gramEnd"/>
      <w:r w:rsidRPr="00024B54">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&lt;!DOCTYPE</w:t>
      </w:r>
      <w:proofErr w:type="gramEnd"/>
      <w:r w:rsidRPr="00024B54">
        <w:rPr>
          <w:rFonts w:eastAsia="Times New Roman" w:cs="Consolas"/>
        </w:rPr>
        <w:t xml:space="preserve"> paymentService PUBLIC "-//WorldPay//DTD WorldPay PaymentService v1//EN" "https://secure.worldpay.com/dtd/paymentService_v1.dtd"&gt;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reply</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&lt;orderStatus orderCode="jsxml3857727180"&gt;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paymentMethod&gt;</w:t>
      </w:r>
      <w:proofErr w:type="gramEnd"/>
      <w:r w:rsidRPr="00024B54">
        <w:rPr>
          <w:rFonts w:eastAsia="Times New Roman" w:cs="Consolas"/>
        </w:rPr>
        <w:t>KLARNA-SSL&lt;/paymentMethod&gt;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currencyCode="EUR" exponent="2" debitCreditIndicator="credit"/&gt;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w:t>
      </w:r>
      <w:proofErr w:type="gramStart"/>
      <w:r w:rsidRPr="00024B54">
        <w:rPr>
          <w:rFonts w:eastAsia="Times New Roman" w:cs="Consolas"/>
        </w:rPr>
        <w:t>lastEvent&gt;</w:t>
      </w:r>
      <w:proofErr w:type="gramEnd"/>
      <w:r w:rsidRPr="00024B54">
        <w:rPr>
          <w:rFonts w:eastAsia="Times New Roman" w:cs="Consolas"/>
        </w:rPr>
        <w:t>SHOPPER_REDIRECTED&lt;/lastEvent&gt;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 id="be76920a-0fc3-5299-996f-af7476253837"&gt;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PGRpdiBpZD0ia2xhcm5hLWNoZWNrb3V0LWNvbnRhaW5lciIgc3R5bGU9Im92ZXJmbG93LXg6IGhpZGRlbjsiPgogICAgPHNjcmlwdCB0eXBlPSJ0ZXh0L2phdmFzY3JpcHQiPgogICAgLyogPCFbQ0RBVEFbICovCiAgICAgICAgKGZ1bmN0aW9uKHcsayxpLGQsbixjLGwscCl7CiAgICAgICAgICAgIHdba109d1trXXx8ZnVuY3Rpb24oKXsod1trXS5x&gt;</w:t>
      </w:r>
    </w:p>
    <w:p w:rsidR="00024B54" w:rsidRPr="00024B54" w:rsidRDefault="00024B54" w:rsidP="00024B54"/>
    <w:p w:rsidR="00024B54" w:rsidRDefault="00024B54" w:rsidP="00024B54">
      <w:pPr>
        <w:pStyle w:val="Heading4"/>
        <w:keepNext/>
        <w:keepLines/>
        <w:ind w:left="1800"/>
      </w:pPr>
      <w:r>
        <w:t>Request Attribute Mapping Hosted Payment Pages</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&lt;?xml</w:t>
      </w:r>
      <w:proofErr w:type="gramEnd"/>
      <w:r w:rsidRPr="00024B54">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&lt;!DOCTYPE</w:t>
      </w:r>
      <w:proofErr w:type="gramEnd"/>
      <w:r w:rsidRPr="00024B54">
        <w:rPr>
          <w:rFonts w:eastAsia="Times New Roman" w:cs="Consolas"/>
        </w:rPr>
        <w:t xml:space="preserv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submit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 installationId="$$INSTALLATION_ID$$"&gt;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description&gt;</w:t>
      </w:r>
      <w:proofErr w:type="gramEnd"/>
      <w:r w:rsidRPr="00024B54">
        <w:rPr>
          <w:rFonts w:eastAsia="Times New Roman" w:cs="Consolas"/>
        </w:rPr>
        <w: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orderContent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w:t>
      </w:r>
      <w:proofErr w:type="gramStart"/>
      <w:r w:rsidRPr="00024B54">
        <w:rPr>
          <w:rFonts w:eastAsia="Times New Roman" w:cs="Consolas"/>
        </w:rPr>
        <w:t>&lt;![</w:t>
      </w:r>
      <w:proofErr w:type="gramEnd"/>
      <w:r w:rsidRPr="00024B54">
        <w:rPr>
          <w:rFonts w:eastAsia="Times New Roman" w:cs="Consolas"/>
        </w:rPr>
        <w: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paymentMethodMask</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&lt;include code="ALL"/&gt;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shopper</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shippingAddress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address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firstName&gt;</w:t>
      </w:r>
      <w:proofErr w:type="gramEnd"/>
      <w:r w:rsidRPr="00024B54">
        <w:rPr>
          <w:rFonts w:eastAsia="Times New Roman" w:cs="Consolas"/>
        </w:rPr>
        <w:t>John&lt;/firstName&gt;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lastName&gt;</w:t>
      </w:r>
      <w:proofErr w:type="gramEnd"/>
      <w:r w:rsidRPr="00024B54">
        <w:rPr>
          <w:rFonts w:eastAsia="Times New Roman" w:cs="Consolas"/>
        </w:rPr>
        <w:t>Doe&lt;/lastName&gt;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&lt;address1&gt;Units 270 - 289&lt;/address1&gt;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&lt;address2&gt;The Science Park&lt;/address2&gt;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&lt;address3&gt;Milton Road&lt;/address3&gt;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postalCode&gt;</w:t>
      </w:r>
      <w:proofErr w:type="gramEnd"/>
      <w:r w:rsidRPr="00024B54">
        <w:rPr>
          <w:rFonts w:eastAsia="Times New Roman" w:cs="Consolas"/>
        </w:rPr>
        <w:t>CB4 0WE&lt;/postalCode&gt;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city&gt;</w:t>
      </w:r>
      <w:proofErr w:type="gramEnd"/>
      <w:r w:rsidRPr="00024B54">
        <w:rPr>
          <w:rFonts w:eastAsia="Times New Roman" w:cs="Consolas"/>
        </w:rPr>
        <w:t>Cambridge&lt;/city&gt;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state&gt;</w:t>
      </w:r>
      <w:proofErr w:type="gramEnd"/>
      <w:r w:rsidRPr="00024B54">
        <w:rPr>
          <w:rFonts w:eastAsia="Times New Roman" w:cs="Consolas"/>
        </w:rPr>
        <w:t>Cambridgeshire&lt;/state&gt;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countryCode&gt;</w:t>
      </w:r>
      <w:proofErr w:type="gramEnd"/>
      <w:r w:rsidRPr="00024B54">
        <w:rPr>
          <w:rFonts w:eastAsia="Times New Roman" w:cs="Consolas"/>
        </w:rPr>
        <w:t>GB&lt;/countryCode&gt;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telephoneNumber&gt;</w:t>
      </w:r>
      <w:proofErr w:type="gramEnd"/>
      <w:r w:rsidRPr="00024B54">
        <w:rPr>
          <w:rFonts w:eastAsia="Times New Roman" w:cs="Consolas"/>
        </w:rPr>
        <w:t>01223 123456&lt;/telephoneNumber&gt;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orderLines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orderTaxAmount&gt;</w:t>
      </w:r>
      <w:proofErr w:type="gramEnd"/>
      <w:r w:rsidRPr="00024B54">
        <w:rPr>
          <w:rFonts w:eastAsia="Times New Roman" w:cs="Consolas"/>
        </w:rPr>
        <w: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w:t>
      </w:r>
      <w:proofErr w:type="gramStart"/>
      <w:r w:rsidRPr="00024B54">
        <w:rPr>
          <w:rFonts w:eastAsia="Times New Roman" w:cs="Consolas"/>
        </w:rPr>
        <w:t>unitPrice&gt;</w:t>
      </w:r>
      <w:proofErr w:type="gramEnd"/>
      <w:r w:rsidRPr="00024B54">
        <w:rPr>
          <w:rFonts w:eastAsia="Times New Roman" w:cs="Consolas"/>
        </w:rPr>
        <w: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unitPrice&gt;</w:t>
      </w:r>
      <w:proofErr w:type="gramEnd"/>
      <w:r w:rsidRPr="00024B54">
        <w:rPr>
          <w:rFonts w:eastAsia="Times New Roman" w:cs="Consolas"/>
        </w:rPr>
        <w: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ascii="Consolas" w:eastAsia="Times New Roman" w:hAnsi="Consolas" w:cs="Consolas"/>
          <w:color w:val="333333"/>
          <w:sz w:val="24"/>
          <w:szCs w:val="24"/>
        </w:rPr>
      </w:pPr>
      <w:r w:rsidRPr="00024B54">
        <w:rPr>
          <w:rFonts w:eastAsia="Times New Roman" w:cs="Consolas"/>
        </w:rPr>
        <w:t>&lt;/paymentService&gt;</w:t>
      </w:r>
    </w:p>
    <w:p w:rsidR="00024B54" w:rsidRPr="00024B54" w:rsidRDefault="00024B54" w:rsidP="00024B54"/>
    <w:p w:rsidR="00024B54" w:rsidRDefault="00024B54" w:rsidP="00024B54">
      <w:pPr>
        <w:pStyle w:val="Heading4"/>
        <w:keepNext/>
        <w:keepLines/>
        <w:ind w:left="1800"/>
      </w:pPr>
      <w:r>
        <w:t>Response Attribute Mapping Mapping Hosted Payment Pages</w:t>
      </w:r>
    </w:p>
    <w:p w:rsidR="00024B54" w:rsidRPr="00024B54" w:rsidRDefault="00024B54" w:rsidP="00024B54">
      <w:pPr>
        <w:shd w:val="clear" w:color="auto" w:fill="FFFFFF"/>
        <w:spacing w:after="0" w:line="240" w:lineRule="auto"/>
        <w:rPr>
          <w:rFonts w:eastAsia="Times New Roman" w:cs="Consolas"/>
        </w:rPr>
      </w:pPr>
      <w:proofErr w:type="gramStart"/>
      <w:r w:rsidRPr="005B2C2E">
        <w:rPr>
          <w:rFonts w:eastAsia="Times New Roman" w:cs="Consolas"/>
        </w:rPr>
        <w:t>&lt;?xml</w:t>
      </w:r>
      <w:proofErr w:type="gramEnd"/>
      <w:r w:rsidRPr="005B2C2E">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5B2C2E">
        <w:rPr>
          <w:rFonts w:eastAsia="Times New Roman" w:cs="Consolas"/>
        </w:rPr>
        <w:t>&lt;!DOCTYPE</w:t>
      </w:r>
      <w:proofErr w:type="gramEnd"/>
      <w:r w:rsidRPr="005B2C2E">
        <w:rPr>
          <w:rFonts w:eastAsia="Times New Roman" w:cs="Consolas"/>
        </w:rPr>
        <w:t xml:space="preserve"> paymentService PUBLIC "-//WorldPay//DTD WorldPay PaymentService v1//EN""http://dtd.worldpay.com/paymentService_v1.dtd"&gt;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w:t>
      </w:r>
      <w:proofErr w:type="gramStart"/>
      <w:r w:rsidRPr="005B2C2E">
        <w:rPr>
          <w:rFonts w:eastAsia="Times New Roman" w:cs="Consolas"/>
        </w:rPr>
        <w:t>reply</w:t>
      </w:r>
      <w:proofErr w:type="gramEnd"/>
      <w:r w:rsidRPr="005B2C2E">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 orderCode="jsxml340676070"&gt;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 id="6052026061"&gt;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https://payments.worldpay.com/app/hpp/integration/wpg/corporate?OrderKey=YOUR_MERCHANT_CODE%5Ejsxml340676070&amp;amp;Ticket=00148933873090202KHvnMUxIT69nb3TvO-85Vg&amp;amp;source=sc5</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Default="00024B54" w:rsidP="00024B54">
      <w:pPr>
        <w:shd w:val="clear" w:color="auto" w:fill="FFFFFF"/>
        <w:spacing w:after="0" w:line="240" w:lineRule="auto"/>
        <w:rPr>
          <w:ins w:id="840" w:author="Karthick Nagarajan" w:date="2018-12-19T11:32:00Z"/>
          <w:rFonts w:eastAsia="Times New Roman" w:cs="Consolas"/>
        </w:rPr>
      </w:pPr>
      <w:r w:rsidRPr="005B2C2E">
        <w:rPr>
          <w:rFonts w:eastAsia="Times New Roman" w:cs="Consolas"/>
        </w:rPr>
        <w:t>  &lt;/paymentService&gt;</w:t>
      </w:r>
    </w:p>
    <w:p w:rsidR="00411B70" w:rsidRDefault="00411B70">
      <w:pPr>
        <w:pStyle w:val="Heading3"/>
        <w:keepNext/>
        <w:keepLines/>
        <w:numPr>
          <w:ilvl w:val="2"/>
          <w:numId w:val="47"/>
        </w:numPr>
        <w:pBdr>
          <w:bottom w:val="none" w:sz="0" w:space="0" w:color="auto"/>
        </w:pBdr>
        <w:spacing w:line="276" w:lineRule="auto"/>
        <w:rPr>
          <w:ins w:id="841" w:author="Karthick Nagarajan" w:date="2018-12-19T11:33:00Z"/>
          <w:i w:val="0"/>
          <w:sz w:val="24"/>
          <w:szCs w:val="24"/>
        </w:rPr>
        <w:pPrChange w:id="842" w:author="Karthick Nagarajan" w:date="2018-12-19T11:35:00Z">
          <w:pPr>
            <w:pStyle w:val="Heading3"/>
            <w:keepNext/>
            <w:keepLines/>
            <w:numPr>
              <w:ilvl w:val="2"/>
              <w:numId w:val="68"/>
            </w:numPr>
            <w:pBdr>
              <w:bottom w:val="none" w:sz="0" w:space="0" w:color="auto"/>
            </w:pBdr>
            <w:spacing w:line="276" w:lineRule="auto"/>
            <w:ind w:left="2700" w:hanging="720"/>
          </w:pPr>
        </w:pPrChange>
      </w:pPr>
      <w:bookmarkStart w:id="843" w:name="_Toc8312227"/>
      <w:ins w:id="844" w:author="Karthick Nagarajan" w:date="2018-12-19T11:33:00Z">
        <w:r>
          <w:rPr>
            <w:i w:val="0"/>
            <w:sz w:val="24"/>
            <w:szCs w:val="24"/>
          </w:rPr>
          <w:t>MOTO</w:t>
        </w:r>
        <w:bookmarkEnd w:id="843"/>
      </w:ins>
    </w:p>
    <w:p w:rsidR="00685E39" w:rsidRDefault="00411B70" w:rsidP="00411B70">
      <w:pPr>
        <w:shd w:val="clear" w:color="auto" w:fill="FFFFFF"/>
        <w:spacing w:after="0" w:line="240" w:lineRule="auto"/>
        <w:rPr>
          <w:ins w:id="845" w:author="Karthick Nagarajan" w:date="2018-12-19T12:07:00Z"/>
          <w:rFonts w:eastAsia="Times New Roman" w:cs="Consolas"/>
        </w:rPr>
      </w:pPr>
      <w:ins w:id="846" w:author="Karthick Nagarajan" w:date="2018-12-19T11:36:00Z">
        <w:r>
          <w:rPr>
            <w:rFonts w:eastAsia="Times New Roman" w:cs="Consolas"/>
          </w:rPr>
          <w:t>MOTO is the mobile or telephone order</w:t>
        </w:r>
      </w:ins>
      <w:ins w:id="847" w:author="Karthick Nagarajan" w:date="2018-12-19T11:37:00Z">
        <w:r w:rsidR="00B92BF2">
          <w:rPr>
            <w:rFonts w:eastAsia="Times New Roman" w:cs="Consolas"/>
          </w:rPr>
          <w:t>, where the customer service agent placing the order for customer.</w:t>
        </w:r>
        <w:r>
          <w:rPr>
            <w:rFonts w:eastAsia="Times New Roman" w:cs="Consolas"/>
          </w:rPr>
          <w:t xml:space="preserve"> </w:t>
        </w:r>
      </w:ins>
    </w:p>
    <w:p w:rsidR="00685E39" w:rsidRDefault="00685E39" w:rsidP="00411B70">
      <w:pPr>
        <w:shd w:val="clear" w:color="auto" w:fill="FFFFFF"/>
        <w:spacing w:after="0" w:line="240" w:lineRule="auto"/>
        <w:rPr>
          <w:ins w:id="848" w:author="Karthick Nagarajan" w:date="2018-12-19T12:09:00Z"/>
          <w:rFonts w:eastAsia="Times New Roman" w:cs="Consolas"/>
        </w:rPr>
      </w:pPr>
      <w:ins w:id="849" w:author="Karthick Nagarajan" w:date="2018-12-19T12:07:00Z">
        <w:r>
          <w:rPr>
            <w:rFonts w:eastAsia="Times New Roman" w:cs="Consolas"/>
          </w:rPr>
          <w:t xml:space="preserve">In order to use moto payment your customer service center agent should have the </w:t>
        </w:r>
      </w:ins>
      <w:ins w:id="850" w:author="Karthick Nagarajan" w:date="2018-12-19T12:08:00Z">
        <w:r>
          <w:rPr>
            <w:rFonts w:eastAsia="Times New Roman" w:cs="Consolas"/>
          </w:rPr>
          <w:t>‘Login_on_behalf’, ‘Login_Agent permission’.</w:t>
        </w:r>
      </w:ins>
    </w:p>
    <w:p w:rsidR="00685E39" w:rsidRDefault="00685E39" w:rsidP="00411B70">
      <w:pPr>
        <w:shd w:val="clear" w:color="auto" w:fill="FFFFFF"/>
        <w:spacing w:after="0" w:line="240" w:lineRule="auto"/>
        <w:rPr>
          <w:ins w:id="851" w:author="Karthick Nagarajan" w:date="2018-12-19T12:09:00Z"/>
          <w:rFonts w:eastAsia="Times New Roman" w:cs="Consolas"/>
        </w:rPr>
      </w:pPr>
    </w:p>
    <w:p w:rsidR="00685E39" w:rsidRDefault="00685E39">
      <w:pPr>
        <w:pStyle w:val="ListParagraph"/>
        <w:numPr>
          <w:ilvl w:val="0"/>
          <w:numId w:val="73"/>
        </w:numPr>
        <w:shd w:val="clear" w:color="auto" w:fill="FFFFFF"/>
        <w:spacing w:after="0" w:line="240" w:lineRule="auto"/>
        <w:rPr>
          <w:ins w:id="852" w:author="Karthick Nagarajan" w:date="2018-12-19T12:10:00Z"/>
          <w:rFonts w:eastAsia="Times New Roman" w:cs="Consolas"/>
        </w:rPr>
        <w:pPrChange w:id="853" w:author="Karthick Nagarajan" w:date="2018-12-19T12:09:00Z">
          <w:pPr>
            <w:shd w:val="clear" w:color="auto" w:fill="FFFFFF"/>
            <w:spacing w:after="0" w:line="240" w:lineRule="auto"/>
          </w:pPr>
        </w:pPrChange>
      </w:pPr>
      <w:ins w:id="854" w:author="Karthick Nagarajan" w:date="2018-12-19T12:09:00Z">
        <w:r>
          <w:rPr>
            <w:rFonts w:eastAsia="Times New Roman" w:cs="Consolas"/>
          </w:rPr>
          <w:t xml:space="preserve">Navigate to Administration &gt; Organization &gt; Roles </w:t>
        </w:r>
      </w:ins>
      <w:ins w:id="855" w:author="Karthick Nagarajan" w:date="2018-12-19T12:10:00Z">
        <w:r>
          <w:rPr>
            <w:rFonts w:eastAsia="Times New Roman" w:cs="Consolas"/>
          </w:rPr>
          <w:t>and permission</w:t>
        </w:r>
      </w:ins>
    </w:p>
    <w:p w:rsidR="00685E39" w:rsidRDefault="00685E39">
      <w:pPr>
        <w:pStyle w:val="ListParagraph"/>
        <w:numPr>
          <w:ilvl w:val="0"/>
          <w:numId w:val="73"/>
        </w:numPr>
        <w:shd w:val="clear" w:color="auto" w:fill="FFFFFF"/>
        <w:spacing w:after="0" w:line="240" w:lineRule="auto"/>
        <w:rPr>
          <w:ins w:id="856" w:author="Karthick Nagarajan" w:date="2018-12-19T12:10:00Z"/>
          <w:rFonts w:eastAsia="Times New Roman" w:cs="Consolas"/>
        </w:rPr>
        <w:pPrChange w:id="857" w:author="Karthick Nagarajan" w:date="2018-12-19T12:10:00Z">
          <w:pPr>
            <w:shd w:val="clear" w:color="auto" w:fill="FFFFFF"/>
            <w:spacing w:after="0" w:line="240" w:lineRule="auto"/>
          </w:pPr>
        </w:pPrChange>
      </w:pPr>
      <w:ins w:id="858" w:author="Karthick Nagarajan" w:date="2018-12-19T12:10:00Z">
        <w:r>
          <w:rPr>
            <w:rFonts w:eastAsia="Times New Roman" w:cs="Consolas"/>
          </w:rPr>
          <w:t>Click the roles</w:t>
        </w:r>
      </w:ins>
    </w:p>
    <w:p w:rsidR="00685E39" w:rsidRDefault="00685E39">
      <w:pPr>
        <w:pStyle w:val="ListParagraph"/>
        <w:numPr>
          <w:ilvl w:val="0"/>
          <w:numId w:val="73"/>
        </w:numPr>
        <w:shd w:val="clear" w:color="auto" w:fill="FFFFFF"/>
        <w:spacing w:after="0" w:line="240" w:lineRule="auto"/>
        <w:rPr>
          <w:ins w:id="859" w:author="Karthick Nagarajan" w:date="2018-12-19T12:10:00Z"/>
          <w:rFonts w:eastAsia="Times New Roman" w:cs="Consolas"/>
        </w:rPr>
        <w:pPrChange w:id="860" w:author="Karthick Nagarajan" w:date="2018-12-19T12:10:00Z">
          <w:pPr>
            <w:shd w:val="clear" w:color="auto" w:fill="FFFFFF"/>
            <w:spacing w:after="0" w:line="240" w:lineRule="auto"/>
          </w:pPr>
        </w:pPrChange>
      </w:pPr>
      <w:ins w:id="861" w:author="Karthick Nagarajan" w:date="2018-12-19T12:10:00Z">
        <w:r>
          <w:rPr>
            <w:rFonts w:eastAsia="Times New Roman" w:cs="Consolas"/>
          </w:rPr>
          <w:t>Click functional permission</w:t>
        </w:r>
      </w:ins>
    </w:p>
    <w:p w:rsidR="00685E39" w:rsidRDefault="00685E39">
      <w:pPr>
        <w:pStyle w:val="ListParagraph"/>
        <w:numPr>
          <w:ilvl w:val="0"/>
          <w:numId w:val="73"/>
        </w:numPr>
        <w:shd w:val="clear" w:color="auto" w:fill="FFFFFF"/>
        <w:spacing w:after="0" w:line="240" w:lineRule="auto"/>
        <w:rPr>
          <w:ins w:id="862" w:author="Karthick Nagarajan" w:date="2018-12-19T12:11:00Z"/>
          <w:rFonts w:eastAsia="Times New Roman" w:cs="Consolas"/>
        </w:rPr>
        <w:pPrChange w:id="863" w:author="Karthick Nagarajan" w:date="2018-12-19T12:10:00Z">
          <w:pPr>
            <w:shd w:val="clear" w:color="auto" w:fill="FFFFFF"/>
            <w:spacing w:after="0" w:line="240" w:lineRule="auto"/>
          </w:pPr>
        </w:pPrChange>
      </w:pPr>
      <w:ins w:id="864" w:author="Karthick Nagarajan" w:date="2018-12-19T12:11:00Z">
        <w:r>
          <w:rPr>
            <w:rFonts w:eastAsia="Times New Roman" w:cs="Consolas"/>
          </w:rPr>
          <w:t>Select the site</w:t>
        </w:r>
      </w:ins>
    </w:p>
    <w:p w:rsidR="00685E39" w:rsidRPr="00685E39" w:rsidRDefault="00685E39" w:rsidP="00685E39">
      <w:pPr>
        <w:pStyle w:val="ListParagraph"/>
        <w:numPr>
          <w:ilvl w:val="0"/>
          <w:numId w:val="73"/>
        </w:numPr>
        <w:shd w:val="clear" w:color="auto" w:fill="FFFFFF"/>
        <w:spacing w:after="0" w:line="240" w:lineRule="auto"/>
        <w:rPr>
          <w:ins w:id="865" w:author="Karthick Nagarajan" w:date="2018-12-19T12:11:00Z"/>
          <w:rFonts w:eastAsia="Times New Roman" w:cs="Consolas"/>
        </w:rPr>
      </w:pPr>
      <w:ins w:id="866" w:author="Karthick Nagarajan" w:date="2018-12-19T12:11:00Z">
        <w:r>
          <w:rPr>
            <w:rFonts w:eastAsia="Times New Roman" w:cs="Consolas"/>
          </w:rPr>
          <w:t xml:space="preserve">Give </w:t>
        </w:r>
        <w:r w:rsidRPr="00685E39">
          <w:rPr>
            <w:rFonts w:eastAsia="Times New Roman" w:cs="Consolas"/>
          </w:rPr>
          <w:t>‘Login_on_behalf’, ‘Login_Agent permission.</w:t>
        </w:r>
      </w:ins>
    </w:p>
    <w:p w:rsidR="00685E39" w:rsidRPr="00685E39" w:rsidRDefault="00685E39">
      <w:pPr>
        <w:pStyle w:val="ListParagraph"/>
        <w:shd w:val="clear" w:color="auto" w:fill="FFFFFF"/>
        <w:spacing w:after="0" w:line="240" w:lineRule="auto"/>
        <w:ind w:left="1080"/>
        <w:rPr>
          <w:ins w:id="867" w:author="Karthick Nagarajan" w:date="2018-12-19T12:08:00Z"/>
          <w:rFonts w:eastAsia="Times New Roman" w:cs="Consolas"/>
          <w:rPrChange w:id="868" w:author="Karthick Nagarajan" w:date="2018-12-19T12:10:00Z">
            <w:rPr>
              <w:ins w:id="869" w:author="Karthick Nagarajan" w:date="2018-12-19T12:08:00Z"/>
            </w:rPr>
          </w:rPrChange>
        </w:rPr>
        <w:pPrChange w:id="870" w:author="Karthick Nagarajan" w:date="2018-12-19T12:12:00Z">
          <w:pPr>
            <w:shd w:val="clear" w:color="auto" w:fill="FFFFFF"/>
            <w:spacing w:after="0" w:line="240" w:lineRule="auto"/>
          </w:pPr>
        </w:pPrChange>
      </w:pPr>
    </w:p>
    <w:p w:rsidR="00685E39" w:rsidRDefault="00685E39" w:rsidP="00411B70">
      <w:pPr>
        <w:shd w:val="clear" w:color="auto" w:fill="FFFFFF"/>
        <w:spacing w:after="0" w:line="240" w:lineRule="auto"/>
        <w:rPr>
          <w:ins w:id="871" w:author="Karthick Nagarajan" w:date="2018-12-19T12:09:00Z"/>
          <w:rFonts w:eastAsia="Times New Roman" w:cs="Consolas"/>
        </w:rPr>
      </w:pPr>
    </w:p>
    <w:p w:rsidR="00685E39" w:rsidRDefault="00685E39" w:rsidP="00411B70">
      <w:pPr>
        <w:shd w:val="clear" w:color="auto" w:fill="FFFFFF"/>
        <w:spacing w:after="0" w:line="240" w:lineRule="auto"/>
        <w:rPr>
          <w:ins w:id="872" w:author="Karthick Nagarajan" w:date="2018-12-19T12:09:00Z"/>
          <w:rFonts w:eastAsia="Times New Roman" w:cs="Consolas"/>
        </w:rPr>
      </w:pPr>
      <w:ins w:id="873" w:author="Karthick Nagarajan" w:date="2018-12-19T12:09:00Z">
        <w:r>
          <w:rPr>
            <w:rFonts w:eastAsia="Times New Roman" w:cs="Consolas"/>
          </w:rPr>
          <w:t xml:space="preserve">Moto payment </w:t>
        </w:r>
        <w:proofErr w:type="gramStart"/>
        <w:r>
          <w:rPr>
            <w:rFonts w:eastAsia="Times New Roman" w:cs="Consolas"/>
          </w:rPr>
          <w:t>c</w:t>
        </w:r>
        <w:r w:rsidRPr="00411B70">
          <w:rPr>
            <w:rFonts w:eastAsia="Times New Roman" w:cs="Consolas"/>
          </w:rPr>
          <w:t>an be handled</w:t>
        </w:r>
        <w:proofErr w:type="gramEnd"/>
        <w:r w:rsidRPr="00411B70">
          <w:rPr>
            <w:rFonts w:eastAsia="Times New Roman" w:cs="Consolas"/>
          </w:rPr>
          <w:t xml:space="preserve"> in two ways </w:t>
        </w:r>
      </w:ins>
    </w:p>
    <w:p w:rsidR="002022F3" w:rsidRDefault="002963B6" w:rsidP="00411B70">
      <w:pPr>
        <w:shd w:val="clear" w:color="auto" w:fill="FFFFFF"/>
        <w:spacing w:after="0" w:line="240" w:lineRule="auto"/>
        <w:rPr>
          <w:ins w:id="874" w:author="Karthick Nagarajan" w:date="2018-12-19T11:51:00Z"/>
          <w:rFonts w:eastAsia="Times New Roman" w:cs="Consolas"/>
        </w:rPr>
      </w:pPr>
      <w:ins w:id="875" w:author="Karthick Nagarajan" w:date="2018-12-19T11:37:00Z">
        <w:r>
          <w:rPr>
            <w:rFonts w:eastAsia="Times New Roman" w:cs="Consolas"/>
          </w:rPr>
          <w:t>1</w:t>
        </w:r>
        <w:r w:rsidR="00411B70" w:rsidRPr="00411B70">
          <w:rPr>
            <w:rFonts w:eastAsia="Times New Roman" w:cs="Consolas"/>
          </w:rPr>
          <w:t>). Customer service agent placing the order for the customer from business manager itself.</w:t>
        </w:r>
      </w:ins>
      <w:ins w:id="876" w:author="Karthick Nagarajan" w:date="2018-12-19T11:51:00Z">
        <w:r w:rsidR="002022F3">
          <w:rPr>
            <w:rFonts w:eastAsia="Times New Roman" w:cs="Consolas"/>
          </w:rPr>
          <w:t xml:space="preserve"> In order to use this update the following settings in your business manager</w:t>
        </w:r>
      </w:ins>
      <w:ins w:id="877" w:author="Nishikant ." w:date="2019-01-03T12:35:00Z">
        <w:r w:rsidR="00D532A7">
          <w:rPr>
            <w:rFonts w:eastAsia="Times New Roman" w:cs="Consolas"/>
          </w:rPr>
          <w:t>, just to dis</w:t>
        </w:r>
      </w:ins>
      <w:ins w:id="878" w:author="Nishikant ." w:date="2019-01-03T12:36:00Z">
        <w:r w:rsidR="00D532A7">
          <w:rPr>
            <w:rFonts w:eastAsia="Times New Roman" w:cs="Consolas"/>
          </w:rPr>
          <w:t>a</w:t>
        </w:r>
      </w:ins>
      <w:ins w:id="879" w:author="Nishikant ." w:date="2019-01-03T12:35:00Z">
        <w:r w:rsidR="00D532A7">
          <w:rPr>
            <w:rFonts w:eastAsia="Times New Roman" w:cs="Consolas"/>
          </w:rPr>
          <w:t>ble the amount</w:t>
        </w:r>
      </w:ins>
      <w:ins w:id="880" w:author="Nishikant ." w:date="2019-01-03T12:36:00Z">
        <w:r w:rsidR="00D532A7">
          <w:rPr>
            <w:rFonts w:eastAsia="Times New Roman" w:cs="Consolas"/>
          </w:rPr>
          <w:t xml:space="preserve"> to be paid field in the credit card payment section.</w:t>
        </w:r>
      </w:ins>
      <w:ins w:id="881" w:author="Nishikant ." w:date="2019-01-03T12:35:00Z">
        <w:r w:rsidR="00D532A7">
          <w:rPr>
            <w:rFonts w:eastAsia="Times New Roman" w:cs="Consolas"/>
          </w:rPr>
          <w:t xml:space="preserve"> </w:t>
        </w:r>
      </w:ins>
    </w:p>
    <w:p w:rsidR="002022F3" w:rsidRDefault="002022F3" w:rsidP="00411B70">
      <w:pPr>
        <w:shd w:val="clear" w:color="auto" w:fill="FFFFFF"/>
        <w:spacing w:after="0" w:line="240" w:lineRule="auto"/>
        <w:rPr>
          <w:ins w:id="882" w:author="Karthick Nagarajan" w:date="2018-12-19T11:52:00Z"/>
          <w:rFonts w:eastAsia="Times New Roman" w:cs="Consolas"/>
        </w:rPr>
      </w:pPr>
    </w:p>
    <w:p w:rsidR="002022F3" w:rsidRDefault="002022F3">
      <w:pPr>
        <w:pStyle w:val="ListParagraph"/>
        <w:numPr>
          <w:ilvl w:val="0"/>
          <w:numId w:val="72"/>
        </w:numPr>
        <w:shd w:val="clear" w:color="auto" w:fill="FFFFFF"/>
        <w:spacing w:after="0" w:line="240" w:lineRule="auto"/>
        <w:rPr>
          <w:ins w:id="883" w:author="Karthick Nagarajan" w:date="2018-12-19T11:52:00Z"/>
          <w:rFonts w:eastAsia="Times New Roman" w:cs="Consolas"/>
        </w:rPr>
        <w:pPrChange w:id="884" w:author="Karthick Nagarajan" w:date="2018-12-19T11:52:00Z">
          <w:pPr>
            <w:shd w:val="clear" w:color="auto" w:fill="FFFFFF"/>
            <w:spacing w:after="0" w:line="240" w:lineRule="auto"/>
          </w:pPr>
        </w:pPrChange>
      </w:pPr>
      <w:ins w:id="885" w:author="Karthick Nagarajan" w:date="2018-12-19T11:52:00Z">
        <w:r>
          <w:rPr>
            <w:rFonts w:eastAsia="Times New Roman" w:cs="Consolas"/>
          </w:rPr>
          <w:t>Navigate Administration &gt; Site development &gt; Customer service center settings</w:t>
        </w:r>
      </w:ins>
    </w:p>
    <w:p w:rsidR="002022F3" w:rsidRDefault="002022F3">
      <w:pPr>
        <w:pStyle w:val="ListParagraph"/>
        <w:numPr>
          <w:ilvl w:val="0"/>
          <w:numId w:val="72"/>
        </w:numPr>
        <w:shd w:val="clear" w:color="auto" w:fill="FFFFFF"/>
        <w:spacing w:after="0" w:line="240" w:lineRule="auto"/>
        <w:rPr>
          <w:ins w:id="886" w:author="Nishikant ." w:date="2019-01-03T12:41:00Z"/>
          <w:rFonts w:eastAsia="Times New Roman" w:cs="Consolas"/>
        </w:rPr>
        <w:pPrChange w:id="887" w:author="Karthick Nagarajan" w:date="2018-12-19T11:52:00Z">
          <w:pPr>
            <w:shd w:val="clear" w:color="auto" w:fill="FFFFFF"/>
            <w:spacing w:after="0" w:line="240" w:lineRule="auto"/>
          </w:pPr>
        </w:pPrChange>
      </w:pPr>
      <w:ins w:id="888" w:author="Karthick Nagarajan" w:date="2018-12-19T11:52:00Z">
        <w:r>
          <w:rPr>
            <w:rFonts w:eastAsia="Times New Roman" w:cs="Consolas"/>
          </w:rPr>
          <w:t>Open Order payment Instrument in customizable area</w:t>
        </w:r>
      </w:ins>
    </w:p>
    <w:p w:rsidR="007F0AB1" w:rsidRPr="001A1DC6" w:rsidRDefault="007F0AB1" w:rsidP="007F0AB1">
      <w:pPr>
        <w:pStyle w:val="ListParagraph"/>
        <w:numPr>
          <w:ilvl w:val="0"/>
          <w:numId w:val="72"/>
        </w:numPr>
        <w:shd w:val="clear" w:color="auto" w:fill="FFFFFF"/>
        <w:spacing w:after="0" w:line="240" w:lineRule="auto"/>
        <w:rPr>
          <w:ins w:id="889" w:author="Nishikant ." w:date="2019-01-03T12:41:00Z"/>
          <w:rFonts w:eastAsia="Times New Roman" w:cs="Consolas"/>
        </w:rPr>
      </w:pPr>
      <w:ins w:id="890" w:author="Nishikant ." w:date="2019-01-03T12:41:00Z">
        <w:r>
          <w:rPr>
            <w:rFonts w:eastAsia="Times New Roman" w:cs="Consolas"/>
          </w:rPr>
          <w:t xml:space="preserve">Update the existing condtion </w:t>
        </w:r>
        <w:r w:rsidRPr="00B46E42">
          <w:rPr>
            <w:rFonts w:eastAsia="Times New Roman" w:cs="Consolas"/>
          </w:rPr>
          <w:t>"condition" : "data.payment_method_id</w:t>
        </w:r>
        <w:r w:rsidRPr="007F0AB1">
          <w:rPr>
            <w:rFonts w:eastAsia="Times New Roman" w:cs="Consolas"/>
          </w:rPr>
          <w:t>=== 'CREDIT_CARD'"</w:t>
        </w:r>
      </w:ins>
    </w:p>
    <w:p w:rsidR="007F0AB1" w:rsidRDefault="007F0AB1">
      <w:pPr>
        <w:pStyle w:val="ListParagraph"/>
        <w:shd w:val="clear" w:color="auto" w:fill="FFFFFF"/>
        <w:spacing w:after="0" w:line="240" w:lineRule="auto"/>
        <w:rPr>
          <w:ins w:id="891" w:author="Nishikant ." w:date="2019-01-03T12:41:00Z"/>
          <w:rFonts w:eastAsia="Times New Roman" w:cs="Consolas"/>
        </w:rPr>
        <w:pPrChange w:id="892" w:author="Nishikant ." w:date="2019-01-03T12:41:00Z">
          <w:pPr>
            <w:shd w:val="clear" w:color="auto" w:fill="FFFFFF"/>
            <w:spacing w:after="0" w:line="240" w:lineRule="auto"/>
          </w:pPr>
        </w:pPrChange>
      </w:pPr>
      <w:ins w:id="893" w:author="Nishikant ." w:date="2019-01-03T12:41:00Z">
        <w:r>
          <w:rPr>
            <w:rFonts w:eastAsia="Times New Roman" w:cs="Consolas"/>
          </w:rPr>
          <w:t xml:space="preserve">Search for </w:t>
        </w:r>
        <w:r w:rsidRPr="007F0AB1">
          <w:rPr>
            <w:rFonts w:eastAsia="Times New Roman" w:cs="Consolas"/>
          </w:rPr>
          <w:t>"condition</w:t>
        </w:r>
        <w:proofErr w:type="gramStart"/>
        <w:r w:rsidRPr="007F0AB1">
          <w:rPr>
            <w:rFonts w:eastAsia="Times New Roman" w:cs="Consolas"/>
          </w:rPr>
          <w:t>" :</w:t>
        </w:r>
        <w:proofErr w:type="gramEnd"/>
        <w:r w:rsidRPr="007F0AB1">
          <w:rPr>
            <w:rFonts w:eastAsia="Times New Roman" w:cs="Consolas"/>
          </w:rPr>
          <w:t xml:space="preserve"> "data.country !== 'FR'",</w:t>
        </w:r>
      </w:ins>
    </w:p>
    <w:p w:rsidR="007F0AB1" w:rsidRDefault="007F0AB1">
      <w:pPr>
        <w:pStyle w:val="ListParagraph"/>
        <w:shd w:val="clear" w:color="auto" w:fill="FFFFFF"/>
        <w:spacing w:after="0" w:line="240" w:lineRule="auto"/>
        <w:rPr>
          <w:ins w:id="894" w:author="Nishikant ." w:date="2019-01-03T12:42:00Z"/>
          <w:rFonts w:eastAsia="Times New Roman" w:cs="Consolas"/>
        </w:rPr>
        <w:pPrChange w:id="895" w:author="Nishikant ." w:date="2019-01-03T12:41:00Z">
          <w:pPr>
            <w:shd w:val="clear" w:color="auto" w:fill="FFFFFF"/>
            <w:spacing w:after="0" w:line="240" w:lineRule="auto"/>
          </w:pPr>
        </w:pPrChange>
      </w:pPr>
      <w:ins w:id="896" w:author="Nishikant ." w:date="2019-01-03T12:41:00Z">
        <w:r>
          <w:rPr>
            <w:rFonts w:eastAsia="Times New Roman" w:cs="Consolas"/>
          </w:rPr>
          <w:t xml:space="preserve">After </w:t>
        </w:r>
        <w:proofErr w:type="gramStart"/>
        <w:r>
          <w:rPr>
            <w:rFonts w:eastAsia="Times New Roman" w:cs="Consolas"/>
          </w:rPr>
          <w:t>that</w:t>
        </w:r>
        <w:proofErr w:type="gramEnd"/>
        <w:r>
          <w:rPr>
            <w:rFonts w:eastAsia="Times New Roman" w:cs="Consolas"/>
          </w:rPr>
          <w:t xml:space="preserve"> add </w:t>
        </w:r>
      </w:ins>
    </w:p>
    <w:p w:rsidR="007F0AB1" w:rsidRPr="007F0AB1" w:rsidRDefault="007F0AB1" w:rsidP="007F0AB1">
      <w:pPr>
        <w:pStyle w:val="ListParagraph"/>
        <w:shd w:val="clear" w:color="auto" w:fill="FFFFFF"/>
        <w:spacing w:after="0" w:line="240" w:lineRule="auto"/>
        <w:rPr>
          <w:ins w:id="897" w:author="Nishikant ." w:date="2019-01-03T12:42:00Z"/>
          <w:rFonts w:eastAsia="Times New Roman" w:cs="Consolas"/>
        </w:rPr>
      </w:pPr>
      <w:ins w:id="898" w:author="Nishikant ." w:date="2019-01-03T12:42:00Z">
        <w:r w:rsidRPr="007F0AB1">
          <w:rPr>
            <w:rFonts w:eastAsia="Times New Roman" w:cs="Consolas"/>
          </w:rPr>
          <w:t>"</w:t>
        </w:r>
        <w:proofErr w:type="gramStart"/>
        <w:r w:rsidRPr="007F0AB1">
          <w:rPr>
            <w:rFonts w:eastAsia="Times New Roman" w:cs="Consolas"/>
          </w:rPr>
          <w:t>meta</w:t>
        </w:r>
        <w:proofErr w:type="gramEnd"/>
        <w:r w:rsidRPr="007F0AB1">
          <w:rPr>
            <w:rFonts w:eastAsia="Times New Roman" w:cs="Consolas"/>
          </w:rPr>
          <w:t>" : {</w:t>
        </w:r>
      </w:ins>
    </w:p>
    <w:p w:rsidR="007F0AB1" w:rsidRPr="007F0AB1" w:rsidRDefault="007F0AB1" w:rsidP="007F0AB1">
      <w:pPr>
        <w:pStyle w:val="ListParagraph"/>
        <w:shd w:val="clear" w:color="auto" w:fill="FFFFFF"/>
        <w:spacing w:after="0" w:line="240" w:lineRule="auto"/>
        <w:rPr>
          <w:ins w:id="899" w:author="Nishikant ." w:date="2019-01-03T12:42:00Z"/>
          <w:rFonts w:eastAsia="Times New Roman" w:cs="Consolas"/>
        </w:rPr>
      </w:pPr>
      <w:ins w:id="900" w:author="Nishikant ." w:date="2019-01-03T12:42:00Z">
        <w:r w:rsidRPr="007F0AB1">
          <w:rPr>
            <w:rFonts w:eastAsia="Times New Roman" w:cs="Consolas"/>
          </w:rPr>
          <w:t xml:space="preserve">          "</w:t>
        </w:r>
        <w:proofErr w:type="gramStart"/>
        <w:r w:rsidRPr="007F0AB1">
          <w:rPr>
            <w:rFonts w:eastAsia="Times New Roman" w:cs="Consolas"/>
          </w:rPr>
          <w:t>disabled</w:t>
        </w:r>
        <w:proofErr w:type="gramEnd"/>
        <w:r w:rsidRPr="007F0AB1">
          <w:rPr>
            <w:rFonts w:eastAsia="Times New Roman" w:cs="Consolas"/>
          </w:rPr>
          <w:t>" : true</w:t>
        </w:r>
      </w:ins>
    </w:p>
    <w:p w:rsidR="007F0AB1" w:rsidRDefault="007F0AB1">
      <w:pPr>
        <w:pStyle w:val="ListParagraph"/>
        <w:shd w:val="clear" w:color="auto" w:fill="FFFFFF"/>
        <w:spacing w:after="0" w:line="240" w:lineRule="auto"/>
        <w:rPr>
          <w:ins w:id="901" w:author="Karthick Nagarajan" w:date="2018-12-19T11:52:00Z"/>
          <w:rFonts w:eastAsia="Times New Roman" w:cs="Consolas"/>
        </w:rPr>
        <w:pPrChange w:id="902" w:author="Nishikant ." w:date="2019-01-03T12:41:00Z">
          <w:pPr>
            <w:shd w:val="clear" w:color="auto" w:fill="FFFFFF"/>
            <w:spacing w:after="0" w:line="240" w:lineRule="auto"/>
          </w:pPr>
        </w:pPrChange>
      </w:pPr>
      <w:ins w:id="903" w:author="Nishikant ." w:date="2019-01-03T12:42:00Z">
        <w:r w:rsidRPr="007F0AB1">
          <w:rPr>
            <w:rFonts w:eastAsia="Times New Roman" w:cs="Consolas"/>
          </w:rPr>
          <w:t xml:space="preserve">        },</w:t>
        </w:r>
      </w:ins>
    </w:p>
    <w:p w:rsidR="00D532A7" w:rsidRPr="00D532A7" w:rsidDel="007F0AB1" w:rsidRDefault="002022F3">
      <w:pPr>
        <w:pStyle w:val="ListParagraph"/>
        <w:shd w:val="clear" w:color="auto" w:fill="FFFFFF"/>
        <w:spacing w:after="0" w:line="240" w:lineRule="auto"/>
        <w:rPr>
          <w:ins w:id="904" w:author="Karthick Nagarajan" w:date="2018-12-19T11:53:00Z"/>
          <w:del w:id="905" w:author="Nishikant ." w:date="2019-01-03T12:42:00Z"/>
          <w:rFonts w:eastAsia="Times New Roman" w:cs="Consolas"/>
          <w:rPrChange w:id="906" w:author="Nishikant ." w:date="2019-01-03T12:38:00Z">
            <w:rPr>
              <w:ins w:id="907" w:author="Karthick Nagarajan" w:date="2018-12-19T11:53:00Z"/>
              <w:del w:id="908" w:author="Nishikant ." w:date="2019-01-03T12:42:00Z"/>
            </w:rPr>
          </w:rPrChange>
        </w:rPr>
        <w:pPrChange w:id="909" w:author="Nishikant ." w:date="2019-01-03T12:38:00Z">
          <w:pPr>
            <w:shd w:val="clear" w:color="auto" w:fill="FFFFFF"/>
            <w:spacing w:after="0" w:line="240" w:lineRule="auto"/>
          </w:pPr>
        </w:pPrChange>
      </w:pPr>
      <w:ins w:id="910" w:author="Karthick Nagarajan" w:date="2018-12-19T11:53:00Z">
        <w:del w:id="911" w:author="Nishikant ." w:date="2019-01-03T12:42:00Z">
          <w:r w:rsidDel="007F0AB1">
            <w:rPr>
              <w:rFonts w:eastAsia="Times New Roman" w:cs="Consolas"/>
            </w:rPr>
            <w:delText xml:space="preserve">Update the </w:delText>
          </w:r>
        </w:del>
        <w:del w:id="912" w:author="Nishikant ." w:date="2019-01-03T12:38:00Z">
          <w:r w:rsidDel="00D532A7">
            <w:rPr>
              <w:rFonts w:eastAsia="Times New Roman" w:cs="Consolas"/>
            </w:rPr>
            <w:delText>moto</w:delText>
          </w:r>
        </w:del>
        <w:del w:id="913" w:author="Nishikant ." w:date="2019-01-03T12:42:00Z">
          <w:r w:rsidDel="007F0AB1">
            <w:rPr>
              <w:rFonts w:eastAsia="Times New Roman" w:cs="Consolas"/>
            </w:rPr>
            <w:delText xml:space="preserve"> payment json below the credit card payment sectio</w:delText>
          </w:r>
        </w:del>
        <w:del w:id="914" w:author="Nishikant ." w:date="2019-01-03T12:38:00Z">
          <w:r w:rsidDel="00D532A7">
            <w:rPr>
              <w:rFonts w:eastAsia="Times New Roman" w:cs="Consolas"/>
            </w:rPr>
            <w:delText>n</w:delText>
          </w:r>
        </w:del>
      </w:ins>
    </w:p>
    <w:p w:rsidR="002022F3" w:rsidRPr="002022F3" w:rsidDel="007F0AB1" w:rsidRDefault="002022F3" w:rsidP="002022F3">
      <w:pPr>
        <w:pStyle w:val="ListParagraph"/>
        <w:shd w:val="clear" w:color="auto" w:fill="FFFFFF"/>
        <w:spacing w:after="0" w:line="240" w:lineRule="auto"/>
        <w:rPr>
          <w:ins w:id="915" w:author="Karthick Nagarajan" w:date="2018-12-19T11:53:00Z"/>
          <w:del w:id="916" w:author="Nishikant ." w:date="2019-01-03T12:40:00Z"/>
          <w:rFonts w:eastAsia="Times New Roman" w:cs="Consolas"/>
        </w:rPr>
      </w:pPr>
      <w:ins w:id="917" w:author="Karthick Nagarajan" w:date="2018-12-19T11:53:00Z">
        <w:del w:id="918" w:author="Nishikant ." w:date="2019-01-03T12:40:00Z">
          <w:r w:rsidRPr="002022F3" w:rsidDel="007F0AB1">
            <w:rPr>
              <w:rFonts w:eastAsia="Times New Roman" w:cs="Consolas"/>
            </w:rPr>
            <w:delText>{</w:delText>
          </w:r>
        </w:del>
      </w:ins>
    </w:p>
    <w:p w:rsidR="002022F3" w:rsidRPr="002022F3" w:rsidDel="007F0AB1" w:rsidRDefault="002022F3" w:rsidP="002022F3">
      <w:pPr>
        <w:pStyle w:val="ListParagraph"/>
        <w:shd w:val="clear" w:color="auto" w:fill="FFFFFF"/>
        <w:spacing w:after="0" w:line="240" w:lineRule="auto"/>
        <w:rPr>
          <w:ins w:id="919" w:author="Karthick Nagarajan" w:date="2018-12-19T11:53:00Z"/>
          <w:del w:id="920" w:author="Nishikant ." w:date="2019-01-03T12:40:00Z"/>
          <w:rFonts w:eastAsia="Times New Roman" w:cs="Consolas"/>
        </w:rPr>
      </w:pPr>
      <w:ins w:id="921" w:author="Karthick Nagarajan" w:date="2018-12-19T11:53:00Z">
        <w:del w:id="922" w:author="Nishikant ." w:date="2019-01-03T12:40:00Z">
          <w:r w:rsidRPr="002022F3" w:rsidDel="007F0AB1">
            <w:rPr>
              <w:rFonts w:eastAsia="Times New Roman" w:cs="Consolas"/>
            </w:rPr>
            <w:delText xml:space="preserve">    "condition" : "data.payment_method_id === 'MOTO'",</w:delText>
          </w:r>
        </w:del>
      </w:ins>
    </w:p>
    <w:p w:rsidR="002022F3" w:rsidRPr="002022F3" w:rsidDel="007F0AB1" w:rsidRDefault="002022F3" w:rsidP="002022F3">
      <w:pPr>
        <w:pStyle w:val="ListParagraph"/>
        <w:shd w:val="clear" w:color="auto" w:fill="FFFFFF"/>
        <w:spacing w:after="0" w:line="240" w:lineRule="auto"/>
        <w:rPr>
          <w:ins w:id="923" w:author="Karthick Nagarajan" w:date="2018-12-19T11:53:00Z"/>
          <w:del w:id="924" w:author="Nishikant ." w:date="2019-01-03T12:40:00Z"/>
          <w:rFonts w:eastAsia="Times New Roman" w:cs="Consolas"/>
        </w:rPr>
      </w:pPr>
      <w:ins w:id="925" w:author="Karthick Nagarajan" w:date="2018-12-19T11:53:00Z">
        <w:del w:id="926" w:author="Nishikant ." w:date="2019-01-03T12:40:00Z">
          <w:r w:rsidRPr="002022F3" w:rsidDel="007F0AB1">
            <w:rPr>
              <w:rFonts w:eastAsia="Times New Roman" w:cs="Consolas"/>
            </w:rPr>
            <w:delText xml:space="preserve">    "layout" : [ {</w:delText>
          </w:r>
        </w:del>
      </w:ins>
    </w:p>
    <w:p w:rsidR="002022F3" w:rsidRPr="002022F3" w:rsidDel="007F0AB1" w:rsidRDefault="002022F3" w:rsidP="002022F3">
      <w:pPr>
        <w:pStyle w:val="ListParagraph"/>
        <w:shd w:val="clear" w:color="auto" w:fill="FFFFFF"/>
        <w:spacing w:after="0" w:line="240" w:lineRule="auto"/>
        <w:rPr>
          <w:ins w:id="927" w:author="Karthick Nagarajan" w:date="2018-12-19T11:53:00Z"/>
          <w:del w:id="928" w:author="Nishikant ." w:date="2019-01-03T12:40:00Z"/>
          <w:rFonts w:eastAsia="Times New Roman" w:cs="Consolas"/>
        </w:rPr>
      </w:pPr>
      <w:ins w:id="929" w:author="Karthick Nagarajan" w:date="2018-12-19T11:53:00Z">
        <w:del w:id="930" w:author="Nishikant ." w:date="2019-01-03T12:40:00Z">
          <w:r w:rsidRPr="002022F3" w:rsidDel="007F0AB1">
            <w:rPr>
              <w:rFonts w:eastAsia="Times New Roman" w:cs="Consolas"/>
            </w:rPr>
            <w:delText xml:space="preserve">      "id" : "MOTO",</w:delText>
          </w:r>
        </w:del>
      </w:ins>
    </w:p>
    <w:p w:rsidR="002022F3" w:rsidRPr="002022F3" w:rsidDel="007F0AB1" w:rsidRDefault="002022F3" w:rsidP="002022F3">
      <w:pPr>
        <w:pStyle w:val="ListParagraph"/>
        <w:shd w:val="clear" w:color="auto" w:fill="FFFFFF"/>
        <w:spacing w:after="0" w:line="240" w:lineRule="auto"/>
        <w:rPr>
          <w:ins w:id="931" w:author="Karthick Nagarajan" w:date="2018-12-19T11:53:00Z"/>
          <w:del w:id="932" w:author="Nishikant ." w:date="2019-01-03T12:40:00Z"/>
          <w:rFonts w:eastAsia="Times New Roman" w:cs="Consolas"/>
        </w:rPr>
      </w:pPr>
      <w:ins w:id="933" w:author="Karthick Nagarajan" w:date="2018-12-19T11:53:00Z">
        <w:del w:id="934" w:author="Nishikant ." w:date="2019-01-03T12:40:00Z">
          <w:r w:rsidRPr="002022F3" w:rsidDel="007F0AB1">
            <w:rPr>
              <w:rFonts w:eastAsia="Times New Roman" w:cs="Consolas"/>
            </w:rPr>
            <w:delText xml:space="preserve">      "layout" : [ {</w:delText>
          </w:r>
        </w:del>
      </w:ins>
    </w:p>
    <w:p w:rsidR="002022F3" w:rsidRPr="002022F3" w:rsidDel="007F0AB1" w:rsidRDefault="002022F3" w:rsidP="002022F3">
      <w:pPr>
        <w:pStyle w:val="ListParagraph"/>
        <w:shd w:val="clear" w:color="auto" w:fill="FFFFFF"/>
        <w:spacing w:after="0" w:line="240" w:lineRule="auto"/>
        <w:rPr>
          <w:ins w:id="935" w:author="Karthick Nagarajan" w:date="2018-12-19T11:53:00Z"/>
          <w:del w:id="936" w:author="Nishikant ." w:date="2019-01-03T12:40:00Z"/>
          <w:rFonts w:eastAsia="Times New Roman" w:cs="Consolas"/>
        </w:rPr>
      </w:pPr>
      <w:ins w:id="937" w:author="Karthick Nagarajan" w:date="2018-12-19T11:53:00Z">
        <w:del w:id="938" w:author="Nishikant ." w:date="2019-01-03T12:40:00Z">
          <w:r w:rsidRPr="002022F3" w:rsidDel="007F0AB1">
            <w:rPr>
              <w:rFonts w:eastAsia="Times New Roman" w:cs="Consolas"/>
            </w:rPr>
            <w:delText xml:space="preserve">        "id" : "totals",</w:delText>
          </w:r>
        </w:del>
      </w:ins>
    </w:p>
    <w:p w:rsidR="002022F3" w:rsidRPr="002022F3" w:rsidDel="007F0AB1" w:rsidRDefault="002022F3" w:rsidP="002022F3">
      <w:pPr>
        <w:pStyle w:val="ListParagraph"/>
        <w:shd w:val="clear" w:color="auto" w:fill="FFFFFF"/>
        <w:spacing w:after="0" w:line="240" w:lineRule="auto"/>
        <w:rPr>
          <w:ins w:id="939" w:author="Karthick Nagarajan" w:date="2018-12-19T11:53:00Z"/>
          <w:del w:id="940" w:author="Nishikant ." w:date="2019-01-03T12:40:00Z"/>
          <w:rFonts w:eastAsia="Times New Roman" w:cs="Consolas"/>
        </w:rPr>
      </w:pPr>
      <w:ins w:id="941" w:author="Karthick Nagarajan" w:date="2018-12-19T11:53:00Z">
        <w:del w:id="942" w:author="Nishikant ." w:date="2019-01-03T12:40:00Z">
          <w:r w:rsidRPr="002022F3" w:rsidDel="007F0AB1">
            <w:rPr>
              <w:rFonts w:eastAsia="Times New Roman" w:cs="Consolas"/>
            </w:rPr>
            <w:delText xml:space="preserve">        "width" : 12</w:delText>
          </w:r>
        </w:del>
      </w:ins>
    </w:p>
    <w:p w:rsidR="002022F3" w:rsidRPr="002022F3" w:rsidDel="007F0AB1" w:rsidRDefault="002022F3">
      <w:pPr>
        <w:pStyle w:val="ListParagraph"/>
        <w:shd w:val="clear" w:color="auto" w:fill="FFFFFF"/>
        <w:spacing w:after="0" w:line="240" w:lineRule="auto"/>
        <w:rPr>
          <w:ins w:id="943" w:author="Karthick Nagarajan" w:date="2018-12-19T11:53:00Z"/>
          <w:del w:id="944" w:author="Nishikant ." w:date="2019-01-03T12:40:00Z"/>
          <w:rFonts w:eastAsia="Times New Roman" w:cs="Consolas"/>
        </w:rPr>
      </w:pPr>
      <w:ins w:id="945" w:author="Karthick Nagarajan" w:date="2018-12-19T11:53:00Z">
        <w:del w:id="946" w:author="Nishikant ." w:date="2019-01-03T12:40:00Z">
          <w:r w:rsidRPr="002022F3" w:rsidDel="007F0AB1">
            <w:rPr>
              <w:rFonts w:eastAsia="Times New Roman" w:cs="Consolas"/>
            </w:rPr>
            <w:delText xml:space="preserve">      }, {</w:delText>
          </w:r>
        </w:del>
      </w:ins>
    </w:p>
    <w:p w:rsidR="002022F3" w:rsidRPr="00B46E42" w:rsidDel="007F0AB1" w:rsidRDefault="002022F3">
      <w:pPr>
        <w:pStyle w:val="ListParagraph"/>
        <w:shd w:val="clear" w:color="auto" w:fill="FFFFFF"/>
        <w:spacing w:after="0" w:line="240" w:lineRule="auto"/>
        <w:rPr>
          <w:ins w:id="947" w:author="Karthick Nagarajan" w:date="2018-12-19T11:53:00Z"/>
          <w:del w:id="948" w:author="Nishikant ." w:date="2019-01-03T12:40:00Z"/>
          <w:rFonts w:eastAsia="Times New Roman" w:cs="Consolas"/>
          <w:rPrChange w:id="949" w:author="Karthick Nagarajan" w:date="2018-12-27T10:57:00Z">
            <w:rPr>
              <w:ins w:id="950" w:author="Karthick Nagarajan" w:date="2018-12-19T11:53:00Z"/>
              <w:del w:id="951" w:author="Nishikant ." w:date="2019-01-03T12:40:00Z"/>
            </w:rPr>
          </w:rPrChange>
        </w:rPr>
      </w:pPr>
      <w:ins w:id="952" w:author="Karthick Nagarajan" w:date="2018-12-19T11:53:00Z">
        <w:del w:id="953" w:author="Nishikant ." w:date="2019-01-03T12:40:00Z">
          <w:r w:rsidRPr="002022F3" w:rsidDel="007F0AB1">
            <w:rPr>
              <w:rFonts w:eastAsia="Times New Roman" w:cs="Consolas"/>
            </w:rPr>
            <w:delText xml:space="preserve">        "attribute" : "amount",</w:delText>
          </w:r>
        </w:del>
      </w:ins>
    </w:p>
    <w:p w:rsidR="002022F3" w:rsidRPr="002022F3" w:rsidDel="007F0AB1" w:rsidRDefault="002022F3" w:rsidP="002022F3">
      <w:pPr>
        <w:pStyle w:val="ListParagraph"/>
        <w:shd w:val="clear" w:color="auto" w:fill="FFFFFF"/>
        <w:spacing w:after="0" w:line="240" w:lineRule="auto"/>
        <w:rPr>
          <w:ins w:id="954" w:author="Karthick Nagarajan" w:date="2018-12-19T11:53:00Z"/>
          <w:del w:id="955" w:author="Nishikant ." w:date="2019-01-03T12:40:00Z"/>
          <w:rFonts w:eastAsia="Times New Roman" w:cs="Consolas"/>
        </w:rPr>
      </w:pPr>
      <w:ins w:id="956" w:author="Karthick Nagarajan" w:date="2018-12-19T11:53:00Z">
        <w:del w:id="957"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958" w:author="Karthick Nagarajan" w:date="2018-12-19T11:53:00Z"/>
          <w:del w:id="959" w:author="Nishikant ." w:date="2019-01-03T12:40:00Z"/>
          <w:rFonts w:eastAsia="Times New Roman" w:cs="Consolas"/>
        </w:rPr>
      </w:pPr>
      <w:ins w:id="960" w:author="Karthick Nagarajan" w:date="2018-12-19T11:53:00Z">
        <w:del w:id="961" w:author="Nishikant ." w:date="2019-01-03T12:40:00Z">
          <w:r w:rsidRPr="002022F3" w:rsidDel="007F0AB1">
            <w:rPr>
              <w:rFonts w:eastAsia="Times New Roman" w:cs="Consolas"/>
            </w:rPr>
            <w:delText xml:space="preserve">          "disabled" : true</w:delText>
          </w:r>
        </w:del>
      </w:ins>
    </w:p>
    <w:p w:rsidR="002022F3" w:rsidRPr="002022F3" w:rsidDel="007F0AB1" w:rsidRDefault="002022F3" w:rsidP="002022F3">
      <w:pPr>
        <w:pStyle w:val="ListParagraph"/>
        <w:shd w:val="clear" w:color="auto" w:fill="FFFFFF"/>
        <w:spacing w:after="0" w:line="240" w:lineRule="auto"/>
        <w:rPr>
          <w:ins w:id="962" w:author="Karthick Nagarajan" w:date="2018-12-19T11:53:00Z"/>
          <w:del w:id="963" w:author="Nishikant ." w:date="2019-01-03T12:40:00Z"/>
          <w:rFonts w:eastAsia="Times New Roman" w:cs="Consolas"/>
        </w:rPr>
      </w:pPr>
      <w:ins w:id="964" w:author="Karthick Nagarajan" w:date="2018-12-19T11:53:00Z">
        <w:del w:id="965"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966" w:author="Karthick Nagarajan" w:date="2018-12-19T11:53:00Z"/>
          <w:del w:id="967" w:author="Nishikant ." w:date="2019-01-03T12:40:00Z"/>
          <w:rFonts w:eastAsia="Times New Roman" w:cs="Consolas"/>
        </w:rPr>
      </w:pPr>
      <w:ins w:id="968" w:author="Karthick Nagarajan" w:date="2018-12-19T11:53:00Z">
        <w:del w:id="969"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970" w:author="Karthick Nagarajan" w:date="2018-12-19T11:53:00Z"/>
          <w:del w:id="971" w:author="Nishikant ." w:date="2019-01-03T12:40:00Z"/>
          <w:rFonts w:eastAsia="Times New Roman" w:cs="Consolas"/>
        </w:rPr>
      </w:pPr>
      <w:ins w:id="972" w:author="Karthick Nagarajan" w:date="2018-12-19T11:53:00Z">
        <w:del w:id="973"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974" w:author="Karthick Nagarajan" w:date="2018-12-19T11:53:00Z"/>
          <w:del w:id="975" w:author="Nishikant ." w:date="2019-01-03T12:40:00Z"/>
          <w:rFonts w:eastAsia="Times New Roman" w:cs="Consolas"/>
        </w:rPr>
      </w:pPr>
      <w:ins w:id="976" w:author="Karthick Nagarajan" w:date="2018-12-19T11:53:00Z">
        <w:del w:id="977" w:author="Nishikant ." w:date="2019-01-03T12:40:00Z">
          <w:r w:rsidRPr="002022F3" w:rsidDel="007F0AB1">
            <w:rPr>
              <w:rFonts w:eastAsia="Times New Roman" w:cs="Consolas"/>
            </w:rPr>
            <w:delText xml:space="preserve">        "attribute" : "payment_card.holder",</w:delText>
          </w:r>
        </w:del>
      </w:ins>
    </w:p>
    <w:p w:rsidR="002022F3" w:rsidRPr="002022F3" w:rsidDel="007F0AB1" w:rsidRDefault="002022F3" w:rsidP="002022F3">
      <w:pPr>
        <w:pStyle w:val="ListParagraph"/>
        <w:shd w:val="clear" w:color="auto" w:fill="FFFFFF"/>
        <w:spacing w:after="0" w:line="240" w:lineRule="auto"/>
        <w:rPr>
          <w:ins w:id="978" w:author="Karthick Nagarajan" w:date="2018-12-19T11:53:00Z"/>
          <w:del w:id="979" w:author="Nishikant ." w:date="2019-01-03T12:40:00Z"/>
          <w:rFonts w:eastAsia="Times New Roman" w:cs="Consolas"/>
        </w:rPr>
      </w:pPr>
      <w:ins w:id="980" w:author="Karthick Nagarajan" w:date="2018-12-19T11:53:00Z">
        <w:del w:id="981"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982" w:author="Karthick Nagarajan" w:date="2018-12-19T11:53:00Z"/>
          <w:del w:id="983" w:author="Nishikant ." w:date="2019-01-03T12:40:00Z"/>
          <w:rFonts w:eastAsia="Times New Roman" w:cs="Consolas"/>
        </w:rPr>
      </w:pPr>
      <w:ins w:id="984" w:author="Karthick Nagarajan" w:date="2018-12-19T11:53:00Z">
        <w:del w:id="985"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986" w:author="Karthick Nagarajan" w:date="2018-12-19T11:53:00Z"/>
          <w:del w:id="987" w:author="Nishikant ." w:date="2019-01-03T12:40:00Z"/>
          <w:rFonts w:eastAsia="Times New Roman" w:cs="Consolas"/>
        </w:rPr>
      </w:pPr>
      <w:ins w:id="988" w:author="Karthick Nagarajan" w:date="2018-12-19T11:53:00Z">
        <w:del w:id="989" w:author="Nishikant ." w:date="2019-01-03T12:40:00Z">
          <w:r w:rsidRPr="002022F3" w:rsidDel="007F0AB1">
            <w:rPr>
              <w:rFonts w:eastAsia="Times New Roman" w:cs="Consolas"/>
            </w:rPr>
            <w:delText xml:space="preserve">        "attribute" : "payment_card.card_type",</w:delText>
          </w:r>
        </w:del>
      </w:ins>
    </w:p>
    <w:p w:rsidR="002022F3" w:rsidRPr="002022F3" w:rsidDel="007F0AB1" w:rsidRDefault="002022F3" w:rsidP="002022F3">
      <w:pPr>
        <w:pStyle w:val="ListParagraph"/>
        <w:shd w:val="clear" w:color="auto" w:fill="FFFFFF"/>
        <w:spacing w:after="0" w:line="240" w:lineRule="auto"/>
        <w:rPr>
          <w:ins w:id="990" w:author="Karthick Nagarajan" w:date="2018-12-19T11:53:00Z"/>
          <w:del w:id="991" w:author="Nishikant ." w:date="2019-01-03T12:40:00Z"/>
          <w:rFonts w:eastAsia="Times New Roman" w:cs="Consolas"/>
        </w:rPr>
      </w:pPr>
      <w:ins w:id="992" w:author="Karthick Nagarajan" w:date="2018-12-19T11:53:00Z">
        <w:del w:id="993" w:author="Nishikant ." w:date="2019-01-03T12:40:00Z">
          <w:r w:rsidRPr="002022F3" w:rsidDel="007F0AB1">
            <w:rPr>
              <w:rFonts w:eastAsia="Times New Roman" w:cs="Consolas"/>
            </w:rPr>
            <w:delText xml:space="preserve">        "meta": {</w:delText>
          </w:r>
        </w:del>
      </w:ins>
    </w:p>
    <w:p w:rsidR="002022F3" w:rsidRPr="002022F3" w:rsidDel="007F0AB1" w:rsidRDefault="002022F3" w:rsidP="002022F3">
      <w:pPr>
        <w:pStyle w:val="ListParagraph"/>
        <w:shd w:val="clear" w:color="auto" w:fill="FFFFFF"/>
        <w:spacing w:after="0" w:line="240" w:lineRule="auto"/>
        <w:rPr>
          <w:ins w:id="994" w:author="Karthick Nagarajan" w:date="2018-12-19T11:53:00Z"/>
          <w:del w:id="995" w:author="Nishikant ." w:date="2019-01-03T12:40:00Z"/>
          <w:rFonts w:eastAsia="Times New Roman" w:cs="Consolas"/>
        </w:rPr>
      </w:pPr>
      <w:ins w:id="996" w:author="Karthick Nagarajan" w:date="2018-12-19T11:53:00Z">
        <w:del w:id="997"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998" w:author="Karthick Nagarajan" w:date="2018-12-19T11:53:00Z"/>
          <w:del w:id="999" w:author="Nishikant ." w:date="2019-01-03T12:40:00Z"/>
          <w:rFonts w:eastAsia="Times New Roman" w:cs="Consolas"/>
        </w:rPr>
      </w:pPr>
      <w:ins w:id="1000" w:author="Karthick Nagarajan" w:date="2018-12-19T11:53:00Z">
        <w:del w:id="1001" w:author="Nishikant ." w:date="2019-01-03T12:40:00Z">
          <w:r w:rsidRPr="002022F3" w:rsidDel="007F0AB1">
            <w:rPr>
              <w:rFonts w:eastAsia="Times New Roman" w:cs="Consolas"/>
            </w:rPr>
            <w:delText xml:space="preserve">    "enum": [</w:delText>
          </w:r>
        </w:del>
      </w:ins>
    </w:p>
    <w:p w:rsidR="002022F3" w:rsidRPr="002022F3" w:rsidDel="007F0AB1" w:rsidRDefault="002022F3" w:rsidP="002022F3">
      <w:pPr>
        <w:pStyle w:val="ListParagraph"/>
        <w:shd w:val="clear" w:color="auto" w:fill="FFFFFF"/>
        <w:spacing w:after="0" w:line="240" w:lineRule="auto"/>
        <w:rPr>
          <w:ins w:id="1002" w:author="Karthick Nagarajan" w:date="2018-12-19T11:53:00Z"/>
          <w:del w:id="1003" w:author="Nishikant ." w:date="2019-01-03T12:40:00Z"/>
          <w:rFonts w:eastAsia="Times New Roman" w:cs="Consolas"/>
        </w:rPr>
      </w:pPr>
      <w:ins w:id="1004" w:author="Karthick Nagarajan" w:date="2018-12-19T11:53:00Z">
        <w:del w:id="100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06" w:author="Karthick Nagarajan" w:date="2018-12-19T11:53:00Z"/>
          <w:del w:id="1007" w:author="Nishikant ." w:date="2019-01-03T12:40:00Z"/>
          <w:rFonts w:eastAsia="Times New Roman" w:cs="Consolas"/>
        </w:rPr>
      </w:pPr>
      <w:ins w:id="1008" w:author="Karthick Nagarajan" w:date="2018-12-19T11:53:00Z">
        <w:del w:id="100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"Visa",</w:delText>
          </w:r>
        </w:del>
      </w:ins>
    </w:p>
    <w:p w:rsidR="002022F3" w:rsidRPr="002022F3" w:rsidDel="007F0AB1" w:rsidRDefault="002022F3" w:rsidP="002022F3">
      <w:pPr>
        <w:pStyle w:val="ListParagraph"/>
        <w:shd w:val="clear" w:color="auto" w:fill="FFFFFF"/>
        <w:spacing w:after="0" w:line="240" w:lineRule="auto"/>
        <w:rPr>
          <w:ins w:id="1010" w:author="Karthick Nagarajan" w:date="2018-12-19T11:53:00Z"/>
          <w:del w:id="1011" w:author="Nishikant ." w:date="2019-01-03T12:40:00Z"/>
          <w:rFonts w:eastAsia="Times New Roman" w:cs="Consolas"/>
        </w:rPr>
      </w:pPr>
      <w:ins w:id="1012" w:author="Karthick Nagarajan" w:date="2018-12-19T11:53:00Z">
        <w:del w:id="101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014" w:author="Karthick Nagarajan" w:date="2018-12-19T11:53:00Z"/>
          <w:del w:id="1015" w:author="Nishikant ." w:date="2019-01-03T12:40:00Z"/>
          <w:rFonts w:eastAsia="Times New Roman" w:cs="Consolas"/>
        </w:rPr>
      </w:pPr>
      <w:ins w:id="1016" w:author="Karthick Nagarajan" w:date="2018-12-19T11:53:00Z">
        <w:del w:id="101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"Visa"</w:delText>
          </w:r>
        </w:del>
      </w:ins>
    </w:p>
    <w:p w:rsidR="002022F3" w:rsidRPr="002022F3" w:rsidDel="007F0AB1" w:rsidRDefault="002022F3" w:rsidP="002022F3">
      <w:pPr>
        <w:pStyle w:val="ListParagraph"/>
        <w:shd w:val="clear" w:color="auto" w:fill="FFFFFF"/>
        <w:spacing w:after="0" w:line="240" w:lineRule="auto"/>
        <w:rPr>
          <w:ins w:id="1018" w:author="Karthick Nagarajan" w:date="2018-12-19T11:53:00Z"/>
          <w:del w:id="1019" w:author="Nishikant ." w:date="2019-01-03T12:40:00Z"/>
          <w:rFonts w:eastAsia="Times New Roman" w:cs="Consolas"/>
        </w:rPr>
      </w:pPr>
      <w:ins w:id="1020" w:author="Karthick Nagarajan" w:date="2018-12-19T11:53:00Z">
        <w:del w:id="102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022" w:author="Karthick Nagarajan" w:date="2018-12-19T11:53:00Z"/>
          <w:del w:id="1023" w:author="Nishikant ." w:date="2019-01-03T12:40:00Z"/>
          <w:rFonts w:eastAsia="Times New Roman" w:cs="Consolas"/>
        </w:rPr>
      </w:pPr>
      <w:ins w:id="1024" w:author="Karthick Nagarajan" w:date="2018-12-19T11:53:00Z">
        <w:del w:id="102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26" w:author="Karthick Nagarajan" w:date="2018-12-19T11:53:00Z"/>
          <w:del w:id="1027" w:author="Nishikant ." w:date="2019-01-03T12:40:00Z"/>
          <w:rFonts w:eastAsia="Times New Roman" w:cs="Consolas"/>
        </w:rPr>
      </w:pPr>
      <w:ins w:id="1028" w:author="Karthick Nagarajan" w:date="2018-12-19T11:53:00Z">
        <w:del w:id="102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30" w:author="Karthick Nagarajan" w:date="2018-12-19T11:53:00Z"/>
          <w:del w:id="1031" w:author="Nishikant ." w:date="2019-01-03T12:40:00Z"/>
          <w:rFonts w:eastAsia="Times New Roman" w:cs="Consolas"/>
        </w:rPr>
      </w:pPr>
      <w:ins w:id="1032" w:author="Karthick Nagarajan" w:date="2018-12-19T11:53:00Z">
        <w:del w:id="103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"JCB",</w:delText>
          </w:r>
        </w:del>
      </w:ins>
    </w:p>
    <w:p w:rsidR="002022F3" w:rsidRPr="002022F3" w:rsidDel="007F0AB1" w:rsidRDefault="002022F3" w:rsidP="002022F3">
      <w:pPr>
        <w:pStyle w:val="ListParagraph"/>
        <w:shd w:val="clear" w:color="auto" w:fill="FFFFFF"/>
        <w:spacing w:after="0" w:line="240" w:lineRule="auto"/>
        <w:rPr>
          <w:ins w:id="1034" w:author="Karthick Nagarajan" w:date="2018-12-19T11:53:00Z"/>
          <w:del w:id="1035" w:author="Nishikant ." w:date="2019-01-03T12:40:00Z"/>
          <w:rFonts w:eastAsia="Times New Roman" w:cs="Consolas"/>
        </w:rPr>
      </w:pPr>
      <w:ins w:id="1036" w:author="Karthick Nagarajan" w:date="2018-12-19T11:53:00Z">
        <w:del w:id="103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038" w:author="Karthick Nagarajan" w:date="2018-12-19T11:53:00Z"/>
          <w:del w:id="1039" w:author="Nishikant ." w:date="2019-01-03T12:40:00Z"/>
          <w:rFonts w:eastAsia="Times New Roman" w:cs="Consolas"/>
        </w:rPr>
      </w:pPr>
      <w:ins w:id="1040" w:author="Karthick Nagarajan" w:date="2018-12-19T11:53:00Z">
        <w:del w:id="104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"JCB"</w:delText>
          </w:r>
        </w:del>
      </w:ins>
    </w:p>
    <w:p w:rsidR="002022F3" w:rsidRPr="002022F3" w:rsidDel="007F0AB1" w:rsidRDefault="002022F3" w:rsidP="002022F3">
      <w:pPr>
        <w:pStyle w:val="ListParagraph"/>
        <w:shd w:val="clear" w:color="auto" w:fill="FFFFFF"/>
        <w:spacing w:after="0" w:line="240" w:lineRule="auto"/>
        <w:rPr>
          <w:ins w:id="1042" w:author="Karthick Nagarajan" w:date="2018-12-19T11:53:00Z"/>
          <w:del w:id="1043" w:author="Nishikant ." w:date="2019-01-03T12:40:00Z"/>
          <w:rFonts w:eastAsia="Times New Roman" w:cs="Consolas"/>
        </w:rPr>
      </w:pPr>
      <w:ins w:id="1044" w:author="Karthick Nagarajan" w:date="2018-12-19T11:53:00Z">
        <w:del w:id="104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046" w:author="Karthick Nagarajan" w:date="2018-12-19T11:53:00Z"/>
          <w:del w:id="1047" w:author="Nishikant ." w:date="2019-01-03T12:40:00Z"/>
          <w:rFonts w:eastAsia="Times New Roman" w:cs="Consolas"/>
        </w:rPr>
      </w:pPr>
      <w:ins w:id="1048" w:author="Karthick Nagarajan" w:date="2018-12-19T11:53:00Z">
        <w:del w:id="104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50" w:author="Karthick Nagarajan" w:date="2018-12-19T11:53:00Z"/>
          <w:del w:id="1051" w:author="Nishikant ." w:date="2019-01-03T12:40:00Z"/>
          <w:rFonts w:eastAsia="Times New Roman" w:cs="Consolas"/>
        </w:rPr>
      </w:pPr>
      <w:ins w:id="1052" w:author="Karthick Nagarajan" w:date="2018-12-19T11:53:00Z">
        <w:del w:id="105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54" w:author="Karthick Nagarajan" w:date="2018-12-19T11:53:00Z"/>
          <w:del w:id="1055" w:author="Nishikant ." w:date="2019-01-03T12:40:00Z"/>
          <w:rFonts w:eastAsia="Times New Roman" w:cs="Consolas"/>
        </w:rPr>
      </w:pPr>
      <w:ins w:id="1056" w:author="Karthick Nagarajan" w:date="2018-12-19T11:53:00Z">
        <w:del w:id="105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"Amex",</w:delText>
          </w:r>
        </w:del>
      </w:ins>
    </w:p>
    <w:p w:rsidR="002022F3" w:rsidRPr="002022F3" w:rsidDel="007F0AB1" w:rsidRDefault="002022F3" w:rsidP="002022F3">
      <w:pPr>
        <w:pStyle w:val="ListParagraph"/>
        <w:shd w:val="clear" w:color="auto" w:fill="FFFFFF"/>
        <w:spacing w:after="0" w:line="240" w:lineRule="auto"/>
        <w:rPr>
          <w:ins w:id="1058" w:author="Karthick Nagarajan" w:date="2018-12-19T11:53:00Z"/>
          <w:del w:id="1059" w:author="Nishikant ." w:date="2019-01-03T12:40:00Z"/>
          <w:rFonts w:eastAsia="Times New Roman" w:cs="Consolas"/>
        </w:rPr>
      </w:pPr>
      <w:ins w:id="1060" w:author="Karthick Nagarajan" w:date="2018-12-19T11:53:00Z">
        <w:del w:id="106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062" w:author="Karthick Nagarajan" w:date="2018-12-19T11:53:00Z"/>
          <w:del w:id="1063" w:author="Nishikant ." w:date="2019-01-03T12:40:00Z"/>
          <w:rFonts w:eastAsia="Times New Roman" w:cs="Consolas"/>
        </w:rPr>
      </w:pPr>
      <w:ins w:id="1064" w:author="Karthick Nagarajan" w:date="2018-12-19T11:53:00Z">
        <w:del w:id="106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"American Express"</w:delText>
          </w:r>
        </w:del>
      </w:ins>
    </w:p>
    <w:p w:rsidR="002022F3" w:rsidRPr="002022F3" w:rsidDel="007F0AB1" w:rsidRDefault="002022F3" w:rsidP="002022F3">
      <w:pPr>
        <w:pStyle w:val="ListParagraph"/>
        <w:shd w:val="clear" w:color="auto" w:fill="FFFFFF"/>
        <w:spacing w:after="0" w:line="240" w:lineRule="auto"/>
        <w:rPr>
          <w:ins w:id="1066" w:author="Karthick Nagarajan" w:date="2018-12-19T11:53:00Z"/>
          <w:del w:id="1067" w:author="Nishikant ." w:date="2019-01-03T12:40:00Z"/>
          <w:rFonts w:eastAsia="Times New Roman" w:cs="Consolas"/>
        </w:rPr>
      </w:pPr>
      <w:ins w:id="1068" w:author="Karthick Nagarajan" w:date="2018-12-19T11:53:00Z">
        <w:del w:id="106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070" w:author="Karthick Nagarajan" w:date="2018-12-19T11:53:00Z"/>
          <w:del w:id="1071" w:author="Nishikant ." w:date="2019-01-03T12:40:00Z"/>
          <w:rFonts w:eastAsia="Times New Roman" w:cs="Consolas"/>
        </w:rPr>
      </w:pPr>
      <w:ins w:id="1072" w:author="Karthick Nagarajan" w:date="2018-12-19T11:53:00Z">
        <w:del w:id="107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74" w:author="Karthick Nagarajan" w:date="2018-12-19T11:53:00Z"/>
          <w:del w:id="1075" w:author="Nishikant ." w:date="2019-01-03T12:40:00Z"/>
          <w:rFonts w:eastAsia="Times New Roman" w:cs="Consolas"/>
        </w:rPr>
      </w:pPr>
      <w:ins w:id="1076" w:author="Karthick Nagarajan" w:date="2018-12-19T11:53:00Z">
        <w:del w:id="107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78" w:author="Karthick Nagarajan" w:date="2018-12-19T11:53:00Z"/>
          <w:del w:id="1079" w:author="Nishikant ." w:date="2019-01-03T12:40:00Z"/>
          <w:rFonts w:eastAsia="Times New Roman" w:cs="Consolas"/>
        </w:rPr>
      </w:pPr>
      <w:ins w:id="1080" w:author="Karthick Nagarajan" w:date="2018-12-19T11:53:00Z">
        <w:del w:id="108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"MasterCard",</w:delText>
          </w:r>
        </w:del>
      </w:ins>
    </w:p>
    <w:p w:rsidR="002022F3" w:rsidRPr="002022F3" w:rsidDel="007F0AB1" w:rsidRDefault="002022F3" w:rsidP="002022F3">
      <w:pPr>
        <w:pStyle w:val="ListParagraph"/>
        <w:shd w:val="clear" w:color="auto" w:fill="FFFFFF"/>
        <w:spacing w:after="0" w:line="240" w:lineRule="auto"/>
        <w:rPr>
          <w:ins w:id="1082" w:author="Karthick Nagarajan" w:date="2018-12-19T11:53:00Z"/>
          <w:del w:id="1083" w:author="Nishikant ." w:date="2019-01-03T12:40:00Z"/>
          <w:rFonts w:eastAsia="Times New Roman" w:cs="Consolas"/>
        </w:rPr>
      </w:pPr>
      <w:ins w:id="1084" w:author="Karthick Nagarajan" w:date="2018-12-19T11:53:00Z">
        <w:del w:id="108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086" w:author="Karthick Nagarajan" w:date="2018-12-19T11:53:00Z"/>
          <w:del w:id="1087" w:author="Nishikant ." w:date="2019-01-03T12:40:00Z"/>
          <w:rFonts w:eastAsia="Times New Roman" w:cs="Consolas"/>
        </w:rPr>
      </w:pPr>
      <w:ins w:id="1088" w:author="Karthick Nagarajan" w:date="2018-12-19T11:53:00Z">
        <w:del w:id="108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"MasterCard"</w:delText>
          </w:r>
        </w:del>
      </w:ins>
    </w:p>
    <w:p w:rsidR="002022F3" w:rsidRPr="002022F3" w:rsidDel="007F0AB1" w:rsidRDefault="002022F3" w:rsidP="002022F3">
      <w:pPr>
        <w:pStyle w:val="ListParagraph"/>
        <w:shd w:val="clear" w:color="auto" w:fill="FFFFFF"/>
        <w:spacing w:after="0" w:line="240" w:lineRule="auto"/>
        <w:rPr>
          <w:ins w:id="1090" w:author="Karthick Nagarajan" w:date="2018-12-19T11:53:00Z"/>
          <w:del w:id="1091" w:author="Nishikant ." w:date="2019-01-03T12:40:00Z"/>
          <w:rFonts w:eastAsia="Times New Roman" w:cs="Consolas"/>
        </w:rPr>
      </w:pPr>
      <w:ins w:id="1092" w:author="Karthick Nagarajan" w:date="2018-12-19T11:53:00Z">
        <w:del w:id="109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094" w:author="Karthick Nagarajan" w:date="2018-12-19T11:53:00Z"/>
          <w:del w:id="1095" w:author="Nishikant ." w:date="2019-01-03T12:40:00Z"/>
          <w:rFonts w:eastAsia="Times New Roman" w:cs="Consolas"/>
        </w:rPr>
      </w:pPr>
      <w:ins w:id="1096" w:author="Karthick Nagarajan" w:date="2018-12-19T11:53:00Z">
        <w:del w:id="109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098" w:author="Karthick Nagarajan" w:date="2018-12-19T11:53:00Z"/>
          <w:del w:id="1099" w:author="Nishikant ." w:date="2019-01-03T12:40:00Z"/>
          <w:rFonts w:eastAsia="Times New Roman" w:cs="Consolas"/>
        </w:rPr>
      </w:pPr>
      <w:ins w:id="1100" w:author="Karthick Nagarajan" w:date="2018-12-19T11:53:00Z">
        <w:del w:id="110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02" w:author="Karthick Nagarajan" w:date="2018-12-19T11:53:00Z"/>
          <w:del w:id="1103" w:author="Nishikant ." w:date="2019-01-03T12:40:00Z"/>
          <w:rFonts w:eastAsia="Times New Roman" w:cs="Consolas"/>
        </w:rPr>
      </w:pPr>
      <w:ins w:id="1104" w:author="Karthick Nagarajan" w:date="2018-12-19T11:53:00Z">
        <w:del w:id="110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"Discover",</w:delText>
          </w:r>
        </w:del>
      </w:ins>
    </w:p>
    <w:p w:rsidR="002022F3" w:rsidRPr="002022F3" w:rsidDel="007F0AB1" w:rsidRDefault="002022F3" w:rsidP="002022F3">
      <w:pPr>
        <w:pStyle w:val="ListParagraph"/>
        <w:shd w:val="clear" w:color="auto" w:fill="FFFFFF"/>
        <w:spacing w:after="0" w:line="240" w:lineRule="auto"/>
        <w:rPr>
          <w:ins w:id="1106" w:author="Karthick Nagarajan" w:date="2018-12-19T11:53:00Z"/>
          <w:del w:id="1107" w:author="Nishikant ." w:date="2019-01-03T12:40:00Z"/>
          <w:rFonts w:eastAsia="Times New Roman" w:cs="Consolas"/>
        </w:rPr>
      </w:pPr>
      <w:ins w:id="1108" w:author="Karthick Nagarajan" w:date="2018-12-19T11:53:00Z">
        <w:del w:id="110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110" w:author="Karthick Nagarajan" w:date="2018-12-19T11:53:00Z"/>
          <w:del w:id="1111" w:author="Nishikant ." w:date="2019-01-03T12:40:00Z"/>
          <w:rFonts w:eastAsia="Times New Roman" w:cs="Consolas"/>
        </w:rPr>
      </w:pPr>
      <w:ins w:id="1112" w:author="Karthick Nagarajan" w:date="2018-12-19T11:53:00Z">
        <w:del w:id="111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"Discover"</w:delText>
          </w:r>
        </w:del>
      </w:ins>
    </w:p>
    <w:p w:rsidR="002022F3" w:rsidRPr="002022F3" w:rsidDel="007F0AB1" w:rsidRDefault="002022F3" w:rsidP="002022F3">
      <w:pPr>
        <w:pStyle w:val="ListParagraph"/>
        <w:shd w:val="clear" w:color="auto" w:fill="FFFFFF"/>
        <w:spacing w:after="0" w:line="240" w:lineRule="auto"/>
        <w:rPr>
          <w:ins w:id="1114" w:author="Karthick Nagarajan" w:date="2018-12-19T11:53:00Z"/>
          <w:del w:id="1115" w:author="Nishikant ." w:date="2019-01-03T12:40:00Z"/>
          <w:rFonts w:eastAsia="Times New Roman" w:cs="Consolas"/>
        </w:rPr>
      </w:pPr>
      <w:ins w:id="1116" w:author="Karthick Nagarajan" w:date="2018-12-19T11:53:00Z">
        <w:del w:id="111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118" w:author="Karthick Nagarajan" w:date="2018-12-19T11:53:00Z"/>
          <w:del w:id="1119" w:author="Nishikant ." w:date="2019-01-03T12:40:00Z"/>
          <w:rFonts w:eastAsia="Times New Roman" w:cs="Consolas"/>
        </w:rPr>
      </w:pPr>
      <w:ins w:id="1120" w:author="Karthick Nagarajan" w:date="2018-12-19T11:53:00Z">
        <w:del w:id="112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22" w:author="Karthick Nagarajan" w:date="2018-12-19T11:53:00Z"/>
          <w:del w:id="1123" w:author="Nishikant ." w:date="2019-01-03T12:40:00Z"/>
          <w:rFonts w:eastAsia="Times New Roman" w:cs="Consolas"/>
        </w:rPr>
      </w:pPr>
      <w:ins w:id="1124" w:author="Karthick Nagarajan" w:date="2018-12-19T11:53:00Z">
        <w:del w:id="112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26" w:author="Karthick Nagarajan" w:date="2018-12-19T11:53:00Z"/>
          <w:del w:id="1127" w:author="Nishikant ." w:date="2019-01-03T12:40:00Z"/>
          <w:rFonts w:eastAsia="Times New Roman" w:cs="Consolas"/>
        </w:rPr>
      </w:pPr>
      <w:ins w:id="1128" w:author="Karthick Nagarajan" w:date="2018-12-19T11:53:00Z">
        <w:del w:id="112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"DinersClub",</w:delText>
          </w:r>
        </w:del>
      </w:ins>
    </w:p>
    <w:p w:rsidR="002022F3" w:rsidRPr="002022F3" w:rsidDel="007F0AB1" w:rsidRDefault="002022F3" w:rsidP="002022F3">
      <w:pPr>
        <w:pStyle w:val="ListParagraph"/>
        <w:shd w:val="clear" w:color="auto" w:fill="FFFFFF"/>
        <w:spacing w:after="0" w:line="240" w:lineRule="auto"/>
        <w:rPr>
          <w:ins w:id="1130" w:author="Karthick Nagarajan" w:date="2018-12-19T11:53:00Z"/>
          <w:del w:id="1131" w:author="Nishikant ." w:date="2019-01-03T12:40:00Z"/>
          <w:rFonts w:eastAsia="Times New Roman" w:cs="Consolas"/>
        </w:rPr>
      </w:pPr>
      <w:ins w:id="1132" w:author="Karthick Nagarajan" w:date="2018-12-19T11:53:00Z">
        <w:del w:id="113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134" w:author="Karthick Nagarajan" w:date="2018-12-19T11:53:00Z"/>
          <w:del w:id="1135" w:author="Nishikant ." w:date="2019-01-03T12:40:00Z"/>
          <w:rFonts w:eastAsia="Times New Roman" w:cs="Consolas"/>
        </w:rPr>
      </w:pPr>
      <w:ins w:id="1136" w:author="Karthick Nagarajan" w:date="2018-12-19T11:53:00Z">
        <w:del w:id="113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"Diners Club International"</w:delText>
          </w:r>
        </w:del>
      </w:ins>
    </w:p>
    <w:p w:rsidR="002022F3" w:rsidRPr="002022F3" w:rsidDel="007F0AB1" w:rsidRDefault="002022F3" w:rsidP="002022F3">
      <w:pPr>
        <w:pStyle w:val="ListParagraph"/>
        <w:shd w:val="clear" w:color="auto" w:fill="FFFFFF"/>
        <w:spacing w:after="0" w:line="240" w:lineRule="auto"/>
        <w:rPr>
          <w:ins w:id="1138" w:author="Karthick Nagarajan" w:date="2018-12-19T11:53:00Z"/>
          <w:del w:id="1139" w:author="Nishikant ." w:date="2019-01-03T12:40:00Z"/>
          <w:rFonts w:eastAsia="Times New Roman" w:cs="Consolas"/>
        </w:rPr>
      </w:pPr>
      <w:ins w:id="1140" w:author="Karthick Nagarajan" w:date="2018-12-19T11:53:00Z">
        <w:del w:id="114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142" w:author="Karthick Nagarajan" w:date="2018-12-19T11:53:00Z"/>
          <w:del w:id="1143" w:author="Nishikant ." w:date="2019-01-03T12:40:00Z"/>
          <w:rFonts w:eastAsia="Times New Roman" w:cs="Consolas"/>
        </w:rPr>
      </w:pPr>
      <w:ins w:id="1144" w:author="Karthick Nagarajan" w:date="2018-12-19T11:53:00Z">
        <w:del w:id="114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46" w:author="Karthick Nagarajan" w:date="2018-12-19T11:53:00Z"/>
          <w:del w:id="1147" w:author="Nishikant ." w:date="2019-01-03T12:40:00Z"/>
          <w:rFonts w:eastAsia="Times New Roman" w:cs="Consolas"/>
        </w:rPr>
      </w:pPr>
      <w:ins w:id="1148" w:author="Karthick Nagarajan" w:date="2018-12-19T11:53:00Z">
        <w:del w:id="114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50" w:author="Karthick Nagarajan" w:date="2018-12-19T11:53:00Z"/>
          <w:del w:id="1151" w:author="Nishikant ." w:date="2019-01-03T12:40:00Z"/>
          <w:rFonts w:eastAsia="Times New Roman" w:cs="Consolas"/>
        </w:rPr>
      </w:pPr>
      <w:ins w:id="1152" w:author="Karthick Nagarajan" w:date="2018-12-19T11:53:00Z">
        <w:del w:id="115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"Airplus",</w:delText>
          </w:r>
        </w:del>
      </w:ins>
    </w:p>
    <w:p w:rsidR="002022F3" w:rsidRPr="002022F3" w:rsidDel="007F0AB1" w:rsidRDefault="002022F3" w:rsidP="002022F3">
      <w:pPr>
        <w:pStyle w:val="ListParagraph"/>
        <w:shd w:val="clear" w:color="auto" w:fill="FFFFFF"/>
        <w:spacing w:after="0" w:line="240" w:lineRule="auto"/>
        <w:rPr>
          <w:ins w:id="1154" w:author="Karthick Nagarajan" w:date="2018-12-19T11:53:00Z"/>
          <w:del w:id="1155" w:author="Nishikant ." w:date="2019-01-03T12:40:00Z"/>
          <w:rFonts w:eastAsia="Times New Roman" w:cs="Consolas"/>
        </w:rPr>
      </w:pPr>
      <w:ins w:id="1156" w:author="Karthick Nagarajan" w:date="2018-12-19T11:53:00Z">
        <w:del w:id="115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158" w:author="Karthick Nagarajan" w:date="2018-12-19T11:53:00Z"/>
          <w:del w:id="1159" w:author="Nishikant ." w:date="2019-01-03T12:40:00Z"/>
          <w:rFonts w:eastAsia="Times New Roman" w:cs="Consolas"/>
        </w:rPr>
      </w:pPr>
      <w:ins w:id="1160" w:author="Karthick Nagarajan" w:date="2018-12-19T11:53:00Z">
        <w:del w:id="116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"Airplus"</w:delText>
          </w:r>
        </w:del>
      </w:ins>
    </w:p>
    <w:p w:rsidR="002022F3" w:rsidRPr="002022F3" w:rsidDel="007F0AB1" w:rsidRDefault="002022F3" w:rsidP="002022F3">
      <w:pPr>
        <w:pStyle w:val="ListParagraph"/>
        <w:shd w:val="clear" w:color="auto" w:fill="FFFFFF"/>
        <w:spacing w:after="0" w:line="240" w:lineRule="auto"/>
        <w:rPr>
          <w:ins w:id="1162" w:author="Karthick Nagarajan" w:date="2018-12-19T11:53:00Z"/>
          <w:del w:id="1163" w:author="Nishikant ." w:date="2019-01-03T12:40:00Z"/>
          <w:rFonts w:eastAsia="Times New Roman" w:cs="Consolas"/>
        </w:rPr>
      </w:pPr>
      <w:ins w:id="1164" w:author="Karthick Nagarajan" w:date="2018-12-19T11:53:00Z">
        <w:del w:id="116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166" w:author="Karthick Nagarajan" w:date="2018-12-19T11:53:00Z"/>
          <w:del w:id="1167" w:author="Nishikant ." w:date="2019-01-03T12:40:00Z"/>
          <w:rFonts w:eastAsia="Times New Roman" w:cs="Consolas"/>
        </w:rPr>
      </w:pPr>
      <w:ins w:id="1168" w:author="Karthick Nagarajan" w:date="2018-12-19T11:53:00Z">
        <w:del w:id="116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70" w:author="Karthick Nagarajan" w:date="2018-12-19T11:53:00Z"/>
          <w:del w:id="1171" w:author="Nishikant ." w:date="2019-01-03T12:40:00Z"/>
          <w:rFonts w:eastAsia="Times New Roman" w:cs="Consolas"/>
        </w:rPr>
      </w:pPr>
      <w:ins w:id="1172" w:author="Karthick Nagarajan" w:date="2018-12-19T11:53:00Z">
        <w:del w:id="117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74" w:author="Karthick Nagarajan" w:date="2018-12-19T11:53:00Z"/>
          <w:del w:id="1175" w:author="Nishikant ." w:date="2019-01-03T12:40:00Z"/>
          <w:rFonts w:eastAsia="Times New Roman" w:cs="Consolas"/>
        </w:rPr>
      </w:pPr>
      <w:ins w:id="1176" w:author="Karthick Nagarajan" w:date="2018-12-19T11:53:00Z">
        <w:del w:id="117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"Dankort",</w:delText>
          </w:r>
        </w:del>
      </w:ins>
    </w:p>
    <w:p w:rsidR="002022F3" w:rsidRPr="002022F3" w:rsidDel="007F0AB1" w:rsidRDefault="002022F3" w:rsidP="002022F3">
      <w:pPr>
        <w:pStyle w:val="ListParagraph"/>
        <w:shd w:val="clear" w:color="auto" w:fill="FFFFFF"/>
        <w:spacing w:after="0" w:line="240" w:lineRule="auto"/>
        <w:rPr>
          <w:ins w:id="1178" w:author="Karthick Nagarajan" w:date="2018-12-19T11:53:00Z"/>
          <w:del w:id="1179" w:author="Nishikant ." w:date="2019-01-03T12:40:00Z"/>
          <w:rFonts w:eastAsia="Times New Roman" w:cs="Consolas"/>
        </w:rPr>
      </w:pPr>
      <w:ins w:id="1180" w:author="Karthick Nagarajan" w:date="2018-12-19T11:53:00Z">
        <w:del w:id="118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182" w:author="Karthick Nagarajan" w:date="2018-12-19T11:53:00Z"/>
          <w:del w:id="1183" w:author="Nishikant ." w:date="2019-01-03T12:40:00Z"/>
          <w:rFonts w:eastAsia="Times New Roman" w:cs="Consolas"/>
        </w:rPr>
      </w:pPr>
      <w:ins w:id="1184" w:author="Karthick Nagarajan" w:date="2018-12-19T11:53:00Z">
        <w:del w:id="118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"Dankort"</w:delText>
          </w:r>
        </w:del>
      </w:ins>
    </w:p>
    <w:p w:rsidR="002022F3" w:rsidRPr="002022F3" w:rsidDel="007F0AB1" w:rsidRDefault="002022F3" w:rsidP="002022F3">
      <w:pPr>
        <w:pStyle w:val="ListParagraph"/>
        <w:shd w:val="clear" w:color="auto" w:fill="FFFFFF"/>
        <w:spacing w:after="0" w:line="240" w:lineRule="auto"/>
        <w:rPr>
          <w:ins w:id="1186" w:author="Karthick Nagarajan" w:date="2018-12-19T11:53:00Z"/>
          <w:del w:id="1187" w:author="Nishikant ." w:date="2019-01-03T12:40:00Z"/>
          <w:rFonts w:eastAsia="Times New Roman" w:cs="Consolas"/>
        </w:rPr>
      </w:pPr>
      <w:ins w:id="1188" w:author="Karthick Nagarajan" w:date="2018-12-19T11:53:00Z">
        <w:del w:id="118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190" w:author="Karthick Nagarajan" w:date="2018-12-19T11:53:00Z"/>
          <w:del w:id="1191" w:author="Nishikant ." w:date="2019-01-03T12:40:00Z"/>
          <w:rFonts w:eastAsia="Times New Roman" w:cs="Consolas"/>
        </w:rPr>
      </w:pPr>
      <w:ins w:id="1192" w:author="Karthick Nagarajan" w:date="2018-12-19T11:53:00Z">
        <w:del w:id="119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94" w:author="Karthick Nagarajan" w:date="2018-12-19T11:53:00Z"/>
          <w:del w:id="1195" w:author="Nishikant ." w:date="2019-01-03T12:40:00Z"/>
          <w:rFonts w:eastAsia="Times New Roman" w:cs="Consolas"/>
        </w:rPr>
      </w:pPr>
      <w:ins w:id="1196" w:author="Karthick Nagarajan" w:date="2018-12-19T11:53:00Z">
        <w:del w:id="119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198" w:author="Karthick Nagarajan" w:date="2018-12-19T11:53:00Z"/>
          <w:del w:id="1199" w:author="Nishikant ." w:date="2019-01-03T12:40:00Z"/>
          <w:rFonts w:eastAsia="Times New Roman" w:cs="Consolas"/>
        </w:rPr>
      </w:pPr>
      <w:ins w:id="1200" w:author="Karthick Nagarajan" w:date="2018-12-19T11:53:00Z">
        <w:del w:id="120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"Laser",</w:delText>
          </w:r>
        </w:del>
      </w:ins>
    </w:p>
    <w:p w:rsidR="002022F3" w:rsidRPr="002022F3" w:rsidDel="007F0AB1" w:rsidRDefault="002022F3" w:rsidP="002022F3">
      <w:pPr>
        <w:pStyle w:val="ListParagraph"/>
        <w:shd w:val="clear" w:color="auto" w:fill="FFFFFF"/>
        <w:spacing w:after="0" w:line="240" w:lineRule="auto"/>
        <w:rPr>
          <w:ins w:id="1202" w:author="Karthick Nagarajan" w:date="2018-12-19T11:53:00Z"/>
          <w:del w:id="1203" w:author="Nishikant ." w:date="2019-01-03T12:40:00Z"/>
          <w:rFonts w:eastAsia="Times New Roman" w:cs="Consolas"/>
        </w:rPr>
      </w:pPr>
      <w:ins w:id="1204" w:author="Karthick Nagarajan" w:date="2018-12-19T11:53:00Z">
        <w:del w:id="120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06" w:author="Karthick Nagarajan" w:date="2018-12-19T11:53:00Z"/>
          <w:del w:id="1207" w:author="Nishikant ." w:date="2019-01-03T12:40:00Z"/>
          <w:rFonts w:eastAsia="Times New Roman" w:cs="Consolas"/>
        </w:rPr>
      </w:pPr>
      <w:ins w:id="1208" w:author="Karthick Nagarajan" w:date="2018-12-19T11:53:00Z">
        <w:del w:id="120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"Laser"</w:delText>
          </w:r>
        </w:del>
      </w:ins>
    </w:p>
    <w:p w:rsidR="002022F3" w:rsidRPr="002022F3" w:rsidDel="007F0AB1" w:rsidRDefault="002022F3" w:rsidP="002022F3">
      <w:pPr>
        <w:pStyle w:val="ListParagraph"/>
        <w:shd w:val="clear" w:color="auto" w:fill="FFFFFF"/>
        <w:spacing w:after="0" w:line="240" w:lineRule="auto"/>
        <w:rPr>
          <w:ins w:id="1210" w:author="Karthick Nagarajan" w:date="2018-12-19T11:53:00Z"/>
          <w:del w:id="1211" w:author="Nishikant ." w:date="2019-01-03T12:40:00Z"/>
          <w:rFonts w:eastAsia="Times New Roman" w:cs="Consolas"/>
        </w:rPr>
      </w:pPr>
      <w:ins w:id="1212" w:author="Karthick Nagarajan" w:date="2018-12-19T11:53:00Z">
        <w:del w:id="121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14" w:author="Karthick Nagarajan" w:date="2018-12-19T11:53:00Z"/>
          <w:del w:id="1215" w:author="Nishikant ." w:date="2019-01-03T12:40:00Z"/>
          <w:rFonts w:eastAsia="Times New Roman" w:cs="Consolas"/>
        </w:rPr>
      </w:pPr>
      <w:ins w:id="1216" w:author="Karthick Nagarajan" w:date="2018-12-19T11:53:00Z">
        <w:del w:id="121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18" w:author="Karthick Nagarajan" w:date="2018-12-19T11:53:00Z"/>
          <w:del w:id="1219" w:author="Nishikant ." w:date="2019-01-03T12:40:00Z"/>
          <w:rFonts w:eastAsia="Times New Roman" w:cs="Consolas"/>
        </w:rPr>
      </w:pPr>
      <w:ins w:id="1220" w:author="Karthick Nagarajan" w:date="2018-12-19T11:53:00Z">
        <w:del w:id="122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22" w:author="Karthick Nagarajan" w:date="2018-12-19T11:53:00Z"/>
          <w:del w:id="1223" w:author="Nishikant ." w:date="2019-01-03T12:40:00Z"/>
          <w:rFonts w:eastAsia="Times New Roman" w:cs="Consolas"/>
        </w:rPr>
      </w:pPr>
      <w:ins w:id="1224" w:author="Karthick Nagarajan" w:date="2018-12-19T11:53:00Z">
        <w:del w:id="122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"Maestro",</w:delText>
          </w:r>
        </w:del>
      </w:ins>
    </w:p>
    <w:p w:rsidR="002022F3" w:rsidRPr="002022F3" w:rsidDel="007F0AB1" w:rsidRDefault="002022F3" w:rsidP="002022F3">
      <w:pPr>
        <w:pStyle w:val="ListParagraph"/>
        <w:shd w:val="clear" w:color="auto" w:fill="FFFFFF"/>
        <w:spacing w:after="0" w:line="240" w:lineRule="auto"/>
        <w:rPr>
          <w:ins w:id="1226" w:author="Karthick Nagarajan" w:date="2018-12-19T11:53:00Z"/>
          <w:del w:id="1227" w:author="Nishikant ." w:date="2019-01-03T12:40:00Z"/>
          <w:rFonts w:eastAsia="Times New Roman" w:cs="Consolas"/>
        </w:rPr>
      </w:pPr>
      <w:ins w:id="1228" w:author="Karthick Nagarajan" w:date="2018-12-19T11:53:00Z">
        <w:del w:id="1229"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30" w:author="Karthick Nagarajan" w:date="2018-12-19T11:53:00Z"/>
          <w:del w:id="1231" w:author="Nishikant ." w:date="2019-01-03T12:40:00Z"/>
          <w:rFonts w:eastAsia="Times New Roman" w:cs="Consolas"/>
        </w:rPr>
      </w:pPr>
      <w:ins w:id="1232" w:author="Karthick Nagarajan" w:date="2018-12-19T11:53:00Z">
        <w:del w:id="1233"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"Maestro"</w:delText>
          </w:r>
        </w:del>
      </w:ins>
    </w:p>
    <w:p w:rsidR="002022F3" w:rsidRPr="002022F3" w:rsidDel="007F0AB1" w:rsidRDefault="002022F3" w:rsidP="002022F3">
      <w:pPr>
        <w:pStyle w:val="ListParagraph"/>
        <w:shd w:val="clear" w:color="auto" w:fill="FFFFFF"/>
        <w:spacing w:after="0" w:line="240" w:lineRule="auto"/>
        <w:rPr>
          <w:ins w:id="1234" w:author="Karthick Nagarajan" w:date="2018-12-19T11:53:00Z"/>
          <w:del w:id="1235" w:author="Nishikant ." w:date="2019-01-03T12:40:00Z"/>
          <w:rFonts w:eastAsia="Times New Roman" w:cs="Consolas"/>
        </w:rPr>
      </w:pPr>
      <w:ins w:id="1236" w:author="Karthick Nagarajan" w:date="2018-12-19T11:53:00Z">
        <w:del w:id="1237"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38" w:author="Karthick Nagarajan" w:date="2018-12-19T11:53:00Z"/>
          <w:del w:id="1239" w:author="Nishikant ." w:date="2019-01-03T12:40:00Z"/>
          <w:rFonts w:eastAsia="Times New Roman" w:cs="Consolas"/>
        </w:rPr>
      </w:pPr>
      <w:ins w:id="1240" w:author="Karthick Nagarajan" w:date="2018-12-19T11:53:00Z">
        <w:del w:id="1241"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42" w:author="Karthick Nagarajan" w:date="2018-12-19T11:53:00Z"/>
          <w:del w:id="1243" w:author="Nishikant ." w:date="2019-01-03T12:40:00Z"/>
          <w:rFonts w:eastAsia="Times New Roman" w:cs="Consolas"/>
        </w:rPr>
      </w:pPr>
      <w:ins w:id="1244" w:author="Karthick Nagarajan" w:date="2018-12-19T11:53:00Z">
        <w:del w:id="1245"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46" w:author="Karthick Nagarajan" w:date="2018-12-19T11:53:00Z"/>
          <w:del w:id="1247" w:author="Nishikant ." w:date="2019-01-03T12:40:00Z"/>
          <w:rFonts w:eastAsia="Times New Roman" w:cs="Consolas"/>
        </w:rPr>
      </w:pPr>
      <w:ins w:id="1248" w:author="Karthick Nagarajan" w:date="2018-12-19T11:53:00Z">
        <w:del w:id="1249" w:author="Nishikant ." w:date="2019-01-03T12:40:00Z">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50" w:author="Karthick Nagarajan" w:date="2018-12-19T11:53:00Z"/>
          <w:del w:id="1251" w:author="Nishikant ." w:date="2019-01-03T12:40:00Z"/>
          <w:rFonts w:eastAsia="Times New Roman" w:cs="Consolas"/>
        </w:rPr>
      </w:pPr>
      <w:ins w:id="1252" w:author="Karthick Nagarajan" w:date="2018-12-19T11:53:00Z">
        <w:del w:id="1253"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254" w:author="Karthick Nagarajan" w:date="2018-12-19T11:53:00Z"/>
          <w:del w:id="1255" w:author="Nishikant ." w:date="2019-01-03T12:40:00Z"/>
          <w:rFonts w:eastAsia="Times New Roman" w:cs="Consolas"/>
        </w:rPr>
      </w:pPr>
      <w:ins w:id="1256" w:author="Karthick Nagarajan" w:date="2018-12-19T11:53:00Z">
        <w:del w:id="1257"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258" w:author="Karthick Nagarajan" w:date="2018-12-19T11:53:00Z"/>
          <w:del w:id="1259" w:author="Nishikant ." w:date="2019-01-03T12:40:00Z"/>
          <w:rFonts w:eastAsia="Times New Roman" w:cs="Consolas"/>
        </w:rPr>
      </w:pPr>
      <w:ins w:id="1260" w:author="Karthick Nagarajan" w:date="2018-12-19T11:53:00Z">
        <w:del w:id="1261" w:author="Nishikant ." w:date="2019-01-03T12:40:00Z">
          <w:r w:rsidRPr="002022F3" w:rsidDel="007F0AB1">
            <w:rPr>
              <w:rFonts w:eastAsia="Times New Roman" w:cs="Consolas"/>
            </w:rPr>
            <w:delText xml:space="preserve">        "attribute" : "payment_card.number",</w:delText>
          </w:r>
        </w:del>
      </w:ins>
    </w:p>
    <w:p w:rsidR="002022F3" w:rsidRPr="002022F3" w:rsidDel="007F0AB1" w:rsidRDefault="002022F3" w:rsidP="002022F3">
      <w:pPr>
        <w:pStyle w:val="ListParagraph"/>
        <w:shd w:val="clear" w:color="auto" w:fill="FFFFFF"/>
        <w:spacing w:after="0" w:line="240" w:lineRule="auto"/>
        <w:rPr>
          <w:ins w:id="1262" w:author="Karthick Nagarajan" w:date="2018-12-19T11:53:00Z"/>
          <w:del w:id="1263" w:author="Nishikant ." w:date="2019-01-03T12:40:00Z"/>
          <w:rFonts w:eastAsia="Times New Roman" w:cs="Consolas"/>
        </w:rPr>
      </w:pPr>
      <w:ins w:id="1264" w:author="Karthick Nagarajan" w:date="2018-12-19T11:53:00Z">
        <w:del w:id="1265"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266" w:author="Karthick Nagarajan" w:date="2018-12-19T11:53:00Z"/>
          <w:del w:id="1267" w:author="Nishikant ." w:date="2019-01-03T12:40:00Z"/>
          <w:rFonts w:eastAsia="Times New Roman" w:cs="Consolas"/>
        </w:rPr>
      </w:pPr>
      <w:ins w:id="1268" w:author="Karthick Nagarajan" w:date="2018-12-19T11:53:00Z">
        <w:del w:id="1269"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270" w:author="Karthick Nagarajan" w:date="2018-12-19T11:53:00Z"/>
          <w:del w:id="1271" w:author="Nishikant ." w:date="2019-01-03T12:40:00Z"/>
          <w:rFonts w:eastAsia="Times New Roman" w:cs="Consolas"/>
        </w:rPr>
      </w:pPr>
      <w:ins w:id="1272" w:author="Karthick Nagarajan" w:date="2018-12-19T11:53:00Z">
        <w:del w:id="1273" w:author="Nishikant ." w:date="2019-01-03T12:40:00Z">
          <w:r w:rsidRPr="002022F3" w:rsidDel="007F0AB1">
            <w:rPr>
              <w:rFonts w:eastAsia="Times New Roman" w:cs="Consolas"/>
            </w:rPr>
            <w:delText xml:space="preserve">        "attribute" : "payment_card.expiration_month",</w:delText>
          </w:r>
        </w:del>
      </w:ins>
    </w:p>
    <w:p w:rsidR="002022F3" w:rsidRPr="002022F3" w:rsidDel="007F0AB1" w:rsidRDefault="002022F3" w:rsidP="002022F3">
      <w:pPr>
        <w:pStyle w:val="ListParagraph"/>
        <w:shd w:val="clear" w:color="auto" w:fill="FFFFFF"/>
        <w:spacing w:after="0" w:line="240" w:lineRule="auto"/>
        <w:rPr>
          <w:ins w:id="1274" w:author="Karthick Nagarajan" w:date="2018-12-19T11:53:00Z"/>
          <w:del w:id="1275" w:author="Nishikant ." w:date="2019-01-03T12:40:00Z"/>
          <w:rFonts w:eastAsia="Times New Roman" w:cs="Consolas"/>
        </w:rPr>
      </w:pPr>
      <w:ins w:id="1276" w:author="Karthick Nagarajan" w:date="2018-12-19T11:53:00Z">
        <w:del w:id="1277"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278" w:author="Karthick Nagarajan" w:date="2018-12-19T11:53:00Z"/>
          <w:del w:id="1279" w:author="Nishikant ." w:date="2019-01-03T12:40:00Z"/>
          <w:rFonts w:eastAsia="Times New Roman" w:cs="Consolas"/>
        </w:rPr>
      </w:pPr>
      <w:ins w:id="1280" w:author="Karthick Nagarajan" w:date="2018-12-19T11:53:00Z">
        <w:del w:id="1281" w:author="Nishikant ." w:date="2019-01-03T12:40:00Z">
          <w:r w:rsidRPr="002022F3" w:rsidDel="007F0AB1">
            <w:rPr>
              <w:rFonts w:eastAsia="Times New Roman" w:cs="Consolas"/>
            </w:rPr>
            <w:delText xml:space="preserve">          "format" : "int32",</w:delText>
          </w:r>
        </w:del>
      </w:ins>
    </w:p>
    <w:p w:rsidR="002022F3" w:rsidRPr="002022F3" w:rsidDel="007F0AB1" w:rsidRDefault="002022F3" w:rsidP="002022F3">
      <w:pPr>
        <w:pStyle w:val="ListParagraph"/>
        <w:shd w:val="clear" w:color="auto" w:fill="FFFFFF"/>
        <w:spacing w:after="0" w:line="240" w:lineRule="auto"/>
        <w:rPr>
          <w:ins w:id="1282" w:author="Karthick Nagarajan" w:date="2018-12-19T11:53:00Z"/>
          <w:del w:id="1283" w:author="Nishikant ." w:date="2019-01-03T12:40:00Z"/>
          <w:rFonts w:eastAsia="Times New Roman" w:cs="Consolas"/>
        </w:rPr>
      </w:pPr>
      <w:ins w:id="1284" w:author="Karthick Nagarajan" w:date="2018-12-19T11:53:00Z">
        <w:del w:id="1285"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286" w:author="Karthick Nagarajan" w:date="2018-12-19T11:53:00Z"/>
          <w:del w:id="1287" w:author="Nishikant ." w:date="2019-01-03T12:40:00Z"/>
          <w:rFonts w:eastAsia="Times New Roman" w:cs="Consolas"/>
        </w:rPr>
      </w:pPr>
      <w:ins w:id="1288" w:author="Karthick Nagarajan" w:date="2018-12-19T11:53:00Z">
        <w:del w:id="1289"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290" w:author="Karthick Nagarajan" w:date="2018-12-19T11:53:00Z"/>
          <w:del w:id="1291" w:author="Nishikant ." w:date="2019-01-03T12:40:00Z"/>
          <w:rFonts w:eastAsia="Times New Roman" w:cs="Consolas"/>
        </w:rPr>
      </w:pPr>
      <w:ins w:id="1292" w:author="Karthick Nagarajan" w:date="2018-12-19T11:53:00Z">
        <w:del w:id="1293"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294" w:author="Karthick Nagarajan" w:date="2018-12-19T11:53:00Z"/>
          <w:del w:id="1295" w:author="Nishikant ." w:date="2019-01-03T12:40:00Z"/>
          <w:rFonts w:eastAsia="Times New Roman" w:cs="Consolas"/>
        </w:rPr>
      </w:pPr>
      <w:ins w:id="1296" w:author="Karthick Nagarajan" w:date="2018-12-19T11:53:00Z">
        <w:del w:id="1297"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298" w:author="Karthick Nagarajan" w:date="2018-12-19T11:53:00Z"/>
          <w:del w:id="1299" w:author="Nishikant ." w:date="2019-01-03T12:40:00Z"/>
          <w:rFonts w:eastAsia="Times New Roman" w:cs="Consolas"/>
        </w:rPr>
      </w:pPr>
      <w:ins w:id="1300" w:author="Karthick Nagarajan" w:date="2018-12-19T11:53:00Z">
        <w:del w:id="1301" w:author="Nishikant ." w:date="2019-01-03T12:40:00Z">
          <w:r w:rsidRPr="002022F3" w:rsidDel="007F0AB1">
            <w:rPr>
              <w:rFonts w:eastAsia="Times New Roman" w:cs="Consolas"/>
            </w:rPr>
            <w:delText xml:space="preserve">        "attribute" : "payment_card.expiration_year",</w:delText>
          </w:r>
        </w:del>
      </w:ins>
    </w:p>
    <w:p w:rsidR="002022F3" w:rsidRPr="002022F3" w:rsidDel="007F0AB1" w:rsidRDefault="002022F3" w:rsidP="002022F3">
      <w:pPr>
        <w:pStyle w:val="ListParagraph"/>
        <w:shd w:val="clear" w:color="auto" w:fill="FFFFFF"/>
        <w:spacing w:after="0" w:line="240" w:lineRule="auto"/>
        <w:rPr>
          <w:ins w:id="1302" w:author="Karthick Nagarajan" w:date="2018-12-19T11:53:00Z"/>
          <w:del w:id="1303" w:author="Nishikant ." w:date="2019-01-03T12:40:00Z"/>
          <w:rFonts w:eastAsia="Times New Roman" w:cs="Consolas"/>
        </w:rPr>
      </w:pPr>
      <w:ins w:id="1304" w:author="Karthick Nagarajan" w:date="2018-12-19T11:53:00Z">
        <w:del w:id="1305"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306" w:author="Karthick Nagarajan" w:date="2018-12-19T11:53:00Z"/>
          <w:del w:id="1307" w:author="Nishikant ." w:date="2019-01-03T12:40:00Z"/>
          <w:rFonts w:eastAsia="Times New Roman" w:cs="Consolas"/>
        </w:rPr>
      </w:pPr>
      <w:ins w:id="1308" w:author="Karthick Nagarajan" w:date="2018-12-19T11:53:00Z">
        <w:del w:id="1309" w:author="Nishikant ." w:date="2019-01-03T12:40:00Z">
          <w:r w:rsidRPr="002022F3" w:rsidDel="007F0AB1">
            <w:rPr>
              <w:rFonts w:eastAsia="Times New Roman" w:cs="Consolas"/>
            </w:rPr>
            <w:delText xml:space="preserve">          "format" : "int32",</w:delText>
          </w:r>
        </w:del>
      </w:ins>
    </w:p>
    <w:p w:rsidR="002022F3" w:rsidRPr="002022F3" w:rsidDel="007F0AB1" w:rsidRDefault="002022F3" w:rsidP="002022F3">
      <w:pPr>
        <w:pStyle w:val="ListParagraph"/>
        <w:shd w:val="clear" w:color="auto" w:fill="FFFFFF"/>
        <w:spacing w:after="0" w:line="240" w:lineRule="auto"/>
        <w:rPr>
          <w:ins w:id="1310" w:author="Karthick Nagarajan" w:date="2018-12-19T11:53:00Z"/>
          <w:del w:id="1311" w:author="Nishikant ." w:date="2019-01-03T12:40:00Z"/>
          <w:rFonts w:eastAsia="Times New Roman" w:cs="Consolas"/>
        </w:rPr>
      </w:pPr>
      <w:ins w:id="1312" w:author="Karthick Nagarajan" w:date="2018-12-19T11:53:00Z">
        <w:del w:id="1313"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314" w:author="Karthick Nagarajan" w:date="2018-12-19T11:53:00Z"/>
          <w:del w:id="1315" w:author="Nishikant ." w:date="2019-01-03T12:40:00Z"/>
          <w:rFonts w:eastAsia="Times New Roman" w:cs="Consolas"/>
        </w:rPr>
      </w:pPr>
      <w:ins w:id="1316" w:author="Karthick Nagarajan" w:date="2018-12-19T11:53:00Z">
        <w:del w:id="1317"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318" w:author="Karthick Nagarajan" w:date="2018-12-19T11:53:00Z"/>
          <w:del w:id="1319" w:author="Nishikant ." w:date="2019-01-03T12:40:00Z"/>
          <w:rFonts w:eastAsia="Times New Roman" w:cs="Consolas"/>
        </w:rPr>
      </w:pPr>
      <w:ins w:id="1320" w:author="Karthick Nagarajan" w:date="2018-12-19T11:53:00Z">
        <w:del w:id="1321"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322" w:author="Karthick Nagarajan" w:date="2018-12-19T11:53:00Z"/>
          <w:del w:id="1323" w:author="Nishikant ." w:date="2019-01-03T12:40:00Z"/>
          <w:rFonts w:eastAsia="Times New Roman" w:cs="Consolas"/>
        </w:rPr>
      </w:pPr>
      <w:ins w:id="1324" w:author="Karthick Nagarajan" w:date="2018-12-19T11:53:00Z">
        <w:del w:id="1325"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326" w:author="Karthick Nagarajan" w:date="2018-12-19T11:53:00Z"/>
          <w:del w:id="1327" w:author="Nishikant ." w:date="2019-01-03T12:40:00Z"/>
          <w:rFonts w:eastAsia="Times New Roman" w:cs="Consolas"/>
        </w:rPr>
      </w:pPr>
      <w:ins w:id="1328" w:author="Karthick Nagarajan" w:date="2018-12-19T11:53:00Z">
        <w:del w:id="1329" w:author="Nishikant ." w:date="2019-01-03T12:40:00Z">
          <w:r w:rsidRPr="002022F3" w:rsidDel="007F0AB1">
            <w:rPr>
              <w:rFonts w:eastAsia="Times New Roman" w:cs="Consolas"/>
            </w:rPr>
            <w:delText xml:space="preserve">        "attribute" : "payment_card.security_code",</w:delText>
          </w:r>
        </w:del>
      </w:ins>
    </w:p>
    <w:p w:rsidR="002022F3" w:rsidRPr="002022F3" w:rsidDel="007F0AB1" w:rsidRDefault="002022F3" w:rsidP="002022F3">
      <w:pPr>
        <w:pStyle w:val="ListParagraph"/>
        <w:shd w:val="clear" w:color="auto" w:fill="FFFFFF"/>
        <w:spacing w:after="0" w:line="240" w:lineRule="auto"/>
        <w:rPr>
          <w:ins w:id="1330" w:author="Karthick Nagarajan" w:date="2018-12-19T11:53:00Z"/>
          <w:del w:id="1331" w:author="Nishikant ." w:date="2019-01-03T12:40:00Z"/>
          <w:rFonts w:eastAsia="Times New Roman" w:cs="Consolas"/>
        </w:rPr>
      </w:pPr>
      <w:ins w:id="1332" w:author="Karthick Nagarajan" w:date="2018-12-19T11:53:00Z">
        <w:del w:id="1333"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334" w:author="Karthick Nagarajan" w:date="2018-12-19T11:53:00Z"/>
          <w:del w:id="1335" w:author="Nishikant ." w:date="2019-01-03T12:40:00Z"/>
          <w:rFonts w:eastAsia="Times New Roman" w:cs="Consolas"/>
        </w:rPr>
      </w:pPr>
      <w:ins w:id="1336" w:author="Karthick Nagarajan" w:date="2018-12-19T11:53:00Z">
        <w:del w:id="1337"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338" w:author="Karthick Nagarajan" w:date="2018-12-19T11:53:00Z"/>
          <w:del w:id="1339" w:author="Nishikant ." w:date="2019-01-03T12:40:00Z"/>
          <w:rFonts w:eastAsia="Times New Roman" w:cs="Consolas"/>
        </w:rPr>
      </w:pPr>
      <w:ins w:id="1340" w:author="Karthick Nagarajan" w:date="2018-12-19T11:53:00Z">
        <w:del w:id="1341" w:author="Nishikant ." w:date="2019-01-03T12:40:00Z">
          <w:r w:rsidRPr="002022F3" w:rsidDel="007F0AB1">
            <w:rPr>
              <w:rFonts w:eastAsia="Times New Roman" w:cs="Consolas"/>
            </w:rPr>
            <w:delText xml:space="preserve">    } ]</w:delText>
          </w:r>
        </w:del>
      </w:ins>
    </w:p>
    <w:p w:rsidR="002022F3" w:rsidDel="007F0AB1" w:rsidRDefault="002022F3">
      <w:pPr>
        <w:pStyle w:val="ListParagraph"/>
        <w:shd w:val="clear" w:color="auto" w:fill="FFFFFF"/>
        <w:spacing w:after="0" w:line="240" w:lineRule="auto"/>
        <w:rPr>
          <w:ins w:id="1342" w:author="Karthick Nagarajan" w:date="2018-12-19T11:54:00Z"/>
          <w:del w:id="1343" w:author="Nishikant ." w:date="2019-01-03T12:40:00Z"/>
          <w:rFonts w:eastAsia="Times New Roman" w:cs="Consolas"/>
        </w:rPr>
        <w:pPrChange w:id="1344" w:author="Karthick Nagarajan" w:date="2018-12-19T11:53:00Z">
          <w:pPr>
            <w:shd w:val="clear" w:color="auto" w:fill="FFFFFF"/>
            <w:spacing w:after="0" w:line="240" w:lineRule="auto"/>
          </w:pPr>
        </w:pPrChange>
      </w:pPr>
      <w:ins w:id="1345" w:author="Karthick Nagarajan" w:date="2018-12-19T11:53:00Z">
        <w:del w:id="1346" w:author="Nishikant ." w:date="2019-01-03T12:40:00Z">
          <w:r w:rsidRPr="002022F3" w:rsidDel="007F0AB1">
            <w:rPr>
              <w:rFonts w:eastAsia="Times New Roman" w:cs="Consolas"/>
            </w:rPr>
            <w:delText xml:space="preserve">  }</w:delText>
          </w:r>
        </w:del>
      </w:ins>
    </w:p>
    <w:p w:rsidR="00C25413" w:rsidDel="007F0AB1" w:rsidRDefault="00C25413">
      <w:pPr>
        <w:shd w:val="clear" w:color="auto" w:fill="FFFFFF"/>
        <w:spacing w:after="0" w:line="240" w:lineRule="auto"/>
        <w:rPr>
          <w:ins w:id="1347" w:author="Karthick Nagarajan" w:date="2018-12-19T11:54:00Z"/>
          <w:del w:id="1348" w:author="Nishikant ." w:date="2019-01-03T12:40:00Z"/>
          <w:rFonts w:eastAsia="Times New Roman" w:cs="Consolas"/>
        </w:rPr>
      </w:pPr>
      <w:ins w:id="1349" w:author="Karthick Nagarajan" w:date="2018-12-19T11:54:00Z">
        <w:del w:id="1350" w:author="Nishikant ." w:date="2019-01-03T12:40:00Z">
          <w:r w:rsidDel="007F0AB1">
            <w:rPr>
              <w:rFonts w:eastAsia="Times New Roman" w:cs="Consolas"/>
            </w:rPr>
            <w:delText xml:space="preserve">d. Update the below json in widgets section </w:delText>
          </w:r>
        </w:del>
      </w:ins>
    </w:p>
    <w:p w:rsidR="00C25413" w:rsidRPr="00C25413" w:rsidDel="007F0AB1" w:rsidRDefault="00C25413" w:rsidP="00C25413">
      <w:pPr>
        <w:shd w:val="clear" w:color="auto" w:fill="FFFFFF"/>
        <w:spacing w:after="0" w:line="240" w:lineRule="auto"/>
        <w:rPr>
          <w:ins w:id="1351" w:author="Karthick Nagarajan" w:date="2018-12-19T11:54:00Z"/>
          <w:del w:id="1352" w:author="Nishikant ." w:date="2019-01-03T12:40:00Z"/>
          <w:rFonts w:eastAsia="Times New Roman" w:cs="Consolas"/>
        </w:rPr>
      </w:pPr>
      <w:ins w:id="1353" w:author="Karthick Nagarajan" w:date="2018-12-19T11:54:00Z">
        <w:del w:id="1354" w:author="Nishikant ." w:date="2019-01-03T12:40:00Z">
          <w:r w:rsidRPr="00C25413" w:rsidDel="007F0AB1">
            <w:rPr>
              <w:rFonts w:eastAsia="Times New Roman" w:cs="Consolas"/>
            </w:rPr>
            <w:delText>"MOTO" : {</w:delText>
          </w:r>
        </w:del>
      </w:ins>
    </w:p>
    <w:p w:rsidR="00C25413" w:rsidRPr="00C25413" w:rsidDel="007F0AB1" w:rsidRDefault="00C25413" w:rsidP="00C25413">
      <w:pPr>
        <w:shd w:val="clear" w:color="auto" w:fill="FFFFFF"/>
        <w:spacing w:after="0" w:line="240" w:lineRule="auto"/>
        <w:rPr>
          <w:ins w:id="1355" w:author="Karthick Nagarajan" w:date="2018-12-19T11:54:00Z"/>
          <w:del w:id="1356" w:author="Nishikant ." w:date="2019-01-03T12:40:00Z"/>
          <w:rFonts w:eastAsia="Times New Roman" w:cs="Consolas"/>
        </w:rPr>
      </w:pPr>
      <w:ins w:id="1357" w:author="Karthick Nagarajan" w:date="2018-12-19T11:54:00Z">
        <w:del w:id="1358" w:author="Nishikant ." w:date="2019-01-03T12:40:00Z">
          <w:r w:rsidRPr="00C25413" w:rsidDel="007F0AB1">
            <w:rPr>
              <w:rFonts w:eastAsia="Times New Roman" w:cs="Consolas"/>
            </w:rPr>
            <w:delText xml:space="preserve">      "type" : "attribute_form"</w:delText>
          </w:r>
        </w:del>
      </w:ins>
    </w:p>
    <w:p w:rsidR="00903E8A" w:rsidDel="007F0AB1" w:rsidRDefault="00C25413">
      <w:pPr>
        <w:shd w:val="clear" w:color="auto" w:fill="FFFFFF"/>
        <w:spacing w:after="0" w:line="240" w:lineRule="auto"/>
        <w:rPr>
          <w:ins w:id="1359" w:author="Karthick Nagarajan" w:date="2018-12-27T10:59:00Z"/>
          <w:del w:id="1360" w:author="Nishikant ." w:date="2019-01-03T12:40:00Z"/>
          <w:rFonts w:eastAsia="Times New Roman" w:cs="Consolas"/>
        </w:rPr>
      </w:pPr>
      <w:ins w:id="1361" w:author="Karthick Nagarajan" w:date="2018-12-19T11:54:00Z">
        <w:del w:id="1362" w:author="Nishikant ." w:date="2019-01-03T12:40:00Z">
          <w:r w:rsidRPr="00C25413" w:rsidDel="007F0AB1">
            <w:rPr>
              <w:rFonts w:eastAsia="Times New Roman" w:cs="Consolas"/>
            </w:rPr>
            <w:delText xml:space="preserve">    },</w:delText>
          </w:r>
        </w:del>
      </w:ins>
    </w:p>
    <w:p w:rsidR="00B46E42" w:rsidDel="007F0AB1" w:rsidRDefault="00B46E42">
      <w:pPr>
        <w:shd w:val="clear" w:color="auto" w:fill="FFFFFF"/>
        <w:spacing w:after="0" w:line="240" w:lineRule="auto"/>
        <w:rPr>
          <w:ins w:id="1363" w:author="Karthick Nagarajan" w:date="2018-12-27T10:57:00Z"/>
          <w:del w:id="1364" w:author="Nishikant ." w:date="2019-01-03T12:40:00Z"/>
          <w:rFonts w:eastAsia="Times New Roman" w:cs="Consolas"/>
        </w:rPr>
      </w:pPr>
    </w:p>
    <w:p w:rsidR="00B46E42" w:rsidDel="007F0AB1" w:rsidRDefault="00B46E42">
      <w:pPr>
        <w:shd w:val="clear" w:color="auto" w:fill="FFFFFF"/>
        <w:spacing w:after="0" w:line="240" w:lineRule="auto"/>
        <w:rPr>
          <w:ins w:id="1365" w:author="Karthick Nagarajan" w:date="2018-12-27T10:58:00Z"/>
          <w:del w:id="1366" w:author="Nishikant ." w:date="2019-01-03T12:42:00Z"/>
          <w:rFonts w:eastAsia="Times New Roman" w:cs="Consolas"/>
        </w:rPr>
      </w:pPr>
      <w:ins w:id="1367" w:author="Karthick Nagarajan" w:date="2018-12-27T10:57:00Z">
        <w:del w:id="1368" w:author="Nishikant ." w:date="2019-01-03T12:42:00Z">
          <w:r w:rsidDel="007F0AB1">
            <w:rPr>
              <w:rFonts w:eastAsia="Times New Roman" w:cs="Consolas"/>
            </w:rPr>
            <w:delText xml:space="preserve">e. Update the existing condtion </w:delText>
          </w:r>
        </w:del>
      </w:ins>
    </w:p>
    <w:p w:rsidR="00B46E42" w:rsidDel="007F0AB1" w:rsidRDefault="00B46E42" w:rsidP="00B46E42">
      <w:pPr>
        <w:shd w:val="clear" w:color="auto" w:fill="FFFFFF"/>
        <w:spacing w:after="0" w:line="240" w:lineRule="auto"/>
        <w:rPr>
          <w:ins w:id="1369" w:author="Karthick Nagarajan" w:date="2018-12-27T10:59:00Z"/>
          <w:del w:id="1370" w:author="Nishikant ." w:date="2019-01-03T12:42:00Z"/>
          <w:rFonts w:eastAsia="Times New Roman" w:cs="Consolas"/>
        </w:rPr>
      </w:pPr>
      <w:ins w:id="1371" w:author="Karthick Nagarajan" w:date="2018-12-27T10:59:00Z">
        <w:del w:id="1372"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w:delText>
          </w:r>
          <w:r w:rsidDel="007F0AB1">
            <w:rPr>
              <w:rFonts w:eastAsia="Times New Roman" w:cs="Consolas"/>
            </w:rPr>
            <w:delText>,</w:delText>
          </w:r>
        </w:del>
      </w:ins>
    </w:p>
    <w:p w:rsidR="00B46E42" w:rsidDel="007F0AB1" w:rsidRDefault="00B46E42" w:rsidP="00B46E42">
      <w:pPr>
        <w:shd w:val="clear" w:color="auto" w:fill="FFFFFF"/>
        <w:spacing w:after="0" w:line="240" w:lineRule="auto"/>
        <w:rPr>
          <w:ins w:id="1373" w:author="Karthick Nagarajan" w:date="2018-12-27T10:59:00Z"/>
          <w:del w:id="1374" w:author="Nishikant ." w:date="2019-01-03T12:42:00Z"/>
          <w:rFonts w:eastAsia="Times New Roman" w:cs="Consolas"/>
        </w:rPr>
      </w:pPr>
      <w:ins w:id="1375" w:author="Karthick Nagarajan" w:date="2018-12-27T10:59:00Z">
        <w:del w:id="1376" w:author="Nishikant ." w:date="2019-01-03T12:42:00Z">
          <w:r w:rsidDel="007F0AB1">
            <w:rPr>
              <w:rFonts w:eastAsia="Times New Roman" w:cs="Consolas"/>
            </w:rPr>
            <w:delText xml:space="preserve">                         To</w:delText>
          </w:r>
        </w:del>
      </w:ins>
    </w:p>
    <w:p w:rsidR="00B46E42" w:rsidDel="007F0AB1" w:rsidRDefault="00B46E42" w:rsidP="00B46E42">
      <w:pPr>
        <w:shd w:val="clear" w:color="auto" w:fill="FFFFFF"/>
        <w:spacing w:after="0" w:line="240" w:lineRule="auto"/>
        <w:rPr>
          <w:ins w:id="1377" w:author="Karthick Nagarajan" w:date="2018-12-27T10:59:00Z"/>
          <w:del w:id="1378" w:author="Nishikant ." w:date="2019-01-03T12:42:00Z"/>
          <w:rFonts w:eastAsia="Times New Roman" w:cs="Consolas"/>
        </w:rPr>
      </w:pPr>
      <w:ins w:id="1379" w:author="Karthick Nagarajan" w:date="2018-12-27T10:59:00Z">
        <w:del w:id="1380"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 &amp;&amp; data.payment_method_id != 'MOTO'",</w:delText>
          </w:r>
        </w:del>
      </w:ins>
    </w:p>
    <w:p w:rsidR="00B46E42" w:rsidRPr="00B46E42" w:rsidRDefault="00B46E42" w:rsidP="00B46E42">
      <w:pPr>
        <w:shd w:val="clear" w:color="auto" w:fill="FFFFFF"/>
        <w:spacing w:after="0" w:line="240" w:lineRule="auto"/>
        <w:rPr>
          <w:ins w:id="1381" w:author="Karthick Nagarajan" w:date="2018-12-19T11:56:00Z"/>
          <w:rFonts w:eastAsia="Times New Roman" w:cs="Consolas"/>
        </w:rPr>
      </w:pPr>
    </w:p>
    <w:p w:rsidR="00903E8A" w:rsidRPr="00903E8A" w:rsidRDefault="00B46E42">
      <w:pPr>
        <w:shd w:val="clear" w:color="auto" w:fill="FFFFFF"/>
        <w:spacing w:after="0" w:line="240" w:lineRule="auto"/>
        <w:rPr>
          <w:ins w:id="1382" w:author="Karthick Nagarajan" w:date="2018-12-19T11:51:00Z"/>
          <w:rFonts w:eastAsia="Times New Roman" w:cs="Consolas"/>
          <w:rPrChange w:id="1383" w:author="Karthick Nagarajan" w:date="2018-12-19T11:56:00Z">
            <w:rPr>
              <w:ins w:id="1384" w:author="Karthick Nagarajan" w:date="2018-12-19T11:51:00Z"/>
            </w:rPr>
          </w:rPrChange>
        </w:rPr>
      </w:pPr>
      <w:ins w:id="1385" w:author="Karthick Nagarajan" w:date="2018-12-19T11:56:00Z">
        <w:r>
          <w:rPr>
            <w:rFonts w:eastAsia="Times New Roman" w:cs="Consolas"/>
          </w:rPr>
          <w:t>f</w:t>
        </w:r>
        <w:r w:rsidR="00903E8A">
          <w:rPr>
            <w:rFonts w:eastAsia="Times New Roman" w:cs="Consolas"/>
          </w:rPr>
          <w:t xml:space="preserve">. Since the customer service center customization works with OCAPI settings, make sure your site have the access </w:t>
        </w:r>
        <w:proofErr w:type="gramStart"/>
        <w:r w:rsidR="00903E8A">
          <w:rPr>
            <w:rFonts w:eastAsia="Times New Roman" w:cs="Consolas"/>
          </w:rPr>
          <w:t xml:space="preserve">to </w:t>
        </w:r>
      </w:ins>
      <w:ins w:id="1386" w:author="Karthick Nagarajan" w:date="2018-12-19T11:59:00Z">
        <w:r w:rsidR="00903E8A">
          <w:rPr>
            <w:rFonts w:eastAsia="Times New Roman" w:cs="Consolas"/>
          </w:rPr>
          <w:t xml:space="preserve"> ‘</w:t>
        </w:r>
        <w:r w:rsidR="00903E8A">
          <w:t>POST</w:t>
        </w:r>
        <w:proofErr w:type="gramEnd"/>
        <w:r w:rsidR="00903E8A">
          <w:t xml:space="preserve"> /orders/{order_no}/payment_instruments’ in </w:t>
        </w:r>
      </w:ins>
      <w:ins w:id="1387" w:author="Karthick Nagarajan" w:date="2018-12-19T12:00:00Z">
        <w:r w:rsidR="00903E8A">
          <w:t xml:space="preserve">(Administration &gt; Site Development &gt; Open </w:t>
        </w:r>
        <w:r w:rsidR="00903E8A" w:rsidRPr="007F0AB1">
          <w:t xml:space="preserve">commerce </w:t>
        </w:r>
        <w:r w:rsidR="00903E8A">
          <w:t xml:space="preserve">settings) </w:t>
        </w:r>
      </w:ins>
    </w:p>
    <w:p w:rsidR="002022F3" w:rsidRDefault="002022F3" w:rsidP="00411B70">
      <w:pPr>
        <w:shd w:val="clear" w:color="auto" w:fill="FFFFFF"/>
        <w:spacing w:after="0" w:line="240" w:lineRule="auto"/>
        <w:rPr>
          <w:ins w:id="1388" w:author="Karthick Nagarajan" w:date="2018-12-19T11:51:00Z"/>
          <w:rFonts w:eastAsia="Times New Roman" w:cs="Consolas"/>
        </w:rPr>
      </w:pPr>
    </w:p>
    <w:p w:rsidR="00411B70" w:rsidRPr="00411B70" w:rsidRDefault="00411B70" w:rsidP="00411B70">
      <w:pPr>
        <w:shd w:val="clear" w:color="auto" w:fill="FFFFFF"/>
        <w:spacing w:after="0" w:line="240" w:lineRule="auto"/>
        <w:rPr>
          <w:ins w:id="1389" w:author="Karthick Nagarajan" w:date="2018-12-19T11:37:00Z"/>
          <w:rFonts w:eastAsia="Times New Roman" w:cs="Consolas"/>
        </w:rPr>
      </w:pPr>
      <w:ins w:id="1390" w:author="Karthick Nagarajan" w:date="2018-12-19T11:37:00Z">
        <w:r w:rsidRPr="00411B70">
          <w:rPr>
            <w:rFonts w:eastAsia="Times New Roman" w:cs="Consolas"/>
          </w:rPr>
          <w:t xml:space="preserve"> Please refer the attached </w:t>
        </w:r>
        <w:proofErr w:type="gramStart"/>
        <w:r w:rsidRPr="00411B70">
          <w:rPr>
            <w:rFonts w:eastAsia="Times New Roman" w:cs="Consolas"/>
          </w:rPr>
          <w:t>workflow .</w:t>
        </w:r>
        <w:proofErr w:type="gramEnd"/>
        <w:r>
          <w:rPr>
            <w:rFonts w:eastAsia="Times New Roman" w:cs="Consolas"/>
          </w:rPr>
          <w:t xml:space="preserve"> </w:t>
        </w:r>
      </w:ins>
    </w:p>
    <w:p w:rsidR="00411B70" w:rsidRDefault="00411B70">
      <w:pPr>
        <w:rPr>
          <w:ins w:id="1391" w:author="Karthick Nagarajan" w:date="2018-12-19T11:41:00Z"/>
        </w:rPr>
        <w:pPrChange w:id="1392" w:author="Karthick Nagarajan" w:date="2018-12-19T11:40:00Z">
          <w:pPr>
            <w:pStyle w:val="Heading1"/>
          </w:pPr>
        </w:pPrChange>
      </w:pPr>
    </w:p>
    <w:p w:rsidR="00411B70" w:rsidRPr="001D2546" w:rsidRDefault="00411B70">
      <w:pPr>
        <w:rPr>
          <w:ins w:id="1393" w:author="Karthick Nagarajan" w:date="2018-12-19T11:40:00Z"/>
        </w:rPr>
        <w:pPrChange w:id="1394" w:author="Karthick Nagarajan" w:date="2018-12-19T11:40:00Z">
          <w:pPr>
            <w:pStyle w:val="Heading1"/>
          </w:pPr>
        </w:pPrChange>
      </w:pPr>
      <w:ins w:id="1395" w:author="Karthick Nagarajan" w:date="2018-12-19T11:40:00Z">
        <w:r>
          <w:t>Screen1</w:t>
        </w:r>
      </w:ins>
    </w:p>
    <w:p w:rsidR="00411B70" w:rsidRDefault="00411B70" w:rsidP="00411B70">
      <w:pPr>
        <w:rPr>
          <w:ins w:id="1396" w:author="Karthick Nagarajan" w:date="2018-12-19T11:40:00Z"/>
        </w:rPr>
      </w:pPr>
      <w:ins w:id="1397" w:author="Karthick Nagarajan" w:date="2018-12-19T11:40:00Z">
        <w:r>
          <w:rPr>
            <w:noProof/>
          </w:rPr>
          <w:drawing>
            <wp:inline distT="0" distB="0" distL="0" distR="0" wp14:anchorId="1D80157E" wp14:editId="55C53DD1">
              <wp:extent cx="5943600" cy="2872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411B70" w:rsidRDefault="00411B70" w:rsidP="00411B70">
      <w:pPr>
        <w:rPr>
          <w:ins w:id="1398" w:author="Karthick Nagarajan" w:date="2018-12-19T11:40:00Z"/>
        </w:rPr>
      </w:pPr>
    </w:p>
    <w:p w:rsidR="00F97CEB" w:rsidRPr="001D2546" w:rsidRDefault="00F97CEB">
      <w:pPr>
        <w:rPr>
          <w:ins w:id="1399" w:author="Karthick Nagarajan" w:date="2018-12-19T11:40:00Z"/>
        </w:rPr>
        <w:pPrChange w:id="1400" w:author="Karthick Nagarajan" w:date="2018-12-19T11:41:00Z">
          <w:pPr>
            <w:pStyle w:val="Heading1"/>
          </w:pPr>
        </w:pPrChange>
      </w:pPr>
      <w:ins w:id="1401" w:author="Karthick Nagarajan" w:date="2018-12-19T11:41:00Z">
        <w:r>
          <w:t>Screen 2</w:t>
        </w:r>
      </w:ins>
    </w:p>
    <w:p w:rsidR="00411B70" w:rsidRDefault="00411B70" w:rsidP="00411B70">
      <w:pPr>
        <w:rPr>
          <w:ins w:id="1402" w:author="Karthick Nagarajan" w:date="2018-12-19T11:40:00Z"/>
        </w:rPr>
      </w:pPr>
      <w:ins w:id="1403" w:author="Karthick Nagarajan" w:date="2018-12-19T11:40:00Z">
        <w:r>
          <w:rPr>
            <w:noProof/>
          </w:rPr>
          <w:lastRenderedPageBreak/>
          <w:drawing>
            <wp:inline distT="0" distB="0" distL="0" distR="0" wp14:anchorId="0AE159DD" wp14:editId="02412C1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BD06C9" w:rsidRPr="001D2546" w:rsidRDefault="00BD06C9">
      <w:pPr>
        <w:rPr>
          <w:ins w:id="1404" w:author="Karthick Nagarajan" w:date="2018-12-19T11:40:00Z"/>
        </w:rPr>
        <w:pPrChange w:id="1405" w:author="Karthick Nagarajan" w:date="2018-12-19T11:42:00Z">
          <w:pPr>
            <w:pStyle w:val="Heading1"/>
          </w:pPr>
        </w:pPrChange>
      </w:pPr>
      <w:ins w:id="1406" w:author="Karthick Nagarajan" w:date="2018-12-19T11:42:00Z">
        <w:r>
          <w:t>Screen 3</w:t>
        </w:r>
      </w:ins>
    </w:p>
    <w:p w:rsidR="00411B70" w:rsidRPr="002250CA" w:rsidRDefault="00411B70" w:rsidP="00411B70">
      <w:pPr>
        <w:pStyle w:val="ListParagraph"/>
        <w:numPr>
          <w:ilvl w:val="0"/>
          <w:numId w:val="69"/>
        </w:numPr>
        <w:spacing w:after="160" w:line="259" w:lineRule="auto"/>
        <w:rPr>
          <w:ins w:id="1407" w:author="Karthick Nagarajan" w:date="2018-12-19T11:40:00Z"/>
        </w:rPr>
      </w:pPr>
      <w:ins w:id="1408" w:author="Karthick Nagarajan" w:date="2018-12-19T11:40:00Z">
        <w:r>
          <w:t>Fill all the details of the customer and click submit order button</w:t>
        </w:r>
      </w:ins>
    </w:p>
    <w:p w:rsidR="00411B70" w:rsidRDefault="00411B70" w:rsidP="00411B70">
      <w:pPr>
        <w:rPr>
          <w:ins w:id="1409" w:author="Karthick Nagarajan" w:date="2018-12-19T11:40:00Z"/>
        </w:rPr>
      </w:pPr>
      <w:ins w:id="1410" w:author="Karthick Nagarajan" w:date="2018-12-19T11:40:00Z">
        <w:r>
          <w:rPr>
            <w:noProof/>
          </w:rPr>
          <w:drawing>
            <wp:inline distT="0" distB="0" distL="0" distR="0" wp14:anchorId="1944EF55" wp14:editId="049E513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411B70" w:rsidRDefault="00411B70" w:rsidP="00411B70">
      <w:pPr>
        <w:rPr>
          <w:ins w:id="1411" w:author="Karthick Nagarajan" w:date="2018-12-19T11:40:00Z"/>
        </w:rPr>
      </w:pPr>
    </w:p>
    <w:p w:rsidR="00BD06C9" w:rsidRPr="001D2546" w:rsidRDefault="00BD06C9">
      <w:pPr>
        <w:rPr>
          <w:ins w:id="1412" w:author="Karthick Nagarajan" w:date="2018-12-19T11:40:00Z"/>
        </w:rPr>
        <w:pPrChange w:id="1413" w:author="Karthick Nagarajan" w:date="2018-12-19T11:42:00Z">
          <w:pPr>
            <w:pStyle w:val="Heading1"/>
          </w:pPr>
        </w:pPrChange>
      </w:pPr>
      <w:ins w:id="1414" w:author="Karthick Nagarajan" w:date="2018-12-19T11:42:00Z">
        <w:r>
          <w:t>Screen 4</w:t>
        </w:r>
      </w:ins>
    </w:p>
    <w:p w:rsidR="00411B70" w:rsidRPr="002250CA" w:rsidRDefault="00411B70" w:rsidP="00411B70">
      <w:pPr>
        <w:pStyle w:val="ListParagraph"/>
        <w:numPr>
          <w:ilvl w:val="0"/>
          <w:numId w:val="69"/>
        </w:numPr>
        <w:spacing w:after="160" w:line="259" w:lineRule="auto"/>
        <w:rPr>
          <w:ins w:id="1415" w:author="Karthick Nagarajan" w:date="2018-12-19T11:40:00Z"/>
        </w:rPr>
      </w:pPr>
      <w:ins w:id="1416" w:author="Karthick Nagarajan" w:date="2018-12-19T11:40:00Z">
        <w:r>
          <w:t>Worldpay moto payment method listed in payment methods section</w:t>
        </w:r>
      </w:ins>
    </w:p>
    <w:p w:rsidR="00411B70" w:rsidRDefault="00411B70" w:rsidP="00411B70">
      <w:pPr>
        <w:rPr>
          <w:ins w:id="1417" w:author="Karthick Nagarajan" w:date="2018-12-19T11:40:00Z"/>
        </w:rPr>
      </w:pPr>
      <w:ins w:id="1418" w:author="Karthick Nagarajan" w:date="2018-12-19T11:40:00Z">
        <w:del w:id="1419" w:author="Nishikant ." w:date="2019-01-03T12:48:00Z">
          <w:r w:rsidDel="007F0AB1">
            <w:rPr>
              <w:noProof/>
            </w:rPr>
            <w:lastRenderedPageBreak/>
            <w:drawing>
              <wp:inline distT="0" distB="0" distL="0" distR="0" wp14:anchorId="489EAACF" wp14:editId="0A0B9C65">
                <wp:extent cx="5353050" cy="30093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55496" cy="3010750"/>
                        </a:xfrm>
                        <a:prstGeom prst="rect">
                          <a:avLst/>
                        </a:prstGeom>
                      </pic:spPr>
                    </pic:pic>
                  </a:graphicData>
                </a:graphic>
              </wp:inline>
            </w:drawing>
          </w:r>
        </w:del>
      </w:ins>
      <w:ins w:id="1420" w:author="Nishikant ." w:date="2019-01-03T12:48:00Z">
        <w:r w:rsidR="007F0AB1" w:rsidRPr="007F0AB1">
          <w:rPr>
            <w:noProof/>
          </w:rPr>
          <w:t xml:space="preserve"> </w:t>
        </w:r>
      </w:ins>
      <w:ins w:id="1421" w:author="Nishikant ." w:date="2019-01-03T12:50:00Z">
        <w:r w:rsidR="009C586B">
          <w:rPr>
            <w:noProof/>
          </w:rPr>
          <w:drawing>
            <wp:inline distT="0" distB="0" distL="0" distR="0">
              <wp:extent cx="5506085" cy="3458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6085" cy="3458845"/>
                      </a:xfrm>
                      <a:prstGeom prst="rect">
                        <a:avLst/>
                      </a:prstGeom>
                      <a:noFill/>
                      <a:ln>
                        <a:noFill/>
                      </a:ln>
                    </pic:spPr>
                  </pic:pic>
                </a:graphicData>
              </a:graphic>
            </wp:inline>
          </w:drawing>
        </w:r>
      </w:ins>
    </w:p>
    <w:p w:rsidR="00411B70" w:rsidRDefault="00411B70" w:rsidP="00411B70">
      <w:pPr>
        <w:rPr>
          <w:ins w:id="1422" w:author="Karthick Nagarajan" w:date="2018-12-19T11:40:00Z"/>
        </w:rPr>
      </w:pPr>
    </w:p>
    <w:p w:rsidR="00BD06C9" w:rsidRPr="001D2546" w:rsidRDefault="00BD06C9">
      <w:pPr>
        <w:rPr>
          <w:ins w:id="1423" w:author="Karthick Nagarajan" w:date="2018-12-19T11:40:00Z"/>
        </w:rPr>
        <w:pPrChange w:id="1424" w:author="Karthick Nagarajan" w:date="2018-12-19T11:42:00Z">
          <w:pPr>
            <w:pStyle w:val="Heading1"/>
          </w:pPr>
        </w:pPrChange>
      </w:pPr>
      <w:ins w:id="1425" w:author="Karthick Nagarajan" w:date="2018-12-19T11:42:00Z">
        <w:r>
          <w:t>Screen 5</w:t>
        </w:r>
      </w:ins>
    </w:p>
    <w:p w:rsidR="00411B70" w:rsidRPr="002250CA" w:rsidRDefault="00411B70" w:rsidP="00411B70">
      <w:pPr>
        <w:rPr>
          <w:ins w:id="1426" w:author="Karthick Nagarajan" w:date="2018-12-19T11:40:00Z"/>
        </w:rPr>
      </w:pPr>
      <w:ins w:id="1427" w:author="Karthick Nagarajan" w:date="2018-12-19T11:40:00Z">
        <w:r>
          <w:t xml:space="preserve">   Filling all the credit card details of the customer and click save</w:t>
        </w:r>
      </w:ins>
    </w:p>
    <w:p w:rsidR="00411B70" w:rsidRDefault="00411B70" w:rsidP="00411B70">
      <w:pPr>
        <w:rPr>
          <w:ins w:id="1428" w:author="Karthick Nagarajan" w:date="2018-12-19T11:40:00Z"/>
        </w:rPr>
      </w:pPr>
      <w:ins w:id="1429" w:author="Karthick Nagarajan" w:date="2018-12-19T11:40:00Z">
        <w:del w:id="1430" w:author="Nishikant ." w:date="2019-01-03T12:50:00Z">
          <w:r w:rsidDel="009C586B">
            <w:rPr>
              <w:noProof/>
            </w:rPr>
            <w:lastRenderedPageBreak/>
            <w:drawing>
              <wp:inline distT="0" distB="0" distL="0" distR="0" wp14:anchorId="7A7B9652" wp14:editId="7242BA8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5.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del>
      </w:ins>
      <w:ins w:id="1431" w:author="Nishikant ." w:date="2019-01-03T12:51:00Z">
        <w:r w:rsidR="009C586B" w:rsidRPr="009C586B">
          <w:rPr>
            <w:noProof/>
          </w:rPr>
          <w:t xml:space="preserve"> </w:t>
        </w:r>
        <w:r w:rsidR="009C586B">
          <w:rPr>
            <w:noProof/>
          </w:rPr>
          <w:drawing>
            <wp:inline distT="0" distB="0" distL="0" distR="0" wp14:anchorId="589BCC35" wp14:editId="63C059DF">
              <wp:extent cx="6188710" cy="3867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3867785"/>
                      </a:xfrm>
                      <a:prstGeom prst="rect">
                        <a:avLst/>
                      </a:prstGeom>
                    </pic:spPr>
                  </pic:pic>
                </a:graphicData>
              </a:graphic>
            </wp:inline>
          </w:drawing>
        </w:r>
      </w:ins>
    </w:p>
    <w:p w:rsidR="009010F4" w:rsidRPr="001D2546" w:rsidRDefault="009010F4">
      <w:pPr>
        <w:rPr>
          <w:ins w:id="1432" w:author="Karthick Nagarajan" w:date="2018-12-19T11:43:00Z"/>
        </w:rPr>
        <w:pPrChange w:id="1433" w:author="Karthick Nagarajan" w:date="2018-12-19T11:43:00Z">
          <w:pPr>
            <w:pStyle w:val="Heading1"/>
          </w:pPr>
        </w:pPrChange>
      </w:pPr>
      <w:ins w:id="1434" w:author="Karthick Nagarajan" w:date="2018-12-19T11:43:00Z">
        <w:r>
          <w:t>Screen 6</w:t>
        </w:r>
      </w:ins>
    </w:p>
    <w:p w:rsidR="009010F4" w:rsidRPr="002250CA" w:rsidRDefault="009010F4" w:rsidP="009010F4">
      <w:pPr>
        <w:pStyle w:val="ListParagraph"/>
        <w:numPr>
          <w:ilvl w:val="0"/>
          <w:numId w:val="69"/>
        </w:numPr>
        <w:spacing w:after="160" w:line="259" w:lineRule="auto"/>
        <w:rPr>
          <w:ins w:id="1435" w:author="Karthick Nagarajan" w:date="2018-12-19T11:43:00Z"/>
        </w:rPr>
      </w:pPr>
      <w:ins w:id="1436" w:author="Karthick Nagarajan" w:date="2018-12-19T11:43:00Z">
        <w:r>
          <w:t xml:space="preserve"> Order placed successfully for the customer</w:t>
        </w:r>
      </w:ins>
    </w:p>
    <w:p w:rsidR="00411B70" w:rsidRDefault="009010F4" w:rsidP="00411B70">
      <w:pPr>
        <w:shd w:val="clear" w:color="auto" w:fill="FFFFFF"/>
        <w:spacing w:after="0" w:line="240" w:lineRule="auto"/>
        <w:rPr>
          <w:ins w:id="1437" w:author="Karthick Nagarajan" w:date="2018-12-19T11:47:00Z"/>
          <w:rFonts w:eastAsia="Times New Roman" w:cs="Consolas"/>
        </w:rPr>
      </w:pPr>
      <w:ins w:id="1438" w:author="Karthick Nagarajan" w:date="2018-12-19T11:43:00Z">
        <w:del w:id="1439" w:author="Nishikant ." w:date="2019-01-03T12:52:00Z">
          <w:r w:rsidDel="009C586B">
            <w:rPr>
              <w:noProof/>
            </w:rPr>
            <w:lastRenderedPageBreak/>
            <w:drawing>
              <wp:inline distT="0" distB="0" distL="0" distR="0" wp14:anchorId="7A3146ED" wp14:editId="4F7AF0D7">
                <wp:extent cx="5438775" cy="305756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44209" cy="3060623"/>
                        </a:xfrm>
                        <a:prstGeom prst="rect">
                          <a:avLst/>
                        </a:prstGeom>
                      </pic:spPr>
                    </pic:pic>
                  </a:graphicData>
                </a:graphic>
              </wp:inline>
            </w:drawing>
          </w:r>
        </w:del>
      </w:ins>
      <w:ins w:id="1440" w:author="Nishikant ." w:date="2019-01-03T12:52:00Z">
        <w:r w:rsidR="009C586B" w:rsidRPr="009C586B">
          <w:rPr>
            <w:noProof/>
          </w:rPr>
          <w:t xml:space="preserve"> </w:t>
        </w:r>
        <w:r w:rsidR="009C586B">
          <w:rPr>
            <w:noProof/>
          </w:rPr>
          <w:drawing>
            <wp:inline distT="0" distB="0" distL="0" distR="0" wp14:anchorId="09C70E7C" wp14:editId="038879AD">
              <wp:extent cx="6188710" cy="38677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3867785"/>
                      </a:xfrm>
                      <a:prstGeom prst="rect">
                        <a:avLst/>
                      </a:prstGeom>
                    </pic:spPr>
                  </pic:pic>
                </a:graphicData>
              </a:graphic>
            </wp:inline>
          </w:drawing>
        </w:r>
      </w:ins>
    </w:p>
    <w:p w:rsidR="00B92BF2" w:rsidRDefault="00B92BF2" w:rsidP="00411B70">
      <w:pPr>
        <w:shd w:val="clear" w:color="auto" w:fill="FFFFFF"/>
        <w:spacing w:after="0" w:line="240" w:lineRule="auto"/>
        <w:rPr>
          <w:ins w:id="1441" w:author="Karthick Nagarajan" w:date="2018-12-19T11:47:00Z"/>
          <w:rFonts w:eastAsia="Times New Roman" w:cs="Consolas"/>
        </w:rPr>
      </w:pPr>
    </w:p>
    <w:p w:rsidR="00B92BF2" w:rsidRDefault="00B92BF2" w:rsidP="00411B70">
      <w:pPr>
        <w:shd w:val="clear" w:color="auto" w:fill="FFFFFF"/>
        <w:spacing w:after="0" w:line="240" w:lineRule="auto"/>
        <w:rPr>
          <w:ins w:id="1442" w:author="Karthick Nagarajan" w:date="2018-12-19T11:45:00Z"/>
          <w:rFonts w:eastAsia="Times New Roman" w:cs="Consolas"/>
        </w:rPr>
      </w:pPr>
    </w:p>
    <w:p w:rsidR="002963B6" w:rsidRDefault="002963B6" w:rsidP="00411B70">
      <w:pPr>
        <w:shd w:val="clear" w:color="auto" w:fill="FFFFFF"/>
        <w:spacing w:after="0" w:line="240" w:lineRule="auto"/>
        <w:rPr>
          <w:ins w:id="1443" w:author="Karthick Nagarajan" w:date="2018-12-19T11:44:00Z"/>
          <w:rFonts w:eastAsia="Times New Roman" w:cs="Consolas"/>
        </w:rPr>
      </w:pPr>
    </w:p>
    <w:p w:rsidR="009010F4" w:rsidRPr="00411B70" w:rsidRDefault="009010F4" w:rsidP="00411B70">
      <w:pPr>
        <w:shd w:val="clear" w:color="auto" w:fill="FFFFFF"/>
        <w:spacing w:after="0" w:line="240" w:lineRule="auto"/>
        <w:rPr>
          <w:ins w:id="1444" w:author="Karthick Nagarajan" w:date="2018-12-19T11:37:00Z"/>
          <w:rFonts w:eastAsia="Times New Roman" w:cs="Consolas"/>
        </w:rPr>
      </w:pPr>
    </w:p>
    <w:p w:rsidR="00411B70" w:rsidRPr="00411B70" w:rsidRDefault="002963B6" w:rsidP="00411B70">
      <w:pPr>
        <w:shd w:val="clear" w:color="auto" w:fill="FFFFFF"/>
        <w:spacing w:after="0" w:line="240" w:lineRule="auto"/>
        <w:rPr>
          <w:ins w:id="1445" w:author="Karthick Nagarajan" w:date="2018-12-19T11:37:00Z"/>
          <w:rFonts w:eastAsia="Times New Roman" w:cs="Consolas"/>
        </w:rPr>
      </w:pPr>
      <w:ins w:id="1446" w:author="Karthick Nagarajan" w:date="2018-12-19T11:37:00Z">
        <w:r>
          <w:rPr>
            <w:rFonts w:eastAsia="Times New Roman" w:cs="Consolas"/>
          </w:rPr>
          <w:t>2</w:t>
        </w:r>
        <w:r w:rsidR="00411B70" w:rsidRPr="00411B70">
          <w:rPr>
            <w:rFonts w:eastAsia="Times New Roman" w:cs="Consolas"/>
          </w:rPr>
          <w:t>). Customer service agent placing the order for the customer from storefront. Refer the attached workflow.</w:t>
        </w:r>
      </w:ins>
    </w:p>
    <w:p w:rsidR="002963B6" w:rsidRDefault="002963B6">
      <w:pPr>
        <w:rPr>
          <w:ins w:id="1447" w:author="Karthick Nagarajan" w:date="2018-12-19T12:02:00Z"/>
        </w:rPr>
        <w:pPrChange w:id="1448" w:author="Karthick Nagarajan" w:date="2018-12-19T11:45:00Z">
          <w:pPr>
            <w:pStyle w:val="Heading1"/>
          </w:pPr>
        </w:pPrChange>
      </w:pPr>
    </w:p>
    <w:p w:rsidR="00685E39" w:rsidRDefault="00685E39">
      <w:pPr>
        <w:rPr>
          <w:ins w:id="1449" w:author="Karthick Nagarajan" w:date="2018-12-19T11:46:00Z"/>
        </w:rPr>
        <w:pPrChange w:id="1450" w:author="Karthick Nagarajan" w:date="2018-12-19T11:45:00Z">
          <w:pPr>
            <w:pStyle w:val="Heading1"/>
          </w:pPr>
        </w:pPrChange>
      </w:pPr>
      <w:ins w:id="1451" w:author="Karthick Nagarajan" w:date="2018-12-19T12:02:00Z">
        <w:r>
          <w:t xml:space="preserve">In order to enable storefront button in customer centre, </w:t>
        </w:r>
      </w:ins>
      <w:ins w:id="1452" w:author="Karthick Nagarajan" w:date="2018-12-19T12:03:00Z">
        <w:r>
          <w:t>update</w:t>
        </w:r>
      </w:ins>
      <w:ins w:id="1453" w:author="Karthick Nagarajan" w:date="2018-12-19T12:02:00Z">
        <w:r>
          <w:t xml:space="preserve"> your </w:t>
        </w:r>
      </w:ins>
      <w:ins w:id="1454" w:author="Karthick Nagarajan" w:date="2018-12-19T12:03:00Z">
        <w:r>
          <w:t>storefront hostname</w:t>
        </w:r>
      </w:ins>
      <w:ins w:id="1455" w:author="Karthick Nagarajan" w:date="2018-12-19T12:02:00Z">
        <w:r>
          <w:t xml:space="preserve"> and storefront path in </w:t>
        </w:r>
      </w:ins>
      <w:ins w:id="1456" w:author="Karthick Nagarajan" w:date="2018-12-19T12:04:00Z">
        <w:r>
          <w:t>(Merchant tools &gt; site preferences &gt; custom preferences)</w:t>
        </w:r>
      </w:ins>
    </w:p>
    <w:p w:rsidR="002963B6" w:rsidRDefault="002963B6" w:rsidP="002963B6">
      <w:pPr>
        <w:rPr>
          <w:ins w:id="1457" w:author="Karthick Nagarajan" w:date="2018-12-19T11:45:00Z"/>
        </w:rPr>
      </w:pPr>
      <w:ins w:id="1458" w:author="Karthick Nagarajan" w:date="2018-12-19T11:45:00Z">
        <w:r>
          <w:lastRenderedPageBreak/>
          <w:t>Screen 1</w:t>
        </w:r>
        <w:r>
          <w:rPr>
            <w:noProof/>
          </w:rPr>
          <w:drawing>
            <wp:inline distT="0" distB="0" distL="0" distR="0" wp14:anchorId="5FC0EB33" wp14:editId="070BFD4A">
              <wp:extent cx="594360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2963B6" w:rsidRDefault="002963B6" w:rsidP="002963B6">
      <w:pPr>
        <w:rPr>
          <w:ins w:id="1459" w:author="Karthick Nagarajan" w:date="2018-12-19T11:45:00Z"/>
        </w:rPr>
      </w:pPr>
    </w:p>
    <w:p w:rsidR="002963B6" w:rsidRPr="001D2546" w:rsidRDefault="002963B6">
      <w:pPr>
        <w:rPr>
          <w:ins w:id="1460" w:author="Karthick Nagarajan" w:date="2018-12-19T11:45:00Z"/>
        </w:rPr>
        <w:pPrChange w:id="1461" w:author="Karthick Nagarajan" w:date="2018-12-19T11:46:00Z">
          <w:pPr>
            <w:pStyle w:val="Heading1"/>
          </w:pPr>
        </w:pPrChange>
      </w:pPr>
      <w:ins w:id="1462" w:author="Karthick Nagarajan" w:date="2018-12-19T11:46:00Z">
        <w:r>
          <w:t>Screen 2</w:t>
        </w:r>
      </w:ins>
    </w:p>
    <w:p w:rsidR="002963B6" w:rsidRDefault="002963B6" w:rsidP="002963B6">
      <w:pPr>
        <w:rPr>
          <w:ins w:id="1463" w:author="Karthick Nagarajan" w:date="2018-12-19T11:45:00Z"/>
        </w:rPr>
      </w:pPr>
      <w:ins w:id="1464" w:author="Karthick Nagarajan" w:date="2018-12-19T11:45:00Z">
        <w:r>
          <w:rPr>
            <w:noProof/>
          </w:rPr>
          <w:drawing>
            <wp:inline distT="0" distB="0" distL="0" distR="0" wp14:anchorId="7200B9BA" wp14:editId="20E1F71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963B6" w:rsidRDefault="002963B6" w:rsidP="002963B6">
      <w:pPr>
        <w:rPr>
          <w:ins w:id="1465" w:author="Karthick Nagarajan" w:date="2018-12-19T11:45:00Z"/>
        </w:rPr>
      </w:pPr>
    </w:p>
    <w:p w:rsidR="002963B6" w:rsidRPr="001D2546" w:rsidRDefault="002963B6">
      <w:pPr>
        <w:rPr>
          <w:ins w:id="1466" w:author="Karthick Nagarajan" w:date="2018-12-19T11:45:00Z"/>
        </w:rPr>
        <w:pPrChange w:id="1467" w:author="Karthick Nagarajan" w:date="2018-12-19T11:46:00Z">
          <w:pPr>
            <w:pStyle w:val="Heading1"/>
          </w:pPr>
        </w:pPrChange>
      </w:pPr>
      <w:ins w:id="1468" w:author="Karthick Nagarajan" w:date="2018-12-19T11:46:00Z">
        <w:r>
          <w:t>Screen 3</w:t>
        </w:r>
      </w:ins>
    </w:p>
    <w:p w:rsidR="002963B6" w:rsidRPr="00845BDF" w:rsidRDefault="002963B6" w:rsidP="002963B6">
      <w:pPr>
        <w:pStyle w:val="ListParagraph"/>
        <w:numPr>
          <w:ilvl w:val="0"/>
          <w:numId w:val="71"/>
        </w:numPr>
        <w:spacing w:after="160" w:line="259" w:lineRule="auto"/>
        <w:rPr>
          <w:ins w:id="1469" w:author="Karthick Nagarajan" w:date="2018-12-19T11:45:00Z"/>
        </w:rPr>
      </w:pPr>
      <w:ins w:id="1470" w:author="Karthick Nagarajan" w:date="2018-12-19T11:45:00Z">
        <w:r>
          <w:t>Search the customer and click storefront</w:t>
        </w:r>
      </w:ins>
    </w:p>
    <w:p w:rsidR="002963B6" w:rsidRDefault="002963B6" w:rsidP="002963B6">
      <w:pPr>
        <w:rPr>
          <w:ins w:id="1471" w:author="Karthick Nagarajan" w:date="2018-12-19T11:45:00Z"/>
        </w:rPr>
      </w:pPr>
      <w:ins w:id="1472" w:author="Karthick Nagarajan" w:date="2018-12-19T11:45:00Z">
        <w:r>
          <w:rPr>
            <w:noProof/>
          </w:rPr>
          <w:lastRenderedPageBreak/>
          <w:drawing>
            <wp:inline distT="0" distB="0" distL="0" distR="0" wp14:anchorId="17D174E4" wp14:editId="597E1D8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963B6" w:rsidRDefault="002963B6" w:rsidP="002963B6">
      <w:pPr>
        <w:rPr>
          <w:ins w:id="1473" w:author="Karthick Nagarajan" w:date="2018-12-19T11:45:00Z"/>
        </w:rPr>
      </w:pPr>
    </w:p>
    <w:p w:rsidR="002963B6" w:rsidRPr="001D2546" w:rsidRDefault="002963B6">
      <w:pPr>
        <w:rPr>
          <w:ins w:id="1474" w:author="Karthick Nagarajan" w:date="2018-12-19T11:45:00Z"/>
        </w:rPr>
        <w:pPrChange w:id="1475" w:author="Karthick Nagarajan" w:date="2018-12-19T11:47:00Z">
          <w:pPr>
            <w:pStyle w:val="Heading1"/>
          </w:pPr>
        </w:pPrChange>
      </w:pPr>
      <w:ins w:id="1476" w:author="Karthick Nagarajan" w:date="2018-12-19T11:47:00Z">
        <w:r>
          <w:t>Screen 4</w:t>
        </w:r>
      </w:ins>
    </w:p>
    <w:p w:rsidR="002963B6" w:rsidRPr="002059EE" w:rsidRDefault="002963B6" w:rsidP="002963B6">
      <w:pPr>
        <w:pStyle w:val="ListParagraph"/>
        <w:numPr>
          <w:ilvl w:val="0"/>
          <w:numId w:val="70"/>
        </w:numPr>
        <w:spacing w:after="160" w:line="259" w:lineRule="auto"/>
        <w:rPr>
          <w:ins w:id="1477" w:author="Karthick Nagarajan" w:date="2018-12-19T11:45:00Z"/>
        </w:rPr>
      </w:pPr>
      <w:ins w:id="1478" w:author="Karthick Nagarajan" w:date="2018-12-19T11:45:00Z">
        <w:r>
          <w:t xml:space="preserve">Customer agent logged in on behalf of </w:t>
        </w:r>
        <w:proofErr w:type="gramStart"/>
        <w:r>
          <w:t>customer,</w:t>
        </w:r>
        <w:proofErr w:type="gramEnd"/>
        <w:r>
          <w:t xml:space="preserve"> here in the storefront checkout page they can’t see the moto as separate payment method. They can normally use credit card payment methods the request will go as moto order</w:t>
        </w:r>
      </w:ins>
    </w:p>
    <w:p w:rsidR="002963B6" w:rsidRDefault="002963B6" w:rsidP="002963B6">
      <w:pPr>
        <w:rPr>
          <w:ins w:id="1479" w:author="Karthick Nagarajan" w:date="2018-12-19T12:15:00Z"/>
        </w:rPr>
      </w:pPr>
      <w:ins w:id="1480" w:author="Karthick Nagarajan" w:date="2018-12-19T11:45:00Z">
        <w:r>
          <w:rPr>
            <w:noProof/>
          </w:rPr>
          <w:drawing>
            <wp:inline distT="0" distB="0" distL="0" distR="0" wp14:anchorId="563EAD10" wp14:editId="3D82186D">
              <wp:extent cx="5404813" cy="30384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7957" cy="3040243"/>
                      </a:xfrm>
                      <a:prstGeom prst="rect">
                        <a:avLst/>
                      </a:prstGeom>
                    </pic:spPr>
                  </pic:pic>
                </a:graphicData>
              </a:graphic>
            </wp:inline>
          </w:drawing>
        </w:r>
      </w:ins>
    </w:p>
    <w:p w:rsidR="004E426B" w:rsidRDefault="004E426B" w:rsidP="002963B6">
      <w:pPr>
        <w:rPr>
          <w:ins w:id="1481" w:author="Karthick Nagarajan" w:date="2018-12-19T12:15:00Z"/>
        </w:rPr>
      </w:pPr>
    </w:p>
    <w:p w:rsidR="004E426B" w:rsidRDefault="004E426B" w:rsidP="002963B6">
      <w:pPr>
        <w:rPr>
          <w:ins w:id="1482" w:author="Karthick Nagarajan" w:date="2018-12-19T12:17:00Z"/>
        </w:rPr>
      </w:pPr>
      <w:ins w:id="1483" w:author="Karthick Nagarajan" w:date="2018-12-19T12:15:00Z">
        <w:r>
          <w:lastRenderedPageBreak/>
          <w:t>Request and Response will be same as the credit card pa</w:t>
        </w:r>
      </w:ins>
      <w:ins w:id="1484" w:author="Karthick Nagarajan" w:date="2018-12-19T12:16:00Z">
        <w:r>
          <w:t>yment method, only the additional part in the xml is ‘</w:t>
        </w:r>
      </w:ins>
      <w:ins w:id="1485" w:author="Karthick Nagarajan" w:date="2018-12-19T12:17:00Z">
        <w:r w:rsidRPr="004E426B">
          <w:t>&lt;dynamicInteractionType type="MOTO"/&gt;</w:t>
        </w:r>
      </w:ins>
      <w:ins w:id="1486" w:author="Karthick Nagarajan" w:date="2018-12-19T12:16:00Z">
        <w:r>
          <w:t>’</w:t>
        </w:r>
      </w:ins>
    </w:p>
    <w:p w:rsidR="004E426B" w:rsidRPr="00E148A0" w:rsidRDefault="004E426B" w:rsidP="002963B6">
      <w:pPr>
        <w:rPr>
          <w:ins w:id="1487" w:author="Karthick Nagarajan" w:date="2018-12-19T12:23:00Z"/>
          <w:b/>
          <w:rPrChange w:id="1488" w:author="Karthick Nagarajan" w:date="2018-12-19T12:26:00Z">
            <w:rPr>
              <w:ins w:id="1489" w:author="Karthick Nagarajan" w:date="2018-12-19T12:23:00Z"/>
            </w:rPr>
          </w:rPrChange>
        </w:rPr>
      </w:pPr>
      <w:ins w:id="1490" w:author="Karthick Nagarajan" w:date="2018-12-19T12:17:00Z">
        <w:r w:rsidRPr="00E148A0">
          <w:rPr>
            <w:b/>
            <w:rPrChange w:id="1491" w:author="Karthick Nagarajan" w:date="2018-12-19T12:26:00Z">
              <w:rPr/>
            </w:rPrChange>
          </w:rPr>
          <w:t>Request</w:t>
        </w:r>
      </w:ins>
    </w:p>
    <w:p w:rsidR="006E594F" w:rsidRDefault="006E594F" w:rsidP="006E594F">
      <w:pPr>
        <w:spacing w:line="240" w:lineRule="auto"/>
        <w:rPr>
          <w:ins w:id="1492" w:author="Karthick Nagarajan" w:date="2018-12-19T12:26:00Z"/>
        </w:rPr>
      </w:pPr>
      <w:proofErr w:type="gramStart"/>
      <w:ins w:id="1493" w:author="Karthick Nagarajan" w:date="2018-12-19T12:26:00Z">
        <w:r>
          <w:t>&lt;?xml</w:t>
        </w:r>
        <w:proofErr w:type="gramEnd"/>
        <w:r>
          <w:t xml:space="preserve"> version="1.0"?&gt;&lt;!DOCTYPE paymentService PUBLIC "-//Worldpay/DTD Worldpay PaymentService v1//EN" "http://dtd.worldpay.com/paymentService_v1.dtd"&gt;&lt;paymentService merchantCode="SAPIENTNITROECOM" version="1.4"&gt;</w:t>
        </w:r>
      </w:ins>
    </w:p>
    <w:p w:rsidR="006E594F" w:rsidRDefault="006E594F" w:rsidP="006E594F">
      <w:pPr>
        <w:spacing w:line="240" w:lineRule="auto"/>
        <w:rPr>
          <w:ins w:id="1494" w:author="Karthick Nagarajan" w:date="2018-12-19T12:26:00Z"/>
        </w:rPr>
      </w:pPr>
      <w:ins w:id="1495" w:author="Karthick Nagarajan" w:date="2018-12-19T12:26:00Z">
        <w:r>
          <w:t xml:space="preserve">  &lt;</w:t>
        </w:r>
        <w:proofErr w:type="gramStart"/>
        <w:r>
          <w:t>submit</w:t>
        </w:r>
        <w:proofErr w:type="gramEnd"/>
        <w:r>
          <w:t>&gt;</w:t>
        </w:r>
      </w:ins>
    </w:p>
    <w:p w:rsidR="006E594F" w:rsidRDefault="006E594F" w:rsidP="006E594F">
      <w:pPr>
        <w:spacing w:line="240" w:lineRule="auto"/>
        <w:rPr>
          <w:ins w:id="1496" w:author="Karthick Nagarajan" w:date="2018-12-19T12:26:00Z"/>
        </w:rPr>
      </w:pPr>
      <w:ins w:id="1497" w:author="Karthick Nagarajan" w:date="2018-12-19T12:26:00Z">
        <w:r>
          <w:t xml:space="preserve">    &lt;order orderCode="T00048284"&gt;</w:t>
        </w:r>
      </w:ins>
    </w:p>
    <w:p w:rsidR="006E594F" w:rsidRDefault="006E594F" w:rsidP="006E594F">
      <w:pPr>
        <w:spacing w:line="240" w:lineRule="auto"/>
        <w:rPr>
          <w:ins w:id="1498" w:author="Karthick Nagarajan" w:date="2018-12-19T12:26:00Z"/>
        </w:rPr>
      </w:pPr>
      <w:ins w:id="1499" w:author="Karthick Nagarajan" w:date="2018-12-19T12:26:00Z">
        <w:r>
          <w:t xml:space="preserve">      &lt;</w:t>
        </w:r>
        <w:proofErr w:type="gramStart"/>
        <w:r>
          <w:t>description&gt;</w:t>
        </w:r>
        <w:proofErr w:type="gramEnd"/>
        <w:r>
          <w:t>Merchant Order Number : T00048284&lt;/description&gt;</w:t>
        </w:r>
      </w:ins>
    </w:p>
    <w:p w:rsidR="006E594F" w:rsidRDefault="006E594F" w:rsidP="006E594F">
      <w:pPr>
        <w:spacing w:line="240" w:lineRule="auto"/>
        <w:rPr>
          <w:ins w:id="1500" w:author="Karthick Nagarajan" w:date="2018-12-19T12:26:00Z"/>
        </w:rPr>
      </w:pPr>
      <w:ins w:id="1501" w:author="Karthick Nagarajan" w:date="2018-12-19T12:26:00Z">
        <w:r>
          <w:t xml:space="preserve">      &lt;amount currencyCode="USD" exponent="2" value="3149"/&gt;</w:t>
        </w:r>
      </w:ins>
    </w:p>
    <w:p w:rsidR="006E594F" w:rsidRDefault="006E594F" w:rsidP="006E594F">
      <w:pPr>
        <w:spacing w:line="240" w:lineRule="auto"/>
        <w:rPr>
          <w:ins w:id="1502" w:author="Karthick Nagarajan" w:date="2018-12-19T12:26:00Z"/>
        </w:rPr>
      </w:pPr>
      <w:ins w:id="1503" w:author="Karthick Nagarajan" w:date="2018-12-19T12:26:00Z">
        <w:r>
          <w:t xml:space="preserve">      </w:t>
        </w:r>
        <w:proofErr w:type="gramStart"/>
        <w:r>
          <w:t>&lt;orderContent&gt;&amp;lt;center&amp;gt;&amp;lt;table border="1"&amp;gt;&amp;lt;tr&amp;gt;&amp;lt;th&amp;gt;Product ID&amp;lt;/th&amp;gt;&amp;lt;th&amp;gt;Product Name&amp;lt;/th&amp;gt;&amp;lt;th&amp;gt;Quantity&amp;lt;/th&amp;gt;&amp;lt;th&amp;gt;Price&amp;lt;/th&amp;gt;&amp;lt;/tr&amp;gt;&amp;lt;tr&amp;gt;&amp;lt;td&amp;gt;793775064963&amp;lt;/td&amp;gt;&amp;lt;td&amp;gt;Striped Silk Tie&amp;lt;/td&amp;gt;&amp;lt;td&amp;gt;1&amp;lt;/td&amp;gt;&amp;lt;td&amp;gt;USD 29.99&amp;lt;/td&amp;gt;&amp;lt;/tr&amp;gt;&amp;lt;tr&amp;gt;&amp;lt;td colspan="4"&amp;gt;Your payment will be handled by  Worldpay Payments Services&amp;lt;br/&amp;gt;This name may appear on your bank statement&amp;lt;br/&amp;gt;http://www.worldpay.com&amp;lt;/td&amp;gt;&amp;lt;/tr&amp;gt;&amp;lt;/table&amp;gt;&amp;lt;/center&amp;gt;&lt;/orderContent&gt;</w:t>
        </w:r>
        <w:proofErr w:type="gramEnd"/>
      </w:ins>
    </w:p>
    <w:p w:rsidR="006E594F" w:rsidRDefault="006E594F" w:rsidP="006E594F">
      <w:pPr>
        <w:spacing w:line="240" w:lineRule="auto"/>
        <w:rPr>
          <w:ins w:id="1504" w:author="Karthick Nagarajan" w:date="2018-12-19T12:26:00Z"/>
        </w:rPr>
      </w:pPr>
      <w:ins w:id="1505" w:author="Karthick Nagarajan" w:date="2018-12-19T12:26:00Z">
        <w:r>
          <w:t xml:space="preserve">      &lt;</w:t>
        </w:r>
        <w:proofErr w:type="gramStart"/>
        <w:r>
          <w:t>paymentDetails</w:t>
        </w:r>
        <w:proofErr w:type="gramEnd"/>
        <w:r>
          <w:t>&gt;</w:t>
        </w:r>
      </w:ins>
    </w:p>
    <w:p w:rsidR="006E594F" w:rsidRDefault="006E594F" w:rsidP="006E594F">
      <w:pPr>
        <w:spacing w:line="240" w:lineRule="auto"/>
        <w:rPr>
          <w:ins w:id="1506" w:author="Karthick Nagarajan" w:date="2018-12-19T12:26:00Z"/>
        </w:rPr>
      </w:pPr>
      <w:ins w:id="1507" w:author="Karthick Nagarajan" w:date="2018-12-19T12:26:00Z">
        <w:r>
          <w:t xml:space="preserve">        &lt;ECMC-SSL&gt;</w:t>
        </w:r>
      </w:ins>
    </w:p>
    <w:p w:rsidR="006E594F" w:rsidRDefault="006E594F" w:rsidP="006E594F">
      <w:pPr>
        <w:spacing w:line="240" w:lineRule="auto"/>
        <w:rPr>
          <w:ins w:id="1508" w:author="Karthick Nagarajan" w:date="2018-12-19T12:26:00Z"/>
        </w:rPr>
      </w:pPr>
      <w:ins w:id="1509" w:author="Karthick Nagarajan" w:date="2018-12-19T12:26:00Z">
        <w:r>
          <w:t xml:space="preserve">          &lt;</w:t>
        </w:r>
        <w:proofErr w:type="gramStart"/>
        <w:r>
          <w:t>cardNumber&gt;</w:t>
        </w:r>
        <w:proofErr w:type="gramEnd"/>
        <w:r>
          <w:t>5555555555554444&lt;/cardNumber&gt;</w:t>
        </w:r>
      </w:ins>
    </w:p>
    <w:p w:rsidR="006E594F" w:rsidRDefault="006E594F" w:rsidP="006E594F">
      <w:pPr>
        <w:spacing w:line="240" w:lineRule="auto"/>
        <w:rPr>
          <w:ins w:id="1510" w:author="Karthick Nagarajan" w:date="2018-12-19T12:26:00Z"/>
        </w:rPr>
      </w:pPr>
      <w:ins w:id="1511" w:author="Karthick Nagarajan" w:date="2018-12-19T12:26:00Z">
        <w:r>
          <w:t xml:space="preserve">          &lt;</w:t>
        </w:r>
        <w:proofErr w:type="gramStart"/>
        <w:r>
          <w:t>expiryDate</w:t>
        </w:r>
        <w:proofErr w:type="gramEnd"/>
        <w:r>
          <w:t>&gt;</w:t>
        </w:r>
      </w:ins>
    </w:p>
    <w:p w:rsidR="006E594F" w:rsidRDefault="006E594F" w:rsidP="006E594F">
      <w:pPr>
        <w:spacing w:line="240" w:lineRule="auto"/>
        <w:rPr>
          <w:ins w:id="1512" w:author="Karthick Nagarajan" w:date="2018-12-19T12:26:00Z"/>
        </w:rPr>
      </w:pPr>
      <w:ins w:id="1513" w:author="Karthick Nagarajan" w:date="2018-12-19T12:26:00Z">
        <w:r>
          <w:t xml:space="preserve">            &lt;date month="4" year="2021"/&gt;</w:t>
        </w:r>
      </w:ins>
    </w:p>
    <w:p w:rsidR="006E594F" w:rsidRDefault="006E594F" w:rsidP="006E594F">
      <w:pPr>
        <w:spacing w:line="240" w:lineRule="auto"/>
        <w:rPr>
          <w:ins w:id="1514" w:author="Karthick Nagarajan" w:date="2018-12-19T12:26:00Z"/>
        </w:rPr>
      </w:pPr>
      <w:ins w:id="1515" w:author="Karthick Nagarajan" w:date="2018-12-19T12:26:00Z">
        <w:r>
          <w:t xml:space="preserve">          &lt;/expiryDate&gt;</w:t>
        </w:r>
      </w:ins>
    </w:p>
    <w:p w:rsidR="006E594F" w:rsidRDefault="006E594F" w:rsidP="006E594F">
      <w:pPr>
        <w:spacing w:line="240" w:lineRule="auto"/>
        <w:rPr>
          <w:ins w:id="1516" w:author="Karthick Nagarajan" w:date="2018-12-19T12:26:00Z"/>
        </w:rPr>
      </w:pPr>
      <w:ins w:id="1517" w:author="Karthick Nagarajan" w:date="2018-12-19T12:26:00Z">
        <w:r>
          <w:t xml:space="preserve">          &lt;</w:t>
        </w:r>
        <w:proofErr w:type="gramStart"/>
        <w:r>
          <w:t>cardHolderName&gt;</w:t>
        </w:r>
        <w:proofErr w:type="gramEnd"/>
        <w:r>
          <w:t>KARTHICK NAGARAJ&lt;/cardHolderName&gt;</w:t>
        </w:r>
      </w:ins>
    </w:p>
    <w:p w:rsidR="006E594F" w:rsidRDefault="006E594F" w:rsidP="006E594F">
      <w:pPr>
        <w:spacing w:line="240" w:lineRule="auto"/>
        <w:rPr>
          <w:ins w:id="1518" w:author="Karthick Nagarajan" w:date="2018-12-19T12:26:00Z"/>
        </w:rPr>
      </w:pPr>
      <w:ins w:id="1519" w:author="Karthick Nagarajan" w:date="2018-12-19T12:26:00Z">
        <w:r>
          <w:t xml:space="preserve">          &lt;</w:t>
        </w:r>
        <w:proofErr w:type="gramStart"/>
        <w:r>
          <w:t>cardAddress</w:t>
        </w:r>
        <w:proofErr w:type="gramEnd"/>
        <w:r>
          <w:t>&gt;</w:t>
        </w:r>
      </w:ins>
    </w:p>
    <w:p w:rsidR="006E594F" w:rsidRDefault="006E594F" w:rsidP="006E594F">
      <w:pPr>
        <w:spacing w:line="240" w:lineRule="auto"/>
        <w:rPr>
          <w:ins w:id="1520" w:author="Karthick Nagarajan" w:date="2018-12-19T12:26:00Z"/>
        </w:rPr>
      </w:pPr>
      <w:ins w:id="1521" w:author="Karthick Nagarajan" w:date="2018-12-19T12:26:00Z">
        <w:r>
          <w:t xml:space="preserve">            &lt;</w:t>
        </w:r>
        <w:proofErr w:type="gramStart"/>
        <w:r>
          <w:t>address</w:t>
        </w:r>
        <w:proofErr w:type="gramEnd"/>
        <w:r>
          <w:t>&gt;</w:t>
        </w:r>
      </w:ins>
    </w:p>
    <w:p w:rsidR="006E594F" w:rsidRDefault="006E594F" w:rsidP="006E594F">
      <w:pPr>
        <w:spacing w:line="240" w:lineRule="auto"/>
        <w:rPr>
          <w:ins w:id="1522" w:author="Karthick Nagarajan" w:date="2018-12-19T12:26:00Z"/>
        </w:rPr>
      </w:pPr>
      <w:ins w:id="1523" w:author="Karthick Nagarajan" w:date="2018-12-19T12:26:00Z">
        <w:r>
          <w:t xml:space="preserve">              &lt;</w:t>
        </w:r>
        <w:proofErr w:type="gramStart"/>
        <w:r>
          <w:t>firstName&gt;</w:t>
        </w:r>
        <w:proofErr w:type="gramEnd"/>
        <w:r>
          <w:t>Karthick&lt;/firstName&gt;</w:t>
        </w:r>
      </w:ins>
    </w:p>
    <w:p w:rsidR="006E594F" w:rsidRDefault="006E594F" w:rsidP="006E594F">
      <w:pPr>
        <w:spacing w:line="240" w:lineRule="auto"/>
        <w:rPr>
          <w:ins w:id="1524" w:author="Karthick Nagarajan" w:date="2018-12-19T12:26:00Z"/>
        </w:rPr>
      </w:pPr>
      <w:ins w:id="1525" w:author="Karthick Nagarajan" w:date="2018-12-19T12:26:00Z">
        <w:r>
          <w:t xml:space="preserve">              &lt;</w:t>
        </w:r>
        <w:proofErr w:type="gramStart"/>
        <w:r>
          <w:t>lastName&gt;</w:t>
        </w:r>
        <w:proofErr w:type="gramEnd"/>
        <w:r>
          <w:t>Nagarajan&lt;/lastName&gt;</w:t>
        </w:r>
      </w:ins>
    </w:p>
    <w:p w:rsidR="006E594F" w:rsidRDefault="006E594F" w:rsidP="006E594F">
      <w:pPr>
        <w:spacing w:line="240" w:lineRule="auto"/>
        <w:rPr>
          <w:ins w:id="1526" w:author="Karthick Nagarajan" w:date="2018-12-19T12:26:00Z"/>
        </w:rPr>
      </w:pPr>
      <w:ins w:id="1527" w:author="Karthick Nagarajan" w:date="2018-12-19T12:26:00Z">
        <w:r>
          <w:t xml:space="preserve">              &lt;address1&gt;1807 Continental Ave Apt 114&lt;/address1&gt;</w:t>
        </w:r>
      </w:ins>
    </w:p>
    <w:p w:rsidR="006E594F" w:rsidRDefault="006E594F" w:rsidP="006E594F">
      <w:pPr>
        <w:spacing w:line="240" w:lineRule="auto"/>
        <w:rPr>
          <w:ins w:id="1528" w:author="Karthick Nagarajan" w:date="2018-12-19T12:26:00Z"/>
        </w:rPr>
      </w:pPr>
      <w:ins w:id="1529" w:author="Karthick Nagarajan" w:date="2018-12-19T12:26:00Z">
        <w:r>
          <w:t xml:space="preserve">              &lt;address2/&gt;</w:t>
        </w:r>
      </w:ins>
    </w:p>
    <w:p w:rsidR="006E594F" w:rsidRDefault="006E594F" w:rsidP="006E594F">
      <w:pPr>
        <w:spacing w:line="240" w:lineRule="auto"/>
        <w:rPr>
          <w:ins w:id="1530" w:author="Karthick Nagarajan" w:date="2018-12-19T12:26:00Z"/>
        </w:rPr>
      </w:pPr>
      <w:ins w:id="1531" w:author="Karthick Nagarajan" w:date="2018-12-19T12:26:00Z">
        <w:r>
          <w:t xml:space="preserve">              &lt;</w:t>
        </w:r>
        <w:proofErr w:type="gramStart"/>
        <w:r>
          <w:t>postalCode&gt;</w:t>
        </w:r>
        <w:proofErr w:type="gramEnd"/>
        <w:r>
          <w:t>60563&lt;/postalCode&gt;</w:t>
        </w:r>
      </w:ins>
    </w:p>
    <w:p w:rsidR="006E594F" w:rsidRDefault="006E594F" w:rsidP="006E594F">
      <w:pPr>
        <w:spacing w:line="240" w:lineRule="auto"/>
        <w:rPr>
          <w:ins w:id="1532" w:author="Karthick Nagarajan" w:date="2018-12-19T12:26:00Z"/>
        </w:rPr>
      </w:pPr>
      <w:ins w:id="1533" w:author="Karthick Nagarajan" w:date="2018-12-19T12:26:00Z">
        <w:r>
          <w:t xml:space="preserve">              &lt;</w:t>
        </w:r>
        <w:proofErr w:type="gramStart"/>
        <w:r>
          <w:t>city&gt;</w:t>
        </w:r>
        <w:proofErr w:type="gramEnd"/>
        <w:r>
          <w:t>Naperville&lt;/city&gt;</w:t>
        </w:r>
      </w:ins>
    </w:p>
    <w:p w:rsidR="006E594F" w:rsidRDefault="006E594F" w:rsidP="006E594F">
      <w:pPr>
        <w:spacing w:line="240" w:lineRule="auto"/>
        <w:rPr>
          <w:ins w:id="1534" w:author="Karthick Nagarajan" w:date="2018-12-19T12:26:00Z"/>
        </w:rPr>
      </w:pPr>
      <w:ins w:id="1535" w:author="Karthick Nagarajan" w:date="2018-12-19T12:26:00Z">
        <w:r>
          <w:lastRenderedPageBreak/>
          <w:t xml:space="preserve">              &lt;</w:t>
        </w:r>
        <w:proofErr w:type="gramStart"/>
        <w:r>
          <w:t>state&gt;</w:t>
        </w:r>
        <w:proofErr w:type="gramEnd"/>
        <w:r>
          <w:t>IL&lt;/state&gt;</w:t>
        </w:r>
      </w:ins>
    </w:p>
    <w:p w:rsidR="006E594F" w:rsidRDefault="006E594F" w:rsidP="006E594F">
      <w:pPr>
        <w:spacing w:line="240" w:lineRule="auto"/>
        <w:rPr>
          <w:ins w:id="1536" w:author="Karthick Nagarajan" w:date="2018-12-19T12:26:00Z"/>
        </w:rPr>
      </w:pPr>
      <w:ins w:id="1537" w:author="Karthick Nagarajan" w:date="2018-12-19T12:26:00Z">
        <w:r>
          <w:t xml:space="preserve">              &lt;</w:t>
        </w:r>
        <w:proofErr w:type="gramStart"/>
        <w:r>
          <w:t>countryCode&gt;</w:t>
        </w:r>
        <w:proofErr w:type="gramEnd"/>
        <w:r>
          <w:t>US&lt;/countryCode&gt;</w:t>
        </w:r>
      </w:ins>
    </w:p>
    <w:p w:rsidR="006E594F" w:rsidRDefault="006E594F" w:rsidP="006E594F">
      <w:pPr>
        <w:spacing w:line="240" w:lineRule="auto"/>
        <w:rPr>
          <w:ins w:id="1538" w:author="Karthick Nagarajan" w:date="2018-12-19T12:26:00Z"/>
        </w:rPr>
      </w:pPr>
      <w:ins w:id="1539" w:author="Karthick Nagarajan" w:date="2018-12-19T12:26:00Z">
        <w:r>
          <w:t xml:space="preserve">              &lt;</w:t>
        </w:r>
        <w:proofErr w:type="gramStart"/>
        <w:r>
          <w:t>telephoneNumber&gt;</w:t>
        </w:r>
        <w:proofErr w:type="gramEnd"/>
        <w:r>
          <w:t>123456789&lt;/telephoneNumber&gt;</w:t>
        </w:r>
      </w:ins>
    </w:p>
    <w:p w:rsidR="006E594F" w:rsidRDefault="006E594F" w:rsidP="006E594F">
      <w:pPr>
        <w:spacing w:line="240" w:lineRule="auto"/>
        <w:rPr>
          <w:ins w:id="1540" w:author="Karthick Nagarajan" w:date="2018-12-19T12:26:00Z"/>
        </w:rPr>
      </w:pPr>
      <w:ins w:id="1541" w:author="Karthick Nagarajan" w:date="2018-12-19T12:26:00Z">
        <w:r>
          <w:t xml:space="preserve">            &lt;/address&gt;</w:t>
        </w:r>
      </w:ins>
    </w:p>
    <w:p w:rsidR="006E594F" w:rsidRDefault="006E594F" w:rsidP="006E594F">
      <w:pPr>
        <w:spacing w:line="240" w:lineRule="auto"/>
        <w:rPr>
          <w:ins w:id="1542" w:author="Karthick Nagarajan" w:date="2018-12-19T12:26:00Z"/>
        </w:rPr>
      </w:pPr>
      <w:ins w:id="1543" w:author="Karthick Nagarajan" w:date="2018-12-19T12:26:00Z">
        <w:r>
          <w:t xml:space="preserve">          &lt;/cardAddress&gt;</w:t>
        </w:r>
      </w:ins>
    </w:p>
    <w:p w:rsidR="006E594F" w:rsidRDefault="006E594F" w:rsidP="006E594F">
      <w:pPr>
        <w:spacing w:line="240" w:lineRule="auto"/>
        <w:rPr>
          <w:ins w:id="1544" w:author="Karthick Nagarajan" w:date="2018-12-19T12:26:00Z"/>
        </w:rPr>
      </w:pPr>
      <w:ins w:id="1545" w:author="Karthick Nagarajan" w:date="2018-12-19T12:26:00Z">
        <w:r>
          <w:t xml:space="preserve">        &lt;/ECMC-SSL&gt;</w:t>
        </w:r>
      </w:ins>
    </w:p>
    <w:p w:rsidR="006E594F" w:rsidRDefault="006E594F" w:rsidP="006E594F">
      <w:pPr>
        <w:spacing w:line="240" w:lineRule="auto"/>
        <w:rPr>
          <w:ins w:id="1546" w:author="Karthick Nagarajan" w:date="2018-12-19T12:26:00Z"/>
        </w:rPr>
      </w:pPr>
      <w:ins w:id="1547" w:author="Karthick Nagarajan" w:date="2018-12-19T12:26:00Z">
        <w:r>
          <w:t xml:space="preserve">        &lt;session id="T00048284" shopperIPAddress="125.16.91.5"/&gt;</w:t>
        </w:r>
      </w:ins>
    </w:p>
    <w:p w:rsidR="006E594F" w:rsidRDefault="006E594F" w:rsidP="006E594F">
      <w:pPr>
        <w:spacing w:line="240" w:lineRule="auto"/>
        <w:rPr>
          <w:ins w:id="1548" w:author="Karthick Nagarajan" w:date="2018-12-19T12:26:00Z"/>
        </w:rPr>
      </w:pPr>
      <w:ins w:id="1549" w:author="Karthick Nagarajan" w:date="2018-12-19T12:26:00Z">
        <w:r>
          <w:t xml:space="preserve">      &lt;/paymentDetails&gt;</w:t>
        </w:r>
      </w:ins>
    </w:p>
    <w:p w:rsidR="006E594F" w:rsidRDefault="006E594F" w:rsidP="006E594F">
      <w:pPr>
        <w:spacing w:line="240" w:lineRule="auto"/>
        <w:rPr>
          <w:ins w:id="1550" w:author="Karthick Nagarajan" w:date="2018-12-19T12:26:00Z"/>
        </w:rPr>
      </w:pPr>
      <w:ins w:id="1551" w:author="Karthick Nagarajan" w:date="2018-12-19T12:26:00Z">
        <w:r>
          <w:t xml:space="preserve">      &lt;</w:t>
        </w:r>
        <w:proofErr w:type="gramStart"/>
        <w:r>
          <w:t>shopper</w:t>
        </w:r>
        <w:proofErr w:type="gramEnd"/>
        <w:r>
          <w:t>&gt;</w:t>
        </w:r>
      </w:ins>
    </w:p>
    <w:p w:rsidR="006E594F" w:rsidRDefault="006E594F" w:rsidP="006E594F">
      <w:pPr>
        <w:spacing w:line="240" w:lineRule="auto"/>
        <w:rPr>
          <w:ins w:id="1552" w:author="Karthick Nagarajan" w:date="2018-12-19T12:26:00Z"/>
        </w:rPr>
      </w:pPr>
      <w:ins w:id="1553" w:author="Karthick Nagarajan" w:date="2018-12-19T12:26:00Z">
        <w:r>
          <w:t xml:space="preserve">        &lt;shopperEmailAddress&gt;karthicksapient@gmail.com&lt;/shopperEmailAddress&gt;</w:t>
        </w:r>
      </w:ins>
    </w:p>
    <w:p w:rsidR="006E594F" w:rsidRDefault="006E594F" w:rsidP="006E594F">
      <w:pPr>
        <w:spacing w:line="240" w:lineRule="auto"/>
        <w:rPr>
          <w:ins w:id="1554" w:author="Karthick Nagarajan" w:date="2018-12-19T12:26:00Z"/>
        </w:rPr>
      </w:pPr>
      <w:ins w:id="1555" w:author="Karthick Nagarajan" w:date="2018-12-19T12:26:00Z">
        <w:r>
          <w:t xml:space="preserve">        &lt;</w:t>
        </w:r>
        <w:proofErr w:type="gramStart"/>
        <w:r>
          <w:t>browser</w:t>
        </w:r>
        <w:proofErr w:type="gramEnd"/>
        <w:r>
          <w:t>&gt;</w:t>
        </w:r>
      </w:ins>
    </w:p>
    <w:p w:rsidR="006E594F" w:rsidRDefault="006E594F" w:rsidP="006E594F">
      <w:pPr>
        <w:spacing w:line="240" w:lineRule="auto"/>
        <w:rPr>
          <w:ins w:id="1556" w:author="Karthick Nagarajan" w:date="2018-12-19T12:26:00Z"/>
        </w:rPr>
      </w:pPr>
      <w:ins w:id="1557" w:author="Karthick Nagarajan" w:date="2018-12-19T12:26:00Z">
        <w:r>
          <w:t xml:space="preserve">          &lt;</w:t>
        </w:r>
        <w:proofErr w:type="gramStart"/>
        <w:r>
          <w:t>acceptHeader</w:t>
        </w:r>
        <w:proofErr w:type="gramEnd"/>
        <w:r>
          <w:t>&gt;*/*&lt;/acceptHeader&gt;</w:t>
        </w:r>
      </w:ins>
    </w:p>
    <w:p w:rsidR="006E594F" w:rsidRDefault="006E594F" w:rsidP="006E594F">
      <w:pPr>
        <w:spacing w:line="240" w:lineRule="auto"/>
        <w:rPr>
          <w:ins w:id="1558" w:author="Karthick Nagarajan" w:date="2018-12-19T12:26:00Z"/>
        </w:rPr>
      </w:pPr>
      <w:ins w:id="1559" w:author="Karthick Nagarajan" w:date="2018-12-19T12:26:00Z">
        <w:r>
          <w:t xml:space="preserve">          &lt;</w:t>
        </w:r>
        <w:proofErr w:type="gramStart"/>
        <w:r>
          <w:t>userAgentHeader&gt;</w:t>
        </w:r>
        <w:proofErr w:type="gramEnd"/>
        <w:r>
          <w:t>Mozilla/5.0 (Windows NT 10.0; Win64; x64) AppleWebKit/537.36 (KHTML, like Gecko) Chrome/70.0.3538.110 Safari/537.36&lt;/userAgentHeader&gt;</w:t>
        </w:r>
      </w:ins>
    </w:p>
    <w:p w:rsidR="006E594F" w:rsidRDefault="006E594F" w:rsidP="006E594F">
      <w:pPr>
        <w:spacing w:line="240" w:lineRule="auto"/>
        <w:rPr>
          <w:ins w:id="1560" w:author="Karthick Nagarajan" w:date="2018-12-19T12:26:00Z"/>
        </w:rPr>
      </w:pPr>
      <w:ins w:id="1561" w:author="Karthick Nagarajan" w:date="2018-12-19T12:26:00Z">
        <w:r>
          <w:t xml:space="preserve">        &lt;/browser&gt;</w:t>
        </w:r>
      </w:ins>
    </w:p>
    <w:p w:rsidR="006E594F" w:rsidRDefault="006E594F" w:rsidP="006E594F">
      <w:pPr>
        <w:spacing w:line="240" w:lineRule="auto"/>
        <w:rPr>
          <w:ins w:id="1562" w:author="Karthick Nagarajan" w:date="2018-12-19T12:26:00Z"/>
        </w:rPr>
      </w:pPr>
      <w:ins w:id="1563" w:author="Karthick Nagarajan" w:date="2018-12-19T12:26:00Z">
        <w:r>
          <w:t xml:space="preserve">      &lt;/shopper&gt;</w:t>
        </w:r>
      </w:ins>
    </w:p>
    <w:p w:rsidR="006E594F" w:rsidRDefault="006E594F" w:rsidP="006E594F">
      <w:pPr>
        <w:spacing w:line="240" w:lineRule="auto"/>
        <w:rPr>
          <w:ins w:id="1564" w:author="Karthick Nagarajan" w:date="2018-12-19T12:26:00Z"/>
        </w:rPr>
      </w:pPr>
      <w:ins w:id="1565" w:author="Karthick Nagarajan" w:date="2018-12-19T12:26:00Z">
        <w:r>
          <w:t xml:space="preserve">      &lt;</w:t>
        </w:r>
        <w:proofErr w:type="gramStart"/>
        <w:r>
          <w:t>shippingAddress</w:t>
        </w:r>
        <w:proofErr w:type="gramEnd"/>
        <w:r>
          <w:t>&gt;</w:t>
        </w:r>
      </w:ins>
    </w:p>
    <w:p w:rsidR="006E594F" w:rsidRDefault="006E594F" w:rsidP="006E594F">
      <w:pPr>
        <w:spacing w:line="240" w:lineRule="auto"/>
        <w:rPr>
          <w:ins w:id="1566" w:author="Karthick Nagarajan" w:date="2018-12-19T12:26:00Z"/>
        </w:rPr>
      </w:pPr>
      <w:ins w:id="1567" w:author="Karthick Nagarajan" w:date="2018-12-19T12:26:00Z">
        <w:r>
          <w:t xml:space="preserve">        &lt;</w:t>
        </w:r>
        <w:proofErr w:type="gramStart"/>
        <w:r>
          <w:t>address</w:t>
        </w:r>
        <w:proofErr w:type="gramEnd"/>
        <w:r>
          <w:t>&gt;</w:t>
        </w:r>
      </w:ins>
    </w:p>
    <w:p w:rsidR="006E594F" w:rsidRDefault="006E594F" w:rsidP="006E594F">
      <w:pPr>
        <w:spacing w:line="240" w:lineRule="auto"/>
        <w:rPr>
          <w:ins w:id="1568" w:author="Karthick Nagarajan" w:date="2018-12-19T12:26:00Z"/>
        </w:rPr>
      </w:pPr>
      <w:ins w:id="1569" w:author="Karthick Nagarajan" w:date="2018-12-19T12:26:00Z">
        <w:r>
          <w:t xml:space="preserve">          &lt;</w:t>
        </w:r>
        <w:proofErr w:type="gramStart"/>
        <w:r>
          <w:t>firstName&gt;</w:t>
        </w:r>
        <w:proofErr w:type="gramEnd"/>
        <w:r>
          <w:t>Karthick&lt;/firstName&gt;</w:t>
        </w:r>
      </w:ins>
    </w:p>
    <w:p w:rsidR="006E594F" w:rsidRDefault="006E594F" w:rsidP="006E594F">
      <w:pPr>
        <w:spacing w:line="240" w:lineRule="auto"/>
        <w:rPr>
          <w:ins w:id="1570" w:author="Karthick Nagarajan" w:date="2018-12-19T12:26:00Z"/>
        </w:rPr>
      </w:pPr>
      <w:ins w:id="1571" w:author="Karthick Nagarajan" w:date="2018-12-19T12:26:00Z">
        <w:r>
          <w:t xml:space="preserve">          &lt;</w:t>
        </w:r>
        <w:proofErr w:type="gramStart"/>
        <w:r>
          <w:t>lastName&gt;</w:t>
        </w:r>
        <w:proofErr w:type="gramEnd"/>
        <w:r>
          <w:t>Nagarajan&lt;/lastName&gt;</w:t>
        </w:r>
      </w:ins>
    </w:p>
    <w:p w:rsidR="006E594F" w:rsidRDefault="006E594F" w:rsidP="006E594F">
      <w:pPr>
        <w:spacing w:line="240" w:lineRule="auto"/>
        <w:rPr>
          <w:ins w:id="1572" w:author="Karthick Nagarajan" w:date="2018-12-19T12:26:00Z"/>
        </w:rPr>
      </w:pPr>
      <w:ins w:id="1573" w:author="Karthick Nagarajan" w:date="2018-12-19T12:26:00Z">
        <w:r>
          <w:t xml:space="preserve">          &lt;address1&gt;1807 Continental Ave Apt 114&lt;/address1&gt;</w:t>
        </w:r>
      </w:ins>
    </w:p>
    <w:p w:rsidR="006E594F" w:rsidRDefault="006E594F" w:rsidP="006E594F">
      <w:pPr>
        <w:spacing w:line="240" w:lineRule="auto"/>
        <w:rPr>
          <w:ins w:id="1574" w:author="Karthick Nagarajan" w:date="2018-12-19T12:26:00Z"/>
        </w:rPr>
      </w:pPr>
      <w:ins w:id="1575" w:author="Karthick Nagarajan" w:date="2018-12-19T12:26:00Z">
        <w:r>
          <w:t xml:space="preserve">          &lt;address2/&gt;</w:t>
        </w:r>
      </w:ins>
    </w:p>
    <w:p w:rsidR="006E594F" w:rsidRDefault="006E594F" w:rsidP="006E594F">
      <w:pPr>
        <w:spacing w:line="240" w:lineRule="auto"/>
        <w:rPr>
          <w:ins w:id="1576" w:author="Karthick Nagarajan" w:date="2018-12-19T12:26:00Z"/>
        </w:rPr>
      </w:pPr>
      <w:ins w:id="1577" w:author="Karthick Nagarajan" w:date="2018-12-19T12:26:00Z">
        <w:r>
          <w:t xml:space="preserve">          &lt;</w:t>
        </w:r>
        <w:proofErr w:type="gramStart"/>
        <w:r>
          <w:t>postalCode&gt;</w:t>
        </w:r>
        <w:proofErr w:type="gramEnd"/>
        <w:r>
          <w:t>60563&lt;/postalCode&gt;</w:t>
        </w:r>
      </w:ins>
    </w:p>
    <w:p w:rsidR="006E594F" w:rsidRDefault="006E594F" w:rsidP="006E594F">
      <w:pPr>
        <w:spacing w:line="240" w:lineRule="auto"/>
        <w:rPr>
          <w:ins w:id="1578" w:author="Karthick Nagarajan" w:date="2018-12-19T12:26:00Z"/>
        </w:rPr>
      </w:pPr>
      <w:ins w:id="1579" w:author="Karthick Nagarajan" w:date="2018-12-19T12:26:00Z">
        <w:r>
          <w:t xml:space="preserve">          &lt;</w:t>
        </w:r>
        <w:proofErr w:type="gramStart"/>
        <w:r>
          <w:t>city&gt;</w:t>
        </w:r>
        <w:proofErr w:type="gramEnd"/>
        <w:r>
          <w:t>Naperville&lt;/city&gt;</w:t>
        </w:r>
      </w:ins>
    </w:p>
    <w:p w:rsidR="006E594F" w:rsidRDefault="006E594F" w:rsidP="006E594F">
      <w:pPr>
        <w:spacing w:line="240" w:lineRule="auto"/>
        <w:rPr>
          <w:ins w:id="1580" w:author="Karthick Nagarajan" w:date="2018-12-19T12:26:00Z"/>
        </w:rPr>
      </w:pPr>
      <w:ins w:id="1581" w:author="Karthick Nagarajan" w:date="2018-12-19T12:26:00Z">
        <w:r>
          <w:t xml:space="preserve">          &lt;</w:t>
        </w:r>
        <w:proofErr w:type="gramStart"/>
        <w:r>
          <w:t>state&gt;</w:t>
        </w:r>
        <w:proofErr w:type="gramEnd"/>
        <w:r>
          <w:t>IL&lt;/state&gt;</w:t>
        </w:r>
      </w:ins>
    </w:p>
    <w:p w:rsidR="006E594F" w:rsidRDefault="006E594F" w:rsidP="006E594F">
      <w:pPr>
        <w:spacing w:line="240" w:lineRule="auto"/>
        <w:rPr>
          <w:ins w:id="1582" w:author="Karthick Nagarajan" w:date="2018-12-19T12:26:00Z"/>
        </w:rPr>
      </w:pPr>
      <w:ins w:id="1583" w:author="Karthick Nagarajan" w:date="2018-12-19T12:26:00Z">
        <w:r>
          <w:t xml:space="preserve">          &lt;</w:t>
        </w:r>
        <w:proofErr w:type="gramStart"/>
        <w:r>
          <w:t>countryCode&gt;</w:t>
        </w:r>
        <w:proofErr w:type="gramEnd"/>
        <w:r>
          <w:t>US&lt;/countryCode&gt;</w:t>
        </w:r>
      </w:ins>
    </w:p>
    <w:p w:rsidR="006E594F" w:rsidRDefault="006E594F" w:rsidP="006E594F">
      <w:pPr>
        <w:spacing w:line="240" w:lineRule="auto"/>
        <w:rPr>
          <w:ins w:id="1584" w:author="Karthick Nagarajan" w:date="2018-12-19T12:26:00Z"/>
        </w:rPr>
      </w:pPr>
      <w:ins w:id="1585" w:author="Karthick Nagarajan" w:date="2018-12-19T12:26:00Z">
        <w:r>
          <w:t xml:space="preserve">          &lt;</w:t>
        </w:r>
        <w:proofErr w:type="gramStart"/>
        <w:r>
          <w:t>telephoneNumber&gt;</w:t>
        </w:r>
        <w:proofErr w:type="gramEnd"/>
        <w:r>
          <w:t>2343422234&lt;/telephoneNumber&gt;</w:t>
        </w:r>
      </w:ins>
    </w:p>
    <w:p w:rsidR="006E594F" w:rsidRDefault="006E594F" w:rsidP="006E594F">
      <w:pPr>
        <w:spacing w:line="240" w:lineRule="auto"/>
        <w:rPr>
          <w:ins w:id="1586" w:author="Karthick Nagarajan" w:date="2018-12-19T12:26:00Z"/>
        </w:rPr>
      </w:pPr>
      <w:ins w:id="1587" w:author="Karthick Nagarajan" w:date="2018-12-19T12:26:00Z">
        <w:r>
          <w:t xml:space="preserve">        &lt;/address&gt;</w:t>
        </w:r>
      </w:ins>
    </w:p>
    <w:p w:rsidR="006E594F" w:rsidRDefault="006E594F" w:rsidP="006E594F">
      <w:pPr>
        <w:spacing w:line="240" w:lineRule="auto"/>
        <w:rPr>
          <w:ins w:id="1588" w:author="Karthick Nagarajan" w:date="2018-12-19T12:26:00Z"/>
        </w:rPr>
      </w:pPr>
      <w:ins w:id="1589" w:author="Karthick Nagarajan" w:date="2018-12-19T12:26:00Z">
        <w:r>
          <w:t xml:space="preserve">      &lt;/shippingAddress&gt;</w:t>
        </w:r>
      </w:ins>
    </w:p>
    <w:p w:rsidR="006E594F" w:rsidRDefault="006E594F" w:rsidP="006E594F">
      <w:pPr>
        <w:spacing w:line="240" w:lineRule="auto"/>
        <w:rPr>
          <w:ins w:id="1590" w:author="Karthick Nagarajan" w:date="2018-12-19T12:26:00Z"/>
        </w:rPr>
      </w:pPr>
      <w:ins w:id="1591" w:author="Karthick Nagarajan" w:date="2018-12-19T12:26:00Z">
        <w:r>
          <w:lastRenderedPageBreak/>
          <w:t xml:space="preserve">      &lt;dynamicInteractionType type="MOTO"/&gt;</w:t>
        </w:r>
      </w:ins>
    </w:p>
    <w:p w:rsidR="006E594F" w:rsidRDefault="006E594F" w:rsidP="006E594F">
      <w:pPr>
        <w:spacing w:line="240" w:lineRule="auto"/>
        <w:rPr>
          <w:ins w:id="1592" w:author="Karthick Nagarajan" w:date="2018-12-19T12:26:00Z"/>
        </w:rPr>
      </w:pPr>
      <w:ins w:id="1593" w:author="Karthick Nagarajan" w:date="2018-12-19T12:26:00Z">
        <w:r>
          <w:t xml:space="preserve">    &lt;/order&gt;</w:t>
        </w:r>
      </w:ins>
    </w:p>
    <w:p w:rsidR="006E594F" w:rsidRDefault="006E594F" w:rsidP="006E594F">
      <w:pPr>
        <w:spacing w:line="240" w:lineRule="auto"/>
        <w:rPr>
          <w:ins w:id="1594" w:author="Karthick Nagarajan" w:date="2018-12-19T12:26:00Z"/>
        </w:rPr>
      </w:pPr>
      <w:ins w:id="1595" w:author="Karthick Nagarajan" w:date="2018-12-19T12:26:00Z">
        <w:r>
          <w:t xml:space="preserve">  &lt;/submit&gt;</w:t>
        </w:r>
      </w:ins>
    </w:p>
    <w:p w:rsidR="004E426B" w:rsidRDefault="006E594F">
      <w:pPr>
        <w:spacing w:line="240" w:lineRule="auto"/>
        <w:rPr>
          <w:ins w:id="1596" w:author="Karthick Nagarajan" w:date="2018-12-19T12:17:00Z"/>
        </w:rPr>
        <w:pPrChange w:id="1597" w:author="Karthick Nagarajan" w:date="2018-12-19T12:26:00Z">
          <w:pPr/>
        </w:pPrChange>
      </w:pPr>
      <w:ins w:id="1598" w:author="Karthick Nagarajan" w:date="2018-12-19T12:26:00Z">
        <w:r>
          <w:t>&lt;/paymentService&gt;</w:t>
        </w:r>
      </w:ins>
    </w:p>
    <w:p w:rsidR="004E426B" w:rsidRPr="00E148A0" w:rsidRDefault="004E426B" w:rsidP="002963B6">
      <w:pPr>
        <w:rPr>
          <w:ins w:id="1599" w:author="Karthick Nagarajan" w:date="2018-12-19T12:16:00Z"/>
          <w:b/>
          <w:rPrChange w:id="1600" w:author="Karthick Nagarajan" w:date="2018-12-19T12:28:00Z">
            <w:rPr>
              <w:ins w:id="1601" w:author="Karthick Nagarajan" w:date="2018-12-19T12:16:00Z"/>
            </w:rPr>
          </w:rPrChange>
        </w:rPr>
      </w:pPr>
      <w:ins w:id="1602" w:author="Karthick Nagarajan" w:date="2018-12-19T12:17:00Z">
        <w:r w:rsidRPr="00E148A0">
          <w:rPr>
            <w:b/>
            <w:rPrChange w:id="1603" w:author="Karthick Nagarajan" w:date="2018-12-19T12:28:00Z">
              <w:rPr/>
            </w:rPrChange>
          </w:rPr>
          <w:t>Response</w:t>
        </w:r>
      </w:ins>
    </w:p>
    <w:p w:rsidR="00E148A0" w:rsidRDefault="00E148A0" w:rsidP="00E148A0">
      <w:pPr>
        <w:spacing w:after="0" w:line="240" w:lineRule="auto"/>
        <w:rPr>
          <w:ins w:id="1604" w:author="Karthick Nagarajan" w:date="2018-12-19T12:28:00Z"/>
        </w:rPr>
      </w:pPr>
      <w:proofErr w:type="gramStart"/>
      <w:ins w:id="1605" w:author="Karthick Nagarajan" w:date="2018-12-19T12:28:00Z">
        <w:r>
          <w:t>&lt;?xml</w:t>
        </w:r>
        <w:proofErr w:type="gramEnd"/>
        <w:r>
          <w:t xml:space="preserve"> version="1.0" encoding="UTF-8"?&gt;</w:t>
        </w:r>
      </w:ins>
    </w:p>
    <w:p w:rsidR="00E148A0" w:rsidRDefault="00E148A0" w:rsidP="00E148A0">
      <w:pPr>
        <w:spacing w:after="0" w:line="240" w:lineRule="auto"/>
        <w:rPr>
          <w:ins w:id="1606" w:author="Karthick Nagarajan" w:date="2018-12-19T12:28:00Z"/>
        </w:rPr>
      </w:pPr>
      <w:proofErr w:type="gramStart"/>
      <w:ins w:id="1607" w:author="Karthick Nagarajan" w:date="2018-12-19T12:28:00Z">
        <w:r>
          <w:t>&lt;!DOCTYPE</w:t>
        </w:r>
        <w:proofErr w:type="gramEnd"/>
        <w:r>
          <w:t xml:space="preserve"> paymentService PUBLIC "-//WorldPay//DTD WorldPay PaymentService v1//EN"</w:t>
        </w:r>
      </w:ins>
    </w:p>
    <w:p w:rsidR="00E148A0" w:rsidRDefault="00E148A0" w:rsidP="00E148A0">
      <w:pPr>
        <w:spacing w:after="0" w:line="240" w:lineRule="auto"/>
        <w:rPr>
          <w:ins w:id="1608" w:author="Karthick Nagarajan" w:date="2018-12-19T12:28:00Z"/>
        </w:rPr>
      </w:pPr>
      <w:ins w:id="1609" w:author="Karthick Nagarajan" w:date="2018-12-19T12:28:00Z">
        <w:r>
          <w:t xml:space="preserve">                                "http://dtd.worldpay.com/paymentService_v1.dtd"&gt;</w:t>
        </w:r>
      </w:ins>
    </w:p>
    <w:p w:rsidR="00E148A0" w:rsidRDefault="00E148A0" w:rsidP="00E148A0">
      <w:pPr>
        <w:spacing w:after="0" w:line="240" w:lineRule="auto"/>
        <w:rPr>
          <w:ins w:id="1610" w:author="Karthick Nagarajan" w:date="2018-12-19T12:28:00Z"/>
        </w:rPr>
      </w:pPr>
      <w:ins w:id="1611" w:author="Karthick Nagarajan" w:date="2018-12-19T12:28:00Z">
        <w:r>
          <w:t>&lt;paymentService version="1.4" merchantCode="SAPIENTNITROECOM"&gt;</w:t>
        </w:r>
      </w:ins>
    </w:p>
    <w:p w:rsidR="00E148A0" w:rsidRDefault="00E148A0" w:rsidP="00E148A0">
      <w:pPr>
        <w:spacing w:after="0" w:line="240" w:lineRule="auto"/>
        <w:rPr>
          <w:ins w:id="1612" w:author="Karthick Nagarajan" w:date="2018-12-19T12:28:00Z"/>
        </w:rPr>
      </w:pPr>
      <w:ins w:id="1613" w:author="Karthick Nagarajan" w:date="2018-12-19T12:28:00Z">
        <w:r>
          <w:t xml:space="preserve">    &lt;</w:t>
        </w:r>
        <w:proofErr w:type="gramStart"/>
        <w:r>
          <w:t>reply</w:t>
        </w:r>
        <w:proofErr w:type="gramEnd"/>
        <w:r>
          <w:t>&gt;</w:t>
        </w:r>
      </w:ins>
    </w:p>
    <w:p w:rsidR="00E148A0" w:rsidRDefault="00E148A0" w:rsidP="00E148A0">
      <w:pPr>
        <w:spacing w:after="0" w:line="240" w:lineRule="auto"/>
        <w:rPr>
          <w:ins w:id="1614" w:author="Karthick Nagarajan" w:date="2018-12-19T12:28:00Z"/>
        </w:rPr>
      </w:pPr>
      <w:ins w:id="1615" w:author="Karthick Nagarajan" w:date="2018-12-19T12:28:00Z">
        <w:r>
          <w:t xml:space="preserve">        &lt;orderStatus orderCode="T00048284"&gt;</w:t>
        </w:r>
      </w:ins>
    </w:p>
    <w:p w:rsidR="00E148A0" w:rsidRDefault="00E148A0" w:rsidP="00E148A0">
      <w:pPr>
        <w:spacing w:after="0" w:line="240" w:lineRule="auto"/>
        <w:rPr>
          <w:ins w:id="1616" w:author="Karthick Nagarajan" w:date="2018-12-19T12:28:00Z"/>
        </w:rPr>
      </w:pPr>
      <w:ins w:id="1617" w:author="Karthick Nagarajan" w:date="2018-12-19T12:28:00Z">
        <w:r>
          <w:t xml:space="preserve">            &lt;</w:t>
        </w:r>
        <w:proofErr w:type="gramStart"/>
        <w:r>
          <w:t>payment</w:t>
        </w:r>
        <w:proofErr w:type="gramEnd"/>
        <w:r>
          <w:t>&gt;</w:t>
        </w:r>
      </w:ins>
    </w:p>
    <w:p w:rsidR="00E148A0" w:rsidRDefault="00E148A0" w:rsidP="00E148A0">
      <w:pPr>
        <w:spacing w:after="0" w:line="240" w:lineRule="auto"/>
        <w:rPr>
          <w:ins w:id="1618" w:author="Karthick Nagarajan" w:date="2018-12-19T12:28:00Z"/>
        </w:rPr>
      </w:pPr>
      <w:ins w:id="1619" w:author="Karthick Nagarajan" w:date="2018-12-19T12:28:00Z">
        <w:r>
          <w:t xml:space="preserve">                &lt;</w:t>
        </w:r>
        <w:proofErr w:type="gramStart"/>
        <w:r>
          <w:t>paymentMethod&gt;</w:t>
        </w:r>
        <w:proofErr w:type="gramEnd"/>
        <w:r>
          <w:t>ECMC-SSL&lt;/paymentMethod&gt;</w:t>
        </w:r>
      </w:ins>
    </w:p>
    <w:p w:rsidR="00E148A0" w:rsidRDefault="00E148A0" w:rsidP="00E148A0">
      <w:pPr>
        <w:spacing w:after="0" w:line="240" w:lineRule="auto"/>
        <w:rPr>
          <w:ins w:id="1620" w:author="Karthick Nagarajan" w:date="2018-12-19T12:28:00Z"/>
        </w:rPr>
      </w:pPr>
      <w:ins w:id="1621" w:author="Karthick Nagarajan" w:date="2018-12-19T12:28:00Z">
        <w:r>
          <w:t xml:space="preserve">                &lt;</w:t>
        </w:r>
        <w:proofErr w:type="gramStart"/>
        <w:r>
          <w:t>paymentMethodDetail</w:t>
        </w:r>
        <w:proofErr w:type="gramEnd"/>
        <w:r>
          <w:t>&gt;</w:t>
        </w:r>
      </w:ins>
    </w:p>
    <w:p w:rsidR="00E148A0" w:rsidRDefault="00E148A0" w:rsidP="00E148A0">
      <w:pPr>
        <w:spacing w:after="0" w:line="240" w:lineRule="auto"/>
        <w:rPr>
          <w:ins w:id="1622" w:author="Karthick Nagarajan" w:date="2018-12-19T12:28:00Z"/>
        </w:rPr>
      </w:pPr>
      <w:ins w:id="1623" w:author="Karthick Nagarajan" w:date="2018-12-19T12:28:00Z">
        <w:r>
          <w:t xml:space="preserve">                    &lt;card number="5555********4444" hash="0x65bb11198e83d0f98592df932a1bd5a979fc7c25" type="creditcard"&gt;</w:t>
        </w:r>
      </w:ins>
    </w:p>
    <w:p w:rsidR="00E148A0" w:rsidRDefault="00E148A0" w:rsidP="00E148A0">
      <w:pPr>
        <w:spacing w:after="0" w:line="240" w:lineRule="auto"/>
        <w:rPr>
          <w:ins w:id="1624" w:author="Karthick Nagarajan" w:date="2018-12-19T12:28:00Z"/>
        </w:rPr>
      </w:pPr>
      <w:ins w:id="1625" w:author="Karthick Nagarajan" w:date="2018-12-19T12:28:00Z">
        <w:r>
          <w:t xml:space="preserve">                        &lt;</w:t>
        </w:r>
        <w:proofErr w:type="gramStart"/>
        <w:r>
          <w:t>expiryDate</w:t>
        </w:r>
        <w:proofErr w:type="gramEnd"/>
        <w:r>
          <w:t>&gt;</w:t>
        </w:r>
      </w:ins>
    </w:p>
    <w:p w:rsidR="00E148A0" w:rsidRDefault="00E148A0" w:rsidP="00E148A0">
      <w:pPr>
        <w:spacing w:after="0" w:line="240" w:lineRule="auto"/>
        <w:rPr>
          <w:ins w:id="1626" w:author="Karthick Nagarajan" w:date="2018-12-19T12:28:00Z"/>
        </w:rPr>
      </w:pPr>
      <w:ins w:id="1627" w:author="Karthick Nagarajan" w:date="2018-12-19T12:28:00Z">
        <w:r>
          <w:t xml:space="preserve">                            &lt;date month="04" year="2021"/&gt;</w:t>
        </w:r>
      </w:ins>
    </w:p>
    <w:p w:rsidR="00E148A0" w:rsidRDefault="00E148A0" w:rsidP="00E148A0">
      <w:pPr>
        <w:spacing w:after="0" w:line="240" w:lineRule="auto"/>
        <w:rPr>
          <w:ins w:id="1628" w:author="Karthick Nagarajan" w:date="2018-12-19T12:28:00Z"/>
        </w:rPr>
      </w:pPr>
      <w:ins w:id="1629" w:author="Karthick Nagarajan" w:date="2018-12-19T12:28:00Z">
        <w:r>
          <w:t xml:space="preserve">                        &lt;/expiryDate&gt;</w:t>
        </w:r>
      </w:ins>
    </w:p>
    <w:p w:rsidR="00E148A0" w:rsidRDefault="00E148A0" w:rsidP="00E148A0">
      <w:pPr>
        <w:spacing w:after="0" w:line="240" w:lineRule="auto"/>
        <w:rPr>
          <w:ins w:id="1630" w:author="Karthick Nagarajan" w:date="2018-12-19T12:28:00Z"/>
        </w:rPr>
      </w:pPr>
      <w:ins w:id="1631" w:author="Karthick Nagarajan" w:date="2018-12-19T12:28:00Z">
        <w:r>
          <w:t xml:space="preserve">                    &lt;/card&gt;</w:t>
        </w:r>
      </w:ins>
    </w:p>
    <w:p w:rsidR="00E148A0" w:rsidRDefault="00E148A0" w:rsidP="00E148A0">
      <w:pPr>
        <w:spacing w:after="0" w:line="240" w:lineRule="auto"/>
        <w:rPr>
          <w:ins w:id="1632" w:author="Karthick Nagarajan" w:date="2018-12-19T12:28:00Z"/>
        </w:rPr>
      </w:pPr>
      <w:ins w:id="1633" w:author="Karthick Nagarajan" w:date="2018-12-19T12:28:00Z">
        <w:r>
          <w:t xml:space="preserve">                &lt;/paymentMethodDetail&gt;</w:t>
        </w:r>
      </w:ins>
    </w:p>
    <w:p w:rsidR="00E148A0" w:rsidRDefault="00E148A0" w:rsidP="00E148A0">
      <w:pPr>
        <w:spacing w:after="0" w:line="240" w:lineRule="auto"/>
        <w:rPr>
          <w:ins w:id="1634" w:author="Karthick Nagarajan" w:date="2018-12-19T12:28:00Z"/>
        </w:rPr>
      </w:pPr>
      <w:ins w:id="1635" w:author="Karthick Nagarajan" w:date="2018-12-19T12:28:00Z">
        <w:r>
          <w:t xml:space="preserve">                &lt;amount value="3149" currencyCode="USD" exponent="2" debitCreditIndicator="credit"/&gt;</w:t>
        </w:r>
      </w:ins>
    </w:p>
    <w:p w:rsidR="00E148A0" w:rsidRDefault="00E148A0" w:rsidP="00E148A0">
      <w:pPr>
        <w:spacing w:after="0" w:line="240" w:lineRule="auto"/>
        <w:rPr>
          <w:ins w:id="1636" w:author="Karthick Nagarajan" w:date="2018-12-19T12:28:00Z"/>
        </w:rPr>
      </w:pPr>
      <w:ins w:id="1637" w:author="Karthick Nagarajan" w:date="2018-12-19T12:28:00Z">
        <w:r>
          <w:t xml:space="preserve">                &lt;</w:t>
        </w:r>
        <w:proofErr w:type="gramStart"/>
        <w:r>
          <w:t>lastEvent&gt;</w:t>
        </w:r>
        <w:proofErr w:type="gramEnd"/>
        <w:r>
          <w:t>AUTHORISED&lt;/lastEvent&gt;</w:t>
        </w:r>
      </w:ins>
    </w:p>
    <w:p w:rsidR="00E148A0" w:rsidRDefault="00E148A0" w:rsidP="00E148A0">
      <w:pPr>
        <w:spacing w:after="0" w:line="240" w:lineRule="auto"/>
        <w:rPr>
          <w:ins w:id="1638" w:author="Karthick Nagarajan" w:date="2018-12-19T12:28:00Z"/>
        </w:rPr>
      </w:pPr>
      <w:ins w:id="1639" w:author="Karthick Nagarajan" w:date="2018-12-19T12:28:00Z">
        <w:r>
          <w:t xml:space="preserve">                &lt;AuthorisationId id="237758"/&gt;</w:t>
        </w:r>
      </w:ins>
    </w:p>
    <w:p w:rsidR="00E148A0" w:rsidRDefault="00E148A0" w:rsidP="00E148A0">
      <w:pPr>
        <w:spacing w:after="0" w:line="240" w:lineRule="auto"/>
        <w:rPr>
          <w:ins w:id="1640" w:author="Karthick Nagarajan" w:date="2018-12-19T12:28:00Z"/>
        </w:rPr>
      </w:pPr>
      <w:ins w:id="1641" w:author="Karthick Nagarajan" w:date="2018-12-19T12:28:00Z">
        <w:r>
          <w:t xml:space="preserve">                &lt;CVCResultCode description="B"/&gt;</w:t>
        </w:r>
      </w:ins>
    </w:p>
    <w:p w:rsidR="00E148A0" w:rsidRDefault="00E148A0" w:rsidP="00E148A0">
      <w:pPr>
        <w:spacing w:after="0" w:line="240" w:lineRule="auto"/>
        <w:rPr>
          <w:ins w:id="1642" w:author="Karthick Nagarajan" w:date="2018-12-19T12:28:00Z"/>
        </w:rPr>
      </w:pPr>
      <w:ins w:id="1643" w:author="Karthick Nagarajan" w:date="2018-12-19T12:28:00Z">
        <w:r>
          <w:t xml:space="preserve">                &lt;AVSResultCode description="E"/&gt;</w:t>
        </w:r>
      </w:ins>
    </w:p>
    <w:p w:rsidR="00E148A0" w:rsidRDefault="00E148A0" w:rsidP="00E148A0">
      <w:pPr>
        <w:spacing w:after="0" w:line="240" w:lineRule="auto"/>
        <w:rPr>
          <w:ins w:id="1644" w:author="Karthick Nagarajan" w:date="2018-12-19T12:28:00Z"/>
        </w:rPr>
      </w:pPr>
      <w:ins w:id="1645" w:author="Karthick Nagarajan" w:date="2018-12-19T12:28:00Z">
        <w:r>
          <w:t xml:space="preserve">                &lt;</w:t>
        </w:r>
        <w:proofErr w:type="gramStart"/>
        <w:r>
          <w:t>cardHolderName</w:t>
        </w:r>
        <w:proofErr w:type="gramEnd"/>
        <w:r>
          <w:t>&gt;</w:t>
        </w:r>
      </w:ins>
    </w:p>
    <w:p w:rsidR="00E148A0" w:rsidRDefault="00E148A0" w:rsidP="00E148A0">
      <w:pPr>
        <w:spacing w:after="0" w:line="240" w:lineRule="auto"/>
        <w:rPr>
          <w:ins w:id="1646" w:author="Karthick Nagarajan" w:date="2018-12-19T12:28:00Z"/>
        </w:rPr>
      </w:pPr>
      <w:ins w:id="1647" w:author="Karthick Nagarajan" w:date="2018-12-19T12:28:00Z">
        <w:r>
          <w:t xml:space="preserve">                    </w:t>
        </w:r>
        <w:proofErr w:type="gramStart"/>
        <w:r>
          <w:t>&lt;![</w:t>
        </w:r>
        <w:proofErr w:type="gramEnd"/>
        <w:r>
          <w:t>CDATA[KARTHICK NAGARAJ]]&gt;</w:t>
        </w:r>
      </w:ins>
    </w:p>
    <w:p w:rsidR="00E148A0" w:rsidRDefault="00E148A0" w:rsidP="00E148A0">
      <w:pPr>
        <w:spacing w:after="0" w:line="240" w:lineRule="auto"/>
        <w:rPr>
          <w:ins w:id="1648" w:author="Karthick Nagarajan" w:date="2018-12-19T12:28:00Z"/>
        </w:rPr>
      </w:pPr>
      <w:ins w:id="1649" w:author="Karthick Nagarajan" w:date="2018-12-19T12:28:00Z">
        <w:r>
          <w:t xml:space="preserve">                &lt;/cardHolderName&gt;</w:t>
        </w:r>
      </w:ins>
    </w:p>
    <w:p w:rsidR="00E148A0" w:rsidRDefault="00E148A0" w:rsidP="00E148A0">
      <w:pPr>
        <w:spacing w:after="0" w:line="240" w:lineRule="auto"/>
        <w:rPr>
          <w:ins w:id="1650" w:author="Karthick Nagarajan" w:date="2018-12-19T12:28:00Z"/>
        </w:rPr>
      </w:pPr>
      <w:ins w:id="1651" w:author="Karthick Nagarajan" w:date="2018-12-19T12:28:00Z">
        <w:r>
          <w:t xml:space="preserve">                &lt;</w:t>
        </w:r>
        <w:proofErr w:type="gramStart"/>
        <w:r>
          <w:t>issuerCountryCode&gt;</w:t>
        </w:r>
        <w:proofErr w:type="gramEnd"/>
        <w:r>
          <w:t>N/A&lt;/issuerCountryCode&gt;</w:t>
        </w:r>
      </w:ins>
    </w:p>
    <w:p w:rsidR="00E148A0" w:rsidRDefault="00E148A0" w:rsidP="00E148A0">
      <w:pPr>
        <w:spacing w:after="0" w:line="240" w:lineRule="auto"/>
        <w:rPr>
          <w:ins w:id="1652" w:author="Karthick Nagarajan" w:date="2018-12-19T12:28:00Z"/>
        </w:rPr>
      </w:pPr>
      <w:ins w:id="1653" w:author="Karthick Nagarajan" w:date="2018-12-19T12:28:00Z">
        <w:r>
          <w:t xml:space="preserve">                &lt;balance accountType="IN_PROCESS_AUTHORISED"&gt;</w:t>
        </w:r>
      </w:ins>
    </w:p>
    <w:p w:rsidR="00E148A0" w:rsidRDefault="00E148A0" w:rsidP="00E148A0">
      <w:pPr>
        <w:spacing w:after="0" w:line="240" w:lineRule="auto"/>
        <w:rPr>
          <w:ins w:id="1654" w:author="Karthick Nagarajan" w:date="2018-12-19T12:28:00Z"/>
        </w:rPr>
      </w:pPr>
      <w:ins w:id="1655" w:author="Karthick Nagarajan" w:date="2018-12-19T12:28:00Z">
        <w:r>
          <w:t xml:space="preserve">                    &lt;amount value="3149" currencyCode="USD" exponent="2" debitCreditIndicator="credit"/&gt;</w:t>
        </w:r>
      </w:ins>
    </w:p>
    <w:p w:rsidR="00E148A0" w:rsidRDefault="00E148A0" w:rsidP="00E148A0">
      <w:pPr>
        <w:spacing w:after="0" w:line="240" w:lineRule="auto"/>
        <w:rPr>
          <w:ins w:id="1656" w:author="Karthick Nagarajan" w:date="2018-12-19T12:28:00Z"/>
        </w:rPr>
      </w:pPr>
      <w:ins w:id="1657" w:author="Karthick Nagarajan" w:date="2018-12-19T12:28:00Z">
        <w:r>
          <w:t xml:space="preserve">                &lt;/balance&gt;</w:t>
        </w:r>
      </w:ins>
    </w:p>
    <w:p w:rsidR="00E148A0" w:rsidRDefault="00E148A0" w:rsidP="00E148A0">
      <w:pPr>
        <w:spacing w:after="0" w:line="240" w:lineRule="auto"/>
        <w:rPr>
          <w:ins w:id="1658" w:author="Karthick Nagarajan" w:date="2018-12-19T12:28:00Z"/>
        </w:rPr>
      </w:pPr>
      <w:ins w:id="1659" w:author="Karthick Nagarajan" w:date="2018-12-19T12:28:00Z">
        <w:r>
          <w:t xml:space="preserve">                &lt;riskScore value="-5"/&gt;</w:t>
        </w:r>
      </w:ins>
    </w:p>
    <w:p w:rsidR="00E148A0" w:rsidRDefault="00E148A0" w:rsidP="00E148A0">
      <w:pPr>
        <w:spacing w:after="0" w:line="240" w:lineRule="auto"/>
        <w:rPr>
          <w:ins w:id="1660" w:author="Karthick Nagarajan" w:date="2018-12-19T12:28:00Z"/>
        </w:rPr>
      </w:pPr>
      <w:ins w:id="1661" w:author="Karthick Nagarajan" w:date="2018-12-19T12:28:00Z">
        <w:r>
          <w:t xml:space="preserve">            &lt;/payment&gt;</w:t>
        </w:r>
      </w:ins>
    </w:p>
    <w:p w:rsidR="00E148A0" w:rsidRDefault="00E148A0" w:rsidP="00E148A0">
      <w:pPr>
        <w:spacing w:after="0" w:line="240" w:lineRule="auto"/>
        <w:rPr>
          <w:ins w:id="1662" w:author="Karthick Nagarajan" w:date="2018-12-19T12:28:00Z"/>
        </w:rPr>
      </w:pPr>
      <w:ins w:id="1663" w:author="Karthick Nagarajan" w:date="2018-12-19T12:28:00Z">
        <w:r>
          <w:t xml:space="preserve">        &lt;/orderStatus&gt;</w:t>
        </w:r>
      </w:ins>
    </w:p>
    <w:p w:rsidR="00E148A0" w:rsidRDefault="00E148A0" w:rsidP="00E148A0">
      <w:pPr>
        <w:spacing w:after="0" w:line="240" w:lineRule="auto"/>
        <w:rPr>
          <w:ins w:id="1664" w:author="Karthick Nagarajan" w:date="2018-12-19T12:28:00Z"/>
        </w:rPr>
      </w:pPr>
      <w:ins w:id="1665" w:author="Karthick Nagarajan" w:date="2018-12-19T12:28:00Z">
        <w:r>
          <w:t xml:space="preserve">    &lt;/reply&gt;</w:t>
        </w:r>
      </w:ins>
    </w:p>
    <w:p w:rsidR="00E148A0" w:rsidRPr="00E00FDB" w:rsidRDefault="00E148A0" w:rsidP="00E148A0">
      <w:pPr>
        <w:spacing w:after="0" w:line="240" w:lineRule="auto"/>
        <w:rPr>
          <w:ins w:id="1666" w:author="Karthick Nagarajan" w:date="2018-12-19T12:28:00Z"/>
        </w:rPr>
      </w:pPr>
      <w:ins w:id="1667" w:author="Karthick Nagarajan" w:date="2018-12-19T12:28:00Z">
        <w:r>
          <w:t>&lt;/paymentService&gt;</w:t>
        </w:r>
      </w:ins>
    </w:p>
    <w:p w:rsidR="004E426B" w:rsidRPr="002059EE" w:rsidRDefault="004E426B" w:rsidP="002963B6">
      <w:pPr>
        <w:rPr>
          <w:ins w:id="1668" w:author="Karthick Nagarajan" w:date="2018-12-19T11:45:00Z"/>
        </w:rPr>
      </w:pPr>
    </w:p>
    <w:p w:rsidR="00411B70" w:rsidRPr="00024B54" w:rsidDel="00411B70" w:rsidRDefault="00411B70" w:rsidP="00411B70">
      <w:pPr>
        <w:shd w:val="clear" w:color="auto" w:fill="FFFFFF"/>
        <w:spacing w:after="0" w:line="240" w:lineRule="auto"/>
        <w:rPr>
          <w:del w:id="1669" w:author="Karthick Nagarajan" w:date="2018-12-19T11:37:00Z"/>
          <w:rFonts w:eastAsia="Times New Roman" w:cs="Consolas"/>
        </w:rPr>
      </w:pPr>
    </w:p>
    <w:p w:rsidR="00B84250" w:rsidRPr="003C55C4" w:rsidRDefault="00B84250" w:rsidP="005B2C2E">
      <w:pPr>
        <w:spacing w:after="0"/>
      </w:pPr>
    </w:p>
    <w:p w:rsidR="000B3BAC" w:rsidRDefault="000B3BAC" w:rsidP="00430309">
      <w:pPr>
        <w:pStyle w:val="Heading3"/>
        <w:numPr>
          <w:ilvl w:val="2"/>
          <w:numId w:val="47"/>
        </w:numPr>
      </w:pPr>
      <w:bookmarkStart w:id="1670" w:name="_Toc8312228"/>
      <w:r>
        <w:t>WECHATPAY</w:t>
      </w:r>
      <w:bookmarkEnd w:id="1670"/>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 xml:space="preserve">WeChat Pay is </w:t>
      </w:r>
      <w:proofErr w:type="gramStart"/>
      <w:r w:rsidRPr="00B82215">
        <w:rPr>
          <w:rFonts w:asciiTheme="minorHAnsi" w:hAnsiTheme="minorHAnsi" w:cstheme="minorHAnsi"/>
          <w:color w:val="000000"/>
          <w:sz w:val="22"/>
          <w:szCs w:val="22"/>
          <w:shd w:val="clear" w:color="auto" w:fill="FFFFFF"/>
        </w:rPr>
        <w:t>an</w:t>
      </w:r>
      <w:proofErr w:type="gramEnd"/>
      <w:r w:rsidRPr="00B82215">
        <w:rPr>
          <w:rFonts w:asciiTheme="minorHAnsi" w:hAnsiTheme="minorHAnsi" w:cstheme="minorHAnsi"/>
          <w:color w:val="000000"/>
          <w:sz w:val="22"/>
          <w:szCs w:val="22"/>
          <w:shd w:val="clear" w:color="auto" w:fill="FFFFFF"/>
        </w:rPr>
        <w:t xml:space="preserve"> eWallet payment method, incorporated into the WeChat app. It is one of the most popular payment methods in </w:t>
      </w:r>
      <w:proofErr w:type="gramStart"/>
      <w:r w:rsidRPr="00B82215">
        <w:rPr>
          <w:rFonts w:asciiTheme="minorHAnsi" w:hAnsiTheme="minorHAnsi" w:cstheme="minorHAnsi"/>
          <w:color w:val="000000"/>
          <w:sz w:val="22"/>
          <w:szCs w:val="22"/>
          <w:shd w:val="clear" w:color="auto" w:fill="FFFFFF"/>
        </w:rPr>
        <w:t>China,</w:t>
      </w:r>
      <w:proofErr w:type="gramEnd"/>
      <w:r w:rsidRPr="00B82215">
        <w:rPr>
          <w:rFonts w:asciiTheme="minorHAnsi" w:hAnsiTheme="minorHAnsi" w:cstheme="minorHAnsi"/>
          <w:color w:val="000000"/>
          <w:sz w:val="22"/>
          <w:szCs w:val="22"/>
          <w:shd w:val="clear" w:color="auto" w:fill="FFFFFF"/>
        </w:rPr>
        <w:t xml:space="preserve"> with over 600 million active users</w:t>
      </w:r>
      <w:r>
        <w:rPr>
          <w:rFonts w:asciiTheme="minorHAnsi" w:hAnsiTheme="minorHAnsi" w:cstheme="minorHAnsi"/>
          <w:color w:val="000000"/>
          <w:sz w:val="22"/>
          <w:szCs w:val="22"/>
          <w:shd w:val="clear" w:color="auto" w:fill="FFFFFF"/>
        </w:rPr>
        <w:t xml:space="preserve"> </w:t>
      </w:r>
      <w:r w:rsidRPr="00B82215">
        <w:rPr>
          <w:rFonts w:asciiTheme="minorHAnsi" w:hAnsiTheme="minorHAnsi" w:cstheme="minorHAnsi"/>
          <w:color w:val="000000"/>
          <w:sz w:val="22"/>
          <w:szCs w:val="22"/>
          <w:shd w:val="clear" w:color="auto" w:fill="FFFFFF"/>
        </w:rPr>
        <w:t xml:space="preserve">WeChat Pay is available to shoppers who hold a Chinese domestic bank account. When adding a </w:t>
      </w:r>
      <w:proofErr w:type="gramStart"/>
      <w:r w:rsidRPr="00B82215">
        <w:rPr>
          <w:rFonts w:asciiTheme="minorHAnsi" w:hAnsiTheme="minorHAnsi" w:cstheme="minorHAnsi"/>
          <w:color w:val="000000"/>
          <w:sz w:val="22"/>
          <w:szCs w:val="22"/>
          <w:shd w:val="clear" w:color="auto" w:fill="FFFFFF"/>
        </w:rPr>
        <w:t>bank card</w:t>
      </w:r>
      <w:proofErr w:type="gramEnd"/>
      <w:r w:rsidRPr="00B82215">
        <w:rPr>
          <w:rFonts w:asciiTheme="minorHAnsi" w:hAnsiTheme="minorHAnsi" w:cstheme="minorHAnsi"/>
          <w:color w:val="000000"/>
          <w:sz w:val="22"/>
          <w:szCs w:val="22"/>
          <w:shd w:val="clear" w:color="auto" w:fill="FFFFFF"/>
        </w:rPr>
        <w:t xml:space="preserve"> </w:t>
      </w:r>
      <w:r w:rsidRPr="00B82215">
        <w:rPr>
          <w:rFonts w:asciiTheme="minorHAnsi" w:hAnsiTheme="minorHAnsi" w:cstheme="minorHAnsi"/>
          <w:color w:val="000000"/>
          <w:sz w:val="22"/>
          <w:szCs w:val="22"/>
          <w:shd w:val="clear" w:color="auto" w:fill="FFFFFF"/>
        </w:rPr>
        <w:lastRenderedPageBreak/>
        <w:t xml:space="preserve">(credit or debit) to their WeChat wallet, shoppers must also provide their Chinese ID (resident identity card), name and phone number. These details </w:t>
      </w:r>
      <w:proofErr w:type="gramStart"/>
      <w:r w:rsidRPr="00B82215">
        <w:rPr>
          <w:rFonts w:asciiTheme="minorHAnsi" w:hAnsiTheme="minorHAnsi" w:cstheme="minorHAnsi"/>
          <w:color w:val="000000"/>
          <w:sz w:val="22"/>
          <w:szCs w:val="22"/>
          <w:shd w:val="clear" w:color="auto" w:fill="FFFFFF"/>
        </w:rPr>
        <w:t>are verified</w:t>
      </w:r>
      <w:proofErr w:type="gramEnd"/>
      <w:r w:rsidRPr="00B82215">
        <w:rPr>
          <w:rFonts w:asciiTheme="minorHAnsi" w:hAnsiTheme="minorHAnsi" w:cstheme="minorHAnsi"/>
          <w:color w:val="000000"/>
          <w:sz w:val="22"/>
          <w:szCs w:val="22"/>
          <w:shd w:val="clear" w:color="auto" w:fill="FFFFFF"/>
        </w:rPr>
        <w:t xml:space="preserve"> in real-time with their bank and must match exactly for successful verification. Without successful </w:t>
      </w:r>
      <w:proofErr w:type="gramStart"/>
      <w:r w:rsidRPr="00B82215">
        <w:rPr>
          <w:rFonts w:asciiTheme="minorHAnsi" w:hAnsiTheme="minorHAnsi" w:cstheme="minorHAnsi"/>
          <w:color w:val="000000"/>
          <w:sz w:val="22"/>
          <w:szCs w:val="22"/>
          <w:shd w:val="clear" w:color="auto" w:fill="FFFFFF"/>
        </w:rPr>
        <w:t>verification</w:t>
      </w:r>
      <w:proofErr w:type="gramEnd"/>
      <w:r w:rsidRPr="00B82215">
        <w:rPr>
          <w:rFonts w:asciiTheme="minorHAnsi" w:hAnsiTheme="minorHAnsi" w:cstheme="minorHAnsi"/>
          <w:color w:val="000000"/>
          <w:sz w:val="22"/>
          <w:szCs w:val="22"/>
          <w:shd w:val="clear" w:color="auto" w:fill="FFFFFF"/>
        </w:rPr>
        <w:t xml:space="preserve"> shoppers will not be able to use WeChat Pay for online purchases.</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 xml:space="preserve">WeChat Pay is available in 10 currencies but shoppers will always have their wallet debited in CNY. WeChat Pay will perform any currency conversion immediately and show the CNY amount throughout the shopper journey. The exchange rate </w:t>
      </w:r>
      <w:proofErr w:type="gramStart"/>
      <w:r w:rsidRPr="00B82215">
        <w:rPr>
          <w:rFonts w:asciiTheme="minorHAnsi" w:hAnsiTheme="minorHAnsi" w:cstheme="minorHAnsi"/>
          <w:color w:val="000000"/>
          <w:sz w:val="22"/>
          <w:szCs w:val="22"/>
          <w:shd w:val="clear" w:color="auto" w:fill="FFFFFF"/>
        </w:rPr>
        <w:t>is obtained</w:t>
      </w:r>
      <w:proofErr w:type="gramEnd"/>
      <w:r w:rsidRPr="00B82215">
        <w:rPr>
          <w:rFonts w:asciiTheme="minorHAnsi" w:hAnsiTheme="minorHAnsi" w:cstheme="minorHAnsi"/>
          <w:color w:val="000000"/>
          <w:sz w:val="22"/>
          <w:szCs w:val="22"/>
          <w:shd w:val="clear" w:color="auto" w:fill="FFFFFF"/>
        </w:rPr>
        <w:t xml:space="preserve"> from their partner settlement banks (China Construction Bank or China CITIC Bank) at 10am each day (02:00 UTC), which is shown to the shopper on the payment success page.</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p>
    <w:p w:rsidR="00B82215" w:rsidRPr="00B82215" w:rsidRDefault="00B82215" w:rsidP="00B82215">
      <w:pPr>
        <w:pStyle w:val="NormalWeb"/>
        <w:spacing w:before="120" w:after="0"/>
        <w:ind w:left="1080"/>
        <w:rPr>
          <w:rFonts w:asciiTheme="minorHAnsi" w:hAnsiTheme="minorHAnsi" w:cstheme="minorHAnsi"/>
          <w:color w:val="393939"/>
          <w:sz w:val="22"/>
          <w:szCs w:val="22"/>
        </w:rPr>
      </w:pPr>
      <w:r w:rsidRPr="00B82215">
        <w:rPr>
          <w:rFonts w:asciiTheme="minorHAnsi" w:hAnsiTheme="minorHAnsi" w:cstheme="minorHAnsi"/>
          <w:color w:val="000000"/>
          <w:sz w:val="22"/>
          <w:szCs w:val="22"/>
          <w:shd w:val="clear" w:color="auto" w:fill="FFFFFF"/>
        </w:rPr>
        <w:t xml:space="preserve">Shoppers can link multiple </w:t>
      </w:r>
      <w:proofErr w:type="gramStart"/>
      <w:r w:rsidRPr="00B82215">
        <w:rPr>
          <w:rFonts w:asciiTheme="minorHAnsi" w:hAnsiTheme="minorHAnsi" w:cstheme="minorHAnsi"/>
          <w:color w:val="000000"/>
          <w:sz w:val="22"/>
          <w:szCs w:val="22"/>
          <w:shd w:val="clear" w:color="auto" w:fill="FFFFFF"/>
        </w:rPr>
        <w:t>bank cards</w:t>
      </w:r>
      <w:proofErr w:type="gramEnd"/>
      <w:r w:rsidRPr="00B82215">
        <w:rPr>
          <w:rFonts w:asciiTheme="minorHAnsi" w:hAnsiTheme="minorHAnsi" w:cstheme="minorHAnsi"/>
          <w:color w:val="000000"/>
          <w:sz w:val="22"/>
          <w:szCs w:val="22"/>
          <w:shd w:val="clear" w:color="auto" w:fill="FFFFFF"/>
        </w:rPr>
        <w:t xml:space="preserve"> to their wallet. They can opt to fund their payment from their wallet, provided they have a sufficient balance, or directly from their linked cards at time of </w:t>
      </w:r>
      <w:proofErr w:type="gramStart"/>
      <w:r w:rsidRPr="00B82215">
        <w:rPr>
          <w:rFonts w:asciiTheme="minorHAnsi" w:hAnsiTheme="minorHAnsi" w:cstheme="minorHAnsi"/>
          <w:color w:val="000000"/>
          <w:sz w:val="22"/>
          <w:szCs w:val="22"/>
          <w:shd w:val="clear" w:color="auto" w:fill="FFFFFF"/>
        </w:rPr>
        <w:t>payment.</w:t>
      </w:r>
      <w:r w:rsidRPr="00B82215">
        <w:rPr>
          <w:rFonts w:asciiTheme="minorHAnsi" w:hAnsiTheme="minorHAnsi" w:cstheme="minorHAnsi"/>
          <w:color w:val="393939"/>
          <w:sz w:val="22"/>
          <w:szCs w:val="22"/>
        </w:rPr>
        <w:t>:</w:t>
      </w:r>
      <w:proofErr w:type="gramEnd"/>
    </w:p>
    <w:p w:rsidR="00B82215" w:rsidRDefault="00B82215" w:rsidP="00B82215">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Pr>
          <w:rFonts w:ascii="Calibri" w:hAnsi="Calibri"/>
          <w:color w:val="393939"/>
          <w:sz w:val="21"/>
          <w:szCs w:val="21"/>
        </w:rPr>
        <w:tab/>
        <w:t>eWallet</w:t>
      </w:r>
    </w:p>
    <w:p w:rsidR="00B82215" w:rsidRPr="00343A98" w:rsidRDefault="00B82215" w:rsidP="00B82215">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15"/>
        <w:gridCol w:w="4261"/>
      </w:tblGrid>
      <w:tr w:rsidR="00B82215" w:rsidRPr="00103D9C" w:rsidTr="00653480">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653480">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653480">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653480">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82215" w:rsidRPr="00103D9C" w:rsidTr="00653480">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82215" w:rsidRPr="00103D9C" w:rsidTr="00653480">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653480">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B82215">
            <w:pPr>
              <w:spacing w:after="0" w:line="240" w:lineRule="auto"/>
              <w:ind w:left="1080"/>
              <w:rPr>
                <w:rFonts w:ascii="Calibri" w:hAnsi="Calibri"/>
                <w:color w:val="393939"/>
                <w:sz w:val="20"/>
                <w:szCs w:val="20"/>
              </w:rPr>
            </w:pPr>
            <w:r w:rsidRPr="003F0B53">
              <w:rPr>
                <w:rFonts w:ascii="Calibri" w:hAnsi="Calibri"/>
                <w:color w:val="393939"/>
                <w:sz w:val="20"/>
                <w:szCs w:val="20"/>
              </w:rPr>
              <w:t>CNY</w:t>
            </w:r>
          </w:p>
        </w:tc>
      </w:tr>
      <w:tr w:rsidR="00B82215" w:rsidRPr="00103D9C" w:rsidTr="00653480">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Default="00B82215" w:rsidP="00B82215">
      <w:pPr>
        <w:pStyle w:val="Heading4"/>
        <w:keepNext/>
        <w:keepLines/>
        <w:ind w:left="1800"/>
      </w:pPr>
      <w:r>
        <w:t>Request Attribute Mapping</w:t>
      </w:r>
    </w:p>
    <w:p w:rsidR="005F238A" w:rsidRDefault="005F238A" w:rsidP="005F238A">
      <w:pPr>
        <w:spacing w:after="0" w:line="240" w:lineRule="auto"/>
        <w:ind w:left="1080"/>
      </w:pPr>
      <w:proofErr w:type="gramStart"/>
      <w:r>
        <w:t>&lt;?xml</w:t>
      </w:r>
      <w:proofErr w:type="gramEnd"/>
      <w:r>
        <w:t xml:space="preserve"> version="1.0"?&gt;&lt;!DOCTYPE paymentService PUBLIC "-//Worldpay/DTD Worldpay PaymentService v1//EN" "http://dtd.worldpay.com/paymentService_v1.dtd"&gt;&lt;paymentService merchantCode="SAPIENTNITROECOM" version="1.4"&gt;</w:t>
      </w:r>
    </w:p>
    <w:p w:rsidR="005F238A" w:rsidRDefault="005F238A" w:rsidP="005F238A">
      <w:pPr>
        <w:spacing w:after="0" w:line="240" w:lineRule="auto"/>
        <w:ind w:left="1080"/>
      </w:pPr>
      <w:r>
        <w:t xml:space="preserve">  &lt;</w:t>
      </w:r>
      <w:proofErr w:type="gramStart"/>
      <w:r>
        <w:t>submit</w:t>
      </w:r>
      <w:proofErr w:type="gramEnd"/>
      <w:r>
        <w:t>&gt;</w:t>
      </w:r>
    </w:p>
    <w:p w:rsidR="005F238A" w:rsidRDefault="005F238A" w:rsidP="005F238A">
      <w:pPr>
        <w:spacing w:after="0" w:line="240" w:lineRule="auto"/>
        <w:ind w:left="1080"/>
      </w:pPr>
      <w:r>
        <w:t xml:space="preserve">    &lt;order installationId="1029012" orderCode="01154011"&gt;</w:t>
      </w:r>
    </w:p>
    <w:p w:rsidR="005F238A" w:rsidRDefault="005F238A" w:rsidP="005F238A">
      <w:pPr>
        <w:spacing w:after="0" w:line="240" w:lineRule="auto"/>
        <w:ind w:left="1080"/>
      </w:pPr>
      <w:r>
        <w:t xml:space="preserve">      &lt;</w:t>
      </w:r>
      <w:proofErr w:type="gramStart"/>
      <w:r>
        <w:t>description&gt;</w:t>
      </w:r>
      <w:proofErr w:type="gramEnd"/>
      <w:r>
        <w:t>Merchant Order Number : 01154011&lt;/description&gt;</w:t>
      </w:r>
    </w:p>
    <w:p w:rsidR="005F238A" w:rsidRDefault="005F238A" w:rsidP="005F238A">
      <w:pPr>
        <w:spacing w:after="0" w:line="240" w:lineRule="auto"/>
        <w:ind w:left="1080"/>
      </w:pPr>
      <w:r>
        <w:t xml:space="preserve">      &lt;amount currencyCode="USD" exponent="2" value="7349"/&gt;</w:t>
      </w:r>
    </w:p>
    <w:p w:rsidR="005F238A" w:rsidRDefault="005F238A" w:rsidP="005F238A">
      <w:pPr>
        <w:spacing w:after="0" w:line="240" w:lineRule="auto"/>
        <w:ind w:left="1080"/>
      </w:pPr>
      <w:r>
        <w:t xml:space="preserve">      </w:t>
      </w:r>
      <w:proofErr w:type="gramStart"/>
      <w:r>
        <w:t>&lt;orderContent&gt;&amp;lt;center&amp;gt;&amp;lt;table border="1"&amp;gt;&amp;lt;tr&amp;gt;&amp;lt;th&amp;gt;Product ID&amp;lt;/th&amp;gt;&amp;lt;th&amp;gt;Product Name&amp;lt;/th&amp;gt;&amp;lt;th&amp;gt;Quantity&amp;lt;/th&amp;gt;&amp;lt;th&amp;gt;Price&amp;lt;/th&amp;gt;&amp;lt;/tr&amp;gt;&amp;lt;tr&amp;gt;&amp;lt;td&amp;gt;701644388317&amp;lt;/td&amp;gt;&amp;lt;td&amp;gt;Stripe Button Down Shirt.&amp;lt;/td&amp;gt;&amp;lt;td&amp;gt;1&amp;lt;/td&amp;gt;&amp;lt;td&amp;gt;USD 64.00&amp;lt;/td&amp;gt;&amp;lt;/tr&amp;gt;&amp;lt;tr&amp;gt;&amp;lt;td colspan="4"&amp;gt;Your payment will be handled by  Worldpay Payments Services&amp;lt;br/&amp;gt;This name may appear on your bank statement&amp;lt;br/&amp;gt;http://www.worldpay.com&amp;lt;/td&amp;gt;&amp;lt;/tr&amp;gt;&amp;lt;/table&amp;gt;&amp;lt;/center&amp;gt;&lt;/orderContent&gt;</w:t>
      </w:r>
      <w:proofErr w:type="gramEnd"/>
    </w:p>
    <w:p w:rsidR="005F238A" w:rsidRDefault="005F238A" w:rsidP="005F238A">
      <w:pPr>
        <w:spacing w:after="0" w:line="240" w:lineRule="auto"/>
        <w:ind w:left="1080"/>
      </w:pPr>
      <w:r>
        <w:t xml:space="preserve">      &lt;</w:t>
      </w:r>
      <w:proofErr w:type="gramStart"/>
      <w:r>
        <w:t>paymentDetails</w:t>
      </w:r>
      <w:proofErr w:type="gramEnd"/>
      <w:r>
        <w:t>&gt;</w:t>
      </w:r>
    </w:p>
    <w:p w:rsidR="005F238A" w:rsidRDefault="005F238A" w:rsidP="005F238A">
      <w:pPr>
        <w:spacing w:after="0" w:line="240" w:lineRule="auto"/>
        <w:ind w:left="1080"/>
      </w:pPr>
      <w:r>
        <w:t xml:space="preserve">        &lt;WECHATPAY-SSL/&gt;</w:t>
      </w:r>
    </w:p>
    <w:p w:rsidR="005F238A" w:rsidRDefault="005F238A" w:rsidP="005F238A">
      <w:pPr>
        <w:spacing w:after="0" w:line="240" w:lineRule="auto"/>
        <w:ind w:left="1080"/>
      </w:pPr>
      <w:r>
        <w:lastRenderedPageBreak/>
        <w:t xml:space="preserve">      &lt;/paymentDetails&gt;</w:t>
      </w:r>
    </w:p>
    <w:p w:rsidR="005F238A" w:rsidRDefault="005F238A" w:rsidP="005F238A">
      <w:pPr>
        <w:spacing w:after="0" w:line="240" w:lineRule="auto"/>
        <w:ind w:left="1080"/>
      </w:pPr>
      <w:r>
        <w:t xml:space="preserve">      &lt;</w:t>
      </w:r>
      <w:proofErr w:type="gramStart"/>
      <w:r>
        <w:t>shopper</w:t>
      </w:r>
      <w:proofErr w:type="gramEnd"/>
      <w:r>
        <w:t>&gt;</w:t>
      </w:r>
    </w:p>
    <w:p w:rsidR="005F238A" w:rsidRDefault="005F238A" w:rsidP="005F238A">
      <w:pPr>
        <w:spacing w:after="0" w:line="240" w:lineRule="auto"/>
        <w:ind w:left="1080"/>
      </w:pPr>
      <w:r>
        <w:t xml:space="preserve">        &lt;shopperEmailAddress&gt;admin@gmail.com&lt;/shopperEmailAddress&gt;</w:t>
      </w:r>
    </w:p>
    <w:p w:rsidR="005F238A" w:rsidRDefault="005F238A" w:rsidP="005F238A">
      <w:pPr>
        <w:spacing w:after="0" w:line="240" w:lineRule="auto"/>
        <w:ind w:left="1080"/>
      </w:pPr>
      <w:r>
        <w:t xml:space="preserve">        &lt;browser deviceType="0"/&gt;</w:t>
      </w:r>
    </w:p>
    <w:p w:rsidR="005F238A" w:rsidRDefault="005F238A" w:rsidP="005F238A">
      <w:pPr>
        <w:spacing w:after="0" w:line="240" w:lineRule="auto"/>
        <w:ind w:left="1080"/>
      </w:pPr>
      <w:r>
        <w:t xml:space="preserve">      &lt;/shopper&gt;</w:t>
      </w:r>
    </w:p>
    <w:p w:rsidR="005F238A" w:rsidRDefault="005F238A" w:rsidP="005F238A">
      <w:pPr>
        <w:spacing w:after="0" w:line="240" w:lineRule="auto"/>
        <w:ind w:left="1080"/>
      </w:pPr>
      <w:r>
        <w:t xml:space="preserve">    &lt;/order&gt;</w:t>
      </w:r>
    </w:p>
    <w:p w:rsidR="005F238A" w:rsidRDefault="005F238A" w:rsidP="005F238A">
      <w:pPr>
        <w:spacing w:after="0" w:line="240" w:lineRule="auto"/>
        <w:ind w:left="1080"/>
      </w:pPr>
      <w:r>
        <w:t xml:space="preserve">  &lt;/submit&gt;</w:t>
      </w:r>
    </w:p>
    <w:p w:rsidR="00B82215" w:rsidRPr="00343A98" w:rsidRDefault="005F238A" w:rsidP="005F238A">
      <w:pPr>
        <w:spacing w:after="0" w:line="240" w:lineRule="auto"/>
        <w:ind w:left="1080"/>
      </w:pPr>
      <w:r>
        <w:t>&lt;/paymentService&gt;</w:t>
      </w:r>
    </w:p>
    <w:p w:rsidR="00B82215" w:rsidRDefault="00B82215" w:rsidP="00B82215">
      <w:pPr>
        <w:pStyle w:val="Heading4"/>
        <w:keepNext/>
        <w:keepLines/>
        <w:ind w:left="1800"/>
      </w:pPr>
      <w:r>
        <w:t>Response Attribute Mapping</w:t>
      </w:r>
    </w:p>
    <w:p w:rsidR="005F238A" w:rsidRDefault="005F238A" w:rsidP="005F238A">
      <w:pPr>
        <w:spacing w:after="0" w:line="240" w:lineRule="auto"/>
        <w:ind w:left="1080"/>
      </w:pPr>
      <w:proofErr w:type="gramStart"/>
      <w:r>
        <w:t>&lt;?xml</w:t>
      </w:r>
      <w:proofErr w:type="gramEnd"/>
      <w:r>
        <w:t xml:space="preserve"> version="1.0" encoding="UTF-8"?&gt;</w:t>
      </w:r>
    </w:p>
    <w:p w:rsidR="005F238A" w:rsidRDefault="005F238A" w:rsidP="005F238A">
      <w:pPr>
        <w:spacing w:after="0" w:line="240" w:lineRule="auto"/>
        <w:ind w:left="1080"/>
      </w:pPr>
      <w:proofErr w:type="gramStart"/>
      <w:r>
        <w:t>&lt;!DOCTYPE</w:t>
      </w:r>
      <w:proofErr w:type="gramEnd"/>
      <w:r>
        <w:t xml:space="preserve"> paymentService PUBLIC "-//WorldPay//DTD WorldPay PaymentService v1//EN"</w:t>
      </w:r>
    </w:p>
    <w:p w:rsidR="005F238A" w:rsidRDefault="005F238A" w:rsidP="005F238A">
      <w:pPr>
        <w:spacing w:after="0" w:line="240" w:lineRule="auto"/>
        <w:ind w:left="1080"/>
      </w:pPr>
      <w:r>
        <w:t xml:space="preserve">                                "http://dtd.worldpay.com/paymentService_v1.dtd"&gt;</w:t>
      </w:r>
    </w:p>
    <w:p w:rsidR="005F238A" w:rsidRDefault="005F238A" w:rsidP="005F238A">
      <w:pPr>
        <w:spacing w:after="0" w:line="240" w:lineRule="auto"/>
        <w:ind w:left="1080"/>
      </w:pPr>
      <w:r>
        <w:t>&lt;paymentService version="1.4" merchantCode="SAPIENTNITROECOM"&gt;&lt;reply&gt;&lt;orderStatus orderCode="01154011"&gt;&lt;payment&gt;&lt;paymentMethod&gt;WECHATPAY-SSL&lt;/paymentMethod&gt;&lt;amount value="7349" currencyCode="USD" exponent="2" debitCreditIndicator="credit"/&gt;&lt;lastEvent&gt;SENT_FOR_AUTHORISATION&lt;/lastEvent&gt;&lt;riskScore value="-1"/&gt;&lt;/payment&gt;&lt;qrCode&gt;&lt;![CDATA[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]]&gt;&lt;/qrCode&gt;&lt;/orderStatus&gt;&lt;/reply&gt;&lt;/paymentService&gt;</w:t>
      </w:r>
    </w:p>
    <w:p w:rsidR="005F238A" w:rsidRDefault="005F238A" w:rsidP="00B82215">
      <w:pPr>
        <w:spacing w:after="0" w:line="240" w:lineRule="auto"/>
        <w:ind w:left="1080"/>
      </w:pPr>
    </w:p>
    <w:p w:rsidR="005F238A" w:rsidRDefault="005F238A" w:rsidP="00B82215">
      <w:pPr>
        <w:spacing w:after="0" w:line="240" w:lineRule="auto"/>
        <w:ind w:left="1080"/>
      </w:pPr>
    </w:p>
    <w:p w:rsidR="005F238A" w:rsidRDefault="005F238A" w:rsidP="00B82215">
      <w:pPr>
        <w:spacing w:after="0" w:line="240" w:lineRule="auto"/>
        <w:ind w:left="1080"/>
      </w:pPr>
    </w:p>
    <w:p w:rsidR="000479B9" w:rsidRDefault="000479B9" w:rsidP="000479B9">
      <w:pPr>
        <w:spacing w:after="0" w:line="240" w:lineRule="auto"/>
        <w:rPr>
          <w:noProof/>
        </w:rPr>
      </w:pPr>
    </w:p>
    <w:p w:rsidR="005F238A" w:rsidRDefault="005F238A" w:rsidP="00B82215">
      <w:pPr>
        <w:spacing w:after="0" w:line="240" w:lineRule="auto"/>
        <w:ind w:left="1080"/>
      </w:pPr>
      <w:r>
        <w:rPr>
          <w:noProof/>
        </w:rPr>
        <w:drawing>
          <wp:inline distT="0" distB="0" distL="0" distR="0" wp14:anchorId="07F6919F" wp14:editId="76289E52">
            <wp:extent cx="53435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464" t="11328" r="7193" b="9374"/>
                    <a:stretch/>
                  </pic:blipFill>
                  <pic:spPr bwMode="auto">
                    <a:xfrm>
                      <a:off x="0" y="0"/>
                      <a:ext cx="5343525" cy="3067050"/>
                    </a:xfrm>
                    <a:prstGeom prst="rect">
                      <a:avLst/>
                    </a:prstGeom>
                    <a:ln>
                      <a:noFill/>
                    </a:ln>
                    <a:extLst>
                      <a:ext uri="{53640926-AAD7-44D8-BBD7-CCE9431645EC}">
                        <a14:shadowObscured xmlns:a14="http://schemas.microsoft.com/office/drawing/2010/main"/>
                      </a:ext>
                    </a:extLst>
                  </pic:spPr>
                </pic:pic>
              </a:graphicData>
            </a:graphic>
          </wp:inline>
        </w:drawing>
      </w:r>
    </w:p>
    <w:p w:rsidR="00B82215" w:rsidRDefault="00B82215" w:rsidP="00B82215">
      <w:pPr>
        <w:ind w:left="1080"/>
      </w:pPr>
    </w:p>
    <w:p w:rsidR="000479B9" w:rsidRDefault="000479B9" w:rsidP="000479B9">
      <w:pPr>
        <w:ind w:left="1080"/>
      </w:pPr>
      <w:r>
        <w:lastRenderedPageBreak/>
        <w:t>NOTE: The order is automatically authorised after 15 seconds in the test environment.</w:t>
      </w:r>
    </w:p>
    <w:p w:rsidR="000479B9" w:rsidRPr="00343A98" w:rsidRDefault="000479B9" w:rsidP="000479B9">
      <w:pPr>
        <w:ind w:left="1080"/>
      </w:pPr>
      <w:r>
        <w:t xml:space="preserve">              For the Production environment, u</w:t>
      </w:r>
      <w:r w:rsidR="000474E6">
        <w:t>ser needs to scan the QR code at</w:t>
      </w:r>
      <w:r>
        <w:t xml:space="preserve"> their end from the wechat payment app to complete the order authorisation.</w:t>
      </w:r>
      <w:r w:rsidR="00346D7A">
        <w:t xml:space="preserve"> You can refer the screenshot attached above.</w:t>
      </w:r>
    </w:p>
    <w:p w:rsidR="00B82215" w:rsidRPr="00F61D5D" w:rsidRDefault="00B82215" w:rsidP="00B82215">
      <w:pPr>
        <w:pStyle w:val="Heading3"/>
        <w:keepNext/>
        <w:keepLines/>
        <w:numPr>
          <w:ilvl w:val="2"/>
          <w:numId w:val="47"/>
        </w:numPr>
        <w:pBdr>
          <w:bottom w:val="none" w:sz="0" w:space="0" w:color="auto"/>
        </w:pBdr>
        <w:spacing w:line="276" w:lineRule="auto"/>
        <w:ind w:left="1764"/>
        <w:rPr>
          <w:i w:val="0"/>
          <w:sz w:val="24"/>
          <w:szCs w:val="24"/>
        </w:rPr>
      </w:pPr>
      <w:bookmarkStart w:id="1671" w:name="_Toc8312229"/>
      <w:r w:rsidRPr="00F61D5D">
        <w:rPr>
          <w:i w:val="0"/>
          <w:sz w:val="24"/>
          <w:szCs w:val="24"/>
        </w:rPr>
        <w:t>YANDEX</w:t>
      </w:r>
      <w:bookmarkEnd w:id="1671"/>
    </w:p>
    <w:p w:rsidR="00B82215" w:rsidRPr="0073046B" w:rsidRDefault="00B82215" w:rsidP="0073046B">
      <w:pPr>
        <w:ind w:left="1080"/>
        <w:rPr>
          <w:rFonts w:ascii="Calibri" w:hAnsi="Calibri"/>
          <w:color w:val="393939"/>
          <w:sz w:val="21"/>
          <w:szCs w:val="21"/>
        </w:rPr>
      </w:pPr>
      <w:r>
        <w:rPr>
          <w:rFonts w:ascii="Calibri" w:hAnsi="Calibri"/>
          <w:color w:val="393939"/>
          <w:sz w:val="21"/>
          <w:szCs w:val="21"/>
        </w:rPr>
        <w:t xml:space="preserve">Yandex.Money is primarily </w:t>
      </w:r>
      <w:proofErr w:type="gramStart"/>
      <w:r>
        <w:rPr>
          <w:rFonts w:ascii="Calibri" w:hAnsi="Calibri"/>
          <w:color w:val="393939"/>
          <w:sz w:val="21"/>
          <w:szCs w:val="21"/>
        </w:rPr>
        <w:t>an</w:t>
      </w:r>
      <w:proofErr w:type="gramEnd"/>
      <w:r>
        <w:rPr>
          <w:rFonts w:ascii="Calibri" w:hAnsi="Calibri"/>
          <w:color w:val="393939"/>
          <w:sz w:val="21"/>
          <w:szCs w:val="21"/>
        </w:rPr>
        <w:t xml:space="preserve"> eWallet that shoppers based in the countries in the</w:t>
      </w:r>
      <w:r>
        <w:rPr>
          <w:rStyle w:val="apple-converted-space"/>
          <w:rFonts w:ascii="Calibri" w:hAnsi="Calibri"/>
          <w:color w:val="393939"/>
          <w:sz w:val="21"/>
          <w:szCs w:val="21"/>
        </w:rPr>
        <w:t> </w:t>
      </w:r>
      <w:hyperlink r:id="rId68"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82215" w:rsidRPr="00103D9C" w:rsidTr="00653480">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653480">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653480">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653480">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82215" w:rsidRPr="00103D9C" w:rsidTr="00653480">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82215" w:rsidRPr="00103D9C" w:rsidTr="00653480">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653480">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653480">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82215" w:rsidRPr="00103D9C" w:rsidTr="00653480">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653480">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Pr="003C27B4" w:rsidRDefault="00B82215" w:rsidP="00AA39DC">
      <w:pPr>
        <w:pStyle w:val="Heading4"/>
        <w:keepNext/>
        <w:keepLines/>
        <w:ind w:left="372" w:firstLine="708"/>
      </w:pPr>
      <w:r>
        <w:t>Request Attribute Mapping</w:t>
      </w:r>
    </w:p>
    <w:p w:rsidR="00B82215" w:rsidRDefault="00B82215" w:rsidP="00B82215">
      <w:pPr>
        <w:spacing w:after="0" w:line="240" w:lineRule="auto"/>
        <w:ind w:left="1080"/>
      </w:pPr>
    </w:p>
    <w:p w:rsidR="00B82215" w:rsidRDefault="00B82215" w:rsidP="00B82215">
      <w:pPr>
        <w:spacing w:after="0" w:line="240" w:lineRule="auto"/>
        <w:ind w:left="1080"/>
      </w:pPr>
      <w:proofErr w:type="gramStart"/>
      <w:r>
        <w:t>&lt;?xml</w:t>
      </w:r>
      <w:proofErr w:type="gramEnd"/>
      <w:r>
        <w:t xml:space="preserve"> version="1.0" encoding="UTF-8"?&gt;</w:t>
      </w:r>
    </w:p>
    <w:p w:rsidR="00B82215" w:rsidRDefault="00B82215" w:rsidP="00B82215">
      <w:pPr>
        <w:spacing w:after="0" w:line="240" w:lineRule="auto"/>
        <w:ind w:left="1080"/>
      </w:pPr>
      <w:proofErr w:type="gramStart"/>
      <w:r>
        <w:t>&lt;!DOCTYPE</w:t>
      </w:r>
      <w:proofErr w:type="gramEnd"/>
      <w:r>
        <w:t xml:space="preserve"> paymentService PUBLIC '-//Bibit//DTD Bibit PaymentService v1//EN' 'http://dtd.worldpay.com/paymentService_v1.dtd'&gt;</w:t>
      </w:r>
    </w:p>
    <w:p w:rsidR="00B82215" w:rsidRDefault="00B82215" w:rsidP="00B82215">
      <w:pPr>
        <w:spacing w:after="0" w:line="240" w:lineRule="auto"/>
        <w:ind w:left="1080"/>
      </w:pPr>
      <w:r>
        <w:t>&lt;paymentService merchantCode="SAPIENTNITROECOM" version="1.4"&gt;</w:t>
      </w:r>
    </w:p>
    <w:p w:rsidR="00B82215" w:rsidRDefault="00B82215" w:rsidP="00B82215">
      <w:pPr>
        <w:spacing w:after="0" w:line="240" w:lineRule="auto"/>
        <w:ind w:left="1080"/>
      </w:pPr>
      <w:r>
        <w:t xml:space="preserve">   &lt;</w:t>
      </w:r>
      <w:proofErr w:type="gramStart"/>
      <w:r>
        <w:t>submit</w:t>
      </w:r>
      <w:proofErr w:type="gramEnd"/>
      <w:r>
        <w:t>&gt;</w:t>
      </w:r>
    </w:p>
    <w:p w:rsidR="00B82215" w:rsidRDefault="00B82215" w:rsidP="00B82215">
      <w:pPr>
        <w:spacing w:after="0" w:line="240" w:lineRule="auto"/>
        <w:ind w:left="1080"/>
      </w:pPr>
      <w:r>
        <w:t xml:space="preserve">      &lt;order orderCode="Example_Yandex_Order_Code_0"&gt;</w:t>
      </w:r>
    </w:p>
    <w:p w:rsidR="00B82215" w:rsidRDefault="00B82215" w:rsidP="00B82215">
      <w:pPr>
        <w:spacing w:after="0" w:line="240" w:lineRule="auto"/>
        <w:ind w:left="1080"/>
      </w:pPr>
      <w:r>
        <w:t xml:space="preserve">         &lt;</w:t>
      </w:r>
      <w:proofErr w:type="gramStart"/>
      <w:r>
        <w:t>description&gt;</w:t>
      </w:r>
      <w:proofErr w:type="gramEnd"/>
      <w:r>
        <w:t>Description here&lt;/description&gt;</w:t>
      </w:r>
    </w:p>
    <w:p w:rsidR="00B82215" w:rsidRDefault="00B82215" w:rsidP="00B82215">
      <w:pPr>
        <w:spacing w:after="0" w:line="240" w:lineRule="auto"/>
        <w:ind w:left="1080"/>
      </w:pPr>
      <w:r>
        <w:t xml:space="preserve">         &lt;amount currencyCode="RUB" value="5000" exponent="2" /&gt;</w:t>
      </w:r>
    </w:p>
    <w:p w:rsidR="00B82215" w:rsidRDefault="00B82215" w:rsidP="00B82215">
      <w:pPr>
        <w:spacing w:after="0" w:line="240" w:lineRule="auto"/>
        <w:ind w:left="1080"/>
      </w:pPr>
      <w:r>
        <w:t xml:space="preserve">         &lt;</w:t>
      </w:r>
      <w:proofErr w:type="gramStart"/>
      <w:r>
        <w:t>orderContent</w:t>
      </w:r>
      <w:proofErr w:type="gramEnd"/>
      <w:r>
        <w:t>&gt;</w:t>
      </w:r>
    </w:p>
    <w:p w:rsidR="00B82215" w:rsidRDefault="00B82215" w:rsidP="00B82215">
      <w:pPr>
        <w:spacing w:after="0" w:line="240" w:lineRule="auto"/>
        <w:ind w:left="1080"/>
      </w:pPr>
      <w:r>
        <w:t xml:space="preserve">       </w:t>
      </w:r>
      <w:proofErr w:type="gramStart"/>
      <w:r>
        <w:t>&lt;![</w:t>
      </w:r>
      <w:proofErr w:type="gramEnd"/>
      <w:r>
        <w:t>CDATA[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w:t>
      </w:r>
      <w:proofErr w:type="gramStart"/>
      <w:r>
        <w:t>paymentDetails</w:t>
      </w:r>
      <w:proofErr w:type="gramEnd"/>
      <w:r>
        <w:t>&gt;</w:t>
      </w:r>
    </w:p>
    <w:p w:rsidR="00B82215" w:rsidRDefault="00B82215" w:rsidP="00B82215">
      <w:pPr>
        <w:spacing w:after="0" w:line="240" w:lineRule="auto"/>
        <w:ind w:left="1080"/>
      </w:pPr>
      <w:r>
        <w:t xml:space="preserve">            &lt;YANDEXMONEY-SSL shopperCountryCode="RU"&gt;</w:t>
      </w:r>
    </w:p>
    <w:p w:rsidR="00B82215" w:rsidRDefault="00B82215" w:rsidP="00B82215">
      <w:pPr>
        <w:spacing w:after="0" w:line="240" w:lineRule="auto"/>
        <w:ind w:left="1080"/>
      </w:pPr>
      <w:r>
        <w:t xml:space="preserve">               &lt;successURL&gt;http://www.worldpay.com/?successURL&lt;/successURL&gt;</w:t>
      </w:r>
    </w:p>
    <w:p w:rsidR="00B82215" w:rsidRDefault="00B82215" w:rsidP="00B82215">
      <w:pPr>
        <w:spacing w:after="0" w:line="240" w:lineRule="auto"/>
        <w:ind w:left="1080"/>
      </w:pPr>
      <w:r>
        <w:t xml:space="preserve">               &lt;cancelURL&gt;http://www.worldpay.com/?cancelURL&lt;/cancelURL&gt;</w:t>
      </w:r>
    </w:p>
    <w:p w:rsidR="00B82215" w:rsidRDefault="00B82215" w:rsidP="00B82215">
      <w:pPr>
        <w:spacing w:after="0" w:line="240" w:lineRule="auto"/>
        <w:ind w:left="1080"/>
      </w:pPr>
      <w:r>
        <w:t xml:space="preserve">               &lt;pendingURL&gt;http://www.worldpay.com/?pendingURL&lt;/pendingURL&gt;</w:t>
      </w:r>
    </w:p>
    <w:p w:rsidR="00B82215" w:rsidRDefault="00B82215" w:rsidP="00B82215">
      <w:pPr>
        <w:spacing w:after="0" w:line="240" w:lineRule="auto"/>
        <w:ind w:left="1080"/>
      </w:pPr>
      <w:r>
        <w:t xml:space="preserve">            &lt;/YANDEXMONEY-SSL&gt;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w:t>
      </w:r>
      <w:proofErr w:type="gramStart"/>
      <w:r>
        <w:t>shopper</w:t>
      </w:r>
      <w:proofErr w:type="gramEnd"/>
      <w:r>
        <w:t>&gt;</w:t>
      </w:r>
    </w:p>
    <w:p w:rsidR="00B82215" w:rsidRDefault="00B82215" w:rsidP="00B82215">
      <w:pPr>
        <w:spacing w:after="0" w:line="240" w:lineRule="auto"/>
        <w:ind w:left="1080"/>
      </w:pPr>
      <w:r>
        <w:t xml:space="preserve">            &lt;shopperEmailAddress&gt;shopper@worldpay.com&lt;/shopperEmailAddress&gt;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&lt;/order&gt;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t>&lt;/paymentService&gt;</w:t>
      </w:r>
    </w:p>
    <w:p w:rsidR="00B82215" w:rsidRPr="003C27B4" w:rsidRDefault="00B82215" w:rsidP="00B82215">
      <w:pPr>
        <w:spacing w:after="0" w:line="240" w:lineRule="auto"/>
        <w:ind w:left="1080"/>
      </w:pPr>
    </w:p>
    <w:p w:rsidR="00B82215" w:rsidRDefault="00B82215" w:rsidP="00B82215">
      <w:pPr>
        <w:pStyle w:val="Heading4"/>
        <w:keepNext/>
        <w:keepLines/>
        <w:ind w:left="1800"/>
      </w:pPr>
      <w:r>
        <w:lastRenderedPageBreak/>
        <w:t>Response Attribute Mapping</w:t>
      </w:r>
    </w:p>
    <w:p w:rsidR="00B82215" w:rsidRDefault="00B82215" w:rsidP="00B82215">
      <w:pPr>
        <w:spacing w:after="0" w:line="240" w:lineRule="auto"/>
        <w:ind w:left="1080"/>
      </w:pPr>
    </w:p>
    <w:p w:rsidR="00B82215" w:rsidRDefault="00B82215" w:rsidP="00B82215">
      <w:pPr>
        <w:spacing w:after="0" w:line="240" w:lineRule="auto"/>
        <w:ind w:left="1080"/>
      </w:pPr>
      <w:proofErr w:type="gramStart"/>
      <w:r>
        <w:t>&lt;?xml</w:t>
      </w:r>
      <w:proofErr w:type="gramEnd"/>
      <w:r>
        <w:t xml:space="preserve"> version="1.0" encoding="UTF-8"?&gt;</w:t>
      </w:r>
    </w:p>
    <w:p w:rsidR="00B82215" w:rsidRDefault="00B82215" w:rsidP="00B82215">
      <w:pPr>
        <w:spacing w:after="0" w:line="240" w:lineRule="auto"/>
        <w:ind w:left="1080"/>
      </w:pPr>
      <w:proofErr w:type="gramStart"/>
      <w:r>
        <w:t>&lt;!DOCTYPE</w:t>
      </w:r>
      <w:proofErr w:type="gramEnd"/>
      <w:r>
        <w:t xml:space="preserve"> paymentService PUBLIC "-//Worldpay//DTD Worldpay PaymentService v1//EN"</w:t>
      </w:r>
    </w:p>
    <w:p w:rsidR="00B82215" w:rsidRDefault="00B82215" w:rsidP="00B82215">
      <w:pPr>
        <w:spacing w:after="0" w:line="240" w:lineRule="auto"/>
        <w:ind w:left="1080"/>
      </w:pPr>
      <w:r>
        <w:t xml:space="preserve">                                "http://dtd.worldpay.com/paymentService_v1.dtd"&gt;</w:t>
      </w:r>
    </w:p>
    <w:p w:rsidR="00B82215" w:rsidRDefault="00B82215" w:rsidP="00B82215">
      <w:pPr>
        <w:spacing w:after="0" w:line="240" w:lineRule="auto"/>
        <w:ind w:left="1080"/>
      </w:pPr>
      <w:r>
        <w:t>&lt;paymentService version="1.4" merchantCode="SAPIENTNITROECOM"&gt;</w:t>
      </w:r>
    </w:p>
    <w:p w:rsidR="00B82215" w:rsidRDefault="00B82215" w:rsidP="00B82215">
      <w:pPr>
        <w:spacing w:after="0" w:line="240" w:lineRule="auto"/>
        <w:ind w:left="1080"/>
      </w:pPr>
      <w:r>
        <w:t xml:space="preserve">    &lt;</w:t>
      </w:r>
      <w:proofErr w:type="gramStart"/>
      <w:r>
        <w:t>reply</w:t>
      </w:r>
      <w:proofErr w:type="gramEnd"/>
      <w:r>
        <w:t>&gt;</w:t>
      </w:r>
    </w:p>
    <w:p w:rsidR="00B82215" w:rsidRDefault="00B82215" w:rsidP="00B82215">
      <w:pPr>
        <w:spacing w:after="0" w:line="240" w:lineRule="auto"/>
        <w:ind w:left="1080"/>
      </w:pPr>
      <w:r>
        <w:t xml:space="preserve">        &lt;orderStatus orderCode="Example_Yandex_Order_Code_0"&gt;</w:t>
      </w:r>
    </w:p>
    <w:p w:rsidR="00B82215" w:rsidRDefault="00B82215" w:rsidP="00B82215">
      <w:pPr>
        <w:spacing w:after="0" w:line="240" w:lineRule="auto"/>
        <w:ind w:left="1080"/>
      </w:pPr>
      <w:r>
        <w:t xml:space="preserve">            &lt;</w:t>
      </w:r>
      <w:proofErr w:type="gramStart"/>
      <w:r>
        <w:t>reference</w:t>
      </w:r>
      <w:proofErr w:type="gramEnd"/>
      <w:r>
        <w:t xml:space="preserve"> id="3015839577"&gt;https://secure-test.worldpay.com/jsp/test/shopper/APMSTSimulator.jsp?customerRef=3013340527&amp;amp;paymentMethod=YANDEXMONEY&lt;/reference&gt;</w:t>
      </w:r>
    </w:p>
    <w:p w:rsidR="00B82215" w:rsidRDefault="00B82215" w:rsidP="00B82215">
      <w:pPr>
        <w:spacing w:after="0" w:line="240" w:lineRule="auto"/>
        <w:ind w:left="1080"/>
      </w:pPr>
      <w:r>
        <w:t xml:space="preserve">        &lt;/orderStatus&gt;</w:t>
      </w:r>
    </w:p>
    <w:p w:rsidR="00B82215" w:rsidRDefault="00B82215" w:rsidP="00B82215">
      <w:pPr>
        <w:spacing w:after="0" w:line="240" w:lineRule="auto"/>
        <w:ind w:left="1080"/>
      </w:pPr>
      <w:r>
        <w:t xml:space="preserve">    &lt;/reply&gt;</w:t>
      </w:r>
    </w:p>
    <w:p w:rsidR="00B82215" w:rsidRDefault="00B82215" w:rsidP="00B82215">
      <w:pPr>
        <w:spacing w:after="0" w:line="240" w:lineRule="auto"/>
        <w:ind w:left="1080"/>
      </w:pPr>
      <w:r>
        <w:t>&lt;/paymentService&gt;</w:t>
      </w: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8853F6" w:rsidRDefault="00AF653B" w:rsidP="008853F6">
      <w:pPr>
        <w:pStyle w:val="Heading3"/>
        <w:keepNext/>
        <w:keepLines/>
        <w:numPr>
          <w:ilvl w:val="2"/>
          <w:numId w:val="47"/>
        </w:numPr>
        <w:pBdr>
          <w:bottom w:val="none" w:sz="0" w:space="0" w:color="auto"/>
        </w:pBdr>
        <w:spacing w:line="276" w:lineRule="auto"/>
        <w:rPr>
          <w:i w:val="0"/>
          <w:sz w:val="24"/>
          <w:szCs w:val="24"/>
        </w:rPr>
      </w:pPr>
      <w:bookmarkStart w:id="1672" w:name="_Toc8312230"/>
      <w:r>
        <w:rPr>
          <w:i w:val="0"/>
          <w:sz w:val="24"/>
          <w:szCs w:val="24"/>
        </w:rPr>
        <w:t>T</w:t>
      </w:r>
      <w:r w:rsidR="00450DEA">
        <w:rPr>
          <w:i w:val="0"/>
          <w:sz w:val="24"/>
          <w:szCs w:val="24"/>
        </w:rPr>
        <w:t>OKENIS</w:t>
      </w:r>
      <w:r>
        <w:rPr>
          <w:i w:val="0"/>
          <w:sz w:val="24"/>
          <w:szCs w:val="24"/>
        </w:rPr>
        <w:t>ATION</w:t>
      </w:r>
      <w:bookmarkEnd w:id="1672"/>
    </w:p>
    <w:p w:rsidR="008853F6" w:rsidRDefault="008853F6" w:rsidP="008853F6"/>
    <w:p w:rsidR="008853F6" w:rsidRDefault="008853F6" w:rsidP="008853F6">
      <w:r w:rsidRPr="008853F6">
        <w:t xml:space="preserve">Tokenisation is the replacement of sensitive credit card data with a unique identifier (the token) that </w:t>
      </w:r>
      <w:proofErr w:type="gramStart"/>
      <w:r w:rsidRPr="008853F6">
        <w:t>cannot be mathematically reversed</w:t>
      </w:r>
      <w:proofErr w:type="gramEnd"/>
      <w:r>
        <w:t>.</w:t>
      </w:r>
    </w:p>
    <w:p w:rsidR="008853F6" w:rsidRPr="008853F6" w:rsidRDefault="008853F6" w:rsidP="008853F6">
      <w:pPr>
        <w:numPr>
          <w:ilvl w:val="0"/>
          <w:numId w:val="100"/>
        </w:numPr>
      </w:pPr>
      <w:r w:rsidRPr="008853F6">
        <w:t>Choose </w:t>
      </w:r>
      <w:hyperlink r:id="rId69" w:history="1">
        <w:r w:rsidRPr="008853F6">
          <w:rPr>
            <w:rStyle w:val="Hyperlink"/>
          </w:rPr>
          <w:t>shopper</w:t>
        </w:r>
      </w:hyperlink>
      <w:r w:rsidRPr="008853F6">
        <w:t> tokens if you </w:t>
      </w:r>
      <w:r w:rsidRPr="008853F6">
        <w:rPr>
          <w:b/>
          <w:bCs/>
        </w:rPr>
        <w:t>only</w:t>
      </w:r>
      <w:r w:rsidRPr="008853F6">
        <w:t> intend to use tokens for your eCommerce channel</w:t>
      </w:r>
    </w:p>
    <w:p w:rsidR="008853F6" w:rsidRPr="008853F6" w:rsidRDefault="008853F6" w:rsidP="008853F6">
      <w:pPr>
        <w:numPr>
          <w:ilvl w:val="0"/>
          <w:numId w:val="101"/>
        </w:numPr>
      </w:pPr>
      <w:r w:rsidRPr="008853F6">
        <w:t>Choose </w:t>
      </w:r>
      <w:hyperlink r:id="rId70" w:history="1">
        <w:r w:rsidRPr="008853F6">
          <w:rPr>
            <w:rStyle w:val="Hyperlink"/>
          </w:rPr>
          <w:t>merchant</w:t>
        </w:r>
      </w:hyperlink>
      <w:r w:rsidRPr="008853F6">
        <w:t> tokens if you intend to share tokens between your eCommerce and your Point of Sale (POS) channels (using Worldpay Total as your omni-channel solution)</w:t>
      </w:r>
    </w:p>
    <w:p w:rsidR="009E50C7" w:rsidRDefault="009E50C7" w:rsidP="008853F6">
      <w:pPr>
        <w:rPr>
          <w:b/>
          <w:i/>
        </w:rPr>
      </w:pPr>
      <w:r>
        <w:rPr>
          <w:b/>
          <w:i/>
        </w:rPr>
        <w:t>SHOPPER TOKEN:</w:t>
      </w:r>
    </w:p>
    <w:p w:rsidR="008853F6" w:rsidRDefault="008853F6" w:rsidP="008853F6">
      <w:pPr>
        <w:rPr>
          <w:b/>
          <w:i/>
        </w:rPr>
      </w:pPr>
      <w:r w:rsidRPr="00B54D94">
        <w:rPr>
          <w:b/>
          <w:i/>
        </w:rPr>
        <w:t>Create a shopper token with a payment request</w:t>
      </w:r>
    </w:p>
    <w:p w:rsidR="00280190" w:rsidRDefault="00B14C3C" w:rsidP="00B14C3C">
      <w:pPr>
        <w:shd w:val="clear" w:color="auto" w:fill="FFFFFF"/>
        <w:spacing w:before="175" w:after="86" w:line="240" w:lineRule="auto"/>
      </w:pPr>
      <w:r w:rsidRPr="001877E9">
        <w:rPr>
          <w:b/>
        </w:rPr>
        <w:t>&lt;</w:t>
      </w:r>
      <w:proofErr w:type="gramStart"/>
      <w:r w:rsidRPr="001877E9">
        <w:rPr>
          <w:b/>
        </w:rPr>
        <w:t>createToken</w:t>
      </w:r>
      <w:proofErr w:type="gramEnd"/>
      <w:r w:rsidRPr="001877E9">
        <w:rPr>
          <w:b/>
        </w:rPr>
        <w:t>&gt;</w:t>
      </w:r>
      <w:r w:rsidRPr="00B14C3C">
        <w:t> is the instruction to create a token for the card used. &lt;</w:t>
      </w:r>
      <w:proofErr w:type="gramStart"/>
      <w:r w:rsidRPr="00B14C3C">
        <w:t>createToken</w:t>
      </w:r>
      <w:proofErr w:type="gramEnd"/>
      <w:r w:rsidRPr="00B14C3C">
        <w:t xml:space="preserve">&gt; must contain </w:t>
      </w:r>
      <w:r w:rsidRPr="001877E9">
        <w:rPr>
          <w:b/>
        </w:rPr>
        <w:t>&lt;authenticatedShopperID&gt;</w:t>
      </w:r>
      <w:r w:rsidRPr="00B14C3C">
        <w:t> - a reference that uniquely identifies each shopper so that you can associate their payment tokens with them.</w:t>
      </w:r>
    </w:p>
    <w:p w:rsidR="006A0CF1" w:rsidRPr="00B14C3C" w:rsidRDefault="006A0CF1" w:rsidP="00B14C3C">
      <w:pPr>
        <w:shd w:val="clear" w:color="auto" w:fill="FFFFFF"/>
        <w:spacing w:before="175" w:after="86" w:line="240" w:lineRule="auto"/>
      </w:pPr>
    </w:p>
    <w:p w:rsidR="00280190" w:rsidRDefault="00280190" w:rsidP="00280190">
      <w:pPr>
        <w:rPr>
          <w:b/>
          <w:bCs/>
          <w:i/>
        </w:rPr>
      </w:pPr>
      <w:r w:rsidRPr="00280190">
        <w:rPr>
          <w:b/>
          <w:bCs/>
          <w:i/>
        </w:rPr>
        <w:t>Direct create (shopper) token request</w:t>
      </w:r>
    </w:p>
    <w:p w:rsidR="006A0CF1" w:rsidRPr="00280190" w:rsidRDefault="006A0CF1" w:rsidP="00280190">
      <w:pPr>
        <w:rPr>
          <w:b/>
          <w:bCs/>
          <w:i/>
        </w:rPr>
      </w:pP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proofErr w:type="gramStart"/>
      <w:r w:rsidRPr="00062D54">
        <w:rPr>
          <w:rFonts w:ascii="Consolas" w:eastAsia="Times New Roman" w:hAnsi="Consolas" w:cs="Times New Roman"/>
          <w:color w:val="535759"/>
          <w:sz w:val="20"/>
          <w:szCs w:val="20"/>
        </w:rPr>
        <w:t>&lt;?</w:t>
      </w:r>
      <w:r w:rsidRPr="00062D54">
        <w:rPr>
          <w:rFonts w:ascii="Consolas" w:eastAsia="Times New Roman" w:hAnsi="Consolas" w:cs="Times New Roman"/>
          <w:color w:val="000000"/>
          <w:sz w:val="20"/>
          <w:szCs w:val="20"/>
        </w:rPr>
        <w:t>xml</w:t>
      </w:r>
      <w:proofErr w:type="gramEnd"/>
      <w:r w:rsidRPr="00062D54">
        <w:rPr>
          <w:rFonts w:ascii="Consolas" w:eastAsia="Times New Roman" w:hAnsi="Consolas" w:cs="Times New Roman"/>
          <w:color w:val="000000"/>
          <w:sz w:val="20"/>
          <w:szCs w:val="20"/>
        </w:rPr>
        <w:t xml:space="preserve"> version</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"1.0"</w:t>
      </w:r>
      <w:r w:rsidRPr="00062D54">
        <w:rPr>
          <w:rFonts w:ascii="Consolas" w:eastAsia="Times New Roman" w:hAnsi="Consolas" w:cs="Times New Roman"/>
          <w:color w:val="000000"/>
          <w:sz w:val="20"/>
          <w:szCs w:val="20"/>
        </w:rPr>
        <w:t xml:space="preserve"> encoding</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"UTF-8"</w:t>
      </w:r>
      <w:r w:rsidRPr="00062D54">
        <w:rPr>
          <w:rFonts w:ascii="Consolas" w:eastAsia="Times New Roman" w:hAnsi="Consolas" w:cs="Times New Roman"/>
          <w:color w:val="535759"/>
          <w:sz w:val="20"/>
          <w:szCs w:val="20"/>
        </w:rPr>
        <w:t>?&gt;</w:t>
      </w:r>
      <w:r w:rsidRPr="00062D54">
        <w:rPr>
          <w:rFonts w:ascii="Consolas" w:eastAsia="Times New Roman" w:hAnsi="Consolas" w:cs="Times New Roman"/>
          <w:color w:val="000000"/>
          <w:sz w:val="20"/>
          <w:szCs w:val="20"/>
        </w:rPr>
        <w:t xml:space="preserve"> </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proofErr w:type="gramStart"/>
      <w:r w:rsidRPr="00062D54">
        <w:rPr>
          <w:rFonts w:ascii="Consolas" w:eastAsia="Times New Roman" w:hAnsi="Consolas" w:cs="Times New Roman"/>
          <w:color w:val="535759"/>
          <w:sz w:val="20"/>
          <w:szCs w:val="20"/>
        </w:rPr>
        <w:t>&lt;!DOCTYPE</w:t>
      </w:r>
      <w:proofErr w:type="gramEnd"/>
      <w:r w:rsidRPr="00062D54">
        <w:rPr>
          <w:rFonts w:ascii="Consolas" w:eastAsia="Times New Roman" w:hAnsi="Consolas" w:cs="Times New Roman"/>
          <w:color w:val="535759"/>
          <w:sz w:val="20"/>
          <w:szCs w:val="20"/>
        </w:rPr>
        <w:t xml:space="preserve"> paymentService PUBLIC "-//WorldPay//DTD WorldPay PaymentService v1//EN"</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535759"/>
          <w:sz w:val="20"/>
          <w:szCs w:val="20"/>
        </w:rPr>
        <w:t xml:space="preserve"> "http://dtd.worldpay.com/paymentService_v1.dtd"&gt;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C80000"/>
          <w:sz w:val="20"/>
          <w:szCs w:val="20"/>
        </w:rPr>
        <w:t>&lt;paymentService</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version</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"1.4"</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merchantCode</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"MYMERCHANT"</w:t>
      </w:r>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submit</w:t>
      </w:r>
      <w:proofErr w:type="gramEnd"/>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&lt;order</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orderCode</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"T0211010"</w:t>
      </w:r>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description&gt;</w:t>
      </w:r>
      <w:proofErr w:type="gramEnd"/>
      <w:r w:rsidRPr="00062D54">
        <w:rPr>
          <w:rFonts w:ascii="Consolas" w:eastAsia="Times New Roman" w:hAnsi="Consolas" w:cs="Times New Roman"/>
          <w:color w:val="000000"/>
          <w:sz w:val="20"/>
          <w:szCs w:val="20"/>
        </w:rPr>
        <w:t>20 red roses from the MyMerchant webshop.</w:t>
      </w:r>
      <w:r w:rsidRPr="00062D54">
        <w:rPr>
          <w:rFonts w:ascii="Consolas" w:eastAsia="Times New Roman" w:hAnsi="Consolas" w:cs="Times New Roman"/>
          <w:color w:val="C80000"/>
          <w:sz w:val="20"/>
          <w:szCs w:val="20"/>
        </w:rPr>
        <w:t>&lt;/description&gt;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&lt;amount</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currencyCode</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"GBP"</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exponent</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"2"</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value</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"5000"</w:t>
      </w:r>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paymentDetails</w:t>
      </w:r>
      <w:proofErr w:type="gramEnd"/>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lastRenderedPageBreak/>
        <w:t>        </w:t>
      </w:r>
      <w:r w:rsidRPr="00062D54">
        <w:rPr>
          <w:rFonts w:ascii="Consolas" w:eastAsia="Times New Roman" w:hAnsi="Consolas" w:cs="Times New Roman"/>
          <w:color w:val="C80000"/>
          <w:sz w:val="20"/>
          <w:szCs w:val="20"/>
        </w:rPr>
        <w:t>&lt;VISA-SSL&gt;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cardNumber&gt;</w:t>
      </w:r>
      <w:proofErr w:type="gramEnd"/>
      <w:r w:rsidRPr="00062D54">
        <w:rPr>
          <w:rFonts w:ascii="Consolas" w:eastAsia="Times New Roman" w:hAnsi="Consolas" w:cs="Times New Roman"/>
          <w:color w:val="000000"/>
          <w:sz w:val="20"/>
          <w:szCs w:val="20"/>
        </w:rPr>
        <w:t>44444433333322221111</w:t>
      </w:r>
      <w:r w:rsidRPr="00062D54">
        <w:rPr>
          <w:rFonts w:ascii="Consolas" w:eastAsia="Times New Roman" w:hAnsi="Consolas" w:cs="Times New Roman"/>
          <w:color w:val="C80000"/>
          <w:sz w:val="20"/>
          <w:szCs w:val="20"/>
        </w:rPr>
        <w:t>&lt;/cardNumber&gt;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expiryDate</w:t>
      </w:r>
      <w:proofErr w:type="gramEnd"/>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&lt;date</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month</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"01"</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year</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"2020"</w:t>
      </w:r>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&lt;/expiryDate&gt;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cardHolderName&gt;</w:t>
      </w:r>
      <w:proofErr w:type="gramEnd"/>
      <w:r w:rsidRPr="00062D54">
        <w:rPr>
          <w:rFonts w:ascii="Consolas" w:eastAsia="Times New Roman" w:hAnsi="Consolas" w:cs="Times New Roman"/>
          <w:color w:val="000000"/>
          <w:sz w:val="20"/>
          <w:szCs w:val="20"/>
        </w:rPr>
        <w:t>J. Shopper</w:t>
      </w:r>
      <w:r w:rsidRPr="00062D54">
        <w:rPr>
          <w:rFonts w:ascii="Consolas" w:eastAsia="Times New Roman" w:hAnsi="Consolas" w:cs="Times New Roman"/>
          <w:color w:val="C80000"/>
          <w:sz w:val="20"/>
          <w:szCs w:val="20"/>
        </w:rPr>
        <w:t>&lt;/cardHolderName&gt;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cvc&gt;</w:t>
      </w:r>
      <w:proofErr w:type="gramEnd"/>
      <w:r w:rsidRPr="00062D54">
        <w:rPr>
          <w:rFonts w:ascii="Consolas" w:eastAsia="Times New Roman" w:hAnsi="Consolas" w:cs="Times New Roman"/>
          <w:color w:val="000000"/>
          <w:sz w:val="20"/>
          <w:szCs w:val="20"/>
        </w:rPr>
        <w:t>123</w:t>
      </w:r>
      <w:r w:rsidRPr="00062D54">
        <w:rPr>
          <w:rFonts w:ascii="Consolas" w:eastAsia="Times New Roman" w:hAnsi="Consolas" w:cs="Times New Roman"/>
          <w:color w:val="C80000"/>
          <w:sz w:val="20"/>
          <w:szCs w:val="20"/>
        </w:rPr>
        <w:t>&lt;/cvc&gt;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cardAddress</w:t>
      </w:r>
      <w:proofErr w:type="gramEnd"/>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address</w:t>
      </w:r>
      <w:proofErr w:type="gramEnd"/>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&lt;address1&gt;</w:t>
      </w:r>
      <w:r w:rsidRPr="00062D54">
        <w:rPr>
          <w:rFonts w:ascii="Consolas" w:eastAsia="Times New Roman" w:hAnsi="Consolas" w:cs="Times New Roman"/>
          <w:color w:val="000000"/>
          <w:sz w:val="20"/>
          <w:szCs w:val="20"/>
        </w:rPr>
        <w:t>47A</w:t>
      </w:r>
      <w:r w:rsidRPr="00062D54">
        <w:rPr>
          <w:rFonts w:ascii="Consolas" w:eastAsia="Times New Roman" w:hAnsi="Consolas" w:cs="Times New Roman"/>
          <w:color w:val="C80000"/>
          <w:sz w:val="20"/>
          <w:szCs w:val="20"/>
        </w:rPr>
        <w:t>&lt;/address1&gt;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&lt;address2&gt;</w:t>
      </w:r>
      <w:r w:rsidRPr="00062D54">
        <w:rPr>
          <w:rFonts w:ascii="Consolas" w:eastAsia="Times New Roman" w:hAnsi="Consolas" w:cs="Times New Roman"/>
          <w:color w:val="000000"/>
          <w:sz w:val="20"/>
          <w:szCs w:val="20"/>
        </w:rPr>
        <w:t>Queensbridge Road</w:t>
      </w:r>
      <w:r w:rsidRPr="00062D54">
        <w:rPr>
          <w:rFonts w:ascii="Consolas" w:eastAsia="Times New Roman" w:hAnsi="Consolas" w:cs="Times New Roman"/>
          <w:color w:val="C80000"/>
          <w:sz w:val="20"/>
          <w:szCs w:val="20"/>
        </w:rPr>
        <w:t>&lt;/address2&gt;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&lt;address3&gt;</w:t>
      </w:r>
      <w:r w:rsidRPr="00062D54">
        <w:rPr>
          <w:rFonts w:ascii="Consolas" w:eastAsia="Times New Roman" w:hAnsi="Consolas" w:cs="Times New Roman"/>
          <w:color w:val="000000"/>
          <w:sz w:val="20"/>
          <w:szCs w:val="20"/>
        </w:rPr>
        <w:t>Suburbia</w:t>
      </w:r>
      <w:r w:rsidRPr="00062D54">
        <w:rPr>
          <w:rFonts w:ascii="Consolas" w:eastAsia="Times New Roman" w:hAnsi="Consolas" w:cs="Times New Roman"/>
          <w:color w:val="C80000"/>
          <w:sz w:val="20"/>
          <w:szCs w:val="20"/>
        </w:rPr>
        <w:t>&lt;/address3&gt;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postalCode&gt;</w:t>
      </w:r>
      <w:proofErr w:type="gramEnd"/>
      <w:r w:rsidRPr="00062D54">
        <w:rPr>
          <w:rFonts w:ascii="Consolas" w:eastAsia="Times New Roman" w:hAnsi="Consolas" w:cs="Times New Roman"/>
          <w:color w:val="000000"/>
          <w:sz w:val="20"/>
          <w:szCs w:val="20"/>
        </w:rPr>
        <w:t>CB94BQ</w:t>
      </w:r>
      <w:r w:rsidRPr="00062D54">
        <w:rPr>
          <w:rFonts w:ascii="Consolas" w:eastAsia="Times New Roman" w:hAnsi="Consolas" w:cs="Times New Roman"/>
          <w:color w:val="C80000"/>
          <w:sz w:val="20"/>
          <w:szCs w:val="20"/>
        </w:rPr>
        <w:t>&lt;/postalCode&gt;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city&gt;</w:t>
      </w:r>
      <w:proofErr w:type="gramEnd"/>
      <w:r w:rsidRPr="00062D54">
        <w:rPr>
          <w:rFonts w:ascii="Consolas" w:eastAsia="Times New Roman" w:hAnsi="Consolas" w:cs="Times New Roman"/>
          <w:color w:val="000000"/>
          <w:sz w:val="20"/>
          <w:szCs w:val="20"/>
        </w:rPr>
        <w:t>Cambridge</w:t>
      </w:r>
      <w:r w:rsidRPr="00062D54">
        <w:rPr>
          <w:rFonts w:ascii="Consolas" w:eastAsia="Times New Roman" w:hAnsi="Consolas" w:cs="Times New Roman"/>
          <w:color w:val="C80000"/>
          <w:sz w:val="20"/>
          <w:szCs w:val="20"/>
        </w:rPr>
        <w:t>&lt;/city&gt;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state&gt;</w:t>
      </w:r>
      <w:proofErr w:type="gramEnd"/>
      <w:r w:rsidRPr="00062D54">
        <w:rPr>
          <w:rFonts w:ascii="Consolas" w:eastAsia="Times New Roman" w:hAnsi="Consolas" w:cs="Times New Roman"/>
          <w:color w:val="000000"/>
          <w:sz w:val="20"/>
          <w:szCs w:val="20"/>
        </w:rPr>
        <w:t>Cambridgeshire</w:t>
      </w:r>
      <w:r w:rsidRPr="00062D54">
        <w:rPr>
          <w:rFonts w:ascii="Consolas" w:eastAsia="Times New Roman" w:hAnsi="Consolas" w:cs="Times New Roman"/>
          <w:color w:val="C80000"/>
          <w:sz w:val="20"/>
          <w:szCs w:val="20"/>
        </w:rPr>
        <w:t>&lt;/state&gt;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countryCode&gt;</w:t>
      </w:r>
      <w:proofErr w:type="gramEnd"/>
      <w:r w:rsidRPr="00062D54">
        <w:rPr>
          <w:rFonts w:ascii="Consolas" w:eastAsia="Times New Roman" w:hAnsi="Consolas" w:cs="Times New Roman"/>
          <w:color w:val="000000"/>
          <w:sz w:val="20"/>
          <w:szCs w:val="20"/>
        </w:rPr>
        <w:t>GB</w:t>
      </w:r>
      <w:r w:rsidRPr="00062D54">
        <w:rPr>
          <w:rFonts w:ascii="Consolas" w:eastAsia="Times New Roman" w:hAnsi="Consolas" w:cs="Times New Roman"/>
          <w:color w:val="C80000"/>
          <w:sz w:val="20"/>
          <w:szCs w:val="20"/>
        </w:rPr>
        <w:t>&lt;/countryCode&gt;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telephoneNumber&gt;</w:t>
      </w:r>
      <w:proofErr w:type="gramEnd"/>
      <w:r w:rsidRPr="00062D54">
        <w:rPr>
          <w:rFonts w:ascii="Consolas" w:eastAsia="Times New Roman" w:hAnsi="Consolas" w:cs="Times New Roman"/>
          <w:color w:val="000000"/>
          <w:sz w:val="20"/>
          <w:szCs w:val="20"/>
        </w:rPr>
        <w:t>0122312345</w:t>
      </w:r>
      <w:r w:rsidRPr="00062D54">
        <w:rPr>
          <w:rFonts w:ascii="Consolas" w:eastAsia="Times New Roman" w:hAnsi="Consolas" w:cs="Times New Roman"/>
          <w:color w:val="C80000"/>
          <w:sz w:val="20"/>
          <w:szCs w:val="20"/>
        </w:rPr>
        <w:t>&lt;/telephoneNumber&gt;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&lt;/address&gt;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&lt;/cardAddress&gt;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&lt;/VISA-SSL&gt;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&lt;session</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shopperIPAddress</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"123.123.123.123"</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id</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"0215ui8ib1"</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&lt;/paymentDetails&gt;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shopper</w:t>
      </w:r>
      <w:proofErr w:type="gramEnd"/>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&lt;shopperEmailAddress&gt;</w:t>
      </w:r>
      <w:r w:rsidRPr="00062D54">
        <w:rPr>
          <w:rFonts w:ascii="Consolas" w:eastAsia="Times New Roman" w:hAnsi="Consolas" w:cs="Times New Roman"/>
          <w:color w:val="000000"/>
          <w:sz w:val="20"/>
          <w:szCs w:val="20"/>
        </w:rPr>
        <w:t>jshopper@myprovider.int</w:t>
      </w:r>
      <w:r w:rsidRPr="00062D54">
        <w:rPr>
          <w:rFonts w:ascii="Consolas" w:eastAsia="Times New Roman" w:hAnsi="Consolas" w:cs="Times New Roman"/>
          <w:color w:val="C80000"/>
          <w:sz w:val="20"/>
          <w:szCs w:val="20"/>
        </w:rPr>
        <w:t>&lt;/shopperEmailAddress&gt;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authenticatedShopperID&gt;</w:t>
      </w:r>
      <w:proofErr w:type="gramEnd"/>
      <w:r w:rsidRPr="00062D54">
        <w:rPr>
          <w:rFonts w:ascii="Consolas" w:eastAsia="Times New Roman" w:hAnsi="Consolas" w:cs="Times New Roman"/>
          <w:color w:val="000000"/>
          <w:sz w:val="20"/>
          <w:szCs w:val="20"/>
        </w:rPr>
        <w:t>UniqueshopperID</w:t>
      </w:r>
      <w:r w:rsidRPr="00062D54">
        <w:rPr>
          <w:rFonts w:ascii="Consolas" w:eastAsia="Times New Roman" w:hAnsi="Consolas" w:cs="Times New Roman"/>
          <w:color w:val="C80000"/>
          <w:sz w:val="20"/>
          <w:szCs w:val="20"/>
        </w:rPr>
        <w:t>&lt;/authenticatedShopperID&gt;</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708090"/>
          <w:sz w:val="20"/>
          <w:szCs w:val="20"/>
        </w:rPr>
        <w:t>&lt;!--Mandatory for shopper tokens, don't send for merchant tokens--&gt;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browser</w:t>
      </w:r>
      <w:proofErr w:type="gramEnd"/>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acceptHeader&gt;</w:t>
      </w:r>
      <w:proofErr w:type="gramEnd"/>
      <w:r w:rsidRPr="00062D54">
        <w:rPr>
          <w:rFonts w:ascii="Consolas" w:eastAsia="Times New Roman" w:hAnsi="Consolas" w:cs="Times New Roman"/>
          <w:color w:val="000000"/>
          <w:sz w:val="20"/>
          <w:szCs w:val="20"/>
        </w:rPr>
        <w:t xml:space="preserve">text/html,application/xhtml+xml,application/xml ;q=0.9,*/*;q=0.8 </w:t>
      </w:r>
      <w:r w:rsidRPr="00062D54">
        <w:rPr>
          <w:rFonts w:ascii="Consolas" w:eastAsia="Times New Roman" w:hAnsi="Consolas" w:cs="Times New Roman"/>
          <w:color w:val="C80000"/>
          <w:sz w:val="20"/>
          <w:szCs w:val="20"/>
        </w:rPr>
        <w:t>&lt;/acceptHeader&gt;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userAgentHeader&gt;</w:t>
      </w:r>
      <w:proofErr w:type="gramEnd"/>
      <w:r w:rsidRPr="00062D54">
        <w:rPr>
          <w:rFonts w:ascii="Consolas" w:eastAsia="Times New Roman" w:hAnsi="Consolas" w:cs="Times New Roman"/>
          <w:color w:val="000000"/>
          <w:sz w:val="20"/>
          <w:szCs w:val="20"/>
        </w:rPr>
        <w:t>Mozilla/5.0 (Windows; U; Windows NT 5.1;en-GB; rv:1.9.1.5) Gecko/20091102 Firefox/3.5.5 (.NET CLR 3.5.30729)</w:t>
      </w:r>
      <w:r w:rsidRPr="00062D54">
        <w:rPr>
          <w:rFonts w:ascii="Consolas" w:eastAsia="Times New Roman" w:hAnsi="Consolas" w:cs="Times New Roman"/>
          <w:color w:val="C80000"/>
          <w:sz w:val="20"/>
          <w:szCs w:val="20"/>
        </w:rPr>
        <w:t>&lt;/userAgentHeader&gt;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&lt;/browser&gt;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&lt;/shopper&gt;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&lt;createToken</w:t>
      </w:r>
      <w:r w:rsidRPr="00062D54">
        <w:rPr>
          <w:rFonts w:ascii="Consolas" w:eastAsia="Times New Roman" w:hAnsi="Consolas" w:cs="Times New Roman"/>
          <w:color w:val="000000"/>
          <w:sz w:val="20"/>
          <w:szCs w:val="20"/>
        </w:rPr>
        <w:t xml:space="preserve"> </w:t>
      </w:r>
      <w:r w:rsidRPr="00062D54">
        <w:rPr>
          <w:rFonts w:ascii="Consolas" w:eastAsia="Times New Roman" w:hAnsi="Consolas" w:cs="Times New Roman"/>
          <w:color w:val="1479A6"/>
          <w:sz w:val="20"/>
          <w:szCs w:val="20"/>
        </w:rPr>
        <w:t>tokenScope</w:t>
      </w:r>
      <w:r w:rsidRPr="00062D54">
        <w:rPr>
          <w:rFonts w:ascii="Consolas" w:eastAsia="Times New Roman" w:hAnsi="Consolas" w:cs="Times New Roman"/>
          <w:color w:val="535759"/>
          <w:sz w:val="20"/>
          <w:szCs w:val="20"/>
        </w:rPr>
        <w:t>=</w:t>
      </w:r>
      <w:r w:rsidRPr="00062D54">
        <w:rPr>
          <w:rFonts w:ascii="Consolas" w:eastAsia="Times New Roman" w:hAnsi="Consolas" w:cs="Times New Roman"/>
          <w:color w:val="008000"/>
          <w:sz w:val="20"/>
          <w:szCs w:val="20"/>
        </w:rPr>
        <w:t>"shopper"</w:t>
      </w:r>
      <w:r w:rsidRPr="00062D54">
        <w:rPr>
          <w:rFonts w:ascii="Consolas" w:eastAsia="Times New Roman" w:hAnsi="Consolas" w:cs="Times New Roman"/>
          <w:color w:val="C80000"/>
          <w:sz w:val="20"/>
          <w:szCs w:val="20"/>
        </w:rPr>
        <w: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tokenEventReference&gt;</w:t>
      </w:r>
      <w:proofErr w:type="gramEnd"/>
      <w:r w:rsidRPr="00062D54">
        <w:rPr>
          <w:rFonts w:ascii="Consolas" w:eastAsia="Times New Roman" w:hAnsi="Consolas" w:cs="Times New Roman"/>
          <w:color w:val="000000"/>
          <w:sz w:val="20"/>
          <w:szCs w:val="20"/>
        </w:rPr>
        <w:t>TOK7854321</w:t>
      </w:r>
      <w:r w:rsidRPr="00062D54">
        <w:rPr>
          <w:rFonts w:ascii="Consolas" w:eastAsia="Times New Roman" w:hAnsi="Consolas" w:cs="Times New Roman"/>
          <w:color w:val="C80000"/>
          <w:sz w:val="20"/>
          <w:szCs w:val="20"/>
        </w:rPr>
        <w:t>&lt;/tokenEventReference&gt;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w:t>
      </w:r>
      <w:proofErr w:type="gramStart"/>
      <w:r w:rsidRPr="00062D54">
        <w:rPr>
          <w:rFonts w:ascii="Consolas" w:eastAsia="Times New Roman" w:hAnsi="Consolas" w:cs="Times New Roman"/>
          <w:color w:val="C80000"/>
          <w:sz w:val="20"/>
          <w:szCs w:val="20"/>
        </w:rPr>
        <w:t>tokenReason&gt;</w:t>
      </w:r>
      <w:proofErr w:type="gramEnd"/>
      <w:r w:rsidRPr="00062D54">
        <w:rPr>
          <w:rFonts w:ascii="Consolas" w:eastAsia="Times New Roman" w:hAnsi="Consolas" w:cs="Times New Roman"/>
          <w:color w:val="000000"/>
          <w:sz w:val="20"/>
          <w:szCs w:val="20"/>
        </w:rPr>
        <w:t>ClothesDepartment</w:t>
      </w:r>
      <w:r w:rsidRPr="00062D54">
        <w:rPr>
          <w:rFonts w:ascii="Consolas" w:eastAsia="Times New Roman" w:hAnsi="Consolas" w:cs="Times New Roman"/>
          <w:color w:val="C80000"/>
          <w:sz w:val="20"/>
          <w:szCs w:val="20"/>
        </w:rPr>
        <w:t>&lt;/tokenReason&gt;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&lt;/createToken&gt;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&lt;/order&gt;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0"/>
          <w:szCs w:val="20"/>
        </w:rPr>
      </w:pPr>
      <w:r w:rsidRPr="00062D54">
        <w:rPr>
          <w:rFonts w:ascii="Consolas" w:eastAsia="Times New Roman" w:hAnsi="Consolas" w:cs="Times New Roman"/>
          <w:color w:val="000000"/>
          <w:sz w:val="20"/>
          <w:szCs w:val="20"/>
        </w:rPr>
        <w:t>  </w:t>
      </w:r>
      <w:r w:rsidRPr="00062D54">
        <w:rPr>
          <w:rFonts w:ascii="Consolas" w:eastAsia="Times New Roman" w:hAnsi="Consolas" w:cs="Times New Roman"/>
          <w:color w:val="C80000"/>
          <w:sz w:val="20"/>
          <w:szCs w:val="20"/>
        </w:rPr>
        <w:t>&lt;/submit&gt;</w:t>
      </w:r>
    </w:p>
    <w:p w:rsidR="00062D54" w:rsidRPr="00062D54" w:rsidRDefault="00062D54" w:rsidP="00062D54">
      <w:pPr>
        <w:shd w:val="clear" w:color="auto" w:fill="F7F7F5"/>
        <w:spacing w:after="0" w:line="240" w:lineRule="auto"/>
        <w:rPr>
          <w:rFonts w:ascii="Consolas" w:eastAsia="Times New Roman" w:hAnsi="Consolas" w:cs="Times New Roman"/>
          <w:color w:val="000000"/>
          <w:sz w:val="24"/>
          <w:szCs w:val="24"/>
        </w:rPr>
      </w:pPr>
      <w:r w:rsidRPr="00062D54">
        <w:rPr>
          <w:rFonts w:ascii="Consolas" w:eastAsia="Times New Roman" w:hAnsi="Consolas" w:cs="Times New Roman"/>
          <w:color w:val="C80000"/>
          <w:sz w:val="20"/>
          <w:szCs w:val="20"/>
        </w:rPr>
        <w:t>&lt;/paymentService&gt;</w:t>
      </w:r>
      <w:r w:rsidRPr="00062D54">
        <w:rPr>
          <w:rFonts w:ascii="Consolas" w:eastAsia="Times New Roman" w:hAnsi="Consolas" w:cs="Times New Roman"/>
          <w:color w:val="000000"/>
          <w:sz w:val="24"/>
          <w:szCs w:val="24"/>
        </w:rPr>
        <w:tab/>
      </w:r>
    </w:p>
    <w:p w:rsidR="008853F6" w:rsidRPr="00062D54" w:rsidRDefault="008853F6" w:rsidP="008853F6">
      <w:pPr>
        <w:rPr>
          <w:sz w:val="20"/>
          <w:szCs w:val="20"/>
        </w:rPr>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481C1D" w:rsidRDefault="00481C1D" w:rsidP="00481C1D">
      <w:pPr>
        <w:pStyle w:val="Heading4"/>
        <w:shd w:val="clear" w:color="auto" w:fill="FFFFFF"/>
        <w:spacing w:before="360"/>
        <w:rPr>
          <w:rFonts w:asciiTheme="minorHAnsi" w:hAnsiTheme="minorHAnsi" w:cstheme="minorHAnsi"/>
          <w:color w:val="535759"/>
        </w:rPr>
      </w:pPr>
      <w:r w:rsidRPr="00481C1D">
        <w:rPr>
          <w:rFonts w:asciiTheme="minorHAnsi" w:hAnsiTheme="minorHAnsi" w:cstheme="minorHAnsi"/>
          <w:color w:val="535759"/>
        </w:rPr>
        <w:t>Response to a Direct create (shopper) token request</w:t>
      </w:r>
    </w:p>
    <w:p w:rsidR="00266CC8" w:rsidRPr="00266CC8" w:rsidRDefault="00266CC8" w:rsidP="00266CC8"/>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proofErr w:type="gramStart"/>
      <w:r w:rsidRPr="00481C1D">
        <w:rPr>
          <w:rStyle w:val="pun"/>
          <w:rFonts w:asciiTheme="minorHAnsi" w:hAnsiTheme="minorHAnsi" w:cstheme="minorHAnsi"/>
          <w:color w:val="535759"/>
          <w:sz w:val="22"/>
          <w:szCs w:val="22"/>
        </w:rPr>
        <w:t>&lt;?</w:t>
      </w:r>
      <w:r w:rsidRPr="00481C1D">
        <w:rPr>
          <w:rStyle w:val="pln"/>
          <w:rFonts w:asciiTheme="minorHAnsi" w:hAnsiTheme="minorHAnsi" w:cstheme="minorHAnsi"/>
          <w:color w:val="000000"/>
          <w:sz w:val="22"/>
          <w:szCs w:val="22"/>
        </w:rPr>
        <w:t>xml</w:t>
      </w:r>
      <w:proofErr w:type="gramEnd"/>
      <w:r w:rsidRPr="00481C1D">
        <w:rPr>
          <w:rStyle w:val="pln"/>
          <w:rFonts w:asciiTheme="minorHAnsi" w:hAnsiTheme="minorHAnsi" w:cstheme="minorHAnsi"/>
          <w:color w:val="000000"/>
          <w:sz w:val="22"/>
          <w:szCs w:val="22"/>
        </w:rPr>
        <w:t xml:space="preserve"> version</w:t>
      </w:r>
      <w:r w:rsidRPr="00481C1D">
        <w:rPr>
          <w:rStyle w:val="pun"/>
          <w:rFonts w:asciiTheme="minorHAnsi" w:hAnsiTheme="minorHAnsi" w:cstheme="minorHAnsi"/>
          <w:color w:val="535759"/>
          <w:sz w:val="22"/>
          <w:szCs w:val="22"/>
        </w:rPr>
        <w:t>=</w:t>
      </w:r>
      <w:r w:rsidRPr="00481C1D">
        <w:rPr>
          <w:rStyle w:val="str"/>
          <w:rFonts w:asciiTheme="minorHAnsi" w:hAnsiTheme="minorHAnsi" w:cstheme="minorHAnsi"/>
          <w:color w:val="008000"/>
          <w:sz w:val="22"/>
          <w:szCs w:val="22"/>
        </w:rPr>
        <w:t>"1.0"</w:t>
      </w:r>
      <w:r w:rsidRPr="00481C1D">
        <w:rPr>
          <w:rStyle w:val="pln"/>
          <w:rFonts w:asciiTheme="minorHAnsi" w:hAnsiTheme="minorHAnsi" w:cstheme="minorHAnsi"/>
          <w:color w:val="000000"/>
          <w:sz w:val="22"/>
          <w:szCs w:val="22"/>
        </w:rPr>
        <w:t xml:space="preserve"> encoding</w:t>
      </w:r>
      <w:r w:rsidRPr="00481C1D">
        <w:rPr>
          <w:rStyle w:val="pun"/>
          <w:rFonts w:asciiTheme="minorHAnsi" w:hAnsiTheme="minorHAnsi" w:cstheme="minorHAnsi"/>
          <w:color w:val="535759"/>
          <w:sz w:val="22"/>
          <w:szCs w:val="22"/>
        </w:rPr>
        <w:t>=</w:t>
      </w:r>
      <w:r w:rsidRPr="00481C1D">
        <w:rPr>
          <w:rStyle w:val="str"/>
          <w:rFonts w:asciiTheme="minorHAnsi" w:hAnsiTheme="minorHAnsi" w:cstheme="minorHAnsi"/>
          <w:color w:val="008000"/>
          <w:sz w:val="22"/>
          <w:szCs w:val="22"/>
        </w:rPr>
        <w:t>"UTF-8"</w:t>
      </w:r>
      <w:r w:rsidRPr="00481C1D">
        <w:rPr>
          <w:rStyle w:val="pun"/>
          <w:rFonts w:asciiTheme="minorHAnsi" w:hAnsiTheme="minorHAnsi" w:cstheme="minorHAnsi"/>
          <w:color w:val="535759"/>
          <w:sz w:val="22"/>
          <w:szCs w:val="22"/>
        </w:rPr>
        <w:t>?&gt;</w:t>
      </w:r>
      <w:r w:rsidRPr="00481C1D">
        <w:rPr>
          <w:rStyle w:val="pln"/>
          <w:rFonts w:asciiTheme="minorHAnsi" w:hAnsiTheme="minorHAnsi" w:cstheme="minorHAnsi"/>
          <w:color w:val="000000"/>
          <w:sz w:val="22"/>
          <w:szCs w:val="22"/>
        </w:rPr>
        <w:t xml:space="preserve"> </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proofErr w:type="gramStart"/>
      <w:r w:rsidRPr="00481C1D">
        <w:rPr>
          <w:rStyle w:val="dec"/>
          <w:rFonts w:asciiTheme="minorHAnsi" w:hAnsiTheme="minorHAnsi" w:cstheme="minorHAnsi"/>
          <w:color w:val="535759"/>
          <w:sz w:val="22"/>
          <w:szCs w:val="22"/>
        </w:rPr>
        <w:t>&lt;!DOCTYPE</w:t>
      </w:r>
      <w:proofErr w:type="gramEnd"/>
      <w:r w:rsidRPr="00481C1D">
        <w:rPr>
          <w:rStyle w:val="dec"/>
          <w:rFonts w:asciiTheme="minorHAnsi" w:hAnsiTheme="minorHAnsi" w:cstheme="minorHAnsi"/>
          <w:color w:val="535759"/>
          <w:sz w:val="22"/>
          <w:szCs w:val="22"/>
        </w:rPr>
        <w:t xml:space="preserve"> paymentService PUBLIC "-//WorldPay//DTD WorldPay PaymentService v1//EN"</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dec"/>
          <w:rFonts w:asciiTheme="minorHAnsi" w:hAnsiTheme="minorHAnsi" w:cstheme="minorHAnsi"/>
          <w:color w:val="535759"/>
          <w:sz w:val="22"/>
          <w:szCs w:val="22"/>
        </w:rPr>
        <w:t xml:space="preserve"> "http://dtd.worldpay.com/paymentService_v1.dtd"&gt;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tag"/>
          <w:rFonts w:asciiTheme="minorHAnsi" w:hAnsiTheme="minorHAnsi" w:cstheme="minorHAnsi"/>
          <w:color w:val="C80000"/>
          <w:sz w:val="22"/>
          <w:szCs w:val="22"/>
        </w:rPr>
        <w:t>&lt;paymentService</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version</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"1.4"</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merchantCode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"MYMERCHANT"</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reply</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&lt;orderStatus</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orderCode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"T0211010"</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payment</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paymentMethod&gt;</w:t>
      </w:r>
      <w:proofErr w:type="gramEnd"/>
      <w:r w:rsidRPr="00481C1D">
        <w:rPr>
          <w:rStyle w:val="pln"/>
          <w:rFonts w:asciiTheme="minorHAnsi" w:hAnsiTheme="minorHAnsi" w:cstheme="minorHAnsi"/>
          <w:color w:val="000000"/>
          <w:sz w:val="22"/>
          <w:szCs w:val="22"/>
        </w:rPr>
        <w:t>VISA-SSL</w:t>
      </w:r>
      <w:r w:rsidRPr="00481C1D">
        <w:rPr>
          <w:rStyle w:val="tag"/>
          <w:rFonts w:asciiTheme="minorHAnsi" w:hAnsiTheme="minorHAnsi" w:cstheme="minorHAnsi"/>
          <w:color w:val="C80000"/>
          <w:sz w:val="22"/>
          <w:szCs w:val="22"/>
        </w:rPr>
        <w:t>&lt;/paymentMethod&gt;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&lt;amount</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value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"5000"</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currencyCode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"GBP"</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exponent</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"2"</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debitCreditIndicator</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"credit"</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lastEvent&gt;</w:t>
      </w:r>
      <w:proofErr w:type="gramEnd"/>
      <w:r w:rsidRPr="00481C1D">
        <w:rPr>
          <w:rStyle w:val="pln"/>
          <w:rFonts w:asciiTheme="minorHAnsi" w:hAnsiTheme="minorHAnsi" w:cstheme="minorHAnsi"/>
          <w:color w:val="000000"/>
          <w:sz w:val="22"/>
          <w:szCs w:val="22"/>
        </w:rPr>
        <w:t>AUTHORISED</w:t>
      </w:r>
      <w:r w:rsidRPr="00481C1D">
        <w:rPr>
          <w:rStyle w:val="tag"/>
          <w:rFonts w:asciiTheme="minorHAnsi" w:hAnsiTheme="minorHAnsi" w:cstheme="minorHAnsi"/>
          <w:color w:val="C80000"/>
          <w:sz w:val="22"/>
          <w:szCs w:val="22"/>
        </w:rPr>
        <w:t>&lt;/lastEvent&gt;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&lt;CVCResultCode</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description</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"UNKNOWN"</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&lt;AVSResultCode</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description</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"UNKNOWN"</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&lt;balance</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accountType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"IN_PROCESS_AUTHORISED"</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&lt;amount</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value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"5000"</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currencyCode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"GBP"</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exponent</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"2"</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debitCreditIndicator</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"credit"</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&lt;/balance&gt;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cardNumber&gt;</w:t>
      </w:r>
      <w:proofErr w:type="gramEnd"/>
      <w:r w:rsidRPr="00481C1D">
        <w:rPr>
          <w:rStyle w:val="pln"/>
          <w:rFonts w:asciiTheme="minorHAnsi" w:hAnsiTheme="minorHAnsi" w:cstheme="minorHAnsi"/>
          <w:color w:val="000000"/>
          <w:sz w:val="22"/>
          <w:szCs w:val="22"/>
        </w:rPr>
        <w:t>4444********1111</w:t>
      </w:r>
      <w:r w:rsidRPr="00481C1D">
        <w:rPr>
          <w:rStyle w:val="tag"/>
          <w:rFonts w:asciiTheme="minorHAnsi" w:hAnsiTheme="minorHAnsi" w:cstheme="minorHAnsi"/>
          <w:color w:val="C80000"/>
          <w:sz w:val="22"/>
          <w:szCs w:val="22"/>
        </w:rPr>
        <w:t>&lt;/cardNumber&gt;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&lt;riskScore</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value</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"4"</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&lt;/payment&gt;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token</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authenticatedShopperID&gt;</w:t>
      </w:r>
      <w:proofErr w:type="gramEnd"/>
      <w:r w:rsidRPr="00481C1D">
        <w:rPr>
          <w:rStyle w:val="pln"/>
          <w:rFonts w:asciiTheme="minorHAnsi" w:hAnsiTheme="minorHAnsi" w:cstheme="minorHAnsi"/>
          <w:color w:val="000000"/>
          <w:sz w:val="22"/>
          <w:szCs w:val="22"/>
        </w:rPr>
        <w:t>UniqueshopperID</w:t>
      </w:r>
      <w:r w:rsidRPr="00481C1D">
        <w:rPr>
          <w:rStyle w:val="tag"/>
          <w:rFonts w:asciiTheme="minorHAnsi" w:hAnsiTheme="minorHAnsi" w:cstheme="minorHAnsi"/>
          <w:color w:val="C80000"/>
          <w:sz w:val="22"/>
          <w:szCs w:val="22"/>
        </w:rPr>
        <w:t>&lt;/authenticatedShopperID&gt;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tokenEventReference&gt;</w:t>
      </w:r>
      <w:proofErr w:type="gramEnd"/>
      <w:r w:rsidRPr="00481C1D">
        <w:rPr>
          <w:rStyle w:val="pln"/>
          <w:rFonts w:asciiTheme="minorHAnsi" w:hAnsiTheme="minorHAnsi" w:cstheme="minorHAnsi"/>
          <w:color w:val="000000"/>
          <w:sz w:val="22"/>
          <w:szCs w:val="22"/>
        </w:rPr>
        <w:t>TOK7854321</w:t>
      </w:r>
      <w:r w:rsidRPr="00481C1D">
        <w:rPr>
          <w:rStyle w:val="tag"/>
          <w:rFonts w:asciiTheme="minorHAnsi" w:hAnsiTheme="minorHAnsi" w:cstheme="minorHAnsi"/>
          <w:color w:val="C80000"/>
          <w:sz w:val="22"/>
          <w:szCs w:val="22"/>
        </w:rPr>
        <w:t>&lt;/tokenEventReference&gt;</w:t>
      </w:r>
      <w:r w:rsidRPr="00481C1D">
        <w:rPr>
          <w:rStyle w:val="pln"/>
          <w:rFonts w:asciiTheme="minorHAnsi" w:hAnsiTheme="minorHAnsi" w:cstheme="minorHAnsi"/>
          <w:color w:val="000000"/>
          <w:sz w:val="22"/>
          <w:szCs w:val="22"/>
        </w:rPr>
        <w:t xml:space="preserve"> </w:t>
      </w:r>
      <w:r w:rsidRPr="00481C1D">
        <w:rPr>
          <w:rStyle w:val="com"/>
          <w:rFonts w:asciiTheme="minorHAnsi" w:hAnsiTheme="minorHAnsi" w:cstheme="minorHAnsi"/>
          <w:color w:val="708090"/>
          <w:sz w:val="22"/>
          <w:szCs w:val="22"/>
        </w:rPr>
        <w:t>&lt;!--The event reference from your current submission--&gt;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tokenReason&gt;</w:t>
      </w:r>
      <w:proofErr w:type="gramEnd"/>
      <w:r w:rsidRPr="00481C1D">
        <w:rPr>
          <w:rStyle w:val="pln"/>
          <w:rFonts w:asciiTheme="minorHAnsi" w:hAnsiTheme="minorHAnsi" w:cstheme="minorHAnsi"/>
          <w:color w:val="000000"/>
          <w:sz w:val="22"/>
          <w:szCs w:val="22"/>
        </w:rPr>
        <w:t>ClothesDepartment</w:t>
      </w:r>
      <w:r w:rsidRPr="00481C1D">
        <w:rPr>
          <w:rStyle w:val="tag"/>
          <w:rFonts w:asciiTheme="minorHAnsi" w:hAnsiTheme="minorHAnsi" w:cstheme="minorHAnsi"/>
          <w:color w:val="C80000"/>
          <w:sz w:val="22"/>
          <w:szCs w:val="22"/>
        </w:rPr>
        <w:t>&lt;/tokenReason&gt;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&lt;tokenDetails</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tokenEvent</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"NEW"</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paymentTokenID&gt;</w:t>
      </w:r>
      <w:proofErr w:type="gramEnd"/>
      <w:r w:rsidRPr="00481C1D">
        <w:rPr>
          <w:rStyle w:val="pln"/>
          <w:rFonts w:asciiTheme="minorHAnsi" w:hAnsiTheme="minorHAnsi" w:cstheme="minorHAnsi"/>
          <w:color w:val="000000"/>
          <w:sz w:val="22"/>
          <w:szCs w:val="22"/>
        </w:rPr>
        <w:t>9902019934757792074</w:t>
      </w:r>
      <w:r w:rsidRPr="00481C1D">
        <w:rPr>
          <w:rStyle w:val="tag"/>
          <w:rFonts w:asciiTheme="minorHAnsi" w:hAnsiTheme="minorHAnsi" w:cstheme="minorHAnsi"/>
          <w:color w:val="C80000"/>
          <w:sz w:val="22"/>
          <w:szCs w:val="22"/>
        </w:rPr>
        <w:t>&lt;/paymentTokenID&gt;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paymentTokenExpiry</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&lt;date</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dayOfMonth</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"3"</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month</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"03"</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year</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"2019"</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&lt;/paymentTokenExpiry&gt;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tokenEventReference&gt;</w:t>
      </w:r>
      <w:proofErr w:type="gramEnd"/>
      <w:r w:rsidRPr="00481C1D">
        <w:rPr>
          <w:rStyle w:val="pln"/>
          <w:rFonts w:asciiTheme="minorHAnsi" w:hAnsiTheme="minorHAnsi" w:cstheme="minorHAnsi"/>
          <w:color w:val="000000"/>
          <w:sz w:val="22"/>
          <w:szCs w:val="22"/>
        </w:rPr>
        <w:t>TOK7854321</w:t>
      </w:r>
      <w:r w:rsidRPr="00481C1D">
        <w:rPr>
          <w:rStyle w:val="tag"/>
          <w:rFonts w:asciiTheme="minorHAnsi" w:hAnsiTheme="minorHAnsi" w:cstheme="minorHAnsi"/>
          <w:color w:val="C80000"/>
          <w:sz w:val="22"/>
          <w:szCs w:val="22"/>
        </w:rPr>
        <w:t>&lt;/tokenEventReference&gt;</w:t>
      </w:r>
      <w:r w:rsidRPr="00481C1D">
        <w:rPr>
          <w:rStyle w:val="pln"/>
          <w:rFonts w:asciiTheme="minorHAnsi" w:hAnsiTheme="minorHAnsi" w:cstheme="minorHAnsi"/>
          <w:color w:val="000000"/>
          <w:sz w:val="22"/>
          <w:szCs w:val="22"/>
        </w:rPr>
        <w:t xml:space="preserve"> </w:t>
      </w:r>
      <w:r w:rsidRPr="00481C1D">
        <w:rPr>
          <w:rStyle w:val="com"/>
          <w:rFonts w:asciiTheme="minorHAnsi" w:hAnsiTheme="minorHAnsi" w:cstheme="minorHAnsi"/>
          <w:color w:val="708090"/>
          <w:sz w:val="22"/>
          <w:szCs w:val="22"/>
        </w:rPr>
        <w:t>&lt;!--The event reference from the initial token creation--&gt;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tokenReason&gt;</w:t>
      </w:r>
      <w:proofErr w:type="gramEnd"/>
      <w:r w:rsidRPr="00481C1D">
        <w:rPr>
          <w:rStyle w:val="pln"/>
          <w:rFonts w:asciiTheme="minorHAnsi" w:hAnsiTheme="minorHAnsi" w:cstheme="minorHAnsi"/>
          <w:color w:val="000000"/>
          <w:sz w:val="22"/>
          <w:szCs w:val="22"/>
        </w:rPr>
        <w:t>ClothesDepartment</w:t>
      </w:r>
      <w:r w:rsidRPr="00481C1D">
        <w:rPr>
          <w:rStyle w:val="tag"/>
          <w:rFonts w:asciiTheme="minorHAnsi" w:hAnsiTheme="minorHAnsi" w:cstheme="minorHAnsi"/>
          <w:color w:val="C80000"/>
          <w:sz w:val="22"/>
          <w:szCs w:val="22"/>
        </w:rPr>
        <w:t>&lt;/tokenReason&gt;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&lt;/tokenDetails&gt;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paymentInstrument</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cardDetails</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expiryDate</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&lt;date</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month</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"03"</w:t>
      </w:r>
      <w:r w:rsidRPr="00481C1D">
        <w:rPr>
          <w:rStyle w:val="pln"/>
          <w:rFonts w:asciiTheme="minorHAnsi" w:hAnsiTheme="minorHAnsi" w:cstheme="minorHAnsi"/>
          <w:color w:val="000000"/>
          <w:sz w:val="22"/>
          <w:szCs w:val="22"/>
        </w:rPr>
        <w:t xml:space="preserve"> </w:t>
      </w:r>
      <w:r w:rsidRPr="00481C1D">
        <w:rPr>
          <w:rStyle w:val="atn"/>
          <w:rFonts w:asciiTheme="minorHAnsi" w:hAnsiTheme="minorHAnsi" w:cstheme="minorHAnsi"/>
          <w:color w:val="1479A6"/>
          <w:sz w:val="22"/>
          <w:szCs w:val="22"/>
        </w:rPr>
        <w:t>year</w:t>
      </w:r>
      <w:r w:rsidRPr="00481C1D">
        <w:rPr>
          <w:rStyle w:val="pun"/>
          <w:rFonts w:asciiTheme="minorHAnsi" w:hAnsiTheme="minorHAnsi" w:cstheme="minorHAnsi"/>
          <w:color w:val="535759"/>
          <w:sz w:val="22"/>
          <w:szCs w:val="22"/>
        </w:rPr>
        <w:t>=</w:t>
      </w:r>
      <w:r w:rsidRPr="00481C1D">
        <w:rPr>
          <w:rStyle w:val="atv"/>
          <w:rFonts w:asciiTheme="minorHAnsi" w:hAnsiTheme="minorHAnsi" w:cstheme="minorHAnsi"/>
          <w:color w:val="008000"/>
          <w:sz w:val="22"/>
          <w:szCs w:val="22"/>
        </w:rPr>
        <w:t>"2019"</w:t>
      </w:r>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&lt;/expiryDate&gt;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cardHolderName&gt;</w:t>
      </w:r>
      <w:proofErr w:type="gramEnd"/>
      <w:r w:rsidRPr="00481C1D">
        <w:rPr>
          <w:rStyle w:val="pln"/>
          <w:rFonts w:asciiTheme="minorHAnsi" w:hAnsiTheme="minorHAnsi" w:cstheme="minorHAnsi"/>
          <w:color w:val="000000"/>
          <w:sz w:val="22"/>
          <w:szCs w:val="22"/>
        </w:rPr>
        <w:t>J.Shopper</w:t>
      </w:r>
      <w:r w:rsidRPr="00481C1D">
        <w:rPr>
          <w:rStyle w:val="tag"/>
          <w:rFonts w:asciiTheme="minorHAnsi" w:hAnsiTheme="minorHAnsi" w:cstheme="minorHAnsi"/>
          <w:color w:val="C80000"/>
          <w:sz w:val="22"/>
          <w:szCs w:val="22"/>
        </w:rPr>
        <w:t>&lt;/cardHolderName&gt;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lastRenderedPageBreak/>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cardAddress</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address</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lastName&gt;</w:t>
      </w:r>
      <w:proofErr w:type="gramEnd"/>
      <w:r w:rsidRPr="00481C1D">
        <w:rPr>
          <w:rStyle w:val="pln"/>
          <w:rFonts w:asciiTheme="minorHAnsi" w:hAnsiTheme="minorHAnsi" w:cstheme="minorHAnsi"/>
          <w:color w:val="000000"/>
          <w:sz w:val="22"/>
          <w:szCs w:val="22"/>
        </w:rPr>
        <w:t>Shopper</w:t>
      </w:r>
      <w:r w:rsidRPr="00481C1D">
        <w:rPr>
          <w:rStyle w:val="tag"/>
          <w:rFonts w:asciiTheme="minorHAnsi" w:hAnsiTheme="minorHAnsi" w:cstheme="minorHAnsi"/>
          <w:color w:val="C80000"/>
          <w:sz w:val="22"/>
          <w:szCs w:val="22"/>
        </w:rPr>
        <w:t>&lt;/lastName&gt;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&lt;address1&gt;</w:t>
      </w:r>
      <w:r w:rsidRPr="00481C1D">
        <w:rPr>
          <w:rStyle w:val="pln"/>
          <w:rFonts w:asciiTheme="minorHAnsi" w:hAnsiTheme="minorHAnsi" w:cstheme="minorHAnsi"/>
          <w:color w:val="000000"/>
          <w:sz w:val="22"/>
          <w:szCs w:val="22"/>
        </w:rPr>
        <w:t>47A</w:t>
      </w:r>
      <w:r w:rsidRPr="00481C1D">
        <w:rPr>
          <w:rStyle w:val="tag"/>
          <w:rFonts w:asciiTheme="minorHAnsi" w:hAnsiTheme="minorHAnsi" w:cstheme="minorHAnsi"/>
          <w:color w:val="C80000"/>
          <w:sz w:val="22"/>
          <w:szCs w:val="22"/>
        </w:rPr>
        <w:t>&lt;/address1&gt;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&lt;address2&gt;</w:t>
      </w:r>
      <w:r w:rsidRPr="00481C1D">
        <w:rPr>
          <w:rStyle w:val="pln"/>
          <w:rFonts w:asciiTheme="minorHAnsi" w:hAnsiTheme="minorHAnsi" w:cstheme="minorHAnsi"/>
          <w:color w:val="000000"/>
          <w:sz w:val="22"/>
          <w:szCs w:val="22"/>
        </w:rPr>
        <w:t>Queensbridge Road</w:t>
      </w:r>
      <w:r w:rsidRPr="00481C1D">
        <w:rPr>
          <w:rStyle w:val="tag"/>
          <w:rFonts w:asciiTheme="minorHAnsi" w:hAnsiTheme="minorHAnsi" w:cstheme="minorHAnsi"/>
          <w:color w:val="C80000"/>
          <w:sz w:val="22"/>
          <w:szCs w:val="22"/>
        </w:rPr>
        <w:t>&lt;/address2&gt;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&lt;address3&gt;</w:t>
      </w:r>
      <w:r w:rsidRPr="00481C1D">
        <w:rPr>
          <w:rStyle w:val="pln"/>
          <w:rFonts w:asciiTheme="minorHAnsi" w:hAnsiTheme="minorHAnsi" w:cstheme="minorHAnsi"/>
          <w:color w:val="000000"/>
          <w:sz w:val="22"/>
          <w:szCs w:val="22"/>
        </w:rPr>
        <w:t>Suburbia</w:t>
      </w:r>
      <w:r w:rsidRPr="00481C1D">
        <w:rPr>
          <w:rStyle w:val="tag"/>
          <w:rFonts w:asciiTheme="minorHAnsi" w:hAnsiTheme="minorHAnsi" w:cstheme="minorHAnsi"/>
          <w:color w:val="C80000"/>
          <w:sz w:val="22"/>
          <w:szCs w:val="22"/>
        </w:rPr>
        <w:t>&lt;/address3&gt;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state&gt;</w:t>
      </w:r>
      <w:proofErr w:type="gramEnd"/>
      <w:r w:rsidRPr="00481C1D">
        <w:rPr>
          <w:rStyle w:val="pln"/>
          <w:rFonts w:asciiTheme="minorHAnsi" w:hAnsiTheme="minorHAnsi" w:cstheme="minorHAnsi"/>
          <w:color w:val="000000"/>
          <w:sz w:val="22"/>
          <w:szCs w:val="22"/>
        </w:rPr>
        <w:t>Cambridge</w:t>
      </w:r>
      <w:r w:rsidRPr="00481C1D">
        <w:rPr>
          <w:rStyle w:val="tag"/>
          <w:rFonts w:asciiTheme="minorHAnsi" w:hAnsiTheme="minorHAnsi" w:cstheme="minorHAnsi"/>
          <w:color w:val="C80000"/>
          <w:sz w:val="22"/>
          <w:szCs w:val="22"/>
        </w:rPr>
        <w:t>&lt;/state&gt;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countryCode&gt;</w:t>
      </w:r>
      <w:proofErr w:type="gramEnd"/>
      <w:r w:rsidRPr="00481C1D">
        <w:rPr>
          <w:rStyle w:val="pln"/>
          <w:rFonts w:asciiTheme="minorHAnsi" w:hAnsiTheme="minorHAnsi" w:cstheme="minorHAnsi"/>
          <w:color w:val="000000"/>
          <w:sz w:val="22"/>
          <w:szCs w:val="22"/>
        </w:rPr>
        <w:t>GB</w:t>
      </w:r>
      <w:r w:rsidRPr="00481C1D">
        <w:rPr>
          <w:rStyle w:val="tag"/>
          <w:rFonts w:asciiTheme="minorHAnsi" w:hAnsiTheme="minorHAnsi" w:cstheme="minorHAnsi"/>
          <w:color w:val="C80000"/>
          <w:sz w:val="22"/>
          <w:szCs w:val="22"/>
        </w:rPr>
        <w:t>&lt;/countryCode&gt;</w:t>
      </w:r>
    </w:p>
    <w:p w:rsidR="00481C1D" w:rsidRPr="00481C1D" w:rsidRDefault="00481C1D" w:rsidP="00481C1D">
      <w:pPr>
        <w:pStyle w:val="p"/>
        <w:shd w:val="clear" w:color="auto" w:fill="F7F7F5"/>
        <w:spacing w:before="0" w:beforeAutospacing="0" w:after="0" w:afterAutospacing="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telephoneNumber&gt;</w:t>
      </w:r>
      <w:proofErr w:type="gramEnd"/>
      <w:r w:rsidRPr="00481C1D">
        <w:rPr>
          <w:rStyle w:val="pln"/>
          <w:rFonts w:asciiTheme="minorHAnsi" w:hAnsiTheme="minorHAnsi" w:cstheme="minorHAnsi"/>
          <w:color w:val="000000"/>
          <w:sz w:val="22"/>
          <w:szCs w:val="22"/>
        </w:rPr>
        <w:t>0122312345</w:t>
      </w:r>
      <w:r w:rsidRPr="00481C1D">
        <w:rPr>
          <w:rStyle w:val="tag"/>
          <w:rFonts w:asciiTheme="minorHAnsi" w:hAnsiTheme="minorHAnsi" w:cstheme="minorHAnsi"/>
          <w:color w:val="C80000"/>
          <w:sz w:val="22"/>
          <w:szCs w:val="22"/>
        </w:rPr>
        <w:t>&lt;/telephoneNumber&gt;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&lt;/address&gt;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&lt;/cardAddress&gt;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derived</w:t>
      </w:r>
      <w:proofErr w:type="gramEnd"/>
      <w:r w:rsidRPr="00481C1D">
        <w:rPr>
          <w:rStyle w:val="tag"/>
          <w:rFonts w:asciiTheme="minorHAnsi" w:hAnsiTheme="minorHAnsi" w:cstheme="minorHAnsi"/>
          <w:color w:val="C80000"/>
          <w:sz w:val="22"/>
          <w:szCs w:val="22"/>
        </w:rPr>
        <w: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cardBrand&gt;</w:t>
      </w:r>
      <w:proofErr w:type="gramEnd"/>
      <w:r w:rsidRPr="00481C1D">
        <w:rPr>
          <w:rStyle w:val="pln"/>
          <w:rFonts w:asciiTheme="minorHAnsi" w:hAnsiTheme="minorHAnsi" w:cstheme="minorHAnsi"/>
          <w:color w:val="000000"/>
          <w:sz w:val="22"/>
          <w:szCs w:val="22"/>
        </w:rPr>
        <w:t>VISA</w:t>
      </w:r>
      <w:r w:rsidRPr="00481C1D">
        <w:rPr>
          <w:rStyle w:val="tag"/>
          <w:rFonts w:asciiTheme="minorHAnsi" w:hAnsiTheme="minorHAnsi" w:cstheme="minorHAnsi"/>
          <w:color w:val="C80000"/>
          <w:sz w:val="22"/>
          <w:szCs w:val="22"/>
        </w:rPr>
        <w:t>&lt;/cardBrand&gt;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cardSubBrand&gt;</w:t>
      </w:r>
      <w:proofErr w:type="gramEnd"/>
      <w:r w:rsidRPr="00481C1D">
        <w:rPr>
          <w:rStyle w:val="pln"/>
          <w:rFonts w:asciiTheme="minorHAnsi" w:hAnsiTheme="minorHAnsi" w:cstheme="minorHAnsi"/>
          <w:color w:val="000000"/>
          <w:sz w:val="22"/>
          <w:szCs w:val="22"/>
        </w:rPr>
        <w:t>VISA_CREDIT</w:t>
      </w:r>
      <w:r w:rsidRPr="00481C1D">
        <w:rPr>
          <w:rStyle w:val="tag"/>
          <w:rFonts w:asciiTheme="minorHAnsi" w:hAnsiTheme="minorHAnsi" w:cstheme="minorHAnsi"/>
          <w:color w:val="C80000"/>
          <w:sz w:val="22"/>
          <w:szCs w:val="22"/>
        </w:rPr>
        <w:t>&lt;/cardSubBrand&gt;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issuerCountryCode&gt;</w:t>
      </w:r>
      <w:proofErr w:type="gramEnd"/>
      <w:r w:rsidRPr="00481C1D">
        <w:rPr>
          <w:rStyle w:val="pln"/>
          <w:rFonts w:asciiTheme="minorHAnsi" w:hAnsiTheme="minorHAnsi" w:cstheme="minorHAnsi"/>
          <w:color w:val="000000"/>
          <w:sz w:val="22"/>
          <w:szCs w:val="22"/>
        </w:rPr>
        <w:t>N/A</w:t>
      </w:r>
      <w:r w:rsidRPr="00481C1D">
        <w:rPr>
          <w:rStyle w:val="tag"/>
          <w:rFonts w:asciiTheme="minorHAnsi" w:hAnsiTheme="minorHAnsi" w:cstheme="minorHAnsi"/>
          <w:color w:val="C80000"/>
          <w:sz w:val="22"/>
          <w:szCs w:val="22"/>
        </w:rPr>
        <w:t>&lt;/issuerCountryCode&gt;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w:t>
      </w:r>
      <w:proofErr w:type="gramStart"/>
      <w:r w:rsidRPr="00481C1D">
        <w:rPr>
          <w:rStyle w:val="tag"/>
          <w:rFonts w:asciiTheme="minorHAnsi" w:hAnsiTheme="minorHAnsi" w:cstheme="minorHAnsi"/>
          <w:color w:val="C80000"/>
          <w:sz w:val="22"/>
          <w:szCs w:val="22"/>
        </w:rPr>
        <w:t>obfuscatedPAN&gt;</w:t>
      </w:r>
      <w:proofErr w:type="gramEnd"/>
      <w:r w:rsidRPr="00481C1D">
        <w:rPr>
          <w:rStyle w:val="pln"/>
          <w:rFonts w:asciiTheme="minorHAnsi" w:hAnsiTheme="minorHAnsi" w:cstheme="minorHAnsi"/>
          <w:color w:val="000000"/>
          <w:sz w:val="22"/>
          <w:szCs w:val="22"/>
        </w:rPr>
        <w:t>4444********1111</w:t>
      </w:r>
      <w:r w:rsidRPr="00481C1D">
        <w:rPr>
          <w:rStyle w:val="tag"/>
          <w:rFonts w:asciiTheme="minorHAnsi" w:hAnsiTheme="minorHAnsi" w:cstheme="minorHAnsi"/>
          <w:color w:val="C80000"/>
          <w:sz w:val="22"/>
          <w:szCs w:val="22"/>
        </w:rPr>
        <w:t>&lt;/obfuscatedPAN&gt;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&lt;/derived&gt;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&lt;/cardDetails&gt;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&lt;/paymentInstrument&gt;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&lt;/token&gt;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&lt;/orderStatus&gt;</w:t>
      </w:r>
    </w:p>
    <w:p w:rsidR="00481C1D" w:rsidRPr="00481C1D" w:rsidRDefault="00481C1D" w:rsidP="00481C1D">
      <w:pPr>
        <w:pStyle w:val="p"/>
        <w:shd w:val="clear" w:color="auto" w:fill="F7F7F5"/>
        <w:spacing w:before="0" w:beforeAutospacing="0" w:after="0" w:afterAutospacing="0"/>
        <w:rPr>
          <w:rFonts w:asciiTheme="minorHAnsi" w:hAnsiTheme="minorHAnsi" w:cstheme="minorHAnsi"/>
          <w:color w:val="000000"/>
          <w:sz w:val="22"/>
          <w:szCs w:val="22"/>
        </w:rPr>
      </w:pPr>
      <w:r w:rsidRPr="00481C1D">
        <w:rPr>
          <w:rStyle w:val="pln"/>
          <w:rFonts w:asciiTheme="minorHAnsi" w:hAnsiTheme="minorHAnsi" w:cstheme="minorHAnsi"/>
          <w:color w:val="000000"/>
          <w:sz w:val="22"/>
          <w:szCs w:val="22"/>
        </w:rPr>
        <w:t>  </w:t>
      </w:r>
      <w:r w:rsidRPr="00481C1D">
        <w:rPr>
          <w:rStyle w:val="tag"/>
          <w:rFonts w:asciiTheme="minorHAnsi" w:hAnsiTheme="minorHAnsi" w:cstheme="minorHAnsi"/>
          <w:color w:val="C80000"/>
          <w:sz w:val="22"/>
          <w:szCs w:val="22"/>
        </w:rPr>
        <w:t>&lt;/reply&gt;</w:t>
      </w:r>
    </w:p>
    <w:p w:rsidR="00481C1D" w:rsidRPr="00481C1D" w:rsidRDefault="00481C1D" w:rsidP="00481C1D">
      <w:pPr>
        <w:pStyle w:val="NormalWeb"/>
        <w:shd w:val="clear" w:color="auto" w:fill="F7F7F5"/>
        <w:spacing w:after="0"/>
        <w:rPr>
          <w:rFonts w:asciiTheme="minorHAnsi" w:hAnsiTheme="minorHAnsi" w:cstheme="minorHAnsi"/>
          <w:color w:val="000000"/>
          <w:sz w:val="22"/>
          <w:szCs w:val="22"/>
        </w:rPr>
      </w:pPr>
      <w:r w:rsidRPr="00481C1D">
        <w:rPr>
          <w:rStyle w:val="tag"/>
          <w:rFonts w:asciiTheme="minorHAnsi" w:hAnsiTheme="minorHAnsi" w:cstheme="minorHAnsi"/>
          <w:color w:val="C80000"/>
          <w:sz w:val="22"/>
          <w:szCs w:val="22"/>
        </w:rPr>
        <w:t>&lt;/paymentService&gt;</w:t>
      </w:r>
    </w:p>
    <w:p w:rsidR="006B5C0D" w:rsidRPr="00481C1D" w:rsidRDefault="006B5C0D" w:rsidP="00B82215">
      <w:pPr>
        <w:spacing w:after="0" w:line="240" w:lineRule="auto"/>
        <w:ind w:left="1080"/>
        <w:rPr>
          <w:sz w:val="20"/>
          <w:szCs w:val="20"/>
        </w:rPr>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38617D" w:rsidP="0038617D">
      <w:pPr>
        <w:spacing w:after="0" w:line="240" w:lineRule="auto"/>
        <w:rPr>
          <w:b/>
        </w:rPr>
      </w:pPr>
      <w:r w:rsidRPr="0038617D">
        <w:rPr>
          <w:b/>
        </w:rPr>
        <w:t>ZERO Order Request</w:t>
      </w:r>
      <w:r>
        <w:rPr>
          <w:b/>
        </w:rPr>
        <w:t>:</w:t>
      </w:r>
    </w:p>
    <w:p w:rsidR="0038617D" w:rsidRDefault="0038617D" w:rsidP="0038617D">
      <w:pPr>
        <w:spacing w:after="0" w:line="240" w:lineRule="auto"/>
        <w:rPr>
          <w:b/>
        </w:rPr>
      </w:pPr>
    </w:p>
    <w:p w:rsidR="001E2069" w:rsidRPr="001E2069" w:rsidRDefault="001E2069" w:rsidP="001E2069">
      <w:pPr>
        <w:spacing w:after="0" w:line="240" w:lineRule="auto"/>
      </w:pPr>
      <w:proofErr w:type="gramStart"/>
      <w:r w:rsidRPr="001E2069">
        <w:t>&lt;?xml</w:t>
      </w:r>
      <w:proofErr w:type="gramEnd"/>
      <w:r w:rsidRPr="001E2069">
        <w:t xml:space="preserve"> version="1.0"?&gt;&lt;!DOCTYPE paymentService PUBLIC "-//Worldpay/DTD Worldpay PaymentService v1//EN" "http://dtd.worldpay.com/paymentService_v1.dtd"&gt;&lt;paymentService merchantCode="SAPIENTNITROECOM" version="1.4"&gt;</w:t>
      </w:r>
    </w:p>
    <w:p w:rsidR="001E2069" w:rsidRPr="001E2069" w:rsidRDefault="001E2069" w:rsidP="001E2069">
      <w:pPr>
        <w:spacing w:after="0" w:line="240" w:lineRule="auto"/>
      </w:pPr>
      <w:r w:rsidRPr="001E2069">
        <w:t xml:space="preserve">  &lt;</w:t>
      </w:r>
      <w:proofErr w:type="gramStart"/>
      <w:r w:rsidRPr="001E2069">
        <w:t>submit</w:t>
      </w:r>
      <w:proofErr w:type="gramEnd"/>
      <w:r w:rsidRPr="001E2069">
        <w:t>&gt;</w:t>
      </w:r>
    </w:p>
    <w:p w:rsidR="001E2069" w:rsidRPr="001E2069" w:rsidRDefault="001E2069" w:rsidP="001E2069">
      <w:pPr>
        <w:spacing w:after="0" w:line="240" w:lineRule="auto"/>
      </w:pPr>
      <w:r w:rsidRPr="001E2069">
        <w:t xml:space="preserve">    &lt;order orderCode="1557396491905"&gt;</w:t>
      </w:r>
    </w:p>
    <w:p w:rsidR="001E2069" w:rsidRPr="001E2069" w:rsidRDefault="001E2069" w:rsidP="001E2069">
      <w:pPr>
        <w:spacing w:after="0" w:line="240" w:lineRule="auto"/>
      </w:pPr>
      <w:r w:rsidRPr="001E2069">
        <w:t xml:space="preserve">      &lt;</w:t>
      </w:r>
      <w:proofErr w:type="gramStart"/>
      <w:r w:rsidRPr="001E2069">
        <w:t>description&gt;</w:t>
      </w:r>
      <w:proofErr w:type="gramEnd"/>
      <w:r w:rsidRPr="001E2069">
        <w:t>Merchant Order Number : 1557396491905&lt;/description&gt;</w:t>
      </w:r>
    </w:p>
    <w:p w:rsidR="001E2069" w:rsidRPr="001E2069" w:rsidRDefault="001E2069" w:rsidP="001E2069">
      <w:pPr>
        <w:spacing w:after="0" w:line="240" w:lineRule="auto"/>
      </w:pPr>
      <w:r w:rsidRPr="001E2069">
        <w:t xml:space="preserve">      &lt;amount currencyCode="USD" exponent="2" value="0"/&gt;</w:t>
      </w:r>
    </w:p>
    <w:p w:rsidR="001E2069" w:rsidRPr="001E2069" w:rsidRDefault="001E2069" w:rsidP="001E2069">
      <w:pPr>
        <w:spacing w:after="0" w:line="240" w:lineRule="auto"/>
      </w:pPr>
      <w:r w:rsidRPr="001E2069">
        <w:t xml:space="preserve">      &lt;</w:t>
      </w:r>
      <w:proofErr w:type="gramStart"/>
      <w:r w:rsidRPr="001E2069">
        <w:t>paymentDetails</w:t>
      </w:r>
      <w:proofErr w:type="gramEnd"/>
      <w:r w:rsidRPr="001E2069">
        <w:t>&gt;</w:t>
      </w:r>
    </w:p>
    <w:p w:rsidR="001E2069" w:rsidRPr="001E2069" w:rsidRDefault="001E2069" w:rsidP="001E2069">
      <w:pPr>
        <w:spacing w:after="0" w:line="240" w:lineRule="auto"/>
      </w:pPr>
      <w:r w:rsidRPr="001E2069">
        <w:t xml:space="preserve">        &lt;ECMC-SSL&gt;</w:t>
      </w:r>
    </w:p>
    <w:p w:rsidR="001E2069" w:rsidRPr="001E2069" w:rsidRDefault="001E2069" w:rsidP="001E2069">
      <w:pPr>
        <w:spacing w:after="0" w:line="240" w:lineRule="auto"/>
      </w:pPr>
      <w:r w:rsidRPr="001E2069">
        <w:t xml:space="preserve">          &lt;</w:t>
      </w:r>
      <w:proofErr w:type="gramStart"/>
      <w:r w:rsidRPr="001E2069">
        <w:t>cardNumber&gt;</w:t>
      </w:r>
      <w:proofErr w:type="gramEnd"/>
      <w:r w:rsidRPr="001E2069">
        <w:t>5555555555554444&lt;/cardNumber&gt;</w:t>
      </w:r>
    </w:p>
    <w:p w:rsidR="001E2069" w:rsidRPr="001E2069" w:rsidRDefault="001E2069" w:rsidP="001E2069">
      <w:pPr>
        <w:spacing w:after="0" w:line="240" w:lineRule="auto"/>
      </w:pPr>
      <w:r w:rsidRPr="001E2069">
        <w:t xml:space="preserve">          &lt;</w:t>
      </w:r>
      <w:proofErr w:type="gramStart"/>
      <w:r w:rsidRPr="001E2069">
        <w:t>expiryDate</w:t>
      </w:r>
      <w:proofErr w:type="gramEnd"/>
      <w:r w:rsidRPr="001E2069">
        <w:t>&gt;</w:t>
      </w:r>
    </w:p>
    <w:p w:rsidR="001E2069" w:rsidRPr="001E2069" w:rsidRDefault="001E2069" w:rsidP="001E2069">
      <w:pPr>
        <w:spacing w:after="0" w:line="240" w:lineRule="auto"/>
      </w:pPr>
      <w:r w:rsidRPr="001E2069">
        <w:t xml:space="preserve">            &lt;date month="4" year="2022"/&gt;</w:t>
      </w:r>
    </w:p>
    <w:p w:rsidR="001E2069" w:rsidRPr="001E2069" w:rsidRDefault="001E2069" w:rsidP="001E2069">
      <w:pPr>
        <w:spacing w:after="0" w:line="240" w:lineRule="auto"/>
      </w:pPr>
      <w:r w:rsidRPr="001E2069">
        <w:t xml:space="preserve">          &lt;/expiryDate&gt;</w:t>
      </w:r>
    </w:p>
    <w:p w:rsidR="001E2069" w:rsidRPr="001E2069" w:rsidRDefault="001E2069" w:rsidP="001E2069">
      <w:pPr>
        <w:spacing w:after="0" w:line="240" w:lineRule="auto"/>
      </w:pPr>
      <w:r w:rsidRPr="001E2069">
        <w:t xml:space="preserve">          &lt;</w:t>
      </w:r>
      <w:proofErr w:type="gramStart"/>
      <w:r w:rsidRPr="001E2069">
        <w:t>cardHolderName&gt;</w:t>
      </w:r>
      <w:proofErr w:type="gramEnd"/>
      <w:r w:rsidRPr="001E2069">
        <w:t>Master&lt;/cardHolderName&gt;</w:t>
      </w:r>
    </w:p>
    <w:p w:rsidR="001E2069" w:rsidRPr="001E2069" w:rsidRDefault="001E2069" w:rsidP="001E2069">
      <w:pPr>
        <w:spacing w:after="0" w:line="240" w:lineRule="auto"/>
      </w:pPr>
      <w:r w:rsidRPr="001E2069">
        <w:t xml:space="preserve">        &lt;/ECMC-SSL&gt;</w:t>
      </w:r>
    </w:p>
    <w:p w:rsidR="001E2069" w:rsidRPr="001E2069" w:rsidRDefault="001E2069" w:rsidP="001E2069">
      <w:pPr>
        <w:spacing w:after="0" w:line="240" w:lineRule="auto"/>
      </w:pPr>
      <w:r w:rsidRPr="001E2069">
        <w:t xml:space="preserve">        &lt;storedCredentials usage="FIRST"/&gt;</w:t>
      </w:r>
    </w:p>
    <w:p w:rsidR="001E2069" w:rsidRPr="001E2069" w:rsidRDefault="001E2069" w:rsidP="001E2069">
      <w:pPr>
        <w:spacing w:after="0" w:line="240" w:lineRule="auto"/>
      </w:pPr>
      <w:r w:rsidRPr="001E2069">
        <w:t xml:space="preserve">      &lt;/paymentDetails&gt;</w:t>
      </w:r>
    </w:p>
    <w:p w:rsidR="001E2069" w:rsidRPr="001E2069" w:rsidRDefault="001E2069" w:rsidP="001E2069">
      <w:pPr>
        <w:spacing w:after="0" w:line="240" w:lineRule="auto"/>
      </w:pPr>
      <w:r w:rsidRPr="001E2069">
        <w:t xml:space="preserve">      &lt;</w:t>
      </w:r>
      <w:proofErr w:type="gramStart"/>
      <w:r w:rsidRPr="001E2069">
        <w:t>shopper</w:t>
      </w:r>
      <w:proofErr w:type="gramEnd"/>
      <w:r w:rsidRPr="001E2069">
        <w:t>&gt;</w:t>
      </w:r>
    </w:p>
    <w:p w:rsidR="001E2069" w:rsidRPr="001E2069" w:rsidRDefault="001E2069" w:rsidP="001E2069">
      <w:pPr>
        <w:spacing w:after="0" w:line="240" w:lineRule="auto"/>
      </w:pPr>
      <w:r w:rsidRPr="001E2069">
        <w:t xml:space="preserve">        &lt;</w:t>
      </w:r>
      <w:proofErr w:type="gramStart"/>
      <w:r w:rsidRPr="001E2069">
        <w:t>authenticatedShopperID&gt;</w:t>
      </w:r>
      <w:proofErr w:type="gramEnd"/>
      <w:r w:rsidRPr="001E2069">
        <w:t>00009001&lt;/authenticatedShopperID&gt;</w:t>
      </w:r>
    </w:p>
    <w:p w:rsidR="001E2069" w:rsidRPr="001E2069" w:rsidRDefault="001E2069" w:rsidP="001E2069">
      <w:pPr>
        <w:spacing w:after="0" w:line="240" w:lineRule="auto"/>
      </w:pPr>
      <w:r w:rsidRPr="001E2069">
        <w:lastRenderedPageBreak/>
        <w:t xml:space="preserve">        &lt;</w:t>
      </w:r>
      <w:proofErr w:type="gramStart"/>
      <w:r w:rsidRPr="001E2069">
        <w:t>browser</w:t>
      </w:r>
      <w:proofErr w:type="gramEnd"/>
      <w:r w:rsidRPr="001E2069">
        <w:t>&gt;</w:t>
      </w:r>
    </w:p>
    <w:p w:rsidR="001E2069" w:rsidRPr="001E2069" w:rsidRDefault="001E2069" w:rsidP="001E2069">
      <w:pPr>
        <w:spacing w:after="0" w:line="240" w:lineRule="auto"/>
      </w:pPr>
      <w:r w:rsidRPr="001E2069">
        <w:t xml:space="preserve">          &lt;acceptHeader/&gt;</w:t>
      </w:r>
    </w:p>
    <w:p w:rsidR="001E2069" w:rsidRPr="001E2069" w:rsidRDefault="001E2069" w:rsidP="001E2069">
      <w:pPr>
        <w:spacing w:after="0" w:line="240" w:lineRule="auto"/>
      </w:pPr>
      <w:r w:rsidRPr="001E2069">
        <w:t xml:space="preserve">          &lt;userAgentHeader/&gt;</w:t>
      </w:r>
    </w:p>
    <w:p w:rsidR="001E2069" w:rsidRPr="001E2069" w:rsidRDefault="001E2069" w:rsidP="001E2069">
      <w:pPr>
        <w:spacing w:after="0" w:line="240" w:lineRule="auto"/>
      </w:pPr>
      <w:r w:rsidRPr="001E2069">
        <w:t xml:space="preserve">        &lt;/browser&gt;</w:t>
      </w:r>
    </w:p>
    <w:p w:rsidR="001E2069" w:rsidRPr="001E2069" w:rsidRDefault="001E2069" w:rsidP="001E2069">
      <w:pPr>
        <w:spacing w:after="0" w:line="240" w:lineRule="auto"/>
      </w:pPr>
      <w:r w:rsidRPr="001E2069">
        <w:t xml:space="preserve">      &lt;/shopper&gt;</w:t>
      </w:r>
    </w:p>
    <w:p w:rsidR="001E2069" w:rsidRPr="001E2069" w:rsidRDefault="001E2069" w:rsidP="001E2069">
      <w:pPr>
        <w:spacing w:after="0" w:line="240" w:lineRule="auto"/>
      </w:pPr>
      <w:r w:rsidRPr="001E2069">
        <w:t xml:space="preserve">      &lt;createToken tokenScope="shopper"&gt;</w:t>
      </w:r>
    </w:p>
    <w:p w:rsidR="001E2069" w:rsidRPr="001E2069" w:rsidRDefault="001E2069" w:rsidP="001E2069">
      <w:pPr>
        <w:spacing w:after="0" w:line="240" w:lineRule="auto"/>
      </w:pPr>
      <w:r w:rsidRPr="001E2069">
        <w:t xml:space="preserve">        &lt;</w:t>
      </w:r>
      <w:proofErr w:type="gramStart"/>
      <w:r w:rsidRPr="001E2069">
        <w:t>tokenEventReference&gt;</w:t>
      </w:r>
      <w:proofErr w:type="gramEnd"/>
      <w:r w:rsidRPr="001E2069">
        <w:t>1557396491905&lt;/tokenEventReference&gt;</w:t>
      </w:r>
    </w:p>
    <w:p w:rsidR="001E2069" w:rsidRPr="001E2069" w:rsidRDefault="001E2069" w:rsidP="001E2069">
      <w:pPr>
        <w:spacing w:after="0" w:line="240" w:lineRule="auto"/>
      </w:pPr>
      <w:r w:rsidRPr="001E2069">
        <w:t xml:space="preserve">        &lt;</w:t>
      </w:r>
      <w:proofErr w:type="gramStart"/>
      <w:r w:rsidRPr="001E2069">
        <w:t>tokenReason&gt;</w:t>
      </w:r>
      <w:proofErr w:type="gramEnd"/>
      <w:r w:rsidRPr="001E2069">
        <w:t>1557396491905&lt;/tokenReason&gt;</w:t>
      </w:r>
    </w:p>
    <w:p w:rsidR="001E2069" w:rsidRPr="001E2069" w:rsidRDefault="001E2069" w:rsidP="001E2069">
      <w:pPr>
        <w:spacing w:after="0" w:line="240" w:lineRule="auto"/>
      </w:pPr>
      <w:r w:rsidRPr="001E2069">
        <w:t xml:space="preserve">      &lt;/createToken&gt;</w:t>
      </w:r>
    </w:p>
    <w:p w:rsidR="001E2069" w:rsidRPr="001E2069" w:rsidRDefault="001E2069" w:rsidP="001E2069">
      <w:pPr>
        <w:spacing w:after="0" w:line="240" w:lineRule="auto"/>
      </w:pPr>
      <w:r w:rsidRPr="001E2069">
        <w:t xml:space="preserve">    &lt;/order&gt;</w:t>
      </w:r>
    </w:p>
    <w:p w:rsidR="001E2069" w:rsidRPr="001E2069" w:rsidRDefault="001E2069" w:rsidP="001E2069">
      <w:pPr>
        <w:spacing w:after="0" w:line="240" w:lineRule="auto"/>
      </w:pPr>
      <w:r w:rsidRPr="001E2069">
        <w:t xml:space="preserve">  &lt;/submit&gt;</w:t>
      </w:r>
    </w:p>
    <w:p w:rsidR="0038617D" w:rsidRPr="00CA4401" w:rsidRDefault="001E2069" w:rsidP="0038617D">
      <w:pPr>
        <w:spacing w:after="0" w:line="240" w:lineRule="auto"/>
      </w:pPr>
      <w:r w:rsidRPr="001E2069">
        <w:t>&lt;/paymentService&gt;</w:t>
      </w:r>
    </w:p>
    <w:p w:rsidR="0038617D" w:rsidRDefault="0038617D" w:rsidP="0038617D">
      <w:pPr>
        <w:spacing w:after="0" w:line="240" w:lineRule="auto"/>
        <w:rPr>
          <w:b/>
        </w:rPr>
      </w:pPr>
    </w:p>
    <w:p w:rsidR="0038617D" w:rsidRDefault="0038617D" w:rsidP="0038617D">
      <w:pPr>
        <w:spacing w:after="0" w:line="240" w:lineRule="auto"/>
        <w:rPr>
          <w:b/>
        </w:rPr>
      </w:pPr>
    </w:p>
    <w:p w:rsidR="0038617D" w:rsidRDefault="0038617D" w:rsidP="0038617D">
      <w:pPr>
        <w:spacing w:after="0" w:line="240" w:lineRule="auto"/>
        <w:rPr>
          <w:b/>
        </w:rPr>
      </w:pPr>
    </w:p>
    <w:p w:rsidR="0038617D" w:rsidRDefault="0038617D" w:rsidP="0038617D">
      <w:pPr>
        <w:spacing w:after="0" w:line="240" w:lineRule="auto"/>
        <w:rPr>
          <w:b/>
        </w:rPr>
      </w:pPr>
    </w:p>
    <w:p w:rsidR="0038617D" w:rsidRDefault="0038617D" w:rsidP="0038617D">
      <w:pPr>
        <w:spacing w:after="0" w:line="240" w:lineRule="auto"/>
        <w:rPr>
          <w:b/>
        </w:rPr>
      </w:pPr>
    </w:p>
    <w:p w:rsidR="0038617D" w:rsidRDefault="0038617D" w:rsidP="0038617D">
      <w:pPr>
        <w:spacing w:after="0" w:line="240" w:lineRule="auto"/>
        <w:rPr>
          <w:b/>
        </w:rPr>
      </w:pPr>
      <w:r>
        <w:rPr>
          <w:b/>
        </w:rPr>
        <w:t>ZERO Order Response:</w:t>
      </w:r>
    </w:p>
    <w:p w:rsidR="00CA4401" w:rsidRPr="0038617D" w:rsidRDefault="00CA4401" w:rsidP="0038617D">
      <w:pPr>
        <w:spacing w:after="0" w:line="240" w:lineRule="auto"/>
        <w:rPr>
          <w:b/>
        </w:rPr>
      </w:pPr>
    </w:p>
    <w:p w:rsidR="00CA4401" w:rsidRDefault="00CA4401" w:rsidP="00CA4401">
      <w:pPr>
        <w:spacing w:after="0" w:line="240" w:lineRule="auto"/>
      </w:pPr>
      <w:proofErr w:type="gramStart"/>
      <w:r>
        <w:t>&lt;?xml</w:t>
      </w:r>
      <w:proofErr w:type="gramEnd"/>
      <w:r>
        <w:t xml:space="preserve"> version="1.0" encoding="UTF-8"?&gt;</w:t>
      </w:r>
    </w:p>
    <w:p w:rsidR="00CA4401" w:rsidRDefault="00CA4401" w:rsidP="00CA4401">
      <w:pPr>
        <w:spacing w:after="0" w:line="240" w:lineRule="auto"/>
      </w:pPr>
      <w:proofErr w:type="gramStart"/>
      <w:r>
        <w:t>&lt;!DOCTYPE</w:t>
      </w:r>
      <w:proofErr w:type="gramEnd"/>
      <w:r>
        <w:t xml:space="preserve"> paymentService PUBLIC "-//WorldPay//DTD WorldPay PaymentService v1//EN"</w:t>
      </w:r>
    </w:p>
    <w:p w:rsidR="00CA4401" w:rsidRDefault="00CA4401" w:rsidP="00CA4401">
      <w:pPr>
        <w:spacing w:after="0" w:line="240" w:lineRule="auto"/>
      </w:pPr>
      <w:r>
        <w:t>"http://dtd.worldpay.com/paymentService_v1.dtd"&gt;</w:t>
      </w:r>
    </w:p>
    <w:p w:rsidR="00CA4401" w:rsidRDefault="00CA4401" w:rsidP="00CA4401">
      <w:pPr>
        <w:spacing w:after="0" w:line="240" w:lineRule="auto"/>
      </w:pPr>
      <w:r>
        <w:t>&lt;paymentService version="1.4" merchantCode="SAPIENTNITROECOM"&gt;</w:t>
      </w:r>
    </w:p>
    <w:p w:rsidR="00CA4401" w:rsidRDefault="00CA4401" w:rsidP="00CA4401">
      <w:pPr>
        <w:spacing w:after="0" w:line="240" w:lineRule="auto"/>
      </w:pPr>
      <w:r>
        <w:t>&lt;</w:t>
      </w:r>
      <w:proofErr w:type="gramStart"/>
      <w:r>
        <w:t>reply</w:t>
      </w:r>
      <w:proofErr w:type="gramEnd"/>
      <w:r>
        <w:t>&gt;</w:t>
      </w:r>
    </w:p>
    <w:p w:rsidR="00CA4401" w:rsidRDefault="00CA4401" w:rsidP="00CA4401">
      <w:pPr>
        <w:spacing w:after="0" w:line="240" w:lineRule="auto"/>
      </w:pPr>
      <w:r>
        <w:t>&lt;orderStatus orderCode="1557396491905"&gt;</w:t>
      </w:r>
    </w:p>
    <w:p w:rsidR="00CA4401" w:rsidRDefault="00CA4401" w:rsidP="00CA4401">
      <w:pPr>
        <w:spacing w:after="0" w:line="240" w:lineRule="auto"/>
      </w:pPr>
      <w:r>
        <w:t>&lt;</w:t>
      </w:r>
      <w:proofErr w:type="gramStart"/>
      <w:r>
        <w:t>payment</w:t>
      </w:r>
      <w:proofErr w:type="gramEnd"/>
      <w:r>
        <w:t>&gt;</w:t>
      </w:r>
    </w:p>
    <w:p w:rsidR="00CA4401" w:rsidRDefault="00CA4401" w:rsidP="00CA4401">
      <w:pPr>
        <w:spacing w:after="0" w:line="240" w:lineRule="auto"/>
      </w:pPr>
      <w:r>
        <w:t>&lt;</w:t>
      </w:r>
      <w:proofErr w:type="gramStart"/>
      <w:r>
        <w:t>paymentMethod&gt;</w:t>
      </w:r>
      <w:proofErr w:type="gramEnd"/>
      <w:r>
        <w:t>ECMC-SSL&lt;/paymentMethod&gt;</w:t>
      </w:r>
    </w:p>
    <w:p w:rsidR="00CA4401" w:rsidRDefault="00CA4401" w:rsidP="00CA4401">
      <w:pPr>
        <w:spacing w:after="0" w:line="240" w:lineRule="auto"/>
      </w:pPr>
      <w:r>
        <w:t>&lt;</w:t>
      </w:r>
      <w:proofErr w:type="gramStart"/>
      <w:r>
        <w:t>paymentMethodDetail</w:t>
      </w:r>
      <w:proofErr w:type="gramEnd"/>
      <w:r>
        <w:t>&gt;</w:t>
      </w:r>
    </w:p>
    <w:p w:rsidR="00CA4401" w:rsidRDefault="00CA4401" w:rsidP="00CA4401">
      <w:pPr>
        <w:spacing w:after="0" w:line="240" w:lineRule="auto"/>
      </w:pPr>
      <w:r>
        <w:t>&lt;card number="5555********4444" hash="0x65bb11198e83d0f98592df932a1bd5a979fc7c25" type="creditcard"&gt;</w:t>
      </w:r>
    </w:p>
    <w:p w:rsidR="00CA4401" w:rsidRDefault="00CA4401" w:rsidP="00CA4401">
      <w:pPr>
        <w:spacing w:after="0" w:line="240" w:lineRule="auto"/>
      </w:pPr>
      <w:r>
        <w:t>&lt;</w:t>
      </w:r>
      <w:proofErr w:type="gramStart"/>
      <w:r>
        <w:t>expiryDate</w:t>
      </w:r>
      <w:proofErr w:type="gramEnd"/>
      <w:r>
        <w:t>&gt;</w:t>
      </w:r>
    </w:p>
    <w:p w:rsidR="00CA4401" w:rsidRDefault="00CA4401" w:rsidP="00CA4401">
      <w:pPr>
        <w:spacing w:after="0" w:line="240" w:lineRule="auto"/>
      </w:pPr>
      <w:r>
        <w:t>&lt;date month="04" year="2022"/&gt;</w:t>
      </w:r>
    </w:p>
    <w:p w:rsidR="00CA4401" w:rsidRDefault="00CA4401" w:rsidP="00CA4401">
      <w:pPr>
        <w:spacing w:after="0" w:line="240" w:lineRule="auto"/>
      </w:pPr>
      <w:r>
        <w:t>&lt;/expiryDate&gt;</w:t>
      </w:r>
    </w:p>
    <w:p w:rsidR="00CA4401" w:rsidRDefault="00CA4401" w:rsidP="00CA4401">
      <w:pPr>
        <w:spacing w:after="0" w:line="240" w:lineRule="auto"/>
      </w:pPr>
      <w:r>
        <w:t>&lt;/card&gt;</w:t>
      </w:r>
    </w:p>
    <w:p w:rsidR="00CA4401" w:rsidRDefault="00CA4401" w:rsidP="00CA4401">
      <w:pPr>
        <w:spacing w:after="0" w:line="240" w:lineRule="auto"/>
      </w:pPr>
      <w:r>
        <w:t>&lt;/paymentMethodDetail&gt;</w:t>
      </w:r>
    </w:p>
    <w:p w:rsidR="00CA4401" w:rsidRDefault="00CA4401" w:rsidP="00CA4401">
      <w:pPr>
        <w:spacing w:after="0" w:line="240" w:lineRule="auto"/>
      </w:pPr>
      <w:r>
        <w:t>&lt;amount value="0" currencyCode="USD" exponent="2" debitCreditIndicator="credit"/&gt;</w:t>
      </w:r>
    </w:p>
    <w:p w:rsidR="00CA4401" w:rsidRDefault="00CA4401" w:rsidP="00CA4401">
      <w:pPr>
        <w:spacing w:after="0" w:line="240" w:lineRule="auto"/>
      </w:pPr>
      <w:r>
        <w:t>&lt;</w:t>
      </w:r>
      <w:proofErr w:type="gramStart"/>
      <w:r>
        <w:t>lastEvent&gt;</w:t>
      </w:r>
      <w:proofErr w:type="gramEnd"/>
      <w:r>
        <w:t>AUTHORISED&lt;/lastEvent&gt;</w:t>
      </w:r>
    </w:p>
    <w:p w:rsidR="00CA4401" w:rsidRDefault="00CA4401" w:rsidP="00CA4401">
      <w:pPr>
        <w:spacing w:after="0" w:line="240" w:lineRule="auto"/>
      </w:pPr>
      <w:r>
        <w:t>&lt;AuthorisationId id="640020"/&gt;</w:t>
      </w:r>
    </w:p>
    <w:p w:rsidR="00CA4401" w:rsidRDefault="00CA4401" w:rsidP="00CA4401">
      <w:pPr>
        <w:spacing w:after="0" w:line="240" w:lineRule="auto"/>
      </w:pPr>
      <w:r>
        <w:t>&lt;CVCResultCode description="B"/&gt;</w:t>
      </w:r>
    </w:p>
    <w:p w:rsidR="00CA4401" w:rsidRDefault="00CA4401" w:rsidP="00CA4401">
      <w:pPr>
        <w:spacing w:after="0" w:line="240" w:lineRule="auto"/>
      </w:pPr>
      <w:r>
        <w:t>&lt;AVSResultCode description="H"/&gt;</w:t>
      </w:r>
    </w:p>
    <w:p w:rsidR="00CA4401" w:rsidRDefault="00CA4401" w:rsidP="00CA4401">
      <w:pPr>
        <w:spacing w:after="0" w:line="240" w:lineRule="auto"/>
      </w:pPr>
      <w:r>
        <w:t>&lt;</w:t>
      </w:r>
      <w:proofErr w:type="gramStart"/>
      <w:r>
        <w:t>cardHolderName</w:t>
      </w:r>
      <w:proofErr w:type="gramEnd"/>
      <w:r>
        <w:t>&gt;</w:t>
      </w:r>
    </w:p>
    <w:p w:rsidR="00CA4401" w:rsidRDefault="00CA4401" w:rsidP="00CA4401">
      <w:pPr>
        <w:spacing w:after="0" w:line="240" w:lineRule="auto"/>
      </w:pPr>
      <w:proofErr w:type="gramStart"/>
      <w:r>
        <w:t>&lt;![</w:t>
      </w:r>
      <w:proofErr w:type="gramEnd"/>
      <w:r>
        <w:t>CDATA[Master]]&gt;</w:t>
      </w:r>
    </w:p>
    <w:p w:rsidR="00CA4401" w:rsidRDefault="00CA4401" w:rsidP="00CA4401">
      <w:pPr>
        <w:spacing w:after="0" w:line="240" w:lineRule="auto"/>
      </w:pPr>
      <w:r>
        <w:t>&lt;/cardHolderName&gt;</w:t>
      </w:r>
    </w:p>
    <w:p w:rsidR="00CA4401" w:rsidRDefault="00CA4401" w:rsidP="00CA4401">
      <w:pPr>
        <w:spacing w:after="0" w:line="240" w:lineRule="auto"/>
      </w:pPr>
      <w:r>
        <w:t>&lt;</w:t>
      </w:r>
      <w:proofErr w:type="gramStart"/>
      <w:r>
        <w:t>issuerCountryCode&gt;</w:t>
      </w:r>
      <w:proofErr w:type="gramEnd"/>
      <w:r>
        <w:t>N/A&lt;/issuerCountryCode&gt;</w:t>
      </w:r>
    </w:p>
    <w:p w:rsidR="00CA4401" w:rsidRDefault="00CA4401" w:rsidP="00CA4401">
      <w:pPr>
        <w:spacing w:after="0" w:line="240" w:lineRule="auto"/>
      </w:pPr>
      <w:r>
        <w:t>&lt;riskScore value="0"/&gt;</w:t>
      </w:r>
    </w:p>
    <w:p w:rsidR="00CA4401" w:rsidRDefault="00CA4401" w:rsidP="00CA4401">
      <w:pPr>
        <w:spacing w:after="0" w:line="240" w:lineRule="auto"/>
      </w:pPr>
      <w:r>
        <w:t>&lt;</w:t>
      </w:r>
      <w:proofErr w:type="gramStart"/>
      <w:r>
        <w:t>schemeResponse</w:t>
      </w:r>
      <w:proofErr w:type="gramEnd"/>
      <w:r>
        <w:t>&gt;</w:t>
      </w:r>
    </w:p>
    <w:p w:rsidR="00CA4401" w:rsidRDefault="00CA4401" w:rsidP="00CA4401">
      <w:pPr>
        <w:spacing w:after="0" w:line="240" w:lineRule="auto"/>
      </w:pPr>
      <w:r>
        <w:t>&lt;</w:t>
      </w:r>
      <w:proofErr w:type="gramStart"/>
      <w:r>
        <w:t>transactionIdentifier&gt;</w:t>
      </w:r>
      <w:proofErr w:type="gramEnd"/>
      <w:r>
        <w:t>000000000000020005060720116005060&lt;/transactionIdentifier&gt;</w:t>
      </w:r>
    </w:p>
    <w:p w:rsidR="00CA4401" w:rsidRDefault="00CA4401" w:rsidP="00CA4401">
      <w:pPr>
        <w:spacing w:after="0" w:line="240" w:lineRule="auto"/>
      </w:pPr>
      <w:r>
        <w:t>&lt;/schemeResponse&gt;</w:t>
      </w:r>
    </w:p>
    <w:p w:rsidR="00CA4401" w:rsidRDefault="00CA4401" w:rsidP="00CA4401">
      <w:pPr>
        <w:spacing w:after="0" w:line="240" w:lineRule="auto"/>
      </w:pPr>
      <w:r>
        <w:t>&lt;/payment&gt;</w:t>
      </w:r>
    </w:p>
    <w:p w:rsidR="00CA4401" w:rsidRDefault="00CA4401" w:rsidP="00CA4401">
      <w:pPr>
        <w:spacing w:after="0" w:line="240" w:lineRule="auto"/>
      </w:pPr>
      <w:r>
        <w:t>&lt;</w:t>
      </w:r>
      <w:proofErr w:type="gramStart"/>
      <w:r>
        <w:t>token</w:t>
      </w:r>
      <w:proofErr w:type="gramEnd"/>
      <w:r>
        <w:t>&gt;</w:t>
      </w:r>
    </w:p>
    <w:p w:rsidR="00CA4401" w:rsidRDefault="00CA4401" w:rsidP="00CA4401">
      <w:pPr>
        <w:spacing w:after="0" w:line="240" w:lineRule="auto"/>
      </w:pPr>
      <w:r>
        <w:lastRenderedPageBreak/>
        <w:t>&lt;</w:t>
      </w:r>
      <w:proofErr w:type="gramStart"/>
      <w:r>
        <w:t>authenticatedShopperID&gt;</w:t>
      </w:r>
      <w:proofErr w:type="gramEnd"/>
      <w:r>
        <w:t>00009001&lt;/authenticatedShopperID&gt;</w:t>
      </w:r>
    </w:p>
    <w:p w:rsidR="00CA4401" w:rsidRDefault="00CA4401" w:rsidP="00CA4401">
      <w:pPr>
        <w:spacing w:after="0" w:line="240" w:lineRule="auto"/>
      </w:pPr>
      <w:r>
        <w:t>&lt;</w:t>
      </w:r>
      <w:proofErr w:type="gramStart"/>
      <w:r>
        <w:t>tokenEventReference&gt;</w:t>
      </w:r>
      <w:proofErr w:type="gramEnd"/>
      <w:r>
        <w:t>1557396491905&lt;/tokenEventReference&gt;</w:t>
      </w:r>
    </w:p>
    <w:p w:rsidR="00CA4401" w:rsidRDefault="00CA4401" w:rsidP="00CA4401">
      <w:pPr>
        <w:spacing w:after="0" w:line="240" w:lineRule="auto"/>
      </w:pPr>
      <w:r>
        <w:t>&lt;</w:t>
      </w:r>
      <w:proofErr w:type="gramStart"/>
      <w:r>
        <w:t>tokenReason&gt;</w:t>
      </w:r>
      <w:proofErr w:type="gramEnd"/>
      <w:r>
        <w:t>1557396491905&lt;/tokenReason&gt;</w:t>
      </w:r>
    </w:p>
    <w:p w:rsidR="00CA4401" w:rsidRDefault="00CA4401" w:rsidP="00CA4401">
      <w:pPr>
        <w:spacing w:after="0" w:line="240" w:lineRule="auto"/>
      </w:pPr>
      <w:r>
        <w:t>&lt;tokenDetails tokenEvent="NEW"&gt;</w:t>
      </w:r>
    </w:p>
    <w:p w:rsidR="00CA4401" w:rsidRDefault="00CA4401" w:rsidP="00CA4401">
      <w:pPr>
        <w:spacing w:after="0" w:line="240" w:lineRule="auto"/>
      </w:pPr>
      <w:r>
        <w:t>&lt;</w:t>
      </w:r>
      <w:proofErr w:type="gramStart"/>
      <w:r>
        <w:t>paymentTokenID&gt;</w:t>
      </w:r>
      <w:proofErr w:type="gramEnd"/>
      <w:r>
        <w:t>K5Z6F7E3B6F6L8R&lt;/paymentTokenID&gt;</w:t>
      </w:r>
    </w:p>
    <w:p w:rsidR="00CA4401" w:rsidRDefault="00CA4401" w:rsidP="00CA4401">
      <w:pPr>
        <w:spacing w:after="0" w:line="240" w:lineRule="auto"/>
      </w:pPr>
      <w:r>
        <w:t>&lt;</w:t>
      </w:r>
      <w:proofErr w:type="gramStart"/>
      <w:r>
        <w:t>paymentTokenExpiry</w:t>
      </w:r>
      <w:proofErr w:type="gramEnd"/>
      <w:r>
        <w:t>&gt;</w:t>
      </w:r>
    </w:p>
    <w:p w:rsidR="00CA4401" w:rsidRDefault="00CA4401" w:rsidP="00CA4401">
      <w:pPr>
        <w:spacing w:after="0" w:line="240" w:lineRule="auto"/>
      </w:pPr>
      <w:r>
        <w:t>&lt;date dayOfMonth="16" month="05" year="2019" hour="10" minute="08" second="12"/&gt;</w:t>
      </w:r>
    </w:p>
    <w:p w:rsidR="00CA4401" w:rsidRDefault="00CA4401" w:rsidP="00CA4401">
      <w:pPr>
        <w:spacing w:after="0" w:line="240" w:lineRule="auto"/>
      </w:pPr>
      <w:r>
        <w:t>&lt;/paymentTokenExpiry&gt;</w:t>
      </w:r>
    </w:p>
    <w:p w:rsidR="00CA4401" w:rsidRDefault="00CA4401" w:rsidP="00CA4401">
      <w:pPr>
        <w:spacing w:after="0" w:line="240" w:lineRule="auto"/>
      </w:pPr>
      <w:r>
        <w:t>&lt;</w:t>
      </w:r>
      <w:proofErr w:type="gramStart"/>
      <w:r>
        <w:t>tokenEventReference&gt;</w:t>
      </w:r>
      <w:proofErr w:type="gramEnd"/>
      <w:r>
        <w:t>1557396491905&lt;/tokenEventReference&gt;</w:t>
      </w:r>
    </w:p>
    <w:p w:rsidR="00CA4401" w:rsidRDefault="00CA4401" w:rsidP="00CA4401">
      <w:pPr>
        <w:spacing w:after="0" w:line="240" w:lineRule="auto"/>
      </w:pPr>
      <w:r>
        <w:t>&lt;</w:t>
      </w:r>
      <w:proofErr w:type="gramStart"/>
      <w:r>
        <w:t>tokenReason&gt;</w:t>
      </w:r>
      <w:proofErr w:type="gramEnd"/>
      <w:r>
        <w:t>1557396491905&lt;/tokenReason&gt;</w:t>
      </w:r>
    </w:p>
    <w:p w:rsidR="00CA4401" w:rsidRDefault="00CA4401" w:rsidP="00CA4401">
      <w:pPr>
        <w:spacing w:after="0" w:line="240" w:lineRule="auto"/>
      </w:pPr>
      <w:r>
        <w:t>&lt;/tokenDetails&gt;</w:t>
      </w:r>
    </w:p>
    <w:p w:rsidR="00CA4401" w:rsidRDefault="00CA4401" w:rsidP="00CA4401">
      <w:pPr>
        <w:spacing w:after="0" w:line="240" w:lineRule="auto"/>
      </w:pPr>
      <w:r>
        <w:t>&lt;</w:t>
      </w:r>
      <w:proofErr w:type="gramStart"/>
      <w:r>
        <w:t>paymentInstrument</w:t>
      </w:r>
      <w:proofErr w:type="gramEnd"/>
      <w:r>
        <w:t>&gt;</w:t>
      </w:r>
    </w:p>
    <w:p w:rsidR="00CA4401" w:rsidRDefault="00CA4401" w:rsidP="00CA4401">
      <w:pPr>
        <w:spacing w:after="0" w:line="240" w:lineRule="auto"/>
      </w:pPr>
      <w:r>
        <w:t>&lt;</w:t>
      </w:r>
      <w:proofErr w:type="gramStart"/>
      <w:r>
        <w:t>cardDetails</w:t>
      </w:r>
      <w:proofErr w:type="gramEnd"/>
      <w:r>
        <w:t>&gt;</w:t>
      </w:r>
    </w:p>
    <w:p w:rsidR="00CA4401" w:rsidRDefault="00CA4401" w:rsidP="00CA4401">
      <w:pPr>
        <w:spacing w:after="0" w:line="240" w:lineRule="auto"/>
      </w:pPr>
      <w:r>
        <w:t>&lt;</w:t>
      </w:r>
      <w:proofErr w:type="gramStart"/>
      <w:r>
        <w:t>expiryDate</w:t>
      </w:r>
      <w:proofErr w:type="gramEnd"/>
      <w:r>
        <w:t>&gt;</w:t>
      </w:r>
    </w:p>
    <w:p w:rsidR="00CA4401" w:rsidRDefault="00CA4401" w:rsidP="00CA4401">
      <w:pPr>
        <w:spacing w:after="0" w:line="240" w:lineRule="auto"/>
      </w:pPr>
      <w:r>
        <w:t>&lt;date month="04" year="2022"/&gt;</w:t>
      </w:r>
    </w:p>
    <w:p w:rsidR="00CA4401" w:rsidRDefault="00CA4401" w:rsidP="00CA4401">
      <w:pPr>
        <w:spacing w:after="0" w:line="240" w:lineRule="auto"/>
      </w:pPr>
      <w:r>
        <w:t>&lt;/expiryDate&gt;</w:t>
      </w:r>
    </w:p>
    <w:p w:rsidR="00CA4401" w:rsidRDefault="00CA4401" w:rsidP="00CA4401">
      <w:pPr>
        <w:spacing w:after="0" w:line="240" w:lineRule="auto"/>
      </w:pPr>
      <w:r>
        <w:t>&lt;</w:t>
      </w:r>
      <w:proofErr w:type="gramStart"/>
      <w:r>
        <w:t>cardHolderName</w:t>
      </w:r>
      <w:proofErr w:type="gramEnd"/>
      <w:r>
        <w:t>&gt;</w:t>
      </w:r>
    </w:p>
    <w:p w:rsidR="00CA4401" w:rsidRDefault="00CA4401" w:rsidP="00CA4401">
      <w:pPr>
        <w:spacing w:after="0" w:line="240" w:lineRule="auto"/>
      </w:pPr>
      <w:proofErr w:type="gramStart"/>
      <w:r>
        <w:t>&lt;![</w:t>
      </w:r>
      <w:proofErr w:type="gramEnd"/>
      <w:r>
        <w:t>CDATA[Master]]&gt;</w:t>
      </w:r>
    </w:p>
    <w:p w:rsidR="00CA4401" w:rsidRDefault="00CA4401" w:rsidP="00CA4401">
      <w:pPr>
        <w:spacing w:after="0" w:line="240" w:lineRule="auto"/>
      </w:pPr>
      <w:r>
        <w:t>&lt;/cardHolderName&gt;</w:t>
      </w:r>
    </w:p>
    <w:p w:rsidR="00CA4401" w:rsidRDefault="00CA4401" w:rsidP="00CA4401">
      <w:pPr>
        <w:spacing w:after="0" w:line="240" w:lineRule="auto"/>
      </w:pPr>
      <w:r>
        <w:t>&lt;</w:t>
      </w:r>
      <w:proofErr w:type="gramStart"/>
      <w:r>
        <w:t>derived</w:t>
      </w:r>
      <w:proofErr w:type="gramEnd"/>
      <w:r>
        <w:t>&gt;</w:t>
      </w:r>
    </w:p>
    <w:p w:rsidR="00CA4401" w:rsidRDefault="00CA4401" w:rsidP="00CA4401">
      <w:pPr>
        <w:spacing w:after="0" w:line="240" w:lineRule="auto"/>
      </w:pPr>
      <w:r>
        <w:t>&lt;</w:t>
      </w:r>
      <w:proofErr w:type="gramStart"/>
      <w:r>
        <w:t>cardBrand&gt;</w:t>
      </w:r>
      <w:proofErr w:type="gramEnd"/>
      <w:r>
        <w:t>ECMC&lt;/cardBrand&gt;</w:t>
      </w:r>
    </w:p>
    <w:p w:rsidR="00CA4401" w:rsidRDefault="00CA4401" w:rsidP="00CA4401">
      <w:pPr>
        <w:spacing w:after="0" w:line="240" w:lineRule="auto"/>
      </w:pPr>
      <w:r>
        <w:t>&lt;</w:t>
      </w:r>
      <w:proofErr w:type="gramStart"/>
      <w:r>
        <w:t>cardSubBrand&gt;</w:t>
      </w:r>
      <w:proofErr w:type="gramEnd"/>
      <w:r>
        <w:t>ECMC_CREDIT&lt;/cardSubBrand&gt;</w:t>
      </w:r>
    </w:p>
    <w:p w:rsidR="00CA4401" w:rsidRDefault="00CA4401" w:rsidP="00CA4401">
      <w:pPr>
        <w:spacing w:after="0" w:line="240" w:lineRule="auto"/>
      </w:pPr>
      <w:r>
        <w:t>&lt;</w:t>
      </w:r>
      <w:proofErr w:type="gramStart"/>
      <w:r>
        <w:t>issuerCountryCode&gt;</w:t>
      </w:r>
      <w:proofErr w:type="gramEnd"/>
      <w:r>
        <w:t>N/A&lt;/issuerCountryCode&gt;</w:t>
      </w:r>
    </w:p>
    <w:p w:rsidR="00CA4401" w:rsidRDefault="00CA4401" w:rsidP="00CA4401">
      <w:pPr>
        <w:spacing w:after="0" w:line="240" w:lineRule="auto"/>
      </w:pPr>
      <w:r>
        <w:t>&lt;</w:t>
      </w:r>
      <w:proofErr w:type="gramStart"/>
      <w:r>
        <w:t>obfuscatedPAN&gt;</w:t>
      </w:r>
      <w:proofErr w:type="gramEnd"/>
      <w:r>
        <w:t>5555********4444&lt;/obfuscatedPAN&gt;</w:t>
      </w:r>
    </w:p>
    <w:p w:rsidR="00CA4401" w:rsidRDefault="00CA4401" w:rsidP="00CA4401">
      <w:pPr>
        <w:spacing w:after="0" w:line="240" w:lineRule="auto"/>
      </w:pPr>
      <w:r>
        <w:t>&lt;/derived&gt;</w:t>
      </w:r>
    </w:p>
    <w:p w:rsidR="00CA4401" w:rsidRDefault="00CA4401" w:rsidP="00CA4401">
      <w:pPr>
        <w:spacing w:after="0" w:line="240" w:lineRule="auto"/>
      </w:pPr>
      <w:r>
        <w:t>&lt;/cardDetails&gt;</w:t>
      </w:r>
    </w:p>
    <w:p w:rsidR="00CA4401" w:rsidRDefault="00CA4401" w:rsidP="00CA4401">
      <w:pPr>
        <w:spacing w:after="0" w:line="240" w:lineRule="auto"/>
      </w:pPr>
      <w:r>
        <w:t>&lt;/paymentInstrument&gt;</w:t>
      </w:r>
    </w:p>
    <w:p w:rsidR="00CA4401" w:rsidRDefault="00CA4401" w:rsidP="00CA4401">
      <w:pPr>
        <w:spacing w:after="0" w:line="240" w:lineRule="auto"/>
      </w:pPr>
      <w:r>
        <w:t>&lt;/token&gt;</w:t>
      </w:r>
    </w:p>
    <w:p w:rsidR="00CA4401" w:rsidRDefault="00CA4401" w:rsidP="00CA4401">
      <w:pPr>
        <w:spacing w:after="0" w:line="240" w:lineRule="auto"/>
      </w:pPr>
      <w:r>
        <w:t>&lt;/orderStatus&gt;</w:t>
      </w:r>
    </w:p>
    <w:p w:rsidR="00CA4401" w:rsidRDefault="00CA4401" w:rsidP="00CA4401">
      <w:pPr>
        <w:spacing w:after="0" w:line="240" w:lineRule="auto"/>
      </w:pPr>
      <w:r>
        <w:t>&lt;/reply&gt;</w:t>
      </w:r>
    </w:p>
    <w:p w:rsidR="006B5C0D" w:rsidRDefault="00CA4401" w:rsidP="00CA4401">
      <w:pPr>
        <w:spacing w:after="0" w:line="240" w:lineRule="auto"/>
      </w:pPr>
      <w:r>
        <w:t>&lt;/paymentService&gt;</w:t>
      </w:r>
    </w:p>
    <w:p w:rsidR="000D41DB" w:rsidRDefault="000D41DB" w:rsidP="00B82215">
      <w:pPr>
        <w:spacing w:after="0" w:line="240" w:lineRule="auto"/>
        <w:ind w:left="1080"/>
      </w:pPr>
    </w:p>
    <w:p w:rsidR="000D41DB" w:rsidRDefault="000D41DB" w:rsidP="00B82215">
      <w:pPr>
        <w:spacing w:after="0" w:line="240" w:lineRule="auto"/>
        <w:ind w:left="1080"/>
      </w:pPr>
    </w:p>
    <w:p w:rsidR="000D41DB" w:rsidRDefault="000D41DB"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Default="006B5C0D" w:rsidP="00B82215">
      <w:pPr>
        <w:spacing w:after="0" w:line="240" w:lineRule="auto"/>
        <w:ind w:left="1080"/>
      </w:pPr>
    </w:p>
    <w:p w:rsidR="006B5C0D" w:rsidRPr="002033AD" w:rsidRDefault="002033AD" w:rsidP="00445B5A">
      <w:pPr>
        <w:spacing w:after="0" w:line="240" w:lineRule="auto"/>
        <w:rPr>
          <w:b/>
          <w:i/>
        </w:rPr>
      </w:pPr>
      <w:r w:rsidRPr="002033AD">
        <w:rPr>
          <w:b/>
          <w:i/>
        </w:rPr>
        <w:t>MERCHANT TOKEN</w:t>
      </w:r>
      <w:r w:rsidR="00662363" w:rsidRPr="002033AD">
        <w:rPr>
          <w:b/>
          <w:i/>
        </w:rPr>
        <w:t>:</w:t>
      </w:r>
    </w:p>
    <w:p w:rsidR="00662363" w:rsidRDefault="00662363" w:rsidP="00B82215">
      <w:pPr>
        <w:spacing w:after="0" w:line="240" w:lineRule="auto"/>
        <w:ind w:left="1080"/>
        <w:rPr>
          <w:b/>
        </w:rPr>
      </w:pPr>
    </w:p>
    <w:p w:rsidR="00662363" w:rsidRPr="00662363" w:rsidRDefault="00662363" w:rsidP="00445B5A">
      <w:pPr>
        <w:spacing w:after="0" w:line="240" w:lineRule="auto"/>
        <w:rPr>
          <w:b/>
          <w:i/>
        </w:rPr>
      </w:pPr>
      <w:r w:rsidRPr="00662363">
        <w:rPr>
          <w:b/>
          <w:i/>
        </w:rPr>
        <w:t>Create a merchant token with a payment request</w:t>
      </w:r>
    </w:p>
    <w:p w:rsidR="00662363" w:rsidRDefault="00662363" w:rsidP="00662363">
      <w:pPr>
        <w:spacing w:after="0" w:line="240" w:lineRule="auto"/>
        <w:ind w:left="1080"/>
      </w:pPr>
    </w:p>
    <w:p w:rsidR="003535B0" w:rsidRDefault="00662363" w:rsidP="00CA14B5">
      <w:pPr>
        <w:spacing w:after="0" w:line="240" w:lineRule="auto"/>
        <w:rPr>
          <w:b/>
        </w:rPr>
      </w:pPr>
      <w:r w:rsidRPr="00662363">
        <w:t>&lt;</w:t>
      </w:r>
      <w:proofErr w:type="gramStart"/>
      <w:r w:rsidRPr="00662363">
        <w:t>createToken</w:t>
      </w:r>
      <w:proofErr w:type="gramEnd"/>
      <w:r w:rsidRPr="00662363">
        <w:t>&gt; is the instruction to create a token for the card used. &lt;</w:t>
      </w:r>
      <w:proofErr w:type="gramStart"/>
      <w:r w:rsidRPr="00662363">
        <w:t>createToken</w:t>
      </w:r>
      <w:proofErr w:type="gramEnd"/>
      <w:r w:rsidRPr="00662363">
        <w:t>&gt;</w:t>
      </w:r>
      <w:r>
        <w:t xml:space="preserve"> must contain </w:t>
      </w:r>
      <w:r w:rsidRPr="00662363">
        <w:t>tokenScope="merchant" - an attribute of &lt;createToken&gt; which states that the token will be a </w:t>
      </w:r>
      <w:r w:rsidRPr="00662363">
        <w:rPr>
          <w:bCs/>
        </w:rPr>
        <w:t>merchant</w:t>
      </w:r>
      <w:r w:rsidRPr="00662363">
        <w:t> token</w:t>
      </w:r>
      <w:r w:rsidRPr="00662363">
        <w:rPr>
          <w:b/>
        </w:rPr>
        <w:t>.</w:t>
      </w:r>
    </w:p>
    <w:p w:rsidR="00123A90" w:rsidRDefault="00123A90" w:rsidP="00CA14B5">
      <w:pPr>
        <w:spacing w:after="0" w:line="240" w:lineRule="auto"/>
        <w:rPr>
          <w:b/>
        </w:rPr>
      </w:pPr>
    </w:p>
    <w:p w:rsidR="00123A90" w:rsidRDefault="00123A90" w:rsidP="00CA14B5">
      <w:pPr>
        <w:spacing w:after="0" w:line="240" w:lineRule="auto"/>
        <w:rPr>
          <w:b/>
        </w:rPr>
      </w:pPr>
    </w:p>
    <w:p w:rsidR="003535B0" w:rsidRDefault="003535B0" w:rsidP="00662363">
      <w:pPr>
        <w:spacing w:after="0" w:line="240" w:lineRule="auto"/>
        <w:ind w:left="1080"/>
        <w:rPr>
          <w:b/>
        </w:rPr>
      </w:pPr>
    </w:p>
    <w:p w:rsidR="003535B0" w:rsidRPr="00487C9A" w:rsidRDefault="002F2A1B" w:rsidP="00445B5A">
      <w:pPr>
        <w:pStyle w:val="Heading3"/>
        <w:shd w:val="clear" w:color="auto" w:fill="FFFFFF"/>
        <w:spacing w:before="360" w:after="170"/>
        <w:ind w:left="372"/>
        <w:rPr>
          <w:rFonts w:asciiTheme="minorHAnsi" w:eastAsiaTheme="minorEastAsia" w:hAnsiTheme="minorHAnsi" w:cstheme="minorBidi"/>
          <w:bCs w:val="0"/>
          <w:color w:val="auto"/>
          <w:sz w:val="22"/>
          <w:szCs w:val="22"/>
        </w:rPr>
      </w:pPr>
      <w:r>
        <w:rPr>
          <w:rFonts w:asciiTheme="minorHAnsi" w:eastAsiaTheme="minorEastAsia" w:hAnsiTheme="minorHAnsi" w:cstheme="minorBidi"/>
          <w:bCs w:val="0"/>
          <w:color w:val="auto"/>
          <w:sz w:val="22"/>
          <w:szCs w:val="22"/>
        </w:rPr>
        <w:lastRenderedPageBreak/>
        <w:t xml:space="preserve">                                     </w:t>
      </w:r>
      <w:bookmarkStart w:id="1673" w:name="_Toc8312231"/>
      <w:r w:rsidR="003535B0" w:rsidRPr="00487C9A">
        <w:rPr>
          <w:rFonts w:asciiTheme="minorHAnsi" w:eastAsiaTheme="minorEastAsia" w:hAnsiTheme="minorHAnsi" w:cstheme="minorBidi"/>
          <w:bCs w:val="0"/>
          <w:color w:val="auto"/>
          <w:sz w:val="22"/>
          <w:szCs w:val="22"/>
        </w:rPr>
        <w:t>Direct create (merchant) token request</w:t>
      </w:r>
      <w:bookmarkEnd w:id="1673"/>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proofErr w:type="gramStart"/>
      <w:r w:rsidRPr="00445B5A">
        <w:rPr>
          <w:rFonts w:ascii="Consolas" w:eastAsia="Times New Roman" w:hAnsi="Consolas" w:cs="Times New Roman"/>
          <w:color w:val="535759"/>
          <w:sz w:val="20"/>
          <w:szCs w:val="20"/>
        </w:rPr>
        <w:t>&lt;?</w:t>
      </w:r>
      <w:r w:rsidRPr="00445B5A">
        <w:rPr>
          <w:rFonts w:ascii="Consolas" w:eastAsia="Times New Roman" w:hAnsi="Consolas" w:cs="Times New Roman"/>
          <w:color w:val="000000"/>
          <w:sz w:val="20"/>
          <w:szCs w:val="20"/>
        </w:rPr>
        <w:t>xml</w:t>
      </w:r>
      <w:proofErr w:type="gramEnd"/>
      <w:r w:rsidRPr="00445B5A">
        <w:rPr>
          <w:rFonts w:ascii="Consolas" w:eastAsia="Times New Roman" w:hAnsi="Consolas" w:cs="Times New Roman"/>
          <w:color w:val="000000"/>
          <w:sz w:val="20"/>
          <w:szCs w:val="20"/>
        </w:rPr>
        <w:t xml:space="preserve"> version</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"1.0"</w:t>
      </w:r>
      <w:r w:rsidRPr="00445B5A">
        <w:rPr>
          <w:rFonts w:ascii="Consolas" w:eastAsia="Times New Roman" w:hAnsi="Consolas" w:cs="Times New Roman"/>
          <w:color w:val="000000"/>
          <w:sz w:val="20"/>
          <w:szCs w:val="20"/>
        </w:rPr>
        <w:t xml:space="preserve"> encoding</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"UTF-8"</w:t>
      </w:r>
      <w:r w:rsidRPr="00445B5A">
        <w:rPr>
          <w:rFonts w:ascii="Consolas" w:eastAsia="Times New Roman" w:hAnsi="Consolas" w:cs="Times New Roman"/>
          <w:color w:val="535759"/>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proofErr w:type="gramStart"/>
      <w:r w:rsidRPr="00445B5A">
        <w:rPr>
          <w:rFonts w:ascii="Consolas" w:eastAsia="Times New Roman" w:hAnsi="Consolas" w:cs="Times New Roman"/>
          <w:color w:val="535759"/>
          <w:sz w:val="20"/>
          <w:szCs w:val="20"/>
        </w:rPr>
        <w:t>&lt;!DOCTYPE</w:t>
      </w:r>
      <w:proofErr w:type="gramEnd"/>
      <w:r w:rsidRPr="00445B5A">
        <w:rPr>
          <w:rFonts w:ascii="Consolas" w:eastAsia="Times New Roman" w:hAnsi="Consolas" w:cs="Times New Roman"/>
          <w:color w:val="535759"/>
          <w:sz w:val="20"/>
          <w:szCs w:val="20"/>
        </w:rPr>
        <w:t xml:space="preserve"> paymentService PUBLIC "-//WorldPay//DTD WorldPay PaymentService v1//EN"</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535759"/>
          <w:sz w:val="20"/>
          <w:szCs w:val="20"/>
        </w:rPr>
        <w:t xml:space="preserve"> "http://dtd.worldpay.com/paymentService_v1.dtd"&gt;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C80000"/>
          <w:sz w:val="20"/>
          <w:szCs w:val="20"/>
        </w:rPr>
        <w:t>&lt;paymentService</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version</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"1.4"</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merchantCode</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"MYMERCHANT"</w:t>
      </w:r>
      <w:r w:rsidRPr="00445B5A">
        <w:rPr>
          <w:rFonts w:ascii="Consolas" w:eastAsia="Times New Roman" w:hAnsi="Consolas" w:cs="Times New Roman"/>
          <w:color w:val="C80000"/>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submit</w:t>
      </w:r>
      <w:proofErr w:type="gramEnd"/>
      <w:r w:rsidRPr="00445B5A">
        <w:rPr>
          <w:rFonts w:ascii="Consolas" w:eastAsia="Times New Roman" w:hAnsi="Consolas" w:cs="Times New Roman"/>
          <w:color w:val="C80000"/>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&lt;order</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orderCode</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"TS211010"</w:t>
      </w:r>
      <w:r w:rsidRPr="00445B5A">
        <w:rPr>
          <w:rFonts w:ascii="Consolas" w:eastAsia="Times New Roman" w:hAnsi="Consolas" w:cs="Times New Roman"/>
          <w:color w:val="C80000"/>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description&gt;</w:t>
      </w:r>
      <w:proofErr w:type="gramEnd"/>
      <w:r w:rsidRPr="00445B5A">
        <w:rPr>
          <w:rFonts w:ascii="Consolas" w:eastAsia="Times New Roman" w:hAnsi="Consolas" w:cs="Times New Roman"/>
          <w:color w:val="000000"/>
          <w:sz w:val="20"/>
          <w:szCs w:val="20"/>
        </w:rPr>
        <w:t>20 red roses from the MyMerchant store.</w:t>
      </w:r>
      <w:r w:rsidRPr="00445B5A">
        <w:rPr>
          <w:rFonts w:ascii="Consolas" w:eastAsia="Times New Roman" w:hAnsi="Consolas" w:cs="Times New Roman"/>
          <w:color w:val="C80000"/>
          <w:sz w:val="20"/>
          <w:szCs w:val="20"/>
        </w:rPr>
        <w:t>&lt;/description&gt;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&lt;amount</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value</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"5000"</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currencyCode</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"GBP"</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exponent</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"2"</w:t>
      </w:r>
      <w:r w:rsidRPr="00445B5A">
        <w:rPr>
          <w:rFonts w:ascii="Consolas" w:eastAsia="Times New Roman" w:hAnsi="Consolas" w:cs="Times New Roman"/>
          <w:color w:val="C80000"/>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paymentDetails</w:t>
      </w:r>
      <w:proofErr w:type="gramEnd"/>
      <w:r w:rsidRPr="00445B5A">
        <w:rPr>
          <w:rFonts w:ascii="Consolas" w:eastAsia="Times New Roman" w:hAnsi="Consolas" w:cs="Times New Roman"/>
          <w:color w:val="C80000"/>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&lt;VISA-SSL&gt;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cardNumber&gt;</w:t>
      </w:r>
      <w:proofErr w:type="gramEnd"/>
      <w:r w:rsidRPr="00445B5A">
        <w:rPr>
          <w:rFonts w:ascii="Consolas" w:eastAsia="Times New Roman" w:hAnsi="Consolas" w:cs="Times New Roman"/>
          <w:color w:val="000000"/>
          <w:sz w:val="20"/>
          <w:szCs w:val="20"/>
        </w:rPr>
        <w:t>4444333322221111</w:t>
      </w:r>
      <w:r w:rsidRPr="00445B5A">
        <w:rPr>
          <w:rFonts w:ascii="Consolas" w:eastAsia="Times New Roman" w:hAnsi="Consolas" w:cs="Times New Roman"/>
          <w:color w:val="C80000"/>
          <w:sz w:val="20"/>
          <w:szCs w:val="20"/>
        </w:rPr>
        <w:t>&lt;/cardNumber&gt;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expiryDate</w:t>
      </w:r>
      <w:proofErr w:type="gramEnd"/>
      <w:r w:rsidRPr="00445B5A">
        <w:rPr>
          <w:rFonts w:ascii="Consolas" w:eastAsia="Times New Roman" w:hAnsi="Consolas" w:cs="Times New Roman"/>
          <w:color w:val="C80000"/>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&lt;date</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month</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"06"</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year</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"2019"</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C80000"/>
          <w:sz w:val="20"/>
          <w:szCs w:val="20"/>
        </w:rPr>
        <w: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&lt;/expiryDate&gt;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cardHolderName&gt;</w:t>
      </w:r>
      <w:proofErr w:type="gramEnd"/>
      <w:r w:rsidRPr="00445B5A">
        <w:rPr>
          <w:rFonts w:ascii="Consolas" w:eastAsia="Times New Roman" w:hAnsi="Consolas" w:cs="Times New Roman"/>
          <w:color w:val="000000"/>
          <w:sz w:val="20"/>
          <w:szCs w:val="20"/>
        </w:rPr>
        <w:t>J. Shopper</w:t>
      </w:r>
      <w:r w:rsidRPr="00445B5A">
        <w:rPr>
          <w:rFonts w:ascii="Consolas" w:eastAsia="Times New Roman" w:hAnsi="Consolas" w:cs="Times New Roman"/>
          <w:color w:val="C80000"/>
          <w:sz w:val="20"/>
          <w:szCs w:val="20"/>
        </w:rPr>
        <w:t>&lt;/cardHolderName&gt;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cvc&gt;</w:t>
      </w:r>
      <w:proofErr w:type="gramEnd"/>
      <w:r w:rsidRPr="00445B5A">
        <w:rPr>
          <w:rFonts w:ascii="Consolas" w:eastAsia="Times New Roman" w:hAnsi="Consolas" w:cs="Times New Roman"/>
          <w:color w:val="000000"/>
          <w:sz w:val="20"/>
          <w:szCs w:val="20"/>
        </w:rPr>
        <w:t>123</w:t>
      </w:r>
      <w:r w:rsidRPr="00445B5A">
        <w:rPr>
          <w:rFonts w:ascii="Consolas" w:eastAsia="Times New Roman" w:hAnsi="Consolas" w:cs="Times New Roman"/>
          <w:color w:val="C80000"/>
          <w:sz w:val="20"/>
          <w:szCs w:val="20"/>
        </w:rPr>
        <w:t>&lt;/cvc&gt;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&lt;/VISA-SSL&gt;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&lt;/paymentDetails&gt;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&lt;createToken</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1479A6"/>
          <w:sz w:val="20"/>
          <w:szCs w:val="20"/>
        </w:rPr>
        <w:t>tokenScope</w:t>
      </w:r>
      <w:r w:rsidRPr="00445B5A">
        <w:rPr>
          <w:rFonts w:ascii="Consolas" w:eastAsia="Times New Roman" w:hAnsi="Consolas" w:cs="Times New Roman"/>
          <w:color w:val="535759"/>
          <w:sz w:val="20"/>
          <w:szCs w:val="20"/>
        </w:rPr>
        <w:t>=</w:t>
      </w:r>
      <w:r w:rsidRPr="00445B5A">
        <w:rPr>
          <w:rFonts w:ascii="Consolas" w:eastAsia="Times New Roman" w:hAnsi="Consolas" w:cs="Times New Roman"/>
          <w:color w:val="008000"/>
          <w:sz w:val="20"/>
          <w:szCs w:val="20"/>
        </w:rPr>
        <w:t>"merchant"</w:t>
      </w:r>
      <w:r w:rsidRPr="00445B5A">
        <w:rPr>
          <w:rFonts w:ascii="Consolas" w:eastAsia="Times New Roman" w:hAnsi="Consolas" w:cs="Times New Roman"/>
          <w:color w:val="C80000"/>
          <w:sz w:val="20"/>
          <w:szCs w:val="20"/>
        </w:rPr>
        <w:t>&gt;</w:t>
      </w:r>
      <w:r w:rsidRPr="00445B5A">
        <w:rPr>
          <w:rFonts w:ascii="Consolas" w:eastAsia="Times New Roman" w:hAnsi="Consolas" w:cs="Times New Roman"/>
          <w:color w:val="000000"/>
          <w:sz w:val="20"/>
          <w:szCs w:val="20"/>
        </w:rPr>
        <w:t xml:space="preserve"> </w:t>
      </w:r>
      <w:r w:rsidRPr="00445B5A">
        <w:rPr>
          <w:rFonts w:ascii="Consolas" w:eastAsia="Times New Roman" w:hAnsi="Consolas" w:cs="Times New Roman"/>
          <w:color w:val="708090"/>
          <w:sz w:val="20"/>
          <w:szCs w:val="20"/>
        </w:rPr>
        <w:t>&lt;!--mandatory for merchant tokens--&gt;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tokenEventReference&gt;</w:t>
      </w:r>
      <w:proofErr w:type="gramEnd"/>
      <w:r w:rsidRPr="00445B5A">
        <w:rPr>
          <w:rFonts w:ascii="Consolas" w:eastAsia="Times New Roman" w:hAnsi="Consolas" w:cs="Times New Roman"/>
          <w:color w:val="000000"/>
          <w:sz w:val="20"/>
          <w:szCs w:val="20"/>
        </w:rPr>
        <w:t>TOK7854321</w:t>
      </w:r>
      <w:r w:rsidRPr="00445B5A">
        <w:rPr>
          <w:rFonts w:ascii="Consolas" w:eastAsia="Times New Roman" w:hAnsi="Consolas" w:cs="Times New Roman"/>
          <w:color w:val="C80000"/>
          <w:sz w:val="20"/>
          <w:szCs w:val="20"/>
        </w:rPr>
        <w:t>&lt;/tokenEventReference&gt;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w:t>
      </w:r>
      <w:proofErr w:type="gramStart"/>
      <w:r w:rsidRPr="00445B5A">
        <w:rPr>
          <w:rFonts w:ascii="Consolas" w:eastAsia="Times New Roman" w:hAnsi="Consolas" w:cs="Times New Roman"/>
          <w:color w:val="C80000"/>
          <w:sz w:val="20"/>
          <w:szCs w:val="20"/>
        </w:rPr>
        <w:t>tokenReason&gt;</w:t>
      </w:r>
      <w:proofErr w:type="gramEnd"/>
      <w:r w:rsidRPr="00445B5A">
        <w:rPr>
          <w:rFonts w:ascii="Consolas" w:eastAsia="Times New Roman" w:hAnsi="Consolas" w:cs="Times New Roman"/>
          <w:color w:val="000000"/>
          <w:sz w:val="20"/>
          <w:szCs w:val="20"/>
        </w:rPr>
        <w:t>ClothesDepartment</w:t>
      </w:r>
      <w:r w:rsidRPr="00445B5A">
        <w:rPr>
          <w:rFonts w:ascii="Consolas" w:eastAsia="Times New Roman" w:hAnsi="Consolas" w:cs="Times New Roman"/>
          <w:color w:val="C80000"/>
          <w:sz w:val="20"/>
          <w:szCs w:val="20"/>
        </w:rPr>
        <w:t>&lt;/tokenReason&gt;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&lt;/createToken&gt;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&lt;/order&gt;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0"/>
          <w:szCs w:val="20"/>
        </w:rPr>
      </w:pPr>
      <w:r w:rsidRPr="00445B5A">
        <w:rPr>
          <w:rFonts w:ascii="Consolas" w:eastAsia="Times New Roman" w:hAnsi="Consolas" w:cs="Times New Roman"/>
          <w:color w:val="000000"/>
          <w:sz w:val="20"/>
          <w:szCs w:val="20"/>
        </w:rPr>
        <w:t>  </w:t>
      </w:r>
      <w:r w:rsidRPr="00445B5A">
        <w:rPr>
          <w:rFonts w:ascii="Consolas" w:eastAsia="Times New Roman" w:hAnsi="Consolas" w:cs="Times New Roman"/>
          <w:color w:val="C80000"/>
          <w:sz w:val="20"/>
          <w:szCs w:val="20"/>
        </w:rPr>
        <w:t>&lt;/submit&gt;</w:t>
      </w:r>
    </w:p>
    <w:p w:rsidR="00445B5A" w:rsidRPr="00445B5A" w:rsidRDefault="00445B5A" w:rsidP="00445B5A">
      <w:pPr>
        <w:shd w:val="clear" w:color="auto" w:fill="F7F7F5"/>
        <w:spacing w:after="0" w:line="240" w:lineRule="auto"/>
        <w:rPr>
          <w:rFonts w:ascii="Consolas" w:eastAsia="Times New Roman" w:hAnsi="Consolas" w:cs="Times New Roman"/>
          <w:color w:val="000000"/>
          <w:sz w:val="24"/>
          <w:szCs w:val="24"/>
        </w:rPr>
      </w:pPr>
      <w:r w:rsidRPr="00445B5A">
        <w:rPr>
          <w:rFonts w:ascii="Consolas" w:eastAsia="Times New Roman" w:hAnsi="Consolas" w:cs="Times New Roman"/>
          <w:color w:val="C80000"/>
          <w:sz w:val="20"/>
          <w:szCs w:val="20"/>
        </w:rPr>
        <w:t>&lt;/paymentService&gt;</w:t>
      </w:r>
    </w:p>
    <w:p w:rsidR="003535B0" w:rsidRDefault="003535B0" w:rsidP="00662363">
      <w:pPr>
        <w:spacing w:after="0" w:line="240" w:lineRule="auto"/>
        <w:ind w:left="1080"/>
        <w:rPr>
          <w:b/>
        </w:rPr>
      </w:pPr>
    </w:p>
    <w:p w:rsidR="003535B0" w:rsidRDefault="003535B0" w:rsidP="00662363">
      <w:pPr>
        <w:spacing w:after="0" w:line="240" w:lineRule="auto"/>
        <w:ind w:left="1080"/>
        <w:rPr>
          <w:b/>
        </w:rPr>
      </w:pPr>
    </w:p>
    <w:p w:rsidR="003535B0" w:rsidRDefault="003535B0" w:rsidP="00662363">
      <w:pPr>
        <w:spacing w:after="0" w:line="240" w:lineRule="auto"/>
        <w:ind w:left="1080"/>
        <w:rPr>
          <w:b/>
        </w:rPr>
      </w:pPr>
    </w:p>
    <w:p w:rsidR="00123A90" w:rsidRDefault="00123A90" w:rsidP="00123A90">
      <w:pPr>
        <w:shd w:val="clear" w:color="auto" w:fill="FFFFFF"/>
        <w:spacing w:before="360" w:after="0" w:line="240" w:lineRule="auto"/>
        <w:outlineLvl w:val="3"/>
        <w:rPr>
          <w:rFonts w:eastAsia="Times New Roman" w:cstheme="minorHAnsi"/>
          <w:b/>
          <w:bCs/>
          <w:color w:val="535759"/>
        </w:rPr>
      </w:pPr>
      <w:r w:rsidRPr="00123A90">
        <w:rPr>
          <w:rFonts w:eastAsia="Times New Roman" w:cstheme="minorHAnsi"/>
          <w:b/>
          <w:bCs/>
          <w:color w:val="535759"/>
        </w:rPr>
        <w:t>Response to a Direct create (merchant) token request</w:t>
      </w:r>
    </w:p>
    <w:p w:rsidR="00123A90" w:rsidRPr="00123A90" w:rsidRDefault="00123A90" w:rsidP="00123A90">
      <w:pPr>
        <w:shd w:val="clear" w:color="auto" w:fill="FFFFFF"/>
        <w:spacing w:before="360" w:after="0" w:line="240" w:lineRule="auto"/>
        <w:outlineLvl w:val="3"/>
        <w:rPr>
          <w:rFonts w:eastAsia="Times New Roman" w:cstheme="minorHAnsi"/>
          <w:b/>
          <w:bCs/>
          <w:color w:val="535759"/>
        </w:rPr>
      </w:pPr>
    </w:p>
    <w:p w:rsidR="00123A90" w:rsidRPr="00123A90" w:rsidRDefault="00123A90" w:rsidP="00123A90">
      <w:pPr>
        <w:shd w:val="clear" w:color="auto" w:fill="F7F7F5"/>
        <w:spacing w:after="0" w:line="240" w:lineRule="auto"/>
        <w:rPr>
          <w:rFonts w:eastAsia="Times New Roman" w:cstheme="minorHAnsi"/>
          <w:color w:val="000000"/>
        </w:rPr>
      </w:pPr>
      <w:proofErr w:type="gramStart"/>
      <w:r w:rsidRPr="00123A90">
        <w:rPr>
          <w:rFonts w:eastAsia="Times New Roman" w:cstheme="minorHAnsi"/>
          <w:color w:val="535759"/>
        </w:rPr>
        <w:t>&lt;?</w:t>
      </w:r>
      <w:r w:rsidRPr="00123A90">
        <w:rPr>
          <w:rFonts w:eastAsia="Times New Roman" w:cstheme="minorHAnsi"/>
          <w:color w:val="000000"/>
        </w:rPr>
        <w:t>xml</w:t>
      </w:r>
      <w:proofErr w:type="gramEnd"/>
      <w:r w:rsidRPr="00123A90">
        <w:rPr>
          <w:rFonts w:eastAsia="Times New Roman" w:cstheme="minorHAnsi"/>
          <w:color w:val="000000"/>
        </w:rPr>
        <w:t xml:space="preserve"> version</w:t>
      </w:r>
      <w:r w:rsidRPr="00123A90">
        <w:rPr>
          <w:rFonts w:eastAsia="Times New Roman" w:cstheme="minorHAnsi"/>
          <w:color w:val="535759"/>
        </w:rPr>
        <w:t>=</w:t>
      </w:r>
      <w:r w:rsidRPr="00123A90">
        <w:rPr>
          <w:rFonts w:eastAsia="Times New Roman" w:cstheme="minorHAnsi"/>
          <w:color w:val="008000"/>
        </w:rPr>
        <w:t>"1.0"</w:t>
      </w:r>
      <w:r w:rsidRPr="00123A90">
        <w:rPr>
          <w:rFonts w:eastAsia="Times New Roman" w:cstheme="minorHAnsi"/>
          <w:color w:val="000000"/>
        </w:rPr>
        <w:t xml:space="preserve"> encoding</w:t>
      </w:r>
      <w:r w:rsidRPr="00123A90">
        <w:rPr>
          <w:rFonts w:eastAsia="Times New Roman" w:cstheme="minorHAnsi"/>
          <w:color w:val="535759"/>
        </w:rPr>
        <w:t>=</w:t>
      </w:r>
      <w:r w:rsidRPr="00123A90">
        <w:rPr>
          <w:rFonts w:eastAsia="Times New Roman" w:cstheme="minorHAnsi"/>
          <w:color w:val="008000"/>
        </w:rPr>
        <w:t>"UTF-8"</w:t>
      </w:r>
      <w:r w:rsidRPr="00123A90">
        <w:rPr>
          <w:rFonts w:eastAsia="Times New Roman" w:cstheme="minorHAnsi"/>
          <w:color w:val="535759"/>
        </w:rPr>
        <w:t>?&gt;</w:t>
      </w:r>
      <w:r w:rsidRPr="00123A90">
        <w:rPr>
          <w:rFonts w:eastAsia="Times New Roman" w:cstheme="minorHAnsi"/>
          <w:color w:val="000000"/>
        </w:rPr>
        <w:t xml:space="preserve"> </w:t>
      </w:r>
    </w:p>
    <w:p w:rsidR="00123A90" w:rsidRPr="00123A90" w:rsidRDefault="00123A90" w:rsidP="00123A90">
      <w:pPr>
        <w:shd w:val="clear" w:color="auto" w:fill="F7F7F5"/>
        <w:spacing w:after="0" w:line="240" w:lineRule="auto"/>
        <w:rPr>
          <w:rFonts w:eastAsia="Times New Roman" w:cstheme="minorHAnsi"/>
          <w:color w:val="000000"/>
        </w:rPr>
      </w:pPr>
      <w:proofErr w:type="gramStart"/>
      <w:r w:rsidRPr="00123A90">
        <w:rPr>
          <w:rFonts w:eastAsia="Times New Roman" w:cstheme="minorHAnsi"/>
          <w:color w:val="535759"/>
        </w:rPr>
        <w:t>&lt;!DOCTYPE</w:t>
      </w:r>
      <w:proofErr w:type="gramEnd"/>
      <w:r w:rsidRPr="00123A90">
        <w:rPr>
          <w:rFonts w:eastAsia="Times New Roman" w:cstheme="minorHAnsi"/>
          <w:color w:val="535759"/>
        </w:rPr>
        <w:t xml:space="preserve"> paymentService PUBLIC "-//WorldPay//DTD WorldPay PaymentService v1//EN"</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535759"/>
        </w:rPr>
        <w:t xml:space="preserve"> "http://dtd.worldpay.com/paymentService_v1.dtd"&gt;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C80000"/>
        </w:rPr>
        <w:t>&lt;paymentService</w:t>
      </w:r>
      <w:r w:rsidRPr="00123A90">
        <w:rPr>
          <w:rFonts w:eastAsia="Times New Roman" w:cstheme="minorHAnsi"/>
          <w:color w:val="000000"/>
        </w:rPr>
        <w:t xml:space="preserve"> </w:t>
      </w:r>
      <w:r w:rsidRPr="00123A90">
        <w:rPr>
          <w:rFonts w:eastAsia="Times New Roman" w:cstheme="minorHAnsi"/>
          <w:color w:val="1479A6"/>
        </w:rPr>
        <w:t>version</w:t>
      </w:r>
      <w:r w:rsidRPr="00123A90">
        <w:rPr>
          <w:rFonts w:eastAsia="Times New Roman" w:cstheme="minorHAnsi"/>
          <w:color w:val="535759"/>
        </w:rPr>
        <w:t>=</w:t>
      </w:r>
      <w:r w:rsidRPr="00123A90">
        <w:rPr>
          <w:rFonts w:eastAsia="Times New Roman" w:cstheme="minorHAnsi"/>
          <w:color w:val="008000"/>
        </w:rPr>
        <w:t>"1.4"</w:t>
      </w:r>
      <w:r w:rsidRPr="00123A90">
        <w:rPr>
          <w:rFonts w:eastAsia="Times New Roman" w:cstheme="minorHAnsi"/>
          <w:color w:val="000000"/>
        </w:rPr>
        <w:t xml:space="preserve"> </w:t>
      </w:r>
      <w:r w:rsidRPr="00123A90">
        <w:rPr>
          <w:rFonts w:eastAsia="Times New Roman" w:cstheme="minorHAnsi"/>
          <w:color w:val="1479A6"/>
        </w:rPr>
        <w:t>merchantCode</w:t>
      </w:r>
      <w:r w:rsidRPr="00123A90">
        <w:rPr>
          <w:rFonts w:eastAsia="Times New Roman" w:cstheme="minorHAnsi"/>
          <w:color w:val="535759"/>
        </w:rPr>
        <w:t>=</w:t>
      </w:r>
      <w:r w:rsidRPr="00123A90">
        <w:rPr>
          <w:rFonts w:eastAsia="Times New Roman" w:cstheme="minorHAnsi"/>
          <w:color w:val="008000"/>
        </w:rPr>
        <w:t>"MYMERCHANT"</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reply</w:t>
      </w:r>
      <w:proofErr w:type="gramEnd"/>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&lt;orderStatus</w:t>
      </w:r>
      <w:r w:rsidRPr="00123A90">
        <w:rPr>
          <w:rFonts w:eastAsia="Times New Roman" w:cstheme="minorHAnsi"/>
          <w:color w:val="000000"/>
        </w:rPr>
        <w:t xml:space="preserve"> </w:t>
      </w:r>
      <w:r w:rsidRPr="00123A90">
        <w:rPr>
          <w:rFonts w:eastAsia="Times New Roman" w:cstheme="minorHAnsi"/>
          <w:color w:val="1479A6"/>
        </w:rPr>
        <w:t>orderCode</w:t>
      </w:r>
      <w:r w:rsidRPr="00123A90">
        <w:rPr>
          <w:rFonts w:eastAsia="Times New Roman" w:cstheme="minorHAnsi"/>
          <w:color w:val="535759"/>
        </w:rPr>
        <w:t>=</w:t>
      </w:r>
      <w:r w:rsidRPr="00123A90">
        <w:rPr>
          <w:rFonts w:eastAsia="Times New Roman" w:cstheme="minorHAnsi"/>
          <w:color w:val="008000"/>
        </w:rPr>
        <w:t>"TS211010"</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payment</w:t>
      </w:r>
      <w:proofErr w:type="gramEnd"/>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paymentMethod&gt;</w:t>
      </w:r>
      <w:proofErr w:type="gramEnd"/>
      <w:r w:rsidRPr="00123A90">
        <w:rPr>
          <w:rFonts w:eastAsia="Times New Roman" w:cstheme="minorHAnsi"/>
          <w:color w:val="000000"/>
        </w:rPr>
        <w:t>VISA-SSL</w:t>
      </w:r>
      <w:r w:rsidRPr="00123A90">
        <w:rPr>
          <w:rFonts w:eastAsia="Times New Roman" w:cstheme="minorHAnsi"/>
          <w:color w:val="C80000"/>
        </w:rPr>
        <w:t>&lt;/paymentMethod&gt;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&lt;amount</w:t>
      </w:r>
      <w:r w:rsidRPr="00123A90">
        <w:rPr>
          <w:rFonts w:eastAsia="Times New Roman" w:cstheme="minorHAnsi"/>
          <w:color w:val="000000"/>
        </w:rPr>
        <w:t xml:space="preserve"> </w:t>
      </w:r>
      <w:r w:rsidRPr="00123A90">
        <w:rPr>
          <w:rFonts w:eastAsia="Times New Roman" w:cstheme="minorHAnsi"/>
          <w:color w:val="1479A6"/>
        </w:rPr>
        <w:t>value</w:t>
      </w:r>
      <w:r w:rsidRPr="00123A90">
        <w:rPr>
          <w:rFonts w:eastAsia="Times New Roman" w:cstheme="minorHAnsi"/>
          <w:color w:val="535759"/>
        </w:rPr>
        <w:t>=</w:t>
      </w:r>
      <w:r w:rsidRPr="00123A90">
        <w:rPr>
          <w:rFonts w:eastAsia="Times New Roman" w:cstheme="minorHAnsi"/>
          <w:color w:val="008000"/>
        </w:rPr>
        <w:t>"5000"</w:t>
      </w:r>
      <w:r w:rsidRPr="00123A90">
        <w:rPr>
          <w:rFonts w:eastAsia="Times New Roman" w:cstheme="minorHAnsi"/>
          <w:color w:val="000000"/>
        </w:rPr>
        <w:t xml:space="preserve"> </w:t>
      </w:r>
      <w:r w:rsidRPr="00123A90">
        <w:rPr>
          <w:rFonts w:eastAsia="Times New Roman" w:cstheme="minorHAnsi"/>
          <w:color w:val="1479A6"/>
        </w:rPr>
        <w:t>currencyCode</w:t>
      </w:r>
      <w:r w:rsidRPr="00123A90">
        <w:rPr>
          <w:rFonts w:eastAsia="Times New Roman" w:cstheme="minorHAnsi"/>
          <w:color w:val="535759"/>
        </w:rPr>
        <w:t>=</w:t>
      </w:r>
      <w:r w:rsidRPr="00123A90">
        <w:rPr>
          <w:rFonts w:eastAsia="Times New Roman" w:cstheme="minorHAnsi"/>
          <w:color w:val="008000"/>
        </w:rPr>
        <w:t>"GBP"</w:t>
      </w:r>
      <w:r w:rsidRPr="00123A90">
        <w:rPr>
          <w:rFonts w:eastAsia="Times New Roman" w:cstheme="minorHAnsi"/>
          <w:color w:val="000000"/>
        </w:rPr>
        <w:t xml:space="preserve"> </w:t>
      </w:r>
      <w:r w:rsidRPr="00123A90">
        <w:rPr>
          <w:rFonts w:eastAsia="Times New Roman" w:cstheme="minorHAnsi"/>
          <w:color w:val="1479A6"/>
        </w:rPr>
        <w:t>exponent</w:t>
      </w:r>
      <w:r w:rsidRPr="00123A90">
        <w:rPr>
          <w:rFonts w:eastAsia="Times New Roman" w:cstheme="minorHAnsi"/>
          <w:color w:val="535759"/>
        </w:rPr>
        <w:t>=</w:t>
      </w:r>
      <w:r w:rsidRPr="00123A90">
        <w:rPr>
          <w:rFonts w:eastAsia="Times New Roman" w:cstheme="minorHAnsi"/>
          <w:color w:val="008000"/>
        </w:rPr>
        <w:t>"2"</w:t>
      </w:r>
      <w:r w:rsidRPr="00123A90">
        <w:rPr>
          <w:rFonts w:eastAsia="Times New Roman" w:cstheme="minorHAnsi"/>
          <w:color w:val="000000"/>
        </w:rPr>
        <w:t xml:space="preserve"> </w:t>
      </w:r>
      <w:r w:rsidRPr="00123A90">
        <w:rPr>
          <w:rFonts w:eastAsia="Times New Roman" w:cstheme="minorHAnsi"/>
          <w:color w:val="1479A6"/>
        </w:rPr>
        <w:t>debitCreditIndicator</w:t>
      </w:r>
      <w:r w:rsidRPr="00123A90">
        <w:rPr>
          <w:rFonts w:eastAsia="Times New Roman" w:cstheme="minorHAnsi"/>
          <w:color w:val="535759"/>
        </w:rPr>
        <w:t>=</w:t>
      </w:r>
      <w:r w:rsidRPr="00123A90">
        <w:rPr>
          <w:rFonts w:eastAsia="Times New Roman" w:cstheme="minorHAnsi"/>
          <w:color w:val="008000"/>
        </w:rPr>
        <w:t>"credit"</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lastEvent&gt;</w:t>
      </w:r>
      <w:proofErr w:type="gramEnd"/>
      <w:r w:rsidRPr="00123A90">
        <w:rPr>
          <w:rFonts w:eastAsia="Times New Roman" w:cstheme="minorHAnsi"/>
          <w:color w:val="000000"/>
        </w:rPr>
        <w:t>AUTHORISED</w:t>
      </w:r>
      <w:r w:rsidRPr="00123A90">
        <w:rPr>
          <w:rFonts w:eastAsia="Times New Roman" w:cstheme="minorHAnsi"/>
          <w:color w:val="C80000"/>
        </w:rPr>
        <w:t>&lt;/lastEvent&gt;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&lt;CVCResultCode</w:t>
      </w:r>
      <w:r w:rsidRPr="00123A90">
        <w:rPr>
          <w:rFonts w:eastAsia="Times New Roman" w:cstheme="minorHAnsi"/>
          <w:color w:val="000000"/>
        </w:rPr>
        <w:t xml:space="preserve"> </w:t>
      </w:r>
      <w:r w:rsidRPr="00123A90">
        <w:rPr>
          <w:rFonts w:eastAsia="Times New Roman" w:cstheme="minorHAnsi"/>
          <w:color w:val="1479A6"/>
        </w:rPr>
        <w:t>description</w:t>
      </w:r>
      <w:r w:rsidRPr="00123A90">
        <w:rPr>
          <w:rFonts w:eastAsia="Times New Roman" w:cstheme="minorHAnsi"/>
          <w:color w:val="535759"/>
        </w:rPr>
        <w:t>=</w:t>
      </w:r>
      <w:r w:rsidRPr="00123A90">
        <w:rPr>
          <w:rFonts w:eastAsia="Times New Roman" w:cstheme="minorHAnsi"/>
          <w:color w:val="008000"/>
        </w:rPr>
        <w:t>"UNKNOWN"</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&lt;AVSResultCode</w:t>
      </w:r>
      <w:r w:rsidRPr="00123A90">
        <w:rPr>
          <w:rFonts w:eastAsia="Times New Roman" w:cstheme="minorHAnsi"/>
          <w:color w:val="000000"/>
        </w:rPr>
        <w:t xml:space="preserve"> </w:t>
      </w:r>
      <w:r w:rsidRPr="00123A90">
        <w:rPr>
          <w:rFonts w:eastAsia="Times New Roman" w:cstheme="minorHAnsi"/>
          <w:color w:val="1479A6"/>
        </w:rPr>
        <w:t>description</w:t>
      </w:r>
      <w:r w:rsidRPr="00123A90">
        <w:rPr>
          <w:rFonts w:eastAsia="Times New Roman" w:cstheme="minorHAnsi"/>
          <w:color w:val="535759"/>
        </w:rPr>
        <w:t>=</w:t>
      </w:r>
      <w:r w:rsidRPr="00123A90">
        <w:rPr>
          <w:rFonts w:eastAsia="Times New Roman" w:cstheme="minorHAnsi"/>
          <w:color w:val="008000"/>
        </w:rPr>
        <w:t>"UNKNOWN"</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&lt;balance</w:t>
      </w:r>
      <w:r w:rsidRPr="00123A90">
        <w:rPr>
          <w:rFonts w:eastAsia="Times New Roman" w:cstheme="minorHAnsi"/>
          <w:color w:val="000000"/>
        </w:rPr>
        <w:t xml:space="preserve"> </w:t>
      </w:r>
      <w:r w:rsidRPr="00123A90">
        <w:rPr>
          <w:rFonts w:eastAsia="Times New Roman" w:cstheme="minorHAnsi"/>
          <w:color w:val="1479A6"/>
        </w:rPr>
        <w:t>accountType</w:t>
      </w:r>
      <w:r w:rsidRPr="00123A90">
        <w:rPr>
          <w:rFonts w:eastAsia="Times New Roman" w:cstheme="minorHAnsi"/>
          <w:color w:val="535759"/>
        </w:rPr>
        <w:t>=</w:t>
      </w:r>
      <w:r w:rsidRPr="00123A90">
        <w:rPr>
          <w:rFonts w:eastAsia="Times New Roman" w:cstheme="minorHAnsi"/>
          <w:color w:val="008000"/>
        </w:rPr>
        <w:t>"IN_PROCESS_AUTHORISED"</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&lt;amount</w:t>
      </w:r>
      <w:r w:rsidRPr="00123A90">
        <w:rPr>
          <w:rFonts w:eastAsia="Times New Roman" w:cstheme="minorHAnsi"/>
          <w:color w:val="000000"/>
        </w:rPr>
        <w:t xml:space="preserve"> </w:t>
      </w:r>
      <w:r w:rsidRPr="00123A90">
        <w:rPr>
          <w:rFonts w:eastAsia="Times New Roman" w:cstheme="minorHAnsi"/>
          <w:color w:val="1479A6"/>
        </w:rPr>
        <w:t>value</w:t>
      </w:r>
      <w:r w:rsidRPr="00123A90">
        <w:rPr>
          <w:rFonts w:eastAsia="Times New Roman" w:cstheme="minorHAnsi"/>
          <w:color w:val="535759"/>
        </w:rPr>
        <w:t>=</w:t>
      </w:r>
      <w:r w:rsidRPr="00123A90">
        <w:rPr>
          <w:rFonts w:eastAsia="Times New Roman" w:cstheme="minorHAnsi"/>
          <w:color w:val="008000"/>
        </w:rPr>
        <w:t>"5000"</w:t>
      </w:r>
      <w:r w:rsidRPr="00123A90">
        <w:rPr>
          <w:rFonts w:eastAsia="Times New Roman" w:cstheme="minorHAnsi"/>
          <w:color w:val="000000"/>
        </w:rPr>
        <w:t xml:space="preserve"> </w:t>
      </w:r>
      <w:r w:rsidRPr="00123A90">
        <w:rPr>
          <w:rFonts w:eastAsia="Times New Roman" w:cstheme="minorHAnsi"/>
          <w:color w:val="1479A6"/>
        </w:rPr>
        <w:t>currencyCode</w:t>
      </w:r>
      <w:r w:rsidRPr="00123A90">
        <w:rPr>
          <w:rFonts w:eastAsia="Times New Roman" w:cstheme="minorHAnsi"/>
          <w:color w:val="535759"/>
        </w:rPr>
        <w:t>=</w:t>
      </w:r>
      <w:r w:rsidRPr="00123A90">
        <w:rPr>
          <w:rFonts w:eastAsia="Times New Roman" w:cstheme="minorHAnsi"/>
          <w:color w:val="008000"/>
        </w:rPr>
        <w:t>"GBP"</w:t>
      </w:r>
      <w:r w:rsidRPr="00123A90">
        <w:rPr>
          <w:rFonts w:eastAsia="Times New Roman" w:cstheme="minorHAnsi"/>
          <w:color w:val="000000"/>
        </w:rPr>
        <w:t xml:space="preserve"> </w:t>
      </w:r>
      <w:r w:rsidRPr="00123A90">
        <w:rPr>
          <w:rFonts w:eastAsia="Times New Roman" w:cstheme="minorHAnsi"/>
          <w:color w:val="1479A6"/>
        </w:rPr>
        <w:t>exponent</w:t>
      </w:r>
      <w:r w:rsidRPr="00123A90">
        <w:rPr>
          <w:rFonts w:eastAsia="Times New Roman" w:cstheme="minorHAnsi"/>
          <w:color w:val="535759"/>
        </w:rPr>
        <w:t>=</w:t>
      </w:r>
      <w:r w:rsidRPr="00123A90">
        <w:rPr>
          <w:rFonts w:eastAsia="Times New Roman" w:cstheme="minorHAnsi"/>
          <w:color w:val="008000"/>
        </w:rPr>
        <w:t>"2"</w:t>
      </w:r>
      <w:r w:rsidRPr="00123A90">
        <w:rPr>
          <w:rFonts w:eastAsia="Times New Roman" w:cstheme="minorHAnsi"/>
          <w:color w:val="000000"/>
        </w:rPr>
        <w:t xml:space="preserve"> </w:t>
      </w:r>
      <w:r w:rsidRPr="00123A90">
        <w:rPr>
          <w:rFonts w:eastAsia="Times New Roman" w:cstheme="minorHAnsi"/>
          <w:color w:val="1479A6"/>
        </w:rPr>
        <w:t>debitCreditIndicator</w:t>
      </w:r>
      <w:r w:rsidRPr="00123A90">
        <w:rPr>
          <w:rFonts w:eastAsia="Times New Roman" w:cstheme="minorHAnsi"/>
          <w:color w:val="535759"/>
        </w:rPr>
        <w:t>=</w:t>
      </w:r>
      <w:r w:rsidRPr="00123A90">
        <w:rPr>
          <w:rFonts w:eastAsia="Times New Roman" w:cstheme="minorHAnsi"/>
          <w:color w:val="008000"/>
        </w:rPr>
        <w:t>"credit"</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&lt;/balance&gt;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cardNumber&gt;</w:t>
      </w:r>
      <w:proofErr w:type="gramEnd"/>
      <w:r w:rsidRPr="00123A90">
        <w:rPr>
          <w:rFonts w:eastAsia="Times New Roman" w:cstheme="minorHAnsi"/>
          <w:color w:val="000000"/>
        </w:rPr>
        <w:t>4444********1111</w:t>
      </w:r>
      <w:r w:rsidRPr="00123A90">
        <w:rPr>
          <w:rFonts w:eastAsia="Times New Roman" w:cstheme="minorHAnsi"/>
          <w:color w:val="C80000"/>
        </w:rPr>
        <w:t>&lt;/cardNumber&gt;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&lt;riskScore</w:t>
      </w:r>
      <w:r w:rsidRPr="00123A90">
        <w:rPr>
          <w:rFonts w:eastAsia="Times New Roman" w:cstheme="minorHAnsi"/>
          <w:color w:val="000000"/>
        </w:rPr>
        <w:t xml:space="preserve"> </w:t>
      </w:r>
      <w:r w:rsidRPr="00123A90">
        <w:rPr>
          <w:rFonts w:eastAsia="Times New Roman" w:cstheme="minorHAnsi"/>
          <w:color w:val="1479A6"/>
        </w:rPr>
        <w:t>value</w:t>
      </w:r>
      <w:r w:rsidRPr="00123A90">
        <w:rPr>
          <w:rFonts w:eastAsia="Times New Roman" w:cstheme="minorHAnsi"/>
          <w:color w:val="535759"/>
        </w:rPr>
        <w:t>=</w:t>
      </w:r>
      <w:r w:rsidRPr="00123A90">
        <w:rPr>
          <w:rFonts w:eastAsia="Times New Roman" w:cstheme="minorHAnsi"/>
          <w:color w:val="008000"/>
        </w:rPr>
        <w:t>"4"</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&lt;/payment&gt;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token</w:t>
      </w:r>
      <w:proofErr w:type="gramEnd"/>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lastRenderedPageBreak/>
        <w:t>        </w:t>
      </w:r>
      <w:r w:rsidRPr="00123A90">
        <w:rPr>
          <w:rFonts w:eastAsia="Times New Roman" w:cstheme="minorHAnsi"/>
          <w:color w:val="C80000"/>
        </w:rPr>
        <w:t>&lt;</w:t>
      </w:r>
      <w:proofErr w:type="gramStart"/>
      <w:r w:rsidRPr="00123A90">
        <w:rPr>
          <w:rFonts w:eastAsia="Times New Roman" w:cstheme="minorHAnsi"/>
          <w:color w:val="C80000"/>
        </w:rPr>
        <w:t>tokenEventReference&gt;</w:t>
      </w:r>
      <w:proofErr w:type="gramEnd"/>
      <w:r w:rsidRPr="00123A90">
        <w:rPr>
          <w:rFonts w:eastAsia="Times New Roman" w:cstheme="minorHAnsi"/>
          <w:color w:val="000000"/>
        </w:rPr>
        <w:t>TOK7854321</w:t>
      </w:r>
      <w:r w:rsidRPr="00123A90">
        <w:rPr>
          <w:rFonts w:eastAsia="Times New Roman" w:cstheme="minorHAnsi"/>
          <w:color w:val="C80000"/>
        </w:rPr>
        <w:t>&lt;/tokenEventReference&gt;</w:t>
      </w:r>
      <w:r w:rsidRPr="00123A90">
        <w:rPr>
          <w:rFonts w:eastAsia="Times New Roman" w:cstheme="minorHAnsi"/>
          <w:color w:val="000000"/>
        </w:rPr>
        <w:t xml:space="preserve"> </w:t>
      </w:r>
      <w:r w:rsidRPr="00123A90">
        <w:rPr>
          <w:rFonts w:eastAsia="Times New Roman" w:cstheme="minorHAnsi"/>
          <w:color w:val="708090"/>
        </w:rPr>
        <w:t>&lt;!--The event reference from your current submission--&gt;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tokenReason&gt;</w:t>
      </w:r>
      <w:proofErr w:type="gramEnd"/>
      <w:r w:rsidRPr="00123A90">
        <w:rPr>
          <w:rFonts w:eastAsia="Times New Roman" w:cstheme="minorHAnsi"/>
          <w:color w:val="000000"/>
        </w:rPr>
        <w:t>ClothesDepartment</w:t>
      </w:r>
      <w:r w:rsidRPr="00123A90">
        <w:rPr>
          <w:rFonts w:eastAsia="Times New Roman" w:cstheme="minorHAnsi"/>
          <w:color w:val="C80000"/>
        </w:rPr>
        <w:t>&lt;/tokenReason&gt;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&lt;tokenDetails</w:t>
      </w:r>
      <w:r w:rsidRPr="00123A90">
        <w:rPr>
          <w:rFonts w:eastAsia="Times New Roman" w:cstheme="minorHAnsi"/>
          <w:color w:val="000000"/>
        </w:rPr>
        <w:t xml:space="preserve"> </w:t>
      </w:r>
      <w:r w:rsidRPr="00123A90">
        <w:rPr>
          <w:rFonts w:eastAsia="Times New Roman" w:cstheme="minorHAnsi"/>
          <w:color w:val="1479A6"/>
        </w:rPr>
        <w:t>tokenEvent</w:t>
      </w:r>
      <w:r w:rsidRPr="00123A90">
        <w:rPr>
          <w:rFonts w:eastAsia="Times New Roman" w:cstheme="minorHAnsi"/>
          <w:color w:val="535759"/>
        </w:rPr>
        <w:t>=</w:t>
      </w:r>
      <w:r w:rsidRPr="00123A90">
        <w:rPr>
          <w:rFonts w:eastAsia="Times New Roman" w:cstheme="minorHAnsi"/>
          <w:color w:val="008000"/>
        </w:rPr>
        <w:t>"NEW"</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paymentTokenID&gt;</w:t>
      </w:r>
      <w:proofErr w:type="gramEnd"/>
      <w:r w:rsidRPr="00123A90">
        <w:rPr>
          <w:rFonts w:eastAsia="Times New Roman" w:cstheme="minorHAnsi"/>
          <w:color w:val="000000"/>
        </w:rPr>
        <w:t>9902019934757792074</w:t>
      </w:r>
      <w:r w:rsidRPr="00123A90">
        <w:rPr>
          <w:rFonts w:eastAsia="Times New Roman" w:cstheme="minorHAnsi"/>
          <w:color w:val="C80000"/>
        </w:rPr>
        <w:t>&lt;/paymentTokenID&gt;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paymentTokenExpiry</w:t>
      </w:r>
      <w:proofErr w:type="gramEnd"/>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&lt;date</w:t>
      </w:r>
      <w:r w:rsidRPr="00123A90">
        <w:rPr>
          <w:rFonts w:eastAsia="Times New Roman" w:cstheme="minorHAnsi"/>
          <w:color w:val="000000"/>
        </w:rPr>
        <w:t xml:space="preserve"> </w:t>
      </w:r>
      <w:r w:rsidRPr="00123A90">
        <w:rPr>
          <w:rFonts w:eastAsia="Times New Roman" w:cstheme="minorHAnsi"/>
          <w:color w:val="1479A6"/>
        </w:rPr>
        <w:t>dayOfMonth</w:t>
      </w:r>
      <w:r w:rsidRPr="00123A90">
        <w:rPr>
          <w:rFonts w:eastAsia="Times New Roman" w:cstheme="minorHAnsi"/>
          <w:color w:val="535759"/>
        </w:rPr>
        <w:t>=</w:t>
      </w:r>
      <w:r w:rsidRPr="00123A90">
        <w:rPr>
          <w:rFonts w:eastAsia="Times New Roman" w:cstheme="minorHAnsi"/>
          <w:color w:val="008000"/>
        </w:rPr>
        <w:t>"3"</w:t>
      </w:r>
      <w:r w:rsidRPr="00123A90">
        <w:rPr>
          <w:rFonts w:eastAsia="Times New Roman" w:cstheme="minorHAnsi"/>
          <w:color w:val="000000"/>
        </w:rPr>
        <w:t xml:space="preserve"> </w:t>
      </w:r>
      <w:r w:rsidRPr="00123A90">
        <w:rPr>
          <w:rFonts w:eastAsia="Times New Roman" w:cstheme="minorHAnsi"/>
          <w:color w:val="1479A6"/>
        </w:rPr>
        <w:t>month</w:t>
      </w:r>
      <w:r w:rsidRPr="00123A90">
        <w:rPr>
          <w:rFonts w:eastAsia="Times New Roman" w:cstheme="minorHAnsi"/>
          <w:color w:val="535759"/>
        </w:rPr>
        <w:t>=</w:t>
      </w:r>
      <w:r w:rsidRPr="00123A90">
        <w:rPr>
          <w:rFonts w:eastAsia="Times New Roman" w:cstheme="minorHAnsi"/>
          <w:color w:val="008000"/>
        </w:rPr>
        <w:t>"03"</w:t>
      </w:r>
      <w:r w:rsidRPr="00123A90">
        <w:rPr>
          <w:rFonts w:eastAsia="Times New Roman" w:cstheme="minorHAnsi"/>
          <w:color w:val="000000"/>
        </w:rPr>
        <w:t xml:space="preserve"> </w:t>
      </w:r>
      <w:r w:rsidRPr="00123A90">
        <w:rPr>
          <w:rFonts w:eastAsia="Times New Roman" w:cstheme="minorHAnsi"/>
          <w:color w:val="1479A6"/>
        </w:rPr>
        <w:t>year</w:t>
      </w:r>
      <w:r w:rsidRPr="00123A90">
        <w:rPr>
          <w:rFonts w:eastAsia="Times New Roman" w:cstheme="minorHAnsi"/>
          <w:color w:val="535759"/>
        </w:rPr>
        <w:t>=</w:t>
      </w:r>
      <w:r w:rsidRPr="00123A90">
        <w:rPr>
          <w:rFonts w:eastAsia="Times New Roman" w:cstheme="minorHAnsi"/>
          <w:color w:val="008000"/>
        </w:rPr>
        <w:t>"2019"</w:t>
      </w:r>
      <w:r w:rsidRPr="00123A90">
        <w:rPr>
          <w:rFonts w:eastAsia="Times New Roman" w:cstheme="minorHAnsi"/>
          <w:color w:val="C80000"/>
        </w:rPr>
        <w:t>/&gt;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&lt;/paymentTokenExpiry&gt;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tokenEventReference&gt;</w:t>
      </w:r>
      <w:proofErr w:type="gramEnd"/>
      <w:r w:rsidRPr="00123A90">
        <w:rPr>
          <w:rFonts w:eastAsia="Times New Roman" w:cstheme="minorHAnsi"/>
          <w:color w:val="000000"/>
        </w:rPr>
        <w:t>TOK7854321</w:t>
      </w:r>
      <w:r w:rsidRPr="00123A90">
        <w:rPr>
          <w:rFonts w:eastAsia="Times New Roman" w:cstheme="minorHAnsi"/>
          <w:color w:val="C80000"/>
        </w:rPr>
        <w:t>&lt;/tokenEventReference&gt;</w:t>
      </w:r>
      <w:r w:rsidRPr="00123A90">
        <w:rPr>
          <w:rFonts w:eastAsia="Times New Roman" w:cstheme="minorHAnsi"/>
          <w:color w:val="000000"/>
        </w:rPr>
        <w:t xml:space="preserve"> </w:t>
      </w:r>
      <w:r w:rsidRPr="00123A90">
        <w:rPr>
          <w:rFonts w:eastAsia="Times New Roman" w:cstheme="minorHAnsi"/>
          <w:color w:val="708090"/>
        </w:rPr>
        <w:t>&lt;!--The event reference from the initial token creation--&gt;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w:t>
      </w:r>
      <w:proofErr w:type="gramStart"/>
      <w:r w:rsidRPr="00123A90">
        <w:rPr>
          <w:rFonts w:eastAsia="Times New Roman" w:cstheme="minorHAnsi"/>
          <w:color w:val="C80000"/>
        </w:rPr>
        <w:t>tokenReason&gt;</w:t>
      </w:r>
      <w:proofErr w:type="gramEnd"/>
      <w:r w:rsidRPr="00123A90">
        <w:rPr>
          <w:rFonts w:eastAsia="Times New Roman" w:cstheme="minorHAnsi"/>
          <w:color w:val="000000"/>
        </w:rPr>
        <w:t>ClothesDepartment</w:t>
      </w:r>
      <w:r w:rsidRPr="00123A90">
        <w:rPr>
          <w:rFonts w:eastAsia="Times New Roman" w:cstheme="minorHAnsi"/>
          <w:color w:val="C80000"/>
        </w:rPr>
        <w:t>&lt;/tokenReason&gt;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&lt;/tokenDetails&gt;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&lt;/token&gt;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&lt;/orderStatus&gt;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000000"/>
        </w:rPr>
        <w:t>  </w:t>
      </w:r>
      <w:r w:rsidRPr="00123A90">
        <w:rPr>
          <w:rFonts w:eastAsia="Times New Roman" w:cstheme="minorHAnsi"/>
          <w:color w:val="C80000"/>
        </w:rPr>
        <w:t>&lt;/reply&gt;</w:t>
      </w:r>
    </w:p>
    <w:p w:rsidR="00123A90" w:rsidRPr="00123A90" w:rsidRDefault="00123A90" w:rsidP="00123A90">
      <w:pPr>
        <w:shd w:val="clear" w:color="auto" w:fill="F7F7F5"/>
        <w:spacing w:after="0" w:line="240" w:lineRule="auto"/>
        <w:rPr>
          <w:rFonts w:eastAsia="Times New Roman" w:cstheme="minorHAnsi"/>
          <w:color w:val="000000"/>
        </w:rPr>
      </w:pPr>
      <w:r w:rsidRPr="00123A90">
        <w:rPr>
          <w:rFonts w:eastAsia="Times New Roman" w:cstheme="minorHAnsi"/>
          <w:color w:val="C80000"/>
        </w:rPr>
        <w:t>&lt;/paymentService&gt;</w:t>
      </w:r>
    </w:p>
    <w:p w:rsidR="003535B0" w:rsidRDefault="003535B0" w:rsidP="00662363">
      <w:pPr>
        <w:spacing w:after="0" w:line="240" w:lineRule="auto"/>
        <w:ind w:left="1080"/>
      </w:pPr>
    </w:p>
    <w:p w:rsidR="00F35785" w:rsidRDefault="00F35785" w:rsidP="00662363">
      <w:pPr>
        <w:spacing w:after="0" w:line="240" w:lineRule="auto"/>
        <w:ind w:left="1080"/>
      </w:pPr>
    </w:p>
    <w:p w:rsidR="00F35785" w:rsidRDefault="00F35785" w:rsidP="00F35785">
      <w:pPr>
        <w:pStyle w:val="Heading4"/>
        <w:shd w:val="clear" w:color="auto" w:fill="FFFFFF"/>
        <w:spacing w:before="360"/>
        <w:rPr>
          <w:rFonts w:ascii="Arial" w:hAnsi="Arial" w:cs="Arial"/>
          <w:color w:val="535759"/>
          <w:sz w:val="26"/>
          <w:szCs w:val="26"/>
        </w:rPr>
      </w:pPr>
      <w:r>
        <w:rPr>
          <w:rFonts w:ascii="Arial" w:hAnsi="Arial" w:cs="Arial"/>
          <w:color w:val="535759"/>
          <w:sz w:val="26"/>
          <w:szCs w:val="26"/>
        </w:rPr>
        <w:t>Response to a Direct create (merchant) token request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proofErr w:type="gramStart"/>
      <w:r w:rsidRPr="009A2C78">
        <w:rPr>
          <w:rStyle w:val="pun"/>
          <w:rFonts w:asciiTheme="minorHAnsi" w:hAnsiTheme="minorHAnsi" w:cstheme="minorHAnsi"/>
          <w:color w:val="535759"/>
          <w:sz w:val="22"/>
          <w:szCs w:val="22"/>
        </w:rPr>
        <w:t>&lt;?</w:t>
      </w:r>
      <w:r w:rsidRPr="009A2C78">
        <w:rPr>
          <w:rStyle w:val="pln"/>
          <w:rFonts w:asciiTheme="minorHAnsi" w:hAnsiTheme="minorHAnsi" w:cstheme="minorHAnsi"/>
          <w:color w:val="000000"/>
          <w:sz w:val="22"/>
          <w:szCs w:val="22"/>
        </w:rPr>
        <w:t>xml</w:t>
      </w:r>
      <w:proofErr w:type="gramEnd"/>
      <w:r w:rsidRPr="009A2C78">
        <w:rPr>
          <w:rStyle w:val="pln"/>
          <w:rFonts w:asciiTheme="minorHAnsi" w:hAnsiTheme="minorHAnsi" w:cstheme="minorHAnsi"/>
          <w:color w:val="000000"/>
          <w:sz w:val="22"/>
          <w:szCs w:val="22"/>
        </w:rPr>
        <w:t xml:space="preserve"> version</w:t>
      </w:r>
      <w:r w:rsidRPr="009A2C78">
        <w:rPr>
          <w:rStyle w:val="pun"/>
          <w:rFonts w:asciiTheme="minorHAnsi" w:hAnsiTheme="minorHAnsi" w:cstheme="minorHAnsi"/>
          <w:color w:val="535759"/>
          <w:sz w:val="22"/>
          <w:szCs w:val="22"/>
        </w:rPr>
        <w:t>=</w:t>
      </w:r>
      <w:r w:rsidRPr="009A2C78">
        <w:rPr>
          <w:rStyle w:val="str"/>
          <w:rFonts w:asciiTheme="minorHAnsi" w:hAnsiTheme="minorHAnsi" w:cstheme="minorHAnsi"/>
          <w:color w:val="008000"/>
          <w:sz w:val="22"/>
          <w:szCs w:val="22"/>
        </w:rPr>
        <w:t>"1.0"</w:t>
      </w:r>
      <w:r w:rsidRPr="009A2C78">
        <w:rPr>
          <w:rStyle w:val="pln"/>
          <w:rFonts w:asciiTheme="minorHAnsi" w:hAnsiTheme="minorHAnsi" w:cstheme="minorHAnsi"/>
          <w:color w:val="000000"/>
          <w:sz w:val="22"/>
          <w:szCs w:val="22"/>
        </w:rPr>
        <w:t xml:space="preserve"> encoding</w:t>
      </w:r>
      <w:r w:rsidRPr="009A2C78">
        <w:rPr>
          <w:rStyle w:val="pun"/>
          <w:rFonts w:asciiTheme="minorHAnsi" w:hAnsiTheme="minorHAnsi" w:cstheme="minorHAnsi"/>
          <w:color w:val="535759"/>
          <w:sz w:val="22"/>
          <w:szCs w:val="22"/>
        </w:rPr>
        <w:t>=</w:t>
      </w:r>
      <w:r w:rsidRPr="009A2C78">
        <w:rPr>
          <w:rStyle w:val="str"/>
          <w:rFonts w:asciiTheme="minorHAnsi" w:hAnsiTheme="minorHAnsi" w:cstheme="minorHAnsi"/>
          <w:color w:val="008000"/>
          <w:sz w:val="22"/>
          <w:szCs w:val="22"/>
        </w:rPr>
        <w:t>"UTF-8"</w:t>
      </w:r>
      <w:r w:rsidRPr="009A2C78">
        <w:rPr>
          <w:rStyle w:val="pun"/>
          <w:rFonts w:asciiTheme="minorHAnsi" w:hAnsiTheme="minorHAnsi" w:cstheme="minorHAnsi"/>
          <w:color w:val="535759"/>
          <w:sz w:val="22"/>
          <w:szCs w:val="22"/>
        </w:rPr>
        <w:t>?&gt;</w:t>
      </w:r>
      <w:r w:rsidRPr="009A2C78">
        <w:rPr>
          <w:rStyle w:val="pln"/>
          <w:rFonts w:asciiTheme="minorHAnsi" w:hAnsiTheme="minorHAnsi" w:cstheme="minorHAnsi"/>
          <w:color w:val="000000"/>
          <w:sz w:val="22"/>
          <w:szCs w:val="22"/>
        </w:rPr>
        <w:t xml:space="preserve"> </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proofErr w:type="gramStart"/>
      <w:r w:rsidRPr="009A2C78">
        <w:rPr>
          <w:rStyle w:val="dec"/>
          <w:rFonts w:asciiTheme="minorHAnsi" w:hAnsiTheme="minorHAnsi" w:cstheme="minorHAnsi"/>
          <w:color w:val="535759"/>
          <w:sz w:val="22"/>
          <w:szCs w:val="22"/>
        </w:rPr>
        <w:t>&lt;!DOCTYPE</w:t>
      </w:r>
      <w:proofErr w:type="gramEnd"/>
      <w:r w:rsidRPr="009A2C78">
        <w:rPr>
          <w:rStyle w:val="dec"/>
          <w:rFonts w:asciiTheme="minorHAnsi" w:hAnsiTheme="minorHAnsi" w:cstheme="minorHAnsi"/>
          <w:color w:val="535759"/>
          <w:sz w:val="22"/>
          <w:szCs w:val="22"/>
        </w:rPr>
        <w:t xml:space="preserve"> paymentService PUBLIC "-//WorldPay//DTD WorldPay PaymentService v1//EN"</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dec"/>
          <w:rFonts w:asciiTheme="minorHAnsi" w:hAnsiTheme="minorHAnsi" w:cstheme="minorHAnsi"/>
          <w:color w:val="535759"/>
          <w:sz w:val="22"/>
          <w:szCs w:val="22"/>
        </w:rPr>
        <w:t xml:space="preserve"> "http://dtd.worldpay.com/paymentService_v1.dtd"&gt;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tag"/>
          <w:rFonts w:asciiTheme="minorHAnsi" w:hAnsiTheme="minorHAnsi" w:cstheme="minorHAnsi"/>
          <w:color w:val="C80000"/>
          <w:sz w:val="22"/>
          <w:szCs w:val="22"/>
        </w:rPr>
        <w:t>&lt;paymentService</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version</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"1.4"</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merchantCode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"MYMERCHANT"</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reply</w:t>
      </w:r>
      <w:proofErr w:type="gramEnd"/>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&lt;orderStatus</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orderCode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"TS211010"</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payment</w:t>
      </w:r>
      <w:proofErr w:type="gramEnd"/>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paymentMethod&gt;</w:t>
      </w:r>
      <w:proofErr w:type="gramEnd"/>
      <w:r w:rsidRPr="009A2C78">
        <w:rPr>
          <w:rStyle w:val="pln"/>
          <w:rFonts w:asciiTheme="minorHAnsi" w:hAnsiTheme="minorHAnsi" w:cstheme="minorHAnsi"/>
          <w:color w:val="000000"/>
          <w:sz w:val="22"/>
          <w:szCs w:val="22"/>
        </w:rPr>
        <w:t>VISA-SSL</w:t>
      </w:r>
      <w:r w:rsidRPr="009A2C78">
        <w:rPr>
          <w:rStyle w:val="tag"/>
          <w:rFonts w:asciiTheme="minorHAnsi" w:hAnsiTheme="minorHAnsi" w:cstheme="minorHAnsi"/>
          <w:color w:val="C80000"/>
          <w:sz w:val="22"/>
          <w:szCs w:val="22"/>
        </w:rPr>
        <w:t>&lt;/paymentMethod&gt;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&lt;amount</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value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"5000"</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currencyCode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"GBP"</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exponent</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"2"</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debitCreditIndicator</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"credit"</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lastEvent&gt;</w:t>
      </w:r>
      <w:proofErr w:type="gramEnd"/>
      <w:r w:rsidRPr="009A2C78">
        <w:rPr>
          <w:rStyle w:val="pln"/>
          <w:rFonts w:asciiTheme="minorHAnsi" w:hAnsiTheme="minorHAnsi" w:cstheme="minorHAnsi"/>
          <w:color w:val="000000"/>
          <w:sz w:val="22"/>
          <w:szCs w:val="22"/>
        </w:rPr>
        <w:t>AUTHORISED</w:t>
      </w:r>
      <w:r w:rsidRPr="009A2C78">
        <w:rPr>
          <w:rStyle w:val="tag"/>
          <w:rFonts w:asciiTheme="minorHAnsi" w:hAnsiTheme="minorHAnsi" w:cstheme="minorHAnsi"/>
          <w:color w:val="C80000"/>
          <w:sz w:val="22"/>
          <w:szCs w:val="22"/>
        </w:rPr>
        <w:t>&lt;/lastEvent&gt;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&lt;CVCResultCode</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description</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"UNKNOWN"</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&lt;AVSResultCode</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description</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"UNKNOWN"</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&lt;balance</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accountType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"IN_PROCESS_AUTHORISED"</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&lt;amount</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value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"5000"</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currencyCode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"GBP"</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exponent</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"2"</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debitCreditIndicator</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"credit"</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&lt;/balance&gt;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cardNumber&gt;</w:t>
      </w:r>
      <w:proofErr w:type="gramEnd"/>
      <w:r w:rsidRPr="009A2C78">
        <w:rPr>
          <w:rStyle w:val="pln"/>
          <w:rFonts w:asciiTheme="minorHAnsi" w:hAnsiTheme="minorHAnsi" w:cstheme="minorHAnsi"/>
          <w:color w:val="000000"/>
          <w:sz w:val="22"/>
          <w:szCs w:val="22"/>
        </w:rPr>
        <w:t>4444********1111</w:t>
      </w:r>
      <w:r w:rsidRPr="009A2C78">
        <w:rPr>
          <w:rStyle w:val="tag"/>
          <w:rFonts w:asciiTheme="minorHAnsi" w:hAnsiTheme="minorHAnsi" w:cstheme="minorHAnsi"/>
          <w:color w:val="C80000"/>
          <w:sz w:val="22"/>
          <w:szCs w:val="22"/>
        </w:rPr>
        <w:t>&lt;/cardNumber&gt;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&lt;riskScore</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value</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"4"</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&lt;/payment&gt;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token</w:t>
      </w:r>
      <w:proofErr w:type="gramEnd"/>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tokenEventReference&gt;</w:t>
      </w:r>
      <w:proofErr w:type="gramEnd"/>
      <w:r w:rsidRPr="009A2C78">
        <w:rPr>
          <w:rStyle w:val="pln"/>
          <w:rFonts w:asciiTheme="minorHAnsi" w:hAnsiTheme="minorHAnsi" w:cstheme="minorHAnsi"/>
          <w:color w:val="000000"/>
          <w:sz w:val="22"/>
          <w:szCs w:val="22"/>
        </w:rPr>
        <w:t>TOK7854321</w:t>
      </w:r>
      <w:r w:rsidRPr="009A2C78">
        <w:rPr>
          <w:rStyle w:val="tag"/>
          <w:rFonts w:asciiTheme="minorHAnsi" w:hAnsiTheme="minorHAnsi" w:cstheme="minorHAnsi"/>
          <w:color w:val="C80000"/>
          <w:sz w:val="22"/>
          <w:szCs w:val="22"/>
        </w:rPr>
        <w:t>&lt;/tokenEventReference&gt;</w:t>
      </w:r>
      <w:r w:rsidRPr="009A2C78">
        <w:rPr>
          <w:rStyle w:val="pln"/>
          <w:rFonts w:asciiTheme="minorHAnsi" w:hAnsiTheme="minorHAnsi" w:cstheme="minorHAnsi"/>
          <w:color w:val="000000"/>
          <w:sz w:val="22"/>
          <w:szCs w:val="22"/>
        </w:rPr>
        <w:t xml:space="preserve"> </w:t>
      </w:r>
      <w:r w:rsidRPr="009A2C78">
        <w:rPr>
          <w:rStyle w:val="com"/>
          <w:rFonts w:asciiTheme="minorHAnsi" w:hAnsiTheme="minorHAnsi" w:cstheme="minorHAnsi"/>
          <w:color w:val="708090"/>
          <w:sz w:val="22"/>
          <w:szCs w:val="22"/>
        </w:rPr>
        <w:t>&lt;!--The event reference from your current submission--&gt;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tokenReason&gt;</w:t>
      </w:r>
      <w:proofErr w:type="gramEnd"/>
      <w:r w:rsidRPr="009A2C78">
        <w:rPr>
          <w:rStyle w:val="pln"/>
          <w:rFonts w:asciiTheme="minorHAnsi" w:hAnsiTheme="minorHAnsi" w:cstheme="minorHAnsi"/>
          <w:color w:val="000000"/>
          <w:sz w:val="22"/>
          <w:szCs w:val="22"/>
        </w:rPr>
        <w:t>ClothesDepartment</w:t>
      </w:r>
      <w:r w:rsidRPr="009A2C78">
        <w:rPr>
          <w:rStyle w:val="tag"/>
          <w:rFonts w:asciiTheme="minorHAnsi" w:hAnsiTheme="minorHAnsi" w:cstheme="minorHAnsi"/>
          <w:color w:val="C80000"/>
          <w:sz w:val="22"/>
          <w:szCs w:val="22"/>
        </w:rPr>
        <w:t>&lt;/tokenReason&gt;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&lt;tokenDetails</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tokenEvent</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"NEW"</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paymentTokenID&gt;</w:t>
      </w:r>
      <w:proofErr w:type="gramEnd"/>
      <w:r w:rsidRPr="009A2C78">
        <w:rPr>
          <w:rStyle w:val="pln"/>
          <w:rFonts w:asciiTheme="minorHAnsi" w:hAnsiTheme="minorHAnsi" w:cstheme="minorHAnsi"/>
          <w:color w:val="000000"/>
          <w:sz w:val="22"/>
          <w:szCs w:val="22"/>
        </w:rPr>
        <w:t>9902019934757792074</w:t>
      </w:r>
      <w:r w:rsidRPr="009A2C78">
        <w:rPr>
          <w:rStyle w:val="tag"/>
          <w:rFonts w:asciiTheme="minorHAnsi" w:hAnsiTheme="minorHAnsi" w:cstheme="minorHAnsi"/>
          <w:color w:val="C80000"/>
          <w:sz w:val="22"/>
          <w:szCs w:val="22"/>
        </w:rPr>
        <w:t>&lt;/paymentTokenID&gt;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paymentTokenExpiry</w:t>
      </w:r>
      <w:proofErr w:type="gramEnd"/>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&lt;date</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dayOfMonth</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"3"</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month</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"03"</w:t>
      </w:r>
      <w:r w:rsidRPr="009A2C78">
        <w:rPr>
          <w:rStyle w:val="pln"/>
          <w:rFonts w:asciiTheme="minorHAnsi" w:hAnsiTheme="minorHAnsi" w:cstheme="minorHAnsi"/>
          <w:color w:val="000000"/>
          <w:sz w:val="22"/>
          <w:szCs w:val="22"/>
        </w:rPr>
        <w:t xml:space="preserve"> </w:t>
      </w:r>
      <w:r w:rsidRPr="009A2C78">
        <w:rPr>
          <w:rStyle w:val="atn"/>
          <w:rFonts w:asciiTheme="minorHAnsi" w:hAnsiTheme="minorHAnsi" w:cstheme="minorHAnsi"/>
          <w:color w:val="1479A6"/>
          <w:sz w:val="22"/>
          <w:szCs w:val="22"/>
        </w:rPr>
        <w:t>year</w:t>
      </w:r>
      <w:r w:rsidRPr="009A2C78">
        <w:rPr>
          <w:rStyle w:val="pun"/>
          <w:rFonts w:asciiTheme="minorHAnsi" w:hAnsiTheme="minorHAnsi" w:cstheme="minorHAnsi"/>
          <w:color w:val="535759"/>
          <w:sz w:val="22"/>
          <w:szCs w:val="22"/>
        </w:rPr>
        <w:t>=</w:t>
      </w:r>
      <w:r w:rsidRPr="009A2C78">
        <w:rPr>
          <w:rStyle w:val="atv"/>
          <w:rFonts w:asciiTheme="minorHAnsi" w:hAnsiTheme="minorHAnsi" w:cstheme="minorHAnsi"/>
          <w:color w:val="008000"/>
          <w:sz w:val="22"/>
          <w:szCs w:val="22"/>
        </w:rPr>
        <w:t>"2019"</w:t>
      </w:r>
      <w:r w:rsidRPr="009A2C78">
        <w:rPr>
          <w:rStyle w:val="tag"/>
          <w:rFonts w:asciiTheme="minorHAnsi" w:hAnsiTheme="minorHAnsi" w:cstheme="minorHAnsi"/>
          <w:color w:val="C80000"/>
          <w:sz w:val="22"/>
          <w:szCs w:val="22"/>
        </w:rPr>
        <w:t>/&gt;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lastRenderedPageBreak/>
        <w:t>          </w:t>
      </w:r>
      <w:r w:rsidRPr="009A2C78">
        <w:rPr>
          <w:rStyle w:val="tag"/>
          <w:rFonts w:asciiTheme="minorHAnsi" w:hAnsiTheme="minorHAnsi" w:cstheme="minorHAnsi"/>
          <w:color w:val="C80000"/>
          <w:sz w:val="22"/>
          <w:szCs w:val="22"/>
        </w:rPr>
        <w:t>&lt;/paymentTokenExpiry&gt;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tokenEventReference&gt;</w:t>
      </w:r>
      <w:proofErr w:type="gramEnd"/>
      <w:r w:rsidRPr="009A2C78">
        <w:rPr>
          <w:rStyle w:val="pln"/>
          <w:rFonts w:asciiTheme="minorHAnsi" w:hAnsiTheme="minorHAnsi" w:cstheme="minorHAnsi"/>
          <w:color w:val="000000"/>
          <w:sz w:val="22"/>
          <w:szCs w:val="22"/>
        </w:rPr>
        <w:t>TOK7854321</w:t>
      </w:r>
      <w:r w:rsidRPr="009A2C78">
        <w:rPr>
          <w:rStyle w:val="tag"/>
          <w:rFonts w:asciiTheme="minorHAnsi" w:hAnsiTheme="minorHAnsi" w:cstheme="minorHAnsi"/>
          <w:color w:val="C80000"/>
          <w:sz w:val="22"/>
          <w:szCs w:val="22"/>
        </w:rPr>
        <w:t>&lt;/tokenEventReference&gt;</w:t>
      </w:r>
      <w:r w:rsidRPr="009A2C78">
        <w:rPr>
          <w:rStyle w:val="pln"/>
          <w:rFonts w:asciiTheme="minorHAnsi" w:hAnsiTheme="minorHAnsi" w:cstheme="minorHAnsi"/>
          <w:color w:val="000000"/>
          <w:sz w:val="22"/>
          <w:szCs w:val="22"/>
        </w:rPr>
        <w:t xml:space="preserve"> </w:t>
      </w:r>
      <w:r w:rsidRPr="009A2C78">
        <w:rPr>
          <w:rStyle w:val="com"/>
          <w:rFonts w:asciiTheme="minorHAnsi" w:hAnsiTheme="minorHAnsi" w:cstheme="minorHAnsi"/>
          <w:color w:val="708090"/>
          <w:sz w:val="22"/>
          <w:szCs w:val="22"/>
        </w:rPr>
        <w:t>&lt;!--The event reference from the initial token creation--&gt;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w:t>
      </w:r>
      <w:proofErr w:type="gramStart"/>
      <w:r w:rsidRPr="009A2C78">
        <w:rPr>
          <w:rStyle w:val="tag"/>
          <w:rFonts w:asciiTheme="minorHAnsi" w:hAnsiTheme="minorHAnsi" w:cstheme="minorHAnsi"/>
          <w:color w:val="C80000"/>
          <w:sz w:val="22"/>
          <w:szCs w:val="22"/>
        </w:rPr>
        <w:t>tokenReason&gt;</w:t>
      </w:r>
      <w:proofErr w:type="gramEnd"/>
      <w:r w:rsidRPr="009A2C78">
        <w:rPr>
          <w:rStyle w:val="pln"/>
          <w:rFonts w:asciiTheme="minorHAnsi" w:hAnsiTheme="minorHAnsi" w:cstheme="minorHAnsi"/>
          <w:color w:val="000000"/>
          <w:sz w:val="22"/>
          <w:szCs w:val="22"/>
        </w:rPr>
        <w:t>ClothesDepartment</w:t>
      </w:r>
      <w:r w:rsidRPr="009A2C78">
        <w:rPr>
          <w:rStyle w:val="tag"/>
          <w:rFonts w:asciiTheme="minorHAnsi" w:hAnsiTheme="minorHAnsi" w:cstheme="minorHAnsi"/>
          <w:color w:val="C80000"/>
          <w:sz w:val="22"/>
          <w:szCs w:val="22"/>
        </w:rPr>
        <w:t>&lt;/tokenReason&gt;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&lt;/tokenDetails&gt;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&lt;/token&gt;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&lt;/orderStatus&gt;</w:t>
      </w:r>
    </w:p>
    <w:p w:rsidR="00F35785" w:rsidRPr="009A2C78" w:rsidRDefault="00F35785" w:rsidP="00F35785">
      <w:pPr>
        <w:pStyle w:val="p"/>
        <w:shd w:val="clear" w:color="auto" w:fill="F7F7F5"/>
        <w:spacing w:before="0" w:beforeAutospacing="0" w:after="0" w:afterAutospacing="0"/>
        <w:rPr>
          <w:rFonts w:asciiTheme="minorHAnsi" w:hAnsiTheme="minorHAnsi" w:cstheme="minorHAnsi"/>
          <w:color w:val="000000"/>
          <w:sz w:val="22"/>
          <w:szCs w:val="22"/>
        </w:rPr>
      </w:pPr>
      <w:r w:rsidRPr="009A2C78">
        <w:rPr>
          <w:rStyle w:val="pln"/>
          <w:rFonts w:asciiTheme="minorHAnsi" w:hAnsiTheme="minorHAnsi" w:cstheme="minorHAnsi"/>
          <w:color w:val="000000"/>
          <w:sz w:val="22"/>
          <w:szCs w:val="22"/>
        </w:rPr>
        <w:t>  </w:t>
      </w:r>
      <w:r w:rsidRPr="009A2C78">
        <w:rPr>
          <w:rStyle w:val="tag"/>
          <w:rFonts w:asciiTheme="minorHAnsi" w:hAnsiTheme="minorHAnsi" w:cstheme="minorHAnsi"/>
          <w:color w:val="C80000"/>
          <w:sz w:val="22"/>
          <w:szCs w:val="22"/>
        </w:rPr>
        <w:t>&lt;/reply&gt;</w:t>
      </w:r>
    </w:p>
    <w:p w:rsidR="00F35785" w:rsidRPr="009A2C78" w:rsidRDefault="00F35785" w:rsidP="00F35785">
      <w:pPr>
        <w:pStyle w:val="NormalWeb"/>
        <w:shd w:val="clear" w:color="auto" w:fill="F7F7F5"/>
        <w:spacing w:after="0"/>
        <w:rPr>
          <w:rFonts w:asciiTheme="minorHAnsi" w:hAnsiTheme="minorHAnsi" w:cstheme="minorHAnsi"/>
          <w:color w:val="000000"/>
          <w:sz w:val="22"/>
          <w:szCs w:val="22"/>
        </w:rPr>
      </w:pPr>
      <w:r w:rsidRPr="009A2C78">
        <w:rPr>
          <w:rStyle w:val="tag"/>
          <w:rFonts w:asciiTheme="minorHAnsi" w:hAnsiTheme="minorHAnsi" w:cstheme="minorHAnsi"/>
          <w:color w:val="C80000"/>
          <w:sz w:val="22"/>
          <w:szCs w:val="22"/>
        </w:rPr>
        <w:t>&lt;/paymentService&gt;</w:t>
      </w:r>
    </w:p>
    <w:p w:rsidR="00F35785" w:rsidRPr="00F35785" w:rsidRDefault="00F35785" w:rsidP="00F35785">
      <w:pPr>
        <w:pStyle w:val="Heading3"/>
        <w:shd w:val="clear" w:color="auto" w:fill="FFFFFF"/>
        <w:spacing w:before="360" w:after="170"/>
        <w:rPr>
          <w:rFonts w:asciiTheme="minorHAnsi" w:hAnsiTheme="minorHAnsi" w:cstheme="minorHAnsi"/>
          <w:color w:val="000000"/>
          <w:sz w:val="22"/>
          <w:szCs w:val="22"/>
        </w:rPr>
      </w:pPr>
      <w:bookmarkStart w:id="1674" w:name="Hosted2"/>
      <w:bookmarkStart w:id="1675" w:name="_Toc8312232"/>
      <w:bookmarkEnd w:id="1674"/>
      <w:r w:rsidRPr="00F35785">
        <w:rPr>
          <w:rFonts w:asciiTheme="minorHAnsi" w:hAnsiTheme="minorHAnsi" w:cstheme="minorHAnsi"/>
          <w:color w:val="000000"/>
          <w:sz w:val="22"/>
          <w:szCs w:val="22"/>
        </w:rPr>
        <w:t>Hosted create (merchant) token request</w:t>
      </w:r>
      <w:bookmarkEnd w:id="1675"/>
    </w:p>
    <w:p w:rsidR="00F35785" w:rsidRPr="00F35785" w:rsidRDefault="00F35785" w:rsidP="00F35785">
      <w:pPr>
        <w:pStyle w:val="selectcode"/>
        <w:shd w:val="clear" w:color="auto" w:fill="E4E3DE"/>
        <w:spacing w:before="300" w:beforeAutospacing="0" w:after="0" w:afterAutospacing="0"/>
        <w:rPr>
          <w:rFonts w:asciiTheme="minorHAnsi" w:hAnsiTheme="minorHAnsi" w:cstheme="minorHAnsi"/>
          <w:color w:val="000000"/>
          <w:sz w:val="22"/>
          <w:szCs w:val="22"/>
        </w:rPr>
      </w:pPr>
      <w:r w:rsidRPr="00F35785">
        <w:rPr>
          <w:rFonts w:asciiTheme="minorHAnsi" w:hAnsiTheme="minorHAnsi" w:cstheme="minorHAnsi"/>
          <w:color w:val="000000"/>
          <w:sz w:val="22"/>
          <w:szCs w:val="22"/>
        </w:rPr>
        <w:t>Select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proofErr w:type="gramStart"/>
      <w:r w:rsidRPr="00F35785">
        <w:rPr>
          <w:rStyle w:val="pun"/>
          <w:rFonts w:asciiTheme="minorHAnsi" w:hAnsiTheme="minorHAnsi" w:cstheme="minorHAnsi"/>
          <w:color w:val="535759"/>
          <w:sz w:val="22"/>
          <w:szCs w:val="22"/>
        </w:rPr>
        <w:t>&lt;?</w:t>
      </w:r>
      <w:r w:rsidRPr="00F35785">
        <w:rPr>
          <w:rStyle w:val="pln"/>
          <w:rFonts w:asciiTheme="minorHAnsi" w:hAnsiTheme="minorHAnsi" w:cstheme="minorHAnsi"/>
          <w:color w:val="000000"/>
          <w:sz w:val="22"/>
          <w:szCs w:val="22"/>
        </w:rPr>
        <w:t>xml</w:t>
      </w:r>
      <w:proofErr w:type="gramEnd"/>
      <w:r w:rsidRPr="00F35785">
        <w:rPr>
          <w:rStyle w:val="pln"/>
          <w:rFonts w:asciiTheme="minorHAnsi" w:hAnsiTheme="minorHAnsi" w:cstheme="minorHAnsi"/>
          <w:color w:val="000000"/>
          <w:sz w:val="22"/>
          <w:szCs w:val="22"/>
        </w:rPr>
        <w:t xml:space="preserve"> version</w:t>
      </w:r>
      <w:r w:rsidRPr="00F35785">
        <w:rPr>
          <w:rStyle w:val="pun"/>
          <w:rFonts w:asciiTheme="minorHAnsi" w:hAnsiTheme="minorHAnsi" w:cstheme="minorHAnsi"/>
          <w:color w:val="535759"/>
          <w:sz w:val="22"/>
          <w:szCs w:val="22"/>
        </w:rPr>
        <w:t>=</w:t>
      </w:r>
      <w:r w:rsidRPr="00F35785">
        <w:rPr>
          <w:rStyle w:val="str"/>
          <w:rFonts w:asciiTheme="minorHAnsi" w:hAnsiTheme="minorHAnsi" w:cstheme="minorHAnsi"/>
          <w:color w:val="008000"/>
          <w:sz w:val="22"/>
          <w:szCs w:val="22"/>
        </w:rPr>
        <w:t>"1.0"</w:t>
      </w:r>
      <w:r w:rsidRPr="00F35785">
        <w:rPr>
          <w:rStyle w:val="pln"/>
          <w:rFonts w:asciiTheme="minorHAnsi" w:hAnsiTheme="minorHAnsi" w:cstheme="minorHAnsi"/>
          <w:color w:val="000000"/>
          <w:sz w:val="22"/>
          <w:szCs w:val="22"/>
        </w:rPr>
        <w:t xml:space="preserve"> encoding</w:t>
      </w:r>
      <w:r w:rsidRPr="00F35785">
        <w:rPr>
          <w:rStyle w:val="pun"/>
          <w:rFonts w:asciiTheme="minorHAnsi" w:hAnsiTheme="minorHAnsi" w:cstheme="minorHAnsi"/>
          <w:color w:val="535759"/>
          <w:sz w:val="22"/>
          <w:szCs w:val="22"/>
        </w:rPr>
        <w:t>=</w:t>
      </w:r>
      <w:r w:rsidRPr="00F35785">
        <w:rPr>
          <w:rStyle w:val="str"/>
          <w:rFonts w:asciiTheme="minorHAnsi" w:hAnsiTheme="minorHAnsi" w:cstheme="minorHAnsi"/>
          <w:color w:val="008000"/>
          <w:sz w:val="22"/>
          <w:szCs w:val="22"/>
        </w:rPr>
        <w:t>"UTF-8"</w:t>
      </w:r>
      <w:r w:rsidRPr="00F35785">
        <w:rPr>
          <w:rStyle w:val="pun"/>
          <w:rFonts w:asciiTheme="minorHAnsi" w:hAnsiTheme="minorHAnsi" w:cstheme="minorHAnsi"/>
          <w:color w:val="535759"/>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proofErr w:type="gramStart"/>
      <w:r w:rsidRPr="00F35785">
        <w:rPr>
          <w:rStyle w:val="dec"/>
          <w:rFonts w:asciiTheme="minorHAnsi" w:hAnsiTheme="minorHAnsi" w:cstheme="minorHAnsi"/>
          <w:color w:val="535759"/>
          <w:sz w:val="22"/>
          <w:szCs w:val="22"/>
        </w:rPr>
        <w:t>&lt;!DOCTYPE</w:t>
      </w:r>
      <w:proofErr w:type="gramEnd"/>
      <w:r w:rsidRPr="00F35785">
        <w:rPr>
          <w:rStyle w:val="dec"/>
          <w:rFonts w:asciiTheme="minorHAnsi" w:hAnsiTheme="minorHAnsi" w:cstheme="minorHAnsi"/>
          <w:color w:val="535759"/>
          <w:sz w:val="22"/>
          <w:szCs w:val="22"/>
        </w:rPr>
        <w:t xml:space="preserve"> paymentService PUBLIC "-//WorldPay//DTD WorldPay PaymentService v1//EN"</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dec"/>
          <w:rFonts w:asciiTheme="minorHAnsi" w:hAnsiTheme="minorHAnsi" w:cstheme="minorHAnsi"/>
          <w:color w:val="535759"/>
          <w:sz w:val="22"/>
          <w:szCs w:val="22"/>
        </w:rPr>
        <w:t xml:space="preserve"> "http://dtd.worldpay.com/paymentService_v1.dtd"&gt;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tag"/>
          <w:rFonts w:asciiTheme="minorHAnsi" w:hAnsiTheme="minorHAnsi" w:cstheme="minorHAnsi"/>
          <w:color w:val="C80000"/>
          <w:sz w:val="22"/>
          <w:szCs w:val="22"/>
        </w:rPr>
        <w:t>&lt;paymentService</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version</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"1.4"</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merchantCode</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"MYMERCHANT"</w:t>
      </w:r>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submit</w:t>
      </w:r>
      <w:proofErr w:type="gramEnd"/>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&lt;order</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orderCode</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"TS211010"</w:t>
      </w:r>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description&gt;</w:t>
      </w:r>
      <w:proofErr w:type="gramEnd"/>
      <w:r w:rsidRPr="00F35785">
        <w:rPr>
          <w:rStyle w:val="pln"/>
          <w:rFonts w:asciiTheme="minorHAnsi" w:hAnsiTheme="minorHAnsi" w:cstheme="minorHAnsi"/>
          <w:color w:val="000000"/>
          <w:sz w:val="22"/>
          <w:szCs w:val="22"/>
        </w:rPr>
        <w:t>20 red roses from the MyMerchant webshop</w:t>
      </w:r>
      <w:r w:rsidRPr="00F35785">
        <w:rPr>
          <w:rStyle w:val="tag"/>
          <w:rFonts w:asciiTheme="minorHAnsi" w:hAnsiTheme="minorHAnsi" w:cstheme="minorHAnsi"/>
          <w:color w:val="C80000"/>
          <w:sz w:val="22"/>
          <w:szCs w:val="22"/>
        </w:rPr>
        <w:t>&lt;/description&gt;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&lt;amount</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value</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"5000"</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currencyCode</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"GBP"</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exponent</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"2"</w:t>
      </w:r>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orderContent</w:t>
      </w:r>
      <w:proofErr w:type="gramEnd"/>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proofErr w:type="gramStart"/>
      <w:r w:rsidRPr="00F35785">
        <w:rPr>
          <w:rStyle w:val="pln"/>
          <w:rFonts w:asciiTheme="minorHAnsi" w:hAnsiTheme="minorHAnsi" w:cstheme="minorHAnsi"/>
          <w:color w:val="000000"/>
          <w:sz w:val="22"/>
          <w:szCs w:val="22"/>
        </w:rPr>
        <w:t>&lt;![</w:t>
      </w:r>
      <w:proofErr w:type="gramEnd"/>
      <w:r w:rsidRPr="00F35785">
        <w:rPr>
          <w:rStyle w:val="pln"/>
          <w:rFonts w:asciiTheme="minorHAnsi" w:hAnsiTheme="minorHAnsi" w:cstheme="minorHAnsi"/>
          <w:color w:val="000000"/>
          <w:sz w:val="22"/>
          <w:szCs w:val="22"/>
        </w:rPr>
        <w:t>CDATA[    ]]&gt;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&lt;/orderContent&gt;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paymentMethodMask</w:t>
      </w:r>
      <w:proofErr w:type="gramEnd"/>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&lt;include</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code</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"ALL"</w:t>
      </w:r>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&lt;/paymentMethodMask&gt;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shopper</w:t>
      </w:r>
      <w:proofErr w:type="gramEnd"/>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&lt;shopperEmailAddress&gt;</w:t>
      </w:r>
      <w:r w:rsidRPr="00F35785">
        <w:rPr>
          <w:rStyle w:val="pln"/>
          <w:rFonts w:asciiTheme="minorHAnsi" w:hAnsiTheme="minorHAnsi" w:cstheme="minorHAnsi"/>
          <w:color w:val="000000"/>
          <w:sz w:val="22"/>
          <w:szCs w:val="22"/>
        </w:rPr>
        <w:t>jshopper@myprovider.int</w:t>
      </w:r>
      <w:r w:rsidRPr="00F35785">
        <w:rPr>
          <w:rStyle w:val="tag"/>
          <w:rFonts w:asciiTheme="minorHAnsi" w:hAnsiTheme="minorHAnsi" w:cstheme="minorHAnsi"/>
          <w:color w:val="C80000"/>
          <w:sz w:val="22"/>
          <w:szCs w:val="22"/>
        </w:rPr>
        <w:t>&lt;/shopperEmailAddress&gt;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&lt;/shopper&gt;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billingAddress</w:t>
      </w:r>
      <w:proofErr w:type="gramEnd"/>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address</w:t>
      </w:r>
      <w:proofErr w:type="gramEnd"/>
      <w:r w:rsidRPr="00F35785">
        <w:rPr>
          <w:rStyle w:val="tag"/>
          <w:rFonts w:asciiTheme="minorHAnsi" w:hAnsiTheme="minorHAnsi" w:cstheme="minorHAnsi"/>
          <w:color w:val="C80000"/>
          <w:sz w:val="22"/>
          <w:szCs w:val="22"/>
        </w:rPr>
        <w: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firstName&gt;</w:t>
      </w:r>
      <w:proofErr w:type="gramEnd"/>
      <w:r w:rsidRPr="00F35785">
        <w:rPr>
          <w:rStyle w:val="pln"/>
          <w:rFonts w:asciiTheme="minorHAnsi" w:hAnsiTheme="minorHAnsi" w:cstheme="minorHAnsi"/>
          <w:color w:val="000000"/>
          <w:sz w:val="22"/>
          <w:szCs w:val="22"/>
        </w:rPr>
        <w:t>John</w:t>
      </w:r>
      <w:r w:rsidRPr="00F35785">
        <w:rPr>
          <w:rStyle w:val="tag"/>
          <w:rFonts w:asciiTheme="minorHAnsi" w:hAnsiTheme="minorHAnsi" w:cstheme="minorHAnsi"/>
          <w:color w:val="C80000"/>
          <w:sz w:val="22"/>
          <w:szCs w:val="22"/>
        </w:rPr>
        <w:t>&lt;/firstName&gt;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lastName&gt;</w:t>
      </w:r>
      <w:proofErr w:type="gramEnd"/>
      <w:r w:rsidRPr="00F35785">
        <w:rPr>
          <w:rStyle w:val="pln"/>
          <w:rFonts w:asciiTheme="minorHAnsi" w:hAnsiTheme="minorHAnsi" w:cstheme="minorHAnsi"/>
          <w:color w:val="000000"/>
          <w:sz w:val="22"/>
          <w:szCs w:val="22"/>
        </w:rPr>
        <w:t>Shopper</w:t>
      </w:r>
      <w:r w:rsidRPr="00F35785">
        <w:rPr>
          <w:rStyle w:val="tag"/>
          <w:rFonts w:asciiTheme="minorHAnsi" w:hAnsiTheme="minorHAnsi" w:cstheme="minorHAnsi"/>
          <w:color w:val="C80000"/>
          <w:sz w:val="22"/>
          <w:szCs w:val="22"/>
        </w:rPr>
        <w:t>&lt;/lastName&gt;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&lt;address1&gt;</w:t>
      </w:r>
      <w:r w:rsidRPr="00F35785">
        <w:rPr>
          <w:rStyle w:val="pln"/>
          <w:rFonts w:asciiTheme="minorHAnsi" w:hAnsiTheme="minorHAnsi" w:cstheme="minorHAnsi"/>
          <w:color w:val="000000"/>
          <w:sz w:val="22"/>
          <w:szCs w:val="22"/>
        </w:rPr>
        <w:t>47A</w:t>
      </w:r>
      <w:r w:rsidRPr="00F35785">
        <w:rPr>
          <w:rStyle w:val="tag"/>
          <w:rFonts w:asciiTheme="minorHAnsi" w:hAnsiTheme="minorHAnsi" w:cstheme="minorHAnsi"/>
          <w:color w:val="C80000"/>
          <w:sz w:val="22"/>
          <w:szCs w:val="22"/>
        </w:rPr>
        <w:t>&lt;/address1&gt;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&lt;address2&gt;</w:t>
      </w:r>
      <w:r w:rsidRPr="00F35785">
        <w:rPr>
          <w:rStyle w:val="pln"/>
          <w:rFonts w:asciiTheme="minorHAnsi" w:hAnsiTheme="minorHAnsi" w:cstheme="minorHAnsi"/>
          <w:color w:val="000000"/>
          <w:sz w:val="22"/>
          <w:szCs w:val="22"/>
        </w:rPr>
        <w:t>Queensbridge Road</w:t>
      </w:r>
      <w:r w:rsidRPr="00F35785">
        <w:rPr>
          <w:rStyle w:val="tag"/>
          <w:rFonts w:asciiTheme="minorHAnsi" w:hAnsiTheme="minorHAnsi" w:cstheme="minorHAnsi"/>
          <w:color w:val="C80000"/>
          <w:sz w:val="22"/>
          <w:szCs w:val="22"/>
        </w:rPr>
        <w:t>&lt;/address2&gt;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&lt;address3&gt;</w:t>
      </w:r>
      <w:r w:rsidRPr="00F35785">
        <w:rPr>
          <w:rStyle w:val="pln"/>
          <w:rFonts w:asciiTheme="minorHAnsi" w:hAnsiTheme="minorHAnsi" w:cstheme="minorHAnsi"/>
          <w:color w:val="000000"/>
          <w:sz w:val="22"/>
          <w:szCs w:val="22"/>
        </w:rPr>
        <w:t>Suburbia</w:t>
      </w:r>
      <w:r w:rsidRPr="00F35785">
        <w:rPr>
          <w:rStyle w:val="tag"/>
          <w:rFonts w:asciiTheme="minorHAnsi" w:hAnsiTheme="minorHAnsi" w:cstheme="minorHAnsi"/>
          <w:color w:val="C80000"/>
          <w:sz w:val="22"/>
          <w:szCs w:val="22"/>
        </w:rPr>
        <w:t>&lt;/address3&gt;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postalCode&gt;</w:t>
      </w:r>
      <w:proofErr w:type="gramEnd"/>
      <w:r w:rsidRPr="00F35785">
        <w:rPr>
          <w:rStyle w:val="pln"/>
          <w:rFonts w:asciiTheme="minorHAnsi" w:hAnsiTheme="minorHAnsi" w:cstheme="minorHAnsi"/>
          <w:color w:val="000000"/>
          <w:sz w:val="22"/>
          <w:szCs w:val="22"/>
        </w:rPr>
        <w:t>CB94BQ</w:t>
      </w:r>
      <w:r w:rsidRPr="00F35785">
        <w:rPr>
          <w:rStyle w:val="tag"/>
          <w:rFonts w:asciiTheme="minorHAnsi" w:hAnsiTheme="minorHAnsi" w:cstheme="minorHAnsi"/>
          <w:color w:val="C80000"/>
          <w:sz w:val="22"/>
          <w:szCs w:val="22"/>
        </w:rPr>
        <w:t>&lt;/postalCode&gt;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city&gt;</w:t>
      </w:r>
      <w:proofErr w:type="gramEnd"/>
      <w:r w:rsidRPr="00F35785">
        <w:rPr>
          <w:rStyle w:val="pln"/>
          <w:rFonts w:asciiTheme="minorHAnsi" w:hAnsiTheme="minorHAnsi" w:cstheme="minorHAnsi"/>
          <w:color w:val="000000"/>
          <w:sz w:val="22"/>
          <w:szCs w:val="22"/>
        </w:rPr>
        <w:t>Cambridge</w:t>
      </w:r>
      <w:r w:rsidRPr="00F35785">
        <w:rPr>
          <w:rStyle w:val="tag"/>
          <w:rFonts w:asciiTheme="minorHAnsi" w:hAnsiTheme="minorHAnsi" w:cstheme="minorHAnsi"/>
          <w:color w:val="C80000"/>
          <w:sz w:val="22"/>
          <w:szCs w:val="22"/>
        </w:rPr>
        <w:t>&lt;/city&gt;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state&gt;</w:t>
      </w:r>
      <w:proofErr w:type="gramEnd"/>
      <w:r w:rsidRPr="00F35785">
        <w:rPr>
          <w:rStyle w:val="pln"/>
          <w:rFonts w:asciiTheme="minorHAnsi" w:hAnsiTheme="minorHAnsi" w:cstheme="minorHAnsi"/>
          <w:color w:val="000000"/>
          <w:sz w:val="22"/>
          <w:szCs w:val="22"/>
        </w:rPr>
        <w:t>Cambridgeshire</w:t>
      </w:r>
      <w:r w:rsidRPr="00F35785">
        <w:rPr>
          <w:rStyle w:val="tag"/>
          <w:rFonts w:asciiTheme="minorHAnsi" w:hAnsiTheme="minorHAnsi" w:cstheme="minorHAnsi"/>
          <w:color w:val="C80000"/>
          <w:sz w:val="22"/>
          <w:szCs w:val="22"/>
        </w:rPr>
        <w:t>&lt;/state&gt;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countryCode&gt;</w:t>
      </w:r>
      <w:proofErr w:type="gramEnd"/>
      <w:r w:rsidRPr="00F35785">
        <w:rPr>
          <w:rStyle w:val="pln"/>
          <w:rFonts w:asciiTheme="minorHAnsi" w:hAnsiTheme="minorHAnsi" w:cstheme="minorHAnsi"/>
          <w:color w:val="000000"/>
          <w:sz w:val="22"/>
          <w:szCs w:val="22"/>
        </w:rPr>
        <w:t>GB</w:t>
      </w:r>
      <w:r w:rsidRPr="00F35785">
        <w:rPr>
          <w:rStyle w:val="tag"/>
          <w:rFonts w:asciiTheme="minorHAnsi" w:hAnsiTheme="minorHAnsi" w:cstheme="minorHAnsi"/>
          <w:color w:val="C80000"/>
          <w:sz w:val="22"/>
          <w:szCs w:val="22"/>
        </w:rPr>
        <w:t>&lt;/countryCode&gt;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&lt;/address&gt;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&lt;/billingAddress&gt;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&lt;createToken</w:t>
      </w:r>
      <w:r w:rsidRPr="00F35785">
        <w:rPr>
          <w:rStyle w:val="pln"/>
          <w:rFonts w:asciiTheme="minorHAnsi" w:hAnsiTheme="minorHAnsi" w:cstheme="minorHAnsi"/>
          <w:color w:val="000000"/>
          <w:sz w:val="22"/>
          <w:szCs w:val="22"/>
        </w:rPr>
        <w:t xml:space="preserve"> </w:t>
      </w:r>
      <w:r w:rsidRPr="00F35785">
        <w:rPr>
          <w:rStyle w:val="atn"/>
          <w:rFonts w:asciiTheme="minorHAnsi" w:hAnsiTheme="minorHAnsi" w:cstheme="minorHAnsi"/>
          <w:color w:val="1479A6"/>
          <w:sz w:val="22"/>
          <w:szCs w:val="22"/>
        </w:rPr>
        <w:t>tokenScope</w:t>
      </w:r>
      <w:r w:rsidRPr="00F35785">
        <w:rPr>
          <w:rStyle w:val="pun"/>
          <w:rFonts w:asciiTheme="minorHAnsi" w:hAnsiTheme="minorHAnsi" w:cstheme="minorHAnsi"/>
          <w:color w:val="535759"/>
          <w:sz w:val="22"/>
          <w:szCs w:val="22"/>
        </w:rPr>
        <w:t>=</w:t>
      </w:r>
      <w:r w:rsidRPr="00F35785">
        <w:rPr>
          <w:rStyle w:val="atv"/>
          <w:rFonts w:asciiTheme="minorHAnsi" w:hAnsiTheme="minorHAnsi" w:cstheme="minorHAnsi"/>
          <w:color w:val="008000"/>
          <w:sz w:val="22"/>
          <w:szCs w:val="22"/>
        </w:rPr>
        <w:t>"merchant"</w:t>
      </w:r>
      <w:r w:rsidRPr="00F35785">
        <w:rPr>
          <w:rStyle w:val="tag"/>
          <w:rFonts w:asciiTheme="minorHAnsi" w:hAnsiTheme="minorHAnsi" w:cstheme="minorHAnsi"/>
          <w:color w:val="C80000"/>
          <w:sz w:val="22"/>
          <w:szCs w:val="22"/>
        </w:rPr>
        <w:t>&gt;</w:t>
      </w:r>
      <w:r w:rsidRPr="00F35785">
        <w:rPr>
          <w:rStyle w:val="pln"/>
          <w:rFonts w:asciiTheme="minorHAnsi" w:hAnsiTheme="minorHAnsi" w:cstheme="minorHAnsi"/>
          <w:color w:val="000000"/>
          <w:sz w:val="22"/>
          <w:szCs w:val="22"/>
        </w:rPr>
        <w:t xml:space="preserve"> </w:t>
      </w:r>
      <w:r w:rsidRPr="00F35785">
        <w:rPr>
          <w:rStyle w:val="com"/>
          <w:rFonts w:asciiTheme="minorHAnsi" w:hAnsiTheme="minorHAnsi" w:cstheme="minorHAnsi"/>
          <w:color w:val="708090"/>
          <w:sz w:val="22"/>
          <w:szCs w:val="22"/>
        </w:rPr>
        <w:t>&lt;!--mandatory for merchant tokens--&gt;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lastRenderedPageBreak/>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tokenEventReference&gt;</w:t>
      </w:r>
      <w:proofErr w:type="gramEnd"/>
      <w:r w:rsidRPr="00F35785">
        <w:rPr>
          <w:rStyle w:val="pln"/>
          <w:rFonts w:asciiTheme="minorHAnsi" w:hAnsiTheme="minorHAnsi" w:cstheme="minorHAnsi"/>
          <w:color w:val="000000"/>
          <w:sz w:val="22"/>
          <w:szCs w:val="22"/>
        </w:rPr>
        <w:t>TOK7854321</w:t>
      </w:r>
      <w:r w:rsidRPr="00F35785">
        <w:rPr>
          <w:rStyle w:val="tag"/>
          <w:rFonts w:asciiTheme="minorHAnsi" w:hAnsiTheme="minorHAnsi" w:cstheme="minorHAnsi"/>
          <w:color w:val="C80000"/>
          <w:sz w:val="22"/>
          <w:szCs w:val="22"/>
        </w:rPr>
        <w:t>&lt;/tokenEventReference&gt;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w:t>
      </w:r>
      <w:proofErr w:type="gramStart"/>
      <w:r w:rsidRPr="00F35785">
        <w:rPr>
          <w:rStyle w:val="tag"/>
          <w:rFonts w:asciiTheme="minorHAnsi" w:hAnsiTheme="minorHAnsi" w:cstheme="minorHAnsi"/>
          <w:color w:val="C80000"/>
          <w:sz w:val="22"/>
          <w:szCs w:val="22"/>
        </w:rPr>
        <w:t>tokenReason&gt;</w:t>
      </w:r>
      <w:proofErr w:type="gramEnd"/>
      <w:r w:rsidRPr="00F35785">
        <w:rPr>
          <w:rStyle w:val="pln"/>
          <w:rFonts w:asciiTheme="minorHAnsi" w:hAnsiTheme="minorHAnsi" w:cstheme="minorHAnsi"/>
          <w:color w:val="000000"/>
          <w:sz w:val="22"/>
          <w:szCs w:val="22"/>
        </w:rPr>
        <w:t>ClothesDepartment</w:t>
      </w:r>
      <w:r w:rsidRPr="00F35785">
        <w:rPr>
          <w:rStyle w:val="tag"/>
          <w:rFonts w:asciiTheme="minorHAnsi" w:hAnsiTheme="minorHAnsi" w:cstheme="minorHAnsi"/>
          <w:color w:val="C80000"/>
          <w:sz w:val="22"/>
          <w:szCs w:val="22"/>
        </w:rPr>
        <w:t>&lt;/tokenReason&gt;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&lt;/createToken&gt;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&lt;/order&gt;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pln"/>
          <w:rFonts w:asciiTheme="minorHAnsi" w:hAnsiTheme="minorHAnsi" w:cstheme="minorHAnsi"/>
          <w:color w:val="000000"/>
          <w:sz w:val="22"/>
          <w:szCs w:val="22"/>
        </w:rPr>
        <w:t>  </w:t>
      </w:r>
      <w:r w:rsidRPr="00F35785">
        <w:rPr>
          <w:rStyle w:val="tag"/>
          <w:rFonts w:asciiTheme="minorHAnsi" w:hAnsiTheme="minorHAnsi" w:cstheme="minorHAnsi"/>
          <w:color w:val="C80000"/>
          <w:sz w:val="22"/>
          <w:szCs w:val="22"/>
        </w:rPr>
        <w:t>&lt;/submit&gt;</w:t>
      </w:r>
    </w:p>
    <w:p w:rsidR="00F35785" w:rsidRPr="00F35785" w:rsidRDefault="00F35785" w:rsidP="00F35785">
      <w:pPr>
        <w:pStyle w:val="NormalWeb"/>
        <w:shd w:val="clear" w:color="auto" w:fill="F7F7F5"/>
        <w:spacing w:after="0"/>
        <w:rPr>
          <w:rFonts w:asciiTheme="minorHAnsi" w:hAnsiTheme="minorHAnsi" w:cstheme="minorHAnsi"/>
          <w:color w:val="000000"/>
          <w:sz w:val="22"/>
          <w:szCs w:val="22"/>
        </w:rPr>
      </w:pPr>
      <w:r w:rsidRPr="00F35785">
        <w:rPr>
          <w:rStyle w:val="tag"/>
          <w:rFonts w:asciiTheme="minorHAnsi" w:hAnsiTheme="minorHAnsi" w:cstheme="minorHAnsi"/>
          <w:color w:val="C80000"/>
          <w:sz w:val="22"/>
          <w:szCs w:val="22"/>
        </w:rPr>
        <w:t>&lt;/paymentService&gt;</w:t>
      </w:r>
    </w:p>
    <w:p w:rsidR="00F35785" w:rsidRPr="00F35785" w:rsidRDefault="00F35785" w:rsidP="00F35785">
      <w:pPr>
        <w:pStyle w:val="Heading4"/>
        <w:shd w:val="clear" w:color="auto" w:fill="FFFFFF"/>
        <w:spacing w:before="360"/>
        <w:rPr>
          <w:rFonts w:asciiTheme="minorHAnsi" w:hAnsiTheme="minorHAnsi" w:cstheme="minorHAnsi"/>
          <w:color w:val="535759"/>
        </w:rPr>
      </w:pPr>
      <w:r w:rsidRPr="00F35785">
        <w:rPr>
          <w:rFonts w:asciiTheme="minorHAnsi" w:hAnsiTheme="minorHAnsi" w:cstheme="minorHAnsi"/>
          <w:color w:val="535759"/>
        </w:rPr>
        <w:t>Response to a Hosted create (merchant) token request</w:t>
      </w:r>
    </w:p>
    <w:p w:rsidR="00F35785" w:rsidRPr="00F35785" w:rsidRDefault="00F35785" w:rsidP="00F35785">
      <w:pPr>
        <w:pStyle w:val="NormalWeb"/>
        <w:shd w:val="clear" w:color="auto" w:fill="FFFFFF"/>
        <w:spacing w:before="175" w:after="86"/>
        <w:rPr>
          <w:rFonts w:asciiTheme="minorHAnsi" w:hAnsiTheme="minorHAnsi" w:cstheme="minorHAnsi"/>
          <w:color w:val="000000"/>
          <w:sz w:val="22"/>
          <w:szCs w:val="22"/>
        </w:rPr>
      </w:pPr>
      <w:r w:rsidRPr="00F35785">
        <w:rPr>
          <w:rFonts w:asciiTheme="minorHAnsi" w:hAnsiTheme="minorHAnsi" w:cstheme="minorHAnsi"/>
          <w:color w:val="000000"/>
          <w:sz w:val="22"/>
          <w:szCs w:val="22"/>
        </w:rPr>
        <w:t>The response to a Hosted order with a create token request is exactly the same as a standard Hosted response</w:t>
      </w:r>
    </w:p>
    <w:p w:rsidR="00F35785" w:rsidRDefault="00F35785" w:rsidP="00662363">
      <w:pPr>
        <w:spacing w:after="0" w:line="240" w:lineRule="auto"/>
        <w:ind w:left="1080"/>
      </w:pPr>
    </w:p>
    <w:p w:rsidR="00950D52" w:rsidRDefault="00950D52" w:rsidP="00950D52">
      <w:pPr>
        <w:spacing w:after="0" w:line="240" w:lineRule="auto"/>
      </w:pPr>
      <w:r>
        <w:t xml:space="preserve">For more information please </w:t>
      </w:r>
      <w:proofErr w:type="gramStart"/>
      <w:r>
        <w:t>refer to :</w:t>
      </w:r>
      <w:proofErr w:type="gramEnd"/>
      <w:r w:rsidR="00AB14BA">
        <w:fldChar w:fldCharType="begin"/>
      </w:r>
      <w:r w:rsidR="00AB14BA">
        <w:instrText xml:space="preserve"> HYPERLINK "http://support.worldpay.com/support/kb/gg/corporate-gateway-guide/content/tokenisation/usetokens.htm" </w:instrText>
      </w:r>
      <w:r w:rsidR="00AB14BA">
        <w:fldChar w:fldCharType="separate"/>
      </w:r>
      <w:r>
        <w:rPr>
          <w:rStyle w:val="Hyperlink"/>
        </w:rPr>
        <w:t>http://support.worldpay.com/support/kb/gg/corporate-gateway-guide/content/tokenisation/usetokens.htm</w:t>
      </w:r>
      <w:r w:rsidR="00AB14BA">
        <w:rPr>
          <w:rStyle w:val="Hyperlink"/>
        </w:rPr>
        <w:fldChar w:fldCharType="end"/>
      </w:r>
    </w:p>
    <w:p w:rsidR="00BD5DB2" w:rsidRDefault="00BD5DB2" w:rsidP="00662363">
      <w:pPr>
        <w:spacing w:after="0" w:line="240" w:lineRule="auto"/>
        <w:ind w:left="1080"/>
      </w:pPr>
    </w:p>
    <w:p w:rsidR="00BD5DB2" w:rsidRDefault="00BD5DB2" w:rsidP="00662363">
      <w:pPr>
        <w:spacing w:after="0" w:line="240" w:lineRule="auto"/>
        <w:ind w:left="1080"/>
      </w:pPr>
    </w:p>
    <w:p w:rsidR="00BD5DB2" w:rsidRDefault="00BD5DB2" w:rsidP="00662363">
      <w:pPr>
        <w:spacing w:after="0" w:line="240" w:lineRule="auto"/>
        <w:ind w:left="1080"/>
      </w:pPr>
    </w:p>
    <w:p w:rsidR="00BD5DB2" w:rsidRDefault="00BD5DB2" w:rsidP="00662363">
      <w:pPr>
        <w:spacing w:after="0" w:line="240" w:lineRule="auto"/>
        <w:ind w:left="1080"/>
      </w:pPr>
    </w:p>
    <w:p w:rsidR="00BD5DB2" w:rsidRDefault="00BD5DB2" w:rsidP="00662363">
      <w:pPr>
        <w:spacing w:after="0" w:line="240" w:lineRule="auto"/>
        <w:ind w:left="1080"/>
      </w:pPr>
    </w:p>
    <w:p w:rsidR="00BD5DB2" w:rsidRDefault="00BD5DB2" w:rsidP="00662363">
      <w:pPr>
        <w:spacing w:after="0" w:line="240" w:lineRule="auto"/>
        <w:ind w:left="1080"/>
      </w:pPr>
    </w:p>
    <w:p w:rsidR="00BD5DB2" w:rsidRDefault="00BD5DB2" w:rsidP="00662363">
      <w:pPr>
        <w:spacing w:after="0" w:line="240" w:lineRule="auto"/>
        <w:ind w:left="1080"/>
      </w:pPr>
    </w:p>
    <w:p w:rsidR="00BD5DB2" w:rsidRDefault="00BD5DB2" w:rsidP="00B95E9C">
      <w:pPr>
        <w:spacing w:after="0" w:line="240" w:lineRule="auto"/>
      </w:pPr>
    </w:p>
    <w:p w:rsidR="00BD5DB2" w:rsidRDefault="00BD5DB2" w:rsidP="00662363">
      <w:pPr>
        <w:spacing w:after="0" w:line="240" w:lineRule="auto"/>
        <w:ind w:left="1080"/>
      </w:pPr>
    </w:p>
    <w:p w:rsidR="00BD5DB2" w:rsidRPr="00662363" w:rsidRDefault="00BD5DB2" w:rsidP="00662363">
      <w:pPr>
        <w:spacing w:after="0" w:line="240" w:lineRule="auto"/>
        <w:ind w:left="1080"/>
      </w:pPr>
    </w:p>
    <w:p w:rsidR="00662363" w:rsidRDefault="00662363"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B95E9C" w:rsidRDefault="00B95E9C" w:rsidP="00B82215">
      <w:pPr>
        <w:spacing w:after="0" w:line="240" w:lineRule="auto"/>
        <w:ind w:left="1080"/>
        <w:rPr>
          <w:b/>
        </w:rPr>
      </w:pPr>
    </w:p>
    <w:p w:rsidR="0071640C" w:rsidRDefault="0071640C" w:rsidP="0071640C">
      <w:pPr>
        <w:pStyle w:val="Heading3"/>
        <w:keepNext/>
        <w:keepLines/>
        <w:pBdr>
          <w:bottom w:val="none" w:sz="0" w:space="0" w:color="auto"/>
        </w:pBdr>
        <w:spacing w:line="276" w:lineRule="auto"/>
        <w:rPr>
          <w:i w:val="0"/>
          <w:sz w:val="24"/>
          <w:szCs w:val="24"/>
        </w:rPr>
      </w:pPr>
      <w:r>
        <w:rPr>
          <w:i w:val="0"/>
          <w:sz w:val="24"/>
          <w:szCs w:val="24"/>
        </w:rPr>
        <w:t xml:space="preserve">                   </w:t>
      </w:r>
      <w:bookmarkStart w:id="1676" w:name="_Toc8312233"/>
      <w:r>
        <w:rPr>
          <w:i w:val="0"/>
          <w:sz w:val="24"/>
          <w:szCs w:val="24"/>
        </w:rPr>
        <w:t>4.5.22 Google Pay</w:t>
      </w:r>
      <w:bookmarkEnd w:id="1676"/>
    </w:p>
    <w:p w:rsidR="0071640C" w:rsidRDefault="0071640C" w:rsidP="0071640C">
      <w:r>
        <w:t xml:space="preserve">   Update the site preferences named, </w:t>
      </w:r>
    </w:p>
    <w:p w:rsidR="0071640C" w:rsidRPr="00EA5F9A" w:rsidRDefault="0071640C" w:rsidP="0071640C">
      <w:pPr>
        <w:spacing w:after="0" w:line="240" w:lineRule="auto"/>
        <w:rPr>
          <w:rFonts w:ascii="Helvetica" w:eastAsia="Times New Roman" w:hAnsi="Helvetica" w:cs="Helvetica"/>
          <w:color w:val="FF0000"/>
          <w:sz w:val="21"/>
          <w:szCs w:val="21"/>
          <w:u w:val="single"/>
        </w:rPr>
      </w:pPr>
      <w:r w:rsidRPr="00EA5F9A">
        <w:rPr>
          <w:rFonts w:ascii="Helvetica" w:hAnsi="Helvetica" w:cs="Helvetica"/>
          <w:color w:val="FF0000"/>
          <w:sz w:val="21"/>
          <w:szCs w:val="21"/>
          <w:u w:val="single"/>
          <w:shd w:val="clear" w:color="auto" w:fill="F2F2F2"/>
        </w:rPr>
        <w:t xml:space="preserve">Google Pay Merchant ID </w:t>
      </w:r>
      <w:r w:rsidRPr="00EA5F9A">
        <w:rPr>
          <w:rFonts w:ascii="Helvetica" w:hAnsi="Helvetica" w:cs="Helvetica"/>
          <w:sz w:val="21"/>
          <w:szCs w:val="21"/>
          <w:u w:val="single"/>
          <w:shd w:val="clear" w:color="auto" w:fill="F2F2F2"/>
        </w:rPr>
        <w:t xml:space="preserve">and </w:t>
      </w:r>
      <w:r w:rsidRPr="00EA5F9A">
        <w:rPr>
          <w:rFonts w:ascii="Helvetica" w:eastAsia="Times New Roman" w:hAnsi="Helvetica" w:cs="Helvetica"/>
          <w:color w:val="FF0000"/>
          <w:sz w:val="21"/>
          <w:szCs w:val="21"/>
          <w:u w:val="single"/>
        </w:rPr>
        <w:t>Google Pay Environment, for google pay integration.</w:t>
      </w:r>
    </w:p>
    <w:p w:rsidR="00B95E9C" w:rsidRDefault="00B95E9C" w:rsidP="00370B8F">
      <w:pPr>
        <w:spacing w:after="0" w:line="240" w:lineRule="auto"/>
        <w:rPr>
          <w:b/>
        </w:rPr>
      </w:pPr>
    </w:p>
    <w:tbl>
      <w:tblPr>
        <w:tblpPr w:leftFromText="180" w:rightFromText="180" w:vertAnchor="text" w:horzAnchor="page" w:tblpX="1" w:tblpY="-33"/>
        <w:tblW w:w="31680" w:type="dxa"/>
        <w:shd w:val="clear" w:color="auto" w:fill="FFFFFF"/>
        <w:tblCellMar>
          <w:top w:w="15" w:type="dxa"/>
          <w:left w:w="15" w:type="dxa"/>
          <w:bottom w:w="15" w:type="dxa"/>
          <w:right w:w="15" w:type="dxa"/>
        </w:tblCellMar>
        <w:tblLook w:val="04A0" w:firstRow="1" w:lastRow="0" w:firstColumn="1" w:lastColumn="0" w:noHBand="0" w:noVBand="1"/>
      </w:tblPr>
      <w:tblGrid>
        <w:gridCol w:w="31194"/>
        <w:gridCol w:w="486"/>
      </w:tblGrid>
      <w:tr w:rsidR="004D681B" w:rsidRPr="00CC6940" w:rsidTr="004D681B">
        <w:tc>
          <w:tcPr>
            <w:tcW w:w="0" w:type="auto"/>
            <w:shd w:val="clear" w:color="auto" w:fill="E6E5E5"/>
            <w:noWrap/>
            <w:tcMar>
              <w:top w:w="120" w:type="dxa"/>
              <w:left w:w="240" w:type="dxa"/>
              <w:bottom w:w="120" w:type="dxa"/>
              <w:right w:w="240" w:type="dxa"/>
            </w:tcMar>
            <w:vAlign w:val="center"/>
            <w:hideMark/>
          </w:tcPr>
          <w:p w:rsidR="004D681B" w:rsidRPr="001B796B" w:rsidRDefault="004D681B" w:rsidP="004D681B">
            <w:pPr>
              <w:spacing w:after="0" w:line="240" w:lineRule="auto"/>
              <w:rPr>
                <w:rFonts w:ascii="Arial" w:eastAsia="Times New Roman" w:hAnsi="Arial" w:cs="Arial"/>
                <w:color w:val="111111"/>
                <w:sz w:val="24"/>
                <w:szCs w:val="24"/>
              </w:rPr>
            </w:pPr>
          </w:p>
          <w:p w:rsidR="004D681B" w:rsidRPr="0035326E" w:rsidRDefault="004D681B" w:rsidP="004D681B">
            <w:pPr>
              <w:pStyle w:val="Heading3"/>
              <w:shd w:val="clear" w:color="auto" w:fill="FFFFFF"/>
              <w:spacing w:before="360" w:after="170"/>
              <w:rPr>
                <w:rFonts w:asciiTheme="minorHAnsi" w:eastAsiaTheme="minorEastAsia" w:hAnsiTheme="minorHAnsi" w:cstheme="minorBidi"/>
                <w:bCs w:val="0"/>
                <w:i w:val="0"/>
                <w:color w:val="auto"/>
                <w:sz w:val="22"/>
                <w:szCs w:val="22"/>
              </w:rPr>
            </w:pPr>
            <w:bookmarkStart w:id="1677" w:name="_Toc8312234"/>
            <w:r w:rsidRPr="0035326E">
              <w:rPr>
                <w:rFonts w:asciiTheme="minorHAnsi" w:eastAsiaTheme="minorEastAsia" w:hAnsiTheme="minorHAnsi" w:cstheme="minorBidi"/>
                <w:bCs w:val="0"/>
                <w:i w:val="0"/>
                <w:color w:val="auto"/>
                <w:sz w:val="22"/>
                <w:szCs w:val="22"/>
              </w:rPr>
              <w:t>Example XML request</w:t>
            </w:r>
            <w:bookmarkEnd w:id="1677"/>
          </w:p>
          <w:p w:rsidR="004D681B" w:rsidRPr="004D681B" w:rsidRDefault="004D681B" w:rsidP="004D681B">
            <w:pPr>
              <w:spacing w:after="0" w:line="240" w:lineRule="auto"/>
              <w:ind w:left="1080"/>
              <w:rPr>
                <w:rFonts w:cstheme="minorHAnsi"/>
                <w:color w:val="000000"/>
              </w:rPr>
            </w:pPr>
            <w:r w:rsidRPr="004D681B">
              <w:rPr>
                <w:rFonts w:cstheme="minorHAnsi"/>
                <w:color w:val="000000"/>
              </w:rPr>
              <w:t>Select</w:t>
            </w:r>
          </w:p>
          <w:p w:rsidR="004D681B" w:rsidRPr="004D681B" w:rsidRDefault="004D681B" w:rsidP="004D681B">
            <w:pPr>
              <w:spacing w:after="0" w:line="240" w:lineRule="auto"/>
              <w:ind w:left="1080"/>
              <w:rPr>
                <w:rFonts w:cstheme="minorHAnsi"/>
                <w:color w:val="000000"/>
              </w:rPr>
            </w:pPr>
            <w:proofErr w:type="gramStart"/>
            <w:r w:rsidRPr="004D681B">
              <w:rPr>
                <w:rFonts w:cstheme="minorHAnsi"/>
                <w:color w:val="000000"/>
              </w:rPr>
              <w:t>&lt;?xml</w:t>
            </w:r>
            <w:proofErr w:type="gramEnd"/>
            <w:r w:rsidRPr="004D681B">
              <w:rPr>
                <w:rFonts w:cstheme="minorHAnsi"/>
                <w:color w:val="000000"/>
              </w:rPr>
              <w:t xml:space="preserve"> version="1.0" encoding="UTF-8"?&gt;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&lt;!DOCTYPE paymentService PUBLIC "-//WorldPay/DTD WorldPay PaymentService v1//EN"</w:t>
            </w:r>
          </w:p>
          <w:p w:rsidR="004D681B" w:rsidRPr="004D681B" w:rsidRDefault="004D681B" w:rsidP="004D681B">
            <w:pPr>
              <w:spacing w:after="0" w:line="240" w:lineRule="auto"/>
              <w:ind w:left="1080"/>
              <w:rPr>
                <w:rFonts w:cstheme="minorHAnsi"/>
                <w:color w:val="000000"/>
              </w:rPr>
            </w:pPr>
            <w:r w:rsidRPr="004D681B">
              <w:rPr>
                <w:rFonts w:cstheme="minorHAnsi"/>
                <w:color w:val="000000"/>
              </w:rPr>
              <w:t>  "http://dtd.worldpay.com/paymentService_v1.dtd"&gt;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&lt;paymentService version="1.4" merchantCode="YOUR_MERCHANT_CODE"&gt;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&lt;submit&gt;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&lt;order orderCode="YOUR_ORDER_CODE" shopperLanguageCode="en"&gt;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&lt;description&gt;GOOGLE_PAY_TEST_ORDER&lt;/description&gt;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&lt;amount value="100" currencyCode="GBP" exponent="2"/&gt;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&lt;orderContent&gt;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&lt;![CDATA[]]&gt;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&lt;/orderContent&gt;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&lt;paymentDetails&gt;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&lt;PAYWITHGOOGLE-SSL&gt;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&lt;protocolVersion&gt;AAAAAA...&lt;/protocolVersion&gt;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&lt;signature&gt;AAAAAA...&lt;/signature&gt;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&lt;signedMessage&gt;AAAAAA...&lt;/signedMessage&gt;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&lt;/PAYWITHGOOGLE-SSL&gt;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&lt;/paymentDetails&gt;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&lt;shopper&gt;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&lt;shopperEmailAddress&gt;shopper@worldpay.com&lt;/shopperEmailAddress&gt;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&lt;/shopper&gt;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&lt;/order&gt;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  &lt;/submit&gt;</w:t>
            </w:r>
          </w:p>
          <w:p w:rsidR="004D681B" w:rsidRPr="004D681B" w:rsidRDefault="004D681B" w:rsidP="004D681B">
            <w:pPr>
              <w:spacing w:after="0" w:line="240" w:lineRule="auto"/>
              <w:ind w:left="1080"/>
              <w:rPr>
                <w:rFonts w:cstheme="minorHAnsi"/>
                <w:color w:val="000000"/>
              </w:rPr>
            </w:pPr>
            <w:r w:rsidRPr="004D681B">
              <w:rPr>
                <w:rFonts w:cstheme="minorHAnsi"/>
                <w:color w:val="000000"/>
              </w:rPr>
              <w:t>&lt;/paymentService&gt;</w:t>
            </w:r>
          </w:p>
          <w:p w:rsidR="004D681B" w:rsidRPr="00650E55" w:rsidRDefault="004D681B" w:rsidP="004D681B">
            <w:pPr>
              <w:pStyle w:val="Heading4"/>
              <w:shd w:val="clear" w:color="auto" w:fill="FFFFFF"/>
              <w:spacing w:before="360"/>
              <w:rPr>
                <w:rFonts w:asciiTheme="minorHAnsi" w:eastAsiaTheme="minorEastAsia" w:hAnsiTheme="minorHAnsi" w:cstheme="minorBidi"/>
                <w:bCs w:val="0"/>
                <w:i w:val="0"/>
                <w:iCs w:val="0"/>
              </w:rPr>
            </w:pPr>
            <w:r w:rsidRPr="00650E55">
              <w:rPr>
                <w:rFonts w:asciiTheme="minorHAnsi" w:eastAsiaTheme="minorEastAsia" w:hAnsiTheme="minorHAnsi" w:cstheme="minorBidi"/>
                <w:bCs w:val="0"/>
                <w:i w:val="0"/>
                <w:iCs w:val="0"/>
              </w:rPr>
              <w:t>Example payload</w:t>
            </w:r>
          </w:p>
          <w:p w:rsidR="004D681B" w:rsidRPr="00650E55" w:rsidRDefault="004D681B" w:rsidP="004D681B">
            <w:pPr>
              <w:pStyle w:val="NormalWeb"/>
              <w:shd w:val="clear" w:color="auto" w:fill="FFFFFF"/>
              <w:spacing w:before="175" w:after="86"/>
              <w:rPr>
                <w:rFonts w:asciiTheme="minorHAnsi" w:hAnsiTheme="minorHAnsi"/>
                <w:sz w:val="22"/>
                <w:szCs w:val="22"/>
              </w:rPr>
            </w:pPr>
            <w:r w:rsidRPr="00650E55">
              <w:rPr>
                <w:rFonts w:asciiTheme="minorHAnsi" w:hAnsiTheme="minorHAnsi"/>
                <w:sz w:val="22"/>
                <w:szCs w:val="22"/>
              </w:rPr>
              <w:t>Here's an example of the payload within &lt;PAYWITHGOOGLE-SSL&gt;:</w:t>
            </w:r>
          </w:p>
          <w:p w:rsidR="004D681B" w:rsidRPr="00650E55" w:rsidRDefault="004D681B" w:rsidP="004D681B">
            <w:pPr>
              <w:pStyle w:val="NormalWeb"/>
              <w:shd w:val="clear" w:color="auto" w:fill="F7F7F5"/>
              <w:spacing w:after="0"/>
              <w:rPr>
                <w:rFonts w:asciiTheme="minorHAnsi" w:hAnsiTheme="minorHAnsi"/>
                <w:sz w:val="22"/>
                <w:szCs w:val="22"/>
              </w:rPr>
            </w:pPr>
            <w:r w:rsidRPr="00650E55">
              <w:rPr>
                <w:rFonts w:asciiTheme="minorHAnsi" w:hAnsiTheme="minorHAnsi"/>
                <w:sz w:val="22"/>
                <w:szCs w:val="22"/>
              </w:rPr>
              <w:t>&lt;PAYWITHGOOGLE-SSL&gt;</w:t>
            </w:r>
          </w:p>
          <w:p w:rsidR="004D681B" w:rsidRPr="00650E55" w:rsidRDefault="004D681B" w:rsidP="004D681B">
            <w:pPr>
              <w:pStyle w:val="NormalWeb"/>
              <w:shd w:val="clear" w:color="auto" w:fill="F7F7F5"/>
              <w:spacing w:after="0"/>
              <w:rPr>
                <w:rFonts w:asciiTheme="minorHAnsi" w:hAnsiTheme="minorHAnsi"/>
                <w:sz w:val="22"/>
                <w:szCs w:val="22"/>
              </w:rPr>
            </w:pPr>
            <w:r w:rsidRPr="00650E55">
              <w:rPr>
                <w:rFonts w:asciiTheme="minorHAnsi" w:hAnsiTheme="minorHAnsi"/>
                <w:sz w:val="22"/>
                <w:szCs w:val="22"/>
              </w:rPr>
              <w:t>  &lt;protocolVersion&gt;ECv1&lt;/protocolVersion&gt;</w:t>
            </w:r>
          </w:p>
          <w:p w:rsidR="004D681B" w:rsidRPr="00650E55" w:rsidRDefault="004D681B" w:rsidP="004D681B">
            <w:pPr>
              <w:pStyle w:val="NormalWeb"/>
              <w:shd w:val="clear" w:color="auto" w:fill="F7F7F5"/>
              <w:spacing w:after="0"/>
              <w:rPr>
                <w:rFonts w:asciiTheme="minorHAnsi" w:hAnsiTheme="minorHAnsi"/>
                <w:sz w:val="22"/>
                <w:szCs w:val="22"/>
              </w:rPr>
            </w:pPr>
            <w:r w:rsidRPr="00650E55">
              <w:rPr>
                <w:rFonts w:asciiTheme="minorHAnsi" w:hAnsiTheme="minorHAnsi"/>
                <w:sz w:val="22"/>
                <w:szCs w:val="22"/>
              </w:rPr>
              <w:t>  &lt;signature&gt;TJVA95OrM7E2cBab30RMHrHDcEfxjoYZgeFONFh7HgQ&lt;/signature&gt;</w:t>
            </w:r>
          </w:p>
          <w:p w:rsidR="004D681B" w:rsidRPr="00650E55" w:rsidRDefault="004D681B" w:rsidP="004D681B">
            <w:pPr>
              <w:pStyle w:val="NormalWeb"/>
              <w:shd w:val="clear" w:color="auto" w:fill="F7F7F5"/>
              <w:spacing w:after="0"/>
              <w:rPr>
                <w:rFonts w:asciiTheme="minorHAnsi" w:hAnsiTheme="minorHAnsi"/>
                <w:sz w:val="22"/>
                <w:szCs w:val="22"/>
              </w:rPr>
            </w:pPr>
            <w:r w:rsidRPr="00650E55">
              <w:rPr>
                <w:rFonts w:asciiTheme="minorHAnsi" w:hAnsiTheme="minorHAnsi"/>
                <w:sz w:val="22"/>
                <w:szCs w:val="22"/>
              </w:rPr>
              <w:t>  &lt;signedMessage&gt;{"encryptedMessage":"qrnk5KIV1syX8xuaJYpjAxjvTmAfH4arrxK+5wT4XNsn+K/21QC5KyNyXVnaZsfz+FjYeZcZyTDsAXMGp01u9Psq3wp/9aJJyZ9PS9+G2sVJ+symppSvIHhPYxfcFLyvDxcU7J2ZUIU2o7ZAsHkc9eUL0zqcjTfRxxyladBQmP3mjy7OtIZbXodSr5vZZqKrRm0MqmPo/ISYor0gPmv+l+wRdLmCugdhBrg6mFGMuMBtnIjdtOZ+o4iSl4NqYo4BnI1py4GXG78FPHAlqU9Im+a9V6CtOsVG1eiLCn616fI8WorvPU46bDL7UApF/+vRF6lJviV9Ie9pUJHejO5Z17GPTfBuxO8ZAPWqcPY\u003d","ephemeralPublicKey":"BJ8xDzqkngvLUZcOAkqgkYpwGIHi2TzOXO6ZDJpKHPJCnJZ5WZOTO0HtNrTiOgiVc2gdZQ+TWmcy2Y1KnNsAGpg\u003d","tag":"5t5pipJgyhxJUg9XcymYcdcKmtBxQ71VvF2uhnempbs\u003d"}&lt;/signedMessage&gt;</w:t>
            </w:r>
          </w:p>
          <w:p w:rsidR="004D681B" w:rsidRPr="00650E55" w:rsidRDefault="004D681B" w:rsidP="004D681B">
            <w:pPr>
              <w:pStyle w:val="NormalWeb"/>
              <w:shd w:val="clear" w:color="auto" w:fill="F7F7F5"/>
              <w:spacing w:after="0"/>
              <w:rPr>
                <w:rFonts w:asciiTheme="minorHAnsi" w:hAnsiTheme="minorHAnsi"/>
                <w:sz w:val="22"/>
                <w:szCs w:val="22"/>
              </w:rPr>
            </w:pPr>
            <w:r w:rsidRPr="00650E55">
              <w:rPr>
                <w:rFonts w:asciiTheme="minorHAnsi" w:hAnsiTheme="minorHAnsi"/>
                <w:sz w:val="22"/>
                <w:szCs w:val="22"/>
              </w:rPr>
              <w:t>&lt;/PAYWITHGOOGLE-SSL&gt;</w:t>
            </w:r>
          </w:p>
          <w:p w:rsidR="004D681B" w:rsidRPr="004D681B" w:rsidRDefault="004D681B" w:rsidP="004D681B">
            <w:pPr>
              <w:pStyle w:val="Heading3"/>
              <w:shd w:val="clear" w:color="auto" w:fill="FFFFFF"/>
              <w:spacing w:before="360" w:after="170"/>
              <w:rPr>
                <w:rFonts w:asciiTheme="minorHAnsi" w:eastAsiaTheme="minorEastAsia" w:hAnsiTheme="minorHAnsi" w:cstheme="minorHAnsi"/>
                <w:bCs w:val="0"/>
                <w:i w:val="0"/>
                <w:color w:val="000000"/>
                <w:sz w:val="22"/>
                <w:szCs w:val="22"/>
              </w:rPr>
            </w:pPr>
            <w:bookmarkStart w:id="1678" w:name="_Toc8312235"/>
            <w:r w:rsidRPr="004D681B">
              <w:rPr>
                <w:rFonts w:asciiTheme="minorHAnsi" w:eastAsiaTheme="minorEastAsia" w:hAnsiTheme="minorHAnsi" w:cstheme="minorHAnsi"/>
                <w:bCs w:val="0"/>
                <w:i w:val="0"/>
                <w:color w:val="000000"/>
                <w:sz w:val="22"/>
                <w:szCs w:val="22"/>
              </w:rPr>
              <w:t>Response</w:t>
            </w:r>
            <w:bookmarkEnd w:id="1678"/>
          </w:p>
          <w:p w:rsidR="004D681B" w:rsidRPr="004D681B" w:rsidRDefault="004D681B" w:rsidP="004D681B">
            <w:pPr>
              <w:pStyle w:val="NormalWeb"/>
              <w:shd w:val="clear" w:color="auto" w:fill="FFFFFF"/>
              <w:spacing w:before="175" w:after="86"/>
              <w:rPr>
                <w:rFonts w:asciiTheme="minorHAnsi" w:hAnsiTheme="minorHAnsi" w:cstheme="minorHAnsi"/>
                <w:color w:val="000000"/>
                <w:sz w:val="22"/>
                <w:szCs w:val="22"/>
              </w:rPr>
            </w:pPr>
            <w:r w:rsidRPr="004D681B">
              <w:rPr>
                <w:rFonts w:asciiTheme="minorHAnsi" w:hAnsiTheme="minorHAnsi" w:cstheme="minorHAnsi"/>
                <w:color w:val="000000"/>
                <w:sz w:val="22"/>
                <w:szCs w:val="22"/>
              </w:rPr>
              <w:t>The response message is the same as our </w:t>
            </w:r>
            <w:hyperlink r:id="rId71" w:history="1">
              <w:r w:rsidRPr="004D681B">
                <w:rPr>
                  <w:rFonts w:asciiTheme="minorHAnsi" w:hAnsiTheme="minorHAnsi" w:cstheme="minorHAnsi"/>
                  <w:color w:val="000000"/>
                  <w:sz w:val="22"/>
                  <w:szCs w:val="22"/>
                </w:rPr>
                <w:t>standard XML responses</w:t>
              </w:r>
            </w:hyperlink>
            <w:r w:rsidRPr="004D681B">
              <w:rPr>
                <w:rFonts w:asciiTheme="minorHAnsi" w:hAnsiTheme="minorHAnsi" w:cstheme="minorHAnsi"/>
                <w:color w:val="000000"/>
                <w:sz w:val="22"/>
                <w:szCs w:val="22"/>
              </w:rPr>
              <w:t>.</w:t>
            </w:r>
          </w:p>
          <w:p w:rsidR="004D681B" w:rsidRPr="001B796B" w:rsidRDefault="004D681B" w:rsidP="004D681B">
            <w:pPr>
              <w:spacing w:after="0" w:line="240" w:lineRule="auto"/>
              <w:rPr>
                <w:rFonts w:ascii="Arial" w:eastAsia="Times New Roman" w:hAnsi="Arial" w:cs="Arial"/>
                <w:color w:val="111111"/>
                <w:sz w:val="24"/>
                <w:szCs w:val="24"/>
              </w:rPr>
            </w:pPr>
          </w:p>
          <w:p w:rsidR="004D681B" w:rsidRPr="001B796B" w:rsidRDefault="004D681B" w:rsidP="004D681B">
            <w:pPr>
              <w:spacing w:after="0" w:line="240" w:lineRule="auto"/>
              <w:rPr>
                <w:rFonts w:ascii="Arial" w:eastAsia="Times New Roman" w:hAnsi="Arial" w:cs="Arial"/>
                <w:color w:val="111111"/>
                <w:sz w:val="24"/>
                <w:szCs w:val="24"/>
              </w:rPr>
            </w:pPr>
          </w:p>
          <w:p w:rsidR="004D681B" w:rsidRPr="001B796B" w:rsidRDefault="004D681B" w:rsidP="004D681B">
            <w:pPr>
              <w:spacing w:after="0" w:line="240" w:lineRule="auto"/>
              <w:rPr>
                <w:rFonts w:ascii="Arial" w:eastAsia="Times New Roman" w:hAnsi="Arial" w:cs="Arial"/>
                <w:color w:val="111111"/>
                <w:sz w:val="24"/>
                <w:szCs w:val="24"/>
              </w:rPr>
            </w:pPr>
          </w:p>
        </w:tc>
        <w:tc>
          <w:tcPr>
            <w:tcW w:w="0" w:type="auto"/>
            <w:shd w:val="clear" w:color="auto" w:fill="E6E5E5"/>
            <w:noWrap/>
            <w:tcMar>
              <w:top w:w="120" w:type="dxa"/>
              <w:left w:w="240" w:type="dxa"/>
              <w:bottom w:w="120" w:type="dxa"/>
              <w:right w:w="240" w:type="dxa"/>
            </w:tcMar>
            <w:vAlign w:val="center"/>
            <w:hideMark/>
          </w:tcPr>
          <w:p w:rsidR="004D681B" w:rsidRPr="00CC6940" w:rsidRDefault="004D681B" w:rsidP="004D681B">
            <w:pPr>
              <w:spacing w:after="0" w:line="240" w:lineRule="auto"/>
              <w:rPr>
                <w:rFonts w:ascii="Helvetica" w:eastAsia="Times New Roman" w:hAnsi="Helvetica" w:cs="Helvetica"/>
                <w:color w:val="111111"/>
                <w:sz w:val="21"/>
                <w:szCs w:val="21"/>
              </w:rPr>
            </w:pPr>
          </w:p>
        </w:tc>
      </w:tr>
    </w:tbl>
    <w:p w:rsidR="006B5C0D" w:rsidRDefault="006B5C0D" w:rsidP="00AC45CA">
      <w:pPr>
        <w:spacing w:after="0" w:line="240" w:lineRule="auto"/>
      </w:pPr>
    </w:p>
    <w:p w:rsidR="000B3BAC" w:rsidRPr="000B3BAC" w:rsidRDefault="000B3BAC" w:rsidP="000B3BAC"/>
    <w:p w:rsidR="00AC0F07" w:rsidRDefault="00AC0F07" w:rsidP="00430309">
      <w:pPr>
        <w:pStyle w:val="Heading1"/>
        <w:numPr>
          <w:ilvl w:val="0"/>
          <w:numId w:val="47"/>
        </w:numPr>
      </w:pPr>
      <w:bookmarkStart w:id="1679" w:name="_Toc8312236"/>
      <w:r>
        <w:t>PRODUCTION SETUP</w:t>
      </w:r>
      <w:bookmarkEnd w:id="1679"/>
    </w:p>
    <w:p w:rsidR="00AC0F07" w:rsidRDefault="00AC0F07" w:rsidP="00A54A88"/>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680" w:name="_Toc514075475"/>
      <w:bookmarkStart w:id="1681" w:name="_Toc517950278"/>
      <w:bookmarkStart w:id="1682" w:name="_Toc8229020"/>
      <w:bookmarkStart w:id="1683" w:name="_Toc8229298"/>
      <w:bookmarkStart w:id="1684" w:name="_Toc8229418"/>
      <w:bookmarkStart w:id="1685" w:name="_Toc8229542"/>
      <w:bookmarkStart w:id="1686" w:name="_Toc8230171"/>
      <w:bookmarkStart w:id="1687" w:name="_Toc8306480"/>
      <w:bookmarkStart w:id="1688" w:name="_Toc8306581"/>
      <w:bookmarkStart w:id="1689" w:name="_Toc8306928"/>
      <w:bookmarkStart w:id="1690" w:name="_Toc8310216"/>
      <w:bookmarkStart w:id="1691" w:name="_Toc8310321"/>
      <w:bookmarkStart w:id="1692" w:name="_Toc8310762"/>
      <w:bookmarkStart w:id="1693" w:name="_Toc8312133"/>
      <w:bookmarkStart w:id="1694" w:name="_Toc8312237"/>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695" w:name="_Toc8229419"/>
      <w:bookmarkStart w:id="1696" w:name="_Toc8229543"/>
      <w:bookmarkStart w:id="1697" w:name="_Toc8230172"/>
      <w:bookmarkStart w:id="1698" w:name="_Toc8306481"/>
      <w:bookmarkStart w:id="1699" w:name="_Toc8306582"/>
      <w:bookmarkStart w:id="1700" w:name="_Toc8306929"/>
      <w:bookmarkStart w:id="1701" w:name="_Toc8310217"/>
      <w:bookmarkStart w:id="1702" w:name="_Toc8310322"/>
      <w:bookmarkStart w:id="1703" w:name="_Toc8310763"/>
      <w:bookmarkStart w:id="1704" w:name="_Toc8312134"/>
      <w:bookmarkStart w:id="1705" w:name="_Toc8312238"/>
      <w:bookmarkEnd w:id="1695"/>
      <w:bookmarkEnd w:id="1696"/>
      <w:bookmarkEnd w:id="1697"/>
      <w:bookmarkEnd w:id="1698"/>
      <w:bookmarkEnd w:id="1699"/>
      <w:bookmarkEnd w:id="1700"/>
      <w:bookmarkEnd w:id="1701"/>
      <w:bookmarkEnd w:id="1702"/>
      <w:bookmarkEnd w:id="1703"/>
      <w:bookmarkEnd w:id="1704"/>
      <w:bookmarkEnd w:id="1705"/>
    </w:p>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706" w:name="_Toc8229420"/>
      <w:bookmarkStart w:id="1707" w:name="_Toc8229544"/>
      <w:bookmarkStart w:id="1708" w:name="_Toc8230173"/>
      <w:bookmarkStart w:id="1709" w:name="_Toc8306482"/>
      <w:bookmarkStart w:id="1710" w:name="_Toc8306583"/>
      <w:bookmarkStart w:id="1711" w:name="_Toc8306930"/>
      <w:bookmarkStart w:id="1712" w:name="_Toc8310218"/>
      <w:bookmarkStart w:id="1713" w:name="_Toc8310323"/>
      <w:bookmarkStart w:id="1714" w:name="_Toc8310764"/>
      <w:bookmarkStart w:id="1715" w:name="_Toc8312135"/>
      <w:bookmarkStart w:id="1716" w:name="_Toc8312239"/>
      <w:bookmarkEnd w:id="1706"/>
      <w:bookmarkEnd w:id="1707"/>
      <w:bookmarkEnd w:id="1708"/>
      <w:bookmarkEnd w:id="1709"/>
      <w:bookmarkEnd w:id="1710"/>
      <w:bookmarkEnd w:id="1711"/>
      <w:bookmarkEnd w:id="1712"/>
      <w:bookmarkEnd w:id="1713"/>
      <w:bookmarkEnd w:id="1714"/>
      <w:bookmarkEnd w:id="1715"/>
      <w:bookmarkEnd w:id="1716"/>
    </w:p>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717" w:name="_Toc8229421"/>
      <w:bookmarkStart w:id="1718" w:name="_Toc8229545"/>
      <w:bookmarkStart w:id="1719" w:name="_Toc8230174"/>
      <w:bookmarkStart w:id="1720" w:name="_Toc8306483"/>
      <w:bookmarkStart w:id="1721" w:name="_Toc8306584"/>
      <w:bookmarkStart w:id="1722" w:name="_Toc8306931"/>
      <w:bookmarkStart w:id="1723" w:name="_Toc8310219"/>
      <w:bookmarkStart w:id="1724" w:name="_Toc8310324"/>
      <w:bookmarkStart w:id="1725" w:name="_Toc8310765"/>
      <w:bookmarkStart w:id="1726" w:name="_Toc8312136"/>
      <w:bookmarkStart w:id="1727" w:name="_Toc8312240"/>
      <w:bookmarkEnd w:id="1717"/>
      <w:bookmarkEnd w:id="1718"/>
      <w:bookmarkEnd w:id="1719"/>
      <w:bookmarkEnd w:id="1720"/>
      <w:bookmarkEnd w:id="1721"/>
      <w:bookmarkEnd w:id="1722"/>
      <w:bookmarkEnd w:id="1723"/>
      <w:bookmarkEnd w:id="1724"/>
      <w:bookmarkEnd w:id="1725"/>
      <w:bookmarkEnd w:id="1726"/>
      <w:bookmarkEnd w:id="1727"/>
    </w:p>
    <w:p w:rsidR="00AC0F07" w:rsidRDefault="00AC0F07">
      <w:pPr>
        <w:pStyle w:val="Heading2"/>
        <w:numPr>
          <w:ilvl w:val="1"/>
          <w:numId w:val="97"/>
        </w:numPr>
        <w:pPrChange w:id="1728" w:author="Karthick Nagarajan" w:date="2018-12-19T11:33:00Z">
          <w:pPr>
            <w:pStyle w:val="Heading2"/>
            <w:numPr>
              <w:ilvl w:val="1"/>
              <w:numId w:val="68"/>
            </w:numPr>
            <w:ind w:left="1770" w:hanging="510"/>
          </w:pPr>
        </w:pPrChange>
      </w:pPr>
      <w:bookmarkStart w:id="1729" w:name="_Toc8312241"/>
      <w:r>
        <w:t>PRODUCTION SERVICE SETUP</w:t>
      </w:r>
      <w:bookmarkEnd w:id="1729"/>
    </w:p>
    <w:p w:rsidR="00AC0F07" w:rsidRDefault="00AC0F07" w:rsidP="00A54A88"/>
    <w:p w:rsidR="00AC0F07" w:rsidRPr="00101866" w:rsidRDefault="00AC0F07" w:rsidP="00101866">
      <w:pPr>
        <w:ind w:left="1080"/>
        <w:rPr>
          <w:rFonts w:ascii="Calibri" w:hAnsi="Calibri"/>
          <w:color w:val="393939"/>
          <w:sz w:val="21"/>
          <w:szCs w:val="21"/>
        </w:rPr>
      </w:pPr>
      <w:r w:rsidRPr="00101866">
        <w:rPr>
          <w:rFonts w:ascii="Calibri" w:hAnsi="Calibri"/>
          <w:color w:val="393939"/>
          <w:sz w:val="21"/>
          <w:szCs w:val="21"/>
        </w:rPr>
        <w:t>Steps for setting up the production service in business manager</w:t>
      </w:r>
    </w:p>
    <w:p w:rsidR="00AC0F07" w:rsidRDefault="00AC0F07" w:rsidP="00B761DF">
      <w:pPr>
        <w:pStyle w:val="ListParagraph"/>
        <w:numPr>
          <w:ilvl w:val="0"/>
          <w:numId w:val="45"/>
        </w:numPr>
      </w:pPr>
      <w:r w:rsidRPr="00101866">
        <w:t>In business manager navigate to “Administration &gt; Operations &gt; Services”</w:t>
      </w:r>
    </w:p>
    <w:p w:rsidR="00AC0F07" w:rsidRPr="00101866" w:rsidRDefault="00AC0F07" w:rsidP="00B761DF">
      <w:pPr>
        <w:pStyle w:val="ListParagraph"/>
        <w:numPr>
          <w:ilvl w:val="0"/>
          <w:numId w:val="45"/>
        </w:numPr>
      </w:pPr>
      <w:r w:rsidRPr="00101866">
        <w:rPr>
          <w:rFonts w:ascii="Calibri" w:hAnsi="Calibri"/>
          <w:color w:val="393939"/>
          <w:sz w:val="21"/>
          <w:szCs w:val="21"/>
        </w:rPr>
        <w:t>Click on “Credentials” Tab</w:t>
      </w:r>
    </w:p>
    <w:p w:rsidR="00AC0F07" w:rsidRPr="00101866" w:rsidRDefault="00AC0F07" w:rsidP="00B761DF">
      <w:pPr>
        <w:pStyle w:val="ListParagraph"/>
        <w:numPr>
          <w:ilvl w:val="0"/>
          <w:numId w:val="45"/>
        </w:numPr>
      </w:pPr>
      <w:r w:rsidRPr="00101866">
        <w:rPr>
          <w:rFonts w:ascii="Calibri" w:hAnsi="Calibri"/>
          <w:color w:val="393939"/>
          <w:sz w:val="21"/>
          <w:szCs w:val="21"/>
        </w:rPr>
        <w:t>Create new credentials by providing the merchant code, production URL, username and password</w:t>
      </w:r>
    </w:p>
    <w:p w:rsidR="00AC0F07" w:rsidRPr="00101866" w:rsidRDefault="00AC0F07" w:rsidP="00B761DF">
      <w:pPr>
        <w:pStyle w:val="ListParagraph"/>
        <w:numPr>
          <w:ilvl w:val="0"/>
          <w:numId w:val="45"/>
        </w:numPr>
      </w:pPr>
      <w:r w:rsidRPr="00101866">
        <w:rPr>
          <w:rFonts w:ascii="Calibri" w:hAnsi="Calibri"/>
          <w:color w:val="393939"/>
          <w:sz w:val="21"/>
          <w:szCs w:val="21"/>
        </w:rPr>
        <w:t>Now, navigate to “Merchant Tools &gt; Site Preferences &gt; Custom Preferences”</w:t>
      </w:r>
    </w:p>
    <w:p w:rsidR="00AC0F07" w:rsidRPr="00101866" w:rsidRDefault="00AC0F07" w:rsidP="00B761DF">
      <w:pPr>
        <w:pStyle w:val="ListParagraph"/>
        <w:numPr>
          <w:ilvl w:val="0"/>
          <w:numId w:val="45"/>
        </w:numPr>
      </w:pPr>
      <w:r w:rsidRPr="00101866">
        <w:rPr>
          <w:rFonts w:ascii="Calibri" w:hAnsi="Calibri"/>
          <w:color w:val="393939"/>
          <w:sz w:val="21"/>
          <w:szCs w:val="21"/>
        </w:rPr>
        <w:t>Inside “Worldpay” group “Merchant Code for Worldpay” as created in step 3. Also modify the other desired preferences on need basis</w:t>
      </w:r>
    </w:p>
    <w:p w:rsidR="00AC0F07" w:rsidRPr="00101866" w:rsidRDefault="00AC0F07" w:rsidP="00B761DF">
      <w:pPr>
        <w:pStyle w:val="ListParagraph"/>
        <w:numPr>
          <w:ilvl w:val="0"/>
          <w:numId w:val="46"/>
        </w:numPr>
      </w:pPr>
      <w:r w:rsidRPr="00101866">
        <w:rPr>
          <w:rFonts w:ascii="Calibri" w:hAnsi="Calibri"/>
          <w:color w:val="393939"/>
          <w:sz w:val="21"/>
          <w:szCs w:val="21"/>
        </w:rPr>
        <w:t>Worldpay Client Side Encryption Public Key</w:t>
      </w:r>
    </w:p>
    <w:p w:rsidR="00AC0F07" w:rsidRPr="00101866" w:rsidRDefault="00AC0F07" w:rsidP="00B761DF">
      <w:pPr>
        <w:pStyle w:val="ListParagraph"/>
        <w:numPr>
          <w:ilvl w:val="0"/>
          <w:numId w:val="46"/>
        </w:numPr>
      </w:pPr>
      <w:r w:rsidRPr="00101866">
        <w:rPr>
          <w:rFonts w:ascii="Calibri" w:hAnsi="Calibri"/>
          <w:color w:val="393939"/>
          <w:sz w:val="21"/>
          <w:szCs w:val="21"/>
        </w:rPr>
        <w:t>Worldpay MAC Secret Code</w:t>
      </w:r>
    </w:p>
    <w:p w:rsidR="00AC0F07" w:rsidRPr="00101866" w:rsidRDefault="00AC0F07" w:rsidP="00B761DF">
      <w:pPr>
        <w:pStyle w:val="ListParagraph"/>
        <w:numPr>
          <w:ilvl w:val="0"/>
          <w:numId w:val="46"/>
        </w:numPr>
      </w:pPr>
      <w:r w:rsidRPr="00101866">
        <w:rPr>
          <w:rFonts w:ascii="Calibri" w:hAnsi="Calibri"/>
          <w:color w:val="393939"/>
          <w:sz w:val="21"/>
          <w:szCs w:val="21"/>
        </w:rPr>
        <w:t>Worldpay Merchant Number</w:t>
      </w:r>
    </w:p>
    <w:p w:rsidR="00AC0F07" w:rsidRPr="00101866" w:rsidRDefault="00AC0F07" w:rsidP="00B761DF">
      <w:pPr>
        <w:pStyle w:val="ListParagraph"/>
        <w:numPr>
          <w:ilvl w:val="0"/>
          <w:numId w:val="46"/>
        </w:numPr>
      </w:pPr>
      <w:r w:rsidRPr="00101866">
        <w:rPr>
          <w:rFonts w:ascii="Calibri" w:hAnsi="Calibri"/>
          <w:color w:val="393939"/>
          <w:sz w:val="21"/>
          <w:szCs w:val="21"/>
        </w:rPr>
        <w:t>Worldpay Installation Id</w:t>
      </w:r>
    </w:p>
    <w:p w:rsidR="00AC0F07" w:rsidRPr="00101866" w:rsidRDefault="00AC0F07" w:rsidP="00B761DF">
      <w:pPr>
        <w:pStyle w:val="ListParagraph"/>
        <w:numPr>
          <w:ilvl w:val="0"/>
          <w:numId w:val="45"/>
        </w:numPr>
        <w:rPr>
          <w:rFonts w:ascii="Calibri" w:hAnsi="Calibri"/>
          <w:color w:val="393939"/>
          <w:sz w:val="21"/>
          <w:szCs w:val="21"/>
        </w:rPr>
      </w:pPr>
      <w:r w:rsidRPr="00101866">
        <w:rPr>
          <w:rFonts w:ascii="Calibri" w:hAnsi="Calibri"/>
          <w:color w:val="393939"/>
          <w:sz w:val="21"/>
          <w:szCs w:val="21"/>
        </w:rPr>
        <w:t>In case if for separate merchant to be used at APM level, then service detail modification to be done in “Merchant Tools &gt; Ordering &gt; Payment Methods”</w:t>
      </w:r>
    </w:p>
    <w:p w:rsidR="00AC0F07" w:rsidRPr="00A54A88" w:rsidRDefault="00AC0F07" w:rsidP="00A54A88"/>
    <w:p w:rsidR="00D11851" w:rsidRDefault="00361A69" w:rsidP="00430309">
      <w:pPr>
        <w:pStyle w:val="Heading1"/>
        <w:numPr>
          <w:ilvl w:val="0"/>
          <w:numId w:val="47"/>
        </w:numPr>
      </w:pPr>
      <w:bookmarkStart w:id="1730" w:name="_Toc8312242"/>
      <w:bookmarkStart w:id="1731" w:name="_Toc245264376"/>
      <w:bookmarkEnd w:id="82"/>
      <w:r>
        <w:t>OPERATIONS, MAINTENANCE</w:t>
      </w:r>
      <w:bookmarkEnd w:id="1730"/>
    </w:p>
    <w:p w:rsidR="003E41E2" w:rsidRPr="003E41E2" w:rsidRDefault="003E41E2" w:rsidP="003E41E2"/>
    <w:p w:rsidR="00287B2F" w:rsidRPr="00287B2F" w:rsidRDefault="00287B2F" w:rsidP="00287B2F">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732" w:name="_Toc514075478"/>
      <w:bookmarkStart w:id="1733" w:name="_Toc517950281"/>
      <w:bookmarkStart w:id="1734" w:name="_Toc8229023"/>
      <w:bookmarkStart w:id="1735" w:name="_Toc8229301"/>
      <w:bookmarkStart w:id="1736" w:name="_Toc8229424"/>
      <w:bookmarkStart w:id="1737" w:name="_Toc8229548"/>
      <w:bookmarkStart w:id="1738" w:name="_Toc8230177"/>
      <w:bookmarkStart w:id="1739" w:name="_Toc8306486"/>
      <w:bookmarkStart w:id="1740" w:name="_Toc8306587"/>
      <w:bookmarkStart w:id="1741" w:name="_Toc8306934"/>
      <w:bookmarkStart w:id="1742" w:name="_Toc8310222"/>
      <w:bookmarkStart w:id="1743" w:name="_Toc8310327"/>
      <w:bookmarkStart w:id="1744" w:name="_Toc8310768"/>
      <w:bookmarkStart w:id="1745" w:name="_Toc8312139"/>
      <w:bookmarkStart w:id="1746" w:name="_Toc8312243"/>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D11851" w:rsidRPr="00F10C2D" w:rsidRDefault="00361A69">
      <w:pPr>
        <w:pStyle w:val="Heading2"/>
        <w:numPr>
          <w:ilvl w:val="1"/>
          <w:numId w:val="97"/>
        </w:numPr>
        <w:pPrChange w:id="1747" w:author="Karthick Nagarajan" w:date="2018-12-19T11:33:00Z">
          <w:pPr>
            <w:pStyle w:val="Heading2"/>
            <w:numPr>
              <w:ilvl w:val="1"/>
              <w:numId w:val="68"/>
            </w:numPr>
            <w:ind w:left="1770" w:hanging="510"/>
          </w:pPr>
        </w:pPrChange>
      </w:pPr>
      <w:bookmarkStart w:id="1748" w:name="_Toc8312244"/>
      <w:r>
        <w:t>DATA STORAGE</w:t>
      </w:r>
      <w:bookmarkEnd w:id="1748"/>
    </w:p>
    <w:p w:rsidR="000D7235" w:rsidRPr="00A3027E" w:rsidRDefault="006929BD">
      <w:pPr>
        <w:pStyle w:val="Heading3"/>
        <w:keepNext/>
        <w:keepLines/>
        <w:numPr>
          <w:ilvl w:val="2"/>
          <w:numId w:val="97"/>
        </w:numPr>
        <w:pBdr>
          <w:bottom w:val="none" w:sz="0" w:space="0" w:color="auto"/>
        </w:pBdr>
        <w:spacing w:line="276" w:lineRule="auto"/>
        <w:ind w:left="1764"/>
        <w:rPr>
          <w:i w:val="0"/>
          <w:sz w:val="24"/>
          <w:szCs w:val="24"/>
        </w:rPr>
        <w:pPrChange w:id="1749"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750" w:name="_Toc8312245"/>
      <w:r w:rsidRPr="00A3027E">
        <w:rPr>
          <w:i w:val="0"/>
          <w:sz w:val="24"/>
          <w:szCs w:val="24"/>
        </w:rPr>
        <w:t>Order Level Attributes</w:t>
      </w:r>
      <w:bookmarkEnd w:id="1750"/>
    </w:p>
    <w:p w:rsidR="00110844" w:rsidRDefault="00D71D26" w:rsidP="00110844">
      <w:pPr>
        <w:ind w:left="1080"/>
      </w:pPr>
      <w:r w:rsidRPr="000D7235">
        <w:rPr>
          <w:rFonts w:ascii="Calibri" w:hAnsi="Calibri"/>
          <w:color w:val="393939"/>
          <w:sz w:val="21"/>
          <w:szCs w:val="21"/>
        </w:rPr>
        <w:t>Some ad</w:t>
      </w:r>
      <w:r>
        <w:rPr>
          <w:rFonts w:ascii="Calibri" w:hAnsi="Calibri"/>
          <w:color w:val="393939"/>
          <w:sz w:val="21"/>
          <w:szCs w:val="21"/>
        </w:rPr>
        <w:t xml:space="preserve">ditional attributes </w:t>
      </w:r>
      <w:proofErr w:type="gramStart"/>
      <w:r>
        <w:rPr>
          <w:rFonts w:ascii="Calibri" w:hAnsi="Calibri"/>
          <w:color w:val="393939"/>
          <w:sz w:val="21"/>
          <w:szCs w:val="21"/>
        </w:rPr>
        <w:t>are defined and stored in Order object</w:t>
      </w:r>
      <w:proofErr w:type="gramEnd"/>
      <w:r w:rsidRPr="000D7235">
        <w:rPr>
          <w:rFonts w:ascii="Calibri" w:hAnsi="Calibri"/>
          <w:color w:val="393939"/>
          <w:sz w:val="21"/>
          <w:szCs w:val="21"/>
        </w:rPr>
        <w:t>.</w:t>
      </w:r>
      <w:r>
        <w:rPr>
          <w:rFonts w:ascii="Calibri" w:hAnsi="Calibri"/>
          <w:color w:val="393939"/>
          <w:sz w:val="21"/>
          <w:szCs w:val="21"/>
        </w:rPr>
        <w:t xml:space="preserve">  These are the </w:t>
      </w:r>
      <w:r w:rsidRPr="000D7235">
        <w:rPr>
          <w:rFonts w:ascii="Calibri" w:hAnsi="Calibri"/>
          <w:color w:val="393939"/>
          <w:sz w:val="21"/>
          <w:szCs w:val="21"/>
        </w:rPr>
        <w:t>custom attributes and will be sent as a part of Order XML</w:t>
      </w:r>
      <w:r>
        <w:rPr>
          <w:rFonts w:ascii="Calibri" w:hAnsi="Calibri"/>
          <w:color w:val="393939"/>
          <w:sz w:val="21"/>
          <w:szCs w:val="21"/>
        </w:rPr>
        <w:t>,</w:t>
      </w:r>
      <w:r w:rsidRPr="000D7235">
        <w:rPr>
          <w:rFonts w:ascii="Calibri" w:hAnsi="Calibri"/>
          <w:color w:val="393939"/>
          <w:sz w:val="21"/>
          <w:szCs w:val="21"/>
        </w:rPr>
        <w:t xml:space="preserve"> so that </w:t>
      </w:r>
      <w:proofErr w:type="gramStart"/>
      <w:r w:rsidRPr="000D7235">
        <w:rPr>
          <w:rFonts w:ascii="Calibri" w:hAnsi="Calibri"/>
          <w:color w:val="393939"/>
          <w:sz w:val="21"/>
          <w:szCs w:val="21"/>
        </w:rPr>
        <w:t>the same can be used by Order Management System</w:t>
      </w:r>
      <w:proofErr w:type="gramEnd"/>
      <w:r w:rsidRPr="000D7235">
        <w:rPr>
          <w:rFonts w:ascii="Calibri" w:hAnsi="Calibri"/>
          <w:color w:val="393939"/>
          <w:sz w:val="21"/>
          <w:szCs w:val="21"/>
        </w:rPr>
        <w:t xml:space="preserve"> for further processing.</w:t>
      </w:r>
      <w:r w:rsidR="00110844">
        <w:t xml:space="preserve"> </w:t>
      </w:r>
    </w:p>
    <w:tbl>
      <w:tblPr>
        <w:tblW w:w="8789" w:type="dxa"/>
        <w:tblInd w:w="1173" w:type="dxa"/>
        <w:tblLook w:val="04A0" w:firstRow="1" w:lastRow="0" w:firstColumn="1" w:lastColumn="0" w:noHBand="0" w:noVBand="1"/>
      </w:tblPr>
      <w:tblGrid>
        <w:gridCol w:w="812"/>
        <w:gridCol w:w="2803"/>
        <w:gridCol w:w="3097"/>
        <w:gridCol w:w="2077"/>
      </w:tblGrid>
      <w:tr w:rsidR="00110844" w:rsidRPr="007034E9" w:rsidTr="00101866">
        <w:trPr>
          <w:trHeight w:val="315"/>
        </w:trPr>
        <w:tc>
          <w:tcPr>
            <w:tcW w:w="812"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Sr. No.</w:t>
            </w:r>
          </w:p>
        </w:tc>
        <w:tc>
          <w:tcPr>
            <w:tcW w:w="2803"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Additional Custom Fields</w:t>
            </w:r>
          </w:p>
        </w:tc>
        <w:tc>
          <w:tcPr>
            <w:tcW w:w="3097"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Attribute Id</w:t>
            </w:r>
          </w:p>
        </w:tc>
        <w:tc>
          <w:tcPr>
            <w:tcW w:w="2077" w:type="dxa"/>
            <w:tcBorders>
              <w:top w:val="single" w:sz="8" w:space="0" w:color="auto"/>
              <w:left w:val="single" w:sz="4" w:space="0" w:color="auto"/>
              <w:bottom w:val="single" w:sz="8" w:space="0" w:color="auto"/>
              <w:right w:val="single" w:sz="8" w:space="0" w:color="auto"/>
            </w:tcBorders>
            <w:shd w:val="clear" w:color="000000" w:fill="C5D9F1"/>
            <w:vAlign w:val="bottom"/>
          </w:tcPr>
          <w:p w:rsidR="00110844" w:rsidRPr="000D7235" w:rsidRDefault="00110844" w:rsidP="002264F5">
            <w:pPr>
              <w:jc w:val="center"/>
              <w:rPr>
                <w:rFonts w:ascii="Calibri" w:hAnsi="Calibri"/>
                <w:color w:val="393939"/>
                <w:sz w:val="21"/>
                <w:szCs w:val="21"/>
              </w:rPr>
            </w:pPr>
            <w:r>
              <w:rPr>
                <w:rFonts w:ascii="Calibri" w:hAnsi="Calibri"/>
                <w:color w:val="393939"/>
                <w:sz w:val="21"/>
                <w:szCs w:val="21"/>
              </w:rPr>
              <w:t>Description</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1</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Refusal/Decline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declineCode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value of declined code from </w:t>
            </w:r>
            <w:r w:rsidR="00C04461">
              <w:rPr>
                <w:rFonts w:ascii="Calibri" w:hAnsi="Calibri"/>
                <w:color w:val="393939"/>
                <w:sz w:val="21"/>
                <w:szCs w:val="21"/>
              </w:rPr>
              <w:t>Worldpay</w:t>
            </w:r>
            <w:r>
              <w:rPr>
                <w:rFonts w:ascii="Calibri" w:hAnsi="Calibri"/>
                <w:color w:val="393939"/>
                <w:sz w:val="21"/>
                <w:szCs w:val="21"/>
              </w:rPr>
              <w:t xml:space="preserve">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lastRenderedPageBreak/>
              <w:t>2</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 Score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riskScore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string </w:t>
            </w:r>
            <w:r w:rsidR="00AF55D4">
              <w:rPr>
                <w:rFonts w:ascii="Calibri" w:hAnsi="Calibri"/>
                <w:color w:val="393939"/>
                <w:sz w:val="21"/>
                <w:szCs w:val="21"/>
              </w:rPr>
              <w:t>sends</w:t>
            </w:r>
            <w:r>
              <w:rPr>
                <w:rFonts w:ascii="Calibri" w:hAnsi="Calibri"/>
                <w:color w:val="393939"/>
                <w:sz w:val="21"/>
                <w:szCs w:val="21"/>
              </w:rPr>
              <w:t xml:space="preserve"> by for Risk management or Risk Guardian.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3</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Authorization ID</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authID</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captures the value of Authorization ID for Authorized Request.</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4</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Masked Card Number</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cardNumer</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captures the masked card number from Worldpay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5</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 Result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cvcResultCode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CVV status code from response</w:t>
            </w:r>
          </w:p>
        </w:tc>
      </w:tr>
      <w:tr w:rsidR="00110844" w:rsidRPr="007034E9" w:rsidTr="00101866">
        <w:trPr>
          <w:trHeight w:val="315"/>
        </w:trPr>
        <w:tc>
          <w:tcPr>
            <w:tcW w:w="812" w:type="dxa"/>
            <w:tcBorders>
              <w:top w:val="nil"/>
              <w:left w:val="single" w:sz="8" w:space="0" w:color="auto"/>
              <w:bottom w:val="single" w:sz="8"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6</w:t>
            </w:r>
          </w:p>
        </w:tc>
        <w:tc>
          <w:tcPr>
            <w:tcW w:w="2803"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 xml:space="preserve">AVS Result Code </w:t>
            </w:r>
          </w:p>
        </w:tc>
        <w:tc>
          <w:tcPr>
            <w:tcW w:w="3097"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avsResultCode</w:t>
            </w:r>
          </w:p>
        </w:tc>
        <w:tc>
          <w:tcPr>
            <w:tcW w:w="2077" w:type="dxa"/>
            <w:tcBorders>
              <w:top w:val="nil"/>
              <w:left w:val="single" w:sz="4" w:space="0" w:color="auto"/>
              <w:bottom w:val="single" w:sz="8"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AVS status code from response</w:t>
            </w:r>
          </w:p>
        </w:tc>
      </w:tr>
      <w:tr w:rsidR="00110844" w:rsidRPr="000D7235" w:rsidTr="00101866">
        <w:trPr>
          <w:trHeight w:val="315"/>
        </w:trPr>
        <w:tc>
          <w:tcPr>
            <w:tcW w:w="8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7</w:t>
            </w:r>
          </w:p>
        </w:tc>
        <w:tc>
          <w:tcPr>
            <w:tcW w:w="2803"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ransaction Status</w:t>
            </w:r>
          </w:p>
        </w:tc>
        <w:tc>
          <w:tcPr>
            <w:tcW w:w="3097"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731887">
              <w:rPr>
                <w:rFonts w:ascii="Calibri" w:hAnsi="Calibri"/>
                <w:color w:val="393939"/>
                <w:sz w:val="21"/>
                <w:szCs w:val="21"/>
              </w:rPr>
              <w:t>transactionStatus</w:t>
            </w:r>
          </w:p>
        </w:tc>
        <w:tc>
          <w:tcPr>
            <w:tcW w:w="2077" w:type="dxa"/>
            <w:tcBorders>
              <w:top w:val="single" w:sz="8" w:space="0" w:color="auto"/>
              <w:left w:val="single" w:sz="4" w:space="0" w:color="auto"/>
              <w:bottom w:val="single" w:sz="4" w:space="0" w:color="auto"/>
              <w:right w:val="single" w:sz="4"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maintains the history of Order status. This is Array, so whenever order status </w:t>
            </w:r>
            <w:proofErr w:type="gramStart"/>
            <w:r>
              <w:rPr>
                <w:rFonts w:ascii="Calibri" w:hAnsi="Calibri"/>
                <w:color w:val="393939"/>
                <w:sz w:val="21"/>
                <w:szCs w:val="21"/>
              </w:rPr>
              <w:t>will be changed</w:t>
            </w:r>
            <w:proofErr w:type="gramEnd"/>
            <w:r>
              <w:rPr>
                <w:rFonts w:ascii="Calibri" w:hAnsi="Calibri"/>
                <w:color w:val="393939"/>
                <w:sz w:val="21"/>
                <w:szCs w:val="21"/>
              </w:rPr>
              <w:t xml:space="preserve"> transaction status will be updated by order notification.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8</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Default="00110844">
            <w:pPr>
              <w:rPr>
                <w:rFonts w:ascii="Calibri" w:hAnsi="Calibri"/>
                <w:color w:val="393939"/>
                <w:sz w:val="21"/>
                <w:szCs w:val="21"/>
              </w:rPr>
            </w:pPr>
            <w:r w:rsidRPr="00C75E15">
              <w:rPr>
                <w:rFonts w:ascii="Calibri" w:hAnsi="Calibri"/>
                <w:color w:val="393939"/>
                <w:sz w:val="21"/>
                <w:szCs w:val="21"/>
              </w:rPr>
              <w:t>AAV Postcode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731887" w:rsidRDefault="00110844">
            <w:pPr>
              <w:rPr>
                <w:rFonts w:ascii="Calibri" w:hAnsi="Calibri"/>
                <w:color w:val="393939"/>
                <w:sz w:val="21"/>
                <w:szCs w:val="21"/>
              </w:rPr>
            </w:pPr>
            <w:r w:rsidRPr="00C75E15">
              <w:rPr>
                <w:rFonts w:ascii="Calibri" w:hAnsi="Calibri"/>
                <w:color w:val="393939"/>
                <w:sz w:val="21"/>
                <w:szCs w:val="21"/>
              </w:rPr>
              <w:t>aaVPostcodeResultCode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9</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Address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aaVAddressResultCode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10</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 Response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issuerResponse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Response from Issuer After 3D verification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lastRenderedPageBreak/>
              <w:t>11</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Email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aaVEmailResultCode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Email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12</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Telephone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aaVTelephoneResultCode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Telephone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13</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B27CBE">
            <w:pPr>
              <w:rPr>
                <w:rFonts w:ascii="Calibri" w:hAnsi="Calibri"/>
                <w:color w:val="393939"/>
                <w:sz w:val="21"/>
                <w:szCs w:val="21"/>
              </w:rPr>
            </w:pPr>
            <w:r>
              <w:rPr>
                <w:rFonts w:ascii="Calibri" w:hAnsi="Calibri"/>
                <w:color w:val="393939"/>
                <w:sz w:val="21"/>
                <w:szCs w:val="21"/>
              </w:rPr>
              <w:t xml:space="preserve">SEPA </w:t>
            </w:r>
            <w:r w:rsidR="00110844" w:rsidRPr="00C75E15">
              <w:rPr>
                <w:rFonts w:ascii="Calibri" w:hAnsi="Calibri"/>
                <w:color w:val="393939"/>
                <w:sz w:val="21"/>
                <w:szCs w:val="21"/>
              </w:rPr>
              <w:t>Mandate ID</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mandateID</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rsidP="00101866">
            <w:pPr>
              <w:rPr>
                <w:rFonts w:ascii="Calibri" w:hAnsi="Calibri"/>
                <w:color w:val="393939"/>
                <w:sz w:val="21"/>
                <w:szCs w:val="21"/>
              </w:rPr>
            </w:pPr>
            <w:r w:rsidRPr="00C75E15">
              <w:rPr>
                <w:rFonts w:ascii="Calibri" w:hAnsi="Calibri"/>
                <w:color w:val="393939"/>
                <w:sz w:val="21"/>
                <w:szCs w:val="21"/>
              </w:rPr>
              <w:t xml:space="preserve">Mandate ID created for </w:t>
            </w:r>
            <w:r w:rsidR="00B27CBE">
              <w:rPr>
                <w:rFonts w:ascii="Calibri" w:hAnsi="Calibri"/>
                <w:color w:val="393939"/>
                <w:sz w:val="21"/>
                <w:szCs w:val="21"/>
              </w:rPr>
              <w:t xml:space="preserve">SEPA </w:t>
            </w:r>
            <w:r w:rsidRPr="00C75E15">
              <w:rPr>
                <w:rFonts w:ascii="Calibri" w:hAnsi="Calibri"/>
                <w:color w:val="393939"/>
                <w:sz w:val="21"/>
                <w:szCs w:val="21"/>
              </w:rPr>
              <w:t>transaction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14</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6E4740">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Last Event</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LastEvent</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 xml:space="preserve">Last Event occurred on order at </w:t>
            </w:r>
            <w:r w:rsidR="00C04461">
              <w:rPr>
                <w:rFonts w:ascii="Calibri" w:hAnsi="Calibri"/>
                <w:color w:val="393939"/>
                <w:sz w:val="21"/>
                <w:szCs w:val="21"/>
              </w:rPr>
              <w:t>Worldpay</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15</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MAC Missing</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worldpayMACMissingVal</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True when Mac error received in redirect Credit Card or APM re</w:t>
            </w:r>
            <w:r w:rsidR="00DF25C7">
              <w:rPr>
                <w:rFonts w:ascii="Calibri" w:hAnsi="Calibri"/>
                <w:color w:val="393939"/>
                <w:sz w:val="21"/>
                <w:szCs w:val="21"/>
              </w:rPr>
              <w:t>s</w:t>
            </w:r>
            <w:r w:rsidRPr="00C75E15">
              <w:rPr>
                <w:rFonts w:ascii="Calibri" w:hAnsi="Calibri"/>
                <w:color w:val="393939"/>
                <w:sz w:val="21"/>
                <w:szCs w:val="21"/>
              </w:rPr>
              <w:t>ponse URL</w:t>
            </w:r>
          </w:p>
        </w:tc>
      </w:tr>
      <w:tr w:rsidR="00B27CBE"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B27CBE" w:rsidRDefault="00B27CBE" w:rsidP="00C75E15">
            <w:pPr>
              <w:rPr>
                <w:rFonts w:ascii="Calibri" w:hAnsi="Calibri"/>
                <w:color w:val="393939"/>
                <w:sz w:val="21"/>
                <w:szCs w:val="21"/>
              </w:rPr>
            </w:pPr>
            <w:r>
              <w:rPr>
                <w:rFonts w:ascii="Calibri" w:hAnsi="Calibri"/>
                <w:color w:val="393939"/>
                <w:sz w:val="21"/>
                <w:szCs w:val="21"/>
              </w:rPr>
              <w:t>16</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Del="00C04461" w:rsidRDefault="00B27CBE">
            <w:pPr>
              <w:rPr>
                <w:rFonts w:ascii="Calibri" w:hAnsi="Calibri"/>
                <w:color w:val="393939"/>
                <w:sz w:val="21"/>
                <w:szCs w:val="21"/>
              </w:rPr>
            </w:pPr>
            <w:r w:rsidRPr="00101866">
              <w:rPr>
                <w:rFonts w:ascii="Calibri" w:hAnsi="Calibri"/>
                <w:color w:val="393939"/>
                <w:sz w:val="21"/>
                <w:szCs w:val="21"/>
              </w:rPr>
              <w:t>AAV Cardholder Name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RDefault="00B27CBE">
            <w:pPr>
              <w:rPr>
                <w:rFonts w:ascii="Calibri" w:hAnsi="Calibri"/>
                <w:color w:val="393939"/>
                <w:sz w:val="21"/>
                <w:szCs w:val="21"/>
              </w:rPr>
            </w:pPr>
            <w:r w:rsidRPr="00101866">
              <w:rPr>
                <w:rFonts w:ascii="Calibri" w:hAnsi="Calibri"/>
                <w:color w:val="393939"/>
                <w:sz w:val="21"/>
                <w:szCs w:val="21"/>
              </w:rPr>
              <w:t>aaVCardholderNameResultCode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B27CBE" w:rsidRPr="00C75E15" w:rsidRDefault="00D8723D">
            <w:pPr>
              <w:rPr>
                <w:rFonts w:ascii="Calibri" w:hAnsi="Calibri"/>
                <w:color w:val="393939"/>
                <w:sz w:val="21"/>
                <w:szCs w:val="21"/>
              </w:rPr>
            </w:pPr>
            <w:r>
              <w:rPr>
                <w:rFonts w:ascii="Calibri" w:hAnsi="Calibri"/>
                <w:color w:val="393939"/>
                <w:sz w:val="21"/>
                <w:szCs w:val="21"/>
              </w:rPr>
              <w:t>Card Holder Name Result Code</w:t>
            </w:r>
          </w:p>
        </w:tc>
      </w:tr>
    </w:tbl>
    <w:p w:rsidR="00110844" w:rsidRDefault="00110844" w:rsidP="00110844">
      <w:pPr>
        <w:ind w:left="1080"/>
      </w:pPr>
    </w:p>
    <w:p w:rsidR="00D71D26" w:rsidRPr="00A3027E" w:rsidRDefault="008C48BC">
      <w:pPr>
        <w:pStyle w:val="Heading3"/>
        <w:keepNext/>
        <w:keepLines/>
        <w:numPr>
          <w:ilvl w:val="2"/>
          <w:numId w:val="97"/>
        </w:numPr>
        <w:pBdr>
          <w:bottom w:val="none" w:sz="0" w:space="0" w:color="auto"/>
        </w:pBdr>
        <w:spacing w:line="276" w:lineRule="auto"/>
        <w:ind w:left="1764"/>
        <w:rPr>
          <w:i w:val="0"/>
          <w:sz w:val="24"/>
          <w:szCs w:val="24"/>
        </w:rPr>
        <w:pPrChange w:id="1751"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752" w:name="_Toc8312246"/>
      <w:r w:rsidRPr="00A3027E">
        <w:rPr>
          <w:i w:val="0"/>
          <w:sz w:val="24"/>
          <w:szCs w:val="24"/>
        </w:rPr>
        <w:t>Order Payment Instrument Attributes</w:t>
      </w:r>
      <w:bookmarkEnd w:id="1752"/>
    </w:p>
    <w:p w:rsidR="00D71D26" w:rsidRPr="000D7235" w:rsidRDefault="00D71D26" w:rsidP="00D71D26">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w:t>
      </w:r>
      <w:proofErr w:type="gramStart"/>
      <w:r>
        <w:rPr>
          <w:rFonts w:ascii="Calibri" w:hAnsi="Calibri"/>
          <w:color w:val="393939"/>
          <w:sz w:val="21"/>
          <w:szCs w:val="21"/>
        </w:rPr>
        <w:t>Attributes</w:t>
      </w:r>
      <w:proofErr w:type="gramEnd"/>
      <w:r>
        <w:rPr>
          <w:rFonts w:ascii="Calibri" w:hAnsi="Calibri"/>
          <w:color w:val="393939"/>
          <w:sz w:val="21"/>
          <w:szCs w:val="21"/>
        </w:rPr>
        <w:t xml:space="preserve">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 xml:space="preserve">These are specific to the Payment Method and </w:t>
      </w:r>
      <w:proofErr w:type="gramStart"/>
      <w:r>
        <w:rPr>
          <w:rFonts w:ascii="Calibri" w:hAnsi="Calibri"/>
          <w:color w:val="393939"/>
          <w:sz w:val="21"/>
          <w:szCs w:val="21"/>
        </w:rPr>
        <w:t>are captured</w:t>
      </w:r>
      <w:proofErr w:type="gramEnd"/>
      <w:r>
        <w:rPr>
          <w:rFonts w:ascii="Calibri" w:hAnsi="Calibri"/>
          <w:color w:val="393939"/>
          <w:sz w:val="21"/>
          <w:szCs w:val="21"/>
        </w:rPr>
        <w:t xml:space="preserve"> in &lt;payment&gt; tag.</w:t>
      </w:r>
    </w:p>
    <w:p w:rsidR="00D71D26" w:rsidRPr="004227E8" w:rsidRDefault="00D71D26" w:rsidP="00D71D26"/>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C75E15">
            <w:pPr>
              <w:ind w:left="1080"/>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Default="00D71D26">
            <w:pPr>
              <w:rPr>
                <w:rFonts w:ascii="Calibri" w:hAnsi="Calibri"/>
                <w:color w:val="393939"/>
                <w:sz w:val="21"/>
                <w:szCs w:val="21"/>
              </w:rPr>
            </w:pPr>
            <w:r w:rsidRPr="004227E8">
              <w:rPr>
                <w:rFonts w:ascii="Calibri" w:hAnsi="Calibri"/>
                <w:color w:val="393939"/>
                <w:sz w:val="21"/>
                <w:szCs w:val="21"/>
              </w:rPr>
              <w:t>installments</w:t>
            </w:r>
          </w:p>
          <w:p w:rsidR="004A1FE6" w:rsidRPr="004A1FE6" w:rsidRDefault="004A1FE6">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p>
        </w:tc>
      </w:tr>
      <w:tr w:rsidR="00D71D26" w:rsidRPr="007034E9" w:rsidTr="00110844">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r>
      <w:tr w:rsidR="00D71D26"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Merchant Hex Code whose order is placed</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Token requested value where selected for cards</w:t>
            </w:r>
          </w:p>
        </w:tc>
      </w:tr>
    </w:tbl>
    <w:p w:rsidR="003B089F" w:rsidRPr="000707D4" w:rsidRDefault="00F61977">
      <w:pPr>
        <w:pStyle w:val="Heading3"/>
        <w:keepNext/>
        <w:keepLines/>
        <w:numPr>
          <w:ilvl w:val="2"/>
          <w:numId w:val="97"/>
        </w:numPr>
        <w:pBdr>
          <w:bottom w:val="none" w:sz="0" w:space="0" w:color="auto"/>
        </w:pBdr>
        <w:spacing w:line="276" w:lineRule="auto"/>
        <w:ind w:left="1764"/>
        <w:rPr>
          <w:i w:val="0"/>
          <w:sz w:val="24"/>
          <w:szCs w:val="24"/>
        </w:rPr>
        <w:pPrChange w:id="1753"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754" w:name="_Toc8312247"/>
      <w:r w:rsidRPr="00A3027E">
        <w:rPr>
          <w:i w:val="0"/>
          <w:sz w:val="24"/>
          <w:szCs w:val="24"/>
        </w:rPr>
        <w:lastRenderedPageBreak/>
        <w:t>Order Notification Custom Object</w:t>
      </w:r>
      <w:bookmarkEnd w:id="1754"/>
    </w:p>
    <w:p w:rsidR="00D71D26" w:rsidRDefault="00D71D26">
      <w:pPr>
        <w:ind w:left="1080"/>
        <w:rPr>
          <w:rFonts w:ascii="Calibri" w:hAnsi="Calibri"/>
          <w:color w:val="393939"/>
          <w:sz w:val="21"/>
          <w:szCs w:val="21"/>
        </w:rPr>
      </w:pPr>
      <w:r>
        <w:rPr>
          <w:rFonts w:ascii="Calibri" w:hAnsi="Calibri"/>
          <w:color w:val="393939"/>
          <w:sz w:val="21"/>
          <w:szCs w:val="21"/>
        </w:rPr>
        <w:t>The attributes for custom Object ‘</w:t>
      </w:r>
      <w:r w:rsidRPr="00AB5BF9">
        <w:rPr>
          <w:rFonts w:ascii="Calibri" w:hAnsi="Calibri"/>
          <w:b/>
          <w:color w:val="393939"/>
          <w:sz w:val="21"/>
          <w:szCs w:val="21"/>
        </w:rPr>
        <w:t>OrderNotifyUpdates’</w:t>
      </w:r>
      <w:r>
        <w:rPr>
          <w:rFonts w:ascii="Calibri" w:hAnsi="Calibri"/>
          <w:color w:val="393939"/>
          <w:sz w:val="21"/>
          <w:szCs w:val="21"/>
        </w:rPr>
        <w:t xml:space="preserve"> are defined in the below table. A new custom Object is created each time a notification is received with all these attributes and the custom object will be retained </w:t>
      </w:r>
      <w:proofErr w:type="gramStart"/>
      <w:r>
        <w:rPr>
          <w:rFonts w:ascii="Calibri" w:hAnsi="Calibri"/>
          <w:color w:val="393939"/>
          <w:sz w:val="21"/>
          <w:szCs w:val="21"/>
        </w:rPr>
        <w:t>till</w:t>
      </w:r>
      <w:proofErr w:type="gramEnd"/>
      <w:r>
        <w:rPr>
          <w:rFonts w:ascii="Calibri" w:hAnsi="Calibri"/>
          <w:color w:val="393939"/>
          <w:sz w:val="21"/>
          <w:szCs w:val="21"/>
        </w:rPr>
        <w:t xml:space="preserve"> the time it is deleted by the Notification job.</w:t>
      </w:r>
    </w:p>
    <w:p w:rsidR="00D71D26" w:rsidRPr="00731887" w:rsidRDefault="00D71D26" w:rsidP="00C75E15"/>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rsidP="00B06C47">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rsidP="00B06C47">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B06C47">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orderNo</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xmlString</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4</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timeStamp</w:t>
            </w:r>
          </w:p>
        </w:tc>
      </w:tr>
    </w:tbl>
    <w:p w:rsidR="000D7235" w:rsidRPr="000D7235" w:rsidRDefault="000D7235" w:rsidP="00D71D26">
      <w:pPr>
        <w:ind w:left="1080"/>
      </w:pPr>
    </w:p>
    <w:p w:rsidR="00D11851" w:rsidRPr="00F10C2D" w:rsidRDefault="00361A69">
      <w:pPr>
        <w:pStyle w:val="Heading2"/>
        <w:numPr>
          <w:ilvl w:val="1"/>
          <w:numId w:val="97"/>
        </w:numPr>
        <w:pPrChange w:id="1755" w:author="Karthick Nagarajan" w:date="2018-12-19T11:33:00Z">
          <w:pPr>
            <w:pStyle w:val="Heading2"/>
            <w:numPr>
              <w:ilvl w:val="1"/>
              <w:numId w:val="68"/>
            </w:numPr>
            <w:ind w:left="1770" w:hanging="510"/>
          </w:pPr>
        </w:pPrChange>
      </w:pPr>
      <w:bookmarkStart w:id="1756" w:name="_Toc8312248"/>
      <w:r>
        <w:t>AVAILABILITY</w:t>
      </w:r>
      <w:bookmarkEnd w:id="1756"/>
    </w:p>
    <w:p w:rsidR="007611F3" w:rsidRDefault="007611F3" w:rsidP="00E95CCD">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95CCD">
      <w:pPr>
        <w:pStyle w:val="Standard1"/>
      </w:pPr>
    </w:p>
    <w:p w:rsidR="00443F08" w:rsidRDefault="00361A69" w:rsidP="00443F08">
      <w:pPr>
        <w:pStyle w:val="Heading2"/>
        <w:numPr>
          <w:ilvl w:val="1"/>
          <w:numId w:val="97"/>
        </w:numPr>
      </w:pPr>
      <w:bookmarkStart w:id="1757" w:name="_Toc8312249"/>
      <w:r>
        <w:t>SUPPORT</w:t>
      </w:r>
      <w:bookmarkStart w:id="1758" w:name="_Toc279703491"/>
      <w:bookmarkStart w:id="1759" w:name="_Toc279703584"/>
      <w:bookmarkEnd w:id="1731"/>
      <w:bookmarkEnd w:id="1757"/>
    </w:p>
    <w:p w:rsidR="00DC5A38" w:rsidRPr="00443F08" w:rsidRDefault="004A6711" w:rsidP="00443F08">
      <w:pPr>
        <w:pStyle w:val="Heading2"/>
        <w:ind w:left="1770"/>
      </w:pPr>
      <w:bookmarkStart w:id="1760" w:name="_Toc8312250"/>
      <w:r>
        <w:t>Worldpay to add content here</w:t>
      </w:r>
      <w:bookmarkEnd w:id="1760"/>
    </w:p>
    <w:tbl>
      <w:tblPr>
        <w:tblStyle w:val="TableGrid"/>
        <w:tblW w:w="0" w:type="auto"/>
        <w:tblLook w:val="04A0" w:firstRow="1" w:lastRow="0" w:firstColumn="1" w:lastColumn="0" w:noHBand="0" w:noVBand="1"/>
      </w:tblPr>
      <w:tblGrid>
        <w:gridCol w:w="2867"/>
        <w:gridCol w:w="3976"/>
        <w:gridCol w:w="2893"/>
      </w:tblGrid>
      <w:tr w:rsidR="00DC5A38" w:rsidTr="00101866">
        <w:trPr>
          <w:trHeight w:val="339"/>
        </w:trPr>
        <w:tc>
          <w:tcPr>
            <w:tcW w:w="2981"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657"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3000"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DC5A38" w:rsidTr="00101866">
        <w:trPr>
          <w:trHeight w:val="482"/>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 Sim</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Lochan.Sim@worldpay.com</w:t>
            </w:r>
          </w:p>
        </w:tc>
        <w:tc>
          <w:tcPr>
            <w:tcW w:w="3000"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Primary</w:t>
            </w:r>
          </w:p>
        </w:tc>
      </w:tr>
      <w:tr w:rsidR="00DC5A38" w:rsidTr="00101866">
        <w:trPr>
          <w:trHeight w:val="470"/>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 Patel</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Rhuta.Patel@worldpay.com</w:t>
            </w:r>
          </w:p>
        </w:tc>
        <w:tc>
          <w:tcPr>
            <w:tcW w:w="3000"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Secondary</w:t>
            </w:r>
          </w:p>
        </w:tc>
      </w:tr>
      <w:tr w:rsidR="009A2F9E" w:rsidTr="00101866">
        <w:trPr>
          <w:trHeight w:val="254"/>
        </w:trPr>
        <w:tc>
          <w:tcPr>
            <w:tcW w:w="2981" w:type="dxa"/>
          </w:tcPr>
          <w:p w:rsidR="009A2F9E" w:rsidRPr="00101866" w:rsidRDefault="009A2F9E" w:rsidP="007A4214">
            <w:pPr>
              <w:ind w:left="1080"/>
              <w:rPr>
                <w:rFonts w:ascii="Calibri" w:hAnsi="Calibri"/>
                <w:color w:val="393939"/>
                <w:sz w:val="21"/>
                <w:szCs w:val="21"/>
              </w:rPr>
            </w:pPr>
            <w:r>
              <w:t>Jonathan Berry</w:t>
            </w:r>
          </w:p>
        </w:tc>
        <w:tc>
          <w:tcPr>
            <w:tcW w:w="3657" w:type="dxa"/>
          </w:tcPr>
          <w:p w:rsidR="009A2F9E" w:rsidRPr="00101866" w:rsidRDefault="000D27B3" w:rsidP="007A4214">
            <w:pPr>
              <w:ind w:left="1080"/>
              <w:rPr>
                <w:rFonts w:ascii="Calibri" w:hAnsi="Calibri"/>
                <w:color w:val="393939"/>
                <w:sz w:val="21"/>
                <w:szCs w:val="21"/>
              </w:rPr>
            </w:pPr>
            <w:r w:rsidRPr="000D27B3">
              <w:rPr>
                <w:rFonts w:ascii="Calibri" w:hAnsi="Calibri"/>
                <w:color w:val="393939"/>
                <w:sz w:val="21"/>
                <w:szCs w:val="21"/>
              </w:rPr>
              <w:t>jonathan.berry@worldpay.com</w:t>
            </w:r>
          </w:p>
        </w:tc>
        <w:tc>
          <w:tcPr>
            <w:tcW w:w="3000" w:type="dxa"/>
          </w:tcPr>
          <w:p w:rsidR="009A2F9E" w:rsidRPr="00101866" w:rsidRDefault="000D27B3" w:rsidP="007A4214">
            <w:pPr>
              <w:ind w:left="1080"/>
              <w:rPr>
                <w:rFonts w:ascii="Calibri" w:hAnsi="Calibri"/>
                <w:color w:val="393939"/>
                <w:sz w:val="21"/>
                <w:szCs w:val="21"/>
              </w:rPr>
            </w:pPr>
            <w:r w:rsidRPr="00101866">
              <w:rPr>
                <w:rFonts w:ascii="Calibri" w:hAnsi="Calibri"/>
                <w:color w:val="393939"/>
                <w:sz w:val="21"/>
                <w:szCs w:val="21"/>
              </w:rPr>
              <w:t>Secondary</w:t>
            </w:r>
          </w:p>
        </w:tc>
      </w:tr>
    </w:tbl>
    <w:p w:rsidR="00915C7A" w:rsidRDefault="00915C7A">
      <w:pPr>
        <w:rPr>
          <w:rFonts w:asciiTheme="majorHAnsi" w:eastAsiaTheme="majorEastAsia" w:hAnsiTheme="majorHAnsi" w:cstheme="majorBidi"/>
          <w:b/>
          <w:bCs/>
          <w:color w:val="365F91" w:themeColor="accent1" w:themeShade="BF"/>
          <w:sz w:val="24"/>
          <w:szCs w:val="24"/>
        </w:rPr>
      </w:pPr>
    </w:p>
    <w:p w:rsidR="00443F08" w:rsidRDefault="00443F08">
      <w:pPr>
        <w:rPr>
          <w:rFonts w:asciiTheme="majorHAnsi" w:eastAsiaTheme="majorEastAsia" w:hAnsiTheme="majorHAnsi" w:cstheme="majorBidi"/>
          <w:b/>
          <w:bCs/>
          <w:color w:val="365F91" w:themeColor="accent1" w:themeShade="BF"/>
          <w:sz w:val="24"/>
          <w:szCs w:val="24"/>
        </w:rPr>
      </w:pPr>
    </w:p>
    <w:p w:rsidR="00D3375A" w:rsidRDefault="00361A69" w:rsidP="00430309">
      <w:pPr>
        <w:pStyle w:val="Heading1"/>
        <w:numPr>
          <w:ilvl w:val="0"/>
          <w:numId w:val="47"/>
        </w:numPr>
      </w:pPr>
      <w:bookmarkStart w:id="1761" w:name="_Toc8312251"/>
      <w:bookmarkEnd w:id="1758"/>
      <w:bookmarkEnd w:id="1759"/>
      <w:r>
        <w:t>USER GUIDE</w:t>
      </w:r>
      <w:bookmarkEnd w:id="1761"/>
    </w:p>
    <w:p w:rsidR="00156710" w:rsidRDefault="00156710" w:rsidP="00EB47BC">
      <w:pPr>
        <w:pStyle w:val="dmcFlietext"/>
        <w:ind w:left="1416"/>
      </w:pPr>
    </w:p>
    <w:p w:rsidR="002A1923" w:rsidRPr="002A1923" w:rsidRDefault="002A192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762"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763" w:name="_Toc514075486"/>
      <w:bookmarkStart w:id="1764" w:name="_Toc517950289"/>
      <w:bookmarkStart w:id="1765" w:name="_Toc8229031"/>
      <w:bookmarkStart w:id="1766" w:name="_Toc8229313"/>
      <w:bookmarkStart w:id="1767" w:name="_Toc8229436"/>
      <w:bookmarkStart w:id="1768" w:name="_Toc8229557"/>
      <w:bookmarkStart w:id="1769" w:name="_Toc8230186"/>
      <w:bookmarkStart w:id="1770" w:name="_Toc8306495"/>
      <w:bookmarkStart w:id="1771" w:name="_Toc8306596"/>
      <w:bookmarkStart w:id="1772" w:name="_Toc8306943"/>
      <w:bookmarkStart w:id="1773" w:name="_Toc8310231"/>
      <w:bookmarkStart w:id="1774" w:name="_Toc8310336"/>
      <w:bookmarkStart w:id="1775" w:name="_Toc8310777"/>
      <w:bookmarkStart w:id="1776" w:name="_Toc8312148"/>
      <w:bookmarkStart w:id="1777" w:name="_Toc831225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p>
    <w:p w:rsidR="00D11851" w:rsidRDefault="00361A69">
      <w:pPr>
        <w:pStyle w:val="Heading2"/>
        <w:numPr>
          <w:ilvl w:val="1"/>
          <w:numId w:val="97"/>
        </w:numPr>
        <w:pPrChange w:id="1778" w:author="Karthick Nagarajan" w:date="2018-12-19T11:33:00Z">
          <w:pPr>
            <w:pStyle w:val="Heading2"/>
            <w:numPr>
              <w:ilvl w:val="1"/>
              <w:numId w:val="68"/>
            </w:numPr>
            <w:ind w:left="1770" w:hanging="510"/>
          </w:pPr>
        </w:pPrChange>
      </w:pPr>
      <w:bookmarkStart w:id="1779" w:name="_Toc8312253"/>
      <w:r>
        <w:t>ROLES, RESPONSIBILITIES</w:t>
      </w:r>
      <w:bookmarkEnd w:id="1779"/>
    </w:p>
    <w:p w:rsidR="00AD7BF6" w:rsidRPr="00AD7BF6" w:rsidRDefault="00AF55D4" w:rsidP="00413F39">
      <w:pPr>
        <w:ind w:left="1080"/>
        <w:rPr>
          <w:rStyle w:val="SubtleEmphasis"/>
          <w:b/>
          <w:i w:val="0"/>
          <w:color w:val="808080" w:themeColor="background1" w:themeShade="80"/>
          <w:sz w:val="18"/>
          <w:szCs w:val="18"/>
        </w:rPr>
      </w:pPr>
      <w:r w:rsidRPr="00413F39">
        <w:rPr>
          <w:rFonts w:ascii="Calibri" w:hAnsi="Calibri"/>
          <w:color w:val="393939"/>
          <w:sz w:val="21"/>
          <w:szCs w:val="21"/>
        </w:rPr>
        <w:t>Typically,</w:t>
      </w:r>
      <w:r w:rsidR="00F1428E" w:rsidRPr="00413F39">
        <w:rPr>
          <w:rFonts w:ascii="Calibri" w:hAnsi="Calibri"/>
          <w:color w:val="393939"/>
          <w:sz w:val="21"/>
          <w:szCs w:val="21"/>
        </w:rPr>
        <w:t xml:space="preserve"> </w:t>
      </w:r>
      <w:proofErr w:type="gramStart"/>
      <w:r w:rsidR="00F1428E" w:rsidRPr="00413F39">
        <w:rPr>
          <w:rFonts w:ascii="Calibri" w:hAnsi="Calibri"/>
          <w:color w:val="393939"/>
          <w:sz w:val="21"/>
          <w:szCs w:val="21"/>
        </w:rPr>
        <w:t>most of the integration works is done by the backend developer</w:t>
      </w:r>
      <w:proofErr w:type="gramEnd"/>
      <w:r w:rsidR="00F1428E" w:rsidRPr="00413F39">
        <w:rPr>
          <w:rFonts w:ascii="Calibri" w:hAnsi="Calibri"/>
          <w:color w:val="393939"/>
          <w:sz w:val="21"/>
          <w:szCs w:val="21"/>
        </w:rPr>
        <w:t xml:space="preserve">. We expect that the person doing this integration is familiar with the web service, xml processing and has hands on experience with the </w:t>
      </w:r>
      <w:r w:rsidR="006606B7">
        <w:rPr>
          <w:rFonts w:ascii="Calibri" w:hAnsi="Calibri"/>
          <w:color w:val="393939"/>
          <w:sz w:val="21"/>
          <w:szCs w:val="21"/>
        </w:rPr>
        <w:t>SFCC</w:t>
      </w:r>
      <w:r w:rsidR="00F1428E" w:rsidRPr="00413F39">
        <w:rPr>
          <w:rFonts w:ascii="Calibri" w:hAnsi="Calibri"/>
          <w:color w:val="393939"/>
          <w:sz w:val="21"/>
          <w:szCs w:val="21"/>
        </w:rPr>
        <w:t xml:space="preserve"> platform</w:t>
      </w:r>
    </w:p>
    <w:p w:rsidR="008149B2" w:rsidRDefault="00361A69">
      <w:pPr>
        <w:pStyle w:val="Heading2"/>
        <w:numPr>
          <w:ilvl w:val="1"/>
          <w:numId w:val="97"/>
        </w:numPr>
        <w:pPrChange w:id="1780" w:author="Karthick Nagarajan" w:date="2018-12-19T11:33:00Z">
          <w:pPr>
            <w:pStyle w:val="Heading2"/>
            <w:numPr>
              <w:ilvl w:val="1"/>
              <w:numId w:val="68"/>
            </w:numPr>
            <w:ind w:left="1770" w:hanging="510"/>
          </w:pPr>
        </w:pPrChange>
      </w:pPr>
      <w:bookmarkStart w:id="1781" w:name="_Toc8312254"/>
      <w:bookmarkStart w:id="1782" w:name="_Toc265049819"/>
      <w:r>
        <w:t>BUSINESS MANAGER</w:t>
      </w:r>
      <w:bookmarkEnd w:id="1781"/>
    </w:p>
    <w:p w:rsidR="005D2D2F" w:rsidRDefault="005D2D2F" w:rsidP="00AD1982">
      <w:pPr>
        <w:pStyle w:val="Standard1"/>
        <w:ind w:left="1080"/>
        <w:rPr>
          <w:color w:val="808080" w:themeColor="background1" w:themeShade="80"/>
          <w:sz w:val="18"/>
          <w:szCs w:val="18"/>
        </w:rPr>
      </w:pPr>
    </w:p>
    <w:p w:rsidR="000148FB" w:rsidRDefault="000148FB" w:rsidP="000148FB">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Pr>
          <w:rFonts w:ascii="Trebuchet MS" w:hAnsi="Trebuchet MS"/>
          <w:b/>
          <w:i/>
          <w:iCs/>
          <w:color w:val="808080" w:themeColor="background1" w:themeShade="80"/>
          <w:sz w:val="18"/>
          <w:szCs w:val="18"/>
        </w:rPr>
        <w:t xml:space="preserve"> [As changes required for storefront </w:t>
      </w:r>
      <w:proofErr w:type="gramStart"/>
      <w:r>
        <w:rPr>
          <w:rFonts w:ascii="Trebuchet MS" w:hAnsi="Trebuchet MS"/>
          <w:b/>
          <w:i/>
          <w:iCs/>
          <w:color w:val="808080" w:themeColor="background1" w:themeShade="80"/>
          <w:sz w:val="18"/>
          <w:szCs w:val="18"/>
        </w:rPr>
        <w:t>has been already covered</w:t>
      </w:r>
      <w:proofErr w:type="gramEnd"/>
      <w:r>
        <w:rPr>
          <w:rFonts w:ascii="Trebuchet MS" w:hAnsi="Trebuchet MS"/>
          <w:b/>
          <w:i/>
          <w:iCs/>
          <w:color w:val="808080" w:themeColor="background1" w:themeShade="80"/>
          <w:sz w:val="18"/>
          <w:szCs w:val="18"/>
        </w:rPr>
        <w:t xml:space="preserve"> under setup section]</w:t>
      </w:r>
    </w:p>
    <w:p w:rsidR="00E9663B" w:rsidRPr="002D0E88" w:rsidRDefault="00E9663B" w:rsidP="000148FB">
      <w:pPr>
        <w:ind w:left="1080"/>
        <w:rPr>
          <w:rFonts w:ascii="Trebuchet MS" w:hAnsi="Trebuchet MS"/>
          <w:i/>
          <w:iCs/>
          <w:color w:val="808080" w:themeColor="background1" w:themeShade="80"/>
          <w:sz w:val="18"/>
          <w:szCs w:val="18"/>
        </w:rPr>
      </w:pPr>
    </w:p>
    <w:p w:rsidR="00C91051" w:rsidRDefault="00361A69">
      <w:pPr>
        <w:pStyle w:val="Heading2"/>
        <w:numPr>
          <w:ilvl w:val="1"/>
          <w:numId w:val="97"/>
        </w:numPr>
        <w:pPrChange w:id="1783" w:author="Karthick Nagarajan" w:date="2018-12-19T11:33:00Z">
          <w:pPr>
            <w:pStyle w:val="Heading2"/>
            <w:numPr>
              <w:ilvl w:val="1"/>
              <w:numId w:val="68"/>
            </w:numPr>
            <w:ind w:left="1770" w:hanging="510"/>
          </w:pPr>
        </w:pPrChange>
      </w:pPr>
      <w:bookmarkStart w:id="1784" w:name="_Toc8312255"/>
      <w:bookmarkStart w:id="1785" w:name="_Toc279703497"/>
      <w:bookmarkStart w:id="1786" w:name="_Toc279703590"/>
      <w:bookmarkEnd w:id="1782"/>
      <w:r>
        <w:t>STOREFRONT FUNCTIONALITY</w:t>
      </w:r>
      <w:bookmarkEnd w:id="1784"/>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402E5A" w:rsidRDefault="005E4EC7" w:rsidP="002D0E88">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sidR="008777C6">
        <w:rPr>
          <w:rFonts w:ascii="Trebuchet MS" w:hAnsi="Trebuchet MS"/>
          <w:b/>
          <w:i/>
          <w:iCs/>
          <w:color w:val="808080" w:themeColor="background1" w:themeShade="80"/>
          <w:sz w:val="18"/>
          <w:szCs w:val="18"/>
        </w:rPr>
        <w:t xml:space="preserve"> [As changes required for storefront </w:t>
      </w:r>
      <w:proofErr w:type="gramStart"/>
      <w:r w:rsidR="008777C6">
        <w:rPr>
          <w:rFonts w:ascii="Trebuchet MS" w:hAnsi="Trebuchet MS"/>
          <w:b/>
          <w:i/>
          <w:iCs/>
          <w:color w:val="808080" w:themeColor="background1" w:themeShade="80"/>
          <w:sz w:val="18"/>
          <w:szCs w:val="18"/>
        </w:rPr>
        <w:t>has been already covered</w:t>
      </w:r>
      <w:proofErr w:type="gramEnd"/>
      <w:r w:rsidR="008777C6">
        <w:rPr>
          <w:rFonts w:ascii="Trebuchet MS" w:hAnsi="Trebuchet MS"/>
          <w:b/>
          <w:i/>
          <w:iCs/>
          <w:color w:val="808080" w:themeColor="background1" w:themeShade="80"/>
          <w:sz w:val="18"/>
          <w:szCs w:val="18"/>
        </w:rPr>
        <w:t xml:space="preserve"> under setup section]</w:t>
      </w:r>
    </w:p>
    <w:p w:rsidR="002D0E88" w:rsidRPr="00402E5A" w:rsidRDefault="00402E5A" w:rsidP="00402E5A">
      <w:r>
        <w:br w:type="page"/>
      </w:r>
    </w:p>
    <w:p w:rsidR="002931CE" w:rsidRDefault="00DB40B2" w:rsidP="002931CE">
      <w:pPr>
        <w:pStyle w:val="Heading1"/>
        <w:ind w:left="432" w:hanging="432"/>
      </w:pPr>
      <w:bookmarkStart w:id="1787" w:name="_Toc405997387"/>
      <w:bookmarkStart w:id="1788" w:name="_Toc8312256"/>
      <w:bookmarkEnd w:id="1785"/>
      <w:bookmarkEnd w:id="1786"/>
      <w:r>
        <w:rPr>
          <w:b w:val="0"/>
          <w:bCs w:val="0"/>
        </w:rPr>
        <w:lastRenderedPageBreak/>
        <w:t>APPENDIX</w:t>
      </w:r>
      <w:r>
        <w:t xml:space="preserve"> </w:t>
      </w:r>
      <w:r w:rsidR="002931CE">
        <w:t xml:space="preserve">A: APM/Card </w:t>
      </w:r>
      <w:r w:rsidR="000170E7">
        <w:t>mapping</w:t>
      </w:r>
      <w:r w:rsidR="002931CE">
        <w:t xml:space="preserve"> keys</w:t>
      </w:r>
      <w:bookmarkEnd w:id="1787"/>
      <w:bookmarkEnd w:id="1788"/>
    </w:p>
    <w:p w:rsidR="002931CE" w:rsidRPr="00DC0122" w:rsidRDefault="002931CE" w:rsidP="002931CE"/>
    <w:p w:rsidR="002931CE" w:rsidRDefault="002931CE" w:rsidP="002931CE">
      <w:r>
        <w:t>Supported Cards Mapping table:</w:t>
      </w:r>
    </w:p>
    <w:tbl>
      <w:tblPr>
        <w:tblW w:w="7340" w:type="dxa"/>
        <w:tblInd w:w="93" w:type="dxa"/>
        <w:tblLook w:val="04A0" w:firstRow="1" w:lastRow="0" w:firstColumn="1" w:lastColumn="0" w:noHBand="0" w:noVBand="1"/>
      </w:tblPr>
      <w:tblGrid>
        <w:gridCol w:w="2620"/>
        <w:gridCol w:w="2180"/>
        <w:gridCol w:w="2540"/>
      </w:tblGrid>
      <w:tr w:rsidR="002931CE" w:rsidRPr="007F5475" w:rsidTr="002931CE">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2931CE" w:rsidRPr="007F5475" w:rsidTr="002931CE">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Dankort</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AB14BA" w:rsidP="002931CE">
            <w:pPr>
              <w:spacing w:after="0" w:line="240" w:lineRule="auto"/>
              <w:rPr>
                <w:rFonts w:ascii="Calibri" w:eastAsia="Times New Roman" w:hAnsi="Calibri" w:cs="Times New Roman"/>
                <w:color w:val="000000"/>
              </w:rPr>
            </w:pPr>
            <w:hyperlink r:id="rId72" w:anchor="ElementDef161" w:tgtFrame="right" w:history="1">
              <w:r w:rsidR="002931CE"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2931CE" w:rsidRPr="007F5475" w:rsidTr="00101866">
        <w:trPr>
          <w:trHeight w:val="39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B225B6">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r>
          </w:p>
        </w:tc>
      </w:tr>
      <w:tr w:rsidR="002931CE" w:rsidRPr="007F5475" w:rsidTr="002931CE">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2931CE" w:rsidRPr="007F5475" w:rsidTr="002931CE">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2931CE" w:rsidRPr="007F5475" w:rsidTr="002931CE">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r>
            <w:r w:rsidR="00C80F6D" w:rsidRPr="008A0FEA">
              <w:rPr>
                <w:rFonts w:ascii="Calibri" w:eastAsia="Times New Roman" w:hAnsi="Calibri" w:cs="Times New Roman"/>
                <w:color w:val="000000"/>
              </w:rPr>
              <w:t>6799990100000000019</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2931CE" w:rsidRPr="007F5475" w:rsidTr="002931CE">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rsidR="002931CE" w:rsidRPr="00492E53" w:rsidRDefault="002931CE" w:rsidP="002931CE"/>
    <w:p w:rsidR="002931CE" w:rsidRDefault="002931CE" w:rsidP="002931CE">
      <w:r>
        <w:br w:type="page"/>
      </w:r>
    </w:p>
    <w:p w:rsidR="002931CE" w:rsidRDefault="002931CE" w:rsidP="002931CE">
      <w:r w:rsidRPr="002B218F">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2931CE" w:rsidRPr="007F547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396F06" w:rsidP="002931CE">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002931CE"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 NZ</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POLINZ-SSL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Przelewy24</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SEPA-DD</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ELV-SSL</w:t>
            </w:r>
          </w:p>
        </w:tc>
      </w:tr>
      <w:tr w:rsidR="002931CE"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rsidR="002931CE" w:rsidRDefault="00C04461"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FD53F5"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2931CE" w:rsidRPr="007F547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sidR="006D567A">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rsidR="002931CE" w:rsidRDefault="002931CE" w:rsidP="002931CE">
      <w:pPr>
        <w:pStyle w:val="ListParagraph"/>
      </w:pPr>
    </w:p>
    <w:p w:rsidR="002931CE" w:rsidRDefault="002931CE" w:rsidP="002931CE">
      <w:pPr>
        <w:rPr>
          <w:rFonts w:asciiTheme="majorHAnsi" w:eastAsiaTheme="majorEastAsia" w:hAnsiTheme="majorHAnsi" w:cstheme="majorBidi"/>
          <w:color w:val="365F91" w:themeColor="accent1" w:themeShade="BF"/>
          <w:sz w:val="28"/>
          <w:szCs w:val="28"/>
        </w:rPr>
      </w:pPr>
      <w:r>
        <w:rPr>
          <w:b/>
          <w:bCs/>
        </w:rPr>
        <w:br w:type="page"/>
      </w:r>
    </w:p>
    <w:p w:rsidR="002931CE" w:rsidRDefault="002931CE" w:rsidP="002931CE">
      <w:pPr>
        <w:pStyle w:val="Heading1"/>
        <w:rPr>
          <w:b w:val="0"/>
          <w:bCs w:val="0"/>
        </w:rPr>
      </w:pPr>
      <w:bookmarkStart w:id="1789" w:name="_Toc405997388"/>
      <w:bookmarkStart w:id="1790" w:name="_Toc8312257"/>
      <w:r>
        <w:rPr>
          <w:b w:val="0"/>
          <w:bCs w:val="0"/>
        </w:rPr>
        <w:lastRenderedPageBreak/>
        <w:t>APPENDIX B: IDEAL Bank List</w:t>
      </w:r>
      <w:bookmarkEnd w:id="1789"/>
      <w:bookmarkEnd w:id="1790"/>
    </w:p>
    <w:p w:rsidR="002931CE" w:rsidRDefault="002931CE" w:rsidP="002931CE"/>
    <w:tbl>
      <w:tblPr>
        <w:tblW w:w="4800" w:type="dxa"/>
        <w:tblInd w:w="93" w:type="dxa"/>
        <w:tblLook w:val="04A0" w:firstRow="1" w:lastRow="0" w:firstColumn="1" w:lastColumn="0" w:noHBand="0" w:noVBand="1"/>
      </w:tblPr>
      <w:tblGrid>
        <w:gridCol w:w="2620"/>
        <w:gridCol w:w="2180"/>
      </w:tblGrid>
      <w:tr w:rsidR="002931CE" w:rsidRPr="002C4D9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2931CE" w:rsidRPr="002C4D9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 Regio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2931CE" w:rsidRPr="002C4D9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 Lanschot</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rsidR="002931CE" w:rsidRDefault="00DC4074" w:rsidP="002931CE">
      <w:pPr>
        <w:pStyle w:val="Heading1"/>
        <w:rPr>
          <w:b w:val="0"/>
          <w:bCs w:val="0"/>
        </w:rPr>
      </w:pPr>
      <w:bookmarkStart w:id="1791" w:name="_APPENDIX_C:_Error"/>
      <w:bookmarkStart w:id="1792" w:name="_Toc405997389"/>
      <w:bookmarkStart w:id="1793" w:name="_Toc8312258"/>
      <w:bookmarkEnd w:id="1791"/>
      <w:r>
        <w:rPr>
          <w:b w:val="0"/>
          <w:bCs w:val="0"/>
        </w:rPr>
        <w:t>APPENDIX C</w:t>
      </w:r>
      <w:r w:rsidR="002931CE">
        <w:rPr>
          <w:b w:val="0"/>
          <w:bCs w:val="0"/>
        </w:rPr>
        <w:t>: Error Codes and Error Messages</w:t>
      </w:r>
      <w:bookmarkEnd w:id="1792"/>
      <w:r w:rsidR="00B2201C">
        <w:rPr>
          <w:b w:val="0"/>
          <w:bCs w:val="0"/>
        </w:rPr>
        <w:t xml:space="preserve"> for Transaction Notification</w:t>
      </w:r>
      <w:bookmarkEnd w:id="1793"/>
    </w:p>
    <w:p w:rsidR="002931CE" w:rsidRPr="00566B30" w:rsidRDefault="002931CE" w:rsidP="002931CE"/>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2931CE" w:rsidRPr="00566B30" w:rsidTr="002931CE">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rsidR="002931CE" w:rsidRDefault="002931CE" w:rsidP="00762BB0">
      <w:pPr>
        <w:pStyle w:val="dmcNummerierung"/>
        <w:numPr>
          <w:ilvl w:val="0"/>
          <w:numId w:val="0"/>
        </w:numPr>
        <w:ind w:left="358" w:hanging="358"/>
      </w:pPr>
    </w:p>
    <w:p w:rsidR="002931CE" w:rsidRDefault="002931CE">
      <w:r>
        <w:br w:type="page"/>
      </w:r>
    </w:p>
    <w:p w:rsidR="002931CE" w:rsidRDefault="002931CE" w:rsidP="002931CE">
      <w:pPr>
        <w:pStyle w:val="Heading1"/>
        <w:rPr>
          <w:b w:val="0"/>
          <w:bCs w:val="0"/>
        </w:rPr>
      </w:pPr>
      <w:bookmarkStart w:id="1794" w:name="_APPENDIX_D:_Order"/>
      <w:bookmarkStart w:id="1795" w:name="_Toc8312259"/>
      <w:bookmarkEnd w:id="1794"/>
      <w:r>
        <w:rPr>
          <w:b w:val="0"/>
          <w:bCs w:val="0"/>
        </w:rPr>
        <w:lastRenderedPageBreak/>
        <w:t xml:space="preserve">APPENDIX D: Order Notification and </w:t>
      </w:r>
      <w:r w:rsidR="006606B7">
        <w:rPr>
          <w:b w:val="0"/>
          <w:bCs w:val="0"/>
        </w:rPr>
        <w:t>SFCC</w:t>
      </w:r>
      <w:r>
        <w:rPr>
          <w:b w:val="0"/>
          <w:bCs w:val="0"/>
        </w:rPr>
        <w:t xml:space="preserve"> Order status mapping</w:t>
      </w:r>
      <w:bookmarkEnd w:id="1795"/>
    </w:p>
    <w:p w:rsidR="002931CE" w:rsidRDefault="002931CE"/>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2931CE" w:rsidTr="002931CE">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 xml:space="preserve">Order Notifications Received From </w:t>
            </w:r>
            <w:r w:rsidR="00C04461">
              <w:rPr>
                <w:rFonts w:ascii="Calibri" w:eastAsia="Times New Roman" w:hAnsi="Calibri" w:cs="Times New Roman"/>
                <w:b/>
                <w:bCs/>
              </w:rPr>
              <w:t>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NEW</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READY FOR EXPORT</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r w:rsidR="003F5757">
              <w:rPr>
                <w:rFonts w:ascii="Calibri" w:eastAsia="Times New Roman" w:hAnsi="Calibri" w:cs="Times New Roman"/>
                <w:color w:val="000000"/>
              </w:rPr>
              <w:t>/CANCELLED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COMPLETED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rsidR="002931CE" w:rsidRDefault="002931CE"/>
    <w:p w:rsidR="003249C8" w:rsidRPr="00566B30" w:rsidRDefault="003249C8" w:rsidP="003249C8"/>
    <w:p w:rsidR="003249C8" w:rsidRPr="00762BB0" w:rsidRDefault="003249C8" w:rsidP="003249C8">
      <w:pPr>
        <w:pStyle w:val="dmcNummerierung"/>
        <w:numPr>
          <w:ilvl w:val="0"/>
          <w:numId w:val="0"/>
        </w:numPr>
        <w:ind w:left="358" w:hanging="358"/>
      </w:pPr>
    </w:p>
    <w:p w:rsidR="003249C8" w:rsidRPr="00566B30" w:rsidRDefault="003249C8" w:rsidP="003249C8"/>
    <w:p w:rsidR="003249C8" w:rsidRDefault="003249C8" w:rsidP="003249C8">
      <w:pPr>
        <w:pStyle w:val="dmcNummerierung"/>
        <w:numPr>
          <w:ilvl w:val="0"/>
          <w:numId w:val="0"/>
        </w:numPr>
        <w:ind w:left="358" w:hanging="358"/>
      </w:pPr>
    </w:p>
    <w:p w:rsidR="003249C8" w:rsidRDefault="003249C8" w:rsidP="003249C8">
      <w:pPr>
        <w:pStyle w:val="dmcNummerierung"/>
        <w:numPr>
          <w:ilvl w:val="0"/>
          <w:numId w:val="0"/>
        </w:numPr>
        <w:ind w:left="358" w:hanging="358"/>
      </w:pPr>
    </w:p>
    <w:p w:rsidR="003249C8" w:rsidRDefault="003249C8"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45990">
      <w:pPr>
        <w:pStyle w:val="Heading1"/>
        <w:rPr>
          <w:b w:val="0"/>
          <w:bCs w:val="0"/>
        </w:rPr>
      </w:pPr>
      <w:bookmarkStart w:id="1796" w:name="_Toc8312260"/>
      <w:r>
        <w:rPr>
          <w:b w:val="0"/>
          <w:bCs w:val="0"/>
        </w:rPr>
        <w:t>APPENDIX E: Error Codes and Error Messages</w:t>
      </w:r>
      <w:bookmarkEnd w:id="1796"/>
      <w:r>
        <w:rPr>
          <w:b w:val="0"/>
          <w:bCs w:val="0"/>
        </w:rPr>
        <w:t xml:space="preserve"> </w:t>
      </w:r>
    </w:p>
    <w:p w:rsidR="00345990" w:rsidRDefault="00345990" w:rsidP="003249C8"/>
    <w:tbl>
      <w:tblPr>
        <w:tblStyle w:val="TableGrid"/>
        <w:tblW w:w="0" w:type="auto"/>
        <w:tblLook w:val="04A0" w:firstRow="1" w:lastRow="0" w:firstColumn="1" w:lastColumn="0" w:noHBand="0" w:noVBand="1"/>
      </w:tblPr>
      <w:tblGrid>
        <w:gridCol w:w="2746"/>
        <w:gridCol w:w="6159"/>
      </w:tblGrid>
      <w:tr w:rsidR="003249C8" w:rsidTr="00101866">
        <w:trPr>
          <w:trHeight w:val="350"/>
        </w:trPr>
        <w:tc>
          <w:tcPr>
            <w:tcW w:w="2746" w:type="dxa"/>
            <w:shd w:val="clear" w:color="auto" w:fill="C6D9F1" w:themeFill="text2" w:themeFillTint="33"/>
          </w:tcPr>
          <w:p w:rsidR="003249C8" w:rsidRPr="00101866" w:rsidRDefault="003249C8" w:rsidP="00101866">
            <w:pPr>
              <w:jc w:val="center"/>
              <w:rPr>
                <w:rFonts w:ascii="Calibri" w:eastAsia="Times New Roman" w:hAnsi="Calibri" w:cs="Times New Roman"/>
                <w:b/>
                <w:bCs/>
              </w:rPr>
            </w:pPr>
            <w:r w:rsidRPr="00566B30">
              <w:rPr>
                <w:rFonts w:ascii="Calibri" w:eastAsia="Times New Roman" w:hAnsi="Calibri" w:cs="Times New Roman"/>
                <w:b/>
                <w:bCs/>
              </w:rPr>
              <w:t>Master Error Code</w:t>
            </w:r>
          </w:p>
        </w:tc>
        <w:tc>
          <w:tcPr>
            <w:tcW w:w="6159" w:type="dxa"/>
            <w:shd w:val="clear" w:color="auto" w:fill="C6D9F1" w:themeFill="text2" w:themeFillTint="33"/>
          </w:tcPr>
          <w:p w:rsidR="003249C8" w:rsidRPr="00101866" w:rsidRDefault="003249C8" w:rsidP="00101866">
            <w:pPr>
              <w:ind w:left="708"/>
              <w:jc w:val="center"/>
              <w:rPr>
                <w:rFonts w:ascii="Calibri" w:eastAsia="Times New Roman" w:hAnsi="Calibri" w:cs="Times New Roman"/>
                <w:b/>
                <w:bCs/>
              </w:rPr>
            </w:pPr>
            <w:r w:rsidRPr="00566B30">
              <w:rPr>
                <w:rFonts w:ascii="Calibri" w:eastAsia="Times New Roman" w:hAnsi="Calibri" w:cs="Times New Roman"/>
                <w:b/>
                <w:bCs/>
              </w:rPr>
              <w:t>Error Message</w:t>
            </w:r>
          </w:p>
        </w:tc>
      </w:tr>
      <w:tr w:rsidR="003249C8" w:rsidTr="00101866">
        <w:tc>
          <w:tcPr>
            <w:tcW w:w="2746" w:type="dxa"/>
          </w:tcPr>
          <w:p w:rsidR="003249C8" w:rsidRDefault="003249C8" w:rsidP="003249C8">
            <w:r w:rsidRPr="003249C8">
              <w:t>worldpay.error.code1</w:t>
            </w:r>
          </w:p>
        </w:tc>
        <w:tc>
          <w:tcPr>
            <w:tcW w:w="6159" w:type="dxa"/>
          </w:tcPr>
          <w:p w:rsidR="003249C8" w:rsidRDefault="003249C8" w:rsidP="003249C8">
            <w:r w:rsidRPr="003249C8">
              <w:t xml:space="preserve">Internal error has </w:t>
            </w:r>
            <w:proofErr w:type="gramStart"/>
            <w:r w:rsidRPr="003249C8">
              <w:t>occurred ,</w:t>
            </w:r>
            <w:proofErr w:type="gramEnd"/>
            <w:r w:rsidRPr="003249C8">
              <w:t xml:space="preserve"> please choose a different Payment Method or try again later.</w:t>
            </w:r>
          </w:p>
        </w:tc>
      </w:tr>
      <w:tr w:rsidR="003249C8" w:rsidTr="00101866">
        <w:tc>
          <w:tcPr>
            <w:tcW w:w="2746" w:type="dxa"/>
          </w:tcPr>
          <w:p w:rsidR="003249C8" w:rsidRDefault="003249C8" w:rsidP="003249C8">
            <w:r w:rsidRPr="003249C8">
              <w:t>worldpay.error.code2</w:t>
            </w:r>
          </w:p>
        </w:tc>
        <w:tc>
          <w:tcPr>
            <w:tcW w:w="6159" w:type="dxa"/>
          </w:tcPr>
          <w:p w:rsidR="003249C8" w:rsidRDefault="003249C8" w:rsidP="003249C8">
            <w:r w:rsidRPr="003249C8">
              <w:t>Parse error has occurred, please choose a different Payment Method or try again later.</w:t>
            </w:r>
          </w:p>
        </w:tc>
      </w:tr>
      <w:tr w:rsidR="003249C8" w:rsidTr="00101866">
        <w:tc>
          <w:tcPr>
            <w:tcW w:w="2746" w:type="dxa"/>
          </w:tcPr>
          <w:p w:rsidR="003249C8" w:rsidRDefault="003249C8" w:rsidP="003249C8">
            <w:r w:rsidRPr="003249C8">
              <w:t>worldpay.error.code3</w:t>
            </w:r>
          </w:p>
        </w:tc>
        <w:tc>
          <w:tcPr>
            <w:tcW w:w="6159" w:type="dxa"/>
          </w:tcPr>
          <w:p w:rsidR="003249C8" w:rsidRDefault="003249C8" w:rsidP="003249C8">
            <w:r w:rsidRPr="003249C8">
              <w:t>Invalid amount error, please choose a different Payment Method or try again later.</w:t>
            </w:r>
          </w:p>
        </w:tc>
      </w:tr>
      <w:tr w:rsidR="003249C8" w:rsidTr="00101866">
        <w:tc>
          <w:tcPr>
            <w:tcW w:w="2746" w:type="dxa"/>
          </w:tcPr>
          <w:p w:rsidR="003249C8" w:rsidRDefault="003249C8" w:rsidP="003249C8">
            <w:r w:rsidRPr="003249C8">
              <w:t>worldpay.error.code4</w:t>
            </w:r>
          </w:p>
        </w:tc>
        <w:tc>
          <w:tcPr>
            <w:tcW w:w="6159" w:type="dxa"/>
          </w:tcPr>
          <w:p w:rsidR="003249C8" w:rsidRDefault="003249C8" w:rsidP="003249C8">
            <w:r w:rsidRPr="003249C8">
              <w:t xml:space="preserve">Security </w:t>
            </w:r>
            <w:proofErr w:type="gramStart"/>
            <w:r w:rsidRPr="003249C8">
              <w:t>error ,</w:t>
            </w:r>
            <w:proofErr w:type="gramEnd"/>
            <w:r w:rsidRPr="003249C8">
              <w:t xml:space="preserve"> please choose a different Payment Method or try again later.</w:t>
            </w:r>
          </w:p>
        </w:tc>
      </w:tr>
      <w:tr w:rsidR="003249C8" w:rsidTr="00101866">
        <w:tc>
          <w:tcPr>
            <w:tcW w:w="2746" w:type="dxa"/>
          </w:tcPr>
          <w:p w:rsidR="003249C8" w:rsidRDefault="003249C8" w:rsidP="003249C8">
            <w:r w:rsidRPr="003249C8">
              <w:t>worldpay.error.code5</w:t>
            </w:r>
          </w:p>
        </w:tc>
        <w:tc>
          <w:tcPr>
            <w:tcW w:w="6159" w:type="dxa"/>
          </w:tcPr>
          <w:p w:rsidR="003249C8" w:rsidRDefault="003249C8" w:rsidP="003249C8">
            <w:r w:rsidRPr="003249C8">
              <w:t>Invalid request, please choose a different Payment Method or try again later.</w:t>
            </w:r>
          </w:p>
        </w:tc>
      </w:tr>
      <w:tr w:rsidR="003249C8" w:rsidTr="00101866">
        <w:tc>
          <w:tcPr>
            <w:tcW w:w="2746" w:type="dxa"/>
          </w:tcPr>
          <w:p w:rsidR="003249C8" w:rsidRDefault="003249C8" w:rsidP="003249C8">
            <w:r w:rsidRPr="003249C8">
              <w:t>worldpay.error.code6</w:t>
            </w:r>
          </w:p>
        </w:tc>
        <w:tc>
          <w:tcPr>
            <w:tcW w:w="6159" w:type="dxa"/>
          </w:tcPr>
          <w:p w:rsidR="003249C8" w:rsidRDefault="003249C8" w:rsidP="003249C8">
            <w:r w:rsidRPr="003249C8">
              <w:t>Please choose a different Payment Method or try again later.</w:t>
            </w:r>
          </w:p>
        </w:tc>
      </w:tr>
      <w:tr w:rsidR="003249C8" w:rsidTr="00101866">
        <w:tc>
          <w:tcPr>
            <w:tcW w:w="2746" w:type="dxa"/>
          </w:tcPr>
          <w:p w:rsidR="003249C8" w:rsidRDefault="003249C8" w:rsidP="003249C8">
            <w:r w:rsidRPr="003249C8">
              <w:t>worldpay.error.code7</w:t>
            </w:r>
          </w:p>
        </w:tc>
        <w:tc>
          <w:tcPr>
            <w:tcW w:w="6159" w:type="dxa"/>
          </w:tcPr>
          <w:p w:rsidR="003249C8" w:rsidRDefault="003249C8" w:rsidP="003249C8">
            <w:r w:rsidRPr="003249C8">
              <w:t>Payment details in the order element are incorrect, please choose a different Payment Method or try again later.</w:t>
            </w:r>
          </w:p>
        </w:tc>
      </w:tr>
      <w:tr w:rsidR="003249C8" w:rsidTr="00101866">
        <w:tc>
          <w:tcPr>
            <w:tcW w:w="2746" w:type="dxa"/>
          </w:tcPr>
          <w:p w:rsidR="003249C8" w:rsidRDefault="003249C8" w:rsidP="003249C8">
            <w:r w:rsidRPr="003249C8">
              <w:t>worldpay.error.code8</w:t>
            </w:r>
          </w:p>
        </w:tc>
        <w:tc>
          <w:tcPr>
            <w:tcW w:w="6159" w:type="dxa"/>
          </w:tcPr>
          <w:p w:rsidR="003249C8" w:rsidRDefault="003249C8" w:rsidP="003249C8">
            <w:r w:rsidRPr="003249C8">
              <w:t xml:space="preserve">Submission </w:t>
            </w:r>
            <w:proofErr w:type="gramStart"/>
            <w:r w:rsidRPr="003249C8">
              <w:t>error ,</w:t>
            </w:r>
            <w:proofErr w:type="gramEnd"/>
            <w:r w:rsidRPr="003249C8">
              <w:t xml:space="preserve"> please choose a different Payment Method or try again later.</w:t>
            </w:r>
          </w:p>
        </w:tc>
      </w:tr>
      <w:tr w:rsidR="00AE7399" w:rsidTr="00101866">
        <w:trPr>
          <w:trHeight w:val="413"/>
        </w:trPr>
        <w:tc>
          <w:tcPr>
            <w:tcW w:w="2746" w:type="dxa"/>
          </w:tcPr>
          <w:p w:rsidR="00AE7399" w:rsidRPr="003249C8" w:rsidRDefault="00AE7399" w:rsidP="003249C8">
            <w:r w:rsidRPr="00AE7399">
              <w:t>worldpay.error.generalerror</w:t>
            </w:r>
          </w:p>
        </w:tc>
        <w:tc>
          <w:tcPr>
            <w:tcW w:w="6159" w:type="dxa"/>
          </w:tcPr>
          <w:p w:rsidR="00AE7399" w:rsidRPr="003249C8" w:rsidRDefault="00AE7399" w:rsidP="003249C8">
            <w:r w:rsidRPr="00AE7399">
              <w:t>Please choose a different Payment Method or try again later.</w:t>
            </w:r>
          </w:p>
        </w:tc>
      </w:tr>
      <w:tr w:rsidR="00AE7399" w:rsidTr="00101866">
        <w:trPr>
          <w:trHeight w:val="368"/>
        </w:trPr>
        <w:tc>
          <w:tcPr>
            <w:tcW w:w="2746" w:type="dxa"/>
          </w:tcPr>
          <w:p w:rsidR="00AE7399" w:rsidRPr="003249C8" w:rsidRDefault="00AE7399" w:rsidP="003249C8">
            <w:r w:rsidRPr="00AE7399">
              <w:t>worldpay.error.cancelerror</w:t>
            </w:r>
          </w:p>
        </w:tc>
        <w:tc>
          <w:tcPr>
            <w:tcW w:w="6159" w:type="dxa"/>
          </w:tcPr>
          <w:p w:rsidR="00AE7399" w:rsidRPr="003249C8" w:rsidRDefault="00AE7399" w:rsidP="003249C8">
            <w:r w:rsidRPr="00AE7399">
              <w:t xml:space="preserve">Your transaction </w:t>
            </w:r>
            <w:proofErr w:type="gramStart"/>
            <w:r w:rsidRPr="00AE7399">
              <w:t>has been cancelled</w:t>
            </w:r>
            <w:proofErr w:type="gramEnd"/>
            <w:r w:rsidRPr="00AE7399">
              <w:t>.</w:t>
            </w:r>
          </w:p>
        </w:tc>
      </w:tr>
    </w:tbl>
    <w:p w:rsidR="003249C8" w:rsidRDefault="003249C8" w:rsidP="003249C8"/>
    <w:p w:rsidR="00730F1F" w:rsidRDefault="00730F1F" w:rsidP="003249C8"/>
    <w:p w:rsidR="00730F1F" w:rsidRDefault="00730F1F" w:rsidP="00730F1F">
      <w:pPr>
        <w:pStyle w:val="Heading1"/>
        <w:rPr>
          <w:b w:val="0"/>
          <w:bCs w:val="0"/>
        </w:rPr>
      </w:pPr>
      <w:bookmarkStart w:id="1797" w:name="_Toc8312261"/>
      <w:r>
        <w:rPr>
          <w:b w:val="0"/>
          <w:bCs w:val="0"/>
        </w:rPr>
        <w:t xml:space="preserve">APPENDIX F: Enabling and </w:t>
      </w:r>
      <w:proofErr w:type="gramStart"/>
      <w:r>
        <w:rPr>
          <w:b w:val="0"/>
          <w:bCs w:val="0"/>
        </w:rPr>
        <w:t>Disabling</w:t>
      </w:r>
      <w:proofErr w:type="gramEnd"/>
      <w:r>
        <w:rPr>
          <w:b w:val="0"/>
          <w:bCs w:val="0"/>
        </w:rPr>
        <w:t xml:space="preserve"> worldpay integration</w:t>
      </w:r>
      <w:bookmarkEnd w:id="1797"/>
    </w:p>
    <w:p w:rsidR="00730F1F" w:rsidRPr="00543C73" w:rsidRDefault="00730F1F" w:rsidP="00730F1F">
      <w:r>
        <w:t xml:space="preserve">1. </w:t>
      </w:r>
      <w:r w:rsidRPr="00543C73">
        <w:t xml:space="preserve">Go </w:t>
      </w:r>
      <w:proofErr w:type="gramStart"/>
      <w:r w:rsidRPr="00543C73">
        <w:t>to  Merchant</w:t>
      </w:r>
      <w:proofErr w:type="gramEnd"/>
      <w:r w:rsidRPr="00543C73">
        <w:t xml:space="preserve"> tools &gt; Ordering &gt; Payment Methods</w:t>
      </w:r>
    </w:p>
    <w:p w:rsidR="00730F1F" w:rsidRPr="00543C73" w:rsidRDefault="00730F1F" w:rsidP="00730F1F">
      <w:r>
        <w:t xml:space="preserve">2. </w:t>
      </w:r>
      <w:r w:rsidRPr="00543C73">
        <w:t>Disable all the worldpay specific payment methods</w:t>
      </w:r>
    </w:p>
    <w:p w:rsidR="00730F1F" w:rsidRPr="00543C73" w:rsidRDefault="00730F1F" w:rsidP="00730F1F">
      <w:r>
        <w:t xml:space="preserve">3. </w:t>
      </w:r>
      <w:r w:rsidRPr="00543C73">
        <w:t xml:space="preserve">Also cross check one by one for the type of processor, the payment method is using (To check it, click on any of the payment method lets say, CREDIT_CARD, and see the Payment Pocessor). If it is worldpay, change it to some othe desired </w:t>
      </w:r>
      <w:proofErr w:type="gramStart"/>
      <w:r w:rsidRPr="00543C73">
        <w:t>processor(</w:t>
      </w:r>
      <w:proofErr w:type="gramEnd"/>
      <w:r w:rsidRPr="00543C73">
        <w:t xml:space="preserve"> eg. For CREDIT_CARD, BASIC_CREDIT). </w:t>
      </w:r>
    </w:p>
    <w:p w:rsidR="00730F1F" w:rsidRDefault="00730F1F" w:rsidP="00730F1F">
      <w:r>
        <w:t xml:space="preserve">4. </w:t>
      </w:r>
      <w:r w:rsidRPr="00543C73">
        <w:t>Enable the payment methods we want to use with the type of processor.</w:t>
      </w:r>
    </w:p>
    <w:p w:rsidR="00730F1F" w:rsidRDefault="00730F1F" w:rsidP="00730F1F">
      <w:r>
        <w:t>5. To enable it again change the processor type to worldapy.</w:t>
      </w:r>
    </w:p>
    <w:p w:rsidR="00730F1F" w:rsidRPr="00730F1F" w:rsidRDefault="00730F1F" w:rsidP="00730F1F">
      <w:r>
        <w:t xml:space="preserve">6. Go to </w:t>
      </w:r>
      <w:hyperlink r:id="rId73" w:history="1">
        <w:r w:rsidRPr="00730F1F">
          <w:rPr>
            <w:rFonts w:ascii="Helvetica" w:eastAsia="Times New Roman" w:hAnsi="Helvetica" w:cs="Helvetica"/>
            <w:color w:val="0275D8"/>
            <w:sz w:val="20"/>
            <w:szCs w:val="20"/>
          </w:rPr>
          <w:t>Merchant Tools</w:t>
        </w:r>
      </w:hyperlink>
      <w:r>
        <w:rPr>
          <w:rFonts w:ascii="Helvetica" w:eastAsia="Times New Roman" w:hAnsi="Helvetica" w:cs="Helvetica"/>
          <w:color w:val="111111"/>
          <w:sz w:val="21"/>
          <w:szCs w:val="21"/>
        </w:rPr>
        <w:t xml:space="preserve"> &gt; </w:t>
      </w:r>
      <w:hyperlink r:id="rId74" w:history="1">
        <w:r w:rsidRPr="00730F1F">
          <w:rPr>
            <w:rFonts w:ascii="Helvetica" w:eastAsia="Times New Roman" w:hAnsi="Helvetica" w:cs="Helvetica"/>
            <w:color w:val="0275D8"/>
            <w:sz w:val="20"/>
            <w:szCs w:val="20"/>
          </w:rPr>
          <w:t>Site Preferences</w:t>
        </w:r>
      </w:hyperlink>
      <w:r>
        <w:rPr>
          <w:rFonts w:ascii="Helvetica" w:eastAsia="Times New Roman" w:hAnsi="Helvetica" w:cs="Helvetica"/>
          <w:color w:val="111111"/>
          <w:sz w:val="21"/>
          <w:szCs w:val="21"/>
        </w:rPr>
        <w:t xml:space="preserve"> &gt;</w:t>
      </w:r>
      <w:r w:rsidRPr="00730F1F">
        <w:t xml:space="preserve"> </w:t>
      </w:r>
      <w:r>
        <w:t>custom Preferences &gt; worldpay and disable ‘Enable Apm look up service’</w:t>
      </w:r>
      <w:r w:rsidR="00D65F0B">
        <w:t>.</w:t>
      </w:r>
    </w:p>
    <w:p w:rsidR="00730F1F" w:rsidRPr="00730F1F" w:rsidRDefault="00730F1F" w:rsidP="00730F1F"/>
    <w:p w:rsidR="00730F1F" w:rsidRDefault="00730F1F" w:rsidP="003249C8"/>
    <w:sectPr w:rsidR="00730F1F" w:rsidSect="00CC66E1">
      <w:headerReference w:type="even" r:id="rId75"/>
      <w:headerReference w:type="default" r:id="rId76"/>
      <w:footerReference w:type="default" r:id="rId77"/>
      <w:headerReference w:type="first" r:id="rId78"/>
      <w:footerReference w:type="first" r:id="rId7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4BA" w:rsidRDefault="00AB14BA">
      <w:pPr>
        <w:spacing w:line="240" w:lineRule="auto"/>
      </w:pPr>
      <w:r>
        <w:separator/>
      </w:r>
    </w:p>
  </w:endnote>
  <w:endnote w:type="continuationSeparator" w:id="0">
    <w:p w:rsidR="00AB14BA" w:rsidRDefault="00AB14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DD0E51" w:rsidRPr="001453CA" w:rsidTr="001055A3">
      <w:trPr>
        <w:trHeight w:val="440"/>
      </w:trPr>
      <w:tc>
        <w:tcPr>
          <w:tcW w:w="4428" w:type="dxa"/>
        </w:tcPr>
        <w:p w:rsidR="00DD0E51" w:rsidRDefault="00DD0E51" w:rsidP="005558B1">
          <w:pPr>
            <w:rPr>
              <w:rFonts w:ascii="Consolas" w:hAnsi="Consolas" w:cs="Arial"/>
              <w:sz w:val="18"/>
              <w:szCs w:val="18"/>
            </w:rPr>
          </w:pPr>
        </w:p>
        <w:p w:rsidR="00DD0E51" w:rsidRPr="001F1045" w:rsidRDefault="00DD0E51" w:rsidP="005558B1">
          <w:pPr>
            <w:rPr>
              <w:rFonts w:ascii="Consolas" w:hAnsi="Consolas" w:cs="Arial"/>
              <w:sz w:val="18"/>
              <w:szCs w:val="18"/>
            </w:rPr>
          </w:pPr>
          <w:r>
            <w:rPr>
              <w:rFonts w:ascii="Consolas" w:hAnsi="Consolas" w:cs="Arial"/>
              <w:sz w:val="18"/>
              <w:szCs w:val="18"/>
            </w:rPr>
            <w:t>WorldPay Integration</w:t>
          </w:r>
        </w:p>
      </w:tc>
      <w:tc>
        <w:tcPr>
          <w:tcW w:w="2672" w:type="dxa"/>
        </w:tcPr>
        <w:p w:rsidR="00DD0E51" w:rsidRPr="00673042" w:rsidRDefault="00DD0E51"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DD0E51" w:rsidRPr="00FD4DEE" w:rsidRDefault="00DD0E51"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750323">
            <w:rPr>
              <w:rFonts w:ascii="Consolas" w:hAnsi="Consolas" w:cs="Arial"/>
              <w:noProof/>
              <w:sz w:val="18"/>
              <w:szCs w:val="18"/>
            </w:rPr>
            <w:t>52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DD0E51" w:rsidRPr="003A546F" w:rsidRDefault="00DD0E51"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E51" w:rsidRDefault="00DD0E51">
    <w:pPr>
      <w:pStyle w:val="Footer"/>
    </w:pPr>
    <w:r>
      <w:rPr>
        <w:rFonts w:ascii="Consolas" w:hAnsi="Consolas" w:cs="Arial"/>
        <w:sz w:val="18"/>
        <w:szCs w:val="18"/>
      </w:rPr>
      <w:t>WorldPay Integration</w:t>
    </w:r>
  </w:p>
  <w:p w:rsidR="00DD0E51" w:rsidRDefault="00DD0E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4BA" w:rsidRDefault="00AB14BA">
      <w:pPr>
        <w:spacing w:line="240" w:lineRule="auto"/>
      </w:pPr>
      <w:r>
        <w:separator/>
      </w:r>
    </w:p>
  </w:footnote>
  <w:footnote w:type="continuationSeparator" w:id="0">
    <w:p w:rsidR="00AB14BA" w:rsidRDefault="00AB14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E51" w:rsidRDefault="00DD0E5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DD0E51" w:rsidRDefault="00DD0E51">
    <w:pPr>
      <w:pStyle w:val="Header"/>
      <w:ind w:right="360"/>
    </w:pPr>
  </w:p>
  <w:p w:rsidR="00DD0E51" w:rsidRDefault="00DD0E5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E51" w:rsidRDefault="00DD0E51">
    <w:pPr>
      <w:pStyle w:val="Header"/>
    </w:pPr>
    <w:r>
      <w:t xml:space="preserve">                                                                                                                                                                             </w:t>
    </w:r>
    <w:r w:rsidRPr="002349F0">
      <w:rPr>
        <w:color w:val="FF0000"/>
      </w:rPr>
      <w:t xml:space="preserve"> </w:t>
    </w:r>
    <w:r>
      <w:rPr>
        <w:noProof/>
        <w:color w:val="000000"/>
      </w:rPr>
      <w:drawing>
        <wp:inline distT="0" distB="0" distL="0" distR="0" wp14:anchorId="0F98A1E6" wp14:editId="6D87AB96">
          <wp:extent cx="663842" cy="160367"/>
          <wp:effectExtent l="0" t="0" r="0" b="0"/>
          <wp:docPr id="51"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p w:rsidR="00DD0E51" w:rsidRPr="002919B2" w:rsidRDefault="00DD0E51"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E51" w:rsidRDefault="00DD0E51" w:rsidP="00434C53">
    <w:pPr>
      <w:pStyle w:val="Header"/>
    </w:pPr>
    <w:r>
      <w:rPr>
        <w:noProof/>
      </w:rPr>
      <w:tab/>
    </w:r>
    <w:r>
      <w:rPr>
        <w:noProof/>
      </w:rPr>
      <w:tab/>
    </w:r>
    <w:r>
      <w:rPr>
        <w:noProof/>
      </w:rPr>
      <w:tab/>
    </w:r>
    <w:r>
      <w:rPr>
        <w:noProof/>
      </w:rPr>
      <w:tab/>
    </w:r>
    <w:r>
      <w:rPr>
        <w:noProof/>
      </w:rPr>
      <w:tab/>
    </w:r>
    <w:r>
      <w:rPr>
        <w:noProof/>
        <w:color w:val="000000"/>
      </w:rPr>
      <w:drawing>
        <wp:inline distT="0" distB="0" distL="0" distR="0" wp14:anchorId="006AE9E1" wp14:editId="209B1B61">
          <wp:extent cx="663842" cy="160367"/>
          <wp:effectExtent l="0" t="0" r="0" b="0"/>
          <wp:docPr id="46"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2F09"/>
    <w:multiLevelType w:val="hybridMultilevel"/>
    <w:tmpl w:val="38B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30F"/>
    <w:multiLevelType w:val="hybridMultilevel"/>
    <w:tmpl w:val="B5528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6" w15:restartNumberingAfterBreak="0">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4333BDB"/>
    <w:multiLevelType w:val="hybridMultilevel"/>
    <w:tmpl w:val="1666A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B84259"/>
    <w:multiLevelType w:val="hybridMultilevel"/>
    <w:tmpl w:val="19A659E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15:restartNumberingAfterBreak="0">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9D5F0C"/>
    <w:multiLevelType w:val="hybridMultilevel"/>
    <w:tmpl w:val="4FAE2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650B42"/>
    <w:multiLevelType w:val="hybridMultilevel"/>
    <w:tmpl w:val="1D6AC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7259E"/>
    <w:multiLevelType w:val="multilevel"/>
    <w:tmpl w:val="8BC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9490A"/>
    <w:multiLevelType w:val="hybridMultilevel"/>
    <w:tmpl w:val="238C3240"/>
    <w:lvl w:ilvl="0" w:tplc="EE328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A7E6A"/>
    <w:multiLevelType w:val="multilevel"/>
    <w:tmpl w:val="DF46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23C0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1" w15:restartNumberingAfterBreak="0">
    <w:nsid w:val="1BA24571"/>
    <w:multiLevelType w:val="hybridMultilevel"/>
    <w:tmpl w:val="0C42BC5E"/>
    <w:lvl w:ilvl="0" w:tplc="7FA0A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B756DF"/>
    <w:multiLevelType w:val="hybridMultilevel"/>
    <w:tmpl w:val="E4E4A806"/>
    <w:lvl w:ilvl="0" w:tplc="04090017">
      <w:start w:val="1"/>
      <w:numFmt w:val="lowerLetter"/>
      <w:lvlText w:val="%1)"/>
      <w:lvlJc w:val="left"/>
      <w:pPr>
        <w:ind w:left="2496" w:hanging="360"/>
      </w:pPr>
    </w:lvl>
    <w:lvl w:ilvl="1" w:tplc="04090019" w:tentative="1">
      <w:start w:val="1"/>
      <w:numFmt w:val="lowerLetter"/>
      <w:lvlText w:val="%2."/>
      <w:lvlJc w:val="left"/>
      <w:pPr>
        <w:ind w:left="3216" w:hanging="360"/>
      </w:pPr>
    </w:lvl>
    <w:lvl w:ilvl="2" w:tplc="0409001B" w:tentative="1">
      <w:start w:val="1"/>
      <w:numFmt w:val="lowerRoman"/>
      <w:lvlText w:val="%3."/>
      <w:lvlJc w:val="right"/>
      <w:pPr>
        <w:ind w:left="3936" w:hanging="180"/>
      </w:pPr>
    </w:lvl>
    <w:lvl w:ilvl="3" w:tplc="0409000F" w:tentative="1">
      <w:start w:val="1"/>
      <w:numFmt w:val="decimal"/>
      <w:lvlText w:val="%4."/>
      <w:lvlJc w:val="left"/>
      <w:pPr>
        <w:ind w:left="4656" w:hanging="360"/>
      </w:pPr>
    </w:lvl>
    <w:lvl w:ilvl="4" w:tplc="04090019" w:tentative="1">
      <w:start w:val="1"/>
      <w:numFmt w:val="lowerLetter"/>
      <w:lvlText w:val="%5."/>
      <w:lvlJc w:val="left"/>
      <w:pPr>
        <w:ind w:left="5376" w:hanging="360"/>
      </w:pPr>
    </w:lvl>
    <w:lvl w:ilvl="5" w:tplc="0409001B" w:tentative="1">
      <w:start w:val="1"/>
      <w:numFmt w:val="lowerRoman"/>
      <w:lvlText w:val="%6."/>
      <w:lvlJc w:val="right"/>
      <w:pPr>
        <w:ind w:left="6096" w:hanging="180"/>
      </w:pPr>
    </w:lvl>
    <w:lvl w:ilvl="6" w:tplc="0409000F" w:tentative="1">
      <w:start w:val="1"/>
      <w:numFmt w:val="decimal"/>
      <w:lvlText w:val="%7."/>
      <w:lvlJc w:val="left"/>
      <w:pPr>
        <w:ind w:left="6816" w:hanging="360"/>
      </w:pPr>
    </w:lvl>
    <w:lvl w:ilvl="7" w:tplc="04090019" w:tentative="1">
      <w:start w:val="1"/>
      <w:numFmt w:val="lowerLetter"/>
      <w:lvlText w:val="%8."/>
      <w:lvlJc w:val="left"/>
      <w:pPr>
        <w:ind w:left="7536" w:hanging="360"/>
      </w:pPr>
    </w:lvl>
    <w:lvl w:ilvl="8" w:tplc="0409001B" w:tentative="1">
      <w:start w:val="1"/>
      <w:numFmt w:val="lowerRoman"/>
      <w:lvlText w:val="%9."/>
      <w:lvlJc w:val="right"/>
      <w:pPr>
        <w:ind w:left="8256" w:hanging="180"/>
      </w:pPr>
    </w:lvl>
  </w:abstractNum>
  <w:abstractNum w:abstractNumId="23" w15:restartNumberingAfterBreak="0">
    <w:nsid w:val="1E0A28E5"/>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4" w15:restartNumberingAfterBreak="0">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C505E7"/>
    <w:multiLevelType w:val="hybridMultilevel"/>
    <w:tmpl w:val="51E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FF938D8"/>
    <w:multiLevelType w:val="multilevel"/>
    <w:tmpl w:val="D31C8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0CC6942"/>
    <w:multiLevelType w:val="hybridMultilevel"/>
    <w:tmpl w:val="9828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A5224D"/>
    <w:multiLevelType w:val="multilevel"/>
    <w:tmpl w:val="50C0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86680C"/>
    <w:multiLevelType w:val="hybridMultilevel"/>
    <w:tmpl w:val="C06A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2D719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3"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34" w15:restartNumberingAfterBreak="0">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E5602C"/>
    <w:multiLevelType w:val="hybridMultilevel"/>
    <w:tmpl w:val="1C286F14"/>
    <w:lvl w:ilvl="0" w:tplc="DF4AD918">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37" w15:restartNumberingAfterBreak="0">
    <w:nsid w:val="28A1558E"/>
    <w:multiLevelType w:val="hybridMultilevel"/>
    <w:tmpl w:val="08CAAF08"/>
    <w:lvl w:ilvl="0" w:tplc="D53CF3B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28DB17EA"/>
    <w:multiLevelType w:val="hybridMultilevel"/>
    <w:tmpl w:val="3A0E8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40" w15:restartNumberingAfterBreak="0">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A738B2"/>
    <w:multiLevelType w:val="hybridMultilevel"/>
    <w:tmpl w:val="92985F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2" w15:restartNumberingAfterBreak="0">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FA1CEF"/>
    <w:multiLevelType w:val="hybridMultilevel"/>
    <w:tmpl w:val="85E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216AF5"/>
    <w:multiLevelType w:val="hybridMultilevel"/>
    <w:tmpl w:val="F4A6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47"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48" w15:restartNumberingAfterBreak="0">
    <w:nsid w:val="347C4668"/>
    <w:multiLevelType w:val="hybridMultilevel"/>
    <w:tmpl w:val="3F5AAC9E"/>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49" w15:restartNumberingAfterBreak="0">
    <w:nsid w:val="35065A96"/>
    <w:multiLevelType w:val="hybridMultilevel"/>
    <w:tmpl w:val="E668A336"/>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36854C24"/>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5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52" w15:restartNumberingAfterBreak="0">
    <w:nsid w:val="3953772E"/>
    <w:multiLevelType w:val="hybridMultilevel"/>
    <w:tmpl w:val="BDC4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A1F66A0"/>
    <w:multiLevelType w:val="multilevel"/>
    <w:tmpl w:val="486254DA"/>
    <w:lvl w:ilvl="0">
      <w:start w:val="1"/>
      <w:numFmt w:val="decimal"/>
      <w:lvlText w:val="%1."/>
      <w:lvlJc w:val="left"/>
      <w:pPr>
        <w:ind w:left="720" w:hanging="360"/>
      </w:pPr>
      <w:rPr>
        <w:rFonts w:hint="default"/>
      </w:r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54" w15:restartNumberingAfterBreak="0">
    <w:nsid w:val="3ACF4E07"/>
    <w:multiLevelType w:val="hybridMultilevel"/>
    <w:tmpl w:val="59F0DCB4"/>
    <w:lvl w:ilvl="0" w:tplc="C6BEFA7E">
      <w:start w:val="1"/>
      <w:numFmt w:val="decimal"/>
      <w:lvlText w:val="%1."/>
      <w:lvlJc w:val="left"/>
      <w:pPr>
        <w:ind w:left="17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D7585F"/>
    <w:multiLevelType w:val="multilevel"/>
    <w:tmpl w:val="02D2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D8794F"/>
    <w:multiLevelType w:val="hybridMultilevel"/>
    <w:tmpl w:val="15583B9E"/>
    <w:lvl w:ilvl="0" w:tplc="F28C7E7E">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57" w15:restartNumberingAfterBreak="0">
    <w:nsid w:val="3DC276C3"/>
    <w:multiLevelType w:val="multilevel"/>
    <w:tmpl w:val="A83A6D6A"/>
    <w:lvl w:ilvl="0">
      <w:start w:val="1"/>
      <w:numFmt w:val="decimal"/>
      <w:lvlText w:val="%1."/>
      <w:lvlJc w:val="left"/>
      <w:pPr>
        <w:ind w:left="360" w:hanging="360"/>
      </w:pPr>
      <w:rPr>
        <w:rFonts w:hint="default"/>
      </w:rPr>
    </w:lvl>
    <w:lvl w:ilvl="1">
      <w:start w:val="1"/>
      <w:numFmt w:val="decimal"/>
      <w:isLgl/>
      <w:lvlText w:val="%1.%2"/>
      <w:lvlJc w:val="left"/>
      <w:pPr>
        <w:ind w:left="1710" w:hanging="720"/>
      </w:pPr>
      <w:rPr>
        <w:rFonts w:hint="default"/>
      </w:rPr>
    </w:lvl>
    <w:lvl w:ilvl="2">
      <w:start w:val="1"/>
      <w:numFmt w:val="decimal"/>
      <w:lvlText w:val="%3."/>
      <w:lvlJc w:val="left"/>
      <w:pPr>
        <w:ind w:left="198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34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15:restartNumberingAfterBreak="0">
    <w:nsid w:val="3E2D12D3"/>
    <w:multiLevelType w:val="hybridMultilevel"/>
    <w:tmpl w:val="5EE275E8"/>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FAE33D0"/>
    <w:multiLevelType w:val="multilevel"/>
    <w:tmpl w:val="C3AC52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42130865"/>
    <w:multiLevelType w:val="multilevel"/>
    <w:tmpl w:val="5636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2CC3CB0"/>
    <w:multiLevelType w:val="hybridMultilevel"/>
    <w:tmpl w:val="CDC6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3" w15:restartNumberingAfterBreak="0">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5E102CE"/>
    <w:multiLevelType w:val="hybridMultilevel"/>
    <w:tmpl w:val="607E60E4"/>
    <w:lvl w:ilvl="0" w:tplc="B730314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6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66" w15:restartNumberingAfterBreak="0">
    <w:nsid w:val="49CC64F8"/>
    <w:multiLevelType w:val="hybridMultilevel"/>
    <w:tmpl w:val="87FAF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68" w15:restartNumberingAfterBreak="0">
    <w:nsid w:val="4CC73AD3"/>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69" w15:restartNumberingAfterBreak="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72" w15:restartNumberingAfterBreak="0">
    <w:nsid w:val="4FD13BEC"/>
    <w:multiLevelType w:val="hybridMultilevel"/>
    <w:tmpl w:val="1FA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2C39E2"/>
    <w:multiLevelType w:val="hybridMultilevel"/>
    <w:tmpl w:val="9E98AD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55F01EBD"/>
    <w:multiLevelType w:val="hybridMultilevel"/>
    <w:tmpl w:val="DF0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1B4873"/>
    <w:multiLevelType w:val="hybridMultilevel"/>
    <w:tmpl w:val="30F6A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47E78B6"/>
    <w:multiLevelType w:val="multilevel"/>
    <w:tmpl w:val="7C00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83" w15:restartNumberingAfterBreak="0">
    <w:nsid w:val="68751A11"/>
    <w:multiLevelType w:val="hybridMultilevel"/>
    <w:tmpl w:val="44E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BA7CB5"/>
    <w:multiLevelType w:val="hybridMultilevel"/>
    <w:tmpl w:val="0E0C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9AE1237"/>
    <w:multiLevelType w:val="hybridMultilevel"/>
    <w:tmpl w:val="EC42650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88" w15:restartNumberingAfterBreak="0">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E20434"/>
    <w:multiLevelType w:val="hybridMultilevel"/>
    <w:tmpl w:val="CFD849E0"/>
    <w:lvl w:ilvl="0" w:tplc="5B16F8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2FE5D73"/>
    <w:multiLevelType w:val="hybridMultilevel"/>
    <w:tmpl w:val="7F66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2"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7"/>
  </w:num>
  <w:num w:numId="3">
    <w:abstractNumId w:val="65"/>
  </w:num>
  <w:num w:numId="4">
    <w:abstractNumId w:val="51"/>
  </w:num>
  <w:num w:numId="5">
    <w:abstractNumId w:val="4"/>
  </w:num>
  <w:num w:numId="6">
    <w:abstractNumId w:val="71"/>
  </w:num>
  <w:num w:numId="7">
    <w:abstractNumId w:val="39"/>
  </w:num>
  <w:num w:numId="8">
    <w:abstractNumId w:val="33"/>
  </w:num>
  <w:num w:numId="9">
    <w:abstractNumId w:val="46"/>
  </w:num>
  <w:num w:numId="10">
    <w:abstractNumId w:val="87"/>
  </w:num>
  <w:num w:numId="11">
    <w:abstractNumId w:val="92"/>
  </w:num>
  <w:num w:numId="12">
    <w:abstractNumId w:val="0"/>
  </w:num>
  <w:num w:numId="13">
    <w:abstractNumId w:val="57"/>
  </w:num>
  <w:num w:numId="14">
    <w:abstractNumId w:val="6"/>
  </w:num>
  <w:num w:numId="15">
    <w:abstractNumId w:val="76"/>
  </w:num>
  <w:num w:numId="16">
    <w:abstractNumId w:val="2"/>
  </w:num>
  <w:num w:numId="17">
    <w:abstractNumId w:val="10"/>
  </w:num>
  <w:num w:numId="18">
    <w:abstractNumId w:val="85"/>
  </w:num>
  <w:num w:numId="19">
    <w:abstractNumId w:val="73"/>
  </w:num>
  <w:num w:numId="20">
    <w:abstractNumId w:val="45"/>
  </w:num>
  <w:num w:numId="21">
    <w:abstractNumId w:val="5"/>
  </w:num>
  <w:num w:numId="22">
    <w:abstractNumId w:val="34"/>
  </w:num>
  <w:num w:numId="23">
    <w:abstractNumId w:val="93"/>
  </w:num>
  <w:num w:numId="24">
    <w:abstractNumId w:val="80"/>
  </w:num>
  <w:num w:numId="25">
    <w:abstractNumId w:val="88"/>
  </w:num>
  <w:num w:numId="26">
    <w:abstractNumId w:val="63"/>
  </w:num>
  <w:num w:numId="27">
    <w:abstractNumId w:val="42"/>
  </w:num>
  <w:num w:numId="28">
    <w:abstractNumId w:val="79"/>
  </w:num>
  <w:num w:numId="29">
    <w:abstractNumId w:val="74"/>
  </w:num>
  <w:num w:numId="30">
    <w:abstractNumId w:val="40"/>
  </w:num>
  <w:num w:numId="31">
    <w:abstractNumId w:val="67"/>
  </w:num>
  <w:num w:numId="32">
    <w:abstractNumId w:val="29"/>
  </w:num>
  <w:num w:numId="33">
    <w:abstractNumId w:val="91"/>
  </w:num>
  <w:num w:numId="34">
    <w:abstractNumId w:val="24"/>
  </w:num>
  <w:num w:numId="35">
    <w:abstractNumId w:val="78"/>
  </w:num>
  <w:num w:numId="36">
    <w:abstractNumId w:val="82"/>
  </w:num>
  <w:num w:numId="37">
    <w:abstractNumId w:val="18"/>
  </w:num>
  <w:num w:numId="38">
    <w:abstractNumId w:val="62"/>
  </w:num>
  <w:num w:numId="39">
    <w:abstractNumId w:val="15"/>
  </w:num>
  <w:num w:numId="40">
    <w:abstractNumId w:val="25"/>
  </w:num>
  <w:num w:numId="4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6"/>
  </w:num>
  <w:num w:numId="44">
    <w:abstractNumId w:val="7"/>
  </w:num>
  <w:num w:numId="45">
    <w:abstractNumId w:val="54"/>
  </w:num>
  <w:num w:numId="46">
    <w:abstractNumId w:val="22"/>
  </w:num>
  <w:num w:numId="47">
    <w:abstractNumId w:val="23"/>
  </w:num>
  <w:num w:numId="48">
    <w:abstractNumId w:val="53"/>
  </w:num>
  <w:num w:numId="49">
    <w:abstractNumId w:val="44"/>
  </w:num>
  <w:num w:numId="50">
    <w:abstractNumId w:val="8"/>
  </w:num>
  <w:num w:numId="51">
    <w:abstractNumId w:val="69"/>
  </w:num>
  <w:num w:numId="52">
    <w:abstractNumId w:val="12"/>
  </w:num>
  <w:num w:numId="53">
    <w:abstractNumId w:val="14"/>
  </w:num>
  <w:num w:numId="54">
    <w:abstractNumId w:val="70"/>
  </w:num>
  <w:num w:numId="55">
    <w:abstractNumId w:val="17"/>
  </w:num>
  <w:num w:numId="56">
    <w:abstractNumId w:val="66"/>
  </w:num>
  <w:num w:numId="57">
    <w:abstractNumId w:val="61"/>
  </w:num>
  <w:num w:numId="58">
    <w:abstractNumId w:val="26"/>
  </w:num>
  <w:num w:numId="59">
    <w:abstractNumId w:val="28"/>
  </w:num>
  <w:num w:numId="60">
    <w:abstractNumId w:val="9"/>
  </w:num>
  <w:num w:numId="61">
    <w:abstractNumId w:val="38"/>
  </w:num>
  <w:num w:numId="62">
    <w:abstractNumId w:val="77"/>
  </w:num>
  <w:num w:numId="63">
    <w:abstractNumId w:val="83"/>
  </w:num>
  <w:num w:numId="64">
    <w:abstractNumId w:val="75"/>
  </w:num>
  <w:num w:numId="65">
    <w:abstractNumId w:val="31"/>
  </w:num>
  <w:num w:numId="66">
    <w:abstractNumId w:val="41"/>
  </w:num>
  <w:num w:numId="67">
    <w:abstractNumId w:val="48"/>
  </w:num>
  <w:num w:numId="68">
    <w:abstractNumId w:val="32"/>
  </w:num>
  <w:num w:numId="69">
    <w:abstractNumId w:val="21"/>
  </w:num>
  <w:num w:numId="70">
    <w:abstractNumId w:val="35"/>
  </w:num>
  <w:num w:numId="71">
    <w:abstractNumId w:val="56"/>
  </w:num>
  <w:num w:numId="72">
    <w:abstractNumId w:val="3"/>
  </w:num>
  <w:num w:numId="73">
    <w:abstractNumId w:val="89"/>
  </w:num>
  <w:num w:numId="74">
    <w:abstractNumId w:val="27"/>
  </w:num>
  <w:num w:numId="75">
    <w:abstractNumId w:val="60"/>
  </w:num>
  <w:num w:numId="76">
    <w:abstractNumId w:val="37"/>
  </w:num>
  <w:num w:numId="77">
    <w:abstractNumId w:val="20"/>
  </w:num>
  <w:num w:numId="78">
    <w:abstractNumId w:val="68"/>
  </w:num>
  <w:num w:numId="79">
    <w:abstractNumId w:val="49"/>
  </w:num>
  <w:num w:numId="80">
    <w:abstractNumId w:val="58"/>
  </w:num>
  <w:num w:numId="81">
    <w:abstractNumId w:val="81"/>
    <w:lvlOverride w:ilvl="0">
      <w:startOverride w:val="1"/>
    </w:lvlOverride>
  </w:num>
  <w:num w:numId="82">
    <w:abstractNumId w:val="81"/>
    <w:lvlOverride w:ilvl="0"/>
    <w:lvlOverride w:ilvl="1">
      <w:startOverride w:val="1"/>
    </w:lvlOverride>
  </w:num>
  <w:num w:numId="83">
    <w:abstractNumId w:val="81"/>
    <w:lvlOverride w:ilvl="0"/>
    <w:lvlOverride w:ilvl="1">
      <w:startOverride w:val="2"/>
    </w:lvlOverride>
  </w:num>
  <w:num w:numId="84">
    <w:abstractNumId w:val="81"/>
    <w:lvlOverride w:ilvl="0">
      <w:startOverride w:val="2"/>
    </w:lvlOverride>
    <w:lvlOverride w:ilvl="1"/>
  </w:num>
  <w:num w:numId="85">
    <w:abstractNumId w:val="81"/>
    <w:lvlOverride w:ilvl="0"/>
    <w:lvlOverride w:ilvl="1">
      <w:startOverride w:val="1"/>
    </w:lvlOverride>
  </w:num>
  <w:num w:numId="86">
    <w:abstractNumId w:val="81"/>
    <w:lvlOverride w:ilvl="0"/>
    <w:lvlOverride w:ilvl="1">
      <w:startOverride w:val="2"/>
    </w:lvlOverride>
  </w:num>
  <w:num w:numId="87">
    <w:abstractNumId w:val="64"/>
  </w:num>
  <w:num w:numId="88">
    <w:abstractNumId w:val="16"/>
    <w:lvlOverride w:ilvl="0">
      <w:startOverride w:val="1"/>
    </w:lvlOverride>
  </w:num>
  <w:num w:numId="89">
    <w:abstractNumId w:val="16"/>
    <w:lvlOverride w:ilvl="0">
      <w:startOverride w:val="2"/>
    </w:lvlOverride>
  </w:num>
  <w:num w:numId="90">
    <w:abstractNumId w:val="1"/>
  </w:num>
  <w:num w:numId="91">
    <w:abstractNumId w:val="43"/>
  </w:num>
  <w:num w:numId="92">
    <w:abstractNumId w:val="13"/>
  </w:num>
  <w:num w:numId="93">
    <w:abstractNumId w:val="52"/>
  </w:num>
  <w:num w:numId="94">
    <w:abstractNumId w:val="84"/>
  </w:num>
  <w:num w:numId="95">
    <w:abstractNumId w:val="72"/>
  </w:num>
  <w:num w:numId="96">
    <w:abstractNumId w:val="90"/>
  </w:num>
  <w:num w:numId="97">
    <w:abstractNumId w:val="50"/>
  </w:num>
  <w:num w:numId="9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
  </w:num>
  <w:num w:numId="100">
    <w:abstractNumId w:val="55"/>
    <w:lvlOverride w:ilvl="0">
      <w:startOverride w:val="1"/>
    </w:lvlOverride>
  </w:num>
  <w:num w:numId="101">
    <w:abstractNumId w:val="55"/>
    <w:lvlOverride w:ilvl="0">
      <w:startOverride w:val="2"/>
    </w:lvlOverride>
  </w:num>
  <w:num w:numId="102">
    <w:abstractNumId w:val="30"/>
    <w:lvlOverride w:ilvl="0">
      <w:startOverride w:val="1"/>
    </w:lvlOverride>
  </w:num>
  <w:num w:numId="103">
    <w:abstractNumId w:val="19"/>
    <w:lvlOverride w:ilvl="0">
      <w:startOverride w:val="1"/>
    </w:lvlOverride>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rnima Kakani">
    <w15:presenceInfo w15:providerId="AD" w15:userId="S-1-5-21-2414005191-2431363525-1628603290-1295825"/>
  </w15:person>
  <w15:person w15:author="Nishikant .">
    <w15:presenceInfo w15:providerId="AD" w15:userId="S-1-5-21-2414005191-2431363525-1628603290-1607743"/>
  </w15:person>
  <w15:person w15:author="Karthick Nagarajan">
    <w15:presenceInfo w15:providerId="AD" w15:userId="S-1-5-21-2414005191-2431363525-1628603290-15164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hideSpellingErrors/>
  <w:activeWritingStyle w:appName="MSWord" w:lang="en-US" w:vendorID="64" w:dllVersion="131078" w:nlCheck="1" w:checkStyle="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25A1"/>
    <w:rsid w:val="0001272D"/>
    <w:rsid w:val="000129EE"/>
    <w:rsid w:val="00013A02"/>
    <w:rsid w:val="0001414D"/>
    <w:rsid w:val="000147EC"/>
    <w:rsid w:val="000148FB"/>
    <w:rsid w:val="00015685"/>
    <w:rsid w:val="000158B2"/>
    <w:rsid w:val="00016400"/>
    <w:rsid w:val="00016643"/>
    <w:rsid w:val="00016B55"/>
    <w:rsid w:val="00016C81"/>
    <w:rsid w:val="000170E7"/>
    <w:rsid w:val="00017509"/>
    <w:rsid w:val="00017659"/>
    <w:rsid w:val="0001790B"/>
    <w:rsid w:val="00020117"/>
    <w:rsid w:val="00020987"/>
    <w:rsid w:val="00020A74"/>
    <w:rsid w:val="0002128B"/>
    <w:rsid w:val="000213A3"/>
    <w:rsid w:val="00021F29"/>
    <w:rsid w:val="000228F8"/>
    <w:rsid w:val="00024B54"/>
    <w:rsid w:val="00024E75"/>
    <w:rsid w:val="00025E89"/>
    <w:rsid w:val="00027629"/>
    <w:rsid w:val="000277E6"/>
    <w:rsid w:val="00030142"/>
    <w:rsid w:val="00030DFA"/>
    <w:rsid w:val="00031D6D"/>
    <w:rsid w:val="00031EE4"/>
    <w:rsid w:val="00032ED7"/>
    <w:rsid w:val="000332EF"/>
    <w:rsid w:val="00033E78"/>
    <w:rsid w:val="00034ADA"/>
    <w:rsid w:val="00035635"/>
    <w:rsid w:val="00035961"/>
    <w:rsid w:val="00036F4A"/>
    <w:rsid w:val="00040B77"/>
    <w:rsid w:val="00040FE7"/>
    <w:rsid w:val="00041A00"/>
    <w:rsid w:val="00043622"/>
    <w:rsid w:val="0004431F"/>
    <w:rsid w:val="00044814"/>
    <w:rsid w:val="000455F4"/>
    <w:rsid w:val="000456A1"/>
    <w:rsid w:val="0004584E"/>
    <w:rsid w:val="000474E6"/>
    <w:rsid w:val="000476D0"/>
    <w:rsid w:val="0004794E"/>
    <w:rsid w:val="00047998"/>
    <w:rsid w:val="000479B9"/>
    <w:rsid w:val="00050BAB"/>
    <w:rsid w:val="00051A77"/>
    <w:rsid w:val="00052BD8"/>
    <w:rsid w:val="00052C50"/>
    <w:rsid w:val="00053D27"/>
    <w:rsid w:val="000540F0"/>
    <w:rsid w:val="000548CF"/>
    <w:rsid w:val="00055354"/>
    <w:rsid w:val="0005563A"/>
    <w:rsid w:val="00056BF3"/>
    <w:rsid w:val="000575DA"/>
    <w:rsid w:val="00061035"/>
    <w:rsid w:val="00061CB1"/>
    <w:rsid w:val="00062D54"/>
    <w:rsid w:val="00062FF0"/>
    <w:rsid w:val="00063391"/>
    <w:rsid w:val="000643EF"/>
    <w:rsid w:val="000649C2"/>
    <w:rsid w:val="00064FAD"/>
    <w:rsid w:val="000652F4"/>
    <w:rsid w:val="00065AEE"/>
    <w:rsid w:val="00065E22"/>
    <w:rsid w:val="00066D81"/>
    <w:rsid w:val="000704AE"/>
    <w:rsid w:val="000707D4"/>
    <w:rsid w:val="000709D5"/>
    <w:rsid w:val="00070B00"/>
    <w:rsid w:val="00070FC4"/>
    <w:rsid w:val="00072C69"/>
    <w:rsid w:val="00072E3E"/>
    <w:rsid w:val="00072FD2"/>
    <w:rsid w:val="000734FC"/>
    <w:rsid w:val="00073CDA"/>
    <w:rsid w:val="000751F5"/>
    <w:rsid w:val="00075B51"/>
    <w:rsid w:val="00075DF2"/>
    <w:rsid w:val="0008017B"/>
    <w:rsid w:val="00082D9A"/>
    <w:rsid w:val="000832D6"/>
    <w:rsid w:val="000840B6"/>
    <w:rsid w:val="000853A9"/>
    <w:rsid w:val="000865FD"/>
    <w:rsid w:val="00086B56"/>
    <w:rsid w:val="00087F47"/>
    <w:rsid w:val="00087F95"/>
    <w:rsid w:val="00090018"/>
    <w:rsid w:val="00091E70"/>
    <w:rsid w:val="0009463B"/>
    <w:rsid w:val="00096C12"/>
    <w:rsid w:val="00097D6C"/>
    <w:rsid w:val="000A07F0"/>
    <w:rsid w:val="000A09CF"/>
    <w:rsid w:val="000A0EC8"/>
    <w:rsid w:val="000A11A6"/>
    <w:rsid w:val="000A24D6"/>
    <w:rsid w:val="000A55FC"/>
    <w:rsid w:val="000A59AC"/>
    <w:rsid w:val="000A662E"/>
    <w:rsid w:val="000A6A6D"/>
    <w:rsid w:val="000A6AC6"/>
    <w:rsid w:val="000B038C"/>
    <w:rsid w:val="000B08CA"/>
    <w:rsid w:val="000B2160"/>
    <w:rsid w:val="000B3256"/>
    <w:rsid w:val="000B353C"/>
    <w:rsid w:val="000B3BAC"/>
    <w:rsid w:val="000B426B"/>
    <w:rsid w:val="000B4ACC"/>
    <w:rsid w:val="000B6576"/>
    <w:rsid w:val="000B716A"/>
    <w:rsid w:val="000B748E"/>
    <w:rsid w:val="000B75E7"/>
    <w:rsid w:val="000B7838"/>
    <w:rsid w:val="000B7839"/>
    <w:rsid w:val="000C0676"/>
    <w:rsid w:val="000C07C2"/>
    <w:rsid w:val="000C16A8"/>
    <w:rsid w:val="000C1F0E"/>
    <w:rsid w:val="000C28F1"/>
    <w:rsid w:val="000C29D0"/>
    <w:rsid w:val="000C29F7"/>
    <w:rsid w:val="000C3583"/>
    <w:rsid w:val="000C375E"/>
    <w:rsid w:val="000C3D1B"/>
    <w:rsid w:val="000C4CCC"/>
    <w:rsid w:val="000C5CF1"/>
    <w:rsid w:val="000C5D96"/>
    <w:rsid w:val="000C76BB"/>
    <w:rsid w:val="000C7BA8"/>
    <w:rsid w:val="000D00B8"/>
    <w:rsid w:val="000D154E"/>
    <w:rsid w:val="000D225D"/>
    <w:rsid w:val="000D27B3"/>
    <w:rsid w:val="000D292E"/>
    <w:rsid w:val="000D3447"/>
    <w:rsid w:val="000D41DB"/>
    <w:rsid w:val="000D593B"/>
    <w:rsid w:val="000D5DA5"/>
    <w:rsid w:val="000D64A9"/>
    <w:rsid w:val="000D6529"/>
    <w:rsid w:val="000D6A0C"/>
    <w:rsid w:val="000D7235"/>
    <w:rsid w:val="000D7589"/>
    <w:rsid w:val="000D7B74"/>
    <w:rsid w:val="000E0253"/>
    <w:rsid w:val="000E07CA"/>
    <w:rsid w:val="000E2071"/>
    <w:rsid w:val="000E2D25"/>
    <w:rsid w:val="000E363E"/>
    <w:rsid w:val="000E372F"/>
    <w:rsid w:val="000E37E8"/>
    <w:rsid w:val="000E40F1"/>
    <w:rsid w:val="000E4D4A"/>
    <w:rsid w:val="000E4EC0"/>
    <w:rsid w:val="000E509C"/>
    <w:rsid w:val="000E53E8"/>
    <w:rsid w:val="000E60EE"/>
    <w:rsid w:val="000E673E"/>
    <w:rsid w:val="000E69C7"/>
    <w:rsid w:val="000F175D"/>
    <w:rsid w:val="000F1912"/>
    <w:rsid w:val="000F2FD2"/>
    <w:rsid w:val="000F43CF"/>
    <w:rsid w:val="000F46AF"/>
    <w:rsid w:val="000F5E10"/>
    <w:rsid w:val="000F6BE8"/>
    <w:rsid w:val="00101866"/>
    <w:rsid w:val="00101EBE"/>
    <w:rsid w:val="00102F3B"/>
    <w:rsid w:val="00102F82"/>
    <w:rsid w:val="00103D53"/>
    <w:rsid w:val="00104B7C"/>
    <w:rsid w:val="001055A3"/>
    <w:rsid w:val="00105D27"/>
    <w:rsid w:val="0010691B"/>
    <w:rsid w:val="00107209"/>
    <w:rsid w:val="001072F8"/>
    <w:rsid w:val="001078A2"/>
    <w:rsid w:val="001100EB"/>
    <w:rsid w:val="00110844"/>
    <w:rsid w:val="00110C85"/>
    <w:rsid w:val="00112081"/>
    <w:rsid w:val="00112AC5"/>
    <w:rsid w:val="00112D21"/>
    <w:rsid w:val="00113592"/>
    <w:rsid w:val="00115594"/>
    <w:rsid w:val="00116E50"/>
    <w:rsid w:val="001170F2"/>
    <w:rsid w:val="00121B23"/>
    <w:rsid w:val="0012300F"/>
    <w:rsid w:val="00123A90"/>
    <w:rsid w:val="00124AA8"/>
    <w:rsid w:val="00124FDE"/>
    <w:rsid w:val="00125094"/>
    <w:rsid w:val="00132CF4"/>
    <w:rsid w:val="00133726"/>
    <w:rsid w:val="00133918"/>
    <w:rsid w:val="00133A20"/>
    <w:rsid w:val="00133F35"/>
    <w:rsid w:val="00134EB2"/>
    <w:rsid w:val="00135C16"/>
    <w:rsid w:val="00137000"/>
    <w:rsid w:val="0014058D"/>
    <w:rsid w:val="0014099C"/>
    <w:rsid w:val="00140D2E"/>
    <w:rsid w:val="0014124A"/>
    <w:rsid w:val="00143841"/>
    <w:rsid w:val="00143A55"/>
    <w:rsid w:val="00144220"/>
    <w:rsid w:val="00144D85"/>
    <w:rsid w:val="00144E00"/>
    <w:rsid w:val="00145552"/>
    <w:rsid w:val="00145915"/>
    <w:rsid w:val="00145FD3"/>
    <w:rsid w:val="00146154"/>
    <w:rsid w:val="001465C5"/>
    <w:rsid w:val="00146C88"/>
    <w:rsid w:val="001501C1"/>
    <w:rsid w:val="00150376"/>
    <w:rsid w:val="00150AAA"/>
    <w:rsid w:val="00150C5B"/>
    <w:rsid w:val="001510C1"/>
    <w:rsid w:val="001513A7"/>
    <w:rsid w:val="001528CF"/>
    <w:rsid w:val="0015390C"/>
    <w:rsid w:val="00153BAB"/>
    <w:rsid w:val="00153CE3"/>
    <w:rsid w:val="00153D8A"/>
    <w:rsid w:val="00155ACD"/>
    <w:rsid w:val="00155C90"/>
    <w:rsid w:val="00156710"/>
    <w:rsid w:val="00156909"/>
    <w:rsid w:val="00156C8E"/>
    <w:rsid w:val="00157DB6"/>
    <w:rsid w:val="00161A03"/>
    <w:rsid w:val="00161D62"/>
    <w:rsid w:val="001629B2"/>
    <w:rsid w:val="00164504"/>
    <w:rsid w:val="0016793F"/>
    <w:rsid w:val="00170298"/>
    <w:rsid w:val="001702D0"/>
    <w:rsid w:val="0017085F"/>
    <w:rsid w:val="001723D3"/>
    <w:rsid w:val="001731A1"/>
    <w:rsid w:val="001740C0"/>
    <w:rsid w:val="001756A9"/>
    <w:rsid w:val="001757FD"/>
    <w:rsid w:val="00175C1E"/>
    <w:rsid w:val="001763E6"/>
    <w:rsid w:val="00176F4D"/>
    <w:rsid w:val="00180B20"/>
    <w:rsid w:val="00182813"/>
    <w:rsid w:val="001851D2"/>
    <w:rsid w:val="00185B10"/>
    <w:rsid w:val="00186458"/>
    <w:rsid w:val="00186D96"/>
    <w:rsid w:val="00187150"/>
    <w:rsid w:val="0018720F"/>
    <w:rsid w:val="001877E9"/>
    <w:rsid w:val="00190423"/>
    <w:rsid w:val="00193219"/>
    <w:rsid w:val="00193A71"/>
    <w:rsid w:val="00193A7A"/>
    <w:rsid w:val="00194717"/>
    <w:rsid w:val="00194CF2"/>
    <w:rsid w:val="00194D64"/>
    <w:rsid w:val="00195152"/>
    <w:rsid w:val="00195262"/>
    <w:rsid w:val="00196A4C"/>
    <w:rsid w:val="001A010F"/>
    <w:rsid w:val="001A0ADA"/>
    <w:rsid w:val="001A0C5D"/>
    <w:rsid w:val="001A1EF0"/>
    <w:rsid w:val="001A3ACD"/>
    <w:rsid w:val="001A4FB6"/>
    <w:rsid w:val="001A5C57"/>
    <w:rsid w:val="001A72DE"/>
    <w:rsid w:val="001A73AF"/>
    <w:rsid w:val="001B03BA"/>
    <w:rsid w:val="001B4256"/>
    <w:rsid w:val="001B4D57"/>
    <w:rsid w:val="001B52F5"/>
    <w:rsid w:val="001B572E"/>
    <w:rsid w:val="001B59E4"/>
    <w:rsid w:val="001B6DCD"/>
    <w:rsid w:val="001B796B"/>
    <w:rsid w:val="001C01BC"/>
    <w:rsid w:val="001C0252"/>
    <w:rsid w:val="001C02D9"/>
    <w:rsid w:val="001C06DB"/>
    <w:rsid w:val="001C1B79"/>
    <w:rsid w:val="001C52A1"/>
    <w:rsid w:val="001C52D6"/>
    <w:rsid w:val="001C604A"/>
    <w:rsid w:val="001C61BF"/>
    <w:rsid w:val="001D18BD"/>
    <w:rsid w:val="001D2546"/>
    <w:rsid w:val="001D3A7A"/>
    <w:rsid w:val="001D52DE"/>
    <w:rsid w:val="001D556B"/>
    <w:rsid w:val="001D594A"/>
    <w:rsid w:val="001D6968"/>
    <w:rsid w:val="001D76A9"/>
    <w:rsid w:val="001E1280"/>
    <w:rsid w:val="001E1562"/>
    <w:rsid w:val="001E1892"/>
    <w:rsid w:val="001E2069"/>
    <w:rsid w:val="001E2FDC"/>
    <w:rsid w:val="001E311C"/>
    <w:rsid w:val="001E3F03"/>
    <w:rsid w:val="001E42A1"/>
    <w:rsid w:val="001E4343"/>
    <w:rsid w:val="001E464A"/>
    <w:rsid w:val="001E53C7"/>
    <w:rsid w:val="001E5BC6"/>
    <w:rsid w:val="001E748A"/>
    <w:rsid w:val="001E7CFB"/>
    <w:rsid w:val="001F1045"/>
    <w:rsid w:val="001F11AF"/>
    <w:rsid w:val="001F1B37"/>
    <w:rsid w:val="001F1D9F"/>
    <w:rsid w:val="001F22DC"/>
    <w:rsid w:val="001F439B"/>
    <w:rsid w:val="001F5FC3"/>
    <w:rsid w:val="001F6A51"/>
    <w:rsid w:val="001F6B16"/>
    <w:rsid w:val="001F779F"/>
    <w:rsid w:val="00200D29"/>
    <w:rsid w:val="00200E68"/>
    <w:rsid w:val="002010E0"/>
    <w:rsid w:val="002022F3"/>
    <w:rsid w:val="002024E5"/>
    <w:rsid w:val="002025A8"/>
    <w:rsid w:val="002033AD"/>
    <w:rsid w:val="00203B44"/>
    <w:rsid w:val="00203EB2"/>
    <w:rsid w:val="00206303"/>
    <w:rsid w:val="002065FE"/>
    <w:rsid w:val="0020689B"/>
    <w:rsid w:val="00206A57"/>
    <w:rsid w:val="00206DD5"/>
    <w:rsid w:val="00207605"/>
    <w:rsid w:val="00210745"/>
    <w:rsid w:val="00210925"/>
    <w:rsid w:val="00211DCD"/>
    <w:rsid w:val="00212871"/>
    <w:rsid w:val="002140C4"/>
    <w:rsid w:val="00214BDC"/>
    <w:rsid w:val="002150DC"/>
    <w:rsid w:val="0021545A"/>
    <w:rsid w:val="00215805"/>
    <w:rsid w:val="00215993"/>
    <w:rsid w:val="00216D42"/>
    <w:rsid w:val="002211FB"/>
    <w:rsid w:val="0022158E"/>
    <w:rsid w:val="00223898"/>
    <w:rsid w:val="00224443"/>
    <w:rsid w:val="002248D3"/>
    <w:rsid w:val="002264F5"/>
    <w:rsid w:val="00227374"/>
    <w:rsid w:val="00227498"/>
    <w:rsid w:val="00227E58"/>
    <w:rsid w:val="00227EFC"/>
    <w:rsid w:val="00232431"/>
    <w:rsid w:val="00233B53"/>
    <w:rsid w:val="002340F5"/>
    <w:rsid w:val="00234719"/>
    <w:rsid w:val="002349F0"/>
    <w:rsid w:val="00234FDF"/>
    <w:rsid w:val="002353B6"/>
    <w:rsid w:val="00235E6C"/>
    <w:rsid w:val="00236497"/>
    <w:rsid w:val="00240331"/>
    <w:rsid w:val="002416FD"/>
    <w:rsid w:val="00242885"/>
    <w:rsid w:val="002432E4"/>
    <w:rsid w:val="00247822"/>
    <w:rsid w:val="00247C68"/>
    <w:rsid w:val="0025016F"/>
    <w:rsid w:val="002511EE"/>
    <w:rsid w:val="00251658"/>
    <w:rsid w:val="00251ACF"/>
    <w:rsid w:val="00251FDD"/>
    <w:rsid w:val="002527B1"/>
    <w:rsid w:val="00252D09"/>
    <w:rsid w:val="00253097"/>
    <w:rsid w:val="00253531"/>
    <w:rsid w:val="00253940"/>
    <w:rsid w:val="00253950"/>
    <w:rsid w:val="00253F4C"/>
    <w:rsid w:val="00254A75"/>
    <w:rsid w:val="00254D87"/>
    <w:rsid w:val="0025624D"/>
    <w:rsid w:val="002563AD"/>
    <w:rsid w:val="00257C66"/>
    <w:rsid w:val="00262346"/>
    <w:rsid w:val="00262BA7"/>
    <w:rsid w:val="00262ECD"/>
    <w:rsid w:val="00263E6E"/>
    <w:rsid w:val="002652A3"/>
    <w:rsid w:val="00266CC8"/>
    <w:rsid w:val="00267589"/>
    <w:rsid w:val="002700E3"/>
    <w:rsid w:val="002706CE"/>
    <w:rsid w:val="002716E1"/>
    <w:rsid w:val="00272029"/>
    <w:rsid w:val="00272D28"/>
    <w:rsid w:val="00273043"/>
    <w:rsid w:val="0027429E"/>
    <w:rsid w:val="00274B6D"/>
    <w:rsid w:val="00274D43"/>
    <w:rsid w:val="002759BB"/>
    <w:rsid w:val="00275AB8"/>
    <w:rsid w:val="00276641"/>
    <w:rsid w:val="00276903"/>
    <w:rsid w:val="0027787A"/>
    <w:rsid w:val="00277F11"/>
    <w:rsid w:val="00280190"/>
    <w:rsid w:val="002801B0"/>
    <w:rsid w:val="00280966"/>
    <w:rsid w:val="0028116E"/>
    <w:rsid w:val="002817A6"/>
    <w:rsid w:val="00281D93"/>
    <w:rsid w:val="00283B51"/>
    <w:rsid w:val="002840C5"/>
    <w:rsid w:val="002861CC"/>
    <w:rsid w:val="002875ED"/>
    <w:rsid w:val="00287B2F"/>
    <w:rsid w:val="002907E8"/>
    <w:rsid w:val="002919B2"/>
    <w:rsid w:val="00292BDF"/>
    <w:rsid w:val="00292C60"/>
    <w:rsid w:val="002930BD"/>
    <w:rsid w:val="002931CE"/>
    <w:rsid w:val="002938D0"/>
    <w:rsid w:val="002941A4"/>
    <w:rsid w:val="00294B8B"/>
    <w:rsid w:val="002951C3"/>
    <w:rsid w:val="00295FFE"/>
    <w:rsid w:val="002963B6"/>
    <w:rsid w:val="002965BD"/>
    <w:rsid w:val="002971EA"/>
    <w:rsid w:val="002A0BE0"/>
    <w:rsid w:val="002A0D10"/>
    <w:rsid w:val="002A1923"/>
    <w:rsid w:val="002A2390"/>
    <w:rsid w:val="002A3748"/>
    <w:rsid w:val="002A6CCB"/>
    <w:rsid w:val="002A7313"/>
    <w:rsid w:val="002B05A3"/>
    <w:rsid w:val="002B1818"/>
    <w:rsid w:val="002B1AB4"/>
    <w:rsid w:val="002B218F"/>
    <w:rsid w:val="002B23DB"/>
    <w:rsid w:val="002B4368"/>
    <w:rsid w:val="002B5438"/>
    <w:rsid w:val="002B57E8"/>
    <w:rsid w:val="002B6EF1"/>
    <w:rsid w:val="002B7D61"/>
    <w:rsid w:val="002C051E"/>
    <w:rsid w:val="002C13B3"/>
    <w:rsid w:val="002C16C2"/>
    <w:rsid w:val="002C2772"/>
    <w:rsid w:val="002C2779"/>
    <w:rsid w:val="002C43E3"/>
    <w:rsid w:val="002C441E"/>
    <w:rsid w:val="002C6CB9"/>
    <w:rsid w:val="002D0B94"/>
    <w:rsid w:val="002D0E88"/>
    <w:rsid w:val="002D34BF"/>
    <w:rsid w:val="002D39F2"/>
    <w:rsid w:val="002D4B02"/>
    <w:rsid w:val="002D4CCE"/>
    <w:rsid w:val="002D64B3"/>
    <w:rsid w:val="002E0459"/>
    <w:rsid w:val="002E0EAE"/>
    <w:rsid w:val="002E1F75"/>
    <w:rsid w:val="002E20E4"/>
    <w:rsid w:val="002E2A9E"/>
    <w:rsid w:val="002E2F51"/>
    <w:rsid w:val="002E3764"/>
    <w:rsid w:val="002E391D"/>
    <w:rsid w:val="002E4F12"/>
    <w:rsid w:val="002E520E"/>
    <w:rsid w:val="002E5526"/>
    <w:rsid w:val="002E5BCE"/>
    <w:rsid w:val="002E5D8D"/>
    <w:rsid w:val="002E5E15"/>
    <w:rsid w:val="002E6DE7"/>
    <w:rsid w:val="002E7FE6"/>
    <w:rsid w:val="002F0684"/>
    <w:rsid w:val="002F0FDA"/>
    <w:rsid w:val="002F2729"/>
    <w:rsid w:val="002F2A1B"/>
    <w:rsid w:val="002F47B5"/>
    <w:rsid w:val="002F5CE0"/>
    <w:rsid w:val="002F6DC4"/>
    <w:rsid w:val="002F7099"/>
    <w:rsid w:val="002F71A8"/>
    <w:rsid w:val="0030005A"/>
    <w:rsid w:val="0030061F"/>
    <w:rsid w:val="00300753"/>
    <w:rsid w:val="0030086E"/>
    <w:rsid w:val="00301650"/>
    <w:rsid w:val="00301A85"/>
    <w:rsid w:val="00301BC5"/>
    <w:rsid w:val="00301F8E"/>
    <w:rsid w:val="00302257"/>
    <w:rsid w:val="00302813"/>
    <w:rsid w:val="00304F94"/>
    <w:rsid w:val="00305103"/>
    <w:rsid w:val="00306AF8"/>
    <w:rsid w:val="00307FB9"/>
    <w:rsid w:val="00310463"/>
    <w:rsid w:val="0031055F"/>
    <w:rsid w:val="00310F85"/>
    <w:rsid w:val="00311AB7"/>
    <w:rsid w:val="003123DC"/>
    <w:rsid w:val="00315E08"/>
    <w:rsid w:val="0031630D"/>
    <w:rsid w:val="00316B62"/>
    <w:rsid w:val="00316C97"/>
    <w:rsid w:val="00316E65"/>
    <w:rsid w:val="003204BE"/>
    <w:rsid w:val="00320681"/>
    <w:rsid w:val="00320804"/>
    <w:rsid w:val="00321B5A"/>
    <w:rsid w:val="003231BB"/>
    <w:rsid w:val="003249C8"/>
    <w:rsid w:val="003250E8"/>
    <w:rsid w:val="0032605C"/>
    <w:rsid w:val="00326C30"/>
    <w:rsid w:val="003300BD"/>
    <w:rsid w:val="00331B24"/>
    <w:rsid w:val="00332537"/>
    <w:rsid w:val="0033257B"/>
    <w:rsid w:val="0033285D"/>
    <w:rsid w:val="00332B5E"/>
    <w:rsid w:val="00332CB5"/>
    <w:rsid w:val="00332E3E"/>
    <w:rsid w:val="003332A3"/>
    <w:rsid w:val="00333980"/>
    <w:rsid w:val="00334134"/>
    <w:rsid w:val="00334520"/>
    <w:rsid w:val="00335AEF"/>
    <w:rsid w:val="00335E09"/>
    <w:rsid w:val="00335F50"/>
    <w:rsid w:val="00336EA8"/>
    <w:rsid w:val="003377A6"/>
    <w:rsid w:val="003404F4"/>
    <w:rsid w:val="00340C3B"/>
    <w:rsid w:val="00340CB0"/>
    <w:rsid w:val="00341E1E"/>
    <w:rsid w:val="00342140"/>
    <w:rsid w:val="00342F02"/>
    <w:rsid w:val="0034357C"/>
    <w:rsid w:val="003454D8"/>
    <w:rsid w:val="00345990"/>
    <w:rsid w:val="00346D7A"/>
    <w:rsid w:val="003477D7"/>
    <w:rsid w:val="0035019A"/>
    <w:rsid w:val="003502DF"/>
    <w:rsid w:val="0035095C"/>
    <w:rsid w:val="00351256"/>
    <w:rsid w:val="00351840"/>
    <w:rsid w:val="003529AC"/>
    <w:rsid w:val="0035326E"/>
    <w:rsid w:val="003535B0"/>
    <w:rsid w:val="003554A9"/>
    <w:rsid w:val="003571E8"/>
    <w:rsid w:val="003573B4"/>
    <w:rsid w:val="00361A69"/>
    <w:rsid w:val="00361E3E"/>
    <w:rsid w:val="00362524"/>
    <w:rsid w:val="0036289C"/>
    <w:rsid w:val="00363094"/>
    <w:rsid w:val="0036455A"/>
    <w:rsid w:val="0036468E"/>
    <w:rsid w:val="00364E87"/>
    <w:rsid w:val="0036565D"/>
    <w:rsid w:val="0036700C"/>
    <w:rsid w:val="003671BA"/>
    <w:rsid w:val="00370B8F"/>
    <w:rsid w:val="003711E2"/>
    <w:rsid w:val="0037165A"/>
    <w:rsid w:val="00371A64"/>
    <w:rsid w:val="00371E29"/>
    <w:rsid w:val="00372425"/>
    <w:rsid w:val="003724BA"/>
    <w:rsid w:val="003740DF"/>
    <w:rsid w:val="003754C0"/>
    <w:rsid w:val="003758D0"/>
    <w:rsid w:val="00380C71"/>
    <w:rsid w:val="00381762"/>
    <w:rsid w:val="00381FA4"/>
    <w:rsid w:val="00383F05"/>
    <w:rsid w:val="00384261"/>
    <w:rsid w:val="00384F9A"/>
    <w:rsid w:val="00385DC2"/>
    <w:rsid w:val="0038617D"/>
    <w:rsid w:val="00386CBE"/>
    <w:rsid w:val="00386F0B"/>
    <w:rsid w:val="00390361"/>
    <w:rsid w:val="003906BB"/>
    <w:rsid w:val="0039133F"/>
    <w:rsid w:val="003919DF"/>
    <w:rsid w:val="0039240E"/>
    <w:rsid w:val="00392C51"/>
    <w:rsid w:val="00394F77"/>
    <w:rsid w:val="00396111"/>
    <w:rsid w:val="00396416"/>
    <w:rsid w:val="003967BF"/>
    <w:rsid w:val="00396F06"/>
    <w:rsid w:val="003978BD"/>
    <w:rsid w:val="003A03AC"/>
    <w:rsid w:val="003A0CA6"/>
    <w:rsid w:val="003A2549"/>
    <w:rsid w:val="003A33EA"/>
    <w:rsid w:val="003A4331"/>
    <w:rsid w:val="003A546F"/>
    <w:rsid w:val="003A5E5F"/>
    <w:rsid w:val="003A60CD"/>
    <w:rsid w:val="003A6995"/>
    <w:rsid w:val="003A6F3C"/>
    <w:rsid w:val="003A74E8"/>
    <w:rsid w:val="003B00FB"/>
    <w:rsid w:val="003B05D6"/>
    <w:rsid w:val="003B089F"/>
    <w:rsid w:val="003B08DC"/>
    <w:rsid w:val="003B1FC8"/>
    <w:rsid w:val="003B447C"/>
    <w:rsid w:val="003B4A11"/>
    <w:rsid w:val="003B5444"/>
    <w:rsid w:val="003B6917"/>
    <w:rsid w:val="003B724B"/>
    <w:rsid w:val="003B79BD"/>
    <w:rsid w:val="003C04CA"/>
    <w:rsid w:val="003C0B68"/>
    <w:rsid w:val="003C22C6"/>
    <w:rsid w:val="003C247D"/>
    <w:rsid w:val="003C2547"/>
    <w:rsid w:val="003C2D04"/>
    <w:rsid w:val="003C5E0C"/>
    <w:rsid w:val="003C5F5B"/>
    <w:rsid w:val="003C6F13"/>
    <w:rsid w:val="003C780D"/>
    <w:rsid w:val="003C7F1A"/>
    <w:rsid w:val="003D0A1E"/>
    <w:rsid w:val="003D0BBB"/>
    <w:rsid w:val="003D1500"/>
    <w:rsid w:val="003D152A"/>
    <w:rsid w:val="003D2F4B"/>
    <w:rsid w:val="003D2FF4"/>
    <w:rsid w:val="003D3536"/>
    <w:rsid w:val="003D3DCD"/>
    <w:rsid w:val="003D3FBC"/>
    <w:rsid w:val="003D4046"/>
    <w:rsid w:val="003D40E1"/>
    <w:rsid w:val="003D53AA"/>
    <w:rsid w:val="003D562D"/>
    <w:rsid w:val="003D7AE9"/>
    <w:rsid w:val="003E0238"/>
    <w:rsid w:val="003E041A"/>
    <w:rsid w:val="003E0955"/>
    <w:rsid w:val="003E12F7"/>
    <w:rsid w:val="003E130F"/>
    <w:rsid w:val="003E1C5D"/>
    <w:rsid w:val="003E3635"/>
    <w:rsid w:val="003E3E90"/>
    <w:rsid w:val="003E41E2"/>
    <w:rsid w:val="003E423E"/>
    <w:rsid w:val="003E43C2"/>
    <w:rsid w:val="003E470C"/>
    <w:rsid w:val="003E484B"/>
    <w:rsid w:val="003E4FEC"/>
    <w:rsid w:val="003E51B1"/>
    <w:rsid w:val="003E7E5E"/>
    <w:rsid w:val="003F0A7D"/>
    <w:rsid w:val="003F0B53"/>
    <w:rsid w:val="003F0F84"/>
    <w:rsid w:val="003F1296"/>
    <w:rsid w:val="003F3026"/>
    <w:rsid w:val="003F4EE0"/>
    <w:rsid w:val="003F5069"/>
    <w:rsid w:val="003F5215"/>
    <w:rsid w:val="003F5757"/>
    <w:rsid w:val="003F6742"/>
    <w:rsid w:val="003F693F"/>
    <w:rsid w:val="003F7A26"/>
    <w:rsid w:val="003F7C9C"/>
    <w:rsid w:val="00400C2C"/>
    <w:rsid w:val="00401692"/>
    <w:rsid w:val="00401B29"/>
    <w:rsid w:val="00402450"/>
    <w:rsid w:val="00402E5A"/>
    <w:rsid w:val="0040331B"/>
    <w:rsid w:val="004036EA"/>
    <w:rsid w:val="00403BA9"/>
    <w:rsid w:val="00404939"/>
    <w:rsid w:val="00405EB6"/>
    <w:rsid w:val="00406BCC"/>
    <w:rsid w:val="00407265"/>
    <w:rsid w:val="004101E8"/>
    <w:rsid w:val="00411715"/>
    <w:rsid w:val="004119F8"/>
    <w:rsid w:val="00411B54"/>
    <w:rsid w:val="00411B70"/>
    <w:rsid w:val="00411D68"/>
    <w:rsid w:val="00411E42"/>
    <w:rsid w:val="0041332F"/>
    <w:rsid w:val="00413F39"/>
    <w:rsid w:val="00416284"/>
    <w:rsid w:val="00416E07"/>
    <w:rsid w:val="004175E1"/>
    <w:rsid w:val="004177FA"/>
    <w:rsid w:val="004205F2"/>
    <w:rsid w:val="0042167C"/>
    <w:rsid w:val="00421AB6"/>
    <w:rsid w:val="004221BF"/>
    <w:rsid w:val="00423A9F"/>
    <w:rsid w:val="00424005"/>
    <w:rsid w:val="00424F78"/>
    <w:rsid w:val="00425EFC"/>
    <w:rsid w:val="00426583"/>
    <w:rsid w:val="004269CC"/>
    <w:rsid w:val="004273A7"/>
    <w:rsid w:val="0042743B"/>
    <w:rsid w:val="00427E78"/>
    <w:rsid w:val="00427FFB"/>
    <w:rsid w:val="00430309"/>
    <w:rsid w:val="0043033F"/>
    <w:rsid w:val="00430592"/>
    <w:rsid w:val="00430797"/>
    <w:rsid w:val="004312DF"/>
    <w:rsid w:val="00432E1A"/>
    <w:rsid w:val="004333B6"/>
    <w:rsid w:val="00434C53"/>
    <w:rsid w:val="00440961"/>
    <w:rsid w:val="00441E8F"/>
    <w:rsid w:val="00441FAC"/>
    <w:rsid w:val="00442684"/>
    <w:rsid w:val="00443F08"/>
    <w:rsid w:val="0044419C"/>
    <w:rsid w:val="00444533"/>
    <w:rsid w:val="0044482B"/>
    <w:rsid w:val="0044541C"/>
    <w:rsid w:val="00445431"/>
    <w:rsid w:val="00445B5A"/>
    <w:rsid w:val="00446163"/>
    <w:rsid w:val="00446F4B"/>
    <w:rsid w:val="00450DEA"/>
    <w:rsid w:val="00452841"/>
    <w:rsid w:val="004534F1"/>
    <w:rsid w:val="00453A70"/>
    <w:rsid w:val="00453E00"/>
    <w:rsid w:val="004555AB"/>
    <w:rsid w:val="004563CE"/>
    <w:rsid w:val="00457254"/>
    <w:rsid w:val="00457BBD"/>
    <w:rsid w:val="00462277"/>
    <w:rsid w:val="004626BC"/>
    <w:rsid w:val="0046375C"/>
    <w:rsid w:val="00463C13"/>
    <w:rsid w:val="004645A7"/>
    <w:rsid w:val="00465205"/>
    <w:rsid w:val="00467515"/>
    <w:rsid w:val="00467576"/>
    <w:rsid w:val="00467717"/>
    <w:rsid w:val="004678E2"/>
    <w:rsid w:val="00471768"/>
    <w:rsid w:val="00473A14"/>
    <w:rsid w:val="004767B2"/>
    <w:rsid w:val="00481C1D"/>
    <w:rsid w:val="0048211C"/>
    <w:rsid w:val="004827D4"/>
    <w:rsid w:val="004829EF"/>
    <w:rsid w:val="00482B8B"/>
    <w:rsid w:val="00483CC8"/>
    <w:rsid w:val="00484375"/>
    <w:rsid w:val="004844CD"/>
    <w:rsid w:val="00484730"/>
    <w:rsid w:val="00484875"/>
    <w:rsid w:val="00485144"/>
    <w:rsid w:val="0048566B"/>
    <w:rsid w:val="004860C5"/>
    <w:rsid w:val="00487C9A"/>
    <w:rsid w:val="004903E5"/>
    <w:rsid w:val="004905EB"/>
    <w:rsid w:val="00490A51"/>
    <w:rsid w:val="00490ED3"/>
    <w:rsid w:val="00491CA0"/>
    <w:rsid w:val="0049449B"/>
    <w:rsid w:val="00494E94"/>
    <w:rsid w:val="00496C0E"/>
    <w:rsid w:val="00496EE1"/>
    <w:rsid w:val="004A004E"/>
    <w:rsid w:val="004A0601"/>
    <w:rsid w:val="004A1FE6"/>
    <w:rsid w:val="004A2A14"/>
    <w:rsid w:val="004A37AC"/>
    <w:rsid w:val="004A3FBF"/>
    <w:rsid w:val="004A6279"/>
    <w:rsid w:val="004A6453"/>
    <w:rsid w:val="004A6711"/>
    <w:rsid w:val="004A732F"/>
    <w:rsid w:val="004A7A9E"/>
    <w:rsid w:val="004A7EF5"/>
    <w:rsid w:val="004B0078"/>
    <w:rsid w:val="004B05E7"/>
    <w:rsid w:val="004B0676"/>
    <w:rsid w:val="004B0BE8"/>
    <w:rsid w:val="004B12B7"/>
    <w:rsid w:val="004B3AD4"/>
    <w:rsid w:val="004B3F4B"/>
    <w:rsid w:val="004B4178"/>
    <w:rsid w:val="004B4322"/>
    <w:rsid w:val="004B460C"/>
    <w:rsid w:val="004B4915"/>
    <w:rsid w:val="004B5290"/>
    <w:rsid w:val="004B5B6C"/>
    <w:rsid w:val="004B6189"/>
    <w:rsid w:val="004B63C9"/>
    <w:rsid w:val="004B764A"/>
    <w:rsid w:val="004B7901"/>
    <w:rsid w:val="004C0ADC"/>
    <w:rsid w:val="004C12BD"/>
    <w:rsid w:val="004C1313"/>
    <w:rsid w:val="004C3D6E"/>
    <w:rsid w:val="004C5193"/>
    <w:rsid w:val="004D0E70"/>
    <w:rsid w:val="004D15E7"/>
    <w:rsid w:val="004D180D"/>
    <w:rsid w:val="004D1AD9"/>
    <w:rsid w:val="004D26BC"/>
    <w:rsid w:val="004D368C"/>
    <w:rsid w:val="004D375E"/>
    <w:rsid w:val="004D3DB0"/>
    <w:rsid w:val="004D3F46"/>
    <w:rsid w:val="004D51F9"/>
    <w:rsid w:val="004D63C8"/>
    <w:rsid w:val="004D66A6"/>
    <w:rsid w:val="004D681B"/>
    <w:rsid w:val="004D7CA2"/>
    <w:rsid w:val="004E0109"/>
    <w:rsid w:val="004E0618"/>
    <w:rsid w:val="004E358D"/>
    <w:rsid w:val="004E426B"/>
    <w:rsid w:val="004E5389"/>
    <w:rsid w:val="004E570F"/>
    <w:rsid w:val="004E5ECE"/>
    <w:rsid w:val="004E6B4F"/>
    <w:rsid w:val="004E7495"/>
    <w:rsid w:val="004F065B"/>
    <w:rsid w:val="004F0740"/>
    <w:rsid w:val="004F0A16"/>
    <w:rsid w:val="004F11E9"/>
    <w:rsid w:val="004F143D"/>
    <w:rsid w:val="004F17CA"/>
    <w:rsid w:val="004F20FE"/>
    <w:rsid w:val="004F2961"/>
    <w:rsid w:val="004F37C5"/>
    <w:rsid w:val="004F4BF7"/>
    <w:rsid w:val="004F530B"/>
    <w:rsid w:val="004F557A"/>
    <w:rsid w:val="004F5813"/>
    <w:rsid w:val="004F5A4E"/>
    <w:rsid w:val="004F5B64"/>
    <w:rsid w:val="004F6B7D"/>
    <w:rsid w:val="004F7093"/>
    <w:rsid w:val="004F7C77"/>
    <w:rsid w:val="005016E3"/>
    <w:rsid w:val="005016EE"/>
    <w:rsid w:val="00503779"/>
    <w:rsid w:val="005047EC"/>
    <w:rsid w:val="00504989"/>
    <w:rsid w:val="005073FC"/>
    <w:rsid w:val="00507B5B"/>
    <w:rsid w:val="00507B6D"/>
    <w:rsid w:val="00507F21"/>
    <w:rsid w:val="005104BD"/>
    <w:rsid w:val="00510596"/>
    <w:rsid w:val="00510996"/>
    <w:rsid w:val="00511034"/>
    <w:rsid w:val="00513631"/>
    <w:rsid w:val="0051372D"/>
    <w:rsid w:val="0051457B"/>
    <w:rsid w:val="0051529B"/>
    <w:rsid w:val="00515CCB"/>
    <w:rsid w:val="00516F1D"/>
    <w:rsid w:val="0051706F"/>
    <w:rsid w:val="005178B1"/>
    <w:rsid w:val="00517A36"/>
    <w:rsid w:val="00520025"/>
    <w:rsid w:val="005211C8"/>
    <w:rsid w:val="00522B51"/>
    <w:rsid w:val="00522E1B"/>
    <w:rsid w:val="00523BF3"/>
    <w:rsid w:val="005241E7"/>
    <w:rsid w:val="00524CD7"/>
    <w:rsid w:val="00525010"/>
    <w:rsid w:val="0052601A"/>
    <w:rsid w:val="00526F19"/>
    <w:rsid w:val="00527A75"/>
    <w:rsid w:val="00531493"/>
    <w:rsid w:val="00531517"/>
    <w:rsid w:val="005315E8"/>
    <w:rsid w:val="00531A10"/>
    <w:rsid w:val="00532206"/>
    <w:rsid w:val="005322B1"/>
    <w:rsid w:val="0053242D"/>
    <w:rsid w:val="00532B24"/>
    <w:rsid w:val="00534669"/>
    <w:rsid w:val="00534DD2"/>
    <w:rsid w:val="00534E64"/>
    <w:rsid w:val="005352C7"/>
    <w:rsid w:val="0053607C"/>
    <w:rsid w:val="00536329"/>
    <w:rsid w:val="005367BF"/>
    <w:rsid w:val="00536EDC"/>
    <w:rsid w:val="005376C0"/>
    <w:rsid w:val="00537BCC"/>
    <w:rsid w:val="00537D76"/>
    <w:rsid w:val="00541012"/>
    <w:rsid w:val="00542A6F"/>
    <w:rsid w:val="00542CEA"/>
    <w:rsid w:val="00543B8C"/>
    <w:rsid w:val="00546983"/>
    <w:rsid w:val="005503FA"/>
    <w:rsid w:val="0055125F"/>
    <w:rsid w:val="00552AF1"/>
    <w:rsid w:val="0055383E"/>
    <w:rsid w:val="00553E64"/>
    <w:rsid w:val="00554CC6"/>
    <w:rsid w:val="005558B1"/>
    <w:rsid w:val="005559FB"/>
    <w:rsid w:val="00555CE5"/>
    <w:rsid w:val="0055667B"/>
    <w:rsid w:val="00556896"/>
    <w:rsid w:val="00557C8D"/>
    <w:rsid w:val="00557CE6"/>
    <w:rsid w:val="00560020"/>
    <w:rsid w:val="005630AF"/>
    <w:rsid w:val="00564508"/>
    <w:rsid w:val="00565CC8"/>
    <w:rsid w:val="005671B2"/>
    <w:rsid w:val="00567530"/>
    <w:rsid w:val="005678AB"/>
    <w:rsid w:val="00570466"/>
    <w:rsid w:val="00571A37"/>
    <w:rsid w:val="0057315D"/>
    <w:rsid w:val="005737DB"/>
    <w:rsid w:val="0057399B"/>
    <w:rsid w:val="00574B1C"/>
    <w:rsid w:val="00574B5C"/>
    <w:rsid w:val="0057561A"/>
    <w:rsid w:val="00576B79"/>
    <w:rsid w:val="00576D10"/>
    <w:rsid w:val="00577EF0"/>
    <w:rsid w:val="00580D31"/>
    <w:rsid w:val="005837EB"/>
    <w:rsid w:val="00585519"/>
    <w:rsid w:val="00586292"/>
    <w:rsid w:val="0058691C"/>
    <w:rsid w:val="005869FC"/>
    <w:rsid w:val="00590979"/>
    <w:rsid w:val="00591814"/>
    <w:rsid w:val="005921E4"/>
    <w:rsid w:val="00592BAA"/>
    <w:rsid w:val="00592D9A"/>
    <w:rsid w:val="00594159"/>
    <w:rsid w:val="005947BC"/>
    <w:rsid w:val="00596824"/>
    <w:rsid w:val="00596C02"/>
    <w:rsid w:val="0059707F"/>
    <w:rsid w:val="005976E9"/>
    <w:rsid w:val="00597F82"/>
    <w:rsid w:val="005A055E"/>
    <w:rsid w:val="005A27B2"/>
    <w:rsid w:val="005A511F"/>
    <w:rsid w:val="005A5E0A"/>
    <w:rsid w:val="005A7433"/>
    <w:rsid w:val="005A77B8"/>
    <w:rsid w:val="005B0795"/>
    <w:rsid w:val="005B0E25"/>
    <w:rsid w:val="005B2047"/>
    <w:rsid w:val="005B2803"/>
    <w:rsid w:val="005B2C2E"/>
    <w:rsid w:val="005B3158"/>
    <w:rsid w:val="005B3586"/>
    <w:rsid w:val="005B36EE"/>
    <w:rsid w:val="005B44F9"/>
    <w:rsid w:val="005B4E29"/>
    <w:rsid w:val="005B57AA"/>
    <w:rsid w:val="005B5C6D"/>
    <w:rsid w:val="005B5E7A"/>
    <w:rsid w:val="005B658D"/>
    <w:rsid w:val="005B6A0E"/>
    <w:rsid w:val="005C0451"/>
    <w:rsid w:val="005C0728"/>
    <w:rsid w:val="005C0A10"/>
    <w:rsid w:val="005C11B4"/>
    <w:rsid w:val="005C17B7"/>
    <w:rsid w:val="005C182B"/>
    <w:rsid w:val="005C1F68"/>
    <w:rsid w:val="005C24DC"/>
    <w:rsid w:val="005C3135"/>
    <w:rsid w:val="005C33A5"/>
    <w:rsid w:val="005C3C86"/>
    <w:rsid w:val="005C5A0B"/>
    <w:rsid w:val="005C5ED2"/>
    <w:rsid w:val="005C6730"/>
    <w:rsid w:val="005C69C0"/>
    <w:rsid w:val="005C7287"/>
    <w:rsid w:val="005D0A05"/>
    <w:rsid w:val="005D0CEC"/>
    <w:rsid w:val="005D0EF0"/>
    <w:rsid w:val="005D211F"/>
    <w:rsid w:val="005D2B5E"/>
    <w:rsid w:val="005D2D2F"/>
    <w:rsid w:val="005D30A3"/>
    <w:rsid w:val="005D5EAF"/>
    <w:rsid w:val="005D7FCC"/>
    <w:rsid w:val="005E006E"/>
    <w:rsid w:val="005E06AE"/>
    <w:rsid w:val="005E0B2A"/>
    <w:rsid w:val="005E3519"/>
    <w:rsid w:val="005E4730"/>
    <w:rsid w:val="005E4925"/>
    <w:rsid w:val="005E4CB0"/>
    <w:rsid w:val="005E4EC7"/>
    <w:rsid w:val="005E6745"/>
    <w:rsid w:val="005E67C5"/>
    <w:rsid w:val="005E6B2C"/>
    <w:rsid w:val="005E6F87"/>
    <w:rsid w:val="005E73DA"/>
    <w:rsid w:val="005E7C3A"/>
    <w:rsid w:val="005E7E45"/>
    <w:rsid w:val="005E7E90"/>
    <w:rsid w:val="005E7F48"/>
    <w:rsid w:val="005F17D2"/>
    <w:rsid w:val="005F238A"/>
    <w:rsid w:val="005F37D2"/>
    <w:rsid w:val="005F3C6B"/>
    <w:rsid w:val="005F557B"/>
    <w:rsid w:val="005F667E"/>
    <w:rsid w:val="005F6B0E"/>
    <w:rsid w:val="005F6DAA"/>
    <w:rsid w:val="005F6FE7"/>
    <w:rsid w:val="00600B45"/>
    <w:rsid w:val="00601040"/>
    <w:rsid w:val="006020B8"/>
    <w:rsid w:val="0060271F"/>
    <w:rsid w:val="00603BB5"/>
    <w:rsid w:val="00604826"/>
    <w:rsid w:val="0060559E"/>
    <w:rsid w:val="00606F2A"/>
    <w:rsid w:val="0060754E"/>
    <w:rsid w:val="00611910"/>
    <w:rsid w:val="00614C47"/>
    <w:rsid w:val="006158CD"/>
    <w:rsid w:val="00615F85"/>
    <w:rsid w:val="00616B88"/>
    <w:rsid w:val="00617A12"/>
    <w:rsid w:val="00621551"/>
    <w:rsid w:val="00621554"/>
    <w:rsid w:val="00621D69"/>
    <w:rsid w:val="00621FF1"/>
    <w:rsid w:val="0062222D"/>
    <w:rsid w:val="006231F0"/>
    <w:rsid w:val="006238A4"/>
    <w:rsid w:val="006274EB"/>
    <w:rsid w:val="0063040B"/>
    <w:rsid w:val="00635928"/>
    <w:rsid w:val="00635C1E"/>
    <w:rsid w:val="00635FFA"/>
    <w:rsid w:val="006368A4"/>
    <w:rsid w:val="00636C09"/>
    <w:rsid w:val="006372D6"/>
    <w:rsid w:val="006406B2"/>
    <w:rsid w:val="00641653"/>
    <w:rsid w:val="00641C4D"/>
    <w:rsid w:val="00642FDB"/>
    <w:rsid w:val="006445DE"/>
    <w:rsid w:val="006446B5"/>
    <w:rsid w:val="00644A52"/>
    <w:rsid w:val="00644D26"/>
    <w:rsid w:val="006477E5"/>
    <w:rsid w:val="0065043D"/>
    <w:rsid w:val="00650E55"/>
    <w:rsid w:val="00651A03"/>
    <w:rsid w:val="00652141"/>
    <w:rsid w:val="006529DE"/>
    <w:rsid w:val="006531DE"/>
    <w:rsid w:val="00653480"/>
    <w:rsid w:val="006565AC"/>
    <w:rsid w:val="006567CB"/>
    <w:rsid w:val="00656B76"/>
    <w:rsid w:val="006606B7"/>
    <w:rsid w:val="00661CF3"/>
    <w:rsid w:val="00661E46"/>
    <w:rsid w:val="00662363"/>
    <w:rsid w:val="0066377D"/>
    <w:rsid w:val="00663928"/>
    <w:rsid w:val="00663C2C"/>
    <w:rsid w:val="0066400C"/>
    <w:rsid w:val="006642A4"/>
    <w:rsid w:val="0066458B"/>
    <w:rsid w:val="006648C5"/>
    <w:rsid w:val="006649E9"/>
    <w:rsid w:val="00666A40"/>
    <w:rsid w:val="00667F47"/>
    <w:rsid w:val="006713EE"/>
    <w:rsid w:val="006719EE"/>
    <w:rsid w:val="00671C6A"/>
    <w:rsid w:val="006731A3"/>
    <w:rsid w:val="00673777"/>
    <w:rsid w:val="006746CF"/>
    <w:rsid w:val="00675061"/>
    <w:rsid w:val="00676AD1"/>
    <w:rsid w:val="00677329"/>
    <w:rsid w:val="00677671"/>
    <w:rsid w:val="00680593"/>
    <w:rsid w:val="006805B1"/>
    <w:rsid w:val="0068184F"/>
    <w:rsid w:val="00682169"/>
    <w:rsid w:val="006829FE"/>
    <w:rsid w:val="00682CB4"/>
    <w:rsid w:val="00684889"/>
    <w:rsid w:val="00684FDE"/>
    <w:rsid w:val="00685E39"/>
    <w:rsid w:val="00685E56"/>
    <w:rsid w:val="00686B3C"/>
    <w:rsid w:val="006901E4"/>
    <w:rsid w:val="00691BFC"/>
    <w:rsid w:val="00692176"/>
    <w:rsid w:val="006929BD"/>
    <w:rsid w:val="00692E4C"/>
    <w:rsid w:val="00693E4D"/>
    <w:rsid w:val="006941D7"/>
    <w:rsid w:val="006955B4"/>
    <w:rsid w:val="00695F73"/>
    <w:rsid w:val="006960B6"/>
    <w:rsid w:val="00696658"/>
    <w:rsid w:val="00696DAA"/>
    <w:rsid w:val="00696E15"/>
    <w:rsid w:val="00697861"/>
    <w:rsid w:val="006A0CF1"/>
    <w:rsid w:val="006A124E"/>
    <w:rsid w:val="006A290A"/>
    <w:rsid w:val="006A3030"/>
    <w:rsid w:val="006A321A"/>
    <w:rsid w:val="006A32E9"/>
    <w:rsid w:val="006A3F23"/>
    <w:rsid w:val="006A467D"/>
    <w:rsid w:val="006A4D24"/>
    <w:rsid w:val="006A512B"/>
    <w:rsid w:val="006A5D76"/>
    <w:rsid w:val="006A68A8"/>
    <w:rsid w:val="006B0946"/>
    <w:rsid w:val="006B2CFB"/>
    <w:rsid w:val="006B36B8"/>
    <w:rsid w:val="006B41DF"/>
    <w:rsid w:val="006B4C83"/>
    <w:rsid w:val="006B56EC"/>
    <w:rsid w:val="006B5725"/>
    <w:rsid w:val="006B5C0D"/>
    <w:rsid w:val="006B6CF9"/>
    <w:rsid w:val="006B70E5"/>
    <w:rsid w:val="006C015D"/>
    <w:rsid w:val="006C137A"/>
    <w:rsid w:val="006C1956"/>
    <w:rsid w:val="006C3F20"/>
    <w:rsid w:val="006C4FE7"/>
    <w:rsid w:val="006C50CC"/>
    <w:rsid w:val="006C75DC"/>
    <w:rsid w:val="006C7870"/>
    <w:rsid w:val="006C7912"/>
    <w:rsid w:val="006D09E2"/>
    <w:rsid w:val="006D127D"/>
    <w:rsid w:val="006D14ED"/>
    <w:rsid w:val="006D1514"/>
    <w:rsid w:val="006D22BF"/>
    <w:rsid w:val="006D257C"/>
    <w:rsid w:val="006D2A00"/>
    <w:rsid w:val="006D2EE8"/>
    <w:rsid w:val="006D3A29"/>
    <w:rsid w:val="006D4F9A"/>
    <w:rsid w:val="006D567A"/>
    <w:rsid w:val="006D66E0"/>
    <w:rsid w:val="006D6A7E"/>
    <w:rsid w:val="006D78BE"/>
    <w:rsid w:val="006E23A9"/>
    <w:rsid w:val="006E25FC"/>
    <w:rsid w:val="006E34CA"/>
    <w:rsid w:val="006E3744"/>
    <w:rsid w:val="006E39A8"/>
    <w:rsid w:val="006E3F28"/>
    <w:rsid w:val="006E4740"/>
    <w:rsid w:val="006E580A"/>
    <w:rsid w:val="006E594F"/>
    <w:rsid w:val="006E656E"/>
    <w:rsid w:val="006E67AD"/>
    <w:rsid w:val="006E795C"/>
    <w:rsid w:val="006F02A9"/>
    <w:rsid w:val="006F07B7"/>
    <w:rsid w:val="006F2335"/>
    <w:rsid w:val="006F4D65"/>
    <w:rsid w:val="006F5A5C"/>
    <w:rsid w:val="006F5F22"/>
    <w:rsid w:val="006F6C59"/>
    <w:rsid w:val="006F706C"/>
    <w:rsid w:val="006F73B9"/>
    <w:rsid w:val="00700447"/>
    <w:rsid w:val="00701EC2"/>
    <w:rsid w:val="0070328F"/>
    <w:rsid w:val="0070381D"/>
    <w:rsid w:val="007040E7"/>
    <w:rsid w:val="007054BD"/>
    <w:rsid w:val="007059A6"/>
    <w:rsid w:val="00706B3C"/>
    <w:rsid w:val="00710B73"/>
    <w:rsid w:val="007115F9"/>
    <w:rsid w:val="0071162D"/>
    <w:rsid w:val="00711A02"/>
    <w:rsid w:val="00712F14"/>
    <w:rsid w:val="00713939"/>
    <w:rsid w:val="00715A92"/>
    <w:rsid w:val="0071640C"/>
    <w:rsid w:val="007165D2"/>
    <w:rsid w:val="007224BC"/>
    <w:rsid w:val="007225BB"/>
    <w:rsid w:val="0072306A"/>
    <w:rsid w:val="0072379A"/>
    <w:rsid w:val="0072566B"/>
    <w:rsid w:val="00725D92"/>
    <w:rsid w:val="00726403"/>
    <w:rsid w:val="007275DE"/>
    <w:rsid w:val="007300B0"/>
    <w:rsid w:val="0073046B"/>
    <w:rsid w:val="00730C91"/>
    <w:rsid w:val="00730F1F"/>
    <w:rsid w:val="00730FF5"/>
    <w:rsid w:val="00732C6E"/>
    <w:rsid w:val="00733EA6"/>
    <w:rsid w:val="00734A3A"/>
    <w:rsid w:val="00734E24"/>
    <w:rsid w:val="00735718"/>
    <w:rsid w:val="00736D79"/>
    <w:rsid w:val="0073767C"/>
    <w:rsid w:val="00737759"/>
    <w:rsid w:val="007404E0"/>
    <w:rsid w:val="0074074F"/>
    <w:rsid w:val="007437D8"/>
    <w:rsid w:val="00745E02"/>
    <w:rsid w:val="00745F0F"/>
    <w:rsid w:val="00746404"/>
    <w:rsid w:val="00746A35"/>
    <w:rsid w:val="00750323"/>
    <w:rsid w:val="00751161"/>
    <w:rsid w:val="0075322B"/>
    <w:rsid w:val="00753F5A"/>
    <w:rsid w:val="00754000"/>
    <w:rsid w:val="00755A1C"/>
    <w:rsid w:val="00755AD6"/>
    <w:rsid w:val="00755D05"/>
    <w:rsid w:val="00756B0C"/>
    <w:rsid w:val="00760A61"/>
    <w:rsid w:val="00760F0B"/>
    <w:rsid w:val="007611F3"/>
    <w:rsid w:val="00761240"/>
    <w:rsid w:val="00762BB0"/>
    <w:rsid w:val="007630F2"/>
    <w:rsid w:val="00763B1C"/>
    <w:rsid w:val="00764A45"/>
    <w:rsid w:val="00765304"/>
    <w:rsid w:val="0076670A"/>
    <w:rsid w:val="00767AFC"/>
    <w:rsid w:val="00767EBA"/>
    <w:rsid w:val="00770566"/>
    <w:rsid w:val="00770DCA"/>
    <w:rsid w:val="00770DF1"/>
    <w:rsid w:val="00772CC0"/>
    <w:rsid w:val="0077351F"/>
    <w:rsid w:val="00774F61"/>
    <w:rsid w:val="00775D78"/>
    <w:rsid w:val="00775E64"/>
    <w:rsid w:val="00776B32"/>
    <w:rsid w:val="007774B6"/>
    <w:rsid w:val="007801C9"/>
    <w:rsid w:val="0078066E"/>
    <w:rsid w:val="0078101E"/>
    <w:rsid w:val="007819FB"/>
    <w:rsid w:val="007827AA"/>
    <w:rsid w:val="00782C08"/>
    <w:rsid w:val="00785A76"/>
    <w:rsid w:val="00786C20"/>
    <w:rsid w:val="0078728A"/>
    <w:rsid w:val="0078740B"/>
    <w:rsid w:val="007879A5"/>
    <w:rsid w:val="00787C0A"/>
    <w:rsid w:val="00791585"/>
    <w:rsid w:val="0079312C"/>
    <w:rsid w:val="00793B1C"/>
    <w:rsid w:val="00794C0D"/>
    <w:rsid w:val="00795234"/>
    <w:rsid w:val="007953AB"/>
    <w:rsid w:val="007970DC"/>
    <w:rsid w:val="007A03E7"/>
    <w:rsid w:val="007A097E"/>
    <w:rsid w:val="007A0A06"/>
    <w:rsid w:val="007A26CD"/>
    <w:rsid w:val="007A2ACF"/>
    <w:rsid w:val="007A4214"/>
    <w:rsid w:val="007A4C01"/>
    <w:rsid w:val="007A53BC"/>
    <w:rsid w:val="007A5A94"/>
    <w:rsid w:val="007A5B02"/>
    <w:rsid w:val="007A61C2"/>
    <w:rsid w:val="007A7B88"/>
    <w:rsid w:val="007B043E"/>
    <w:rsid w:val="007B053B"/>
    <w:rsid w:val="007B068B"/>
    <w:rsid w:val="007B19F2"/>
    <w:rsid w:val="007B1C4E"/>
    <w:rsid w:val="007B4103"/>
    <w:rsid w:val="007B4918"/>
    <w:rsid w:val="007B5EE8"/>
    <w:rsid w:val="007B624F"/>
    <w:rsid w:val="007B65EE"/>
    <w:rsid w:val="007B6DC9"/>
    <w:rsid w:val="007B76C9"/>
    <w:rsid w:val="007B7DD7"/>
    <w:rsid w:val="007C2B63"/>
    <w:rsid w:val="007C3972"/>
    <w:rsid w:val="007C403D"/>
    <w:rsid w:val="007C4144"/>
    <w:rsid w:val="007C4EB5"/>
    <w:rsid w:val="007C50FB"/>
    <w:rsid w:val="007C55F0"/>
    <w:rsid w:val="007C73C7"/>
    <w:rsid w:val="007D0CAC"/>
    <w:rsid w:val="007D1403"/>
    <w:rsid w:val="007D1B0A"/>
    <w:rsid w:val="007D1FDF"/>
    <w:rsid w:val="007D31B5"/>
    <w:rsid w:val="007D3837"/>
    <w:rsid w:val="007D499D"/>
    <w:rsid w:val="007D606F"/>
    <w:rsid w:val="007D6C6F"/>
    <w:rsid w:val="007D6DD2"/>
    <w:rsid w:val="007D702A"/>
    <w:rsid w:val="007E1336"/>
    <w:rsid w:val="007E160D"/>
    <w:rsid w:val="007E1880"/>
    <w:rsid w:val="007E1D2E"/>
    <w:rsid w:val="007E327C"/>
    <w:rsid w:val="007E4526"/>
    <w:rsid w:val="007E502A"/>
    <w:rsid w:val="007E558C"/>
    <w:rsid w:val="007E599B"/>
    <w:rsid w:val="007E7962"/>
    <w:rsid w:val="007F0646"/>
    <w:rsid w:val="007F0AB1"/>
    <w:rsid w:val="007F226B"/>
    <w:rsid w:val="007F243F"/>
    <w:rsid w:val="007F29CA"/>
    <w:rsid w:val="007F3711"/>
    <w:rsid w:val="007F3E0D"/>
    <w:rsid w:val="007F4339"/>
    <w:rsid w:val="007F45D2"/>
    <w:rsid w:val="007F5857"/>
    <w:rsid w:val="007F6DEA"/>
    <w:rsid w:val="007F72DB"/>
    <w:rsid w:val="007F72FF"/>
    <w:rsid w:val="00800B05"/>
    <w:rsid w:val="00800FD7"/>
    <w:rsid w:val="00801422"/>
    <w:rsid w:val="00802125"/>
    <w:rsid w:val="008046A2"/>
    <w:rsid w:val="0080483A"/>
    <w:rsid w:val="00804A26"/>
    <w:rsid w:val="00804A38"/>
    <w:rsid w:val="008064CD"/>
    <w:rsid w:val="00806718"/>
    <w:rsid w:val="00806CE2"/>
    <w:rsid w:val="008112C0"/>
    <w:rsid w:val="00812198"/>
    <w:rsid w:val="008146D1"/>
    <w:rsid w:val="008149B2"/>
    <w:rsid w:val="00814F35"/>
    <w:rsid w:val="00816271"/>
    <w:rsid w:val="00816B20"/>
    <w:rsid w:val="0081738E"/>
    <w:rsid w:val="008176FA"/>
    <w:rsid w:val="00817FAC"/>
    <w:rsid w:val="00820560"/>
    <w:rsid w:val="00821479"/>
    <w:rsid w:val="008214B1"/>
    <w:rsid w:val="00822343"/>
    <w:rsid w:val="00822908"/>
    <w:rsid w:val="0082420D"/>
    <w:rsid w:val="008249BE"/>
    <w:rsid w:val="00824BB6"/>
    <w:rsid w:val="00826215"/>
    <w:rsid w:val="00826737"/>
    <w:rsid w:val="00826C25"/>
    <w:rsid w:val="00826DF0"/>
    <w:rsid w:val="0082706A"/>
    <w:rsid w:val="008278B0"/>
    <w:rsid w:val="008303C0"/>
    <w:rsid w:val="00831D6C"/>
    <w:rsid w:val="00833A51"/>
    <w:rsid w:val="00835596"/>
    <w:rsid w:val="00835710"/>
    <w:rsid w:val="00836AE6"/>
    <w:rsid w:val="00837382"/>
    <w:rsid w:val="00841D9F"/>
    <w:rsid w:val="00841F50"/>
    <w:rsid w:val="008433A3"/>
    <w:rsid w:val="00844E19"/>
    <w:rsid w:val="0084624F"/>
    <w:rsid w:val="008464A6"/>
    <w:rsid w:val="00846CC0"/>
    <w:rsid w:val="008473BC"/>
    <w:rsid w:val="00850218"/>
    <w:rsid w:val="0085066D"/>
    <w:rsid w:val="00850CBB"/>
    <w:rsid w:val="00852FD7"/>
    <w:rsid w:val="00853D55"/>
    <w:rsid w:val="008548B5"/>
    <w:rsid w:val="008556CE"/>
    <w:rsid w:val="00855A3A"/>
    <w:rsid w:val="00856FA3"/>
    <w:rsid w:val="008571A8"/>
    <w:rsid w:val="00857277"/>
    <w:rsid w:val="008576F9"/>
    <w:rsid w:val="00857878"/>
    <w:rsid w:val="00857BB4"/>
    <w:rsid w:val="00857DD7"/>
    <w:rsid w:val="0086031E"/>
    <w:rsid w:val="0086055A"/>
    <w:rsid w:val="00862692"/>
    <w:rsid w:val="008635FA"/>
    <w:rsid w:val="00864322"/>
    <w:rsid w:val="008648F0"/>
    <w:rsid w:val="00864A58"/>
    <w:rsid w:val="0086535A"/>
    <w:rsid w:val="00865745"/>
    <w:rsid w:val="008657A5"/>
    <w:rsid w:val="008672A6"/>
    <w:rsid w:val="00867850"/>
    <w:rsid w:val="00867A15"/>
    <w:rsid w:val="00870083"/>
    <w:rsid w:val="00871CE1"/>
    <w:rsid w:val="00871EA4"/>
    <w:rsid w:val="00871EE7"/>
    <w:rsid w:val="008724DF"/>
    <w:rsid w:val="00875318"/>
    <w:rsid w:val="008777C6"/>
    <w:rsid w:val="00880A05"/>
    <w:rsid w:val="008830CF"/>
    <w:rsid w:val="00883390"/>
    <w:rsid w:val="008836BB"/>
    <w:rsid w:val="00883D3B"/>
    <w:rsid w:val="008849C3"/>
    <w:rsid w:val="00884D21"/>
    <w:rsid w:val="008853F6"/>
    <w:rsid w:val="0088575D"/>
    <w:rsid w:val="00885ACB"/>
    <w:rsid w:val="008863A0"/>
    <w:rsid w:val="008870F9"/>
    <w:rsid w:val="0088720A"/>
    <w:rsid w:val="00887262"/>
    <w:rsid w:val="00887415"/>
    <w:rsid w:val="00887F7D"/>
    <w:rsid w:val="008906BC"/>
    <w:rsid w:val="00892492"/>
    <w:rsid w:val="0089283D"/>
    <w:rsid w:val="00892F57"/>
    <w:rsid w:val="00893580"/>
    <w:rsid w:val="00893C31"/>
    <w:rsid w:val="008941E6"/>
    <w:rsid w:val="00894316"/>
    <w:rsid w:val="008947EA"/>
    <w:rsid w:val="00894E43"/>
    <w:rsid w:val="0089503A"/>
    <w:rsid w:val="00895761"/>
    <w:rsid w:val="00895D09"/>
    <w:rsid w:val="0089604F"/>
    <w:rsid w:val="008963B6"/>
    <w:rsid w:val="00897032"/>
    <w:rsid w:val="00897EBE"/>
    <w:rsid w:val="008A0A45"/>
    <w:rsid w:val="008A1815"/>
    <w:rsid w:val="008A19EA"/>
    <w:rsid w:val="008A30F7"/>
    <w:rsid w:val="008A4A5D"/>
    <w:rsid w:val="008A6880"/>
    <w:rsid w:val="008A78A6"/>
    <w:rsid w:val="008B0D25"/>
    <w:rsid w:val="008B2AC6"/>
    <w:rsid w:val="008B37B8"/>
    <w:rsid w:val="008B4ED9"/>
    <w:rsid w:val="008B60C7"/>
    <w:rsid w:val="008B6A93"/>
    <w:rsid w:val="008C0082"/>
    <w:rsid w:val="008C00DF"/>
    <w:rsid w:val="008C0E4E"/>
    <w:rsid w:val="008C0EC0"/>
    <w:rsid w:val="008C1778"/>
    <w:rsid w:val="008C25AE"/>
    <w:rsid w:val="008C2DFE"/>
    <w:rsid w:val="008C404B"/>
    <w:rsid w:val="008C48BC"/>
    <w:rsid w:val="008C7A8C"/>
    <w:rsid w:val="008D0B9E"/>
    <w:rsid w:val="008D22EC"/>
    <w:rsid w:val="008D4E66"/>
    <w:rsid w:val="008D705F"/>
    <w:rsid w:val="008E13ED"/>
    <w:rsid w:val="008E3ABE"/>
    <w:rsid w:val="008E511A"/>
    <w:rsid w:val="008E5CB6"/>
    <w:rsid w:val="008E6E3E"/>
    <w:rsid w:val="008E702F"/>
    <w:rsid w:val="008E7280"/>
    <w:rsid w:val="008E7E24"/>
    <w:rsid w:val="008F2099"/>
    <w:rsid w:val="008F2A6E"/>
    <w:rsid w:val="008F36DA"/>
    <w:rsid w:val="008F3772"/>
    <w:rsid w:val="008F380E"/>
    <w:rsid w:val="008F467C"/>
    <w:rsid w:val="008F4AF1"/>
    <w:rsid w:val="008F5020"/>
    <w:rsid w:val="008F5580"/>
    <w:rsid w:val="008F78B1"/>
    <w:rsid w:val="008F7CAF"/>
    <w:rsid w:val="00900662"/>
    <w:rsid w:val="009010F4"/>
    <w:rsid w:val="00901880"/>
    <w:rsid w:val="00902BEE"/>
    <w:rsid w:val="00903AEC"/>
    <w:rsid w:val="00903B2A"/>
    <w:rsid w:val="00903E8A"/>
    <w:rsid w:val="0090400A"/>
    <w:rsid w:val="00905DD3"/>
    <w:rsid w:val="00906A5E"/>
    <w:rsid w:val="00906D17"/>
    <w:rsid w:val="00907060"/>
    <w:rsid w:val="0090714B"/>
    <w:rsid w:val="00907EFA"/>
    <w:rsid w:val="00910449"/>
    <w:rsid w:val="00910AF6"/>
    <w:rsid w:val="00911A29"/>
    <w:rsid w:val="00913402"/>
    <w:rsid w:val="00915C7A"/>
    <w:rsid w:val="009165E9"/>
    <w:rsid w:val="00917032"/>
    <w:rsid w:val="00917233"/>
    <w:rsid w:val="0091743B"/>
    <w:rsid w:val="009175CA"/>
    <w:rsid w:val="00917733"/>
    <w:rsid w:val="00921185"/>
    <w:rsid w:val="009213E4"/>
    <w:rsid w:val="009229B3"/>
    <w:rsid w:val="009242FA"/>
    <w:rsid w:val="00927E4E"/>
    <w:rsid w:val="0093067E"/>
    <w:rsid w:val="00931460"/>
    <w:rsid w:val="009329B4"/>
    <w:rsid w:val="00932C9F"/>
    <w:rsid w:val="00933B4A"/>
    <w:rsid w:val="0093572D"/>
    <w:rsid w:val="009404E9"/>
    <w:rsid w:val="0094265D"/>
    <w:rsid w:val="009428D2"/>
    <w:rsid w:val="009429A6"/>
    <w:rsid w:val="00943139"/>
    <w:rsid w:val="009432C9"/>
    <w:rsid w:val="009442E8"/>
    <w:rsid w:val="00944740"/>
    <w:rsid w:val="00946D45"/>
    <w:rsid w:val="00950497"/>
    <w:rsid w:val="00950D52"/>
    <w:rsid w:val="00951315"/>
    <w:rsid w:val="00952458"/>
    <w:rsid w:val="00952525"/>
    <w:rsid w:val="00952AA9"/>
    <w:rsid w:val="00953AA0"/>
    <w:rsid w:val="0095421A"/>
    <w:rsid w:val="009550D0"/>
    <w:rsid w:val="00955239"/>
    <w:rsid w:val="0095590B"/>
    <w:rsid w:val="00957A42"/>
    <w:rsid w:val="00957D5E"/>
    <w:rsid w:val="00961970"/>
    <w:rsid w:val="009624D7"/>
    <w:rsid w:val="00962DC2"/>
    <w:rsid w:val="0096302E"/>
    <w:rsid w:val="009631E0"/>
    <w:rsid w:val="009663B1"/>
    <w:rsid w:val="009666FC"/>
    <w:rsid w:val="00966C91"/>
    <w:rsid w:val="00966DBB"/>
    <w:rsid w:val="00967396"/>
    <w:rsid w:val="00967921"/>
    <w:rsid w:val="00967B92"/>
    <w:rsid w:val="00970934"/>
    <w:rsid w:val="009714D6"/>
    <w:rsid w:val="00972012"/>
    <w:rsid w:val="00972EB5"/>
    <w:rsid w:val="00976063"/>
    <w:rsid w:val="00977B3D"/>
    <w:rsid w:val="00981FD0"/>
    <w:rsid w:val="0098468D"/>
    <w:rsid w:val="0098591F"/>
    <w:rsid w:val="009860DC"/>
    <w:rsid w:val="00986570"/>
    <w:rsid w:val="00986DBE"/>
    <w:rsid w:val="00987E53"/>
    <w:rsid w:val="009909B5"/>
    <w:rsid w:val="00990F1F"/>
    <w:rsid w:val="00991D71"/>
    <w:rsid w:val="00993414"/>
    <w:rsid w:val="009938FC"/>
    <w:rsid w:val="00995C4B"/>
    <w:rsid w:val="00996136"/>
    <w:rsid w:val="009964C1"/>
    <w:rsid w:val="0099675D"/>
    <w:rsid w:val="00996A59"/>
    <w:rsid w:val="00996AE1"/>
    <w:rsid w:val="00997275"/>
    <w:rsid w:val="009A24E3"/>
    <w:rsid w:val="009A2C78"/>
    <w:rsid w:val="009A2F9E"/>
    <w:rsid w:val="009A308C"/>
    <w:rsid w:val="009A399F"/>
    <w:rsid w:val="009A4EDC"/>
    <w:rsid w:val="009A5AE2"/>
    <w:rsid w:val="009A70F9"/>
    <w:rsid w:val="009A736A"/>
    <w:rsid w:val="009A7DDA"/>
    <w:rsid w:val="009B1131"/>
    <w:rsid w:val="009B12BF"/>
    <w:rsid w:val="009B17FA"/>
    <w:rsid w:val="009B2DE2"/>
    <w:rsid w:val="009B31CC"/>
    <w:rsid w:val="009B424D"/>
    <w:rsid w:val="009B4D1F"/>
    <w:rsid w:val="009B5C7F"/>
    <w:rsid w:val="009B67F1"/>
    <w:rsid w:val="009B7DB5"/>
    <w:rsid w:val="009C0B40"/>
    <w:rsid w:val="009C0B59"/>
    <w:rsid w:val="009C10BB"/>
    <w:rsid w:val="009C1448"/>
    <w:rsid w:val="009C305F"/>
    <w:rsid w:val="009C3B96"/>
    <w:rsid w:val="009C4260"/>
    <w:rsid w:val="009C4322"/>
    <w:rsid w:val="009C4F11"/>
    <w:rsid w:val="009C515C"/>
    <w:rsid w:val="009C586B"/>
    <w:rsid w:val="009C5B61"/>
    <w:rsid w:val="009C5D9E"/>
    <w:rsid w:val="009C642A"/>
    <w:rsid w:val="009C729A"/>
    <w:rsid w:val="009D02A5"/>
    <w:rsid w:val="009D0EA6"/>
    <w:rsid w:val="009D1DF3"/>
    <w:rsid w:val="009D2564"/>
    <w:rsid w:val="009D32C1"/>
    <w:rsid w:val="009D3FEF"/>
    <w:rsid w:val="009D4ADC"/>
    <w:rsid w:val="009D53CC"/>
    <w:rsid w:val="009D67B9"/>
    <w:rsid w:val="009D71FC"/>
    <w:rsid w:val="009D7AB3"/>
    <w:rsid w:val="009E0341"/>
    <w:rsid w:val="009E07CE"/>
    <w:rsid w:val="009E083A"/>
    <w:rsid w:val="009E117E"/>
    <w:rsid w:val="009E1A0F"/>
    <w:rsid w:val="009E355B"/>
    <w:rsid w:val="009E3645"/>
    <w:rsid w:val="009E391E"/>
    <w:rsid w:val="009E3E40"/>
    <w:rsid w:val="009E50C7"/>
    <w:rsid w:val="009E60ED"/>
    <w:rsid w:val="009F0B67"/>
    <w:rsid w:val="009F0C31"/>
    <w:rsid w:val="009F1246"/>
    <w:rsid w:val="009F17EE"/>
    <w:rsid w:val="009F4121"/>
    <w:rsid w:val="009F6D8E"/>
    <w:rsid w:val="00A009B2"/>
    <w:rsid w:val="00A00A1A"/>
    <w:rsid w:val="00A010AE"/>
    <w:rsid w:val="00A01E65"/>
    <w:rsid w:val="00A023C8"/>
    <w:rsid w:val="00A03B15"/>
    <w:rsid w:val="00A048FF"/>
    <w:rsid w:val="00A05AE9"/>
    <w:rsid w:val="00A05CA5"/>
    <w:rsid w:val="00A05E9A"/>
    <w:rsid w:val="00A0607B"/>
    <w:rsid w:val="00A07CCC"/>
    <w:rsid w:val="00A10FE7"/>
    <w:rsid w:val="00A11953"/>
    <w:rsid w:val="00A1269B"/>
    <w:rsid w:val="00A13C04"/>
    <w:rsid w:val="00A153B9"/>
    <w:rsid w:val="00A163DB"/>
    <w:rsid w:val="00A164D8"/>
    <w:rsid w:val="00A16EFB"/>
    <w:rsid w:val="00A21830"/>
    <w:rsid w:val="00A21E59"/>
    <w:rsid w:val="00A22009"/>
    <w:rsid w:val="00A2289E"/>
    <w:rsid w:val="00A23178"/>
    <w:rsid w:val="00A2501E"/>
    <w:rsid w:val="00A25233"/>
    <w:rsid w:val="00A25986"/>
    <w:rsid w:val="00A25A19"/>
    <w:rsid w:val="00A25EE4"/>
    <w:rsid w:val="00A2641A"/>
    <w:rsid w:val="00A26D76"/>
    <w:rsid w:val="00A3027E"/>
    <w:rsid w:val="00A30419"/>
    <w:rsid w:val="00A30D36"/>
    <w:rsid w:val="00A3344F"/>
    <w:rsid w:val="00A33E2B"/>
    <w:rsid w:val="00A34074"/>
    <w:rsid w:val="00A350F7"/>
    <w:rsid w:val="00A360C7"/>
    <w:rsid w:val="00A377F4"/>
    <w:rsid w:val="00A37C53"/>
    <w:rsid w:val="00A37D48"/>
    <w:rsid w:val="00A405A0"/>
    <w:rsid w:val="00A41024"/>
    <w:rsid w:val="00A419C2"/>
    <w:rsid w:val="00A419D5"/>
    <w:rsid w:val="00A4244A"/>
    <w:rsid w:val="00A426B3"/>
    <w:rsid w:val="00A42F38"/>
    <w:rsid w:val="00A430D6"/>
    <w:rsid w:val="00A43707"/>
    <w:rsid w:val="00A476D5"/>
    <w:rsid w:val="00A47993"/>
    <w:rsid w:val="00A47EB3"/>
    <w:rsid w:val="00A47EC2"/>
    <w:rsid w:val="00A502F5"/>
    <w:rsid w:val="00A516A8"/>
    <w:rsid w:val="00A5177B"/>
    <w:rsid w:val="00A51D4F"/>
    <w:rsid w:val="00A51E64"/>
    <w:rsid w:val="00A52589"/>
    <w:rsid w:val="00A53AA3"/>
    <w:rsid w:val="00A542B6"/>
    <w:rsid w:val="00A543F5"/>
    <w:rsid w:val="00A54A88"/>
    <w:rsid w:val="00A54B6F"/>
    <w:rsid w:val="00A55063"/>
    <w:rsid w:val="00A562CD"/>
    <w:rsid w:val="00A56DD5"/>
    <w:rsid w:val="00A60F27"/>
    <w:rsid w:val="00A61A72"/>
    <w:rsid w:val="00A61D13"/>
    <w:rsid w:val="00A6289D"/>
    <w:rsid w:val="00A6332C"/>
    <w:rsid w:val="00A64E46"/>
    <w:rsid w:val="00A65134"/>
    <w:rsid w:val="00A652FF"/>
    <w:rsid w:val="00A65436"/>
    <w:rsid w:val="00A66305"/>
    <w:rsid w:val="00A67ADB"/>
    <w:rsid w:val="00A70A48"/>
    <w:rsid w:val="00A731F4"/>
    <w:rsid w:val="00A7410F"/>
    <w:rsid w:val="00A74B2C"/>
    <w:rsid w:val="00A760A2"/>
    <w:rsid w:val="00A760DB"/>
    <w:rsid w:val="00A76649"/>
    <w:rsid w:val="00A7679B"/>
    <w:rsid w:val="00A76B6D"/>
    <w:rsid w:val="00A77598"/>
    <w:rsid w:val="00A77A6A"/>
    <w:rsid w:val="00A80B81"/>
    <w:rsid w:val="00A80D27"/>
    <w:rsid w:val="00A826D2"/>
    <w:rsid w:val="00A84B8F"/>
    <w:rsid w:val="00A85CBB"/>
    <w:rsid w:val="00A914A7"/>
    <w:rsid w:val="00A921F1"/>
    <w:rsid w:val="00A937C7"/>
    <w:rsid w:val="00A93992"/>
    <w:rsid w:val="00A959AA"/>
    <w:rsid w:val="00A959EC"/>
    <w:rsid w:val="00A97AE0"/>
    <w:rsid w:val="00AA1BAD"/>
    <w:rsid w:val="00AA3205"/>
    <w:rsid w:val="00AA32B6"/>
    <w:rsid w:val="00AA39DC"/>
    <w:rsid w:val="00AA4577"/>
    <w:rsid w:val="00AA4619"/>
    <w:rsid w:val="00AA5044"/>
    <w:rsid w:val="00AB14BA"/>
    <w:rsid w:val="00AB1704"/>
    <w:rsid w:val="00AB28C5"/>
    <w:rsid w:val="00AB2934"/>
    <w:rsid w:val="00AB42EB"/>
    <w:rsid w:val="00AB44D8"/>
    <w:rsid w:val="00AB4E5C"/>
    <w:rsid w:val="00AB4EAF"/>
    <w:rsid w:val="00AB5BF9"/>
    <w:rsid w:val="00AB648D"/>
    <w:rsid w:val="00AC0F07"/>
    <w:rsid w:val="00AC2944"/>
    <w:rsid w:val="00AC37D7"/>
    <w:rsid w:val="00AC3CF4"/>
    <w:rsid w:val="00AC45CA"/>
    <w:rsid w:val="00AC53DB"/>
    <w:rsid w:val="00AC62BD"/>
    <w:rsid w:val="00AC7255"/>
    <w:rsid w:val="00AC7879"/>
    <w:rsid w:val="00AC7EA6"/>
    <w:rsid w:val="00AD05E2"/>
    <w:rsid w:val="00AD074E"/>
    <w:rsid w:val="00AD0A12"/>
    <w:rsid w:val="00AD1982"/>
    <w:rsid w:val="00AD19FB"/>
    <w:rsid w:val="00AD396B"/>
    <w:rsid w:val="00AD4A4A"/>
    <w:rsid w:val="00AD7BF6"/>
    <w:rsid w:val="00AE09A9"/>
    <w:rsid w:val="00AE0F2D"/>
    <w:rsid w:val="00AE3803"/>
    <w:rsid w:val="00AE7399"/>
    <w:rsid w:val="00AE7540"/>
    <w:rsid w:val="00AF03CC"/>
    <w:rsid w:val="00AF0875"/>
    <w:rsid w:val="00AF11F1"/>
    <w:rsid w:val="00AF39B6"/>
    <w:rsid w:val="00AF45ED"/>
    <w:rsid w:val="00AF48EA"/>
    <w:rsid w:val="00AF5574"/>
    <w:rsid w:val="00AF55D4"/>
    <w:rsid w:val="00AF5D6F"/>
    <w:rsid w:val="00AF653B"/>
    <w:rsid w:val="00AF6E9E"/>
    <w:rsid w:val="00B00037"/>
    <w:rsid w:val="00B004B3"/>
    <w:rsid w:val="00B01B7B"/>
    <w:rsid w:val="00B01F6A"/>
    <w:rsid w:val="00B02252"/>
    <w:rsid w:val="00B02586"/>
    <w:rsid w:val="00B028E3"/>
    <w:rsid w:val="00B034B9"/>
    <w:rsid w:val="00B0458E"/>
    <w:rsid w:val="00B06C47"/>
    <w:rsid w:val="00B06E6C"/>
    <w:rsid w:val="00B06FE0"/>
    <w:rsid w:val="00B0740C"/>
    <w:rsid w:val="00B077CB"/>
    <w:rsid w:val="00B105E2"/>
    <w:rsid w:val="00B1129E"/>
    <w:rsid w:val="00B11851"/>
    <w:rsid w:val="00B12811"/>
    <w:rsid w:val="00B13333"/>
    <w:rsid w:val="00B133C9"/>
    <w:rsid w:val="00B13A64"/>
    <w:rsid w:val="00B13C26"/>
    <w:rsid w:val="00B14C3C"/>
    <w:rsid w:val="00B15D18"/>
    <w:rsid w:val="00B16004"/>
    <w:rsid w:val="00B20465"/>
    <w:rsid w:val="00B20CF3"/>
    <w:rsid w:val="00B21831"/>
    <w:rsid w:val="00B21F2D"/>
    <w:rsid w:val="00B2201C"/>
    <w:rsid w:val="00B225B6"/>
    <w:rsid w:val="00B226B2"/>
    <w:rsid w:val="00B23D3A"/>
    <w:rsid w:val="00B23E70"/>
    <w:rsid w:val="00B249F7"/>
    <w:rsid w:val="00B25819"/>
    <w:rsid w:val="00B26454"/>
    <w:rsid w:val="00B26C6F"/>
    <w:rsid w:val="00B27CBE"/>
    <w:rsid w:val="00B30540"/>
    <w:rsid w:val="00B32A47"/>
    <w:rsid w:val="00B33320"/>
    <w:rsid w:val="00B33C45"/>
    <w:rsid w:val="00B34B61"/>
    <w:rsid w:val="00B34DF2"/>
    <w:rsid w:val="00B35796"/>
    <w:rsid w:val="00B40F35"/>
    <w:rsid w:val="00B4141E"/>
    <w:rsid w:val="00B4148C"/>
    <w:rsid w:val="00B41AB4"/>
    <w:rsid w:val="00B42A73"/>
    <w:rsid w:val="00B42ABF"/>
    <w:rsid w:val="00B42D35"/>
    <w:rsid w:val="00B42DC7"/>
    <w:rsid w:val="00B4313A"/>
    <w:rsid w:val="00B43715"/>
    <w:rsid w:val="00B454D3"/>
    <w:rsid w:val="00B46D93"/>
    <w:rsid w:val="00B46E42"/>
    <w:rsid w:val="00B50410"/>
    <w:rsid w:val="00B5182D"/>
    <w:rsid w:val="00B52257"/>
    <w:rsid w:val="00B53590"/>
    <w:rsid w:val="00B536B4"/>
    <w:rsid w:val="00B5384D"/>
    <w:rsid w:val="00B54A50"/>
    <w:rsid w:val="00B54D94"/>
    <w:rsid w:val="00B562F9"/>
    <w:rsid w:val="00B56AA7"/>
    <w:rsid w:val="00B6035C"/>
    <w:rsid w:val="00B60D8B"/>
    <w:rsid w:val="00B60DA6"/>
    <w:rsid w:val="00B61704"/>
    <w:rsid w:val="00B6182F"/>
    <w:rsid w:val="00B61987"/>
    <w:rsid w:val="00B628CA"/>
    <w:rsid w:val="00B62A23"/>
    <w:rsid w:val="00B62D5E"/>
    <w:rsid w:val="00B639CF"/>
    <w:rsid w:val="00B63D8A"/>
    <w:rsid w:val="00B6434B"/>
    <w:rsid w:val="00B64F79"/>
    <w:rsid w:val="00B652DD"/>
    <w:rsid w:val="00B66727"/>
    <w:rsid w:val="00B66927"/>
    <w:rsid w:val="00B66F93"/>
    <w:rsid w:val="00B70429"/>
    <w:rsid w:val="00B70AA9"/>
    <w:rsid w:val="00B71511"/>
    <w:rsid w:val="00B72836"/>
    <w:rsid w:val="00B740EA"/>
    <w:rsid w:val="00B74307"/>
    <w:rsid w:val="00B743FF"/>
    <w:rsid w:val="00B74B71"/>
    <w:rsid w:val="00B75CE7"/>
    <w:rsid w:val="00B75FB3"/>
    <w:rsid w:val="00B761DF"/>
    <w:rsid w:val="00B768F1"/>
    <w:rsid w:val="00B76BF7"/>
    <w:rsid w:val="00B76BFF"/>
    <w:rsid w:val="00B77193"/>
    <w:rsid w:val="00B80A5F"/>
    <w:rsid w:val="00B80EBC"/>
    <w:rsid w:val="00B8144C"/>
    <w:rsid w:val="00B82215"/>
    <w:rsid w:val="00B82229"/>
    <w:rsid w:val="00B8280B"/>
    <w:rsid w:val="00B828AC"/>
    <w:rsid w:val="00B84250"/>
    <w:rsid w:val="00B85DBB"/>
    <w:rsid w:val="00B86BCE"/>
    <w:rsid w:val="00B8704C"/>
    <w:rsid w:val="00B906FA"/>
    <w:rsid w:val="00B911C7"/>
    <w:rsid w:val="00B92722"/>
    <w:rsid w:val="00B92BF2"/>
    <w:rsid w:val="00B9303D"/>
    <w:rsid w:val="00B9309A"/>
    <w:rsid w:val="00B933B8"/>
    <w:rsid w:val="00B93CD4"/>
    <w:rsid w:val="00B94453"/>
    <w:rsid w:val="00B94D99"/>
    <w:rsid w:val="00B95E9C"/>
    <w:rsid w:val="00B97180"/>
    <w:rsid w:val="00BA01E2"/>
    <w:rsid w:val="00BA07AE"/>
    <w:rsid w:val="00BA0C2A"/>
    <w:rsid w:val="00BA19AA"/>
    <w:rsid w:val="00BA3C00"/>
    <w:rsid w:val="00BA44F4"/>
    <w:rsid w:val="00BA5939"/>
    <w:rsid w:val="00BA5C1B"/>
    <w:rsid w:val="00BA5EA8"/>
    <w:rsid w:val="00BA5F51"/>
    <w:rsid w:val="00BA62FE"/>
    <w:rsid w:val="00BA6470"/>
    <w:rsid w:val="00BB03C1"/>
    <w:rsid w:val="00BB03F4"/>
    <w:rsid w:val="00BB04FE"/>
    <w:rsid w:val="00BB0AC5"/>
    <w:rsid w:val="00BB0B70"/>
    <w:rsid w:val="00BB0DBB"/>
    <w:rsid w:val="00BB19BE"/>
    <w:rsid w:val="00BB1C34"/>
    <w:rsid w:val="00BB2BDF"/>
    <w:rsid w:val="00BB437C"/>
    <w:rsid w:val="00BB50D3"/>
    <w:rsid w:val="00BB5A05"/>
    <w:rsid w:val="00BB5C63"/>
    <w:rsid w:val="00BB6326"/>
    <w:rsid w:val="00BB69D4"/>
    <w:rsid w:val="00BC00F8"/>
    <w:rsid w:val="00BC042D"/>
    <w:rsid w:val="00BC0C3A"/>
    <w:rsid w:val="00BC17A5"/>
    <w:rsid w:val="00BC1D22"/>
    <w:rsid w:val="00BC26C3"/>
    <w:rsid w:val="00BC2DCD"/>
    <w:rsid w:val="00BC530F"/>
    <w:rsid w:val="00BC698B"/>
    <w:rsid w:val="00BC6CE5"/>
    <w:rsid w:val="00BC79B0"/>
    <w:rsid w:val="00BC7E3E"/>
    <w:rsid w:val="00BD06C9"/>
    <w:rsid w:val="00BD1E65"/>
    <w:rsid w:val="00BD285F"/>
    <w:rsid w:val="00BD3393"/>
    <w:rsid w:val="00BD39F3"/>
    <w:rsid w:val="00BD4EFD"/>
    <w:rsid w:val="00BD5317"/>
    <w:rsid w:val="00BD5DB2"/>
    <w:rsid w:val="00BD6DDB"/>
    <w:rsid w:val="00BD7CFF"/>
    <w:rsid w:val="00BD7DD6"/>
    <w:rsid w:val="00BD7E11"/>
    <w:rsid w:val="00BE044A"/>
    <w:rsid w:val="00BE087F"/>
    <w:rsid w:val="00BE1275"/>
    <w:rsid w:val="00BE25CC"/>
    <w:rsid w:val="00BE273E"/>
    <w:rsid w:val="00BE2F0E"/>
    <w:rsid w:val="00BE36F8"/>
    <w:rsid w:val="00BE3AFE"/>
    <w:rsid w:val="00BE55AD"/>
    <w:rsid w:val="00BE6121"/>
    <w:rsid w:val="00BE61E6"/>
    <w:rsid w:val="00BE633E"/>
    <w:rsid w:val="00BE6B64"/>
    <w:rsid w:val="00BE70C2"/>
    <w:rsid w:val="00BF176E"/>
    <w:rsid w:val="00BF3766"/>
    <w:rsid w:val="00BF3F69"/>
    <w:rsid w:val="00BF46D0"/>
    <w:rsid w:val="00BF60C8"/>
    <w:rsid w:val="00BF7675"/>
    <w:rsid w:val="00BF784A"/>
    <w:rsid w:val="00BF799B"/>
    <w:rsid w:val="00C02801"/>
    <w:rsid w:val="00C04461"/>
    <w:rsid w:val="00C05A08"/>
    <w:rsid w:val="00C06757"/>
    <w:rsid w:val="00C06DA6"/>
    <w:rsid w:val="00C10358"/>
    <w:rsid w:val="00C161FA"/>
    <w:rsid w:val="00C16B26"/>
    <w:rsid w:val="00C17DBA"/>
    <w:rsid w:val="00C20AB3"/>
    <w:rsid w:val="00C2120D"/>
    <w:rsid w:val="00C222DB"/>
    <w:rsid w:val="00C23C95"/>
    <w:rsid w:val="00C2491C"/>
    <w:rsid w:val="00C24C74"/>
    <w:rsid w:val="00C25169"/>
    <w:rsid w:val="00C25413"/>
    <w:rsid w:val="00C31938"/>
    <w:rsid w:val="00C333A2"/>
    <w:rsid w:val="00C335B6"/>
    <w:rsid w:val="00C33BE2"/>
    <w:rsid w:val="00C350FF"/>
    <w:rsid w:val="00C35AAC"/>
    <w:rsid w:val="00C36100"/>
    <w:rsid w:val="00C36F4C"/>
    <w:rsid w:val="00C40F80"/>
    <w:rsid w:val="00C414A5"/>
    <w:rsid w:val="00C4277F"/>
    <w:rsid w:val="00C45AD3"/>
    <w:rsid w:val="00C460BD"/>
    <w:rsid w:val="00C46546"/>
    <w:rsid w:val="00C4675B"/>
    <w:rsid w:val="00C46A61"/>
    <w:rsid w:val="00C46B08"/>
    <w:rsid w:val="00C46E9A"/>
    <w:rsid w:val="00C47286"/>
    <w:rsid w:val="00C478CB"/>
    <w:rsid w:val="00C47A7A"/>
    <w:rsid w:val="00C47E50"/>
    <w:rsid w:val="00C50152"/>
    <w:rsid w:val="00C503CB"/>
    <w:rsid w:val="00C51196"/>
    <w:rsid w:val="00C52D90"/>
    <w:rsid w:val="00C54C10"/>
    <w:rsid w:val="00C567B1"/>
    <w:rsid w:val="00C5773B"/>
    <w:rsid w:val="00C60768"/>
    <w:rsid w:val="00C60867"/>
    <w:rsid w:val="00C62568"/>
    <w:rsid w:val="00C62BC5"/>
    <w:rsid w:val="00C63AE6"/>
    <w:rsid w:val="00C648F3"/>
    <w:rsid w:val="00C65412"/>
    <w:rsid w:val="00C65623"/>
    <w:rsid w:val="00C66287"/>
    <w:rsid w:val="00C67957"/>
    <w:rsid w:val="00C7054C"/>
    <w:rsid w:val="00C718D9"/>
    <w:rsid w:val="00C71999"/>
    <w:rsid w:val="00C71B52"/>
    <w:rsid w:val="00C720B0"/>
    <w:rsid w:val="00C72B77"/>
    <w:rsid w:val="00C7373B"/>
    <w:rsid w:val="00C75087"/>
    <w:rsid w:val="00C75E15"/>
    <w:rsid w:val="00C763DF"/>
    <w:rsid w:val="00C76E43"/>
    <w:rsid w:val="00C76FBE"/>
    <w:rsid w:val="00C776D7"/>
    <w:rsid w:val="00C80F6D"/>
    <w:rsid w:val="00C80FA5"/>
    <w:rsid w:val="00C82128"/>
    <w:rsid w:val="00C82D28"/>
    <w:rsid w:val="00C82EED"/>
    <w:rsid w:val="00C8383C"/>
    <w:rsid w:val="00C84031"/>
    <w:rsid w:val="00C84A62"/>
    <w:rsid w:val="00C85D2B"/>
    <w:rsid w:val="00C86D4C"/>
    <w:rsid w:val="00C86ECA"/>
    <w:rsid w:val="00C870D6"/>
    <w:rsid w:val="00C87B68"/>
    <w:rsid w:val="00C91051"/>
    <w:rsid w:val="00C9145A"/>
    <w:rsid w:val="00C91FA7"/>
    <w:rsid w:val="00C93572"/>
    <w:rsid w:val="00C9451E"/>
    <w:rsid w:val="00C9515A"/>
    <w:rsid w:val="00C95381"/>
    <w:rsid w:val="00C9614C"/>
    <w:rsid w:val="00C9734E"/>
    <w:rsid w:val="00C97D12"/>
    <w:rsid w:val="00CA03DF"/>
    <w:rsid w:val="00CA0648"/>
    <w:rsid w:val="00CA0FD6"/>
    <w:rsid w:val="00CA14B5"/>
    <w:rsid w:val="00CA18DE"/>
    <w:rsid w:val="00CA20C1"/>
    <w:rsid w:val="00CA2410"/>
    <w:rsid w:val="00CA293F"/>
    <w:rsid w:val="00CA2EBC"/>
    <w:rsid w:val="00CA3D6F"/>
    <w:rsid w:val="00CA4401"/>
    <w:rsid w:val="00CA7E0E"/>
    <w:rsid w:val="00CB0244"/>
    <w:rsid w:val="00CB1400"/>
    <w:rsid w:val="00CB151A"/>
    <w:rsid w:val="00CB1A78"/>
    <w:rsid w:val="00CB2E39"/>
    <w:rsid w:val="00CB311C"/>
    <w:rsid w:val="00CB3948"/>
    <w:rsid w:val="00CB4C86"/>
    <w:rsid w:val="00CB4D11"/>
    <w:rsid w:val="00CB514F"/>
    <w:rsid w:val="00CB5EAD"/>
    <w:rsid w:val="00CB61F8"/>
    <w:rsid w:val="00CB7388"/>
    <w:rsid w:val="00CC0B66"/>
    <w:rsid w:val="00CC0BC1"/>
    <w:rsid w:val="00CC1D38"/>
    <w:rsid w:val="00CC2D0E"/>
    <w:rsid w:val="00CC35D8"/>
    <w:rsid w:val="00CC389F"/>
    <w:rsid w:val="00CC3BFD"/>
    <w:rsid w:val="00CC3CB7"/>
    <w:rsid w:val="00CC3E39"/>
    <w:rsid w:val="00CC4E9D"/>
    <w:rsid w:val="00CC51B1"/>
    <w:rsid w:val="00CC572E"/>
    <w:rsid w:val="00CC66E1"/>
    <w:rsid w:val="00CC68D0"/>
    <w:rsid w:val="00CC7418"/>
    <w:rsid w:val="00CC74B0"/>
    <w:rsid w:val="00CC7F47"/>
    <w:rsid w:val="00CD1490"/>
    <w:rsid w:val="00CD2D9A"/>
    <w:rsid w:val="00CD442A"/>
    <w:rsid w:val="00CD5D08"/>
    <w:rsid w:val="00CD6356"/>
    <w:rsid w:val="00CD6913"/>
    <w:rsid w:val="00CD72AA"/>
    <w:rsid w:val="00CD74A2"/>
    <w:rsid w:val="00CD7587"/>
    <w:rsid w:val="00CE0004"/>
    <w:rsid w:val="00CE043B"/>
    <w:rsid w:val="00CE0837"/>
    <w:rsid w:val="00CE090E"/>
    <w:rsid w:val="00CE0D94"/>
    <w:rsid w:val="00CE1C89"/>
    <w:rsid w:val="00CE217A"/>
    <w:rsid w:val="00CE25DF"/>
    <w:rsid w:val="00CE39F9"/>
    <w:rsid w:val="00CE47BD"/>
    <w:rsid w:val="00CE56D8"/>
    <w:rsid w:val="00CE5ABF"/>
    <w:rsid w:val="00CE6A95"/>
    <w:rsid w:val="00CF0352"/>
    <w:rsid w:val="00CF1E83"/>
    <w:rsid w:val="00CF2A87"/>
    <w:rsid w:val="00CF2F4F"/>
    <w:rsid w:val="00CF3127"/>
    <w:rsid w:val="00CF3406"/>
    <w:rsid w:val="00CF3F68"/>
    <w:rsid w:val="00CF3FAA"/>
    <w:rsid w:val="00CF5D98"/>
    <w:rsid w:val="00CF6637"/>
    <w:rsid w:val="00CF73E1"/>
    <w:rsid w:val="00CF7C38"/>
    <w:rsid w:val="00D0013B"/>
    <w:rsid w:val="00D005A3"/>
    <w:rsid w:val="00D016B4"/>
    <w:rsid w:val="00D02225"/>
    <w:rsid w:val="00D02F40"/>
    <w:rsid w:val="00D04EF3"/>
    <w:rsid w:val="00D05D2E"/>
    <w:rsid w:val="00D05ED5"/>
    <w:rsid w:val="00D06801"/>
    <w:rsid w:val="00D07B70"/>
    <w:rsid w:val="00D10C87"/>
    <w:rsid w:val="00D111C2"/>
    <w:rsid w:val="00D111E8"/>
    <w:rsid w:val="00D11851"/>
    <w:rsid w:val="00D118B1"/>
    <w:rsid w:val="00D11F12"/>
    <w:rsid w:val="00D1371F"/>
    <w:rsid w:val="00D13BA9"/>
    <w:rsid w:val="00D1509C"/>
    <w:rsid w:val="00D17C57"/>
    <w:rsid w:val="00D17E21"/>
    <w:rsid w:val="00D2190E"/>
    <w:rsid w:val="00D226CA"/>
    <w:rsid w:val="00D23092"/>
    <w:rsid w:val="00D24058"/>
    <w:rsid w:val="00D243E6"/>
    <w:rsid w:val="00D24D3B"/>
    <w:rsid w:val="00D24FEF"/>
    <w:rsid w:val="00D25189"/>
    <w:rsid w:val="00D2608E"/>
    <w:rsid w:val="00D267FD"/>
    <w:rsid w:val="00D27187"/>
    <w:rsid w:val="00D27FD4"/>
    <w:rsid w:val="00D315FC"/>
    <w:rsid w:val="00D319BD"/>
    <w:rsid w:val="00D31FDE"/>
    <w:rsid w:val="00D3293E"/>
    <w:rsid w:val="00D3375A"/>
    <w:rsid w:val="00D33830"/>
    <w:rsid w:val="00D34183"/>
    <w:rsid w:val="00D342C1"/>
    <w:rsid w:val="00D3590C"/>
    <w:rsid w:val="00D35B33"/>
    <w:rsid w:val="00D37CE0"/>
    <w:rsid w:val="00D400C9"/>
    <w:rsid w:val="00D40F64"/>
    <w:rsid w:val="00D415E8"/>
    <w:rsid w:val="00D42391"/>
    <w:rsid w:val="00D43449"/>
    <w:rsid w:val="00D4481B"/>
    <w:rsid w:val="00D448B1"/>
    <w:rsid w:val="00D449E9"/>
    <w:rsid w:val="00D46BE7"/>
    <w:rsid w:val="00D46ED6"/>
    <w:rsid w:val="00D47581"/>
    <w:rsid w:val="00D47732"/>
    <w:rsid w:val="00D47F5A"/>
    <w:rsid w:val="00D5052B"/>
    <w:rsid w:val="00D50CFE"/>
    <w:rsid w:val="00D532A7"/>
    <w:rsid w:val="00D54F31"/>
    <w:rsid w:val="00D57182"/>
    <w:rsid w:val="00D60100"/>
    <w:rsid w:val="00D6036C"/>
    <w:rsid w:val="00D60EE7"/>
    <w:rsid w:val="00D60F17"/>
    <w:rsid w:val="00D615AB"/>
    <w:rsid w:val="00D61B40"/>
    <w:rsid w:val="00D61D06"/>
    <w:rsid w:val="00D622FF"/>
    <w:rsid w:val="00D62AA1"/>
    <w:rsid w:val="00D63828"/>
    <w:rsid w:val="00D64C48"/>
    <w:rsid w:val="00D6546A"/>
    <w:rsid w:val="00D65490"/>
    <w:rsid w:val="00D65CE1"/>
    <w:rsid w:val="00D65F0B"/>
    <w:rsid w:val="00D67752"/>
    <w:rsid w:val="00D67971"/>
    <w:rsid w:val="00D7012B"/>
    <w:rsid w:val="00D7048F"/>
    <w:rsid w:val="00D71D26"/>
    <w:rsid w:val="00D72CB4"/>
    <w:rsid w:val="00D72F1A"/>
    <w:rsid w:val="00D733CC"/>
    <w:rsid w:val="00D742A3"/>
    <w:rsid w:val="00D7496A"/>
    <w:rsid w:val="00D74B45"/>
    <w:rsid w:val="00D752F3"/>
    <w:rsid w:val="00D75EBB"/>
    <w:rsid w:val="00D760E0"/>
    <w:rsid w:val="00D76864"/>
    <w:rsid w:val="00D76C0B"/>
    <w:rsid w:val="00D76D71"/>
    <w:rsid w:val="00D77712"/>
    <w:rsid w:val="00D77CAE"/>
    <w:rsid w:val="00D77F5A"/>
    <w:rsid w:val="00D8057F"/>
    <w:rsid w:val="00D81936"/>
    <w:rsid w:val="00D820FE"/>
    <w:rsid w:val="00D8222E"/>
    <w:rsid w:val="00D82FB5"/>
    <w:rsid w:val="00D83425"/>
    <w:rsid w:val="00D83EFB"/>
    <w:rsid w:val="00D84622"/>
    <w:rsid w:val="00D8543D"/>
    <w:rsid w:val="00D8577B"/>
    <w:rsid w:val="00D8651F"/>
    <w:rsid w:val="00D86677"/>
    <w:rsid w:val="00D86AAC"/>
    <w:rsid w:val="00D8723D"/>
    <w:rsid w:val="00D9001F"/>
    <w:rsid w:val="00D90175"/>
    <w:rsid w:val="00D91E17"/>
    <w:rsid w:val="00D929D2"/>
    <w:rsid w:val="00D92B9B"/>
    <w:rsid w:val="00D92F82"/>
    <w:rsid w:val="00D92F99"/>
    <w:rsid w:val="00D94D14"/>
    <w:rsid w:val="00D96502"/>
    <w:rsid w:val="00D96C8E"/>
    <w:rsid w:val="00D97428"/>
    <w:rsid w:val="00DA10B0"/>
    <w:rsid w:val="00DA1250"/>
    <w:rsid w:val="00DA1C43"/>
    <w:rsid w:val="00DA4C00"/>
    <w:rsid w:val="00DA4EB3"/>
    <w:rsid w:val="00DA52C5"/>
    <w:rsid w:val="00DA60F6"/>
    <w:rsid w:val="00DA6A0E"/>
    <w:rsid w:val="00DA6AB2"/>
    <w:rsid w:val="00DA739C"/>
    <w:rsid w:val="00DB2FA5"/>
    <w:rsid w:val="00DB314E"/>
    <w:rsid w:val="00DB40B2"/>
    <w:rsid w:val="00DC028A"/>
    <w:rsid w:val="00DC0868"/>
    <w:rsid w:val="00DC203B"/>
    <w:rsid w:val="00DC367A"/>
    <w:rsid w:val="00DC4074"/>
    <w:rsid w:val="00DC40A2"/>
    <w:rsid w:val="00DC5557"/>
    <w:rsid w:val="00DC5A38"/>
    <w:rsid w:val="00DC5BA9"/>
    <w:rsid w:val="00DC63A2"/>
    <w:rsid w:val="00DC702C"/>
    <w:rsid w:val="00DD08AE"/>
    <w:rsid w:val="00DD0E51"/>
    <w:rsid w:val="00DD2FC2"/>
    <w:rsid w:val="00DD31A9"/>
    <w:rsid w:val="00DD3C7C"/>
    <w:rsid w:val="00DD3C84"/>
    <w:rsid w:val="00DD4BF5"/>
    <w:rsid w:val="00DD684F"/>
    <w:rsid w:val="00DD7224"/>
    <w:rsid w:val="00DD7852"/>
    <w:rsid w:val="00DD7F9A"/>
    <w:rsid w:val="00DE15AF"/>
    <w:rsid w:val="00DE17E4"/>
    <w:rsid w:val="00DE27CF"/>
    <w:rsid w:val="00DE333A"/>
    <w:rsid w:val="00DE3B5E"/>
    <w:rsid w:val="00DE41B0"/>
    <w:rsid w:val="00DE54EF"/>
    <w:rsid w:val="00DE64C7"/>
    <w:rsid w:val="00DE7401"/>
    <w:rsid w:val="00DF0B70"/>
    <w:rsid w:val="00DF0FDA"/>
    <w:rsid w:val="00DF1A9B"/>
    <w:rsid w:val="00DF1C37"/>
    <w:rsid w:val="00DF25C7"/>
    <w:rsid w:val="00DF3598"/>
    <w:rsid w:val="00DF3700"/>
    <w:rsid w:val="00DF385F"/>
    <w:rsid w:val="00DF5257"/>
    <w:rsid w:val="00DF5325"/>
    <w:rsid w:val="00DF5F39"/>
    <w:rsid w:val="00DF651C"/>
    <w:rsid w:val="00DF6E0B"/>
    <w:rsid w:val="00E001E2"/>
    <w:rsid w:val="00E00392"/>
    <w:rsid w:val="00E010A7"/>
    <w:rsid w:val="00E021C3"/>
    <w:rsid w:val="00E03149"/>
    <w:rsid w:val="00E03233"/>
    <w:rsid w:val="00E048D2"/>
    <w:rsid w:val="00E07940"/>
    <w:rsid w:val="00E10A70"/>
    <w:rsid w:val="00E120D6"/>
    <w:rsid w:val="00E12253"/>
    <w:rsid w:val="00E128E9"/>
    <w:rsid w:val="00E12EEC"/>
    <w:rsid w:val="00E12FBF"/>
    <w:rsid w:val="00E13ED7"/>
    <w:rsid w:val="00E14364"/>
    <w:rsid w:val="00E1462A"/>
    <w:rsid w:val="00E148A0"/>
    <w:rsid w:val="00E14C2B"/>
    <w:rsid w:val="00E174A4"/>
    <w:rsid w:val="00E17AB5"/>
    <w:rsid w:val="00E17BBD"/>
    <w:rsid w:val="00E20232"/>
    <w:rsid w:val="00E21073"/>
    <w:rsid w:val="00E214C7"/>
    <w:rsid w:val="00E216B1"/>
    <w:rsid w:val="00E221C2"/>
    <w:rsid w:val="00E23F86"/>
    <w:rsid w:val="00E24984"/>
    <w:rsid w:val="00E26A0C"/>
    <w:rsid w:val="00E27F92"/>
    <w:rsid w:val="00E30928"/>
    <w:rsid w:val="00E3093D"/>
    <w:rsid w:val="00E30EBB"/>
    <w:rsid w:val="00E32F18"/>
    <w:rsid w:val="00E3413D"/>
    <w:rsid w:val="00E348B2"/>
    <w:rsid w:val="00E34D44"/>
    <w:rsid w:val="00E34F58"/>
    <w:rsid w:val="00E35D61"/>
    <w:rsid w:val="00E36A0D"/>
    <w:rsid w:val="00E40263"/>
    <w:rsid w:val="00E40C4F"/>
    <w:rsid w:val="00E41B90"/>
    <w:rsid w:val="00E42A62"/>
    <w:rsid w:val="00E42B17"/>
    <w:rsid w:val="00E4444E"/>
    <w:rsid w:val="00E45B73"/>
    <w:rsid w:val="00E4615D"/>
    <w:rsid w:val="00E51B44"/>
    <w:rsid w:val="00E51F56"/>
    <w:rsid w:val="00E51FD6"/>
    <w:rsid w:val="00E5286C"/>
    <w:rsid w:val="00E5319B"/>
    <w:rsid w:val="00E5421B"/>
    <w:rsid w:val="00E54D60"/>
    <w:rsid w:val="00E54E5F"/>
    <w:rsid w:val="00E54F83"/>
    <w:rsid w:val="00E56098"/>
    <w:rsid w:val="00E56B13"/>
    <w:rsid w:val="00E57B59"/>
    <w:rsid w:val="00E610C9"/>
    <w:rsid w:val="00E61FF6"/>
    <w:rsid w:val="00E62309"/>
    <w:rsid w:val="00E62432"/>
    <w:rsid w:val="00E700F6"/>
    <w:rsid w:val="00E720EC"/>
    <w:rsid w:val="00E72A7E"/>
    <w:rsid w:val="00E736EE"/>
    <w:rsid w:val="00E738A3"/>
    <w:rsid w:val="00E74A5F"/>
    <w:rsid w:val="00E75938"/>
    <w:rsid w:val="00E76DBC"/>
    <w:rsid w:val="00E76F5E"/>
    <w:rsid w:val="00E774E4"/>
    <w:rsid w:val="00E80AE9"/>
    <w:rsid w:val="00E81A9A"/>
    <w:rsid w:val="00E81F8B"/>
    <w:rsid w:val="00E83F62"/>
    <w:rsid w:val="00E87779"/>
    <w:rsid w:val="00E90C1F"/>
    <w:rsid w:val="00E92FEC"/>
    <w:rsid w:val="00E93224"/>
    <w:rsid w:val="00E932F2"/>
    <w:rsid w:val="00E933E0"/>
    <w:rsid w:val="00E939B9"/>
    <w:rsid w:val="00E947DB"/>
    <w:rsid w:val="00E951BC"/>
    <w:rsid w:val="00E95CCD"/>
    <w:rsid w:val="00E96441"/>
    <w:rsid w:val="00E9663B"/>
    <w:rsid w:val="00E9748C"/>
    <w:rsid w:val="00EA112E"/>
    <w:rsid w:val="00EA1C1E"/>
    <w:rsid w:val="00EA1F4E"/>
    <w:rsid w:val="00EA210F"/>
    <w:rsid w:val="00EA2F06"/>
    <w:rsid w:val="00EA3587"/>
    <w:rsid w:val="00EA3D61"/>
    <w:rsid w:val="00EA53D6"/>
    <w:rsid w:val="00EA56F3"/>
    <w:rsid w:val="00EA5DAE"/>
    <w:rsid w:val="00EA5F9A"/>
    <w:rsid w:val="00EA63D5"/>
    <w:rsid w:val="00EA7BD9"/>
    <w:rsid w:val="00EB083B"/>
    <w:rsid w:val="00EB0B75"/>
    <w:rsid w:val="00EB1111"/>
    <w:rsid w:val="00EB17A8"/>
    <w:rsid w:val="00EB1AE4"/>
    <w:rsid w:val="00EB1DE8"/>
    <w:rsid w:val="00EB2134"/>
    <w:rsid w:val="00EB2140"/>
    <w:rsid w:val="00EB3065"/>
    <w:rsid w:val="00EB3130"/>
    <w:rsid w:val="00EB31E4"/>
    <w:rsid w:val="00EB47BC"/>
    <w:rsid w:val="00EB4C14"/>
    <w:rsid w:val="00EB67E0"/>
    <w:rsid w:val="00EC0ED4"/>
    <w:rsid w:val="00EC11D1"/>
    <w:rsid w:val="00EC13DA"/>
    <w:rsid w:val="00EC1499"/>
    <w:rsid w:val="00EC19B3"/>
    <w:rsid w:val="00EC291B"/>
    <w:rsid w:val="00EC2BDA"/>
    <w:rsid w:val="00EC3255"/>
    <w:rsid w:val="00EC3273"/>
    <w:rsid w:val="00EC3509"/>
    <w:rsid w:val="00EC3566"/>
    <w:rsid w:val="00EC3789"/>
    <w:rsid w:val="00EC3A15"/>
    <w:rsid w:val="00EC4C51"/>
    <w:rsid w:val="00EC4CFF"/>
    <w:rsid w:val="00EC5B19"/>
    <w:rsid w:val="00EC61C3"/>
    <w:rsid w:val="00EC6314"/>
    <w:rsid w:val="00EC7C37"/>
    <w:rsid w:val="00ED17E4"/>
    <w:rsid w:val="00ED2435"/>
    <w:rsid w:val="00ED401F"/>
    <w:rsid w:val="00ED4B48"/>
    <w:rsid w:val="00ED500A"/>
    <w:rsid w:val="00ED54D9"/>
    <w:rsid w:val="00ED6B8E"/>
    <w:rsid w:val="00ED71F7"/>
    <w:rsid w:val="00EE12A3"/>
    <w:rsid w:val="00EE1EEE"/>
    <w:rsid w:val="00EE30C2"/>
    <w:rsid w:val="00EE356B"/>
    <w:rsid w:val="00EE4A66"/>
    <w:rsid w:val="00EE6F5B"/>
    <w:rsid w:val="00EE77AE"/>
    <w:rsid w:val="00EE796D"/>
    <w:rsid w:val="00EE7F39"/>
    <w:rsid w:val="00EF0876"/>
    <w:rsid w:val="00EF0F98"/>
    <w:rsid w:val="00EF23E7"/>
    <w:rsid w:val="00EF33D9"/>
    <w:rsid w:val="00EF3617"/>
    <w:rsid w:val="00EF38CB"/>
    <w:rsid w:val="00EF42F9"/>
    <w:rsid w:val="00EF5932"/>
    <w:rsid w:val="00EF5E25"/>
    <w:rsid w:val="00EF6C66"/>
    <w:rsid w:val="00EF706B"/>
    <w:rsid w:val="00EF7370"/>
    <w:rsid w:val="00F01ED2"/>
    <w:rsid w:val="00F021A8"/>
    <w:rsid w:val="00F021C7"/>
    <w:rsid w:val="00F025A8"/>
    <w:rsid w:val="00F02ADC"/>
    <w:rsid w:val="00F02EC2"/>
    <w:rsid w:val="00F02F26"/>
    <w:rsid w:val="00F03067"/>
    <w:rsid w:val="00F036C6"/>
    <w:rsid w:val="00F03D65"/>
    <w:rsid w:val="00F04767"/>
    <w:rsid w:val="00F0562B"/>
    <w:rsid w:val="00F06262"/>
    <w:rsid w:val="00F06FA4"/>
    <w:rsid w:val="00F10C2D"/>
    <w:rsid w:val="00F110E8"/>
    <w:rsid w:val="00F112C8"/>
    <w:rsid w:val="00F11A41"/>
    <w:rsid w:val="00F11A81"/>
    <w:rsid w:val="00F11C7E"/>
    <w:rsid w:val="00F12AE6"/>
    <w:rsid w:val="00F135FB"/>
    <w:rsid w:val="00F1428E"/>
    <w:rsid w:val="00F15311"/>
    <w:rsid w:val="00F1536C"/>
    <w:rsid w:val="00F15A4D"/>
    <w:rsid w:val="00F167FF"/>
    <w:rsid w:val="00F171E4"/>
    <w:rsid w:val="00F177D4"/>
    <w:rsid w:val="00F17FC8"/>
    <w:rsid w:val="00F2010E"/>
    <w:rsid w:val="00F209BE"/>
    <w:rsid w:val="00F21563"/>
    <w:rsid w:val="00F25D9E"/>
    <w:rsid w:val="00F269A3"/>
    <w:rsid w:val="00F30412"/>
    <w:rsid w:val="00F32134"/>
    <w:rsid w:val="00F334B7"/>
    <w:rsid w:val="00F33D35"/>
    <w:rsid w:val="00F33DA4"/>
    <w:rsid w:val="00F340E9"/>
    <w:rsid w:val="00F34384"/>
    <w:rsid w:val="00F34B84"/>
    <w:rsid w:val="00F3538F"/>
    <w:rsid w:val="00F35785"/>
    <w:rsid w:val="00F367A9"/>
    <w:rsid w:val="00F37F9D"/>
    <w:rsid w:val="00F41EF9"/>
    <w:rsid w:val="00F41FC8"/>
    <w:rsid w:val="00F42747"/>
    <w:rsid w:val="00F42D28"/>
    <w:rsid w:val="00F4437B"/>
    <w:rsid w:val="00F44954"/>
    <w:rsid w:val="00F44D47"/>
    <w:rsid w:val="00F44F6E"/>
    <w:rsid w:val="00F44FDC"/>
    <w:rsid w:val="00F450D4"/>
    <w:rsid w:val="00F460C9"/>
    <w:rsid w:val="00F46BEB"/>
    <w:rsid w:val="00F503F0"/>
    <w:rsid w:val="00F50449"/>
    <w:rsid w:val="00F50476"/>
    <w:rsid w:val="00F50A69"/>
    <w:rsid w:val="00F51570"/>
    <w:rsid w:val="00F51EA0"/>
    <w:rsid w:val="00F522BB"/>
    <w:rsid w:val="00F52A44"/>
    <w:rsid w:val="00F53762"/>
    <w:rsid w:val="00F53E55"/>
    <w:rsid w:val="00F54309"/>
    <w:rsid w:val="00F54BFA"/>
    <w:rsid w:val="00F550CB"/>
    <w:rsid w:val="00F60D67"/>
    <w:rsid w:val="00F610AD"/>
    <w:rsid w:val="00F6149C"/>
    <w:rsid w:val="00F61977"/>
    <w:rsid w:val="00F61D5D"/>
    <w:rsid w:val="00F623BE"/>
    <w:rsid w:val="00F624C8"/>
    <w:rsid w:val="00F638C7"/>
    <w:rsid w:val="00F63C2A"/>
    <w:rsid w:val="00F6638D"/>
    <w:rsid w:val="00F705A7"/>
    <w:rsid w:val="00F71E43"/>
    <w:rsid w:val="00F71F5C"/>
    <w:rsid w:val="00F71F86"/>
    <w:rsid w:val="00F73A6F"/>
    <w:rsid w:val="00F73AB7"/>
    <w:rsid w:val="00F73BF2"/>
    <w:rsid w:val="00F74412"/>
    <w:rsid w:val="00F74BD1"/>
    <w:rsid w:val="00F7553A"/>
    <w:rsid w:val="00F75F50"/>
    <w:rsid w:val="00F806E9"/>
    <w:rsid w:val="00F80CB3"/>
    <w:rsid w:val="00F80F12"/>
    <w:rsid w:val="00F81944"/>
    <w:rsid w:val="00F81D3B"/>
    <w:rsid w:val="00F822F8"/>
    <w:rsid w:val="00F82511"/>
    <w:rsid w:val="00F82BB9"/>
    <w:rsid w:val="00F82E93"/>
    <w:rsid w:val="00F8425E"/>
    <w:rsid w:val="00F8509E"/>
    <w:rsid w:val="00F86022"/>
    <w:rsid w:val="00F86335"/>
    <w:rsid w:val="00F86E02"/>
    <w:rsid w:val="00F8722A"/>
    <w:rsid w:val="00F8796B"/>
    <w:rsid w:val="00F87E9D"/>
    <w:rsid w:val="00F9077C"/>
    <w:rsid w:val="00F90DB4"/>
    <w:rsid w:val="00F91365"/>
    <w:rsid w:val="00F91555"/>
    <w:rsid w:val="00F916B9"/>
    <w:rsid w:val="00F919E1"/>
    <w:rsid w:val="00F9209B"/>
    <w:rsid w:val="00F92D6C"/>
    <w:rsid w:val="00F93D2E"/>
    <w:rsid w:val="00F94D9D"/>
    <w:rsid w:val="00F9578C"/>
    <w:rsid w:val="00F971FF"/>
    <w:rsid w:val="00F9765A"/>
    <w:rsid w:val="00F97CEB"/>
    <w:rsid w:val="00FA0233"/>
    <w:rsid w:val="00FA0FCE"/>
    <w:rsid w:val="00FA1FCF"/>
    <w:rsid w:val="00FA27C2"/>
    <w:rsid w:val="00FA5E0A"/>
    <w:rsid w:val="00FA5E5A"/>
    <w:rsid w:val="00FA65CE"/>
    <w:rsid w:val="00FB1013"/>
    <w:rsid w:val="00FB1279"/>
    <w:rsid w:val="00FB2160"/>
    <w:rsid w:val="00FB2F50"/>
    <w:rsid w:val="00FB318B"/>
    <w:rsid w:val="00FB330F"/>
    <w:rsid w:val="00FB5881"/>
    <w:rsid w:val="00FB614F"/>
    <w:rsid w:val="00FB7945"/>
    <w:rsid w:val="00FB7970"/>
    <w:rsid w:val="00FC04AD"/>
    <w:rsid w:val="00FC2881"/>
    <w:rsid w:val="00FC43A3"/>
    <w:rsid w:val="00FC5C81"/>
    <w:rsid w:val="00FC61E2"/>
    <w:rsid w:val="00FC772D"/>
    <w:rsid w:val="00FC79A9"/>
    <w:rsid w:val="00FC7A79"/>
    <w:rsid w:val="00FC7BA1"/>
    <w:rsid w:val="00FD0854"/>
    <w:rsid w:val="00FD095B"/>
    <w:rsid w:val="00FD10AC"/>
    <w:rsid w:val="00FD1EC0"/>
    <w:rsid w:val="00FD259B"/>
    <w:rsid w:val="00FD3024"/>
    <w:rsid w:val="00FD33AF"/>
    <w:rsid w:val="00FD44DB"/>
    <w:rsid w:val="00FD45E2"/>
    <w:rsid w:val="00FD4DEE"/>
    <w:rsid w:val="00FD53F5"/>
    <w:rsid w:val="00FD5E17"/>
    <w:rsid w:val="00FD64D9"/>
    <w:rsid w:val="00FD6C1A"/>
    <w:rsid w:val="00FE098A"/>
    <w:rsid w:val="00FE22D7"/>
    <w:rsid w:val="00FE2A76"/>
    <w:rsid w:val="00FE2BE4"/>
    <w:rsid w:val="00FE6105"/>
    <w:rsid w:val="00FE631F"/>
    <w:rsid w:val="00FE6FC4"/>
    <w:rsid w:val="00FF0064"/>
    <w:rsid w:val="00FF026C"/>
    <w:rsid w:val="00FF0D94"/>
    <w:rsid w:val="00FF1701"/>
    <w:rsid w:val="00FF2032"/>
    <w:rsid w:val="00FF4E46"/>
    <w:rsid w:val="00FF5D6C"/>
    <w:rsid w:val="00FF6833"/>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0A7C53ED"/>
  <w15:docId w15:val="{0FF8C666-909D-40A4-AD0E-EE08FFB3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3572D"/>
    <w:p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9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 w:type="character" w:customStyle="1" w:styleId="dw-required">
    <w:name w:val="dw-required"/>
    <w:basedOn w:val="DefaultParagraphFont"/>
    <w:rsid w:val="005921E4"/>
  </w:style>
  <w:style w:type="character" w:customStyle="1" w:styleId="dw-nc-tooltip">
    <w:name w:val="dw-nc-tooltip"/>
    <w:basedOn w:val="DefaultParagraphFont"/>
    <w:rsid w:val="00D6036C"/>
  </w:style>
  <w:style w:type="character" w:customStyle="1" w:styleId="dw-nc-text-danger">
    <w:name w:val="dw-nc-text-danger"/>
    <w:basedOn w:val="DefaultParagraphFont"/>
    <w:rsid w:val="00D6036C"/>
  </w:style>
  <w:style w:type="character" w:customStyle="1" w:styleId="pun">
    <w:name w:val="pun"/>
    <w:basedOn w:val="DefaultParagraphFont"/>
    <w:rsid w:val="00024B54"/>
  </w:style>
  <w:style w:type="character" w:customStyle="1" w:styleId="pln">
    <w:name w:val="pln"/>
    <w:basedOn w:val="DefaultParagraphFont"/>
    <w:rsid w:val="00024B54"/>
  </w:style>
  <w:style w:type="character" w:customStyle="1" w:styleId="str">
    <w:name w:val="str"/>
    <w:basedOn w:val="DefaultParagraphFont"/>
    <w:rsid w:val="00024B54"/>
  </w:style>
  <w:style w:type="character" w:customStyle="1" w:styleId="dec">
    <w:name w:val="dec"/>
    <w:basedOn w:val="DefaultParagraphFont"/>
    <w:rsid w:val="00024B54"/>
  </w:style>
  <w:style w:type="character" w:customStyle="1" w:styleId="tag">
    <w:name w:val="tag"/>
    <w:basedOn w:val="DefaultParagraphFont"/>
    <w:rsid w:val="00024B54"/>
  </w:style>
  <w:style w:type="character" w:customStyle="1" w:styleId="atn">
    <w:name w:val="atn"/>
    <w:basedOn w:val="DefaultParagraphFont"/>
    <w:rsid w:val="00024B54"/>
  </w:style>
  <w:style w:type="character" w:customStyle="1" w:styleId="atv">
    <w:name w:val="atv"/>
    <w:basedOn w:val="DefaultParagraphFont"/>
    <w:rsid w:val="00024B54"/>
  </w:style>
  <w:style w:type="character" w:styleId="HTMLCode">
    <w:name w:val="HTML Code"/>
    <w:basedOn w:val="DefaultParagraphFont"/>
    <w:uiPriority w:val="99"/>
    <w:semiHidden/>
    <w:unhideWhenUsed/>
    <w:rsid w:val="00B628CA"/>
    <w:rPr>
      <w:rFonts w:ascii="Courier New" w:eastAsia="Times New Roman" w:hAnsi="Courier New" w:cs="Courier New"/>
      <w:sz w:val="20"/>
      <w:szCs w:val="20"/>
    </w:rPr>
  </w:style>
  <w:style w:type="paragraph" w:customStyle="1" w:styleId="selectcode">
    <w:name w:val="selectcode"/>
    <w:basedOn w:val="Normal"/>
    <w:rsid w:val="00484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484875"/>
  </w:style>
  <w:style w:type="character" w:customStyle="1" w:styleId="dw-label">
    <w:name w:val="dw-label"/>
    <w:basedOn w:val="DefaultParagraphFont"/>
    <w:rsid w:val="00730F1F"/>
  </w:style>
  <w:style w:type="paragraph" w:customStyle="1" w:styleId="p">
    <w:name w:val="p"/>
    <w:basedOn w:val="Normal"/>
    <w:rsid w:val="00481C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blockcaption">
    <w:name w:val="codeblockcaption"/>
    <w:basedOn w:val="Normal"/>
    <w:rsid w:val="003535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ne">
    <w:name w:val="none"/>
    <w:basedOn w:val="Normal"/>
    <w:rsid w:val="003535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dropdownhead">
    <w:name w:val="mcdropdownhead"/>
    <w:basedOn w:val="DefaultParagraphFont"/>
    <w:rsid w:val="00353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699">
      <w:bodyDiv w:val="1"/>
      <w:marLeft w:val="0"/>
      <w:marRight w:val="0"/>
      <w:marTop w:val="0"/>
      <w:marBottom w:val="0"/>
      <w:divBdr>
        <w:top w:val="none" w:sz="0" w:space="0" w:color="auto"/>
        <w:left w:val="none" w:sz="0" w:space="0" w:color="auto"/>
        <w:bottom w:val="none" w:sz="0" w:space="0" w:color="auto"/>
        <w:right w:val="none" w:sz="0" w:space="0" w:color="auto"/>
      </w:divBdr>
    </w:div>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8361374">
      <w:bodyDiv w:val="1"/>
      <w:marLeft w:val="0"/>
      <w:marRight w:val="0"/>
      <w:marTop w:val="0"/>
      <w:marBottom w:val="0"/>
      <w:divBdr>
        <w:top w:val="none" w:sz="0" w:space="0" w:color="auto"/>
        <w:left w:val="none" w:sz="0" w:space="0" w:color="auto"/>
        <w:bottom w:val="none" w:sz="0" w:space="0" w:color="auto"/>
        <w:right w:val="none" w:sz="0" w:space="0" w:color="auto"/>
      </w:divBdr>
      <w:divsChild>
        <w:div w:id="1218737834">
          <w:marLeft w:val="0"/>
          <w:marRight w:val="0"/>
          <w:marTop w:val="0"/>
          <w:marBottom w:val="0"/>
          <w:divBdr>
            <w:top w:val="none" w:sz="0" w:space="0" w:color="auto"/>
            <w:left w:val="none" w:sz="0" w:space="0" w:color="auto"/>
            <w:bottom w:val="none" w:sz="0" w:space="0" w:color="auto"/>
            <w:right w:val="none" w:sz="0" w:space="0" w:color="auto"/>
          </w:divBdr>
          <w:divsChild>
            <w:div w:id="1840538823">
              <w:marLeft w:val="0"/>
              <w:marRight w:val="0"/>
              <w:marTop w:val="0"/>
              <w:marBottom w:val="0"/>
              <w:divBdr>
                <w:top w:val="none" w:sz="0" w:space="0" w:color="auto"/>
                <w:left w:val="none" w:sz="0" w:space="0" w:color="auto"/>
                <w:bottom w:val="none" w:sz="0" w:space="0" w:color="auto"/>
                <w:right w:val="none" w:sz="0" w:space="0" w:color="auto"/>
              </w:divBdr>
              <w:divsChild>
                <w:div w:id="539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922">
      <w:bodyDiv w:val="1"/>
      <w:marLeft w:val="0"/>
      <w:marRight w:val="0"/>
      <w:marTop w:val="0"/>
      <w:marBottom w:val="0"/>
      <w:divBdr>
        <w:top w:val="none" w:sz="0" w:space="0" w:color="auto"/>
        <w:left w:val="none" w:sz="0" w:space="0" w:color="auto"/>
        <w:bottom w:val="none" w:sz="0" w:space="0" w:color="auto"/>
        <w:right w:val="none" w:sz="0" w:space="0" w:color="auto"/>
      </w:divBdr>
    </w:div>
    <w:div w:id="202669400">
      <w:bodyDiv w:val="1"/>
      <w:marLeft w:val="0"/>
      <w:marRight w:val="0"/>
      <w:marTop w:val="0"/>
      <w:marBottom w:val="0"/>
      <w:divBdr>
        <w:top w:val="none" w:sz="0" w:space="0" w:color="auto"/>
        <w:left w:val="none" w:sz="0" w:space="0" w:color="auto"/>
        <w:bottom w:val="none" w:sz="0" w:space="0" w:color="auto"/>
        <w:right w:val="none" w:sz="0" w:space="0" w:color="auto"/>
      </w:divBdr>
      <w:divsChild>
        <w:div w:id="1260718064">
          <w:marLeft w:val="0"/>
          <w:marRight w:val="0"/>
          <w:marTop w:val="0"/>
          <w:marBottom w:val="0"/>
          <w:divBdr>
            <w:top w:val="none" w:sz="0" w:space="0" w:color="auto"/>
            <w:left w:val="none" w:sz="0" w:space="0" w:color="auto"/>
            <w:bottom w:val="none" w:sz="0" w:space="0" w:color="auto"/>
            <w:right w:val="none" w:sz="0" w:space="0" w:color="auto"/>
          </w:divBdr>
          <w:divsChild>
            <w:div w:id="1805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1079900">
      <w:bodyDiv w:val="1"/>
      <w:marLeft w:val="0"/>
      <w:marRight w:val="0"/>
      <w:marTop w:val="0"/>
      <w:marBottom w:val="0"/>
      <w:divBdr>
        <w:top w:val="none" w:sz="0" w:space="0" w:color="auto"/>
        <w:left w:val="none" w:sz="0" w:space="0" w:color="auto"/>
        <w:bottom w:val="none" w:sz="0" w:space="0" w:color="auto"/>
        <w:right w:val="none" w:sz="0" w:space="0" w:color="auto"/>
      </w:divBdr>
    </w:div>
    <w:div w:id="320083706">
      <w:bodyDiv w:val="1"/>
      <w:marLeft w:val="0"/>
      <w:marRight w:val="0"/>
      <w:marTop w:val="0"/>
      <w:marBottom w:val="0"/>
      <w:divBdr>
        <w:top w:val="none" w:sz="0" w:space="0" w:color="auto"/>
        <w:left w:val="none" w:sz="0" w:space="0" w:color="auto"/>
        <w:bottom w:val="none" w:sz="0" w:space="0" w:color="auto"/>
        <w:right w:val="none" w:sz="0" w:space="0" w:color="auto"/>
      </w:divBdr>
    </w:div>
    <w:div w:id="323123395">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12552449">
      <w:bodyDiv w:val="1"/>
      <w:marLeft w:val="0"/>
      <w:marRight w:val="0"/>
      <w:marTop w:val="0"/>
      <w:marBottom w:val="0"/>
      <w:divBdr>
        <w:top w:val="none" w:sz="0" w:space="0" w:color="auto"/>
        <w:left w:val="none" w:sz="0" w:space="0" w:color="auto"/>
        <w:bottom w:val="none" w:sz="0" w:space="0" w:color="auto"/>
        <w:right w:val="none" w:sz="0" w:space="0" w:color="auto"/>
      </w:divBdr>
      <w:divsChild>
        <w:div w:id="87891869">
          <w:marLeft w:val="0"/>
          <w:marRight w:val="0"/>
          <w:marTop w:val="300"/>
          <w:marBottom w:val="0"/>
          <w:divBdr>
            <w:top w:val="none" w:sz="0" w:space="0" w:color="auto"/>
            <w:left w:val="none" w:sz="0" w:space="0" w:color="auto"/>
            <w:bottom w:val="none" w:sz="0" w:space="0" w:color="auto"/>
            <w:right w:val="none" w:sz="0" w:space="0" w:color="auto"/>
          </w:divBdr>
        </w:div>
        <w:div w:id="1053195355">
          <w:marLeft w:val="0"/>
          <w:marRight w:val="0"/>
          <w:marTop w:val="300"/>
          <w:marBottom w:val="0"/>
          <w:divBdr>
            <w:top w:val="none" w:sz="0" w:space="0" w:color="auto"/>
            <w:left w:val="none" w:sz="0" w:space="0" w:color="auto"/>
            <w:bottom w:val="none" w:sz="0" w:space="0" w:color="auto"/>
            <w:right w:val="none" w:sz="0" w:space="0" w:color="auto"/>
          </w:divBdr>
        </w:div>
      </w:divsChild>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495615678">
      <w:bodyDiv w:val="1"/>
      <w:marLeft w:val="0"/>
      <w:marRight w:val="0"/>
      <w:marTop w:val="0"/>
      <w:marBottom w:val="0"/>
      <w:divBdr>
        <w:top w:val="none" w:sz="0" w:space="0" w:color="auto"/>
        <w:left w:val="none" w:sz="0" w:space="0" w:color="auto"/>
        <w:bottom w:val="none" w:sz="0" w:space="0" w:color="auto"/>
        <w:right w:val="none" w:sz="0" w:space="0" w:color="auto"/>
      </w:divBdr>
      <w:divsChild>
        <w:div w:id="400908399">
          <w:marLeft w:val="0"/>
          <w:marRight w:val="0"/>
          <w:marTop w:val="300"/>
          <w:marBottom w:val="0"/>
          <w:divBdr>
            <w:top w:val="none" w:sz="0" w:space="0" w:color="auto"/>
            <w:left w:val="none" w:sz="0" w:space="0" w:color="auto"/>
            <w:bottom w:val="none" w:sz="0" w:space="0" w:color="auto"/>
            <w:right w:val="none" w:sz="0" w:space="0" w:color="auto"/>
          </w:divBdr>
        </w:div>
      </w:divsChild>
    </w:div>
    <w:div w:id="546837589">
      <w:bodyDiv w:val="1"/>
      <w:marLeft w:val="0"/>
      <w:marRight w:val="0"/>
      <w:marTop w:val="0"/>
      <w:marBottom w:val="0"/>
      <w:divBdr>
        <w:top w:val="none" w:sz="0" w:space="0" w:color="auto"/>
        <w:left w:val="none" w:sz="0" w:space="0" w:color="auto"/>
        <w:bottom w:val="none" w:sz="0" w:space="0" w:color="auto"/>
        <w:right w:val="none" w:sz="0" w:space="0" w:color="auto"/>
      </w:divBdr>
    </w:div>
    <w:div w:id="552275352">
      <w:bodyDiv w:val="1"/>
      <w:marLeft w:val="0"/>
      <w:marRight w:val="0"/>
      <w:marTop w:val="0"/>
      <w:marBottom w:val="0"/>
      <w:divBdr>
        <w:top w:val="none" w:sz="0" w:space="0" w:color="auto"/>
        <w:left w:val="none" w:sz="0" w:space="0" w:color="auto"/>
        <w:bottom w:val="none" w:sz="0" w:space="0" w:color="auto"/>
        <w:right w:val="none" w:sz="0" w:space="0" w:color="auto"/>
      </w:divBdr>
      <w:divsChild>
        <w:div w:id="1432360398">
          <w:marLeft w:val="0"/>
          <w:marRight w:val="0"/>
          <w:marTop w:val="0"/>
          <w:marBottom w:val="0"/>
          <w:divBdr>
            <w:top w:val="none" w:sz="0" w:space="0" w:color="auto"/>
            <w:left w:val="none" w:sz="0" w:space="0" w:color="auto"/>
            <w:bottom w:val="none" w:sz="0" w:space="0" w:color="auto"/>
            <w:right w:val="none" w:sz="0" w:space="0" w:color="auto"/>
          </w:divBdr>
          <w:divsChild>
            <w:div w:id="2067873070">
              <w:marLeft w:val="0"/>
              <w:marRight w:val="0"/>
              <w:marTop w:val="0"/>
              <w:marBottom w:val="0"/>
              <w:divBdr>
                <w:top w:val="none" w:sz="0" w:space="0" w:color="auto"/>
                <w:left w:val="none" w:sz="0" w:space="0" w:color="auto"/>
                <w:bottom w:val="none" w:sz="0" w:space="0" w:color="auto"/>
                <w:right w:val="none" w:sz="0" w:space="0" w:color="auto"/>
              </w:divBdr>
            </w:div>
            <w:div w:id="549879319">
              <w:marLeft w:val="0"/>
              <w:marRight w:val="0"/>
              <w:marTop w:val="0"/>
              <w:marBottom w:val="0"/>
              <w:divBdr>
                <w:top w:val="none" w:sz="0" w:space="0" w:color="auto"/>
                <w:left w:val="none" w:sz="0" w:space="0" w:color="auto"/>
                <w:bottom w:val="none" w:sz="0" w:space="0" w:color="auto"/>
                <w:right w:val="none" w:sz="0" w:space="0" w:color="auto"/>
              </w:divBdr>
            </w:div>
            <w:div w:id="18713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588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2851737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23331595">
      <w:bodyDiv w:val="1"/>
      <w:marLeft w:val="0"/>
      <w:marRight w:val="0"/>
      <w:marTop w:val="0"/>
      <w:marBottom w:val="0"/>
      <w:divBdr>
        <w:top w:val="none" w:sz="0" w:space="0" w:color="auto"/>
        <w:left w:val="none" w:sz="0" w:space="0" w:color="auto"/>
        <w:bottom w:val="none" w:sz="0" w:space="0" w:color="auto"/>
        <w:right w:val="none" w:sz="0" w:space="0" w:color="auto"/>
      </w:divBdr>
      <w:divsChild>
        <w:div w:id="1828088373">
          <w:marLeft w:val="0"/>
          <w:marRight w:val="0"/>
          <w:marTop w:val="300"/>
          <w:marBottom w:val="0"/>
          <w:divBdr>
            <w:top w:val="none" w:sz="0" w:space="0" w:color="auto"/>
            <w:left w:val="none" w:sz="0" w:space="0" w:color="auto"/>
            <w:bottom w:val="none" w:sz="0" w:space="0" w:color="auto"/>
            <w:right w:val="none" w:sz="0" w:space="0" w:color="auto"/>
          </w:divBdr>
          <w:divsChild>
            <w:div w:id="12643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786391986">
      <w:bodyDiv w:val="1"/>
      <w:marLeft w:val="0"/>
      <w:marRight w:val="0"/>
      <w:marTop w:val="0"/>
      <w:marBottom w:val="0"/>
      <w:divBdr>
        <w:top w:val="none" w:sz="0" w:space="0" w:color="auto"/>
        <w:left w:val="none" w:sz="0" w:space="0" w:color="auto"/>
        <w:bottom w:val="none" w:sz="0" w:space="0" w:color="auto"/>
        <w:right w:val="none" w:sz="0" w:space="0" w:color="auto"/>
      </w:divBdr>
      <w:divsChild>
        <w:div w:id="639921962">
          <w:marLeft w:val="0"/>
          <w:marRight w:val="0"/>
          <w:marTop w:val="300"/>
          <w:marBottom w:val="0"/>
          <w:divBdr>
            <w:top w:val="none" w:sz="0" w:space="0" w:color="auto"/>
            <w:left w:val="none" w:sz="0" w:space="0" w:color="auto"/>
            <w:bottom w:val="none" w:sz="0" w:space="0" w:color="auto"/>
            <w:right w:val="none" w:sz="0" w:space="0" w:color="auto"/>
          </w:divBdr>
        </w:div>
        <w:div w:id="83041324">
          <w:marLeft w:val="0"/>
          <w:marRight w:val="0"/>
          <w:marTop w:val="300"/>
          <w:marBottom w:val="0"/>
          <w:divBdr>
            <w:top w:val="none" w:sz="0" w:space="0" w:color="auto"/>
            <w:left w:val="none" w:sz="0" w:space="0" w:color="auto"/>
            <w:bottom w:val="none" w:sz="0" w:space="0" w:color="auto"/>
            <w:right w:val="none" w:sz="0" w:space="0" w:color="auto"/>
          </w:divBdr>
        </w:div>
      </w:divsChild>
    </w:div>
    <w:div w:id="798645001">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8107658">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69362686">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009679337">
      <w:bodyDiv w:val="1"/>
      <w:marLeft w:val="0"/>
      <w:marRight w:val="0"/>
      <w:marTop w:val="0"/>
      <w:marBottom w:val="0"/>
      <w:divBdr>
        <w:top w:val="none" w:sz="0" w:space="0" w:color="auto"/>
        <w:left w:val="none" w:sz="0" w:space="0" w:color="auto"/>
        <w:bottom w:val="none" w:sz="0" w:space="0" w:color="auto"/>
        <w:right w:val="none" w:sz="0" w:space="0" w:color="auto"/>
      </w:divBdr>
      <w:divsChild>
        <w:div w:id="1873035033">
          <w:marLeft w:val="0"/>
          <w:marRight w:val="0"/>
          <w:marTop w:val="0"/>
          <w:marBottom w:val="0"/>
          <w:divBdr>
            <w:top w:val="none" w:sz="0" w:space="0" w:color="auto"/>
            <w:left w:val="none" w:sz="0" w:space="0" w:color="auto"/>
            <w:bottom w:val="none" w:sz="0" w:space="0" w:color="auto"/>
            <w:right w:val="none" w:sz="0" w:space="0" w:color="auto"/>
          </w:divBdr>
          <w:divsChild>
            <w:div w:id="2134324798">
              <w:marLeft w:val="0"/>
              <w:marRight w:val="0"/>
              <w:marTop w:val="0"/>
              <w:marBottom w:val="0"/>
              <w:divBdr>
                <w:top w:val="none" w:sz="0" w:space="0" w:color="auto"/>
                <w:left w:val="none" w:sz="0" w:space="0" w:color="auto"/>
                <w:bottom w:val="none" w:sz="0" w:space="0" w:color="auto"/>
                <w:right w:val="none" w:sz="0" w:space="0" w:color="auto"/>
              </w:divBdr>
            </w:div>
          </w:divsChild>
        </w:div>
        <w:div w:id="769158141">
          <w:marLeft w:val="0"/>
          <w:marRight w:val="0"/>
          <w:marTop w:val="180"/>
          <w:marBottom w:val="90"/>
          <w:divBdr>
            <w:top w:val="none" w:sz="0" w:space="0" w:color="auto"/>
            <w:left w:val="none" w:sz="0" w:space="0" w:color="auto"/>
            <w:bottom w:val="none" w:sz="0" w:space="0" w:color="auto"/>
            <w:right w:val="none" w:sz="0" w:space="0" w:color="auto"/>
          </w:divBdr>
        </w:div>
        <w:div w:id="582762912">
          <w:marLeft w:val="0"/>
          <w:marRight w:val="0"/>
          <w:marTop w:val="300"/>
          <w:marBottom w:val="0"/>
          <w:divBdr>
            <w:top w:val="none" w:sz="0" w:space="0" w:color="auto"/>
            <w:left w:val="none" w:sz="0" w:space="0" w:color="auto"/>
            <w:bottom w:val="none" w:sz="0" w:space="0" w:color="auto"/>
            <w:right w:val="none" w:sz="0" w:space="0" w:color="auto"/>
          </w:divBdr>
          <w:divsChild>
            <w:div w:id="2006933024">
              <w:marLeft w:val="0"/>
              <w:marRight w:val="0"/>
              <w:marTop w:val="0"/>
              <w:marBottom w:val="0"/>
              <w:divBdr>
                <w:top w:val="none" w:sz="0" w:space="0" w:color="auto"/>
                <w:left w:val="none" w:sz="0" w:space="0" w:color="auto"/>
                <w:bottom w:val="none" w:sz="0" w:space="0" w:color="auto"/>
                <w:right w:val="none" w:sz="0" w:space="0" w:color="auto"/>
              </w:divBdr>
            </w:div>
          </w:divsChild>
        </w:div>
        <w:div w:id="1629437925">
          <w:marLeft w:val="0"/>
          <w:marRight w:val="0"/>
          <w:marTop w:val="0"/>
          <w:marBottom w:val="0"/>
          <w:divBdr>
            <w:top w:val="none" w:sz="0" w:space="0" w:color="auto"/>
            <w:left w:val="none" w:sz="0" w:space="0" w:color="auto"/>
            <w:bottom w:val="none" w:sz="0" w:space="0" w:color="auto"/>
            <w:right w:val="none" w:sz="0" w:space="0" w:color="auto"/>
          </w:divBdr>
          <w:divsChild>
            <w:div w:id="658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12043">
      <w:bodyDiv w:val="1"/>
      <w:marLeft w:val="0"/>
      <w:marRight w:val="0"/>
      <w:marTop w:val="0"/>
      <w:marBottom w:val="0"/>
      <w:divBdr>
        <w:top w:val="none" w:sz="0" w:space="0" w:color="auto"/>
        <w:left w:val="none" w:sz="0" w:space="0" w:color="auto"/>
        <w:bottom w:val="none" w:sz="0" w:space="0" w:color="auto"/>
        <w:right w:val="none" w:sz="0" w:space="0" w:color="auto"/>
      </w:divBdr>
      <w:divsChild>
        <w:div w:id="605382241">
          <w:marLeft w:val="0"/>
          <w:marRight w:val="0"/>
          <w:marTop w:val="300"/>
          <w:marBottom w:val="0"/>
          <w:divBdr>
            <w:top w:val="none" w:sz="0" w:space="0" w:color="auto"/>
            <w:left w:val="none" w:sz="0" w:space="0" w:color="auto"/>
            <w:bottom w:val="none" w:sz="0" w:space="0" w:color="auto"/>
            <w:right w:val="none" w:sz="0" w:space="0" w:color="auto"/>
          </w:divBdr>
        </w:div>
      </w:divsChild>
    </w:div>
    <w:div w:id="1047880181">
      <w:bodyDiv w:val="1"/>
      <w:marLeft w:val="0"/>
      <w:marRight w:val="0"/>
      <w:marTop w:val="0"/>
      <w:marBottom w:val="0"/>
      <w:divBdr>
        <w:top w:val="none" w:sz="0" w:space="0" w:color="auto"/>
        <w:left w:val="none" w:sz="0" w:space="0" w:color="auto"/>
        <w:bottom w:val="none" w:sz="0" w:space="0" w:color="auto"/>
        <w:right w:val="none" w:sz="0" w:space="0" w:color="auto"/>
      </w:divBdr>
      <w:divsChild>
        <w:div w:id="85541113">
          <w:marLeft w:val="0"/>
          <w:marRight w:val="0"/>
          <w:marTop w:val="300"/>
          <w:marBottom w:val="0"/>
          <w:divBdr>
            <w:top w:val="none" w:sz="0" w:space="0" w:color="auto"/>
            <w:left w:val="none" w:sz="0" w:space="0" w:color="auto"/>
            <w:bottom w:val="none" w:sz="0" w:space="0" w:color="auto"/>
            <w:right w:val="none" w:sz="0" w:space="0" w:color="auto"/>
          </w:divBdr>
          <w:divsChild>
            <w:div w:id="9016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7533460">
      <w:bodyDiv w:val="1"/>
      <w:marLeft w:val="0"/>
      <w:marRight w:val="0"/>
      <w:marTop w:val="0"/>
      <w:marBottom w:val="0"/>
      <w:divBdr>
        <w:top w:val="none" w:sz="0" w:space="0" w:color="auto"/>
        <w:left w:val="none" w:sz="0" w:space="0" w:color="auto"/>
        <w:bottom w:val="none" w:sz="0" w:space="0" w:color="auto"/>
        <w:right w:val="none" w:sz="0" w:space="0" w:color="auto"/>
      </w:divBdr>
      <w:divsChild>
        <w:div w:id="1063409450">
          <w:marLeft w:val="0"/>
          <w:marRight w:val="0"/>
          <w:marTop w:val="0"/>
          <w:marBottom w:val="0"/>
          <w:divBdr>
            <w:top w:val="none" w:sz="0" w:space="0" w:color="auto"/>
            <w:left w:val="none" w:sz="0" w:space="0" w:color="auto"/>
            <w:bottom w:val="none" w:sz="0" w:space="0" w:color="auto"/>
            <w:right w:val="none" w:sz="0" w:space="0" w:color="auto"/>
          </w:divBdr>
        </w:div>
        <w:div w:id="1891266276">
          <w:marLeft w:val="0"/>
          <w:marRight w:val="0"/>
          <w:marTop w:val="300"/>
          <w:marBottom w:val="0"/>
          <w:divBdr>
            <w:top w:val="none" w:sz="0" w:space="0" w:color="auto"/>
            <w:left w:val="none" w:sz="0" w:space="0" w:color="auto"/>
            <w:bottom w:val="none" w:sz="0" w:space="0" w:color="auto"/>
            <w:right w:val="none" w:sz="0" w:space="0" w:color="auto"/>
          </w:divBdr>
          <w:divsChild>
            <w:div w:id="2114860999">
              <w:marLeft w:val="0"/>
              <w:marRight w:val="0"/>
              <w:marTop w:val="0"/>
              <w:marBottom w:val="0"/>
              <w:divBdr>
                <w:top w:val="none" w:sz="0" w:space="0" w:color="auto"/>
                <w:left w:val="none" w:sz="0" w:space="0" w:color="auto"/>
                <w:bottom w:val="none" w:sz="0" w:space="0" w:color="auto"/>
                <w:right w:val="none" w:sz="0" w:space="0" w:color="auto"/>
              </w:divBdr>
            </w:div>
          </w:divsChild>
        </w:div>
        <w:div w:id="2038386474">
          <w:marLeft w:val="0"/>
          <w:marRight w:val="0"/>
          <w:marTop w:val="0"/>
          <w:marBottom w:val="0"/>
          <w:divBdr>
            <w:top w:val="none" w:sz="0" w:space="0" w:color="auto"/>
            <w:left w:val="none" w:sz="0" w:space="0" w:color="auto"/>
            <w:bottom w:val="none" w:sz="0" w:space="0" w:color="auto"/>
            <w:right w:val="none" w:sz="0" w:space="0" w:color="auto"/>
          </w:divBdr>
          <w:divsChild>
            <w:div w:id="1522889803">
              <w:marLeft w:val="0"/>
              <w:marRight w:val="0"/>
              <w:marTop w:val="0"/>
              <w:marBottom w:val="0"/>
              <w:divBdr>
                <w:top w:val="none" w:sz="0" w:space="0" w:color="auto"/>
                <w:left w:val="none" w:sz="0" w:space="0" w:color="auto"/>
                <w:bottom w:val="none" w:sz="0" w:space="0" w:color="auto"/>
                <w:right w:val="none" w:sz="0" w:space="0" w:color="auto"/>
              </w:divBdr>
            </w:div>
          </w:divsChild>
        </w:div>
        <w:div w:id="1232891840">
          <w:marLeft w:val="0"/>
          <w:marRight w:val="0"/>
          <w:marTop w:val="300"/>
          <w:marBottom w:val="0"/>
          <w:divBdr>
            <w:top w:val="none" w:sz="0" w:space="0" w:color="auto"/>
            <w:left w:val="none" w:sz="0" w:space="0" w:color="auto"/>
            <w:bottom w:val="none" w:sz="0" w:space="0" w:color="auto"/>
            <w:right w:val="none" w:sz="0" w:space="0" w:color="auto"/>
          </w:divBdr>
          <w:divsChild>
            <w:div w:id="1172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6023">
      <w:bodyDiv w:val="1"/>
      <w:marLeft w:val="0"/>
      <w:marRight w:val="0"/>
      <w:marTop w:val="0"/>
      <w:marBottom w:val="0"/>
      <w:divBdr>
        <w:top w:val="none" w:sz="0" w:space="0" w:color="auto"/>
        <w:left w:val="none" w:sz="0" w:space="0" w:color="auto"/>
        <w:bottom w:val="none" w:sz="0" w:space="0" w:color="auto"/>
        <w:right w:val="none" w:sz="0" w:space="0" w:color="auto"/>
      </w:divBdr>
    </w:div>
    <w:div w:id="1164786328">
      <w:bodyDiv w:val="1"/>
      <w:marLeft w:val="0"/>
      <w:marRight w:val="0"/>
      <w:marTop w:val="0"/>
      <w:marBottom w:val="0"/>
      <w:divBdr>
        <w:top w:val="none" w:sz="0" w:space="0" w:color="auto"/>
        <w:left w:val="none" w:sz="0" w:space="0" w:color="auto"/>
        <w:bottom w:val="none" w:sz="0" w:space="0" w:color="auto"/>
        <w:right w:val="none" w:sz="0" w:space="0" w:color="auto"/>
      </w:divBdr>
    </w:div>
    <w:div w:id="1168784062">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692514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0058398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596">
      <w:bodyDiv w:val="1"/>
      <w:marLeft w:val="0"/>
      <w:marRight w:val="0"/>
      <w:marTop w:val="0"/>
      <w:marBottom w:val="0"/>
      <w:divBdr>
        <w:top w:val="none" w:sz="0" w:space="0" w:color="auto"/>
        <w:left w:val="none" w:sz="0" w:space="0" w:color="auto"/>
        <w:bottom w:val="none" w:sz="0" w:space="0" w:color="auto"/>
        <w:right w:val="none" w:sz="0" w:space="0" w:color="auto"/>
      </w:divBdr>
    </w:div>
    <w:div w:id="1339966354">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3067284">
      <w:bodyDiv w:val="1"/>
      <w:marLeft w:val="0"/>
      <w:marRight w:val="0"/>
      <w:marTop w:val="0"/>
      <w:marBottom w:val="0"/>
      <w:divBdr>
        <w:top w:val="none" w:sz="0" w:space="0" w:color="auto"/>
        <w:left w:val="none" w:sz="0" w:space="0" w:color="auto"/>
        <w:bottom w:val="none" w:sz="0" w:space="0" w:color="auto"/>
        <w:right w:val="none" w:sz="0" w:space="0" w:color="auto"/>
      </w:divBdr>
      <w:divsChild>
        <w:div w:id="794641735">
          <w:marLeft w:val="0"/>
          <w:marRight w:val="0"/>
          <w:marTop w:val="300"/>
          <w:marBottom w:val="0"/>
          <w:divBdr>
            <w:top w:val="none" w:sz="0" w:space="0" w:color="auto"/>
            <w:left w:val="none" w:sz="0" w:space="0" w:color="auto"/>
            <w:bottom w:val="none" w:sz="0" w:space="0" w:color="auto"/>
            <w:right w:val="none" w:sz="0" w:space="0" w:color="auto"/>
          </w:divBdr>
        </w:div>
      </w:divsChild>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388871576">
      <w:bodyDiv w:val="1"/>
      <w:marLeft w:val="0"/>
      <w:marRight w:val="0"/>
      <w:marTop w:val="0"/>
      <w:marBottom w:val="0"/>
      <w:divBdr>
        <w:top w:val="none" w:sz="0" w:space="0" w:color="auto"/>
        <w:left w:val="none" w:sz="0" w:space="0" w:color="auto"/>
        <w:bottom w:val="none" w:sz="0" w:space="0" w:color="auto"/>
        <w:right w:val="none" w:sz="0" w:space="0" w:color="auto"/>
      </w:divBdr>
    </w:div>
    <w:div w:id="1410007138">
      <w:bodyDiv w:val="1"/>
      <w:marLeft w:val="0"/>
      <w:marRight w:val="0"/>
      <w:marTop w:val="0"/>
      <w:marBottom w:val="0"/>
      <w:divBdr>
        <w:top w:val="none" w:sz="0" w:space="0" w:color="auto"/>
        <w:left w:val="none" w:sz="0" w:space="0" w:color="auto"/>
        <w:bottom w:val="none" w:sz="0" w:space="0" w:color="auto"/>
        <w:right w:val="none" w:sz="0" w:space="0" w:color="auto"/>
      </w:divBdr>
      <w:divsChild>
        <w:div w:id="1399130715">
          <w:marLeft w:val="0"/>
          <w:marRight w:val="0"/>
          <w:marTop w:val="300"/>
          <w:marBottom w:val="0"/>
          <w:divBdr>
            <w:top w:val="none" w:sz="0" w:space="0" w:color="auto"/>
            <w:left w:val="none" w:sz="0" w:space="0" w:color="auto"/>
            <w:bottom w:val="none" w:sz="0" w:space="0" w:color="auto"/>
            <w:right w:val="none" w:sz="0" w:space="0" w:color="auto"/>
          </w:divBdr>
          <w:divsChild>
            <w:div w:id="7925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487668462">
      <w:bodyDiv w:val="1"/>
      <w:marLeft w:val="0"/>
      <w:marRight w:val="0"/>
      <w:marTop w:val="0"/>
      <w:marBottom w:val="0"/>
      <w:divBdr>
        <w:top w:val="none" w:sz="0" w:space="0" w:color="auto"/>
        <w:left w:val="none" w:sz="0" w:space="0" w:color="auto"/>
        <w:bottom w:val="none" w:sz="0" w:space="0" w:color="auto"/>
        <w:right w:val="none" w:sz="0" w:space="0" w:color="auto"/>
      </w:divBdr>
    </w:div>
    <w:div w:id="1498612034">
      <w:bodyDiv w:val="1"/>
      <w:marLeft w:val="0"/>
      <w:marRight w:val="0"/>
      <w:marTop w:val="0"/>
      <w:marBottom w:val="0"/>
      <w:divBdr>
        <w:top w:val="none" w:sz="0" w:space="0" w:color="auto"/>
        <w:left w:val="none" w:sz="0" w:space="0" w:color="auto"/>
        <w:bottom w:val="none" w:sz="0" w:space="0" w:color="auto"/>
        <w:right w:val="none" w:sz="0" w:space="0" w:color="auto"/>
      </w:divBdr>
    </w:div>
    <w:div w:id="152543490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90845937">
      <w:bodyDiv w:val="1"/>
      <w:marLeft w:val="0"/>
      <w:marRight w:val="0"/>
      <w:marTop w:val="0"/>
      <w:marBottom w:val="0"/>
      <w:divBdr>
        <w:top w:val="none" w:sz="0" w:space="0" w:color="auto"/>
        <w:left w:val="none" w:sz="0" w:space="0" w:color="auto"/>
        <w:bottom w:val="none" w:sz="0" w:space="0" w:color="auto"/>
        <w:right w:val="none" w:sz="0" w:space="0" w:color="auto"/>
      </w:divBdr>
      <w:divsChild>
        <w:div w:id="861211451">
          <w:marLeft w:val="0"/>
          <w:marRight w:val="0"/>
          <w:marTop w:val="300"/>
          <w:marBottom w:val="0"/>
          <w:divBdr>
            <w:top w:val="none" w:sz="0" w:space="0" w:color="auto"/>
            <w:left w:val="none" w:sz="0" w:space="0" w:color="auto"/>
            <w:bottom w:val="none" w:sz="0" w:space="0" w:color="auto"/>
            <w:right w:val="none" w:sz="0" w:space="0" w:color="auto"/>
          </w:divBdr>
          <w:divsChild>
            <w:div w:id="1694962210">
              <w:marLeft w:val="0"/>
              <w:marRight w:val="0"/>
              <w:marTop w:val="0"/>
              <w:marBottom w:val="0"/>
              <w:divBdr>
                <w:top w:val="none" w:sz="0" w:space="0" w:color="auto"/>
                <w:left w:val="none" w:sz="0" w:space="0" w:color="auto"/>
                <w:bottom w:val="none" w:sz="0" w:space="0" w:color="auto"/>
                <w:right w:val="none" w:sz="0" w:space="0" w:color="auto"/>
              </w:divBdr>
            </w:div>
          </w:divsChild>
        </w:div>
        <w:div w:id="1801458738">
          <w:marLeft w:val="0"/>
          <w:marRight w:val="0"/>
          <w:marTop w:val="0"/>
          <w:marBottom w:val="0"/>
          <w:divBdr>
            <w:top w:val="none" w:sz="0" w:space="0" w:color="auto"/>
            <w:left w:val="none" w:sz="0" w:space="0" w:color="auto"/>
            <w:bottom w:val="none" w:sz="0" w:space="0" w:color="auto"/>
            <w:right w:val="none" w:sz="0" w:space="0" w:color="auto"/>
          </w:divBdr>
          <w:divsChild>
            <w:div w:id="18142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596">
      <w:bodyDiv w:val="1"/>
      <w:marLeft w:val="0"/>
      <w:marRight w:val="0"/>
      <w:marTop w:val="0"/>
      <w:marBottom w:val="0"/>
      <w:divBdr>
        <w:top w:val="none" w:sz="0" w:space="0" w:color="auto"/>
        <w:left w:val="none" w:sz="0" w:space="0" w:color="auto"/>
        <w:bottom w:val="none" w:sz="0" w:space="0" w:color="auto"/>
        <w:right w:val="none" w:sz="0" w:space="0" w:color="auto"/>
      </w:divBdr>
      <w:divsChild>
        <w:div w:id="445079944">
          <w:marLeft w:val="0"/>
          <w:marRight w:val="0"/>
          <w:marTop w:val="300"/>
          <w:marBottom w:val="0"/>
          <w:divBdr>
            <w:top w:val="none" w:sz="0" w:space="0" w:color="auto"/>
            <w:left w:val="none" w:sz="0" w:space="0" w:color="auto"/>
            <w:bottom w:val="none" w:sz="0" w:space="0" w:color="auto"/>
            <w:right w:val="none" w:sz="0" w:space="0" w:color="auto"/>
          </w:divBdr>
        </w:div>
        <w:div w:id="1984963992">
          <w:marLeft w:val="0"/>
          <w:marRight w:val="0"/>
          <w:marTop w:val="300"/>
          <w:marBottom w:val="0"/>
          <w:divBdr>
            <w:top w:val="none" w:sz="0" w:space="0" w:color="auto"/>
            <w:left w:val="none" w:sz="0" w:space="0" w:color="auto"/>
            <w:bottom w:val="none" w:sz="0" w:space="0" w:color="auto"/>
            <w:right w:val="none" w:sz="0" w:space="0" w:color="auto"/>
          </w:divBdr>
        </w:div>
      </w:divsChild>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sChild>
        <w:div w:id="1201894707">
          <w:marLeft w:val="0"/>
          <w:marRight w:val="0"/>
          <w:marTop w:val="300"/>
          <w:marBottom w:val="0"/>
          <w:divBdr>
            <w:top w:val="none" w:sz="0" w:space="0" w:color="auto"/>
            <w:left w:val="none" w:sz="0" w:space="0" w:color="auto"/>
            <w:bottom w:val="none" w:sz="0" w:space="0" w:color="auto"/>
            <w:right w:val="none" w:sz="0" w:space="0" w:color="auto"/>
          </w:divBdr>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015325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36070725">
      <w:bodyDiv w:val="1"/>
      <w:marLeft w:val="0"/>
      <w:marRight w:val="0"/>
      <w:marTop w:val="0"/>
      <w:marBottom w:val="0"/>
      <w:divBdr>
        <w:top w:val="none" w:sz="0" w:space="0" w:color="auto"/>
        <w:left w:val="none" w:sz="0" w:space="0" w:color="auto"/>
        <w:bottom w:val="none" w:sz="0" w:space="0" w:color="auto"/>
        <w:right w:val="none" w:sz="0" w:space="0" w:color="auto"/>
      </w:divBdr>
      <w:divsChild>
        <w:div w:id="474179134">
          <w:marLeft w:val="0"/>
          <w:marRight w:val="0"/>
          <w:marTop w:val="300"/>
          <w:marBottom w:val="0"/>
          <w:divBdr>
            <w:top w:val="none" w:sz="0" w:space="0" w:color="auto"/>
            <w:left w:val="none" w:sz="0" w:space="0" w:color="auto"/>
            <w:bottom w:val="none" w:sz="0" w:space="0" w:color="auto"/>
            <w:right w:val="none" w:sz="0" w:space="0" w:color="auto"/>
          </w:divBdr>
        </w:div>
      </w:divsChild>
    </w:div>
    <w:div w:id="1852720272">
      <w:bodyDiv w:val="1"/>
      <w:marLeft w:val="0"/>
      <w:marRight w:val="0"/>
      <w:marTop w:val="0"/>
      <w:marBottom w:val="0"/>
      <w:divBdr>
        <w:top w:val="none" w:sz="0" w:space="0" w:color="auto"/>
        <w:left w:val="none" w:sz="0" w:space="0" w:color="auto"/>
        <w:bottom w:val="none" w:sz="0" w:space="0" w:color="auto"/>
        <w:right w:val="none" w:sz="0" w:space="0" w:color="auto"/>
      </w:divBdr>
    </w:div>
    <w:div w:id="1853297286">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892108143">
      <w:bodyDiv w:val="1"/>
      <w:marLeft w:val="0"/>
      <w:marRight w:val="0"/>
      <w:marTop w:val="0"/>
      <w:marBottom w:val="0"/>
      <w:divBdr>
        <w:top w:val="none" w:sz="0" w:space="0" w:color="auto"/>
        <w:left w:val="none" w:sz="0" w:space="0" w:color="auto"/>
        <w:bottom w:val="none" w:sz="0" w:space="0" w:color="auto"/>
        <w:right w:val="none" w:sz="0" w:space="0" w:color="auto"/>
      </w:divBdr>
    </w:div>
    <w:div w:id="1930041549">
      <w:bodyDiv w:val="1"/>
      <w:marLeft w:val="0"/>
      <w:marRight w:val="0"/>
      <w:marTop w:val="0"/>
      <w:marBottom w:val="0"/>
      <w:divBdr>
        <w:top w:val="none" w:sz="0" w:space="0" w:color="auto"/>
        <w:left w:val="none" w:sz="0" w:space="0" w:color="auto"/>
        <w:bottom w:val="none" w:sz="0" w:space="0" w:color="auto"/>
        <w:right w:val="none" w:sz="0" w:space="0" w:color="auto"/>
      </w:divBdr>
      <w:divsChild>
        <w:div w:id="1196654218">
          <w:marLeft w:val="0"/>
          <w:marRight w:val="0"/>
          <w:marTop w:val="0"/>
          <w:marBottom w:val="0"/>
          <w:divBdr>
            <w:top w:val="none" w:sz="0" w:space="0" w:color="auto"/>
            <w:left w:val="none" w:sz="0" w:space="0" w:color="auto"/>
            <w:bottom w:val="none" w:sz="0" w:space="0" w:color="auto"/>
            <w:right w:val="none" w:sz="0" w:space="0" w:color="auto"/>
          </w:divBdr>
        </w:div>
        <w:div w:id="472213174">
          <w:marLeft w:val="0"/>
          <w:marRight w:val="0"/>
          <w:marTop w:val="0"/>
          <w:marBottom w:val="0"/>
          <w:divBdr>
            <w:top w:val="none" w:sz="0" w:space="0" w:color="auto"/>
            <w:left w:val="none" w:sz="0" w:space="0" w:color="auto"/>
            <w:bottom w:val="none" w:sz="0" w:space="0" w:color="auto"/>
            <w:right w:val="none" w:sz="0" w:space="0" w:color="auto"/>
          </w:divBdr>
        </w:div>
      </w:divsChild>
    </w:div>
    <w:div w:id="1970893416">
      <w:bodyDiv w:val="1"/>
      <w:marLeft w:val="0"/>
      <w:marRight w:val="0"/>
      <w:marTop w:val="0"/>
      <w:marBottom w:val="0"/>
      <w:divBdr>
        <w:top w:val="none" w:sz="0" w:space="0" w:color="auto"/>
        <w:left w:val="none" w:sz="0" w:space="0" w:color="auto"/>
        <w:bottom w:val="none" w:sz="0" w:space="0" w:color="auto"/>
        <w:right w:val="none" w:sz="0" w:space="0" w:color="auto"/>
      </w:divBdr>
      <w:divsChild>
        <w:div w:id="1038697403">
          <w:marLeft w:val="0"/>
          <w:marRight w:val="0"/>
          <w:marTop w:val="0"/>
          <w:marBottom w:val="0"/>
          <w:divBdr>
            <w:top w:val="none" w:sz="0" w:space="0" w:color="auto"/>
            <w:left w:val="none" w:sz="0" w:space="0" w:color="auto"/>
            <w:bottom w:val="none" w:sz="0" w:space="0" w:color="auto"/>
            <w:right w:val="none" w:sz="0" w:space="0" w:color="auto"/>
          </w:divBdr>
          <w:divsChild>
            <w:div w:id="870849410">
              <w:marLeft w:val="0"/>
              <w:marRight w:val="0"/>
              <w:marTop w:val="0"/>
              <w:marBottom w:val="0"/>
              <w:divBdr>
                <w:top w:val="none" w:sz="0" w:space="0" w:color="auto"/>
                <w:left w:val="none" w:sz="0" w:space="0" w:color="auto"/>
                <w:bottom w:val="none" w:sz="0" w:space="0" w:color="auto"/>
                <w:right w:val="none" w:sz="0" w:space="0" w:color="auto"/>
              </w:divBdr>
            </w:div>
            <w:div w:id="1366443266">
              <w:marLeft w:val="0"/>
              <w:marRight w:val="0"/>
              <w:marTop w:val="0"/>
              <w:marBottom w:val="0"/>
              <w:divBdr>
                <w:top w:val="none" w:sz="0" w:space="0" w:color="auto"/>
                <w:left w:val="none" w:sz="0" w:space="0" w:color="auto"/>
                <w:bottom w:val="none" w:sz="0" w:space="0" w:color="auto"/>
                <w:right w:val="none" w:sz="0" w:space="0" w:color="auto"/>
              </w:divBdr>
            </w:div>
            <w:div w:id="19213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41392276">
      <w:bodyDiv w:val="1"/>
      <w:marLeft w:val="0"/>
      <w:marRight w:val="0"/>
      <w:marTop w:val="0"/>
      <w:marBottom w:val="0"/>
      <w:divBdr>
        <w:top w:val="none" w:sz="0" w:space="0" w:color="auto"/>
        <w:left w:val="none" w:sz="0" w:space="0" w:color="auto"/>
        <w:bottom w:val="none" w:sz="0" w:space="0" w:color="auto"/>
        <w:right w:val="none" w:sz="0" w:space="0" w:color="auto"/>
      </w:divBdr>
    </w:div>
    <w:div w:id="2066289760">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en.wikipedia.org/wiki/E-commerce" TargetMode="External"/><Relationship Id="rId63" Type="http://schemas.openxmlformats.org/officeDocument/2006/relationships/image" Target="media/image42.png"/><Relationship Id="rId68" Type="http://schemas.openxmlformats.org/officeDocument/2006/relationships/hyperlink" Target="http://support.worldpay.com/support/kb/gg/alternativepayments/apm063.html" TargetMode="External"/><Relationship Id="rId16" Type="http://schemas.openxmlformats.org/officeDocument/2006/relationships/image" Target="media/image5.png"/><Relationship Id="rId11" Type="http://schemas.openxmlformats.org/officeDocument/2006/relationships/image" Target="media/image1.jp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dtd.worldpay.com/paymentService_v1.dtd" TargetMode="External"/><Relationship Id="rId58" Type="http://schemas.openxmlformats.org/officeDocument/2006/relationships/image" Target="media/image37.png"/><Relationship Id="rId74" Type="http://schemas.openxmlformats.org/officeDocument/2006/relationships/hyperlink" Target="https://worldpay02-tech-prtnr-eu04-dw.demandware.net/on/demandware.store/Sites-Site/default/SiteNavigationBar-ShowMenuitemOverview?CurrentMenuItemId=site-prefs&amp;itemType=Site&amp;csrf_token=J3jXHp4dwSBWpuaRTzOUTrs6vGohZn7ad2s3-pYNg6YDwoYT6ntqxJZdivSIfyCzzKwcICillPMHO-KHy-gvqE_nIve3vxlhtmUH1QW5V-uxdyw0UfzUHLmc3MFCB1kuhT-UwLvUA3pd27IKSC-A4qrF8ngGXYE3-077CND_5AalPq5yoY0"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en.wikipedia.org/wiki/Online_money_transfers"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support.worldpay.com/support/kb/gg/corporate-gateway-guide/content/tokenisation/createshoppertokens.htm" TargetMode="External"/><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merchant.com/shoppingCart.html?order=TG20071016-" TargetMode="External"/><Relationship Id="rId72" Type="http://schemas.openxmlformats.org/officeDocument/2006/relationships/hyperlink" Target="http://dtd.worldpay.com/v1/paymentService_v1.dtd.html"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upport.worldpay.com/support/kb/gg/alternativepayments/apm063.html"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dtd.worldpay.com/paymentService_v1.dtd" TargetMode="External"/><Relationship Id="rId62" Type="http://schemas.openxmlformats.org/officeDocument/2006/relationships/image" Target="media/image41.png"/><Relationship Id="rId70" Type="http://schemas.openxmlformats.org/officeDocument/2006/relationships/hyperlink" Target="http://support.worldpay.com/support/kb/gg/corporate-gateway-guide/content/tokenisation/createmerchanttokens.htm"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60;/WorldPay-GetNotificationUpdates&#160;&#160;is%20the%20pipeline%20exposed%20to%20get%20the%20History%20of%20Notifications%20received%20by%20particular%20Order.&#16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en.wikipedia.org/wiki/Cheques" TargetMode="External"/><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ideal.nl/en/glossary/"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worldpay02-tech-prtnr-eu04-dw.demandware.net/on/demandware.store/Sites-Site/default/ViewApplication-ExpandMenuGroup?MenuGroupID=SiteMenu&amp;OverviewPage=SiteNavigationBar-ShowSiteOverview&amp;csrf_token=J3jXHp4dwSBWpuaRTzOUTrs6vGohZn7ad2s3-pYNg6YDwoYT6ntqxJZdivSIfyCzzKwcICillPMHO-KHy-gvqE_nIve3vxlhtmUH1QW5V-uxdyw0UfzUHLmc3MFCB1kuhT-UwLvUA3pd27IKSC-A4qrF8ngGXYE3-077CND_5AalPq5yoY0" TargetMode="External"/><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en.wikipedia.org/wiki/Money_order" TargetMode="External"/><Relationship Id="rId55" Type="http://schemas.openxmlformats.org/officeDocument/2006/relationships/image" Target="media/image34.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yperlink" Target="http://support.worldpay.com/support/kb/gg/corporate-gateway-guide/content/directintegration/paymentrequests.htm"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upport.worldpay.com/support/kb/gg/alternativepayments/content/apmguide.htm" TargetMode="External"/><Relationship Id="rId66"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7.jpg"/></Relationships>
</file>

<file path=word/_rels/header3.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8F469AE-6903-4AA4-9B7F-E0C53E1BE12F}">
  <ds:schemaRefs>
    <ds:schemaRef ds:uri="http://schemas.openxmlformats.org/officeDocument/2006/bibliography"/>
  </ds:schemaRefs>
</ds:datastoreItem>
</file>

<file path=customXml/itemProps2.xml><?xml version="1.0" encoding="utf-8"?>
<ds:datastoreItem xmlns:ds="http://schemas.openxmlformats.org/officeDocument/2006/customXml" ds:itemID="{C230E003-03A4-4E5A-936F-A88551EB41CC}">
  <ds:schemaRefs>
    <ds:schemaRef ds:uri="http://schemas.openxmlformats.org/officeDocument/2006/bibliography"/>
  </ds:schemaRefs>
</ds:datastoreItem>
</file>

<file path=customXml/itemProps3.xml><?xml version="1.0" encoding="utf-8"?>
<ds:datastoreItem xmlns:ds="http://schemas.openxmlformats.org/officeDocument/2006/customXml" ds:itemID="{AEBB7919-3093-4B3D-BD32-7220A6E71286}">
  <ds:schemaRefs>
    <ds:schemaRef ds:uri="http://schemas.openxmlformats.org/officeDocument/2006/bibliography"/>
  </ds:schemaRefs>
</ds:datastoreItem>
</file>

<file path=customXml/itemProps4.xml><?xml version="1.0" encoding="utf-8"?>
<ds:datastoreItem xmlns:ds="http://schemas.openxmlformats.org/officeDocument/2006/customXml" ds:itemID="{318C63C0-A400-4C8E-9721-C899DA22F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116</Pages>
  <Words>23700</Words>
  <Characters>135091</Characters>
  <Application>Microsoft Office Word</Application>
  <DocSecurity>0</DocSecurity>
  <Lines>1125</Lines>
  <Paragraphs>316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158475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Niyati Jha</cp:lastModifiedBy>
  <cp:revision>136</cp:revision>
  <cp:lastPrinted>2011-05-09T17:50:00Z</cp:lastPrinted>
  <dcterms:created xsi:type="dcterms:W3CDTF">2019-03-20T12:57:00Z</dcterms:created>
  <dcterms:modified xsi:type="dcterms:W3CDTF">2019-05-20T06:42:00Z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