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A94" w:rsidRPr="007A5A94" w:rsidRDefault="00DA739C" w:rsidP="007A5A94">
      <w:pPr>
        <w:pStyle w:val="Title"/>
        <w:jc w:val="right"/>
        <w:rPr>
          <w:b/>
          <w:sz w:val="72"/>
          <w:szCs w:val="72"/>
        </w:rPr>
      </w:pPr>
      <w:bookmarkStart w:id="0" w:name="_Toc18396389"/>
      <w:r w:rsidRPr="00DA739C">
        <w:rPr>
          <w:b/>
          <w:sz w:val="72"/>
          <w:szCs w:val="72"/>
        </w:rPr>
        <w:t>World</w:t>
      </w:r>
      <w:r w:rsidR="00C04461">
        <w:rPr>
          <w:b/>
          <w:sz w:val="72"/>
          <w:szCs w:val="72"/>
        </w:rPr>
        <w:t>p</w:t>
      </w:r>
      <w:r w:rsidRPr="00DA739C">
        <w:rPr>
          <w:b/>
          <w:sz w:val="72"/>
          <w:szCs w:val="72"/>
        </w:rPr>
        <w:t>ay Integration</w:t>
      </w:r>
      <w:r w:rsidRPr="00DA739C">
        <w:rPr>
          <w:rStyle w:val="FootnoteReference"/>
          <w:b/>
          <w:sz w:val="72"/>
          <w:szCs w:val="72"/>
          <w:vertAlign w:val="baseline"/>
        </w:rPr>
        <w:t xml:space="preserve"> </w:t>
      </w:r>
    </w:p>
    <w:p w:rsidR="007A5A94" w:rsidRPr="007A5A94" w:rsidRDefault="007A5A94" w:rsidP="007A5A94"/>
    <w:p w:rsidR="007A5A94" w:rsidRPr="009738D9" w:rsidRDefault="004563CE" w:rsidP="007A5A94">
      <w:pPr>
        <w:pStyle w:val="Version"/>
        <w:rPr>
          <w:rFonts w:asciiTheme="majorHAnsi" w:hAnsiTheme="majorHAnsi"/>
        </w:rPr>
      </w:pPr>
      <w:r>
        <w:rPr>
          <w:rFonts w:asciiTheme="majorHAnsi" w:hAnsiTheme="majorHAnsi"/>
        </w:rPr>
        <w:t xml:space="preserve">Version </w:t>
      </w:r>
      <w:r w:rsidR="00576B79">
        <w:rPr>
          <w:rFonts w:asciiTheme="majorHAnsi" w:hAnsiTheme="majorHAnsi"/>
        </w:rPr>
        <w:t>19</w:t>
      </w:r>
      <w:r w:rsidR="00772CC0">
        <w:rPr>
          <w:rFonts w:asciiTheme="majorHAnsi" w:hAnsiTheme="majorHAnsi"/>
        </w:rPr>
        <w:t>.</w:t>
      </w:r>
      <w:del w:id="1" w:author="Poornima Kakani" w:date="2019-02-15T12:05:00Z">
        <w:r w:rsidR="00FD095B" w:rsidDel="00396111">
          <w:rPr>
            <w:rFonts w:asciiTheme="majorHAnsi" w:hAnsiTheme="majorHAnsi"/>
          </w:rPr>
          <w:delText>1</w:delText>
        </w:r>
      </w:del>
      <w:r w:rsidR="00576B79">
        <w:rPr>
          <w:rFonts w:asciiTheme="majorHAnsi" w:hAnsiTheme="majorHAnsi"/>
        </w:rPr>
        <w:t>1</w:t>
      </w:r>
      <w:r w:rsidR="00772CC0">
        <w:rPr>
          <w:rFonts w:asciiTheme="majorHAnsi" w:hAnsiTheme="majorHAnsi"/>
        </w:rPr>
        <w:t>.</w:t>
      </w:r>
      <w:r w:rsidR="00A80D27">
        <w:rPr>
          <w:rFonts w:asciiTheme="majorHAnsi" w:hAnsiTheme="majorHAnsi"/>
        </w:rPr>
        <w:t>0</w:t>
      </w:r>
    </w:p>
    <w:p w:rsidR="007A5A94" w:rsidRDefault="007A5A94" w:rsidP="007A5A94">
      <w:bookmarkStart w:id="2" w:name="O_109"/>
      <w:bookmarkEnd w:id="2"/>
    </w:p>
    <w:p w:rsidR="002B4368" w:rsidRDefault="002B4368" w:rsidP="003A546F">
      <w:pPr>
        <w:spacing w:line="240" w:lineRule="auto"/>
        <w:jc w:val="center"/>
        <w:rPr>
          <w:rFonts w:ascii="Arial" w:hAnsi="Arial"/>
          <w:b/>
          <w:noProof/>
          <w:sz w:val="36"/>
        </w:rPr>
      </w:pPr>
      <w:r>
        <w:rPr>
          <w:noProof/>
        </w:rPr>
        <w:drawing>
          <wp:inline distT="0" distB="0" distL="0" distR="0" wp14:anchorId="095545B5" wp14:editId="275FE940">
            <wp:extent cx="5943600" cy="1435813"/>
            <wp:effectExtent l="0" t="0" r="0" b="0"/>
            <wp:docPr id="53" name="image5.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5.jpg" descr="C:\Users\elanatar\Desktop\wp-logo.jpg"/>
                    <pic:cNvPicPr preferRelativeResize="0"/>
                  </pic:nvPicPr>
                  <pic:blipFill>
                    <a:blip r:embed="rId11"/>
                    <a:srcRect/>
                    <a:stretch>
                      <a:fillRect/>
                    </a:stretch>
                  </pic:blipFill>
                  <pic:spPr>
                    <a:xfrm>
                      <a:off x="0" y="0"/>
                      <a:ext cx="5943600" cy="1435813"/>
                    </a:xfrm>
                    <a:prstGeom prst="rect">
                      <a:avLst/>
                    </a:prstGeom>
                    <a:ln/>
                  </pic:spPr>
                </pic:pic>
              </a:graphicData>
            </a:graphic>
          </wp:inline>
        </w:drawing>
      </w:r>
    </w:p>
    <w:p w:rsidR="002B4368" w:rsidRDefault="002B4368" w:rsidP="003A546F">
      <w:pPr>
        <w:spacing w:line="240" w:lineRule="auto"/>
        <w:jc w:val="center"/>
        <w:rPr>
          <w:rFonts w:ascii="Arial" w:hAnsi="Arial"/>
          <w:b/>
          <w:noProof/>
          <w:sz w:val="36"/>
        </w:rPr>
      </w:pPr>
    </w:p>
    <w:p w:rsidR="002B4368" w:rsidRDefault="002B4368" w:rsidP="003A546F">
      <w:pPr>
        <w:spacing w:line="240" w:lineRule="auto"/>
        <w:jc w:val="center"/>
        <w:rPr>
          <w:rFonts w:ascii="Arial" w:hAnsi="Arial"/>
          <w:b/>
          <w:noProof/>
          <w:sz w:val="36"/>
        </w:rPr>
      </w:pPr>
    </w:p>
    <w:p w:rsidR="003A546F" w:rsidRPr="00F10C2D" w:rsidRDefault="006A124E" w:rsidP="003A546F">
      <w:pPr>
        <w:spacing w:line="240" w:lineRule="auto"/>
        <w:jc w:val="center"/>
        <w:rPr>
          <w:rFonts w:ascii="Arial" w:eastAsia="Arial" w:hAnsi="Arial" w:cs="Arial"/>
          <w:b/>
          <w:sz w:val="32"/>
          <w:szCs w:val="32"/>
        </w:rPr>
      </w:pPr>
      <w:r>
        <w:rPr>
          <w:rFonts w:ascii="Arial" w:hAnsi="Arial"/>
          <w:b/>
          <w:noProof/>
          <w:sz w:val="36"/>
        </w:rPr>
        <w:drawing>
          <wp:inline distT="0" distB="0" distL="0" distR="0" wp14:anchorId="05F51CDB" wp14:editId="2760A8B8">
            <wp:extent cx="5972175"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676400"/>
                    </a:xfrm>
                    <a:prstGeom prst="rect">
                      <a:avLst/>
                    </a:prstGeom>
                    <a:noFill/>
                    <a:ln>
                      <a:noFill/>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Default="003A546F" w:rsidP="003A546F">
      <w:pPr>
        <w:spacing w:line="240" w:lineRule="auto"/>
        <w:ind w:right="-1187"/>
        <w:jc w:val="center"/>
        <w:rPr>
          <w:rFonts w:ascii="Arial" w:hAnsi="Arial"/>
          <w:b/>
          <w:sz w:val="36"/>
        </w:rPr>
      </w:pPr>
    </w:p>
    <w:p w:rsidR="00DA739C" w:rsidRDefault="00DA739C" w:rsidP="003A546F">
      <w:pPr>
        <w:spacing w:line="240" w:lineRule="auto"/>
        <w:ind w:right="-1187"/>
        <w:jc w:val="center"/>
        <w:rPr>
          <w:rFonts w:ascii="Arial" w:hAnsi="Arial"/>
          <w:b/>
          <w:sz w:val="36"/>
        </w:rPr>
      </w:pPr>
    </w:p>
    <w:p w:rsidR="00DA739C" w:rsidRPr="00F10C2D" w:rsidRDefault="00DA739C" w:rsidP="003A546F">
      <w:pPr>
        <w:spacing w:line="240" w:lineRule="auto"/>
        <w:ind w:right="-1187"/>
        <w:jc w:val="center"/>
        <w:rPr>
          <w:rFonts w:ascii="Arial" w:hAnsi="Arial"/>
          <w:b/>
          <w:sz w:val="36"/>
        </w:rPr>
      </w:pPr>
    </w:p>
    <w:p w:rsidR="002B23DB" w:rsidRDefault="002B23DB">
      <w:pPr>
        <w:rPr>
          <w:rFonts w:ascii="Arial" w:hAnsi="Arial"/>
          <w:b/>
          <w:sz w:val="36"/>
        </w:rPr>
      </w:pPr>
      <w:r>
        <w:rPr>
          <w:rFonts w:ascii="Arial" w:hAnsi="Arial"/>
          <w:b/>
          <w:sz w:val="36"/>
        </w:rPr>
        <w:br w:type="page"/>
      </w:r>
    </w:p>
    <w:bookmarkStart w:id="3" w:name="_Toc78862409"/>
    <w:bookmarkEnd w:id="0"/>
    <w:p w:rsidR="00BB7DDD" w:rsidRDefault="003D2F4B">
      <w:pPr>
        <w:pStyle w:val="TOC1"/>
        <w:tabs>
          <w:tab w:val="left" w:pos="440"/>
          <w:tab w:val="right" w:leader="dot" w:pos="9736"/>
        </w:tabs>
        <w:rPr>
          <w:b w:val="0"/>
          <w:bCs w:val="0"/>
          <w:caps w:val="0"/>
          <w:noProof/>
          <w:sz w:val="22"/>
          <w:szCs w:val="22"/>
        </w:rPr>
      </w:pPr>
      <w:r>
        <w:rPr>
          <w:rFonts w:asciiTheme="majorHAnsi" w:eastAsiaTheme="majorEastAsia" w:hAnsiTheme="majorHAnsi" w:cstheme="majorBidi"/>
          <w:spacing w:val="5"/>
          <w:sz w:val="52"/>
          <w:szCs w:val="52"/>
        </w:rPr>
        <w:lastRenderedPageBreak/>
        <w:fldChar w:fldCharType="begin"/>
      </w:r>
      <w:r>
        <w:rPr>
          <w:rFonts w:asciiTheme="majorHAnsi" w:eastAsiaTheme="majorEastAsia" w:hAnsiTheme="majorHAnsi" w:cstheme="majorBidi"/>
          <w:spacing w:val="5"/>
          <w:sz w:val="52"/>
          <w:szCs w:val="52"/>
        </w:rPr>
        <w:instrText xml:space="preserve"> TOC \o "1-3" \h \z \u </w:instrText>
      </w:r>
      <w:r>
        <w:rPr>
          <w:rFonts w:asciiTheme="majorHAnsi" w:eastAsiaTheme="majorEastAsia" w:hAnsiTheme="majorHAnsi" w:cstheme="majorBidi"/>
          <w:spacing w:val="5"/>
          <w:sz w:val="52"/>
          <w:szCs w:val="52"/>
        </w:rPr>
        <w:fldChar w:fldCharType="separate"/>
      </w:r>
      <w:hyperlink w:anchor="_Toc8306014" w:history="1">
        <w:r w:rsidR="00BB7DDD" w:rsidRPr="00997819">
          <w:rPr>
            <w:rStyle w:val="Hyperlink"/>
            <w:noProof/>
          </w:rPr>
          <w:t>1.</w:t>
        </w:r>
        <w:r w:rsidR="00BB7DDD">
          <w:rPr>
            <w:b w:val="0"/>
            <w:bCs w:val="0"/>
            <w:caps w:val="0"/>
            <w:noProof/>
            <w:sz w:val="22"/>
            <w:szCs w:val="22"/>
          </w:rPr>
          <w:tab/>
        </w:r>
        <w:r w:rsidR="00BB7DDD" w:rsidRPr="00997819">
          <w:rPr>
            <w:rStyle w:val="Hyperlink"/>
            <w:noProof/>
          </w:rPr>
          <w:t>SUMMARY</w:t>
        </w:r>
        <w:r w:rsidR="00BB7DDD">
          <w:rPr>
            <w:noProof/>
            <w:webHidden/>
          </w:rPr>
          <w:tab/>
        </w:r>
        <w:r w:rsidR="00BB7DDD">
          <w:rPr>
            <w:noProof/>
            <w:webHidden/>
          </w:rPr>
          <w:fldChar w:fldCharType="begin"/>
        </w:r>
        <w:r w:rsidR="00BB7DDD">
          <w:rPr>
            <w:noProof/>
            <w:webHidden/>
          </w:rPr>
          <w:instrText xml:space="preserve"> PAGEREF _Toc8306014 \h </w:instrText>
        </w:r>
        <w:r w:rsidR="00BB7DDD">
          <w:rPr>
            <w:noProof/>
            <w:webHidden/>
          </w:rPr>
        </w:r>
        <w:r w:rsidR="00BB7DDD">
          <w:rPr>
            <w:noProof/>
            <w:webHidden/>
          </w:rPr>
          <w:fldChar w:fldCharType="separate"/>
        </w:r>
        <w:r w:rsidR="00BB7DDD">
          <w:rPr>
            <w:noProof/>
            <w:webHidden/>
          </w:rPr>
          <w:t>5</w:t>
        </w:r>
        <w:r w:rsidR="00BB7DDD">
          <w:rPr>
            <w:noProof/>
            <w:webHidden/>
          </w:rPr>
          <w:fldChar w:fldCharType="end"/>
        </w:r>
      </w:hyperlink>
    </w:p>
    <w:p w:rsidR="00BB7DDD" w:rsidRDefault="00B3466C">
      <w:pPr>
        <w:pStyle w:val="TOC1"/>
        <w:tabs>
          <w:tab w:val="left" w:pos="440"/>
          <w:tab w:val="right" w:leader="dot" w:pos="9736"/>
        </w:tabs>
        <w:rPr>
          <w:b w:val="0"/>
          <w:bCs w:val="0"/>
          <w:caps w:val="0"/>
          <w:noProof/>
          <w:sz w:val="22"/>
          <w:szCs w:val="22"/>
        </w:rPr>
      </w:pPr>
      <w:hyperlink w:anchor="_Toc8306015" w:history="1">
        <w:r w:rsidR="00BB7DDD" w:rsidRPr="00997819">
          <w:rPr>
            <w:rStyle w:val="Hyperlink"/>
            <w:noProof/>
          </w:rPr>
          <w:t>2.</w:t>
        </w:r>
        <w:r w:rsidR="00BB7DDD">
          <w:rPr>
            <w:b w:val="0"/>
            <w:bCs w:val="0"/>
            <w:caps w:val="0"/>
            <w:noProof/>
            <w:sz w:val="22"/>
            <w:szCs w:val="22"/>
          </w:rPr>
          <w:tab/>
        </w:r>
        <w:r w:rsidR="00BB7DDD" w:rsidRPr="00997819">
          <w:rPr>
            <w:rStyle w:val="Hyperlink"/>
            <w:noProof/>
          </w:rPr>
          <w:t>Change Log</w:t>
        </w:r>
        <w:r w:rsidR="00BB7DDD">
          <w:rPr>
            <w:noProof/>
            <w:webHidden/>
          </w:rPr>
          <w:tab/>
        </w:r>
        <w:r w:rsidR="00BB7DDD">
          <w:rPr>
            <w:noProof/>
            <w:webHidden/>
          </w:rPr>
          <w:fldChar w:fldCharType="begin"/>
        </w:r>
        <w:r w:rsidR="00BB7DDD">
          <w:rPr>
            <w:noProof/>
            <w:webHidden/>
          </w:rPr>
          <w:instrText xml:space="preserve"> PAGEREF _Toc8306015 \h </w:instrText>
        </w:r>
        <w:r w:rsidR="00BB7DDD">
          <w:rPr>
            <w:noProof/>
            <w:webHidden/>
          </w:rPr>
        </w:r>
        <w:r w:rsidR="00BB7DDD">
          <w:rPr>
            <w:noProof/>
            <w:webHidden/>
          </w:rPr>
          <w:fldChar w:fldCharType="separate"/>
        </w:r>
        <w:r w:rsidR="00BB7DDD">
          <w:rPr>
            <w:noProof/>
            <w:webHidden/>
          </w:rPr>
          <w:t>6</w:t>
        </w:r>
        <w:r w:rsidR="00BB7DDD">
          <w:rPr>
            <w:noProof/>
            <w:webHidden/>
          </w:rPr>
          <w:fldChar w:fldCharType="end"/>
        </w:r>
      </w:hyperlink>
    </w:p>
    <w:p w:rsidR="00BB7DDD" w:rsidRDefault="00B3466C">
      <w:pPr>
        <w:pStyle w:val="TOC1"/>
        <w:tabs>
          <w:tab w:val="left" w:pos="440"/>
          <w:tab w:val="right" w:leader="dot" w:pos="9736"/>
        </w:tabs>
        <w:rPr>
          <w:b w:val="0"/>
          <w:bCs w:val="0"/>
          <w:caps w:val="0"/>
          <w:noProof/>
          <w:sz w:val="22"/>
          <w:szCs w:val="22"/>
        </w:rPr>
      </w:pPr>
      <w:hyperlink w:anchor="_Toc8306016" w:history="1">
        <w:r w:rsidR="00BB7DDD" w:rsidRPr="00997819">
          <w:rPr>
            <w:rStyle w:val="Hyperlink"/>
            <w:noProof/>
          </w:rPr>
          <w:t>3.</w:t>
        </w:r>
        <w:r w:rsidR="00BB7DDD">
          <w:rPr>
            <w:b w:val="0"/>
            <w:bCs w:val="0"/>
            <w:caps w:val="0"/>
            <w:noProof/>
            <w:sz w:val="22"/>
            <w:szCs w:val="22"/>
          </w:rPr>
          <w:tab/>
        </w:r>
        <w:r w:rsidR="00BB7DDD" w:rsidRPr="00997819">
          <w:rPr>
            <w:rStyle w:val="Hyperlink"/>
            <w:noProof/>
          </w:rPr>
          <w:t>COMPONENT OVERVIEW</w:t>
        </w:r>
        <w:r w:rsidR="00BB7DDD">
          <w:rPr>
            <w:noProof/>
            <w:webHidden/>
          </w:rPr>
          <w:tab/>
        </w:r>
        <w:r w:rsidR="00BB7DDD">
          <w:rPr>
            <w:noProof/>
            <w:webHidden/>
          </w:rPr>
          <w:fldChar w:fldCharType="begin"/>
        </w:r>
        <w:r w:rsidR="00BB7DDD">
          <w:rPr>
            <w:noProof/>
            <w:webHidden/>
          </w:rPr>
          <w:instrText xml:space="preserve"> PAGEREF _Toc8306016 \h </w:instrText>
        </w:r>
        <w:r w:rsidR="00BB7DDD">
          <w:rPr>
            <w:noProof/>
            <w:webHidden/>
          </w:rPr>
        </w:r>
        <w:r w:rsidR="00BB7DDD">
          <w:rPr>
            <w:noProof/>
            <w:webHidden/>
          </w:rPr>
          <w:fldChar w:fldCharType="separate"/>
        </w:r>
        <w:r w:rsidR="00BB7DDD">
          <w:rPr>
            <w:noProof/>
            <w:webHidden/>
          </w:rPr>
          <w:t>7</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19" w:history="1">
        <w:r w:rsidR="00BB7DDD" w:rsidRPr="00997819">
          <w:rPr>
            <w:rStyle w:val="Hyperlink"/>
            <w:noProof/>
          </w:rPr>
          <w:t>3.1</w:t>
        </w:r>
        <w:r w:rsidR="00BB7DDD">
          <w:rPr>
            <w:smallCaps w:val="0"/>
            <w:noProof/>
            <w:sz w:val="22"/>
            <w:szCs w:val="22"/>
          </w:rPr>
          <w:tab/>
        </w:r>
        <w:r w:rsidR="00BB7DDD" w:rsidRPr="00997819">
          <w:rPr>
            <w:rStyle w:val="Hyperlink"/>
            <w:noProof/>
          </w:rPr>
          <w:t>FUNCTIONAL OVERVIEW</w:t>
        </w:r>
        <w:r w:rsidR="00BB7DDD">
          <w:rPr>
            <w:noProof/>
            <w:webHidden/>
          </w:rPr>
          <w:tab/>
        </w:r>
        <w:r w:rsidR="00BB7DDD">
          <w:rPr>
            <w:noProof/>
            <w:webHidden/>
          </w:rPr>
          <w:fldChar w:fldCharType="begin"/>
        </w:r>
        <w:r w:rsidR="00BB7DDD">
          <w:rPr>
            <w:noProof/>
            <w:webHidden/>
          </w:rPr>
          <w:instrText xml:space="preserve"> PAGEREF _Toc8306019 \h </w:instrText>
        </w:r>
        <w:r w:rsidR="00BB7DDD">
          <w:rPr>
            <w:noProof/>
            <w:webHidden/>
          </w:rPr>
        </w:r>
        <w:r w:rsidR="00BB7DDD">
          <w:rPr>
            <w:noProof/>
            <w:webHidden/>
          </w:rPr>
          <w:fldChar w:fldCharType="separate"/>
        </w:r>
        <w:r w:rsidR="00BB7DDD">
          <w:rPr>
            <w:noProof/>
            <w:webHidden/>
          </w:rPr>
          <w:t>7</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0" w:history="1">
        <w:r w:rsidR="00BB7DDD" w:rsidRPr="00997819">
          <w:rPr>
            <w:rStyle w:val="Hyperlink"/>
            <w:noProof/>
          </w:rPr>
          <w:t>3.1.1</w:t>
        </w:r>
        <w:r w:rsidR="00BB7DDD">
          <w:rPr>
            <w:i w:val="0"/>
            <w:iCs w:val="0"/>
            <w:noProof/>
            <w:sz w:val="22"/>
            <w:szCs w:val="22"/>
          </w:rPr>
          <w:tab/>
        </w:r>
        <w:r w:rsidR="00BB7DDD" w:rsidRPr="00997819">
          <w:rPr>
            <w:rStyle w:val="Hyperlink"/>
            <w:noProof/>
          </w:rPr>
          <w:t>Payment Methods</w:t>
        </w:r>
        <w:r w:rsidR="00BB7DDD">
          <w:rPr>
            <w:noProof/>
            <w:webHidden/>
          </w:rPr>
          <w:tab/>
        </w:r>
        <w:r w:rsidR="00BB7DDD">
          <w:rPr>
            <w:noProof/>
            <w:webHidden/>
          </w:rPr>
          <w:fldChar w:fldCharType="begin"/>
        </w:r>
        <w:r w:rsidR="00BB7DDD">
          <w:rPr>
            <w:noProof/>
            <w:webHidden/>
          </w:rPr>
          <w:instrText xml:space="preserve"> PAGEREF _Toc8306020 \h </w:instrText>
        </w:r>
        <w:r w:rsidR="00BB7DDD">
          <w:rPr>
            <w:noProof/>
            <w:webHidden/>
          </w:rPr>
        </w:r>
        <w:r w:rsidR="00BB7DDD">
          <w:rPr>
            <w:noProof/>
            <w:webHidden/>
          </w:rPr>
          <w:fldChar w:fldCharType="separate"/>
        </w:r>
        <w:r w:rsidR="00BB7DDD">
          <w:rPr>
            <w:noProof/>
            <w:webHidden/>
          </w:rPr>
          <w:t>7</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1" w:history="1">
        <w:r w:rsidR="00BB7DDD" w:rsidRPr="00997819">
          <w:rPr>
            <w:rStyle w:val="Hyperlink"/>
            <w:noProof/>
          </w:rPr>
          <w:t>3.1.2</w:t>
        </w:r>
        <w:r w:rsidR="00BB7DDD">
          <w:rPr>
            <w:i w:val="0"/>
            <w:iCs w:val="0"/>
            <w:noProof/>
            <w:sz w:val="22"/>
            <w:szCs w:val="22"/>
          </w:rPr>
          <w:tab/>
        </w:r>
        <w:r w:rsidR="00BB7DDD" w:rsidRPr="00997819">
          <w:rPr>
            <w:rStyle w:val="Hyperlink"/>
            <w:noProof/>
          </w:rPr>
          <w:t>Order Notifications</w:t>
        </w:r>
        <w:r w:rsidR="00BB7DDD">
          <w:rPr>
            <w:noProof/>
            <w:webHidden/>
          </w:rPr>
          <w:tab/>
        </w:r>
        <w:r w:rsidR="00BB7DDD">
          <w:rPr>
            <w:noProof/>
            <w:webHidden/>
          </w:rPr>
          <w:fldChar w:fldCharType="begin"/>
        </w:r>
        <w:r w:rsidR="00BB7DDD">
          <w:rPr>
            <w:noProof/>
            <w:webHidden/>
          </w:rPr>
          <w:instrText xml:space="preserve"> PAGEREF _Toc8306021 \h </w:instrText>
        </w:r>
        <w:r w:rsidR="00BB7DDD">
          <w:rPr>
            <w:noProof/>
            <w:webHidden/>
          </w:rPr>
        </w:r>
        <w:r w:rsidR="00BB7DDD">
          <w:rPr>
            <w:noProof/>
            <w:webHidden/>
          </w:rPr>
          <w:fldChar w:fldCharType="separate"/>
        </w:r>
        <w:r w:rsidR="00BB7DDD">
          <w:rPr>
            <w:noProof/>
            <w:webHidden/>
          </w:rPr>
          <w:t>8</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2" w:history="1">
        <w:r w:rsidR="00BB7DDD" w:rsidRPr="00997819">
          <w:rPr>
            <w:rStyle w:val="Hyperlink"/>
            <w:noProof/>
          </w:rPr>
          <w:t>3.1.3</w:t>
        </w:r>
        <w:r w:rsidR="00BB7DDD">
          <w:rPr>
            <w:i w:val="0"/>
            <w:iCs w:val="0"/>
            <w:noProof/>
            <w:sz w:val="22"/>
            <w:szCs w:val="22"/>
          </w:rPr>
          <w:tab/>
        </w:r>
        <w:r w:rsidR="00BB7DDD" w:rsidRPr="00997819">
          <w:rPr>
            <w:rStyle w:val="Hyperlink"/>
            <w:noProof/>
          </w:rPr>
          <w:t>Order Inquiry job</w:t>
        </w:r>
        <w:r w:rsidR="00BB7DDD">
          <w:rPr>
            <w:noProof/>
            <w:webHidden/>
          </w:rPr>
          <w:tab/>
        </w:r>
        <w:r w:rsidR="00BB7DDD">
          <w:rPr>
            <w:noProof/>
            <w:webHidden/>
          </w:rPr>
          <w:fldChar w:fldCharType="begin"/>
        </w:r>
        <w:r w:rsidR="00BB7DDD">
          <w:rPr>
            <w:noProof/>
            <w:webHidden/>
          </w:rPr>
          <w:instrText xml:space="preserve"> PAGEREF _Toc8306022 \h </w:instrText>
        </w:r>
        <w:r w:rsidR="00BB7DDD">
          <w:rPr>
            <w:noProof/>
            <w:webHidden/>
          </w:rPr>
        </w:r>
        <w:r w:rsidR="00BB7DDD">
          <w:rPr>
            <w:noProof/>
            <w:webHidden/>
          </w:rPr>
          <w:fldChar w:fldCharType="separate"/>
        </w:r>
        <w:r w:rsidR="00BB7DDD">
          <w:rPr>
            <w:noProof/>
            <w:webHidden/>
          </w:rPr>
          <w:t>11</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3" w:history="1">
        <w:r w:rsidR="00BB7DDD" w:rsidRPr="00997819">
          <w:rPr>
            <w:rStyle w:val="Hyperlink"/>
            <w:noProof/>
          </w:rPr>
          <w:t>3.1.4</w:t>
        </w:r>
        <w:r w:rsidR="00BB7DDD">
          <w:rPr>
            <w:i w:val="0"/>
            <w:iCs w:val="0"/>
            <w:noProof/>
            <w:sz w:val="22"/>
            <w:szCs w:val="22"/>
          </w:rPr>
          <w:tab/>
        </w:r>
        <w:r w:rsidR="00BB7DDD" w:rsidRPr="00997819">
          <w:rPr>
            <w:rStyle w:val="Hyperlink"/>
            <w:noProof/>
          </w:rPr>
          <w:t>Job Failure Mailer Service</w:t>
        </w:r>
        <w:r w:rsidR="00BB7DDD">
          <w:rPr>
            <w:noProof/>
            <w:webHidden/>
          </w:rPr>
          <w:tab/>
        </w:r>
        <w:r w:rsidR="00BB7DDD">
          <w:rPr>
            <w:noProof/>
            <w:webHidden/>
          </w:rPr>
          <w:fldChar w:fldCharType="begin"/>
        </w:r>
        <w:r w:rsidR="00BB7DDD">
          <w:rPr>
            <w:noProof/>
            <w:webHidden/>
          </w:rPr>
          <w:instrText xml:space="preserve"> PAGEREF _Toc8306023 \h </w:instrText>
        </w:r>
        <w:r w:rsidR="00BB7DDD">
          <w:rPr>
            <w:noProof/>
            <w:webHidden/>
          </w:rPr>
        </w:r>
        <w:r w:rsidR="00BB7DDD">
          <w:rPr>
            <w:noProof/>
            <w:webHidden/>
          </w:rPr>
          <w:fldChar w:fldCharType="separate"/>
        </w:r>
        <w:r w:rsidR="00BB7DDD">
          <w:rPr>
            <w:noProof/>
            <w:webHidden/>
          </w:rPr>
          <w:t>13</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4" w:history="1">
        <w:r w:rsidR="00BB7DDD" w:rsidRPr="00997819">
          <w:rPr>
            <w:rStyle w:val="Hyperlink"/>
            <w:noProof/>
          </w:rPr>
          <w:t>3.1.5</w:t>
        </w:r>
        <w:r w:rsidR="00BB7DDD">
          <w:rPr>
            <w:i w:val="0"/>
            <w:iCs w:val="0"/>
            <w:noProof/>
            <w:sz w:val="22"/>
            <w:szCs w:val="22"/>
          </w:rPr>
          <w:tab/>
        </w:r>
        <w:r w:rsidR="00BB7DDD" w:rsidRPr="00997819">
          <w:rPr>
            <w:rStyle w:val="Hyperlink"/>
            <w:noProof/>
          </w:rPr>
          <w:t>APM Lookup Service</w:t>
        </w:r>
        <w:r w:rsidR="00BB7DDD">
          <w:rPr>
            <w:noProof/>
            <w:webHidden/>
          </w:rPr>
          <w:tab/>
        </w:r>
        <w:r w:rsidR="00BB7DDD">
          <w:rPr>
            <w:noProof/>
            <w:webHidden/>
          </w:rPr>
          <w:fldChar w:fldCharType="begin"/>
        </w:r>
        <w:r w:rsidR="00BB7DDD">
          <w:rPr>
            <w:noProof/>
            <w:webHidden/>
          </w:rPr>
          <w:instrText xml:space="preserve"> PAGEREF _Toc8306024 \h </w:instrText>
        </w:r>
        <w:r w:rsidR="00BB7DDD">
          <w:rPr>
            <w:noProof/>
            <w:webHidden/>
          </w:rPr>
        </w:r>
        <w:r w:rsidR="00BB7DDD">
          <w:rPr>
            <w:noProof/>
            <w:webHidden/>
          </w:rPr>
          <w:fldChar w:fldCharType="separate"/>
        </w:r>
        <w:r w:rsidR="00BB7DDD">
          <w:rPr>
            <w:noProof/>
            <w:webHidden/>
          </w:rPr>
          <w:t>13</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5" w:history="1">
        <w:r w:rsidR="00BB7DDD" w:rsidRPr="00997819">
          <w:rPr>
            <w:rStyle w:val="Hyperlink"/>
            <w:noProof/>
          </w:rPr>
          <w:t>3.1.6</w:t>
        </w:r>
        <w:r w:rsidR="00BB7DDD">
          <w:rPr>
            <w:i w:val="0"/>
            <w:iCs w:val="0"/>
            <w:noProof/>
            <w:sz w:val="22"/>
            <w:szCs w:val="22"/>
          </w:rPr>
          <w:tab/>
        </w:r>
        <w:r w:rsidR="00BB7DDD" w:rsidRPr="00997819">
          <w:rPr>
            <w:rStyle w:val="Hyperlink"/>
            <w:noProof/>
          </w:rPr>
          <w:t>Multiple Merchant ID Support</w:t>
        </w:r>
        <w:r w:rsidR="00BB7DDD">
          <w:rPr>
            <w:noProof/>
            <w:webHidden/>
          </w:rPr>
          <w:tab/>
        </w:r>
        <w:r w:rsidR="00BB7DDD">
          <w:rPr>
            <w:noProof/>
            <w:webHidden/>
          </w:rPr>
          <w:fldChar w:fldCharType="begin"/>
        </w:r>
        <w:r w:rsidR="00BB7DDD">
          <w:rPr>
            <w:noProof/>
            <w:webHidden/>
          </w:rPr>
          <w:instrText xml:space="preserve"> PAGEREF _Toc8306025 \h </w:instrText>
        </w:r>
        <w:r w:rsidR="00BB7DDD">
          <w:rPr>
            <w:noProof/>
            <w:webHidden/>
          </w:rPr>
        </w:r>
        <w:r w:rsidR="00BB7DDD">
          <w:rPr>
            <w:noProof/>
            <w:webHidden/>
          </w:rPr>
          <w:fldChar w:fldCharType="separate"/>
        </w:r>
        <w:r w:rsidR="00BB7DDD">
          <w:rPr>
            <w:noProof/>
            <w:webHidden/>
          </w:rPr>
          <w:t>14</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6" w:history="1">
        <w:r w:rsidR="00BB7DDD" w:rsidRPr="00997819">
          <w:rPr>
            <w:rStyle w:val="Hyperlink"/>
            <w:noProof/>
          </w:rPr>
          <w:t>3.1.7</w:t>
        </w:r>
        <w:r w:rsidR="00BB7DDD">
          <w:rPr>
            <w:i w:val="0"/>
            <w:iCs w:val="0"/>
            <w:noProof/>
            <w:sz w:val="22"/>
            <w:szCs w:val="22"/>
          </w:rPr>
          <w:tab/>
        </w:r>
        <w:r w:rsidR="00BB7DDD" w:rsidRPr="00997819">
          <w:rPr>
            <w:rStyle w:val="Hyperlink"/>
            <w:noProof/>
          </w:rPr>
          <w:t>Brazil Integration</w:t>
        </w:r>
        <w:r w:rsidR="00BB7DDD">
          <w:rPr>
            <w:noProof/>
            <w:webHidden/>
          </w:rPr>
          <w:tab/>
        </w:r>
        <w:r w:rsidR="00BB7DDD">
          <w:rPr>
            <w:noProof/>
            <w:webHidden/>
          </w:rPr>
          <w:fldChar w:fldCharType="begin"/>
        </w:r>
        <w:r w:rsidR="00BB7DDD">
          <w:rPr>
            <w:noProof/>
            <w:webHidden/>
          </w:rPr>
          <w:instrText xml:space="preserve"> PAGEREF _Toc8306026 \h </w:instrText>
        </w:r>
        <w:r w:rsidR="00BB7DDD">
          <w:rPr>
            <w:noProof/>
            <w:webHidden/>
          </w:rPr>
        </w:r>
        <w:r w:rsidR="00BB7DDD">
          <w:rPr>
            <w:noProof/>
            <w:webHidden/>
          </w:rPr>
          <w:fldChar w:fldCharType="separate"/>
        </w:r>
        <w:r w:rsidR="00BB7DDD">
          <w:rPr>
            <w:noProof/>
            <w:webHidden/>
          </w:rPr>
          <w:t>15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7" w:history="1">
        <w:r w:rsidR="00BB7DDD" w:rsidRPr="00997819">
          <w:rPr>
            <w:rStyle w:val="Hyperlink"/>
            <w:noProof/>
          </w:rPr>
          <w:t>3.1.8</w:t>
        </w:r>
        <w:r w:rsidR="00BB7DDD">
          <w:rPr>
            <w:i w:val="0"/>
            <w:iCs w:val="0"/>
            <w:noProof/>
            <w:sz w:val="22"/>
            <w:szCs w:val="22"/>
          </w:rPr>
          <w:tab/>
        </w:r>
        <w:r w:rsidR="00BB7DDD" w:rsidRPr="00997819">
          <w:rPr>
            <w:rStyle w:val="Hyperlink"/>
            <w:noProof/>
          </w:rPr>
          <w:t>Order CleanUp Batch Job</w:t>
        </w:r>
        <w:r w:rsidR="00BB7DDD">
          <w:rPr>
            <w:noProof/>
            <w:webHidden/>
          </w:rPr>
          <w:tab/>
        </w:r>
        <w:r w:rsidR="00BB7DDD">
          <w:rPr>
            <w:noProof/>
            <w:webHidden/>
          </w:rPr>
          <w:fldChar w:fldCharType="begin"/>
        </w:r>
        <w:r w:rsidR="00BB7DDD">
          <w:rPr>
            <w:noProof/>
            <w:webHidden/>
          </w:rPr>
          <w:instrText xml:space="preserve"> PAGEREF _Toc8306027 \h </w:instrText>
        </w:r>
        <w:r w:rsidR="00BB7DDD">
          <w:rPr>
            <w:noProof/>
            <w:webHidden/>
          </w:rPr>
        </w:r>
        <w:r w:rsidR="00BB7DDD">
          <w:rPr>
            <w:noProof/>
            <w:webHidden/>
          </w:rPr>
          <w:fldChar w:fldCharType="separate"/>
        </w:r>
        <w:r w:rsidR="00BB7DDD">
          <w:rPr>
            <w:noProof/>
            <w:webHidden/>
          </w:rPr>
          <w:t>15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28" w:history="1">
        <w:r w:rsidR="00BB7DDD" w:rsidRPr="00997819">
          <w:rPr>
            <w:rStyle w:val="Hyperlink"/>
            <w:noProof/>
          </w:rPr>
          <w:t>3.1.9</w:t>
        </w:r>
        <w:r w:rsidR="00BB7DDD">
          <w:rPr>
            <w:i w:val="0"/>
            <w:iCs w:val="0"/>
            <w:noProof/>
            <w:sz w:val="22"/>
            <w:szCs w:val="22"/>
          </w:rPr>
          <w:tab/>
        </w:r>
        <w:r w:rsidR="00BB7DDD" w:rsidRPr="00997819">
          <w:rPr>
            <w:rStyle w:val="Hyperlink"/>
            <w:noProof/>
          </w:rPr>
          <w:t>Initiate Cancel Order Job</w:t>
        </w:r>
        <w:r w:rsidR="00BB7DDD">
          <w:rPr>
            <w:noProof/>
            <w:webHidden/>
          </w:rPr>
          <w:tab/>
        </w:r>
        <w:r w:rsidR="00BB7DDD">
          <w:rPr>
            <w:noProof/>
            <w:webHidden/>
          </w:rPr>
          <w:fldChar w:fldCharType="begin"/>
        </w:r>
        <w:r w:rsidR="00BB7DDD">
          <w:rPr>
            <w:noProof/>
            <w:webHidden/>
          </w:rPr>
          <w:instrText xml:space="preserve"> PAGEREF _Toc8306028 \h </w:instrText>
        </w:r>
        <w:r w:rsidR="00BB7DDD">
          <w:rPr>
            <w:noProof/>
            <w:webHidden/>
          </w:rPr>
        </w:r>
        <w:r w:rsidR="00BB7DDD">
          <w:rPr>
            <w:noProof/>
            <w:webHidden/>
          </w:rPr>
          <w:fldChar w:fldCharType="separate"/>
        </w:r>
        <w:r w:rsidR="00BB7DDD">
          <w:rPr>
            <w:noProof/>
            <w:webHidden/>
          </w:rPr>
          <w:t>17</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29" w:history="1">
        <w:r w:rsidR="00BB7DDD" w:rsidRPr="00997819">
          <w:rPr>
            <w:rStyle w:val="Hyperlink"/>
            <w:noProof/>
          </w:rPr>
          <w:t>3.1.10</w:t>
        </w:r>
        <w:r w:rsidR="00BB7DDD">
          <w:rPr>
            <w:i w:val="0"/>
            <w:iCs w:val="0"/>
            <w:noProof/>
            <w:sz w:val="22"/>
            <w:szCs w:val="22"/>
          </w:rPr>
          <w:tab/>
        </w:r>
        <w:r w:rsidR="00BB7DDD" w:rsidRPr="00997819">
          <w:rPr>
            <w:rStyle w:val="Hyperlink"/>
            <w:noProof/>
          </w:rPr>
          <w:t>Capture Service</w:t>
        </w:r>
        <w:r w:rsidR="00BB7DDD">
          <w:rPr>
            <w:noProof/>
            <w:webHidden/>
          </w:rPr>
          <w:tab/>
        </w:r>
        <w:r w:rsidR="00BB7DDD">
          <w:rPr>
            <w:noProof/>
            <w:webHidden/>
          </w:rPr>
          <w:fldChar w:fldCharType="begin"/>
        </w:r>
        <w:r w:rsidR="00BB7DDD">
          <w:rPr>
            <w:noProof/>
            <w:webHidden/>
          </w:rPr>
          <w:instrText xml:space="preserve"> PAGEREF _Toc8306029 \h </w:instrText>
        </w:r>
        <w:r w:rsidR="00BB7DDD">
          <w:rPr>
            <w:noProof/>
            <w:webHidden/>
          </w:rPr>
        </w:r>
        <w:r w:rsidR="00BB7DDD">
          <w:rPr>
            <w:noProof/>
            <w:webHidden/>
          </w:rPr>
          <w:fldChar w:fldCharType="separate"/>
        </w:r>
        <w:r w:rsidR="00BB7DDD">
          <w:rPr>
            <w:noProof/>
            <w:webHidden/>
          </w:rPr>
          <w:t>18</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30" w:history="1">
        <w:r w:rsidR="00BB7DDD" w:rsidRPr="00997819">
          <w:rPr>
            <w:rStyle w:val="Hyperlink"/>
            <w:noProof/>
          </w:rPr>
          <w:t>3.2</w:t>
        </w:r>
        <w:r w:rsidR="00BB7DDD">
          <w:rPr>
            <w:smallCaps w:val="0"/>
            <w:noProof/>
            <w:sz w:val="22"/>
            <w:szCs w:val="22"/>
          </w:rPr>
          <w:tab/>
        </w:r>
        <w:r w:rsidR="00BB7DDD" w:rsidRPr="00997819">
          <w:rPr>
            <w:rStyle w:val="Hyperlink"/>
            <w:noProof/>
          </w:rPr>
          <w:t>LIMITATIONS, CONSTRAINTS</w:t>
        </w:r>
        <w:r w:rsidR="00BB7DDD">
          <w:rPr>
            <w:noProof/>
            <w:webHidden/>
          </w:rPr>
          <w:tab/>
        </w:r>
        <w:r w:rsidR="00BB7DDD">
          <w:rPr>
            <w:noProof/>
            <w:webHidden/>
          </w:rPr>
          <w:fldChar w:fldCharType="begin"/>
        </w:r>
        <w:r w:rsidR="00BB7DDD">
          <w:rPr>
            <w:noProof/>
            <w:webHidden/>
          </w:rPr>
          <w:instrText xml:space="preserve"> PAGEREF _Toc8306030 \h </w:instrText>
        </w:r>
        <w:r w:rsidR="00BB7DDD">
          <w:rPr>
            <w:noProof/>
            <w:webHidden/>
          </w:rPr>
        </w:r>
        <w:r w:rsidR="00BB7DDD">
          <w:rPr>
            <w:noProof/>
            <w:webHidden/>
          </w:rPr>
          <w:fldChar w:fldCharType="separate"/>
        </w:r>
        <w:r w:rsidR="00BB7DDD">
          <w:rPr>
            <w:noProof/>
            <w:webHidden/>
          </w:rPr>
          <w:t>20</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31" w:history="1">
        <w:r w:rsidR="00BB7DDD" w:rsidRPr="00997819">
          <w:rPr>
            <w:rStyle w:val="Hyperlink"/>
            <w:noProof/>
          </w:rPr>
          <w:t>3.3</w:t>
        </w:r>
        <w:r w:rsidR="00BB7DDD">
          <w:rPr>
            <w:smallCaps w:val="0"/>
            <w:noProof/>
            <w:sz w:val="22"/>
            <w:szCs w:val="22"/>
          </w:rPr>
          <w:tab/>
        </w:r>
        <w:r w:rsidR="00BB7DDD" w:rsidRPr="00997819">
          <w:rPr>
            <w:rStyle w:val="Hyperlink"/>
            <w:noProof/>
          </w:rPr>
          <w:t>COMPATIBILITY</w:t>
        </w:r>
        <w:r w:rsidR="00BB7DDD">
          <w:rPr>
            <w:noProof/>
            <w:webHidden/>
          </w:rPr>
          <w:tab/>
        </w:r>
        <w:r w:rsidR="00BB7DDD">
          <w:rPr>
            <w:noProof/>
            <w:webHidden/>
          </w:rPr>
          <w:fldChar w:fldCharType="begin"/>
        </w:r>
        <w:r w:rsidR="00BB7DDD">
          <w:rPr>
            <w:noProof/>
            <w:webHidden/>
          </w:rPr>
          <w:instrText xml:space="preserve"> PAGEREF _Toc8306031 \h </w:instrText>
        </w:r>
        <w:r w:rsidR="00BB7DDD">
          <w:rPr>
            <w:noProof/>
            <w:webHidden/>
          </w:rPr>
        </w:r>
        <w:r w:rsidR="00BB7DDD">
          <w:rPr>
            <w:noProof/>
            <w:webHidden/>
          </w:rPr>
          <w:fldChar w:fldCharType="separate"/>
        </w:r>
        <w:r w:rsidR="00BB7DDD">
          <w:rPr>
            <w:noProof/>
            <w:webHidden/>
          </w:rPr>
          <w:t>21</w:t>
        </w:r>
        <w:r w:rsidR="00BB7DDD">
          <w:rPr>
            <w:noProof/>
            <w:webHidden/>
          </w:rPr>
          <w:fldChar w:fldCharType="end"/>
        </w:r>
      </w:hyperlink>
    </w:p>
    <w:p w:rsidR="00BB7DDD" w:rsidRDefault="00B3466C">
      <w:pPr>
        <w:pStyle w:val="TOC1"/>
        <w:tabs>
          <w:tab w:val="left" w:pos="440"/>
          <w:tab w:val="right" w:leader="dot" w:pos="9736"/>
        </w:tabs>
        <w:rPr>
          <w:b w:val="0"/>
          <w:bCs w:val="0"/>
          <w:caps w:val="0"/>
          <w:noProof/>
          <w:sz w:val="22"/>
          <w:szCs w:val="22"/>
        </w:rPr>
      </w:pPr>
      <w:hyperlink w:anchor="_Toc8306032" w:history="1">
        <w:r w:rsidR="00BB7DDD" w:rsidRPr="00997819">
          <w:rPr>
            <w:rStyle w:val="Hyperlink"/>
            <w:noProof/>
          </w:rPr>
          <w:t>4.</w:t>
        </w:r>
        <w:r w:rsidR="00BB7DDD">
          <w:rPr>
            <w:b w:val="0"/>
            <w:bCs w:val="0"/>
            <w:caps w:val="0"/>
            <w:noProof/>
            <w:sz w:val="22"/>
            <w:szCs w:val="22"/>
          </w:rPr>
          <w:tab/>
        </w:r>
        <w:r w:rsidR="00BB7DDD" w:rsidRPr="00997819">
          <w:rPr>
            <w:rStyle w:val="Hyperlink"/>
            <w:noProof/>
          </w:rPr>
          <w:t>IMPLEMENTATION GUIDE</w:t>
        </w:r>
        <w:r w:rsidR="00BB7DDD">
          <w:rPr>
            <w:noProof/>
            <w:webHidden/>
          </w:rPr>
          <w:tab/>
        </w:r>
        <w:r w:rsidR="00BB7DDD">
          <w:rPr>
            <w:noProof/>
            <w:webHidden/>
          </w:rPr>
          <w:fldChar w:fldCharType="begin"/>
        </w:r>
        <w:r w:rsidR="00BB7DDD">
          <w:rPr>
            <w:noProof/>
            <w:webHidden/>
          </w:rPr>
          <w:instrText xml:space="preserve"> PAGEREF _Toc8306032 \h </w:instrText>
        </w:r>
        <w:r w:rsidR="00BB7DDD">
          <w:rPr>
            <w:noProof/>
            <w:webHidden/>
          </w:rPr>
        </w:r>
        <w:r w:rsidR="00BB7DDD">
          <w:rPr>
            <w:noProof/>
            <w:webHidden/>
          </w:rPr>
          <w:fldChar w:fldCharType="separate"/>
        </w:r>
        <w:r w:rsidR="00BB7DDD">
          <w:rPr>
            <w:noProof/>
            <w:webHidden/>
          </w:rPr>
          <w:t>23</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34" w:history="1">
        <w:r w:rsidR="00BB7DDD" w:rsidRPr="00997819">
          <w:rPr>
            <w:rStyle w:val="Hyperlink"/>
            <w:noProof/>
          </w:rPr>
          <w:t>4.1</w:t>
        </w:r>
        <w:r w:rsidR="00BB7DDD">
          <w:rPr>
            <w:smallCaps w:val="0"/>
            <w:noProof/>
            <w:sz w:val="22"/>
            <w:szCs w:val="22"/>
          </w:rPr>
          <w:tab/>
        </w:r>
        <w:r w:rsidR="00BB7DDD" w:rsidRPr="00997819">
          <w:rPr>
            <w:rStyle w:val="Hyperlink"/>
            <w:noProof/>
          </w:rPr>
          <w:t>SETUP</w:t>
        </w:r>
        <w:r w:rsidR="00BB7DDD">
          <w:rPr>
            <w:noProof/>
            <w:webHidden/>
          </w:rPr>
          <w:tab/>
        </w:r>
        <w:r w:rsidR="00BB7DDD">
          <w:rPr>
            <w:noProof/>
            <w:webHidden/>
          </w:rPr>
          <w:fldChar w:fldCharType="begin"/>
        </w:r>
        <w:r w:rsidR="00BB7DDD">
          <w:rPr>
            <w:noProof/>
            <w:webHidden/>
          </w:rPr>
          <w:instrText xml:space="preserve"> PAGEREF _Toc8306034 \h </w:instrText>
        </w:r>
        <w:r w:rsidR="00BB7DDD">
          <w:rPr>
            <w:noProof/>
            <w:webHidden/>
          </w:rPr>
        </w:r>
        <w:r w:rsidR="00BB7DDD">
          <w:rPr>
            <w:noProof/>
            <w:webHidden/>
          </w:rPr>
          <w:fldChar w:fldCharType="separate"/>
        </w:r>
        <w:r w:rsidR="00BB7DDD">
          <w:rPr>
            <w:noProof/>
            <w:webHidden/>
          </w:rPr>
          <w:t>23</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35" w:history="1">
        <w:r w:rsidR="00BB7DDD" w:rsidRPr="00997819">
          <w:rPr>
            <w:rStyle w:val="Hyperlink"/>
            <w:noProof/>
          </w:rPr>
          <w:t>4.2</w:t>
        </w:r>
        <w:r w:rsidR="00BB7DDD">
          <w:rPr>
            <w:smallCaps w:val="0"/>
            <w:noProof/>
            <w:sz w:val="22"/>
            <w:szCs w:val="22"/>
          </w:rPr>
          <w:tab/>
        </w:r>
        <w:r w:rsidR="00BB7DDD" w:rsidRPr="00997819">
          <w:rPr>
            <w:rStyle w:val="Hyperlink"/>
            <w:noProof/>
          </w:rPr>
          <w:t>INSTALLATION</w:t>
        </w:r>
        <w:r w:rsidR="00BB7DDD">
          <w:rPr>
            <w:noProof/>
            <w:webHidden/>
          </w:rPr>
          <w:tab/>
        </w:r>
        <w:r w:rsidR="00BB7DDD">
          <w:rPr>
            <w:noProof/>
            <w:webHidden/>
          </w:rPr>
          <w:fldChar w:fldCharType="begin"/>
        </w:r>
        <w:r w:rsidR="00BB7DDD">
          <w:rPr>
            <w:noProof/>
            <w:webHidden/>
          </w:rPr>
          <w:instrText xml:space="preserve"> PAGEREF _Toc8306035 \h </w:instrText>
        </w:r>
        <w:r w:rsidR="00BB7DDD">
          <w:rPr>
            <w:noProof/>
            <w:webHidden/>
          </w:rPr>
        </w:r>
        <w:r w:rsidR="00BB7DDD">
          <w:rPr>
            <w:noProof/>
            <w:webHidden/>
          </w:rPr>
          <w:fldChar w:fldCharType="separate"/>
        </w:r>
        <w:r w:rsidR="00BB7DDD">
          <w:rPr>
            <w:noProof/>
            <w:webHidden/>
          </w:rPr>
          <w:t>25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36" w:history="1">
        <w:r w:rsidR="00BB7DDD" w:rsidRPr="00997819">
          <w:rPr>
            <w:rStyle w:val="Hyperlink"/>
            <w:noProof/>
          </w:rPr>
          <w:t>4.2.1</w:t>
        </w:r>
        <w:r w:rsidR="00BB7DDD">
          <w:rPr>
            <w:i w:val="0"/>
            <w:iCs w:val="0"/>
            <w:noProof/>
            <w:sz w:val="22"/>
            <w:szCs w:val="22"/>
          </w:rPr>
          <w:tab/>
        </w:r>
        <w:r w:rsidR="00BB7DDD" w:rsidRPr="00997819">
          <w:rPr>
            <w:rStyle w:val="Hyperlink"/>
            <w:noProof/>
          </w:rPr>
          <w:t>Adding the Cartridges in Salesforce Commerce Cloud Studio</w:t>
        </w:r>
        <w:r w:rsidR="00BB7DDD">
          <w:rPr>
            <w:noProof/>
            <w:webHidden/>
          </w:rPr>
          <w:tab/>
        </w:r>
        <w:r w:rsidR="00BB7DDD">
          <w:rPr>
            <w:noProof/>
            <w:webHidden/>
          </w:rPr>
          <w:fldChar w:fldCharType="begin"/>
        </w:r>
        <w:r w:rsidR="00BB7DDD">
          <w:rPr>
            <w:noProof/>
            <w:webHidden/>
          </w:rPr>
          <w:instrText xml:space="preserve"> PAGEREF _Toc8306036 \h </w:instrText>
        </w:r>
        <w:r w:rsidR="00BB7DDD">
          <w:rPr>
            <w:noProof/>
            <w:webHidden/>
          </w:rPr>
        </w:r>
        <w:r w:rsidR="00BB7DDD">
          <w:rPr>
            <w:noProof/>
            <w:webHidden/>
          </w:rPr>
          <w:fldChar w:fldCharType="separate"/>
        </w:r>
        <w:r w:rsidR="00BB7DDD">
          <w:rPr>
            <w:noProof/>
            <w:webHidden/>
          </w:rPr>
          <w:t>25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37" w:history="1">
        <w:r w:rsidR="00BB7DDD" w:rsidRPr="00997819">
          <w:rPr>
            <w:rStyle w:val="Hyperlink"/>
            <w:noProof/>
          </w:rPr>
          <w:t>4.2.2</w:t>
        </w:r>
        <w:r w:rsidR="00BB7DDD">
          <w:rPr>
            <w:i w:val="0"/>
            <w:iCs w:val="0"/>
            <w:noProof/>
            <w:sz w:val="22"/>
            <w:szCs w:val="22"/>
          </w:rPr>
          <w:tab/>
        </w:r>
        <w:r w:rsidR="00BB7DDD" w:rsidRPr="00997819">
          <w:rPr>
            <w:rStyle w:val="Hyperlink"/>
            <w:noProof/>
          </w:rPr>
          <w:t>IP Address</w:t>
        </w:r>
        <w:r w:rsidR="00BB7DDD">
          <w:rPr>
            <w:noProof/>
            <w:webHidden/>
          </w:rPr>
          <w:tab/>
        </w:r>
        <w:r w:rsidR="00BB7DDD">
          <w:rPr>
            <w:noProof/>
            <w:webHidden/>
          </w:rPr>
          <w:fldChar w:fldCharType="begin"/>
        </w:r>
        <w:r w:rsidR="00BB7DDD">
          <w:rPr>
            <w:noProof/>
            <w:webHidden/>
          </w:rPr>
          <w:instrText xml:space="preserve"> PAGEREF _Toc8306037 \h </w:instrText>
        </w:r>
        <w:r w:rsidR="00BB7DDD">
          <w:rPr>
            <w:noProof/>
            <w:webHidden/>
          </w:rPr>
        </w:r>
        <w:r w:rsidR="00BB7DDD">
          <w:rPr>
            <w:noProof/>
            <w:webHidden/>
          </w:rPr>
          <w:fldChar w:fldCharType="separate"/>
        </w:r>
        <w:r w:rsidR="00BB7DDD">
          <w:rPr>
            <w:noProof/>
            <w:webHidden/>
          </w:rPr>
          <w:t>25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38" w:history="1">
        <w:r w:rsidR="00BB7DDD" w:rsidRPr="00997819">
          <w:rPr>
            <w:rStyle w:val="Hyperlink"/>
            <w:noProof/>
          </w:rPr>
          <w:t>4.2.3</w:t>
        </w:r>
        <w:r w:rsidR="00BB7DDD">
          <w:rPr>
            <w:i w:val="0"/>
            <w:iCs w:val="0"/>
            <w:noProof/>
            <w:sz w:val="22"/>
            <w:szCs w:val="22"/>
          </w:rPr>
          <w:tab/>
        </w:r>
        <w:r w:rsidR="00BB7DDD" w:rsidRPr="00997819">
          <w:rPr>
            <w:rStyle w:val="Hyperlink"/>
            <w:noProof/>
          </w:rPr>
          <w:t>Activating the Cartridges in Business Manager</w:t>
        </w:r>
        <w:r w:rsidR="00BB7DDD">
          <w:rPr>
            <w:noProof/>
            <w:webHidden/>
          </w:rPr>
          <w:tab/>
        </w:r>
        <w:r w:rsidR="00BB7DDD">
          <w:rPr>
            <w:noProof/>
            <w:webHidden/>
          </w:rPr>
          <w:fldChar w:fldCharType="begin"/>
        </w:r>
        <w:r w:rsidR="00BB7DDD">
          <w:rPr>
            <w:noProof/>
            <w:webHidden/>
          </w:rPr>
          <w:instrText xml:space="preserve"> PAGEREF _Toc8306038 \h </w:instrText>
        </w:r>
        <w:r w:rsidR="00BB7DDD">
          <w:rPr>
            <w:noProof/>
            <w:webHidden/>
          </w:rPr>
        </w:r>
        <w:r w:rsidR="00BB7DDD">
          <w:rPr>
            <w:noProof/>
            <w:webHidden/>
          </w:rPr>
          <w:fldChar w:fldCharType="separate"/>
        </w:r>
        <w:r w:rsidR="00BB7DDD">
          <w:rPr>
            <w:noProof/>
            <w:webHidden/>
          </w:rPr>
          <w:t>25</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39" w:history="1">
        <w:r w:rsidR="00BB7DDD" w:rsidRPr="00997819">
          <w:rPr>
            <w:rStyle w:val="Hyperlink"/>
            <w:noProof/>
          </w:rPr>
          <w:t>4.3</w:t>
        </w:r>
        <w:r w:rsidR="00BB7DDD">
          <w:rPr>
            <w:smallCaps w:val="0"/>
            <w:noProof/>
            <w:sz w:val="22"/>
            <w:szCs w:val="22"/>
          </w:rPr>
          <w:tab/>
        </w:r>
        <w:r w:rsidR="00BB7DDD" w:rsidRPr="00997819">
          <w:rPr>
            <w:rStyle w:val="Hyperlink"/>
            <w:noProof/>
          </w:rPr>
          <w:t>CONFIGURATION</w:t>
        </w:r>
        <w:r w:rsidR="00BB7DDD">
          <w:rPr>
            <w:noProof/>
            <w:webHidden/>
          </w:rPr>
          <w:tab/>
        </w:r>
        <w:r w:rsidR="00BB7DDD">
          <w:rPr>
            <w:noProof/>
            <w:webHidden/>
          </w:rPr>
          <w:fldChar w:fldCharType="begin"/>
        </w:r>
        <w:r w:rsidR="00BB7DDD">
          <w:rPr>
            <w:noProof/>
            <w:webHidden/>
          </w:rPr>
          <w:instrText xml:space="preserve"> PAGEREF _Toc8306039 \h </w:instrText>
        </w:r>
        <w:r w:rsidR="00BB7DDD">
          <w:rPr>
            <w:noProof/>
            <w:webHidden/>
          </w:rPr>
        </w:r>
        <w:r w:rsidR="00BB7DDD">
          <w:rPr>
            <w:noProof/>
            <w:webHidden/>
          </w:rPr>
          <w:fldChar w:fldCharType="separate"/>
        </w:r>
        <w:r w:rsidR="00BB7DDD">
          <w:rPr>
            <w:noProof/>
            <w:webHidden/>
          </w:rPr>
          <w:t>26</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0" w:history="1">
        <w:r w:rsidR="00BB7DDD" w:rsidRPr="00997819">
          <w:rPr>
            <w:rStyle w:val="Hyperlink"/>
            <w:noProof/>
          </w:rPr>
          <w:t>4.3.1</w:t>
        </w:r>
        <w:r w:rsidR="00BB7DDD">
          <w:rPr>
            <w:i w:val="0"/>
            <w:iCs w:val="0"/>
            <w:noProof/>
            <w:sz w:val="22"/>
            <w:szCs w:val="22"/>
          </w:rPr>
          <w:tab/>
        </w:r>
        <w:r w:rsidR="00BB7DDD" w:rsidRPr="00997819">
          <w:rPr>
            <w:rStyle w:val="Hyperlink"/>
            <w:noProof/>
          </w:rPr>
          <w:t>Importing Meta Data</w:t>
        </w:r>
        <w:r w:rsidR="00BB7DDD">
          <w:rPr>
            <w:noProof/>
            <w:webHidden/>
          </w:rPr>
          <w:tab/>
        </w:r>
        <w:r w:rsidR="00BB7DDD">
          <w:rPr>
            <w:noProof/>
            <w:webHidden/>
          </w:rPr>
          <w:fldChar w:fldCharType="begin"/>
        </w:r>
        <w:r w:rsidR="00BB7DDD">
          <w:rPr>
            <w:noProof/>
            <w:webHidden/>
          </w:rPr>
          <w:instrText xml:space="preserve"> PAGEREF _Toc8306040 \h </w:instrText>
        </w:r>
        <w:r w:rsidR="00BB7DDD">
          <w:rPr>
            <w:noProof/>
            <w:webHidden/>
          </w:rPr>
        </w:r>
        <w:r w:rsidR="00BB7DDD">
          <w:rPr>
            <w:noProof/>
            <w:webHidden/>
          </w:rPr>
          <w:fldChar w:fldCharType="separate"/>
        </w:r>
        <w:r w:rsidR="00BB7DDD">
          <w:rPr>
            <w:noProof/>
            <w:webHidden/>
          </w:rPr>
          <w:t>26</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1" w:history="1">
        <w:r w:rsidR="00BB7DDD" w:rsidRPr="00997819">
          <w:rPr>
            <w:rStyle w:val="Hyperlink"/>
            <w:noProof/>
          </w:rPr>
          <w:t>4.3.2</w:t>
        </w:r>
        <w:r w:rsidR="00BB7DDD">
          <w:rPr>
            <w:i w:val="0"/>
            <w:iCs w:val="0"/>
            <w:noProof/>
            <w:sz w:val="22"/>
            <w:szCs w:val="22"/>
          </w:rPr>
          <w:tab/>
        </w:r>
        <w:r w:rsidR="00BB7DDD" w:rsidRPr="00997819">
          <w:rPr>
            <w:rStyle w:val="Hyperlink"/>
            <w:noProof/>
          </w:rPr>
          <w:t>Setting Worldpay Custom Site Preferences</w:t>
        </w:r>
        <w:r w:rsidR="00BB7DDD">
          <w:rPr>
            <w:noProof/>
            <w:webHidden/>
          </w:rPr>
          <w:tab/>
        </w:r>
        <w:r w:rsidR="00BB7DDD">
          <w:rPr>
            <w:noProof/>
            <w:webHidden/>
          </w:rPr>
          <w:fldChar w:fldCharType="begin"/>
        </w:r>
        <w:r w:rsidR="00BB7DDD">
          <w:rPr>
            <w:noProof/>
            <w:webHidden/>
          </w:rPr>
          <w:instrText xml:space="preserve"> PAGEREF _Toc8306041 \h </w:instrText>
        </w:r>
        <w:r w:rsidR="00BB7DDD">
          <w:rPr>
            <w:noProof/>
            <w:webHidden/>
          </w:rPr>
        </w:r>
        <w:r w:rsidR="00BB7DDD">
          <w:rPr>
            <w:noProof/>
            <w:webHidden/>
          </w:rPr>
          <w:fldChar w:fldCharType="separate"/>
        </w:r>
        <w:r w:rsidR="00BB7DDD">
          <w:rPr>
            <w:noProof/>
            <w:webHidden/>
          </w:rPr>
          <w:t>29</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2" w:history="1">
        <w:r w:rsidR="00BB7DDD" w:rsidRPr="00997819">
          <w:rPr>
            <w:rStyle w:val="Hyperlink"/>
            <w:noProof/>
          </w:rPr>
          <w:t>4.3.3</w:t>
        </w:r>
        <w:r w:rsidR="00BB7DDD">
          <w:rPr>
            <w:i w:val="0"/>
            <w:iCs w:val="0"/>
            <w:noProof/>
            <w:sz w:val="22"/>
            <w:szCs w:val="22"/>
          </w:rPr>
          <w:tab/>
        </w:r>
        <w:r w:rsidR="00BB7DDD" w:rsidRPr="00997819">
          <w:rPr>
            <w:rStyle w:val="Hyperlink"/>
            <w:noProof/>
          </w:rPr>
          <w:t>Create Worldpay Payment Processor</w:t>
        </w:r>
        <w:r w:rsidR="00BB7DDD">
          <w:rPr>
            <w:noProof/>
            <w:webHidden/>
          </w:rPr>
          <w:tab/>
        </w:r>
        <w:r w:rsidR="00BB7DDD">
          <w:rPr>
            <w:noProof/>
            <w:webHidden/>
          </w:rPr>
          <w:fldChar w:fldCharType="begin"/>
        </w:r>
        <w:r w:rsidR="00BB7DDD">
          <w:rPr>
            <w:noProof/>
            <w:webHidden/>
          </w:rPr>
          <w:instrText xml:space="preserve"> PAGEREF _Toc8306042 \h </w:instrText>
        </w:r>
        <w:r w:rsidR="00BB7DDD">
          <w:rPr>
            <w:noProof/>
            <w:webHidden/>
          </w:rPr>
        </w:r>
        <w:r w:rsidR="00BB7DDD">
          <w:rPr>
            <w:noProof/>
            <w:webHidden/>
          </w:rPr>
          <w:fldChar w:fldCharType="separate"/>
        </w:r>
        <w:r w:rsidR="00BB7DDD">
          <w:rPr>
            <w:noProof/>
            <w:webHidden/>
          </w:rPr>
          <w:t>32</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3" w:history="1">
        <w:r w:rsidR="00BB7DDD" w:rsidRPr="00997819">
          <w:rPr>
            <w:rStyle w:val="Hyperlink"/>
            <w:noProof/>
          </w:rPr>
          <w:t>4.3.4</w:t>
        </w:r>
        <w:r w:rsidR="00BB7DDD">
          <w:rPr>
            <w:i w:val="0"/>
            <w:iCs w:val="0"/>
            <w:noProof/>
            <w:sz w:val="22"/>
            <w:szCs w:val="22"/>
          </w:rPr>
          <w:tab/>
        </w:r>
        <w:r w:rsidR="00BB7DDD" w:rsidRPr="00997819">
          <w:rPr>
            <w:rStyle w:val="Hyperlink"/>
            <w:noProof/>
          </w:rPr>
          <w:t>Importing Worldpay Payment Methods</w:t>
        </w:r>
        <w:r w:rsidR="00BB7DDD">
          <w:rPr>
            <w:noProof/>
            <w:webHidden/>
          </w:rPr>
          <w:tab/>
        </w:r>
        <w:r w:rsidR="00BB7DDD">
          <w:rPr>
            <w:noProof/>
            <w:webHidden/>
          </w:rPr>
          <w:fldChar w:fldCharType="begin"/>
        </w:r>
        <w:r w:rsidR="00BB7DDD">
          <w:rPr>
            <w:noProof/>
            <w:webHidden/>
          </w:rPr>
          <w:instrText xml:space="preserve"> PAGEREF _Toc8306043 \h </w:instrText>
        </w:r>
        <w:r w:rsidR="00BB7DDD">
          <w:rPr>
            <w:noProof/>
            <w:webHidden/>
          </w:rPr>
        </w:r>
        <w:r w:rsidR="00BB7DDD">
          <w:rPr>
            <w:noProof/>
            <w:webHidden/>
          </w:rPr>
          <w:fldChar w:fldCharType="separate"/>
        </w:r>
        <w:r w:rsidR="00BB7DDD">
          <w:rPr>
            <w:noProof/>
            <w:webHidden/>
          </w:rPr>
          <w:t>33</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4" w:history="1">
        <w:r w:rsidR="00BB7DDD" w:rsidRPr="00997819">
          <w:rPr>
            <w:rStyle w:val="Hyperlink"/>
            <w:noProof/>
          </w:rPr>
          <w:t>4.3.5</w:t>
        </w:r>
        <w:r w:rsidR="00BB7DDD">
          <w:rPr>
            <w:i w:val="0"/>
            <w:iCs w:val="0"/>
            <w:noProof/>
            <w:sz w:val="22"/>
            <w:szCs w:val="22"/>
          </w:rPr>
          <w:tab/>
        </w:r>
        <w:r w:rsidR="00BB7DDD" w:rsidRPr="00997819">
          <w:rPr>
            <w:rStyle w:val="Hyperlink"/>
            <w:noProof/>
          </w:rPr>
          <w:t>Importing Job</w:t>
        </w:r>
        <w:r w:rsidR="00BB7DDD">
          <w:rPr>
            <w:noProof/>
            <w:webHidden/>
          </w:rPr>
          <w:tab/>
        </w:r>
        <w:r w:rsidR="00BB7DDD">
          <w:rPr>
            <w:noProof/>
            <w:webHidden/>
          </w:rPr>
          <w:fldChar w:fldCharType="begin"/>
        </w:r>
        <w:r w:rsidR="00BB7DDD">
          <w:rPr>
            <w:noProof/>
            <w:webHidden/>
          </w:rPr>
          <w:instrText xml:space="preserve"> PAGEREF _Toc8306044 \h </w:instrText>
        </w:r>
        <w:r w:rsidR="00BB7DDD">
          <w:rPr>
            <w:noProof/>
            <w:webHidden/>
          </w:rPr>
        </w:r>
        <w:r w:rsidR="00BB7DDD">
          <w:rPr>
            <w:noProof/>
            <w:webHidden/>
          </w:rPr>
          <w:fldChar w:fldCharType="separate"/>
        </w:r>
        <w:r w:rsidR="00BB7DDD">
          <w:rPr>
            <w:noProof/>
            <w:webHidden/>
          </w:rPr>
          <w:t>35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5" w:history="1">
        <w:r w:rsidR="00BB7DDD" w:rsidRPr="00997819">
          <w:rPr>
            <w:rStyle w:val="Hyperlink"/>
            <w:noProof/>
          </w:rPr>
          <w:t>4.3.6</w:t>
        </w:r>
        <w:r w:rsidR="00BB7DDD">
          <w:rPr>
            <w:i w:val="0"/>
            <w:iCs w:val="0"/>
            <w:noProof/>
            <w:sz w:val="22"/>
            <w:szCs w:val="22"/>
          </w:rPr>
          <w:tab/>
        </w:r>
        <w:r w:rsidR="00BB7DDD" w:rsidRPr="00997819">
          <w:rPr>
            <w:rStyle w:val="Hyperlink"/>
            <w:noProof/>
          </w:rPr>
          <w:t>Importing Content Asset</w:t>
        </w:r>
        <w:r w:rsidR="00BB7DDD">
          <w:rPr>
            <w:noProof/>
            <w:webHidden/>
          </w:rPr>
          <w:tab/>
        </w:r>
        <w:r w:rsidR="00BB7DDD">
          <w:rPr>
            <w:noProof/>
            <w:webHidden/>
          </w:rPr>
          <w:fldChar w:fldCharType="begin"/>
        </w:r>
        <w:r w:rsidR="00BB7DDD">
          <w:rPr>
            <w:noProof/>
            <w:webHidden/>
          </w:rPr>
          <w:instrText xml:space="preserve"> PAGEREF _Toc8306045 \h </w:instrText>
        </w:r>
        <w:r w:rsidR="00BB7DDD">
          <w:rPr>
            <w:noProof/>
            <w:webHidden/>
          </w:rPr>
        </w:r>
        <w:r w:rsidR="00BB7DDD">
          <w:rPr>
            <w:noProof/>
            <w:webHidden/>
          </w:rPr>
          <w:fldChar w:fldCharType="separate"/>
        </w:r>
        <w:r w:rsidR="00BB7DDD">
          <w:rPr>
            <w:noProof/>
            <w:webHidden/>
          </w:rPr>
          <w:t>36</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6" w:history="1">
        <w:r w:rsidR="00BB7DDD" w:rsidRPr="00997819">
          <w:rPr>
            <w:rStyle w:val="Hyperlink"/>
            <w:noProof/>
          </w:rPr>
          <w:t>4.3.7</w:t>
        </w:r>
        <w:r w:rsidR="00BB7DDD">
          <w:rPr>
            <w:i w:val="0"/>
            <w:iCs w:val="0"/>
            <w:noProof/>
            <w:sz w:val="22"/>
            <w:szCs w:val="22"/>
          </w:rPr>
          <w:tab/>
        </w:r>
        <w:r w:rsidR="00BB7DDD" w:rsidRPr="00997819">
          <w:rPr>
            <w:rStyle w:val="Hyperlink"/>
            <w:noProof/>
          </w:rPr>
          <w:t>Importing Service</w:t>
        </w:r>
        <w:r w:rsidR="00BB7DDD">
          <w:rPr>
            <w:noProof/>
            <w:webHidden/>
          </w:rPr>
          <w:tab/>
        </w:r>
        <w:r w:rsidR="00BB7DDD">
          <w:rPr>
            <w:noProof/>
            <w:webHidden/>
          </w:rPr>
          <w:fldChar w:fldCharType="begin"/>
        </w:r>
        <w:r w:rsidR="00BB7DDD">
          <w:rPr>
            <w:noProof/>
            <w:webHidden/>
          </w:rPr>
          <w:instrText xml:space="preserve"> PAGEREF _Toc8306046 \h </w:instrText>
        </w:r>
        <w:r w:rsidR="00BB7DDD">
          <w:rPr>
            <w:noProof/>
            <w:webHidden/>
          </w:rPr>
        </w:r>
        <w:r w:rsidR="00BB7DDD">
          <w:rPr>
            <w:noProof/>
            <w:webHidden/>
          </w:rPr>
          <w:fldChar w:fldCharType="separate"/>
        </w:r>
        <w:r w:rsidR="00BB7DDD">
          <w:rPr>
            <w:noProof/>
            <w:webHidden/>
          </w:rPr>
          <w:t>37</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7" w:history="1">
        <w:r w:rsidR="00BB7DDD" w:rsidRPr="00997819">
          <w:rPr>
            <w:rStyle w:val="Hyperlink"/>
            <w:noProof/>
          </w:rPr>
          <w:t>4.3.8</w:t>
        </w:r>
        <w:r w:rsidR="00BB7DDD">
          <w:rPr>
            <w:i w:val="0"/>
            <w:iCs w:val="0"/>
            <w:noProof/>
            <w:sz w:val="22"/>
            <w:szCs w:val="22"/>
          </w:rPr>
          <w:tab/>
        </w:r>
        <w:r w:rsidR="00BB7DDD" w:rsidRPr="00997819">
          <w:rPr>
            <w:rStyle w:val="Hyperlink"/>
            <w:noProof/>
          </w:rPr>
          <w:t>IDEAL APM Integration</w:t>
        </w:r>
        <w:r w:rsidR="00BB7DDD">
          <w:rPr>
            <w:noProof/>
            <w:webHidden/>
          </w:rPr>
          <w:tab/>
        </w:r>
        <w:r w:rsidR="00BB7DDD">
          <w:rPr>
            <w:noProof/>
            <w:webHidden/>
          </w:rPr>
          <w:fldChar w:fldCharType="begin"/>
        </w:r>
        <w:r w:rsidR="00BB7DDD">
          <w:rPr>
            <w:noProof/>
            <w:webHidden/>
          </w:rPr>
          <w:instrText xml:space="preserve"> PAGEREF _Toc8306047 \h </w:instrText>
        </w:r>
        <w:r w:rsidR="00BB7DDD">
          <w:rPr>
            <w:noProof/>
            <w:webHidden/>
          </w:rPr>
        </w:r>
        <w:r w:rsidR="00BB7DDD">
          <w:rPr>
            <w:noProof/>
            <w:webHidden/>
          </w:rPr>
          <w:fldChar w:fldCharType="separate"/>
        </w:r>
        <w:r w:rsidR="00BB7DDD">
          <w:rPr>
            <w:noProof/>
            <w:webHidden/>
          </w:rPr>
          <w:t>38</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48" w:history="1">
        <w:r w:rsidR="00BB7DDD" w:rsidRPr="00997819">
          <w:rPr>
            <w:rStyle w:val="Hyperlink"/>
            <w:noProof/>
          </w:rPr>
          <w:t>4.3.9</w:t>
        </w:r>
        <w:r w:rsidR="00BB7DDD">
          <w:rPr>
            <w:i w:val="0"/>
            <w:iCs w:val="0"/>
            <w:noProof/>
            <w:sz w:val="22"/>
            <w:szCs w:val="22"/>
          </w:rPr>
          <w:tab/>
        </w:r>
        <w:r w:rsidR="00BB7DDD" w:rsidRPr="00997819">
          <w:rPr>
            <w:rStyle w:val="Hyperlink"/>
            <w:noProof/>
          </w:rPr>
          <w:t>BMultiple Merchant ID Support Integration</w:t>
        </w:r>
        <w:r w:rsidR="00BB7DDD">
          <w:rPr>
            <w:noProof/>
            <w:webHidden/>
          </w:rPr>
          <w:tab/>
        </w:r>
        <w:r w:rsidR="00BB7DDD">
          <w:rPr>
            <w:noProof/>
            <w:webHidden/>
          </w:rPr>
          <w:fldChar w:fldCharType="begin"/>
        </w:r>
        <w:r w:rsidR="00BB7DDD">
          <w:rPr>
            <w:noProof/>
            <w:webHidden/>
          </w:rPr>
          <w:instrText xml:space="preserve"> PAGEREF _Toc8306048 \h </w:instrText>
        </w:r>
        <w:r w:rsidR="00BB7DDD">
          <w:rPr>
            <w:noProof/>
            <w:webHidden/>
          </w:rPr>
        </w:r>
        <w:r w:rsidR="00BB7DDD">
          <w:rPr>
            <w:noProof/>
            <w:webHidden/>
          </w:rPr>
          <w:fldChar w:fldCharType="separate"/>
        </w:r>
        <w:r w:rsidR="00BB7DDD">
          <w:rPr>
            <w:noProof/>
            <w:webHidden/>
          </w:rPr>
          <w:t>39</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49" w:history="1">
        <w:r w:rsidR="00BB7DDD" w:rsidRPr="00997819">
          <w:rPr>
            <w:rStyle w:val="Hyperlink"/>
            <w:noProof/>
          </w:rPr>
          <w:t>4.3.10</w:t>
        </w:r>
        <w:r w:rsidR="00BB7DDD">
          <w:rPr>
            <w:i w:val="0"/>
            <w:iCs w:val="0"/>
            <w:noProof/>
            <w:sz w:val="22"/>
            <w:szCs w:val="22"/>
          </w:rPr>
          <w:tab/>
        </w:r>
        <w:r w:rsidR="00BB7DDD" w:rsidRPr="00997819">
          <w:rPr>
            <w:rStyle w:val="Hyperlink"/>
            <w:noProof/>
          </w:rPr>
          <w:t>Look and Feel Customization for Worldpay Redirect Pages</w:t>
        </w:r>
        <w:r w:rsidR="00BB7DDD">
          <w:rPr>
            <w:noProof/>
            <w:webHidden/>
          </w:rPr>
          <w:tab/>
        </w:r>
        <w:r w:rsidR="00BB7DDD">
          <w:rPr>
            <w:noProof/>
            <w:webHidden/>
          </w:rPr>
          <w:fldChar w:fldCharType="begin"/>
        </w:r>
        <w:r w:rsidR="00BB7DDD">
          <w:rPr>
            <w:noProof/>
            <w:webHidden/>
          </w:rPr>
          <w:instrText xml:space="preserve"> PAGEREF _Toc8306049 \h </w:instrText>
        </w:r>
        <w:r w:rsidR="00BB7DDD">
          <w:rPr>
            <w:noProof/>
            <w:webHidden/>
          </w:rPr>
        </w:r>
        <w:r w:rsidR="00BB7DDD">
          <w:rPr>
            <w:noProof/>
            <w:webHidden/>
          </w:rPr>
          <w:fldChar w:fldCharType="separate"/>
        </w:r>
        <w:r w:rsidR="00BB7DDD">
          <w:rPr>
            <w:noProof/>
            <w:webHidden/>
          </w:rPr>
          <w:t>39</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50" w:history="1">
        <w:r w:rsidR="00BB7DDD" w:rsidRPr="00997819">
          <w:rPr>
            <w:rStyle w:val="Hyperlink"/>
            <w:noProof/>
          </w:rPr>
          <w:t>4.3.11</w:t>
        </w:r>
        <w:r w:rsidR="00BB7DDD">
          <w:rPr>
            <w:i w:val="0"/>
            <w:iCs w:val="0"/>
            <w:noProof/>
            <w:sz w:val="22"/>
            <w:szCs w:val="22"/>
          </w:rPr>
          <w:tab/>
        </w:r>
        <w:r w:rsidR="00BB7DDD" w:rsidRPr="00997819">
          <w:rPr>
            <w:rStyle w:val="Hyperlink"/>
            <w:noProof/>
          </w:rPr>
          <w:t>Hosted Payment Pages iframe or lightbox for Worldpay Redirect Payment Method</w:t>
        </w:r>
        <w:r w:rsidR="00BB7DDD">
          <w:rPr>
            <w:noProof/>
            <w:webHidden/>
          </w:rPr>
          <w:tab/>
        </w:r>
        <w:r w:rsidR="00BB7DDD">
          <w:rPr>
            <w:noProof/>
            <w:webHidden/>
          </w:rPr>
          <w:fldChar w:fldCharType="begin"/>
        </w:r>
        <w:r w:rsidR="00BB7DDD">
          <w:rPr>
            <w:noProof/>
            <w:webHidden/>
          </w:rPr>
          <w:instrText xml:space="preserve"> PAGEREF _Toc8306050 \h </w:instrText>
        </w:r>
        <w:r w:rsidR="00BB7DDD">
          <w:rPr>
            <w:noProof/>
            <w:webHidden/>
          </w:rPr>
        </w:r>
        <w:r w:rsidR="00BB7DDD">
          <w:rPr>
            <w:noProof/>
            <w:webHidden/>
          </w:rPr>
          <w:fldChar w:fldCharType="separate"/>
        </w:r>
        <w:r w:rsidR="00BB7DDD">
          <w:rPr>
            <w:noProof/>
            <w:webHidden/>
          </w:rPr>
          <w:t>40</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51" w:history="1">
        <w:r w:rsidR="00BB7DDD" w:rsidRPr="00997819">
          <w:rPr>
            <w:rStyle w:val="Hyperlink"/>
            <w:noProof/>
          </w:rPr>
          <w:t>4.3.12</w:t>
        </w:r>
        <w:r w:rsidR="00BB7DDD">
          <w:rPr>
            <w:i w:val="0"/>
            <w:iCs w:val="0"/>
            <w:noProof/>
            <w:sz w:val="22"/>
            <w:szCs w:val="22"/>
          </w:rPr>
          <w:tab/>
        </w:r>
        <w:r w:rsidR="00BB7DDD" w:rsidRPr="00997819">
          <w:rPr>
            <w:rStyle w:val="Hyperlink"/>
            <w:noProof/>
          </w:rPr>
          <w:t>Country Currency Mapping</w:t>
        </w:r>
        <w:r w:rsidR="00BB7DDD">
          <w:rPr>
            <w:noProof/>
            <w:webHidden/>
          </w:rPr>
          <w:tab/>
        </w:r>
        <w:r w:rsidR="00BB7DDD">
          <w:rPr>
            <w:noProof/>
            <w:webHidden/>
          </w:rPr>
          <w:fldChar w:fldCharType="begin"/>
        </w:r>
        <w:r w:rsidR="00BB7DDD">
          <w:rPr>
            <w:noProof/>
            <w:webHidden/>
          </w:rPr>
          <w:instrText xml:space="preserve"> PAGEREF _Toc8306051 \h </w:instrText>
        </w:r>
        <w:r w:rsidR="00BB7DDD">
          <w:rPr>
            <w:noProof/>
            <w:webHidden/>
          </w:rPr>
        </w:r>
        <w:r w:rsidR="00BB7DDD">
          <w:rPr>
            <w:noProof/>
            <w:webHidden/>
          </w:rPr>
          <w:fldChar w:fldCharType="separate"/>
        </w:r>
        <w:r w:rsidR="00BB7DDD">
          <w:rPr>
            <w:noProof/>
            <w:webHidden/>
          </w:rPr>
          <w:t>42</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52" w:history="1">
        <w:r w:rsidR="00BB7DDD" w:rsidRPr="00997819">
          <w:rPr>
            <w:rStyle w:val="Hyperlink"/>
            <w:noProof/>
          </w:rPr>
          <w:t>4.3.13</w:t>
        </w:r>
        <w:r w:rsidR="00BB7DDD">
          <w:rPr>
            <w:i w:val="0"/>
            <w:iCs w:val="0"/>
            <w:noProof/>
            <w:sz w:val="22"/>
            <w:szCs w:val="22"/>
          </w:rPr>
          <w:tab/>
        </w:r>
        <w:r w:rsidR="00BB7DDD" w:rsidRPr="00997819">
          <w:rPr>
            <w:rStyle w:val="Hyperlink"/>
            <w:noProof/>
          </w:rPr>
          <w:t>Country Currency and Locale Mapping for Klarna</w:t>
        </w:r>
        <w:r w:rsidR="00BB7DDD">
          <w:rPr>
            <w:noProof/>
            <w:webHidden/>
          </w:rPr>
          <w:tab/>
        </w:r>
        <w:r w:rsidR="00BB7DDD">
          <w:rPr>
            <w:noProof/>
            <w:webHidden/>
          </w:rPr>
          <w:fldChar w:fldCharType="begin"/>
        </w:r>
        <w:r w:rsidR="00BB7DDD">
          <w:rPr>
            <w:noProof/>
            <w:webHidden/>
          </w:rPr>
          <w:instrText xml:space="preserve"> PAGEREF _Toc8306052 \h </w:instrText>
        </w:r>
        <w:r w:rsidR="00BB7DDD">
          <w:rPr>
            <w:noProof/>
            <w:webHidden/>
          </w:rPr>
        </w:r>
        <w:r w:rsidR="00BB7DDD">
          <w:rPr>
            <w:noProof/>
            <w:webHidden/>
          </w:rPr>
          <w:fldChar w:fldCharType="separate"/>
        </w:r>
        <w:r w:rsidR="00BB7DDD">
          <w:rPr>
            <w:noProof/>
            <w:webHidden/>
          </w:rPr>
          <w:t>42</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53" w:history="1">
        <w:r w:rsidR="00BB7DDD" w:rsidRPr="00997819">
          <w:rPr>
            <w:rStyle w:val="Hyperlink"/>
            <w:noProof/>
          </w:rPr>
          <w:t>4.4</w:t>
        </w:r>
        <w:r w:rsidR="00BB7DDD">
          <w:rPr>
            <w:smallCaps w:val="0"/>
            <w:noProof/>
            <w:sz w:val="22"/>
            <w:szCs w:val="22"/>
          </w:rPr>
          <w:tab/>
        </w:r>
        <w:r w:rsidR="00BB7DDD" w:rsidRPr="00997819">
          <w:rPr>
            <w:rStyle w:val="Hyperlink"/>
            <w:noProof/>
          </w:rPr>
          <w:t>CUSTOM CODE</w:t>
        </w:r>
        <w:r w:rsidR="00BB7DDD">
          <w:rPr>
            <w:noProof/>
            <w:webHidden/>
          </w:rPr>
          <w:tab/>
        </w:r>
        <w:r w:rsidR="00BB7DDD">
          <w:rPr>
            <w:noProof/>
            <w:webHidden/>
          </w:rPr>
          <w:fldChar w:fldCharType="begin"/>
        </w:r>
        <w:r w:rsidR="00BB7DDD">
          <w:rPr>
            <w:noProof/>
            <w:webHidden/>
          </w:rPr>
          <w:instrText xml:space="preserve"> PAGEREF _Toc8306053 \h </w:instrText>
        </w:r>
        <w:r w:rsidR="00BB7DDD">
          <w:rPr>
            <w:noProof/>
            <w:webHidden/>
          </w:rPr>
        </w:r>
        <w:r w:rsidR="00BB7DDD">
          <w:rPr>
            <w:noProof/>
            <w:webHidden/>
          </w:rPr>
          <w:fldChar w:fldCharType="separate"/>
        </w:r>
        <w:r w:rsidR="00BB7DDD">
          <w:rPr>
            <w:noProof/>
            <w:webHidden/>
          </w:rPr>
          <w:t>42</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54" w:history="1">
        <w:r w:rsidR="00BB7DDD" w:rsidRPr="00997819">
          <w:rPr>
            <w:rStyle w:val="Hyperlink"/>
            <w:noProof/>
          </w:rPr>
          <w:t>4.4.1</w:t>
        </w:r>
        <w:r w:rsidR="00BB7DDD">
          <w:rPr>
            <w:i w:val="0"/>
            <w:iCs w:val="0"/>
            <w:noProof/>
            <w:sz w:val="22"/>
            <w:szCs w:val="22"/>
          </w:rPr>
          <w:tab/>
        </w:r>
        <w:r w:rsidR="00BB7DDD" w:rsidRPr="00997819">
          <w:rPr>
            <w:rStyle w:val="Hyperlink"/>
            <w:noProof/>
          </w:rPr>
          <w:t>Error Messaging</w:t>
        </w:r>
        <w:r w:rsidR="00BB7DDD">
          <w:rPr>
            <w:noProof/>
            <w:webHidden/>
          </w:rPr>
          <w:tab/>
        </w:r>
        <w:r w:rsidR="00BB7DDD">
          <w:rPr>
            <w:noProof/>
            <w:webHidden/>
          </w:rPr>
          <w:fldChar w:fldCharType="begin"/>
        </w:r>
        <w:r w:rsidR="00BB7DDD">
          <w:rPr>
            <w:noProof/>
            <w:webHidden/>
          </w:rPr>
          <w:instrText xml:space="preserve"> PAGEREF _Toc8306054 \h </w:instrText>
        </w:r>
        <w:r w:rsidR="00BB7DDD">
          <w:rPr>
            <w:noProof/>
            <w:webHidden/>
          </w:rPr>
        </w:r>
        <w:r w:rsidR="00BB7DDD">
          <w:rPr>
            <w:noProof/>
            <w:webHidden/>
          </w:rPr>
          <w:fldChar w:fldCharType="separate"/>
        </w:r>
        <w:r w:rsidR="00BB7DDD">
          <w:rPr>
            <w:noProof/>
            <w:webHidden/>
          </w:rPr>
          <w:t>42</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55" w:history="1">
        <w:r w:rsidR="00BB7DDD" w:rsidRPr="00997819">
          <w:rPr>
            <w:rStyle w:val="Hyperlink"/>
            <w:noProof/>
          </w:rPr>
          <w:t>4.4.2</w:t>
        </w:r>
        <w:r w:rsidR="00BB7DDD">
          <w:rPr>
            <w:i w:val="0"/>
            <w:iCs w:val="0"/>
            <w:noProof/>
            <w:sz w:val="22"/>
            <w:szCs w:val="22"/>
          </w:rPr>
          <w:tab/>
        </w:r>
        <w:r w:rsidR="00BB7DDD" w:rsidRPr="00997819">
          <w:rPr>
            <w:rStyle w:val="Hyperlink"/>
            <w:noProof/>
          </w:rPr>
          <w:t>Client Side Encryption</w:t>
        </w:r>
        <w:r w:rsidR="00BB7DDD">
          <w:rPr>
            <w:noProof/>
            <w:webHidden/>
          </w:rPr>
          <w:tab/>
        </w:r>
        <w:r w:rsidR="00BB7DDD">
          <w:rPr>
            <w:noProof/>
            <w:webHidden/>
          </w:rPr>
          <w:fldChar w:fldCharType="begin"/>
        </w:r>
        <w:r w:rsidR="00BB7DDD">
          <w:rPr>
            <w:noProof/>
            <w:webHidden/>
          </w:rPr>
          <w:instrText xml:space="preserve"> PAGEREF _Toc8306055 \h </w:instrText>
        </w:r>
        <w:r w:rsidR="00BB7DDD">
          <w:rPr>
            <w:noProof/>
            <w:webHidden/>
          </w:rPr>
        </w:r>
        <w:r w:rsidR="00BB7DDD">
          <w:rPr>
            <w:noProof/>
            <w:webHidden/>
          </w:rPr>
          <w:fldChar w:fldCharType="separate"/>
        </w:r>
        <w:r w:rsidR="00BB7DDD">
          <w:rPr>
            <w:noProof/>
            <w:webHidden/>
          </w:rPr>
          <w:t>43</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56" w:history="1">
        <w:r w:rsidR="00BB7DDD" w:rsidRPr="00997819">
          <w:rPr>
            <w:rStyle w:val="Hyperlink"/>
            <w:noProof/>
          </w:rPr>
          <w:t>4.4.3</w:t>
        </w:r>
        <w:r w:rsidR="00BB7DDD">
          <w:rPr>
            <w:i w:val="0"/>
            <w:iCs w:val="0"/>
            <w:noProof/>
            <w:sz w:val="22"/>
            <w:szCs w:val="22"/>
          </w:rPr>
          <w:tab/>
        </w:r>
        <w:r w:rsidR="00BB7DDD" w:rsidRPr="00997819">
          <w:rPr>
            <w:rStyle w:val="Hyperlink"/>
            <w:noProof/>
          </w:rPr>
          <w:t>Form File Changes</w:t>
        </w:r>
        <w:r w:rsidR="00BB7DDD">
          <w:rPr>
            <w:noProof/>
            <w:webHidden/>
          </w:rPr>
          <w:tab/>
        </w:r>
        <w:r w:rsidR="00BB7DDD">
          <w:rPr>
            <w:noProof/>
            <w:webHidden/>
          </w:rPr>
          <w:fldChar w:fldCharType="begin"/>
        </w:r>
        <w:r w:rsidR="00BB7DDD">
          <w:rPr>
            <w:noProof/>
            <w:webHidden/>
          </w:rPr>
          <w:instrText xml:space="preserve"> PAGEREF _Toc8306056 \h </w:instrText>
        </w:r>
        <w:r w:rsidR="00BB7DDD">
          <w:rPr>
            <w:noProof/>
            <w:webHidden/>
          </w:rPr>
        </w:r>
        <w:r w:rsidR="00BB7DDD">
          <w:rPr>
            <w:noProof/>
            <w:webHidden/>
          </w:rPr>
          <w:fldChar w:fldCharType="separate"/>
        </w:r>
        <w:r w:rsidR="00BB7DDD">
          <w:rPr>
            <w:noProof/>
            <w:webHidden/>
          </w:rPr>
          <w:t>43</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57" w:history="1">
        <w:r w:rsidR="00BB7DDD" w:rsidRPr="00997819">
          <w:rPr>
            <w:rStyle w:val="Hyperlink"/>
            <w:noProof/>
          </w:rPr>
          <w:t>4.5</w:t>
        </w:r>
        <w:r w:rsidR="00BB7DDD">
          <w:rPr>
            <w:smallCaps w:val="0"/>
            <w:noProof/>
            <w:sz w:val="22"/>
            <w:szCs w:val="22"/>
          </w:rPr>
          <w:tab/>
        </w:r>
        <w:r w:rsidR="00BB7DDD" w:rsidRPr="00997819">
          <w:rPr>
            <w:rStyle w:val="Hyperlink"/>
            <w:noProof/>
          </w:rPr>
          <w:t>CUSTOM CODE FOR CONTROLLERS</w:t>
        </w:r>
        <w:r w:rsidR="00BB7DDD">
          <w:rPr>
            <w:noProof/>
            <w:webHidden/>
          </w:rPr>
          <w:tab/>
        </w:r>
        <w:r w:rsidR="00BB7DDD">
          <w:rPr>
            <w:noProof/>
            <w:webHidden/>
          </w:rPr>
          <w:fldChar w:fldCharType="begin"/>
        </w:r>
        <w:r w:rsidR="00BB7DDD">
          <w:rPr>
            <w:noProof/>
            <w:webHidden/>
          </w:rPr>
          <w:instrText xml:space="preserve"> PAGEREF _Toc8306057 \h </w:instrText>
        </w:r>
        <w:r w:rsidR="00BB7DDD">
          <w:rPr>
            <w:noProof/>
            <w:webHidden/>
          </w:rPr>
        </w:r>
        <w:r w:rsidR="00BB7DDD">
          <w:rPr>
            <w:noProof/>
            <w:webHidden/>
          </w:rPr>
          <w:fldChar w:fldCharType="separate"/>
        </w:r>
        <w:r w:rsidR="00BB7DDD">
          <w:rPr>
            <w:noProof/>
            <w:webHidden/>
          </w:rPr>
          <w:t>43</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58" w:history="1">
        <w:r w:rsidR="00BB7DDD" w:rsidRPr="00997819">
          <w:rPr>
            <w:rStyle w:val="Hyperlink"/>
            <w:noProof/>
          </w:rPr>
          <w:t>4.5.1</w:t>
        </w:r>
        <w:r w:rsidR="00BB7DDD">
          <w:rPr>
            <w:i w:val="0"/>
            <w:iCs w:val="0"/>
            <w:noProof/>
            <w:sz w:val="22"/>
            <w:szCs w:val="22"/>
          </w:rPr>
          <w:tab/>
        </w:r>
        <w:r w:rsidR="00BB7DDD" w:rsidRPr="00997819">
          <w:rPr>
            <w:rStyle w:val="Hyperlink"/>
            <w:noProof/>
          </w:rPr>
          <w:t>Generic Section</w:t>
        </w:r>
        <w:r w:rsidR="00BB7DDD">
          <w:rPr>
            <w:noProof/>
            <w:webHidden/>
          </w:rPr>
          <w:tab/>
        </w:r>
        <w:r w:rsidR="00BB7DDD">
          <w:rPr>
            <w:noProof/>
            <w:webHidden/>
          </w:rPr>
          <w:fldChar w:fldCharType="begin"/>
        </w:r>
        <w:r w:rsidR="00BB7DDD">
          <w:rPr>
            <w:noProof/>
            <w:webHidden/>
          </w:rPr>
          <w:instrText xml:space="preserve"> PAGEREF _Toc8306058 \h </w:instrText>
        </w:r>
        <w:r w:rsidR="00BB7DDD">
          <w:rPr>
            <w:noProof/>
            <w:webHidden/>
          </w:rPr>
        </w:r>
        <w:r w:rsidR="00BB7DDD">
          <w:rPr>
            <w:noProof/>
            <w:webHidden/>
          </w:rPr>
          <w:fldChar w:fldCharType="separate"/>
        </w:r>
        <w:r w:rsidR="00BB7DDD">
          <w:rPr>
            <w:noProof/>
            <w:webHidden/>
          </w:rPr>
          <w:t>43</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67" w:history="1">
        <w:r w:rsidR="00BB7DDD" w:rsidRPr="00997819">
          <w:rPr>
            <w:rStyle w:val="Hyperlink"/>
            <w:noProof/>
          </w:rPr>
          <w:t>4.5.2</w:t>
        </w:r>
        <w:r w:rsidR="00BB7DDD">
          <w:rPr>
            <w:i w:val="0"/>
            <w:iCs w:val="0"/>
            <w:noProof/>
            <w:sz w:val="22"/>
            <w:szCs w:val="22"/>
          </w:rPr>
          <w:tab/>
        </w:r>
        <w:r w:rsidR="00BB7DDD" w:rsidRPr="00997819">
          <w:rPr>
            <w:rStyle w:val="Hyperlink"/>
            <w:noProof/>
          </w:rPr>
          <w:t>APM Lookup Support</w:t>
        </w:r>
        <w:r w:rsidR="00BB7DDD">
          <w:rPr>
            <w:noProof/>
            <w:webHidden/>
          </w:rPr>
          <w:tab/>
        </w:r>
        <w:r w:rsidR="00BB7DDD">
          <w:rPr>
            <w:noProof/>
            <w:webHidden/>
          </w:rPr>
          <w:fldChar w:fldCharType="begin"/>
        </w:r>
        <w:r w:rsidR="00BB7DDD">
          <w:rPr>
            <w:noProof/>
            <w:webHidden/>
          </w:rPr>
          <w:instrText xml:space="preserve"> PAGEREF _Toc8306067 \h </w:instrText>
        </w:r>
        <w:r w:rsidR="00BB7DDD">
          <w:rPr>
            <w:noProof/>
            <w:webHidden/>
          </w:rPr>
        </w:r>
        <w:r w:rsidR="00BB7DDD">
          <w:rPr>
            <w:noProof/>
            <w:webHidden/>
          </w:rPr>
          <w:fldChar w:fldCharType="separate"/>
        </w:r>
        <w:r w:rsidR="00BB7DDD">
          <w:rPr>
            <w:noProof/>
            <w:webHidden/>
          </w:rPr>
          <w:t>68</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68" w:history="1">
        <w:r w:rsidR="00BB7DDD" w:rsidRPr="00997819">
          <w:rPr>
            <w:rStyle w:val="Hyperlink"/>
            <w:noProof/>
          </w:rPr>
          <w:t>4.5.3</w:t>
        </w:r>
        <w:r w:rsidR="00BB7DDD">
          <w:rPr>
            <w:i w:val="0"/>
            <w:iCs w:val="0"/>
            <w:noProof/>
            <w:sz w:val="22"/>
            <w:szCs w:val="22"/>
          </w:rPr>
          <w:tab/>
        </w:r>
        <w:r w:rsidR="00BB7DDD" w:rsidRPr="00997819">
          <w:rPr>
            <w:rStyle w:val="Hyperlink"/>
            <w:noProof/>
          </w:rPr>
          <w:t>Brazil Integration</w:t>
        </w:r>
        <w:r w:rsidR="00BB7DDD">
          <w:rPr>
            <w:noProof/>
            <w:webHidden/>
          </w:rPr>
          <w:tab/>
        </w:r>
        <w:r w:rsidR="00BB7DDD">
          <w:rPr>
            <w:noProof/>
            <w:webHidden/>
          </w:rPr>
          <w:fldChar w:fldCharType="begin"/>
        </w:r>
        <w:r w:rsidR="00BB7DDD">
          <w:rPr>
            <w:noProof/>
            <w:webHidden/>
          </w:rPr>
          <w:instrText xml:space="preserve"> PAGEREF _Toc8306068 \h </w:instrText>
        </w:r>
        <w:r w:rsidR="00BB7DDD">
          <w:rPr>
            <w:noProof/>
            <w:webHidden/>
          </w:rPr>
        </w:r>
        <w:r w:rsidR="00BB7DDD">
          <w:rPr>
            <w:noProof/>
            <w:webHidden/>
          </w:rPr>
          <w:fldChar w:fldCharType="separate"/>
        </w:r>
        <w:r w:rsidR="00BB7DDD">
          <w:rPr>
            <w:noProof/>
            <w:webHidden/>
          </w:rPr>
          <w:t>74</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69" w:history="1">
        <w:r w:rsidR="00BB7DDD" w:rsidRPr="00997819">
          <w:rPr>
            <w:rStyle w:val="Hyperlink"/>
            <w:noProof/>
          </w:rPr>
          <w:t>4.5.4</w:t>
        </w:r>
        <w:r w:rsidR="00BB7DDD">
          <w:rPr>
            <w:i w:val="0"/>
            <w:iCs w:val="0"/>
            <w:noProof/>
            <w:sz w:val="22"/>
            <w:szCs w:val="22"/>
          </w:rPr>
          <w:tab/>
        </w:r>
        <w:r w:rsidR="00BB7DDD" w:rsidRPr="00997819">
          <w:rPr>
            <w:rStyle w:val="Hyperlink"/>
            <w:noProof/>
          </w:rPr>
          <w:t>Street Number Implementation</w:t>
        </w:r>
        <w:r w:rsidR="00BB7DDD">
          <w:rPr>
            <w:noProof/>
            <w:webHidden/>
          </w:rPr>
          <w:tab/>
        </w:r>
        <w:r w:rsidR="00BB7DDD">
          <w:rPr>
            <w:noProof/>
            <w:webHidden/>
          </w:rPr>
          <w:fldChar w:fldCharType="begin"/>
        </w:r>
        <w:r w:rsidR="00BB7DDD">
          <w:rPr>
            <w:noProof/>
            <w:webHidden/>
          </w:rPr>
          <w:instrText xml:space="preserve"> PAGEREF _Toc8306069 \h </w:instrText>
        </w:r>
        <w:r w:rsidR="00BB7DDD">
          <w:rPr>
            <w:noProof/>
            <w:webHidden/>
          </w:rPr>
        </w:r>
        <w:r w:rsidR="00BB7DDD">
          <w:rPr>
            <w:noProof/>
            <w:webHidden/>
          </w:rPr>
          <w:fldChar w:fldCharType="separate"/>
        </w:r>
        <w:r w:rsidR="00BB7DDD">
          <w:rPr>
            <w:noProof/>
            <w:webHidden/>
          </w:rPr>
          <w:t>75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70" w:history="1">
        <w:r w:rsidR="00BB7DDD" w:rsidRPr="00997819">
          <w:rPr>
            <w:rStyle w:val="Hyperlink"/>
            <w:noProof/>
          </w:rPr>
          <w:t>4.5.5</w:t>
        </w:r>
        <w:r w:rsidR="00BB7DDD">
          <w:rPr>
            <w:i w:val="0"/>
            <w:iCs w:val="0"/>
            <w:noProof/>
            <w:sz w:val="22"/>
            <w:szCs w:val="22"/>
          </w:rPr>
          <w:tab/>
        </w:r>
        <w:r w:rsidR="00BB7DDD" w:rsidRPr="00997819">
          <w:rPr>
            <w:rStyle w:val="Hyperlink"/>
            <w:noProof/>
          </w:rPr>
          <w:t>Error Messaging</w:t>
        </w:r>
        <w:r w:rsidR="00BB7DDD">
          <w:rPr>
            <w:noProof/>
            <w:webHidden/>
          </w:rPr>
          <w:tab/>
        </w:r>
        <w:r w:rsidR="00BB7DDD">
          <w:rPr>
            <w:noProof/>
            <w:webHidden/>
          </w:rPr>
          <w:fldChar w:fldCharType="begin"/>
        </w:r>
        <w:r w:rsidR="00BB7DDD">
          <w:rPr>
            <w:noProof/>
            <w:webHidden/>
          </w:rPr>
          <w:instrText xml:space="preserve"> PAGEREF _Toc8306070 \h </w:instrText>
        </w:r>
        <w:r w:rsidR="00BB7DDD">
          <w:rPr>
            <w:noProof/>
            <w:webHidden/>
          </w:rPr>
        </w:r>
        <w:r w:rsidR="00BB7DDD">
          <w:rPr>
            <w:noProof/>
            <w:webHidden/>
          </w:rPr>
          <w:fldChar w:fldCharType="separate"/>
        </w:r>
        <w:r w:rsidR="00BB7DDD">
          <w:rPr>
            <w:noProof/>
            <w:webHidden/>
          </w:rPr>
          <w:t>75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71" w:history="1">
        <w:r w:rsidR="00BB7DDD" w:rsidRPr="00997819">
          <w:rPr>
            <w:rStyle w:val="Hyperlink"/>
            <w:noProof/>
          </w:rPr>
          <w:t>4.5.6</w:t>
        </w:r>
        <w:r w:rsidR="00BB7DDD">
          <w:rPr>
            <w:i w:val="0"/>
            <w:iCs w:val="0"/>
            <w:noProof/>
            <w:sz w:val="22"/>
            <w:szCs w:val="22"/>
          </w:rPr>
          <w:tab/>
        </w:r>
        <w:r w:rsidR="00BB7DDD" w:rsidRPr="00997819">
          <w:rPr>
            <w:rStyle w:val="Hyperlink"/>
            <w:noProof/>
          </w:rPr>
          <w:t>Client Side Encryption</w:t>
        </w:r>
        <w:r w:rsidR="00BB7DDD">
          <w:rPr>
            <w:noProof/>
            <w:webHidden/>
          </w:rPr>
          <w:tab/>
        </w:r>
        <w:r w:rsidR="00BB7DDD">
          <w:rPr>
            <w:noProof/>
            <w:webHidden/>
          </w:rPr>
          <w:fldChar w:fldCharType="begin"/>
        </w:r>
        <w:r w:rsidR="00BB7DDD">
          <w:rPr>
            <w:noProof/>
            <w:webHidden/>
          </w:rPr>
          <w:instrText xml:space="preserve"> PAGEREF _Toc8306071 \h </w:instrText>
        </w:r>
        <w:r w:rsidR="00BB7DDD">
          <w:rPr>
            <w:noProof/>
            <w:webHidden/>
          </w:rPr>
        </w:r>
        <w:r w:rsidR="00BB7DDD">
          <w:rPr>
            <w:noProof/>
            <w:webHidden/>
          </w:rPr>
          <w:fldChar w:fldCharType="separate"/>
        </w:r>
        <w:r w:rsidR="00BB7DDD">
          <w:rPr>
            <w:noProof/>
            <w:webHidden/>
          </w:rPr>
          <w:t>76</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72" w:history="1">
        <w:r w:rsidR="00BB7DDD" w:rsidRPr="00997819">
          <w:rPr>
            <w:rStyle w:val="Hyperlink"/>
            <w:noProof/>
          </w:rPr>
          <w:t>4.5.7</w:t>
        </w:r>
        <w:r w:rsidR="00BB7DDD">
          <w:rPr>
            <w:i w:val="0"/>
            <w:iCs w:val="0"/>
            <w:noProof/>
            <w:sz w:val="22"/>
            <w:szCs w:val="22"/>
          </w:rPr>
          <w:tab/>
        </w:r>
        <w:r w:rsidR="00BB7DDD" w:rsidRPr="00997819">
          <w:rPr>
            <w:rStyle w:val="Hyperlink"/>
            <w:noProof/>
          </w:rPr>
          <w:t>Form File Changes</w:t>
        </w:r>
        <w:r w:rsidR="00BB7DDD">
          <w:rPr>
            <w:noProof/>
            <w:webHidden/>
          </w:rPr>
          <w:tab/>
        </w:r>
        <w:r w:rsidR="00BB7DDD">
          <w:rPr>
            <w:noProof/>
            <w:webHidden/>
          </w:rPr>
          <w:fldChar w:fldCharType="begin"/>
        </w:r>
        <w:r w:rsidR="00BB7DDD">
          <w:rPr>
            <w:noProof/>
            <w:webHidden/>
          </w:rPr>
          <w:instrText xml:space="preserve"> PAGEREF _Toc8306072 \h </w:instrText>
        </w:r>
        <w:r w:rsidR="00BB7DDD">
          <w:rPr>
            <w:noProof/>
            <w:webHidden/>
          </w:rPr>
        </w:r>
        <w:r w:rsidR="00BB7DDD">
          <w:rPr>
            <w:noProof/>
            <w:webHidden/>
          </w:rPr>
          <w:fldChar w:fldCharType="separate"/>
        </w:r>
        <w:r w:rsidR="00BB7DDD">
          <w:rPr>
            <w:noProof/>
            <w:webHidden/>
          </w:rPr>
          <w:t>77</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73" w:history="1">
        <w:r w:rsidR="00BB7DDD" w:rsidRPr="00997819">
          <w:rPr>
            <w:rStyle w:val="Hyperlink"/>
            <w:noProof/>
          </w:rPr>
          <w:t>4.5.8</w:t>
        </w:r>
        <w:r w:rsidR="00BB7DDD">
          <w:rPr>
            <w:i w:val="0"/>
            <w:iCs w:val="0"/>
            <w:noProof/>
            <w:sz w:val="22"/>
            <w:szCs w:val="22"/>
          </w:rPr>
          <w:tab/>
        </w:r>
        <w:r w:rsidR="00BB7DDD" w:rsidRPr="00997819">
          <w:rPr>
            <w:rStyle w:val="Hyperlink"/>
            <w:noProof/>
          </w:rPr>
          <w:t>Update shippingaddress.xml and billingaddress.xml</w:t>
        </w:r>
        <w:r w:rsidR="00BB7DDD">
          <w:rPr>
            <w:noProof/>
            <w:webHidden/>
          </w:rPr>
          <w:tab/>
        </w:r>
        <w:r w:rsidR="00BB7DDD">
          <w:rPr>
            <w:noProof/>
            <w:webHidden/>
          </w:rPr>
          <w:fldChar w:fldCharType="begin"/>
        </w:r>
        <w:r w:rsidR="00BB7DDD">
          <w:rPr>
            <w:noProof/>
            <w:webHidden/>
          </w:rPr>
          <w:instrText xml:space="preserve"> PAGEREF _Toc8306073 \h </w:instrText>
        </w:r>
        <w:r w:rsidR="00BB7DDD">
          <w:rPr>
            <w:noProof/>
            <w:webHidden/>
          </w:rPr>
        </w:r>
        <w:r w:rsidR="00BB7DDD">
          <w:rPr>
            <w:noProof/>
            <w:webHidden/>
          </w:rPr>
          <w:fldChar w:fldCharType="separate"/>
        </w:r>
        <w:r w:rsidR="00BB7DDD">
          <w:rPr>
            <w:noProof/>
            <w:webHidden/>
          </w:rPr>
          <w:t>77</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74" w:history="1">
        <w:r w:rsidR="00BB7DDD" w:rsidRPr="00997819">
          <w:rPr>
            <w:rStyle w:val="Hyperlink"/>
            <w:noProof/>
          </w:rPr>
          <w:t>4.5.9</w:t>
        </w:r>
        <w:r w:rsidR="00BB7DDD">
          <w:rPr>
            <w:i w:val="0"/>
            <w:iCs w:val="0"/>
            <w:noProof/>
            <w:sz w:val="22"/>
            <w:szCs w:val="22"/>
          </w:rPr>
          <w:tab/>
        </w:r>
        <w:r w:rsidR="00BB7DDD" w:rsidRPr="00997819">
          <w:rPr>
            <w:rStyle w:val="Hyperlink"/>
            <w:noProof/>
          </w:rPr>
          <w:t>Update the paymentinstrumentdetails.isml</w:t>
        </w:r>
        <w:r w:rsidR="00BB7DDD">
          <w:rPr>
            <w:noProof/>
            <w:webHidden/>
          </w:rPr>
          <w:tab/>
        </w:r>
        <w:r w:rsidR="00BB7DDD">
          <w:rPr>
            <w:noProof/>
            <w:webHidden/>
          </w:rPr>
          <w:fldChar w:fldCharType="begin"/>
        </w:r>
        <w:r w:rsidR="00BB7DDD">
          <w:rPr>
            <w:noProof/>
            <w:webHidden/>
          </w:rPr>
          <w:instrText xml:space="preserve"> PAGEREF _Toc8306074 \h </w:instrText>
        </w:r>
        <w:r w:rsidR="00BB7DDD">
          <w:rPr>
            <w:noProof/>
            <w:webHidden/>
          </w:rPr>
        </w:r>
        <w:r w:rsidR="00BB7DDD">
          <w:rPr>
            <w:noProof/>
            <w:webHidden/>
          </w:rPr>
          <w:fldChar w:fldCharType="separate"/>
        </w:r>
        <w:r w:rsidR="00BB7DDD">
          <w:rPr>
            <w:noProof/>
            <w:webHidden/>
          </w:rPr>
          <w:t>77</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75" w:history="1">
        <w:r w:rsidR="00BB7DDD" w:rsidRPr="00997819">
          <w:rPr>
            <w:rStyle w:val="Hyperlink"/>
            <w:noProof/>
          </w:rPr>
          <w:t>4.5.10</w:t>
        </w:r>
        <w:r w:rsidR="00BB7DDD">
          <w:rPr>
            <w:i w:val="0"/>
            <w:iCs w:val="0"/>
            <w:noProof/>
            <w:sz w:val="22"/>
            <w:szCs w:val="22"/>
          </w:rPr>
          <w:tab/>
        </w:r>
        <w:r w:rsidR="00BB7DDD" w:rsidRPr="00997819">
          <w:rPr>
            <w:rStyle w:val="Hyperlink"/>
            <w:noProof/>
          </w:rPr>
          <w:t>Update the locale.properties and countries.json</w:t>
        </w:r>
        <w:r w:rsidR="00BB7DDD">
          <w:rPr>
            <w:noProof/>
            <w:webHidden/>
          </w:rPr>
          <w:tab/>
        </w:r>
        <w:r w:rsidR="00BB7DDD">
          <w:rPr>
            <w:noProof/>
            <w:webHidden/>
          </w:rPr>
          <w:fldChar w:fldCharType="begin"/>
        </w:r>
        <w:r w:rsidR="00BB7DDD">
          <w:rPr>
            <w:noProof/>
            <w:webHidden/>
          </w:rPr>
          <w:instrText xml:space="preserve"> PAGEREF _Toc8306075 \h </w:instrText>
        </w:r>
        <w:r w:rsidR="00BB7DDD">
          <w:rPr>
            <w:noProof/>
            <w:webHidden/>
          </w:rPr>
        </w:r>
        <w:r w:rsidR="00BB7DDD">
          <w:rPr>
            <w:noProof/>
            <w:webHidden/>
          </w:rPr>
          <w:fldChar w:fldCharType="separate"/>
        </w:r>
        <w:r w:rsidR="00BB7DDD">
          <w:rPr>
            <w:noProof/>
            <w:webHidden/>
          </w:rPr>
          <w:t>78</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076" w:history="1">
        <w:r w:rsidR="00BB7DDD" w:rsidRPr="00997819">
          <w:rPr>
            <w:rStyle w:val="Hyperlink"/>
            <w:noProof/>
          </w:rPr>
          <w:t>4.6</w:t>
        </w:r>
        <w:r w:rsidR="00BB7DDD">
          <w:rPr>
            <w:smallCaps w:val="0"/>
            <w:noProof/>
            <w:sz w:val="22"/>
            <w:szCs w:val="22"/>
          </w:rPr>
          <w:tab/>
        </w:r>
        <w:r w:rsidR="00BB7DDD" w:rsidRPr="00997819">
          <w:rPr>
            <w:rStyle w:val="Hyperlink"/>
            <w:noProof/>
          </w:rPr>
          <w:t>EXTERNAL INTERFACES</w:t>
        </w:r>
        <w:r w:rsidR="00BB7DDD">
          <w:rPr>
            <w:noProof/>
            <w:webHidden/>
          </w:rPr>
          <w:tab/>
        </w:r>
        <w:r w:rsidR="00BB7DDD">
          <w:rPr>
            <w:noProof/>
            <w:webHidden/>
          </w:rPr>
          <w:fldChar w:fldCharType="begin"/>
        </w:r>
        <w:r w:rsidR="00BB7DDD">
          <w:rPr>
            <w:noProof/>
            <w:webHidden/>
          </w:rPr>
          <w:instrText xml:space="preserve"> PAGEREF _Toc8306076 \h </w:instrText>
        </w:r>
        <w:r w:rsidR="00BB7DDD">
          <w:rPr>
            <w:noProof/>
            <w:webHidden/>
          </w:rPr>
        </w:r>
        <w:r w:rsidR="00BB7DDD">
          <w:rPr>
            <w:noProof/>
            <w:webHidden/>
          </w:rPr>
          <w:fldChar w:fldCharType="separate"/>
        </w:r>
        <w:r w:rsidR="00BB7DDD">
          <w:rPr>
            <w:noProof/>
            <w:webHidden/>
          </w:rPr>
          <w:t>78</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77" w:history="1">
        <w:r w:rsidR="00BB7DDD" w:rsidRPr="00997819">
          <w:rPr>
            <w:rStyle w:val="Hyperlink"/>
            <w:noProof/>
          </w:rPr>
          <w:t>4.6.1</w:t>
        </w:r>
        <w:r w:rsidR="00BB7DDD">
          <w:rPr>
            <w:i w:val="0"/>
            <w:iCs w:val="0"/>
            <w:noProof/>
            <w:sz w:val="22"/>
            <w:szCs w:val="22"/>
          </w:rPr>
          <w:tab/>
        </w:r>
        <w:r w:rsidR="00BB7DDD" w:rsidRPr="00997819">
          <w:rPr>
            <w:rStyle w:val="Hyperlink"/>
            <w:noProof/>
          </w:rPr>
          <w:t>CHINA UNION PAY</w:t>
        </w:r>
        <w:r w:rsidR="00BB7DDD">
          <w:rPr>
            <w:noProof/>
            <w:webHidden/>
          </w:rPr>
          <w:tab/>
        </w:r>
        <w:r w:rsidR="00BB7DDD">
          <w:rPr>
            <w:noProof/>
            <w:webHidden/>
          </w:rPr>
          <w:fldChar w:fldCharType="begin"/>
        </w:r>
        <w:r w:rsidR="00BB7DDD">
          <w:rPr>
            <w:noProof/>
            <w:webHidden/>
          </w:rPr>
          <w:instrText xml:space="preserve"> PAGEREF _Toc8306077 \h </w:instrText>
        </w:r>
        <w:r w:rsidR="00BB7DDD">
          <w:rPr>
            <w:noProof/>
            <w:webHidden/>
          </w:rPr>
        </w:r>
        <w:r w:rsidR="00BB7DDD">
          <w:rPr>
            <w:noProof/>
            <w:webHidden/>
          </w:rPr>
          <w:fldChar w:fldCharType="separate"/>
        </w:r>
        <w:r w:rsidR="00BB7DDD">
          <w:rPr>
            <w:noProof/>
            <w:webHidden/>
          </w:rPr>
          <w:t>78</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78" w:history="1">
        <w:r w:rsidR="00BB7DDD" w:rsidRPr="00997819">
          <w:rPr>
            <w:rStyle w:val="Hyperlink"/>
            <w:noProof/>
          </w:rPr>
          <w:t>4.6.2</w:t>
        </w:r>
        <w:r w:rsidR="00BB7DDD">
          <w:rPr>
            <w:i w:val="0"/>
            <w:iCs w:val="0"/>
            <w:noProof/>
            <w:sz w:val="22"/>
            <w:szCs w:val="22"/>
          </w:rPr>
          <w:tab/>
        </w:r>
        <w:r w:rsidR="00BB7DDD" w:rsidRPr="00997819">
          <w:rPr>
            <w:rStyle w:val="Hyperlink"/>
            <w:noProof/>
          </w:rPr>
          <w:t>SOFORT</w:t>
        </w:r>
        <w:r w:rsidR="00BB7DDD">
          <w:rPr>
            <w:noProof/>
            <w:webHidden/>
          </w:rPr>
          <w:tab/>
        </w:r>
        <w:r w:rsidR="00BB7DDD">
          <w:rPr>
            <w:noProof/>
            <w:webHidden/>
          </w:rPr>
          <w:fldChar w:fldCharType="begin"/>
        </w:r>
        <w:r w:rsidR="00BB7DDD">
          <w:rPr>
            <w:noProof/>
            <w:webHidden/>
          </w:rPr>
          <w:instrText xml:space="preserve"> PAGEREF _Toc8306078 \h </w:instrText>
        </w:r>
        <w:r w:rsidR="00BB7DDD">
          <w:rPr>
            <w:noProof/>
            <w:webHidden/>
          </w:rPr>
        </w:r>
        <w:r w:rsidR="00BB7DDD">
          <w:rPr>
            <w:noProof/>
            <w:webHidden/>
          </w:rPr>
          <w:fldChar w:fldCharType="separate"/>
        </w:r>
        <w:r w:rsidR="00BB7DDD">
          <w:rPr>
            <w:noProof/>
            <w:webHidden/>
          </w:rPr>
          <w:t>79</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79" w:history="1">
        <w:r w:rsidR="00BB7DDD" w:rsidRPr="00997819">
          <w:rPr>
            <w:rStyle w:val="Hyperlink"/>
            <w:noProof/>
          </w:rPr>
          <w:t>4.6.3</w:t>
        </w:r>
        <w:r w:rsidR="00BB7DDD">
          <w:rPr>
            <w:i w:val="0"/>
            <w:iCs w:val="0"/>
            <w:noProof/>
            <w:sz w:val="22"/>
            <w:szCs w:val="22"/>
          </w:rPr>
          <w:tab/>
        </w:r>
        <w:r w:rsidR="00BB7DDD" w:rsidRPr="00997819">
          <w:rPr>
            <w:rStyle w:val="Hyperlink"/>
            <w:noProof/>
          </w:rPr>
          <w:t>ALIPAY</w:t>
        </w:r>
        <w:r w:rsidR="00BB7DDD">
          <w:rPr>
            <w:noProof/>
            <w:webHidden/>
          </w:rPr>
          <w:tab/>
        </w:r>
        <w:r w:rsidR="00BB7DDD">
          <w:rPr>
            <w:noProof/>
            <w:webHidden/>
          </w:rPr>
          <w:fldChar w:fldCharType="begin"/>
        </w:r>
        <w:r w:rsidR="00BB7DDD">
          <w:rPr>
            <w:noProof/>
            <w:webHidden/>
          </w:rPr>
          <w:instrText xml:space="preserve"> PAGEREF _Toc8306079 \h </w:instrText>
        </w:r>
        <w:r w:rsidR="00BB7DDD">
          <w:rPr>
            <w:noProof/>
            <w:webHidden/>
          </w:rPr>
        </w:r>
        <w:r w:rsidR="00BB7DDD">
          <w:rPr>
            <w:noProof/>
            <w:webHidden/>
          </w:rPr>
          <w:fldChar w:fldCharType="separate"/>
        </w:r>
        <w:r w:rsidR="00BB7DDD">
          <w:rPr>
            <w:noProof/>
            <w:webHidden/>
          </w:rPr>
          <w:t>81</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80" w:history="1">
        <w:r w:rsidR="00BB7DDD" w:rsidRPr="00997819">
          <w:rPr>
            <w:rStyle w:val="Hyperlink"/>
            <w:noProof/>
          </w:rPr>
          <w:t>4.6.4</w:t>
        </w:r>
        <w:r w:rsidR="00BB7DDD">
          <w:rPr>
            <w:i w:val="0"/>
            <w:iCs w:val="0"/>
            <w:noProof/>
            <w:sz w:val="22"/>
            <w:szCs w:val="22"/>
          </w:rPr>
          <w:tab/>
        </w:r>
        <w:r w:rsidR="00BB7DDD" w:rsidRPr="00997819">
          <w:rPr>
            <w:rStyle w:val="Hyperlink"/>
            <w:noProof/>
          </w:rPr>
          <w:t>YANDEX</w:t>
        </w:r>
        <w:r w:rsidR="00BB7DDD">
          <w:rPr>
            <w:noProof/>
            <w:webHidden/>
          </w:rPr>
          <w:tab/>
        </w:r>
        <w:r w:rsidR="00BB7DDD">
          <w:rPr>
            <w:noProof/>
            <w:webHidden/>
          </w:rPr>
          <w:fldChar w:fldCharType="begin"/>
        </w:r>
        <w:r w:rsidR="00BB7DDD">
          <w:rPr>
            <w:noProof/>
            <w:webHidden/>
          </w:rPr>
          <w:instrText xml:space="preserve"> PAGEREF _Toc8306080 \h </w:instrText>
        </w:r>
        <w:r w:rsidR="00BB7DDD">
          <w:rPr>
            <w:noProof/>
            <w:webHidden/>
          </w:rPr>
        </w:r>
        <w:r w:rsidR="00BB7DDD">
          <w:rPr>
            <w:noProof/>
            <w:webHidden/>
          </w:rPr>
          <w:fldChar w:fldCharType="separate"/>
        </w:r>
        <w:r w:rsidR="00BB7DDD">
          <w:rPr>
            <w:noProof/>
            <w:webHidden/>
          </w:rPr>
          <w:t>82</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81" w:history="1">
        <w:r w:rsidR="00BB7DDD" w:rsidRPr="00997819">
          <w:rPr>
            <w:rStyle w:val="Hyperlink"/>
            <w:noProof/>
          </w:rPr>
          <w:t>4.6.5</w:t>
        </w:r>
        <w:r w:rsidR="00BB7DDD">
          <w:rPr>
            <w:i w:val="0"/>
            <w:iCs w:val="0"/>
            <w:noProof/>
            <w:sz w:val="22"/>
            <w:szCs w:val="22"/>
          </w:rPr>
          <w:tab/>
        </w:r>
        <w:r w:rsidR="00BB7DDD" w:rsidRPr="00997819">
          <w:rPr>
            <w:rStyle w:val="Hyperlink"/>
            <w:noProof/>
          </w:rPr>
          <w:t>QIWI</w:t>
        </w:r>
        <w:r w:rsidR="00BB7DDD">
          <w:rPr>
            <w:noProof/>
            <w:webHidden/>
          </w:rPr>
          <w:tab/>
        </w:r>
        <w:r w:rsidR="00BB7DDD">
          <w:rPr>
            <w:noProof/>
            <w:webHidden/>
          </w:rPr>
          <w:fldChar w:fldCharType="begin"/>
        </w:r>
        <w:r w:rsidR="00BB7DDD">
          <w:rPr>
            <w:noProof/>
            <w:webHidden/>
          </w:rPr>
          <w:instrText xml:space="preserve"> PAGEREF _Toc8306081 \h </w:instrText>
        </w:r>
        <w:r w:rsidR="00BB7DDD">
          <w:rPr>
            <w:noProof/>
            <w:webHidden/>
          </w:rPr>
        </w:r>
        <w:r w:rsidR="00BB7DDD">
          <w:rPr>
            <w:noProof/>
            <w:webHidden/>
          </w:rPr>
          <w:fldChar w:fldCharType="separate"/>
        </w:r>
        <w:r w:rsidR="00BB7DDD">
          <w:rPr>
            <w:noProof/>
            <w:webHidden/>
          </w:rPr>
          <w:t>83</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82" w:history="1">
        <w:r w:rsidR="00BB7DDD" w:rsidRPr="00997819">
          <w:rPr>
            <w:rStyle w:val="Hyperlink"/>
            <w:noProof/>
          </w:rPr>
          <w:t>4.6.6</w:t>
        </w:r>
        <w:r w:rsidR="00BB7DDD">
          <w:rPr>
            <w:i w:val="0"/>
            <w:iCs w:val="0"/>
            <w:noProof/>
            <w:sz w:val="22"/>
            <w:szCs w:val="22"/>
          </w:rPr>
          <w:tab/>
        </w:r>
        <w:r w:rsidR="00BB7DDD" w:rsidRPr="00997819">
          <w:rPr>
            <w:rStyle w:val="Hyperlink"/>
            <w:noProof/>
          </w:rPr>
          <w:t>BOLETO</w:t>
        </w:r>
        <w:r w:rsidR="00BB7DDD">
          <w:rPr>
            <w:noProof/>
            <w:webHidden/>
          </w:rPr>
          <w:tab/>
        </w:r>
        <w:r w:rsidR="00BB7DDD">
          <w:rPr>
            <w:noProof/>
            <w:webHidden/>
          </w:rPr>
          <w:fldChar w:fldCharType="begin"/>
        </w:r>
        <w:r w:rsidR="00BB7DDD">
          <w:rPr>
            <w:noProof/>
            <w:webHidden/>
          </w:rPr>
          <w:instrText xml:space="preserve"> PAGEREF _Toc8306082 \h </w:instrText>
        </w:r>
        <w:r w:rsidR="00BB7DDD">
          <w:rPr>
            <w:noProof/>
            <w:webHidden/>
          </w:rPr>
        </w:r>
        <w:r w:rsidR="00BB7DDD">
          <w:rPr>
            <w:noProof/>
            <w:webHidden/>
          </w:rPr>
          <w:fldChar w:fldCharType="separate"/>
        </w:r>
        <w:r w:rsidR="00BB7DDD">
          <w:rPr>
            <w:noProof/>
            <w:webHidden/>
          </w:rPr>
          <w:t>85</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83" w:history="1">
        <w:r w:rsidR="00BB7DDD" w:rsidRPr="00997819">
          <w:rPr>
            <w:rStyle w:val="Hyperlink"/>
            <w:noProof/>
          </w:rPr>
          <w:t>4.6.7</w:t>
        </w:r>
        <w:r w:rsidR="00BB7DDD">
          <w:rPr>
            <w:i w:val="0"/>
            <w:iCs w:val="0"/>
            <w:noProof/>
            <w:sz w:val="22"/>
            <w:szCs w:val="22"/>
          </w:rPr>
          <w:tab/>
        </w:r>
        <w:r w:rsidR="00BB7DDD" w:rsidRPr="00997819">
          <w:rPr>
            <w:rStyle w:val="Hyperlink"/>
            <w:noProof/>
          </w:rPr>
          <w:t>MISTER CASH</w:t>
        </w:r>
        <w:r w:rsidR="00BB7DDD">
          <w:rPr>
            <w:noProof/>
            <w:webHidden/>
          </w:rPr>
          <w:tab/>
        </w:r>
        <w:r w:rsidR="00BB7DDD">
          <w:rPr>
            <w:noProof/>
            <w:webHidden/>
          </w:rPr>
          <w:fldChar w:fldCharType="begin"/>
        </w:r>
        <w:r w:rsidR="00BB7DDD">
          <w:rPr>
            <w:noProof/>
            <w:webHidden/>
          </w:rPr>
          <w:instrText xml:space="preserve"> PAGEREF _Toc8306083 \h </w:instrText>
        </w:r>
        <w:r w:rsidR="00BB7DDD">
          <w:rPr>
            <w:noProof/>
            <w:webHidden/>
          </w:rPr>
        </w:r>
        <w:r w:rsidR="00BB7DDD">
          <w:rPr>
            <w:noProof/>
            <w:webHidden/>
          </w:rPr>
          <w:fldChar w:fldCharType="separate"/>
        </w:r>
        <w:r w:rsidR="00BB7DDD">
          <w:rPr>
            <w:noProof/>
            <w:webHidden/>
          </w:rPr>
          <w:t>86</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84" w:history="1">
        <w:r w:rsidR="00BB7DDD" w:rsidRPr="00997819">
          <w:rPr>
            <w:rStyle w:val="Hyperlink"/>
            <w:noProof/>
          </w:rPr>
          <w:t>4.6.8</w:t>
        </w:r>
        <w:r w:rsidR="00BB7DDD">
          <w:rPr>
            <w:i w:val="0"/>
            <w:iCs w:val="0"/>
            <w:noProof/>
            <w:sz w:val="22"/>
            <w:szCs w:val="22"/>
          </w:rPr>
          <w:tab/>
        </w:r>
        <w:r w:rsidR="00BB7DDD" w:rsidRPr="00997819">
          <w:rPr>
            <w:rStyle w:val="Hyperlink"/>
            <w:noProof/>
          </w:rPr>
          <w:t>PAYPAL</w:t>
        </w:r>
        <w:r w:rsidR="00BB7DDD">
          <w:rPr>
            <w:noProof/>
            <w:webHidden/>
          </w:rPr>
          <w:tab/>
        </w:r>
        <w:r w:rsidR="00BB7DDD">
          <w:rPr>
            <w:noProof/>
            <w:webHidden/>
          </w:rPr>
          <w:fldChar w:fldCharType="begin"/>
        </w:r>
        <w:r w:rsidR="00BB7DDD">
          <w:rPr>
            <w:noProof/>
            <w:webHidden/>
          </w:rPr>
          <w:instrText xml:space="preserve"> PAGEREF _Toc8306084 \h </w:instrText>
        </w:r>
        <w:r w:rsidR="00BB7DDD">
          <w:rPr>
            <w:noProof/>
            <w:webHidden/>
          </w:rPr>
        </w:r>
        <w:r w:rsidR="00BB7DDD">
          <w:rPr>
            <w:noProof/>
            <w:webHidden/>
          </w:rPr>
          <w:fldChar w:fldCharType="separate"/>
        </w:r>
        <w:r w:rsidR="00BB7DDD">
          <w:rPr>
            <w:noProof/>
            <w:webHidden/>
          </w:rPr>
          <w:t>87</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085" w:history="1">
        <w:r w:rsidR="00BB7DDD" w:rsidRPr="00997819">
          <w:rPr>
            <w:rStyle w:val="Hyperlink"/>
            <w:noProof/>
          </w:rPr>
          <w:t>4.6.9</w:t>
        </w:r>
        <w:r w:rsidR="00BB7DDD">
          <w:rPr>
            <w:i w:val="0"/>
            <w:iCs w:val="0"/>
            <w:noProof/>
            <w:sz w:val="22"/>
            <w:szCs w:val="22"/>
          </w:rPr>
          <w:tab/>
        </w:r>
        <w:r w:rsidR="00BB7DDD" w:rsidRPr="00997819">
          <w:rPr>
            <w:rStyle w:val="Hyperlink"/>
            <w:noProof/>
          </w:rPr>
          <w:t>eNETS</w:t>
        </w:r>
        <w:r w:rsidR="00BB7DDD">
          <w:rPr>
            <w:noProof/>
            <w:webHidden/>
          </w:rPr>
          <w:tab/>
        </w:r>
        <w:r w:rsidR="00BB7DDD">
          <w:rPr>
            <w:noProof/>
            <w:webHidden/>
          </w:rPr>
          <w:fldChar w:fldCharType="begin"/>
        </w:r>
        <w:r w:rsidR="00BB7DDD">
          <w:rPr>
            <w:noProof/>
            <w:webHidden/>
          </w:rPr>
          <w:instrText xml:space="preserve"> PAGEREF _Toc8306085 \h </w:instrText>
        </w:r>
        <w:r w:rsidR="00BB7DDD">
          <w:rPr>
            <w:noProof/>
            <w:webHidden/>
          </w:rPr>
        </w:r>
        <w:r w:rsidR="00BB7DDD">
          <w:rPr>
            <w:noProof/>
            <w:webHidden/>
          </w:rPr>
          <w:fldChar w:fldCharType="separate"/>
        </w:r>
        <w:r w:rsidR="00BB7DDD">
          <w:rPr>
            <w:noProof/>
            <w:webHidden/>
          </w:rPr>
          <w:t>89</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86" w:history="1">
        <w:r w:rsidR="00BB7DDD" w:rsidRPr="00997819">
          <w:rPr>
            <w:rStyle w:val="Hyperlink"/>
            <w:noProof/>
          </w:rPr>
          <w:t>4.6.10</w:t>
        </w:r>
        <w:r w:rsidR="00BB7DDD">
          <w:rPr>
            <w:i w:val="0"/>
            <w:iCs w:val="0"/>
            <w:noProof/>
            <w:sz w:val="22"/>
            <w:szCs w:val="22"/>
          </w:rPr>
          <w:tab/>
        </w:r>
        <w:r w:rsidR="00BB7DDD" w:rsidRPr="00997819">
          <w:rPr>
            <w:rStyle w:val="Hyperlink"/>
            <w:noProof/>
          </w:rPr>
          <w:t>iDEAL</w:t>
        </w:r>
        <w:r w:rsidR="00BB7DDD">
          <w:rPr>
            <w:noProof/>
            <w:webHidden/>
          </w:rPr>
          <w:tab/>
        </w:r>
        <w:r w:rsidR="00BB7DDD">
          <w:rPr>
            <w:noProof/>
            <w:webHidden/>
          </w:rPr>
          <w:fldChar w:fldCharType="begin"/>
        </w:r>
        <w:r w:rsidR="00BB7DDD">
          <w:rPr>
            <w:noProof/>
            <w:webHidden/>
          </w:rPr>
          <w:instrText xml:space="preserve"> PAGEREF _Toc8306086 \h </w:instrText>
        </w:r>
        <w:r w:rsidR="00BB7DDD">
          <w:rPr>
            <w:noProof/>
            <w:webHidden/>
          </w:rPr>
        </w:r>
        <w:r w:rsidR="00BB7DDD">
          <w:rPr>
            <w:noProof/>
            <w:webHidden/>
          </w:rPr>
          <w:fldChar w:fldCharType="separate"/>
        </w:r>
        <w:r w:rsidR="00BB7DDD">
          <w:rPr>
            <w:noProof/>
            <w:webHidden/>
          </w:rPr>
          <w:t>90</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87" w:history="1">
        <w:r w:rsidR="00BB7DDD" w:rsidRPr="00997819">
          <w:rPr>
            <w:rStyle w:val="Hyperlink"/>
            <w:noProof/>
          </w:rPr>
          <w:t>4.6.11</w:t>
        </w:r>
        <w:r w:rsidR="00BB7DDD">
          <w:rPr>
            <w:i w:val="0"/>
            <w:iCs w:val="0"/>
            <w:noProof/>
            <w:sz w:val="22"/>
            <w:szCs w:val="22"/>
          </w:rPr>
          <w:tab/>
        </w:r>
        <w:r w:rsidR="00BB7DDD" w:rsidRPr="00997819">
          <w:rPr>
            <w:rStyle w:val="Hyperlink"/>
            <w:noProof/>
          </w:rPr>
          <w:t>GiroPay</w:t>
        </w:r>
        <w:r w:rsidR="00BB7DDD">
          <w:rPr>
            <w:noProof/>
            <w:webHidden/>
          </w:rPr>
          <w:tab/>
        </w:r>
        <w:r w:rsidR="00BB7DDD">
          <w:rPr>
            <w:noProof/>
            <w:webHidden/>
          </w:rPr>
          <w:fldChar w:fldCharType="begin"/>
        </w:r>
        <w:r w:rsidR="00BB7DDD">
          <w:rPr>
            <w:noProof/>
            <w:webHidden/>
          </w:rPr>
          <w:instrText xml:space="preserve"> PAGEREF _Toc8306087 \h </w:instrText>
        </w:r>
        <w:r w:rsidR="00BB7DDD">
          <w:rPr>
            <w:noProof/>
            <w:webHidden/>
          </w:rPr>
        </w:r>
        <w:r w:rsidR="00BB7DDD">
          <w:rPr>
            <w:noProof/>
            <w:webHidden/>
          </w:rPr>
          <w:fldChar w:fldCharType="separate"/>
        </w:r>
        <w:r w:rsidR="00BB7DDD">
          <w:rPr>
            <w:noProof/>
            <w:webHidden/>
          </w:rPr>
          <w:t>91</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88" w:history="1">
        <w:r w:rsidR="00BB7DDD" w:rsidRPr="00997819">
          <w:rPr>
            <w:rStyle w:val="Hyperlink"/>
            <w:noProof/>
          </w:rPr>
          <w:t>4.6.12</w:t>
        </w:r>
        <w:r w:rsidR="00BB7DDD">
          <w:rPr>
            <w:i w:val="0"/>
            <w:iCs w:val="0"/>
            <w:noProof/>
            <w:sz w:val="22"/>
            <w:szCs w:val="22"/>
          </w:rPr>
          <w:tab/>
        </w:r>
        <w:r w:rsidR="00BB7DDD" w:rsidRPr="00997819">
          <w:rPr>
            <w:rStyle w:val="Hyperlink"/>
            <w:noProof/>
          </w:rPr>
          <w:t>Konbini</w:t>
        </w:r>
        <w:r w:rsidR="00BB7DDD">
          <w:rPr>
            <w:noProof/>
            <w:webHidden/>
          </w:rPr>
          <w:tab/>
        </w:r>
        <w:r w:rsidR="00BB7DDD">
          <w:rPr>
            <w:noProof/>
            <w:webHidden/>
          </w:rPr>
          <w:fldChar w:fldCharType="begin"/>
        </w:r>
        <w:r w:rsidR="00BB7DDD">
          <w:rPr>
            <w:noProof/>
            <w:webHidden/>
          </w:rPr>
          <w:instrText xml:space="preserve"> PAGEREF _Toc8306088 \h </w:instrText>
        </w:r>
        <w:r w:rsidR="00BB7DDD">
          <w:rPr>
            <w:noProof/>
            <w:webHidden/>
          </w:rPr>
        </w:r>
        <w:r w:rsidR="00BB7DDD">
          <w:rPr>
            <w:noProof/>
            <w:webHidden/>
          </w:rPr>
          <w:fldChar w:fldCharType="separate"/>
        </w:r>
        <w:r w:rsidR="00BB7DDD">
          <w:rPr>
            <w:noProof/>
            <w:webHidden/>
          </w:rPr>
          <w:t>93</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89" w:history="1">
        <w:r w:rsidR="00BB7DDD" w:rsidRPr="00997819">
          <w:rPr>
            <w:rStyle w:val="Hyperlink"/>
            <w:noProof/>
          </w:rPr>
          <w:t>4.6.13</w:t>
        </w:r>
        <w:r w:rsidR="00BB7DDD">
          <w:rPr>
            <w:i w:val="0"/>
            <w:iCs w:val="0"/>
            <w:noProof/>
            <w:sz w:val="22"/>
            <w:szCs w:val="22"/>
          </w:rPr>
          <w:tab/>
        </w:r>
        <w:r w:rsidR="00BB7DDD" w:rsidRPr="00997819">
          <w:rPr>
            <w:rStyle w:val="Hyperlink"/>
            <w:noProof/>
          </w:rPr>
          <w:t>Poli</w:t>
        </w:r>
        <w:r w:rsidR="00BB7DDD">
          <w:rPr>
            <w:noProof/>
            <w:webHidden/>
          </w:rPr>
          <w:tab/>
        </w:r>
        <w:r w:rsidR="00BB7DDD">
          <w:rPr>
            <w:noProof/>
            <w:webHidden/>
          </w:rPr>
          <w:fldChar w:fldCharType="begin"/>
        </w:r>
        <w:r w:rsidR="00BB7DDD">
          <w:rPr>
            <w:noProof/>
            <w:webHidden/>
          </w:rPr>
          <w:instrText xml:space="preserve"> PAGEREF _Toc8306089 \h </w:instrText>
        </w:r>
        <w:r w:rsidR="00BB7DDD">
          <w:rPr>
            <w:noProof/>
            <w:webHidden/>
          </w:rPr>
        </w:r>
        <w:r w:rsidR="00BB7DDD">
          <w:rPr>
            <w:noProof/>
            <w:webHidden/>
          </w:rPr>
          <w:fldChar w:fldCharType="separate"/>
        </w:r>
        <w:r w:rsidR="00BB7DDD">
          <w:rPr>
            <w:noProof/>
            <w:webHidden/>
          </w:rPr>
          <w:t>96</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90" w:history="1">
        <w:r w:rsidR="00BB7DDD" w:rsidRPr="00997819">
          <w:rPr>
            <w:rStyle w:val="Hyperlink"/>
            <w:noProof/>
          </w:rPr>
          <w:t>4.6.14</w:t>
        </w:r>
        <w:r w:rsidR="00BB7DDD">
          <w:rPr>
            <w:i w:val="0"/>
            <w:iCs w:val="0"/>
            <w:noProof/>
            <w:sz w:val="22"/>
            <w:szCs w:val="22"/>
          </w:rPr>
          <w:tab/>
        </w:r>
        <w:r w:rsidR="00BB7DDD" w:rsidRPr="00997819">
          <w:rPr>
            <w:rStyle w:val="Hyperlink"/>
            <w:noProof/>
          </w:rPr>
          <w:t>SEPA-DD</w:t>
        </w:r>
        <w:r w:rsidR="00BB7DDD">
          <w:rPr>
            <w:noProof/>
            <w:webHidden/>
          </w:rPr>
          <w:tab/>
        </w:r>
        <w:r w:rsidR="00BB7DDD">
          <w:rPr>
            <w:noProof/>
            <w:webHidden/>
          </w:rPr>
          <w:fldChar w:fldCharType="begin"/>
        </w:r>
        <w:r w:rsidR="00BB7DDD">
          <w:rPr>
            <w:noProof/>
            <w:webHidden/>
          </w:rPr>
          <w:instrText xml:space="preserve"> PAGEREF _Toc8306090 \h </w:instrText>
        </w:r>
        <w:r w:rsidR="00BB7DDD">
          <w:rPr>
            <w:noProof/>
            <w:webHidden/>
          </w:rPr>
        </w:r>
        <w:r w:rsidR="00BB7DDD">
          <w:rPr>
            <w:noProof/>
            <w:webHidden/>
          </w:rPr>
          <w:fldChar w:fldCharType="separate"/>
        </w:r>
        <w:r w:rsidR="00BB7DDD">
          <w:rPr>
            <w:noProof/>
            <w:webHidden/>
          </w:rPr>
          <w:t>100</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91" w:history="1">
        <w:r w:rsidR="00BB7DDD" w:rsidRPr="00997819">
          <w:rPr>
            <w:rStyle w:val="Hyperlink"/>
            <w:noProof/>
          </w:rPr>
          <w:t>4.6.15</w:t>
        </w:r>
        <w:r w:rsidR="00BB7DDD">
          <w:rPr>
            <w:i w:val="0"/>
            <w:iCs w:val="0"/>
            <w:noProof/>
            <w:sz w:val="22"/>
            <w:szCs w:val="22"/>
          </w:rPr>
          <w:tab/>
        </w:r>
        <w:r w:rsidR="00BB7DDD" w:rsidRPr="00997819">
          <w:rPr>
            <w:rStyle w:val="Hyperlink"/>
            <w:noProof/>
          </w:rPr>
          <w:t>Przeleway24</w:t>
        </w:r>
        <w:r w:rsidR="00BB7DDD">
          <w:rPr>
            <w:noProof/>
            <w:webHidden/>
          </w:rPr>
          <w:tab/>
        </w:r>
        <w:r w:rsidR="00BB7DDD">
          <w:rPr>
            <w:noProof/>
            <w:webHidden/>
          </w:rPr>
          <w:fldChar w:fldCharType="begin"/>
        </w:r>
        <w:r w:rsidR="00BB7DDD">
          <w:rPr>
            <w:noProof/>
            <w:webHidden/>
          </w:rPr>
          <w:instrText xml:space="preserve"> PAGEREF _Toc8306091 \h </w:instrText>
        </w:r>
        <w:r w:rsidR="00BB7DDD">
          <w:rPr>
            <w:noProof/>
            <w:webHidden/>
          </w:rPr>
        </w:r>
        <w:r w:rsidR="00BB7DDD">
          <w:rPr>
            <w:noProof/>
            <w:webHidden/>
          </w:rPr>
          <w:fldChar w:fldCharType="separate"/>
        </w:r>
        <w:r w:rsidR="00BB7DDD">
          <w:rPr>
            <w:noProof/>
            <w:webHidden/>
          </w:rPr>
          <w:t>103</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92" w:history="1">
        <w:r w:rsidR="00BB7DDD" w:rsidRPr="00997819">
          <w:rPr>
            <w:rStyle w:val="Hyperlink"/>
            <w:noProof/>
          </w:rPr>
          <w:t>4.6.16</w:t>
        </w:r>
        <w:r w:rsidR="00BB7DDD">
          <w:rPr>
            <w:i w:val="0"/>
            <w:iCs w:val="0"/>
            <w:noProof/>
            <w:sz w:val="22"/>
            <w:szCs w:val="22"/>
          </w:rPr>
          <w:tab/>
        </w:r>
        <w:r w:rsidR="00BB7DDD" w:rsidRPr="00997819">
          <w:rPr>
            <w:rStyle w:val="Hyperlink"/>
            <w:noProof/>
          </w:rPr>
          <w:t>CashU</w:t>
        </w:r>
        <w:r w:rsidR="00BB7DDD">
          <w:rPr>
            <w:noProof/>
            <w:webHidden/>
          </w:rPr>
          <w:tab/>
        </w:r>
        <w:r w:rsidR="00BB7DDD">
          <w:rPr>
            <w:noProof/>
            <w:webHidden/>
          </w:rPr>
          <w:fldChar w:fldCharType="begin"/>
        </w:r>
        <w:r w:rsidR="00BB7DDD">
          <w:rPr>
            <w:noProof/>
            <w:webHidden/>
          </w:rPr>
          <w:instrText xml:space="preserve"> PAGEREF _Toc8306092 \h </w:instrText>
        </w:r>
        <w:r w:rsidR="00BB7DDD">
          <w:rPr>
            <w:noProof/>
            <w:webHidden/>
          </w:rPr>
        </w:r>
        <w:r w:rsidR="00BB7DDD">
          <w:rPr>
            <w:noProof/>
            <w:webHidden/>
          </w:rPr>
          <w:fldChar w:fldCharType="separate"/>
        </w:r>
        <w:r w:rsidR="00BB7DDD">
          <w:rPr>
            <w:noProof/>
            <w:webHidden/>
          </w:rPr>
          <w:t>104</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93" w:history="1">
        <w:r w:rsidR="00BB7DDD" w:rsidRPr="00997819">
          <w:rPr>
            <w:rStyle w:val="Hyperlink"/>
            <w:noProof/>
          </w:rPr>
          <w:t>4.6.17</w:t>
        </w:r>
        <w:r w:rsidR="00BB7DDD">
          <w:rPr>
            <w:i w:val="0"/>
            <w:iCs w:val="0"/>
            <w:noProof/>
            <w:sz w:val="22"/>
            <w:szCs w:val="22"/>
          </w:rPr>
          <w:tab/>
        </w:r>
        <w:r w:rsidR="00BB7DDD" w:rsidRPr="00997819">
          <w:rPr>
            <w:rStyle w:val="Hyperlink"/>
            <w:noProof/>
          </w:rPr>
          <w:t>KLARNA</w:t>
        </w:r>
        <w:r w:rsidR="00BB7DDD">
          <w:rPr>
            <w:noProof/>
            <w:webHidden/>
          </w:rPr>
          <w:tab/>
        </w:r>
        <w:r w:rsidR="00BB7DDD">
          <w:rPr>
            <w:noProof/>
            <w:webHidden/>
          </w:rPr>
          <w:fldChar w:fldCharType="begin"/>
        </w:r>
        <w:r w:rsidR="00BB7DDD">
          <w:rPr>
            <w:noProof/>
            <w:webHidden/>
          </w:rPr>
          <w:instrText xml:space="preserve"> PAGEREF _Toc8306093 \h </w:instrText>
        </w:r>
        <w:r w:rsidR="00BB7DDD">
          <w:rPr>
            <w:noProof/>
            <w:webHidden/>
          </w:rPr>
        </w:r>
        <w:r w:rsidR="00BB7DDD">
          <w:rPr>
            <w:noProof/>
            <w:webHidden/>
          </w:rPr>
          <w:fldChar w:fldCharType="separate"/>
        </w:r>
        <w:r w:rsidR="00BB7DDD">
          <w:rPr>
            <w:noProof/>
            <w:webHidden/>
          </w:rPr>
          <w:t>107</w:t>
        </w:r>
        <w:r w:rsidR="00BB7DDD">
          <w:rPr>
            <w:noProof/>
            <w:webHidden/>
          </w:rPr>
          <w:fldChar w:fldCharType="end"/>
        </w:r>
      </w:hyperlink>
    </w:p>
    <w:p w:rsidR="00BB7DDD" w:rsidRDefault="00B3466C">
      <w:pPr>
        <w:pStyle w:val="TOC3"/>
        <w:tabs>
          <w:tab w:val="left" w:pos="1320"/>
          <w:tab w:val="right" w:leader="dot" w:pos="9736"/>
        </w:tabs>
        <w:rPr>
          <w:i w:val="0"/>
          <w:iCs w:val="0"/>
          <w:noProof/>
          <w:sz w:val="22"/>
          <w:szCs w:val="22"/>
        </w:rPr>
      </w:pPr>
      <w:hyperlink w:anchor="_Toc8306094" w:history="1">
        <w:r w:rsidR="00BB7DDD" w:rsidRPr="00997819">
          <w:rPr>
            <w:rStyle w:val="Hyperlink"/>
            <w:noProof/>
          </w:rPr>
          <w:t>4.6.18</w:t>
        </w:r>
        <w:r w:rsidR="00BB7DDD">
          <w:rPr>
            <w:i w:val="0"/>
            <w:iCs w:val="0"/>
            <w:noProof/>
            <w:sz w:val="22"/>
            <w:szCs w:val="22"/>
          </w:rPr>
          <w:tab/>
        </w:r>
        <w:r w:rsidR="00BB7DDD" w:rsidRPr="00997819">
          <w:rPr>
            <w:rStyle w:val="Hyperlink"/>
            <w:noProof/>
          </w:rPr>
          <w:t>YANDEX</w:t>
        </w:r>
        <w:r w:rsidR="00BB7DDD">
          <w:rPr>
            <w:noProof/>
            <w:webHidden/>
          </w:rPr>
          <w:tab/>
        </w:r>
        <w:r w:rsidR="00BB7DDD">
          <w:rPr>
            <w:noProof/>
            <w:webHidden/>
          </w:rPr>
          <w:fldChar w:fldCharType="begin"/>
        </w:r>
        <w:r w:rsidR="00BB7DDD">
          <w:rPr>
            <w:noProof/>
            <w:webHidden/>
          </w:rPr>
          <w:instrText xml:space="preserve"> PAGEREF _Toc8306094 \h </w:instrText>
        </w:r>
        <w:r w:rsidR="00BB7DDD">
          <w:rPr>
            <w:noProof/>
            <w:webHidden/>
          </w:rPr>
        </w:r>
        <w:r w:rsidR="00BB7DDD">
          <w:rPr>
            <w:noProof/>
            <w:webHidden/>
          </w:rPr>
          <w:fldChar w:fldCharType="separate"/>
        </w:r>
        <w:r w:rsidR="00BB7DDD">
          <w:rPr>
            <w:noProof/>
            <w:webHidden/>
          </w:rPr>
          <w:t>110</w:t>
        </w:r>
        <w:r w:rsidR="00BB7DDD">
          <w:rPr>
            <w:noProof/>
            <w:webHidden/>
          </w:rPr>
          <w:fldChar w:fldCharType="end"/>
        </w:r>
      </w:hyperlink>
    </w:p>
    <w:p w:rsidR="00BB7DDD" w:rsidRDefault="00B3466C">
      <w:pPr>
        <w:pStyle w:val="TOC1"/>
        <w:tabs>
          <w:tab w:val="left" w:pos="440"/>
          <w:tab w:val="right" w:leader="dot" w:pos="9736"/>
        </w:tabs>
        <w:rPr>
          <w:b w:val="0"/>
          <w:bCs w:val="0"/>
          <w:caps w:val="0"/>
          <w:noProof/>
          <w:sz w:val="22"/>
          <w:szCs w:val="22"/>
        </w:rPr>
      </w:pPr>
      <w:hyperlink w:anchor="_Toc8306095" w:history="1">
        <w:r w:rsidR="00BB7DDD" w:rsidRPr="00997819">
          <w:rPr>
            <w:rStyle w:val="Hyperlink"/>
            <w:noProof/>
          </w:rPr>
          <w:t>5.</w:t>
        </w:r>
        <w:r w:rsidR="00BB7DDD">
          <w:rPr>
            <w:b w:val="0"/>
            <w:bCs w:val="0"/>
            <w:caps w:val="0"/>
            <w:noProof/>
            <w:sz w:val="22"/>
            <w:szCs w:val="22"/>
          </w:rPr>
          <w:tab/>
        </w:r>
        <w:r w:rsidR="00BB7DDD" w:rsidRPr="00997819">
          <w:rPr>
            <w:rStyle w:val="Hyperlink"/>
            <w:noProof/>
          </w:rPr>
          <w:t>PRODUCTION SETUP</w:t>
        </w:r>
        <w:r w:rsidR="00BB7DDD">
          <w:rPr>
            <w:noProof/>
            <w:webHidden/>
          </w:rPr>
          <w:tab/>
        </w:r>
        <w:r w:rsidR="00BB7DDD">
          <w:rPr>
            <w:noProof/>
            <w:webHidden/>
          </w:rPr>
          <w:fldChar w:fldCharType="begin"/>
        </w:r>
        <w:r w:rsidR="00BB7DDD">
          <w:rPr>
            <w:noProof/>
            <w:webHidden/>
          </w:rPr>
          <w:instrText xml:space="preserve"> PAGEREF _Toc8306095 \h </w:instrText>
        </w:r>
        <w:r w:rsidR="00BB7DDD">
          <w:rPr>
            <w:noProof/>
            <w:webHidden/>
          </w:rPr>
        </w:r>
        <w:r w:rsidR="00BB7DDD">
          <w:rPr>
            <w:noProof/>
            <w:webHidden/>
          </w:rPr>
          <w:fldChar w:fldCharType="separate"/>
        </w:r>
        <w:r w:rsidR="00BB7DDD">
          <w:rPr>
            <w:noProof/>
            <w:webHidden/>
          </w:rPr>
          <w:t>112</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100" w:history="1">
        <w:r w:rsidR="00BB7DDD" w:rsidRPr="00997819">
          <w:rPr>
            <w:rStyle w:val="Hyperlink"/>
            <w:noProof/>
          </w:rPr>
          <w:t>5.1</w:t>
        </w:r>
        <w:r w:rsidR="00BB7DDD">
          <w:rPr>
            <w:smallCaps w:val="0"/>
            <w:noProof/>
            <w:sz w:val="22"/>
            <w:szCs w:val="22"/>
          </w:rPr>
          <w:tab/>
        </w:r>
        <w:r w:rsidR="00BB7DDD" w:rsidRPr="00997819">
          <w:rPr>
            <w:rStyle w:val="Hyperlink"/>
            <w:noProof/>
          </w:rPr>
          <w:t>PRODUCTION SERVICE SETUP</w:t>
        </w:r>
        <w:r w:rsidR="00BB7DDD">
          <w:rPr>
            <w:noProof/>
            <w:webHidden/>
          </w:rPr>
          <w:tab/>
        </w:r>
        <w:r w:rsidR="00BB7DDD">
          <w:rPr>
            <w:noProof/>
            <w:webHidden/>
          </w:rPr>
          <w:fldChar w:fldCharType="begin"/>
        </w:r>
        <w:r w:rsidR="00BB7DDD">
          <w:rPr>
            <w:noProof/>
            <w:webHidden/>
          </w:rPr>
          <w:instrText xml:space="preserve"> PAGEREF _Toc8306100 \h </w:instrText>
        </w:r>
        <w:r w:rsidR="00BB7DDD">
          <w:rPr>
            <w:noProof/>
            <w:webHidden/>
          </w:rPr>
        </w:r>
        <w:r w:rsidR="00BB7DDD">
          <w:rPr>
            <w:noProof/>
            <w:webHidden/>
          </w:rPr>
          <w:fldChar w:fldCharType="separate"/>
        </w:r>
        <w:r w:rsidR="00BB7DDD">
          <w:rPr>
            <w:noProof/>
            <w:webHidden/>
          </w:rPr>
          <w:t>112</w:t>
        </w:r>
        <w:r w:rsidR="00BB7DDD">
          <w:rPr>
            <w:noProof/>
            <w:webHidden/>
          </w:rPr>
          <w:fldChar w:fldCharType="end"/>
        </w:r>
      </w:hyperlink>
    </w:p>
    <w:p w:rsidR="00BB7DDD" w:rsidRDefault="00B3466C">
      <w:pPr>
        <w:pStyle w:val="TOC1"/>
        <w:tabs>
          <w:tab w:val="left" w:pos="440"/>
          <w:tab w:val="right" w:leader="dot" w:pos="9736"/>
        </w:tabs>
        <w:rPr>
          <w:b w:val="0"/>
          <w:bCs w:val="0"/>
          <w:caps w:val="0"/>
          <w:noProof/>
          <w:sz w:val="22"/>
          <w:szCs w:val="22"/>
        </w:rPr>
      </w:pPr>
      <w:hyperlink w:anchor="_Toc8306101" w:history="1">
        <w:r w:rsidR="00BB7DDD" w:rsidRPr="00997819">
          <w:rPr>
            <w:rStyle w:val="Hyperlink"/>
            <w:noProof/>
          </w:rPr>
          <w:t>6.</w:t>
        </w:r>
        <w:r w:rsidR="00BB7DDD">
          <w:rPr>
            <w:b w:val="0"/>
            <w:bCs w:val="0"/>
            <w:caps w:val="0"/>
            <w:noProof/>
            <w:sz w:val="22"/>
            <w:szCs w:val="22"/>
          </w:rPr>
          <w:tab/>
        </w:r>
        <w:r w:rsidR="00BB7DDD" w:rsidRPr="00997819">
          <w:rPr>
            <w:rStyle w:val="Hyperlink"/>
            <w:noProof/>
          </w:rPr>
          <w:t>OPERATIONS, MAINTENANCE</w:t>
        </w:r>
        <w:r w:rsidR="00BB7DDD">
          <w:rPr>
            <w:noProof/>
            <w:webHidden/>
          </w:rPr>
          <w:tab/>
        </w:r>
        <w:r w:rsidR="00BB7DDD">
          <w:rPr>
            <w:noProof/>
            <w:webHidden/>
          </w:rPr>
          <w:fldChar w:fldCharType="begin"/>
        </w:r>
        <w:r w:rsidR="00BB7DDD">
          <w:rPr>
            <w:noProof/>
            <w:webHidden/>
          </w:rPr>
          <w:instrText xml:space="preserve"> PAGEREF _Toc8306101 \h </w:instrText>
        </w:r>
        <w:r w:rsidR="00BB7DDD">
          <w:rPr>
            <w:noProof/>
            <w:webHidden/>
          </w:rPr>
        </w:r>
        <w:r w:rsidR="00BB7DDD">
          <w:rPr>
            <w:noProof/>
            <w:webHidden/>
          </w:rPr>
          <w:fldChar w:fldCharType="separate"/>
        </w:r>
        <w:r w:rsidR="00BB7DDD">
          <w:rPr>
            <w:noProof/>
            <w:webHidden/>
          </w:rPr>
          <w:t>112</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103" w:history="1">
        <w:r w:rsidR="00BB7DDD" w:rsidRPr="00997819">
          <w:rPr>
            <w:rStyle w:val="Hyperlink"/>
            <w:noProof/>
          </w:rPr>
          <w:t>6.1</w:t>
        </w:r>
        <w:r w:rsidR="00BB7DDD">
          <w:rPr>
            <w:smallCaps w:val="0"/>
            <w:noProof/>
            <w:sz w:val="22"/>
            <w:szCs w:val="22"/>
          </w:rPr>
          <w:tab/>
        </w:r>
        <w:r w:rsidR="00BB7DDD" w:rsidRPr="00997819">
          <w:rPr>
            <w:rStyle w:val="Hyperlink"/>
            <w:noProof/>
          </w:rPr>
          <w:t>DATA STORAGE</w:t>
        </w:r>
        <w:r w:rsidR="00BB7DDD">
          <w:rPr>
            <w:noProof/>
            <w:webHidden/>
          </w:rPr>
          <w:tab/>
        </w:r>
        <w:r w:rsidR="00BB7DDD">
          <w:rPr>
            <w:noProof/>
            <w:webHidden/>
          </w:rPr>
          <w:fldChar w:fldCharType="begin"/>
        </w:r>
        <w:r w:rsidR="00BB7DDD">
          <w:rPr>
            <w:noProof/>
            <w:webHidden/>
          </w:rPr>
          <w:instrText xml:space="preserve"> PAGEREF _Toc8306103 \h </w:instrText>
        </w:r>
        <w:r w:rsidR="00BB7DDD">
          <w:rPr>
            <w:noProof/>
            <w:webHidden/>
          </w:rPr>
        </w:r>
        <w:r w:rsidR="00BB7DDD">
          <w:rPr>
            <w:noProof/>
            <w:webHidden/>
          </w:rPr>
          <w:fldChar w:fldCharType="separate"/>
        </w:r>
        <w:r w:rsidR="00BB7DDD">
          <w:rPr>
            <w:noProof/>
            <w:webHidden/>
          </w:rPr>
          <w:t>112</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104" w:history="1">
        <w:r w:rsidR="00BB7DDD" w:rsidRPr="00997819">
          <w:rPr>
            <w:rStyle w:val="Hyperlink"/>
            <w:noProof/>
          </w:rPr>
          <w:t>6.1.1</w:t>
        </w:r>
        <w:r w:rsidR="00BB7DDD">
          <w:rPr>
            <w:i w:val="0"/>
            <w:iCs w:val="0"/>
            <w:noProof/>
            <w:sz w:val="22"/>
            <w:szCs w:val="22"/>
          </w:rPr>
          <w:tab/>
        </w:r>
        <w:r w:rsidR="00BB7DDD" w:rsidRPr="00997819">
          <w:rPr>
            <w:rStyle w:val="Hyperlink"/>
            <w:noProof/>
          </w:rPr>
          <w:t>Order Level Attributes</w:t>
        </w:r>
        <w:r w:rsidR="00BB7DDD">
          <w:rPr>
            <w:noProof/>
            <w:webHidden/>
          </w:rPr>
          <w:tab/>
        </w:r>
        <w:r w:rsidR="00BB7DDD">
          <w:rPr>
            <w:noProof/>
            <w:webHidden/>
          </w:rPr>
          <w:fldChar w:fldCharType="begin"/>
        </w:r>
        <w:r w:rsidR="00BB7DDD">
          <w:rPr>
            <w:noProof/>
            <w:webHidden/>
          </w:rPr>
          <w:instrText xml:space="preserve"> PAGEREF _Toc8306104 \h </w:instrText>
        </w:r>
        <w:r w:rsidR="00BB7DDD">
          <w:rPr>
            <w:noProof/>
            <w:webHidden/>
          </w:rPr>
        </w:r>
        <w:r w:rsidR="00BB7DDD">
          <w:rPr>
            <w:noProof/>
            <w:webHidden/>
          </w:rPr>
          <w:fldChar w:fldCharType="separate"/>
        </w:r>
        <w:r w:rsidR="00BB7DDD">
          <w:rPr>
            <w:noProof/>
            <w:webHidden/>
          </w:rPr>
          <w:t>112</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105" w:history="1">
        <w:r w:rsidR="00BB7DDD" w:rsidRPr="00997819">
          <w:rPr>
            <w:rStyle w:val="Hyperlink"/>
            <w:noProof/>
          </w:rPr>
          <w:t>6.1.2</w:t>
        </w:r>
        <w:r w:rsidR="00BB7DDD">
          <w:rPr>
            <w:i w:val="0"/>
            <w:iCs w:val="0"/>
            <w:noProof/>
            <w:sz w:val="22"/>
            <w:szCs w:val="22"/>
          </w:rPr>
          <w:tab/>
        </w:r>
        <w:r w:rsidR="00BB7DDD" w:rsidRPr="00997819">
          <w:rPr>
            <w:rStyle w:val="Hyperlink"/>
            <w:noProof/>
          </w:rPr>
          <w:t>Order Payment Instrument Attributes</w:t>
        </w:r>
        <w:r w:rsidR="00BB7DDD">
          <w:rPr>
            <w:noProof/>
            <w:webHidden/>
          </w:rPr>
          <w:tab/>
        </w:r>
        <w:r w:rsidR="00BB7DDD">
          <w:rPr>
            <w:noProof/>
            <w:webHidden/>
          </w:rPr>
          <w:fldChar w:fldCharType="begin"/>
        </w:r>
        <w:r w:rsidR="00BB7DDD">
          <w:rPr>
            <w:noProof/>
            <w:webHidden/>
          </w:rPr>
          <w:instrText xml:space="preserve"> PAGEREF _Toc8306105 \h </w:instrText>
        </w:r>
        <w:r w:rsidR="00BB7DDD">
          <w:rPr>
            <w:noProof/>
            <w:webHidden/>
          </w:rPr>
        </w:r>
        <w:r w:rsidR="00BB7DDD">
          <w:rPr>
            <w:noProof/>
            <w:webHidden/>
          </w:rPr>
          <w:fldChar w:fldCharType="separate"/>
        </w:r>
        <w:r w:rsidR="00BB7DDD">
          <w:rPr>
            <w:noProof/>
            <w:webHidden/>
          </w:rPr>
          <w:t>114</w:t>
        </w:r>
        <w:r w:rsidR="00BB7DDD">
          <w:rPr>
            <w:noProof/>
            <w:webHidden/>
          </w:rPr>
          <w:fldChar w:fldCharType="end"/>
        </w:r>
      </w:hyperlink>
    </w:p>
    <w:p w:rsidR="00BB7DDD" w:rsidRDefault="00B3466C">
      <w:pPr>
        <w:pStyle w:val="TOC3"/>
        <w:tabs>
          <w:tab w:val="left" w:pos="1100"/>
          <w:tab w:val="right" w:leader="dot" w:pos="9736"/>
        </w:tabs>
        <w:rPr>
          <w:i w:val="0"/>
          <w:iCs w:val="0"/>
          <w:noProof/>
          <w:sz w:val="22"/>
          <w:szCs w:val="22"/>
        </w:rPr>
      </w:pPr>
      <w:hyperlink w:anchor="_Toc8306106" w:history="1">
        <w:r w:rsidR="00BB7DDD" w:rsidRPr="00997819">
          <w:rPr>
            <w:rStyle w:val="Hyperlink"/>
            <w:noProof/>
          </w:rPr>
          <w:t>6.1.3</w:t>
        </w:r>
        <w:r w:rsidR="00BB7DDD">
          <w:rPr>
            <w:i w:val="0"/>
            <w:iCs w:val="0"/>
            <w:noProof/>
            <w:sz w:val="22"/>
            <w:szCs w:val="22"/>
          </w:rPr>
          <w:tab/>
        </w:r>
        <w:r w:rsidR="00BB7DDD" w:rsidRPr="00997819">
          <w:rPr>
            <w:rStyle w:val="Hyperlink"/>
            <w:noProof/>
          </w:rPr>
          <w:t>Order Notification Custom Object</w:t>
        </w:r>
        <w:r w:rsidR="00BB7DDD">
          <w:rPr>
            <w:noProof/>
            <w:webHidden/>
          </w:rPr>
          <w:tab/>
        </w:r>
        <w:r w:rsidR="00BB7DDD">
          <w:rPr>
            <w:noProof/>
            <w:webHidden/>
          </w:rPr>
          <w:fldChar w:fldCharType="begin"/>
        </w:r>
        <w:r w:rsidR="00BB7DDD">
          <w:rPr>
            <w:noProof/>
            <w:webHidden/>
          </w:rPr>
          <w:instrText xml:space="preserve"> PAGEREF _Toc8306106 \h </w:instrText>
        </w:r>
        <w:r w:rsidR="00BB7DDD">
          <w:rPr>
            <w:noProof/>
            <w:webHidden/>
          </w:rPr>
        </w:r>
        <w:r w:rsidR="00BB7DDD">
          <w:rPr>
            <w:noProof/>
            <w:webHidden/>
          </w:rPr>
          <w:fldChar w:fldCharType="separate"/>
        </w:r>
        <w:r w:rsidR="00BB7DDD">
          <w:rPr>
            <w:noProof/>
            <w:webHidden/>
          </w:rPr>
          <w:t>114</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107" w:history="1">
        <w:r w:rsidR="00BB7DDD" w:rsidRPr="00997819">
          <w:rPr>
            <w:rStyle w:val="Hyperlink"/>
            <w:noProof/>
          </w:rPr>
          <w:t>6.2</w:t>
        </w:r>
        <w:r w:rsidR="00BB7DDD">
          <w:rPr>
            <w:smallCaps w:val="0"/>
            <w:noProof/>
            <w:sz w:val="22"/>
            <w:szCs w:val="22"/>
          </w:rPr>
          <w:tab/>
        </w:r>
        <w:r w:rsidR="00BB7DDD" w:rsidRPr="00997819">
          <w:rPr>
            <w:rStyle w:val="Hyperlink"/>
            <w:noProof/>
          </w:rPr>
          <w:t>AVAILABILITY</w:t>
        </w:r>
        <w:r w:rsidR="00BB7DDD">
          <w:rPr>
            <w:noProof/>
            <w:webHidden/>
          </w:rPr>
          <w:tab/>
        </w:r>
        <w:r w:rsidR="00BB7DDD">
          <w:rPr>
            <w:noProof/>
            <w:webHidden/>
          </w:rPr>
          <w:fldChar w:fldCharType="begin"/>
        </w:r>
        <w:r w:rsidR="00BB7DDD">
          <w:rPr>
            <w:noProof/>
            <w:webHidden/>
          </w:rPr>
          <w:instrText xml:space="preserve"> PAGEREF _Toc8306107 \h </w:instrText>
        </w:r>
        <w:r w:rsidR="00BB7DDD">
          <w:rPr>
            <w:noProof/>
            <w:webHidden/>
          </w:rPr>
        </w:r>
        <w:r w:rsidR="00BB7DDD">
          <w:rPr>
            <w:noProof/>
            <w:webHidden/>
          </w:rPr>
          <w:fldChar w:fldCharType="separate"/>
        </w:r>
        <w:r w:rsidR="00BB7DDD">
          <w:rPr>
            <w:noProof/>
            <w:webHidden/>
          </w:rPr>
          <w:t>115</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108" w:history="1">
        <w:r w:rsidR="00BB7DDD" w:rsidRPr="00997819">
          <w:rPr>
            <w:rStyle w:val="Hyperlink"/>
            <w:noProof/>
          </w:rPr>
          <w:t>6.3</w:t>
        </w:r>
        <w:r w:rsidR="00BB7DDD">
          <w:rPr>
            <w:smallCaps w:val="0"/>
            <w:noProof/>
            <w:sz w:val="22"/>
            <w:szCs w:val="22"/>
          </w:rPr>
          <w:tab/>
        </w:r>
        <w:r w:rsidR="00BB7DDD" w:rsidRPr="00997819">
          <w:rPr>
            <w:rStyle w:val="Hyperlink"/>
            <w:noProof/>
          </w:rPr>
          <w:t>SUPPORT</w:t>
        </w:r>
        <w:r w:rsidR="00BB7DDD">
          <w:rPr>
            <w:noProof/>
            <w:webHidden/>
          </w:rPr>
          <w:tab/>
        </w:r>
        <w:r w:rsidR="00BB7DDD">
          <w:rPr>
            <w:noProof/>
            <w:webHidden/>
          </w:rPr>
          <w:fldChar w:fldCharType="begin"/>
        </w:r>
        <w:r w:rsidR="00BB7DDD">
          <w:rPr>
            <w:noProof/>
            <w:webHidden/>
          </w:rPr>
          <w:instrText xml:space="preserve"> PAGEREF _Toc8306108 \h </w:instrText>
        </w:r>
        <w:r w:rsidR="00BB7DDD">
          <w:rPr>
            <w:noProof/>
            <w:webHidden/>
          </w:rPr>
        </w:r>
        <w:r w:rsidR="00BB7DDD">
          <w:rPr>
            <w:noProof/>
            <w:webHidden/>
          </w:rPr>
          <w:fldChar w:fldCharType="separate"/>
        </w:r>
        <w:r w:rsidR="00BB7DDD">
          <w:rPr>
            <w:noProof/>
            <w:webHidden/>
          </w:rPr>
          <w:t>115</w:t>
        </w:r>
        <w:r w:rsidR="00BB7DDD">
          <w:rPr>
            <w:noProof/>
            <w:webHidden/>
          </w:rPr>
          <w:fldChar w:fldCharType="end"/>
        </w:r>
      </w:hyperlink>
    </w:p>
    <w:p w:rsidR="00BB7DDD" w:rsidRDefault="00B3466C">
      <w:pPr>
        <w:pStyle w:val="TOC1"/>
        <w:tabs>
          <w:tab w:val="left" w:pos="440"/>
          <w:tab w:val="right" w:leader="dot" w:pos="9736"/>
        </w:tabs>
        <w:rPr>
          <w:b w:val="0"/>
          <w:bCs w:val="0"/>
          <w:caps w:val="0"/>
          <w:noProof/>
          <w:sz w:val="22"/>
          <w:szCs w:val="22"/>
        </w:rPr>
      </w:pPr>
      <w:hyperlink w:anchor="_Toc8306109" w:history="1">
        <w:r w:rsidR="00BB7DDD" w:rsidRPr="00997819">
          <w:rPr>
            <w:rStyle w:val="Hyperlink"/>
            <w:noProof/>
          </w:rPr>
          <w:t>7.</w:t>
        </w:r>
        <w:r w:rsidR="00BB7DDD">
          <w:rPr>
            <w:b w:val="0"/>
            <w:bCs w:val="0"/>
            <w:caps w:val="0"/>
            <w:noProof/>
            <w:sz w:val="22"/>
            <w:szCs w:val="22"/>
          </w:rPr>
          <w:tab/>
        </w:r>
        <w:r w:rsidR="00BB7DDD" w:rsidRPr="00997819">
          <w:rPr>
            <w:rStyle w:val="Hyperlink"/>
            <w:noProof/>
          </w:rPr>
          <w:t>USER GUIDE</w:t>
        </w:r>
        <w:r w:rsidR="00BB7DDD">
          <w:rPr>
            <w:noProof/>
            <w:webHidden/>
          </w:rPr>
          <w:tab/>
        </w:r>
        <w:r w:rsidR="00BB7DDD">
          <w:rPr>
            <w:noProof/>
            <w:webHidden/>
          </w:rPr>
          <w:fldChar w:fldCharType="begin"/>
        </w:r>
        <w:r w:rsidR="00BB7DDD">
          <w:rPr>
            <w:noProof/>
            <w:webHidden/>
          </w:rPr>
          <w:instrText xml:space="preserve"> PAGEREF _Toc8306109 \h </w:instrText>
        </w:r>
        <w:r w:rsidR="00BB7DDD">
          <w:rPr>
            <w:noProof/>
            <w:webHidden/>
          </w:rPr>
        </w:r>
        <w:r w:rsidR="00BB7DDD">
          <w:rPr>
            <w:noProof/>
            <w:webHidden/>
          </w:rPr>
          <w:fldChar w:fldCharType="separate"/>
        </w:r>
        <w:r w:rsidR="00BB7DDD">
          <w:rPr>
            <w:noProof/>
            <w:webHidden/>
          </w:rPr>
          <w:t>116</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111" w:history="1">
        <w:r w:rsidR="00BB7DDD" w:rsidRPr="00997819">
          <w:rPr>
            <w:rStyle w:val="Hyperlink"/>
            <w:noProof/>
          </w:rPr>
          <w:t>7.1</w:t>
        </w:r>
        <w:r w:rsidR="00BB7DDD">
          <w:rPr>
            <w:smallCaps w:val="0"/>
            <w:noProof/>
            <w:sz w:val="22"/>
            <w:szCs w:val="22"/>
          </w:rPr>
          <w:tab/>
        </w:r>
        <w:r w:rsidR="00BB7DDD" w:rsidRPr="00997819">
          <w:rPr>
            <w:rStyle w:val="Hyperlink"/>
            <w:noProof/>
          </w:rPr>
          <w:t>ROLES, RESPONSIBILITIES</w:t>
        </w:r>
        <w:r w:rsidR="00BB7DDD">
          <w:rPr>
            <w:noProof/>
            <w:webHidden/>
          </w:rPr>
          <w:tab/>
        </w:r>
        <w:r w:rsidR="00BB7DDD">
          <w:rPr>
            <w:noProof/>
            <w:webHidden/>
          </w:rPr>
          <w:fldChar w:fldCharType="begin"/>
        </w:r>
        <w:r w:rsidR="00BB7DDD">
          <w:rPr>
            <w:noProof/>
            <w:webHidden/>
          </w:rPr>
          <w:instrText xml:space="preserve"> PAGEREF _Toc8306111 \h </w:instrText>
        </w:r>
        <w:r w:rsidR="00BB7DDD">
          <w:rPr>
            <w:noProof/>
            <w:webHidden/>
          </w:rPr>
        </w:r>
        <w:r w:rsidR="00BB7DDD">
          <w:rPr>
            <w:noProof/>
            <w:webHidden/>
          </w:rPr>
          <w:fldChar w:fldCharType="separate"/>
        </w:r>
        <w:r w:rsidR="00BB7DDD">
          <w:rPr>
            <w:noProof/>
            <w:webHidden/>
          </w:rPr>
          <w:t>116</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112" w:history="1">
        <w:r w:rsidR="00BB7DDD" w:rsidRPr="00997819">
          <w:rPr>
            <w:rStyle w:val="Hyperlink"/>
            <w:noProof/>
          </w:rPr>
          <w:t>7.2</w:t>
        </w:r>
        <w:r w:rsidR="00BB7DDD">
          <w:rPr>
            <w:smallCaps w:val="0"/>
            <w:noProof/>
            <w:sz w:val="22"/>
            <w:szCs w:val="22"/>
          </w:rPr>
          <w:tab/>
        </w:r>
        <w:r w:rsidR="00BB7DDD" w:rsidRPr="00997819">
          <w:rPr>
            <w:rStyle w:val="Hyperlink"/>
            <w:noProof/>
          </w:rPr>
          <w:t>BUSINESS MANAGER</w:t>
        </w:r>
        <w:r w:rsidR="00BB7DDD">
          <w:rPr>
            <w:noProof/>
            <w:webHidden/>
          </w:rPr>
          <w:tab/>
        </w:r>
        <w:r w:rsidR="00BB7DDD">
          <w:rPr>
            <w:noProof/>
            <w:webHidden/>
          </w:rPr>
          <w:fldChar w:fldCharType="begin"/>
        </w:r>
        <w:r w:rsidR="00BB7DDD">
          <w:rPr>
            <w:noProof/>
            <w:webHidden/>
          </w:rPr>
          <w:instrText xml:space="preserve"> PAGEREF _Toc8306112 \h </w:instrText>
        </w:r>
        <w:r w:rsidR="00BB7DDD">
          <w:rPr>
            <w:noProof/>
            <w:webHidden/>
          </w:rPr>
        </w:r>
        <w:r w:rsidR="00BB7DDD">
          <w:rPr>
            <w:noProof/>
            <w:webHidden/>
          </w:rPr>
          <w:fldChar w:fldCharType="separate"/>
        </w:r>
        <w:r w:rsidR="00BB7DDD">
          <w:rPr>
            <w:noProof/>
            <w:webHidden/>
          </w:rPr>
          <w:t>116</w:t>
        </w:r>
        <w:r w:rsidR="00BB7DDD">
          <w:rPr>
            <w:noProof/>
            <w:webHidden/>
          </w:rPr>
          <w:fldChar w:fldCharType="end"/>
        </w:r>
      </w:hyperlink>
    </w:p>
    <w:p w:rsidR="00BB7DDD" w:rsidRDefault="00B3466C">
      <w:pPr>
        <w:pStyle w:val="TOC2"/>
        <w:tabs>
          <w:tab w:val="left" w:pos="880"/>
          <w:tab w:val="right" w:leader="dot" w:pos="9736"/>
        </w:tabs>
        <w:rPr>
          <w:smallCaps w:val="0"/>
          <w:noProof/>
          <w:sz w:val="22"/>
          <w:szCs w:val="22"/>
        </w:rPr>
      </w:pPr>
      <w:hyperlink w:anchor="_Toc8306113" w:history="1">
        <w:r w:rsidR="00BB7DDD" w:rsidRPr="00997819">
          <w:rPr>
            <w:rStyle w:val="Hyperlink"/>
            <w:noProof/>
          </w:rPr>
          <w:t>7.3</w:t>
        </w:r>
        <w:r w:rsidR="00BB7DDD">
          <w:rPr>
            <w:smallCaps w:val="0"/>
            <w:noProof/>
            <w:sz w:val="22"/>
            <w:szCs w:val="22"/>
          </w:rPr>
          <w:tab/>
        </w:r>
        <w:r w:rsidR="00BB7DDD" w:rsidRPr="00997819">
          <w:rPr>
            <w:rStyle w:val="Hyperlink"/>
            <w:noProof/>
          </w:rPr>
          <w:t>STOREFRONT FUNCTIONALITY</w:t>
        </w:r>
        <w:r w:rsidR="00BB7DDD">
          <w:rPr>
            <w:noProof/>
            <w:webHidden/>
          </w:rPr>
          <w:tab/>
        </w:r>
        <w:r w:rsidR="00BB7DDD">
          <w:rPr>
            <w:noProof/>
            <w:webHidden/>
          </w:rPr>
          <w:fldChar w:fldCharType="begin"/>
        </w:r>
        <w:r w:rsidR="00BB7DDD">
          <w:rPr>
            <w:noProof/>
            <w:webHidden/>
          </w:rPr>
          <w:instrText xml:space="preserve"> PAGEREF _Toc8306113 \h </w:instrText>
        </w:r>
        <w:r w:rsidR="00BB7DDD">
          <w:rPr>
            <w:noProof/>
            <w:webHidden/>
          </w:rPr>
        </w:r>
        <w:r w:rsidR="00BB7DDD">
          <w:rPr>
            <w:noProof/>
            <w:webHidden/>
          </w:rPr>
          <w:fldChar w:fldCharType="separate"/>
        </w:r>
        <w:r w:rsidR="00BB7DDD">
          <w:rPr>
            <w:noProof/>
            <w:webHidden/>
          </w:rPr>
          <w:t>116</w:t>
        </w:r>
        <w:r w:rsidR="00BB7DDD">
          <w:rPr>
            <w:noProof/>
            <w:webHidden/>
          </w:rPr>
          <w:fldChar w:fldCharType="end"/>
        </w:r>
      </w:hyperlink>
    </w:p>
    <w:p w:rsidR="00BB7DDD" w:rsidRDefault="00B3466C">
      <w:pPr>
        <w:pStyle w:val="TOC1"/>
        <w:tabs>
          <w:tab w:val="left" w:pos="440"/>
          <w:tab w:val="right" w:leader="dot" w:pos="9736"/>
        </w:tabs>
        <w:rPr>
          <w:b w:val="0"/>
          <w:bCs w:val="0"/>
          <w:caps w:val="0"/>
          <w:noProof/>
          <w:sz w:val="22"/>
          <w:szCs w:val="22"/>
        </w:rPr>
      </w:pPr>
      <w:hyperlink w:anchor="_Toc8306114" w:history="1">
        <w:r w:rsidR="00BB7DDD" w:rsidRPr="00997819">
          <w:rPr>
            <w:rStyle w:val="Hyperlink"/>
            <w:noProof/>
          </w:rPr>
          <w:t>1.</w:t>
        </w:r>
        <w:r w:rsidR="00BB7DDD">
          <w:rPr>
            <w:b w:val="0"/>
            <w:bCs w:val="0"/>
            <w:caps w:val="0"/>
            <w:noProof/>
            <w:sz w:val="22"/>
            <w:szCs w:val="22"/>
          </w:rPr>
          <w:tab/>
        </w:r>
        <w:r w:rsidR="00BB7DDD" w:rsidRPr="00997819">
          <w:rPr>
            <w:rStyle w:val="Hyperlink"/>
            <w:noProof/>
          </w:rPr>
          <w:t>KNOWN ISSUES</w:t>
        </w:r>
        <w:r w:rsidR="00BB7DDD">
          <w:rPr>
            <w:noProof/>
            <w:webHidden/>
          </w:rPr>
          <w:tab/>
        </w:r>
        <w:r w:rsidR="00BB7DDD">
          <w:rPr>
            <w:noProof/>
            <w:webHidden/>
          </w:rPr>
          <w:fldChar w:fldCharType="begin"/>
        </w:r>
        <w:r w:rsidR="00BB7DDD">
          <w:rPr>
            <w:noProof/>
            <w:webHidden/>
          </w:rPr>
          <w:instrText xml:space="preserve"> PAGEREF _Toc8306114 \h </w:instrText>
        </w:r>
        <w:r w:rsidR="00BB7DDD">
          <w:rPr>
            <w:noProof/>
            <w:webHidden/>
          </w:rPr>
        </w:r>
        <w:r w:rsidR="00BB7DDD">
          <w:rPr>
            <w:noProof/>
            <w:webHidden/>
          </w:rPr>
          <w:fldChar w:fldCharType="separate"/>
        </w:r>
        <w:r w:rsidR="00BB7DDD">
          <w:rPr>
            <w:noProof/>
            <w:webHidden/>
          </w:rPr>
          <w:t>116</w:t>
        </w:r>
        <w:r w:rsidR="00BB7DDD">
          <w:rPr>
            <w:noProof/>
            <w:webHidden/>
          </w:rPr>
          <w:fldChar w:fldCharType="end"/>
        </w:r>
      </w:hyperlink>
    </w:p>
    <w:p w:rsidR="00BB7DDD" w:rsidRDefault="00B3466C">
      <w:pPr>
        <w:pStyle w:val="TOC1"/>
        <w:tabs>
          <w:tab w:val="left" w:pos="440"/>
          <w:tab w:val="right" w:leader="dot" w:pos="9736"/>
        </w:tabs>
        <w:rPr>
          <w:b w:val="0"/>
          <w:bCs w:val="0"/>
          <w:caps w:val="0"/>
          <w:noProof/>
          <w:sz w:val="22"/>
          <w:szCs w:val="22"/>
        </w:rPr>
      </w:pPr>
      <w:hyperlink w:anchor="_Toc8306115" w:history="1">
        <w:r w:rsidR="00BB7DDD" w:rsidRPr="00997819">
          <w:rPr>
            <w:rStyle w:val="Hyperlink"/>
            <w:noProof/>
          </w:rPr>
          <w:t>2.</w:t>
        </w:r>
        <w:r w:rsidR="00BB7DDD">
          <w:rPr>
            <w:b w:val="0"/>
            <w:bCs w:val="0"/>
            <w:caps w:val="0"/>
            <w:noProof/>
            <w:sz w:val="22"/>
            <w:szCs w:val="22"/>
          </w:rPr>
          <w:tab/>
        </w:r>
        <w:r w:rsidR="00BB7DDD" w:rsidRPr="00997819">
          <w:rPr>
            <w:rStyle w:val="Hyperlink"/>
            <w:noProof/>
          </w:rPr>
          <w:t>RELEASE HISTORY</w:t>
        </w:r>
        <w:r w:rsidR="00BB7DDD">
          <w:rPr>
            <w:noProof/>
            <w:webHidden/>
          </w:rPr>
          <w:tab/>
        </w:r>
        <w:r w:rsidR="00BB7DDD">
          <w:rPr>
            <w:noProof/>
            <w:webHidden/>
          </w:rPr>
          <w:fldChar w:fldCharType="begin"/>
        </w:r>
        <w:r w:rsidR="00BB7DDD">
          <w:rPr>
            <w:noProof/>
            <w:webHidden/>
          </w:rPr>
          <w:instrText xml:space="preserve"> PAGEREF _Toc8306115 \h </w:instrText>
        </w:r>
        <w:r w:rsidR="00BB7DDD">
          <w:rPr>
            <w:noProof/>
            <w:webHidden/>
          </w:rPr>
        </w:r>
        <w:r w:rsidR="00BB7DDD">
          <w:rPr>
            <w:noProof/>
            <w:webHidden/>
          </w:rPr>
          <w:fldChar w:fldCharType="separate"/>
        </w:r>
        <w:r w:rsidR="00BB7DDD">
          <w:rPr>
            <w:noProof/>
            <w:webHidden/>
          </w:rPr>
          <w:t>117</w:t>
        </w:r>
        <w:r w:rsidR="00BB7DDD">
          <w:rPr>
            <w:noProof/>
            <w:webHidden/>
          </w:rPr>
          <w:fldChar w:fldCharType="end"/>
        </w:r>
      </w:hyperlink>
    </w:p>
    <w:p w:rsidR="00BB7DDD" w:rsidRDefault="00B3466C">
      <w:pPr>
        <w:pStyle w:val="TOC1"/>
        <w:tabs>
          <w:tab w:val="right" w:leader="dot" w:pos="9736"/>
        </w:tabs>
        <w:rPr>
          <w:b w:val="0"/>
          <w:bCs w:val="0"/>
          <w:caps w:val="0"/>
          <w:noProof/>
          <w:sz w:val="22"/>
          <w:szCs w:val="22"/>
        </w:rPr>
      </w:pPr>
      <w:hyperlink w:anchor="_Toc8306116" w:history="1">
        <w:r w:rsidR="00BB7DDD" w:rsidRPr="00997819">
          <w:rPr>
            <w:rStyle w:val="Hyperlink"/>
            <w:noProof/>
          </w:rPr>
          <w:t>APPENDIX A: APM/Card mapping keys</w:t>
        </w:r>
        <w:r w:rsidR="00BB7DDD">
          <w:rPr>
            <w:noProof/>
            <w:webHidden/>
          </w:rPr>
          <w:tab/>
        </w:r>
        <w:r w:rsidR="00BB7DDD">
          <w:rPr>
            <w:noProof/>
            <w:webHidden/>
          </w:rPr>
          <w:fldChar w:fldCharType="begin"/>
        </w:r>
        <w:r w:rsidR="00BB7DDD">
          <w:rPr>
            <w:noProof/>
            <w:webHidden/>
          </w:rPr>
          <w:instrText xml:space="preserve"> PAGEREF _Toc8306116 \h </w:instrText>
        </w:r>
        <w:r w:rsidR="00BB7DDD">
          <w:rPr>
            <w:noProof/>
            <w:webHidden/>
          </w:rPr>
        </w:r>
        <w:r w:rsidR="00BB7DDD">
          <w:rPr>
            <w:noProof/>
            <w:webHidden/>
          </w:rPr>
          <w:fldChar w:fldCharType="separate"/>
        </w:r>
        <w:r w:rsidR="00BB7DDD">
          <w:rPr>
            <w:noProof/>
            <w:webHidden/>
          </w:rPr>
          <w:t>118</w:t>
        </w:r>
        <w:r w:rsidR="00BB7DDD">
          <w:rPr>
            <w:noProof/>
            <w:webHidden/>
          </w:rPr>
          <w:fldChar w:fldCharType="end"/>
        </w:r>
      </w:hyperlink>
    </w:p>
    <w:p w:rsidR="00BB7DDD" w:rsidRDefault="00B3466C">
      <w:pPr>
        <w:pStyle w:val="TOC1"/>
        <w:tabs>
          <w:tab w:val="right" w:leader="dot" w:pos="9736"/>
        </w:tabs>
        <w:rPr>
          <w:b w:val="0"/>
          <w:bCs w:val="0"/>
          <w:caps w:val="0"/>
          <w:noProof/>
          <w:sz w:val="22"/>
          <w:szCs w:val="22"/>
        </w:rPr>
      </w:pPr>
      <w:hyperlink w:anchor="_Toc8306117" w:history="1">
        <w:r w:rsidR="00BB7DDD" w:rsidRPr="00997819">
          <w:rPr>
            <w:rStyle w:val="Hyperlink"/>
            <w:noProof/>
          </w:rPr>
          <w:t>APPENDIX B: IDEAL Bank List</w:t>
        </w:r>
        <w:r w:rsidR="00BB7DDD">
          <w:rPr>
            <w:noProof/>
            <w:webHidden/>
          </w:rPr>
          <w:tab/>
        </w:r>
        <w:r w:rsidR="00BB7DDD">
          <w:rPr>
            <w:noProof/>
            <w:webHidden/>
          </w:rPr>
          <w:fldChar w:fldCharType="begin"/>
        </w:r>
        <w:r w:rsidR="00BB7DDD">
          <w:rPr>
            <w:noProof/>
            <w:webHidden/>
          </w:rPr>
          <w:instrText xml:space="preserve"> PAGEREF _Toc8306117 \h </w:instrText>
        </w:r>
        <w:r w:rsidR="00BB7DDD">
          <w:rPr>
            <w:noProof/>
            <w:webHidden/>
          </w:rPr>
        </w:r>
        <w:r w:rsidR="00BB7DDD">
          <w:rPr>
            <w:noProof/>
            <w:webHidden/>
          </w:rPr>
          <w:fldChar w:fldCharType="separate"/>
        </w:r>
        <w:r w:rsidR="00BB7DDD">
          <w:rPr>
            <w:noProof/>
            <w:webHidden/>
          </w:rPr>
          <w:t>120</w:t>
        </w:r>
        <w:r w:rsidR="00BB7DDD">
          <w:rPr>
            <w:noProof/>
            <w:webHidden/>
          </w:rPr>
          <w:fldChar w:fldCharType="end"/>
        </w:r>
      </w:hyperlink>
    </w:p>
    <w:p w:rsidR="00BB7DDD" w:rsidRDefault="00B3466C">
      <w:pPr>
        <w:pStyle w:val="TOC1"/>
        <w:tabs>
          <w:tab w:val="right" w:leader="dot" w:pos="9736"/>
        </w:tabs>
        <w:rPr>
          <w:b w:val="0"/>
          <w:bCs w:val="0"/>
          <w:caps w:val="0"/>
          <w:noProof/>
          <w:sz w:val="22"/>
          <w:szCs w:val="22"/>
        </w:rPr>
      </w:pPr>
      <w:hyperlink w:anchor="_Toc8306118" w:history="1">
        <w:r w:rsidR="00BB7DDD" w:rsidRPr="00997819">
          <w:rPr>
            <w:rStyle w:val="Hyperlink"/>
            <w:noProof/>
          </w:rPr>
          <w:t>APPENDIX C: Error Codes and Error Messages for Transaction Notification</w:t>
        </w:r>
        <w:r w:rsidR="00BB7DDD">
          <w:rPr>
            <w:noProof/>
            <w:webHidden/>
          </w:rPr>
          <w:tab/>
        </w:r>
        <w:r w:rsidR="00BB7DDD">
          <w:rPr>
            <w:noProof/>
            <w:webHidden/>
          </w:rPr>
          <w:fldChar w:fldCharType="begin"/>
        </w:r>
        <w:r w:rsidR="00BB7DDD">
          <w:rPr>
            <w:noProof/>
            <w:webHidden/>
          </w:rPr>
          <w:instrText xml:space="preserve"> PAGEREF _Toc8306118 \h </w:instrText>
        </w:r>
        <w:r w:rsidR="00BB7DDD">
          <w:rPr>
            <w:noProof/>
            <w:webHidden/>
          </w:rPr>
        </w:r>
        <w:r w:rsidR="00BB7DDD">
          <w:rPr>
            <w:noProof/>
            <w:webHidden/>
          </w:rPr>
          <w:fldChar w:fldCharType="separate"/>
        </w:r>
        <w:r w:rsidR="00BB7DDD">
          <w:rPr>
            <w:noProof/>
            <w:webHidden/>
          </w:rPr>
          <w:t>120</w:t>
        </w:r>
        <w:r w:rsidR="00BB7DDD">
          <w:rPr>
            <w:noProof/>
            <w:webHidden/>
          </w:rPr>
          <w:fldChar w:fldCharType="end"/>
        </w:r>
      </w:hyperlink>
    </w:p>
    <w:p w:rsidR="00BB7DDD" w:rsidRDefault="00B3466C">
      <w:pPr>
        <w:pStyle w:val="TOC1"/>
        <w:tabs>
          <w:tab w:val="right" w:leader="dot" w:pos="9736"/>
        </w:tabs>
        <w:rPr>
          <w:b w:val="0"/>
          <w:bCs w:val="0"/>
          <w:caps w:val="0"/>
          <w:noProof/>
          <w:sz w:val="22"/>
          <w:szCs w:val="22"/>
        </w:rPr>
      </w:pPr>
      <w:hyperlink w:anchor="_Toc8306119" w:history="1">
        <w:r w:rsidR="00BB7DDD" w:rsidRPr="00997819">
          <w:rPr>
            <w:rStyle w:val="Hyperlink"/>
            <w:noProof/>
          </w:rPr>
          <w:t>APPENDIX D: Order Notification and SFCC Order status mapping</w:t>
        </w:r>
        <w:r w:rsidR="00BB7DDD">
          <w:rPr>
            <w:noProof/>
            <w:webHidden/>
          </w:rPr>
          <w:tab/>
        </w:r>
        <w:r w:rsidR="00BB7DDD">
          <w:rPr>
            <w:noProof/>
            <w:webHidden/>
          </w:rPr>
          <w:fldChar w:fldCharType="begin"/>
        </w:r>
        <w:r w:rsidR="00BB7DDD">
          <w:rPr>
            <w:noProof/>
            <w:webHidden/>
          </w:rPr>
          <w:instrText xml:space="preserve"> PAGEREF _Toc8306119 \h </w:instrText>
        </w:r>
        <w:r w:rsidR="00BB7DDD">
          <w:rPr>
            <w:noProof/>
            <w:webHidden/>
          </w:rPr>
        </w:r>
        <w:r w:rsidR="00BB7DDD">
          <w:rPr>
            <w:noProof/>
            <w:webHidden/>
          </w:rPr>
          <w:fldChar w:fldCharType="separate"/>
        </w:r>
        <w:r w:rsidR="00BB7DDD">
          <w:rPr>
            <w:noProof/>
            <w:webHidden/>
          </w:rPr>
          <w:t>121</w:t>
        </w:r>
        <w:r w:rsidR="00BB7DDD">
          <w:rPr>
            <w:noProof/>
            <w:webHidden/>
          </w:rPr>
          <w:fldChar w:fldCharType="end"/>
        </w:r>
      </w:hyperlink>
    </w:p>
    <w:p w:rsidR="00BB7DDD" w:rsidRDefault="00B3466C">
      <w:pPr>
        <w:pStyle w:val="TOC1"/>
        <w:tabs>
          <w:tab w:val="right" w:leader="dot" w:pos="9736"/>
        </w:tabs>
        <w:rPr>
          <w:b w:val="0"/>
          <w:bCs w:val="0"/>
          <w:caps w:val="0"/>
          <w:noProof/>
          <w:sz w:val="22"/>
          <w:szCs w:val="22"/>
        </w:rPr>
      </w:pPr>
      <w:hyperlink w:anchor="_Toc8306120" w:history="1">
        <w:r w:rsidR="00BB7DDD" w:rsidRPr="00997819">
          <w:rPr>
            <w:rStyle w:val="Hyperlink"/>
            <w:noProof/>
          </w:rPr>
          <w:t>APPENDIX E: Error Codes and Error Messages</w:t>
        </w:r>
        <w:r w:rsidR="00BB7DDD">
          <w:rPr>
            <w:noProof/>
            <w:webHidden/>
          </w:rPr>
          <w:tab/>
        </w:r>
        <w:r w:rsidR="00BB7DDD">
          <w:rPr>
            <w:noProof/>
            <w:webHidden/>
          </w:rPr>
          <w:fldChar w:fldCharType="begin"/>
        </w:r>
        <w:r w:rsidR="00BB7DDD">
          <w:rPr>
            <w:noProof/>
            <w:webHidden/>
          </w:rPr>
          <w:instrText xml:space="preserve"> PAGEREF _Toc8306120 \h </w:instrText>
        </w:r>
        <w:r w:rsidR="00BB7DDD">
          <w:rPr>
            <w:noProof/>
            <w:webHidden/>
          </w:rPr>
        </w:r>
        <w:r w:rsidR="00BB7DDD">
          <w:rPr>
            <w:noProof/>
            <w:webHidden/>
          </w:rPr>
          <w:fldChar w:fldCharType="separate"/>
        </w:r>
        <w:r w:rsidR="00BB7DDD">
          <w:rPr>
            <w:noProof/>
            <w:webHidden/>
          </w:rPr>
          <w:t>122</w:t>
        </w:r>
        <w:r w:rsidR="00BB7DDD">
          <w:rPr>
            <w:noProof/>
            <w:webHidden/>
          </w:rPr>
          <w:fldChar w:fldCharType="end"/>
        </w:r>
      </w:hyperlink>
    </w:p>
    <w:p w:rsidR="00BB7DDD" w:rsidRDefault="00B3466C">
      <w:pPr>
        <w:pStyle w:val="TOC1"/>
        <w:tabs>
          <w:tab w:val="right" w:leader="dot" w:pos="9736"/>
        </w:tabs>
        <w:rPr>
          <w:b w:val="0"/>
          <w:bCs w:val="0"/>
          <w:caps w:val="0"/>
          <w:noProof/>
          <w:sz w:val="22"/>
          <w:szCs w:val="22"/>
        </w:rPr>
      </w:pPr>
      <w:hyperlink w:anchor="_Toc8306121" w:history="1">
        <w:r w:rsidR="00BB7DDD" w:rsidRPr="00997819">
          <w:rPr>
            <w:rStyle w:val="Hyperlink"/>
            <w:noProof/>
          </w:rPr>
          <w:t>APPENDIX F: Enabling and Disabling worldpay integration</w:t>
        </w:r>
        <w:r w:rsidR="00BB7DDD">
          <w:rPr>
            <w:noProof/>
            <w:webHidden/>
          </w:rPr>
          <w:tab/>
        </w:r>
        <w:r w:rsidR="00BB7DDD">
          <w:rPr>
            <w:noProof/>
            <w:webHidden/>
          </w:rPr>
          <w:fldChar w:fldCharType="begin"/>
        </w:r>
        <w:r w:rsidR="00BB7DDD">
          <w:rPr>
            <w:noProof/>
            <w:webHidden/>
          </w:rPr>
          <w:instrText xml:space="preserve"> PAGEREF _Toc8306121 \h </w:instrText>
        </w:r>
        <w:r w:rsidR="00BB7DDD">
          <w:rPr>
            <w:noProof/>
            <w:webHidden/>
          </w:rPr>
        </w:r>
        <w:r w:rsidR="00BB7DDD">
          <w:rPr>
            <w:noProof/>
            <w:webHidden/>
          </w:rPr>
          <w:fldChar w:fldCharType="separate"/>
        </w:r>
        <w:r w:rsidR="00BB7DDD">
          <w:rPr>
            <w:noProof/>
            <w:webHidden/>
          </w:rPr>
          <w:t>122</w:t>
        </w:r>
        <w:r w:rsidR="00BB7DDD">
          <w:rPr>
            <w:noProof/>
            <w:webHidden/>
          </w:rPr>
          <w:fldChar w:fldCharType="end"/>
        </w:r>
      </w:hyperlink>
    </w:p>
    <w:p w:rsidR="009B67F1" w:rsidRDefault="003D2F4B">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fldChar w:fldCharType="end"/>
      </w:r>
      <w:r w:rsidR="009B67F1">
        <w:rPr>
          <w:rFonts w:asciiTheme="majorHAnsi" w:eastAsiaTheme="majorEastAsia" w:hAnsiTheme="majorHAnsi" w:cstheme="majorBidi"/>
          <w:spacing w:val="5"/>
          <w:sz w:val="52"/>
          <w:szCs w:val="52"/>
        </w:rPr>
        <w:br w:type="page"/>
      </w:r>
    </w:p>
    <w:p w:rsidR="00837382" w:rsidRPr="0093572D" w:rsidRDefault="00837382" w:rsidP="00B761DF">
      <w:pPr>
        <w:pStyle w:val="Heading1"/>
        <w:numPr>
          <w:ilvl w:val="0"/>
          <w:numId w:val="48"/>
        </w:numPr>
      </w:pPr>
      <w:bookmarkStart w:id="4" w:name="_Toc8306014"/>
      <w:bookmarkEnd w:id="3"/>
      <w:r>
        <w:lastRenderedPageBreak/>
        <w:t>SUMMARY</w:t>
      </w:r>
      <w:bookmarkEnd w:id="4"/>
    </w:p>
    <w:p w:rsidR="00A22009" w:rsidRPr="0089604F" w:rsidRDefault="00A22009" w:rsidP="00A22009">
      <w:pPr>
        <w:widowControl w:val="0"/>
        <w:ind w:left="360"/>
        <w:rPr>
          <w:bCs/>
          <w:color w:val="000000" w:themeColor="text1"/>
          <w:lang w:val="de-DE" w:eastAsia="de-DE"/>
        </w:rPr>
      </w:pPr>
      <w:r w:rsidRPr="0089604F">
        <w:rPr>
          <w:bCs/>
          <w:color w:val="000000" w:themeColor="text1"/>
          <w:lang w:val="de-DE" w:eastAsia="de-DE"/>
        </w:rPr>
        <w:t xml:space="preserve">This document provides technical overview and implementation details for each </w:t>
      </w:r>
      <w:r w:rsidR="00C04461">
        <w:rPr>
          <w:bCs/>
          <w:color w:val="000000" w:themeColor="text1"/>
          <w:lang w:val="de-DE" w:eastAsia="de-DE"/>
        </w:rPr>
        <w:t>Worldpay</w:t>
      </w:r>
      <w:r w:rsidRPr="0089604F">
        <w:rPr>
          <w:bCs/>
          <w:color w:val="000000" w:themeColor="text1"/>
          <w:lang w:val="de-DE" w:eastAsia="de-DE"/>
        </w:rPr>
        <w:t xml:space="preserve"> service integrated within </w:t>
      </w:r>
      <w:r w:rsidR="006606B7">
        <w:rPr>
          <w:bCs/>
          <w:color w:val="000000" w:themeColor="text1"/>
          <w:lang w:val="de-DE" w:eastAsia="de-DE"/>
        </w:rPr>
        <w:t>SFCC</w:t>
      </w:r>
      <w:r w:rsidRPr="0089604F">
        <w:rPr>
          <w:bCs/>
          <w:color w:val="000000" w:themeColor="text1"/>
          <w:lang w:val="de-DE" w:eastAsia="de-DE"/>
        </w:rPr>
        <w:t xml:space="preserve"> platform with </w:t>
      </w:r>
      <w:r w:rsidR="003E43C2">
        <w:rPr>
          <w:bCs/>
          <w:color w:val="000000" w:themeColor="text1"/>
          <w:lang w:val="de-DE" w:eastAsia="de-DE"/>
        </w:rPr>
        <w:t xml:space="preserve">MobileFirst </w:t>
      </w:r>
      <w:r w:rsidR="00812198">
        <w:rPr>
          <w:bCs/>
          <w:color w:val="000000" w:themeColor="text1"/>
          <w:lang w:val="de-DE" w:eastAsia="de-DE"/>
        </w:rPr>
        <w:t xml:space="preserve">Reference Application </w:t>
      </w:r>
      <w:r w:rsidR="00CC572E">
        <w:rPr>
          <w:bCs/>
          <w:color w:val="000000" w:themeColor="text1"/>
          <w:lang w:val="de-DE" w:eastAsia="de-DE"/>
        </w:rPr>
        <w:t>version</w:t>
      </w:r>
      <w:r w:rsidRPr="0089604F">
        <w:rPr>
          <w:bCs/>
          <w:color w:val="000000" w:themeColor="text1"/>
          <w:lang w:val="de-DE" w:eastAsia="de-DE"/>
        </w:rPr>
        <w:t xml:space="preserve">. The </w:t>
      </w:r>
      <w:r w:rsidR="00C04461">
        <w:rPr>
          <w:bCs/>
          <w:color w:val="000000" w:themeColor="text1"/>
          <w:lang w:val="de-DE" w:eastAsia="de-DE"/>
        </w:rPr>
        <w:t>Worldpay</w:t>
      </w:r>
      <w:r w:rsidRPr="0089604F">
        <w:rPr>
          <w:bCs/>
          <w:color w:val="000000" w:themeColor="text1"/>
          <w:lang w:val="de-DE" w:eastAsia="de-DE"/>
        </w:rPr>
        <w:t xml:space="preserve"> cartridge</w:t>
      </w:r>
      <w:r w:rsidR="00CC572E">
        <w:rPr>
          <w:bCs/>
          <w:color w:val="000000" w:themeColor="text1"/>
          <w:lang w:val="de-DE" w:eastAsia="de-DE"/>
        </w:rPr>
        <w:t>s</w:t>
      </w:r>
      <w:r w:rsidRPr="0089604F">
        <w:rPr>
          <w:bCs/>
          <w:color w:val="000000" w:themeColor="text1"/>
          <w:lang w:val="de-DE" w:eastAsia="de-DE"/>
        </w:rPr>
        <w:t xml:space="preserve"> (</w:t>
      </w:r>
      <w:r w:rsidR="00C1081F">
        <w:rPr>
          <w:bCs/>
          <w:color w:val="000000" w:themeColor="text1"/>
          <w:lang w:val="de-DE" w:eastAsia="de-DE"/>
        </w:rPr>
        <w:t>int_worldpay</w:t>
      </w:r>
      <w:r w:rsidR="00CC572E">
        <w:rPr>
          <w:bCs/>
          <w:color w:val="000000" w:themeColor="text1"/>
          <w:lang w:val="de-DE" w:eastAsia="de-DE"/>
        </w:rPr>
        <w:t xml:space="preserve"> and </w:t>
      </w:r>
      <w:r w:rsidR="00E01875">
        <w:rPr>
          <w:bCs/>
          <w:color w:val="000000" w:themeColor="text1"/>
          <w:lang w:val="de-DE" w:eastAsia="de-DE"/>
        </w:rPr>
        <w:t>int_worldpay_core</w:t>
      </w:r>
      <w:r w:rsidRPr="0089604F">
        <w:rPr>
          <w:bCs/>
          <w:color w:val="000000" w:themeColor="text1"/>
          <w:lang w:val="de-DE" w:eastAsia="de-DE"/>
        </w:rPr>
        <w:t xml:space="preserve">) extends the functionality of </w:t>
      </w:r>
      <w:r w:rsidR="00812198">
        <w:rPr>
          <w:bCs/>
          <w:color w:val="000000" w:themeColor="text1"/>
          <w:lang w:val="de-DE" w:eastAsia="de-DE"/>
        </w:rPr>
        <w:t>reference</w:t>
      </w:r>
      <w:r w:rsidR="00812198" w:rsidRPr="0089604F">
        <w:rPr>
          <w:bCs/>
          <w:color w:val="000000" w:themeColor="text1"/>
          <w:lang w:val="de-DE" w:eastAsia="de-DE"/>
        </w:rPr>
        <w:t xml:space="preserve"> eCommerce </w:t>
      </w:r>
      <w:r w:rsidRPr="0089604F">
        <w:rPr>
          <w:bCs/>
          <w:color w:val="000000" w:themeColor="text1"/>
          <w:lang w:val="de-DE" w:eastAsia="de-DE"/>
        </w:rPr>
        <w:t xml:space="preserve">Storefront, enabling synchronous and asynchronous access to </w:t>
      </w:r>
      <w:r w:rsidR="00C04461">
        <w:rPr>
          <w:bCs/>
          <w:color w:val="000000" w:themeColor="text1"/>
          <w:lang w:val="de-DE" w:eastAsia="de-DE"/>
        </w:rPr>
        <w:t>Worldpay</w:t>
      </w:r>
      <w:r w:rsidRPr="0089604F">
        <w:rPr>
          <w:bCs/>
          <w:color w:val="000000" w:themeColor="text1"/>
          <w:lang w:val="de-DE" w:eastAsia="de-DE"/>
        </w:rPr>
        <w:t xml:space="preserve"> </w:t>
      </w:r>
      <w:r w:rsidR="00812198">
        <w:rPr>
          <w:bCs/>
          <w:color w:val="000000" w:themeColor="text1"/>
          <w:lang w:val="de-DE" w:eastAsia="de-DE"/>
        </w:rPr>
        <w:t xml:space="preserve">payment </w:t>
      </w:r>
      <w:r w:rsidRPr="0089604F">
        <w:rPr>
          <w:bCs/>
          <w:color w:val="000000" w:themeColor="text1"/>
          <w:lang w:val="de-DE" w:eastAsia="de-DE"/>
        </w:rPr>
        <w:t>transaction services listed below.</w:t>
      </w:r>
    </w:p>
    <w:p w:rsidR="00CC572E" w:rsidRPr="0089604F" w:rsidRDefault="00CC572E" w:rsidP="00CC572E">
      <w:pPr>
        <w:numPr>
          <w:ilvl w:val="0"/>
          <w:numId w:val="16"/>
        </w:numPr>
        <w:ind w:left="1764"/>
        <w:contextualSpacing/>
        <w:rPr>
          <w:lang w:val="de-DE" w:eastAsia="de-DE"/>
        </w:rPr>
      </w:pPr>
      <w:r w:rsidRPr="0089604F">
        <w:rPr>
          <w:lang w:val="de-DE" w:eastAsia="de-DE"/>
        </w:rPr>
        <w:t>Payment Methods:</w:t>
      </w:r>
    </w:p>
    <w:p w:rsidR="00CC572E" w:rsidRPr="0089604F" w:rsidRDefault="00CC572E" w:rsidP="00CC572E">
      <w:pPr>
        <w:numPr>
          <w:ilvl w:val="0"/>
          <w:numId w:val="14"/>
        </w:numPr>
        <w:ind w:left="2484"/>
        <w:contextualSpacing/>
        <w:rPr>
          <w:lang w:val="de-DE" w:eastAsia="de-DE"/>
        </w:rPr>
      </w:pPr>
      <w:r w:rsidRPr="0089604F">
        <w:rPr>
          <w:lang w:val="de-DE" w:eastAsia="de-DE"/>
        </w:rPr>
        <w:t>Sofort</w:t>
      </w:r>
    </w:p>
    <w:p w:rsidR="00CC572E" w:rsidRPr="0089604F" w:rsidRDefault="00CC572E" w:rsidP="00CC572E">
      <w:pPr>
        <w:numPr>
          <w:ilvl w:val="0"/>
          <w:numId w:val="14"/>
        </w:numPr>
        <w:ind w:left="2484"/>
        <w:contextualSpacing/>
        <w:rPr>
          <w:lang w:val="de-DE" w:eastAsia="de-DE"/>
        </w:rPr>
      </w:pPr>
      <w:r w:rsidRPr="0089604F">
        <w:rPr>
          <w:lang w:val="de-DE" w:eastAsia="de-DE"/>
        </w:rPr>
        <w:t>IDeal</w:t>
      </w:r>
    </w:p>
    <w:p w:rsidR="00CC572E" w:rsidRPr="0089604F" w:rsidRDefault="00CC572E" w:rsidP="00CC572E">
      <w:pPr>
        <w:numPr>
          <w:ilvl w:val="0"/>
          <w:numId w:val="14"/>
        </w:numPr>
        <w:ind w:left="2484"/>
        <w:contextualSpacing/>
        <w:rPr>
          <w:lang w:val="de-DE" w:eastAsia="de-DE"/>
        </w:rPr>
      </w:pPr>
      <w:r w:rsidRPr="0089604F">
        <w:rPr>
          <w:lang w:val="de-DE" w:eastAsia="de-DE"/>
        </w:rPr>
        <w:t>Qiwi</w:t>
      </w:r>
    </w:p>
    <w:p w:rsidR="00CC572E" w:rsidRPr="0089604F" w:rsidRDefault="00CC572E" w:rsidP="00CC572E">
      <w:pPr>
        <w:numPr>
          <w:ilvl w:val="0"/>
          <w:numId w:val="14"/>
        </w:numPr>
        <w:ind w:left="2484"/>
        <w:contextualSpacing/>
        <w:rPr>
          <w:lang w:val="de-DE" w:eastAsia="de-DE"/>
        </w:rPr>
      </w:pPr>
      <w:r w:rsidRPr="0089604F">
        <w:rPr>
          <w:lang w:val="de-DE" w:eastAsia="de-DE"/>
        </w:rPr>
        <w:t>Alipay</w:t>
      </w:r>
    </w:p>
    <w:p w:rsidR="00CC572E" w:rsidRPr="0089604F" w:rsidRDefault="00CC572E" w:rsidP="00CC572E">
      <w:pPr>
        <w:numPr>
          <w:ilvl w:val="0"/>
          <w:numId w:val="14"/>
        </w:numPr>
        <w:ind w:left="2484"/>
        <w:contextualSpacing/>
        <w:rPr>
          <w:lang w:val="de-DE" w:eastAsia="de-DE"/>
        </w:rPr>
      </w:pPr>
      <w:r w:rsidRPr="0089604F">
        <w:rPr>
          <w:lang w:val="de-DE" w:eastAsia="de-DE"/>
        </w:rPr>
        <w:t>Mistercash</w:t>
      </w:r>
    </w:p>
    <w:p w:rsidR="00CC572E" w:rsidRPr="0089604F" w:rsidRDefault="00CC572E" w:rsidP="00CC572E">
      <w:pPr>
        <w:numPr>
          <w:ilvl w:val="0"/>
          <w:numId w:val="14"/>
        </w:numPr>
        <w:ind w:left="2484"/>
        <w:contextualSpacing/>
        <w:rPr>
          <w:lang w:val="de-DE" w:eastAsia="de-DE"/>
        </w:rPr>
      </w:pPr>
      <w:r w:rsidRPr="0089604F">
        <w:rPr>
          <w:lang w:val="de-DE" w:eastAsia="de-DE"/>
        </w:rPr>
        <w:t>Yandex</w:t>
      </w:r>
    </w:p>
    <w:p w:rsidR="00CC572E" w:rsidRPr="0089604F" w:rsidRDefault="00CC572E" w:rsidP="00CC572E">
      <w:pPr>
        <w:numPr>
          <w:ilvl w:val="0"/>
          <w:numId w:val="14"/>
        </w:numPr>
        <w:ind w:left="2484"/>
        <w:contextualSpacing/>
        <w:rPr>
          <w:lang w:val="de-DE" w:eastAsia="de-DE"/>
        </w:rPr>
      </w:pPr>
      <w:r w:rsidRPr="0089604F">
        <w:rPr>
          <w:lang w:val="de-DE" w:eastAsia="de-DE"/>
        </w:rPr>
        <w:t>Boleto</w:t>
      </w:r>
    </w:p>
    <w:p w:rsidR="00CC572E" w:rsidRPr="0089604F" w:rsidRDefault="00CC572E" w:rsidP="00CC572E">
      <w:pPr>
        <w:numPr>
          <w:ilvl w:val="0"/>
          <w:numId w:val="14"/>
        </w:numPr>
        <w:ind w:left="2484"/>
        <w:contextualSpacing/>
        <w:rPr>
          <w:lang w:val="de-DE" w:eastAsia="de-DE"/>
        </w:rPr>
      </w:pPr>
      <w:r w:rsidRPr="0089604F">
        <w:rPr>
          <w:lang w:val="de-DE" w:eastAsia="de-DE"/>
        </w:rPr>
        <w:t>Paypal</w:t>
      </w:r>
    </w:p>
    <w:p w:rsidR="00CC572E" w:rsidRPr="0089604F" w:rsidRDefault="00CC572E" w:rsidP="00CC572E">
      <w:pPr>
        <w:numPr>
          <w:ilvl w:val="0"/>
          <w:numId w:val="14"/>
        </w:numPr>
        <w:ind w:left="2484"/>
        <w:contextualSpacing/>
        <w:rPr>
          <w:lang w:val="de-DE" w:eastAsia="de-DE"/>
        </w:rPr>
      </w:pPr>
      <w:r w:rsidRPr="0089604F">
        <w:rPr>
          <w:lang w:val="de-DE" w:eastAsia="de-DE"/>
        </w:rPr>
        <w:t>China Union Pay</w:t>
      </w:r>
    </w:p>
    <w:p w:rsidR="00CC572E" w:rsidRPr="0089604F" w:rsidRDefault="00CC572E" w:rsidP="00CC572E">
      <w:pPr>
        <w:numPr>
          <w:ilvl w:val="0"/>
          <w:numId w:val="14"/>
        </w:numPr>
        <w:ind w:left="2484"/>
        <w:contextualSpacing/>
        <w:rPr>
          <w:lang w:val="de-DE" w:eastAsia="de-DE"/>
        </w:rPr>
      </w:pPr>
      <w:r w:rsidRPr="0089604F">
        <w:rPr>
          <w:lang w:val="de-DE" w:eastAsia="de-DE"/>
        </w:rPr>
        <w:t>Enets</w:t>
      </w:r>
    </w:p>
    <w:p w:rsidR="00CC572E" w:rsidRPr="004860C5" w:rsidRDefault="00CC572E" w:rsidP="004860C5">
      <w:pPr>
        <w:numPr>
          <w:ilvl w:val="0"/>
          <w:numId w:val="14"/>
        </w:numPr>
        <w:ind w:left="2484"/>
        <w:contextualSpacing/>
        <w:rPr>
          <w:lang w:val="de-DE" w:eastAsia="de-DE"/>
        </w:rPr>
      </w:pPr>
      <w:r w:rsidRPr="0089604F">
        <w:rPr>
          <w:lang w:val="de-DE" w:eastAsia="de-DE"/>
        </w:rPr>
        <w:t>Giropay</w:t>
      </w:r>
    </w:p>
    <w:p w:rsidR="00CC572E" w:rsidRDefault="00CC572E" w:rsidP="00CC572E">
      <w:pPr>
        <w:numPr>
          <w:ilvl w:val="0"/>
          <w:numId w:val="14"/>
        </w:numPr>
        <w:ind w:left="2484"/>
        <w:contextualSpacing/>
        <w:rPr>
          <w:lang w:val="de-DE" w:eastAsia="de-DE"/>
        </w:rPr>
      </w:pPr>
      <w:r>
        <w:rPr>
          <w:lang w:val="de-DE" w:eastAsia="de-DE"/>
        </w:rPr>
        <w:t>Poli</w:t>
      </w:r>
    </w:p>
    <w:p w:rsidR="004860C5" w:rsidRDefault="004860C5" w:rsidP="00CC572E">
      <w:pPr>
        <w:numPr>
          <w:ilvl w:val="0"/>
          <w:numId w:val="14"/>
        </w:numPr>
        <w:ind w:left="2484"/>
        <w:contextualSpacing/>
        <w:rPr>
          <w:lang w:val="de-DE" w:eastAsia="de-DE"/>
        </w:rPr>
      </w:pPr>
      <w:r>
        <w:rPr>
          <w:lang w:val="de-DE" w:eastAsia="de-DE"/>
        </w:rPr>
        <w:t>Poli NZ</w:t>
      </w:r>
    </w:p>
    <w:p w:rsidR="00CC572E" w:rsidRPr="0049449B" w:rsidRDefault="00CC572E" w:rsidP="0049449B">
      <w:pPr>
        <w:numPr>
          <w:ilvl w:val="0"/>
          <w:numId w:val="14"/>
        </w:numPr>
        <w:ind w:left="2484"/>
        <w:contextualSpacing/>
        <w:rPr>
          <w:lang w:val="de-DE" w:eastAsia="de-DE"/>
        </w:rPr>
      </w:pPr>
      <w:r>
        <w:rPr>
          <w:lang w:val="de-DE" w:eastAsia="de-DE"/>
        </w:rPr>
        <w:t>Konbini</w:t>
      </w:r>
    </w:p>
    <w:p w:rsidR="00CC572E" w:rsidRDefault="00CC572E" w:rsidP="00CC572E">
      <w:pPr>
        <w:numPr>
          <w:ilvl w:val="0"/>
          <w:numId w:val="14"/>
        </w:numPr>
        <w:ind w:left="2484"/>
        <w:contextualSpacing/>
        <w:rPr>
          <w:lang w:val="de-DE" w:eastAsia="de-DE"/>
        </w:rPr>
      </w:pPr>
      <w:r>
        <w:rPr>
          <w:lang w:val="de-DE" w:eastAsia="de-DE"/>
        </w:rPr>
        <w:t>Przelewy24</w:t>
      </w:r>
    </w:p>
    <w:p w:rsidR="004860C5" w:rsidRDefault="004860C5" w:rsidP="00CC572E">
      <w:pPr>
        <w:numPr>
          <w:ilvl w:val="0"/>
          <w:numId w:val="14"/>
        </w:numPr>
        <w:ind w:left="2484"/>
        <w:contextualSpacing/>
        <w:rPr>
          <w:lang w:val="de-DE" w:eastAsia="de-DE"/>
        </w:rPr>
      </w:pPr>
      <w:r>
        <w:rPr>
          <w:lang w:val="de-DE" w:eastAsia="de-DE"/>
        </w:rPr>
        <w:t>CashU</w:t>
      </w:r>
    </w:p>
    <w:p w:rsidR="00E348B2" w:rsidRDefault="00E348B2" w:rsidP="00CC572E">
      <w:pPr>
        <w:numPr>
          <w:ilvl w:val="0"/>
          <w:numId w:val="14"/>
        </w:numPr>
        <w:ind w:left="2484"/>
        <w:contextualSpacing/>
        <w:rPr>
          <w:lang w:val="de-DE" w:eastAsia="de-DE"/>
        </w:rPr>
      </w:pPr>
      <w:r>
        <w:rPr>
          <w:lang w:val="de-DE" w:eastAsia="de-DE"/>
        </w:rPr>
        <w:t>Sepa DD</w:t>
      </w:r>
    </w:p>
    <w:p w:rsidR="00A516A8" w:rsidRPr="00AD6A58" w:rsidRDefault="00A516A8" w:rsidP="00CC572E">
      <w:pPr>
        <w:numPr>
          <w:ilvl w:val="0"/>
          <w:numId w:val="14"/>
        </w:numPr>
        <w:ind w:left="2484"/>
        <w:contextualSpacing/>
        <w:rPr>
          <w:lang w:val="de-DE" w:eastAsia="de-DE"/>
        </w:rPr>
      </w:pPr>
      <w:r>
        <w:rPr>
          <w:lang w:val="de-DE" w:eastAsia="de-DE"/>
        </w:rPr>
        <w:t>Klarna</w:t>
      </w:r>
    </w:p>
    <w:p w:rsidR="00CC572E" w:rsidRDefault="00CC572E" w:rsidP="00CC572E">
      <w:pPr>
        <w:numPr>
          <w:ilvl w:val="0"/>
          <w:numId w:val="14"/>
        </w:numPr>
        <w:ind w:left="2484"/>
        <w:contextualSpacing/>
        <w:rPr>
          <w:lang w:val="de-DE" w:eastAsia="de-DE"/>
        </w:rPr>
      </w:pPr>
      <w:r w:rsidRPr="0089604F">
        <w:rPr>
          <w:lang w:val="de-DE" w:eastAsia="de-DE"/>
        </w:rPr>
        <w:t>3D/Non 3D Credit Cards (XML Direct</w:t>
      </w:r>
      <w:r>
        <w:rPr>
          <w:lang w:val="de-DE" w:eastAsia="de-DE"/>
        </w:rPr>
        <w:t xml:space="preserve"> with client side encryption and tokenzation features</w:t>
      </w:r>
      <w:r w:rsidRPr="0089604F">
        <w:rPr>
          <w:lang w:val="de-DE" w:eastAsia="de-DE"/>
        </w:rPr>
        <w:t>)</w:t>
      </w:r>
    </w:p>
    <w:p w:rsidR="007630F2" w:rsidRDefault="00CC572E" w:rsidP="007630F2">
      <w:pPr>
        <w:numPr>
          <w:ilvl w:val="0"/>
          <w:numId w:val="14"/>
        </w:numPr>
        <w:ind w:left="2484"/>
        <w:contextualSpacing/>
        <w:rPr>
          <w:lang w:val="de-DE" w:eastAsia="de-DE"/>
        </w:rPr>
      </w:pPr>
      <w:r w:rsidRPr="0089604F">
        <w:rPr>
          <w:lang w:val="de-DE" w:eastAsia="de-DE"/>
        </w:rPr>
        <w:t xml:space="preserve">3D/Non 3D Credit Cards (XML Redirect </w:t>
      </w:r>
      <w:r>
        <w:rPr>
          <w:lang w:val="de-DE" w:eastAsia="de-DE"/>
        </w:rPr>
        <w:t xml:space="preserve">with tokenzation </w:t>
      </w:r>
      <w:r w:rsidR="001072F8">
        <w:rPr>
          <w:lang w:val="de-DE" w:eastAsia="de-DE"/>
        </w:rPr>
        <w:t xml:space="preserve"> and hosted payment pages lightbox/iframe </w:t>
      </w:r>
      <w:r>
        <w:rPr>
          <w:lang w:val="de-DE" w:eastAsia="de-DE"/>
        </w:rPr>
        <w:t>feature</w:t>
      </w:r>
      <w:r w:rsidRPr="0089604F">
        <w:rPr>
          <w:lang w:val="de-DE" w:eastAsia="de-DE"/>
        </w:rPr>
        <w:t>)</w:t>
      </w:r>
    </w:p>
    <w:p w:rsidR="00A22009" w:rsidRDefault="00A22009" w:rsidP="00AF39B6">
      <w:pPr>
        <w:numPr>
          <w:ilvl w:val="0"/>
          <w:numId w:val="15"/>
        </w:numPr>
        <w:ind w:left="1764"/>
        <w:contextualSpacing/>
        <w:rPr>
          <w:lang w:val="de-DE" w:eastAsia="de-DE"/>
        </w:rPr>
      </w:pPr>
      <w:r w:rsidRPr="0089604F">
        <w:rPr>
          <w:lang w:val="de-DE" w:eastAsia="de-DE"/>
        </w:rPr>
        <w:t xml:space="preserve">Order Notification </w:t>
      </w:r>
      <w:r w:rsidR="00427FFB">
        <w:rPr>
          <w:lang w:val="de-DE" w:eastAsia="de-DE"/>
        </w:rPr>
        <w:t>Job</w:t>
      </w:r>
    </w:p>
    <w:p w:rsidR="00CC572E" w:rsidRPr="0089604F" w:rsidRDefault="00CC572E" w:rsidP="00CC572E">
      <w:pPr>
        <w:numPr>
          <w:ilvl w:val="0"/>
          <w:numId w:val="15"/>
        </w:numPr>
        <w:ind w:left="1764"/>
        <w:contextualSpacing/>
        <w:rPr>
          <w:lang w:val="de-DE" w:eastAsia="de-DE"/>
        </w:rPr>
      </w:pPr>
      <w:r w:rsidRPr="0089604F">
        <w:rPr>
          <w:lang w:val="de-DE" w:eastAsia="de-DE"/>
        </w:rPr>
        <w:t xml:space="preserve">Order </w:t>
      </w:r>
      <w:r>
        <w:rPr>
          <w:lang w:val="de-DE" w:eastAsia="de-DE"/>
        </w:rPr>
        <w:t>Enquiry</w:t>
      </w:r>
      <w:r w:rsidRPr="0089604F">
        <w:rPr>
          <w:lang w:val="de-DE" w:eastAsia="de-DE"/>
        </w:rPr>
        <w:t xml:space="preserve"> </w:t>
      </w:r>
      <w:r w:rsidR="00427FFB">
        <w:rPr>
          <w:lang w:val="de-DE" w:eastAsia="de-DE"/>
        </w:rPr>
        <w:t>Job</w:t>
      </w:r>
    </w:p>
    <w:p w:rsidR="00CC572E" w:rsidRDefault="00CC572E" w:rsidP="00AF39B6">
      <w:pPr>
        <w:numPr>
          <w:ilvl w:val="0"/>
          <w:numId w:val="15"/>
        </w:numPr>
        <w:ind w:left="1764"/>
        <w:contextualSpacing/>
        <w:rPr>
          <w:lang w:val="de-DE" w:eastAsia="de-DE"/>
        </w:rPr>
      </w:pPr>
      <w:r>
        <w:rPr>
          <w:lang w:val="de-DE" w:eastAsia="de-DE"/>
        </w:rPr>
        <w:t>Order Cancel Or Refund Job for mac Issue identified orders</w:t>
      </w:r>
    </w:p>
    <w:p w:rsidR="00292C60" w:rsidRPr="00292C60" w:rsidRDefault="00292C60">
      <w:pPr>
        <w:numPr>
          <w:ilvl w:val="0"/>
          <w:numId w:val="15"/>
        </w:numPr>
        <w:ind w:left="1764"/>
        <w:contextualSpacing/>
        <w:rPr>
          <w:lang w:val="de-DE" w:eastAsia="de-DE"/>
        </w:rPr>
      </w:pPr>
      <w:r>
        <w:rPr>
          <w:lang w:val="de-DE" w:eastAsia="de-DE"/>
        </w:rPr>
        <w:t>Order CleanUp Batch Job</w:t>
      </w:r>
    </w:p>
    <w:p w:rsidR="00A22009" w:rsidRPr="0089604F" w:rsidRDefault="00292C60" w:rsidP="00AF39B6">
      <w:pPr>
        <w:numPr>
          <w:ilvl w:val="0"/>
          <w:numId w:val="15"/>
        </w:numPr>
        <w:ind w:left="1764"/>
        <w:contextualSpacing/>
        <w:rPr>
          <w:lang w:val="de-DE" w:eastAsia="de-DE"/>
        </w:rPr>
      </w:pPr>
      <w:r>
        <w:rPr>
          <w:lang w:val="de-DE" w:eastAsia="de-DE"/>
        </w:rPr>
        <w:t xml:space="preserve">APM </w:t>
      </w:r>
      <w:r w:rsidR="00A22009" w:rsidRPr="0089604F">
        <w:rPr>
          <w:lang w:val="de-DE" w:eastAsia="de-DE"/>
        </w:rPr>
        <w:t>Look Up Service</w:t>
      </w:r>
    </w:p>
    <w:p w:rsidR="00A22009" w:rsidRDefault="00A22009" w:rsidP="00AF39B6">
      <w:pPr>
        <w:numPr>
          <w:ilvl w:val="0"/>
          <w:numId w:val="15"/>
        </w:numPr>
        <w:ind w:left="1764"/>
        <w:contextualSpacing/>
        <w:rPr>
          <w:lang w:val="de-DE" w:eastAsia="de-DE"/>
        </w:rPr>
      </w:pPr>
      <w:r w:rsidRPr="0089604F">
        <w:rPr>
          <w:lang w:val="de-DE" w:eastAsia="de-DE"/>
        </w:rPr>
        <w:t>Multiple Merchant ID support</w:t>
      </w:r>
    </w:p>
    <w:p w:rsidR="00812198" w:rsidRDefault="00812198" w:rsidP="00AF39B6">
      <w:pPr>
        <w:numPr>
          <w:ilvl w:val="0"/>
          <w:numId w:val="15"/>
        </w:numPr>
        <w:ind w:left="1764"/>
        <w:contextualSpacing/>
        <w:rPr>
          <w:lang w:val="de-DE" w:eastAsia="de-DE"/>
        </w:rPr>
      </w:pPr>
      <w:r>
        <w:rPr>
          <w:lang w:val="de-DE" w:eastAsia="de-DE"/>
        </w:rPr>
        <w:t>Statement Narrative support</w:t>
      </w:r>
    </w:p>
    <w:p w:rsidR="00C05A08" w:rsidRDefault="00C05A08" w:rsidP="00AF39B6">
      <w:pPr>
        <w:numPr>
          <w:ilvl w:val="0"/>
          <w:numId w:val="15"/>
        </w:numPr>
        <w:ind w:left="1764"/>
        <w:contextualSpacing/>
        <w:rPr>
          <w:ins w:id="5" w:author="Poornima Kakani" w:date="2019-02-15T14:34:00Z"/>
          <w:lang w:val="de-DE" w:eastAsia="de-DE"/>
        </w:rPr>
      </w:pPr>
      <w:r>
        <w:rPr>
          <w:lang w:val="de-DE" w:eastAsia="de-DE"/>
        </w:rPr>
        <w:t>Brazil Integration</w:t>
      </w:r>
    </w:p>
    <w:p w:rsidR="002A0D10" w:rsidRDefault="002A0D10">
      <w:pPr>
        <w:contextualSpacing/>
        <w:rPr>
          <w:ins w:id="6" w:author="Poornima Kakani" w:date="2019-02-15T14:34:00Z"/>
          <w:lang w:val="de-DE" w:eastAsia="de-DE"/>
        </w:rPr>
        <w:pPrChange w:id="7" w:author="Poornima Kakani" w:date="2019-02-15T14:34:00Z">
          <w:pPr>
            <w:numPr>
              <w:numId w:val="15"/>
            </w:numPr>
            <w:ind w:left="1764" w:hanging="360"/>
            <w:contextualSpacing/>
          </w:pPr>
        </w:pPrChange>
      </w:pPr>
    </w:p>
    <w:p w:rsidR="002A0D10" w:rsidRDefault="002A0D10">
      <w:pPr>
        <w:contextualSpacing/>
        <w:rPr>
          <w:ins w:id="8" w:author="Poornima Kakani" w:date="2019-02-15T14:34:00Z"/>
          <w:lang w:val="de-DE" w:eastAsia="de-DE"/>
        </w:rPr>
        <w:pPrChange w:id="9" w:author="Poornima Kakani" w:date="2019-02-15T14:34:00Z">
          <w:pPr>
            <w:numPr>
              <w:numId w:val="15"/>
            </w:numPr>
            <w:ind w:left="1764" w:hanging="360"/>
            <w:contextualSpacing/>
          </w:pPr>
        </w:pPrChange>
      </w:pPr>
    </w:p>
    <w:p w:rsidR="002A0D10" w:rsidRPr="0089604F" w:rsidRDefault="002A0D10">
      <w:pPr>
        <w:contextualSpacing/>
        <w:rPr>
          <w:lang w:val="de-DE" w:eastAsia="de-DE"/>
        </w:rPr>
        <w:pPrChange w:id="10" w:author="Poornima Kakani" w:date="2019-02-15T14:34:00Z">
          <w:pPr>
            <w:numPr>
              <w:numId w:val="15"/>
            </w:numPr>
            <w:ind w:left="1764" w:hanging="360"/>
            <w:contextualSpacing/>
          </w:pPr>
        </w:pPrChange>
      </w:pPr>
    </w:p>
    <w:p w:rsidR="00A22009" w:rsidDel="006C4FE7" w:rsidRDefault="00A22009" w:rsidP="00EB4C14">
      <w:pPr>
        <w:pStyle w:val="BodyText"/>
        <w:keepNext/>
        <w:widowControl w:val="0"/>
        <w:spacing w:before="120" w:after="120" w:line="276" w:lineRule="auto"/>
        <w:ind w:left="720"/>
        <w:jc w:val="left"/>
        <w:rPr>
          <w:del w:id="11" w:author="Poornima Kakani" w:date="2019-02-15T12:37:00Z"/>
          <w:rStyle w:val="SubtleEmphasis"/>
          <w:rFonts w:ascii="Trebuchet MS" w:hAnsi="Trebuchet MS"/>
          <w:color w:val="808080" w:themeColor="background1" w:themeShade="80"/>
          <w:sz w:val="18"/>
          <w:szCs w:val="18"/>
        </w:rPr>
      </w:pPr>
    </w:p>
    <w:p w:rsidR="001A010F" w:rsidRDefault="001A010F">
      <w:pPr>
        <w:pStyle w:val="BodyText"/>
        <w:keepNext/>
        <w:widowControl w:val="0"/>
        <w:spacing w:before="120" w:after="120" w:line="276" w:lineRule="auto"/>
        <w:jc w:val="left"/>
        <w:rPr>
          <w:rStyle w:val="SubtleEmphasis"/>
          <w:rFonts w:ascii="Trebuchet MS" w:hAnsi="Trebuchet MS"/>
          <w:b/>
          <w:bCs/>
          <w:caps/>
          <w:color w:val="808080" w:themeColor="background1" w:themeShade="80"/>
          <w:sz w:val="18"/>
          <w:szCs w:val="18"/>
        </w:rPr>
        <w:pPrChange w:id="12" w:author="Poornima Kakani" w:date="2019-02-15T12:37:00Z">
          <w:pPr>
            <w:pStyle w:val="BodyText"/>
            <w:keepNext/>
            <w:widowControl w:val="0"/>
            <w:spacing w:before="120" w:after="120" w:line="276" w:lineRule="auto"/>
            <w:ind w:left="720"/>
            <w:jc w:val="left"/>
          </w:pPr>
        </w:pPrChange>
      </w:pPr>
    </w:p>
    <w:p w:rsidR="00835596" w:rsidRPr="00835596" w:rsidRDefault="00C02801" w:rsidP="002349F0">
      <w:pPr>
        <w:pStyle w:val="Heading1"/>
        <w:numPr>
          <w:ilvl w:val="0"/>
          <w:numId w:val="48"/>
        </w:numPr>
        <w:rPr>
          <w:rPrChange w:id="13" w:author="Poornima Kakani" w:date="2019-02-15T12:36:00Z">
            <w:rPr>
              <w:b w:val="0"/>
              <w:bCs w:val="0"/>
              <w:i/>
              <w:iCs/>
            </w:rPr>
          </w:rPrChange>
        </w:rPr>
      </w:pPr>
      <w:bookmarkStart w:id="14" w:name="_Toc8306015"/>
      <w:ins w:id="15" w:author="Poornima Kakani" w:date="2019-02-15T12:53:00Z">
        <w:r w:rsidRPr="002B5438">
          <w:rPr>
            <w:rPrChange w:id="16" w:author="Poornima Kakani" w:date="2019-02-15T12:53:00Z">
              <w:rPr>
                <w:b w:val="0"/>
                <w:bCs w:val="0"/>
                <w:i/>
                <w:iCs/>
              </w:rPr>
            </w:rPrChange>
          </w:rPr>
          <w:t>Change Log</w:t>
        </w:r>
      </w:ins>
      <w:bookmarkEnd w:id="14"/>
    </w:p>
    <w:tbl>
      <w:tblPr>
        <w:tblStyle w:val="TableGrid"/>
        <w:tblW w:w="10440" w:type="dxa"/>
        <w:tblInd w:w="-185" w:type="dxa"/>
        <w:tblLook w:val="04A0" w:firstRow="1" w:lastRow="0" w:firstColumn="1" w:lastColumn="0" w:noHBand="0" w:noVBand="1"/>
      </w:tblPr>
      <w:tblGrid>
        <w:gridCol w:w="2700"/>
        <w:gridCol w:w="2520"/>
        <w:gridCol w:w="5220"/>
      </w:tblGrid>
      <w:tr w:rsidR="006D09E2" w:rsidTr="00601040">
        <w:tc>
          <w:tcPr>
            <w:tcW w:w="2700" w:type="dxa"/>
          </w:tcPr>
          <w:p w:rsidR="006D09E2" w:rsidRPr="008849C3" w:rsidRDefault="006D09E2" w:rsidP="001A010F">
            <w:pPr>
              <w:pStyle w:val="BodyText"/>
              <w:keepNext/>
              <w:widowControl w:val="0"/>
              <w:spacing w:before="120" w:after="120" w:line="276" w:lineRule="auto"/>
              <w:jc w:val="left"/>
              <w:rPr>
                <w:rStyle w:val="SubtleEmphasis"/>
                <w:rFonts w:ascii="Arial Black" w:hAnsi="Arial Black" w:cstheme="minorHAnsi"/>
                <w:b/>
                <w:i w:val="0"/>
                <w:color w:val="808080" w:themeColor="background1" w:themeShade="80"/>
              </w:rPr>
            </w:pPr>
            <w:r w:rsidRPr="008849C3">
              <w:rPr>
                <w:rStyle w:val="SubtleEmphasis"/>
                <w:rFonts w:asciiTheme="minorHAnsi" w:hAnsiTheme="minorHAnsi" w:cstheme="minorHAnsi"/>
                <w:b/>
                <w:i w:val="0"/>
                <w:color w:val="548DD4" w:themeColor="text2" w:themeTint="99"/>
              </w:rPr>
              <w:t>Release Version</w:t>
            </w:r>
          </w:p>
        </w:tc>
        <w:tc>
          <w:tcPr>
            <w:tcW w:w="25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Date</w:t>
            </w:r>
          </w:p>
        </w:tc>
        <w:tc>
          <w:tcPr>
            <w:tcW w:w="5220" w:type="dxa"/>
          </w:tcPr>
          <w:p w:rsidR="006D09E2" w:rsidRDefault="006D09E2"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r w:rsidRPr="008849C3">
              <w:rPr>
                <w:rStyle w:val="SubtleEmphasis"/>
                <w:rFonts w:asciiTheme="minorHAnsi" w:hAnsiTheme="minorHAnsi" w:cstheme="minorHAnsi"/>
                <w:b/>
                <w:i w:val="0"/>
                <w:color w:val="548DD4" w:themeColor="text2" w:themeTint="99"/>
              </w:rPr>
              <w:t>Description</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19.1.0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Mar 20</w:t>
            </w:r>
            <w:r w:rsidRPr="00775D78">
              <w:rPr>
                <w:rStyle w:val="SubtleEmphasis"/>
                <w:rFonts w:asciiTheme="minorHAnsi" w:hAnsiTheme="minorHAnsi" w:cstheme="minorHAnsi"/>
                <w:i w:val="0"/>
                <w:sz w:val="20"/>
                <w:szCs w:val="20"/>
              </w:rPr>
              <w:t>, 2019</w:t>
            </w:r>
          </w:p>
        </w:tc>
        <w:tc>
          <w:tcPr>
            <w:tcW w:w="5220" w:type="dxa"/>
          </w:tcPr>
          <w:p w:rsidR="005C3135" w:rsidRPr="005C3135" w:rsidRDefault="005C3135" w:rsidP="002D5C96">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5C3135">
              <w:rPr>
                <w:rStyle w:val="SubtleEmphasis"/>
                <w:rFonts w:asciiTheme="minorHAnsi" w:hAnsiTheme="minorHAnsi" w:cstheme="minorHAnsi"/>
                <w:i w:val="0"/>
                <w:sz w:val="20"/>
                <w:szCs w:val="20"/>
              </w:rPr>
              <w:t xml:space="preserve">Google </w:t>
            </w:r>
            <w:r>
              <w:rPr>
                <w:rStyle w:val="SubtleEmphasis"/>
                <w:rFonts w:asciiTheme="minorHAnsi" w:hAnsiTheme="minorHAnsi" w:cstheme="minorHAnsi"/>
                <w:i w:val="0"/>
                <w:sz w:val="20"/>
                <w:szCs w:val="20"/>
              </w:rPr>
              <w:t>Pay</w:t>
            </w:r>
          </w:p>
          <w:p w:rsidR="005C3135" w:rsidRPr="005C3135"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Stored Credentials</w:t>
            </w:r>
          </w:p>
          <w:p w:rsidR="005C3135" w:rsidRPr="001E7CFB"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Pr>
                <w:rStyle w:val="SubtleEmphasis"/>
                <w:rFonts w:asciiTheme="minorHAnsi" w:hAnsiTheme="minorHAnsi" w:cstheme="minorHAnsi"/>
                <w:i w:val="0"/>
                <w:sz w:val="20"/>
                <w:szCs w:val="20"/>
              </w:rPr>
              <w:t>Release 18.3.0 Feedback</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601040">
              <w:rPr>
                <w:rStyle w:val="SubtleEmphasis"/>
                <w:rFonts w:asciiTheme="minorHAnsi" w:hAnsiTheme="minorHAnsi" w:cstheme="minorHAnsi"/>
                <w:i w:val="0"/>
                <w:sz w:val="20"/>
                <w:szCs w:val="20"/>
              </w:rPr>
              <w:t>18.3.0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sidRPr="00775D78">
              <w:rPr>
                <w:rStyle w:val="SubtleEmphasis"/>
                <w:rFonts w:asciiTheme="minorHAnsi" w:hAnsiTheme="minorHAnsi" w:cstheme="minorHAnsi"/>
                <w:i w:val="0"/>
                <w:sz w:val="20"/>
                <w:szCs w:val="20"/>
              </w:rPr>
              <w:t>Feb 18, 2019</w:t>
            </w:r>
          </w:p>
        </w:tc>
        <w:tc>
          <w:tcPr>
            <w:tcW w:w="5220" w:type="dxa"/>
          </w:tcPr>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WeChat implementation</w:t>
            </w:r>
          </w:p>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Alternative payment method</w:t>
            </w:r>
          </w:p>
          <w:p w:rsidR="005C3135" w:rsidRPr="00E35D61"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sidRPr="00E35D61">
              <w:rPr>
                <w:rStyle w:val="SubtleEmphasis"/>
                <w:rFonts w:asciiTheme="minorHAnsi" w:hAnsiTheme="minorHAnsi" w:cstheme="minorHAnsi"/>
                <w:i w:val="0"/>
                <w:sz w:val="20"/>
                <w:szCs w:val="20"/>
              </w:rPr>
              <w:t>Merchant token</w:t>
            </w:r>
          </w:p>
          <w:p w:rsidR="005C3135" w:rsidRPr="001E7CFB"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rPr>
            </w:pPr>
            <w:r w:rsidRPr="00E35D61">
              <w:rPr>
                <w:rStyle w:val="SubtleEmphasis"/>
                <w:rFonts w:asciiTheme="minorHAnsi" w:hAnsiTheme="minorHAnsi" w:cstheme="minorHAnsi"/>
                <w:i w:val="0"/>
                <w:sz w:val="20"/>
                <w:szCs w:val="20"/>
              </w:rPr>
              <w:t>MOTO payment method</w:t>
            </w:r>
          </w:p>
        </w:tc>
      </w:tr>
      <w:tr w:rsidR="005C3135" w:rsidTr="00601040">
        <w:tc>
          <w:tcPr>
            <w:tcW w:w="2700" w:type="dxa"/>
          </w:tcPr>
          <w:p w:rsidR="005C3135" w:rsidRPr="00601040"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18.2</w:t>
            </w:r>
            <w:r w:rsidRPr="00601040">
              <w:rPr>
                <w:rStyle w:val="SubtleEmphasis"/>
                <w:rFonts w:asciiTheme="minorHAnsi" w:hAnsiTheme="minorHAnsi" w:cstheme="minorHAnsi"/>
                <w:i w:val="0"/>
                <w:sz w:val="20"/>
                <w:szCs w:val="20"/>
              </w:rPr>
              <w:t>.0</w:t>
            </w:r>
          </w:p>
        </w:tc>
        <w:tc>
          <w:tcPr>
            <w:tcW w:w="2520" w:type="dxa"/>
          </w:tcPr>
          <w:p w:rsidR="005C3135" w:rsidRPr="00775D78" w:rsidRDefault="005C3135" w:rsidP="005C3135">
            <w:pPr>
              <w:pStyle w:val="BodyText"/>
              <w:keepNext/>
              <w:widowControl w:val="0"/>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Jul 16, 2018</w:t>
            </w:r>
          </w:p>
        </w:tc>
        <w:tc>
          <w:tcPr>
            <w:tcW w:w="5220" w:type="dxa"/>
          </w:tcPr>
          <w:p w:rsidR="005C3135" w:rsidRPr="00247822" w:rsidRDefault="005C3135" w:rsidP="005C3135">
            <w:pPr>
              <w:pStyle w:val="BodyText"/>
              <w:keepNext/>
              <w:widowControl w:val="0"/>
              <w:numPr>
                <w:ilvl w:val="0"/>
                <w:numId w:val="95"/>
              </w:numPr>
              <w:spacing w:before="120" w:after="120" w:line="276" w:lineRule="auto"/>
              <w:jc w:val="left"/>
              <w:rPr>
                <w:rStyle w:val="SubtleEmphasis"/>
                <w:rFonts w:asciiTheme="minorHAnsi" w:hAnsiTheme="minorHAnsi" w:cstheme="minorHAnsi"/>
                <w:i w:val="0"/>
                <w:sz w:val="20"/>
                <w:szCs w:val="20"/>
              </w:rPr>
            </w:pPr>
            <w:r>
              <w:rPr>
                <w:rStyle w:val="SubtleEmphasis"/>
                <w:rFonts w:asciiTheme="minorHAnsi" w:hAnsiTheme="minorHAnsi" w:cstheme="minorHAnsi"/>
                <w:i w:val="0"/>
                <w:sz w:val="20"/>
                <w:szCs w:val="20"/>
              </w:rPr>
              <w:t>Complete SFRA implementation</w:t>
            </w:r>
          </w:p>
        </w:tc>
      </w:tr>
    </w:tbl>
    <w:p w:rsidR="001A010F" w:rsidRPr="005241E7" w:rsidRDefault="001A010F" w:rsidP="001A010F">
      <w:pPr>
        <w:pStyle w:val="BodyText"/>
        <w:keepNext/>
        <w:widowControl w:val="0"/>
        <w:spacing w:before="120" w:after="120" w:line="276" w:lineRule="auto"/>
        <w:jc w:val="left"/>
        <w:rPr>
          <w:rStyle w:val="SubtleEmphasis"/>
          <w:rFonts w:ascii="Trebuchet MS" w:hAnsi="Trebuchet MS"/>
          <w:color w:val="808080" w:themeColor="background1" w:themeShade="80"/>
          <w:sz w:val="18"/>
          <w:szCs w:val="18"/>
        </w:rPr>
      </w:pPr>
    </w:p>
    <w:p w:rsidR="00D76864" w:rsidRDefault="00D76864" w:rsidP="003C780D">
      <w:pPr>
        <w:pStyle w:val="Standard1"/>
        <w:ind w:left="360"/>
      </w:pPr>
    </w:p>
    <w:p w:rsidR="00335F50" w:rsidRDefault="00335F50">
      <w:pPr>
        <w:rPr>
          <w:rFonts w:ascii="Trebuchet MS" w:hAnsi="Trebuchet MS"/>
          <w:sz w:val="20"/>
          <w:szCs w:val="20"/>
        </w:rPr>
      </w:pPr>
      <w:r>
        <w:br w:type="page"/>
      </w:r>
    </w:p>
    <w:p w:rsidR="00D05D2E" w:rsidRDefault="00755D05" w:rsidP="00B761DF">
      <w:pPr>
        <w:pStyle w:val="Heading1"/>
        <w:numPr>
          <w:ilvl w:val="0"/>
          <w:numId w:val="48"/>
        </w:numPr>
      </w:pPr>
      <w:bookmarkStart w:id="17" w:name="_Toc8306016"/>
      <w:bookmarkStart w:id="18" w:name="_Toc78862411"/>
      <w:r>
        <w:lastRenderedPageBreak/>
        <w:t>COMPONENT OVERVIEW</w:t>
      </w:r>
      <w:bookmarkEnd w:id="17"/>
    </w:p>
    <w:p w:rsidR="00BB03F4" w:rsidRPr="00BB03F4" w:rsidRDefault="00BB03F4" w:rsidP="00BB03F4"/>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19" w:author="Poornima Kakani" w:date="2019-02-15T14:59:00Z"/>
          <w:rFonts w:ascii="Tw Cen MT Condensed" w:eastAsiaTheme="majorEastAsia" w:hAnsi="Tw Cen MT Condensed" w:cs="Times New Roman"/>
          <w:b/>
          <w:bCs/>
          <w:vanish/>
          <w:color w:val="000000" w:themeColor="text1"/>
          <w:sz w:val="28"/>
          <w:szCs w:val="28"/>
        </w:rPr>
      </w:pPr>
      <w:bookmarkStart w:id="20" w:name="_Toc8293934"/>
      <w:bookmarkStart w:id="21" w:name="_Toc8305745"/>
      <w:bookmarkStart w:id="22" w:name="_Toc8306017"/>
      <w:bookmarkEnd w:id="20"/>
      <w:bookmarkEnd w:id="21"/>
      <w:bookmarkEnd w:id="22"/>
    </w:p>
    <w:p w:rsidR="00997275" w:rsidRPr="00997275" w:rsidRDefault="00997275" w:rsidP="00997275">
      <w:pPr>
        <w:pStyle w:val="ListParagraph"/>
        <w:numPr>
          <w:ilvl w:val="0"/>
          <w:numId w:val="47"/>
        </w:numPr>
        <w:pBdr>
          <w:bottom w:val="single" w:sz="4" w:space="1" w:color="auto"/>
        </w:pBdr>
        <w:spacing w:before="200" w:after="0"/>
        <w:contextualSpacing w:val="0"/>
        <w:outlineLvl w:val="1"/>
        <w:rPr>
          <w:ins w:id="23" w:author="Poornima Kakani" w:date="2019-02-15T14:59:00Z"/>
          <w:rFonts w:ascii="Tw Cen MT Condensed" w:eastAsiaTheme="majorEastAsia" w:hAnsi="Tw Cen MT Condensed" w:cs="Times New Roman"/>
          <w:b/>
          <w:bCs/>
          <w:vanish/>
          <w:color w:val="000000" w:themeColor="text1"/>
          <w:sz w:val="28"/>
          <w:szCs w:val="28"/>
        </w:rPr>
      </w:pPr>
      <w:bookmarkStart w:id="24" w:name="_Toc8293935"/>
      <w:bookmarkStart w:id="25" w:name="_Toc8305746"/>
      <w:bookmarkStart w:id="26" w:name="_Toc8306018"/>
      <w:bookmarkEnd w:id="24"/>
      <w:bookmarkEnd w:id="25"/>
      <w:bookmarkEnd w:id="26"/>
    </w:p>
    <w:p w:rsidR="007B5EE8" w:rsidRPr="00C05A08" w:rsidRDefault="00755D05">
      <w:pPr>
        <w:pStyle w:val="Heading2"/>
        <w:numPr>
          <w:ilvl w:val="1"/>
          <w:numId w:val="47"/>
        </w:numPr>
      </w:pPr>
      <w:bookmarkStart w:id="27" w:name="_Toc8306019"/>
      <w:r>
        <w:t>FUNCTIONAL OVERVIEW</w:t>
      </w:r>
      <w:bookmarkEnd w:id="27"/>
    </w:p>
    <w:p w:rsidR="007B5EE8" w:rsidRPr="00101866" w:rsidRDefault="00102F3B" w:rsidP="00B761DF">
      <w:pPr>
        <w:pStyle w:val="Heading3"/>
        <w:keepNext/>
        <w:keepLines/>
        <w:numPr>
          <w:ilvl w:val="2"/>
          <w:numId w:val="47"/>
        </w:numPr>
        <w:pBdr>
          <w:bottom w:val="none" w:sz="0" w:space="0" w:color="auto"/>
        </w:pBdr>
        <w:spacing w:line="276" w:lineRule="auto"/>
        <w:ind w:left="1764"/>
        <w:rPr>
          <w:i w:val="0"/>
          <w:sz w:val="24"/>
          <w:szCs w:val="24"/>
        </w:rPr>
      </w:pPr>
      <w:bookmarkStart w:id="28" w:name="_Toc8306020"/>
      <w:r w:rsidRPr="00101866">
        <w:rPr>
          <w:i w:val="0"/>
          <w:sz w:val="24"/>
          <w:szCs w:val="24"/>
        </w:rPr>
        <w:t>Payment Methods</w:t>
      </w:r>
      <w:bookmarkEnd w:id="28"/>
    </w:p>
    <w:p w:rsidR="0089604F" w:rsidRDefault="0089604F" w:rsidP="0089604F">
      <w:pPr>
        <w:ind w:left="1044"/>
        <w:rPr>
          <w:lang w:val="de-DE" w:eastAsia="de-DE"/>
        </w:rPr>
      </w:pPr>
      <w:r w:rsidRPr="0089604F">
        <w:rPr>
          <w:lang w:val="de-DE" w:eastAsia="de-DE"/>
        </w:rPr>
        <w:t>All the supported Payment Methods are broadly categorized into XML DIRECT and XML REDIRECT Model based upon the manner in which they are integrated.</w:t>
      </w:r>
    </w:p>
    <w:p w:rsidR="00997275" w:rsidRPr="00997275" w:rsidRDefault="00997275" w:rsidP="00997275">
      <w:pPr>
        <w:pStyle w:val="ListParagraph"/>
        <w:keepNext/>
        <w:keepLines/>
        <w:numPr>
          <w:ilvl w:val="0"/>
          <w:numId w:val="13"/>
        </w:numPr>
        <w:spacing w:before="200" w:after="0"/>
        <w:contextualSpacing w:val="0"/>
        <w:outlineLvl w:val="3"/>
        <w:rPr>
          <w:ins w:id="29" w:author="Poornima Kakani" w:date="2019-02-15T14:59:00Z"/>
          <w:rFonts w:asciiTheme="majorHAnsi" w:eastAsiaTheme="majorEastAsia" w:hAnsiTheme="majorHAnsi" w:cstheme="majorBidi"/>
          <w:b/>
          <w:bCs/>
          <w:i/>
          <w:iCs/>
          <w:vanish/>
        </w:rPr>
      </w:pPr>
      <w:bookmarkStart w:id="30" w:name="_Toc405997352"/>
    </w:p>
    <w:p w:rsidR="00997275" w:rsidRPr="00997275" w:rsidRDefault="00997275" w:rsidP="00997275">
      <w:pPr>
        <w:pStyle w:val="ListParagraph"/>
        <w:keepNext/>
        <w:keepLines/>
        <w:numPr>
          <w:ilvl w:val="0"/>
          <w:numId w:val="13"/>
        </w:numPr>
        <w:spacing w:before="200" w:after="0"/>
        <w:contextualSpacing w:val="0"/>
        <w:outlineLvl w:val="3"/>
        <w:rPr>
          <w:ins w:id="31"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0"/>
          <w:numId w:val="13"/>
        </w:numPr>
        <w:spacing w:before="200" w:after="0"/>
        <w:contextualSpacing w:val="0"/>
        <w:outlineLvl w:val="3"/>
        <w:rPr>
          <w:ins w:id="32"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1"/>
          <w:numId w:val="13"/>
        </w:numPr>
        <w:spacing w:before="200" w:after="0"/>
        <w:contextualSpacing w:val="0"/>
        <w:outlineLvl w:val="3"/>
        <w:rPr>
          <w:ins w:id="33" w:author="Poornima Kakani" w:date="2019-02-15T14:59:00Z"/>
          <w:rFonts w:asciiTheme="majorHAnsi" w:eastAsiaTheme="majorEastAsia" w:hAnsiTheme="majorHAnsi" w:cstheme="majorBidi"/>
          <w:b/>
          <w:bCs/>
          <w:i/>
          <w:iCs/>
          <w:vanish/>
        </w:rPr>
      </w:pPr>
    </w:p>
    <w:p w:rsidR="00997275" w:rsidRPr="00997275" w:rsidRDefault="00997275" w:rsidP="00997275">
      <w:pPr>
        <w:pStyle w:val="ListParagraph"/>
        <w:keepNext/>
        <w:keepLines/>
        <w:numPr>
          <w:ilvl w:val="2"/>
          <w:numId w:val="13"/>
        </w:numPr>
        <w:spacing w:before="200" w:after="0"/>
        <w:contextualSpacing w:val="0"/>
        <w:outlineLvl w:val="3"/>
        <w:rPr>
          <w:ins w:id="34" w:author="Poornima Kakani" w:date="2019-02-15T14:59:00Z"/>
          <w:rFonts w:asciiTheme="majorHAnsi" w:eastAsiaTheme="majorEastAsia" w:hAnsiTheme="majorHAnsi" w:cstheme="majorBidi"/>
          <w:b/>
          <w:bCs/>
          <w:i/>
          <w:iCs/>
          <w:vanish/>
        </w:rPr>
      </w:pPr>
    </w:p>
    <w:p w:rsidR="00F8509E" w:rsidRDefault="00B13C26">
      <w:pPr>
        <w:pStyle w:val="Heading4"/>
        <w:keepNext/>
        <w:keepLines/>
        <w:numPr>
          <w:ilvl w:val="3"/>
          <w:numId w:val="13"/>
        </w:numPr>
      </w:pPr>
      <w:r>
        <w:t>XML Direct Request</w:t>
      </w:r>
      <w:bookmarkEnd w:id="30"/>
    </w:p>
    <w:p w:rsidR="00F8509E" w:rsidRPr="008D3B13" w:rsidRDefault="00F8509E" w:rsidP="00F8509E">
      <w:pPr>
        <w:ind w:left="1044"/>
      </w:pPr>
      <w:r w:rsidRPr="008D3B13">
        <w:t xml:space="preserve">Merchants who collect and store their shoppers' payment details on their own platform can use the XML Direct model as an effective payment-processing gateway. With this model, the merchant collects both order and payment details and then communicates the relevant payment details on a per order basis with </w:t>
      </w:r>
      <w:r w:rsidR="00C04461">
        <w:t>Worldpay</w:t>
      </w:r>
      <w:r w:rsidRPr="008D3B13">
        <w:t>, for processing. The XML Direct model only allows for using a select number of on-line payment methods, where no consumer interaction is involved. In view of the cost involved in establishing appropriate security measures this model only applies for merchants with established high transaction volumes.</w:t>
      </w:r>
      <w:r>
        <w:t xml:space="preserve"> Find below that list of supported Payment Methods that are XML DIRECT based:</w:t>
      </w:r>
    </w:p>
    <w:p w:rsidR="00CF2F4F" w:rsidRPr="007E05AE" w:rsidRDefault="00CF2F4F" w:rsidP="00CF2F4F">
      <w:pPr>
        <w:pStyle w:val="ListParagraph"/>
        <w:numPr>
          <w:ilvl w:val="0"/>
          <w:numId w:val="18"/>
        </w:numPr>
        <w:ind w:left="2124"/>
      </w:pPr>
      <w:r w:rsidRPr="007E05AE">
        <w:t>Sofort</w:t>
      </w:r>
    </w:p>
    <w:p w:rsidR="00CF2F4F" w:rsidRPr="007E05AE" w:rsidRDefault="000704AE" w:rsidP="00CF2F4F">
      <w:pPr>
        <w:pStyle w:val="ListParagraph"/>
        <w:numPr>
          <w:ilvl w:val="0"/>
          <w:numId w:val="18"/>
        </w:numPr>
        <w:ind w:left="2124"/>
      </w:pPr>
      <w:r>
        <w:t>iDEAL</w:t>
      </w:r>
    </w:p>
    <w:p w:rsidR="00CF2F4F" w:rsidRPr="007E05AE" w:rsidRDefault="00CF2F4F" w:rsidP="00CF2F4F">
      <w:pPr>
        <w:pStyle w:val="ListParagraph"/>
        <w:numPr>
          <w:ilvl w:val="0"/>
          <w:numId w:val="18"/>
        </w:numPr>
        <w:ind w:left="2124"/>
      </w:pPr>
      <w:r w:rsidRPr="007E05AE">
        <w:t>Qiwi</w:t>
      </w:r>
    </w:p>
    <w:p w:rsidR="00CF2F4F" w:rsidRDefault="00CF2F4F" w:rsidP="00CF2F4F">
      <w:pPr>
        <w:pStyle w:val="ListParagraph"/>
        <w:numPr>
          <w:ilvl w:val="0"/>
          <w:numId w:val="18"/>
        </w:numPr>
        <w:ind w:left="2124"/>
      </w:pPr>
      <w:r w:rsidRPr="007E05AE">
        <w:t>Alipay</w:t>
      </w:r>
    </w:p>
    <w:p w:rsidR="00CF2F4F" w:rsidRPr="007E05AE" w:rsidRDefault="00CF2F4F" w:rsidP="00CF2F4F">
      <w:pPr>
        <w:pStyle w:val="ListParagraph"/>
        <w:numPr>
          <w:ilvl w:val="0"/>
          <w:numId w:val="18"/>
        </w:numPr>
        <w:ind w:left="2124"/>
      </w:pPr>
      <w:r w:rsidRPr="007E05AE">
        <w:t>Mistercash</w:t>
      </w:r>
    </w:p>
    <w:p w:rsidR="00CF2F4F" w:rsidRPr="007E05AE" w:rsidRDefault="00CF2F4F" w:rsidP="00CF2F4F">
      <w:pPr>
        <w:pStyle w:val="ListParagraph"/>
        <w:numPr>
          <w:ilvl w:val="0"/>
          <w:numId w:val="18"/>
        </w:numPr>
        <w:ind w:left="2124"/>
      </w:pPr>
      <w:r w:rsidRPr="007E05AE">
        <w:t>Yandex</w:t>
      </w:r>
    </w:p>
    <w:p w:rsidR="00CF2F4F" w:rsidRPr="007E05AE" w:rsidRDefault="00CF2F4F" w:rsidP="00CF2F4F">
      <w:pPr>
        <w:pStyle w:val="ListParagraph"/>
        <w:numPr>
          <w:ilvl w:val="0"/>
          <w:numId w:val="18"/>
        </w:numPr>
        <w:ind w:left="2124"/>
      </w:pPr>
      <w:r w:rsidRPr="007E05AE">
        <w:t>Boleto</w:t>
      </w:r>
    </w:p>
    <w:p w:rsidR="00CF2F4F" w:rsidRDefault="00CF2F4F" w:rsidP="00CF2F4F">
      <w:pPr>
        <w:pStyle w:val="ListParagraph"/>
        <w:numPr>
          <w:ilvl w:val="0"/>
          <w:numId w:val="18"/>
        </w:numPr>
        <w:ind w:left="2124"/>
      </w:pPr>
      <w:r w:rsidRPr="007E05AE">
        <w:t>Paypal</w:t>
      </w:r>
    </w:p>
    <w:p w:rsidR="00CF2F4F" w:rsidRDefault="00CF2F4F" w:rsidP="00CF2F4F">
      <w:pPr>
        <w:pStyle w:val="ListParagraph"/>
        <w:numPr>
          <w:ilvl w:val="0"/>
          <w:numId w:val="18"/>
        </w:numPr>
        <w:ind w:left="2124"/>
      </w:pPr>
      <w:r>
        <w:t>GiroPay</w:t>
      </w:r>
    </w:p>
    <w:p w:rsidR="00CF2F4F" w:rsidRDefault="00CF2F4F" w:rsidP="00CF2F4F">
      <w:pPr>
        <w:pStyle w:val="ListParagraph"/>
        <w:numPr>
          <w:ilvl w:val="0"/>
          <w:numId w:val="18"/>
        </w:numPr>
        <w:ind w:left="2124"/>
      </w:pPr>
      <w:r w:rsidRPr="003C0D11">
        <w:t>Poli</w:t>
      </w:r>
    </w:p>
    <w:p w:rsidR="004860C5" w:rsidRPr="003C0D11" w:rsidRDefault="004860C5" w:rsidP="00CF2F4F">
      <w:pPr>
        <w:pStyle w:val="ListParagraph"/>
        <w:numPr>
          <w:ilvl w:val="0"/>
          <w:numId w:val="18"/>
        </w:numPr>
        <w:ind w:left="2124"/>
      </w:pPr>
      <w:r>
        <w:t>Poli NZ</w:t>
      </w:r>
    </w:p>
    <w:p w:rsidR="00CF2F4F" w:rsidRPr="003C0D11" w:rsidRDefault="00CF2F4F" w:rsidP="00CB1400">
      <w:pPr>
        <w:pStyle w:val="ListParagraph"/>
        <w:numPr>
          <w:ilvl w:val="0"/>
          <w:numId w:val="18"/>
        </w:numPr>
        <w:ind w:left="2124"/>
      </w:pPr>
      <w:r w:rsidRPr="003C0D11">
        <w:t>Konbini</w:t>
      </w:r>
    </w:p>
    <w:p w:rsidR="00CF2F4F" w:rsidRDefault="00CF2F4F" w:rsidP="00CF2F4F">
      <w:pPr>
        <w:pStyle w:val="ListParagraph"/>
        <w:numPr>
          <w:ilvl w:val="0"/>
          <w:numId w:val="18"/>
        </w:numPr>
        <w:ind w:left="2124"/>
      </w:pPr>
      <w:r w:rsidRPr="003C0D11">
        <w:t>Przelewy24</w:t>
      </w:r>
    </w:p>
    <w:p w:rsidR="004860C5" w:rsidRDefault="004860C5" w:rsidP="00CF2F4F">
      <w:pPr>
        <w:pStyle w:val="ListParagraph"/>
        <w:numPr>
          <w:ilvl w:val="0"/>
          <w:numId w:val="18"/>
        </w:numPr>
        <w:ind w:left="2124"/>
      </w:pPr>
      <w:r>
        <w:t>CashU</w:t>
      </w:r>
    </w:p>
    <w:p w:rsidR="004860C5" w:rsidRDefault="004860C5" w:rsidP="00CF2F4F">
      <w:pPr>
        <w:pStyle w:val="ListParagraph"/>
        <w:numPr>
          <w:ilvl w:val="0"/>
          <w:numId w:val="18"/>
        </w:numPr>
        <w:ind w:left="2124"/>
      </w:pPr>
      <w:r>
        <w:t>SEPA DD</w:t>
      </w:r>
    </w:p>
    <w:p w:rsidR="00CF2F4F" w:rsidRDefault="00CF2F4F" w:rsidP="00CF2F4F">
      <w:pPr>
        <w:pStyle w:val="ListParagraph"/>
        <w:numPr>
          <w:ilvl w:val="0"/>
          <w:numId w:val="18"/>
        </w:numPr>
        <w:ind w:left="2124"/>
      </w:pPr>
      <w:r>
        <w:t>Credit Card- Direct (3D/Non 3D)</w:t>
      </w:r>
      <w:r w:rsidR="00BB19BE">
        <w:t xml:space="preserve"> </w:t>
      </w:r>
    </w:p>
    <w:p w:rsidR="00CC3E39" w:rsidRDefault="000129EE" w:rsidP="003A35D2">
      <w:pPr>
        <w:pStyle w:val="ListParagraph"/>
        <w:numPr>
          <w:ilvl w:val="0"/>
          <w:numId w:val="18"/>
        </w:numPr>
        <w:ind w:left="2124"/>
      </w:pPr>
      <w:r>
        <w:t>Klarna</w:t>
      </w:r>
    </w:p>
    <w:p w:rsidR="00C05A08" w:rsidRPr="00E265C5" w:rsidRDefault="00C05A08" w:rsidP="00C05A08">
      <w:pPr>
        <w:pStyle w:val="ListParagraph"/>
        <w:ind w:left="2124"/>
      </w:pPr>
    </w:p>
    <w:p w:rsidR="00F8509E" w:rsidRDefault="00F8509E" w:rsidP="006C75DC">
      <w:pPr>
        <w:pStyle w:val="Heading4"/>
        <w:keepNext/>
        <w:keepLines/>
        <w:numPr>
          <w:ilvl w:val="3"/>
          <w:numId w:val="13"/>
        </w:numPr>
      </w:pPr>
      <w:bookmarkStart w:id="35" w:name="_Toc405997353"/>
      <w:r>
        <w:t xml:space="preserve">XML </w:t>
      </w:r>
      <w:r w:rsidR="00B13C26">
        <w:t>Redirect Request</w:t>
      </w:r>
      <w:bookmarkEnd w:id="35"/>
    </w:p>
    <w:p w:rsidR="00F8509E" w:rsidRDefault="00F8509E" w:rsidP="00F8509E">
      <w:pPr>
        <w:ind w:left="1044"/>
      </w:pPr>
      <w:r>
        <w:t xml:space="preserve">Merchants can also redirect the users to </w:t>
      </w:r>
      <w:r w:rsidR="00C04461">
        <w:t>Worldpay</w:t>
      </w:r>
      <w:r>
        <w:t xml:space="preserve"> Hosted page to collect payment details.</w:t>
      </w:r>
      <w:r w:rsidRPr="008D3B13">
        <w:t xml:space="preserve"> It allows for real-time processing of payments and ensures a maximum number of up-to-date payment methods. The Hosted Payment Page service is secure, provides </w:t>
      </w:r>
      <w:r w:rsidR="00C04461">
        <w:t>Worldpay</w:t>
      </w:r>
      <w:r w:rsidRPr="008D3B13">
        <w:t xml:space="preserve"> with required information to perform active fraud risk assessment and</w:t>
      </w:r>
      <w:r>
        <w:t>,</w:t>
      </w:r>
      <w:r w:rsidRPr="008D3B13">
        <w:t xml:space="preserve"> is the fastest way to get up and running with on-line payments.</w:t>
      </w:r>
      <w:r w:rsidRPr="007E05AE">
        <w:t xml:space="preserve"> </w:t>
      </w:r>
      <w:r>
        <w:t>Find below the list of supported Payment Methods that are XML REDIRECT based</w:t>
      </w:r>
    </w:p>
    <w:p w:rsidR="003A5E5F" w:rsidRPr="007E05AE" w:rsidRDefault="003A5E5F" w:rsidP="003A5E5F">
      <w:pPr>
        <w:pStyle w:val="ListParagraph"/>
        <w:numPr>
          <w:ilvl w:val="0"/>
          <w:numId w:val="19"/>
        </w:numPr>
        <w:ind w:left="2124"/>
      </w:pPr>
      <w:r w:rsidRPr="007E05AE">
        <w:lastRenderedPageBreak/>
        <w:t>China Union Pay</w:t>
      </w:r>
    </w:p>
    <w:p w:rsidR="003A5E5F" w:rsidRDefault="003A5E5F" w:rsidP="003A5E5F">
      <w:pPr>
        <w:pStyle w:val="ListParagraph"/>
        <w:numPr>
          <w:ilvl w:val="0"/>
          <w:numId w:val="19"/>
        </w:numPr>
        <w:ind w:left="2124"/>
      </w:pPr>
      <w:r w:rsidRPr="007E05AE">
        <w:t>Enets</w:t>
      </w:r>
    </w:p>
    <w:p w:rsidR="00C05A08" w:rsidRDefault="003A5E5F">
      <w:pPr>
        <w:pStyle w:val="ListParagraph"/>
        <w:numPr>
          <w:ilvl w:val="0"/>
          <w:numId w:val="19"/>
        </w:numPr>
        <w:ind w:left="2124"/>
      </w:pPr>
      <w:r>
        <w:t>Credit Card – Redirect (3D/Non 3D)</w:t>
      </w:r>
    </w:p>
    <w:p w:rsidR="00A516A8" w:rsidRDefault="00A516A8">
      <w:pPr>
        <w:pStyle w:val="ListParagraph"/>
        <w:numPr>
          <w:ilvl w:val="0"/>
          <w:numId w:val="19"/>
        </w:numPr>
        <w:ind w:left="2124"/>
      </w:pPr>
      <w:r>
        <w:t>Klarna-Hosted Payment Pages</w:t>
      </w:r>
    </w:p>
    <w:p w:rsidR="00C05A08" w:rsidRDefault="00C05A08" w:rsidP="00C05A08">
      <w:r w:rsidRPr="003B05D6">
        <w:rPr>
          <w:b/>
        </w:rPr>
        <w:t>** Refer to the Brazil Integration section for more details on Latin American Credit Cards and BOLETO</w:t>
      </w:r>
      <w:r>
        <w:t>.</w:t>
      </w:r>
    </w:p>
    <w:p w:rsidR="00EB4C14" w:rsidRPr="00101866" w:rsidRDefault="00EB4C14" w:rsidP="00B761DF">
      <w:pPr>
        <w:pStyle w:val="Heading3"/>
        <w:keepNext/>
        <w:keepLines/>
        <w:numPr>
          <w:ilvl w:val="2"/>
          <w:numId w:val="47"/>
        </w:numPr>
        <w:pBdr>
          <w:bottom w:val="none" w:sz="0" w:space="0" w:color="auto"/>
        </w:pBdr>
        <w:spacing w:line="276" w:lineRule="auto"/>
        <w:ind w:left="1764"/>
        <w:rPr>
          <w:i w:val="0"/>
          <w:sz w:val="24"/>
          <w:szCs w:val="24"/>
        </w:rPr>
      </w:pPr>
      <w:bookmarkStart w:id="36" w:name="_Toc405997373"/>
      <w:bookmarkStart w:id="37" w:name="_Toc8306021"/>
      <w:r w:rsidRPr="00101866">
        <w:rPr>
          <w:i w:val="0"/>
          <w:sz w:val="24"/>
          <w:szCs w:val="24"/>
        </w:rPr>
        <w:t>O</w:t>
      </w:r>
      <w:bookmarkEnd w:id="36"/>
      <w:r w:rsidR="00F71F5C" w:rsidRPr="00101866">
        <w:rPr>
          <w:i w:val="0"/>
          <w:sz w:val="24"/>
          <w:szCs w:val="24"/>
        </w:rPr>
        <w:t>rder Notifications</w:t>
      </w:r>
      <w:bookmarkEnd w:id="37"/>
    </w:p>
    <w:p w:rsidR="00340CB0" w:rsidRDefault="00340CB0" w:rsidP="00EB4C14">
      <w:pPr>
        <w:ind w:left="1044"/>
      </w:pPr>
      <w:r>
        <w:t xml:space="preserve">The </w:t>
      </w:r>
      <w:r w:rsidR="00E01875">
        <w:t>int_worldpay_core</w:t>
      </w:r>
      <w:r w:rsidR="00FD5E17">
        <w:t xml:space="preserve"> </w:t>
      </w:r>
      <w:r>
        <w:t xml:space="preserve">cartridge provides a service to update all the </w:t>
      </w:r>
      <w:r w:rsidR="006606B7">
        <w:t>SFCC</w:t>
      </w:r>
      <w:r w:rsidR="002D34BF">
        <w:t xml:space="preserve"> Order status according </w:t>
      </w:r>
      <w:r w:rsidR="00AC2944">
        <w:t>to status changes</w:t>
      </w:r>
      <w:r w:rsidR="002D34BF" w:rsidRPr="002D34BF">
        <w:t xml:space="preserve"> of individual payments</w:t>
      </w:r>
      <w:r w:rsidR="00AC2944">
        <w:t xml:space="preserve"> in </w:t>
      </w:r>
      <w:r w:rsidR="00C04461">
        <w:t>Worldpay</w:t>
      </w:r>
      <w:r w:rsidR="002D34BF">
        <w:t>.</w:t>
      </w:r>
      <w:r w:rsidR="00F41EF9">
        <w:t xml:space="preserve"> (PUSH mechanism)</w:t>
      </w:r>
    </w:p>
    <w:p w:rsidR="00AC2944" w:rsidRDefault="00C04461" w:rsidP="00AC2944">
      <w:pPr>
        <w:ind w:left="1044"/>
      </w:pPr>
      <w:r>
        <w:rPr>
          <w:b/>
        </w:rPr>
        <w:t>Worldpay</w:t>
      </w:r>
      <w:r w:rsidR="00EB4C14" w:rsidRPr="002D34BF">
        <w:rPr>
          <w:b/>
        </w:rPr>
        <w:t>-Notify</w:t>
      </w:r>
      <w:r w:rsidR="00EB4C14">
        <w:t xml:space="preserve"> is the </w:t>
      </w:r>
      <w:r w:rsidR="00FD5E17">
        <w:t xml:space="preserve">secure </w:t>
      </w:r>
      <w:r w:rsidR="006606B7">
        <w:t xml:space="preserve">route </w:t>
      </w:r>
      <w:r w:rsidR="00FD5E17">
        <w:t>function</w:t>
      </w:r>
      <w:r w:rsidR="00EB4C14">
        <w:t xml:space="preserve"> exposed to </w:t>
      </w:r>
      <w:r>
        <w:t>Worldpay</w:t>
      </w:r>
      <w:r w:rsidR="00EB4C14">
        <w:t xml:space="preserve"> to receive Order Notifications </w:t>
      </w:r>
      <w:r w:rsidR="00EB4C14" w:rsidRPr="00340CB0">
        <w:t>i.e. a HTTP</w:t>
      </w:r>
      <w:r w:rsidR="00FD5E17">
        <w:t>S</w:t>
      </w:r>
      <w:r w:rsidR="00EB4C14" w:rsidRPr="00340CB0">
        <w:t xml:space="preserve"> message whenever a </w:t>
      </w:r>
      <w:r w:rsidR="00AC2944" w:rsidRPr="00340CB0">
        <w:t>payment status</w:t>
      </w:r>
      <w:r w:rsidR="00EB4C14" w:rsidRPr="00340CB0">
        <w:t xml:space="preserve"> changed at </w:t>
      </w:r>
      <w:r>
        <w:t>Worldpay</w:t>
      </w:r>
      <w:r w:rsidR="00EB4C14" w:rsidRPr="00340CB0">
        <w:t xml:space="preserve">. </w:t>
      </w:r>
      <w:r w:rsidR="003C04CA">
        <w:t>Following URL (</w:t>
      </w:r>
      <w:r w:rsidR="003C04CA" w:rsidRPr="008765EE">
        <w:rPr>
          <w:b/>
        </w:rPr>
        <w:t>https://mechantsandbox/</w:t>
      </w:r>
      <w:r>
        <w:rPr>
          <w:b/>
        </w:rPr>
        <w:t>Worldpay</w:t>
      </w:r>
      <w:r w:rsidR="003C04CA" w:rsidRPr="008765EE">
        <w:rPr>
          <w:b/>
        </w:rPr>
        <w:t>-Notify</w:t>
      </w:r>
      <w:r w:rsidR="003C04CA">
        <w:t xml:space="preserve">) </w:t>
      </w:r>
      <w:proofErr w:type="gramStart"/>
      <w:r w:rsidR="003C04CA">
        <w:t xml:space="preserve">has been </w:t>
      </w:r>
      <w:r w:rsidR="00EB4C14" w:rsidRPr="00340CB0">
        <w:t>exposed</w:t>
      </w:r>
      <w:proofErr w:type="gramEnd"/>
      <w:r w:rsidR="00EB4C14" w:rsidRPr="00340CB0">
        <w:t xml:space="preserve"> to </w:t>
      </w:r>
      <w:r>
        <w:t>Worldpay</w:t>
      </w:r>
      <w:r w:rsidR="00AC2944">
        <w:t xml:space="preserve"> </w:t>
      </w:r>
      <w:r w:rsidR="00EB4C14" w:rsidRPr="00340CB0">
        <w:t xml:space="preserve">to send the notifications.  </w:t>
      </w:r>
      <w:r w:rsidR="006606B7">
        <w:t>SFCC</w:t>
      </w:r>
      <w:r w:rsidR="00EB4C14" w:rsidRPr="00340CB0">
        <w:t xml:space="preserve"> will send </w:t>
      </w:r>
      <w:r w:rsidR="00AC2944">
        <w:t xml:space="preserve">an HTTP 200 </w:t>
      </w:r>
      <w:r w:rsidR="00EB4C14" w:rsidRPr="00340CB0">
        <w:t>[OK]</w:t>
      </w:r>
      <w:r w:rsidR="00AC2944">
        <w:t xml:space="preserve"> </w:t>
      </w:r>
      <w:r w:rsidR="00AC2944" w:rsidRPr="00340CB0">
        <w:t>response</w:t>
      </w:r>
      <w:r w:rsidR="00AC2944">
        <w:t xml:space="preserve"> to </w:t>
      </w:r>
      <w:r>
        <w:t>Worldpay</w:t>
      </w:r>
      <w:r w:rsidR="00EB4C14" w:rsidRPr="00340CB0">
        <w:t xml:space="preserve"> to acknowledge the receipt of notification</w:t>
      </w:r>
      <w:r w:rsidR="00AC2944">
        <w:t xml:space="preserve">. Corresponding to each Order Notification received a custom object </w:t>
      </w:r>
      <w:proofErr w:type="gramStart"/>
      <w:r w:rsidR="00AC2944">
        <w:t>is created</w:t>
      </w:r>
      <w:proofErr w:type="gramEnd"/>
      <w:r w:rsidR="00AC2944">
        <w:t xml:space="preserve"> with the Order Number and Order Notification XML captured. A </w:t>
      </w:r>
      <w:r w:rsidR="006606B7">
        <w:t>SFCC</w:t>
      </w:r>
      <w:r w:rsidR="00AC2944">
        <w:t xml:space="preserve"> Job is then run (manually or scheduled), to process those custom objects and update the Orders corresponding to each Order Notification. (Refer Section </w:t>
      </w:r>
      <w:hyperlink w:anchor="_Order_Notification_Job" w:history="1">
        <w:r w:rsidR="00AC2944" w:rsidRPr="00AC2944">
          <w:rPr>
            <w:rStyle w:val="Hyperlink"/>
          </w:rPr>
          <w:t>2.1.2.1</w:t>
        </w:r>
      </w:hyperlink>
      <w:r w:rsidR="00AC2944">
        <w:t xml:space="preserve"> for more job details)</w:t>
      </w:r>
    </w:p>
    <w:p w:rsidR="005376C0" w:rsidRPr="00340CB0" w:rsidRDefault="003454D8" w:rsidP="00B454D3">
      <w:pPr>
        <w:ind w:left="1044"/>
      </w:pPr>
      <w:r w:rsidRPr="003454D8">
        <w:t>If the Worldpay system does not rece</w:t>
      </w:r>
      <w:r w:rsidR="00787C0A">
        <w:t>ive an [OK] in reply to an HTTP</w:t>
      </w:r>
      <w:r w:rsidRPr="003454D8">
        <w:t xml:space="preserve">S order </w:t>
      </w:r>
      <w:proofErr w:type="gramStart"/>
      <w:r w:rsidRPr="003454D8">
        <w:t>notification</w:t>
      </w:r>
      <w:proofErr w:type="gramEnd"/>
      <w:r w:rsidRPr="003454D8">
        <w:t xml:space="preserve"> it waits for</w:t>
      </w:r>
      <w:r w:rsidR="005376C0">
        <w:t xml:space="preserve"> </w:t>
      </w:r>
      <w:r w:rsidRPr="003454D8">
        <w:t xml:space="preserve">approximately an hour to deliver the notification again. </w:t>
      </w:r>
      <w:r w:rsidRPr="00040B77">
        <w:t>Then it will resend the order notification</w:t>
      </w:r>
      <w:r w:rsidR="005376C0" w:rsidRPr="00040B77">
        <w:t xml:space="preserve"> </w:t>
      </w:r>
      <w:r w:rsidRPr="00040B77">
        <w:t xml:space="preserve">approximately every five minutes for a week until it </w:t>
      </w:r>
      <w:proofErr w:type="gramStart"/>
      <w:r w:rsidRPr="00040B77">
        <w:t>is acknowledged</w:t>
      </w:r>
      <w:proofErr w:type="gramEnd"/>
      <w:r w:rsidRPr="00040B77">
        <w:t>.</w:t>
      </w:r>
      <w:r w:rsidRPr="003454D8">
        <w:t xml:space="preserve"> Worldpay places order notifications</w:t>
      </w:r>
      <w:r w:rsidR="005376C0">
        <w:t xml:space="preserve"> </w:t>
      </w:r>
      <w:r w:rsidRPr="003454D8">
        <w:t xml:space="preserve">in a queue and the first notification in the queue </w:t>
      </w:r>
      <w:proofErr w:type="gramStart"/>
      <w:r w:rsidRPr="003454D8">
        <w:t>will be resent</w:t>
      </w:r>
      <w:proofErr w:type="gramEnd"/>
      <w:r w:rsidRPr="003454D8">
        <w:t xml:space="preserve"> until it is acknowledged. If acknowledged, or</w:t>
      </w:r>
      <w:r w:rsidR="005376C0">
        <w:t xml:space="preserve"> </w:t>
      </w:r>
      <w:r w:rsidRPr="003454D8">
        <w:t xml:space="preserve">if after a week still no [OK] </w:t>
      </w:r>
      <w:proofErr w:type="gramStart"/>
      <w:r w:rsidRPr="003454D8">
        <w:t>is returned</w:t>
      </w:r>
      <w:proofErr w:type="gramEnd"/>
      <w:r w:rsidRPr="003454D8">
        <w:t xml:space="preserve">, the retry </w:t>
      </w:r>
      <w:r w:rsidR="005376C0">
        <w:t>m</w:t>
      </w:r>
      <w:r w:rsidRPr="003454D8">
        <w:t>echanism stops sending the message and proceeds with</w:t>
      </w:r>
      <w:r w:rsidR="005376C0">
        <w:t xml:space="preserve"> </w:t>
      </w:r>
      <w:r w:rsidRPr="003454D8">
        <w:t>the next order notification from the queue.</w:t>
      </w:r>
    </w:p>
    <w:p w:rsidR="00EB4C14" w:rsidRPr="00545C63" w:rsidRDefault="00EB4C14" w:rsidP="00EB4C14">
      <w:pPr>
        <w:ind w:left="1044"/>
      </w:pPr>
      <w:r>
        <w:t>This URL (</w:t>
      </w:r>
      <w:r w:rsidRPr="008765EE">
        <w:rPr>
          <w:b/>
        </w:rPr>
        <w:t>https://mechantsandbox/</w:t>
      </w:r>
      <w:r w:rsidR="00C04461">
        <w:rPr>
          <w:b/>
        </w:rPr>
        <w:t>Worldpay</w:t>
      </w:r>
      <w:r w:rsidRPr="008765EE">
        <w:rPr>
          <w:b/>
        </w:rPr>
        <w:t>-Notify</w:t>
      </w:r>
      <w:r>
        <w:t xml:space="preserve">) needs to </w:t>
      </w:r>
      <w:proofErr w:type="gramStart"/>
      <w:r>
        <w:t>be updated</w:t>
      </w:r>
      <w:proofErr w:type="gramEnd"/>
      <w:r>
        <w:t xml:space="preserve"> in Worldpay Admin console by the merchant to receive the Order Notifications. </w:t>
      </w:r>
      <w:r w:rsidRPr="000232C4">
        <w:rPr>
          <w:rFonts w:cstheme="minorHAnsi"/>
          <w:szCs w:val="20"/>
        </w:rPr>
        <w:t xml:space="preserve">The </w:t>
      </w:r>
      <w:r>
        <w:rPr>
          <w:rFonts w:cstheme="minorHAnsi"/>
          <w:szCs w:val="20"/>
        </w:rPr>
        <w:t xml:space="preserve">order notifications </w:t>
      </w:r>
      <w:proofErr w:type="gramStart"/>
      <w:r>
        <w:rPr>
          <w:rFonts w:cstheme="minorHAnsi"/>
          <w:szCs w:val="20"/>
        </w:rPr>
        <w:t>are captured</w:t>
      </w:r>
      <w:proofErr w:type="gramEnd"/>
      <w:r>
        <w:rPr>
          <w:rFonts w:cstheme="minorHAnsi"/>
          <w:szCs w:val="20"/>
        </w:rPr>
        <w:t xml:space="preserve"> from </w:t>
      </w:r>
      <w:r w:rsidRPr="000232C4">
        <w:rPr>
          <w:rFonts w:cstheme="minorHAnsi"/>
          <w:szCs w:val="20"/>
        </w:rPr>
        <w:t xml:space="preserve">Worldpay Payment Service when a payment reaches one of </w:t>
      </w:r>
      <w:r>
        <w:rPr>
          <w:rFonts w:cstheme="minorHAnsi"/>
          <w:szCs w:val="20"/>
        </w:rPr>
        <w:t>the following statuses:</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AUTHORISED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CANCELLED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CAPTURED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EXPIRED</w:t>
      </w:r>
    </w:p>
    <w:p w:rsidR="00EB4C14" w:rsidRPr="00CB2BD0" w:rsidRDefault="00EB4C14" w:rsidP="00B761DF">
      <w:pPr>
        <w:pStyle w:val="ListParagraph"/>
        <w:numPr>
          <w:ilvl w:val="0"/>
          <w:numId w:val="29"/>
        </w:numPr>
        <w:spacing w:after="0"/>
        <w:rPr>
          <w:rFonts w:cstheme="minorHAnsi"/>
          <w:szCs w:val="20"/>
        </w:rPr>
      </w:pPr>
      <w:r w:rsidRPr="00CB2BD0">
        <w:rPr>
          <w:rFonts w:cstheme="minorHAnsi"/>
          <w:szCs w:val="20"/>
        </w:rPr>
        <w:t>SENT_FOR_REFUND</w:t>
      </w:r>
    </w:p>
    <w:p w:rsidR="00EB4C14" w:rsidRDefault="00EB4C14" w:rsidP="00B761DF">
      <w:pPr>
        <w:pStyle w:val="ListParagraph"/>
        <w:numPr>
          <w:ilvl w:val="0"/>
          <w:numId w:val="29"/>
        </w:numPr>
        <w:spacing w:after="0"/>
        <w:rPr>
          <w:rFonts w:cstheme="minorHAnsi"/>
          <w:szCs w:val="20"/>
        </w:rPr>
      </w:pPr>
      <w:r w:rsidRPr="00CB2BD0">
        <w:rPr>
          <w:rFonts w:cstheme="minorHAnsi"/>
          <w:szCs w:val="20"/>
        </w:rPr>
        <w:t>REFUSED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SETTLED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INFORMATION_REQUESTED</w:t>
      </w:r>
    </w:p>
    <w:p w:rsidR="00EB4C14" w:rsidRPr="002A4392" w:rsidRDefault="00EB4C14" w:rsidP="00B761DF">
      <w:pPr>
        <w:pStyle w:val="ListParagraph"/>
        <w:numPr>
          <w:ilvl w:val="0"/>
          <w:numId w:val="29"/>
        </w:numPr>
        <w:spacing w:after="0"/>
        <w:rPr>
          <w:rFonts w:cstheme="minorHAnsi"/>
          <w:szCs w:val="20"/>
        </w:rPr>
      </w:pPr>
      <w:r w:rsidRPr="002A4392">
        <w:rPr>
          <w:rFonts w:cstheme="minorHAnsi"/>
          <w:szCs w:val="20"/>
        </w:rPr>
        <w:t>CHARGED_BACK</w:t>
      </w:r>
    </w:p>
    <w:p w:rsidR="007B5EE8" w:rsidRDefault="00EB4C14" w:rsidP="00B761DF">
      <w:pPr>
        <w:pStyle w:val="ListParagraph"/>
        <w:numPr>
          <w:ilvl w:val="0"/>
          <w:numId w:val="29"/>
        </w:numPr>
        <w:spacing w:after="0"/>
        <w:rPr>
          <w:rFonts w:cstheme="minorHAnsi"/>
          <w:szCs w:val="20"/>
        </w:rPr>
      </w:pPr>
      <w:r w:rsidRPr="002A4392">
        <w:rPr>
          <w:rFonts w:cstheme="minorHAnsi"/>
          <w:szCs w:val="20"/>
        </w:rPr>
        <w:t>POST AUTH CANCELLED</w:t>
      </w:r>
    </w:p>
    <w:p w:rsidR="00EB4C14" w:rsidRDefault="00EB4C14" w:rsidP="00EB4C14"/>
    <w:p w:rsidR="00787C0A" w:rsidRDefault="00787C0A" w:rsidP="0030061F">
      <w:pPr>
        <w:tabs>
          <w:tab w:val="left" w:pos="0"/>
        </w:tabs>
        <w:ind w:firstLine="1170"/>
      </w:pPr>
    </w:p>
    <w:p w:rsidR="00787C0A" w:rsidRDefault="00787C0A" w:rsidP="0030061F">
      <w:pPr>
        <w:tabs>
          <w:tab w:val="left" w:pos="0"/>
        </w:tabs>
        <w:ind w:firstLine="1170"/>
      </w:pPr>
    </w:p>
    <w:p w:rsidR="00787C0A" w:rsidRDefault="00787C0A" w:rsidP="0030061F">
      <w:pPr>
        <w:tabs>
          <w:tab w:val="left" w:pos="0"/>
        </w:tabs>
        <w:ind w:firstLine="1170"/>
      </w:pPr>
    </w:p>
    <w:p w:rsidR="00185B10" w:rsidRPr="00185B10" w:rsidRDefault="00185B10" w:rsidP="00185B10">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185B10" w:rsidRPr="00185B10" w:rsidRDefault="00185B10" w:rsidP="00185B10">
      <w:pPr>
        <w:pStyle w:val="ListParagraph"/>
        <w:keepNext/>
        <w:keepLines/>
        <w:numPr>
          <w:ilvl w:val="2"/>
          <w:numId w:val="41"/>
        </w:numPr>
        <w:spacing w:before="200" w:after="0"/>
        <w:contextualSpacing w:val="0"/>
        <w:outlineLvl w:val="3"/>
        <w:rPr>
          <w:rFonts w:asciiTheme="majorHAnsi" w:eastAsiaTheme="majorEastAsia" w:hAnsiTheme="majorHAnsi" w:cstheme="majorBidi"/>
          <w:b/>
          <w:bCs/>
          <w:i/>
          <w:iCs/>
          <w:vanish/>
        </w:rPr>
      </w:pPr>
    </w:p>
    <w:p w:rsidR="00EB4C14" w:rsidRPr="00040B77" w:rsidRDefault="00755D05" w:rsidP="00185B10">
      <w:pPr>
        <w:pStyle w:val="Heading4"/>
        <w:keepNext/>
        <w:keepLines/>
        <w:numPr>
          <w:ilvl w:val="3"/>
          <w:numId w:val="41"/>
        </w:numPr>
      </w:pPr>
      <w:bookmarkStart w:id="38" w:name="_Order_Notification_Job"/>
      <w:bookmarkStart w:id="39" w:name="_Toc405997374"/>
      <w:bookmarkEnd w:id="38"/>
      <w:r w:rsidRPr="00040B77">
        <w:t>O</w:t>
      </w:r>
      <w:bookmarkEnd w:id="39"/>
      <w:r w:rsidR="00C97D12" w:rsidRPr="00040B77">
        <w:t>rder Notification job</w:t>
      </w:r>
    </w:p>
    <w:p w:rsidR="00786C20" w:rsidRDefault="00EB4C14" w:rsidP="00101866">
      <w:pPr>
        <w:ind w:left="708"/>
      </w:pPr>
      <w:r w:rsidRPr="0043144D">
        <w:t>The</w:t>
      </w:r>
      <w:r w:rsidRPr="00101866">
        <w:t xml:space="preserve"> OrderNotificationUpdatesJob </w:t>
      </w:r>
      <w:r w:rsidRPr="0043144D">
        <w:t xml:space="preserve">is a batch </w:t>
      </w:r>
      <w:proofErr w:type="gramStart"/>
      <w:r w:rsidRPr="0043144D">
        <w:t>job which</w:t>
      </w:r>
      <w:proofErr w:type="gramEnd"/>
      <w:r w:rsidRPr="0043144D">
        <w:t xml:space="preserve"> can be </w:t>
      </w:r>
      <w:r w:rsidR="00AC2944">
        <w:t xml:space="preserve">run manually or </w:t>
      </w:r>
      <w:r w:rsidRPr="0043144D">
        <w:t xml:space="preserve">scheduled at </w:t>
      </w:r>
      <w:r w:rsidR="00AC2944">
        <w:t>a specific</w:t>
      </w:r>
      <w:r w:rsidRPr="0043144D">
        <w:t xml:space="preserve"> interval of time</w:t>
      </w:r>
      <w:r>
        <w:t xml:space="preserve"> -i.e., 2 mins, 5 mins. Each time the job runs, it will pick all the custom objects created </w:t>
      </w:r>
      <w:r w:rsidR="00AC2944">
        <w:t>because of the pri</w:t>
      </w:r>
      <w:r w:rsidR="00D60F17">
        <w:t>or received Order Notifications</w:t>
      </w:r>
      <w:r w:rsidR="00AC2944">
        <w:t xml:space="preserve">, sorted by the creation time. The job </w:t>
      </w:r>
      <w:r>
        <w:t>read the custom objec</w:t>
      </w:r>
      <w:r w:rsidR="00AC2944">
        <w:t xml:space="preserve">ts one by one, </w:t>
      </w:r>
      <w:proofErr w:type="gramStart"/>
      <w:r w:rsidR="00AC2944">
        <w:t>will</w:t>
      </w:r>
      <w:proofErr w:type="gramEnd"/>
      <w:r w:rsidR="00AC2944">
        <w:t xml:space="preserve"> update the </w:t>
      </w:r>
      <w:r>
        <w:t>statuses</w:t>
      </w:r>
      <w:r w:rsidR="00AC2944">
        <w:t xml:space="preserve"> in Business Manager (Order Status/Payment Status/Confirmation Status) </w:t>
      </w:r>
      <w:r>
        <w:t>depending on the notific</w:t>
      </w:r>
      <w:r w:rsidR="00AC2944">
        <w:t xml:space="preserve">ation status in xml string </w:t>
      </w:r>
      <w:r w:rsidR="00D97428">
        <w:t xml:space="preserve">and update the token details in order/customer card </w:t>
      </w:r>
      <w:r w:rsidR="00AC2944">
        <w:t xml:space="preserve">and </w:t>
      </w:r>
      <w:r>
        <w:t xml:space="preserve">finally remove the custom object post processing from </w:t>
      </w:r>
      <w:r w:rsidR="006606B7">
        <w:t>SFCC</w:t>
      </w:r>
      <w:r>
        <w:t>.</w:t>
      </w:r>
    </w:p>
    <w:p w:rsidR="00AE7356" w:rsidRDefault="00775E64" w:rsidP="00AE7356">
      <w:pPr>
        <w:ind w:left="708"/>
      </w:pPr>
      <w:r>
        <w:t xml:space="preserve">Refer below Step configuration section in </w:t>
      </w:r>
      <w:r w:rsidR="00384261">
        <w:t xml:space="preserve">job </w:t>
      </w:r>
      <w:r>
        <w:t>to exe</w:t>
      </w:r>
      <w:r w:rsidR="00AE7356">
        <w:t>cute script and their functions:</w:t>
      </w:r>
    </w:p>
    <w:p w:rsidR="00AE7356" w:rsidRDefault="003B6917" w:rsidP="00775E64">
      <w:pPr>
        <w:rPr>
          <w:noProof/>
        </w:rPr>
      </w:pPr>
      <w:r w:rsidRPr="003B6917">
        <w:rPr>
          <w:noProof/>
        </w:rPr>
        <w:t xml:space="preserve"> </w:t>
      </w:r>
      <w:r w:rsidR="006E25FC">
        <w:rPr>
          <w:noProof/>
        </w:rPr>
        <w:drawing>
          <wp:inline distT="0" distB="0" distL="0" distR="0" wp14:anchorId="44381FEB" wp14:editId="382D4407">
            <wp:extent cx="6188053" cy="34560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957" cy="3460973"/>
                    </a:xfrm>
                    <a:prstGeom prst="rect">
                      <a:avLst/>
                    </a:prstGeom>
                  </pic:spPr>
                </pic:pic>
              </a:graphicData>
            </a:graphic>
          </wp:inline>
        </w:drawing>
      </w:r>
      <w:r w:rsidR="006E25FC" w:rsidRPr="006E25FC">
        <w:rPr>
          <w:noProof/>
        </w:rPr>
        <w:t xml:space="preserve"> </w:t>
      </w:r>
      <w:r w:rsidR="002D4B02" w:rsidRPr="002D4B02">
        <w:rPr>
          <w:noProof/>
        </w:rPr>
        <w:t xml:space="preserve"> </w:t>
      </w:r>
    </w:p>
    <w:p w:rsidR="00775E64" w:rsidRDefault="006C29B3" w:rsidP="00775E64">
      <w:pPr>
        <w:rPr>
          <w:noProof/>
        </w:rPr>
      </w:pPr>
      <w:r>
        <w:rPr>
          <w:noProof/>
        </w:rPr>
        <w:lastRenderedPageBreak/>
        <w:drawing>
          <wp:inline distT="0" distB="0" distL="0" distR="0" wp14:anchorId="7EF83590" wp14:editId="0D7E4898">
            <wp:extent cx="6188710" cy="266395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1431" cy="2665123"/>
                    </a:xfrm>
                    <a:prstGeom prst="rect">
                      <a:avLst/>
                    </a:prstGeom>
                  </pic:spPr>
                </pic:pic>
              </a:graphicData>
            </a:graphic>
          </wp:inline>
        </w:drawing>
      </w:r>
    </w:p>
    <w:p w:rsidR="00786C20" w:rsidRPr="00775E64" w:rsidRDefault="00786C20" w:rsidP="00775E64">
      <w:bookmarkStart w:id="40" w:name="_GoBack"/>
      <w:bookmarkEnd w:id="40"/>
    </w:p>
    <w:tbl>
      <w:tblPr>
        <w:tblStyle w:val="TableGrid"/>
        <w:tblW w:w="0" w:type="auto"/>
        <w:tblLook w:val="04A0" w:firstRow="1" w:lastRow="0" w:firstColumn="1" w:lastColumn="0" w:noHBand="0" w:noVBand="1"/>
      </w:tblPr>
      <w:tblGrid>
        <w:gridCol w:w="3301"/>
        <w:gridCol w:w="6435"/>
      </w:tblGrid>
      <w:tr w:rsidR="00FC772D" w:rsidTr="00E5319B">
        <w:tc>
          <w:tcPr>
            <w:tcW w:w="4868" w:type="dxa"/>
            <w:shd w:val="clear" w:color="auto" w:fill="DAEEF3" w:themeFill="accent5" w:themeFillTint="33"/>
          </w:tcPr>
          <w:p w:rsidR="00FC772D" w:rsidRPr="00E5319B" w:rsidRDefault="00E5319B" w:rsidP="005B4E29">
            <w:r w:rsidRPr="00E5319B">
              <w:t>Fields</w:t>
            </w:r>
          </w:p>
        </w:tc>
        <w:tc>
          <w:tcPr>
            <w:tcW w:w="4868" w:type="dxa"/>
            <w:shd w:val="clear" w:color="auto" w:fill="DAEEF3" w:themeFill="accent5" w:themeFillTint="33"/>
          </w:tcPr>
          <w:p w:rsidR="00FC772D" w:rsidRPr="00E5319B" w:rsidRDefault="00E5319B" w:rsidP="005B4E29">
            <w:r w:rsidRPr="00E5319B">
              <w:t>Fields data</w:t>
            </w:r>
          </w:p>
        </w:tc>
      </w:tr>
      <w:tr w:rsidR="00FC772D" w:rsidTr="00FC772D">
        <w:tc>
          <w:tcPr>
            <w:tcW w:w="4868" w:type="dxa"/>
          </w:tcPr>
          <w:p w:rsidR="00FC772D" w:rsidRPr="00101866" w:rsidRDefault="00FC772D" w:rsidP="005B4E29">
            <w:r w:rsidRPr="00101866">
              <w:t>ID</w:t>
            </w:r>
          </w:p>
        </w:tc>
        <w:tc>
          <w:tcPr>
            <w:tcW w:w="4868" w:type="dxa"/>
          </w:tcPr>
          <w:p w:rsidR="00FC772D" w:rsidRPr="00101866" w:rsidRDefault="002D4B02" w:rsidP="005B4E29">
            <w:r w:rsidRPr="002D4B02">
              <w:t>OrderNotificationUpdatesJob</w:t>
            </w:r>
          </w:p>
        </w:tc>
      </w:tr>
      <w:tr w:rsidR="00FC772D" w:rsidTr="00FC772D">
        <w:tc>
          <w:tcPr>
            <w:tcW w:w="4868" w:type="dxa"/>
          </w:tcPr>
          <w:p w:rsidR="00FC772D" w:rsidRPr="00101866" w:rsidRDefault="00FC772D" w:rsidP="005B4E29">
            <w:r w:rsidRPr="00101866">
              <w:t xml:space="preserve">Description </w:t>
            </w:r>
          </w:p>
        </w:tc>
        <w:tc>
          <w:tcPr>
            <w:tcW w:w="4868" w:type="dxa"/>
          </w:tcPr>
          <w:p w:rsidR="00FC772D" w:rsidRPr="00101866" w:rsidRDefault="002D4B02" w:rsidP="005B4E29">
            <w:r w:rsidRPr="002D4B02">
              <w:t>Batch job for reading Custom Objects of Order Notifications and updating Order Statuses</w:t>
            </w:r>
          </w:p>
        </w:tc>
      </w:tr>
      <w:tr w:rsidR="00FC772D" w:rsidTr="00FC772D">
        <w:tc>
          <w:tcPr>
            <w:tcW w:w="4868" w:type="dxa"/>
          </w:tcPr>
          <w:p w:rsidR="00FC772D" w:rsidRPr="00101866" w:rsidRDefault="00FC772D" w:rsidP="005B4E29">
            <w:r w:rsidRPr="00101866">
              <w:t>ExecuteScriptModule.Module</w:t>
            </w:r>
          </w:p>
        </w:tc>
        <w:tc>
          <w:tcPr>
            <w:tcW w:w="4868" w:type="dxa"/>
          </w:tcPr>
          <w:p w:rsidR="00FC772D" w:rsidRPr="00101866" w:rsidRDefault="00E01875" w:rsidP="005B4E29">
            <w:r>
              <w:t>int_worldpay_core</w:t>
            </w:r>
            <w:r w:rsidR="002D4B02" w:rsidRPr="002D4B02">
              <w:t>/cartridge/scripts/jobs/OrderNotificationUpdatesJob.js</w:t>
            </w:r>
          </w:p>
        </w:tc>
      </w:tr>
      <w:tr w:rsidR="00FC772D" w:rsidTr="00FC772D">
        <w:tc>
          <w:tcPr>
            <w:tcW w:w="4868" w:type="dxa"/>
          </w:tcPr>
          <w:p w:rsidR="00FC772D" w:rsidRPr="00101866" w:rsidRDefault="004D15E7" w:rsidP="005B4E29">
            <w:r>
              <w:rPr>
                <w:rStyle w:val="dw-nc-tooltip"/>
              </w:rPr>
              <w:t>ExecuteScriptModule.FunctionName</w:t>
            </w:r>
          </w:p>
        </w:tc>
        <w:tc>
          <w:tcPr>
            <w:tcW w:w="4868" w:type="dxa"/>
          </w:tcPr>
          <w:p w:rsidR="00FC772D" w:rsidRPr="00101866" w:rsidRDefault="002D4B02" w:rsidP="005B4E29">
            <w:r w:rsidRPr="002D4B02">
              <w:t>orderNotificationUpdateJob</w:t>
            </w:r>
          </w:p>
        </w:tc>
      </w:tr>
      <w:tr w:rsidR="00FC772D" w:rsidTr="00FC772D">
        <w:tc>
          <w:tcPr>
            <w:tcW w:w="4868" w:type="dxa"/>
          </w:tcPr>
          <w:p w:rsidR="00FC772D" w:rsidRPr="00101866" w:rsidRDefault="00FC772D" w:rsidP="005B4E29">
            <w:r w:rsidRPr="00101866">
              <w:t>ExecuteScriptModule.Transactional</w:t>
            </w:r>
          </w:p>
        </w:tc>
        <w:tc>
          <w:tcPr>
            <w:tcW w:w="4868" w:type="dxa"/>
          </w:tcPr>
          <w:p w:rsidR="00FC772D" w:rsidRPr="00101866" w:rsidRDefault="00FC772D" w:rsidP="005B4E29">
            <w:r w:rsidRPr="00101866">
              <w:t>Enabled</w:t>
            </w:r>
          </w:p>
        </w:tc>
      </w:tr>
    </w:tbl>
    <w:p w:rsidR="00EB4C14" w:rsidRDefault="00EB4C14" w:rsidP="005B4E29"/>
    <w:p w:rsidR="007D6C6F" w:rsidRPr="005B4E29" w:rsidRDefault="007D6C6F" w:rsidP="00B761DF">
      <w:pPr>
        <w:pStyle w:val="Heading4"/>
        <w:keepNext/>
        <w:keepLines/>
        <w:numPr>
          <w:ilvl w:val="3"/>
          <w:numId w:val="41"/>
        </w:numPr>
      </w:pPr>
      <w:r>
        <w:t xml:space="preserve">Error Handling for Order Notification Job </w:t>
      </w:r>
    </w:p>
    <w:p w:rsidR="007D6C6F" w:rsidRDefault="007D6C6F" w:rsidP="007D6C6F">
      <w:r>
        <w:t xml:space="preserve"> </w:t>
      </w:r>
      <w:r>
        <w:tab/>
      </w:r>
      <w:r w:rsidRPr="005B4E29">
        <w:t>Please refer to</w:t>
      </w:r>
      <w:r w:rsidRPr="005B4E29">
        <w:rPr>
          <w:b/>
        </w:rPr>
        <w:t xml:space="preserve"> </w:t>
      </w:r>
      <w:hyperlink w:anchor="_APPENDIX_C:_Error" w:history="1">
        <w:r w:rsidRPr="00B2201C">
          <w:rPr>
            <w:rStyle w:val="Hyperlink"/>
          </w:rPr>
          <w:t>Appendix C</w:t>
        </w:r>
      </w:hyperlink>
      <w:r>
        <w:t xml:space="preserve"> </w:t>
      </w:r>
      <w:r w:rsidRPr="005B4E29">
        <w:t>for error codes and error messages for Order Notifications</w:t>
      </w:r>
    </w:p>
    <w:p w:rsidR="007D6C6F" w:rsidRPr="005B4E29" w:rsidRDefault="007D6C6F" w:rsidP="00185B10">
      <w:pPr>
        <w:pStyle w:val="Heading4"/>
        <w:keepNext/>
        <w:keepLines/>
        <w:numPr>
          <w:ilvl w:val="3"/>
          <w:numId w:val="41"/>
        </w:numPr>
      </w:pPr>
      <w:r>
        <w:t xml:space="preserve">Transaction payment status handling for Order Notification Job </w:t>
      </w:r>
    </w:p>
    <w:p w:rsidR="007D6C6F" w:rsidRPr="00FB1D3E" w:rsidRDefault="007D6C6F" w:rsidP="00101866">
      <w:pPr>
        <w:ind w:left="708"/>
      </w:pPr>
      <w:r w:rsidRPr="007D6C6F">
        <w:rPr>
          <w:color w:val="1F497D"/>
        </w:rPr>
        <w:t xml:space="preserve"> </w:t>
      </w:r>
      <w:r w:rsidRPr="00101866">
        <w:rPr>
          <w:color w:val="000000"/>
        </w:rPr>
        <w:t xml:space="preserve">Please refer to </w:t>
      </w:r>
      <w:hyperlink w:anchor="_APPENDIX_D:_Order" w:history="1">
        <w:r w:rsidRPr="00101866">
          <w:rPr>
            <w:color w:val="000000"/>
          </w:rPr>
          <w:t>Appendix D</w:t>
        </w:r>
      </w:hyperlink>
      <w:r w:rsidRPr="00101866">
        <w:rPr>
          <w:color w:val="000000"/>
        </w:rPr>
        <w:t xml:space="preserve"> for mapping of different status on receipt of different order notification from WP into BM.</w:t>
      </w:r>
    </w:p>
    <w:p w:rsidR="002931CE" w:rsidRPr="002931CE" w:rsidRDefault="009175CA" w:rsidP="00101866">
      <w:pPr>
        <w:pStyle w:val="Heading4"/>
        <w:keepNext/>
        <w:keepLines/>
        <w:numPr>
          <w:ilvl w:val="3"/>
          <w:numId w:val="13"/>
        </w:numPr>
      </w:pPr>
      <w:bookmarkStart w:id="41" w:name="_Toc405997379"/>
      <w:r>
        <w:t>Notification update Service</w:t>
      </w:r>
      <w:bookmarkEnd w:id="41"/>
    </w:p>
    <w:p w:rsidR="00CC0B66" w:rsidRPr="00101866" w:rsidRDefault="00B3466C" w:rsidP="00CC0B66">
      <w:pPr>
        <w:ind w:left="708"/>
      </w:pPr>
      <w:hyperlink r:id="rId15" w:history="1">
        <w:r w:rsidR="00CC0B66" w:rsidRPr="00101866">
          <w:rPr>
            <w:color w:val="000000"/>
          </w:rPr>
          <w:t xml:space="preserve">The Cartridge provides </w:t>
        </w:r>
        <w:r w:rsidR="002D39F2" w:rsidRPr="00101866">
          <w:rPr>
            <w:color w:val="000000"/>
          </w:rPr>
          <w:t>feature</w:t>
        </w:r>
        <w:r w:rsidR="00CC0B66" w:rsidRPr="00101866">
          <w:rPr>
            <w:color w:val="000000"/>
          </w:rPr>
          <w:t xml:space="preserve"> </w:t>
        </w:r>
        <w:r w:rsidR="002D39F2" w:rsidRPr="00101866">
          <w:rPr>
            <w:color w:val="000000"/>
          </w:rPr>
          <w:t xml:space="preserve">to </w:t>
        </w:r>
        <w:r w:rsidR="00700447" w:rsidRPr="00101866">
          <w:rPr>
            <w:color w:val="000000"/>
          </w:rPr>
          <w:t xml:space="preserve">expose </w:t>
        </w:r>
        <w:r w:rsidR="00CC0B66" w:rsidRPr="00101866">
          <w:rPr>
            <w:color w:val="000000"/>
          </w:rPr>
          <w:t xml:space="preserve">the history of the Payment Transaction change (Order Notifications) </w:t>
        </w:r>
        <w:r w:rsidR="002D39F2" w:rsidRPr="00101866">
          <w:rPr>
            <w:color w:val="000000"/>
          </w:rPr>
          <w:t>for a</w:t>
        </w:r>
        <w:r w:rsidR="00CC0B66" w:rsidRPr="00101866">
          <w:rPr>
            <w:color w:val="000000"/>
          </w:rPr>
          <w:t xml:space="preserve"> particular Order</w:t>
        </w:r>
        <w:r w:rsidR="00700447" w:rsidRPr="00101866">
          <w:rPr>
            <w:color w:val="000000"/>
          </w:rPr>
          <w:t xml:space="preserve"> in SFCC business manager</w:t>
        </w:r>
        <w:r w:rsidR="00CC0B66" w:rsidRPr="00101866">
          <w:rPr>
            <w:color w:val="000000"/>
          </w:rPr>
          <w:t>. </w:t>
        </w:r>
      </w:hyperlink>
      <w:r w:rsidR="00820560" w:rsidRPr="00101866">
        <w:rPr>
          <w:rFonts w:ascii="Calibri" w:hAnsi="Calibri"/>
          <w:color w:val="000000"/>
        </w:rPr>
        <w:t>A JSON</w:t>
      </w:r>
      <w:r w:rsidR="00CC0B66" w:rsidRPr="00101866">
        <w:rPr>
          <w:rFonts w:ascii="Calibri" w:hAnsi="Calibri"/>
          <w:color w:val="000000"/>
        </w:rPr>
        <w:t xml:space="preserve"> object </w:t>
      </w:r>
      <w:proofErr w:type="gramStart"/>
      <w:r w:rsidR="00CC0B66" w:rsidRPr="00101866">
        <w:rPr>
          <w:rFonts w:ascii="Calibri" w:hAnsi="Calibri"/>
          <w:color w:val="000000"/>
        </w:rPr>
        <w:t>is returned</w:t>
      </w:r>
      <w:proofErr w:type="gramEnd"/>
      <w:r w:rsidR="00CC0B66" w:rsidRPr="00101866">
        <w:rPr>
          <w:rFonts w:ascii="Calibri" w:hAnsi="Calibri"/>
          <w:color w:val="000000"/>
        </w:rPr>
        <w:t xml:space="preserve"> by the notifications updates service. This service is provided in </w:t>
      </w:r>
      <w:proofErr w:type="gramStart"/>
      <w:r w:rsidR="00CC0B66" w:rsidRPr="00101866">
        <w:rPr>
          <w:rFonts w:ascii="Calibri" w:hAnsi="Calibri"/>
          <w:color w:val="000000"/>
        </w:rPr>
        <w:t>2</w:t>
      </w:r>
      <w:proofErr w:type="gramEnd"/>
      <w:r w:rsidR="00CC0B66" w:rsidRPr="00101866">
        <w:rPr>
          <w:rFonts w:ascii="Calibri" w:hAnsi="Calibri"/>
          <w:color w:val="000000"/>
        </w:rPr>
        <w:t xml:space="preserve"> flavors, depending upon the need to fetch the entire status history or just the latest status. If order no or status</w:t>
      </w:r>
      <w:r w:rsidR="00332E3E" w:rsidRPr="00101866">
        <w:rPr>
          <w:rFonts w:ascii="Calibri" w:hAnsi="Calibri"/>
          <w:color w:val="000000"/>
        </w:rPr>
        <w:t xml:space="preserve"> history is not found an error JSON</w:t>
      </w:r>
      <w:r w:rsidR="00CC0B66" w:rsidRPr="00101866">
        <w:rPr>
          <w:rFonts w:ascii="Calibri" w:hAnsi="Calibri"/>
          <w:color w:val="000000"/>
        </w:rPr>
        <w:t xml:space="preserve"> is returned.</w:t>
      </w:r>
    </w:p>
    <w:p w:rsidR="00EB4C14" w:rsidRPr="00101866" w:rsidRDefault="00EB4C14" w:rsidP="00101866">
      <w:pPr>
        <w:ind w:left="708"/>
        <w:rPr>
          <w:color w:val="000000"/>
        </w:rPr>
      </w:pPr>
      <w:r w:rsidRPr="00101866">
        <w:rPr>
          <w:color w:val="000000"/>
        </w:rPr>
        <w:fldChar w:fldCharType="begin"/>
      </w:r>
      <w:r w:rsidRPr="00101866">
        <w:rPr>
          <w:color w:val="000000"/>
        </w:rPr>
        <w:instrText xml:space="preserve"> HYPERLINK "https://merchantSandbox/WorldPay-GetNotificationUpdates  is the pipeline exposed to get the History of Notifications received by particular Order.</w:instrText>
      </w:r>
    </w:p>
    <w:p w:rsidR="00EB4C14" w:rsidRPr="00101866" w:rsidRDefault="00EB4C14" w:rsidP="00101866">
      <w:pPr>
        <w:ind w:left="708"/>
        <w:rPr>
          <w:color w:val="000000"/>
        </w:rPr>
      </w:pPr>
      <w:r w:rsidRPr="00101866">
        <w:rPr>
          <w:color w:val="000000"/>
        </w:rPr>
        <w:instrText xml:space="preserve">" </w:instrText>
      </w:r>
      <w:r w:rsidRPr="00101866">
        <w:rPr>
          <w:color w:val="000000"/>
        </w:rPr>
        <w:fldChar w:fldCharType="separate"/>
      </w:r>
      <w:r w:rsidR="00C04461" w:rsidRPr="00101866">
        <w:rPr>
          <w:b/>
          <w:color w:val="000000"/>
        </w:rPr>
        <w:t>Worldpay</w:t>
      </w:r>
      <w:r w:rsidRPr="00101866">
        <w:rPr>
          <w:b/>
          <w:color w:val="000000"/>
        </w:rPr>
        <w:t>-</w:t>
      </w:r>
      <w:r w:rsidR="00820560" w:rsidRPr="00101866">
        <w:rPr>
          <w:b/>
          <w:color w:val="000000"/>
        </w:rPr>
        <w:t>GetNotificationUpdates</w:t>
      </w:r>
      <w:r w:rsidR="00820560" w:rsidRPr="00101866">
        <w:rPr>
          <w:color w:val="000000"/>
        </w:rPr>
        <w:t xml:space="preserve"> is</w:t>
      </w:r>
      <w:r w:rsidRPr="00101866">
        <w:rPr>
          <w:color w:val="000000"/>
        </w:rPr>
        <w:t xml:space="preserve"> the </w:t>
      </w:r>
      <w:r w:rsidR="00700447" w:rsidRPr="00101866">
        <w:rPr>
          <w:color w:val="000000"/>
        </w:rPr>
        <w:t xml:space="preserve">route </w:t>
      </w:r>
      <w:r w:rsidRPr="00101866">
        <w:rPr>
          <w:color w:val="000000"/>
        </w:rPr>
        <w:t xml:space="preserve">exposed to get the History of Notifications received </w:t>
      </w:r>
      <w:r w:rsidR="001C52A1" w:rsidRPr="00101866">
        <w:rPr>
          <w:color w:val="000000"/>
        </w:rPr>
        <w:t xml:space="preserve">      </w:t>
      </w:r>
      <w:r w:rsidRPr="00101866">
        <w:rPr>
          <w:color w:val="000000"/>
        </w:rPr>
        <w:t>by particular Order.</w:t>
      </w:r>
    </w:p>
    <w:p w:rsidR="00EB4C14" w:rsidRDefault="00EB4C14" w:rsidP="00101866">
      <w:pPr>
        <w:ind w:left="708"/>
      </w:pPr>
      <w:r w:rsidRPr="00101866">
        <w:rPr>
          <w:color w:val="000000"/>
        </w:rPr>
        <w:fldChar w:fldCharType="end"/>
      </w:r>
      <w:r>
        <w:t xml:space="preserve">This service takes </w:t>
      </w:r>
      <w:proofErr w:type="gramStart"/>
      <w:r>
        <w:t>2</w:t>
      </w:r>
      <w:proofErr w:type="gramEnd"/>
      <w:r>
        <w:t xml:space="preserve"> parameters as </w:t>
      </w:r>
      <w:r w:rsidRPr="007C7775">
        <w:t>Http</w:t>
      </w:r>
      <w:r>
        <w:t xml:space="preserve"> </w:t>
      </w:r>
      <w:r w:rsidRPr="007C7775">
        <w:t>Parameter</w:t>
      </w:r>
      <w:r>
        <w:t xml:space="preserve">s, </w:t>
      </w:r>
    </w:p>
    <w:p w:rsidR="00EB4C14" w:rsidRDefault="00EB4C14" w:rsidP="007F45D2">
      <w:pPr>
        <w:pStyle w:val="ListParagraph"/>
        <w:numPr>
          <w:ilvl w:val="0"/>
          <w:numId w:val="17"/>
        </w:numPr>
        <w:ind w:left="1788"/>
      </w:pPr>
      <w:r w:rsidRPr="007C7775">
        <w:lastRenderedPageBreak/>
        <w:t>orderNo</w:t>
      </w:r>
      <w:r>
        <w:t xml:space="preserve"> </w:t>
      </w:r>
    </w:p>
    <w:p w:rsidR="00EB4C14" w:rsidRDefault="00EB4C14" w:rsidP="007F45D2">
      <w:pPr>
        <w:pStyle w:val="ListParagraph"/>
        <w:numPr>
          <w:ilvl w:val="0"/>
          <w:numId w:val="17"/>
        </w:numPr>
        <w:ind w:left="1788"/>
      </w:pPr>
      <w:r w:rsidRPr="007C7775">
        <w:t>allupdates</w:t>
      </w:r>
    </w:p>
    <w:p w:rsidR="00EB4C14" w:rsidRDefault="00EB4C14" w:rsidP="00C75E15">
      <w:pPr>
        <w:ind w:left="708"/>
        <w:jc w:val="both"/>
      </w:pPr>
      <w:r>
        <w:t>If ‘</w:t>
      </w:r>
      <w:r w:rsidRPr="007C7775">
        <w:t>allupdates</w:t>
      </w:r>
      <w:r>
        <w:t>’ is true, all notifications received for the order will be returned as JSON response.</w:t>
      </w:r>
    </w:p>
    <w:p w:rsidR="00EB4C14" w:rsidRDefault="00EB4C14" w:rsidP="00C75E15">
      <w:pPr>
        <w:ind w:left="708"/>
        <w:jc w:val="both"/>
      </w:pPr>
      <w:r>
        <w:t>If ‘</w:t>
      </w:r>
      <w:r w:rsidRPr="007C7775">
        <w:t>allupdates</w:t>
      </w:r>
      <w:r>
        <w:t>’ is false, only the latest notifications received for the order will be returned as JSON response.</w:t>
      </w:r>
    </w:p>
    <w:p w:rsidR="00EB4C14" w:rsidRDefault="00EB4C14" w:rsidP="00C75E15">
      <w:pPr>
        <w:ind w:left="708"/>
        <w:jc w:val="both"/>
      </w:pPr>
      <w:r>
        <w:t>All values for ‘</w:t>
      </w:r>
      <w:r w:rsidRPr="007C7775">
        <w:t>allupdates</w:t>
      </w:r>
      <w:r>
        <w:t xml:space="preserve">’ </w:t>
      </w:r>
      <w:r w:rsidR="000704AE">
        <w:t>i.e.</w:t>
      </w:r>
      <w:r>
        <w:t xml:space="preserve"> true, TRUE, True will be considered as true, any value other than these will be considered as false.</w:t>
      </w:r>
    </w:p>
    <w:p w:rsidR="00EB4C14" w:rsidRPr="00101866" w:rsidRDefault="00EB4C14" w:rsidP="00101866">
      <w:pPr>
        <w:ind w:left="708"/>
        <w:rPr>
          <w:color w:val="000000"/>
        </w:rPr>
      </w:pPr>
      <w:r w:rsidRPr="00101866">
        <w:rPr>
          <w:color w:val="000000"/>
        </w:rPr>
        <w:t>Example for the JSON response when ‘allupdates’ = true is as below:</w:t>
      </w:r>
    </w:p>
    <w:p w:rsidR="00EB4C14" w:rsidRPr="00CC0B66" w:rsidRDefault="00EB4C14" w:rsidP="00EB4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36497" w:rsidRPr="00101866" w:rsidRDefault="00236497" w:rsidP="00101866">
      <w:pPr>
        <w:ind w:left="708"/>
        <w:rPr>
          <w:b/>
          <w:color w:val="000000"/>
        </w:rPr>
      </w:pPr>
      <w:r w:rsidRPr="00101866">
        <w:rPr>
          <w:b/>
          <w:color w:val="000000"/>
        </w:rPr>
        <w:t>RESPONSE:</w:t>
      </w:r>
    </w:p>
    <w:p w:rsidR="00EB4C14" w:rsidRPr="00101866" w:rsidRDefault="00EB4C14" w:rsidP="00101866">
      <w:pPr>
        <w:ind w:left="708"/>
        <w:rPr>
          <w:color w:val="000000"/>
        </w:rPr>
      </w:pPr>
      <w:r w:rsidRPr="00101866">
        <w:rPr>
          <w:color w:val="000000"/>
        </w:rPr>
        <w:t>{"statusList":</w:t>
      </w:r>
    </w:p>
    <w:p w:rsidR="00EB4C14" w:rsidRPr="00101866" w:rsidRDefault="00EB4C14" w:rsidP="00101866">
      <w:pPr>
        <w:ind w:left="708"/>
        <w:rPr>
          <w:color w:val="000000"/>
        </w:rPr>
      </w:pPr>
      <w:r w:rsidRPr="00101866">
        <w:rPr>
          <w:color w:val="000000"/>
        </w:rPr>
        <w:t xml:space="preserve">   [{"status":"AUTHORISED</w:t>
      </w:r>
      <w:proofErr w:type="gramStart"/>
      <w:r w:rsidRPr="00101866">
        <w:rPr>
          <w:color w:val="000000"/>
        </w:rPr>
        <w:t>:Mon</w:t>
      </w:r>
      <w:proofErr w:type="gramEnd"/>
      <w:r w:rsidRPr="00101866">
        <w:rPr>
          <w:color w:val="000000"/>
        </w:rPr>
        <w:t xml:space="preserve"> Nov 10 2014 08:11:24 GMT-0000 (GMT)"},</w:t>
      </w:r>
    </w:p>
    <w:p w:rsidR="00EB4C14" w:rsidRPr="00101866" w:rsidRDefault="00EB4C14" w:rsidP="00101866">
      <w:pPr>
        <w:ind w:left="708"/>
        <w:rPr>
          <w:color w:val="000000"/>
        </w:rPr>
      </w:pPr>
      <w:r w:rsidRPr="00101866">
        <w:rPr>
          <w:color w:val="000000"/>
        </w:rPr>
        <w:t xml:space="preserve">    {"status":"CANCELLED</w:t>
      </w:r>
      <w:proofErr w:type="gramStart"/>
      <w:r w:rsidRPr="00101866">
        <w:rPr>
          <w:color w:val="000000"/>
        </w:rPr>
        <w:t>:Mon</w:t>
      </w:r>
      <w:proofErr w:type="gramEnd"/>
      <w:r w:rsidRPr="00101866">
        <w:rPr>
          <w:color w:val="000000"/>
        </w:rPr>
        <w:t xml:space="preserve"> Nov 11 2014 08:11:24 GMT-0000 (GMT)"}</w:t>
      </w:r>
    </w:p>
    <w:p w:rsidR="00EB4C14" w:rsidRPr="00101866" w:rsidRDefault="00EB4C14" w:rsidP="00101866">
      <w:pPr>
        <w:ind w:left="708"/>
        <w:rPr>
          <w:color w:val="000000"/>
        </w:rPr>
      </w:pPr>
      <w:r w:rsidRPr="00101866">
        <w:rPr>
          <w:color w:val="000000"/>
        </w:rPr>
        <w:t xml:space="preserve">   ]</w:t>
      </w:r>
    </w:p>
    <w:p w:rsidR="00EB4C14" w:rsidRPr="00101866" w:rsidRDefault="00EB4C14" w:rsidP="00101866">
      <w:pPr>
        <w:ind w:left="708"/>
        <w:rPr>
          <w:color w:val="000000"/>
        </w:rPr>
      </w:pPr>
      <w:r w:rsidRPr="00101866">
        <w:rPr>
          <w:color w:val="000000"/>
        </w:rPr>
        <w:t>}</w:t>
      </w:r>
    </w:p>
    <w:p w:rsidR="00EB4C14" w:rsidRPr="00101866" w:rsidRDefault="00EB4C14" w:rsidP="00101866">
      <w:pPr>
        <w:ind w:left="708"/>
        <w:rPr>
          <w:color w:val="000000"/>
        </w:rPr>
      </w:pPr>
    </w:p>
    <w:p w:rsidR="00236497" w:rsidRPr="00101866" w:rsidRDefault="00EB4C14" w:rsidP="00101866">
      <w:pPr>
        <w:ind w:left="708"/>
        <w:rPr>
          <w:color w:val="000000"/>
        </w:rPr>
      </w:pPr>
      <w:r w:rsidRPr="00101866">
        <w:rPr>
          <w:color w:val="000000"/>
        </w:rPr>
        <w:t>Example for the JSON response when ‘allupdates’ = false is as below:</w:t>
      </w:r>
    </w:p>
    <w:p w:rsidR="00236497" w:rsidRPr="00101866" w:rsidRDefault="00236497" w:rsidP="00101866">
      <w:pPr>
        <w:ind w:left="708"/>
        <w:rPr>
          <w:b/>
          <w:color w:val="000000"/>
        </w:rPr>
      </w:pPr>
      <w:r w:rsidRPr="00101866">
        <w:rPr>
          <w:b/>
          <w:color w:val="000000"/>
        </w:rPr>
        <w:t>RESPONSE:</w:t>
      </w:r>
    </w:p>
    <w:p w:rsidR="00EB4C14" w:rsidRPr="00101866" w:rsidRDefault="00EB4C14" w:rsidP="00101866">
      <w:pPr>
        <w:ind w:left="708"/>
        <w:rPr>
          <w:color w:val="000000"/>
        </w:rPr>
      </w:pPr>
      <w:r w:rsidRPr="00101866">
        <w:rPr>
          <w:color w:val="000000"/>
        </w:rPr>
        <w:t>{"latestStatus":</w:t>
      </w:r>
    </w:p>
    <w:p w:rsidR="00EB4C14" w:rsidRPr="00101866" w:rsidRDefault="00EB4C14" w:rsidP="00101866">
      <w:pPr>
        <w:ind w:left="708"/>
        <w:rPr>
          <w:color w:val="000000"/>
        </w:rPr>
      </w:pPr>
      <w:r w:rsidRPr="00101866">
        <w:rPr>
          <w:color w:val="000000"/>
        </w:rPr>
        <w:tab/>
        <w:t>[{"Status":"AUTHORISED</w:t>
      </w:r>
      <w:proofErr w:type="gramStart"/>
      <w:r w:rsidRPr="00101866">
        <w:rPr>
          <w:color w:val="000000"/>
        </w:rPr>
        <w:t>:Mon</w:t>
      </w:r>
      <w:proofErr w:type="gramEnd"/>
      <w:r w:rsidRPr="00101866">
        <w:rPr>
          <w:color w:val="000000"/>
        </w:rPr>
        <w:t xml:space="preserve"> Nov 10 2014 08:11:24 GMT-0000 (GMT)"}]</w:t>
      </w:r>
    </w:p>
    <w:p w:rsidR="00EB4C14" w:rsidRPr="00101866" w:rsidRDefault="00EB4C14" w:rsidP="00101866">
      <w:pPr>
        <w:ind w:left="708"/>
        <w:rPr>
          <w:color w:val="000000"/>
        </w:rPr>
      </w:pPr>
      <w:r w:rsidRPr="00101866">
        <w:rPr>
          <w:color w:val="000000"/>
        </w:rPr>
        <w:t>}</w:t>
      </w:r>
    </w:p>
    <w:p w:rsidR="002D39F2" w:rsidRPr="00101866" w:rsidRDefault="002D39F2" w:rsidP="00B761DF">
      <w:pPr>
        <w:pStyle w:val="Heading3"/>
        <w:keepNext/>
        <w:keepLines/>
        <w:numPr>
          <w:ilvl w:val="2"/>
          <w:numId w:val="47"/>
        </w:numPr>
        <w:pBdr>
          <w:bottom w:val="none" w:sz="0" w:space="0" w:color="auto"/>
        </w:pBdr>
        <w:spacing w:line="276" w:lineRule="auto"/>
        <w:ind w:left="1764"/>
        <w:rPr>
          <w:i w:val="0"/>
          <w:sz w:val="24"/>
          <w:szCs w:val="24"/>
        </w:rPr>
      </w:pPr>
      <w:bookmarkStart w:id="42" w:name="_Toc8306022"/>
      <w:r w:rsidRPr="00101866">
        <w:rPr>
          <w:i w:val="0"/>
          <w:sz w:val="24"/>
          <w:szCs w:val="24"/>
        </w:rPr>
        <w:t>Order Inquiry job</w:t>
      </w:r>
      <w:bookmarkEnd w:id="42"/>
    </w:p>
    <w:p w:rsidR="002D39F2" w:rsidRDefault="002D39F2" w:rsidP="00101866">
      <w:pPr>
        <w:ind w:left="708"/>
      </w:pPr>
      <w:r w:rsidRPr="0043144D">
        <w:t>The</w:t>
      </w:r>
      <w:r w:rsidRPr="00101866">
        <w:t xml:space="preserve"> OrderInquiryUpdatesJob </w:t>
      </w:r>
      <w:r w:rsidRPr="0043144D">
        <w:t xml:space="preserve">is a batch </w:t>
      </w:r>
      <w:proofErr w:type="gramStart"/>
      <w:r w:rsidRPr="0043144D">
        <w:t>job which</w:t>
      </w:r>
      <w:proofErr w:type="gramEnd"/>
      <w:r w:rsidRPr="0043144D">
        <w:t xml:space="preserve"> can be </w:t>
      </w:r>
      <w:r>
        <w:t xml:space="preserve">run manually or </w:t>
      </w:r>
      <w:r w:rsidRPr="0043144D">
        <w:t xml:space="preserve">scheduled at </w:t>
      </w:r>
      <w:r>
        <w:t>a specific</w:t>
      </w:r>
      <w:r w:rsidRPr="0043144D">
        <w:t xml:space="preserve"> interval of time</w:t>
      </w:r>
      <w:r>
        <w:t xml:space="preserve"> -i.e., 2 mins, 5 mins. Each time the job runs, it will pick all the orders with status as CREATED/ NEW/OPEN and payment status as NOT PAID and order placed at least 15 mins back (configurable custom preference in business manager) by the creation time. The job iterates the </w:t>
      </w:r>
      <w:proofErr w:type="gramStart"/>
      <w:r>
        <w:t>orders and make order inquiry service call, will update the statuses in Business Manager (Order Status/Payment Status/Confirmation Status) depending on the response status in xml response of order enquiry</w:t>
      </w:r>
      <w:proofErr w:type="gramEnd"/>
      <w:r>
        <w:t xml:space="preserve"> and update the token details in order/customer card </w:t>
      </w:r>
    </w:p>
    <w:p w:rsidR="002D39F2" w:rsidRDefault="002D39F2" w:rsidP="002D39F2">
      <w:pPr>
        <w:rPr>
          <w:noProof/>
        </w:rPr>
      </w:pPr>
      <w:r w:rsidRPr="006E25FC">
        <w:rPr>
          <w:noProof/>
        </w:rPr>
        <w:lastRenderedPageBreak/>
        <w:t xml:space="preserve"> </w:t>
      </w:r>
      <w:r>
        <w:rPr>
          <w:noProof/>
        </w:rPr>
        <w:drawing>
          <wp:inline distT="0" distB="0" distL="0" distR="0" wp14:anchorId="00F864DD" wp14:editId="54421114">
            <wp:extent cx="6188710" cy="33451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345180"/>
                    </a:xfrm>
                    <a:prstGeom prst="rect">
                      <a:avLst/>
                    </a:prstGeom>
                  </pic:spPr>
                </pic:pic>
              </a:graphicData>
            </a:graphic>
          </wp:inline>
        </w:drawing>
      </w:r>
    </w:p>
    <w:p w:rsidR="002D39F2" w:rsidRDefault="002D39F2" w:rsidP="002D39F2">
      <w:pPr>
        <w:ind w:firstLine="708"/>
      </w:pPr>
      <w:r>
        <w:t xml:space="preserve">Refer below Step configuration section in job to execute script and their functions </w:t>
      </w:r>
    </w:p>
    <w:p w:rsidR="002D39F2" w:rsidRDefault="002D39F2" w:rsidP="002D39F2">
      <w:pPr>
        <w:rPr>
          <w:noProof/>
        </w:rPr>
      </w:pPr>
      <w:r w:rsidRPr="003B6917">
        <w:rPr>
          <w:noProof/>
        </w:rPr>
        <w:t xml:space="preserve"> </w:t>
      </w:r>
      <w:r w:rsidRPr="006E25FC">
        <w:rPr>
          <w:noProof/>
        </w:rPr>
        <w:t xml:space="preserve"> </w:t>
      </w:r>
      <w:r w:rsidR="00D6036C" w:rsidRPr="00D6036C">
        <w:rPr>
          <w:noProof/>
        </w:rPr>
        <w:t xml:space="preserve"> </w:t>
      </w:r>
      <w:r w:rsidR="003674DA">
        <w:rPr>
          <w:noProof/>
        </w:rPr>
        <w:drawing>
          <wp:inline distT="0" distB="0" distL="0" distR="0" wp14:anchorId="2F2947B5" wp14:editId="7E53D4E8">
            <wp:extent cx="6188710" cy="24523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452370"/>
                    </a:xfrm>
                    <a:prstGeom prst="rect">
                      <a:avLst/>
                    </a:prstGeom>
                  </pic:spPr>
                </pic:pic>
              </a:graphicData>
            </a:graphic>
          </wp:inline>
        </w:drawing>
      </w:r>
    </w:p>
    <w:p w:rsidR="00786C20" w:rsidRDefault="00786C20" w:rsidP="002D39F2">
      <w:pPr>
        <w:rPr>
          <w:noProof/>
        </w:rPr>
      </w:pPr>
      <w:r>
        <w:rPr>
          <w:noProof/>
        </w:rPr>
        <w:t>Table for Reference:</w:t>
      </w:r>
    </w:p>
    <w:tbl>
      <w:tblPr>
        <w:tblStyle w:val="TableGrid"/>
        <w:tblW w:w="0" w:type="auto"/>
        <w:tblLook w:val="04A0" w:firstRow="1" w:lastRow="0" w:firstColumn="1" w:lastColumn="0" w:noHBand="0" w:noVBand="1"/>
      </w:tblPr>
      <w:tblGrid>
        <w:gridCol w:w="3420"/>
        <w:gridCol w:w="6316"/>
      </w:tblGrid>
      <w:tr w:rsidR="00786C20" w:rsidTr="00446163">
        <w:tc>
          <w:tcPr>
            <w:tcW w:w="3415" w:type="dxa"/>
            <w:shd w:val="clear" w:color="auto" w:fill="DAEEF3" w:themeFill="accent5" w:themeFillTint="33"/>
          </w:tcPr>
          <w:p w:rsidR="00786C20" w:rsidRPr="00446163" w:rsidRDefault="00446163" w:rsidP="002B23DB">
            <w:r w:rsidRPr="00446163">
              <w:t xml:space="preserve">Fields </w:t>
            </w:r>
          </w:p>
        </w:tc>
        <w:tc>
          <w:tcPr>
            <w:tcW w:w="6321" w:type="dxa"/>
            <w:shd w:val="clear" w:color="auto" w:fill="DAEEF3" w:themeFill="accent5" w:themeFillTint="33"/>
          </w:tcPr>
          <w:p w:rsidR="00786C20" w:rsidRPr="00446163" w:rsidRDefault="00446163" w:rsidP="002B23DB">
            <w:r w:rsidRPr="00446163">
              <w:t>Fields data</w:t>
            </w:r>
          </w:p>
        </w:tc>
      </w:tr>
      <w:tr w:rsidR="00786C20" w:rsidTr="00101866">
        <w:tc>
          <w:tcPr>
            <w:tcW w:w="3415" w:type="dxa"/>
          </w:tcPr>
          <w:p w:rsidR="00786C20" w:rsidRPr="008A0FEA" w:rsidRDefault="00786C20" w:rsidP="002B23DB">
            <w:r w:rsidRPr="008A0FEA">
              <w:t>ID</w:t>
            </w:r>
          </w:p>
        </w:tc>
        <w:tc>
          <w:tcPr>
            <w:tcW w:w="6321" w:type="dxa"/>
          </w:tcPr>
          <w:p w:rsidR="00786C20" w:rsidRPr="008A0FEA" w:rsidRDefault="00D6036C" w:rsidP="002B23DB">
            <w:r w:rsidRPr="00D6036C">
              <w:t>OrderInquiriesUpdateJob</w:t>
            </w:r>
          </w:p>
        </w:tc>
      </w:tr>
      <w:tr w:rsidR="00786C20" w:rsidTr="00101866">
        <w:tc>
          <w:tcPr>
            <w:tcW w:w="3415" w:type="dxa"/>
          </w:tcPr>
          <w:p w:rsidR="00786C20" w:rsidRPr="008A0FEA" w:rsidRDefault="00786C20" w:rsidP="002B23DB">
            <w:r w:rsidRPr="008A0FEA">
              <w:t xml:space="preserve">Description </w:t>
            </w:r>
          </w:p>
        </w:tc>
        <w:tc>
          <w:tcPr>
            <w:tcW w:w="6321" w:type="dxa"/>
          </w:tcPr>
          <w:p w:rsidR="00786C20" w:rsidRPr="008A0FEA" w:rsidRDefault="00D6036C" w:rsidP="002B23DB">
            <w:r w:rsidRPr="00D6036C">
              <w:t>Batch job for fetching order inquiries of Worldpay Orders with payment status= not paid and order status CREATED, NEW OR OPEN and updating Order Statuses and token details in order and customer saved payment instruments</w:t>
            </w:r>
          </w:p>
        </w:tc>
      </w:tr>
      <w:tr w:rsidR="00786C20" w:rsidTr="00101866">
        <w:tc>
          <w:tcPr>
            <w:tcW w:w="3415" w:type="dxa"/>
          </w:tcPr>
          <w:p w:rsidR="00786C20" w:rsidRPr="008A0FEA" w:rsidRDefault="00D6036C" w:rsidP="002B23DB">
            <w:r>
              <w:rPr>
                <w:rStyle w:val="dw-nc-tooltip"/>
              </w:rPr>
              <w:t>ExecuteScriptModule.Module</w:t>
            </w:r>
          </w:p>
        </w:tc>
        <w:tc>
          <w:tcPr>
            <w:tcW w:w="6321" w:type="dxa"/>
          </w:tcPr>
          <w:p w:rsidR="00786C20" w:rsidRPr="008A0FEA" w:rsidRDefault="00E01875" w:rsidP="002B23DB">
            <w:r>
              <w:t>int_worldpay_core</w:t>
            </w:r>
            <w:r w:rsidR="00D6036C" w:rsidRPr="00D6036C">
              <w:t>/cartridge/scripts/jobs/OrderInquiriesUpdateJob.js</w:t>
            </w:r>
          </w:p>
        </w:tc>
      </w:tr>
      <w:tr w:rsidR="00786C20" w:rsidTr="00101866">
        <w:tc>
          <w:tcPr>
            <w:tcW w:w="3415" w:type="dxa"/>
          </w:tcPr>
          <w:p w:rsidR="00786C20" w:rsidRPr="008A0FEA" w:rsidRDefault="00D6036C" w:rsidP="002B23DB">
            <w:r>
              <w:rPr>
                <w:rStyle w:val="dw-nc-tooltip"/>
              </w:rPr>
              <w:lastRenderedPageBreak/>
              <w:t>ExecuteScriptModule.FunctionName</w:t>
            </w:r>
          </w:p>
        </w:tc>
        <w:tc>
          <w:tcPr>
            <w:tcW w:w="6321" w:type="dxa"/>
          </w:tcPr>
          <w:p w:rsidR="00786C20" w:rsidRPr="008A0FEA" w:rsidRDefault="00D6036C" w:rsidP="002B23DB">
            <w:r w:rsidRPr="00D6036C">
              <w:t>orderInquiriesUpdate</w:t>
            </w:r>
          </w:p>
        </w:tc>
      </w:tr>
      <w:tr w:rsidR="00786C20" w:rsidTr="00101866">
        <w:tc>
          <w:tcPr>
            <w:tcW w:w="3415" w:type="dxa"/>
          </w:tcPr>
          <w:p w:rsidR="00786C20" w:rsidRPr="008A0FEA" w:rsidRDefault="00D6036C" w:rsidP="002B23DB">
            <w:r>
              <w:rPr>
                <w:rStyle w:val="dw-nc-tooltip"/>
              </w:rPr>
              <w:t>ExecuteScriptModule.Transactional</w:t>
            </w:r>
          </w:p>
        </w:tc>
        <w:tc>
          <w:tcPr>
            <w:tcW w:w="6321" w:type="dxa"/>
          </w:tcPr>
          <w:p w:rsidR="00786C20" w:rsidRPr="008A0FEA" w:rsidRDefault="00786C20" w:rsidP="002B23DB">
            <w:r w:rsidRPr="008A0FEA">
              <w:t>Enabled</w:t>
            </w:r>
          </w:p>
        </w:tc>
      </w:tr>
    </w:tbl>
    <w:p w:rsidR="00786C20" w:rsidRDefault="00786C20" w:rsidP="002D39F2"/>
    <w:p w:rsidR="007D6C6F" w:rsidRPr="00101866" w:rsidRDefault="007D6C6F" w:rsidP="00B761DF">
      <w:pPr>
        <w:pStyle w:val="Heading3"/>
        <w:keepNext/>
        <w:keepLines/>
        <w:numPr>
          <w:ilvl w:val="2"/>
          <w:numId w:val="47"/>
        </w:numPr>
        <w:pBdr>
          <w:bottom w:val="none" w:sz="0" w:space="0" w:color="auto"/>
        </w:pBdr>
        <w:spacing w:line="276" w:lineRule="auto"/>
        <w:ind w:left="1764"/>
        <w:rPr>
          <w:i w:val="0"/>
          <w:sz w:val="24"/>
          <w:szCs w:val="24"/>
        </w:rPr>
      </w:pPr>
      <w:bookmarkStart w:id="43" w:name="_Toc8306023"/>
      <w:r w:rsidRPr="00101866">
        <w:rPr>
          <w:i w:val="0"/>
          <w:sz w:val="24"/>
          <w:szCs w:val="24"/>
        </w:rPr>
        <w:t>Job Failure Mailer Service</w:t>
      </w:r>
      <w:bookmarkEnd w:id="43"/>
    </w:p>
    <w:p w:rsidR="007D6C6F" w:rsidRDefault="007D6C6F" w:rsidP="007D6C6F">
      <w:pPr>
        <w:ind w:left="708"/>
      </w:pPr>
      <w:r>
        <w:t xml:space="preserve">The cartridge also provides a feature to send Emails to the registered Emails in case of failure of any Order Notification update. On receipt of any Order </w:t>
      </w:r>
      <w:proofErr w:type="gramStart"/>
      <w:r>
        <w:t>Notification</w:t>
      </w:r>
      <w:proofErr w:type="gramEnd"/>
      <w:r>
        <w:t xml:space="preserve"> a custom object is created in SFCC with the Order Number and the Order Notification XML, if for any reason the XML captured is incorrect of some error occurs while the execution of the job an email is triggered. </w:t>
      </w:r>
    </w:p>
    <w:p w:rsidR="007D6C6F" w:rsidRDefault="007D6C6F" w:rsidP="007D6C6F">
      <w:pPr>
        <w:ind w:left="708"/>
      </w:pPr>
      <w:r w:rsidRPr="005B4E29">
        <w:t>To enable job mailer service to notify BM admin for any failure happens while processing the Order Notification Batch Job, the site preference EnableJobMailerService needs to be se</w:t>
      </w:r>
      <w:r>
        <w:t>lect</w:t>
      </w:r>
      <w:r w:rsidRPr="005B4E29">
        <w:t xml:space="preserve"> </w:t>
      </w:r>
      <w:proofErr w:type="gramStart"/>
      <w:r>
        <w:rPr>
          <w:b/>
        </w:rPr>
        <w:t>Yes</w:t>
      </w:r>
      <w:proofErr w:type="gramEnd"/>
      <w:r w:rsidRPr="005B4E29">
        <w:t xml:space="preserve"> </w:t>
      </w:r>
      <w:r>
        <w:t>from the dropdown</w:t>
      </w:r>
      <w:r w:rsidRPr="005B4E29">
        <w:t>. Also, the below site preferences</w:t>
      </w:r>
      <w:r>
        <w:t xml:space="preserve"> needs to be set </w:t>
      </w:r>
    </w:p>
    <w:p w:rsidR="007D6C6F" w:rsidRPr="005B4E29" w:rsidRDefault="007D6C6F" w:rsidP="007D6C6F">
      <w:pPr>
        <w:ind w:left="708"/>
      </w:pPr>
      <w:r>
        <w:rPr>
          <w:noProof/>
        </w:rPr>
        <w:drawing>
          <wp:inline distT="0" distB="0" distL="0" distR="0" wp14:anchorId="6022A4A8" wp14:editId="2C13AF67">
            <wp:extent cx="6188710" cy="18021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802130"/>
                    </a:xfrm>
                    <a:prstGeom prst="rect">
                      <a:avLst/>
                    </a:prstGeom>
                  </pic:spPr>
                </pic:pic>
              </a:graphicData>
            </a:graphic>
          </wp:inline>
        </w:drawing>
      </w:r>
    </w:p>
    <w:p w:rsidR="00EB4C14" w:rsidRPr="005E4730" w:rsidRDefault="00EB2140" w:rsidP="00B761DF">
      <w:pPr>
        <w:pStyle w:val="Heading3"/>
        <w:keepNext/>
        <w:keepLines/>
        <w:numPr>
          <w:ilvl w:val="2"/>
          <w:numId w:val="47"/>
        </w:numPr>
        <w:pBdr>
          <w:bottom w:val="none" w:sz="0" w:space="0" w:color="auto"/>
        </w:pBdr>
        <w:spacing w:line="276" w:lineRule="auto"/>
        <w:ind w:left="1764"/>
        <w:rPr>
          <w:i w:val="0"/>
          <w:sz w:val="24"/>
          <w:szCs w:val="24"/>
        </w:rPr>
      </w:pPr>
      <w:bookmarkStart w:id="44" w:name="_Toc8306024"/>
      <w:r>
        <w:rPr>
          <w:i w:val="0"/>
          <w:sz w:val="24"/>
          <w:szCs w:val="24"/>
        </w:rPr>
        <w:t>APM Lookup Service</w:t>
      </w:r>
      <w:bookmarkEnd w:id="44"/>
    </w:p>
    <w:p w:rsidR="00EB4C14" w:rsidRDefault="00EB4C14" w:rsidP="005E4730">
      <w:pPr>
        <w:ind w:left="708"/>
      </w:pPr>
      <w:r w:rsidRPr="00CC0B66">
        <w:t xml:space="preserve">To enable APM look up service, the site preference </w:t>
      </w:r>
      <w:r w:rsidRPr="00CC0B66">
        <w:rPr>
          <w:b/>
        </w:rPr>
        <w:t>EnableAPMLookUpService</w:t>
      </w:r>
      <w:r w:rsidRPr="00CC0B66">
        <w:t xml:space="preserve"> needs to be </w:t>
      </w:r>
      <w:r w:rsidR="003B6917">
        <w:t xml:space="preserve">selected </w:t>
      </w:r>
      <w:proofErr w:type="gramStart"/>
      <w:r w:rsidR="003B6917">
        <w:t>Yes</w:t>
      </w:r>
      <w:proofErr w:type="gramEnd"/>
      <w:r w:rsidR="003B6917">
        <w:t xml:space="preserve"> from dropdown.</w:t>
      </w:r>
    </w:p>
    <w:tbl>
      <w:tblPr>
        <w:tblStyle w:val="TableGrid"/>
        <w:tblW w:w="0" w:type="auto"/>
        <w:tblInd w:w="708" w:type="dxa"/>
        <w:tblLook w:val="04A0" w:firstRow="1" w:lastRow="0" w:firstColumn="1" w:lastColumn="0" w:noHBand="0" w:noVBand="1"/>
      </w:tblPr>
      <w:tblGrid>
        <w:gridCol w:w="4579"/>
        <w:gridCol w:w="4449"/>
      </w:tblGrid>
      <w:tr w:rsidR="00857BB4" w:rsidTr="00857BB4">
        <w:tc>
          <w:tcPr>
            <w:tcW w:w="4868" w:type="dxa"/>
          </w:tcPr>
          <w:p w:rsidR="00857BB4" w:rsidRDefault="00857BB4" w:rsidP="005E4730"/>
        </w:tc>
        <w:tc>
          <w:tcPr>
            <w:tcW w:w="4868" w:type="dxa"/>
          </w:tcPr>
          <w:p w:rsidR="00857BB4" w:rsidRDefault="00857BB4" w:rsidP="005E4730"/>
        </w:tc>
      </w:tr>
      <w:tr w:rsidR="00857BB4" w:rsidTr="00857BB4">
        <w:tc>
          <w:tcPr>
            <w:tcW w:w="4868" w:type="dxa"/>
          </w:tcPr>
          <w:p w:rsidR="00857BB4" w:rsidRDefault="00857BB4" w:rsidP="005E4730">
            <w:r w:rsidRPr="00CC0B66">
              <w:rPr>
                <w:b/>
              </w:rPr>
              <w:t>EnableAPMLookUpService</w:t>
            </w:r>
            <w:r>
              <w:rPr>
                <w:b/>
              </w:rPr>
              <w:t xml:space="preserve"> </w:t>
            </w:r>
            <w:r w:rsidRPr="00101866">
              <w:t>when enabled</w:t>
            </w:r>
          </w:p>
        </w:tc>
        <w:tc>
          <w:tcPr>
            <w:tcW w:w="4868" w:type="dxa"/>
          </w:tcPr>
          <w:p w:rsidR="00712F14" w:rsidRDefault="00712F14" w:rsidP="00B761DF">
            <w:pPr>
              <w:pStyle w:val="ListParagraph"/>
              <w:numPr>
                <w:ilvl w:val="0"/>
                <w:numId w:val="43"/>
              </w:numPr>
            </w:pPr>
            <w:r>
              <w:t xml:space="preserve">This service works for merchant code configured in site preference, which return </w:t>
            </w:r>
            <w:proofErr w:type="gramStart"/>
            <w:r>
              <w:t>APMs which</w:t>
            </w:r>
            <w:proofErr w:type="gramEnd"/>
            <w:r>
              <w:t xml:space="preserve"> are enabled for respective merchant code. </w:t>
            </w:r>
          </w:p>
          <w:p w:rsidR="00857BB4" w:rsidRDefault="00712F14" w:rsidP="00B761DF">
            <w:pPr>
              <w:pStyle w:val="ListParagraph"/>
              <w:numPr>
                <w:ilvl w:val="0"/>
                <w:numId w:val="43"/>
              </w:numPr>
            </w:pPr>
            <w:r>
              <w:t>All active Payments methods which have different merchant code configured in payment method section will be displayed</w:t>
            </w:r>
          </w:p>
          <w:p w:rsidR="00712F14" w:rsidRDefault="00712F14" w:rsidP="00B761DF">
            <w:pPr>
              <w:pStyle w:val="ListParagraph"/>
              <w:numPr>
                <w:ilvl w:val="0"/>
                <w:numId w:val="43"/>
              </w:numPr>
            </w:pPr>
            <w:r>
              <w:t>All active payment methods other than Worldpay processor will be displayed</w:t>
            </w:r>
          </w:p>
        </w:tc>
      </w:tr>
      <w:tr w:rsidR="00857BB4" w:rsidTr="00857BB4">
        <w:tc>
          <w:tcPr>
            <w:tcW w:w="4868" w:type="dxa"/>
          </w:tcPr>
          <w:p w:rsidR="00857BB4" w:rsidRDefault="00712F14">
            <w:r w:rsidRPr="00CC0B66">
              <w:rPr>
                <w:b/>
              </w:rPr>
              <w:t>EnableAPMLookUpService</w:t>
            </w:r>
            <w:r>
              <w:rPr>
                <w:b/>
              </w:rPr>
              <w:t xml:space="preserve"> </w:t>
            </w:r>
            <w:r w:rsidRPr="008E02FF">
              <w:t xml:space="preserve">when </w:t>
            </w:r>
            <w:r>
              <w:t>disabled</w:t>
            </w:r>
          </w:p>
        </w:tc>
        <w:tc>
          <w:tcPr>
            <w:tcW w:w="4868" w:type="dxa"/>
          </w:tcPr>
          <w:p w:rsidR="00712F14" w:rsidRDefault="00712F14" w:rsidP="00B761DF">
            <w:pPr>
              <w:pStyle w:val="ListParagraph"/>
              <w:numPr>
                <w:ilvl w:val="0"/>
                <w:numId w:val="44"/>
              </w:numPr>
            </w:pPr>
            <w:r>
              <w:t xml:space="preserve">Loookup service will not be executed </w:t>
            </w:r>
          </w:p>
          <w:p w:rsidR="00857BB4" w:rsidRDefault="00712F14" w:rsidP="00B761DF">
            <w:pPr>
              <w:pStyle w:val="ListParagraph"/>
              <w:numPr>
                <w:ilvl w:val="0"/>
                <w:numId w:val="44"/>
              </w:numPr>
            </w:pPr>
            <w:r>
              <w:t>All active payment methods will be displayed</w:t>
            </w:r>
          </w:p>
        </w:tc>
      </w:tr>
    </w:tbl>
    <w:p w:rsidR="00857BB4" w:rsidRPr="00CC0B66" w:rsidRDefault="00857BB4" w:rsidP="005E4730">
      <w:pPr>
        <w:ind w:left="708"/>
      </w:pPr>
    </w:p>
    <w:p w:rsidR="00EB4C14" w:rsidRDefault="00EB4C14" w:rsidP="005E4730">
      <w:pPr>
        <w:ind w:left="708"/>
      </w:pPr>
      <w:r w:rsidRPr="00CC0B66">
        <w:t xml:space="preserve">[Note: If merchant supports multiple merchant Ids through payment </w:t>
      </w:r>
      <w:proofErr w:type="gramStart"/>
      <w:r w:rsidRPr="00CC0B66">
        <w:t>methods</w:t>
      </w:r>
      <w:proofErr w:type="gramEnd"/>
      <w:r w:rsidRPr="00CC0B66">
        <w:t xml:space="preserve"> in that case APM Look service may not work so, </w:t>
      </w:r>
      <w:r w:rsidR="00857BB4" w:rsidRPr="00CC0B66">
        <w:t>it</w:t>
      </w:r>
      <w:r w:rsidRPr="00CC0B66">
        <w:t xml:space="preserve"> should not be enabled in site preference</w:t>
      </w:r>
      <w:r w:rsidR="00820560" w:rsidRPr="00CC0B66">
        <w:t>.]</w:t>
      </w:r>
    </w:p>
    <w:p w:rsidR="00EB4C14" w:rsidRPr="003F6742" w:rsidRDefault="0012300F" w:rsidP="00B761DF">
      <w:pPr>
        <w:pStyle w:val="Heading3"/>
        <w:keepNext/>
        <w:keepLines/>
        <w:numPr>
          <w:ilvl w:val="2"/>
          <w:numId w:val="47"/>
        </w:numPr>
        <w:pBdr>
          <w:bottom w:val="none" w:sz="0" w:space="0" w:color="auto"/>
        </w:pBdr>
        <w:spacing w:line="276" w:lineRule="auto"/>
        <w:ind w:left="1764"/>
        <w:rPr>
          <w:i w:val="0"/>
          <w:sz w:val="24"/>
          <w:szCs w:val="24"/>
        </w:rPr>
      </w:pPr>
      <w:bookmarkStart w:id="45" w:name="_Toc513822193"/>
      <w:bookmarkStart w:id="46" w:name="_Toc513822194"/>
      <w:bookmarkStart w:id="47" w:name="_Toc513822195"/>
      <w:bookmarkStart w:id="48" w:name="_Toc8306025"/>
      <w:bookmarkEnd w:id="45"/>
      <w:bookmarkEnd w:id="46"/>
      <w:bookmarkEnd w:id="47"/>
      <w:r>
        <w:rPr>
          <w:i w:val="0"/>
          <w:sz w:val="24"/>
          <w:szCs w:val="24"/>
        </w:rPr>
        <w:lastRenderedPageBreak/>
        <w:t>Multiple Merchant ID Support</w:t>
      </w:r>
      <w:bookmarkEnd w:id="48"/>
    </w:p>
    <w:p w:rsidR="00970934" w:rsidRDefault="00C04461" w:rsidP="00101866">
      <w:pPr>
        <w:ind w:left="708"/>
      </w:pPr>
      <w:r>
        <w:t>Worldpay</w:t>
      </w:r>
      <w:r w:rsidR="00236497">
        <w:t xml:space="preserve"> cartridge also supports a mechanism to provide separate Merchant ID’s at APM level. This is primarily required for Merchants that need to configure different Merchant ID for financial purpose or if a specific APM is of a different version (to support both V1 and V3 </w:t>
      </w:r>
      <w:proofErr w:type="gramStart"/>
      <w:r w:rsidR="00236497">
        <w:t>APM’s</w:t>
      </w:r>
      <w:proofErr w:type="gramEnd"/>
      <w:r w:rsidR="00236497">
        <w:t xml:space="preserve"> on a single Merchant Site).</w:t>
      </w:r>
    </w:p>
    <w:p w:rsidR="00516F1D" w:rsidRDefault="00236497" w:rsidP="00101866">
      <w:pPr>
        <w:ind w:left="708"/>
      </w:pPr>
      <w:r>
        <w:t xml:space="preserve">This </w:t>
      </w:r>
      <w:proofErr w:type="gramStart"/>
      <w:r>
        <w:t>is achieved</w:t>
      </w:r>
      <w:proofErr w:type="gramEnd"/>
      <w:r>
        <w:t xml:space="preserve">, by setting a different MID and its </w:t>
      </w:r>
      <w:r w:rsidR="0005563A">
        <w:t>details (</w:t>
      </w:r>
      <w:r>
        <w:t>Username &amp; password) in the Payment Methods section in Business</w:t>
      </w:r>
      <w:r w:rsidR="00516F1D">
        <w:t xml:space="preserve"> </w:t>
      </w:r>
      <w:r w:rsidR="0005563A">
        <w:t xml:space="preserve">Manager. </w:t>
      </w:r>
      <w:r w:rsidR="00516F1D">
        <w:t xml:space="preserve">If merchant </w:t>
      </w:r>
      <w:r w:rsidR="0005563A">
        <w:t>ID,</w:t>
      </w:r>
      <w:r w:rsidR="00516F1D">
        <w:t xml:space="preserve"> username and password present at payment method level then would get preference </w:t>
      </w:r>
      <w:r w:rsidR="00052BD8">
        <w:t xml:space="preserve">compare to </w:t>
      </w:r>
      <w:r w:rsidR="00516F1D">
        <w:t xml:space="preserve">merchant </w:t>
      </w:r>
      <w:r w:rsidR="0005563A">
        <w:t>ID</w:t>
      </w:r>
      <w:r w:rsidR="00DA1250">
        <w:t xml:space="preserve"> in site preference</w:t>
      </w:r>
      <w:r w:rsidR="0005563A">
        <w:t>,</w:t>
      </w:r>
      <w:r w:rsidR="00516F1D">
        <w:t xml:space="preserve"> username and password from </w:t>
      </w:r>
      <w:r w:rsidR="00DA1250">
        <w:t>service credentials</w:t>
      </w:r>
      <w:r w:rsidR="00516F1D">
        <w:t xml:space="preserve">. If they </w:t>
      </w:r>
      <w:proofErr w:type="gramStart"/>
      <w:r w:rsidR="00516F1D">
        <w:t xml:space="preserve">are not </w:t>
      </w:r>
      <w:r w:rsidR="0005563A">
        <w:t>configured</w:t>
      </w:r>
      <w:proofErr w:type="gramEnd"/>
      <w:r w:rsidR="00516F1D">
        <w:t xml:space="preserve"> at payment method level then merchant </w:t>
      </w:r>
      <w:r w:rsidR="0005563A">
        <w:t>ID</w:t>
      </w:r>
      <w:r w:rsidR="00052BD8">
        <w:t xml:space="preserve"> (in site preference)</w:t>
      </w:r>
      <w:r w:rsidR="0005563A">
        <w:t>,</w:t>
      </w:r>
      <w:r w:rsidR="00516F1D">
        <w:t xml:space="preserve"> username and password provided in </w:t>
      </w:r>
      <w:r w:rsidR="00DA1250">
        <w:t>service credential</w:t>
      </w:r>
      <w:r w:rsidR="00516F1D">
        <w:t xml:space="preserve"> will be used in request.</w:t>
      </w:r>
    </w:p>
    <w:p w:rsidR="00970934" w:rsidRDefault="00970934" w:rsidP="00101866">
      <w:pPr>
        <w:ind w:left="708"/>
      </w:pPr>
    </w:p>
    <w:p w:rsidR="00970934" w:rsidRDefault="00970934" w:rsidP="00101866">
      <w:pPr>
        <w:ind w:left="708"/>
      </w:pPr>
    </w:p>
    <w:p w:rsidR="00236497" w:rsidRDefault="001D3A7A" w:rsidP="00101866">
      <w:pPr>
        <w:ind w:left="708"/>
      </w:pPr>
      <w:r>
        <w:t xml:space="preserve">Payment Method </w:t>
      </w:r>
      <w:r w:rsidR="000C1F0E">
        <w:t xml:space="preserve">Merchant ID Support </w:t>
      </w:r>
      <w:r>
        <w:t>Settings</w:t>
      </w:r>
    </w:p>
    <w:p w:rsidR="001D3A7A" w:rsidRDefault="001D3A7A" w:rsidP="00917032">
      <w:pPr>
        <w:ind w:left="360"/>
      </w:pPr>
      <w:r>
        <w:rPr>
          <w:noProof/>
        </w:rPr>
        <w:drawing>
          <wp:inline distT="0" distB="0" distL="0" distR="0" wp14:anchorId="0A3CCB40" wp14:editId="594E1F01">
            <wp:extent cx="6177915" cy="11595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7915" cy="1159510"/>
                    </a:xfrm>
                    <a:prstGeom prst="rect">
                      <a:avLst/>
                    </a:prstGeom>
                    <a:noFill/>
                    <a:ln>
                      <a:noFill/>
                    </a:ln>
                  </pic:spPr>
                </pic:pic>
              </a:graphicData>
            </a:graphic>
          </wp:inline>
        </w:drawing>
      </w:r>
    </w:p>
    <w:p w:rsidR="000C1F0E" w:rsidRDefault="000C1F0E" w:rsidP="00917032">
      <w:pPr>
        <w:ind w:left="360"/>
      </w:pPr>
    </w:p>
    <w:p w:rsidR="000C1F0E" w:rsidRDefault="000C1F0E" w:rsidP="00917032">
      <w:pPr>
        <w:ind w:left="360"/>
      </w:pPr>
      <w:r>
        <w:t>Service Credential Settings when service merchant settings to be picked up</w:t>
      </w:r>
    </w:p>
    <w:p w:rsidR="000C1F0E" w:rsidRDefault="000C1F0E" w:rsidP="00917032">
      <w:pPr>
        <w:ind w:left="360"/>
      </w:pPr>
      <w:r>
        <w:rPr>
          <w:noProof/>
        </w:rPr>
        <w:drawing>
          <wp:inline distT="0" distB="0" distL="0" distR="0" wp14:anchorId="25085184" wp14:editId="4B2BFADC">
            <wp:extent cx="56673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2152650"/>
                    </a:xfrm>
                    <a:prstGeom prst="rect">
                      <a:avLst/>
                    </a:prstGeom>
                    <a:noFill/>
                    <a:ln>
                      <a:noFill/>
                    </a:ln>
                  </pic:spPr>
                </pic:pic>
              </a:graphicData>
            </a:graphic>
          </wp:inline>
        </w:drawing>
      </w:r>
    </w:p>
    <w:p w:rsidR="00C05A08" w:rsidRPr="00C05A08" w:rsidRDefault="000125A1" w:rsidP="00B761DF">
      <w:pPr>
        <w:pStyle w:val="Heading3"/>
        <w:keepNext/>
        <w:keepLines/>
        <w:numPr>
          <w:ilvl w:val="2"/>
          <w:numId w:val="47"/>
        </w:numPr>
        <w:pBdr>
          <w:bottom w:val="none" w:sz="0" w:space="0" w:color="auto"/>
        </w:pBdr>
        <w:spacing w:line="276" w:lineRule="auto"/>
        <w:ind w:left="1764"/>
        <w:rPr>
          <w:i w:val="0"/>
          <w:sz w:val="24"/>
          <w:szCs w:val="24"/>
        </w:rPr>
      </w:pPr>
      <w:bookmarkStart w:id="49" w:name="_Toc8306026"/>
      <w:r w:rsidRPr="008146D1">
        <w:rPr>
          <w:i w:val="0"/>
          <w:sz w:val="24"/>
          <w:szCs w:val="24"/>
        </w:rPr>
        <w:t>Brazil</w:t>
      </w:r>
      <w:r>
        <w:rPr>
          <w:i w:val="0"/>
          <w:sz w:val="24"/>
          <w:szCs w:val="24"/>
        </w:rPr>
        <w:t xml:space="preserve"> Integration</w:t>
      </w:r>
      <w:bookmarkEnd w:id="49"/>
    </w:p>
    <w:p w:rsidR="005C0A10" w:rsidRDefault="008D0B9E" w:rsidP="00101866">
      <w:pPr>
        <w:ind w:left="708"/>
      </w:pPr>
      <w:r>
        <w:t xml:space="preserve">The </w:t>
      </w:r>
      <w:r w:rsidR="00C04461">
        <w:t>Worldpay</w:t>
      </w:r>
      <w:r>
        <w:t xml:space="preserve"> cartridge provides support to Credit Cards and supported APM’s</w:t>
      </w:r>
      <w:r w:rsidR="00B85DBB">
        <w:t xml:space="preserve"> (</w:t>
      </w:r>
      <w:r w:rsidR="008E702F">
        <w:t>BOLETO)</w:t>
      </w:r>
      <w:r>
        <w:t xml:space="preserve"> in Brazil. The implementation ensures that all the additional information (Example: CPF/CNJP </w:t>
      </w:r>
      <w:r w:rsidR="00CC35D8">
        <w:t xml:space="preserve">and </w:t>
      </w:r>
      <w:r>
        <w:t>Installment Number) that are required by the payment service provider in Brazil are also captured.</w:t>
      </w:r>
      <w:r w:rsidR="005C0A10">
        <w:tab/>
      </w:r>
    </w:p>
    <w:p w:rsidR="00907060" w:rsidRPr="00490A51" w:rsidRDefault="00907060" w:rsidP="00B761DF">
      <w:pPr>
        <w:pStyle w:val="Heading3"/>
        <w:keepNext/>
        <w:keepLines/>
        <w:numPr>
          <w:ilvl w:val="2"/>
          <w:numId w:val="47"/>
        </w:numPr>
        <w:pBdr>
          <w:bottom w:val="none" w:sz="0" w:space="0" w:color="auto"/>
        </w:pBdr>
        <w:spacing w:line="276" w:lineRule="auto"/>
        <w:ind w:left="1764"/>
        <w:rPr>
          <w:i w:val="0"/>
          <w:sz w:val="24"/>
          <w:szCs w:val="24"/>
        </w:rPr>
      </w:pPr>
      <w:bookmarkStart w:id="50" w:name="_Toc413668735"/>
      <w:bookmarkStart w:id="51" w:name="_Toc8306027"/>
      <w:r w:rsidRPr="00490A51">
        <w:rPr>
          <w:i w:val="0"/>
          <w:sz w:val="24"/>
          <w:szCs w:val="24"/>
        </w:rPr>
        <w:lastRenderedPageBreak/>
        <w:t>Order CleanUp Batch Job</w:t>
      </w:r>
      <w:bookmarkEnd w:id="50"/>
      <w:bookmarkEnd w:id="51"/>
    </w:p>
    <w:p w:rsidR="00907060" w:rsidRDefault="00907060" w:rsidP="00101866">
      <w:pPr>
        <w:ind w:left="708"/>
      </w:pPr>
      <w:r>
        <w:t xml:space="preserve">The </w:t>
      </w:r>
      <w:r w:rsidR="00C04461">
        <w:t>Worldpay</w:t>
      </w:r>
      <w:r>
        <w:t xml:space="preserve"> cartridge provides support to a batch job that will mark all the orders </w:t>
      </w:r>
      <w:r w:rsidR="009D53CC">
        <w:t>with status as</w:t>
      </w:r>
      <w:r>
        <w:t xml:space="preserve"> </w:t>
      </w:r>
      <w:r w:rsidRPr="00101866">
        <w:rPr>
          <w:b/>
        </w:rPr>
        <w:t>CREATED</w:t>
      </w:r>
      <w:r>
        <w:t xml:space="preserve"> and aged </w:t>
      </w:r>
      <w:r w:rsidR="00957D5E">
        <w:t xml:space="preserve">by a </w:t>
      </w:r>
      <w:r>
        <w:t xml:space="preserve">defined </w:t>
      </w:r>
      <w:r w:rsidRPr="00A37915">
        <w:t>time interval</w:t>
      </w:r>
      <w:r>
        <w:t xml:space="preserve">. The time interval field is Business Manager configurable </w:t>
      </w:r>
      <w:proofErr w:type="gramStart"/>
      <w:r>
        <w:t xml:space="preserve">and </w:t>
      </w:r>
      <w:r w:rsidR="00EF3617">
        <w:t>also</w:t>
      </w:r>
      <w:proofErr w:type="gramEnd"/>
      <w:r w:rsidR="00EF3617">
        <w:t xml:space="preserve"> configurable</w:t>
      </w:r>
      <w:r>
        <w:t xml:space="preserve"> </w:t>
      </w:r>
      <w:r w:rsidR="00F15A4D">
        <w:t xml:space="preserve">at </w:t>
      </w:r>
      <w:r>
        <w:t xml:space="preserve">Payment Method level. A Batch Job configured in Business Manager shall run (as per the set schedule) and check the orders with order status </w:t>
      </w:r>
      <w:r w:rsidRPr="00101866">
        <w:rPr>
          <w:b/>
        </w:rPr>
        <w:t>CREATED</w:t>
      </w:r>
      <w:r>
        <w:t xml:space="preserve"> which are old to a defined interval and will mark those orders in </w:t>
      </w:r>
      <w:r w:rsidRPr="00101866">
        <w:rPr>
          <w:b/>
        </w:rPr>
        <w:t>FAILED</w:t>
      </w:r>
      <w:r>
        <w:t xml:space="preserve"> status in demandware system. This ensures that all the i</w:t>
      </w:r>
      <w:r w:rsidRPr="00757F91">
        <w:t xml:space="preserve">nventory transactions and coupon redemptions associated with the Order </w:t>
      </w:r>
      <w:proofErr w:type="gramStart"/>
      <w:r w:rsidR="000D5DA5">
        <w:t>are</w:t>
      </w:r>
      <w:r w:rsidR="007F5857">
        <w:t xml:space="preserve"> </w:t>
      </w:r>
      <w:r w:rsidRPr="00757F91">
        <w:t>rolled</w:t>
      </w:r>
      <w:proofErr w:type="gramEnd"/>
      <w:r w:rsidRPr="00757F91">
        <w:t xml:space="preserve"> back.</w:t>
      </w:r>
      <w:r>
        <w:t xml:space="preserve"> Job can be Enable</w:t>
      </w:r>
      <w:r w:rsidR="008F3772">
        <w:t>d</w:t>
      </w:r>
      <w:r>
        <w:t>/Disable</w:t>
      </w:r>
      <w:r w:rsidR="008F3772">
        <w:t>d</w:t>
      </w:r>
      <w:r>
        <w:t xml:space="preserve"> </w:t>
      </w:r>
      <w:r w:rsidR="00473A14">
        <w:t xml:space="preserve">or </w:t>
      </w:r>
      <w:r>
        <w:t xml:space="preserve">from Business Manager itself. </w:t>
      </w:r>
      <w:r w:rsidR="002E2A9E">
        <w:t xml:space="preserve">Email </w:t>
      </w:r>
      <w:proofErr w:type="gramStart"/>
      <w:r w:rsidR="002E2A9E">
        <w:t xml:space="preserve">will be </w:t>
      </w:r>
      <w:r w:rsidR="00FE2BE4">
        <w:t>sent</w:t>
      </w:r>
      <w:proofErr w:type="gramEnd"/>
      <w:r w:rsidR="00FE2BE4">
        <w:t xml:space="preserve"> </w:t>
      </w:r>
      <w:r>
        <w:t xml:space="preserve">to BM configured recipients </w:t>
      </w:r>
      <w:r w:rsidR="00A377F4">
        <w:t xml:space="preserve">once the </w:t>
      </w:r>
      <w:r>
        <w:t xml:space="preserve">job run with Job run status. </w:t>
      </w:r>
      <w:r w:rsidR="00D84622">
        <w:t xml:space="preserve"> </w:t>
      </w:r>
    </w:p>
    <w:p w:rsidR="00F025A8" w:rsidRDefault="00F112C8" w:rsidP="00907060">
      <w:pPr>
        <w:ind w:left="360"/>
      </w:pPr>
      <w:r w:rsidRPr="00F112C8">
        <w:rPr>
          <w:noProof/>
        </w:rPr>
        <w:t xml:space="preserve"> </w:t>
      </w:r>
      <w:r>
        <w:rPr>
          <w:noProof/>
        </w:rPr>
        <w:drawing>
          <wp:inline distT="0" distB="0" distL="0" distR="0" wp14:anchorId="7143B5D1" wp14:editId="4DA30258">
            <wp:extent cx="6118372" cy="355890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190" cy="3561703"/>
                    </a:xfrm>
                    <a:prstGeom prst="rect">
                      <a:avLst/>
                    </a:prstGeom>
                  </pic:spPr>
                </pic:pic>
              </a:graphicData>
            </a:graphic>
          </wp:inline>
        </w:drawing>
      </w:r>
    </w:p>
    <w:p w:rsidR="00905DD3" w:rsidRDefault="00905DD3" w:rsidP="00907060">
      <w:pPr>
        <w:ind w:left="360"/>
      </w:pPr>
    </w:p>
    <w:p w:rsidR="00905DD3" w:rsidRDefault="00905DD3" w:rsidP="00907060">
      <w:pPr>
        <w:ind w:left="360"/>
      </w:pPr>
      <w:r>
        <w:t>Refer below Step configuration section in order to execute script and their functions</w:t>
      </w:r>
    </w:p>
    <w:p w:rsidR="00905DD3" w:rsidRDefault="00592D9A" w:rsidP="00905DD3">
      <w:pPr>
        <w:rPr>
          <w:noProof/>
        </w:rPr>
      </w:pPr>
      <w:r w:rsidRPr="00592D9A">
        <w:rPr>
          <w:noProof/>
        </w:rPr>
        <w:lastRenderedPageBreak/>
        <w:t xml:space="preserve"> </w:t>
      </w:r>
      <w:r w:rsidR="003674DA">
        <w:rPr>
          <w:noProof/>
        </w:rPr>
        <w:drawing>
          <wp:inline distT="0" distB="0" distL="0" distR="0" wp14:anchorId="6DAA6032" wp14:editId="2535499B">
            <wp:extent cx="6188710" cy="2907792"/>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1835" cy="2909260"/>
                    </a:xfrm>
                    <a:prstGeom prst="rect">
                      <a:avLst/>
                    </a:prstGeom>
                  </pic:spPr>
                </pic:pic>
              </a:graphicData>
            </a:graphic>
          </wp:inline>
        </w:drawing>
      </w:r>
    </w:p>
    <w:p w:rsidR="00F112C8" w:rsidRDefault="00F112C8" w:rsidP="00905DD3">
      <w:pPr>
        <w:rPr>
          <w:noProof/>
        </w:rPr>
      </w:pPr>
    </w:p>
    <w:p w:rsidR="00F112C8" w:rsidRDefault="00F112C8" w:rsidP="00905DD3">
      <w:pPr>
        <w:rPr>
          <w:u w:val="single"/>
        </w:rPr>
      </w:pPr>
    </w:p>
    <w:p w:rsidR="00786C20" w:rsidRDefault="00786C20" w:rsidP="00786C20">
      <w:pPr>
        <w:rPr>
          <w:noProof/>
        </w:rPr>
      </w:pPr>
      <w:r>
        <w:rPr>
          <w:noProof/>
        </w:rPr>
        <w:t>Table for Reference:</w:t>
      </w:r>
    </w:p>
    <w:tbl>
      <w:tblPr>
        <w:tblStyle w:val="TableGrid"/>
        <w:tblW w:w="0" w:type="auto"/>
        <w:tblLook w:val="04A0" w:firstRow="1" w:lastRow="0" w:firstColumn="1" w:lastColumn="0" w:noHBand="0" w:noVBand="1"/>
      </w:tblPr>
      <w:tblGrid>
        <w:gridCol w:w="3957"/>
        <w:gridCol w:w="5779"/>
      </w:tblGrid>
      <w:tr w:rsidR="00786C20" w:rsidTr="00E5319B">
        <w:tc>
          <w:tcPr>
            <w:tcW w:w="4868" w:type="dxa"/>
            <w:shd w:val="clear" w:color="auto" w:fill="DAEEF3" w:themeFill="accent5" w:themeFillTint="33"/>
          </w:tcPr>
          <w:p w:rsidR="00786C20" w:rsidRPr="00E5319B" w:rsidRDefault="00ED500A" w:rsidP="002B23DB">
            <w:r w:rsidRPr="00E5319B">
              <w:t xml:space="preserve">Attributes Fields </w:t>
            </w:r>
          </w:p>
        </w:tc>
        <w:tc>
          <w:tcPr>
            <w:tcW w:w="4868" w:type="dxa"/>
            <w:shd w:val="clear" w:color="auto" w:fill="DAEEF3" w:themeFill="accent5" w:themeFillTint="33"/>
          </w:tcPr>
          <w:p w:rsidR="00786C20" w:rsidRPr="00E5319B" w:rsidRDefault="00ED500A" w:rsidP="002B23DB">
            <w:r w:rsidRPr="00E5319B">
              <w:t>Attributes</w:t>
            </w:r>
          </w:p>
        </w:tc>
      </w:tr>
      <w:tr w:rsidR="00786C20" w:rsidTr="002B23DB">
        <w:tc>
          <w:tcPr>
            <w:tcW w:w="4868" w:type="dxa"/>
          </w:tcPr>
          <w:p w:rsidR="00786C20" w:rsidRPr="008A0FEA" w:rsidRDefault="00786C20" w:rsidP="002B23DB">
            <w:r w:rsidRPr="008A0FEA">
              <w:t>ID</w:t>
            </w:r>
          </w:p>
        </w:tc>
        <w:tc>
          <w:tcPr>
            <w:tcW w:w="4868" w:type="dxa"/>
          </w:tcPr>
          <w:p w:rsidR="00786C20" w:rsidRPr="008A0FEA" w:rsidRDefault="00592D9A" w:rsidP="002B23DB">
            <w:r w:rsidRPr="00592D9A">
              <w:t>OrderCleanUpJob</w:t>
            </w:r>
          </w:p>
        </w:tc>
      </w:tr>
      <w:tr w:rsidR="00786C20" w:rsidTr="002B23DB">
        <w:tc>
          <w:tcPr>
            <w:tcW w:w="4868" w:type="dxa"/>
          </w:tcPr>
          <w:p w:rsidR="00786C20" w:rsidRPr="008A0FEA" w:rsidRDefault="00786C20" w:rsidP="002B23DB">
            <w:r w:rsidRPr="008A0FEA">
              <w:t xml:space="preserve">Description </w:t>
            </w:r>
          </w:p>
        </w:tc>
        <w:tc>
          <w:tcPr>
            <w:tcW w:w="4868" w:type="dxa"/>
          </w:tcPr>
          <w:p w:rsidR="00786C20" w:rsidRPr="008A0FEA" w:rsidRDefault="00592D9A" w:rsidP="002B23DB">
            <w:r w:rsidRPr="00592D9A">
              <w:t xml:space="preserve">Description Batch job for deleting and cleaning all the Orders in CREATED state. The orders to be deleted are identified based upon the number of </w:t>
            </w:r>
            <w:proofErr w:type="gramStart"/>
            <w:r w:rsidRPr="00592D9A">
              <w:t>days</w:t>
            </w:r>
            <w:proofErr w:type="gramEnd"/>
            <w:r w:rsidRPr="00592D9A">
              <w:t xml:space="preserve"> secified at the order level.</w:t>
            </w:r>
          </w:p>
        </w:tc>
      </w:tr>
      <w:tr w:rsidR="00786C20" w:rsidTr="002B23DB">
        <w:tc>
          <w:tcPr>
            <w:tcW w:w="4868" w:type="dxa"/>
          </w:tcPr>
          <w:p w:rsidR="00786C20" w:rsidRPr="008A0FEA" w:rsidRDefault="00786C20" w:rsidP="002B23DB">
            <w:r w:rsidRPr="008A0FEA">
              <w:t>ExecuteScriptModule.Module</w:t>
            </w:r>
          </w:p>
        </w:tc>
        <w:tc>
          <w:tcPr>
            <w:tcW w:w="4868" w:type="dxa"/>
          </w:tcPr>
          <w:p w:rsidR="00786C20" w:rsidRPr="008A0FEA" w:rsidRDefault="00E01875" w:rsidP="002B23DB">
            <w:r>
              <w:t>int_worldpay_core</w:t>
            </w:r>
            <w:r w:rsidR="00592D9A" w:rsidRPr="00592D9A">
              <w:t>/cartridge/scripts/jobs/OrderCleanUpJob.js</w:t>
            </w:r>
          </w:p>
        </w:tc>
      </w:tr>
      <w:tr w:rsidR="00786C20" w:rsidTr="002B23DB">
        <w:tc>
          <w:tcPr>
            <w:tcW w:w="4868" w:type="dxa"/>
          </w:tcPr>
          <w:p w:rsidR="00786C20" w:rsidRPr="008A0FEA" w:rsidRDefault="00592D9A" w:rsidP="002B23DB">
            <w:r>
              <w:rPr>
                <w:rStyle w:val="dw-nc-tooltip"/>
              </w:rPr>
              <w:t>ExecuteScriptModule.FunctionName</w:t>
            </w:r>
          </w:p>
        </w:tc>
        <w:tc>
          <w:tcPr>
            <w:tcW w:w="4868" w:type="dxa"/>
          </w:tcPr>
          <w:p w:rsidR="00786C20" w:rsidRPr="008A0FEA" w:rsidRDefault="00592D9A" w:rsidP="002B23DB">
            <w:r w:rsidRPr="00592D9A">
              <w:t>orderCleanUp</w:t>
            </w:r>
          </w:p>
        </w:tc>
      </w:tr>
      <w:tr w:rsidR="00786C20" w:rsidTr="002B23DB">
        <w:tc>
          <w:tcPr>
            <w:tcW w:w="4868" w:type="dxa"/>
          </w:tcPr>
          <w:p w:rsidR="00786C20" w:rsidRPr="008A0FEA" w:rsidRDefault="00592D9A" w:rsidP="002B23DB">
            <w:r>
              <w:rPr>
                <w:rStyle w:val="dw-nc-tooltip"/>
              </w:rPr>
              <w:t>ExecuteScriptModule.Transactional</w:t>
            </w:r>
          </w:p>
        </w:tc>
        <w:tc>
          <w:tcPr>
            <w:tcW w:w="4868" w:type="dxa"/>
          </w:tcPr>
          <w:p w:rsidR="00786C20" w:rsidRPr="008A0FEA" w:rsidRDefault="00786C20" w:rsidP="002B23DB">
            <w:r w:rsidRPr="008A0FEA">
              <w:t>Enabled</w:t>
            </w:r>
          </w:p>
        </w:tc>
      </w:tr>
    </w:tbl>
    <w:p w:rsidR="00786C20" w:rsidRDefault="00786C20" w:rsidP="00905DD3">
      <w:pPr>
        <w:rPr>
          <w:u w:val="single"/>
        </w:rPr>
      </w:pPr>
    </w:p>
    <w:p w:rsidR="00D84622" w:rsidRPr="00C75E15" w:rsidRDefault="00D84622" w:rsidP="00907060">
      <w:pPr>
        <w:ind w:left="360"/>
        <w:rPr>
          <w:color w:val="000000" w:themeColor="text1"/>
        </w:rPr>
      </w:pPr>
      <w:r w:rsidRPr="00101866">
        <w:rPr>
          <w:color w:val="000000" w:themeColor="text1"/>
          <w:u w:val="single"/>
        </w:rPr>
        <w:t>Note:</w:t>
      </w:r>
      <w:r w:rsidRPr="00101866">
        <w:rPr>
          <w:color w:val="000000" w:themeColor="text1"/>
        </w:rPr>
        <w:t xml:space="preserve"> </w:t>
      </w:r>
      <w:r w:rsidR="008E5CB6" w:rsidRPr="00101866">
        <w:rPr>
          <w:color w:val="000000" w:themeColor="text1"/>
        </w:rPr>
        <w:t xml:space="preserve">Please ensure </w:t>
      </w:r>
      <w:r w:rsidRPr="00101866">
        <w:rPr>
          <w:color w:val="000000" w:themeColor="text1"/>
        </w:rPr>
        <w:t>before running batch job every payment method in site has attribute “Days after which order expires” value configured.</w:t>
      </w:r>
    </w:p>
    <w:p w:rsidR="00907060" w:rsidRDefault="00907060" w:rsidP="00907060">
      <w:pPr>
        <w:ind w:left="360"/>
      </w:pPr>
      <w:r>
        <w:t>Business Manager Configuration field:</w:t>
      </w:r>
    </w:p>
    <w:p w:rsidR="00907060" w:rsidRDefault="007B043E" w:rsidP="00907060">
      <w:pPr>
        <w:ind w:left="360"/>
      </w:pPr>
      <w:r>
        <w:rPr>
          <w:noProof/>
        </w:rPr>
        <w:drawing>
          <wp:inline distT="0" distB="0" distL="0" distR="0" wp14:anchorId="1D019FB8" wp14:editId="62591CB0">
            <wp:extent cx="5542280" cy="1806575"/>
            <wp:effectExtent l="0" t="0" r="127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1806575"/>
                    </a:xfrm>
                    <a:prstGeom prst="rect">
                      <a:avLst/>
                    </a:prstGeom>
                    <a:noFill/>
                    <a:ln>
                      <a:noFill/>
                    </a:ln>
                  </pic:spPr>
                </pic:pic>
              </a:graphicData>
            </a:graphic>
          </wp:inline>
        </w:drawing>
      </w:r>
    </w:p>
    <w:p w:rsidR="00490A51" w:rsidRPr="00490A51" w:rsidRDefault="00490A51" w:rsidP="00B761DF">
      <w:pPr>
        <w:pStyle w:val="Heading3"/>
        <w:keepNext/>
        <w:keepLines/>
        <w:numPr>
          <w:ilvl w:val="2"/>
          <w:numId w:val="47"/>
        </w:numPr>
        <w:pBdr>
          <w:bottom w:val="none" w:sz="0" w:space="0" w:color="auto"/>
        </w:pBdr>
        <w:spacing w:line="276" w:lineRule="auto"/>
        <w:ind w:left="1764"/>
        <w:rPr>
          <w:i w:val="0"/>
          <w:sz w:val="24"/>
          <w:szCs w:val="24"/>
        </w:rPr>
      </w:pPr>
      <w:bookmarkStart w:id="52" w:name="_Toc8306028"/>
      <w:r>
        <w:rPr>
          <w:i w:val="0"/>
          <w:sz w:val="24"/>
          <w:szCs w:val="24"/>
        </w:rPr>
        <w:lastRenderedPageBreak/>
        <w:t>Initiate Cancel Order Job</w:t>
      </w:r>
      <w:bookmarkEnd w:id="52"/>
    </w:p>
    <w:p w:rsidR="0036289C" w:rsidRPr="0036289C" w:rsidRDefault="0036289C" w:rsidP="00101866">
      <w:pPr>
        <w:ind w:left="708"/>
      </w:pPr>
      <w:r w:rsidRPr="0036289C">
        <w:t xml:space="preserve">The </w:t>
      </w:r>
      <w:r w:rsidR="00C04461">
        <w:t>Worldpay</w:t>
      </w:r>
      <w:r w:rsidRPr="0036289C">
        <w:t xml:space="preserve"> cartridge provides support to a batch job that cancels or refunds FAILED orders with the attribute </w:t>
      </w:r>
      <w:r w:rsidR="00C04461">
        <w:t>Worldpay</w:t>
      </w:r>
      <w:r w:rsidRPr="0036289C">
        <w:t xml:space="preserve"> MAC Missing. The time interval for selecting orders </w:t>
      </w:r>
      <w:r w:rsidR="00C65412">
        <w:t>defined</w:t>
      </w:r>
      <w:r w:rsidRPr="0036289C">
        <w:t xml:space="preserve"> in the custom preference World</w:t>
      </w:r>
      <w:r w:rsidR="002E5BCE">
        <w:t>p</w:t>
      </w:r>
      <w:r w:rsidRPr="0036289C">
        <w:t xml:space="preserve">ay Order Inquiry Lag Time. A Batch Job configured in Business Manager shall </w:t>
      </w:r>
      <w:r w:rsidR="003300BD" w:rsidRPr="0036289C">
        <w:t>run (</w:t>
      </w:r>
      <w:r w:rsidRPr="0036289C">
        <w:t>as per the set schedule) and check orders with</w:t>
      </w:r>
      <w:r w:rsidR="000704AE">
        <w:t xml:space="preserve"> order status FAILED, with Worldp</w:t>
      </w:r>
      <w:r w:rsidRPr="0036289C">
        <w:t xml:space="preserve">ay MAC Missing which are old to a defined interval of time and will send a request to </w:t>
      </w:r>
      <w:r w:rsidR="00C04461">
        <w:t>Worldpay</w:t>
      </w:r>
      <w:r w:rsidRPr="0036289C">
        <w:t xml:space="preserve"> System to either cancel or refund.  Job can be Enable/Disable from Business Manager itself. </w:t>
      </w:r>
      <w:r w:rsidR="00BB437C">
        <w:t>E</w:t>
      </w:r>
      <w:r w:rsidRPr="0036289C">
        <w:t xml:space="preserve">mail </w:t>
      </w:r>
      <w:proofErr w:type="gramStart"/>
      <w:r w:rsidR="00BB437C">
        <w:t>will</w:t>
      </w:r>
      <w:r w:rsidR="00BB437C" w:rsidRPr="0036289C">
        <w:t xml:space="preserve"> </w:t>
      </w:r>
      <w:r w:rsidRPr="0036289C">
        <w:t>be sent</w:t>
      </w:r>
      <w:proofErr w:type="gramEnd"/>
      <w:r w:rsidRPr="0036289C">
        <w:t xml:space="preserve"> to BM configured recipients after job run with Job run status</w:t>
      </w:r>
      <w:r w:rsidR="00C46B08">
        <w:t>.</w:t>
      </w:r>
      <w:r w:rsidRPr="0036289C">
        <w:t xml:space="preserve">  </w:t>
      </w:r>
    </w:p>
    <w:p w:rsidR="0036289C" w:rsidRPr="0036289C" w:rsidRDefault="0036289C" w:rsidP="0036289C">
      <w:pPr>
        <w:autoSpaceDE w:val="0"/>
        <w:autoSpaceDN w:val="0"/>
        <w:spacing w:after="0" w:line="240" w:lineRule="auto"/>
        <w:rPr>
          <w:rFonts w:ascii="Calibri" w:eastAsia="Times New Roman" w:hAnsi="Calibri" w:cs="Times New Roman"/>
        </w:rPr>
      </w:pPr>
      <w:r w:rsidRPr="0036289C">
        <w:rPr>
          <w:rFonts w:ascii="Segoe UI" w:eastAsia="Times New Roman" w:hAnsi="Segoe UI" w:cs="Segoe UI"/>
          <w:sz w:val="20"/>
          <w:szCs w:val="20"/>
        </w:rPr>
        <w:t> </w:t>
      </w:r>
    </w:p>
    <w:p w:rsidR="00490A51" w:rsidRDefault="00E1462A" w:rsidP="00490A51">
      <w:r>
        <w:rPr>
          <w:noProof/>
        </w:rPr>
        <w:drawing>
          <wp:inline distT="0" distB="0" distL="0" distR="0" wp14:anchorId="0FAE6F09" wp14:editId="31E65508">
            <wp:extent cx="6188710" cy="31483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8330"/>
                    </a:xfrm>
                    <a:prstGeom prst="rect">
                      <a:avLst/>
                    </a:prstGeom>
                  </pic:spPr>
                </pic:pic>
              </a:graphicData>
            </a:graphic>
          </wp:inline>
        </w:drawing>
      </w:r>
      <w:r w:rsidDel="00E1462A">
        <w:rPr>
          <w:noProof/>
        </w:rPr>
        <w:t xml:space="preserve"> </w:t>
      </w:r>
    </w:p>
    <w:p w:rsidR="00490A51" w:rsidRDefault="00490A51" w:rsidP="00490A51">
      <w:pPr>
        <w:ind w:left="360"/>
      </w:pPr>
    </w:p>
    <w:p w:rsidR="00907060" w:rsidRDefault="00490A51" w:rsidP="00490A51">
      <w:pPr>
        <w:ind w:left="360"/>
      </w:pPr>
      <w:r>
        <w:t>Refer below Step configuration section in order to execute script and their functions</w:t>
      </w:r>
    </w:p>
    <w:p w:rsidR="00490A51" w:rsidRDefault="00E1462A" w:rsidP="00490A51">
      <w:r w:rsidRPr="00E1462A">
        <w:rPr>
          <w:noProof/>
        </w:rPr>
        <w:t xml:space="preserve"> </w:t>
      </w:r>
      <w:r w:rsidR="00424864">
        <w:rPr>
          <w:noProof/>
        </w:rPr>
        <w:drawing>
          <wp:inline distT="0" distB="0" distL="0" distR="0" wp14:anchorId="6F5C51F9" wp14:editId="30A29583">
            <wp:extent cx="6188710" cy="24498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449830"/>
                    </a:xfrm>
                    <a:prstGeom prst="rect">
                      <a:avLst/>
                    </a:prstGeom>
                  </pic:spPr>
                </pic:pic>
              </a:graphicData>
            </a:graphic>
          </wp:inline>
        </w:drawing>
      </w:r>
    </w:p>
    <w:p w:rsidR="00CF3406" w:rsidRDefault="00CF3406" w:rsidP="00907060"/>
    <w:p w:rsidR="00E1462A" w:rsidRDefault="00E1462A" w:rsidP="00907060"/>
    <w:p w:rsidR="00E1462A" w:rsidRDefault="00E1462A" w:rsidP="00907060"/>
    <w:p w:rsidR="00E1462A" w:rsidRDefault="00E1462A" w:rsidP="00907060"/>
    <w:p w:rsidR="00E1462A" w:rsidRPr="003504CF" w:rsidRDefault="00E1462A" w:rsidP="00907060"/>
    <w:p w:rsidR="00970934" w:rsidRDefault="00970934" w:rsidP="00970934">
      <w:pPr>
        <w:rPr>
          <w:noProof/>
        </w:rPr>
      </w:pPr>
      <w:r>
        <w:rPr>
          <w:noProof/>
        </w:rPr>
        <w:t>Table for Reference:</w:t>
      </w:r>
    </w:p>
    <w:tbl>
      <w:tblPr>
        <w:tblStyle w:val="TableGrid"/>
        <w:tblW w:w="0" w:type="auto"/>
        <w:tblLook w:val="04A0" w:firstRow="1" w:lastRow="0" w:firstColumn="1" w:lastColumn="0" w:noHBand="0" w:noVBand="1"/>
      </w:tblPr>
      <w:tblGrid>
        <w:gridCol w:w="3492"/>
        <w:gridCol w:w="6244"/>
      </w:tblGrid>
      <w:tr w:rsidR="00970934" w:rsidTr="00E5319B">
        <w:tc>
          <w:tcPr>
            <w:tcW w:w="4868" w:type="dxa"/>
            <w:shd w:val="clear" w:color="auto" w:fill="DAEEF3" w:themeFill="accent5" w:themeFillTint="33"/>
          </w:tcPr>
          <w:p w:rsidR="00970934" w:rsidRPr="00E5319B" w:rsidRDefault="00E5319B" w:rsidP="002B23DB">
            <w:r w:rsidRPr="00E5319B">
              <w:t>Fields</w:t>
            </w:r>
          </w:p>
        </w:tc>
        <w:tc>
          <w:tcPr>
            <w:tcW w:w="4868" w:type="dxa"/>
            <w:shd w:val="clear" w:color="auto" w:fill="DAEEF3" w:themeFill="accent5" w:themeFillTint="33"/>
          </w:tcPr>
          <w:p w:rsidR="00970934" w:rsidRPr="00E5319B" w:rsidRDefault="00E5319B" w:rsidP="002B23DB">
            <w:r w:rsidRPr="00E5319B">
              <w:t>Fields data</w:t>
            </w:r>
          </w:p>
        </w:tc>
      </w:tr>
      <w:tr w:rsidR="00970934" w:rsidTr="002B23DB">
        <w:tc>
          <w:tcPr>
            <w:tcW w:w="4868" w:type="dxa"/>
          </w:tcPr>
          <w:p w:rsidR="00970934" w:rsidRPr="008A0FEA" w:rsidRDefault="00970934" w:rsidP="002B23DB">
            <w:r w:rsidRPr="008A0FEA">
              <w:t>ID</w:t>
            </w:r>
          </w:p>
        </w:tc>
        <w:tc>
          <w:tcPr>
            <w:tcW w:w="4868" w:type="dxa"/>
          </w:tcPr>
          <w:p w:rsidR="00970934" w:rsidRPr="008A0FEA" w:rsidRDefault="00E1462A" w:rsidP="002B23DB">
            <w:r w:rsidRPr="00E1462A">
              <w:t>InitiateCancelOrderJobs</w:t>
            </w:r>
          </w:p>
        </w:tc>
      </w:tr>
      <w:tr w:rsidR="00970934" w:rsidTr="002B23DB">
        <w:tc>
          <w:tcPr>
            <w:tcW w:w="4868" w:type="dxa"/>
          </w:tcPr>
          <w:p w:rsidR="00970934" w:rsidRPr="008A0FEA" w:rsidRDefault="00970934" w:rsidP="002B23DB">
            <w:r w:rsidRPr="008A0FEA">
              <w:t xml:space="preserve">Description </w:t>
            </w:r>
          </w:p>
        </w:tc>
        <w:tc>
          <w:tcPr>
            <w:tcW w:w="4868" w:type="dxa"/>
          </w:tcPr>
          <w:p w:rsidR="00970934" w:rsidRPr="008A0FEA" w:rsidRDefault="00E1462A" w:rsidP="002B23DB">
            <w:r w:rsidRPr="00E1462A">
              <w:t>Initiate a Call to worldpay to cancel an order.</w:t>
            </w:r>
          </w:p>
        </w:tc>
      </w:tr>
      <w:tr w:rsidR="00970934" w:rsidTr="002B23DB">
        <w:tc>
          <w:tcPr>
            <w:tcW w:w="4868" w:type="dxa"/>
          </w:tcPr>
          <w:p w:rsidR="00970934" w:rsidRPr="008A0FEA" w:rsidRDefault="00970934" w:rsidP="002B23DB">
            <w:r w:rsidRPr="008A0FEA">
              <w:t>ExecuteScriptModule.Module</w:t>
            </w:r>
          </w:p>
        </w:tc>
        <w:tc>
          <w:tcPr>
            <w:tcW w:w="4868" w:type="dxa"/>
          </w:tcPr>
          <w:p w:rsidR="00970934" w:rsidRPr="008A0FEA" w:rsidRDefault="00E01875" w:rsidP="002B23DB">
            <w:r>
              <w:t>int_worldpay_core</w:t>
            </w:r>
            <w:r w:rsidR="00E1462A" w:rsidRPr="00E1462A">
              <w:t>/cartridge/scripts/jobs/InitiateCancelOrderJob.js</w:t>
            </w:r>
          </w:p>
        </w:tc>
      </w:tr>
      <w:tr w:rsidR="00970934" w:rsidTr="002B23DB">
        <w:tc>
          <w:tcPr>
            <w:tcW w:w="4868" w:type="dxa"/>
          </w:tcPr>
          <w:p w:rsidR="00970934" w:rsidRPr="008A0FEA" w:rsidRDefault="00E1462A" w:rsidP="002B23DB">
            <w:r>
              <w:rPr>
                <w:rStyle w:val="dw-nc-tooltip"/>
              </w:rPr>
              <w:t>ExecuteScriptModule.FunctionName</w:t>
            </w:r>
          </w:p>
        </w:tc>
        <w:tc>
          <w:tcPr>
            <w:tcW w:w="4868" w:type="dxa"/>
          </w:tcPr>
          <w:p w:rsidR="00970934" w:rsidRPr="008A0FEA" w:rsidRDefault="00E1462A" w:rsidP="002B23DB">
            <w:r w:rsidRPr="00E1462A">
              <w:t>initiateCancelOrder</w:t>
            </w:r>
          </w:p>
        </w:tc>
      </w:tr>
      <w:tr w:rsidR="00970934" w:rsidTr="002B23DB">
        <w:tc>
          <w:tcPr>
            <w:tcW w:w="4868" w:type="dxa"/>
          </w:tcPr>
          <w:p w:rsidR="00970934" w:rsidRPr="008A0FEA" w:rsidRDefault="00970934" w:rsidP="002B23DB">
            <w:r w:rsidRPr="008A0FEA">
              <w:t>ExecuteScriptModule.Transactional</w:t>
            </w:r>
          </w:p>
        </w:tc>
        <w:tc>
          <w:tcPr>
            <w:tcW w:w="4868" w:type="dxa"/>
          </w:tcPr>
          <w:p w:rsidR="00970934" w:rsidRPr="008A0FEA" w:rsidRDefault="00970934" w:rsidP="002B23DB">
            <w:r w:rsidRPr="008A0FEA">
              <w:t>Enabled</w:t>
            </w:r>
          </w:p>
        </w:tc>
      </w:tr>
    </w:tbl>
    <w:p w:rsidR="00BB1C34" w:rsidRDefault="00BB1C34" w:rsidP="00BB1C34"/>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53" w:name="_Toc8306029"/>
      <w:r w:rsidRPr="00484375">
        <w:rPr>
          <w:i w:val="0"/>
          <w:sz w:val="24"/>
          <w:szCs w:val="24"/>
        </w:rPr>
        <w:t>Capture Service</w:t>
      </w:r>
      <w:bookmarkEnd w:id="53"/>
      <w:r w:rsidRPr="00484375">
        <w:rPr>
          <w:i w:val="0"/>
          <w:sz w:val="24"/>
          <w:szCs w:val="24"/>
        </w:rPr>
        <w:t xml:space="preserve"> </w:t>
      </w:r>
    </w:p>
    <w:p w:rsidR="00036F4A" w:rsidRDefault="00036F4A" w:rsidP="00036F4A">
      <w:pPr>
        <w:ind w:left="708"/>
      </w:pPr>
      <w:r w:rsidRPr="00036F4A">
        <w:t xml:space="preserve">Capturing a payment </w:t>
      </w:r>
      <w:proofErr w:type="gramStart"/>
      <w:r w:rsidRPr="00036F4A">
        <w:t>can be done</w:t>
      </w:r>
      <w:proofErr w:type="gramEnd"/>
      <w:r w:rsidRPr="00036F4A">
        <w:t xml:space="preserve"> with tracking ID and without tracking ID for partial payment and full payment. A tracking ID is the shipment ID identifier that merchant should use to track the delivery of your order.</w:t>
      </w:r>
    </w:p>
    <w:p w:rsidR="008963B6" w:rsidRDefault="008963B6" w:rsidP="008963B6">
      <w:pPr>
        <w:pStyle w:val="Heading4"/>
        <w:keepNext/>
        <w:keepLines/>
        <w:ind w:left="1800"/>
      </w:pPr>
      <w:r>
        <w:t xml:space="preserve">Capture Service with Tracking ID Request </w:t>
      </w:r>
    </w:p>
    <w:p w:rsidR="008963B6" w:rsidRPr="00B253D6" w:rsidRDefault="008963B6" w:rsidP="008963B6">
      <w:pPr>
        <w:shd w:val="clear" w:color="auto" w:fill="FFFFFF"/>
        <w:spacing w:after="0" w:line="240" w:lineRule="auto"/>
        <w:ind w:left="2124"/>
      </w:pPr>
      <w:proofErr w:type="gramStart"/>
      <w:r w:rsidRPr="00B253D6">
        <w:t>&lt;?xml</w:t>
      </w:r>
      <w:proofErr w:type="gramEnd"/>
      <w:r w:rsidRPr="00B253D6">
        <w:t xml:space="preserve"> version="1.0" encoding="UTF-8"?&gt;</w:t>
      </w:r>
    </w:p>
    <w:p w:rsidR="008963B6" w:rsidRPr="00B253D6" w:rsidRDefault="008963B6" w:rsidP="008963B6">
      <w:pPr>
        <w:shd w:val="clear" w:color="auto" w:fill="FFFFFF"/>
        <w:spacing w:after="0" w:line="240" w:lineRule="auto"/>
        <w:ind w:left="2124"/>
      </w:pPr>
      <w:proofErr w:type="gramStart"/>
      <w:r w:rsidRPr="00B253D6">
        <w:t>&lt;!DOCTYPE</w:t>
      </w:r>
      <w:proofErr w:type="gramEnd"/>
      <w:r w:rsidRPr="00B253D6">
        <w:t xml:space="preserv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w:t>
      </w:r>
      <w:proofErr w:type="gramStart"/>
      <w:r w:rsidRPr="00B253D6">
        <w:t>modify</w:t>
      </w:r>
      <w:proofErr w:type="gramEnd"/>
      <w:r w:rsidRPr="00B253D6">
        <w:t>&gt;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w:t>
      </w:r>
      <w:proofErr w:type="gramStart"/>
      <w:r w:rsidRPr="00B253D6">
        <w:t>capture</w:t>
      </w:r>
      <w:proofErr w:type="gramEnd"/>
      <w:r w:rsidRPr="00B253D6">
        <w:t>&gt;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w:t>
      </w:r>
      <w:proofErr w:type="gramStart"/>
      <w:r w:rsidRPr="00B253D6">
        <w:t>shipping</w:t>
      </w:r>
      <w:proofErr w:type="gramEnd"/>
      <w:r w:rsidRPr="00B253D6">
        <w:t>&gt;</w:t>
      </w:r>
    </w:p>
    <w:p w:rsidR="008963B6" w:rsidRPr="00B253D6" w:rsidRDefault="008963B6" w:rsidP="008963B6">
      <w:pPr>
        <w:shd w:val="clear" w:color="auto" w:fill="FFFFFF"/>
        <w:spacing w:after="0" w:line="240" w:lineRule="auto"/>
        <w:ind w:left="2124"/>
      </w:pPr>
      <w:r w:rsidRPr="00B253D6">
        <w:t>          &lt;shippingInfo trackingId="AAA0000000"/&gt;</w:t>
      </w:r>
    </w:p>
    <w:p w:rsidR="008963B6" w:rsidRPr="00B253D6" w:rsidRDefault="008963B6" w:rsidP="008963B6">
      <w:pPr>
        <w:shd w:val="clear" w:color="auto" w:fill="FFFFFF"/>
        <w:spacing w:after="0" w:line="240" w:lineRule="auto"/>
        <w:ind w:left="2124"/>
      </w:pPr>
      <w:r w:rsidRPr="00B253D6">
        <w:t>          &lt;shippingInfo trackingId="BBB0000000"/&gt;</w:t>
      </w:r>
    </w:p>
    <w:p w:rsidR="008963B6" w:rsidRPr="00B253D6" w:rsidRDefault="008963B6" w:rsidP="008963B6">
      <w:pPr>
        <w:shd w:val="clear" w:color="auto" w:fill="FFFFFF"/>
        <w:spacing w:after="0" w:line="240" w:lineRule="auto"/>
        <w:ind w:left="2124"/>
      </w:pPr>
      <w:r w:rsidRPr="00B253D6">
        <w:t>          &lt;shippingInfo trackingId="XXX0000000"/&gt;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8963B6" w:rsidRDefault="008963B6" w:rsidP="008963B6">
      <w:pPr>
        <w:pStyle w:val="Heading4"/>
        <w:keepNext/>
        <w:keepLines/>
        <w:ind w:left="1800"/>
      </w:pPr>
      <w:r>
        <w:lastRenderedPageBreak/>
        <w:t xml:space="preserve">Capture Service with Tracking ID Response </w:t>
      </w:r>
    </w:p>
    <w:p w:rsidR="001C06DB" w:rsidRDefault="001C06DB" w:rsidP="001C06DB">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8963B6" w:rsidRDefault="005869FC" w:rsidP="005869FC">
      <w:pPr>
        <w:shd w:val="clear" w:color="auto" w:fill="FFFFFF"/>
        <w:tabs>
          <w:tab w:val="left" w:pos="2235"/>
        </w:tabs>
        <w:spacing w:after="0" w:line="240" w:lineRule="auto"/>
      </w:pPr>
      <w:r>
        <w:tab/>
      </w:r>
    </w:p>
    <w:p w:rsidR="005869FC" w:rsidRDefault="005869FC" w:rsidP="005869FC">
      <w:pPr>
        <w:shd w:val="clear" w:color="auto" w:fill="FFFFFF"/>
        <w:tabs>
          <w:tab w:val="left" w:pos="2235"/>
        </w:tabs>
        <w:spacing w:after="0" w:line="240" w:lineRule="auto"/>
      </w:pPr>
    </w:p>
    <w:p w:rsidR="008963B6" w:rsidRDefault="008963B6" w:rsidP="008963B6">
      <w:pPr>
        <w:pStyle w:val="Heading4"/>
        <w:keepNext/>
        <w:keepLines/>
        <w:ind w:left="1800"/>
      </w:pPr>
      <w:r>
        <w:t xml:space="preserve">Capture Service without Tracking ID Request </w:t>
      </w:r>
    </w:p>
    <w:p w:rsidR="008963B6" w:rsidRPr="00B253D6" w:rsidRDefault="008963B6" w:rsidP="008963B6">
      <w:pPr>
        <w:shd w:val="clear" w:color="auto" w:fill="FFFFFF"/>
        <w:spacing w:after="0" w:line="240" w:lineRule="auto"/>
        <w:ind w:left="2124"/>
      </w:pPr>
      <w:proofErr w:type="gramStart"/>
      <w:r w:rsidRPr="00B253D6">
        <w:t>&lt;?xml</w:t>
      </w:r>
      <w:proofErr w:type="gramEnd"/>
      <w:r w:rsidRPr="00B253D6">
        <w:t xml:space="preserve"> version="1.0" encoding="UTF-8"?&gt;</w:t>
      </w:r>
    </w:p>
    <w:p w:rsidR="008963B6" w:rsidRPr="00B253D6" w:rsidRDefault="008963B6" w:rsidP="008963B6">
      <w:pPr>
        <w:shd w:val="clear" w:color="auto" w:fill="FFFFFF"/>
        <w:spacing w:after="0" w:line="240" w:lineRule="auto"/>
        <w:ind w:left="2124"/>
      </w:pPr>
      <w:proofErr w:type="gramStart"/>
      <w:r w:rsidRPr="00B253D6">
        <w:t>&lt;!DOCTYPE</w:t>
      </w:r>
      <w:proofErr w:type="gramEnd"/>
      <w:r w:rsidRPr="00B253D6">
        <w:t xml:space="preserve"> paymentService PUBLIC "-//WorldPay//DTD WorldPay PaymentService v1//EN" "http://dtd.worldpay.com/paymentService_v1.dtd"&gt;</w:t>
      </w:r>
    </w:p>
    <w:p w:rsidR="008963B6" w:rsidRPr="00B253D6" w:rsidRDefault="008963B6" w:rsidP="008963B6">
      <w:pPr>
        <w:shd w:val="clear" w:color="auto" w:fill="FFFFFF"/>
        <w:spacing w:after="0" w:line="240" w:lineRule="auto"/>
        <w:ind w:left="2124"/>
      </w:pPr>
      <w:r w:rsidRPr="00B253D6">
        <w:t>&lt;paymentService merchantCode="YOUR_MERCHANT_CODE" version="1.4"&gt;</w:t>
      </w:r>
    </w:p>
    <w:p w:rsidR="008963B6" w:rsidRPr="00B253D6" w:rsidRDefault="008963B6" w:rsidP="008963B6">
      <w:pPr>
        <w:shd w:val="clear" w:color="auto" w:fill="FFFFFF"/>
        <w:spacing w:after="0" w:line="240" w:lineRule="auto"/>
        <w:ind w:left="2124"/>
      </w:pPr>
      <w:r w:rsidRPr="00B253D6">
        <w:t>  &lt;</w:t>
      </w:r>
      <w:proofErr w:type="gramStart"/>
      <w:r w:rsidRPr="00B253D6">
        <w:t>modify</w:t>
      </w:r>
      <w:proofErr w:type="gramEnd"/>
      <w:r w:rsidRPr="00B253D6">
        <w:t>&gt;</w:t>
      </w:r>
    </w:p>
    <w:p w:rsidR="008963B6" w:rsidRPr="00B253D6" w:rsidRDefault="008963B6" w:rsidP="008963B6">
      <w:pPr>
        <w:shd w:val="clear" w:color="auto" w:fill="FFFFFF"/>
        <w:spacing w:after="0" w:line="240" w:lineRule="auto"/>
        <w:ind w:left="2124"/>
      </w:pPr>
      <w:r w:rsidRPr="00B253D6">
        <w:t>    &lt;orderModification orderCode="jsxml0000000000"&gt;</w:t>
      </w:r>
    </w:p>
    <w:p w:rsidR="008963B6" w:rsidRPr="00B253D6" w:rsidRDefault="008963B6" w:rsidP="008963B6">
      <w:pPr>
        <w:shd w:val="clear" w:color="auto" w:fill="FFFFFF"/>
        <w:spacing w:after="0" w:line="240" w:lineRule="auto"/>
        <w:ind w:left="2124"/>
      </w:pPr>
      <w:r w:rsidRPr="00B253D6">
        <w:t>      &lt;</w:t>
      </w:r>
      <w:proofErr w:type="gramStart"/>
      <w:r w:rsidRPr="00B253D6">
        <w:t>capture</w:t>
      </w:r>
      <w:proofErr w:type="gramEnd"/>
      <w:r w:rsidRPr="00B253D6">
        <w:t>&gt;</w:t>
      </w:r>
    </w:p>
    <w:p w:rsidR="008963B6" w:rsidRPr="00B253D6" w:rsidRDefault="008963B6" w:rsidP="008963B6">
      <w:pPr>
        <w:shd w:val="clear" w:color="auto" w:fill="FFFFFF"/>
        <w:spacing w:after="0" w:line="240" w:lineRule="auto"/>
        <w:ind w:left="2124"/>
      </w:pPr>
      <w:r w:rsidRPr="00B253D6">
        <w:t>        &lt;amount value="10000" currencyCode="GBP" exponent="2" debitCreditIndicator="credit"/&gt;</w:t>
      </w:r>
    </w:p>
    <w:p w:rsidR="008963B6" w:rsidRPr="00B253D6" w:rsidRDefault="008963B6" w:rsidP="008963B6">
      <w:pPr>
        <w:shd w:val="clear" w:color="auto" w:fill="FFFFFF"/>
        <w:spacing w:after="0" w:line="240" w:lineRule="auto"/>
        <w:ind w:left="2124"/>
      </w:pPr>
      <w:r w:rsidRPr="00B253D6">
        <w:t>        &lt;</w:t>
      </w:r>
      <w:proofErr w:type="gramStart"/>
      <w:r w:rsidRPr="00B253D6">
        <w:t>shipping</w:t>
      </w:r>
      <w:proofErr w:type="gramEnd"/>
      <w:r w:rsidRPr="00B253D6">
        <w:t>&gt;</w:t>
      </w:r>
    </w:p>
    <w:p w:rsidR="008963B6" w:rsidRPr="00B253D6" w:rsidRDefault="008963B6" w:rsidP="008963B6">
      <w:pPr>
        <w:shd w:val="clear" w:color="auto" w:fill="FFFFFF"/>
        <w:spacing w:after="0" w:line="240" w:lineRule="auto"/>
        <w:ind w:left="2124"/>
      </w:pPr>
      <w:r w:rsidRPr="00B253D6">
        <w:t>          &lt;shippingInfo trackingId=""/&gt;</w:t>
      </w:r>
    </w:p>
    <w:p w:rsidR="008963B6" w:rsidRPr="00B253D6" w:rsidRDefault="008963B6" w:rsidP="008963B6">
      <w:pPr>
        <w:shd w:val="clear" w:color="auto" w:fill="FFFFFF"/>
        <w:spacing w:after="0" w:line="240" w:lineRule="auto"/>
        <w:ind w:left="2124"/>
      </w:pPr>
      <w:r w:rsidRPr="00B253D6">
        <w:t>        &lt;/shipping&gt;</w:t>
      </w:r>
    </w:p>
    <w:p w:rsidR="008963B6" w:rsidRPr="00B253D6" w:rsidRDefault="008963B6" w:rsidP="008963B6">
      <w:pPr>
        <w:shd w:val="clear" w:color="auto" w:fill="FFFFFF"/>
        <w:spacing w:after="0" w:line="240" w:lineRule="auto"/>
        <w:ind w:left="2124"/>
      </w:pPr>
      <w:r w:rsidRPr="00B253D6">
        <w:t>      &lt;/capture&gt;</w:t>
      </w:r>
    </w:p>
    <w:p w:rsidR="008963B6" w:rsidRPr="00B253D6" w:rsidRDefault="008963B6" w:rsidP="008963B6">
      <w:pPr>
        <w:shd w:val="clear" w:color="auto" w:fill="FFFFFF"/>
        <w:spacing w:after="0" w:line="240" w:lineRule="auto"/>
        <w:ind w:left="2124"/>
      </w:pPr>
      <w:r w:rsidRPr="00B253D6">
        <w:t>    &lt;/orderModification&gt;</w:t>
      </w:r>
    </w:p>
    <w:p w:rsidR="008963B6" w:rsidRPr="00B253D6" w:rsidRDefault="008963B6" w:rsidP="008963B6">
      <w:pPr>
        <w:shd w:val="clear" w:color="auto" w:fill="FFFFFF"/>
        <w:spacing w:after="0" w:line="240" w:lineRule="auto"/>
        <w:ind w:left="2124"/>
      </w:pPr>
      <w:r w:rsidRPr="00B253D6">
        <w:t>  &lt;/modify&gt;</w:t>
      </w:r>
    </w:p>
    <w:p w:rsidR="008963B6" w:rsidRDefault="008963B6" w:rsidP="008963B6">
      <w:pPr>
        <w:shd w:val="clear" w:color="auto" w:fill="FFFFFF"/>
        <w:spacing w:after="0" w:line="240" w:lineRule="auto"/>
        <w:ind w:left="2124"/>
      </w:pPr>
      <w:r w:rsidRPr="00B253D6">
        <w:t>&lt;/paymentService&gt;</w:t>
      </w:r>
    </w:p>
    <w:p w:rsidR="008963B6" w:rsidRDefault="008963B6" w:rsidP="008963B6">
      <w:pPr>
        <w:shd w:val="clear" w:color="auto" w:fill="FFFFFF"/>
        <w:spacing w:after="0" w:line="240" w:lineRule="auto"/>
      </w:pPr>
    </w:p>
    <w:p w:rsidR="00036F4A" w:rsidRDefault="008963B6" w:rsidP="008963B6">
      <w:pPr>
        <w:pStyle w:val="Heading4"/>
        <w:keepNext/>
        <w:keepLines/>
        <w:ind w:left="1800"/>
      </w:pPr>
      <w:r>
        <w:t>Capture Service without Tracking ID Response</w:t>
      </w:r>
    </w:p>
    <w:p w:rsidR="00B0740C" w:rsidRDefault="00B0740C" w:rsidP="00B0740C">
      <w:pPr>
        <w:shd w:val="clear" w:color="auto" w:fill="FFFFFF"/>
        <w:spacing w:after="0" w:line="240" w:lineRule="auto"/>
        <w:ind w:left="2124"/>
      </w:pPr>
      <w:r w:rsidRPr="005D41F7">
        <w:t>&lt;?xml version="1.0" encoding="UTF-8"?&gt; &lt;!DOCTYPE paymentService PUBLIC "-//WorldPay//DTD WorldPay PaymentService v1//EN" "http://dtd.worldpay.com/paymentService_v1.dtd"&gt; &lt;paymentService version="1.4" merchantCode="SAPIENTNITROECOM"&gt;&lt;reply&gt;&lt;ok&gt;&lt;captureReceived orderCode="T00028020000"&gt;&lt;amount value="10000" currencyCode="GBP" exponent="2" debitCreditIndicator="credit"/&gt;&lt;/captureReceived&gt;&lt;/ok&gt;&lt;/reply&gt;&lt;/paymentService&gt;</w:t>
      </w:r>
    </w:p>
    <w:p w:rsidR="00B0740C" w:rsidRPr="00B0740C" w:rsidRDefault="00B0740C" w:rsidP="00B0740C">
      <w:pPr>
        <w:tabs>
          <w:tab w:val="left" w:pos="3255"/>
        </w:tabs>
      </w:pPr>
      <w:r>
        <w:tab/>
      </w:r>
    </w:p>
    <w:p w:rsidR="00484375" w:rsidRPr="00484375" w:rsidRDefault="00484375" w:rsidP="00484375"/>
    <w:p w:rsidR="00E51F56" w:rsidRPr="00E51F56" w:rsidRDefault="00755D05" w:rsidP="003754C0">
      <w:pPr>
        <w:pStyle w:val="Heading2"/>
        <w:numPr>
          <w:ilvl w:val="1"/>
          <w:numId w:val="47"/>
        </w:numPr>
      </w:pPr>
      <w:bookmarkStart w:id="54" w:name="_Toc8306030"/>
      <w:r w:rsidRPr="00234719">
        <w:t>LIMITATIONS, CONSTRAINTS</w:t>
      </w:r>
      <w:bookmarkEnd w:id="54"/>
    </w:p>
    <w:p w:rsidR="00F73A6F" w:rsidRPr="007B158C" w:rsidRDefault="00F73A6F" w:rsidP="00F73A6F">
      <w:pPr>
        <w:ind w:left="1068"/>
      </w:pPr>
      <w:r w:rsidRPr="00E973D2">
        <w:t xml:space="preserve">This </w:t>
      </w:r>
      <w:r>
        <w:t xml:space="preserve">section </w:t>
      </w:r>
      <w:r w:rsidRPr="00E973D2">
        <w:t xml:space="preserve">details the </w:t>
      </w:r>
      <w:r>
        <w:t xml:space="preserve">limitations, constraints and the </w:t>
      </w:r>
      <w:r w:rsidRPr="00E973D2">
        <w:t xml:space="preserve">best practice for merchants </w:t>
      </w:r>
      <w:r>
        <w:t xml:space="preserve">planning to integrate the </w:t>
      </w:r>
      <w:r w:rsidR="00C04461">
        <w:t>Worldpay</w:t>
      </w:r>
      <w:r>
        <w:t xml:space="preserve"> ca</w:t>
      </w:r>
      <w:r w:rsidR="00B85DBB">
        <w:t>r</w:t>
      </w:r>
      <w:r>
        <w:t xml:space="preserve">tridge </w:t>
      </w:r>
      <w:r w:rsidRPr="00E973D2">
        <w:t>with</w:t>
      </w:r>
      <w:r>
        <w:t xml:space="preserve"> </w:t>
      </w:r>
      <w:r w:rsidR="006606B7">
        <w:t>SFCC</w:t>
      </w:r>
      <w:r>
        <w:t xml:space="preserve"> Storefront. </w:t>
      </w:r>
    </w:p>
    <w:p w:rsidR="002065FE" w:rsidRDefault="00F73A6F" w:rsidP="00C75E15">
      <w:pPr>
        <w:pStyle w:val="ListParagraph"/>
        <w:numPr>
          <w:ilvl w:val="0"/>
          <w:numId w:val="20"/>
        </w:numPr>
        <w:ind w:left="1788"/>
        <w:jc w:val="both"/>
      </w:pPr>
      <w:proofErr w:type="gramStart"/>
      <w:r w:rsidRPr="008D3B13">
        <w:lastRenderedPageBreak/>
        <w:t>At the moment</w:t>
      </w:r>
      <w:proofErr w:type="gramEnd"/>
      <w:r>
        <w:t>,</w:t>
      </w:r>
      <w:r w:rsidRPr="008D3B13">
        <w:t xml:space="preserve"> it is not possible to detect against session timeouts while the customer is entering payment details in the </w:t>
      </w:r>
      <w:r w:rsidR="00C04461">
        <w:t>Worldpay</w:t>
      </w:r>
      <w:r w:rsidRPr="008D3B13">
        <w:t xml:space="preserve"> forms. If there is a delay longer than the session timeout, basket contents are lost and</w:t>
      </w:r>
      <w:r w:rsidR="002065FE">
        <w:t xml:space="preserve"> order </w:t>
      </w:r>
      <w:proofErr w:type="gramStart"/>
      <w:r w:rsidR="002065FE">
        <w:t>is placed and kept in Created state</w:t>
      </w:r>
      <w:proofErr w:type="gramEnd"/>
      <w:r w:rsidR="002065FE">
        <w:t>.</w:t>
      </w:r>
    </w:p>
    <w:p w:rsidR="00F73A6F" w:rsidRPr="008D3B13" w:rsidRDefault="00F73A6F" w:rsidP="00C75E15">
      <w:pPr>
        <w:pStyle w:val="ListParagraph"/>
        <w:numPr>
          <w:ilvl w:val="0"/>
          <w:numId w:val="20"/>
        </w:numPr>
        <w:ind w:left="1788"/>
        <w:jc w:val="both"/>
      </w:pPr>
      <w:r>
        <w:t xml:space="preserve">As the placement of the street number in addresses varies between different countries, the integration does not provide a parsing mechanism for the street number part as this would be very application specific. In order to avoid future errors, the parsing of street numbers </w:t>
      </w:r>
      <w:proofErr w:type="gramStart"/>
      <w:r>
        <w:t>must be taken care of</w:t>
      </w:r>
      <w:proofErr w:type="gramEnd"/>
      <w:r>
        <w:t xml:space="preserve"> during the integration installation. If this step </w:t>
      </w:r>
      <w:proofErr w:type="gramStart"/>
      <w:r>
        <w:t>is ignored</w:t>
      </w:r>
      <w:proofErr w:type="gramEnd"/>
      <w:r>
        <w:t xml:space="preserve">, the customer will have to supply the street number at the </w:t>
      </w:r>
      <w:r w:rsidR="00C04461">
        <w:t>Worldpay</w:t>
      </w:r>
      <w:r>
        <w:t xml:space="preserve"> payment page.</w:t>
      </w:r>
    </w:p>
    <w:p w:rsidR="00F73A6F" w:rsidRDefault="00F73A6F" w:rsidP="00C75E15">
      <w:pPr>
        <w:pStyle w:val="ListParagraph"/>
        <w:numPr>
          <w:ilvl w:val="0"/>
          <w:numId w:val="20"/>
        </w:numPr>
        <w:ind w:left="1788"/>
        <w:jc w:val="both"/>
      </w:pPr>
      <w:r>
        <w:t xml:space="preserve">The cartridge supports both LookUp service and Multiple MID support service. However, only one of them </w:t>
      </w:r>
      <w:proofErr w:type="gramStart"/>
      <w:r>
        <w:t>should be enabled</w:t>
      </w:r>
      <w:proofErr w:type="gramEnd"/>
      <w:r>
        <w:t xml:space="preserve"> at a time.</w:t>
      </w:r>
    </w:p>
    <w:p w:rsidR="00F73A6F" w:rsidRPr="00C75E15" w:rsidRDefault="00F73A6F" w:rsidP="00C75E15">
      <w:pPr>
        <w:pStyle w:val="ListParagraph"/>
        <w:numPr>
          <w:ilvl w:val="0"/>
          <w:numId w:val="20"/>
        </w:numPr>
        <w:ind w:left="1788"/>
        <w:jc w:val="both"/>
        <w:rPr>
          <w:highlight w:val="yellow"/>
        </w:rPr>
      </w:pPr>
      <w:r>
        <w:t xml:space="preserve"> </w:t>
      </w:r>
      <w:proofErr w:type="gramStart"/>
      <w:r w:rsidRPr="00C75E15">
        <w:rPr>
          <w:highlight w:val="yellow"/>
        </w:rPr>
        <w:t>At the moment</w:t>
      </w:r>
      <w:proofErr w:type="gramEnd"/>
      <w:r w:rsidRPr="00C75E15">
        <w:rPr>
          <w:highlight w:val="yellow"/>
        </w:rPr>
        <w:t xml:space="preserve">, the cartridge supports only one generic message that is displayed on the Billing Page in case of a Failure response from APM’s or Credit Card redirect method. This is majorly because we do not have any identifier or error code that </w:t>
      </w:r>
      <w:proofErr w:type="gramStart"/>
      <w:r w:rsidRPr="00C75E15">
        <w:rPr>
          <w:highlight w:val="yellow"/>
        </w:rPr>
        <w:t>is returned</w:t>
      </w:r>
      <w:proofErr w:type="gramEnd"/>
      <w:r w:rsidRPr="00C75E15">
        <w:rPr>
          <w:highlight w:val="yellow"/>
        </w:rPr>
        <w:t>.</w:t>
      </w:r>
    </w:p>
    <w:p w:rsidR="00F73A6F" w:rsidRDefault="00F73A6F" w:rsidP="00C75E15">
      <w:pPr>
        <w:pStyle w:val="ListParagraph"/>
        <w:numPr>
          <w:ilvl w:val="0"/>
          <w:numId w:val="20"/>
        </w:numPr>
        <w:ind w:left="1788"/>
        <w:jc w:val="both"/>
      </w:pPr>
      <w:r>
        <w:t xml:space="preserve">The </w:t>
      </w:r>
      <w:r w:rsidR="00D65CE1">
        <w:t>web service</w:t>
      </w:r>
      <w:r>
        <w:t xml:space="preserve"> </w:t>
      </w:r>
      <w:r w:rsidR="00D65CE1">
        <w:t>Timeout</w:t>
      </w:r>
      <w:r>
        <w:t xml:space="preserve"> that has been set </w:t>
      </w:r>
      <w:r w:rsidR="00951315">
        <w:t xml:space="preserve">in service profile </w:t>
      </w:r>
      <w:r>
        <w:t xml:space="preserve">is common across all the </w:t>
      </w:r>
      <w:r w:rsidR="00D65CE1">
        <w:t>web service</w:t>
      </w:r>
      <w:r>
        <w:t xml:space="preserve"> calls that we make to </w:t>
      </w:r>
      <w:r w:rsidR="00C04461">
        <w:t>Worldpay</w:t>
      </w:r>
      <w:r>
        <w:t xml:space="preserve"> be it </w:t>
      </w:r>
      <w:r w:rsidR="00D65CE1">
        <w:t>Look up</w:t>
      </w:r>
      <w:r>
        <w:t xml:space="preserve"> call, APM Order XML call, Authorization call etc.</w:t>
      </w:r>
    </w:p>
    <w:p w:rsidR="00F73A6F" w:rsidRDefault="00F73A6F" w:rsidP="00C75E15">
      <w:pPr>
        <w:pStyle w:val="ListParagraph"/>
        <w:numPr>
          <w:ilvl w:val="0"/>
          <w:numId w:val="20"/>
        </w:numPr>
        <w:ind w:left="1788"/>
        <w:jc w:val="both"/>
      </w:pPr>
      <w:r>
        <w:t xml:space="preserve">ThankYou page </w:t>
      </w:r>
      <w:proofErr w:type="gramStart"/>
      <w:r>
        <w:t>is displayed</w:t>
      </w:r>
      <w:proofErr w:type="gramEnd"/>
      <w:r>
        <w:t xml:space="preserve"> for both Successful and Pending Open </w:t>
      </w:r>
      <w:r w:rsidR="00D65CE1">
        <w:t>Scenario;</w:t>
      </w:r>
      <w:r w:rsidR="00F74412">
        <w:t xml:space="preserve"> Merchant shall take care </w:t>
      </w:r>
      <w:r>
        <w:t xml:space="preserve">to display a message to the user on the Thank You page with a suitable </w:t>
      </w:r>
      <w:r w:rsidR="00D65CE1">
        <w:t>disclaimer</w:t>
      </w:r>
      <w:r>
        <w:t xml:space="preserve"> that </w:t>
      </w:r>
      <w:r w:rsidR="00D65CE1">
        <w:t>demarcates</w:t>
      </w:r>
      <w:r>
        <w:t xml:space="preserve"> both the scenarios. </w:t>
      </w:r>
    </w:p>
    <w:p w:rsidR="00F73A6F" w:rsidRDefault="006606B7" w:rsidP="00C75E15">
      <w:pPr>
        <w:pStyle w:val="ListParagraph"/>
        <w:numPr>
          <w:ilvl w:val="0"/>
          <w:numId w:val="20"/>
        </w:numPr>
        <w:ind w:left="1788"/>
        <w:jc w:val="both"/>
      </w:pPr>
      <w:r>
        <w:t>SFCC</w:t>
      </w:r>
      <w:r w:rsidR="00F73A6F">
        <w:t xml:space="preserve"> Site Genesis has a default behavior to show an error message on Place Order page in case of a previously </w:t>
      </w:r>
      <w:r w:rsidR="00EC0ED4">
        <w:t>failed</w:t>
      </w:r>
      <w:r w:rsidR="00F73A6F">
        <w:t xml:space="preserve"> transaction. This can be removed by commenting/removing the code </w:t>
      </w:r>
      <w:r w:rsidR="00CA20C1">
        <w:t>from summary.isml</w:t>
      </w:r>
    </w:p>
    <w:p w:rsidR="00262ECD" w:rsidRDefault="00262ECD" w:rsidP="00262ECD">
      <w:pPr>
        <w:ind w:left="1428" w:firstLine="360"/>
      </w:pPr>
      <w:r w:rsidRPr="00262ECD">
        <w:t>&lt;div class="error-form"&gt;${</w:t>
      </w:r>
      <w:proofErr w:type="gramStart"/>
      <w:r w:rsidRPr="00262ECD">
        <w:t>Resource.msg(</w:t>
      </w:r>
      <w:proofErr w:type="gramEnd"/>
      <w:r w:rsidRPr="00262ECD">
        <w:t>pdict.PlaceOrderError.code,'checkout',null)}&lt;/div&gt;</w:t>
      </w:r>
    </w:p>
    <w:p w:rsidR="00A22009" w:rsidRDefault="00A22009" w:rsidP="00C75E15">
      <w:pPr>
        <w:pStyle w:val="ListParagraph"/>
        <w:numPr>
          <w:ilvl w:val="0"/>
          <w:numId w:val="20"/>
        </w:numPr>
        <w:ind w:left="1788"/>
        <w:jc w:val="both"/>
      </w:pPr>
      <w:r>
        <w:t xml:space="preserve">The Maximum and Minimum </w:t>
      </w:r>
      <w:r w:rsidR="007F3E0D">
        <w:t xml:space="preserve">supported amount per APM should be configured at the </w:t>
      </w:r>
      <w:r w:rsidR="006606B7">
        <w:t>SFCC</w:t>
      </w:r>
      <w:r w:rsidR="007F3E0D">
        <w:t xml:space="preserve"> level in the Payme</w:t>
      </w:r>
      <w:r w:rsidR="00CA20C1">
        <w:t>nt Method configuration section</w:t>
      </w:r>
    </w:p>
    <w:p w:rsidR="007F3E0D" w:rsidRDefault="005C11B4" w:rsidP="00C75E15">
      <w:pPr>
        <w:pStyle w:val="ListParagraph"/>
        <w:numPr>
          <w:ilvl w:val="0"/>
          <w:numId w:val="20"/>
        </w:numPr>
        <w:ind w:left="1788"/>
        <w:jc w:val="both"/>
      </w:pPr>
      <w:r>
        <w:t xml:space="preserve">Merchants shall </w:t>
      </w:r>
      <w:r w:rsidR="007F3E0D">
        <w:t>ensure that Overnight Shipping and One Day shipping methods should not be displayed for Delayed APMs or for t</w:t>
      </w:r>
      <w:r w:rsidR="00CA20C1">
        <w:t>he ones that have KIOS payments</w:t>
      </w:r>
    </w:p>
    <w:p w:rsidR="00DA52C5" w:rsidRDefault="005C11B4" w:rsidP="00C75E15">
      <w:pPr>
        <w:pStyle w:val="ListParagraph"/>
        <w:numPr>
          <w:ilvl w:val="0"/>
          <w:numId w:val="20"/>
        </w:numPr>
        <w:ind w:left="1788"/>
        <w:jc w:val="both"/>
      </w:pPr>
      <w:r>
        <w:t xml:space="preserve">Merchant Shall take care of implementing the </w:t>
      </w:r>
      <w:r w:rsidR="00DA52C5">
        <w:t>validations on the additional field that will be supported at the Merchant’s site (Example: CPF filed in</w:t>
      </w:r>
      <w:r w:rsidR="00CA20C1">
        <w:t>-</w:t>
      </w:r>
      <w:r w:rsidR="00DA52C5">
        <w:t>case of Boleto, Swift Code</w:t>
      </w:r>
      <w:r w:rsidR="005C17B7">
        <w:t>/Bank Code</w:t>
      </w:r>
      <w:r w:rsidR="00DA52C5">
        <w:t xml:space="preserve"> in</w:t>
      </w:r>
      <w:r w:rsidR="005E7E90">
        <w:t>-</w:t>
      </w:r>
      <w:r w:rsidR="00DA52C5">
        <w:t xml:space="preserve">case of </w:t>
      </w:r>
      <w:r w:rsidR="00A5177B">
        <w:t>GiroPay</w:t>
      </w:r>
      <w:r w:rsidR="00DC367A">
        <w:t>),</w:t>
      </w:r>
      <w:r w:rsidR="002065FE">
        <w:t xml:space="preserve"> while implementing Credit Card Direct the merchant should  ensure that the Credit Card Form is reset in case of any error.</w:t>
      </w:r>
    </w:p>
    <w:p w:rsidR="005E7E90" w:rsidRDefault="005E7E90" w:rsidP="00C75E15">
      <w:pPr>
        <w:pStyle w:val="ListParagraph"/>
        <w:numPr>
          <w:ilvl w:val="0"/>
          <w:numId w:val="20"/>
        </w:numPr>
        <w:ind w:left="1788"/>
        <w:jc w:val="both"/>
      </w:pPr>
      <w:r>
        <w:t>Cartridge shall be responsible to update the order status and export status only on receipt of following notifications</w:t>
      </w:r>
      <w:r w:rsidR="00262ECD">
        <w:t>/enquiry</w:t>
      </w:r>
      <w:r>
        <w:t xml:space="preserve"> AUTHORISED, CAPTURED. Rest all other notification</w:t>
      </w:r>
      <w:r w:rsidR="00262ECD">
        <w:t>/enquiry</w:t>
      </w:r>
      <w:r>
        <w:t xml:space="preserve"> status are read by the Job and Transaction history flag is updated with the notification</w:t>
      </w:r>
      <w:r w:rsidR="00262ECD">
        <w:t>/enquiry</w:t>
      </w:r>
      <w:r>
        <w:t xml:space="preserve"> status value no further action </w:t>
      </w:r>
      <w:r w:rsidR="006F5A5C">
        <w:t>is</w:t>
      </w:r>
      <w:r>
        <w:t xml:space="preserve"> taken by the cartridge</w:t>
      </w:r>
    </w:p>
    <w:p w:rsidR="001E3F03" w:rsidRDefault="001E3F03" w:rsidP="00C75E15">
      <w:pPr>
        <w:pStyle w:val="ListParagraph"/>
        <w:numPr>
          <w:ilvl w:val="0"/>
          <w:numId w:val="20"/>
        </w:numPr>
        <w:ind w:left="1788"/>
        <w:jc w:val="both"/>
      </w:pPr>
      <w:r>
        <w:t>Merchants shall take care of implementing credit card fields refresh functionality in case of user changes the card Type after filling the card information for previous selection to have better shopper experience</w:t>
      </w:r>
    </w:p>
    <w:p w:rsidR="00E41B90" w:rsidRDefault="00E41B90" w:rsidP="00C75E15">
      <w:pPr>
        <w:pStyle w:val="ListParagraph"/>
        <w:numPr>
          <w:ilvl w:val="0"/>
          <w:numId w:val="20"/>
        </w:numPr>
        <w:ind w:left="1788"/>
        <w:jc w:val="both"/>
      </w:pPr>
      <w:r w:rsidRPr="008D3B13">
        <w:t>At the moment</w:t>
      </w:r>
      <w:r>
        <w:t>,</w:t>
      </w:r>
      <w:r w:rsidRPr="008D3B13">
        <w:t xml:space="preserve"> it is not possible to </w:t>
      </w:r>
      <w:r>
        <w:t xml:space="preserve">run client side encryption for saved credit card where card number displayed as masked even client side encryption </w:t>
      </w:r>
      <w:r w:rsidR="00F110E8">
        <w:t xml:space="preserve">feature is turned on in </w:t>
      </w:r>
      <w:r w:rsidR="00F110E8">
        <w:lastRenderedPageBreak/>
        <w:t xml:space="preserve">merchant </w:t>
      </w:r>
      <w:r w:rsidR="00C04461">
        <w:t>Worldpay</w:t>
      </w:r>
      <w:r w:rsidR="00F110E8">
        <w:t xml:space="preserve"> account and enabled corresponding setting in Merchant site custom preference.</w:t>
      </w:r>
    </w:p>
    <w:p w:rsidR="00F110E8" w:rsidRDefault="00F110E8" w:rsidP="00C75E15">
      <w:pPr>
        <w:pStyle w:val="ListParagraph"/>
        <w:numPr>
          <w:ilvl w:val="0"/>
          <w:numId w:val="20"/>
        </w:numPr>
        <w:ind w:left="1788"/>
        <w:jc w:val="both"/>
      </w:pPr>
      <w:r w:rsidRPr="00E431D7">
        <w:t xml:space="preserve">Merchant must ensure customer sequence number not exceeding 64 </w:t>
      </w:r>
      <w:r w:rsidR="00844E19" w:rsidRPr="00E431D7">
        <w:t>characters</w:t>
      </w:r>
      <w:r w:rsidRPr="00E431D7">
        <w:t xml:space="preserve"> length and may contain alphanumeric or underscore.</w:t>
      </w:r>
    </w:p>
    <w:p w:rsidR="00F110E8" w:rsidRPr="00F110E8" w:rsidRDefault="00F110E8" w:rsidP="00C75E15">
      <w:pPr>
        <w:pStyle w:val="ListParagraph"/>
        <w:numPr>
          <w:ilvl w:val="0"/>
          <w:numId w:val="20"/>
        </w:numPr>
        <w:ind w:left="1788"/>
        <w:jc w:val="both"/>
      </w:pPr>
      <w:r w:rsidRPr="00F110E8">
        <w:t>Tokenization would be applicable for registered user only</w:t>
      </w:r>
      <w:r>
        <w:t xml:space="preserve"> provided tokenization feature </w:t>
      </w:r>
      <w:proofErr w:type="gramStart"/>
      <w:r>
        <w:t>is turned on</w:t>
      </w:r>
      <w:proofErr w:type="gramEnd"/>
      <w:r>
        <w:t xml:space="preserve"> in merchant </w:t>
      </w:r>
      <w:r w:rsidR="00C04461">
        <w:t>Worldpay</w:t>
      </w:r>
      <w:r>
        <w:t xml:space="preserve"> account and enabled corresponding setting in Merchant site custom preference.</w:t>
      </w:r>
    </w:p>
    <w:p w:rsidR="00F110E8" w:rsidRPr="00C75E15" w:rsidRDefault="00AB42EB" w:rsidP="00C75E15">
      <w:pPr>
        <w:pStyle w:val="ListParagraph"/>
        <w:numPr>
          <w:ilvl w:val="0"/>
          <w:numId w:val="20"/>
        </w:numPr>
        <w:ind w:left="1788"/>
        <w:jc w:val="both"/>
        <w:rPr>
          <w:highlight w:val="yellow"/>
        </w:rPr>
      </w:pPr>
      <w:proofErr w:type="gramStart"/>
      <w:r w:rsidRPr="00C75E15">
        <w:rPr>
          <w:highlight w:val="yellow"/>
        </w:rPr>
        <w:t>At the moment</w:t>
      </w:r>
      <w:proofErr w:type="gramEnd"/>
      <w:r w:rsidRPr="00C75E15">
        <w:rPr>
          <w:highlight w:val="yellow"/>
        </w:rPr>
        <w:t xml:space="preserve">, it is not possible to validate mac secret identifier into </w:t>
      </w:r>
      <w:r w:rsidRPr="00C75E15">
        <w:rPr>
          <w:rFonts w:ascii="Segoe UI" w:eastAsia="Times New Roman" w:hAnsi="Segoe UI" w:cs="Segoe UI"/>
          <w:color w:val="000000"/>
          <w:sz w:val="20"/>
          <w:szCs w:val="20"/>
          <w:highlight w:val="yellow"/>
        </w:rPr>
        <w:t>response [</w:t>
      </w:r>
      <w:r w:rsidRPr="00C75E15">
        <w:rPr>
          <w:rFonts w:ascii="Segoe UI" w:hAnsi="Segoe UI" w:cs="Segoe UI"/>
          <w:color w:val="000000"/>
          <w:sz w:val="20"/>
          <w:szCs w:val="20"/>
          <w:highlight w:val="yellow"/>
        </w:rPr>
        <w:t>failure</w:t>
      </w:r>
      <w:r w:rsidRPr="00C75E15">
        <w:rPr>
          <w:rFonts w:ascii="Segoe UI" w:eastAsia="Times New Roman" w:hAnsi="Segoe UI" w:cs="Segoe UI"/>
          <w:color w:val="000000"/>
          <w:sz w:val="20"/>
          <w:szCs w:val="20"/>
          <w:highlight w:val="yellow"/>
        </w:rPr>
        <w:t xml:space="preserve"> /</w:t>
      </w:r>
      <w:r w:rsidRPr="00C75E15">
        <w:rPr>
          <w:rFonts w:ascii="Segoe UI" w:hAnsi="Segoe UI" w:cs="Segoe UI"/>
          <w:color w:val="000000"/>
          <w:sz w:val="20"/>
          <w:szCs w:val="20"/>
          <w:highlight w:val="yellow"/>
        </w:rPr>
        <w:t>pending</w:t>
      </w:r>
      <w:r w:rsidRPr="00C75E15">
        <w:rPr>
          <w:rFonts w:ascii="Segoe UI" w:eastAsia="Times New Roman" w:hAnsi="Segoe UI" w:cs="Segoe UI"/>
          <w:color w:val="000000"/>
          <w:sz w:val="20"/>
          <w:szCs w:val="20"/>
          <w:highlight w:val="yellow"/>
        </w:rPr>
        <w:t>] URL's</w:t>
      </w:r>
      <w:r w:rsidRPr="00C75E15">
        <w:rPr>
          <w:highlight w:val="yellow"/>
        </w:rPr>
        <w:t xml:space="preserve"> for all Redirect APMs and Redirect Credit Card orders</w:t>
      </w:r>
      <w:r w:rsidR="000B3256" w:rsidRPr="00C75E15">
        <w:rPr>
          <w:highlight w:val="yellow"/>
        </w:rPr>
        <w:t>.</w:t>
      </w:r>
    </w:p>
    <w:p w:rsidR="00692176" w:rsidRDefault="00692176" w:rsidP="00C75E15">
      <w:pPr>
        <w:pStyle w:val="ListParagraph"/>
        <w:numPr>
          <w:ilvl w:val="0"/>
          <w:numId w:val="20"/>
        </w:numPr>
        <w:ind w:left="1788"/>
        <w:jc w:val="both"/>
      </w:pPr>
      <w:r>
        <w:t xml:space="preserve">Notification feature is restricted </w:t>
      </w:r>
      <w:r w:rsidRPr="007A2652">
        <w:t xml:space="preserve">to only </w:t>
      </w:r>
      <w:proofErr w:type="gramStart"/>
      <w:r w:rsidRPr="007A2652">
        <w:t>allowed</w:t>
      </w:r>
      <w:proofErr w:type="gramEnd"/>
      <w:r w:rsidRPr="007A2652">
        <w:t xml:space="preserve"> IP address provided by </w:t>
      </w:r>
      <w:r w:rsidR="00C04461">
        <w:t>Worldpay</w:t>
      </w:r>
      <w:r w:rsidRPr="007A2652">
        <w:t>,</w:t>
      </w:r>
      <w:r w:rsidRPr="00692176">
        <w:t xml:space="preserve"> </w:t>
      </w:r>
      <w:r>
        <w:t>and corresponding setting to be configured in Merchant site custom preference</w:t>
      </w:r>
      <w:r w:rsidR="000751F5">
        <w:t>.</w:t>
      </w:r>
    </w:p>
    <w:p w:rsidR="00692176" w:rsidRDefault="00692176" w:rsidP="00E41B90">
      <w:pPr>
        <w:pStyle w:val="ListParagraph"/>
        <w:numPr>
          <w:ilvl w:val="0"/>
          <w:numId w:val="20"/>
        </w:numPr>
        <w:ind w:left="1788"/>
      </w:pPr>
      <w:r>
        <w:t xml:space="preserve">Merchants shall take care of implementing </w:t>
      </w:r>
      <w:r w:rsidRPr="00D714D5">
        <w:t>Order Settlement and refunds</w:t>
      </w:r>
      <w:r w:rsidR="000751F5">
        <w:t>.</w:t>
      </w:r>
    </w:p>
    <w:p w:rsidR="00692176" w:rsidRDefault="00692176" w:rsidP="00C75E15">
      <w:pPr>
        <w:pStyle w:val="ListParagraph"/>
        <w:numPr>
          <w:ilvl w:val="0"/>
          <w:numId w:val="20"/>
        </w:numPr>
        <w:ind w:left="1788"/>
        <w:jc w:val="both"/>
      </w:pPr>
      <w:r w:rsidRPr="00E431D7">
        <w:t xml:space="preserve">Merchant </w:t>
      </w:r>
      <w:r>
        <w:t xml:space="preserve">shall take care of </w:t>
      </w:r>
      <w:r w:rsidRPr="00E431D7">
        <w:t>enable/disable site preference for user to provide CVV on billing page as security measure in tokenization service</w:t>
      </w:r>
      <w:r w:rsidR="00793B1C">
        <w:t xml:space="preserve"> for saved cards.</w:t>
      </w:r>
      <w:r w:rsidR="0071162D">
        <w:t xml:space="preserve"> </w:t>
      </w:r>
      <w:proofErr w:type="gramStart"/>
      <w:r w:rsidR="0071162D">
        <w:t>Also</w:t>
      </w:r>
      <w:proofErr w:type="gramEnd"/>
      <w:r w:rsidR="0071162D">
        <w:t xml:space="preserve"> need to enable CVV check service from </w:t>
      </w:r>
      <w:r w:rsidR="00C04461">
        <w:t>Worldpay</w:t>
      </w:r>
      <w:r w:rsidR="0071162D">
        <w:t xml:space="preserve"> to work properly</w:t>
      </w:r>
      <w:r w:rsidR="00677671">
        <w:t>.</w:t>
      </w:r>
    </w:p>
    <w:p w:rsidR="00153D8A" w:rsidRDefault="00153D8A" w:rsidP="00E41B90">
      <w:pPr>
        <w:pStyle w:val="ListParagraph"/>
        <w:numPr>
          <w:ilvl w:val="0"/>
          <w:numId w:val="20"/>
        </w:numPr>
        <w:ind w:left="1788"/>
      </w:pPr>
      <w:r w:rsidRPr="00E431D7">
        <w:t>Merchant must ensure</w:t>
      </w:r>
      <w:r>
        <w:t xml:space="preserve"> </w:t>
      </w:r>
      <w:r w:rsidR="006606B7">
        <w:t>SFCC</w:t>
      </w:r>
      <w:r>
        <w:t xml:space="preserve"> Service Framework configurations are setup and configured as per the contract with </w:t>
      </w:r>
      <w:r w:rsidR="00C04461">
        <w:t>Worldpay</w:t>
      </w:r>
      <w:r>
        <w:t xml:space="preserve"> on service availability</w:t>
      </w:r>
      <w:r w:rsidR="00677671">
        <w:t>.</w:t>
      </w:r>
    </w:p>
    <w:p w:rsidR="005B0795" w:rsidRDefault="005B0795" w:rsidP="00E41B90">
      <w:pPr>
        <w:pStyle w:val="ListParagraph"/>
        <w:numPr>
          <w:ilvl w:val="0"/>
          <w:numId w:val="20"/>
        </w:numPr>
        <w:ind w:left="1788"/>
      </w:pPr>
      <w:r>
        <w:t xml:space="preserve">Merchant </w:t>
      </w:r>
      <w:r w:rsidR="004A6453">
        <w:t xml:space="preserve">shall </w:t>
      </w:r>
      <w:r>
        <w:t>take</w:t>
      </w:r>
      <w:r w:rsidR="004A6453">
        <w:t xml:space="preserve"> care</w:t>
      </w:r>
      <w:r>
        <w:t xml:space="preserve"> for CVV field validation </w:t>
      </w:r>
      <w:r w:rsidR="004A6453">
        <w:t>as enable/</w:t>
      </w:r>
      <w:r w:rsidR="00E93224">
        <w:t>disable, CVV</w:t>
      </w:r>
      <w:r w:rsidR="004A6453">
        <w:t xml:space="preserve"> in BM </w:t>
      </w:r>
      <w:r w:rsidR="006F5A5C">
        <w:t>configurations will</w:t>
      </w:r>
      <w:r w:rsidR="004A6453">
        <w:t xml:space="preserve"> only hide/show CVV field on billing page and no CVV validation </w:t>
      </w:r>
      <w:proofErr w:type="gramStart"/>
      <w:r w:rsidR="004A6453">
        <w:t>is performed</w:t>
      </w:r>
      <w:proofErr w:type="gramEnd"/>
      <w:r w:rsidR="004A6453">
        <w:t xml:space="preserve"> on Worldpay</w:t>
      </w:r>
      <w:r w:rsidR="00677671">
        <w:t>.</w:t>
      </w:r>
      <w:r w:rsidR="004A6453">
        <w:t xml:space="preserve"> </w:t>
      </w:r>
    </w:p>
    <w:p w:rsidR="00970934" w:rsidRDefault="00970934" w:rsidP="00970934">
      <w:pPr>
        <w:pStyle w:val="ListParagraph"/>
        <w:numPr>
          <w:ilvl w:val="0"/>
          <w:numId w:val="20"/>
        </w:numPr>
        <w:ind w:left="1788"/>
      </w:pPr>
      <w:r w:rsidRPr="008A0FEA">
        <w:t>Job</w:t>
      </w:r>
      <w:r>
        <w:t>s</w:t>
      </w:r>
      <w:r w:rsidRPr="008A0FEA">
        <w:t xml:space="preserve"> Templates </w:t>
      </w:r>
      <w:proofErr w:type="gramStart"/>
      <w:r w:rsidRPr="008A0FEA">
        <w:t>can be modified</w:t>
      </w:r>
      <w:proofErr w:type="gramEnd"/>
      <w:r w:rsidRPr="008A0FEA">
        <w:t xml:space="preserve"> as per merchant needs. These </w:t>
      </w:r>
      <w:r>
        <w:t xml:space="preserve">Jobs templates </w:t>
      </w:r>
      <w:r w:rsidRPr="008A0FEA">
        <w:t>are prepared for reference</w:t>
      </w:r>
      <w:r>
        <w:t xml:space="preserve">. </w:t>
      </w:r>
    </w:p>
    <w:p w:rsidR="00970934" w:rsidRDefault="00970934" w:rsidP="00970934">
      <w:pPr>
        <w:pStyle w:val="ListParagraph"/>
        <w:numPr>
          <w:ilvl w:val="0"/>
          <w:numId w:val="20"/>
        </w:numPr>
        <w:ind w:left="1788"/>
      </w:pPr>
      <w:r w:rsidRPr="008A0FEA">
        <w:t xml:space="preserve">The images are available in static folder for the cards. They </w:t>
      </w:r>
      <w:proofErr w:type="gramStart"/>
      <w:r w:rsidRPr="008A0FEA">
        <w:t>can further be modified</w:t>
      </w:r>
      <w:proofErr w:type="gramEnd"/>
      <w:r w:rsidRPr="008A0FEA">
        <w:t xml:space="preserve"> if required.</w:t>
      </w:r>
    </w:p>
    <w:p w:rsidR="00970934" w:rsidRDefault="00E93224" w:rsidP="00E41B90">
      <w:pPr>
        <w:pStyle w:val="ListParagraph"/>
        <w:numPr>
          <w:ilvl w:val="0"/>
          <w:numId w:val="20"/>
        </w:numPr>
        <w:ind w:left="1788"/>
      </w:pPr>
      <w:r>
        <w:t>I</w:t>
      </w:r>
      <w:r w:rsidR="00970934">
        <w:t>n case of iframe and lightbox</w:t>
      </w:r>
      <w:r>
        <w:t xml:space="preserve"> for Airplus, Denkort and Laser card,</w:t>
      </w:r>
      <w:r w:rsidR="00970934">
        <w:t xml:space="preserve"> Payment Method is displayed with message </w:t>
      </w:r>
      <w:r>
        <w:t>“Please</w:t>
      </w:r>
      <w:r w:rsidR="00970934">
        <w:t xml:space="preserve"> contact worldpay”</w:t>
      </w:r>
    </w:p>
    <w:p w:rsidR="00306AF8" w:rsidRDefault="00C567B1" w:rsidP="00306AF8">
      <w:pPr>
        <w:pStyle w:val="ListParagraph"/>
        <w:numPr>
          <w:ilvl w:val="0"/>
          <w:numId w:val="20"/>
        </w:numPr>
        <w:ind w:left="1788"/>
      </w:pPr>
      <w:r>
        <w:t xml:space="preserve">Credit Card Payment method </w:t>
      </w:r>
      <w:proofErr w:type="gramStart"/>
      <w:r>
        <w:t>must be enabled</w:t>
      </w:r>
      <w:proofErr w:type="gramEnd"/>
      <w:r>
        <w:t xml:space="preserve"> because of some code restrictions based on the MFRA Code.</w:t>
      </w:r>
    </w:p>
    <w:p w:rsidR="00306AF8" w:rsidRDefault="00306AF8" w:rsidP="00306AF8">
      <w:pPr>
        <w:pStyle w:val="ListParagraph"/>
        <w:numPr>
          <w:ilvl w:val="0"/>
          <w:numId w:val="20"/>
        </w:numPr>
        <w:ind w:left="1788"/>
      </w:pPr>
      <w:r>
        <w:t xml:space="preserve">For Credit Redirect, credit card must be available in the system. </w:t>
      </w:r>
    </w:p>
    <w:p w:rsidR="00B5182D" w:rsidRDefault="00B5182D" w:rsidP="00B5182D">
      <w:pPr>
        <w:pStyle w:val="ListParagraph"/>
        <w:numPr>
          <w:ilvl w:val="0"/>
          <w:numId w:val="20"/>
        </w:numPr>
        <w:ind w:left="1788"/>
      </w:pPr>
      <w:r>
        <w:t xml:space="preserve">Gifts certificates are </w:t>
      </w:r>
      <w:r w:rsidR="000704AE">
        <w:t>out of</w:t>
      </w:r>
      <w:r>
        <w:t xml:space="preserve"> scopes.</w:t>
      </w:r>
    </w:p>
    <w:p w:rsidR="004A6453" w:rsidRDefault="00101EBE" w:rsidP="00101866">
      <w:pPr>
        <w:pStyle w:val="ListParagraph"/>
        <w:numPr>
          <w:ilvl w:val="0"/>
          <w:numId w:val="20"/>
        </w:numPr>
        <w:ind w:left="1788"/>
      </w:pPr>
      <w:r>
        <w:t xml:space="preserve">There are two </w:t>
      </w:r>
      <w:r w:rsidR="003E423E">
        <w:t xml:space="preserve">LINT issues in the code related to @ character. </w:t>
      </w:r>
    </w:p>
    <w:p w:rsidR="006B0946" w:rsidRDefault="00755D05" w:rsidP="003754C0">
      <w:pPr>
        <w:pStyle w:val="Heading2"/>
        <w:numPr>
          <w:ilvl w:val="1"/>
          <w:numId w:val="47"/>
        </w:numPr>
      </w:pPr>
      <w:bookmarkStart w:id="55" w:name="_Toc8306031"/>
      <w:bookmarkStart w:id="56" w:name="_Toc78862413"/>
      <w:bookmarkStart w:id="57" w:name="_Toc245264334"/>
      <w:bookmarkStart w:id="58" w:name="_Toc279703420"/>
      <w:bookmarkStart w:id="59" w:name="_Toc279703513"/>
      <w:bookmarkEnd w:id="18"/>
      <w:r>
        <w:t>COMPATIBILITY</w:t>
      </w:r>
      <w:bookmarkEnd w:id="55"/>
    </w:p>
    <w:bookmarkEnd w:id="56"/>
    <w:bookmarkEnd w:id="57"/>
    <w:bookmarkEnd w:id="58"/>
    <w:bookmarkEnd w:id="59"/>
    <w:p w:rsidR="00A5177B" w:rsidRDefault="008906BC" w:rsidP="00101866">
      <w:pPr>
        <w:ind w:left="1068"/>
      </w:pPr>
      <w:r w:rsidRPr="00CF2A87">
        <w:t xml:space="preserve">This cartridge </w:t>
      </w:r>
      <w:proofErr w:type="gramStart"/>
      <w:r w:rsidRPr="00CF2A87">
        <w:t xml:space="preserve">is integrated and tested with </w:t>
      </w:r>
      <w:r w:rsidR="00CF2A87" w:rsidRPr="00C75E15">
        <w:t>MobileFirst MFRA</w:t>
      </w:r>
      <w:r w:rsidR="00CF2A87" w:rsidRPr="00CF2A87">
        <w:t xml:space="preserve"> </w:t>
      </w:r>
      <w:r w:rsidRPr="00CF2A87">
        <w:t xml:space="preserve">code base </w:t>
      </w:r>
      <w:r w:rsidR="00CB1A78">
        <w:t>not released globally yet of</w:t>
      </w:r>
      <w:r w:rsidR="00A5177B" w:rsidRPr="00CF2A87">
        <w:t xml:space="preserve"> </w:t>
      </w:r>
      <w:r w:rsidR="006606B7">
        <w:t>SFCC</w:t>
      </w:r>
      <w:proofErr w:type="gramEnd"/>
      <w:r w:rsidR="00A5177B" w:rsidRPr="00CF2A87">
        <w:t>.</w:t>
      </w:r>
    </w:p>
    <w:p w:rsidR="00852FD7" w:rsidRPr="00F10C2D" w:rsidRDefault="00852FD7" w:rsidP="00A5177B">
      <w:pPr>
        <w:pStyle w:val="Standard1"/>
        <w:ind w:left="1080"/>
      </w:pPr>
    </w:p>
    <w:p w:rsidR="00D92B9B" w:rsidRDefault="00D92B9B">
      <w:pPr>
        <w:rPr>
          <w:rFonts w:asciiTheme="majorHAnsi" w:eastAsiaTheme="majorEastAsia" w:hAnsiTheme="majorHAnsi" w:cstheme="majorBidi"/>
          <w:b/>
          <w:bCs/>
          <w:color w:val="365F91" w:themeColor="accent1" w:themeShade="BF"/>
          <w:sz w:val="24"/>
          <w:szCs w:val="24"/>
        </w:rPr>
      </w:pPr>
      <w:bookmarkStart w:id="60" w:name="_Toc245264342"/>
      <w:bookmarkStart w:id="61" w:name="_Toc279703429"/>
      <w:bookmarkStart w:id="62" w:name="_Toc279703522"/>
      <w:bookmarkStart w:id="63" w:name="_Toc78862414"/>
      <w:r>
        <w:br w:type="page"/>
      </w:r>
    </w:p>
    <w:p w:rsidR="00276903" w:rsidRDefault="00755D05" w:rsidP="00B761DF">
      <w:pPr>
        <w:pStyle w:val="Heading1"/>
        <w:numPr>
          <w:ilvl w:val="0"/>
          <w:numId w:val="48"/>
        </w:numPr>
      </w:pPr>
      <w:bookmarkStart w:id="64" w:name="_Toc8306032"/>
      <w:bookmarkEnd w:id="60"/>
      <w:bookmarkEnd w:id="61"/>
      <w:bookmarkEnd w:id="62"/>
      <w:r>
        <w:lastRenderedPageBreak/>
        <w:t>IMPLEMENTATION GUIDE</w:t>
      </w:r>
      <w:bookmarkEnd w:id="64"/>
    </w:p>
    <w:p w:rsidR="00125094" w:rsidRPr="00125094" w:rsidRDefault="00125094" w:rsidP="00125094"/>
    <w:p w:rsidR="00F63C2A" w:rsidRPr="00F63C2A" w:rsidRDefault="00F63C2A" w:rsidP="00B761DF">
      <w:pPr>
        <w:pStyle w:val="ListParagraph"/>
        <w:numPr>
          <w:ilvl w:val="0"/>
          <w:numId w:val="4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65" w:name="_Toc514075434"/>
      <w:bookmarkStart w:id="66" w:name="_Toc517950214"/>
      <w:bookmarkStart w:id="67" w:name="_Toc8293950"/>
      <w:bookmarkStart w:id="68" w:name="_Toc8305761"/>
      <w:bookmarkStart w:id="69" w:name="_Toc8306033"/>
      <w:bookmarkEnd w:id="65"/>
      <w:bookmarkEnd w:id="66"/>
      <w:bookmarkEnd w:id="67"/>
      <w:bookmarkEnd w:id="68"/>
      <w:bookmarkEnd w:id="69"/>
    </w:p>
    <w:p w:rsidR="00EC2BDA" w:rsidRDefault="00755D05" w:rsidP="00B761DF">
      <w:pPr>
        <w:pStyle w:val="Heading2"/>
        <w:numPr>
          <w:ilvl w:val="1"/>
          <w:numId w:val="47"/>
        </w:numPr>
      </w:pPr>
      <w:bookmarkStart w:id="70" w:name="_Toc8306034"/>
      <w:r>
        <w:t>SETUP</w:t>
      </w:r>
      <w:bookmarkEnd w:id="70"/>
    </w:p>
    <w:p w:rsidR="000709D5" w:rsidRPr="00086B56" w:rsidRDefault="00086B56" w:rsidP="00651A03">
      <w:pPr>
        <w:ind w:left="372" w:firstLine="708"/>
      </w:pPr>
      <w:r w:rsidRPr="00086B56">
        <w:t>This section describes</w:t>
      </w:r>
      <w:r w:rsidR="00621FF1" w:rsidRPr="00086B56">
        <w:t xml:space="preserve"> the </w:t>
      </w:r>
      <w:r w:rsidR="00542CEA">
        <w:t>controller</w:t>
      </w:r>
      <w:r w:rsidR="00621FF1" w:rsidRPr="00086B56">
        <w:t xml:space="preserve"> structure and name of files in </w:t>
      </w:r>
      <w:r w:rsidR="00C04461">
        <w:t>Worldpay</w:t>
      </w:r>
      <w:r w:rsidR="00621FF1" w:rsidRPr="00086B56">
        <w:t xml:space="preserve"> cartridges. </w:t>
      </w:r>
    </w:p>
    <w:p w:rsidR="004B4915" w:rsidRDefault="008278B0" w:rsidP="00C93572">
      <w:pPr>
        <w:ind w:left="1080"/>
        <w:rPr>
          <w:b/>
        </w:rPr>
      </w:pPr>
      <w:bookmarkStart w:id="71" w:name="_Toc260057668"/>
      <w:bookmarkStart w:id="72" w:name="_Toc405997355"/>
      <w:r>
        <w:tab/>
      </w:r>
      <w:r w:rsidR="00755D05" w:rsidRPr="00B00037">
        <w:rPr>
          <w:b/>
        </w:rPr>
        <w:t>CARTRIDGE</w:t>
      </w:r>
      <w:bookmarkEnd w:id="71"/>
      <w:bookmarkEnd w:id="72"/>
      <w:r w:rsidR="00555CE5" w:rsidRPr="00B00037">
        <w:rPr>
          <w:b/>
        </w:rPr>
        <w:t xml:space="preserve"> STRUCTURE</w:t>
      </w:r>
      <w:r w:rsidR="004B4915">
        <w:rPr>
          <w:b/>
        </w:rPr>
        <w:t xml:space="preserve"> </w:t>
      </w:r>
    </w:p>
    <w:p w:rsidR="00C93572" w:rsidRDefault="00542CEA" w:rsidP="00C93572">
      <w:pPr>
        <w:ind w:left="1080"/>
      </w:pPr>
      <w:r>
        <w:t>Controllers</w:t>
      </w:r>
      <w:r w:rsidR="002D34BF">
        <w:t>:</w:t>
      </w:r>
    </w:p>
    <w:p w:rsidR="002951C3" w:rsidRDefault="00F90DB4" w:rsidP="00C93572">
      <w:pPr>
        <w:ind w:left="1080"/>
      </w:pPr>
      <w:r>
        <w:t>Controllers</w:t>
      </w:r>
      <w:r w:rsidR="002951C3">
        <w:t xml:space="preserve"> are present in the “</w:t>
      </w:r>
      <w:r w:rsidR="00C1081F">
        <w:t>int_worldpay</w:t>
      </w:r>
      <w:r w:rsidR="002951C3">
        <w:t>” cartridge.</w:t>
      </w:r>
    </w:p>
    <w:tbl>
      <w:tblPr>
        <w:tblStyle w:val="TableGrid"/>
        <w:tblW w:w="0" w:type="auto"/>
        <w:tblInd w:w="1080" w:type="dxa"/>
        <w:tblLook w:val="04A0" w:firstRow="1" w:lastRow="0" w:firstColumn="1" w:lastColumn="0" w:noHBand="0" w:noVBand="1"/>
      </w:tblPr>
      <w:tblGrid>
        <w:gridCol w:w="3708"/>
        <w:gridCol w:w="4888"/>
      </w:tblGrid>
      <w:tr w:rsidR="00555CE5" w:rsidTr="00C93572">
        <w:trPr>
          <w:trHeight w:val="316"/>
        </w:trPr>
        <w:tc>
          <w:tcPr>
            <w:tcW w:w="3708" w:type="dxa"/>
            <w:shd w:val="clear" w:color="auto" w:fill="C6D9F1" w:themeFill="text2" w:themeFillTint="33"/>
          </w:tcPr>
          <w:p w:rsidR="00555CE5" w:rsidRPr="00555CE5" w:rsidRDefault="00542CEA" w:rsidP="00542CEA">
            <w:pPr>
              <w:jc w:val="center"/>
              <w:rPr>
                <w:b/>
                <w:sz w:val="24"/>
                <w:szCs w:val="24"/>
              </w:rPr>
            </w:pPr>
            <w:r>
              <w:rPr>
                <w:b/>
                <w:sz w:val="24"/>
                <w:szCs w:val="24"/>
              </w:rPr>
              <w:t>CONTROLLER</w:t>
            </w:r>
            <w:r w:rsidR="00555CE5" w:rsidRPr="00555CE5">
              <w:rPr>
                <w:b/>
                <w:sz w:val="24"/>
                <w:szCs w:val="24"/>
              </w:rPr>
              <w:t xml:space="preserve"> NAME</w:t>
            </w:r>
          </w:p>
        </w:tc>
        <w:tc>
          <w:tcPr>
            <w:tcW w:w="4888" w:type="dxa"/>
            <w:shd w:val="clear" w:color="auto" w:fill="C6D9F1" w:themeFill="text2" w:themeFillTint="33"/>
          </w:tcPr>
          <w:p w:rsidR="00555CE5" w:rsidRPr="00555CE5" w:rsidRDefault="00555CE5" w:rsidP="00555CE5">
            <w:pPr>
              <w:jc w:val="center"/>
              <w:rPr>
                <w:b/>
                <w:sz w:val="24"/>
                <w:szCs w:val="24"/>
              </w:rPr>
            </w:pPr>
            <w:r w:rsidRPr="00555CE5">
              <w:rPr>
                <w:b/>
                <w:sz w:val="24"/>
                <w:szCs w:val="24"/>
              </w:rPr>
              <w:t>DESCRIPTION</w:t>
            </w:r>
          </w:p>
        </w:tc>
      </w:tr>
      <w:tr w:rsidR="00555CE5" w:rsidTr="00C93572">
        <w:trPr>
          <w:trHeight w:val="561"/>
        </w:trPr>
        <w:tc>
          <w:tcPr>
            <w:tcW w:w="3708" w:type="dxa"/>
          </w:tcPr>
          <w:p w:rsidR="00555CE5" w:rsidRDefault="00C04461" w:rsidP="002D34BF">
            <w:r>
              <w:t>Worldpay</w:t>
            </w:r>
          </w:p>
        </w:tc>
        <w:tc>
          <w:tcPr>
            <w:tcW w:w="4888" w:type="dxa"/>
          </w:tcPr>
          <w:p w:rsidR="00555CE5" w:rsidRDefault="00555CE5" w:rsidP="00C16B26">
            <w:r>
              <w:t xml:space="preserve">Main </w:t>
            </w:r>
            <w:r w:rsidR="00101866">
              <w:t xml:space="preserve">MFRA </w:t>
            </w:r>
            <w:r w:rsidR="002F7099">
              <w:t>controller</w:t>
            </w:r>
            <w:r>
              <w:t xml:space="preserve"> that acts as the external interface.</w:t>
            </w:r>
          </w:p>
        </w:tc>
      </w:tr>
      <w:tr w:rsidR="00555CE5" w:rsidTr="00C93572">
        <w:trPr>
          <w:trHeight w:val="574"/>
        </w:trPr>
        <w:tc>
          <w:tcPr>
            <w:tcW w:w="3708" w:type="dxa"/>
          </w:tcPr>
          <w:p w:rsidR="00555CE5" w:rsidRDefault="00C04461" w:rsidP="002D34BF">
            <w:r>
              <w:t>Worldpay</w:t>
            </w:r>
            <w:r w:rsidR="00555CE5">
              <w:t>Helper</w:t>
            </w:r>
          </w:p>
        </w:tc>
        <w:tc>
          <w:tcPr>
            <w:tcW w:w="4888" w:type="dxa"/>
          </w:tcPr>
          <w:p w:rsidR="00555CE5" w:rsidRDefault="00555CE5" w:rsidP="00C16B26">
            <w:r>
              <w:t xml:space="preserve">Helper </w:t>
            </w:r>
            <w:r w:rsidR="002F7099">
              <w:t>controller</w:t>
            </w:r>
            <w:r>
              <w:t xml:space="preserve"> that supports and performs additional </w:t>
            </w:r>
            <w:r w:rsidR="002F7099">
              <w:t>tasks required to complete</w:t>
            </w:r>
          </w:p>
        </w:tc>
      </w:tr>
      <w:tr w:rsidR="00421AB6" w:rsidTr="00C93572">
        <w:trPr>
          <w:trHeight w:val="574"/>
        </w:trPr>
        <w:tc>
          <w:tcPr>
            <w:tcW w:w="3708" w:type="dxa"/>
          </w:tcPr>
          <w:p w:rsidR="00421AB6" w:rsidRDefault="00421AB6" w:rsidP="00421AB6">
            <w:r w:rsidRPr="00644D26">
              <w:t>CheckoutServices</w:t>
            </w:r>
          </w:p>
        </w:tc>
        <w:tc>
          <w:tcPr>
            <w:tcW w:w="4888" w:type="dxa"/>
          </w:tcPr>
          <w:p w:rsidR="00421AB6" w:rsidRDefault="00421AB6" w:rsidP="00735718">
            <w:r>
              <w:t xml:space="preserve">MFRA controller that </w:t>
            </w:r>
            <w:r w:rsidR="00953AA0">
              <w:t xml:space="preserve">supports and </w:t>
            </w:r>
            <w:r w:rsidR="00735718">
              <w:t>executes</w:t>
            </w:r>
            <w:r w:rsidR="00953AA0">
              <w:t xml:space="preserve"> the Checkout process</w:t>
            </w:r>
            <w:r>
              <w:t>.</w:t>
            </w:r>
          </w:p>
        </w:tc>
      </w:tr>
      <w:tr w:rsidR="00421AB6" w:rsidTr="00C93572">
        <w:trPr>
          <w:trHeight w:val="574"/>
        </w:trPr>
        <w:tc>
          <w:tcPr>
            <w:tcW w:w="3708" w:type="dxa"/>
          </w:tcPr>
          <w:p w:rsidR="00421AB6" w:rsidRDefault="00421AB6" w:rsidP="00421AB6">
            <w:r w:rsidRPr="00644D26">
              <w:t>COPlaceOrder</w:t>
            </w:r>
          </w:p>
        </w:tc>
        <w:tc>
          <w:tcPr>
            <w:tcW w:w="4888" w:type="dxa"/>
          </w:tcPr>
          <w:p w:rsidR="00421AB6" w:rsidRDefault="00735718" w:rsidP="00421AB6">
            <w:r>
              <w:t>MFRA controller that supports and executes the Checkout process.</w:t>
            </w:r>
          </w:p>
        </w:tc>
      </w:tr>
    </w:tbl>
    <w:p w:rsidR="002F7099" w:rsidRDefault="002F7099" w:rsidP="00B761DF">
      <w:pPr>
        <w:pStyle w:val="ListParagraph"/>
        <w:numPr>
          <w:ilvl w:val="0"/>
          <w:numId w:val="31"/>
        </w:numPr>
      </w:pPr>
      <w:r w:rsidRPr="002F7099">
        <w:t>package.json</w:t>
      </w:r>
      <w:r>
        <w:t xml:space="preserve"> – initialize hook or service</w:t>
      </w:r>
    </w:p>
    <w:p w:rsidR="002D34BF" w:rsidRDefault="002D34BF" w:rsidP="002D34BF">
      <w:pPr>
        <w:ind w:left="1080"/>
      </w:pPr>
      <w:r w:rsidRPr="005E0B2A">
        <w:t>Scripts:</w:t>
      </w:r>
    </w:p>
    <w:p w:rsidR="00EB67E0" w:rsidRPr="00EB67E0" w:rsidRDefault="00E01875" w:rsidP="00EB67E0">
      <w:pPr>
        <w:ind w:left="1416"/>
        <w:rPr>
          <w:b/>
        </w:rPr>
      </w:pPr>
      <w:r>
        <w:rPr>
          <w:b/>
        </w:rPr>
        <w:t>int_worldpay_core</w:t>
      </w:r>
    </w:p>
    <w:p w:rsidR="002F0684" w:rsidRDefault="002F0684" w:rsidP="000704AE">
      <w:pPr>
        <w:pStyle w:val="ListParagraph"/>
        <w:numPr>
          <w:ilvl w:val="0"/>
          <w:numId w:val="31"/>
        </w:numPr>
      </w:pPr>
      <w:r>
        <w:t>common/CreateRequestHelper.js</w:t>
      </w:r>
    </w:p>
    <w:p w:rsidR="002F0684" w:rsidRDefault="002F0684" w:rsidP="000704AE">
      <w:pPr>
        <w:pStyle w:val="ListParagraph"/>
        <w:numPr>
          <w:ilvl w:val="0"/>
          <w:numId w:val="31"/>
        </w:numPr>
      </w:pPr>
      <w:r>
        <w:t>common/PaymentInstrumentUtils.js</w:t>
      </w:r>
    </w:p>
    <w:p w:rsidR="002F0684" w:rsidRDefault="002F0684" w:rsidP="000704AE">
      <w:pPr>
        <w:pStyle w:val="ListParagraph"/>
        <w:numPr>
          <w:ilvl w:val="0"/>
          <w:numId w:val="31"/>
        </w:numPr>
      </w:pPr>
      <w:r>
        <w:t>common/Utils.js</w:t>
      </w:r>
    </w:p>
    <w:p w:rsidR="002F0684" w:rsidRDefault="002F0684" w:rsidP="000704AE">
      <w:pPr>
        <w:pStyle w:val="ListParagraph"/>
        <w:numPr>
          <w:ilvl w:val="0"/>
          <w:numId w:val="31"/>
        </w:numPr>
      </w:pPr>
      <w:r>
        <w:t>common/WorldpayConstants.js</w:t>
      </w:r>
    </w:p>
    <w:p w:rsidR="002F0684" w:rsidRDefault="002F0684" w:rsidP="000704AE">
      <w:pPr>
        <w:pStyle w:val="ListParagraph"/>
        <w:numPr>
          <w:ilvl w:val="0"/>
          <w:numId w:val="31"/>
        </w:numPr>
      </w:pPr>
      <w:r>
        <w:t>common/worldPayHelper.js</w:t>
      </w:r>
    </w:p>
    <w:p w:rsidR="002F0684" w:rsidRDefault="002F0684" w:rsidP="000704AE">
      <w:pPr>
        <w:pStyle w:val="ListParagraph"/>
        <w:numPr>
          <w:ilvl w:val="0"/>
          <w:numId w:val="31"/>
        </w:numPr>
      </w:pPr>
      <w:r>
        <w:t>init/httpServiceInit.js</w:t>
      </w:r>
    </w:p>
    <w:p w:rsidR="00B66927" w:rsidRDefault="002F0684" w:rsidP="000704AE">
      <w:pPr>
        <w:pStyle w:val="ListParagraph"/>
        <w:numPr>
          <w:ilvl w:val="0"/>
          <w:numId w:val="31"/>
        </w:numPr>
      </w:pPr>
      <w:r>
        <w:t>jobs</w:t>
      </w:r>
      <w:r w:rsidR="00BF799B">
        <w:t>/</w:t>
      </w:r>
      <w:r>
        <w:t>InitiateCancelOrderJob.js</w:t>
      </w:r>
    </w:p>
    <w:p w:rsidR="00B66927" w:rsidRDefault="00B66927" w:rsidP="00B66927">
      <w:pPr>
        <w:pStyle w:val="ListParagraph"/>
        <w:numPr>
          <w:ilvl w:val="0"/>
          <w:numId w:val="31"/>
        </w:numPr>
      </w:pPr>
      <w:r>
        <w:t>jobs/</w:t>
      </w:r>
      <w:r w:rsidR="002F0684">
        <w:t>OrderCleanUpJob.js</w:t>
      </w:r>
    </w:p>
    <w:p w:rsidR="00B66927" w:rsidRDefault="00B66927" w:rsidP="00B66927">
      <w:pPr>
        <w:pStyle w:val="ListParagraph"/>
        <w:numPr>
          <w:ilvl w:val="0"/>
          <w:numId w:val="31"/>
        </w:numPr>
      </w:pPr>
      <w:r>
        <w:t>jobs/</w:t>
      </w:r>
      <w:r w:rsidR="002F0684">
        <w:t>OrderInquiriesUpdateJob.js</w:t>
      </w:r>
    </w:p>
    <w:p w:rsidR="00B66927" w:rsidRDefault="00B66927" w:rsidP="00B66927">
      <w:pPr>
        <w:pStyle w:val="ListParagraph"/>
        <w:numPr>
          <w:ilvl w:val="0"/>
          <w:numId w:val="31"/>
        </w:numPr>
      </w:pPr>
      <w:r>
        <w:t>jobs/</w:t>
      </w:r>
      <w:r w:rsidR="002F0684">
        <w:t>OrderNotificationUpdatesJob.js</w:t>
      </w:r>
    </w:p>
    <w:p w:rsidR="002F0684" w:rsidRDefault="00B66927" w:rsidP="00B66927">
      <w:pPr>
        <w:pStyle w:val="ListParagraph"/>
        <w:numPr>
          <w:ilvl w:val="0"/>
          <w:numId w:val="31"/>
        </w:numPr>
      </w:pPr>
      <w:r>
        <w:t>jobs/</w:t>
      </w:r>
      <w:r w:rsidR="002F0684">
        <w:t>WorldpayJobs.js</w:t>
      </w:r>
    </w:p>
    <w:p w:rsidR="002F0684" w:rsidRDefault="002F0684" w:rsidP="000704AE">
      <w:pPr>
        <w:pStyle w:val="ListParagraph"/>
        <w:numPr>
          <w:ilvl w:val="0"/>
          <w:numId w:val="31"/>
        </w:numPr>
      </w:pPr>
      <w:r>
        <w:t>lib</w:t>
      </w:r>
      <w:r w:rsidR="00B66927">
        <w:t>/</w:t>
      </w:r>
      <w:r>
        <w:t>LibCreateRequest.js</w:t>
      </w:r>
      <w:r>
        <w:tab/>
      </w:r>
    </w:p>
    <w:p w:rsidR="00C23C95" w:rsidRDefault="002F0684" w:rsidP="00C23C95">
      <w:pPr>
        <w:pStyle w:val="ListParagraph"/>
        <w:numPr>
          <w:ilvl w:val="0"/>
          <w:numId w:val="31"/>
        </w:numPr>
      </w:pPr>
      <w:r>
        <w:t>object</w:t>
      </w:r>
      <w:r w:rsidR="004F5A4E">
        <w:t>/</w:t>
      </w:r>
      <w:r>
        <w:t>ResponseData.js</w:t>
      </w:r>
    </w:p>
    <w:p w:rsidR="002F0684" w:rsidRDefault="00C23C95" w:rsidP="002F0684">
      <w:pPr>
        <w:pStyle w:val="ListParagraph"/>
        <w:numPr>
          <w:ilvl w:val="0"/>
          <w:numId w:val="31"/>
        </w:numPr>
      </w:pPr>
      <w:r>
        <w:t>object/</w:t>
      </w:r>
      <w:r w:rsidR="002F0684">
        <w:t>WorldpayPreferences.js</w:t>
      </w:r>
    </w:p>
    <w:p w:rsidR="002F0684" w:rsidRDefault="002F0684" w:rsidP="00DF5325">
      <w:pPr>
        <w:pStyle w:val="ListParagraph"/>
        <w:numPr>
          <w:ilvl w:val="0"/>
          <w:numId w:val="31"/>
        </w:numPr>
      </w:pPr>
      <w:r>
        <w:t>order</w:t>
      </w:r>
      <w:r w:rsidR="00DF5325">
        <w:t>/</w:t>
      </w:r>
      <w:r>
        <w:t>UpdateOrderStatus.js</w:t>
      </w:r>
    </w:p>
    <w:p w:rsidR="002F0684" w:rsidRDefault="00326C30" w:rsidP="002F0684">
      <w:pPr>
        <w:pStyle w:val="ListParagraph"/>
        <w:numPr>
          <w:ilvl w:val="0"/>
          <w:numId w:val="31"/>
        </w:numPr>
      </w:pPr>
      <w:r>
        <w:t>order/</w:t>
      </w:r>
      <w:r w:rsidR="002F0684">
        <w:t>UpdateTransactionStatus.js</w:t>
      </w:r>
    </w:p>
    <w:p w:rsidR="002F0684" w:rsidRDefault="002F0684" w:rsidP="0055667B">
      <w:pPr>
        <w:pStyle w:val="ListParagraph"/>
        <w:numPr>
          <w:ilvl w:val="0"/>
          <w:numId w:val="31"/>
        </w:numPr>
      </w:pPr>
      <w:r>
        <w:t>pipelets</w:t>
      </w:r>
      <w:r w:rsidR="0055667B">
        <w:t>/</w:t>
      </w:r>
      <w:r>
        <w:t>CheckWorldpayOrder.js</w:t>
      </w:r>
    </w:p>
    <w:p w:rsidR="004A004E" w:rsidRDefault="00CD1490" w:rsidP="004A004E">
      <w:pPr>
        <w:pStyle w:val="ListParagraph"/>
        <w:numPr>
          <w:ilvl w:val="0"/>
          <w:numId w:val="31"/>
        </w:numPr>
      </w:pPr>
      <w:r>
        <w:t>pipelets/</w:t>
      </w:r>
      <w:r w:rsidR="002F0684">
        <w:t>GenerateErrorMessageForJob.js</w:t>
      </w:r>
    </w:p>
    <w:p w:rsidR="004A004E" w:rsidRDefault="00CD1490" w:rsidP="004A004E">
      <w:pPr>
        <w:pStyle w:val="ListParagraph"/>
        <w:numPr>
          <w:ilvl w:val="0"/>
          <w:numId w:val="31"/>
        </w:numPr>
      </w:pPr>
      <w:r>
        <w:lastRenderedPageBreak/>
        <w:t>pipelets/</w:t>
      </w:r>
      <w:r w:rsidR="002F0684">
        <w:t>GetCreatedOrderDetails.js</w:t>
      </w:r>
    </w:p>
    <w:p w:rsidR="004A004E" w:rsidRDefault="00CD1490" w:rsidP="004A004E">
      <w:pPr>
        <w:pStyle w:val="ListParagraph"/>
        <w:numPr>
          <w:ilvl w:val="0"/>
          <w:numId w:val="31"/>
        </w:numPr>
      </w:pPr>
      <w:r>
        <w:t>pipelets/</w:t>
      </w:r>
      <w:r w:rsidR="002F0684">
        <w:t>GetPaymentCardToken.js</w:t>
      </w:r>
    </w:p>
    <w:p w:rsidR="004A004E" w:rsidRDefault="00CD1490" w:rsidP="004A004E">
      <w:pPr>
        <w:pStyle w:val="ListParagraph"/>
        <w:numPr>
          <w:ilvl w:val="0"/>
          <w:numId w:val="31"/>
        </w:numPr>
      </w:pPr>
      <w:r>
        <w:t>pipelets/</w:t>
      </w:r>
      <w:r w:rsidR="002F0684">
        <w:t>InitiateCancelOrder.js</w:t>
      </w:r>
    </w:p>
    <w:p w:rsidR="004A004E" w:rsidRDefault="00CD1490" w:rsidP="004A004E">
      <w:pPr>
        <w:pStyle w:val="ListParagraph"/>
        <w:numPr>
          <w:ilvl w:val="0"/>
          <w:numId w:val="31"/>
        </w:numPr>
      </w:pPr>
      <w:r>
        <w:t>pipelets/</w:t>
      </w:r>
      <w:r w:rsidR="002F0684">
        <w:t>ReadNotifyCustomObject.js</w:t>
      </w:r>
    </w:p>
    <w:p w:rsidR="004A004E" w:rsidRDefault="00CD1490" w:rsidP="004A004E">
      <w:pPr>
        <w:pStyle w:val="ListParagraph"/>
        <w:numPr>
          <w:ilvl w:val="0"/>
          <w:numId w:val="31"/>
        </w:numPr>
      </w:pPr>
      <w:r>
        <w:t>pipelets/</w:t>
      </w:r>
      <w:r w:rsidR="002F0684">
        <w:t>RemoveNotifyCustomObject.js</w:t>
      </w:r>
    </w:p>
    <w:p w:rsidR="004A004E" w:rsidRDefault="00CD1490" w:rsidP="004A004E">
      <w:pPr>
        <w:pStyle w:val="ListParagraph"/>
        <w:numPr>
          <w:ilvl w:val="0"/>
          <w:numId w:val="31"/>
        </w:numPr>
      </w:pPr>
      <w:r>
        <w:t>pipelets/</w:t>
      </w:r>
      <w:r w:rsidR="002F0684">
        <w:t>SaveCustomerCreditCard.js</w:t>
      </w:r>
    </w:p>
    <w:p w:rsidR="000B75E7" w:rsidRDefault="00CD1490" w:rsidP="000B75E7">
      <w:pPr>
        <w:pStyle w:val="ListParagraph"/>
        <w:numPr>
          <w:ilvl w:val="0"/>
          <w:numId w:val="31"/>
        </w:numPr>
      </w:pPr>
      <w:r>
        <w:t>pipelets/</w:t>
      </w:r>
      <w:r w:rsidR="002F0684">
        <w:t>SendWorldpayOrderInquiriesRequest.js</w:t>
      </w:r>
    </w:p>
    <w:p w:rsidR="002F0684" w:rsidRDefault="00CD1490" w:rsidP="000B75E7">
      <w:pPr>
        <w:pStyle w:val="ListParagraph"/>
        <w:numPr>
          <w:ilvl w:val="0"/>
          <w:numId w:val="31"/>
        </w:numPr>
      </w:pPr>
      <w:r>
        <w:t>pipelets/</w:t>
      </w:r>
      <w:r w:rsidR="002F0684">
        <w:t>WriteToNotifyLog.js</w:t>
      </w:r>
    </w:p>
    <w:p w:rsidR="002F0684" w:rsidRDefault="002F0684" w:rsidP="00767AFC">
      <w:pPr>
        <w:pStyle w:val="ListParagraph"/>
        <w:numPr>
          <w:ilvl w:val="0"/>
          <w:numId w:val="31"/>
        </w:numPr>
      </w:pPr>
      <w:r>
        <w:t>service</w:t>
      </w:r>
      <w:r w:rsidR="00767AFC">
        <w:t>/</w:t>
      </w:r>
      <w:r>
        <w:t>ServiceFacade.js</w:t>
      </w:r>
    </w:p>
    <w:p w:rsidR="002F7099" w:rsidRDefault="002F7099" w:rsidP="00B761DF">
      <w:pPr>
        <w:pStyle w:val="ListParagraph"/>
        <w:numPr>
          <w:ilvl w:val="0"/>
          <w:numId w:val="31"/>
        </w:numPr>
      </w:pPr>
      <w:r w:rsidRPr="002F7099">
        <w:t>hooks.json</w:t>
      </w:r>
    </w:p>
    <w:p w:rsidR="00B15D18" w:rsidRDefault="00C1081F" w:rsidP="00B15D18">
      <w:pPr>
        <w:ind w:left="1416"/>
        <w:rPr>
          <w:b/>
        </w:rPr>
      </w:pPr>
      <w:r>
        <w:rPr>
          <w:b/>
        </w:rPr>
        <w:t>int_worldpay</w:t>
      </w:r>
    </w:p>
    <w:p w:rsidR="00B15D18" w:rsidRDefault="00B15D18" w:rsidP="00B15D18">
      <w:pPr>
        <w:pStyle w:val="ListParagraph"/>
        <w:numPr>
          <w:ilvl w:val="0"/>
          <w:numId w:val="31"/>
        </w:numPr>
      </w:pPr>
      <w:r w:rsidRPr="00B15D18">
        <w:t>hooks/payment/processor/worldpay.js</w:t>
      </w:r>
    </w:p>
    <w:p w:rsidR="00B15D18" w:rsidRDefault="00B15D18" w:rsidP="00B15D18">
      <w:pPr>
        <w:pStyle w:val="ListParagraph"/>
        <w:numPr>
          <w:ilvl w:val="0"/>
          <w:numId w:val="31"/>
        </w:numPr>
      </w:pPr>
      <w:r w:rsidRPr="002F7099">
        <w:t>hooks.json</w:t>
      </w:r>
    </w:p>
    <w:p w:rsidR="002D34BF" w:rsidRDefault="002D34BF" w:rsidP="002D34BF">
      <w:pPr>
        <w:ind w:left="1080"/>
      </w:pPr>
      <w:r w:rsidRPr="00DA6A0E">
        <w:t>Templates:</w:t>
      </w:r>
    </w:p>
    <w:p w:rsidR="000C375E" w:rsidRPr="000C375E" w:rsidRDefault="00E01875" w:rsidP="000C375E">
      <w:pPr>
        <w:ind w:left="1416"/>
        <w:rPr>
          <w:b/>
        </w:rPr>
      </w:pPr>
      <w:r>
        <w:rPr>
          <w:b/>
        </w:rPr>
        <w:t>int_worldpay_core</w:t>
      </w:r>
    </w:p>
    <w:p w:rsidR="002D34BF" w:rsidRDefault="002D34BF" w:rsidP="00B761DF">
      <w:pPr>
        <w:pStyle w:val="ListParagraph"/>
        <w:numPr>
          <w:ilvl w:val="0"/>
          <w:numId w:val="31"/>
        </w:numPr>
        <w:ind w:left="1440" w:firstLine="0"/>
      </w:pPr>
      <w:r>
        <w:t>default/</w:t>
      </w:r>
      <w:r w:rsidRPr="006B283B">
        <w:t>allstatusjson.isml</w:t>
      </w:r>
    </w:p>
    <w:p w:rsidR="007F72DB" w:rsidRDefault="007F72DB" w:rsidP="007F72DB">
      <w:pPr>
        <w:pStyle w:val="ListParagraph"/>
        <w:numPr>
          <w:ilvl w:val="0"/>
          <w:numId w:val="31"/>
        </w:numPr>
        <w:ind w:left="1440" w:firstLine="0"/>
      </w:pPr>
      <w:r>
        <w:t>default/</w:t>
      </w:r>
      <w:r w:rsidRPr="006B283B">
        <w:t>emailtemplateforjob.isml</w:t>
      </w:r>
    </w:p>
    <w:p w:rsidR="007F72DB" w:rsidRDefault="007F72DB" w:rsidP="007F72DB">
      <w:pPr>
        <w:pStyle w:val="ListParagraph"/>
        <w:numPr>
          <w:ilvl w:val="0"/>
          <w:numId w:val="31"/>
        </w:numPr>
        <w:ind w:left="1440" w:firstLine="0"/>
      </w:pPr>
      <w:r>
        <w:t>default/</w:t>
      </w:r>
      <w:r w:rsidRPr="006B283B">
        <w:t>errorjson.isml</w:t>
      </w:r>
      <w:r>
        <w:t xml:space="preserve"> </w:t>
      </w:r>
    </w:p>
    <w:p w:rsidR="007F72DB" w:rsidRDefault="007F72DB" w:rsidP="007F72DB">
      <w:pPr>
        <w:pStyle w:val="ListParagraph"/>
        <w:numPr>
          <w:ilvl w:val="0"/>
          <w:numId w:val="31"/>
        </w:numPr>
        <w:ind w:left="1440" w:firstLine="0"/>
      </w:pPr>
      <w:r w:rsidRPr="007F72DB">
        <w:t>default/http_500.isml</w:t>
      </w:r>
    </w:p>
    <w:p w:rsidR="00993414" w:rsidRDefault="00993414" w:rsidP="00993414">
      <w:pPr>
        <w:pStyle w:val="ListParagraph"/>
        <w:numPr>
          <w:ilvl w:val="0"/>
          <w:numId w:val="31"/>
        </w:numPr>
        <w:ind w:left="1440" w:firstLine="0"/>
      </w:pPr>
      <w:r>
        <w:t>default/</w:t>
      </w:r>
      <w:r w:rsidRPr="006B283B">
        <w:t>lateststatusjson.isml</w:t>
      </w:r>
    </w:p>
    <w:p w:rsidR="00993414" w:rsidRDefault="00993414" w:rsidP="00993414">
      <w:pPr>
        <w:pStyle w:val="ListParagraph"/>
        <w:numPr>
          <w:ilvl w:val="0"/>
          <w:numId w:val="31"/>
        </w:numPr>
        <w:ind w:left="1440" w:firstLine="0"/>
      </w:pPr>
      <w:r>
        <w:t>default/</w:t>
      </w:r>
      <w:r w:rsidRPr="006B283B">
        <w:t>notifyResponsejson.isml</w:t>
      </w:r>
    </w:p>
    <w:p w:rsidR="00993414" w:rsidRDefault="00993414" w:rsidP="00993414">
      <w:pPr>
        <w:pStyle w:val="ListParagraph"/>
        <w:numPr>
          <w:ilvl w:val="0"/>
          <w:numId w:val="31"/>
        </w:numPr>
        <w:ind w:left="1440" w:firstLine="0"/>
      </w:pPr>
      <w:r>
        <w:t>default/</w:t>
      </w:r>
      <w:r w:rsidRPr="006B283B">
        <w:t>worldpayredirect.isml</w:t>
      </w:r>
    </w:p>
    <w:p w:rsidR="00B15D18" w:rsidRPr="00B15D18" w:rsidRDefault="00C1081F" w:rsidP="00B15D18">
      <w:pPr>
        <w:ind w:left="1416"/>
        <w:rPr>
          <w:b/>
        </w:rPr>
      </w:pPr>
      <w:r>
        <w:rPr>
          <w:b/>
        </w:rPr>
        <w:t>int_worldpay</w:t>
      </w:r>
    </w:p>
    <w:p w:rsidR="00B15D18" w:rsidRDefault="00B15D18" w:rsidP="00B15D18">
      <w:pPr>
        <w:pStyle w:val="ListParagraph"/>
        <w:numPr>
          <w:ilvl w:val="0"/>
          <w:numId w:val="31"/>
        </w:numPr>
        <w:ind w:left="1440" w:firstLine="0"/>
      </w:pPr>
      <w:r>
        <w:t>default/</w:t>
      </w:r>
      <w:r w:rsidRPr="00B15D18">
        <w:t>account/payment/editAddPayment.isml</w:t>
      </w:r>
    </w:p>
    <w:p w:rsidR="00B15D18" w:rsidRDefault="00B15D18" w:rsidP="00B15D18">
      <w:pPr>
        <w:pStyle w:val="ListParagraph"/>
        <w:numPr>
          <w:ilvl w:val="0"/>
          <w:numId w:val="31"/>
        </w:numPr>
        <w:ind w:left="1440" w:firstLine="0"/>
      </w:pPr>
      <w:r w:rsidRPr="00B15D18">
        <w:t>default/checkout/billing/paymentOptions/billingUserContent.isml</w:t>
      </w:r>
    </w:p>
    <w:p w:rsidR="00B15D18" w:rsidRDefault="00B15D18" w:rsidP="00B15D18">
      <w:pPr>
        <w:pStyle w:val="ListParagraph"/>
        <w:numPr>
          <w:ilvl w:val="0"/>
          <w:numId w:val="31"/>
        </w:numPr>
        <w:ind w:left="1440" w:firstLine="0"/>
      </w:pPr>
      <w:r w:rsidRPr="00B15D18">
        <w:t>default/checkout/billing/paymentOptions/creditCardContent.isml</w:t>
      </w:r>
    </w:p>
    <w:p w:rsidR="00B15D18" w:rsidRDefault="00B15D18" w:rsidP="00B15D18">
      <w:pPr>
        <w:pStyle w:val="ListParagraph"/>
        <w:numPr>
          <w:ilvl w:val="0"/>
          <w:numId w:val="31"/>
        </w:numPr>
        <w:ind w:left="1440" w:firstLine="0"/>
      </w:pPr>
      <w:r w:rsidRPr="00B15D18">
        <w:t>default/checkout/billing/paymentOptions/creditCardTab.isml</w:t>
      </w:r>
    </w:p>
    <w:p w:rsidR="00B15D18" w:rsidRDefault="00B15D18" w:rsidP="00B15D18">
      <w:pPr>
        <w:pStyle w:val="ListParagraph"/>
        <w:numPr>
          <w:ilvl w:val="0"/>
          <w:numId w:val="31"/>
        </w:numPr>
        <w:ind w:left="1440" w:firstLine="0"/>
      </w:pPr>
      <w:r w:rsidRPr="00B15D18">
        <w:t>default/checkout/billing/paymentOptions/elvContent.isml</w:t>
      </w:r>
    </w:p>
    <w:p w:rsidR="00B15D18" w:rsidRDefault="00B15D18" w:rsidP="00B15D18">
      <w:pPr>
        <w:pStyle w:val="ListParagraph"/>
        <w:numPr>
          <w:ilvl w:val="0"/>
          <w:numId w:val="31"/>
        </w:numPr>
        <w:ind w:left="1440" w:firstLine="0"/>
      </w:pPr>
      <w:r w:rsidRPr="00B15D18">
        <w:t>default/checkout/billing/paymentOptions/giropayContent.isml</w:t>
      </w:r>
    </w:p>
    <w:p w:rsidR="00B15D18" w:rsidRDefault="00B15D18" w:rsidP="00B15D18">
      <w:pPr>
        <w:pStyle w:val="ListParagraph"/>
        <w:numPr>
          <w:ilvl w:val="0"/>
          <w:numId w:val="31"/>
        </w:numPr>
        <w:ind w:left="1440" w:firstLine="0"/>
      </w:pPr>
      <w:r w:rsidRPr="00B15D18">
        <w:t>default/checkout/billing/paymentOptions/idealContent.isml</w:t>
      </w:r>
    </w:p>
    <w:p w:rsidR="00B15D18" w:rsidRDefault="00B15D18" w:rsidP="00B15D18">
      <w:pPr>
        <w:pStyle w:val="ListParagraph"/>
        <w:numPr>
          <w:ilvl w:val="0"/>
          <w:numId w:val="31"/>
        </w:numPr>
        <w:ind w:left="1440" w:firstLine="0"/>
      </w:pPr>
      <w:r w:rsidRPr="00B15D18">
        <w:t>default/checkout/billing/paymentOptions/paymentOptionsContent.isml</w:t>
      </w:r>
    </w:p>
    <w:p w:rsidR="00B15D18" w:rsidRDefault="00B15D18" w:rsidP="00B15D18">
      <w:pPr>
        <w:pStyle w:val="ListParagraph"/>
        <w:numPr>
          <w:ilvl w:val="0"/>
          <w:numId w:val="31"/>
        </w:numPr>
        <w:ind w:left="1440" w:firstLine="0"/>
      </w:pPr>
      <w:r w:rsidRPr="00B15D18">
        <w:t>default/checkout/billing/paymentOptions/paymentOptionsSummary.isml</w:t>
      </w:r>
    </w:p>
    <w:p w:rsidR="00B15D18" w:rsidRDefault="00B15D18" w:rsidP="00B15D18">
      <w:pPr>
        <w:pStyle w:val="ListParagraph"/>
        <w:numPr>
          <w:ilvl w:val="0"/>
          <w:numId w:val="31"/>
        </w:numPr>
        <w:ind w:left="1440" w:firstLine="0"/>
      </w:pPr>
      <w:r w:rsidRPr="00B15D18">
        <w:t>default/checkout/billing/paymentOptions/paymentOptionsTabs.isml</w:t>
      </w:r>
    </w:p>
    <w:p w:rsidR="00B15D18" w:rsidRDefault="00B15D18" w:rsidP="00B15D18">
      <w:pPr>
        <w:pStyle w:val="ListParagraph"/>
        <w:numPr>
          <w:ilvl w:val="0"/>
          <w:numId w:val="31"/>
        </w:numPr>
        <w:ind w:left="1440" w:firstLine="0"/>
      </w:pPr>
      <w:r w:rsidRPr="00B15D18">
        <w:t>default/checkout/billing/paymentOptions/redirectContent.isml</w:t>
      </w:r>
    </w:p>
    <w:p w:rsidR="00B15D18" w:rsidRDefault="00B15D18" w:rsidP="00B15D18">
      <w:pPr>
        <w:pStyle w:val="ListParagraph"/>
        <w:numPr>
          <w:ilvl w:val="0"/>
          <w:numId w:val="31"/>
        </w:numPr>
        <w:ind w:left="1440" w:firstLine="0"/>
      </w:pPr>
      <w:r w:rsidRPr="00B15D18">
        <w:t>default/checkout/billing/paymentOptions/redirectSummary.isml</w:t>
      </w:r>
    </w:p>
    <w:p w:rsidR="00B15D18" w:rsidRDefault="00B15D18" w:rsidP="00B15D18">
      <w:pPr>
        <w:pStyle w:val="ListParagraph"/>
        <w:numPr>
          <w:ilvl w:val="0"/>
          <w:numId w:val="31"/>
        </w:numPr>
        <w:ind w:left="1440" w:firstLine="0"/>
      </w:pPr>
      <w:r w:rsidRPr="00B15D18">
        <w:t>default/checkout/billing/paymentOptions/redirectTab.isml</w:t>
      </w:r>
    </w:p>
    <w:p w:rsidR="00B15D18" w:rsidRDefault="00B15D18" w:rsidP="00B15D18">
      <w:pPr>
        <w:pStyle w:val="ListParagraph"/>
        <w:numPr>
          <w:ilvl w:val="0"/>
          <w:numId w:val="31"/>
        </w:numPr>
        <w:ind w:left="1440" w:firstLine="0"/>
      </w:pPr>
      <w:r w:rsidRPr="00B15D18">
        <w:t>default/checkout/billing/creditCardForm.isml</w:t>
      </w:r>
    </w:p>
    <w:p w:rsidR="00B15D18" w:rsidRDefault="00B15D18" w:rsidP="00B15D18">
      <w:pPr>
        <w:pStyle w:val="ListParagraph"/>
        <w:numPr>
          <w:ilvl w:val="0"/>
          <w:numId w:val="31"/>
        </w:numPr>
        <w:ind w:left="1440" w:firstLine="0"/>
      </w:pPr>
      <w:r w:rsidRPr="00B15D18">
        <w:t>default/checkout/billing/paymentOptions.isml</w:t>
      </w:r>
    </w:p>
    <w:p w:rsidR="00B15D18" w:rsidRDefault="00B15D18" w:rsidP="00B15D18">
      <w:pPr>
        <w:pStyle w:val="ListParagraph"/>
        <w:numPr>
          <w:ilvl w:val="0"/>
          <w:numId w:val="31"/>
        </w:numPr>
        <w:ind w:left="1440" w:firstLine="0"/>
      </w:pPr>
      <w:r w:rsidRPr="00B15D18">
        <w:lastRenderedPageBreak/>
        <w:t>default/checkout/confirmation/confirmationEmail.isml</w:t>
      </w:r>
    </w:p>
    <w:p w:rsidR="00B15D18" w:rsidRDefault="00B15D18" w:rsidP="00B15D18">
      <w:pPr>
        <w:pStyle w:val="ListParagraph"/>
        <w:numPr>
          <w:ilvl w:val="0"/>
          <w:numId w:val="31"/>
        </w:numPr>
        <w:ind w:left="1440" w:firstLine="0"/>
      </w:pPr>
      <w:r w:rsidRPr="00B15D18">
        <w:t>default/checkout/checkout.isml</w:t>
      </w:r>
    </w:p>
    <w:p w:rsidR="00B15D18" w:rsidRDefault="00B15D18" w:rsidP="00B15D18">
      <w:pPr>
        <w:pStyle w:val="ListParagraph"/>
        <w:numPr>
          <w:ilvl w:val="0"/>
          <w:numId w:val="31"/>
        </w:numPr>
        <w:ind w:left="1440" w:firstLine="0"/>
      </w:pPr>
      <w:r w:rsidRPr="00B15D18">
        <w:t>default/checkout/worldpaysummary.isml</w:t>
      </w:r>
    </w:p>
    <w:p w:rsidR="002D34BF" w:rsidRDefault="002D34BF" w:rsidP="002D34BF">
      <w:pPr>
        <w:ind w:left="1080"/>
      </w:pPr>
      <w:r w:rsidRPr="008D3B13">
        <w:t>Properties:</w:t>
      </w:r>
    </w:p>
    <w:p w:rsidR="00EC3A15" w:rsidRPr="000C375E" w:rsidRDefault="00E01875" w:rsidP="00EC3A15">
      <w:pPr>
        <w:ind w:left="1416"/>
        <w:rPr>
          <w:b/>
        </w:rPr>
      </w:pPr>
      <w:r>
        <w:rPr>
          <w:b/>
        </w:rPr>
        <w:t>int_worldpay_core</w:t>
      </w:r>
    </w:p>
    <w:p w:rsidR="00EC3A15" w:rsidRDefault="00EC3A15" w:rsidP="00EC3A15">
      <w:pPr>
        <w:pStyle w:val="ListParagraph"/>
        <w:numPr>
          <w:ilvl w:val="0"/>
          <w:numId w:val="31"/>
        </w:numPr>
        <w:ind w:left="1440" w:firstLine="0"/>
      </w:pPr>
      <w:r>
        <w:t>resources/</w:t>
      </w:r>
      <w:r w:rsidRPr="00EC3A15">
        <w:t>creditCard.properties</w:t>
      </w:r>
    </w:p>
    <w:p w:rsidR="00B8704C" w:rsidRDefault="0053242D" w:rsidP="00B8704C">
      <w:pPr>
        <w:pStyle w:val="ListParagraph"/>
        <w:numPr>
          <w:ilvl w:val="0"/>
          <w:numId w:val="31"/>
        </w:numPr>
        <w:ind w:left="1440" w:firstLine="0"/>
      </w:pPr>
      <w:r>
        <w:t>resources/</w:t>
      </w:r>
      <w:r w:rsidR="00B8704C" w:rsidRPr="00B8704C">
        <w:t>forms.properties</w:t>
      </w:r>
    </w:p>
    <w:p w:rsidR="002D34BF" w:rsidRDefault="002D34BF" w:rsidP="00B761DF">
      <w:pPr>
        <w:pStyle w:val="ListParagraph"/>
        <w:numPr>
          <w:ilvl w:val="0"/>
          <w:numId w:val="31"/>
        </w:numPr>
        <w:ind w:left="1440" w:firstLine="0"/>
      </w:pPr>
      <w:r>
        <w:t>resources/worldpayerror.properties</w:t>
      </w:r>
    </w:p>
    <w:p w:rsidR="002D34BF" w:rsidRDefault="002D34BF" w:rsidP="00B761DF">
      <w:pPr>
        <w:pStyle w:val="ListParagraph"/>
        <w:numPr>
          <w:ilvl w:val="0"/>
          <w:numId w:val="31"/>
        </w:numPr>
        <w:ind w:left="1440" w:firstLine="0"/>
      </w:pPr>
      <w:r>
        <w:t>resources/worldpay.properties</w:t>
      </w:r>
    </w:p>
    <w:p w:rsidR="002D34BF" w:rsidRPr="008D3B13" w:rsidRDefault="00755D05" w:rsidP="00B761DF">
      <w:pPr>
        <w:pStyle w:val="Heading2"/>
        <w:numPr>
          <w:ilvl w:val="1"/>
          <w:numId w:val="47"/>
        </w:numPr>
      </w:pPr>
      <w:bookmarkStart w:id="73" w:name="_Toc405997356"/>
      <w:bookmarkStart w:id="74" w:name="_Toc8306035"/>
      <w:r w:rsidRPr="008D3B13">
        <w:t>INSTALLATION</w:t>
      </w:r>
      <w:bookmarkEnd w:id="73"/>
      <w:bookmarkEnd w:id="74"/>
    </w:p>
    <w:p w:rsidR="00FF5D6C" w:rsidRPr="004B3F4B" w:rsidRDefault="00FF5D6C" w:rsidP="004B3F4B">
      <w:pPr>
        <w:pStyle w:val="Heading3"/>
        <w:keepNext/>
        <w:keepLines/>
        <w:numPr>
          <w:ilvl w:val="2"/>
          <w:numId w:val="47"/>
        </w:numPr>
        <w:pBdr>
          <w:bottom w:val="none" w:sz="0" w:space="0" w:color="auto"/>
        </w:pBdr>
        <w:spacing w:line="276" w:lineRule="auto"/>
        <w:ind w:left="1764"/>
        <w:rPr>
          <w:i w:val="0"/>
          <w:sz w:val="24"/>
          <w:szCs w:val="24"/>
        </w:rPr>
      </w:pPr>
      <w:bookmarkStart w:id="75" w:name="_Toc509417726"/>
      <w:bookmarkStart w:id="76" w:name="_Toc8306036"/>
      <w:bookmarkStart w:id="77" w:name="_Toc405997357"/>
      <w:r w:rsidRPr="004B3F4B">
        <w:rPr>
          <w:i w:val="0"/>
          <w:sz w:val="24"/>
          <w:szCs w:val="24"/>
        </w:rPr>
        <w:t>Adding the Cartridges in Salesforce Commerce Cloud Studio</w:t>
      </w:r>
      <w:bookmarkEnd w:id="75"/>
      <w:bookmarkEnd w:id="76"/>
    </w:p>
    <w:p w:rsidR="002D34BF" w:rsidRPr="008D3B13" w:rsidRDefault="00FF5D6C" w:rsidP="002D34BF">
      <w:pPr>
        <w:ind w:left="1080"/>
      </w:pPr>
      <w:r>
        <w:t>Inside mfra_worldpay folder just before cartridges directory, open package.json and ensure the base path mentioned is correctly resolved (please provide the correct path to app_storefront_base), open the command prompt and run ‘</w:t>
      </w:r>
      <w:r w:rsidRPr="00D02625">
        <w:t>npm install</w:t>
      </w:r>
      <w:r>
        <w:t>’ (assuming node.js (8.9.4 and above) is installed</w:t>
      </w:r>
      <w:r w:rsidR="000704AE">
        <w:t>). Run</w:t>
      </w:r>
      <w:r>
        <w:t xml:space="preserve"> the “</w:t>
      </w:r>
      <w:r w:rsidRPr="0029603E">
        <w:t>npm run compile</w:t>
      </w:r>
      <w:proofErr w:type="gramStart"/>
      <w:r w:rsidRPr="0029603E">
        <w:t>:js</w:t>
      </w:r>
      <w:proofErr w:type="gramEnd"/>
      <w:r>
        <w:t>” followed by “</w:t>
      </w:r>
      <w:r w:rsidRPr="0029603E">
        <w:t>npm run compile:scss</w:t>
      </w:r>
      <w:r>
        <w:t xml:space="preserve">”. Create the </w:t>
      </w:r>
      <w:r w:rsidRPr="005660EA">
        <w:t>dw.json</w:t>
      </w:r>
      <w:r>
        <w:t xml:space="preserve"> file at the location and Upload the code to the environment using the command ‘</w:t>
      </w:r>
      <w:r w:rsidRPr="00D02625">
        <w:t>npm run uploadCartridge</w:t>
      </w:r>
      <w:r>
        <w:t xml:space="preserve">’. Please go to the </w:t>
      </w:r>
      <w:r w:rsidR="00C1081F">
        <w:t>int_worldpay</w:t>
      </w:r>
      <w:r w:rsidR="00441FAC" w:rsidRPr="00441FAC">
        <w:t>:</w:t>
      </w:r>
      <w:r w:rsidR="00E01875">
        <w:t>int_worldpay_core</w:t>
      </w:r>
      <w:r>
        <w:t xml:space="preserve"> cartridge and upload the code by configuring the various parameters in the sample dw.json.</w:t>
      </w:r>
      <w:bookmarkEnd w:id="77"/>
    </w:p>
    <w:p w:rsidR="00FF5D6C" w:rsidRPr="004B3F4B" w:rsidRDefault="00FF5D6C" w:rsidP="004B3F4B">
      <w:pPr>
        <w:pStyle w:val="Heading3"/>
        <w:keepNext/>
        <w:keepLines/>
        <w:numPr>
          <w:ilvl w:val="2"/>
          <w:numId w:val="47"/>
        </w:numPr>
        <w:pBdr>
          <w:bottom w:val="none" w:sz="0" w:space="0" w:color="auto"/>
        </w:pBdr>
        <w:spacing w:line="276" w:lineRule="auto"/>
        <w:ind w:left="1764"/>
        <w:rPr>
          <w:i w:val="0"/>
          <w:sz w:val="24"/>
          <w:szCs w:val="24"/>
        </w:rPr>
      </w:pPr>
      <w:bookmarkStart w:id="78" w:name="_Toc509417727"/>
      <w:bookmarkStart w:id="79" w:name="_Toc8306037"/>
      <w:bookmarkStart w:id="80" w:name="_Toc405997358"/>
      <w:r w:rsidRPr="004B3F4B">
        <w:rPr>
          <w:i w:val="0"/>
          <w:sz w:val="24"/>
          <w:szCs w:val="24"/>
        </w:rPr>
        <w:t>IP Address</w:t>
      </w:r>
      <w:bookmarkEnd w:id="78"/>
      <w:bookmarkEnd w:id="79"/>
    </w:p>
    <w:p w:rsidR="00FF5D6C" w:rsidRPr="007B1A2D" w:rsidRDefault="00FF5D6C" w:rsidP="00FF5D6C">
      <w:pPr>
        <w:ind w:left="1080"/>
      </w:pPr>
      <w:r>
        <w:t>Please provide outgoing IP of your client in order to white list your IP otherwise some of the attempts to make payment will be marked as fraud.</w:t>
      </w:r>
    </w:p>
    <w:p w:rsidR="002D34BF" w:rsidRPr="004B3F4B" w:rsidRDefault="00EA210F" w:rsidP="004B3F4B">
      <w:pPr>
        <w:pStyle w:val="Heading3"/>
        <w:keepNext/>
        <w:keepLines/>
        <w:numPr>
          <w:ilvl w:val="2"/>
          <w:numId w:val="47"/>
        </w:numPr>
        <w:pBdr>
          <w:bottom w:val="none" w:sz="0" w:space="0" w:color="auto"/>
        </w:pBdr>
        <w:spacing w:line="276" w:lineRule="auto"/>
        <w:ind w:left="1764"/>
        <w:rPr>
          <w:i w:val="0"/>
          <w:sz w:val="24"/>
          <w:szCs w:val="24"/>
        </w:rPr>
      </w:pPr>
      <w:bookmarkStart w:id="81" w:name="_Toc8306038"/>
      <w:r w:rsidRPr="004B3F4B">
        <w:rPr>
          <w:i w:val="0"/>
          <w:sz w:val="24"/>
          <w:szCs w:val="24"/>
        </w:rPr>
        <w:t>Activating the Cartridge</w:t>
      </w:r>
      <w:r w:rsidR="00A7679B" w:rsidRPr="004B3F4B">
        <w:rPr>
          <w:i w:val="0"/>
          <w:sz w:val="24"/>
          <w:szCs w:val="24"/>
        </w:rPr>
        <w:t>s</w:t>
      </w:r>
      <w:r w:rsidRPr="004B3F4B">
        <w:rPr>
          <w:i w:val="0"/>
          <w:sz w:val="24"/>
          <w:szCs w:val="24"/>
        </w:rPr>
        <w:t xml:space="preserve"> </w:t>
      </w:r>
      <w:r w:rsidR="00310463" w:rsidRPr="004B3F4B">
        <w:rPr>
          <w:i w:val="0"/>
          <w:sz w:val="24"/>
          <w:szCs w:val="24"/>
        </w:rPr>
        <w:t>in</w:t>
      </w:r>
      <w:r w:rsidRPr="004B3F4B">
        <w:rPr>
          <w:i w:val="0"/>
          <w:sz w:val="24"/>
          <w:szCs w:val="24"/>
        </w:rPr>
        <w:t xml:space="preserve"> Business Manager</w:t>
      </w:r>
      <w:bookmarkEnd w:id="80"/>
      <w:bookmarkEnd w:id="81"/>
    </w:p>
    <w:p w:rsidR="0015390C" w:rsidRPr="00F95910" w:rsidRDefault="0015390C" w:rsidP="0015390C">
      <w:pPr>
        <w:ind w:left="1080"/>
        <w:jc w:val="both"/>
      </w:pPr>
      <w:r w:rsidRPr="00F95910">
        <w:t xml:space="preserve">Before the </w:t>
      </w:r>
      <w:r w:rsidR="00C04461">
        <w:t>Worldpay</w:t>
      </w:r>
      <w:r w:rsidRPr="00F95910">
        <w:t xml:space="preserve"> functionality can become available to </w:t>
      </w:r>
      <w:r>
        <w:t>Reference Architecture</w:t>
      </w:r>
      <w:r w:rsidRPr="00F95910">
        <w:t xml:space="preserve">, the cartridges have to </w:t>
      </w:r>
      <w:proofErr w:type="gramStart"/>
      <w:r w:rsidRPr="00F95910">
        <w:t>be added</w:t>
      </w:r>
      <w:proofErr w:type="gramEnd"/>
      <w:r w:rsidRPr="00F95910">
        <w:t xml:space="preserve"> to the cartridge path of the Site in question. In order to do this, follow the following instructions:</w:t>
      </w:r>
    </w:p>
    <w:p w:rsidR="0015390C" w:rsidRPr="008D3B13" w:rsidRDefault="0015390C" w:rsidP="00B761DF">
      <w:pPr>
        <w:pStyle w:val="ListParagraph"/>
        <w:numPr>
          <w:ilvl w:val="0"/>
          <w:numId w:val="32"/>
        </w:numPr>
        <w:ind w:left="1080" w:firstLine="0"/>
      </w:pPr>
      <w:r w:rsidRPr="008D3B13">
        <w:t>Log into Business Manager</w:t>
      </w:r>
    </w:p>
    <w:p w:rsidR="0015390C" w:rsidRPr="008D3B13" w:rsidRDefault="0015390C" w:rsidP="00B761DF">
      <w:pPr>
        <w:pStyle w:val="ListParagraph"/>
        <w:numPr>
          <w:ilvl w:val="0"/>
          <w:numId w:val="32"/>
        </w:numPr>
        <w:ind w:left="1080" w:firstLine="0"/>
      </w:pPr>
      <w:r w:rsidRPr="008D3B13">
        <w:t xml:space="preserve">Navigate to </w:t>
      </w:r>
      <w:r w:rsidRPr="008D3B13">
        <w:rPr>
          <w:i/>
          <w:u w:val="single"/>
        </w:rPr>
        <w:t xml:space="preserve">Administration </w:t>
      </w:r>
      <w:r w:rsidRPr="008D3B13">
        <w:rPr>
          <w:i/>
          <w:u w:val="single"/>
        </w:rPr>
        <w:sym w:font="Wingdings" w:char="F0E0"/>
      </w:r>
      <w:r w:rsidRPr="008D3B13">
        <w:rPr>
          <w:i/>
          <w:u w:val="single"/>
        </w:rPr>
        <w:t xml:space="preserve"> Sites </w:t>
      </w:r>
      <w:r w:rsidRPr="008D3B13">
        <w:rPr>
          <w:i/>
          <w:u w:val="single"/>
        </w:rPr>
        <w:sym w:font="Wingdings" w:char="F0E0"/>
      </w:r>
      <w:r w:rsidRPr="008D3B13">
        <w:rPr>
          <w:i/>
          <w:u w:val="single"/>
        </w:rPr>
        <w:t xml:space="preserve"> Manage Sites</w:t>
      </w:r>
      <w:r w:rsidRPr="008D3B13">
        <w:t xml:space="preserve">. </w:t>
      </w:r>
    </w:p>
    <w:p w:rsidR="0015390C" w:rsidRPr="008D3B13" w:rsidRDefault="0015390C" w:rsidP="00B761DF">
      <w:pPr>
        <w:pStyle w:val="ListParagraph"/>
        <w:numPr>
          <w:ilvl w:val="0"/>
          <w:numId w:val="32"/>
        </w:numPr>
        <w:ind w:left="1080" w:firstLine="0"/>
      </w:pPr>
      <w:r w:rsidRPr="008D3B13">
        <w:t xml:space="preserve">Click on the site name and on the next page go to the </w:t>
      </w:r>
      <w:r w:rsidRPr="008D3B13">
        <w:rPr>
          <w:i/>
          <w:u w:val="single"/>
        </w:rPr>
        <w:t>Settings</w:t>
      </w:r>
      <w:r w:rsidRPr="008D3B13">
        <w:t xml:space="preserve"> tab.</w:t>
      </w:r>
    </w:p>
    <w:p w:rsidR="0015390C" w:rsidRPr="008D3B13" w:rsidRDefault="0015390C" w:rsidP="00B761DF">
      <w:pPr>
        <w:pStyle w:val="ListParagraph"/>
        <w:numPr>
          <w:ilvl w:val="0"/>
          <w:numId w:val="32"/>
        </w:numPr>
        <w:ind w:left="1080" w:firstLine="0"/>
      </w:pPr>
      <w:r w:rsidRPr="008D3B13">
        <w:t xml:space="preserve">In the </w:t>
      </w:r>
      <w:proofErr w:type="gramStart"/>
      <w:r w:rsidRPr="008D3B13">
        <w:t>textbox</w:t>
      </w:r>
      <w:proofErr w:type="gramEnd"/>
      <w:r w:rsidRPr="008D3B13">
        <w:t xml:space="preserve"> </w:t>
      </w:r>
      <w:r w:rsidRPr="008D3B13">
        <w:rPr>
          <w:i/>
          <w:u w:val="single"/>
        </w:rPr>
        <w:t>Cartridges</w:t>
      </w:r>
      <w:r w:rsidRPr="008D3B13">
        <w:t xml:space="preserve"> </w:t>
      </w:r>
      <w:r>
        <w:t xml:space="preserve">add </w:t>
      </w:r>
      <w:r w:rsidRPr="00190423">
        <w:t>“</w:t>
      </w:r>
      <w:r w:rsidR="00C1081F">
        <w:rPr>
          <w:b/>
        </w:rPr>
        <w:t>int_worldpay</w:t>
      </w:r>
      <w:r w:rsidR="00FA0FCE">
        <w:rPr>
          <w:b/>
        </w:rPr>
        <w:t>:</w:t>
      </w:r>
      <w:r w:rsidR="00E01875">
        <w:rPr>
          <w:b/>
        </w:rPr>
        <w:t>int_worldpay_core</w:t>
      </w:r>
      <w:r w:rsidRPr="00151A85">
        <w:rPr>
          <w:b/>
        </w:rPr>
        <w:t>:app_storefront_base</w:t>
      </w:r>
      <w:r>
        <w:t>”.</w:t>
      </w:r>
    </w:p>
    <w:p w:rsidR="0015390C" w:rsidRPr="008D3B13" w:rsidRDefault="0015390C" w:rsidP="00B761DF">
      <w:pPr>
        <w:pStyle w:val="ListParagraph"/>
        <w:numPr>
          <w:ilvl w:val="0"/>
          <w:numId w:val="32"/>
        </w:numPr>
        <w:ind w:left="1080" w:firstLine="0"/>
      </w:pPr>
      <w:r w:rsidRPr="008D3B13">
        <w:t xml:space="preserve">Click </w:t>
      </w:r>
      <w:r w:rsidRPr="008D3B13">
        <w:rPr>
          <w:i/>
          <w:u w:val="single"/>
        </w:rPr>
        <w:t>Apply</w:t>
      </w:r>
      <w:r w:rsidRPr="008D3B13">
        <w:t>.</w:t>
      </w:r>
    </w:p>
    <w:p w:rsidR="0015390C" w:rsidRPr="008D3B13" w:rsidRDefault="0015390C" w:rsidP="00B761DF">
      <w:pPr>
        <w:pStyle w:val="ListParagraph"/>
        <w:numPr>
          <w:ilvl w:val="0"/>
          <w:numId w:val="32"/>
        </w:numPr>
        <w:ind w:left="1080" w:firstLine="0"/>
      </w:pPr>
      <w:r w:rsidRPr="008D3B13">
        <w:t xml:space="preserve">To activate the cartridge for the Sandbox instances repeat steps </w:t>
      </w:r>
      <w:proofErr w:type="gramStart"/>
      <w:r w:rsidRPr="008D3B13">
        <w:rPr>
          <w:b/>
        </w:rPr>
        <w:t>4</w:t>
      </w:r>
      <w:proofErr w:type="gramEnd"/>
      <w:r w:rsidRPr="008D3B13">
        <w:t xml:space="preserve"> and </w:t>
      </w:r>
      <w:r w:rsidRPr="008D3B13">
        <w:rPr>
          <w:b/>
        </w:rPr>
        <w:t>5</w:t>
      </w:r>
      <w:r w:rsidRPr="008D3B13">
        <w:t xml:space="preserve"> after selecting the appropriate instance from the </w:t>
      </w:r>
      <w:r w:rsidRPr="008D3B13">
        <w:rPr>
          <w:i/>
          <w:u w:val="single"/>
        </w:rPr>
        <w:t>Instance Type</w:t>
      </w:r>
      <w:r w:rsidRPr="008D3B13">
        <w:t xml:space="preserve"> dropdown menu.</w:t>
      </w:r>
    </w:p>
    <w:p w:rsidR="0015390C" w:rsidRDefault="0015390C" w:rsidP="00B761DF">
      <w:pPr>
        <w:pStyle w:val="ListParagraph"/>
        <w:numPr>
          <w:ilvl w:val="0"/>
          <w:numId w:val="32"/>
        </w:numPr>
        <w:ind w:left="1080" w:firstLine="0"/>
      </w:pPr>
      <w:r w:rsidRPr="008D3B13">
        <w:t xml:space="preserve">Repeat steps </w:t>
      </w:r>
      <w:r w:rsidRPr="008D3B13">
        <w:rPr>
          <w:b/>
        </w:rPr>
        <w:t>3</w:t>
      </w:r>
      <w:r w:rsidRPr="008D3B13">
        <w:t xml:space="preserve"> to </w:t>
      </w:r>
      <w:r w:rsidRPr="008D3B13">
        <w:rPr>
          <w:b/>
        </w:rPr>
        <w:t>6</w:t>
      </w:r>
      <w:r w:rsidRPr="008D3B13">
        <w:t xml:space="preserve"> for each site that is to use </w:t>
      </w:r>
      <w:r w:rsidR="00C04461">
        <w:t>Worldpay</w:t>
      </w:r>
      <w:r w:rsidRPr="008D3B13">
        <w:t>.</w:t>
      </w:r>
    </w:p>
    <w:p w:rsidR="0015390C" w:rsidRDefault="0015390C" w:rsidP="00B761DF">
      <w:pPr>
        <w:pStyle w:val="ListParagraph"/>
        <w:numPr>
          <w:ilvl w:val="0"/>
          <w:numId w:val="32"/>
        </w:numPr>
        <w:ind w:left="1080" w:firstLine="0"/>
      </w:pPr>
      <w:r>
        <w:t>To run the Job in worldpay cartridge</w:t>
      </w:r>
      <w:proofErr w:type="gramStart"/>
      <w:r>
        <w:t>,</w:t>
      </w:r>
      <w:r w:rsidRPr="008D3B13">
        <w:t>Navigate</w:t>
      </w:r>
      <w:proofErr w:type="gramEnd"/>
      <w:r w:rsidRPr="008D3B13">
        <w:t xml:space="preserve"> to </w:t>
      </w:r>
      <w:r w:rsidRPr="004F4D5A">
        <w:rPr>
          <w:i/>
          <w:u w:val="single"/>
        </w:rPr>
        <w:t xml:space="preserve">Administration </w:t>
      </w:r>
      <w:r w:rsidRPr="008D3B13">
        <w:sym w:font="Wingdings" w:char="F0E0"/>
      </w:r>
      <w:r w:rsidRPr="004F4D5A">
        <w:rPr>
          <w:i/>
          <w:u w:val="single"/>
        </w:rPr>
        <w:t xml:space="preserve"> Sites </w:t>
      </w:r>
      <w:r w:rsidRPr="008D3B13">
        <w:sym w:font="Wingdings" w:char="F0E0"/>
      </w:r>
      <w:r w:rsidRPr="004F4D5A">
        <w:rPr>
          <w:i/>
          <w:u w:val="single"/>
        </w:rPr>
        <w:t xml:space="preserve"> Manage Sites</w:t>
      </w:r>
      <w:r w:rsidRPr="008D3B13">
        <w:t xml:space="preserve">. </w:t>
      </w:r>
    </w:p>
    <w:p w:rsidR="0015390C" w:rsidRPr="004F4D5A" w:rsidRDefault="0015390C" w:rsidP="00B761DF">
      <w:pPr>
        <w:pStyle w:val="ListParagraph"/>
        <w:numPr>
          <w:ilvl w:val="0"/>
          <w:numId w:val="32"/>
        </w:numPr>
        <w:ind w:left="1080" w:firstLine="0"/>
      </w:pPr>
      <w:r>
        <w:t>Go to “</w:t>
      </w:r>
      <w:r>
        <w:rPr>
          <w:rFonts w:ascii="Helvetica" w:hAnsi="Helvetica" w:cs="Helvetica"/>
          <w:color w:val="666666"/>
          <w:sz w:val="17"/>
          <w:szCs w:val="17"/>
          <w:shd w:val="clear" w:color="auto" w:fill="FFFFFF"/>
        </w:rPr>
        <w:t>Manage the</w:t>
      </w:r>
      <w:r>
        <w:rPr>
          <w:rStyle w:val="apple-converted-space"/>
          <w:rFonts w:ascii="Helvetica" w:hAnsi="Helvetica" w:cs="Helvetica"/>
          <w:color w:val="666666"/>
          <w:sz w:val="17"/>
          <w:szCs w:val="17"/>
          <w:shd w:val="clear" w:color="auto" w:fill="FFFFFF"/>
        </w:rPr>
        <w:t> </w:t>
      </w:r>
      <w:r w:rsidRPr="001F09E3">
        <w:rPr>
          <w:rFonts w:ascii="Helvetica" w:hAnsi="Helvetica" w:cs="Helvetica"/>
          <w:b/>
          <w:bCs/>
          <w:sz w:val="17"/>
          <w:szCs w:val="17"/>
          <w:shd w:val="clear" w:color="auto" w:fill="FFFFFF"/>
        </w:rPr>
        <w:t>Business Manager</w:t>
      </w:r>
      <w:r>
        <w:rPr>
          <w:rStyle w:val="apple-converted-space"/>
          <w:rFonts w:ascii="Helvetica" w:hAnsi="Helvetica" w:cs="Helvetica"/>
          <w:color w:val="666666"/>
          <w:sz w:val="17"/>
          <w:szCs w:val="17"/>
          <w:shd w:val="clear" w:color="auto" w:fill="FFFFFF"/>
        </w:rPr>
        <w:t> </w:t>
      </w:r>
      <w:r>
        <w:rPr>
          <w:rFonts w:ascii="Helvetica" w:hAnsi="Helvetica" w:cs="Helvetica"/>
          <w:color w:val="666666"/>
          <w:sz w:val="17"/>
          <w:szCs w:val="17"/>
          <w:shd w:val="clear" w:color="auto" w:fill="FFFFFF"/>
        </w:rPr>
        <w:t>site”</w:t>
      </w:r>
    </w:p>
    <w:p w:rsidR="0015390C" w:rsidRDefault="0015390C" w:rsidP="00B761DF">
      <w:pPr>
        <w:pStyle w:val="ListParagraph"/>
        <w:numPr>
          <w:ilvl w:val="0"/>
          <w:numId w:val="32"/>
        </w:numPr>
        <w:ind w:left="1080" w:firstLine="0"/>
      </w:pPr>
      <w:r w:rsidRPr="008D3B13">
        <w:t xml:space="preserve">In the </w:t>
      </w:r>
      <w:proofErr w:type="gramStart"/>
      <w:r w:rsidRPr="008D3B13">
        <w:t>textbox</w:t>
      </w:r>
      <w:proofErr w:type="gramEnd"/>
      <w:r w:rsidRPr="008D3B13">
        <w:t xml:space="preserve"> </w:t>
      </w:r>
      <w:r w:rsidRPr="008D3B13">
        <w:rPr>
          <w:i/>
          <w:u w:val="single"/>
        </w:rPr>
        <w:t>Cartridges</w:t>
      </w:r>
      <w:r w:rsidRPr="008D3B13">
        <w:t xml:space="preserve"> </w:t>
      </w:r>
      <w:r>
        <w:t xml:space="preserve">add </w:t>
      </w:r>
      <w:r w:rsidRPr="008D3B13">
        <w:t xml:space="preserve">to the </w:t>
      </w:r>
      <w:r>
        <w:t>start</w:t>
      </w:r>
      <w:r w:rsidRPr="008D3B13">
        <w:t>: “</w:t>
      </w:r>
      <w:r w:rsidR="00C1081F">
        <w:rPr>
          <w:b/>
        </w:rPr>
        <w:t>int_worldpay</w:t>
      </w:r>
      <w:r w:rsidR="00FA0FCE">
        <w:rPr>
          <w:b/>
        </w:rPr>
        <w:t>:</w:t>
      </w:r>
      <w:r w:rsidR="00E01875">
        <w:rPr>
          <w:b/>
        </w:rPr>
        <w:t>int_worldpay_core</w:t>
      </w:r>
      <w:r w:rsidRPr="00151A85">
        <w:rPr>
          <w:b/>
        </w:rPr>
        <w:t>:app_storefront_base</w:t>
      </w:r>
      <w:r w:rsidRPr="008D3B13">
        <w:t>”.</w:t>
      </w:r>
    </w:p>
    <w:p w:rsidR="0015390C" w:rsidRPr="008D3B13" w:rsidRDefault="004029B0" w:rsidP="0015390C">
      <w:pPr>
        <w:ind w:left="450"/>
      </w:pPr>
      <w:r>
        <w:rPr>
          <w:noProof/>
        </w:rPr>
        <w:lastRenderedPageBreak/>
        <w:drawing>
          <wp:inline distT="0" distB="0" distL="0" distR="0" wp14:anchorId="04D4D85C" wp14:editId="6839D516">
            <wp:extent cx="6188710" cy="333451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0408" cy="3335427"/>
                    </a:xfrm>
                    <a:prstGeom prst="rect">
                      <a:avLst/>
                    </a:prstGeom>
                  </pic:spPr>
                </pic:pic>
              </a:graphicData>
            </a:graphic>
          </wp:inline>
        </w:drawing>
      </w:r>
    </w:p>
    <w:p w:rsidR="002D34BF" w:rsidRDefault="002D34BF" w:rsidP="00686B3C">
      <w:pPr>
        <w:pStyle w:val="Standard1"/>
        <w:ind w:left="1080"/>
      </w:pPr>
    </w:p>
    <w:p w:rsidR="002B23DB" w:rsidRDefault="002B23DB" w:rsidP="00686B3C">
      <w:pPr>
        <w:pStyle w:val="Standard1"/>
        <w:ind w:left="1080"/>
      </w:pPr>
    </w:p>
    <w:p w:rsidR="004E7495" w:rsidRDefault="004E7495" w:rsidP="00686B3C">
      <w:pPr>
        <w:pStyle w:val="Standard1"/>
        <w:ind w:left="1080"/>
      </w:pPr>
    </w:p>
    <w:p w:rsidR="004E7495" w:rsidRPr="00F10C2D" w:rsidRDefault="004E7495" w:rsidP="00686B3C">
      <w:pPr>
        <w:pStyle w:val="Standard1"/>
        <w:ind w:left="1080"/>
      </w:pPr>
    </w:p>
    <w:p w:rsidR="00DA60F6" w:rsidRPr="008D3B13" w:rsidRDefault="00755D05" w:rsidP="00B761DF">
      <w:pPr>
        <w:pStyle w:val="Heading2"/>
        <w:numPr>
          <w:ilvl w:val="1"/>
          <w:numId w:val="47"/>
        </w:numPr>
      </w:pPr>
      <w:bookmarkStart w:id="82" w:name="_Toc8306039"/>
      <w:r>
        <w:t>CONFIGURATION</w:t>
      </w:r>
      <w:bookmarkEnd w:id="82"/>
    </w:p>
    <w:p w:rsidR="005F6DAA" w:rsidRDefault="005F6DAA" w:rsidP="00DA60F6">
      <w:pPr>
        <w:ind w:left="1080"/>
      </w:pPr>
    </w:p>
    <w:p w:rsidR="00DA60F6" w:rsidRPr="008D3B13" w:rsidRDefault="00DA60F6" w:rsidP="00DA60F6">
      <w:pPr>
        <w:ind w:left="1080"/>
      </w:pPr>
      <w:r w:rsidRPr="008D3B13">
        <w:t>This chapter will guide the user to configure the cartridge in Business Manager.</w:t>
      </w:r>
    </w:p>
    <w:p w:rsidR="00DA60F6" w:rsidRPr="00B63D8A" w:rsidRDefault="00A00A1A" w:rsidP="00B63D8A">
      <w:pPr>
        <w:pStyle w:val="Heading3"/>
        <w:keepNext/>
        <w:keepLines/>
        <w:numPr>
          <w:ilvl w:val="2"/>
          <w:numId w:val="47"/>
        </w:numPr>
        <w:pBdr>
          <w:bottom w:val="none" w:sz="0" w:space="0" w:color="auto"/>
        </w:pBdr>
        <w:spacing w:line="276" w:lineRule="auto"/>
        <w:ind w:left="1764"/>
        <w:rPr>
          <w:i w:val="0"/>
          <w:sz w:val="24"/>
          <w:szCs w:val="24"/>
        </w:rPr>
      </w:pPr>
      <w:bookmarkStart w:id="83" w:name="_Toc405997360"/>
      <w:bookmarkStart w:id="84" w:name="_Toc8306040"/>
      <w:r w:rsidRPr="00B63D8A">
        <w:rPr>
          <w:i w:val="0"/>
          <w:sz w:val="24"/>
          <w:szCs w:val="24"/>
        </w:rPr>
        <w:t>Importing Meta</w:t>
      </w:r>
      <w:r w:rsidR="00CB7388" w:rsidRPr="00B63D8A">
        <w:rPr>
          <w:i w:val="0"/>
          <w:sz w:val="24"/>
          <w:szCs w:val="24"/>
        </w:rPr>
        <w:t xml:space="preserve"> </w:t>
      </w:r>
      <w:r w:rsidRPr="00B63D8A">
        <w:rPr>
          <w:i w:val="0"/>
          <w:sz w:val="24"/>
          <w:szCs w:val="24"/>
        </w:rPr>
        <w:t>Data</w:t>
      </w:r>
      <w:bookmarkEnd w:id="83"/>
      <w:bookmarkEnd w:id="84"/>
    </w:p>
    <w:p w:rsidR="00DA60F6" w:rsidRDefault="00DA60F6" w:rsidP="00DA60F6">
      <w:pPr>
        <w:ind w:left="1080"/>
      </w:pPr>
      <w:r>
        <w:t xml:space="preserve">All import files </w:t>
      </w:r>
      <w:proofErr w:type="gramStart"/>
      <w:r w:rsidRPr="00161868">
        <w:t>can be found</w:t>
      </w:r>
      <w:proofErr w:type="gramEnd"/>
      <w:r w:rsidRPr="00161868">
        <w:t xml:space="preserve"> in </w:t>
      </w:r>
      <w:r>
        <w:t>the</w:t>
      </w:r>
      <w:r w:rsidRPr="00161868">
        <w:t xml:space="preserve"> </w:t>
      </w:r>
      <w:r>
        <w:t>import folder within cartridge</w:t>
      </w:r>
      <w:r w:rsidR="00D24058">
        <w:t xml:space="preserve"> installation pack</w:t>
      </w:r>
      <w:r>
        <w:t xml:space="preserve">. To import all necessary </w:t>
      </w:r>
      <w:r w:rsidR="00C04461">
        <w:t>Worldpay</w:t>
      </w:r>
      <w:r>
        <w:t xml:space="preserve"> settings, log in to the Business Manager and navigate to </w:t>
      </w:r>
      <w:r w:rsidRPr="00D713AD">
        <w:rPr>
          <w:i/>
          <w:u w:val="single"/>
        </w:rPr>
        <w:t>Administration</w:t>
      </w:r>
      <w:r w:rsidRPr="008D3B13">
        <w:t xml:space="preserve"> </w:t>
      </w:r>
      <w:r>
        <w:sym w:font="Wingdings" w:char="F0E0"/>
      </w:r>
      <w:r w:rsidRPr="008D3B13">
        <w:t xml:space="preserve"> </w:t>
      </w:r>
      <w:r w:rsidRPr="00D713AD">
        <w:rPr>
          <w:i/>
          <w:u w:val="single"/>
        </w:rPr>
        <w:t>Site Development</w:t>
      </w:r>
      <w:r>
        <w:t xml:space="preserve"> </w:t>
      </w:r>
      <w:r>
        <w:sym w:font="Wingdings" w:char="F0E0"/>
      </w:r>
      <w:r w:rsidRPr="008D3B13">
        <w:t xml:space="preserve"> </w:t>
      </w:r>
      <w:r w:rsidRPr="00D713AD">
        <w:rPr>
          <w:i/>
          <w:u w:val="single"/>
        </w:rPr>
        <w:t>Import &amp; Export</w:t>
      </w:r>
      <w:r>
        <w:t xml:space="preserve">. Now </w:t>
      </w:r>
      <w:r w:rsidRPr="008D3B13">
        <w:t xml:space="preserve">upload </w:t>
      </w:r>
      <w:r>
        <w:t xml:space="preserve">the worldpay_metadata.xml file using the upload button and, finally go back and use the import button to import the file. After a successful import, you will be able to configure the custom site preferences according to your </w:t>
      </w:r>
      <w:r w:rsidR="00C04461">
        <w:t>Worldpay</w:t>
      </w:r>
      <w:r>
        <w:t xml:space="preserve"> account data. Also, verify the </w:t>
      </w:r>
      <w:r w:rsidRPr="00E26EB9">
        <w:rPr>
          <w:b/>
        </w:rPr>
        <w:t>Order level attributes</w:t>
      </w:r>
      <w:r>
        <w:t xml:space="preserve"> in BM (Site -&gt; Ordering -&gt; Order) open any order and navigate to the Attributes tab. It should be as below: -</w:t>
      </w:r>
    </w:p>
    <w:p w:rsidR="00DA60F6" w:rsidRDefault="001B03BA" w:rsidP="00DA60F6">
      <w:pPr>
        <w:ind w:left="1080"/>
        <w:jc w:val="center"/>
      </w:pPr>
      <w:r>
        <w:rPr>
          <w:noProof/>
        </w:rPr>
        <w:lastRenderedPageBreak/>
        <w:drawing>
          <wp:inline distT="0" distB="0" distL="0" distR="0" wp14:anchorId="3C3250FD" wp14:editId="7159DC37">
            <wp:extent cx="4536182" cy="33083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6751" cy="3316058"/>
                    </a:xfrm>
                    <a:prstGeom prst="rect">
                      <a:avLst/>
                    </a:prstGeom>
                  </pic:spPr>
                </pic:pic>
              </a:graphicData>
            </a:graphic>
          </wp:inline>
        </w:drawing>
      </w:r>
    </w:p>
    <w:p w:rsidR="00DA60F6" w:rsidRDefault="00DA60F6" w:rsidP="00DA60F6">
      <w:pPr>
        <w:ind w:left="1080"/>
        <w:jc w:val="center"/>
      </w:pPr>
      <w:r>
        <w:t>Fig: 2.1</w:t>
      </w:r>
    </w:p>
    <w:p w:rsidR="001B03BA" w:rsidRDefault="001B03BA">
      <w:r>
        <w:br w:type="page"/>
      </w:r>
    </w:p>
    <w:p w:rsidR="009A308C" w:rsidRDefault="009A308C" w:rsidP="00DA60F6">
      <w:pPr>
        <w:ind w:left="1080"/>
        <w:jc w:val="center"/>
      </w:pPr>
      <w:r>
        <w:lastRenderedPageBreak/>
        <w:t xml:space="preserve">Custom </w:t>
      </w:r>
      <w:r w:rsidR="00BF46D0">
        <w:t>Preferences</w:t>
      </w:r>
      <w:r>
        <w:t xml:space="preserve"> Screenshot</w:t>
      </w:r>
    </w:p>
    <w:p w:rsidR="00DA60F6" w:rsidRDefault="00E90C1F" w:rsidP="00DA60F6">
      <w:pPr>
        <w:ind w:left="1080"/>
      </w:pPr>
      <w:r w:rsidRPr="00E90C1F">
        <w:rPr>
          <w:noProof/>
        </w:rPr>
        <w:t xml:space="preserve"> </w:t>
      </w:r>
      <w:r>
        <w:rPr>
          <w:noProof/>
        </w:rPr>
        <w:drawing>
          <wp:inline distT="0" distB="0" distL="0" distR="0" wp14:anchorId="1F620FCF" wp14:editId="10054C59">
            <wp:extent cx="5591908" cy="2845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238" cy="2851010"/>
                    </a:xfrm>
                    <a:prstGeom prst="rect">
                      <a:avLst/>
                    </a:prstGeom>
                  </pic:spPr>
                </pic:pic>
              </a:graphicData>
            </a:graphic>
          </wp:inline>
        </w:drawing>
      </w:r>
    </w:p>
    <w:p w:rsidR="00051A77" w:rsidRDefault="00051A77" w:rsidP="00DA60F6">
      <w:pPr>
        <w:ind w:left="1080"/>
        <w:jc w:val="center"/>
      </w:pPr>
    </w:p>
    <w:p w:rsidR="00E90C1F" w:rsidRDefault="00E90C1F" w:rsidP="00DA60F6">
      <w:pPr>
        <w:ind w:left="1080"/>
        <w:jc w:val="center"/>
      </w:pPr>
      <w:r>
        <w:rPr>
          <w:noProof/>
        </w:rPr>
        <w:drawing>
          <wp:inline distT="0" distB="0" distL="0" distR="0" wp14:anchorId="364EA522" wp14:editId="0221E90A">
            <wp:extent cx="5802923" cy="248158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3912" cy="2486279"/>
                    </a:xfrm>
                    <a:prstGeom prst="rect">
                      <a:avLst/>
                    </a:prstGeom>
                  </pic:spPr>
                </pic:pic>
              </a:graphicData>
            </a:graphic>
          </wp:inline>
        </w:drawing>
      </w:r>
    </w:p>
    <w:p w:rsidR="00E90C1F" w:rsidRDefault="00E90C1F" w:rsidP="00DA60F6">
      <w:pPr>
        <w:ind w:left="1080"/>
        <w:jc w:val="center"/>
      </w:pPr>
      <w:r>
        <w:rPr>
          <w:noProof/>
        </w:rPr>
        <w:lastRenderedPageBreak/>
        <w:drawing>
          <wp:inline distT="0" distB="0" distL="0" distR="0" wp14:anchorId="69F5D662" wp14:editId="172E5ED3">
            <wp:extent cx="5811715" cy="2362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081" cy="2372104"/>
                    </a:xfrm>
                    <a:prstGeom prst="rect">
                      <a:avLst/>
                    </a:prstGeom>
                  </pic:spPr>
                </pic:pic>
              </a:graphicData>
            </a:graphic>
          </wp:inline>
        </w:drawing>
      </w:r>
    </w:p>
    <w:p w:rsidR="00E90C1F" w:rsidRDefault="00E90C1F" w:rsidP="00DA60F6">
      <w:pPr>
        <w:ind w:left="1080"/>
        <w:jc w:val="center"/>
      </w:pPr>
      <w:r>
        <w:rPr>
          <w:noProof/>
        </w:rPr>
        <w:drawing>
          <wp:inline distT="0" distB="0" distL="0" distR="0" wp14:anchorId="68F87A60" wp14:editId="1F7B97C8">
            <wp:extent cx="5758962" cy="282945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2807" cy="2841172"/>
                    </a:xfrm>
                    <a:prstGeom prst="rect">
                      <a:avLst/>
                    </a:prstGeom>
                  </pic:spPr>
                </pic:pic>
              </a:graphicData>
            </a:graphic>
          </wp:inline>
        </w:drawing>
      </w:r>
    </w:p>
    <w:p w:rsidR="00DA60F6" w:rsidRDefault="00DA60F6" w:rsidP="00DA60F6">
      <w:pPr>
        <w:ind w:left="1080"/>
        <w:jc w:val="center"/>
      </w:pPr>
      <w:r>
        <w:t>Fig: 2.2</w:t>
      </w:r>
    </w:p>
    <w:p w:rsidR="00DA60F6" w:rsidRPr="00B63D8A" w:rsidRDefault="00274D43" w:rsidP="00B63D8A">
      <w:pPr>
        <w:pStyle w:val="Heading3"/>
        <w:keepNext/>
        <w:keepLines/>
        <w:numPr>
          <w:ilvl w:val="2"/>
          <w:numId w:val="47"/>
        </w:numPr>
        <w:pBdr>
          <w:bottom w:val="none" w:sz="0" w:space="0" w:color="auto"/>
        </w:pBdr>
        <w:spacing w:line="276" w:lineRule="auto"/>
        <w:ind w:left="1764"/>
        <w:rPr>
          <w:i w:val="0"/>
          <w:sz w:val="24"/>
          <w:szCs w:val="24"/>
        </w:rPr>
      </w:pPr>
      <w:bookmarkStart w:id="85" w:name="_Ref278867339"/>
      <w:bookmarkStart w:id="86" w:name="_Ref278867427"/>
      <w:bookmarkStart w:id="87" w:name="_Toc405997361"/>
      <w:bookmarkStart w:id="88" w:name="_Toc8306041"/>
      <w:r w:rsidRPr="00B63D8A">
        <w:rPr>
          <w:i w:val="0"/>
          <w:sz w:val="24"/>
          <w:szCs w:val="24"/>
        </w:rPr>
        <w:t xml:space="preserve">Setting </w:t>
      </w:r>
      <w:r w:rsidR="00C04461" w:rsidRPr="00B63D8A">
        <w:rPr>
          <w:i w:val="0"/>
          <w:sz w:val="24"/>
          <w:szCs w:val="24"/>
        </w:rPr>
        <w:t>Worldpay</w:t>
      </w:r>
      <w:r w:rsidRPr="00B63D8A">
        <w:rPr>
          <w:i w:val="0"/>
          <w:sz w:val="24"/>
          <w:szCs w:val="24"/>
        </w:rPr>
        <w:t xml:space="preserve"> Custom Site Preferences</w:t>
      </w:r>
      <w:bookmarkEnd w:id="85"/>
      <w:bookmarkEnd w:id="86"/>
      <w:bookmarkEnd w:id="87"/>
      <w:bookmarkEnd w:id="88"/>
    </w:p>
    <w:p w:rsidR="00DA60F6" w:rsidRDefault="00DA60F6" w:rsidP="00DA60F6">
      <w:pPr>
        <w:ind w:left="1080"/>
      </w:pPr>
      <w:r>
        <w:t xml:space="preserve">In Business Manager, navigate to the </w:t>
      </w:r>
      <w:r w:rsidR="000853A9">
        <w:rPr>
          <w:i/>
          <w:u w:val="single"/>
        </w:rPr>
        <w:t>MoblieFirst</w:t>
      </w:r>
      <w:r w:rsidR="000853A9" w:rsidRPr="00D713AD">
        <w:rPr>
          <w:i/>
          <w:u w:val="single"/>
        </w:rPr>
        <w:t xml:space="preserve"> </w:t>
      </w:r>
      <w:r w:rsidRPr="00D713AD">
        <w:rPr>
          <w:i/>
          <w:u w:val="single"/>
        </w:rPr>
        <w:t>Site</w:t>
      </w:r>
      <w:r w:rsidR="00770566" w:rsidRPr="00770566">
        <w:rPr>
          <w:i/>
          <w:u w:val="single"/>
        </w:rPr>
        <w:sym w:font="Wingdings" w:char="F0E0"/>
      </w:r>
      <w:r>
        <w:t xml:space="preserve"> </w:t>
      </w:r>
      <w:r w:rsidR="00770566" w:rsidRPr="00C75E15">
        <w:rPr>
          <w:u w:val="single"/>
        </w:rPr>
        <w:t>Merchant Tools</w:t>
      </w:r>
      <w:r>
        <w:sym w:font="Wingdings" w:char="F0E0"/>
      </w:r>
      <w:r>
        <w:t xml:space="preserve"> </w:t>
      </w:r>
      <w:r w:rsidRPr="00D713AD">
        <w:rPr>
          <w:i/>
          <w:u w:val="single"/>
        </w:rPr>
        <w:t>Site Preferences</w:t>
      </w:r>
      <w:r>
        <w:t xml:space="preserve"> </w:t>
      </w:r>
      <w:r>
        <w:sym w:font="Wingdings" w:char="F0E0"/>
      </w:r>
      <w:r>
        <w:t xml:space="preserve"> </w:t>
      </w:r>
      <w:r w:rsidRPr="00D713AD">
        <w:rPr>
          <w:i/>
          <w:u w:val="single"/>
        </w:rPr>
        <w:t>Custom Preferences</w:t>
      </w:r>
      <w:r>
        <w:t xml:space="preserve">. A custom site preference group with the ID </w:t>
      </w:r>
      <w:r w:rsidR="00C04461">
        <w:t>Worldpay</w:t>
      </w:r>
      <w:r>
        <w:t xml:space="preserve"> is available. Please select it and edit the attributes according to your </w:t>
      </w:r>
      <w:r w:rsidR="00C04461">
        <w:t>Worldpay</w:t>
      </w:r>
      <w:r>
        <w:t xml:space="preserve"> account data and the data shown in figure </w:t>
      </w:r>
      <w:r w:rsidR="00DF6E0B">
        <w:t>2.2</w:t>
      </w:r>
      <w:r>
        <w:t xml:space="preserve">. In addition to the ones supplied by </w:t>
      </w:r>
      <w:proofErr w:type="gramStart"/>
      <w:r w:rsidR="00C04461">
        <w:t>Worldpay</w:t>
      </w:r>
      <w:proofErr w:type="gramEnd"/>
      <w:r>
        <w:t xml:space="preserve"> fill out the following properties with the values listed against them:</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SuccessURL: 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PendingURL:</w:t>
      </w:r>
      <w:r w:rsidR="00384F9A">
        <w:t xml:space="preserve"> </w:t>
      </w:r>
      <w:r w:rsidR="002817A6">
        <w:t>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FailureURL: COPlaceOrder-Submit</w:t>
      </w:r>
    </w:p>
    <w:p w:rsidR="002817A6" w:rsidRDefault="00C04461" w:rsidP="002817A6">
      <w:pPr>
        <w:pStyle w:val="ListParagraph"/>
        <w:numPr>
          <w:ilvl w:val="0"/>
          <w:numId w:val="23"/>
        </w:numPr>
        <w:ind w:left="1800"/>
      </w:pPr>
      <w:r>
        <w:t>Worldpay</w:t>
      </w:r>
      <w:r w:rsidR="002817A6">
        <w:t xml:space="preserve"> </w:t>
      </w:r>
      <w:r w:rsidR="00770566">
        <w:t xml:space="preserve">Redirect </w:t>
      </w:r>
      <w:r w:rsidR="002817A6">
        <w:t>CancelURL: COPlaceOrder-Submit</w:t>
      </w:r>
    </w:p>
    <w:p w:rsidR="00DA60F6" w:rsidRDefault="00C04461" w:rsidP="00AF39B6">
      <w:pPr>
        <w:pStyle w:val="ListParagraph"/>
        <w:numPr>
          <w:ilvl w:val="0"/>
          <w:numId w:val="23"/>
        </w:numPr>
        <w:ind w:left="1800"/>
      </w:pPr>
      <w:r>
        <w:t>Worldpay</w:t>
      </w:r>
      <w:r w:rsidR="00DA60F6">
        <w:t xml:space="preserve"> TermURL: </w:t>
      </w:r>
      <w:r>
        <w:t>Worldpay</w:t>
      </w:r>
      <w:r w:rsidR="00DA60F6">
        <w:t>-</w:t>
      </w:r>
      <w:r w:rsidR="00DA60F6" w:rsidRPr="00275E0C">
        <w:t>HandleAuthenticationResponse</w:t>
      </w:r>
    </w:p>
    <w:p w:rsidR="00911A29" w:rsidRDefault="00911A29" w:rsidP="00911A29">
      <w:pPr>
        <w:ind w:left="1440"/>
      </w:pPr>
      <w:r>
        <w:t xml:space="preserve"> </w:t>
      </w:r>
      <w:r w:rsidRPr="00101866">
        <w:t xml:space="preserve">** The fields highlighted in blue in the </w:t>
      </w:r>
      <w:r w:rsidR="00C2491C" w:rsidRPr="00101866">
        <w:t xml:space="preserve">below </w:t>
      </w:r>
      <w:r w:rsidRPr="00101866">
        <w:t xml:space="preserve">table are mandatory </w:t>
      </w:r>
      <w:r w:rsidR="006E656E" w:rsidRPr="00101866">
        <w:t>fields</w:t>
      </w:r>
    </w:p>
    <w:tbl>
      <w:tblPr>
        <w:tblpPr w:leftFromText="180" w:rightFromText="180" w:vertAnchor="text" w:horzAnchor="margin" w:tblpX="-10" w:tblpY="33"/>
        <w:tblW w:w="9910" w:type="dxa"/>
        <w:tblLayout w:type="fixed"/>
        <w:tblLook w:val="04A0" w:firstRow="1" w:lastRow="0" w:firstColumn="1" w:lastColumn="0" w:noHBand="0" w:noVBand="1"/>
      </w:tblPr>
      <w:tblGrid>
        <w:gridCol w:w="2080"/>
        <w:gridCol w:w="4860"/>
        <w:gridCol w:w="2970"/>
      </w:tblGrid>
      <w:tr w:rsidR="00911A29" w:rsidRPr="00CD397A" w:rsidTr="00B8144C">
        <w:trPr>
          <w:trHeight w:val="457"/>
        </w:trPr>
        <w:tc>
          <w:tcPr>
            <w:tcW w:w="2080" w:type="dxa"/>
            <w:tcBorders>
              <w:top w:val="single" w:sz="8" w:space="0" w:color="4BACC6"/>
              <w:left w:val="single" w:sz="8" w:space="0" w:color="4BACC6"/>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lastRenderedPageBreak/>
              <w:t>Site Preference</w:t>
            </w:r>
          </w:p>
        </w:tc>
        <w:tc>
          <w:tcPr>
            <w:tcW w:w="486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Description</w:t>
            </w:r>
          </w:p>
        </w:tc>
        <w:tc>
          <w:tcPr>
            <w:tcW w:w="2970" w:type="dxa"/>
            <w:tcBorders>
              <w:top w:val="single" w:sz="8" w:space="0" w:color="4BACC6"/>
              <w:left w:val="nil"/>
              <w:bottom w:val="single" w:sz="12" w:space="0" w:color="4BACC6"/>
              <w:right w:val="single" w:sz="8" w:space="0" w:color="4BACC6"/>
            </w:tcBorders>
            <w:shd w:val="clear" w:color="auto" w:fill="auto"/>
            <w:vAlign w:val="center"/>
            <w:hideMark/>
          </w:tcPr>
          <w:p w:rsidR="00911A29" w:rsidRPr="00F94D9D" w:rsidRDefault="00911A29" w:rsidP="00B8144C">
            <w:pPr>
              <w:spacing w:after="0" w:line="240" w:lineRule="auto"/>
              <w:rPr>
                <w:rFonts w:ascii="Calibri" w:eastAsiaTheme="majorEastAsia" w:hAnsi="Calibri" w:cs="Times New Roman"/>
                <w:b/>
                <w:bCs/>
                <w:color w:val="000000"/>
              </w:rPr>
            </w:pPr>
            <w:r w:rsidRPr="00F94D9D">
              <w:rPr>
                <w:rFonts w:ascii="Calibri" w:eastAsiaTheme="majorEastAsia" w:hAnsi="Calibri" w:cs="Times New Roman"/>
                <w:b/>
                <w:bCs/>
                <w:color w:val="000000"/>
              </w:rPr>
              <w:t>Default Values</w:t>
            </w:r>
          </w:p>
        </w:tc>
      </w:tr>
      <w:tr w:rsidR="00911A29" w:rsidRPr="00CD397A" w:rsidTr="00B8144C">
        <w:trPr>
          <w:trHeight w:val="630"/>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 xml:space="preserve">Merchant Code for </w:t>
            </w:r>
            <w:r w:rsidR="00C04461">
              <w:rPr>
                <w:rFonts w:ascii="Calibri" w:eastAsiaTheme="majorEastAsia" w:hAnsi="Calibri" w:cs="Times New Roman"/>
                <w:b/>
                <w:bCs/>
                <w:color w:val="000000"/>
              </w:rPr>
              <w:t>Worldpay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w:t>
            </w:r>
            <w:r w:rsidR="008F380E">
              <w:rPr>
                <w:rFonts w:ascii="Calibri" w:eastAsia="Times New Roman" w:hAnsi="Calibri" w:cs="Times New Roman"/>
                <w:color w:val="000000"/>
              </w:rPr>
              <w:t xml:space="preserve"> specific</w:t>
            </w:r>
            <w:r w:rsidRPr="00CD397A">
              <w:rPr>
                <w:rFonts w:ascii="Calibri" w:eastAsia="Times New Roman" w:hAnsi="Calibri" w:cs="Times New Roman"/>
                <w:color w:val="000000"/>
              </w:rPr>
              <w:t xml:space="preserve"> Merchant </w:t>
            </w:r>
            <w:r w:rsidR="008F380E">
              <w:rPr>
                <w:rFonts w:ascii="Calibri" w:eastAsia="Times New Roman" w:hAnsi="Calibri" w:cs="Times New Roman"/>
                <w:color w:val="000000"/>
              </w:rPr>
              <w:t>code</w:t>
            </w:r>
            <w:r w:rsidRPr="00CD397A">
              <w:rPr>
                <w:rFonts w:ascii="Calibri" w:eastAsia="Times New Roman" w:hAnsi="Calibri" w:cs="Times New Roman"/>
                <w:color w:val="000000"/>
              </w:rPr>
              <w:t xml:space="preserve"> value.</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DAEEF3" w:themeFill="accent5" w:themeFillTint="33"/>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MAC Secret Code</w:t>
            </w:r>
          </w:p>
        </w:tc>
        <w:tc>
          <w:tcPr>
            <w:tcW w:w="486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The field</w:t>
            </w:r>
            <w:r w:rsidR="0000048D">
              <w:rPr>
                <w:rFonts w:ascii="Calibri" w:eastAsia="Times New Roman" w:hAnsi="Calibri" w:cs="Times New Roman"/>
                <w:color w:val="000000"/>
              </w:rPr>
              <w:t xml:space="preserve"> represents the MAC secret code</w:t>
            </w:r>
            <w:r w:rsidRPr="00CD397A">
              <w:rPr>
                <w:rFonts w:ascii="Calibri" w:eastAsia="Times New Roman" w:hAnsi="Calibri" w:cs="Times New Roman"/>
                <w:color w:val="000000"/>
              </w:rPr>
              <w:t xml:space="preserve"> that configur</w:t>
            </w:r>
            <w:r w:rsidR="00C67957">
              <w:rPr>
                <w:rFonts w:ascii="Calibri" w:eastAsia="Times New Roman" w:hAnsi="Calibri" w:cs="Times New Roman"/>
                <w:color w:val="000000"/>
              </w:rPr>
              <w:t>able</w:t>
            </w:r>
            <w:r w:rsidRPr="00CD397A">
              <w:rPr>
                <w:rFonts w:ascii="Calibri" w:eastAsia="Times New Roman" w:hAnsi="Calibri" w:cs="Times New Roman"/>
                <w:color w:val="000000"/>
              </w:rPr>
              <w:t xml:space="preserve"> in Worldpay Merchant Interface.</w:t>
            </w:r>
          </w:p>
        </w:tc>
        <w:tc>
          <w:tcPr>
            <w:tcW w:w="2970" w:type="dxa"/>
            <w:tcBorders>
              <w:top w:val="nil"/>
              <w:left w:val="nil"/>
              <w:bottom w:val="single" w:sz="8" w:space="0" w:color="4BACC6"/>
              <w:right w:val="single" w:sz="8" w:space="0" w:color="4BACC6"/>
            </w:tcBorders>
            <w:shd w:val="clear" w:color="auto" w:fill="DAEEF3" w:themeFill="accent5" w:themeFillTint="33"/>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Includes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all the Cards and </w:t>
            </w:r>
            <w:proofErr w:type="gramStart"/>
            <w:r w:rsidRPr="00CD397A">
              <w:rPr>
                <w:rFonts w:ascii="Calibri" w:eastAsia="Times New Roman" w:hAnsi="Calibri" w:cs="Times New Roman"/>
                <w:color w:val="000000"/>
              </w:rPr>
              <w:t>APM’s</w:t>
            </w:r>
            <w:proofErr w:type="gramEnd"/>
            <w:r w:rsidRPr="00CD397A">
              <w:rPr>
                <w:rFonts w:ascii="Calibri" w:eastAsia="Times New Roman" w:hAnsi="Calibri" w:cs="Times New Roman"/>
                <w:color w:val="000000"/>
              </w:rPr>
              <w:t xml:space="preserve"> supported and will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 - Add the Cards /APMs supported on Hosted Payment Pages.</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(Refer to </w:t>
            </w:r>
            <w:r w:rsidR="00770566">
              <w:rPr>
                <w:rFonts w:ascii="Calibri" w:eastAsia="Times New Roman" w:hAnsi="Calibri" w:cs="Times New Roman"/>
                <w:color w:val="000000"/>
              </w:rPr>
              <w:t xml:space="preserve"> Appendix A </w:t>
            </w:r>
            <w:r>
              <w:rPr>
                <w:rFonts w:ascii="Calibri" w:eastAsia="Times New Roman" w:hAnsi="Calibri" w:cs="Times New Roman"/>
                <w:color w:val="000000"/>
              </w:rPr>
              <w:t>for values)</w:t>
            </w:r>
          </w:p>
        </w:tc>
      </w:tr>
      <w:tr w:rsidR="00911A29" w:rsidRPr="00CD397A" w:rsidTr="00B8144C">
        <w:trPr>
          <w:trHeight w:val="780"/>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Payment Method Mask Excludes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Arial" w:eastAsia="Times New Roman" w:hAnsi="Arial" w:cs="Arial"/>
                <w:color w:val="000000"/>
                <w:sz w:val="20"/>
                <w:szCs w:val="20"/>
              </w:rPr>
            </w:pPr>
            <w:proofErr w:type="gramStart"/>
            <w:r w:rsidRPr="00CD397A">
              <w:rPr>
                <w:rFonts w:ascii="Arial" w:eastAsia="Times New Roman" w:hAnsi="Arial" w:cs="Arial"/>
                <w:color w:val="000000"/>
                <w:sz w:val="20"/>
                <w:szCs w:val="20"/>
              </w:rPr>
              <w:t>This</w:t>
            </w:r>
            <w:proofErr w:type="gramEnd"/>
            <w:r w:rsidRPr="00CD397A">
              <w:rPr>
                <w:rFonts w:ascii="Arial" w:eastAsia="Times New Roman" w:hAnsi="Arial" w:cs="Arial"/>
                <w:color w:val="000000"/>
                <w:sz w:val="20"/>
                <w:szCs w:val="20"/>
              </w:rPr>
              <w:t xml:space="preserve"> field represents all the Cards and APM’s that are needs to be excluded and will not be shown on Hosted Payment Page.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Exponent for currency</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decimal places supported in the Order Amount. </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Pr="00CD397A">
              <w:rPr>
                <w:rFonts w:ascii="Calibri" w:eastAsia="Times New Roman" w:hAnsi="Calibri" w:cs="Times New Roman"/>
                <w:color w:val="000000"/>
              </w:rPr>
              <w:t>2</w:t>
            </w:r>
            <w:r>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Success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Success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successful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Failure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Failure</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Failure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Pending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Pending</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Pending or Pending-Open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000000" w:fill="D2EAF1"/>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Redirect Cancel URL</w:t>
            </w:r>
          </w:p>
        </w:tc>
        <w:tc>
          <w:tcPr>
            <w:tcW w:w="486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sidR="000C07C2">
              <w:rPr>
                <w:rFonts w:ascii="Calibri" w:eastAsia="Times New Roman" w:hAnsi="Calibri" w:cs="Times New Roman"/>
                <w:color w:val="000000"/>
              </w:rPr>
              <w:t>Cancel</w:t>
            </w:r>
            <w:r w:rsidRPr="00CD397A">
              <w:rPr>
                <w:rFonts w:ascii="Calibri" w:eastAsia="Times New Roman" w:hAnsi="Calibri" w:cs="Times New Roman"/>
                <w:color w:val="000000"/>
              </w:rPr>
              <w:t xml:space="preserve"> URL, that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to incase of a cancelled transaction in APM’s or Credit Card Redirect.</w:t>
            </w:r>
          </w:p>
        </w:tc>
        <w:tc>
          <w:tcPr>
            <w:tcW w:w="2970" w:type="dxa"/>
            <w:tcBorders>
              <w:top w:val="nil"/>
              <w:left w:val="nil"/>
              <w:bottom w:val="single" w:sz="8" w:space="0" w:color="4BACC6"/>
              <w:right w:val="single" w:sz="8" w:space="0" w:color="4BACC6"/>
            </w:tcBorders>
            <w:shd w:val="clear" w:color="000000" w:fill="D2EAF1"/>
            <w:vAlign w:val="center"/>
            <w:hideMark/>
          </w:tcPr>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0C07C2">
              <w:t xml:space="preserve"> COPlaceOrder-Submit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6E4740"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TermURL</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Term URL on which the user </w:t>
            </w:r>
            <w:proofErr w:type="gramStart"/>
            <w:r w:rsidRPr="00CD397A">
              <w:rPr>
                <w:rFonts w:ascii="Calibri" w:eastAsia="Times New Roman" w:hAnsi="Calibri" w:cs="Times New Roman"/>
                <w:color w:val="000000"/>
              </w:rPr>
              <w:t>will be redirected</w:t>
            </w:r>
            <w:proofErr w:type="gramEnd"/>
            <w:r w:rsidRPr="00CD397A">
              <w:rPr>
                <w:rFonts w:ascii="Calibri" w:eastAsia="Times New Roman" w:hAnsi="Calibri" w:cs="Times New Roman"/>
                <w:color w:val="000000"/>
              </w:rPr>
              <w:t xml:space="preserve"> in case of 3D secure.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r w:rsidR="00911A29" w:rsidRPr="00CD397A">
              <w:rPr>
                <w:rFonts w:ascii="Calibri" w:eastAsia="Times New Roman" w:hAnsi="Calibri" w:cs="Times New Roman"/>
                <w:color w:val="000000"/>
              </w:rPr>
              <w:t>-HandleAuthenticationResponse</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iDEAL Bank List</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Bank’s supported for iDEAL APM. The merchant can select the Banks that needs to </w:t>
            </w:r>
            <w:proofErr w:type="gramStart"/>
            <w:r w:rsidRPr="00CD397A">
              <w:rPr>
                <w:rFonts w:ascii="Calibri" w:eastAsia="Times New Roman" w:hAnsi="Calibri" w:cs="Times New Roman"/>
                <w:color w:val="000000"/>
              </w:rPr>
              <w:t>be displayed</w:t>
            </w:r>
            <w:proofErr w:type="gramEnd"/>
            <w:r w:rsidRPr="00CD397A">
              <w:rPr>
                <w:rFonts w:ascii="Calibri" w:eastAsia="Times New Roman" w:hAnsi="Calibri" w:cs="Times New Roman"/>
                <w:color w:val="000000"/>
              </w:rPr>
              <w:t xml:space="preserve"> on the Merchant Site.</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Select the ones to </w:t>
            </w:r>
            <w:proofErr w:type="gramStart"/>
            <w:r w:rsidRPr="00CD397A">
              <w:rPr>
                <w:rFonts w:ascii="Calibri" w:eastAsia="Times New Roman" w:hAnsi="Calibri" w:cs="Times New Roman"/>
                <w:color w:val="000000"/>
              </w:rPr>
              <w:t>be supported</w:t>
            </w:r>
            <w:proofErr w:type="gramEnd"/>
            <w:r w:rsidRPr="00CD397A">
              <w:rPr>
                <w:rFonts w:ascii="Calibri" w:eastAsia="Times New Roman" w:hAnsi="Calibri" w:cs="Times New Roman"/>
                <w:color w:val="000000"/>
              </w:rPr>
              <w:t>.</w:t>
            </w:r>
          </w:p>
        </w:tc>
      </w:tr>
      <w:tr w:rsidR="00911A29" w:rsidRPr="00CD397A" w:rsidTr="00B8144C">
        <w:trPr>
          <w:trHeight w:val="9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C04461" w:rsidP="00B8144C">
            <w:pPr>
              <w:spacing w:after="0" w:line="240" w:lineRule="auto"/>
              <w:rPr>
                <w:rFonts w:ascii="Calibri" w:eastAsia="Times New Roman" w:hAnsi="Calibri" w:cs="Times New Roman"/>
                <w:b/>
                <w:bCs/>
                <w:color w:val="000000"/>
              </w:rPr>
            </w:pPr>
            <w:r>
              <w:rPr>
                <w:rFonts w:ascii="Calibri" w:eastAsiaTheme="majorEastAsia" w:hAnsi="Calibri" w:cs="Times New Roman"/>
                <w:b/>
                <w:bCs/>
                <w:color w:val="000000"/>
              </w:rPr>
              <w:t>Worldpay</w:t>
            </w:r>
            <w:r w:rsidR="00911A29" w:rsidRPr="00CD397A">
              <w:rPr>
                <w:rFonts w:ascii="Calibri" w:eastAsiaTheme="majorEastAsia" w:hAnsi="Calibri" w:cs="Times New Roman"/>
                <w:b/>
                <w:bCs/>
                <w:color w:val="000000"/>
              </w:rPr>
              <w:t xml:space="preserve"> Installation Id</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installation ID provided by Worldpay, it will determine the look and feel of the Hosted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Address Details Read Only</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 true if address details needs to be made read only</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F94D9D"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911A29" w:rsidRPr="00F94D9D">
              <w:rPr>
                <w:rFonts w:ascii="Calibri" w:eastAsiaTheme="majorEastAsia" w:hAnsi="Calibri" w:cs="Times New Roman"/>
                <w:b/>
                <w:bCs/>
                <w:color w:val="000000"/>
              </w:rPr>
              <w:t xml:space="preserve"> Hide Address Details</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D10991"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This field is s</w:t>
            </w:r>
            <w:r w:rsidRPr="00D10991">
              <w:rPr>
                <w:rFonts w:ascii="Calibri" w:eastAsia="Times New Roman" w:hAnsi="Calibri" w:cs="Times New Roman"/>
                <w:color w:val="000000"/>
              </w:rPr>
              <w:t>et to</w:t>
            </w:r>
            <w:r>
              <w:rPr>
                <w:rFonts w:ascii="Calibri" w:eastAsia="Times New Roman" w:hAnsi="Calibri" w:cs="Times New Roman"/>
                <w:color w:val="000000"/>
              </w:rPr>
              <w:t xml:space="preserve"> true to</w:t>
            </w:r>
            <w:r w:rsidRPr="00D10991">
              <w:rPr>
                <w:rFonts w:ascii="Calibri" w:eastAsia="Times New Roman" w:hAnsi="Calibri" w:cs="Times New Roman"/>
                <w:color w:val="000000"/>
              </w:rPr>
              <w:t xml:space="preserve"> hide address details on V3 Payment pages</w:t>
            </w:r>
          </w:p>
        </w:tc>
        <w:tc>
          <w:tcPr>
            <w:tcW w:w="2970" w:type="dxa"/>
            <w:tcBorders>
              <w:top w:val="nil"/>
              <w:left w:val="nil"/>
              <w:bottom w:val="single" w:sz="8" w:space="0" w:color="4BACC6"/>
              <w:right w:val="single" w:sz="8" w:space="0" w:color="4BACC6"/>
            </w:tcBorders>
            <w:shd w:val="clear" w:color="auto" w:fill="auto"/>
            <w:vAlign w:val="center"/>
            <w:hideMark/>
          </w:tcPr>
          <w:p w:rsidR="00911A29"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p w:rsidR="00911A29" w:rsidRPr="00CD397A" w:rsidRDefault="00911A2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(Default Value : </w:t>
            </w:r>
            <w:r w:rsidR="00621FF1">
              <w:rPr>
                <w:rFonts w:ascii="Calibri" w:eastAsia="Times New Roman" w:hAnsi="Calibri" w:cs="Times New Roman"/>
                <w:color w:val="000000"/>
              </w:rPr>
              <w:t>true</w:t>
            </w:r>
            <w:r>
              <w:rPr>
                <w:rFonts w:ascii="Calibri" w:eastAsia="Times New Roman" w:hAnsi="Calibri" w:cs="Times New Roman"/>
                <w:color w:val="000000"/>
              </w:rPr>
              <w:t>)</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EnableAPMLookUpService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Look Up service, based upon the </w:t>
            </w:r>
            <w:r w:rsidR="00BF46D0" w:rsidRPr="00CD397A">
              <w:rPr>
                <w:rFonts w:ascii="Calibri" w:eastAsia="Times New Roman" w:hAnsi="Calibri" w:cs="Times New Roman"/>
                <w:color w:val="000000"/>
              </w:rPr>
              <w:t>Merchant</w:t>
            </w:r>
            <w:r w:rsidRPr="00CD397A">
              <w:rPr>
                <w:rFonts w:ascii="Calibri" w:eastAsia="Times New Roman" w:hAnsi="Calibri" w:cs="Times New Roman"/>
                <w:color w:val="000000"/>
              </w:rPr>
              <w:t xml:space="preserve"> requirement.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w:t>
            </w:r>
          </w:p>
        </w:tc>
      </w:tr>
      <w:tr w:rsidR="00911A29" w:rsidRPr="00CD397A" w:rsidTr="00B8144C">
        <w:trPr>
          <w:trHeight w:val="12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lastRenderedPageBreak/>
              <w:t>EnableJobMailerService</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can be used to Turn On/Off the Email Service. The Emails are triggered </w:t>
            </w:r>
            <w:proofErr w:type="gramStart"/>
            <w:r w:rsidRPr="00CD397A">
              <w:rPr>
                <w:rFonts w:ascii="Calibri" w:eastAsia="Times New Roman" w:hAnsi="Calibri" w:cs="Times New Roman"/>
                <w:color w:val="000000"/>
              </w:rPr>
              <w:t>in</w:t>
            </w:r>
            <w:r w:rsidR="00E12253">
              <w:rPr>
                <w:rFonts w:ascii="Calibri" w:eastAsia="Times New Roman" w:hAnsi="Calibri" w:cs="Times New Roman"/>
                <w:color w:val="000000"/>
              </w:rPr>
              <w:t>-</w:t>
            </w:r>
            <w:r w:rsidRPr="00CD397A">
              <w:rPr>
                <w:rFonts w:ascii="Calibri" w:eastAsia="Times New Roman" w:hAnsi="Calibri" w:cs="Times New Roman"/>
                <w:color w:val="000000"/>
              </w:rPr>
              <w:t>case</w:t>
            </w:r>
            <w:proofErr w:type="gramEnd"/>
            <w:r w:rsidRPr="00CD397A">
              <w:rPr>
                <w:rFonts w:ascii="Calibri" w:eastAsia="Times New Roman" w:hAnsi="Calibri" w:cs="Times New Roman"/>
                <w:color w:val="000000"/>
              </w:rPr>
              <w:t xml:space="preserve"> the cartridge logic fails to handle the Order Notification</w:t>
            </w:r>
            <w:r w:rsidR="000C07C2">
              <w:rPr>
                <w:rFonts w:ascii="Calibri" w:eastAsia="Times New Roman" w:hAnsi="Calibri" w:cs="Times New Roman"/>
                <w:color w:val="000000"/>
              </w:rPr>
              <w:t>/Enquiry</w:t>
            </w:r>
            <w:r w:rsidRPr="00CD397A">
              <w:rPr>
                <w:rFonts w:ascii="Calibri" w:eastAsia="Times New Roman" w:hAnsi="Calibri" w:cs="Times New Roman"/>
                <w:color w:val="000000"/>
              </w:rPr>
              <w:t xml:space="preserve"> and update its status in Order transaction field. </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NotifyJobMailCC</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Email address of the people to kept in CC.</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 </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NotifyJobMailFrom</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w:t>
            </w:r>
            <w:r w:rsidR="00E12253">
              <w:rPr>
                <w:rFonts w:ascii="Calibri" w:eastAsia="Times New Roman" w:hAnsi="Calibri" w:cs="Times New Roman"/>
                <w:color w:val="000000"/>
              </w:rPr>
              <w:t xml:space="preserve">il address of the people to be </w:t>
            </w:r>
            <w:r w:rsidRPr="00CD397A">
              <w:rPr>
                <w:rFonts w:ascii="Calibri" w:eastAsia="Times New Roman" w:hAnsi="Calibri" w:cs="Times New Roman"/>
                <w:color w:val="000000"/>
              </w:rPr>
              <w:t xml:space="preserve">in </w:t>
            </w:r>
            <w:proofErr w:type="gramStart"/>
            <w:r w:rsidRPr="00CD397A">
              <w:rPr>
                <w:rFonts w:ascii="Calibri" w:eastAsia="Times New Roman" w:hAnsi="Calibri" w:cs="Times New Roman"/>
                <w:color w:val="000000"/>
              </w:rPr>
              <w:t>From</w:t>
            </w:r>
            <w:proofErr w:type="gramEnd"/>
            <w:r w:rsidRPr="00CD397A">
              <w:rPr>
                <w:rFonts w:ascii="Calibri" w:eastAsia="Times New Roman" w:hAnsi="Calibri" w:cs="Times New Roman"/>
                <w:color w:val="000000"/>
              </w:rPr>
              <w: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w:t>
            </w:r>
          </w:p>
        </w:tc>
      </w:tr>
      <w:tr w:rsidR="00911A2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b/>
                <w:bCs/>
                <w:color w:val="000000"/>
              </w:rPr>
            </w:pPr>
            <w:r w:rsidRPr="00CD397A">
              <w:rPr>
                <w:rFonts w:ascii="Calibri" w:eastAsiaTheme="majorEastAsia" w:hAnsi="Calibri" w:cs="Times New Roman"/>
                <w:b/>
                <w:bCs/>
                <w:color w:val="000000"/>
              </w:rPr>
              <w:t>NotifyJobMailTo</w:t>
            </w:r>
          </w:p>
        </w:tc>
        <w:tc>
          <w:tcPr>
            <w:tcW w:w="486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Emai</w:t>
            </w:r>
            <w:r w:rsidR="00E12253">
              <w:rPr>
                <w:rFonts w:ascii="Calibri" w:eastAsia="Times New Roman" w:hAnsi="Calibri" w:cs="Times New Roman"/>
                <w:color w:val="000000"/>
              </w:rPr>
              <w:t xml:space="preserve">l address of the people to be </w:t>
            </w:r>
            <w:r w:rsidRPr="00CD397A">
              <w:rPr>
                <w:rFonts w:ascii="Calibri" w:eastAsia="Times New Roman" w:hAnsi="Calibri" w:cs="Times New Roman"/>
                <w:color w:val="000000"/>
              </w:rPr>
              <w:t xml:space="preserve">in </w:t>
            </w:r>
            <w:proofErr w:type="gramStart"/>
            <w:r w:rsidRPr="00CD397A">
              <w:rPr>
                <w:rFonts w:ascii="Calibri" w:eastAsia="Times New Roman" w:hAnsi="Calibri" w:cs="Times New Roman"/>
                <w:color w:val="000000"/>
              </w:rPr>
              <w:t>To</w:t>
            </w:r>
            <w:proofErr w:type="gramEnd"/>
            <w:r w:rsidRPr="00CD397A">
              <w:rPr>
                <w:rFonts w:ascii="Calibri" w:eastAsia="Times New Roman" w:hAnsi="Calibri" w:cs="Times New Roman"/>
                <w:color w:val="000000"/>
              </w:rPr>
              <w:t>.</w:t>
            </w:r>
          </w:p>
        </w:tc>
        <w:tc>
          <w:tcPr>
            <w:tcW w:w="2970" w:type="dxa"/>
            <w:tcBorders>
              <w:top w:val="nil"/>
              <w:left w:val="nil"/>
              <w:bottom w:val="single" w:sz="8" w:space="0" w:color="4BACC6"/>
              <w:right w:val="single" w:sz="8" w:space="0" w:color="4BACC6"/>
            </w:tcBorders>
            <w:shd w:val="clear" w:color="auto" w:fill="auto"/>
            <w:vAlign w:val="center"/>
            <w:hideMark/>
          </w:tcPr>
          <w:p w:rsidR="00911A29" w:rsidRPr="00CD397A" w:rsidRDefault="00911A29"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xml:space="preserve">: Multiple Emails </w:t>
            </w:r>
            <w:proofErr w:type="gramStart"/>
            <w:r>
              <w:rPr>
                <w:rFonts w:ascii="Calibri" w:eastAsia="Times New Roman" w:hAnsi="Calibri" w:cs="Times New Roman"/>
                <w:color w:val="000000"/>
              </w:rPr>
              <w:t>can be added</w:t>
            </w:r>
            <w:proofErr w:type="gramEnd"/>
            <w:r>
              <w:rPr>
                <w:rFonts w:ascii="Calibri" w:eastAsia="Times New Roman" w:hAnsi="Calibri" w:cs="Times New Roman"/>
                <w:color w:val="000000"/>
              </w:rPr>
              <w:t xml:space="preserve"> separated by semicolon.</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0F1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0F1912">
              <w:rPr>
                <w:rFonts w:ascii="Calibri" w:eastAsiaTheme="majorEastAsia" w:hAnsi="Calibri" w:cs="Times New Roman"/>
                <w:b/>
                <w:bCs/>
                <w:color w:val="000000"/>
              </w:rPr>
              <w:t>Enable</w:t>
            </w:r>
          </w:p>
          <w:p w:rsidR="00503779" w:rsidRPr="000F1912" w:rsidRDefault="00503779" w:rsidP="00B8144C">
            <w:pPr>
              <w:spacing w:after="0" w:line="240" w:lineRule="auto"/>
              <w:rPr>
                <w:rFonts w:ascii="Calibri" w:eastAsiaTheme="majorEastAsia" w:hAnsi="Calibri" w:cs="Times New Roman"/>
                <w:b/>
                <w:bCs/>
                <w:color w:val="000000"/>
              </w:rPr>
            </w:pPr>
            <w:r w:rsidRPr="000F1912">
              <w:rPr>
                <w:rFonts w:ascii="Calibri" w:eastAsiaTheme="majorEastAsia" w:hAnsi="Calibri" w:cs="Times New Roman"/>
                <w:b/>
                <w:bCs/>
                <w:color w:val="000000"/>
              </w:rPr>
              <w:t>Tokenization</w:t>
            </w:r>
          </w:p>
        </w:tc>
        <w:tc>
          <w:tcPr>
            <w:tcW w:w="4860" w:type="dxa"/>
            <w:tcBorders>
              <w:top w:val="nil"/>
              <w:left w:val="nil"/>
              <w:bottom w:val="single" w:sz="8" w:space="0" w:color="4BACC6"/>
              <w:right w:val="single" w:sz="8" w:space="0" w:color="4BACC6"/>
            </w:tcBorders>
            <w:shd w:val="clear" w:color="auto" w:fill="auto"/>
            <w:vAlign w:val="center"/>
          </w:tcPr>
          <w:p w:rsidR="00503779" w:rsidRPr="000F1912" w:rsidRDefault="00503779" w:rsidP="00B8144C">
            <w:pPr>
              <w:spacing w:after="0" w:line="240" w:lineRule="auto"/>
              <w:rPr>
                <w:rFonts w:ascii="Calibri" w:eastAsia="Times New Roman" w:hAnsi="Calibri" w:cs="Times New Roman"/>
                <w:color w:val="000000"/>
              </w:rPr>
            </w:pPr>
            <w:r w:rsidRPr="000F1912">
              <w:rPr>
                <w:rFonts w:ascii="Calibri" w:eastAsia="Times New Roman" w:hAnsi="Calibri" w:cs="Times New Roman"/>
                <w:color w:val="000000"/>
              </w:rPr>
              <w:t>This field is set to true if merchant wants to enable tokenization</w:t>
            </w:r>
          </w:p>
        </w:tc>
        <w:tc>
          <w:tcPr>
            <w:tcW w:w="2970" w:type="dxa"/>
            <w:tcBorders>
              <w:top w:val="nil"/>
              <w:left w:val="nil"/>
              <w:bottom w:val="single" w:sz="8" w:space="0" w:color="4BACC6"/>
              <w:right w:val="single" w:sz="8" w:space="0" w:color="4BACC6"/>
            </w:tcBorders>
            <w:shd w:val="clear" w:color="auto" w:fill="auto"/>
            <w:vAlign w:val="center"/>
          </w:tcPr>
          <w:p w:rsidR="00503779" w:rsidRPr="00CD397A"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03779" w:rsidRPr="00503779">
              <w:rPr>
                <w:rFonts w:ascii="Calibri" w:eastAsiaTheme="majorEastAsia" w:hAnsi="Calibri" w:cs="Times New Roman"/>
                <w:b/>
                <w:bCs/>
                <w:color w:val="000000"/>
              </w:rPr>
              <w:t xml:space="preserve"> Disable CV</w:t>
            </w:r>
            <w:r w:rsidR="00503779">
              <w:rPr>
                <w:rFonts w:ascii="Calibri" w:eastAsiaTheme="majorEastAsia" w:hAnsi="Calibri" w:cs="Times New Roman"/>
                <w:b/>
                <w:bCs/>
                <w:color w:val="000000"/>
              </w:rPr>
              <w:t>V</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ins w:id="89" w:author="Nishikant ." w:date="2018-12-06T11:06:00Z"/>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disable CVV </w:t>
            </w:r>
            <w:r w:rsidR="000C07C2">
              <w:rPr>
                <w:rFonts w:ascii="Calibri" w:eastAsia="Times New Roman" w:hAnsi="Calibri" w:cs="Times New Roman"/>
                <w:color w:val="000000"/>
              </w:rPr>
              <w:t xml:space="preserve">check </w:t>
            </w:r>
            <w:r w:rsidRPr="00503779">
              <w:rPr>
                <w:rFonts w:ascii="Calibri" w:eastAsia="Times New Roman" w:hAnsi="Calibri" w:cs="Times New Roman"/>
                <w:color w:val="000000"/>
              </w:rPr>
              <w:t xml:space="preserve">for </w:t>
            </w:r>
            <w:r w:rsidR="000C07C2">
              <w:rPr>
                <w:rFonts w:ascii="Calibri" w:eastAsia="Times New Roman" w:hAnsi="Calibri" w:cs="Times New Roman"/>
                <w:color w:val="000000"/>
              </w:rPr>
              <w:t>Saved Card with token</w:t>
            </w:r>
            <w:ins w:id="90" w:author="Nishikant ." w:date="2018-12-06T13:53:00Z">
              <w:r w:rsidR="003D4046">
                <w:rPr>
                  <w:rFonts w:ascii="Calibri" w:eastAsia="Times New Roman" w:hAnsi="Calibri" w:cs="Times New Roman"/>
                  <w:color w:val="000000"/>
                </w:rPr>
                <w:t xml:space="preserve"> and new card</w:t>
              </w:r>
            </w:ins>
            <w:ins w:id="91" w:author="Nishikant ." w:date="2018-12-06T11:06:00Z">
              <w:r w:rsidR="00BA01E2">
                <w:rPr>
                  <w:rFonts w:ascii="Calibri" w:eastAsia="Times New Roman" w:hAnsi="Calibri" w:cs="Times New Roman"/>
                  <w:color w:val="000000"/>
                </w:rPr>
                <w:t>.</w:t>
              </w:r>
            </w:ins>
          </w:p>
          <w:p w:rsidR="00BA01E2" w:rsidRPr="00503779" w:rsidRDefault="00BA01E2" w:rsidP="001D2546">
            <w:pPr>
              <w:spacing w:after="0" w:line="240" w:lineRule="auto"/>
              <w:rPr>
                <w:rFonts w:ascii="Calibri" w:eastAsia="Times New Roman" w:hAnsi="Calibri" w:cs="Times New Roman"/>
                <w:color w:val="000000"/>
              </w:rPr>
            </w:pPr>
            <w:ins w:id="92" w:author="Nishikant ." w:date="2018-12-06T11:06:00Z">
              <w:r>
                <w:rPr>
                  <w:rFonts w:ascii="Calibri" w:eastAsia="Times New Roman" w:hAnsi="Calibri" w:cs="Times New Roman"/>
                  <w:color w:val="000000"/>
                </w:rPr>
                <w:t xml:space="preserve">We are </w:t>
              </w:r>
            </w:ins>
            <w:ins w:id="93" w:author="Nishikant ." w:date="2018-12-06T11:07:00Z">
              <w:r>
                <w:rPr>
                  <w:rFonts w:ascii="Calibri" w:eastAsia="Times New Roman" w:hAnsi="Calibri" w:cs="Times New Roman"/>
                  <w:color w:val="000000"/>
                </w:rPr>
                <w:t>suppressing</w:t>
              </w:r>
            </w:ins>
            <w:ins w:id="94" w:author="Nishikant ." w:date="2018-12-06T11:06:00Z">
              <w:r>
                <w:rPr>
                  <w:rFonts w:ascii="Calibri" w:eastAsia="Times New Roman" w:hAnsi="Calibri" w:cs="Times New Roman"/>
                  <w:color w:val="000000"/>
                </w:rPr>
                <w:t xml:space="preserve"> </w:t>
              </w:r>
            </w:ins>
            <w:ins w:id="95" w:author="Nishikant ." w:date="2018-12-06T11:07:00Z">
              <w:r>
                <w:rPr>
                  <w:rFonts w:ascii="Calibri" w:eastAsia="Times New Roman" w:hAnsi="Calibri" w:cs="Times New Roman"/>
                  <w:color w:val="000000"/>
                </w:rPr>
                <w:t>the cvv field in the request of</w:t>
              </w:r>
            </w:ins>
            <w:ins w:id="96" w:author="Nishikant ." w:date="2018-12-06T11:08:00Z">
              <w:r>
                <w:rPr>
                  <w:rFonts w:ascii="Calibri" w:eastAsia="Times New Roman" w:hAnsi="Calibri" w:cs="Times New Roman"/>
                  <w:color w:val="000000"/>
                </w:rPr>
                <w:t xml:space="preserve"> the order place</w:t>
              </w:r>
              <w:r w:rsidR="003906BB">
                <w:rPr>
                  <w:rFonts w:ascii="Calibri" w:eastAsia="Times New Roman" w:hAnsi="Calibri" w:cs="Times New Roman"/>
                  <w:color w:val="000000"/>
                </w:rPr>
                <w:t>d with saved card having token</w:t>
              </w:r>
            </w:ins>
            <w:ins w:id="97" w:author="Nishikant ." w:date="2018-12-06T13:53:00Z">
              <w:r w:rsidR="003D4046">
                <w:rPr>
                  <w:rFonts w:ascii="Calibri" w:eastAsia="Times New Roman" w:hAnsi="Calibri" w:cs="Times New Roman"/>
                  <w:color w:val="000000"/>
                </w:rPr>
                <w:t xml:space="preserve"> and new card</w:t>
              </w:r>
            </w:ins>
            <w:ins w:id="98" w:author="Nishikant ." w:date="2018-12-06T11:08:00Z">
              <w:r w:rsidR="003906BB">
                <w:rPr>
                  <w:rFonts w:ascii="Calibri" w:eastAsia="Times New Roman" w:hAnsi="Calibri" w:cs="Times New Roman"/>
                  <w:color w:val="000000"/>
                </w:rPr>
                <w:t>.</w:t>
              </w:r>
            </w:ins>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Enable</w:t>
            </w:r>
            <w:r w:rsidRPr="000C07C2">
              <w:rPr>
                <w:rFonts w:ascii="Calibri" w:eastAsiaTheme="majorEastAsia" w:hAnsi="Calibri" w:cs="Times New Roman"/>
                <w:b/>
                <w:bCs/>
                <w:color w:val="000000"/>
              </w:rPr>
              <w:t xml:space="preserve"> Client Side Encryption</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is set to true if merchant wants to enable </w:t>
            </w:r>
            <w:r>
              <w:rPr>
                <w:rFonts w:ascii="Calibri" w:eastAsia="Times New Roman" w:hAnsi="Calibri" w:cs="Times New Roman"/>
                <w:color w:val="000000"/>
              </w:rPr>
              <w:t>Client Side Encryption</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503779"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503779" w:rsidRPr="00503779" w:rsidRDefault="00503779" w:rsidP="00B8144C">
            <w:pPr>
              <w:spacing w:after="0" w:line="240" w:lineRule="auto"/>
              <w:rPr>
                <w:rFonts w:ascii="Calibri" w:eastAsiaTheme="majorEastAsia" w:hAnsi="Calibri" w:cs="Times New Roman"/>
                <w:b/>
                <w:bCs/>
                <w:color w:val="000000"/>
              </w:rPr>
            </w:pPr>
            <w:r w:rsidRPr="00503779">
              <w:rPr>
                <w:rFonts w:ascii="Calibri" w:eastAsiaTheme="majorEastAsia" w:hAnsi="Calibri" w:cs="Times New Roman"/>
                <w:b/>
                <w:bCs/>
                <w:color w:val="000000"/>
              </w:rPr>
              <w:t>Worldpay Client Side Encryption Public Key</w:t>
            </w:r>
          </w:p>
        </w:tc>
        <w:tc>
          <w:tcPr>
            <w:tcW w:w="486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sidRPr="00503779">
              <w:rPr>
                <w:rFonts w:ascii="Calibri" w:eastAsia="Times New Roman" w:hAnsi="Calibri" w:cs="Times New Roman"/>
                <w:color w:val="000000"/>
              </w:rPr>
              <w:t xml:space="preserve">This field represents the public key provided by </w:t>
            </w:r>
            <w:r w:rsidR="006E4740">
              <w:rPr>
                <w:rFonts w:ascii="Calibri" w:eastAsia="Times New Roman" w:hAnsi="Calibri" w:cs="Times New Roman"/>
                <w:color w:val="000000"/>
              </w:rPr>
              <w:t>Worldpay</w:t>
            </w:r>
            <w:r w:rsidRPr="00503779">
              <w:rPr>
                <w:rFonts w:ascii="Calibri" w:eastAsia="Times New Roman" w:hAnsi="Calibri" w:cs="Times New Roman"/>
                <w:color w:val="000000"/>
              </w:rPr>
              <w:t>, used to calculate mac value of an order</w:t>
            </w:r>
          </w:p>
        </w:tc>
        <w:tc>
          <w:tcPr>
            <w:tcW w:w="2970" w:type="dxa"/>
            <w:tcBorders>
              <w:top w:val="nil"/>
              <w:left w:val="nil"/>
              <w:bottom w:val="single" w:sz="8" w:space="0" w:color="4BACC6"/>
              <w:right w:val="single" w:sz="8" w:space="0" w:color="4BACC6"/>
            </w:tcBorders>
            <w:shd w:val="clear" w:color="auto" w:fill="auto"/>
            <w:vAlign w:val="center"/>
          </w:tcPr>
          <w:p w:rsidR="00503779" w:rsidRDefault="00503779"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Merchant Specific</w:t>
            </w:r>
          </w:p>
        </w:tc>
      </w:tr>
      <w:tr w:rsidR="000C07C2" w:rsidRPr="00CD397A" w:rsidTr="00B8144C">
        <w:trPr>
          <w:trHeight w:val="615"/>
        </w:trPr>
        <w:tc>
          <w:tcPr>
            <w:tcW w:w="2080" w:type="dxa"/>
            <w:tcBorders>
              <w:top w:val="nil"/>
              <w:left w:val="single" w:sz="8" w:space="0" w:color="4BACC6"/>
              <w:bottom w:val="single" w:sz="8" w:space="0" w:color="4BACC6"/>
              <w:right w:val="single" w:sz="8" w:space="0" w:color="4BACC6"/>
            </w:tcBorders>
            <w:shd w:val="clear" w:color="auto" w:fill="auto"/>
            <w:vAlign w:val="center"/>
          </w:tcPr>
          <w:p w:rsidR="000C07C2" w:rsidRPr="00503779" w:rsidRDefault="006E4740"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0C07C2" w:rsidRPr="006C7912">
              <w:rPr>
                <w:rFonts w:ascii="Calibri" w:eastAsiaTheme="majorEastAsia" w:hAnsi="Calibri" w:cs="Times New Roman"/>
                <w:b/>
                <w:bCs/>
                <w:color w:val="000000"/>
              </w:rPr>
              <w:t xml:space="preserve"> Order Inquiry Lag Time</w:t>
            </w:r>
          </w:p>
        </w:tc>
        <w:tc>
          <w:tcPr>
            <w:tcW w:w="4860" w:type="dxa"/>
            <w:tcBorders>
              <w:top w:val="nil"/>
              <w:left w:val="nil"/>
              <w:bottom w:val="single" w:sz="8" w:space="0" w:color="4BACC6"/>
              <w:right w:val="single" w:sz="8" w:space="0" w:color="4BACC6"/>
            </w:tcBorders>
            <w:shd w:val="clear" w:color="auto" w:fill="auto"/>
            <w:vAlign w:val="center"/>
          </w:tcPr>
          <w:p w:rsidR="000C07C2" w:rsidRPr="00503779" w:rsidRDefault="000C07C2" w:rsidP="00B8144C">
            <w:pPr>
              <w:spacing w:after="0" w:line="240" w:lineRule="auto"/>
              <w:rPr>
                <w:rFonts w:ascii="Calibri" w:eastAsia="Times New Roman" w:hAnsi="Calibri" w:cs="Times New Roman"/>
                <w:color w:val="000000"/>
              </w:rPr>
            </w:pPr>
            <w:r w:rsidRPr="006C7912">
              <w:rPr>
                <w:rFonts w:ascii="Calibri" w:eastAsia="Times New Roman" w:hAnsi="Calibri" w:cs="Times New Roman"/>
                <w:color w:val="000000"/>
              </w:rPr>
              <w:t xml:space="preserve">This field represents the maximum time(in minutes) </w:t>
            </w:r>
            <w:r>
              <w:rPr>
                <w:rFonts w:ascii="Calibri" w:eastAsia="Times New Roman" w:hAnsi="Calibri" w:cs="Times New Roman"/>
                <w:color w:val="000000"/>
              </w:rPr>
              <w:t xml:space="preserve">for which orders to be look-up in </w:t>
            </w:r>
            <w:r w:rsidR="00C04461">
              <w:rPr>
                <w:rFonts w:ascii="Calibri" w:eastAsia="Times New Roman" w:hAnsi="Calibri" w:cs="Times New Roman"/>
                <w:color w:val="000000"/>
              </w:rPr>
              <w:t>Worldpay</w:t>
            </w:r>
            <w:r>
              <w:rPr>
                <w:rFonts w:ascii="Calibri" w:eastAsia="Times New Roman" w:hAnsi="Calibri" w:cs="Times New Roman"/>
                <w:color w:val="000000"/>
              </w:rPr>
              <w:t xml:space="preserve">  for Order Enquiry or order cancel/refund Job</w:t>
            </w:r>
          </w:p>
        </w:tc>
        <w:tc>
          <w:tcPr>
            <w:tcW w:w="2970" w:type="dxa"/>
            <w:tcBorders>
              <w:top w:val="nil"/>
              <w:left w:val="nil"/>
              <w:bottom w:val="single" w:sz="8" w:space="0" w:color="4BACC6"/>
              <w:right w:val="single" w:sz="8" w:space="0" w:color="4BACC6"/>
            </w:tcBorders>
            <w:shd w:val="clear" w:color="auto" w:fill="auto"/>
            <w:vAlign w:val="center"/>
          </w:tcPr>
          <w:p w:rsidR="000C07C2" w:rsidRDefault="000C07C2"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 xml:space="preserve">erchant Specific(Default value : </w:t>
            </w:r>
            <w:r>
              <w:rPr>
                <w:rFonts w:ascii="Calibri" w:eastAsia="Times New Roman" w:hAnsi="Calibri" w:cs="Times New Roman"/>
                <w:color w:val="000000"/>
              </w:rPr>
              <w:t>15</w:t>
            </w:r>
            <w:r w:rsidRPr="00503779">
              <w:rPr>
                <w:rFonts w:ascii="Calibri" w:eastAsia="Times New Roman" w:hAnsi="Calibri" w:cs="Times New Roman"/>
                <w:color w:val="000000"/>
              </w:rPr>
              <w:t>)</w:t>
            </w:r>
          </w:p>
        </w:tc>
      </w:tr>
      <w:tr w:rsidR="005315E8" w:rsidRPr="00CD397A" w:rsidTr="00B8144C">
        <w:trPr>
          <w:trHeight w:val="6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6C7912" w:rsidRDefault="00C04461" w:rsidP="00B8144C">
            <w:pPr>
              <w:spacing w:after="0" w:line="240" w:lineRule="auto"/>
              <w:rPr>
                <w:rFonts w:ascii="Calibri" w:eastAsiaTheme="majorEastAsia" w:hAnsi="Calibri" w:cs="Times New Roman"/>
                <w:b/>
                <w:bCs/>
                <w:color w:val="000000"/>
              </w:rPr>
            </w:pPr>
            <w:r>
              <w:rPr>
                <w:rFonts w:ascii="Calibri" w:eastAsiaTheme="majorEastAsia" w:hAnsi="Calibri" w:cs="Times New Roman"/>
                <w:b/>
                <w:bCs/>
                <w:color w:val="000000"/>
              </w:rPr>
              <w:t>Worldpay</w:t>
            </w:r>
            <w:r w:rsidR="005315E8" w:rsidRPr="00CD397A">
              <w:rPr>
                <w:rFonts w:ascii="Calibri" w:eastAsiaTheme="majorEastAsia" w:hAnsi="Calibri" w:cs="Times New Roman"/>
                <w:b/>
                <w:bCs/>
                <w:color w:val="000000"/>
              </w:rPr>
              <w:t xml:space="preserve"> Configurable HPP APM </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6C7912"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This field represents the APM’s for which the site supports configurable Hosted Payment Pages (Look &amp; Feel configuration).</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w:t>
            </w:r>
            <w:r w:rsidRPr="00CD397A">
              <w:rPr>
                <w:rFonts w:ascii="Calibri" w:eastAsia="Times New Roman" w:hAnsi="Calibri" w:cs="Times New Roman"/>
                <w:color w:val="000000"/>
              </w:rPr>
              <w:t>Add the APM's that support configurable Hosted Payment Pages.</w:t>
            </w:r>
          </w:p>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Ensure that the </w:t>
            </w:r>
            <w:r w:rsidRPr="006E34CA">
              <w:rPr>
                <w:rFonts w:ascii="Calibri" w:eastAsia="Times New Roman" w:hAnsi="Calibri" w:cs="Times New Roman"/>
                <w:b/>
                <w:color w:val="000000"/>
              </w:rPr>
              <w:t>Worldpay</w:t>
            </w:r>
            <w:r>
              <w:rPr>
                <w:rFonts w:ascii="Calibri" w:eastAsia="Times New Roman" w:hAnsi="Calibri" w:cs="Times New Roman"/>
                <w:color w:val="000000"/>
              </w:rPr>
              <w:t xml:space="preserve"> </w:t>
            </w:r>
            <w:r w:rsidRPr="006E34CA">
              <w:rPr>
                <w:rFonts w:ascii="Calibri" w:eastAsia="Times New Roman" w:hAnsi="Calibri" w:cs="Times New Roman"/>
                <w:b/>
                <w:color w:val="000000"/>
              </w:rPr>
              <w:t>InstallationID</w:t>
            </w:r>
            <w:r>
              <w:rPr>
                <w:rFonts w:ascii="Calibri" w:eastAsia="Times New Roman" w:hAnsi="Calibri" w:cs="Times New Roman"/>
                <w:color w:val="000000"/>
              </w:rPr>
              <w:t xml:space="preserve"> set if some value </w:t>
            </w:r>
            <w:proofErr w:type="gramStart"/>
            <w:r>
              <w:rPr>
                <w:rFonts w:ascii="Calibri" w:eastAsia="Times New Roman" w:hAnsi="Calibri" w:cs="Times New Roman"/>
                <w:color w:val="000000"/>
              </w:rPr>
              <w:t>is added</w:t>
            </w:r>
            <w:proofErr w:type="gramEnd"/>
            <w:r>
              <w:rPr>
                <w:rFonts w:ascii="Calibri" w:eastAsia="Times New Roman" w:hAnsi="Calibri" w:cs="Times New Roman"/>
                <w:color w:val="000000"/>
              </w:rPr>
              <w:t xml:space="preserve"> to this Preference.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b/>
                <w:bCs/>
                <w:color w:val="000000"/>
              </w:rPr>
            </w:pPr>
            <w:r>
              <w:rPr>
                <w:rFonts w:ascii="Helvetica" w:hAnsi="Helvetica"/>
                <w:b/>
                <w:bCs/>
                <w:color w:val="000000"/>
                <w:sz w:val="20"/>
                <w:szCs w:val="20"/>
                <w:shd w:val="clear" w:color="auto" w:fill="FFFFFF"/>
              </w:rPr>
              <w:t>Enable Card Selection</w:t>
            </w:r>
          </w:p>
        </w:tc>
        <w:tc>
          <w:tcPr>
            <w:tcW w:w="486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Merchants choice to enable /disable Card selection on the Site.</w:t>
            </w:r>
          </w:p>
        </w:tc>
        <w:tc>
          <w:tcPr>
            <w:tcW w:w="2970" w:type="dxa"/>
            <w:tcBorders>
              <w:top w:val="single" w:sz="8" w:space="0" w:color="4BACC6"/>
              <w:left w:val="nil"/>
              <w:bottom w:val="single" w:sz="8" w:space="0" w:color="4BACC6"/>
              <w:right w:val="single" w:sz="8" w:space="0" w:color="4BACC6"/>
            </w:tcBorders>
            <w:shd w:val="clear" w:color="auto" w:fill="auto"/>
            <w:vAlign w:val="center"/>
            <w:hideMark/>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Merchant Specific</w:t>
            </w:r>
            <w:r>
              <w:rPr>
                <w:rFonts w:ascii="Calibri" w:eastAsia="Times New Roman" w:hAnsi="Calibri" w:cs="Times New Roman"/>
                <w:color w:val="000000"/>
              </w:rPr>
              <w:t>:  Enable /Disable Card selection on the Site.</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CD397A" w:rsidRDefault="00C04461" w:rsidP="00B8144C">
            <w:pPr>
              <w:spacing w:after="0" w:line="240" w:lineRule="auto"/>
              <w:rPr>
                <w:rFonts w:ascii="Calibri" w:eastAsiaTheme="majorEastAsia" w:hAnsi="Calibri" w:cs="Times New Roman"/>
                <w:b/>
                <w:bCs/>
                <w:color w:val="000000"/>
              </w:rPr>
            </w:pPr>
            <w:r>
              <w:rPr>
                <w:rFonts w:ascii="Helvetica" w:hAnsi="Helvetica"/>
                <w:b/>
                <w:bCs/>
                <w:color w:val="000000"/>
                <w:sz w:val="20"/>
                <w:szCs w:val="20"/>
                <w:shd w:val="clear" w:color="auto" w:fill="FFFFFF"/>
              </w:rPr>
              <w:t>Worldpay</w:t>
            </w:r>
            <w:r w:rsidR="005315E8">
              <w:rPr>
                <w:rFonts w:ascii="Helvetica" w:hAnsi="Helvetica"/>
                <w:b/>
                <w:bCs/>
                <w:color w:val="000000"/>
                <w:sz w:val="20"/>
                <w:szCs w:val="20"/>
                <w:shd w:val="clear" w:color="auto" w:fill="FFFFFF"/>
              </w:rPr>
              <w:t xml:space="preserve"> Merchant Number</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w:t>
            </w:r>
            <w:r>
              <w:rPr>
                <w:rFonts w:ascii="Calibri" w:eastAsia="Times New Roman" w:hAnsi="Calibri" w:cs="Times New Roman"/>
                <w:color w:val="000000"/>
              </w:rPr>
              <w:t xml:space="preserve">a Merchant specific number provided by </w:t>
            </w:r>
            <w:r w:rsidR="00C04461">
              <w:rPr>
                <w:rFonts w:ascii="Calibri" w:eastAsia="Times New Roman" w:hAnsi="Calibri" w:cs="Times New Roman"/>
                <w:color w:val="000000"/>
              </w:rPr>
              <w:t>Worldpay</w:t>
            </w:r>
            <w:r w:rsidR="00E12FBF">
              <w:rPr>
                <w:rFonts w:ascii="Calibri" w:eastAsia="Times New Roman" w:hAnsi="Calibri" w:cs="Times New Roman"/>
                <w:color w:val="000000"/>
              </w:rPr>
              <w:t>;</w:t>
            </w:r>
            <w:r>
              <w:rPr>
                <w:rFonts w:ascii="Calibri" w:eastAsia="Times New Roman" w:hAnsi="Calibri" w:cs="Times New Roman"/>
                <w:color w:val="000000"/>
              </w:rPr>
              <w:t xml:space="preserve"> this </w:t>
            </w:r>
            <w:proofErr w:type="gramStart"/>
            <w:r>
              <w:rPr>
                <w:rFonts w:ascii="Calibri" w:eastAsia="Times New Roman" w:hAnsi="Calibri" w:cs="Times New Roman"/>
                <w:color w:val="000000"/>
              </w:rPr>
              <w:t>is sent</w:t>
            </w:r>
            <w:proofErr w:type="gramEnd"/>
            <w:r>
              <w:rPr>
                <w:rFonts w:ascii="Calibri" w:eastAsia="Times New Roman" w:hAnsi="Calibri" w:cs="Times New Roman"/>
                <w:color w:val="000000"/>
              </w:rPr>
              <w:t xml:space="preserve"> as a part of request </w:t>
            </w:r>
            <w:r w:rsidRPr="00EE14AA">
              <w:rPr>
                <w:rFonts w:ascii="Calibri" w:eastAsia="Times New Roman" w:hAnsi="Calibri" w:cs="Times New Roman"/>
                <w:color w:val="000000"/>
              </w:rPr>
              <w:t>for</w:t>
            </w:r>
            <w:r w:rsidR="005921E4">
              <w:rPr>
                <w:rFonts w:ascii="Calibri" w:eastAsia="Times New Roman" w:hAnsi="Calibri" w:cs="Times New Roman"/>
                <w:color w:val="000000"/>
              </w:rPr>
              <w:t xml:space="preserve"> SEPA</w:t>
            </w:r>
            <w:r>
              <w:rPr>
                <w:rFonts w:ascii="Calibri" w:eastAsia="Times New Roman" w:hAnsi="Calibri" w:cs="Times New Roman"/>
                <w:color w:val="000000"/>
              </w:rPr>
              <w:t>.</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5315E8"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5315E8" w:rsidRPr="00065E22" w:rsidRDefault="00C04461" w:rsidP="00B8144C">
            <w:pPr>
              <w:spacing w:after="0" w:line="240" w:lineRule="auto"/>
              <w:rPr>
                <w:rFonts w:ascii="Helvetica" w:hAnsi="Helvetica"/>
                <w:b/>
                <w:bCs/>
                <w:color w:val="000000"/>
                <w:sz w:val="20"/>
                <w:szCs w:val="20"/>
                <w:shd w:val="clear" w:color="auto" w:fill="FFFFFF"/>
              </w:rPr>
            </w:pPr>
            <w:r>
              <w:rPr>
                <w:rFonts w:ascii="Helvetica" w:hAnsi="Helvetica"/>
                <w:b/>
                <w:bCs/>
                <w:color w:val="000000"/>
                <w:sz w:val="20"/>
                <w:szCs w:val="20"/>
                <w:shd w:val="clear" w:color="auto" w:fill="FFFFFF"/>
              </w:rPr>
              <w:lastRenderedPageBreak/>
              <w:t>Worldpay</w:t>
            </w:r>
            <w:r w:rsidR="005315E8">
              <w:rPr>
                <w:rFonts w:ascii="Helvetica" w:hAnsi="Helvetica"/>
                <w:b/>
                <w:bCs/>
                <w:color w:val="000000"/>
                <w:sz w:val="20"/>
                <w:szCs w:val="20"/>
                <w:shd w:val="clear" w:color="auto" w:fill="FFFFFF"/>
              </w:rPr>
              <w:t xml:space="preserve"> </w:t>
            </w:r>
            <w:r w:rsidR="005921E4">
              <w:rPr>
                <w:rFonts w:ascii="Helvetica" w:hAnsi="Helvetica"/>
                <w:b/>
                <w:bCs/>
                <w:color w:val="000000"/>
                <w:sz w:val="20"/>
                <w:szCs w:val="20"/>
                <w:shd w:val="clear" w:color="auto" w:fill="FFFFFF"/>
              </w:rPr>
              <w:t xml:space="preserve">SEPA </w:t>
            </w:r>
            <w:r w:rsidR="005315E8">
              <w:rPr>
                <w:rFonts w:ascii="Helvetica" w:hAnsi="Helvetica"/>
                <w:b/>
                <w:bCs/>
                <w:color w:val="000000"/>
                <w:sz w:val="20"/>
                <w:szCs w:val="20"/>
                <w:shd w:val="clear" w:color="auto" w:fill="FFFFFF"/>
              </w:rPr>
              <w:t>Mandate Type</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5315E8" w:rsidRPr="00CD397A" w:rsidRDefault="005315E8" w:rsidP="00B8144C">
            <w:pPr>
              <w:spacing w:after="0" w:line="240" w:lineRule="auto"/>
              <w:rPr>
                <w:rFonts w:ascii="Calibri" w:eastAsia="Times New Roman" w:hAnsi="Calibri" w:cs="Times New Roman"/>
                <w:color w:val="000000"/>
              </w:rPr>
            </w:pPr>
            <w:r w:rsidRPr="00CD397A">
              <w:rPr>
                <w:rFonts w:ascii="Calibri" w:eastAsia="Times New Roman" w:hAnsi="Calibri" w:cs="Times New Roman"/>
                <w:color w:val="000000"/>
              </w:rPr>
              <w:t xml:space="preserve">This field represents the </w:t>
            </w:r>
            <w:r>
              <w:rPr>
                <w:rFonts w:ascii="Calibri" w:eastAsia="Times New Roman" w:hAnsi="Calibri" w:cs="Times New Roman"/>
                <w:color w:val="000000"/>
              </w:rPr>
              <w:t xml:space="preserve">Mandate type to </w:t>
            </w:r>
            <w:proofErr w:type="gramStart"/>
            <w:r>
              <w:rPr>
                <w:rFonts w:ascii="Calibri" w:eastAsia="Times New Roman" w:hAnsi="Calibri" w:cs="Times New Roman"/>
                <w:color w:val="000000"/>
              </w:rPr>
              <w:t>be sent</w:t>
            </w:r>
            <w:proofErr w:type="gramEnd"/>
            <w:r>
              <w:rPr>
                <w:rFonts w:ascii="Calibri" w:eastAsia="Times New Roman" w:hAnsi="Calibri" w:cs="Times New Roman"/>
                <w:color w:val="000000"/>
              </w:rPr>
              <w:t xml:space="preserve"> in the </w:t>
            </w:r>
            <w:r w:rsidR="005921E4">
              <w:rPr>
                <w:rFonts w:ascii="Calibri" w:eastAsia="Times New Roman" w:hAnsi="Calibri" w:cs="Times New Roman"/>
                <w:color w:val="000000"/>
              </w:rPr>
              <w:t xml:space="preserve">SEPA </w:t>
            </w:r>
            <w:r>
              <w:rPr>
                <w:rFonts w:ascii="Calibri" w:eastAsia="Times New Roman" w:hAnsi="Calibri" w:cs="Times New Roman"/>
                <w:color w:val="000000"/>
              </w:rPr>
              <w:t>request. (Default value ONE-OFF)</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5315E8" w:rsidRDefault="005315E8"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Merchant Specific – This represents the mandate type to be set for </w:t>
            </w:r>
            <w:r w:rsidR="005921E4">
              <w:rPr>
                <w:rFonts w:ascii="Calibri" w:eastAsia="Times New Roman" w:hAnsi="Calibri" w:cs="Times New Roman"/>
                <w:color w:val="000000"/>
              </w:rPr>
              <w:t xml:space="preserve">SEPA </w:t>
            </w:r>
            <w:r>
              <w:rPr>
                <w:rFonts w:ascii="Calibri" w:eastAsia="Times New Roman" w:hAnsi="Calibri" w:cs="Times New Roman"/>
                <w:color w:val="000000"/>
              </w:rPr>
              <w:t xml:space="preserve">request. The merchant can choose to set it either as ONE-OFF or RECURRING. </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5921E4" w:rsidRPr="00101866" w:rsidRDefault="005921E4" w:rsidP="00B8144C">
            <w:pPr>
              <w:spacing w:after="0" w:line="240" w:lineRule="auto"/>
              <w:rPr>
                <w:rFonts w:ascii="Calibri" w:eastAsiaTheme="majorEastAsia" w:hAnsi="Calibri" w:cs="Times New Roman"/>
                <w:b/>
                <w:bCs/>
                <w:color w:val="000000"/>
              </w:rPr>
            </w:pPr>
            <w:r w:rsidRPr="00101866">
              <w:rPr>
                <w:rFonts w:ascii="Calibri" w:eastAsiaTheme="majorEastAsia" w:hAnsi="Calibri" w:cs="Times New Roman"/>
                <w:b/>
                <w:bCs/>
                <w:color w:val="000000"/>
              </w:rPr>
              <w:t xml:space="preserve"> Worldpay Notification IP Addresses End</w:t>
            </w:r>
          </w:p>
          <w:p w:rsidR="00065E22" w:rsidRPr="00E12FBF" w:rsidRDefault="00065E22" w:rsidP="00B8144C">
            <w:pPr>
              <w:spacing w:after="0" w:line="240" w:lineRule="auto"/>
              <w:rPr>
                <w:rFonts w:ascii="Helvetica" w:hAnsi="Helvetica"/>
                <w:b/>
                <w:bCs/>
                <w:color w:val="000000"/>
                <w:sz w:val="20"/>
                <w:szCs w:val="20"/>
                <w:shd w:val="clear" w:color="auto" w:fill="FFFFFF"/>
              </w:rPr>
            </w:pP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last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065E22"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DAEEF3" w:themeFill="accent5" w:themeFillTint="33"/>
            <w:vAlign w:val="center"/>
          </w:tcPr>
          <w:p w:rsidR="00065E22" w:rsidRPr="00E12FBF" w:rsidRDefault="006E4740" w:rsidP="00B8144C">
            <w:pPr>
              <w:spacing w:after="0" w:line="240" w:lineRule="auto"/>
              <w:rPr>
                <w:rFonts w:ascii="Helvetica" w:hAnsi="Helvetica"/>
                <w:b/>
                <w:bCs/>
                <w:color w:val="000000"/>
                <w:sz w:val="20"/>
                <w:szCs w:val="20"/>
                <w:shd w:val="clear" w:color="auto" w:fill="FFFFFF"/>
              </w:rPr>
            </w:pPr>
            <w:r w:rsidRPr="00101866">
              <w:rPr>
                <w:rFonts w:ascii="Calibri" w:eastAsiaTheme="majorEastAsia" w:hAnsi="Calibri" w:cs="Times New Roman"/>
                <w:b/>
                <w:bCs/>
                <w:color w:val="000000"/>
              </w:rPr>
              <w:t>Worldpay</w:t>
            </w:r>
            <w:r w:rsidR="00065E22" w:rsidRPr="00101866">
              <w:rPr>
                <w:rFonts w:ascii="Calibri" w:eastAsiaTheme="majorEastAsia" w:hAnsi="Calibri" w:cs="Times New Roman"/>
                <w:b/>
                <w:bCs/>
                <w:color w:val="000000"/>
              </w:rPr>
              <w:t xml:space="preserve"> Notification IP Addresses Start</w:t>
            </w:r>
          </w:p>
        </w:tc>
        <w:tc>
          <w:tcPr>
            <w:tcW w:w="486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This field represents the </w:t>
            </w:r>
            <w:r w:rsidR="00C04461">
              <w:rPr>
                <w:rFonts w:ascii="Calibri" w:eastAsia="Times New Roman" w:hAnsi="Calibri" w:cs="Times New Roman"/>
                <w:color w:val="000000"/>
              </w:rPr>
              <w:t>Worldpay</w:t>
            </w:r>
            <w:r w:rsidRPr="00E12FBF">
              <w:rPr>
                <w:rFonts w:ascii="Calibri" w:eastAsia="Times New Roman" w:hAnsi="Calibri" w:cs="Times New Roman"/>
                <w:color w:val="000000"/>
              </w:rPr>
              <w:t xml:space="preserve"> IP Address range which send notification, first IP Address in range</w:t>
            </w:r>
          </w:p>
        </w:tc>
        <w:tc>
          <w:tcPr>
            <w:tcW w:w="2970" w:type="dxa"/>
            <w:tcBorders>
              <w:top w:val="single" w:sz="8" w:space="0" w:color="4BACC6"/>
              <w:left w:val="nil"/>
              <w:bottom w:val="single" w:sz="8" w:space="0" w:color="4BACC6"/>
              <w:right w:val="single" w:sz="8" w:space="0" w:color="4BACC6"/>
            </w:tcBorders>
            <w:shd w:val="clear" w:color="auto" w:fill="DAEEF3" w:themeFill="accent5" w:themeFillTint="33"/>
            <w:vAlign w:val="center"/>
          </w:tcPr>
          <w:p w:rsidR="00065E22" w:rsidRPr="00E12FBF" w:rsidRDefault="00065E22" w:rsidP="00B8144C">
            <w:pPr>
              <w:spacing w:after="0" w:line="240" w:lineRule="auto"/>
              <w:rPr>
                <w:rFonts w:ascii="Calibri" w:eastAsia="Times New Roman" w:hAnsi="Calibri" w:cs="Times New Roman"/>
                <w:color w:val="000000"/>
              </w:rPr>
            </w:pPr>
            <w:r w:rsidRPr="00E12FBF">
              <w:rPr>
                <w:rFonts w:ascii="Calibri" w:eastAsia="Times New Roman" w:hAnsi="Calibri" w:cs="Times New Roman"/>
                <w:color w:val="000000"/>
              </w:rPr>
              <w:t xml:space="preserve">Merchant Specific - Provided by </w:t>
            </w:r>
            <w:r w:rsidR="00C04461">
              <w:rPr>
                <w:rFonts w:ascii="Calibri" w:eastAsia="Times New Roman" w:hAnsi="Calibri" w:cs="Times New Roman"/>
                <w:color w:val="000000"/>
              </w:rPr>
              <w:t>Worldpay</w:t>
            </w:r>
          </w:p>
        </w:tc>
      </w:tr>
      <w:tr w:rsidR="00C16B26"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Helvetica" w:hAnsi="Helvetica"/>
                <w:b/>
                <w:bCs/>
                <w:color w:val="000000"/>
                <w:sz w:val="20"/>
                <w:szCs w:val="20"/>
                <w:shd w:val="clear" w:color="auto" w:fill="FFFFFF"/>
              </w:rPr>
            </w:pPr>
            <w:r w:rsidRPr="00FB7945">
              <w:rPr>
                <w:rFonts w:ascii="Helvetica" w:hAnsi="Helvetica"/>
                <w:b/>
                <w:bCs/>
                <w:color w:val="000000"/>
                <w:sz w:val="20"/>
                <w:szCs w:val="20"/>
                <w:shd w:val="clear" w:color="auto" w:fill="FFFFFF"/>
              </w:rPr>
              <w:t>Worldpay validate</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IP</w:t>
            </w:r>
            <w:r>
              <w:rPr>
                <w:rFonts w:ascii="Helvetica" w:hAnsi="Helvetica"/>
                <w:b/>
                <w:bCs/>
                <w:color w:val="000000"/>
                <w:sz w:val="20"/>
                <w:szCs w:val="20"/>
                <w:shd w:val="clear" w:color="auto" w:fill="FFFFFF"/>
              </w:rPr>
              <w:t xml:space="preserve"> </w:t>
            </w:r>
            <w:r w:rsidRPr="00FB7945">
              <w:rPr>
                <w:rFonts w:ascii="Helvetica" w:hAnsi="Helvetica"/>
                <w:b/>
                <w:bCs/>
                <w:color w:val="000000"/>
                <w:sz w:val="20"/>
                <w:szCs w:val="20"/>
                <w:shd w:val="clear" w:color="auto" w:fill="FFFFFF"/>
              </w:rPr>
              <w:t>Address</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Pr>
                <w:rFonts w:ascii="Calibri" w:eastAsia="Times New Roman" w:hAnsi="Calibri" w:cs="Times New Roman"/>
                <w:color w:val="000000"/>
              </w:rPr>
              <w:t>validate IP address</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C16B26" w:rsidRPr="00E12FBF" w:rsidRDefault="00C16B26"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B8144C" w:rsidRPr="00CD397A" w:rsidTr="00B8144C">
        <w:trPr>
          <w:trHeight w:val="1215"/>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B8144C" w:rsidRPr="00B8144C" w:rsidRDefault="00B8144C" w:rsidP="00B8144C">
            <w:pPr>
              <w:spacing w:after="0" w:line="240" w:lineRule="auto"/>
              <w:rPr>
                <w:rFonts w:ascii="Helvetica" w:hAnsi="Helvetica"/>
                <w:b/>
                <w:bCs/>
                <w:color w:val="000000"/>
                <w:sz w:val="20"/>
                <w:szCs w:val="20"/>
                <w:shd w:val="clear" w:color="auto" w:fill="FFFFFF"/>
              </w:rPr>
            </w:pPr>
            <w:r w:rsidRPr="00B8144C">
              <w:rPr>
                <w:rFonts w:ascii="Helvetica" w:hAnsi="Helvetica" w:cs="Helvetica"/>
                <w:b/>
                <w:color w:val="000000"/>
                <w:sz w:val="20"/>
                <w:szCs w:val="20"/>
                <w:shd w:val="clear" w:color="auto" w:fill="F2F2F2"/>
              </w:rPr>
              <w:t>CaptureServiceTrackingID</w:t>
            </w:r>
          </w:p>
        </w:tc>
        <w:tc>
          <w:tcPr>
            <w:tcW w:w="486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T</w:t>
            </w:r>
            <w:r w:rsidRPr="00503779">
              <w:rPr>
                <w:rFonts w:ascii="Calibri" w:eastAsia="Times New Roman" w:hAnsi="Calibri" w:cs="Times New Roman"/>
                <w:color w:val="000000"/>
              </w:rPr>
              <w:t xml:space="preserve">his field is set to true if merchant want to </w:t>
            </w:r>
            <w:r w:rsidRPr="00B8144C">
              <w:rPr>
                <w:rFonts w:ascii="Calibri" w:eastAsia="Times New Roman" w:hAnsi="Calibri" w:cs="Times New Roman"/>
                <w:color w:val="000000"/>
              </w:rPr>
              <w:t>Validates the order id and token upon match it will proceed for capture service initiation</w:t>
            </w:r>
            <w:r>
              <w:rPr>
                <w:rFonts w:ascii="Calibri" w:eastAsia="Times New Roman" w:hAnsi="Calibri" w:cs="Times New Roman"/>
                <w:color w:val="000000"/>
              </w:rPr>
              <w:t xml:space="preserve"> with tracking ID</w:t>
            </w:r>
          </w:p>
        </w:tc>
        <w:tc>
          <w:tcPr>
            <w:tcW w:w="2970" w:type="dxa"/>
            <w:tcBorders>
              <w:top w:val="single" w:sz="8" w:space="0" w:color="4BACC6"/>
              <w:left w:val="nil"/>
              <w:bottom w:val="single" w:sz="8" w:space="0" w:color="4BACC6"/>
              <w:right w:val="single" w:sz="8" w:space="0" w:color="4BACC6"/>
            </w:tcBorders>
            <w:shd w:val="clear" w:color="auto" w:fill="auto"/>
            <w:vAlign w:val="center"/>
          </w:tcPr>
          <w:p w:rsidR="00B8144C" w:rsidRDefault="00B8144C" w:rsidP="00B8144C">
            <w:pPr>
              <w:spacing w:after="0" w:line="240" w:lineRule="auto"/>
              <w:rPr>
                <w:rFonts w:ascii="Calibri" w:eastAsia="Times New Roman" w:hAnsi="Calibri" w:cs="Times New Roman"/>
                <w:color w:val="000000"/>
              </w:rPr>
            </w:pPr>
            <w:r>
              <w:rPr>
                <w:rFonts w:ascii="Calibri" w:eastAsia="Times New Roman" w:hAnsi="Calibri" w:cs="Times New Roman"/>
                <w:color w:val="000000"/>
              </w:rPr>
              <w:t>M</w:t>
            </w:r>
            <w:r w:rsidRPr="00503779">
              <w:rPr>
                <w:rFonts w:ascii="Calibri" w:eastAsia="Times New Roman" w:hAnsi="Calibri" w:cs="Times New Roman"/>
                <w:color w:val="000000"/>
              </w:rPr>
              <w:t>erchant Specific(Default value : false)</w:t>
            </w:r>
          </w:p>
        </w:tc>
      </w:tr>
      <w:tr w:rsidR="00C870D6" w:rsidRPr="00CD397A" w:rsidTr="00B8144C">
        <w:trPr>
          <w:trHeight w:val="1215"/>
          <w:ins w:id="99" w:author="Nishikant ." w:date="2019-01-28T12:54:00Z"/>
        </w:trPr>
        <w:tc>
          <w:tcPr>
            <w:tcW w:w="2080" w:type="dxa"/>
            <w:tcBorders>
              <w:top w:val="single" w:sz="8" w:space="0" w:color="4BACC6"/>
              <w:left w:val="single" w:sz="8" w:space="0" w:color="4BACC6"/>
              <w:bottom w:val="single" w:sz="8" w:space="0" w:color="4BACC6"/>
              <w:right w:val="single" w:sz="8" w:space="0" w:color="4BACC6"/>
            </w:tcBorders>
            <w:shd w:val="clear" w:color="auto" w:fill="auto"/>
            <w:vAlign w:val="center"/>
          </w:tcPr>
          <w:p w:rsidR="00C870D6" w:rsidRPr="00B8144C" w:rsidRDefault="00C870D6" w:rsidP="00B8144C">
            <w:pPr>
              <w:spacing w:after="0" w:line="240" w:lineRule="auto"/>
              <w:rPr>
                <w:ins w:id="100" w:author="Nishikant ." w:date="2019-01-28T12:54:00Z"/>
                <w:rFonts w:ascii="Helvetica" w:hAnsi="Helvetica" w:cs="Helvetica"/>
                <w:b/>
                <w:color w:val="000000"/>
                <w:sz w:val="20"/>
                <w:szCs w:val="20"/>
                <w:shd w:val="clear" w:color="auto" w:fill="F2F2F2"/>
              </w:rPr>
            </w:pPr>
            <w:ins w:id="101" w:author="Nishikant ." w:date="2019-01-28T12:54:00Z">
              <w:r>
                <w:rPr>
                  <w:rFonts w:ascii="Helvetica" w:hAnsi="Helvetica" w:cs="Helvetica"/>
                  <w:b/>
                  <w:color w:val="000000"/>
                  <w:sz w:val="20"/>
                  <w:szCs w:val="20"/>
                  <w:shd w:val="clear" w:color="auto" w:fill="F2F2F2"/>
                </w:rPr>
                <w:t>Enable Stored Credentials</w:t>
              </w:r>
            </w:ins>
          </w:p>
        </w:tc>
        <w:tc>
          <w:tcPr>
            <w:tcW w:w="4860" w:type="dxa"/>
            <w:tcBorders>
              <w:top w:val="single" w:sz="8" w:space="0" w:color="4BACC6"/>
              <w:left w:val="nil"/>
              <w:bottom w:val="single" w:sz="8" w:space="0" w:color="4BACC6"/>
              <w:right w:val="single" w:sz="8" w:space="0" w:color="4BACC6"/>
            </w:tcBorders>
            <w:shd w:val="clear" w:color="auto" w:fill="auto"/>
            <w:vAlign w:val="center"/>
          </w:tcPr>
          <w:p w:rsidR="00C870D6" w:rsidRDefault="00C870D6" w:rsidP="00B8144C">
            <w:pPr>
              <w:spacing w:after="0" w:line="240" w:lineRule="auto"/>
              <w:rPr>
                <w:ins w:id="102" w:author="Nishikant ." w:date="2019-01-28T12:54:00Z"/>
                <w:rFonts w:ascii="Calibri" w:eastAsia="Times New Roman" w:hAnsi="Calibri" w:cs="Times New Roman"/>
                <w:color w:val="000000"/>
              </w:rPr>
            </w:pPr>
            <w:ins w:id="103" w:author="Nishikant ." w:date="2019-01-28T12:55:00Z">
              <w:r>
                <w:rPr>
                  <w:rFonts w:ascii="Calibri" w:eastAsia="Times New Roman" w:hAnsi="Calibri" w:cs="Times New Roman"/>
                  <w:color w:val="000000"/>
                </w:rPr>
                <w:t xml:space="preserve">This field is set to true </w:t>
              </w:r>
              <w:r w:rsidRPr="00C870D6">
                <w:rPr>
                  <w:rFonts w:ascii="Calibri" w:eastAsia="Times New Roman" w:hAnsi="Calibri" w:cs="Times New Roman"/>
                  <w:color w:val="000000"/>
                </w:rPr>
                <w:t>to comply with scheme mandates for storing (and subsequently using) card payment credentials for cardholder and merchant-initiated transactions.</w:t>
              </w:r>
            </w:ins>
          </w:p>
        </w:tc>
        <w:tc>
          <w:tcPr>
            <w:tcW w:w="2970" w:type="dxa"/>
            <w:tcBorders>
              <w:top w:val="single" w:sz="8" w:space="0" w:color="4BACC6"/>
              <w:left w:val="nil"/>
              <w:bottom w:val="single" w:sz="8" w:space="0" w:color="4BACC6"/>
              <w:right w:val="single" w:sz="8" w:space="0" w:color="4BACC6"/>
            </w:tcBorders>
            <w:shd w:val="clear" w:color="auto" w:fill="auto"/>
            <w:vAlign w:val="center"/>
          </w:tcPr>
          <w:p w:rsidR="00C870D6" w:rsidRDefault="00C870D6" w:rsidP="00B8144C">
            <w:pPr>
              <w:spacing w:after="0" w:line="240" w:lineRule="auto"/>
              <w:rPr>
                <w:ins w:id="104" w:author="Nishikant ." w:date="2019-01-28T12:54:00Z"/>
                <w:rFonts w:ascii="Calibri" w:eastAsia="Times New Roman" w:hAnsi="Calibri" w:cs="Times New Roman"/>
                <w:color w:val="000000"/>
              </w:rPr>
            </w:pPr>
            <w:ins w:id="105" w:author="Nishikant ." w:date="2019-01-28T12:56:00Z">
              <w:r>
                <w:rPr>
                  <w:rFonts w:ascii="Calibri" w:eastAsia="Times New Roman" w:hAnsi="Calibri" w:cs="Times New Roman"/>
                  <w:color w:val="000000"/>
                </w:rPr>
                <w:t>Default value : false</w:t>
              </w:r>
            </w:ins>
          </w:p>
        </w:tc>
      </w:tr>
    </w:tbl>
    <w:p w:rsidR="00911A29" w:rsidRDefault="00911A29" w:rsidP="00335E09"/>
    <w:p w:rsidR="00DA60F6" w:rsidRPr="00B63D8A" w:rsidRDefault="00BA19AA" w:rsidP="00B63D8A">
      <w:pPr>
        <w:pStyle w:val="Heading3"/>
        <w:keepNext/>
        <w:keepLines/>
        <w:numPr>
          <w:ilvl w:val="2"/>
          <w:numId w:val="47"/>
        </w:numPr>
        <w:pBdr>
          <w:bottom w:val="none" w:sz="0" w:space="0" w:color="auto"/>
        </w:pBdr>
        <w:spacing w:line="276" w:lineRule="auto"/>
        <w:ind w:left="1764"/>
        <w:rPr>
          <w:i w:val="0"/>
          <w:sz w:val="24"/>
          <w:szCs w:val="24"/>
        </w:rPr>
      </w:pPr>
      <w:bookmarkStart w:id="106" w:name="_Toc8306042"/>
      <w:r w:rsidRPr="00B63D8A">
        <w:rPr>
          <w:i w:val="0"/>
          <w:sz w:val="24"/>
          <w:szCs w:val="24"/>
        </w:rPr>
        <w:t xml:space="preserve">Create </w:t>
      </w:r>
      <w:r w:rsidR="00C04461" w:rsidRPr="00B63D8A">
        <w:rPr>
          <w:i w:val="0"/>
          <w:sz w:val="24"/>
          <w:szCs w:val="24"/>
        </w:rPr>
        <w:t>Worldpay</w:t>
      </w:r>
      <w:r w:rsidRPr="00B63D8A">
        <w:rPr>
          <w:i w:val="0"/>
          <w:sz w:val="24"/>
          <w:szCs w:val="24"/>
        </w:rPr>
        <w:t xml:space="preserve"> Payment Proces</w:t>
      </w:r>
      <w:r w:rsidR="008E511A" w:rsidRPr="00B63D8A">
        <w:rPr>
          <w:i w:val="0"/>
          <w:sz w:val="24"/>
          <w:szCs w:val="24"/>
        </w:rPr>
        <w:t>sor</w:t>
      </w:r>
      <w:bookmarkEnd w:id="106"/>
    </w:p>
    <w:p w:rsidR="00DA60F6" w:rsidRDefault="00DA60F6" w:rsidP="00DA60F6">
      <w:pPr>
        <w:ind w:left="1080"/>
      </w:pPr>
      <w:r>
        <w:t xml:space="preserve">Before you can import any actual payment method for </w:t>
      </w:r>
      <w:r w:rsidR="00C04461">
        <w:t>Worldpay</w:t>
      </w:r>
      <w:r>
        <w:t>, you need to create the payment processor to handle this payment method. In order to do this, follow the instructions below:</w:t>
      </w:r>
    </w:p>
    <w:p w:rsidR="00DA60F6" w:rsidRDefault="00DA60F6" w:rsidP="00AF39B6">
      <w:pPr>
        <w:pStyle w:val="ListParagraph"/>
        <w:numPr>
          <w:ilvl w:val="0"/>
          <w:numId w:val="21"/>
        </w:numPr>
        <w:ind w:left="1800"/>
      </w:pPr>
      <w:r>
        <w:t xml:space="preserve">In Business </w:t>
      </w:r>
      <w:proofErr w:type="gramStart"/>
      <w:r>
        <w:t>Manager</w:t>
      </w:r>
      <w:proofErr w:type="gramEnd"/>
      <w:r>
        <w:t xml:space="preserve"> navigate to </w:t>
      </w:r>
      <w:r w:rsidR="00C222DB">
        <w:rPr>
          <w:i/>
          <w:u w:val="single"/>
        </w:rPr>
        <w:t>MobileFirst</w:t>
      </w:r>
      <w:r w:rsidR="00C222DB" w:rsidRPr="00D713AD">
        <w:rPr>
          <w:i/>
          <w:u w:val="single"/>
        </w:rPr>
        <w:t xml:space="preserve"> </w:t>
      </w:r>
      <w:r w:rsidRPr="00D713AD">
        <w:rPr>
          <w:i/>
          <w:u w:val="single"/>
        </w:rPr>
        <w:t>Site</w:t>
      </w:r>
      <w:r w:rsidR="00B82229" w:rsidRPr="00B82229">
        <w:rPr>
          <w:i/>
          <w:u w:val="single"/>
        </w:rPr>
        <w:sym w:font="Wingdings" w:char="F0E0"/>
      </w:r>
      <w:r w:rsidR="00B82229">
        <w:rPr>
          <w:i/>
          <w:u w:val="single"/>
        </w:rPr>
        <w:t>Merchant Tools</w:t>
      </w:r>
      <w:r>
        <w:t xml:space="preserve"> </w:t>
      </w:r>
      <w:r w:rsidRPr="00F91CD1">
        <w:rPr>
          <w:i/>
          <w:u w:val="single"/>
        </w:rPr>
        <w:sym w:font="Wingdings" w:char="F0E0"/>
      </w:r>
      <w:r w:rsidRPr="00F91CD1">
        <w:rPr>
          <w:i/>
          <w:u w:val="single"/>
        </w:rPr>
        <w:t xml:space="preserve"> Ordering </w:t>
      </w:r>
      <w:r w:rsidRPr="00F91CD1">
        <w:rPr>
          <w:i/>
          <w:u w:val="single"/>
        </w:rPr>
        <w:sym w:font="Wingdings" w:char="F0E0"/>
      </w:r>
      <w:r w:rsidRPr="00F91CD1">
        <w:rPr>
          <w:i/>
          <w:u w:val="single"/>
        </w:rPr>
        <w:t xml:space="preserve"> Payment Processors</w:t>
      </w:r>
      <w:r>
        <w:t>.</w:t>
      </w:r>
    </w:p>
    <w:p w:rsidR="00DA60F6" w:rsidRDefault="00DA60F6" w:rsidP="00AF39B6">
      <w:pPr>
        <w:pStyle w:val="ListParagraph"/>
        <w:numPr>
          <w:ilvl w:val="0"/>
          <w:numId w:val="21"/>
        </w:numPr>
        <w:ind w:left="1800"/>
      </w:pPr>
      <w:r>
        <w:t xml:space="preserve">Click on the </w:t>
      </w:r>
      <w:r w:rsidRPr="00157759">
        <w:rPr>
          <w:u w:val="single"/>
        </w:rPr>
        <w:t>new</w:t>
      </w:r>
      <w:r>
        <w:t xml:space="preserve"> button to create a new Payment Processor.</w:t>
      </w:r>
    </w:p>
    <w:p w:rsidR="00DA60F6" w:rsidRDefault="00DA60F6" w:rsidP="00AF39B6">
      <w:pPr>
        <w:pStyle w:val="ListParagraph"/>
        <w:numPr>
          <w:ilvl w:val="0"/>
          <w:numId w:val="21"/>
        </w:numPr>
        <w:ind w:left="1800"/>
      </w:pPr>
      <w:r>
        <w:t xml:space="preserve">Enter ID: </w:t>
      </w:r>
      <w:r w:rsidR="00C04461">
        <w:rPr>
          <w:b/>
        </w:rPr>
        <w:t>Worldpay</w:t>
      </w:r>
      <w:r>
        <w:t xml:space="preserve"> and then click the </w:t>
      </w:r>
      <w:r w:rsidRPr="00157759">
        <w:rPr>
          <w:u w:val="single"/>
        </w:rPr>
        <w:t>apply</w:t>
      </w:r>
      <w:r>
        <w:t xml:space="preserve"> button.</w:t>
      </w:r>
    </w:p>
    <w:p w:rsidR="00DA60F6" w:rsidRDefault="00987E53" w:rsidP="00DA60F6">
      <w:pPr>
        <w:ind w:left="1440"/>
      </w:pPr>
      <w:r>
        <w:rPr>
          <w:noProof/>
        </w:rPr>
        <w:lastRenderedPageBreak/>
        <w:drawing>
          <wp:inline distT="0" distB="0" distL="0" distR="0" wp14:anchorId="637AA481" wp14:editId="7305C253">
            <wp:extent cx="5362476" cy="2576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0319" cy="2579914"/>
                    </a:xfrm>
                    <a:prstGeom prst="rect">
                      <a:avLst/>
                    </a:prstGeom>
                  </pic:spPr>
                </pic:pic>
              </a:graphicData>
            </a:graphic>
          </wp:inline>
        </w:drawing>
      </w:r>
    </w:p>
    <w:p w:rsidR="00DA60F6" w:rsidRPr="00197EA0" w:rsidRDefault="00DA60F6" w:rsidP="00DA60F6">
      <w:pPr>
        <w:ind w:left="1440"/>
        <w:jc w:val="center"/>
      </w:pPr>
      <w:r>
        <w:t>Fig: 2.3</w:t>
      </w:r>
    </w:p>
    <w:p w:rsidR="00DA60F6" w:rsidRPr="00B63D8A" w:rsidRDefault="00733EA6" w:rsidP="00B63D8A">
      <w:pPr>
        <w:pStyle w:val="Heading3"/>
        <w:keepNext/>
        <w:keepLines/>
        <w:numPr>
          <w:ilvl w:val="2"/>
          <w:numId w:val="47"/>
        </w:numPr>
        <w:pBdr>
          <w:bottom w:val="none" w:sz="0" w:space="0" w:color="auto"/>
        </w:pBdr>
        <w:spacing w:line="276" w:lineRule="auto"/>
        <w:ind w:left="1764"/>
        <w:rPr>
          <w:i w:val="0"/>
          <w:sz w:val="24"/>
          <w:szCs w:val="24"/>
        </w:rPr>
      </w:pPr>
      <w:bookmarkStart w:id="107" w:name="_Toc8306043"/>
      <w:r w:rsidRPr="00B63D8A">
        <w:rPr>
          <w:i w:val="0"/>
          <w:sz w:val="24"/>
          <w:szCs w:val="24"/>
        </w:rPr>
        <w:t xml:space="preserve">Importing </w:t>
      </w:r>
      <w:r w:rsidR="00C04461" w:rsidRPr="00B63D8A">
        <w:rPr>
          <w:i w:val="0"/>
          <w:sz w:val="24"/>
          <w:szCs w:val="24"/>
        </w:rPr>
        <w:t>Worldpay</w:t>
      </w:r>
      <w:r w:rsidRPr="00B63D8A">
        <w:rPr>
          <w:i w:val="0"/>
          <w:sz w:val="24"/>
          <w:szCs w:val="24"/>
        </w:rPr>
        <w:t xml:space="preserve"> Payment Methods</w:t>
      </w:r>
      <w:bookmarkEnd w:id="107"/>
    </w:p>
    <w:p w:rsidR="00DA60F6" w:rsidRDefault="00DA60F6" w:rsidP="00DA60F6">
      <w:pPr>
        <w:ind w:left="1080"/>
      </w:pPr>
      <w:r>
        <w:t xml:space="preserve">In the integration package, a payment method definition </w:t>
      </w:r>
      <w:proofErr w:type="gramStart"/>
      <w:r>
        <w:t>is provided</w:t>
      </w:r>
      <w:proofErr w:type="gramEnd"/>
      <w:r>
        <w:t xml:space="preserve"> in the </w:t>
      </w:r>
      <w:r w:rsidR="00B82229" w:rsidRPr="00C75E15">
        <w:rPr>
          <w:u w:val="single"/>
        </w:rPr>
        <w:t>worldpay_paymentmethods</w:t>
      </w:r>
      <w:r w:rsidR="00B82229" w:rsidRPr="00C75E15" w:rsidDel="00B82229">
        <w:rPr>
          <w:u w:val="single"/>
        </w:rPr>
        <w:t xml:space="preserve"> </w:t>
      </w:r>
      <w:r w:rsidRPr="00B82229">
        <w:rPr>
          <w:u w:val="single"/>
        </w:rPr>
        <w:t>.xml</w:t>
      </w:r>
      <w:r w:rsidRPr="0081748A">
        <w:t xml:space="preserve"> file</w:t>
      </w:r>
      <w:r>
        <w:t xml:space="preserve">. All import files </w:t>
      </w:r>
      <w:proofErr w:type="gramStart"/>
      <w:r w:rsidRPr="00161868">
        <w:t>can be found</w:t>
      </w:r>
      <w:proofErr w:type="gramEnd"/>
      <w:r w:rsidRPr="00161868">
        <w:t xml:space="preserve"> in </w:t>
      </w:r>
      <w:r>
        <w:t>the</w:t>
      </w:r>
      <w:r w:rsidRPr="00161868">
        <w:t xml:space="preserve"> </w:t>
      </w:r>
      <w:r w:rsidR="007A4C01">
        <w:t>import folder within the</w:t>
      </w:r>
      <w:r>
        <w:t xml:space="preserve"> cartridge</w:t>
      </w:r>
      <w:r w:rsidR="007A4C01">
        <w:t xml:space="preserve"> installation pack</w:t>
      </w:r>
      <w:r>
        <w:t xml:space="preserve">. To import this </w:t>
      </w:r>
      <w:r w:rsidR="00C2491C">
        <w:t>file,</w:t>
      </w:r>
      <w:r>
        <w:t xml:space="preserve"> follow the instructions below:</w:t>
      </w:r>
    </w:p>
    <w:p w:rsidR="00DA60F6" w:rsidRDefault="00DA60F6" w:rsidP="00AF39B6">
      <w:pPr>
        <w:pStyle w:val="ListParagraph"/>
        <w:numPr>
          <w:ilvl w:val="0"/>
          <w:numId w:val="22"/>
        </w:numPr>
        <w:ind w:left="1800"/>
      </w:pPr>
      <w:r>
        <w:t xml:space="preserve">In Business </w:t>
      </w:r>
      <w:proofErr w:type="gramStart"/>
      <w:r>
        <w:t>Manager</w:t>
      </w:r>
      <w:proofErr w:type="gramEnd"/>
      <w:r>
        <w:t xml:space="preserve"> navigate to </w:t>
      </w:r>
      <w:r w:rsidR="00BB0DBB">
        <w:rPr>
          <w:i/>
          <w:u w:val="single"/>
        </w:rPr>
        <w:t>MobileFirst</w:t>
      </w:r>
      <w:r w:rsidR="00BB0DBB" w:rsidRPr="00D713AD">
        <w:rPr>
          <w:i/>
          <w:u w:val="single"/>
        </w:rPr>
        <w:t xml:space="preserve"> </w:t>
      </w:r>
      <w:r w:rsidRPr="00D713AD">
        <w:rPr>
          <w:i/>
          <w:u w:val="single"/>
        </w:rPr>
        <w:t>Site</w:t>
      </w:r>
      <w:r w:rsidR="00B82229" w:rsidRPr="00B82229">
        <w:rPr>
          <w:i/>
          <w:u w:val="single"/>
        </w:rPr>
        <w:sym w:font="Wingdings" w:char="F0E0"/>
      </w:r>
      <w:r>
        <w:t xml:space="preserve"> </w:t>
      </w:r>
      <w:r w:rsidR="00B82229" w:rsidRPr="00C75E15">
        <w:rPr>
          <w:u w:val="single"/>
        </w:rPr>
        <w:t>Merchant Tools</w:t>
      </w:r>
      <w:r w:rsidRPr="00F91CD1">
        <w:rPr>
          <w:i/>
          <w:u w:val="single"/>
        </w:rPr>
        <w:sym w:font="Wingdings" w:char="F0E0"/>
      </w:r>
      <w:r w:rsidRPr="00F91CD1">
        <w:rPr>
          <w:i/>
          <w:u w:val="single"/>
        </w:rPr>
        <w:t xml:space="preserve"> Ordering</w:t>
      </w:r>
      <w:r>
        <w:rPr>
          <w:i/>
          <w:u w:val="single"/>
        </w:rPr>
        <w:t xml:space="preserve"> </w:t>
      </w:r>
      <w:r w:rsidRPr="0081748A">
        <w:rPr>
          <w:i/>
          <w:u w:val="single"/>
        </w:rPr>
        <w:sym w:font="Wingdings" w:char="F0E0"/>
      </w:r>
      <w:r>
        <w:rPr>
          <w:i/>
          <w:u w:val="single"/>
        </w:rPr>
        <w:t xml:space="preserve"> Import &amp; Export</w:t>
      </w:r>
      <w:r>
        <w:t>.</w:t>
      </w:r>
    </w:p>
    <w:p w:rsidR="00DA60F6" w:rsidRDefault="00DA60F6" w:rsidP="00AF39B6">
      <w:pPr>
        <w:pStyle w:val="ListParagraph"/>
        <w:numPr>
          <w:ilvl w:val="0"/>
          <w:numId w:val="22"/>
        </w:numPr>
        <w:ind w:left="1800"/>
      </w:pPr>
      <w:r>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DA60F6" w:rsidRDefault="00DA60F6" w:rsidP="00AF39B6">
      <w:pPr>
        <w:pStyle w:val="ListParagraph"/>
        <w:numPr>
          <w:ilvl w:val="0"/>
          <w:numId w:val="22"/>
        </w:numPr>
        <w:ind w:left="1800"/>
      </w:pPr>
      <w:r>
        <w:t xml:space="preserve">After the file has been uploaded click on the </w:t>
      </w:r>
      <w:r w:rsidRPr="00C54B4A">
        <w:rPr>
          <w:u w:val="single"/>
        </w:rPr>
        <w:t>back</w:t>
      </w:r>
      <w:r>
        <w:t xml:space="preserve"> button. In the Payment Methods area, click on the </w:t>
      </w:r>
      <w:r w:rsidRPr="00C54B4A">
        <w:rPr>
          <w:u w:val="single"/>
        </w:rPr>
        <w:t>Import</w:t>
      </w:r>
      <w:r>
        <w:t xml:space="preserve"> button.</w:t>
      </w:r>
    </w:p>
    <w:p w:rsidR="00DA60F6" w:rsidRDefault="00DA60F6" w:rsidP="00AF39B6">
      <w:pPr>
        <w:pStyle w:val="ListParagraph"/>
        <w:numPr>
          <w:ilvl w:val="0"/>
          <w:numId w:val="22"/>
        </w:numPr>
        <w:ind w:left="1800"/>
      </w:pPr>
      <w:r>
        <w:t xml:space="preserve">Select the file you just uploaded and click on the </w:t>
      </w:r>
      <w:r w:rsidRPr="00C54B4A">
        <w:rPr>
          <w:u w:val="single"/>
        </w:rPr>
        <w:t>Next</w:t>
      </w:r>
      <w:r>
        <w:t xml:space="preserve"> button.</w:t>
      </w:r>
    </w:p>
    <w:p w:rsidR="00DA60F6" w:rsidRDefault="00DA60F6" w:rsidP="00AF39B6">
      <w:pPr>
        <w:pStyle w:val="ListParagraph"/>
        <w:numPr>
          <w:ilvl w:val="0"/>
          <w:numId w:val="22"/>
        </w:numPr>
        <w:ind w:left="1800"/>
      </w:pPr>
      <w:r>
        <w:t xml:space="preserve">After the file is successfully validated click on the </w:t>
      </w:r>
      <w:r w:rsidRPr="00C54B4A">
        <w:rPr>
          <w:u w:val="single"/>
        </w:rPr>
        <w:t>Next</w:t>
      </w:r>
      <w:r>
        <w:t xml:space="preserve"> button.</w:t>
      </w:r>
    </w:p>
    <w:p w:rsidR="00DA60F6" w:rsidRDefault="00DA60F6" w:rsidP="00AF39B6">
      <w:pPr>
        <w:pStyle w:val="ListParagraph"/>
        <w:numPr>
          <w:ilvl w:val="0"/>
          <w:numId w:val="22"/>
        </w:numPr>
        <w:ind w:left="1800"/>
      </w:pPr>
      <w:r>
        <w:t xml:space="preserve">Make sure REPLACE </w:t>
      </w:r>
      <w:proofErr w:type="gramStart"/>
      <w:r>
        <w:t>is selected</w:t>
      </w:r>
      <w:proofErr w:type="gramEnd"/>
      <w:r>
        <w:t xml:space="preserve"> and click on the </w:t>
      </w:r>
      <w:r w:rsidRPr="00E56B13">
        <w:t>Import</w:t>
      </w:r>
      <w:r>
        <w:t xml:space="preserve"> button.</w:t>
      </w:r>
    </w:p>
    <w:p w:rsidR="00F21563" w:rsidRPr="00CF3010" w:rsidRDefault="00DA60F6" w:rsidP="00F21563">
      <w:pPr>
        <w:pStyle w:val="ListParagraph"/>
        <w:numPr>
          <w:ilvl w:val="0"/>
          <w:numId w:val="22"/>
        </w:numPr>
        <w:ind w:left="1800"/>
      </w:pPr>
      <w:r>
        <w:t xml:space="preserve">Navigate to </w:t>
      </w:r>
      <w:r w:rsidR="000D593B" w:rsidRPr="00C75E15">
        <w:rPr>
          <w:u w:val="single"/>
        </w:rPr>
        <w:t xml:space="preserve">MobileFirst </w:t>
      </w:r>
      <w:r w:rsidRPr="00C75E15">
        <w:rPr>
          <w:u w:val="single"/>
        </w:rPr>
        <w:t>Site</w:t>
      </w:r>
      <w:r w:rsidR="00B82229" w:rsidRPr="00C75E15">
        <w:rPr>
          <w:u w:val="single"/>
        </w:rPr>
        <w:sym w:font="Wingdings" w:char="F0E0"/>
      </w:r>
      <w:r w:rsidR="00B82229" w:rsidRPr="00C75E15">
        <w:rPr>
          <w:u w:val="single"/>
        </w:rPr>
        <w:t xml:space="preserve"> Merchant Tools</w:t>
      </w:r>
      <w:r w:rsidRPr="00C75E15">
        <w:rPr>
          <w:u w:val="single"/>
        </w:rPr>
        <w:t xml:space="preserve"> </w:t>
      </w:r>
      <w:r w:rsidRPr="00C75E15">
        <w:rPr>
          <w:u w:val="single"/>
        </w:rPr>
        <w:sym w:font="Wingdings" w:char="F0E0"/>
      </w:r>
      <w:r w:rsidRPr="00C75E15">
        <w:rPr>
          <w:u w:val="single"/>
        </w:rPr>
        <w:t xml:space="preserve"> Ordering</w:t>
      </w:r>
      <w:r w:rsidRPr="00C75E15">
        <w:rPr>
          <w:u w:val="single"/>
        </w:rPr>
        <w:sym w:font="Wingdings" w:char="F0E0"/>
      </w:r>
      <w:r w:rsidRPr="00C75E15">
        <w:rPr>
          <w:u w:val="single"/>
        </w:rPr>
        <w:t xml:space="preserve"> Payment Methods.</w:t>
      </w:r>
    </w:p>
    <w:p w:rsidR="00933B4A" w:rsidRDefault="00DA60F6" w:rsidP="00E56B13">
      <w:pPr>
        <w:pStyle w:val="ListParagraph"/>
        <w:numPr>
          <w:ilvl w:val="0"/>
          <w:numId w:val="22"/>
        </w:numPr>
        <w:ind w:left="1800"/>
      </w:pPr>
      <w:r>
        <w:t>Enable the Payment Method</w:t>
      </w:r>
      <w:r w:rsidR="00933B4A">
        <w:t xml:space="preserve"> under</w:t>
      </w:r>
      <w:r w:rsidR="001C1B79">
        <w:t xml:space="preserve"> </w:t>
      </w:r>
      <w:r w:rsidR="001C1B79">
        <w:rPr>
          <w:b/>
          <w:u w:val="single"/>
        </w:rPr>
        <w:t>Ordering -&gt; Payment Methods</w:t>
      </w:r>
      <w:r w:rsidR="00933B4A" w:rsidRPr="00B6182F">
        <w:rPr>
          <w:b/>
          <w:u w:val="single"/>
        </w:rPr>
        <w:t xml:space="preserve"> section</w:t>
      </w:r>
      <w:r>
        <w:t xml:space="preserve"> that needs to </w:t>
      </w:r>
      <w:proofErr w:type="gramStart"/>
      <w:r>
        <w:t>be activated</w:t>
      </w:r>
      <w:proofErr w:type="gramEnd"/>
      <w:r>
        <w:t xml:space="preserve">. Repeat these steps for all the Payment Methods that </w:t>
      </w:r>
      <w:proofErr w:type="gramStart"/>
      <w:r>
        <w:t>are required to be supported</w:t>
      </w:r>
      <w:proofErr w:type="gramEnd"/>
      <w:r>
        <w:t xml:space="preserve"> on the site.</w:t>
      </w:r>
      <w:r w:rsidRPr="00D10991">
        <w:t xml:space="preserve"> </w:t>
      </w:r>
      <w:r>
        <w:t>(Refer to Fig: 2.4)</w:t>
      </w:r>
    </w:p>
    <w:p w:rsidR="00EB1DE8" w:rsidRDefault="00112081" w:rsidP="00EB1DE8">
      <w:pPr>
        <w:ind w:left="708" w:firstLine="708"/>
      </w:pPr>
      <w:r>
        <w:t>Set below custom attributes of Payment method as provided by merchant:</w:t>
      </w:r>
      <w:r w:rsidR="00DB2FA5">
        <w:t xml:space="preserve"> (Refer to </w:t>
      </w:r>
      <w:r w:rsidR="00F21563">
        <w:t>Fig:</w:t>
      </w:r>
      <w:r w:rsidR="00DB2FA5">
        <w:t xml:space="preserve"> 2.5)</w:t>
      </w:r>
    </w:p>
    <w:tbl>
      <w:tblPr>
        <w:tblStyle w:val="TableGrid"/>
        <w:tblW w:w="0" w:type="auto"/>
        <w:tblInd w:w="1800" w:type="dxa"/>
        <w:tblLook w:val="04A0" w:firstRow="1" w:lastRow="0" w:firstColumn="1" w:lastColumn="0" w:noHBand="0" w:noVBand="1"/>
      </w:tblPr>
      <w:tblGrid>
        <w:gridCol w:w="2151"/>
        <w:gridCol w:w="5785"/>
      </w:tblGrid>
      <w:tr w:rsidR="00430592" w:rsidTr="00430592">
        <w:tc>
          <w:tcPr>
            <w:tcW w:w="2178" w:type="dxa"/>
          </w:tcPr>
          <w:p w:rsidR="00430592" w:rsidRPr="00DB2FA5" w:rsidRDefault="00430592" w:rsidP="00430592">
            <w:pPr>
              <w:rPr>
                <w:b/>
              </w:rPr>
            </w:pPr>
            <w:r w:rsidRPr="00DB2FA5">
              <w:rPr>
                <w:b/>
              </w:rPr>
              <w:t>Custom Attribute</w:t>
            </w:r>
          </w:p>
        </w:tc>
        <w:tc>
          <w:tcPr>
            <w:tcW w:w="5984" w:type="dxa"/>
          </w:tcPr>
          <w:p w:rsidR="00430592" w:rsidRPr="00DB2FA5" w:rsidRDefault="00430592" w:rsidP="00430592">
            <w:pPr>
              <w:rPr>
                <w:b/>
              </w:rPr>
            </w:pPr>
            <w:r w:rsidRPr="00DB2FA5">
              <w:rPr>
                <w:b/>
              </w:rPr>
              <w:t>Description</w:t>
            </w:r>
          </w:p>
        </w:tc>
      </w:tr>
      <w:tr w:rsidR="00430592" w:rsidTr="00430592">
        <w:tc>
          <w:tcPr>
            <w:tcW w:w="2178" w:type="dxa"/>
          </w:tcPr>
          <w:p w:rsidR="00430592" w:rsidRDefault="00430592" w:rsidP="00430592">
            <w:r>
              <w:t>Merchant Code</w:t>
            </w:r>
          </w:p>
        </w:tc>
        <w:tc>
          <w:tcPr>
            <w:tcW w:w="5984" w:type="dxa"/>
          </w:tcPr>
          <w:p w:rsidR="00430592" w:rsidRDefault="00430592" w:rsidP="00430592">
            <w:r w:rsidRPr="00430592">
              <w:t>This field represents the  hex code provided by merc</w:t>
            </w:r>
            <w:r>
              <w:t>hant</w:t>
            </w:r>
          </w:p>
        </w:tc>
      </w:tr>
      <w:tr w:rsidR="00430592" w:rsidTr="00430592">
        <w:tc>
          <w:tcPr>
            <w:tcW w:w="2178" w:type="dxa"/>
          </w:tcPr>
          <w:p w:rsidR="00430592" w:rsidRDefault="00430592" w:rsidP="00430592">
            <w:r>
              <w:t>User Name</w:t>
            </w:r>
          </w:p>
        </w:tc>
        <w:tc>
          <w:tcPr>
            <w:tcW w:w="5984" w:type="dxa"/>
          </w:tcPr>
          <w:p w:rsidR="00430592" w:rsidRDefault="00430592" w:rsidP="00430592">
            <w:r w:rsidRPr="00430592">
              <w:t>This field represents the  username provided by merchant</w:t>
            </w:r>
          </w:p>
        </w:tc>
      </w:tr>
      <w:tr w:rsidR="00430592" w:rsidTr="00AA5044">
        <w:tc>
          <w:tcPr>
            <w:tcW w:w="2178" w:type="dxa"/>
            <w:shd w:val="clear" w:color="auto" w:fill="DAEEF3" w:themeFill="accent5" w:themeFillTint="33"/>
          </w:tcPr>
          <w:p w:rsidR="00430592" w:rsidRPr="00AA5044" w:rsidRDefault="00430592" w:rsidP="00430592">
            <w:r w:rsidRPr="00AA5044">
              <w:t>Type</w:t>
            </w:r>
          </w:p>
        </w:tc>
        <w:tc>
          <w:tcPr>
            <w:tcW w:w="5984" w:type="dxa"/>
            <w:shd w:val="clear" w:color="auto" w:fill="DAEEF3" w:themeFill="accent5" w:themeFillTint="33"/>
          </w:tcPr>
          <w:p w:rsidR="00430592" w:rsidRPr="00AA5044" w:rsidRDefault="00430592" w:rsidP="00430592">
            <w:r w:rsidRPr="00AA5044">
              <w:t xml:space="preserve">Select the </w:t>
            </w:r>
            <w:r w:rsidRPr="00AA5044">
              <w:rPr>
                <w:u w:val="single"/>
              </w:rPr>
              <w:t>Payment Method</w:t>
            </w:r>
            <w:r w:rsidRPr="00AA5044">
              <w:t xml:space="preserve"> Type to </w:t>
            </w:r>
            <w:r w:rsidRPr="00AA5044">
              <w:rPr>
                <w:u w:val="single"/>
              </w:rPr>
              <w:t>DIRECT/REDIRECT</w:t>
            </w:r>
            <w:r w:rsidRPr="00AA5044">
              <w:t xml:space="preserve"> as per the one that needs to </w:t>
            </w:r>
            <w:proofErr w:type="gramStart"/>
            <w:r w:rsidRPr="00AA5044">
              <w:t>be supported</w:t>
            </w:r>
            <w:proofErr w:type="gramEnd"/>
            <w:r w:rsidRPr="00AA5044">
              <w:t xml:space="preserve"> on the merchant site. (Refer to Fig: 2.5)</w:t>
            </w:r>
          </w:p>
          <w:p w:rsidR="00430592" w:rsidRPr="00AA5044" w:rsidRDefault="00430592" w:rsidP="00430592"/>
        </w:tc>
      </w:tr>
      <w:tr w:rsidR="00430592" w:rsidTr="00430592">
        <w:tc>
          <w:tcPr>
            <w:tcW w:w="2178" w:type="dxa"/>
          </w:tcPr>
          <w:p w:rsidR="00430592" w:rsidRDefault="00430592" w:rsidP="00430592">
            <w:r>
              <w:t>Password</w:t>
            </w:r>
          </w:p>
        </w:tc>
        <w:tc>
          <w:tcPr>
            <w:tcW w:w="5984" w:type="dxa"/>
          </w:tcPr>
          <w:p w:rsidR="00430592" w:rsidRDefault="00430592" w:rsidP="00430592">
            <w:r w:rsidRPr="00430592">
              <w:t>This field represents the  password provided by merchant</w:t>
            </w:r>
          </w:p>
        </w:tc>
      </w:tr>
      <w:tr w:rsidR="00430592" w:rsidTr="00430592">
        <w:tc>
          <w:tcPr>
            <w:tcW w:w="2178" w:type="dxa"/>
          </w:tcPr>
          <w:p w:rsidR="00430592" w:rsidRDefault="00430592" w:rsidP="00430592">
            <w:r>
              <w:lastRenderedPageBreak/>
              <w:t>Days after which Order expires</w:t>
            </w:r>
          </w:p>
        </w:tc>
        <w:tc>
          <w:tcPr>
            <w:tcW w:w="5984" w:type="dxa"/>
          </w:tcPr>
          <w:p w:rsidR="00430592" w:rsidRDefault="00E56B13" w:rsidP="00430592">
            <w:r>
              <w:t>Configure the number of days after which the Order should be cleaned up</w:t>
            </w:r>
          </w:p>
        </w:tc>
      </w:tr>
      <w:tr w:rsidR="00430592" w:rsidTr="00430592">
        <w:tc>
          <w:tcPr>
            <w:tcW w:w="2178" w:type="dxa"/>
          </w:tcPr>
          <w:p w:rsidR="00430592" w:rsidRDefault="00A42F38" w:rsidP="00430592">
            <w:r>
              <w:t xml:space="preserve">SEPA </w:t>
            </w:r>
            <w:r w:rsidR="00430592">
              <w:t>mandate number</w:t>
            </w:r>
          </w:p>
        </w:tc>
        <w:tc>
          <w:tcPr>
            <w:tcW w:w="5984" w:type="dxa"/>
          </w:tcPr>
          <w:p w:rsidR="00430592" w:rsidRDefault="00430592" w:rsidP="00101866">
            <w:r w:rsidRPr="00430592">
              <w:t>This will be part of mandate type for</w:t>
            </w:r>
            <w:r w:rsidR="00A42F38">
              <w:t xml:space="preserve"> SEPA</w:t>
            </w:r>
            <w:r w:rsidRPr="00430592">
              <w:t>.</w:t>
            </w:r>
          </w:p>
        </w:tc>
      </w:tr>
      <w:tr w:rsidR="00DF5257" w:rsidTr="00430592">
        <w:tc>
          <w:tcPr>
            <w:tcW w:w="2178" w:type="dxa"/>
          </w:tcPr>
          <w:p w:rsidR="00DF5257" w:rsidRDefault="00DF5257" w:rsidP="00430592">
            <w:r>
              <w:t>HPP CustomOptions JSON</w:t>
            </w:r>
          </w:p>
        </w:tc>
        <w:tc>
          <w:tcPr>
            <w:tcW w:w="5984" w:type="dxa"/>
          </w:tcPr>
          <w:p w:rsidR="00DF5257" w:rsidRDefault="00DF5257" w:rsidP="00430592">
            <w:r>
              <w:t xml:space="preserve">This would only be populated in case of payment method as “Credit Card Redirect” where merchant defines </w:t>
            </w:r>
            <w:proofErr w:type="gramStart"/>
            <w:r>
              <w:t>JSON which</w:t>
            </w:r>
            <w:proofErr w:type="gramEnd"/>
            <w:r>
              <w:t xml:space="preserve"> determines the type as iframe/lightbox in which Hosted Payment Page appears on Merchant site.</w:t>
            </w:r>
          </w:p>
          <w:p w:rsidR="00DF5257" w:rsidRPr="00430592" w:rsidRDefault="00DF5257" w:rsidP="00430592">
            <w:r>
              <w:t xml:space="preserve">Default Value is blank represent </w:t>
            </w:r>
            <w:r w:rsidR="00C04461">
              <w:t>Worldpay</w:t>
            </w:r>
            <w:r>
              <w:t xml:space="preserve"> redirection page appears</w:t>
            </w:r>
          </w:p>
        </w:tc>
      </w:tr>
      <w:tr w:rsidR="00A42F38" w:rsidTr="00430592">
        <w:tc>
          <w:tcPr>
            <w:tcW w:w="2178" w:type="dxa"/>
          </w:tcPr>
          <w:p w:rsidR="00A42F38" w:rsidRDefault="00FC04AD" w:rsidP="00430592">
            <w:r>
              <w:t>Worldpay Statement Narrative</w:t>
            </w:r>
          </w:p>
        </w:tc>
        <w:tc>
          <w:tcPr>
            <w:tcW w:w="5984" w:type="dxa"/>
          </w:tcPr>
          <w:p w:rsidR="00A42F38" w:rsidRDefault="00A42F38" w:rsidP="00430592"/>
        </w:tc>
      </w:tr>
    </w:tbl>
    <w:p w:rsidR="00DA60F6" w:rsidRPr="00FE1ACC" w:rsidRDefault="00DA60F6" w:rsidP="002801B0"/>
    <w:p w:rsidR="00DA60F6" w:rsidRDefault="00DA60F6" w:rsidP="003E51B1">
      <w:pPr>
        <w:pStyle w:val="ListParagraph"/>
        <w:ind w:left="1080"/>
      </w:pPr>
      <w:r>
        <w:rPr>
          <w:noProof/>
        </w:rPr>
        <w:drawing>
          <wp:inline distT="0" distB="0" distL="0" distR="0" wp14:anchorId="3EFCE5B6" wp14:editId="07053ED4">
            <wp:extent cx="5339751" cy="17770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57777" cy="1783040"/>
                    </a:xfrm>
                    <a:prstGeom prst="rect">
                      <a:avLst/>
                    </a:prstGeom>
                  </pic:spPr>
                </pic:pic>
              </a:graphicData>
            </a:graphic>
          </wp:inline>
        </w:drawing>
      </w:r>
    </w:p>
    <w:p w:rsidR="00DA60F6" w:rsidRDefault="00DA60F6" w:rsidP="00DA60F6">
      <w:pPr>
        <w:ind w:left="1080"/>
        <w:jc w:val="center"/>
      </w:pPr>
      <w:r>
        <w:t>Fig: 2.4</w:t>
      </w:r>
    </w:p>
    <w:p w:rsidR="00112081" w:rsidRDefault="00DB2FA5" w:rsidP="002801B0">
      <w:pPr>
        <w:ind w:left="1080"/>
        <w:jc w:val="center"/>
      </w:pPr>
      <w:r>
        <w:rPr>
          <w:noProof/>
        </w:rPr>
        <w:drawing>
          <wp:inline distT="0" distB="0" distL="0" distR="0" wp14:anchorId="6F47F7F8" wp14:editId="3700E4B3">
            <wp:extent cx="5397190" cy="186225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5134" cy="1864995"/>
                    </a:xfrm>
                    <a:prstGeom prst="rect">
                      <a:avLst/>
                    </a:prstGeom>
                  </pic:spPr>
                </pic:pic>
              </a:graphicData>
            </a:graphic>
          </wp:inline>
        </w:drawing>
      </w:r>
      <w:r w:rsidR="002801B0">
        <w:t>Fig: 2.5</w:t>
      </w:r>
    </w:p>
    <w:p w:rsidR="00917733" w:rsidRDefault="00CF7C38" w:rsidP="00B761DF">
      <w:pPr>
        <w:pStyle w:val="ListParagraph"/>
        <w:numPr>
          <w:ilvl w:val="0"/>
          <w:numId w:val="33"/>
        </w:numPr>
        <w:jc w:val="both"/>
      </w:pPr>
      <w:r w:rsidRPr="00D23092">
        <w:t xml:space="preserve">Once the payment methods </w:t>
      </w:r>
      <w:proofErr w:type="gramStart"/>
      <w:r w:rsidRPr="00D23092">
        <w:t>are added and enabled successfully</w:t>
      </w:r>
      <w:proofErr w:type="gramEnd"/>
      <w:r w:rsidRPr="00D23092">
        <w:t xml:space="preserve">, update credit or debit card </w:t>
      </w:r>
      <w:r w:rsidR="00D23092" w:rsidRPr="00D23092">
        <w:t>details as</w:t>
      </w:r>
      <w:r w:rsidRPr="00D23092">
        <w:t xml:space="preserve"> provided by merchant under Payment method-&gt; Credit/Debit Cards section</w:t>
      </w:r>
      <w:r w:rsidR="00D23092" w:rsidRPr="00D23092">
        <w:t>.</w:t>
      </w:r>
      <w:r w:rsidR="00D23092">
        <w:rPr>
          <w:b/>
          <w:bCs/>
          <w:i/>
        </w:rPr>
        <w:t xml:space="preserve"> </w:t>
      </w:r>
      <w:r w:rsidR="00D23092">
        <w:t xml:space="preserve">Enable the credit/debit card under </w:t>
      </w:r>
      <w:r w:rsidR="00D23092">
        <w:rPr>
          <w:b/>
          <w:u w:val="single"/>
        </w:rPr>
        <w:t>Credit/Debit Cards S</w:t>
      </w:r>
      <w:r w:rsidR="00D23092" w:rsidRPr="00F21563">
        <w:rPr>
          <w:b/>
          <w:u w:val="single"/>
        </w:rPr>
        <w:t>ection</w:t>
      </w:r>
      <w:r w:rsidR="00D23092">
        <w:t xml:space="preserve"> that needs to </w:t>
      </w:r>
      <w:proofErr w:type="gramStart"/>
      <w:r w:rsidR="00D23092">
        <w:t>be activated</w:t>
      </w:r>
      <w:proofErr w:type="gramEnd"/>
      <w:r w:rsidR="00D23092">
        <w:t xml:space="preserve">. </w:t>
      </w:r>
      <w:r w:rsidR="00DF5257" w:rsidRPr="00DF5257">
        <w:t>Ensure custom attribute named “</w:t>
      </w:r>
      <w:r w:rsidR="00C04461">
        <w:t>Worldpay</w:t>
      </w:r>
      <w:r w:rsidR="00DF5257" w:rsidRPr="00DF5257">
        <w:t xml:space="preserve"> Card Type” is populated for all active cards with corresponding </w:t>
      </w:r>
      <w:r w:rsidR="00C04461">
        <w:t>Worldpay</w:t>
      </w:r>
      <w:r w:rsidR="00DF5257" w:rsidRPr="00DF5257">
        <w:t xml:space="preserve"> type </w:t>
      </w:r>
      <w:proofErr w:type="gramStart"/>
      <w:r w:rsidR="00DF5257" w:rsidRPr="00DF5257">
        <w:t>like</w:t>
      </w:r>
      <w:proofErr w:type="gramEnd"/>
      <w:r w:rsidR="00DF5257" w:rsidRPr="00DF5257">
        <w:t xml:space="preserve"> for VISA it is “VISA-SSL”.</w:t>
      </w:r>
      <w:r w:rsidR="00DF5257">
        <w:t xml:space="preserve"> </w:t>
      </w:r>
      <w:r w:rsidR="00D23092">
        <w:t xml:space="preserve">Repeat these steps for all the cards that </w:t>
      </w:r>
      <w:proofErr w:type="gramStart"/>
      <w:r w:rsidR="00D23092">
        <w:t>are required to be supported</w:t>
      </w:r>
      <w:proofErr w:type="gramEnd"/>
      <w:r w:rsidR="00D23092">
        <w:t xml:space="preserve"> on the site.</w:t>
      </w:r>
      <w:r w:rsidR="00D23092" w:rsidRPr="00D10991">
        <w:t xml:space="preserve"> </w:t>
      </w:r>
      <w:r w:rsidR="00D23092">
        <w:t>(Refer to Fig: 2.</w:t>
      </w:r>
      <w:r w:rsidR="00063391">
        <w:t>6</w:t>
      </w:r>
      <w:r w:rsidR="00D23092">
        <w:t>)</w:t>
      </w:r>
    </w:p>
    <w:p w:rsidR="00917733" w:rsidRDefault="00917733" w:rsidP="00917733">
      <w:pPr>
        <w:ind w:left="1416"/>
      </w:pPr>
      <w:r>
        <w:t>Set below card details of Payment method as provided by merchant. All these fields are optional (Refer to Fig: 2.</w:t>
      </w:r>
      <w:r w:rsidR="00E56B13">
        <w:t>6</w:t>
      </w:r>
      <w:r>
        <w:t>)</w:t>
      </w:r>
    </w:p>
    <w:tbl>
      <w:tblPr>
        <w:tblStyle w:val="TableGrid"/>
        <w:tblW w:w="0" w:type="auto"/>
        <w:tblInd w:w="1428" w:type="dxa"/>
        <w:tblLook w:val="04A0" w:firstRow="1" w:lastRow="0" w:firstColumn="1" w:lastColumn="0" w:noHBand="0" w:noVBand="1"/>
      </w:tblPr>
      <w:tblGrid>
        <w:gridCol w:w="4125"/>
        <w:gridCol w:w="4183"/>
      </w:tblGrid>
      <w:tr w:rsidR="00917733" w:rsidTr="00917733">
        <w:tc>
          <w:tcPr>
            <w:tcW w:w="4981" w:type="dxa"/>
          </w:tcPr>
          <w:p w:rsidR="00917733" w:rsidRPr="00027629" w:rsidRDefault="00917733" w:rsidP="00917733">
            <w:pPr>
              <w:pStyle w:val="ListParagraph"/>
              <w:ind w:left="0"/>
              <w:rPr>
                <w:b/>
              </w:rPr>
            </w:pPr>
            <w:r w:rsidRPr="00027629">
              <w:rPr>
                <w:b/>
              </w:rPr>
              <w:lastRenderedPageBreak/>
              <w:t>Card Attribute</w:t>
            </w:r>
          </w:p>
        </w:tc>
        <w:tc>
          <w:tcPr>
            <w:tcW w:w="4981" w:type="dxa"/>
          </w:tcPr>
          <w:p w:rsidR="00917733" w:rsidRPr="00027629" w:rsidRDefault="00027629" w:rsidP="00917733">
            <w:pPr>
              <w:pStyle w:val="ListParagraph"/>
              <w:ind w:left="0"/>
              <w:rPr>
                <w:b/>
              </w:rPr>
            </w:pPr>
            <w:r w:rsidRPr="00027629">
              <w:rPr>
                <w:b/>
              </w:rPr>
              <w:t>Description</w:t>
            </w:r>
          </w:p>
        </w:tc>
      </w:tr>
      <w:tr w:rsidR="00917733" w:rsidTr="00917733">
        <w:tc>
          <w:tcPr>
            <w:tcW w:w="4981" w:type="dxa"/>
          </w:tcPr>
          <w:p w:rsidR="00917733" w:rsidRDefault="00917733" w:rsidP="00917733">
            <w:pPr>
              <w:pStyle w:val="ListParagraph"/>
              <w:ind w:left="0"/>
            </w:pPr>
            <w:r w:rsidRPr="00917733">
              <w:t>Security Code Length</w:t>
            </w:r>
          </w:p>
        </w:tc>
        <w:tc>
          <w:tcPr>
            <w:tcW w:w="4981" w:type="dxa"/>
          </w:tcPr>
          <w:p w:rsidR="00917733" w:rsidRDefault="00917733" w:rsidP="00917733">
            <w:pPr>
              <w:pStyle w:val="ListParagraph"/>
              <w:ind w:left="0"/>
            </w:pPr>
            <w:r w:rsidRPr="00917733">
              <w:t>This field represents maximum length of security code for card type</w:t>
            </w:r>
          </w:p>
        </w:tc>
      </w:tr>
      <w:tr w:rsidR="00917733" w:rsidTr="00917733">
        <w:tc>
          <w:tcPr>
            <w:tcW w:w="4981" w:type="dxa"/>
          </w:tcPr>
          <w:p w:rsidR="00917733" w:rsidRDefault="00917733" w:rsidP="00917733">
            <w:pPr>
              <w:pStyle w:val="ListParagraph"/>
              <w:ind w:left="0"/>
            </w:pPr>
            <w:r w:rsidRPr="00917733">
              <w:t>Card Number Verification</w:t>
            </w:r>
          </w:p>
        </w:tc>
        <w:tc>
          <w:tcPr>
            <w:tcW w:w="4981" w:type="dxa"/>
          </w:tcPr>
          <w:p w:rsidR="00917733" w:rsidRDefault="00917733" w:rsidP="00917733">
            <w:pPr>
              <w:pStyle w:val="ListParagraph"/>
              <w:ind w:left="0"/>
            </w:pPr>
            <w:r w:rsidRPr="00917733">
              <w:t>This field represents maximum length of CVV  for card type</w:t>
            </w:r>
          </w:p>
        </w:tc>
      </w:tr>
      <w:tr w:rsidR="000073D4" w:rsidTr="00917733">
        <w:tc>
          <w:tcPr>
            <w:tcW w:w="4981" w:type="dxa"/>
          </w:tcPr>
          <w:p w:rsidR="000073D4" w:rsidRPr="00917733" w:rsidRDefault="000073D4" w:rsidP="00917733">
            <w:pPr>
              <w:pStyle w:val="ListParagraph"/>
              <w:ind w:left="0"/>
            </w:pPr>
            <w:r w:rsidRPr="000073D4">
              <w:t>Card Number Length</w:t>
            </w:r>
          </w:p>
        </w:tc>
        <w:tc>
          <w:tcPr>
            <w:tcW w:w="4981" w:type="dxa"/>
          </w:tcPr>
          <w:p w:rsidR="000073D4" w:rsidRPr="00917733" w:rsidRDefault="000073D4" w:rsidP="00917733">
            <w:pPr>
              <w:pStyle w:val="ListParagraph"/>
              <w:ind w:left="0"/>
            </w:pPr>
            <w:r w:rsidRPr="000073D4">
              <w:t>This field represents maximum length of card number(range between 13-16) for card type</w:t>
            </w:r>
          </w:p>
        </w:tc>
      </w:tr>
      <w:tr w:rsidR="000073D4" w:rsidTr="00917733">
        <w:tc>
          <w:tcPr>
            <w:tcW w:w="4981" w:type="dxa"/>
          </w:tcPr>
          <w:p w:rsidR="000073D4" w:rsidRPr="00917733" w:rsidRDefault="000073D4" w:rsidP="00917733">
            <w:pPr>
              <w:pStyle w:val="ListParagraph"/>
              <w:ind w:left="0"/>
            </w:pPr>
            <w:r w:rsidRPr="000073D4">
              <w:t>Checksum Verification</w:t>
            </w:r>
          </w:p>
        </w:tc>
        <w:tc>
          <w:tcPr>
            <w:tcW w:w="4981" w:type="dxa"/>
          </w:tcPr>
          <w:p w:rsidR="000073D4" w:rsidRPr="00917733" w:rsidRDefault="000073D4" w:rsidP="00917733">
            <w:pPr>
              <w:pStyle w:val="ListParagraph"/>
              <w:ind w:left="0"/>
            </w:pPr>
            <w:r w:rsidRPr="000073D4">
              <w:t>This field is set to True if merchant wants to verify the card details</w:t>
            </w:r>
          </w:p>
        </w:tc>
      </w:tr>
      <w:tr w:rsidR="000073D4" w:rsidTr="00917733">
        <w:tc>
          <w:tcPr>
            <w:tcW w:w="4981" w:type="dxa"/>
          </w:tcPr>
          <w:p w:rsidR="000073D4" w:rsidRPr="00917733" w:rsidRDefault="006E4740" w:rsidP="00917733">
            <w:pPr>
              <w:pStyle w:val="ListParagraph"/>
              <w:ind w:left="0"/>
            </w:pPr>
            <w:r>
              <w:t>Worldpay</w:t>
            </w:r>
            <w:r w:rsidR="000073D4" w:rsidRPr="000073D4">
              <w:t xml:space="preserve"> Card Type</w:t>
            </w:r>
          </w:p>
        </w:tc>
        <w:tc>
          <w:tcPr>
            <w:tcW w:w="4981" w:type="dxa"/>
          </w:tcPr>
          <w:p w:rsidR="000073D4" w:rsidRPr="00917733" w:rsidRDefault="000073D4" w:rsidP="00E56B13">
            <w:pPr>
              <w:pStyle w:val="ListParagraph"/>
              <w:ind w:left="0"/>
            </w:pPr>
            <w:r w:rsidRPr="000073D4">
              <w:t xml:space="preserve">This field represents the card type </w:t>
            </w:r>
            <w:r w:rsidR="00E56B13">
              <w:t xml:space="preserve">in </w:t>
            </w:r>
            <w:r w:rsidR="00C04461">
              <w:t>Worldpay</w:t>
            </w:r>
            <w:r w:rsidR="00E56B13" w:rsidRPr="00DF5257">
              <w:t xml:space="preserve"> like for VISA it is “VISA-SSL”</w:t>
            </w:r>
          </w:p>
        </w:tc>
      </w:tr>
    </w:tbl>
    <w:p w:rsidR="00917733" w:rsidRDefault="00917733" w:rsidP="00917733">
      <w:pPr>
        <w:pStyle w:val="ListParagraph"/>
        <w:ind w:left="1428"/>
      </w:pPr>
    </w:p>
    <w:p w:rsidR="00972EB5" w:rsidRDefault="00E56B13" w:rsidP="000548CF">
      <w:pPr>
        <w:pStyle w:val="ListParagraph"/>
        <w:ind w:left="708"/>
      </w:pPr>
      <w:r>
        <w:rPr>
          <w:noProof/>
        </w:rPr>
        <w:drawing>
          <wp:inline distT="0" distB="0" distL="0" distR="0" wp14:anchorId="38526764" wp14:editId="4C55424A">
            <wp:extent cx="6181725" cy="3981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3981450"/>
                    </a:xfrm>
                    <a:prstGeom prst="rect">
                      <a:avLst/>
                    </a:prstGeom>
                    <a:noFill/>
                    <a:ln>
                      <a:noFill/>
                    </a:ln>
                  </pic:spPr>
                </pic:pic>
              </a:graphicData>
            </a:graphic>
          </wp:inline>
        </w:drawing>
      </w:r>
    </w:p>
    <w:p w:rsidR="00112081" w:rsidRPr="00826737" w:rsidRDefault="00826737" w:rsidP="00D64C48">
      <w:pPr>
        <w:rPr>
          <w:bCs/>
        </w:rPr>
      </w:pPr>
      <w:r>
        <w:rPr>
          <w:bCs/>
        </w:rPr>
        <w:tab/>
      </w:r>
      <w:r>
        <w:rPr>
          <w:bCs/>
        </w:rPr>
        <w:tab/>
      </w:r>
      <w:r>
        <w:rPr>
          <w:bCs/>
        </w:rPr>
        <w:tab/>
      </w:r>
      <w:r>
        <w:rPr>
          <w:bCs/>
        </w:rPr>
        <w:tab/>
      </w:r>
      <w:r w:rsidRPr="00826737">
        <w:t>Fig: 2.6</w:t>
      </w:r>
    </w:p>
    <w:p w:rsidR="00112081" w:rsidRPr="00826737" w:rsidRDefault="00972EB5" w:rsidP="00E56B13">
      <w:pPr>
        <w:rPr>
          <w:b/>
          <w:i/>
        </w:rPr>
      </w:pPr>
      <w:r>
        <w:tab/>
      </w:r>
      <w:r>
        <w:tab/>
      </w:r>
    </w:p>
    <w:p w:rsidR="00DA60F6" w:rsidRPr="00B63D8A" w:rsidRDefault="00112081" w:rsidP="00B63D8A">
      <w:pPr>
        <w:pStyle w:val="Heading3"/>
        <w:keepNext/>
        <w:keepLines/>
        <w:numPr>
          <w:ilvl w:val="2"/>
          <w:numId w:val="47"/>
        </w:numPr>
        <w:pBdr>
          <w:bottom w:val="none" w:sz="0" w:space="0" w:color="auto"/>
        </w:pBdr>
        <w:spacing w:line="276" w:lineRule="auto"/>
        <w:ind w:left="1764"/>
        <w:rPr>
          <w:i w:val="0"/>
          <w:sz w:val="24"/>
          <w:szCs w:val="24"/>
        </w:rPr>
      </w:pPr>
      <w:bookmarkStart w:id="108" w:name="_Toc8306044"/>
      <w:r w:rsidRPr="00B63D8A">
        <w:rPr>
          <w:i w:val="0"/>
          <w:sz w:val="24"/>
          <w:szCs w:val="24"/>
        </w:rPr>
        <w:t>I</w:t>
      </w:r>
      <w:r w:rsidR="009E60ED" w:rsidRPr="00B63D8A">
        <w:rPr>
          <w:i w:val="0"/>
          <w:sz w:val="24"/>
          <w:szCs w:val="24"/>
        </w:rPr>
        <w:t>mporting Job</w:t>
      </w:r>
      <w:bookmarkEnd w:id="108"/>
    </w:p>
    <w:p w:rsidR="00DA60F6" w:rsidRDefault="00DA60F6" w:rsidP="00DA60F6">
      <w:pPr>
        <w:ind w:left="1080"/>
      </w:pPr>
      <w:r>
        <w:t xml:space="preserve">In the integration package, a job definition </w:t>
      </w:r>
      <w:proofErr w:type="gramStart"/>
      <w:r>
        <w:t>is provided</w:t>
      </w:r>
      <w:proofErr w:type="gramEnd"/>
      <w:r>
        <w:t xml:space="preserve"> in the </w:t>
      </w:r>
      <w:r w:rsidR="00A0607B" w:rsidRPr="00A0607B">
        <w:rPr>
          <w:u w:val="single"/>
        </w:rPr>
        <w:t>worldpay_</w:t>
      </w:r>
      <w:r w:rsidR="00D005A3">
        <w:rPr>
          <w:u w:val="single"/>
        </w:rPr>
        <w:t>jobs</w:t>
      </w:r>
      <w:r w:rsidR="00A0607B">
        <w:rPr>
          <w:u w:val="single"/>
        </w:rPr>
        <w:t>.</w:t>
      </w:r>
      <w:r w:rsidR="00D005A3" w:rsidRPr="006B3D95">
        <w:rPr>
          <w:u w:val="single"/>
        </w:rPr>
        <w:t>xml</w:t>
      </w:r>
      <w:r w:rsidRPr="0081748A">
        <w:t xml:space="preserve"> file</w:t>
      </w:r>
      <w:r>
        <w:t xml:space="preserve">. All import files </w:t>
      </w:r>
      <w:proofErr w:type="gramStart"/>
      <w:r w:rsidR="008464A6">
        <w:t>are placed</w:t>
      </w:r>
      <w:proofErr w:type="gramEnd"/>
      <w:r w:rsidRPr="00161868">
        <w:t xml:space="preserve"> in </w:t>
      </w:r>
      <w:r>
        <w:t>the</w:t>
      </w:r>
      <w:r w:rsidRPr="00161868">
        <w:t xml:space="preserve"> </w:t>
      </w:r>
      <w:r>
        <w:t>import folder within the cartridge</w:t>
      </w:r>
      <w:r w:rsidR="00D005A3">
        <w:t xml:space="preserve"> installation pack</w:t>
      </w:r>
      <w:r>
        <w:t xml:space="preserve">. To import this </w:t>
      </w:r>
      <w:r w:rsidR="00BB0B70">
        <w:t>file,</w:t>
      </w:r>
      <w:r>
        <w:t xml:space="preserve"> follow the instructions below:</w:t>
      </w:r>
    </w:p>
    <w:p w:rsidR="00DA60F6" w:rsidRDefault="00DA60F6" w:rsidP="00AF39B6">
      <w:pPr>
        <w:pStyle w:val="ListParagraph"/>
        <w:numPr>
          <w:ilvl w:val="0"/>
          <w:numId w:val="26"/>
        </w:numPr>
        <w:ind w:left="1800"/>
      </w:pPr>
      <w:r>
        <w:t xml:space="preserve">In Business </w:t>
      </w:r>
      <w:proofErr w:type="gramStart"/>
      <w:r>
        <w:t>Manager</w:t>
      </w:r>
      <w:proofErr w:type="gramEnd"/>
      <w:r>
        <w:t xml:space="preserve"> navigate to </w:t>
      </w:r>
      <w:r w:rsidRPr="00775DED">
        <w:rPr>
          <w:i/>
          <w:u w:val="single"/>
        </w:rPr>
        <w:t>Administration</w:t>
      </w:r>
      <w:r w:rsidRPr="00F91CD1">
        <w:rPr>
          <w:i/>
          <w:u w:val="single"/>
        </w:rPr>
        <w:sym w:font="Wingdings" w:char="F0E0"/>
      </w:r>
      <w:r w:rsidRPr="00775DED">
        <w:t xml:space="preserve"> </w:t>
      </w:r>
      <w:r w:rsidRPr="00775DED">
        <w:rPr>
          <w:i/>
          <w:u w:val="single"/>
        </w:rPr>
        <w:t>Operations</w:t>
      </w:r>
      <w:r w:rsidRPr="00F91CD1">
        <w:rPr>
          <w:i/>
          <w:u w:val="single"/>
        </w:rPr>
        <w:sym w:font="Wingdings" w:char="F0E0"/>
      </w:r>
      <w:r w:rsidRPr="00775DED">
        <w:t xml:space="preserve"> </w:t>
      </w:r>
      <w:r>
        <w:rPr>
          <w:i/>
          <w:u w:val="single"/>
        </w:rPr>
        <w:t xml:space="preserve"> Import &amp; Export</w:t>
      </w:r>
      <w:r>
        <w:t>.</w:t>
      </w:r>
    </w:p>
    <w:p w:rsidR="00DA60F6" w:rsidRDefault="00DA60F6" w:rsidP="00AF39B6">
      <w:pPr>
        <w:pStyle w:val="ListParagraph"/>
        <w:numPr>
          <w:ilvl w:val="0"/>
          <w:numId w:val="26"/>
        </w:numPr>
        <w:ind w:left="1800"/>
      </w:pPr>
      <w:r>
        <w:lastRenderedPageBreak/>
        <w:t xml:space="preserve">Click on the </w:t>
      </w:r>
      <w:r w:rsidRPr="00157759">
        <w:rPr>
          <w:u w:val="single"/>
        </w:rPr>
        <w:t>upload</w:t>
      </w:r>
      <w:r>
        <w:t xml:space="preserve"> button and in the next screen select the file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DA60F6" w:rsidRDefault="00DA60F6" w:rsidP="00AF39B6">
      <w:pPr>
        <w:pStyle w:val="ListParagraph"/>
        <w:numPr>
          <w:ilvl w:val="0"/>
          <w:numId w:val="26"/>
        </w:numPr>
        <w:ind w:left="1800"/>
      </w:pPr>
      <w:r>
        <w:t xml:space="preserve">After the file has been uploaded click on the </w:t>
      </w:r>
      <w:r w:rsidRPr="00C54B4A">
        <w:rPr>
          <w:u w:val="single"/>
        </w:rPr>
        <w:t>back</w:t>
      </w:r>
      <w:r>
        <w:t xml:space="preserve"> button. In the </w:t>
      </w:r>
      <w:r w:rsidRPr="002A484D">
        <w:t>Job Schedules</w:t>
      </w:r>
      <w:r>
        <w:t xml:space="preserve"> area, click on the </w:t>
      </w:r>
      <w:r w:rsidRPr="00C54B4A">
        <w:rPr>
          <w:u w:val="single"/>
        </w:rPr>
        <w:t>Import</w:t>
      </w:r>
      <w:r>
        <w:t xml:space="preserve"> button.</w:t>
      </w:r>
    </w:p>
    <w:p w:rsidR="00DA60F6" w:rsidRDefault="00DA60F6" w:rsidP="00AF39B6">
      <w:pPr>
        <w:pStyle w:val="ListParagraph"/>
        <w:numPr>
          <w:ilvl w:val="0"/>
          <w:numId w:val="26"/>
        </w:numPr>
        <w:ind w:left="1800"/>
      </w:pPr>
      <w:r>
        <w:t xml:space="preserve">Select the file you just uploaded and click on the </w:t>
      </w:r>
      <w:r w:rsidRPr="00C54B4A">
        <w:rPr>
          <w:u w:val="single"/>
        </w:rPr>
        <w:t>Next</w:t>
      </w:r>
      <w:r>
        <w:t xml:space="preserve"> button.</w:t>
      </w:r>
    </w:p>
    <w:p w:rsidR="00DA60F6" w:rsidRDefault="00DA60F6" w:rsidP="00AF39B6">
      <w:pPr>
        <w:pStyle w:val="ListParagraph"/>
        <w:numPr>
          <w:ilvl w:val="0"/>
          <w:numId w:val="26"/>
        </w:numPr>
        <w:ind w:left="1800"/>
      </w:pPr>
      <w:r>
        <w:t xml:space="preserve">After the file is successfully validated click on the </w:t>
      </w:r>
      <w:r w:rsidRPr="00C54B4A">
        <w:rPr>
          <w:u w:val="single"/>
        </w:rPr>
        <w:t>Next</w:t>
      </w:r>
      <w:r>
        <w:t xml:space="preserve"> button.</w:t>
      </w:r>
    </w:p>
    <w:p w:rsidR="00DA60F6" w:rsidRDefault="00DA60F6" w:rsidP="00AF39B6">
      <w:pPr>
        <w:pStyle w:val="ListParagraph"/>
        <w:numPr>
          <w:ilvl w:val="0"/>
          <w:numId w:val="26"/>
        </w:numPr>
        <w:ind w:left="1800"/>
      </w:pPr>
      <w:r>
        <w:t xml:space="preserve">Make sure </w:t>
      </w:r>
      <w:r w:rsidR="00E57B59">
        <w:t xml:space="preserve">REPLACE </w:t>
      </w:r>
      <w:proofErr w:type="gramStart"/>
      <w:r>
        <w:t>is selected</w:t>
      </w:r>
      <w:proofErr w:type="gramEnd"/>
      <w:r>
        <w:t xml:space="preserve"> and click on the </w:t>
      </w:r>
      <w:r w:rsidRPr="00C54B4A">
        <w:rPr>
          <w:u w:val="single"/>
        </w:rPr>
        <w:t>Import</w:t>
      </w:r>
      <w:r>
        <w:t xml:space="preserve"> button.</w:t>
      </w:r>
    </w:p>
    <w:p w:rsidR="0044419C" w:rsidRDefault="0044419C" w:rsidP="00AF39B6">
      <w:pPr>
        <w:pStyle w:val="ListParagraph"/>
        <w:numPr>
          <w:ilvl w:val="0"/>
          <w:numId w:val="26"/>
        </w:numPr>
        <w:ind w:left="1800"/>
      </w:pPr>
      <w:r>
        <w:t xml:space="preserve">Associate this job to respective merchant site. </w:t>
      </w:r>
    </w:p>
    <w:p w:rsidR="005B2047" w:rsidRDefault="002432E4" w:rsidP="00F025A8">
      <w:r w:rsidRPr="002432E4">
        <w:rPr>
          <w:noProof/>
        </w:rPr>
        <w:t xml:space="preserve"> </w:t>
      </w:r>
      <w:r>
        <w:rPr>
          <w:noProof/>
        </w:rPr>
        <w:drawing>
          <wp:inline distT="0" distB="0" distL="0" distR="0" wp14:anchorId="7DDCFE59" wp14:editId="2216AAFF">
            <wp:extent cx="6188710" cy="29235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923540"/>
                    </a:xfrm>
                    <a:prstGeom prst="rect">
                      <a:avLst/>
                    </a:prstGeom>
                  </pic:spPr>
                </pic:pic>
              </a:graphicData>
            </a:graphic>
          </wp:inline>
        </w:drawing>
      </w:r>
    </w:p>
    <w:p w:rsidR="005B2047" w:rsidRPr="00C75E15" w:rsidRDefault="005B2047" w:rsidP="00C75E15">
      <w:pPr>
        <w:ind w:left="1080"/>
      </w:pPr>
      <w:r>
        <w:t xml:space="preserve">Enable the jobs to be </w:t>
      </w:r>
      <w:r w:rsidR="008F36DA">
        <w:t>active</w:t>
      </w:r>
      <w:r w:rsidR="00D005A3" w:rsidRPr="00C75E15">
        <w:t xml:space="preserve">, apply the configurations </w:t>
      </w:r>
      <w:r w:rsidRPr="00C75E15">
        <w:t>setting</w:t>
      </w:r>
      <w:r w:rsidR="00D005A3" w:rsidRPr="00C75E15">
        <w:t xml:space="preserve"> of scheduling </w:t>
      </w:r>
      <w:r w:rsidRPr="00C75E15">
        <w:t>into General and Sites sections one by one.</w:t>
      </w:r>
    </w:p>
    <w:p w:rsidR="00621D69" w:rsidRDefault="00621D69" w:rsidP="005016EE">
      <w:pPr>
        <w:ind w:left="1416"/>
        <w:rPr>
          <w:rFonts w:ascii="Helvetica" w:hAnsi="Helvetica"/>
          <w:color w:val="000000"/>
          <w:sz w:val="20"/>
          <w:szCs w:val="20"/>
          <w:shd w:val="clear" w:color="auto" w:fill="FFFFFF"/>
        </w:rPr>
      </w:pPr>
    </w:p>
    <w:p w:rsidR="00621D69" w:rsidRPr="00B63D8A" w:rsidRDefault="00621D69" w:rsidP="00B63D8A">
      <w:pPr>
        <w:pStyle w:val="Heading3"/>
        <w:keepNext/>
        <w:keepLines/>
        <w:numPr>
          <w:ilvl w:val="2"/>
          <w:numId w:val="47"/>
        </w:numPr>
        <w:pBdr>
          <w:bottom w:val="none" w:sz="0" w:space="0" w:color="auto"/>
        </w:pBdr>
        <w:spacing w:line="276" w:lineRule="auto"/>
        <w:ind w:left="1764"/>
        <w:rPr>
          <w:i w:val="0"/>
          <w:sz w:val="24"/>
          <w:szCs w:val="24"/>
        </w:rPr>
      </w:pPr>
      <w:bookmarkStart w:id="109" w:name="_Toc413668750"/>
      <w:bookmarkStart w:id="110" w:name="_Toc8306045"/>
      <w:r w:rsidRPr="00B63D8A">
        <w:rPr>
          <w:i w:val="0"/>
          <w:sz w:val="24"/>
          <w:szCs w:val="24"/>
        </w:rPr>
        <w:t>Importing Content Asset</w:t>
      </w:r>
      <w:bookmarkEnd w:id="109"/>
      <w:bookmarkEnd w:id="110"/>
    </w:p>
    <w:p w:rsidR="00621D69" w:rsidRDefault="00621D69" w:rsidP="00621D69">
      <w:pPr>
        <w:ind w:left="1080"/>
      </w:pPr>
      <w:r>
        <w:t xml:space="preserve">All import files </w:t>
      </w:r>
      <w:r w:rsidR="00806CE2">
        <w:t>are avail</w:t>
      </w:r>
      <w:r w:rsidR="005B0E25">
        <w:t>a</w:t>
      </w:r>
      <w:r w:rsidR="00806CE2">
        <w:t>ble</w:t>
      </w:r>
      <w:r w:rsidRPr="00161868">
        <w:t xml:space="preserve"> in </w:t>
      </w:r>
      <w:r>
        <w:t>the</w:t>
      </w:r>
      <w:r w:rsidRPr="00161868">
        <w:t xml:space="preserve"> </w:t>
      </w:r>
      <w:r>
        <w:t xml:space="preserve">import folder within the cartridge installation pack. </w:t>
      </w:r>
    </w:p>
    <w:p w:rsidR="0035019A" w:rsidRDefault="0035019A" w:rsidP="00621D69">
      <w:pPr>
        <w:ind w:left="1080"/>
      </w:pPr>
      <w:r w:rsidRPr="0035019A">
        <w:rPr>
          <w:u w:val="single"/>
        </w:rPr>
        <w:t xml:space="preserve">Note: </w:t>
      </w:r>
      <w:r>
        <w:t>Ensure content assets XML has appropriate library Id of the site where XML to be imported</w:t>
      </w:r>
    </w:p>
    <w:p w:rsidR="00621D69" w:rsidRDefault="00621D69" w:rsidP="00B761DF">
      <w:pPr>
        <w:pStyle w:val="ListParagraph"/>
        <w:numPr>
          <w:ilvl w:val="0"/>
          <w:numId w:val="36"/>
        </w:numPr>
      </w:pPr>
      <w:r>
        <w:t xml:space="preserve">In Business </w:t>
      </w:r>
      <w:r w:rsidR="00096C12">
        <w:t>Manager,</w:t>
      </w:r>
      <w:r>
        <w:t xml:space="preserve"> navigate to </w:t>
      </w:r>
      <w:r w:rsidR="001C02D9">
        <w:rPr>
          <w:i/>
          <w:u w:val="single"/>
        </w:rPr>
        <w:t>MobileFirst</w:t>
      </w:r>
      <w:r w:rsidR="001C02D9" w:rsidRPr="00D713AD">
        <w:rPr>
          <w:i/>
          <w:u w:val="single"/>
        </w:rPr>
        <w:t xml:space="preserve"> </w:t>
      </w:r>
      <w:r w:rsidRPr="00D713AD">
        <w:rPr>
          <w:i/>
          <w:u w:val="single"/>
        </w:rPr>
        <w:t>Site</w:t>
      </w:r>
      <w:r w:rsidR="00E57B59" w:rsidRPr="00E57B59">
        <w:rPr>
          <w:i/>
          <w:u w:val="single"/>
        </w:rPr>
        <w:sym w:font="Wingdings" w:char="F0E0"/>
      </w:r>
      <w:r w:rsidR="00E57B59">
        <w:rPr>
          <w:i/>
          <w:u w:val="single"/>
        </w:rPr>
        <w:t xml:space="preserve"> Merchant Tools</w:t>
      </w:r>
      <w:r>
        <w:t xml:space="preserve"> </w:t>
      </w:r>
      <w:r w:rsidRPr="00F91CD1">
        <w:rPr>
          <w:i/>
          <w:u w:val="single"/>
        </w:rPr>
        <w:sym w:font="Wingdings" w:char="F0E0"/>
      </w:r>
      <w:r w:rsidRPr="00F91CD1">
        <w:rPr>
          <w:i/>
          <w:u w:val="single"/>
        </w:rPr>
        <w:t xml:space="preserve"> </w:t>
      </w:r>
      <w:r>
        <w:rPr>
          <w:i/>
          <w:u w:val="single"/>
        </w:rPr>
        <w:t xml:space="preserve">Content </w:t>
      </w:r>
      <w:r w:rsidRPr="0081748A">
        <w:rPr>
          <w:i/>
          <w:u w:val="single"/>
        </w:rPr>
        <w:sym w:font="Wingdings" w:char="F0E0"/>
      </w:r>
      <w:r>
        <w:rPr>
          <w:i/>
          <w:u w:val="single"/>
        </w:rPr>
        <w:t xml:space="preserve"> Import &amp; Export</w:t>
      </w:r>
      <w:r>
        <w:t>.</w:t>
      </w:r>
    </w:p>
    <w:p w:rsidR="00621D69" w:rsidRDefault="00621D69" w:rsidP="00B761DF">
      <w:pPr>
        <w:pStyle w:val="ListParagraph"/>
        <w:numPr>
          <w:ilvl w:val="0"/>
          <w:numId w:val="36"/>
        </w:numPr>
        <w:ind w:left="1800"/>
      </w:pPr>
      <w:r>
        <w:t xml:space="preserve">Click on the </w:t>
      </w:r>
      <w:r w:rsidRPr="00157759">
        <w:rPr>
          <w:u w:val="single"/>
        </w:rPr>
        <w:t>upload</w:t>
      </w:r>
      <w:r>
        <w:t xml:space="preserve"> button and in the next screen select file</w:t>
      </w:r>
      <w:r w:rsidR="00C82128">
        <w:t xml:space="preserve"> </w:t>
      </w:r>
      <w:r w:rsidR="00C82128" w:rsidRPr="00C82128">
        <w:rPr>
          <w:u w:val="single"/>
        </w:rPr>
        <w:t>worldpay_contentassets.xml</w:t>
      </w:r>
      <w:r>
        <w:t xml:space="preserve"> by clicking the </w:t>
      </w:r>
      <w:r w:rsidRPr="00C54B4A">
        <w:rPr>
          <w:u w:val="single"/>
        </w:rPr>
        <w:t>browse</w:t>
      </w:r>
      <w:r>
        <w:t xml:space="preserve"> button. Notice that the file is in the import subdirectory. After you have selected the file click on the </w:t>
      </w:r>
      <w:r w:rsidRPr="00C54B4A">
        <w:rPr>
          <w:u w:val="single"/>
        </w:rPr>
        <w:t>upload</w:t>
      </w:r>
      <w:r>
        <w:t xml:space="preserve"> button.</w:t>
      </w:r>
    </w:p>
    <w:p w:rsidR="00621D69" w:rsidRDefault="00621D69" w:rsidP="00B761DF">
      <w:pPr>
        <w:pStyle w:val="ListParagraph"/>
        <w:numPr>
          <w:ilvl w:val="0"/>
          <w:numId w:val="36"/>
        </w:numPr>
        <w:ind w:left="1800"/>
      </w:pPr>
      <w:r>
        <w:t xml:space="preserve">After the file has been uploaded click on the </w:t>
      </w:r>
      <w:r w:rsidRPr="00C54B4A">
        <w:rPr>
          <w:u w:val="single"/>
        </w:rPr>
        <w:t>back</w:t>
      </w:r>
      <w:r>
        <w:t xml:space="preserve"> button. In the Content area, click on the </w:t>
      </w:r>
      <w:r w:rsidRPr="00C54B4A">
        <w:rPr>
          <w:u w:val="single"/>
        </w:rPr>
        <w:t>Import</w:t>
      </w:r>
      <w:r>
        <w:t xml:space="preserve"> button.</w:t>
      </w:r>
    </w:p>
    <w:p w:rsidR="00621D69" w:rsidRDefault="00621D69" w:rsidP="00B761DF">
      <w:pPr>
        <w:pStyle w:val="ListParagraph"/>
        <w:numPr>
          <w:ilvl w:val="0"/>
          <w:numId w:val="36"/>
        </w:numPr>
        <w:ind w:left="1800"/>
      </w:pPr>
      <w:r>
        <w:t xml:space="preserve">Select the file you just uploaded and click on the </w:t>
      </w:r>
      <w:r w:rsidRPr="00C54B4A">
        <w:rPr>
          <w:u w:val="single"/>
        </w:rPr>
        <w:t>Next</w:t>
      </w:r>
      <w:r>
        <w:t xml:space="preserve"> button.</w:t>
      </w:r>
    </w:p>
    <w:p w:rsidR="00621D69" w:rsidRDefault="00621D69" w:rsidP="00B761DF">
      <w:pPr>
        <w:pStyle w:val="ListParagraph"/>
        <w:numPr>
          <w:ilvl w:val="0"/>
          <w:numId w:val="36"/>
        </w:numPr>
        <w:ind w:left="1800"/>
      </w:pPr>
      <w:r>
        <w:lastRenderedPageBreak/>
        <w:t xml:space="preserve">After the file is successfully validated click on the </w:t>
      </w:r>
      <w:r w:rsidRPr="00C54B4A">
        <w:rPr>
          <w:u w:val="single"/>
        </w:rPr>
        <w:t>Next</w:t>
      </w:r>
      <w:r>
        <w:t xml:space="preserve"> button.</w:t>
      </w:r>
    </w:p>
    <w:p w:rsidR="00621D69" w:rsidRDefault="00680593" w:rsidP="00B761DF">
      <w:pPr>
        <w:pStyle w:val="ListParagraph"/>
        <w:numPr>
          <w:ilvl w:val="0"/>
          <w:numId w:val="36"/>
        </w:numPr>
        <w:ind w:left="1800"/>
      </w:pPr>
      <w:r>
        <w:t xml:space="preserve">Select </w:t>
      </w:r>
      <w:r w:rsidR="00621D69">
        <w:t xml:space="preserve">REPLACE and click on the </w:t>
      </w:r>
      <w:r w:rsidR="00621D69" w:rsidRPr="00C54B4A">
        <w:rPr>
          <w:u w:val="single"/>
        </w:rPr>
        <w:t>Import</w:t>
      </w:r>
      <w:r w:rsidR="00621D69">
        <w:t xml:space="preserve"> button.</w:t>
      </w:r>
    </w:p>
    <w:p w:rsidR="00621D69" w:rsidRPr="00736FF9" w:rsidRDefault="00621D69" w:rsidP="00B761DF">
      <w:pPr>
        <w:pStyle w:val="ListParagraph"/>
        <w:numPr>
          <w:ilvl w:val="0"/>
          <w:numId w:val="36"/>
        </w:numPr>
        <w:ind w:left="1800"/>
      </w:pPr>
      <w:r>
        <w:t xml:space="preserve">Navigate to </w:t>
      </w:r>
      <w:r w:rsidR="004A0601">
        <w:rPr>
          <w:i/>
          <w:u w:val="single"/>
        </w:rPr>
        <w:t>MobileFirst</w:t>
      </w:r>
      <w:r w:rsidR="004A0601" w:rsidRPr="00D713AD">
        <w:rPr>
          <w:i/>
          <w:u w:val="single"/>
        </w:rPr>
        <w:t xml:space="preserve"> </w:t>
      </w:r>
      <w:r w:rsidRPr="00D713AD">
        <w:rPr>
          <w:i/>
          <w:u w:val="single"/>
        </w:rPr>
        <w:t>Site</w:t>
      </w:r>
      <w:r w:rsidR="00E57B59" w:rsidRPr="00E57B59">
        <w:rPr>
          <w:i/>
          <w:u w:val="single"/>
        </w:rPr>
        <w:sym w:font="Wingdings" w:char="F0E0"/>
      </w:r>
      <w:r w:rsidR="00E57B59">
        <w:rPr>
          <w:i/>
          <w:u w:val="single"/>
        </w:rPr>
        <w:t>Merchant Tools</w:t>
      </w:r>
      <w:r>
        <w:t xml:space="preserve"> </w:t>
      </w:r>
      <w:r w:rsidRPr="00F91CD1">
        <w:rPr>
          <w:i/>
          <w:u w:val="single"/>
        </w:rPr>
        <w:sym w:font="Wingdings" w:char="F0E0"/>
      </w:r>
      <w:r w:rsidRPr="00F91CD1">
        <w:rPr>
          <w:i/>
          <w:u w:val="single"/>
        </w:rPr>
        <w:t xml:space="preserve"> </w:t>
      </w:r>
      <w:r>
        <w:rPr>
          <w:i/>
          <w:u w:val="single"/>
        </w:rPr>
        <w:t>Content</w:t>
      </w:r>
      <w:r w:rsidRPr="0081748A">
        <w:rPr>
          <w:i/>
          <w:u w:val="single"/>
        </w:rPr>
        <w:sym w:font="Wingdings" w:char="F0E0"/>
      </w:r>
      <w:r>
        <w:rPr>
          <w:i/>
          <w:u w:val="single"/>
        </w:rPr>
        <w:t>Content Asset.</w:t>
      </w:r>
    </w:p>
    <w:p w:rsidR="00621D69" w:rsidRPr="00CF3010" w:rsidRDefault="00621D69" w:rsidP="00B761DF">
      <w:pPr>
        <w:pStyle w:val="ListParagraph"/>
        <w:numPr>
          <w:ilvl w:val="0"/>
          <w:numId w:val="36"/>
        </w:numPr>
      </w:pPr>
      <w:r w:rsidRPr="00736FF9">
        <w:t>Content Asset</w:t>
      </w:r>
      <w:r w:rsidR="00E51B44">
        <w:t>s</w:t>
      </w:r>
      <w:r w:rsidRPr="00736FF9">
        <w:t xml:space="preserve"> with ID</w:t>
      </w:r>
      <w:r w:rsidR="008C0E4E">
        <w:t>s</w:t>
      </w:r>
      <w:r w:rsidRPr="00736FF9">
        <w:t xml:space="preserve"> “</w:t>
      </w:r>
      <w:r w:rsidR="006746CF">
        <w:t>worldpayhelper” and “</w:t>
      </w:r>
      <w:r w:rsidR="006746CF" w:rsidRPr="006746CF">
        <w:t>worldpay-elv-consent</w:t>
      </w:r>
      <w:r w:rsidR="006746CF">
        <w:t xml:space="preserve">” </w:t>
      </w:r>
      <w:proofErr w:type="gramStart"/>
      <w:r w:rsidR="003A74E8">
        <w:t xml:space="preserve">are </w:t>
      </w:r>
      <w:r>
        <w:t>added</w:t>
      </w:r>
      <w:proofErr w:type="gramEnd"/>
      <w:r>
        <w:t>.</w:t>
      </w:r>
    </w:p>
    <w:p w:rsidR="00621D69" w:rsidRDefault="00621D69" w:rsidP="00621D69">
      <w:pPr>
        <w:ind w:left="1080"/>
      </w:pPr>
    </w:p>
    <w:p w:rsidR="00021F29" w:rsidRPr="00B63D8A" w:rsidRDefault="00021F29" w:rsidP="00B63D8A">
      <w:pPr>
        <w:pStyle w:val="Heading3"/>
        <w:keepNext/>
        <w:keepLines/>
        <w:numPr>
          <w:ilvl w:val="2"/>
          <w:numId w:val="47"/>
        </w:numPr>
        <w:pBdr>
          <w:bottom w:val="none" w:sz="0" w:space="0" w:color="auto"/>
        </w:pBdr>
        <w:spacing w:line="276" w:lineRule="auto"/>
        <w:ind w:left="1764"/>
        <w:rPr>
          <w:i w:val="0"/>
          <w:sz w:val="24"/>
          <w:szCs w:val="24"/>
        </w:rPr>
      </w:pPr>
      <w:bookmarkStart w:id="111" w:name="_Toc8306046"/>
      <w:r w:rsidRPr="00B63D8A">
        <w:rPr>
          <w:i w:val="0"/>
          <w:sz w:val="24"/>
          <w:szCs w:val="24"/>
        </w:rPr>
        <w:t>Importing Service</w:t>
      </w:r>
      <w:bookmarkEnd w:id="111"/>
    </w:p>
    <w:p w:rsidR="0027429E" w:rsidRDefault="0027429E" w:rsidP="00DA60F6">
      <w:pPr>
        <w:ind w:left="1080"/>
      </w:pPr>
      <w:r w:rsidRPr="0027429E">
        <w:t xml:space="preserve">To import </w:t>
      </w:r>
      <w:r>
        <w:t>the</w:t>
      </w:r>
      <w:r w:rsidRPr="0027429E">
        <w:t xml:space="preserve"> service file from integration </w:t>
      </w:r>
      <w:r>
        <w:t>package</w:t>
      </w:r>
      <w:r w:rsidRPr="0027429E">
        <w:t>, follow the instructions below:</w:t>
      </w:r>
    </w:p>
    <w:p w:rsidR="00597F82" w:rsidRDefault="00597F82" w:rsidP="00B761DF">
      <w:pPr>
        <w:pStyle w:val="ListParagraph"/>
        <w:numPr>
          <w:ilvl w:val="0"/>
          <w:numId w:val="34"/>
        </w:numPr>
      </w:pPr>
      <w:r>
        <w:t>In Business Manager</w:t>
      </w:r>
      <w:r w:rsidR="00432E1A">
        <w:t>,</w:t>
      </w:r>
      <w:r>
        <w:t xml:space="preserve"> navigate to Administration </w:t>
      </w:r>
      <w:r>
        <w:sym w:font="Wingdings" w:char="F0E0"/>
      </w:r>
      <w:r>
        <w:t xml:space="preserve"> Operations</w:t>
      </w:r>
      <w:r>
        <w:sym w:font="Wingdings" w:char="F0E0"/>
      </w:r>
      <w:r>
        <w:t xml:space="preserve">  Import &amp; Export.</w:t>
      </w:r>
    </w:p>
    <w:p w:rsidR="00597F82" w:rsidRDefault="00597F82" w:rsidP="00B761DF">
      <w:pPr>
        <w:pStyle w:val="ListParagraph"/>
        <w:numPr>
          <w:ilvl w:val="0"/>
          <w:numId w:val="34"/>
        </w:numPr>
      </w:pPr>
      <w:r>
        <w:t>Click on the upload button and in the next screen select the file</w:t>
      </w:r>
      <w:r w:rsidR="001A0C5D">
        <w:t xml:space="preserve"> </w:t>
      </w:r>
      <w:r w:rsidR="001A0C5D" w:rsidRPr="001A0C5D">
        <w:rPr>
          <w:u w:val="single"/>
        </w:rPr>
        <w:t>worldpay_service.xml</w:t>
      </w:r>
      <w:r>
        <w:t xml:space="preserve"> by clicking the browse button. Notice that the file is in the import subdirectory. After you have selected the file click on the upload button.</w:t>
      </w:r>
    </w:p>
    <w:p w:rsidR="00597F82" w:rsidRDefault="00597F82" w:rsidP="00B761DF">
      <w:pPr>
        <w:pStyle w:val="ListParagraph"/>
        <w:numPr>
          <w:ilvl w:val="0"/>
          <w:numId w:val="34"/>
        </w:numPr>
      </w:pPr>
      <w:r>
        <w:t xml:space="preserve">After the file has been uploaded click on the </w:t>
      </w:r>
      <w:r w:rsidRPr="00597F82">
        <w:rPr>
          <w:u w:val="single"/>
        </w:rPr>
        <w:t>back</w:t>
      </w:r>
      <w:r>
        <w:t xml:space="preserve"> button. In the Import/export Service area, click on the </w:t>
      </w:r>
      <w:r w:rsidRPr="00597F82">
        <w:rPr>
          <w:u w:val="single"/>
        </w:rPr>
        <w:t>Import</w:t>
      </w:r>
      <w:r>
        <w:t xml:space="preserve"> button.</w:t>
      </w:r>
    </w:p>
    <w:p w:rsidR="00597F82" w:rsidRDefault="00597F82" w:rsidP="00B761DF">
      <w:pPr>
        <w:pStyle w:val="ListParagraph"/>
        <w:numPr>
          <w:ilvl w:val="0"/>
          <w:numId w:val="34"/>
        </w:numPr>
      </w:pPr>
      <w:r>
        <w:t xml:space="preserve">Select the file you just uploaded and click on the </w:t>
      </w:r>
      <w:r w:rsidRPr="00597F82">
        <w:rPr>
          <w:u w:val="single"/>
        </w:rPr>
        <w:t>Next</w:t>
      </w:r>
      <w:r>
        <w:t xml:space="preserve"> button.</w:t>
      </w:r>
    </w:p>
    <w:p w:rsidR="00597F82" w:rsidRDefault="00597F82" w:rsidP="00B761DF">
      <w:pPr>
        <w:pStyle w:val="ListParagraph"/>
        <w:numPr>
          <w:ilvl w:val="0"/>
          <w:numId w:val="34"/>
        </w:numPr>
      </w:pPr>
      <w:r>
        <w:t xml:space="preserve">After the file is successfully validated click on the </w:t>
      </w:r>
      <w:r w:rsidRPr="00597F82">
        <w:rPr>
          <w:u w:val="single"/>
        </w:rPr>
        <w:t>Next</w:t>
      </w:r>
      <w:r>
        <w:t xml:space="preserve"> button.</w:t>
      </w:r>
    </w:p>
    <w:p w:rsidR="00597F82" w:rsidRDefault="00711A02" w:rsidP="00B761DF">
      <w:pPr>
        <w:pStyle w:val="ListParagraph"/>
        <w:numPr>
          <w:ilvl w:val="0"/>
          <w:numId w:val="34"/>
        </w:numPr>
      </w:pPr>
      <w:r>
        <w:t xml:space="preserve">Select </w:t>
      </w:r>
      <w:r w:rsidR="00597F82">
        <w:t xml:space="preserve">MERGE and click on the </w:t>
      </w:r>
      <w:r w:rsidR="00597F82" w:rsidRPr="00597F82">
        <w:rPr>
          <w:u w:val="single"/>
        </w:rPr>
        <w:t>Import</w:t>
      </w:r>
      <w:r w:rsidR="00597F82">
        <w:t xml:space="preserve"> button.</w:t>
      </w:r>
    </w:p>
    <w:p w:rsidR="00251658" w:rsidRDefault="00251658" w:rsidP="00251658">
      <w:pPr>
        <w:ind w:left="1080"/>
      </w:pPr>
      <w:r w:rsidRPr="00251658">
        <w:t xml:space="preserve">Once the service </w:t>
      </w:r>
      <w:r w:rsidR="008F5580">
        <w:t xml:space="preserve">object </w:t>
      </w:r>
      <w:proofErr w:type="gramStart"/>
      <w:r w:rsidRPr="00251658">
        <w:t>is created</w:t>
      </w:r>
      <w:proofErr w:type="gramEnd"/>
      <w:r w:rsidRPr="00251658">
        <w:t xml:space="preserve"> successfully, fill out the following properties under</w:t>
      </w:r>
      <w:r w:rsidR="00606F2A">
        <w:t xml:space="preserve"> Services</w:t>
      </w:r>
      <w:r w:rsidR="00606F2A">
        <w:sym w:font="Wingdings" w:char="F0E0"/>
      </w:r>
      <w:r w:rsidR="00606F2A">
        <w:t>Service Profile</w:t>
      </w:r>
      <w:r w:rsidR="00606F2A">
        <w:sym w:font="Wingdings" w:char="F0E0"/>
      </w:r>
      <w:r w:rsidRPr="00251658">
        <w:t xml:space="preserve"> </w:t>
      </w:r>
      <w:r w:rsidR="006E4740">
        <w:t>Worldpay</w:t>
      </w:r>
      <w:r w:rsidRPr="00251658">
        <w:t xml:space="preserve"> </w:t>
      </w:r>
      <w:r w:rsidR="006746CF">
        <w:t>Profile</w:t>
      </w:r>
      <w:r w:rsidRPr="00251658">
        <w:t xml:space="preserve"> with the values listed against them:</w:t>
      </w:r>
    </w:p>
    <w:tbl>
      <w:tblPr>
        <w:tblStyle w:val="TableGrid"/>
        <w:tblW w:w="0" w:type="auto"/>
        <w:tblInd w:w="1080" w:type="dxa"/>
        <w:tblLook w:val="04A0" w:firstRow="1" w:lastRow="0" w:firstColumn="1" w:lastColumn="0" w:noHBand="0" w:noVBand="1"/>
      </w:tblPr>
      <w:tblGrid>
        <w:gridCol w:w="2397"/>
        <w:gridCol w:w="6259"/>
      </w:tblGrid>
      <w:tr w:rsidR="006746CF" w:rsidTr="002264F5">
        <w:tc>
          <w:tcPr>
            <w:tcW w:w="2448" w:type="dxa"/>
          </w:tcPr>
          <w:p w:rsidR="006746CF" w:rsidRPr="00D43449" w:rsidRDefault="006E4740" w:rsidP="006746CF">
            <w:pPr>
              <w:rPr>
                <w:b/>
              </w:rPr>
            </w:pPr>
            <w:r>
              <w:rPr>
                <w:b/>
              </w:rPr>
              <w:t>Worldpay</w:t>
            </w:r>
            <w:r w:rsidR="006746CF" w:rsidRPr="00D43449">
              <w:rPr>
                <w:b/>
              </w:rPr>
              <w:t xml:space="preserve"> </w:t>
            </w:r>
            <w:r w:rsidR="006746CF">
              <w:rPr>
                <w:b/>
              </w:rPr>
              <w:t>Profile</w:t>
            </w:r>
          </w:p>
        </w:tc>
        <w:tc>
          <w:tcPr>
            <w:tcW w:w="6434" w:type="dxa"/>
          </w:tcPr>
          <w:p w:rsidR="006746CF" w:rsidRPr="00D43449" w:rsidRDefault="006746CF" w:rsidP="002264F5">
            <w:pPr>
              <w:rPr>
                <w:b/>
              </w:rPr>
            </w:pPr>
            <w:r w:rsidRPr="00D43449">
              <w:rPr>
                <w:b/>
              </w:rPr>
              <w:t xml:space="preserve">                Description</w:t>
            </w:r>
          </w:p>
        </w:tc>
      </w:tr>
      <w:tr w:rsidR="006746CF" w:rsidTr="002264F5">
        <w:tc>
          <w:tcPr>
            <w:tcW w:w="2448" w:type="dxa"/>
          </w:tcPr>
          <w:p w:rsidR="006746CF" w:rsidRDefault="006746CF" w:rsidP="002264F5">
            <w:r w:rsidRPr="00251658">
              <w:t>Name</w:t>
            </w:r>
          </w:p>
        </w:tc>
        <w:tc>
          <w:tcPr>
            <w:tcW w:w="6434" w:type="dxa"/>
          </w:tcPr>
          <w:p w:rsidR="006746CF" w:rsidRDefault="006746CF" w:rsidP="002264F5">
            <w:r>
              <w:t>Default “</w:t>
            </w:r>
            <w:r w:rsidRPr="006746CF">
              <w:t>worldpayprofile</w:t>
            </w:r>
            <w:r>
              <w:t>”. Merchant can give any name as per need</w:t>
            </w:r>
          </w:p>
        </w:tc>
      </w:tr>
      <w:tr w:rsidR="006746CF" w:rsidTr="002264F5">
        <w:tc>
          <w:tcPr>
            <w:tcW w:w="2448" w:type="dxa"/>
          </w:tcPr>
          <w:p w:rsidR="006746CF" w:rsidRDefault="006746CF" w:rsidP="002264F5">
            <w:r>
              <w:t>Timeout (ms)</w:t>
            </w:r>
          </w:p>
        </w:tc>
        <w:tc>
          <w:tcPr>
            <w:tcW w:w="6434" w:type="dxa"/>
          </w:tcPr>
          <w:p w:rsidR="006746CF" w:rsidRDefault="006746CF" w:rsidP="006746CF">
            <w:r>
              <w:t xml:space="preserve">Default 30000 Timeout value in milli sec as per Merchant contract with </w:t>
            </w:r>
            <w:r w:rsidR="00C04461">
              <w:t>Worldpay</w:t>
            </w:r>
            <w:r>
              <w:t xml:space="preserve"> for webservice timeout</w:t>
            </w:r>
          </w:p>
        </w:tc>
      </w:tr>
      <w:tr w:rsidR="006746CF" w:rsidTr="002264F5">
        <w:tc>
          <w:tcPr>
            <w:tcW w:w="2448" w:type="dxa"/>
          </w:tcPr>
          <w:p w:rsidR="006746CF" w:rsidRPr="00251658" w:rsidRDefault="006746CF" w:rsidP="002264F5">
            <w:r>
              <w:t>Circuit Breaker</w:t>
            </w:r>
          </w:p>
        </w:tc>
        <w:tc>
          <w:tcPr>
            <w:tcW w:w="6434" w:type="dxa"/>
          </w:tcPr>
          <w:p w:rsidR="006746CF" w:rsidRDefault="006746CF" w:rsidP="002264F5">
            <w:r>
              <w:t>Circuit break settings when connection not established for long time</w:t>
            </w:r>
          </w:p>
        </w:tc>
      </w:tr>
      <w:tr w:rsidR="006746CF" w:rsidTr="002264F5">
        <w:tc>
          <w:tcPr>
            <w:tcW w:w="2448" w:type="dxa"/>
          </w:tcPr>
          <w:p w:rsidR="006746CF" w:rsidRPr="00D67752" w:rsidRDefault="006746CF" w:rsidP="002264F5">
            <w:r>
              <w:t>Rate limits</w:t>
            </w:r>
          </w:p>
        </w:tc>
        <w:tc>
          <w:tcPr>
            <w:tcW w:w="6434" w:type="dxa"/>
          </w:tcPr>
          <w:p w:rsidR="006746CF" w:rsidRDefault="006746CF" w:rsidP="002264F5">
            <w:r>
              <w:t>Rate Limits after which service resumed back once circuit breaks</w:t>
            </w:r>
          </w:p>
        </w:tc>
      </w:tr>
    </w:tbl>
    <w:p w:rsidR="006746CF" w:rsidRDefault="006746CF" w:rsidP="00251658">
      <w:pPr>
        <w:ind w:left="1080"/>
      </w:pPr>
    </w:p>
    <w:p w:rsidR="006746CF" w:rsidRDefault="006746CF" w:rsidP="006746CF">
      <w:pPr>
        <w:ind w:left="1080"/>
      </w:pPr>
      <w:r>
        <w:t>F</w:t>
      </w:r>
      <w:r w:rsidRPr="00251658">
        <w:t xml:space="preserve">ill out the following properties under </w:t>
      </w:r>
      <w:r w:rsidR="006E4740">
        <w:t>Worldpay</w:t>
      </w:r>
      <w:r w:rsidRPr="00251658">
        <w:t xml:space="preserve"> credentials with the values listed against them:</w:t>
      </w:r>
    </w:p>
    <w:p w:rsidR="00D62AA1" w:rsidRDefault="00D62AA1" w:rsidP="00251658">
      <w:pPr>
        <w:ind w:left="1080"/>
      </w:pPr>
      <w:r w:rsidRPr="00D62AA1">
        <w:t>All above servi</w:t>
      </w:r>
      <w:r>
        <w:t xml:space="preserve">ce credentials </w:t>
      </w:r>
      <w:proofErr w:type="gramStart"/>
      <w:r>
        <w:t>are used</w:t>
      </w:r>
      <w:proofErr w:type="gramEnd"/>
      <w:r>
        <w:t xml:space="preserve"> by one </w:t>
      </w:r>
      <w:r w:rsidR="006E4740">
        <w:t>Worldpay</w:t>
      </w:r>
      <w:r w:rsidRPr="00D62AA1">
        <w:t xml:space="preserve"> service only</w:t>
      </w:r>
      <w:r w:rsidR="00240331" w:rsidRPr="00D62AA1">
        <w:t>.</w:t>
      </w:r>
      <w:r w:rsidR="00240331">
        <w:t xml:space="preserve"> (</w:t>
      </w:r>
      <w:r w:rsidR="00B92722">
        <w:t>Refer Fig. 2.</w:t>
      </w:r>
      <w:r w:rsidR="000E53E8">
        <w:t>9</w:t>
      </w:r>
      <w:r w:rsidR="00B92722">
        <w:t>)</w:t>
      </w:r>
    </w:p>
    <w:tbl>
      <w:tblPr>
        <w:tblStyle w:val="TableGrid"/>
        <w:tblW w:w="0" w:type="auto"/>
        <w:tblInd w:w="1080" w:type="dxa"/>
        <w:tblLook w:val="04A0" w:firstRow="1" w:lastRow="0" w:firstColumn="1" w:lastColumn="0" w:noHBand="0" w:noVBand="1"/>
      </w:tblPr>
      <w:tblGrid>
        <w:gridCol w:w="2405"/>
        <w:gridCol w:w="6251"/>
      </w:tblGrid>
      <w:tr w:rsidR="00251658" w:rsidTr="00251658">
        <w:tc>
          <w:tcPr>
            <w:tcW w:w="2448" w:type="dxa"/>
          </w:tcPr>
          <w:p w:rsidR="00251658" w:rsidRPr="00D43449" w:rsidRDefault="006E4740" w:rsidP="00251658">
            <w:pPr>
              <w:rPr>
                <w:b/>
              </w:rPr>
            </w:pPr>
            <w:r>
              <w:rPr>
                <w:b/>
              </w:rPr>
              <w:t>Worldpay</w:t>
            </w:r>
            <w:r w:rsidR="00251658" w:rsidRPr="00D43449">
              <w:rPr>
                <w:b/>
              </w:rPr>
              <w:t xml:space="preserve"> Credentials</w:t>
            </w:r>
          </w:p>
        </w:tc>
        <w:tc>
          <w:tcPr>
            <w:tcW w:w="6434" w:type="dxa"/>
          </w:tcPr>
          <w:p w:rsidR="00251658" w:rsidRPr="00D43449" w:rsidRDefault="00251658" w:rsidP="00251658">
            <w:pPr>
              <w:rPr>
                <w:b/>
              </w:rPr>
            </w:pPr>
            <w:r w:rsidRPr="00D43449">
              <w:rPr>
                <w:b/>
              </w:rPr>
              <w:t xml:space="preserve">                Description</w:t>
            </w:r>
          </w:p>
        </w:tc>
      </w:tr>
      <w:tr w:rsidR="00251658" w:rsidTr="00251658">
        <w:tc>
          <w:tcPr>
            <w:tcW w:w="2448" w:type="dxa"/>
          </w:tcPr>
          <w:p w:rsidR="00251658" w:rsidRDefault="00251658" w:rsidP="00251658">
            <w:r w:rsidRPr="00251658">
              <w:t>Name</w:t>
            </w:r>
          </w:p>
        </w:tc>
        <w:tc>
          <w:tcPr>
            <w:tcW w:w="6434" w:type="dxa"/>
          </w:tcPr>
          <w:p w:rsidR="00251658" w:rsidRDefault="00DD7F9A" w:rsidP="006746CF">
            <w:r>
              <w:t xml:space="preserve">Merchant </w:t>
            </w:r>
            <w:r w:rsidR="006746CF">
              <w:t xml:space="preserve">Hex Code provided by </w:t>
            </w:r>
            <w:r w:rsidR="00C04461">
              <w:t>Worldpay</w:t>
            </w:r>
          </w:p>
        </w:tc>
      </w:tr>
      <w:tr w:rsidR="006746CF" w:rsidTr="002264F5">
        <w:tc>
          <w:tcPr>
            <w:tcW w:w="2448" w:type="dxa"/>
          </w:tcPr>
          <w:p w:rsidR="006746CF" w:rsidRDefault="006746CF" w:rsidP="006746CF">
            <w:r w:rsidRPr="00251658">
              <w:t>URL</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Web</w:t>
            </w:r>
            <w:r>
              <w:rPr>
                <w:rFonts w:ascii="Calibri" w:eastAsia="Times New Roman" w:hAnsi="Calibri" w:cs="Times New Roman"/>
                <w:color w:val="000000"/>
              </w:rPr>
              <w:t xml:space="preserve"> </w:t>
            </w:r>
            <w:r w:rsidRPr="00CD397A">
              <w:rPr>
                <w:rFonts w:ascii="Calibri" w:eastAsia="Times New Roman" w:hAnsi="Calibri" w:cs="Times New Roman"/>
                <w:color w:val="000000"/>
              </w:rPr>
              <w:t xml:space="preserve">service URL that </w:t>
            </w:r>
            <w:proofErr w:type="gramStart"/>
            <w:r w:rsidRPr="00CD397A">
              <w:rPr>
                <w:rFonts w:ascii="Calibri" w:eastAsia="Times New Roman" w:hAnsi="Calibri" w:cs="Times New Roman"/>
                <w:color w:val="000000"/>
              </w:rPr>
              <w:t>is invoked</w:t>
            </w:r>
            <w:proofErr w:type="gramEnd"/>
            <w:r w:rsidRPr="00CD397A">
              <w:rPr>
                <w:rFonts w:ascii="Calibri" w:eastAsia="Times New Roman" w:hAnsi="Calibri" w:cs="Times New Roman"/>
                <w:color w:val="000000"/>
              </w:rPr>
              <w:t xml:space="preserve"> while calling Worldpay service.</w:t>
            </w:r>
          </w:p>
        </w:tc>
      </w:tr>
      <w:tr w:rsidR="006746CF" w:rsidTr="002264F5">
        <w:tc>
          <w:tcPr>
            <w:tcW w:w="2448" w:type="dxa"/>
          </w:tcPr>
          <w:p w:rsidR="006746CF" w:rsidRPr="00251658" w:rsidRDefault="006746CF" w:rsidP="006746CF">
            <w:r w:rsidRPr="00D67752">
              <w:t>User</w:t>
            </w:r>
          </w:p>
        </w:tc>
        <w:tc>
          <w:tcPr>
            <w:tcW w:w="6434" w:type="dxa"/>
            <w:vAlign w:val="center"/>
          </w:tcPr>
          <w:p w:rsidR="006746CF" w:rsidRDefault="006746CF" w:rsidP="006746CF">
            <w:r w:rsidRPr="00CD397A">
              <w:rPr>
                <w:rFonts w:ascii="Calibri" w:eastAsia="Times New Roman" w:hAnsi="Calibri" w:cs="Times New Roman"/>
                <w:color w:val="000000"/>
              </w:rPr>
              <w:t>This field represents the User</w:t>
            </w:r>
            <w:r>
              <w:rPr>
                <w:rFonts w:ascii="Calibri" w:eastAsia="Times New Roman" w:hAnsi="Calibri" w:cs="Times New Roman"/>
                <w:color w:val="000000"/>
              </w:rPr>
              <w:t xml:space="preserve"> </w:t>
            </w:r>
            <w:r w:rsidRPr="00CD397A">
              <w:rPr>
                <w:rFonts w:ascii="Calibri" w:eastAsia="Times New Roman" w:hAnsi="Calibri" w:cs="Times New Roman"/>
                <w:color w:val="000000"/>
              </w:rPr>
              <w:t xml:space="preserve">Name provided specifically to the </w:t>
            </w:r>
            <w:proofErr w:type="gramStart"/>
            <w:r w:rsidRPr="00CD397A">
              <w:rPr>
                <w:rFonts w:ascii="Calibri" w:eastAsia="Times New Roman" w:hAnsi="Calibri" w:cs="Times New Roman"/>
                <w:color w:val="000000"/>
              </w:rPr>
              <w:t>above mentioned</w:t>
            </w:r>
            <w:proofErr w:type="gramEnd"/>
            <w:r w:rsidRPr="00CD397A">
              <w:rPr>
                <w:rFonts w:ascii="Calibri" w:eastAsia="Times New Roman" w:hAnsi="Calibri" w:cs="Times New Roman"/>
                <w:color w:val="000000"/>
              </w:rPr>
              <w:t xml:space="preserve"> Merchant Code.</w:t>
            </w:r>
          </w:p>
        </w:tc>
      </w:tr>
      <w:tr w:rsidR="006746CF" w:rsidTr="002264F5">
        <w:tc>
          <w:tcPr>
            <w:tcW w:w="2448" w:type="dxa"/>
          </w:tcPr>
          <w:p w:rsidR="006746CF" w:rsidRPr="00D67752" w:rsidRDefault="006746CF" w:rsidP="006746CF">
            <w:r>
              <w:t>P</w:t>
            </w:r>
            <w:r w:rsidRPr="00D67752">
              <w:t>assword</w:t>
            </w:r>
          </w:p>
        </w:tc>
        <w:tc>
          <w:tcPr>
            <w:tcW w:w="6434" w:type="dxa"/>
            <w:vAlign w:val="center"/>
          </w:tcPr>
          <w:p w:rsidR="006746CF" w:rsidRDefault="006746CF" w:rsidP="006746CF">
            <w:r w:rsidRPr="00CD397A">
              <w:rPr>
                <w:rFonts w:ascii="Calibri" w:eastAsia="Times New Roman" w:hAnsi="Calibri" w:cs="Times New Roman"/>
                <w:color w:val="000000"/>
              </w:rPr>
              <w:t xml:space="preserve">This field represents the Password provided specifically to the </w:t>
            </w:r>
            <w:proofErr w:type="gramStart"/>
            <w:r w:rsidRPr="00CD397A">
              <w:rPr>
                <w:rFonts w:ascii="Calibri" w:eastAsia="Times New Roman" w:hAnsi="Calibri" w:cs="Times New Roman"/>
                <w:color w:val="000000"/>
              </w:rPr>
              <w:t>above mentioned</w:t>
            </w:r>
            <w:proofErr w:type="gramEnd"/>
            <w:r w:rsidRPr="00CD397A">
              <w:rPr>
                <w:rFonts w:ascii="Calibri" w:eastAsia="Times New Roman" w:hAnsi="Calibri" w:cs="Times New Roman"/>
                <w:color w:val="000000"/>
              </w:rPr>
              <w:t xml:space="preserve"> Merchant Code.</w:t>
            </w:r>
          </w:p>
        </w:tc>
      </w:tr>
    </w:tbl>
    <w:p w:rsidR="00240331" w:rsidRDefault="00240331" w:rsidP="00240331">
      <w:r>
        <w:lastRenderedPageBreak/>
        <w:tab/>
      </w:r>
      <w:r>
        <w:tab/>
      </w:r>
      <w:r>
        <w:tab/>
      </w:r>
      <w:r>
        <w:tab/>
      </w:r>
      <w:r w:rsidR="006746CF">
        <w:rPr>
          <w:noProof/>
        </w:rPr>
        <w:drawing>
          <wp:inline distT="0" distB="0" distL="0" distR="0" wp14:anchorId="5AAACC7B" wp14:editId="65736E56">
            <wp:extent cx="3924935" cy="11487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4935" cy="1148715"/>
                    </a:xfrm>
                    <a:prstGeom prst="rect">
                      <a:avLst/>
                    </a:prstGeom>
                    <a:noFill/>
                    <a:ln>
                      <a:noFill/>
                    </a:ln>
                  </pic:spPr>
                </pic:pic>
              </a:graphicData>
            </a:graphic>
          </wp:inline>
        </w:drawing>
      </w:r>
    </w:p>
    <w:p w:rsidR="00240331" w:rsidRDefault="00240331" w:rsidP="00251658">
      <w:pPr>
        <w:ind w:left="1080"/>
      </w:pPr>
    </w:p>
    <w:p w:rsidR="00240331" w:rsidRPr="00240331" w:rsidRDefault="00240331" w:rsidP="00D64C48">
      <w:bookmarkStart w:id="112" w:name="_Toc405997366"/>
      <w:r>
        <w:tab/>
      </w:r>
      <w:r>
        <w:tab/>
      </w:r>
      <w:r>
        <w:tab/>
      </w:r>
      <w:r>
        <w:tab/>
      </w:r>
      <w:r w:rsidR="000E53E8">
        <w:t>Fig 2.9</w:t>
      </w:r>
    </w:p>
    <w:p w:rsidR="00DA60F6" w:rsidRPr="00B63D8A" w:rsidRDefault="00DA60F6" w:rsidP="00B63D8A">
      <w:pPr>
        <w:pStyle w:val="Heading3"/>
        <w:keepNext/>
        <w:keepLines/>
        <w:numPr>
          <w:ilvl w:val="2"/>
          <w:numId w:val="47"/>
        </w:numPr>
        <w:pBdr>
          <w:bottom w:val="none" w:sz="0" w:space="0" w:color="auto"/>
        </w:pBdr>
        <w:spacing w:line="276" w:lineRule="auto"/>
        <w:ind w:left="1764"/>
        <w:rPr>
          <w:i w:val="0"/>
          <w:sz w:val="24"/>
          <w:szCs w:val="24"/>
        </w:rPr>
      </w:pPr>
      <w:bookmarkStart w:id="113" w:name="_Toc8306047"/>
      <w:r w:rsidRPr="00B63D8A">
        <w:rPr>
          <w:i w:val="0"/>
          <w:sz w:val="24"/>
          <w:szCs w:val="24"/>
        </w:rPr>
        <w:t>IDEAL APM Integration</w:t>
      </w:r>
      <w:bookmarkEnd w:id="112"/>
      <w:bookmarkEnd w:id="113"/>
      <w:r w:rsidRPr="00B63D8A">
        <w:rPr>
          <w:i w:val="0"/>
          <w:sz w:val="24"/>
          <w:szCs w:val="24"/>
        </w:rPr>
        <w:t xml:space="preserve"> </w:t>
      </w:r>
    </w:p>
    <w:p w:rsidR="00DA60F6" w:rsidRDefault="00DA60F6" w:rsidP="00DA60F6">
      <w:pPr>
        <w:ind w:left="1080"/>
      </w:pPr>
      <w:r>
        <w:t>Bank configurations in Business Manager:</w:t>
      </w:r>
    </w:p>
    <w:p w:rsidR="00DA60F6" w:rsidRDefault="00DA60F6" w:rsidP="00DA60F6">
      <w:pPr>
        <w:ind w:left="1080"/>
      </w:pPr>
      <w:r>
        <w:t>All the supported Bank List values are preconfigured. However, Modif</w:t>
      </w:r>
      <w:r w:rsidR="00A51D4F">
        <w:t>y</w:t>
      </w:r>
      <w:r>
        <w:t>/</w:t>
      </w:r>
      <w:r w:rsidR="009F17EE">
        <w:t>Delete</w:t>
      </w:r>
      <w:r w:rsidR="00A51D4F">
        <w:t xml:space="preserve"> the </w:t>
      </w:r>
      <w:r w:rsidR="00BF46D0">
        <w:t>list if</w:t>
      </w:r>
      <w:r>
        <w:t xml:space="preserve"> required. Follow the below steps to add additional banks:</w:t>
      </w:r>
    </w:p>
    <w:p w:rsidR="00DA60F6" w:rsidRPr="008D3B13" w:rsidRDefault="00DA60F6" w:rsidP="00AF39B6">
      <w:pPr>
        <w:pStyle w:val="ListParagraph"/>
        <w:numPr>
          <w:ilvl w:val="0"/>
          <w:numId w:val="24"/>
        </w:numPr>
        <w:ind w:left="1800"/>
      </w:pPr>
      <w:r w:rsidRPr="008D3B13">
        <w:t>Log into Business Manager</w:t>
      </w:r>
    </w:p>
    <w:p w:rsidR="00DA60F6" w:rsidRPr="003940BD" w:rsidRDefault="00DA60F6" w:rsidP="00AF39B6">
      <w:pPr>
        <w:pStyle w:val="ListParagraph"/>
        <w:numPr>
          <w:ilvl w:val="0"/>
          <w:numId w:val="24"/>
        </w:numPr>
        <w:ind w:left="1800"/>
      </w:pPr>
      <w:r w:rsidRPr="008D3B13">
        <w:t xml:space="preserve">Navigate to </w:t>
      </w:r>
      <w:r w:rsidRPr="008D3B13">
        <w:rPr>
          <w:i/>
          <w:u w:val="single"/>
        </w:rPr>
        <w:t xml:space="preserve">Administration </w:t>
      </w:r>
      <w:r w:rsidRPr="008D3B13">
        <w:rPr>
          <w:i/>
          <w:u w:val="single"/>
        </w:rPr>
        <w:sym w:font="Wingdings" w:char="F0E0"/>
      </w:r>
      <w:r>
        <w:rPr>
          <w:i/>
          <w:u w:val="single"/>
        </w:rPr>
        <w:t xml:space="preserve"> Site Development</w:t>
      </w:r>
      <w:r w:rsidRPr="008D3B13">
        <w:rPr>
          <w:i/>
          <w:u w:val="single"/>
        </w:rPr>
        <w:t xml:space="preserve"> </w:t>
      </w:r>
      <w:r w:rsidRPr="008D3B13">
        <w:rPr>
          <w:i/>
          <w:u w:val="single"/>
        </w:rPr>
        <w:sym w:font="Wingdings" w:char="F0E0"/>
      </w:r>
      <w:r>
        <w:rPr>
          <w:i/>
          <w:u w:val="single"/>
        </w:rPr>
        <w:t xml:space="preserve"> System Object Definition</w:t>
      </w:r>
      <w:r w:rsidRPr="008D3B13">
        <w:rPr>
          <w:i/>
          <w:u w:val="single"/>
        </w:rPr>
        <w:t xml:space="preserve"> </w:t>
      </w:r>
      <w:r w:rsidRPr="008D3B13">
        <w:rPr>
          <w:i/>
          <w:u w:val="single"/>
        </w:rPr>
        <w:sym w:font="Wingdings" w:char="F0E0"/>
      </w:r>
      <w:r>
        <w:rPr>
          <w:i/>
          <w:u w:val="single"/>
        </w:rPr>
        <w:t xml:space="preserve"> SitePreferences</w:t>
      </w:r>
    </w:p>
    <w:p w:rsidR="00DA60F6" w:rsidRDefault="00DA60F6" w:rsidP="00AF39B6">
      <w:pPr>
        <w:pStyle w:val="ListParagraph"/>
        <w:numPr>
          <w:ilvl w:val="0"/>
          <w:numId w:val="24"/>
        </w:numPr>
        <w:ind w:left="1800"/>
      </w:pPr>
      <w:r w:rsidRPr="008D3B13">
        <w:t xml:space="preserve"> </w:t>
      </w:r>
      <w:r>
        <w:t>Open the tab Attribute Definition and find “</w:t>
      </w:r>
      <w:r w:rsidR="00C04461">
        <w:rPr>
          <w:rFonts w:ascii="Helvetica" w:hAnsi="Helvetica" w:cs="Helvetica"/>
          <w:bCs/>
          <w:i/>
          <w:sz w:val="20"/>
          <w:szCs w:val="20"/>
          <w:u w:val="single"/>
          <w:shd w:val="clear" w:color="auto" w:fill="FFFFFF"/>
        </w:rPr>
        <w:t>Worldpay</w:t>
      </w:r>
      <w:r w:rsidRPr="003940BD">
        <w:rPr>
          <w:rFonts w:ascii="Helvetica" w:hAnsi="Helvetica" w:cs="Helvetica"/>
          <w:bCs/>
          <w:i/>
          <w:sz w:val="20"/>
          <w:szCs w:val="20"/>
          <w:u w:val="single"/>
          <w:shd w:val="clear" w:color="auto" w:fill="FFFFFF"/>
        </w:rPr>
        <w:t>IdealBankList</w:t>
      </w:r>
      <w:r>
        <w:t>“</w:t>
      </w:r>
    </w:p>
    <w:p w:rsidR="00DA60F6" w:rsidRDefault="00DA60F6" w:rsidP="00AF39B6">
      <w:pPr>
        <w:pStyle w:val="ListParagraph"/>
        <w:numPr>
          <w:ilvl w:val="0"/>
          <w:numId w:val="24"/>
        </w:numPr>
        <w:ind w:left="1800"/>
      </w:pPr>
      <w:r>
        <w:t xml:space="preserve">Add the required </w:t>
      </w:r>
      <w:r w:rsidRPr="003940BD">
        <w:rPr>
          <w:rFonts w:ascii="Helvetica" w:hAnsi="Helvetica" w:cs="Helvetica"/>
          <w:bCs/>
          <w:i/>
          <w:sz w:val="20"/>
          <w:szCs w:val="20"/>
          <w:u w:val="single"/>
          <w:shd w:val="clear" w:color="auto" w:fill="FFFFFF"/>
        </w:rPr>
        <w:t>Bank ID</w:t>
      </w:r>
      <w:r>
        <w:t xml:space="preserve"> and </w:t>
      </w:r>
      <w:r w:rsidRPr="003940BD">
        <w:rPr>
          <w:rFonts w:ascii="Helvetica" w:hAnsi="Helvetica" w:cs="Helvetica"/>
          <w:bCs/>
          <w:i/>
          <w:sz w:val="20"/>
          <w:szCs w:val="20"/>
          <w:u w:val="single"/>
          <w:shd w:val="clear" w:color="auto" w:fill="FFFFFF"/>
        </w:rPr>
        <w:t>Bank Name</w:t>
      </w:r>
      <w:r>
        <w:t xml:space="preserve"> in the </w:t>
      </w:r>
      <w:r w:rsidRPr="003940BD">
        <w:rPr>
          <w:rFonts w:ascii="Helvetica" w:hAnsi="Helvetica" w:cs="Helvetica"/>
          <w:bCs/>
          <w:i/>
          <w:sz w:val="20"/>
          <w:szCs w:val="20"/>
          <w:u w:val="single"/>
          <w:shd w:val="clear" w:color="auto" w:fill="FFFFFF"/>
        </w:rPr>
        <w:t>Value</w:t>
      </w:r>
      <w:r>
        <w:t xml:space="preserve"> and </w:t>
      </w:r>
      <w:r w:rsidRPr="003940BD">
        <w:rPr>
          <w:rFonts w:ascii="Helvetica" w:hAnsi="Helvetica" w:cs="Helvetica"/>
          <w:bCs/>
          <w:i/>
          <w:sz w:val="20"/>
          <w:szCs w:val="20"/>
          <w:u w:val="single"/>
          <w:shd w:val="clear" w:color="auto" w:fill="FFFFFF"/>
        </w:rPr>
        <w:t>Display Value</w:t>
      </w:r>
      <w:r>
        <w:t xml:space="preserve"> correspondingly.</w:t>
      </w:r>
    </w:p>
    <w:p w:rsidR="00DA60F6" w:rsidRDefault="00DA60F6" w:rsidP="00DA60F6">
      <w:pPr>
        <w:pStyle w:val="ListParagraph"/>
        <w:ind w:left="1800"/>
      </w:pPr>
      <w:r>
        <w:t xml:space="preserve">(For more </w:t>
      </w:r>
      <w:proofErr w:type="gramStart"/>
      <w:r>
        <w:t>details</w:t>
      </w:r>
      <w:proofErr w:type="gramEnd"/>
      <w:r>
        <w:t xml:space="preserve"> refer Appendix B)</w:t>
      </w:r>
    </w:p>
    <w:p w:rsidR="00DA60F6" w:rsidRDefault="006446B5" w:rsidP="00DA60F6">
      <w:pPr>
        <w:ind w:left="1080"/>
      </w:pPr>
      <w:r>
        <w:rPr>
          <w:noProof/>
        </w:rPr>
        <w:drawing>
          <wp:inline distT="0" distB="0" distL="0" distR="0" wp14:anchorId="185CC96A" wp14:editId="3AA797C3">
            <wp:extent cx="5209953" cy="2413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6140" cy="2416502"/>
                    </a:xfrm>
                    <a:prstGeom prst="rect">
                      <a:avLst/>
                    </a:prstGeom>
                    <a:noFill/>
                    <a:ln>
                      <a:noFill/>
                    </a:ln>
                  </pic:spPr>
                </pic:pic>
              </a:graphicData>
            </a:graphic>
          </wp:inline>
        </w:drawing>
      </w:r>
    </w:p>
    <w:p w:rsidR="00DA60F6" w:rsidRDefault="00DA60F6" w:rsidP="00DA60F6">
      <w:pPr>
        <w:ind w:left="1080"/>
        <w:jc w:val="center"/>
      </w:pPr>
      <w:r>
        <w:t>Fig: 2.6</w:t>
      </w:r>
    </w:p>
    <w:p w:rsidR="00DA60F6" w:rsidRDefault="00DA60F6" w:rsidP="00DA60F6">
      <w:pPr>
        <w:ind w:left="1080"/>
      </w:pPr>
      <w:r>
        <w:t>Select the specific banks using the below steps:</w:t>
      </w:r>
    </w:p>
    <w:p w:rsidR="00DA60F6" w:rsidRPr="008D3B13" w:rsidRDefault="00DA60F6" w:rsidP="00AF39B6">
      <w:pPr>
        <w:pStyle w:val="ListParagraph"/>
        <w:numPr>
          <w:ilvl w:val="0"/>
          <w:numId w:val="25"/>
        </w:numPr>
        <w:ind w:left="1800"/>
      </w:pPr>
      <w:r w:rsidRPr="008D3B13">
        <w:t>Log into Business Manager</w:t>
      </w:r>
    </w:p>
    <w:p w:rsidR="00DA60F6" w:rsidRDefault="00DA60F6" w:rsidP="00AF39B6">
      <w:pPr>
        <w:pStyle w:val="ListParagraph"/>
        <w:numPr>
          <w:ilvl w:val="0"/>
          <w:numId w:val="25"/>
        </w:numPr>
        <w:ind w:left="1800"/>
      </w:pPr>
      <w:r>
        <w:t xml:space="preserve">From the top </w:t>
      </w:r>
      <w:proofErr w:type="gramStart"/>
      <w:r>
        <w:t>bar</w:t>
      </w:r>
      <w:proofErr w:type="gramEnd"/>
      <w:r>
        <w:t xml:space="preserve"> select the required site for which configurations are to be done.</w:t>
      </w:r>
    </w:p>
    <w:p w:rsidR="00DA60F6" w:rsidRPr="006277C3" w:rsidRDefault="00DA60F6" w:rsidP="00AF39B6">
      <w:pPr>
        <w:pStyle w:val="ListParagraph"/>
        <w:numPr>
          <w:ilvl w:val="0"/>
          <w:numId w:val="25"/>
        </w:numPr>
        <w:ind w:left="1800"/>
      </w:pPr>
      <w:r w:rsidRPr="008D3B13">
        <w:t>Navigate to</w:t>
      </w:r>
      <w:r w:rsidR="00BB50D3">
        <w:t xml:space="preserve"> </w:t>
      </w:r>
      <w:r w:rsidR="00BB50D3" w:rsidRPr="00C75E15">
        <w:rPr>
          <w:u w:val="single"/>
        </w:rPr>
        <w:t>MobileFirst</w:t>
      </w:r>
      <w:r w:rsidR="00BB50D3" w:rsidRPr="00C75E15">
        <w:rPr>
          <w:u w:val="single"/>
        </w:rPr>
        <w:sym w:font="Wingdings" w:char="F0E0"/>
      </w:r>
      <w:r w:rsidR="00BB50D3" w:rsidRPr="00C75E15">
        <w:rPr>
          <w:u w:val="single"/>
        </w:rPr>
        <w:t>Merchant Tools</w:t>
      </w:r>
      <w:r w:rsidR="00BB50D3" w:rsidRPr="00C75E15">
        <w:rPr>
          <w:u w:val="single"/>
        </w:rPr>
        <w:sym w:font="Wingdings" w:char="F0E0"/>
      </w:r>
      <w:r>
        <w:t xml:space="preserve"> </w:t>
      </w:r>
      <w:r>
        <w:rPr>
          <w:i/>
          <w:u w:val="single"/>
        </w:rPr>
        <w:t>Site Preferences</w:t>
      </w:r>
      <w:r w:rsidRPr="008D3B13">
        <w:rPr>
          <w:i/>
          <w:u w:val="single"/>
        </w:rPr>
        <w:t xml:space="preserve"> </w:t>
      </w:r>
      <w:r w:rsidRPr="008D3B13">
        <w:rPr>
          <w:i/>
          <w:u w:val="single"/>
        </w:rPr>
        <w:sym w:font="Wingdings" w:char="F0E0"/>
      </w:r>
      <w:r>
        <w:rPr>
          <w:i/>
          <w:u w:val="single"/>
        </w:rPr>
        <w:t xml:space="preserve"> Custom Preferences </w:t>
      </w:r>
      <w:r w:rsidRPr="008D3B13">
        <w:rPr>
          <w:i/>
          <w:u w:val="single"/>
        </w:rPr>
        <w:sym w:font="Wingdings" w:char="F0E0"/>
      </w:r>
      <w:r>
        <w:rPr>
          <w:i/>
          <w:u w:val="single"/>
        </w:rPr>
        <w:t xml:space="preserve"> </w:t>
      </w:r>
      <w:r w:rsidR="00C04461">
        <w:rPr>
          <w:i/>
          <w:u w:val="single"/>
        </w:rPr>
        <w:t>Worldpay</w:t>
      </w:r>
    </w:p>
    <w:p w:rsidR="00DA60F6" w:rsidRDefault="00DA60F6" w:rsidP="00AF39B6">
      <w:pPr>
        <w:pStyle w:val="ListParagraph"/>
        <w:numPr>
          <w:ilvl w:val="0"/>
          <w:numId w:val="25"/>
        </w:numPr>
        <w:ind w:left="1800"/>
      </w:pPr>
      <w:r w:rsidRPr="006277C3">
        <w:lastRenderedPageBreak/>
        <w:t xml:space="preserve">Select the banks to </w:t>
      </w:r>
      <w:proofErr w:type="gramStart"/>
      <w:r>
        <w:t>be supported</w:t>
      </w:r>
      <w:proofErr w:type="gramEnd"/>
      <w:r w:rsidRPr="006277C3">
        <w:t>.</w:t>
      </w:r>
      <w:r>
        <w:t xml:space="preserve"> (Multiple banks can be selected from the drop down)</w:t>
      </w:r>
    </w:p>
    <w:p w:rsidR="00DA60F6" w:rsidRDefault="00D111E8" w:rsidP="00DA60F6">
      <w:pPr>
        <w:ind w:left="1080"/>
      </w:pPr>
      <w:r w:rsidRPr="00D111E8">
        <w:rPr>
          <w:noProof/>
        </w:rPr>
        <w:t xml:space="preserve"> </w:t>
      </w:r>
      <w:r>
        <w:rPr>
          <w:noProof/>
        </w:rPr>
        <w:drawing>
          <wp:inline distT="0" distB="0" distL="0" distR="0" wp14:anchorId="4A75ECC8" wp14:editId="29097F70">
            <wp:extent cx="5443772" cy="21717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9847" cy="2174123"/>
                    </a:xfrm>
                    <a:prstGeom prst="rect">
                      <a:avLst/>
                    </a:prstGeom>
                  </pic:spPr>
                </pic:pic>
              </a:graphicData>
            </a:graphic>
          </wp:inline>
        </w:drawing>
      </w:r>
    </w:p>
    <w:p w:rsidR="00516F1D" w:rsidRDefault="00DA60F6" w:rsidP="00516F1D">
      <w:pPr>
        <w:pStyle w:val="BodyText"/>
        <w:ind w:left="2160"/>
        <w:jc w:val="center"/>
      </w:pPr>
      <w:r>
        <w:t>Fig: 2.7</w:t>
      </w:r>
    </w:p>
    <w:p w:rsidR="00E738A3" w:rsidRDefault="00E738A3" w:rsidP="0035095C">
      <w:pPr>
        <w:ind w:left="1080"/>
      </w:pPr>
      <w:r w:rsidRPr="00D13BA9">
        <w:rPr>
          <w:b/>
        </w:rPr>
        <w:t>Note:</w:t>
      </w:r>
      <w:r>
        <w:t xml:space="preserve"> Please </w:t>
      </w:r>
      <w:r w:rsidR="00E9748C">
        <w:t>ensure list</w:t>
      </w:r>
      <w:r>
        <w:t xml:space="preserve"> of bank </w:t>
      </w:r>
      <w:proofErr w:type="gramStart"/>
      <w:r>
        <w:t xml:space="preserve">should be </w:t>
      </w:r>
      <w:r w:rsidR="00D13BA9">
        <w:t>updated</w:t>
      </w:r>
      <w:proofErr w:type="gramEnd"/>
      <w:r w:rsidR="00D13BA9">
        <w:t>;</w:t>
      </w:r>
      <w:r>
        <w:t xml:space="preserve"> </w:t>
      </w:r>
      <w:r w:rsidR="00D13BA9">
        <w:t>please</w:t>
      </w:r>
      <w:r>
        <w:t xml:space="preserve"> contact Worldpay to get the </w:t>
      </w:r>
      <w:r w:rsidR="00187150">
        <w:t>latest list</w:t>
      </w:r>
      <w:r>
        <w:t xml:space="preserve"> of Bank.</w:t>
      </w:r>
    </w:p>
    <w:p w:rsidR="00516F1D" w:rsidRDefault="00516F1D" w:rsidP="00516F1D">
      <w:pPr>
        <w:pStyle w:val="BodyText"/>
        <w:ind w:left="2160"/>
      </w:pPr>
    </w:p>
    <w:p w:rsidR="00516F1D" w:rsidRPr="00B63D8A" w:rsidRDefault="00957A42" w:rsidP="00B63D8A">
      <w:pPr>
        <w:pStyle w:val="Heading3"/>
        <w:keepNext/>
        <w:keepLines/>
        <w:numPr>
          <w:ilvl w:val="2"/>
          <w:numId w:val="47"/>
        </w:numPr>
        <w:pBdr>
          <w:bottom w:val="none" w:sz="0" w:space="0" w:color="auto"/>
        </w:pBdr>
        <w:spacing w:line="276" w:lineRule="auto"/>
        <w:ind w:left="1764"/>
        <w:rPr>
          <w:i w:val="0"/>
          <w:sz w:val="24"/>
          <w:szCs w:val="24"/>
        </w:rPr>
      </w:pPr>
      <w:bookmarkStart w:id="114" w:name="_Toc8306048"/>
      <w:r>
        <w:rPr>
          <w:i w:val="0"/>
          <w:sz w:val="24"/>
          <w:szCs w:val="24"/>
        </w:rPr>
        <w:t>B</w:t>
      </w:r>
      <w:r w:rsidR="00E72A7E" w:rsidRPr="00B63D8A">
        <w:rPr>
          <w:i w:val="0"/>
          <w:sz w:val="24"/>
          <w:szCs w:val="24"/>
        </w:rPr>
        <w:t>Multiple Merchant ID Support Integration</w:t>
      </w:r>
      <w:bookmarkEnd w:id="114"/>
    </w:p>
    <w:p w:rsidR="00516F1D" w:rsidRDefault="00516F1D" w:rsidP="003E51B1">
      <w:pPr>
        <w:ind w:left="1080"/>
      </w:pPr>
      <w:r>
        <w:t>After importing metadata pr</w:t>
      </w:r>
      <w:r w:rsidR="00E72A7E">
        <w:t xml:space="preserve">ovided with </w:t>
      </w:r>
      <w:r w:rsidR="006E4740">
        <w:t>Worldpay</w:t>
      </w:r>
      <w:r w:rsidR="00E72A7E">
        <w:t xml:space="preserve"> cartridge</w:t>
      </w:r>
      <w:r>
        <w:t>,</w:t>
      </w:r>
      <w:r w:rsidR="009B424D">
        <w:t xml:space="preserve"> </w:t>
      </w:r>
      <w:r>
        <w:t>add</w:t>
      </w:r>
      <w:r w:rsidR="009B424D">
        <w:t>i</w:t>
      </w:r>
      <w:r>
        <w:t>tional fields (</w:t>
      </w:r>
      <w:r w:rsidR="006C7870">
        <w:t xml:space="preserve">merchant ID, username, </w:t>
      </w:r>
      <w:r w:rsidR="00C50152">
        <w:t>and password</w:t>
      </w:r>
      <w:r>
        <w:t xml:space="preserve">) </w:t>
      </w:r>
      <w:proofErr w:type="gramStart"/>
      <w:r>
        <w:t>will be created</w:t>
      </w:r>
      <w:proofErr w:type="gramEnd"/>
      <w:r>
        <w:t xml:space="preserve"> in payment methods in BM. </w:t>
      </w:r>
    </w:p>
    <w:p w:rsidR="00516F1D" w:rsidRDefault="00516F1D" w:rsidP="00B761DF">
      <w:pPr>
        <w:pStyle w:val="ListParagraph"/>
        <w:numPr>
          <w:ilvl w:val="0"/>
          <w:numId w:val="30"/>
        </w:numPr>
        <w:ind w:left="1080" w:firstLine="0"/>
      </w:pPr>
      <w:r>
        <w:t xml:space="preserve"> </w:t>
      </w:r>
      <w:r w:rsidRPr="008D3B13">
        <w:t>Log into Business Manager</w:t>
      </w:r>
    </w:p>
    <w:p w:rsidR="00516F1D" w:rsidRDefault="00516F1D" w:rsidP="00B761DF">
      <w:pPr>
        <w:pStyle w:val="ListParagraph"/>
        <w:numPr>
          <w:ilvl w:val="0"/>
          <w:numId w:val="30"/>
        </w:numPr>
        <w:ind w:left="1080" w:firstLine="0"/>
      </w:pPr>
      <w:r>
        <w:t xml:space="preserve"> From the top bar select the required site for which configurations are to be done</w:t>
      </w:r>
    </w:p>
    <w:p w:rsidR="00516F1D" w:rsidRPr="00656BA4" w:rsidRDefault="00516F1D" w:rsidP="00B761DF">
      <w:pPr>
        <w:pStyle w:val="ListParagraph"/>
        <w:numPr>
          <w:ilvl w:val="0"/>
          <w:numId w:val="30"/>
        </w:numPr>
        <w:ind w:left="1080" w:firstLine="0"/>
      </w:pPr>
      <w:r>
        <w:t xml:space="preserve"> </w:t>
      </w:r>
      <w:r w:rsidRPr="00135D79">
        <w:t>Navigate to</w:t>
      </w:r>
      <w:r>
        <w:t xml:space="preserve"> </w:t>
      </w:r>
      <w:r w:rsidR="00133726">
        <w:t>MobileFirst</w:t>
      </w:r>
      <w:r w:rsidR="00133726" w:rsidRPr="00656BA4">
        <w:t xml:space="preserve"> </w:t>
      </w:r>
      <w:r w:rsidRPr="00656BA4">
        <w:t>Site</w:t>
      </w:r>
      <w:r w:rsidR="00E348B2">
        <w:sym w:font="Wingdings" w:char="F0E0"/>
      </w:r>
      <w:r w:rsidR="00E348B2">
        <w:t>Merchant Tools</w:t>
      </w:r>
      <w:r>
        <w:t xml:space="preserve"> </w:t>
      </w:r>
      <w:r w:rsidRPr="00656BA4">
        <w:sym w:font="Wingdings" w:char="F0E0"/>
      </w:r>
      <w:r w:rsidRPr="00656BA4">
        <w:t xml:space="preserve"> Ordering</w:t>
      </w:r>
      <w:r w:rsidRPr="00656BA4">
        <w:sym w:font="Wingdings" w:char="F0E0"/>
      </w:r>
      <w:r w:rsidRPr="00656BA4">
        <w:t xml:space="preserve"> Payment Methods.</w:t>
      </w:r>
    </w:p>
    <w:p w:rsidR="00516F1D" w:rsidRDefault="00516F1D" w:rsidP="00B761DF">
      <w:pPr>
        <w:pStyle w:val="ListParagraph"/>
        <w:numPr>
          <w:ilvl w:val="0"/>
          <w:numId w:val="30"/>
        </w:numPr>
        <w:ind w:left="1080" w:firstLine="0"/>
      </w:pPr>
      <w:r>
        <w:t xml:space="preserve"> Input the required details for the below field:</w:t>
      </w:r>
    </w:p>
    <w:p w:rsidR="00516F1D" w:rsidRDefault="00516F1D" w:rsidP="003E51B1">
      <w:pPr>
        <w:pStyle w:val="ListParagraph"/>
        <w:ind w:left="1788" w:firstLine="336"/>
      </w:pPr>
      <w:r>
        <w:t>Mer</w:t>
      </w:r>
      <w:r w:rsidR="005F17D2">
        <w:t>c</w:t>
      </w:r>
      <w:r>
        <w:t>hant ID</w:t>
      </w:r>
    </w:p>
    <w:p w:rsidR="00516F1D" w:rsidRDefault="00516F1D" w:rsidP="003E51B1">
      <w:pPr>
        <w:pStyle w:val="ListParagraph"/>
        <w:ind w:left="1452" w:firstLine="336"/>
      </w:pPr>
      <w:r>
        <w:t>Username</w:t>
      </w:r>
    </w:p>
    <w:p w:rsidR="00516F1D" w:rsidRDefault="00516F1D" w:rsidP="003E51B1">
      <w:pPr>
        <w:pStyle w:val="ListParagraph"/>
        <w:ind w:left="1116" w:firstLine="336"/>
      </w:pPr>
      <w:r>
        <w:t>Password</w:t>
      </w:r>
    </w:p>
    <w:p w:rsidR="00516F1D" w:rsidRDefault="00697861" w:rsidP="003E51B1">
      <w:pPr>
        <w:ind w:left="1080"/>
      </w:pPr>
      <w:r>
        <w:rPr>
          <w:noProof/>
        </w:rPr>
        <w:drawing>
          <wp:inline distT="0" distB="0" distL="0" distR="0" wp14:anchorId="6C6AA9CD" wp14:editId="53010D91">
            <wp:extent cx="5285678" cy="1381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85678" cy="1381125"/>
                    </a:xfrm>
                    <a:prstGeom prst="rect">
                      <a:avLst/>
                    </a:prstGeom>
                  </pic:spPr>
                </pic:pic>
              </a:graphicData>
            </a:graphic>
          </wp:inline>
        </w:drawing>
      </w:r>
    </w:p>
    <w:p w:rsidR="005D0EF0" w:rsidRPr="00B63D8A" w:rsidRDefault="00CA18DE" w:rsidP="00B63D8A">
      <w:pPr>
        <w:pStyle w:val="Heading3"/>
        <w:keepNext/>
        <w:keepLines/>
        <w:numPr>
          <w:ilvl w:val="2"/>
          <w:numId w:val="47"/>
        </w:numPr>
        <w:pBdr>
          <w:bottom w:val="none" w:sz="0" w:space="0" w:color="auto"/>
        </w:pBdr>
        <w:spacing w:line="276" w:lineRule="auto"/>
        <w:ind w:left="1764"/>
        <w:rPr>
          <w:i w:val="0"/>
          <w:sz w:val="24"/>
          <w:szCs w:val="24"/>
        </w:rPr>
      </w:pPr>
      <w:bookmarkStart w:id="115" w:name="_Toc8306049"/>
      <w:r w:rsidRPr="00B63D8A">
        <w:rPr>
          <w:i w:val="0"/>
          <w:sz w:val="24"/>
          <w:szCs w:val="24"/>
        </w:rPr>
        <w:t xml:space="preserve">Look and Feel </w:t>
      </w:r>
      <w:r w:rsidR="00EE4A66" w:rsidRPr="00B63D8A">
        <w:rPr>
          <w:i w:val="0"/>
          <w:sz w:val="24"/>
          <w:szCs w:val="24"/>
        </w:rPr>
        <w:t>Customization</w:t>
      </w:r>
      <w:r w:rsidR="00AE09A9" w:rsidRPr="00B63D8A">
        <w:rPr>
          <w:i w:val="0"/>
          <w:sz w:val="24"/>
          <w:szCs w:val="24"/>
        </w:rPr>
        <w:t xml:space="preserve"> for </w:t>
      </w:r>
      <w:r w:rsidR="00C04461" w:rsidRPr="00B63D8A">
        <w:rPr>
          <w:i w:val="0"/>
          <w:sz w:val="24"/>
          <w:szCs w:val="24"/>
        </w:rPr>
        <w:t>Worldpay</w:t>
      </w:r>
      <w:r w:rsidR="001E4343" w:rsidRPr="00B63D8A">
        <w:rPr>
          <w:i w:val="0"/>
          <w:sz w:val="24"/>
          <w:szCs w:val="24"/>
        </w:rPr>
        <w:t xml:space="preserve"> </w:t>
      </w:r>
      <w:r w:rsidR="00AE09A9" w:rsidRPr="00B63D8A">
        <w:rPr>
          <w:i w:val="0"/>
          <w:sz w:val="24"/>
          <w:szCs w:val="24"/>
        </w:rPr>
        <w:t>Redirect Pages</w:t>
      </w:r>
      <w:bookmarkEnd w:id="115"/>
    </w:p>
    <w:p w:rsidR="005D0EF0" w:rsidRDefault="005D0EF0" w:rsidP="005D0EF0">
      <w:pPr>
        <w:ind w:left="1044"/>
      </w:pPr>
      <w:r>
        <w:t xml:space="preserve">Configurations that needs to </w:t>
      </w:r>
      <w:proofErr w:type="gramStart"/>
      <w:r>
        <w:t>be done</w:t>
      </w:r>
      <w:proofErr w:type="gramEnd"/>
      <w:r>
        <w:t xml:space="preserve"> in Business Manager to support look and feel customization:</w:t>
      </w:r>
    </w:p>
    <w:p w:rsidR="005D0EF0" w:rsidRPr="008D3B13" w:rsidRDefault="005D0EF0" w:rsidP="005D0EF0">
      <w:pPr>
        <w:ind w:left="1044"/>
      </w:pPr>
      <w:r>
        <w:t xml:space="preserve">1) </w:t>
      </w:r>
      <w:r w:rsidRPr="008D3B13">
        <w:t>Log into Business Manager</w:t>
      </w:r>
    </w:p>
    <w:p w:rsidR="005D0EF0" w:rsidRDefault="005D0EF0" w:rsidP="005D0EF0">
      <w:pPr>
        <w:ind w:left="1044"/>
      </w:pPr>
      <w:proofErr w:type="gramStart"/>
      <w:r>
        <w:lastRenderedPageBreak/>
        <w:t>2) From the top bar</w:t>
      </w:r>
      <w:proofErr w:type="gramEnd"/>
      <w:r>
        <w:t xml:space="preserve"> select the required site for which configurations are to be done.</w:t>
      </w:r>
    </w:p>
    <w:p w:rsidR="005D0EF0" w:rsidRPr="00652B20" w:rsidRDefault="005D0EF0" w:rsidP="005D0EF0">
      <w:pPr>
        <w:ind w:left="1044"/>
      </w:pPr>
      <w:r>
        <w:t xml:space="preserve">3) </w:t>
      </w:r>
      <w:r w:rsidRPr="008D3B13">
        <w:t>Navigate to</w:t>
      </w:r>
      <w:r>
        <w:t xml:space="preserve"> </w:t>
      </w:r>
      <w:r w:rsidRPr="005D0EF0">
        <w:t xml:space="preserve">SitePreferences </w:t>
      </w:r>
      <w:r w:rsidRPr="005D0EF0">
        <w:sym w:font="Wingdings" w:char="F0E0"/>
      </w:r>
      <w:r w:rsidRPr="005D0EF0">
        <w:t xml:space="preserve"> Custom Preferences </w:t>
      </w:r>
      <w:r w:rsidRPr="005D0EF0">
        <w:sym w:font="Wingdings" w:char="F0E0"/>
      </w:r>
      <w:r w:rsidRPr="005D0EF0">
        <w:t xml:space="preserve"> </w:t>
      </w:r>
      <w:r w:rsidR="00C04461">
        <w:t>Worldpay</w:t>
      </w:r>
    </w:p>
    <w:p w:rsidR="005D0EF0" w:rsidRDefault="005D0EF0" w:rsidP="005D0EF0">
      <w:pPr>
        <w:ind w:left="1044"/>
      </w:pPr>
      <w:r>
        <w:t>4) Input the required details for the below field:</w:t>
      </w:r>
    </w:p>
    <w:p w:rsidR="003E51B1" w:rsidRDefault="003E51B1" w:rsidP="005D0EF0">
      <w:pPr>
        <w:ind w:left="1044"/>
      </w:pPr>
      <w:r>
        <w:tab/>
      </w:r>
      <w:r w:rsidR="00C04461">
        <w:t>Worldpay</w:t>
      </w:r>
      <w:r>
        <w:t xml:space="preserve"> Configurable HPP APM</w:t>
      </w:r>
    </w:p>
    <w:p w:rsidR="005D0EF0" w:rsidRPr="00652B20" w:rsidRDefault="00C04461" w:rsidP="005D0EF0">
      <w:pPr>
        <w:ind w:left="1044" w:firstLine="372"/>
      </w:pPr>
      <w:r>
        <w:t>Worldpay</w:t>
      </w:r>
      <w:r w:rsidR="005D0EF0" w:rsidRPr="00652B20">
        <w:t xml:space="preserve"> Installation Id</w:t>
      </w:r>
    </w:p>
    <w:p w:rsidR="0014124A" w:rsidRDefault="00C04461" w:rsidP="003E51B1">
      <w:pPr>
        <w:ind w:left="1044" w:firstLine="372"/>
      </w:pPr>
      <w:r>
        <w:rPr>
          <w:rStyle w:val="tooltipstered"/>
        </w:rPr>
        <w:t>Worldpay</w:t>
      </w:r>
      <w:r w:rsidR="0014124A">
        <w:rPr>
          <w:rStyle w:val="tooltipstered"/>
        </w:rPr>
        <w:t xml:space="preserve"> Address Details Read Only</w:t>
      </w:r>
      <w:r w:rsidR="0014124A">
        <w:t xml:space="preserve"> </w:t>
      </w:r>
    </w:p>
    <w:p w:rsidR="003E51B1" w:rsidRDefault="00C04461" w:rsidP="003E51B1">
      <w:pPr>
        <w:ind w:left="1044" w:firstLine="372"/>
      </w:pPr>
      <w:r>
        <w:rPr>
          <w:rStyle w:val="tooltipstered"/>
        </w:rPr>
        <w:t>Worldpay</w:t>
      </w:r>
      <w:r w:rsidR="0014124A">
        <w:rPr>
          <w:rStyle w:val="tooltipstered"/>
        </w:rPr>
        <w:t xml:space="preserve"> Hide Address Details</w:t>
      </w:r>
    </w:p>
    <w:p w:rsidR="003E51B1" w:rsidRDefault="003E51B1" w:rsidP="003E51B1">
      <w:pPr>
        <w:pStyle w:val="ListParagraph"/>
        <w:ind w:firstLine="324"/>
      </w:pPr>
      <w:r>
        <w:t>** Ensure that the Payment Method ID (refer to APPENDIX A</w:t>
      </w:r>
      <w:r w:rsidR="00341E1E">
        <w:t xml:space="preserve"> – KEY column</w:t>
      </w:r>
      <w:r>
        <w:t xml:space="preserve">), which needs to be supported for customizable is added to the </w:t>
      </w:r>
      <w:r w:rsidR="00C04461">
        <w:rPr>
          <w:b/>
        </w:rPr>
        <w:t>Worldpay</w:t>
      </w:r>
      <w:r w:rsidRPr="003E51B1">
        <w:rPr>
          <w:b/>
        </w:rPr>
        <w:t xml:space="preserve"> Configurable HPP APM</w:t>
      </w:r>
      <w:r>
        <w:rPr>
          <w:b/>
        </w:rPr>
        <w:t xml:space="preserve"> </w:t>
      </w:r>
      <w:r w:rsidRPr="003E51B1">
        <w:t>sitepref</w:t>
      </w:r>
      <w:r w:rsidR="00850CBB">
        <w:t>e</w:t>
      </w:r>
      <w:r w:rsidRPr="003E51B1">
        <w:t>rence.</w:t>
      </w:r>
    </w:p>
    <w:p w:rsidR="005D0EF0" w:rsidRPr="003E51B1" w:rsidRDefault="005D0EF0" w:rsidP="005D0EF0">
      <w:pPr>
        <w:ind w:left="1044"/>
      </w:pPr>
      <w:proofErr w:type="gramStart"/>
      <w:r w:rsidRPr="003E51B1">
        <w:t>**Please</w:t>
      </w:r>
      <w:proofErr w:type="gramEnd"/>
      <w:r w:rsidRPr="003E51B1">
        <w:t xml:space="preserve"> contact the </w:t>
      </w:r>
      <w:r w:rsidR="00C04461">
        <w:t>Worldpay</w:t>
      </w:r>
      <w:r w:rsidRPr="003E51B1">
        <w:t xml:space="preserve"> contact person for values of the above details.</w:t>
      </w:r>
    </w:p>
    <w:p w:rsidR="005D0EF0" w:rsidRDefault="009E391E" w:rsidP="005D0EF0">
      <w:pPr>
        <w:ind w:left="1068"/>
      </w:pPr>
      <w:r w:rsidRPr="009E391E">
        <w:rPr>
          <w:noProof/>
        </w:rPr>
        <w:t xml:space="preserve"> </w:t>
      </w:r>
      <w:r>
        <w:rPr>
          <w:noProof/>
        </w:rPr>
        <w:drawing>
          <wp:inline distT="0" distB="0" distL="0" distR="0" wp14:anchorId="6A724353" wp14:editId="3C8DA437">
            <wp:extent cx="5248910" cy="197826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7760" cy="1981604"/>
                    </a:xfrm>
                    <a:prstGeom prst="rect">
                      <a:avLst/>
                    </a:prstGeom>
                  </pic:spPr>
                </pic:pic>
              </a:graphicData>
            </a:graphic>
          </wp:inline>
        </w:drawing>
      </w:r>
    </w:p>
    <w:p w:rsidR="00E24984" w:rsidRDefault="00B77193" w:rsidP="005D0EF0">
      <w:pPr>
        <w:ind w:left="1068"/>
      </w:pPr>
      <w:r>
        <w:rPr>
          <w:noProof/>
        </w:rPr>
        <w:drawing>
          <wp:inline distT="0" distB="0" distL="0" distR="0" wp14:anchorId="20E19C63" wp14:editId="0A39439B">
            <wp:extent cx="5284079" cy="3751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9719" cy="381269"/>
                    </a:xfrm>
                    <a:prstGeom prst="rect">
                      <a:avLst/>
                    </a:prstGeom>
                  </pic:spPr>
                </pic:pic>
              </a:graphicData>
            </a:graphic>
          </wp:inline>
        </w:drawing>
      </w:r>
    </w:p>
    <w:p w:rsidR="00E24984" w:rsidRPr="00D64C48" w:rsidRDefault="00E24984" w:rsidP="00D64C48">
      <w:r w:rsidRPr="00D64C48">
        <w:tab/>
      </w:r>
      <w:r w:rsidRPr="00D64C48">
        <w:tab/>
      </w:r>
      <w:r w:rsidRPr="00D64C48">
        <w:tab/>
      </w:r>
      <w:r w:rsidRPr="00D64C48">
        <w:tab/>
        <w:t>Fig 2.9</w:t>
      </w:r>
    </w:p>
    <w:p w:rsidR="001E4343" w:rsidRPr="00B63D8A" w:rsidRDefault="00D64C48" w:rsidP="00B63D8A">
      <w:pPr>
        <w:pStyle w:val="Heading3"/>
        <w:keepNext/>
        <w:keepLines/>
        <w:numPr>
          <w:ilvl w:val="2"/>
          <w:numId w:val="47"/>
        </w:numPr>
        <w:pBdr>
          <w:bottom w:val="none" w:sz="0" w:space="0" w:color="auto"/>
        </w:pBdr>
        <w:spacing w:line="276" w:lineRule="auto"/>
        <w:ind w:left="1764"/>
        <w:rPr>
          <w:i w:val="0"/>
          <w:sz w:val="24"/>
          <w:szCs w:val="24"/>
        </w:rPr>
      </w:pPr>
      <w:bookmarkStart w:id="116" w:name="_Toc8306050"/>
      <w:r w:rsidRPr="00B63D8A">
        <w:rPr>
          <w:i w:val="0"/>
          <w:sz w:val="24"/>
          <w:szCs w:val="24"/>
        </w:rPr>
        <w:t xml:space="preserve">Hosted Payment Pages iframe or lightbox </w:t>
      </w:r>
      <w:r w:rsidR="001E4343" w:rsidRPr="00B63D8A">
        <w:rPr>
          <w:i w:val="0"/>
          <w:sz w:val="24"/>
          <w:szCs w:val="24"/>
        </w:rPr>
        <w:t xml:space="preserve">for </w:t>
      </w:r>
      <w:r w:rsidR="00C04461" w:rsidRPr="00B63D8A">
        <w:rPr>
          <w:i w:val="0"/>
          <w:sz w:val="24"/>
          <w:szCs w:val="24"/>
        </w:rPr>
        <w:t>Worldpay</w:t>
      </w:r>
      <w:r w:rsidR="001E4343" w:rsidRPr="00B63D8A">
        <w:rPr>
          <w:i w:val="0"/>
          <w:sz w:val="24"/>
          <w:szCs w:val="24"/>
        </w:rPr>
        <w:t xml:space="preserve"> Redirect Pa</w:t>
      </w:r>
      <w:r w:rsidRPr="00B63D8A">
        <w:rPr>
          <w:i w:val="0"/>
          <w:sz w:val="24"/>
          <w:szCs w:val="24"/>
        </w:rPr>
        <w:t>yment Method</w:t>
      </w:r>
      <w:bookmarkEnd w:id="116"/>
    </w:p>
    <w:p w:rsidR="001E4343" w:rsidRDefault="001E4343" w:rsidP="001E4343">
      <w:pPr>
        <w:ind w:left="1044"/>
      </w:pPr>
      <w:r>
        <w:t xml:space="preserve">Configurations that needs to </w:t>
      </w:r>
      <w:proofErr w:type="gramStart"/>
      <w:r>
        <w:t>be done</w:t>
      </w:r>
      <w:proofErr w:type="gramEnd"/>
      <w:r>
        <w:t xml:space="preserve"> in Business Manager to support look and feel customization:</w:t>
      </w:r>
    </w:p>
    <w:p w:rsidR="001E4343" w:rsidRDefault="001E4343" w:rsidP="001E4343">
      <w:pPr>
        <w:ind w:left="1044"/>
      </w:pPr>
      <w:r>
        <w:t>1) Log into Business Manager</w:t>
      </w:r>
    </w:p>
    <w:p w:rsidR="001E4343" w:rsidRPr="00D1509C" w:rsidRDefault="001E4343" w:rsidP="001E4343">
      <w:pPr>
        <w:ind w:left="1044"/>
      </w:pPr>
      <w:r>
        <w:t xml:space="preserve">2) </w:t>
      </w:r>
      <w:r w:rsidRPr="008D3B13">
        <w:t xml:space="preserve">Navigate to </w:t>
      </w:r>
      <w:r w:rsidR="00794C0D" w:rsidRPr="00C75E15">
        <w:rPr>
          <w:u w:val="single"/>
        </w:rPr>
        <w:t xml:space="preserve">MobileFirst </w:t>
      </w:r>
      <w:r w:rsidR="00794C0D" w:rsidRPr="00C75E15">
        <w:rPr>
          <w:u w:val="single"/>
        </w:rPr>
        <w:sym w:font="Wingdings" w:char="F0E0"/>
      </w:r>
      <w:r w:rsidR="00794C0D" w:rsidRPr="00C75E15">
        <w:rPr>
          <w:u w:val="single"/>
        </w:rPr>
        <w:t xml:space="preserve"> </w:t>
      </w:r>
      <w:r w:rsidRPr="00C75E15">
        <w:rPr>
          <w:u w:val="single"/>
        </w:rPr>
        <w:t>Merchant Tools</w:t>
      </w:r>
      <w:r w:rsidRPr="00794C0D">
        <w:rPr>
          <w:i/>
          <w:u w:val="single"/>
        </w:rPr>
        <w:t xml:space="preserve"> </w:t>
      </w:r>
      <w:r w:rsidRPr="00794C0D">
        <w:rPr>
          <w:i/>
          <w:u w:val="single"/>
        </w:rPr>
        <w:sym w:font="Wingdings" w:char="F0E0"/>
      </w:r>
      <w:r w:rsidRPr="00794C0D">
        <w:rPr>
          <w:i/>
          <w:u w:val="single"/>
        </w:rPr>
        <w:t xml:space="preserve"> Ordering </w:t>
      </w:r>
      <w:r w:rsidRPr="00794C0D">
        <w:rPr>
          <w:i/>
          <w:u w:val="single"/>
        </w:rPr>
        <w:sym w:font="Wingdings" w:char="F0E0"/>
      </w:r>
      <w:r w:rsidRPr="00794C0D">
        <w:rPr>
          <w:i/>
          <w:u w:val="single"/>
        </w:rPr>
        <w:t xml:space="preserve"> Payment Methods</w:t>
      </w:r>
    </w:p>
    <w:p w:rsidR="00D1509C" w:rsidRDefault="001E4343" w:rsidP="001E4343">
      <w:pPr>
        <w:ind w:left="1044"/>
      </w:pPr>
      <w:r>
        <w:t xml:space="preserve">3) Select “Credit Card Redirect” </w:t>
      </w:r>
      <w:r w:rsidR="00D1509C">
        <w:t>p</w:t>
      </w:r>
      <w:r>
        <w:t xml:space="preserve">ayment method </w:t>
      </w:r>
      <w:r w:rsidR="00682169">
        <w:t xml:space="preserve">and </w:t>
      </w:r>
      <w:r w:rsidR="00682169" w:rsidRPr="00D1509C">
        <w:t>add</w:t>
      </w:r>
      <w:r w:rsidR="00D1509C" w:rsidRPr="00D1509C">
        <w:t xml:space="preserve"> the following data under </w:t>
      </w:r>
      <w:r w:rsidR="00794C0D">
        <w:t xml:space="preserve">worldpay </w:t>
      </w:r>
      <w:r w:rsidR="00D1509C" w:rsidRPr="00D1509C">
        <w:t>HPP CustomOptions JSON</w:t>
      </w:r>
      <w:r w:rsidR="00D1509C">
        <w:t xml:space="preserve"> attribute.</w:t>
      </w:r>
    </w:p>
    <w:p w:rsidR="00D1509C" w:rsidRDefault="001E4343" w:rsidP="001E4343">
      <w:pPr>
        <w:ind w:left="336" w:firstLine="708"/>
      </w:pPr>
      <w:r>
        <w:t xml:space="preserve">4) Write JSON specifically type as iframe or lightbox. </w:t>
      </w:r>
      <w:r w:rsidR="00D1509C">
        <w:t xml:space="preserve">Click on </w:t>
      </w:r>
      <w:r w:rsidR="00FA65CE">
        <w:t>Apply</w:t>
      </w:r>
      <w:r w:rsidR="00D1509C">
        <w:t xml:space="preserve"> to enable the Iframe/Light box on HPP.</w:t>
      </w:r>
    </w:p>
    <w:p w:rsidR="00691BFC" w:rsidRDefault="00691BFC" w:rsidP="001E4343">
      <w:pPr>
        <w:ind w:left="336" w:firstLine="708"/>
      </w:pPr>
      <w:r>
        <w:lastRenderedPageBreak/>
        <w:t>Example:</w:t>
      </w:r>
    </w:p>
    <w:p w:rsidR="00691BFC" w:rsidRDefault="00691BFC" w:rsidP="001E4343">
      <w:pPr>
        <w:ind w:left="336" w:firstLine="708"/>
      </w:pPr>
      <w:r>
        <w:t>{</w:t>
      </w:r>
    </w:p>
    <w:p w:rsidR="00691BFC" w:rsidRDefault="00C16B26" w:rsidP="001E4343">
      <w:pPr>
        <w:ind w:left="336" w:firstLine="708"/>
      </w:pPr>
      <w:r>
        <w:t>“</w:t>
      </w:r>
      <w:r w:rsidR="00691BFC">
        <w:t>type</w:t>
      </w:r>
      <w:r>
        <w:t>”</w:t>
      </w:r>
      <w:r w:rsidR="00691BFC">
        <w:t>:</w:t>
      </w:r>
      <w:r>
        <w:t>”</w:t>
      </w:r>
      <w:r w:rsidR="00691BFC">
        <w:t>iframe</w:t>
      </w:r>
      <w:r>
        <w:t>”</w:t>
      </w:r>
    </w:p>
    <w:p w:rsidR="00691BFC" w:rsidRDefault="00691BFC" w:rsidP="001E4343">
      <w:pPr>
        <w:ind w:left="336" w:firstLine="708"/>
      </w:pPr>
      <w:r>
        <w:t>}</w:t>
      </w:r>
    </w:p>
    <w:p w:rsidR="00691BFC" w:rsidRDefault="00691BFC" w:rsidP="001E4343">
      <w:pPr>
        <w:ind w:left="336" w:firstLine="708"/>
      </w:pPr>
      <w:r>
        <w:t>OR</w:t>
      </w:r>
    </w:p>
    <w:p w:rsidR="00691BFC" w:rsidRPr="00691BFC" w:rsidRDefault="00691BFC" w:rsidP="00691BFC">
      <w:pPr>
        <w:spacing w:before="100" w:beforeAutospacing="1" w:after="100" w:afterAutospacing="1" w:line="240" w:lineRule="atLeast"/>
        <w:ind w:left="336" w:firstLine="708"/>
      </w:pPr>
      <w:r w:rsidRPr="00691BFC">
        <w:t>{</w:t>
      </w:r>
    </w:p>
    <w:p w:rsidR="00691BFC" w:rsidRPr="00691BFC" w:rsidRDefault="00691BFC" w:rsidP="00691BFC">
      <w:pPr>
        <w:spacing w:before="100" w:beforeAutospacing="1" w:after="100" w:afterAutospacing="1" w:line="240" w:lineRule="atLeast"/>
        <w:ind w:firstLine="336"/>
      </w:pPr>
      <w:r w:rsidRPr="00691BFC">
        <w:t>                "</w:t>
      </w:r>
      <w:proofErr w:type="gramStart"/>
      <w:r w:rsidRPr="00691BFC">
        <w:t>type</w:t>
      </w:r>
      <w:proofErr w:type="gramEnd"/>
      <w:r w:rsidRPr="00691BFC">
        <w:t>": "</w:t>
      </w:r>
      <w:r>
        <w:t>lightbox</w:t>
      </w:r>
      <w:r w:rsidRPr="00691BFC">
        <w:t>",</w:t>
      </w:r>
    </w:p>
    <w:p w:rsidR="00691BFC" w:rsidRPr="00691BFC" w:rsidRDefault="00691BFC" w:rsidP="00691BFC">
      <w:pPr>
        <w:spacing w:before="100" w:beforeAutospacing="1" w:after="100" w:afterAutospacing="1" w:line="240" w:lineRule="atLeast"/>
      </w:pPr>
      <w:r w:rsidRPr="00691BFC">
        <w:t>       </w:t>
      </w:r>
      <w:r>
        <w:tab/>
      </w:r>
      <w:r w:rsidRPr="00691BFC">
        <w:t>         "</w:t>
      </w:r>
      <w:proofErr w:type="gramStart"/>
      <w:r w:rsidRPr="00691BFC">
        <w:t>lightboxMaskOpacity</w:t>
      </w:r>
      <w:proofErr w:type="gramEnd"/>
      <w:r w:rsidRPr="00691BFC">
        <w:t>": 50,</w:t>
      </w:r>
    </w:p>
    <w:p w:rsidR="00691BFC" w:rsidRPr="00691BFC" w:rsidRDefault="00691BFC" w:rsidP="00691BFC">
      <w:pPr>
        <w:spacing w:before="100" w:beforeAutospacing="1" w:after="100" w:afterAutospacing="1" w:line="240" w:lineRule="atLeast"/>
      </w:pPr>
      <w:r w:rsidRPr="00691BFC">
        <w:t>              </w:t>
      </w:r>
      <w:r>
        <w:tab/>
      </w:r>
      <w:r w:rsidRPr="00691BFC">
        <w:t>  </w:t>
      </w:r>
      <w:r>
        <w:tab/>
      </w:r>
      <w:r w:rsidRPr="00691BFC">
        <w:t>"</w:t>
      </w:r>
      <w:proofErr w:type="gramStart"/>
      <w:r w:rsidRPr="00691BFC">
        <w:t>lightboxMaskColor</w:t>
      </w:r>
      <w:proofErr w:type="gramEnd"/>
      <w:r w:rsidRPr="00691BFC">
        <w:t>": "#000000",</w:t>
      </w:r>
    </w:p>
    <w:p w:rsidR="00691BFC" w:rsidRPr="00691BFC" w:rsidRDefault="00691BFC" w:rsidP="00691BFC">
      <w:pPr>
        <w:spacing w:before="100" w:beforeAutospacing="1" w:after="100" w:afterAutospacing="1" w:line="240" w:lineRule="atLeast"/>
      </w:pPr>
      <w:r w:rsidRPr="00691BFC">
        <w:t>              </w:t>
      </w:r>
      <w:r>
        <w:tab/>
      </w:r>
      <w:r>
        <w:tab/>
      </w:r>
      <w:r w:rsidRPr="00691BFC">
        <w:t>"</w:t>
      </w:r>
      <w:proofErr w:type="gramStart"/>
      <w:r w:rsidRPr="00691BFC">
        <w:t>debug</w:t>
      </w:r>
      <w:proofErr w:type="gramEnd"/>
      <w:r w:rsidRPr="00691BFC">
        <w:t>": false</w:t>
      </w:r>
    </w:p>
    <w:p w:rsidR="00691BFC" w:rsidRDefault="00691BFC" w:rsidP="00691BFC">
      <w:pPr>
        <w:spacing w:before="100" w:beforeAutospacing="1" w:after="100" w:afterAutospacing="1" w:line="240" w:lineRule="atLeast"/>
        <w:ind w:left="708" w:firstLine="708"/>
      </w:pPr>
      <w:r w:rsidRPr="00691BFC">
        <w:t>}</w:t>
      </w:r>
    </w:p>
    <w:p w:rsidR="00025E89" w:rsidRDefault="00025E89" w:rsidP="00025E89">
      <w:pPr>
        <w:spacing w:before="100" w:beforeAutospacing="1" w:after="100" w:afterAutospacing="1" w:line="240" w:lineRule="atLeast"/>
      </w:pPr>
      <w:r>
        <w:t xml:space="preserve">For lightbox </w:t>
      </w:r>
      <w:proofErr w:type="gramStart"/>
      <w:r>
        <w:t>JSON</w:t>
      </w:r>
      <w:proofErr w:type="gramEnd"/>
      <w:r>
        <w:t xml:space="preserve"> settings below two attributes can be specified with merchant specific values.</w:t>
      </w:r>
    </w:p>
    <w:p w:rsidR="00025E89" w:rsidRDefault="00025E89" w:rsidP="00B761DF">
      <w:pPr>
        <w:pStyle w:val="ListParagraph"/>
        <w:numPr>
          <w:ilvl w:val="0"/>
          <w:numId w:val="33"/>
        </w:numPr>
        <w:spacing w:before="100" w:beforeAutospacing="1" w:after="100" w:afterAutospacing="1" w:line="240" w:lineRule="atLeast"/>
      </w:pPr>
      <w:r w:rsidRPr="00691BFC">
        <w:t>lightboxMaskOpacity</w:t>
      </w:r>
    </w:p>
    <w:p w:rsidR="00025E89" w:rsidRPr="00691BFC" w:rsidRDefault="00025E89" w:rsidP="00B761DF">
      <w:pPr>
        <w:pStyle w:val="ListParagraph"/>
        <w:numPr>
          <w:ilvl w:val="0"/>
          <w:numId w:val="33"/>
        </w:numPr>
        <w:spacing w:before="100" w:beforeAutospacing="1" w:after="100" w:afterAutospacing="1" w:line="240" w:lineRule="atLeast"/>
      </w:pPr>
      <w:r w:rsidRPr="00691BFC">
        <w:t>lightboxMaskColor</w:t>
      </w:r>
    </w:p>
    <w:p w:rsidR="00691BFC" w:rsidRDefault="00691BFC" w:rsidP="001E4343">
      <w:pPr>
        <w:ind w:left="336" w:firstLine="708"/>
      </w:pPr>
    </w:p>
    <w:p w:rsidR="000D3447" w:rsidRDefault="00AA1BAD" w:rsidP="004D51F9">
      <w:r w:rsidRPr="00AA1BAD">
        <w:rPr>
          <w:noProof/>
        </w:rPr>
        <w:t xml:space="preserve"> </w:t>
      </w:r>
      <w:r>
        <w:rPr>
          <w:noProof/>
        </w:rPr>
        <w:drawing>
          <wp:inline distT="0" distB="0" distL="0" distR="0" wp14:anchorId="51E34947" wp14:editId="177F1CEF">
            <wp:extent cx="6188710" cy="32645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3264535"/>
                    </a:xfrm>
                    <a:prstGeom prst="rect">
                      <a:avLst/>
                    </a:prstGeom>
                  </pic:spPr>
                </pic:pic>
              </a:graphicData>
            </a:graphic>
          </wp:inline>
        </w:drawing>
      </w:r>
    </w:p>
    <w:p w:rsidR="000D3447" w:rsidRDefault="000D3447" w:rsidP="004D51F9"/>
    <w:p w:rsidR="00D57182" w:rsidRDefault="000D3447" w:rsidP="00404939">
      <w:pPr>
        <w:pStyle w:val="Heading3"/>
        <w:keepNext/>
        <w:keepLines/>
        <w:numPr>
          <w:ilvl w:val="2"/>
          <w:numId w:val="47"/>
        </w:numPr>
        <w:pBdr>
          <w:bottom w:val="none" w:sz="0" w:space="0" w:color="auto"/>
        </w:pBdr>
        <w:spacing w:line="276" w:lineRule="auto"/>
        <w:ind w:left="1764"/>
      </w:pPr>
      <w:bookmarkStart w:id="117" w:name="_Toc8306051"/>
      <w:r w:rsidRPr="00B63D8A">
        <w:rPr>
          <w:i w:val="0"/>
          <w:sz w:val="24"/>
          <w:szCs w:val="24"/>
        </w:rPr>
        <w:t>Country Currency Mapping</w:t>
      </w:r>
      <w:bookmarkEnd w:id="117"/>
      <w:r w:rsidRPr="00B63D8A">
        <w:rPr>
          <w:i w:val="0"/>
          <w:sz w:val="24"/>
          <w:szCs w:val="24"/>
        </w:rPr>
        <w:t xml:space="preserve"> </w:t>
      </w:r>
    </w:p>
    <w:tbl>
      <w:tblPr>
        <w:tblStyle w:val="TableGrid"/>
        <w:tblW w:w="0" w:type="auto"/>
        <w:tblLook w:val="04A0" w:firstRow="1" w:lastRow="0" w:firstColumn="1" w:lastColumn="0" w:noHBand="0" w:noVBand="1"/>
      </w:tblPr>
      <w:tblGrid>
        <w:gridCol w:w="2245"/>
        <w:gridCol w:w="2520"/>
      </w:tblGrid>
      <w:tr w:rsidR="000D3447" w:rsidTr="00101866">
        <w:tc>
          <w:tcPr>
            <w:tcW w:w="2245" w:type="dxa"/>
            <w:shd w:val="clear" w:color="auto" w:fill="DAEEF3" w:themeFill="accent5" w:themeFillTint="33"/>
          </w:tcPr>
          <w:p w:rsidR="000D3447" w:rsidRPr="00101866" w:rsidRDefault="000D3447" w:rsidP="004D51F9">
            <w:pPr>
              <w:rPr>
                <w:b/>
              </w:rPr>
            </w:pPr>
            <w:r w:rsidRPr="00101866">
              <w:rPr>
                <w:b/>
              </w:rPr>
              <w:t xml:space="preserve">Country </w:t>
            </w:r>
          </w:p>
        </w:tc>
        <w:tc>
          <w:tcPr>
            <w:tcW w:w="2520" w:type="dxa"/>
            <w:shd w:val="clear" w:color="auto" w:fill="DAEEF3" w:themeFill="accent5" w:themeFillTint="33"/>
          </w:tcPr>
          <w:p w:rsidR="000D3447" w:rsidRPr="00101866" w:rsidRDefault="000D3447" w:rsidP="004D51F9">
            <w:pPr>
              <w:rPr>
                <w:b/>
              </w:rPr>
            </w:pPr>
            <w:r w:rsidRPr="00101866">
              <w:rPr>
                <w:b/>
              </w:rPr>
              <w:t xml:space="preserve">Currency </w:t>
            </w:r>
          </w:p>
        </w:tc>
      </w:tr>
      <w:tr w:rsidR="000D3447" w:rsidTr="00101866">
        <w:tc>
          <w:tcPr>
            <w:tcW w:w="2245" w:type="dxa"/>
          </w:tcPr>
          <w:p w:rsidR="000D3447" w:rsidRDefault="000D3447" w:rsidP="004D51F9">
            <w:r w:rsidRPr="000D3447">
              <w:t>United States</w:t>
            </w:r>
          </w:p>
        </w:tc>
        <w:tc>
          <w:tcPr>
            <w:tcW w:w="2520" w:type="dxa"/>
          </w:tcPr>
          <w:p w:rsidR="000D3447" w:rsidRDefault="000D3447" w:rsidP="004D51F9">
            <w:r w:rsidRPr="000D3447">
              <w:t>US Dollars</w:t>
            </w:r>
          </w:p>
        </w:tc>
      </w:tr>
      <w:tr w:rsidR="000D3447" w:rsidTr="00101866">
        <w:tc>
          <w:tcPr>
            <w:tcW w:w="2245" w:type="dxa"/>
          </w:tcPr>
          <w:p w:rsidR="000D3447" w:rsidRDefault="000D3447" w:rsidP="004D51F9">
            <w:r w:rsidRPr="000D3447">
              <w:t>UNITED KINGDOM</w:t>
            </w:r>
          </w:p>
        </w:tc>
        <w:tc>
          <w:tcPr>
            <w:tcW w:w="2520" w:type="dxa"/>
          </w:tcPr>
          <w:p w:rsidR="000D3447" w:rsidRDefault="000D3447" w:rsidP="004D51F9">
            <w:r w:rsidRPr="000D3447">
              <w:t>Pound Sterling</w:t>
            </w:r>
          </w:p>
        </w:tc>
      </w:tr>
      <w:tr w:rsidR="000D3447" w:rsidTr="00101866">
        <w:tc>
          <w:tcPr>
            <w:tcW w:w="2245" w:type="dxa"/>
          </w:tcPr>
          <w:p w:rsidR="000D3447" w:rsidRDefault="000D3447" w:rsidP="004D51F9">
            <w:r w:rsidRPr="000D3447">
              <w:t>GERMANY</w:t>
            </w:r>
          </w:p>
        </w:tc>
        <w:tc>
          <w:tcPr>
            <w:tcW w:w="2520" w:type="dxa"/>
          </w:tcPr>
          <w:p w:rsidR="000D3447" w:rsidRDefault="000D3447" w:rsidP="004D51F9">
            <w:r w:rsidRPr="000D3447">
              <w:t>Euro</w:t>
            </w:r>
          </w:p>
        </w:tc>
      </w:tr>
      <w:tr w:rsidR="000D3447" w:rsidTr="00101866">
        <w:tc>
          <w:tcPr>
            <w:tcW w:w="2245" w:type="dxa"/>
          </w:tcPr>
          <w:p w:rsidR="000D3447" w:rsidRDefault="000D3447" w:rsidP="004D51F9">
            <w:r w:rsidRPr="000D3447">
              <w:t>SINGAPORE</w:t>
            </w:r>
          </w:p>
        </w:tc>
        <w:tc>
          <w:tcPr>
            <w:tcW w:w="2520" w:type="dxa"/>
          </w:tcPr>
          <w:p w:rsidR="000D3447" w:rsidRDefault="000D3447" w:rsidP="004D51F9">
            <w:r w:rsidRPr="000D3447">
              <w:t>Singapore Dollar</w:t>
            </w:r>
          </w:p>
        </w:tc>
      </w:tr>
      <w:tr w:rsidR="000D3447" w:rsidTr="00101866">
        <w:tc>
          <w:tcPr>
            <w:tcW w:w="2245" w:type="dxa"/>
          </w:tcPr>
          <w:p w:rsidR="000D3447" w:rsidRDefault="000D3447" w:rsidP="004D51F9">
            <w:r w:rsidRPr="000D3447">
              <w:t>JAPAN</w:t>
            </w:r>
          </w:p>
        </w:tc>
        <w:tc>
          <w:tcPr>
            <w:tcW w:w="2520" w:type="dxa"/>
          </w:tcPr>
          <w:p w:rsidR="000D3447" w:rsidRDefault="000D3447" w:rsidP="004D51F9">
            <w:r w:rsidRPr="000D3447">
              <w:t>Japanese Yen</w:t>
            </w:r>
          </w:p>
        </w:tc>
      </w:tr>
      <w:tr w:rsidR="000D3447" w:rsidTr="00101866">
        <w:tc>
          <w:tcPr>
            <w:tcW w:w="2245" w:type="dxa"/>
          </w:tcPr>
          <w:p w:rsidR="000D3447" w:rsidRDefault="000D3447" w:rsidP="004D51F9">
            <w:r w:rsidRPr="000D3447">
              <w:t>SWEDEN</w:t>
            </w:r>
          </w:p>
        </w:tc>
        <w:tc>
          <w:tcPr>
            <w:tcW w:w="2520" w:type="dxa"/>
          </w:tcPr>
          <w:p w:rsidR="000D3447" w:rsidRDefault="000D3447" w:rsidP="004D51F9">
            <w:r w:rsidRPr="000D3447">
              <w:t>Yuan Renminbi</w:t>
            </w:r>
          </w:p>
        </w:tc>
      </w:tr>
      <w:tr w:rsidR="000D3447" w:rsidTr="00101866">
        <w:tc>
          <w:tcPr>
            <w:tcW w:w="2245" w:type="dxa"/>
          </w:tcPr>
          <w:p w:rsidR="000D3447" w:rsidRDefault="000D3447" w:rsidP="004D51F9">
            <w:r w:rsidRPr="000D3447">
              <w:t>CHINA</w:t>
            </w:r>
          </w:p>
        </w:tc>
        <w:tc>
          <w:tcPr>
            <w:tcW w:w="2520" w:type="dxa"/>
          </w:tcPr>
          <w:p w:rsidR="000D3447" w:rsidRDefault="000D3447" w:rsidP="004D51F9">
            <w:r w:rsidRPr="000D3447">
              <w:t>Euro</w:t>
            </w:r>
          </w:p>
        </w:tc>
      </w:tr>
      <w:tr w:rsidR="000D3447" w:rsidTr="00101866">
        <w:tc>
          <w:tcPr>
            <w:tcW w:w="2245" w:type="dxa"/>
          </w:tcPr>
          <w:p w:rsidR="000D3447" w:rsidRPr="000D3447" w:rsidRDefault="000D3447" w:rsidP="004D51F9">
            <w:r w:rsidRPr="000D3447">
              <w:t>FRANCE</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RUSSIAN FEDERATION</w:t>
            </w:r>
          </w:p>
        </w:tc>
        <w:tc>
          <w:tcPr>
            <w:tcW w:w="2520" w:type="dxa"/>
          </w:tcPr>
          <w:p w:rsidR="000D3447" w:rsidRPr="000D3447" w:rsidRDefault="000D3447" w:rsidP="004D51F9">
            <w:r w:rsidRPr="000D3447">
              <w:t>Russian Ruble</w:t>
            </w:r>
          </w:p>
        </w:tc>
      </w:tr>
      <w:tr w:rsidR="000D3447" w:rsidTr="00101866">
        <w:tc>
          <w:tcPr>
            <w:tcW w:w="2245" w:type="dxa"/>
          </w:tcPr>
          <w:p w:rsidR="000D3447" w:rsidRPr="000D3447" w:rsidRDefault="000D3447" w:rsidP="004D51F9">
            <w:r w:rsidRPr="000D3447">
              <w:t>BELGIUM</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ITALY</w:t>
            </w:r>
          </w:p>
        </w:tc>
        <w:tc>
          <w:tcPr>
            <w:tcW w:w="2520" w:type="dxa"/>
          </w:tcPr>
          <w:p w:rsidR="000D3447" w:rsidRPr="000D3447" w:rsidRDefault="000D3447" w:rsidP="004D51F9">
            <w:r w:rsidRPr="000D3447">
              <w:t>Euro</w:t>
            </w:r>
          </w:p>
        </w:tc>
      </w:tr>
      <w:tr w:rsidR="000D3447" w:rsidTr="00101866">
        <w:tc>
          <w:tcPr>
            <w:tcW w:w="2245" w:type="dxa"/>
          </w:tcPr>
          <w:p w:rsidR="000D3447" w:rsidRPr="000D3447" w:rsidRDefault="000D3447" w:rsidP="004D51F9">
            <w:r w:rsidRPr="000D3447">
              <w:t>CANADA</w:t>
            </w:r>
          </w:p>
        </w:tc>
        <w:tc>
          <w:tcPr>
            <w:tcW w:w="2520" w:type="dxa"/>
          </w:tcPr>
          <w:p w:rsidR="000D3447" w:rsidRPr="000D3447" w:rsidRDefault="000D3447" w:rsidP="004D51F9">
            <w:r w:rsidRPr="000D3447">
              <w:t>Canadian Dollar</w:t>
            </w:r>
          </w:p>
        </w:tc>
      </w:tr>
      <w:tr w:rsidR="000D3447" w:rsidTr="00101866">
        <w:tc>
          <w:tcPr>
            <w:tcW w:w="2245" w:type="dxa"/>
          </w:tcPr>
          <w:p w:rsidR="000D3447" w:rsidRPr="000D3447" w:rsidRDefault="000D3447" w:rsidP="004D51F9">
            <w:r w:rsidRPr="000D3447">
              <w:t>AUSTRALIA</w:t>
            </w:r>
          </w:p>
        </w:tc>
        <w:tc>
          <w:tcPr>
            <w:tcW w:w="2520" w:type="dxa"/>
          </w:tcPr>
          <w:p w:rsidR="000D3447" w:rsidRPr="000D3447" w:rsidRDefault="000D3447" w:rsidP="004D51F9">
            <w:r w:rsidRPr="000D3447">
              <w:t>Australian Dollar</w:t>
            </w:r>
          </w:p>
        </w:tc>
      </w:tr>
    </w:tbl>
    <w:p w:rsidR="000D3447" w:rsidRDefault="000D3447" w:rsidP="004D51F9"/>
    <w:p w:rsidR="004D51F9" w:rsidRDefault="00574B1C" w:rsidP="00404939">
      <w:pPr>
        <w:pStyle w:val="Heading3"/>
        <w:keepNext/>
        <w:keepLines/>
        <w:numPr>
          <w:ilvl w:val="2"/>
          <w:numId w:val="47"/>
        </w:numPr>
        <w:pBdr>
          <w:bottom w:val="none" w:sz="0" w:space="0" w:color="auto"/>
        </w:pBdr>
        <w:spacing w:line="276" w:lineRule="auto"/>
        <w:ind w:left="1764"/>
        <w:rPr>
          <w:sz w:val="24"/>
          <w:szCs w:val="24"/>
        </w:rPr>
      </w:pPr>
      <w:bookmarkStart w:id="118" w:name="_Toc8306052"/>
      <w:r w:rsidRPr="00404939">
        <w:rPr>
          <w:i w:val="0"/>
          <w:sz w:val="24"/>
          <w:szCs w:val="24"/>
        </w:rPr>
        <w:t xml:space="preserve">Country Currency </w:t>
      </w:r>
      <w:r>
        <w:rPr>
          <w:i w:val="0"/>
          <w:sz w:val="24"/>
          <w:szCs w:val="24"/>
        </w:rPr>
        <w:t>and Locale Mapping for Klarna</w:t>
      </w:r>
      <w:bookmarkEnd w:id="118"/>
      <w:r>
        <w:rPr>
          <w:i w:val="0"/>
          <w:sz w:val="24"/>
          <w:szCs w:val="24"/>
        </w:rPr>
        <w:t xml:space="preserve"> </w:t>
      </w:r>
    </w:p>
    <w:tbl>
      <w:tblPr>
        <w:tblStyle w:val="TableGrid"/>
        <w:tblW w:w="0" w:type="auto"/>
        <w:tblLook w:val="04A0" w:firstRow="1" w:lastRow="0" w:firstColumn="1" w:lastColumn="0" w:noHBand="0" w:noVBand="1"/>
      </w:tblPr>
      <w:tblGrid>
        <w:gridCol w:w="2394"/>
        <w:gridCol w:w="2394"/>
        <w:gridCol w:w="2394"/>
        <w:gridCol w:w="2394"/>
      </w:tblGrid>
      <w:tr w:rsidR="00574B1C" w:rsidTr="00411B70">
        <w:tc>
          <w:tcPr>
            <w:tcW w:w="2394" w:type="dxa"/>
            <w:shd w:val="clear" w:color="auto" w:fill="BFBFBF" w:themeFill="background1" w:themeFillShade="BF"/>
          </w:tcPr>
          <w:p w:rsidR="00574B1C" w:rsidRDefault="00574B1C" w:rsidP="00411B70">
            <w:r>
              <w:t>purchase_country</w:t>
            </w:r>
          </w:p>
        </w:tc>
        <w:tc>
          <w:tcPr>
            <w:tcW w:w="2394" w:type="dxa"/>
            <w:shd w:val="clear" w:color="auto" w:fill="BFBFBF" w:themeFill="background1" w:themeFillShade="BF"/>
          </w:tcPr>
          <w:p w:rsidR="00574B1C" w:rsidRDefault="00574B1C" w:rsidP="00411B70">
            <w:r>
              <w:t>purchase_currency</w:t>
            </w:r>
          </w:p>
        </w:tc>
        <w:tc>
          <w:tcPr>
            <w:tcW w:w="2394" w:type="dxa"/>
            <w:shd w:val="clear" w:color="auto" w:fill="BFBFBF" w:themeFill="background1" w:themeFillShade="BF"/>
          </w:tcPr>
          <w:p w:rsidR="00574B1C" w:rsidRDefault="00574B1C" w:rsidP="00411B70">
            <w:r>
              <w:t>locale</w:t>
            </w:r>
          </w:p>
        </w:tc>
        <w:tc>
          <w:tcPr>
            <w:tcW w:w="2394" w:type="dxa"/>
            <w:shd w:val="clear" w:color="auto" w:fill="BFBFBF" w:themeFill="background1" w:themeFillShade="BF"/>
          </w:tcPr>
          <w:p w:rsidR="00574B1C" w:rsidRDefault="00574B1C" w:rsidP="00411B70">
            <w:r>
              <w:t>extra locale</w:t>
            </w:r>
          </w:p>
        </w:tc>
      </w:tr>
      <w:tr w:rsidR="00574B1C" w:rsidTr="00411B70">
        <w:tc>
          <w:tcPr>
            <w:tcW w:w="2394" w:type="dxa"/>
          </w:tcPr>
          <w:p w:rsidR="00574B1C" w:rsidRDefault="00574B1C" w:rsidP="00411B70">
            <w:r>
              <w:rPr>
                <w:rFonts w:ascii="Calibri" w:hAnsi="Calibri"/>
                <w:color w:val="333333"/>
                <w:shd w:val="clear" w:color="auto" w:fill="FFFFFF"/>
              </w:rPr>
              <w:t>AT</w:t>
            </w:r>
          </w:p>
        </w:tc>
        <w:tc>
          <w:tcPr>
            <w:tcW w:w="2394" w:type="dxa"/>
          </w:tcPr>
          <w:p w:rsidR="00574B1C" w:rsidRDefault="00574B1C" w:rsidP="00411B70">
            <w:r>
              <w:t>Euro</w:t>
            </w:r>
          </w:p>
        </w:tc>
        <w:tc>
          <w:tcPr>
            <w:tcW w:w="2394" w:type="dxa"/>
          </w:tcPr>
          <w:p w:rsidR="00574B1C" w:rsidRDefault="00574B1C" w:rsidP="00411B70">
            <w:r>
              <w:t>de-at</w:t>
            </w:r>
          </w:p>
        </w:tc>
        <w:tc>
          <w:tcPr>
            <w:tcW w:w="2394" w:type="dxa"/>
          </w:tcPr>
          <w:p w:rsidR="00574B1C" w:rsidRDefault="00574B1C" w:rsidP="00411B70">
            <w:r>
              <w:t>en-at</w:t>
            </w:r>
          </w:p>
        </w:tc>
      </w:tr>
      <w:tr w:rsidR="00574B1C" w:rsidTr="00411B70">
        <w:tc>
          <w:tcPr>
            <w:tcW w:w="2394" w:type="dxa"/>
          </w:tcPr>
          <w:p w:rsidR="00574B1C" w:rsidRDefault="00574B1C" w:rsidP="00411B70">
            <w:r>
              <w:rPr>
                <w:rFonts w:ascii="Calibri" w:hAnsi="Calibri"/>
                <w:color w:val="333333"/>
                <w:shd w:val="clear" w:color="auto" w:fill="FFFFFF"/>
              </w:rPr>
              <w:t>FI</w:t>
            </w:r>
          </w:p>
        </w:tc>
        <w:tc>
          <w:tcPr>
            <w:tcW w:w="2394" w:type="dxa"/>
          </w:tcPr>
          <w:p w:rsidR="00574B1C" w:rsidRDefault="00574B1C" w:rsidP="00411B70">
            <w:r>
              <w:t>Euro</w:t>
            </w:r>
          </w:p>
        </w:tc>
        <w:tc>
          <w:tcPr>
            <w:tcW w:w="2394" w:type="dxa"/>
          </w:tcPr>
          <w:p w:rsidR="00574B1C" w:rsidRDefault="00574B1C" w:rsidP="00411B70">
            <w:r>
              <w:t>fi-fi</w:t>
            </w:r>
          </w:p>
        </w:tc>
        <w:tc>
          <w:tcPr>
            <w:tcW w:w="2394" w:type="dxa"/>
          </w:tcPr>
          <w:p w:rsidR="00574B1C" w:rsidRDefault="00574B1C" w:rsidP="00411B70">
            <w:r>
              <w:t>en-fi , sv-fi</w:t>
            </w:r>
          </w:p>
        </w:tc>
      </w:tr>
      <w:tr w:rsidR="00574B1C" w:rsidTr="00411B70">
        <w:tc>
          <w:tcPr>
            <w:tcW w:w="2394" w:type="dxa"/>
          </w:tcPr>
          <w:p w:rsidR="00574B1C" w:rsidRDefault="00574B1C" w:rsidP="00411B70">
            <w:r>
              <w:rPr>
                <w:rFonts w:ascii="Calibri" w:hAnsi="Calibri"/>
                <w:color w:val="333333"/>
                <w:shd w:val="clear" w:color="auto" w:fill="FFFFFF"/>
              </w:rPr>
              <w:t>DE</w:t>
            </w:r>
          </w:p>
        </w:tc>
        <w:tc>
          <w:tcPr>
            <w:tcW w:w="2394" w:type="dxa"/>
          </w:tcPr>
          <w:p w:rsidR="00574B1C" w:rsidRDefault="00574B1C" w:rsidP="00411B70">
            <w:r>
              <w:t>Euro</w:t>
            </w:r>
          </w:p>
        </w:tc>
        <w:tc>
          <w:tcPr>
            <w:tcW w:w="2394" w:type="dxa"/>
          </w:tcPr>
          <w:p w:rsidR="00574B1C" w:rsidRDefault="00574B1C" w:rsidP="00411B70">
            <w:r>
              <w:t>de-de</w:t>
            </w:r>
          </w:p>
        </w:tc>
        <w:tc>
          <w:tcPr>
            <w:tcW w:w="2394" w:type="dxa"/>
          </w:tcPr>
          <w:p w:rsidR="00574B1C" w:rsidRDefault="00574B1C" w:rsidP="00411B70">
            <w:r>
              <w:t>en-de</w:t>
            </w:r>
          </w:p>
        </w:tc>
      </w:tr>
      <w:tr w:rsidR="00574B1C" w:rsidTr="00411B70">
        <w:tc>
          <w:tcPr>
            <w:tcW w:w="2394" w:type="dxa"/>
          </w:tcPr>
          <w:p w:rsidR="00574B1C" w:rsidRDefault="00574B1C" w:rsidP="00411B70">
            <w:r>
              <w:rPr>
                <w:rFonts w:ascii="Calibri" w:hAnsi="Calibri"/>
                <w:color w:val="333333"/>
                <w:shd w:val="clear" w:color="auto" w:fill="FFFFFF"/>
              </w:rPr>
              <w:t>NL</w:t>
            </w:r>
          </w:p>
        </w:tc>
        <w:tc>
          <w:tcPr>
            <w:tcW w:w="2394" w:type="dxa"/>
          </w:tcPr>
          <w:p w:rsidR="00574B1C" w:rsidRDefault="00574B1C" w:rsidP="00411B70">
            <w:r>
              <w:t>Euro</w:t>
            </w:r>
          </w:p>
        </w:tc>
        <w:tc>
          <w:tcPr>
            <w:tcW w:w="2394" w:type="dxa"/>
          </w:tcPr>
          <w:p w:rsidR="00574B1C" w:rsidRDefault="00574B1C" w:rsidP="00411B70">
            <w:r>
              <w:t>nl-nl</w:t>
            </w:r>
          </w:p>
        </w:tc>
        <w:tc>
          <w:tcPr>
            <w:tcW w:w="2394" w:type="dxa"/>
          </w:tcPr>
          <w:p w:rsidR="00574B1C" w:rsidRDefault="00574B1C" w:rsidP="00411B70">
            <w:r>
              <w:t>en-nl</w:t>
            </w:r>
          </w:p>
        </w:tc>
      </w:tr>
      <w:tr w:rsidR="00574B1C" w:rsidTr="00411B70">
        <w:tc>
          <w:tcPr>
            <w:tcW w:w="2394" w:type="dxa"/>
          </w:tcPr>
          <w:p w:rsidR="00574B1C" w:rsidRDefault="00574B1C" w:rsidP="00411B70">
            <w:r>
              <w:rPr>
                <w:rFonts w:ascii="Calibri" w:hAnsi="Calibri"/>
                <w:color w:val="333333"/>
                <w:shd w:val="clear" w:color="auto" w:fill="FFFFFF"/>
              </w:rPr>
              <w:t>NO</w:t>
            </w:r>
          </w:p>
        </w:tc>
        <w:tc>
          <w:tcPr>
            <w:tcW w:w="2394" w:type="dxa"/>
          </w:tcPr>
          <w:p w:rsidR="00574B1C" w:rsidRDefault="00574B1C" w:rsidP="00411B70">
            <w:r>
              <w:rPr>
                <w:rFonts w:ascii="Calibri" w:hAnsi="Calibri"/>
                <w:color w:val="333333"/>
                <w:shd w:val="clear" w:color="auto" w:fill="FFFFFF"/>
              </w:rPr>
              <w:t>NOK</w:t>
            </w:r>
          </w:p>
        </w:tc>
        <w:tc>
          <w:tcPr>
            <w:tcW w:w="2394" w:type="dxa"/>
          </w:tcPr>
          <w:p w:rsidR="00574B1C" w:rsidRDefault="00574B1C" w:rsidP="00411B70">
            <w:r>
              <w:t>nb-no</w:t>
            </w:r>
          </w:p>
        </w:tc>
        <w:tc>
          <w:tcPr>
            <w:tcW w:w="2394" w:type="dxa"/>
          </w:tcPr>
          <w:p w:rsidR="00574B1C" w:rsidRDefault="00574B1C" w:rsidP="00411B70">
            <w:r>
              <w:t>en-no</w:t>
            </w:r>
          </w:p>
        </w:tc>
      </w:tr>
      <w:tr w:rsidR="00574B1C" w:rsidTr="00411B70">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SE</w:t>
            </w:r>
          </w:p>
        </w:tc>
        <w:tc>
          <w:tcPr>
            <w:tcW w:w="2394" w:type="dxa"/>
          </w:tcPr>
          <w:p w:rsidR="00574B1C" w:rsidRDefault="00574B1C" w:rsidP="00411B70">
            <w:r>
              <w:rPr>
                <w:rFonts w:ascii="Calibri" w:hAnsi="Calibri"/>
                <w:color w:val="333333"/>
                <w:shd w:val="clear" w:color="auto" w:fill="FFFFFF"/>
              </w:rPr>
              <w:t>SEK</w:t>
            </w:r>
          </w:p>
        </w:tc>
        <w:tc>
          <w:tcPr>
            <w:tcW w:w="2394" w:type="dxa"/>
          </w:tcPr>
          <w:p w:rsidR="00574B1C" w:rsidRDefault="00574B1C" w:rsidP="00411B70">
            <w:r>
              <w:t>sv-se</w:t>
            </w:r>
          </w:p>
        </w:tc>
        <w:tc>
          <w:tcPr>
            <w:tcW w:w="2394" w:type="dxa"/>
          </w:tcPr>
          <w:p w:rsidR="00574B1C" w:rsidRDefault="00574B1C" w:rsidP="00411B70">
            <w:r>
              <w:t>en-se</w:t>
            </w:r>
          </w:p>
        </w:tc>
      </w:tr>
      <w:tr w:rsidR="00574B1C" w:rsidTr="00411B70">
        <w:trPr>
          <w:trHeight w:val="70"/>
        </w:trPr>
        <w:tc>
          <w:tcPr>
            <w:tcW w:w="2394" w:type="dxa"/>
          </w:tcPr>
          <w:p w:rsidR="00574B1C" w:rsidRDefault="00574B1C" w:rsidP="00411B70">
            <w:pPr>
              <w:rPr>
                <w:rFonts w:ascii="Calibri" w:hAnsi="Calibri"/>
                <w:color w:val="333333"/>
                <w:shd w:val="clear" w:color="auto" w:fill="FFFFFF"/>
              </w:rPr>
            </w:pPr>
            <w:r>
              <w:rPr>
                <w:rFonts w:ascii="Calibri" w:hAnsi="Calibri"/>
                <w:color w:val="333333"/>
                <w:shd w:val="clear" w:color="auto" w:fill="FFFFFF"/>
              </w:rPr>
              <w:t>GB</w:t>
            </w:r>
          </w:p>
        </w:tc>
        <w:tc>
          <w:tcPr>
            <w:tcW w:w="2394" w:type="dxa"/>
          </w:tcPr>
          <w:p w:rsidR="00574B1C" w:rsidRDefault="00574B1C" w:rsidP="00411B70">
            <w:r>
              <w:rPr>
                <w:rFonts w:ascii="Calibri" w:hAnsi="Calibri"/>
                <w:color w:val="333333"/>
                <w:shd w:val="clear" w:color="auto" w:fill="FFFFFF"/>
              </w:rPr>
              <w:t>GBP</w:t>
            </w:r>
          </w:p>
        </w:tc>
        <w:tc>
          <w:tcPr>
            <w:tcW w:w="2394" w:type="dxa"/>
          </w:tcPr>
          <w:p w:rsidR="00574B1C" w:rsidRDefault="00574B1C" w:rsidP="00411B70">
            <w:r>
              <w:t>gb-gb</w:t>
            </w:r>
          </w:p>
        </w:tc>
        <w:tc>
          <w:tcPr>
            <w:tcW w:w="2394" w:type="dxa"/>
          </w:tcPr>
          <w:p w:rsidR="00574B1C" w:rsidRDefault="00574B1C" w:rsidP="00411B70">
            <w:r>
              <w:t>en-sb</w:t>
            </w:r>
          </w:p>
        </w:tc>
      </w:tr>
    </w:tbl>
    <w:p w:rsidR="00574B1C" w:rsidRPr="00574B1C" w:rsidRDefault="002700E3" w:rsidP="00404939">
      <w:pPr>
        <w:pStyle w:val="ListParagraph"/>
        <w:numPr>
          <w:ilvl w:val="0"/>
          <w:numId w:val="65"/>
        </w:numPr>
      </w:pPr>
      <w:r>
        <w:t xml:space="preserve">Ensure the appropriate </w:t>
      </w:r>
      <w:proofErr w:type="gramStart"/>
      <w:r>
        <w:t>locale ,currencies</w:t>
      </w:r>
      <w:proofErr w:type="gramEnd"/>
      <w:r>
        <w:t xml:space="preserve"> and countries setting are available in business manager. </w:t>
      </w:r>
    </w:p>
    <w:p w:rsidR="00A55063" w:rsidRDefault="004D51F9" w:rsidP="00EF0876">
      <w:pPr>
        <w:pStyle w:val="Heading2"/>
        <w:numPr>
          <w:ilvl w:val="1"/>
          <w:numId w:val="47"/>
        </w:numPr>
      </w:pPr>
      <w:bookmarkStart w:id="119" w:name="_Toc8306053"/>
      <w:r>
        <w:t>CUSTOM</w:t>
      </w:r>
      <w:r w:rsidR="00A55063">
        <w:t xml:space="preserve"> CODE</w:t>
      </w:r>
      <w:bookmarkEnd w:id="119"/>
      <w:r w:rsidR="000456A1">
        <w:t xml:space="preserve"> </w:t>
      </w:r>
    </w:p>
    <w:p w:rsidR="00B60DA6" w:rsidRDefault="00B60DA6" w:rsidP="000456A1">
      <w:pPr>
        <w:ind w:left="1044"/>
        <w:rPr>
          <w:b/>
          <w:u w:val="single"/>
        </w:rPr>
      </w:pPr>
    </w:p>
    <w:p w:rsidR="000456A1" w:rsidRDefault="000456A1" w:rsidP="00FB7945">
      <w:pPr>
        <w:ind w:left="90"/>
      </w:pPr>
      <w:r w:rsidRPr="00103D53">
        <w:rPr>
          <w:b/>
          <w:u w:val="single"/>
        </w:rPr>
        <w:t>Pre-Requisite:</w:t>
      </w:r>
      <w:r>
        <w:rPr>
          <w:b/>
          <w:u w:val="single"/>
        </w:rPr>
        <w:t xml:space="preserve"> </w:t>
      </w:r>
      <w:r>
        <w:t xml:space="preserve">Make sure the cartridge of site </w:t>
      </w:r>
      <w:proofErr w:type="gramStart"/>
      <w:r w:rsidR="00537D76">
        <w:t>MFRA</w:t>
      </w:r>
      <w:r w:rsidR="00D57182">
        <w:t xml:space="preserve">  </w:t>
      </w:r>
      <w:r w:rsidR="00537D76">
        <w:t>“</w:t>
      </w:r>
      <w:proofErr w:type="gramEnd"/>
      <w:r w:rsidR="00C1081F">
        <w:t>int_worldpay</w:t>
      </w:r>
      <w:r w:rsidR="00D57182" w:rsidRPr="00D57182">
        <w:t>:</w:t>
      </w:r>
      <w:r w:rsidR="00E01875">
        <w:t>int_worldpay_core</w:t>
      </w:r>
      <w:r w:rsidR="00D57182" w:rsidRPr="00D57182">
        <w:t>:app_storefront_base</w:t>
      </w:r>
      <w:r w:rsidR="00537D76">
        <w:t>”</w:t>
      </w:r>
      <w:r w:rsidR="00D57182">
        <w:t xml:space="preserve"> </w:t>
      </w:r>
      <w:r w:rsidR="00537D76">
        <w:t xml:space="preserve">is </w:t>
      </w:r>
      <w:r>
        <w:t>specified in Site Settings path under Manage Sites &gt; Merchant Site</w:t>
      </w:r>
    </w:p>
    <w:p w:rsidR="00816B20" w:rsidRDefault="00816B20" w:rsidP="00FB7945">
      <w:pPr>
        <w:ind w:left="360"/>
      </w:pPr>
      <w:r>
        <w:t xml:space="preserve">This section covers only </w:t>
      </w:r>
      <w:r w:rsidR="00F12AE6">
        <w:t xml:space="preserve">MFRA </w:t>
      </w:r>
      <w:r>
        <w:t xml:space="preserve">changes required in </w:t>
      </w:r>
      <w:r w:rsidR="00FE3400">
        <w:t>int_worldpay</w:t>
      </w:r>
      <w:r>
        <w:t xml:space="preserve"> to support controllers to work.</w:t>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120" w:name="_Update_Replace_"/>
      <w:bookmarkStart w:id="121" w:name="_Toc413668635"/>
      <w:bookmarkStart w:id="122" w:name="_Toc413668757"/>
      <w:bookmarkStart w:id="123" w:name="_Toc443296974"/>
      <w:bookmarkStart w:id="124" w:name="_Toc443297096"/>
      <w:bookmarkStart w:id="125" w:name="_Toc443403263"/>
      <w:bookmarkStart w:id="126" w:name="_Toc443403709"/>
      <w:bookmarkStart w:id="127" w:name="_Toc443403811"/>
      <w:bookmarkStart w:id="128" w:name="_Toc445466935"/>
      <w:bookmarkStart w:id="129" w:name="_Toc478742358"/>
      <w:bookmarkStart w:id="130" w:name="_Toc479166943"/>
      <w:bookmarkStart w:id="131" w:name="_Toc479167703"/>
      <w:bookmarkStart w:id="132" w:name="_Toc479341037"/>
      <w:bookmarkStart w:id="133" w:name="_Toc479341121"/>
      <w:bookmarkStart w:id="134" w:name="_Toc479578010"/>
      <w:bookmarkStart w:id="135" w:name="_Toc413668636"/>
      <w:bookmarkStart w:id="136" w:name="_Toc413668758"/>
      <w:bookmarkStart w:id="137" w:name="_Toc443296975"/>
      <w:bookmarkStart w:id="138" w:name="_Toc443297097"/>
      <w:bookmarkStart w:id="139" w:name="_Toc443403264"/>
      <w:bookmarkStart w:id="140" w:name="_Toc443403710"/>
      <w:bookmarkStart w:id="141" w:name="_Toc443403812"/>
      <w:bookmarkStart w:id="142" w:name="_Toc445466936"/>
      <w:bookmarkStart w:id="143" w:name="_Toc478742359"/>
      <w:bookmarkStart w:id="144" w:name="_Toc479166944"/>
      <w:bookmarkStart w:id="145" w:name="_Toc479167704"/>
      <w:bookmarkStart w:id="146" w:name="_Toc479341038"/>
      <w:bookmarkStart w:id="147" w:name="_Toc479341122"/>
      <w:bookmarkStart w:id="148" w:name="_Toc479578011"/>
      <w:bookmarkStart w:id="149" w:name="_Toc413668637"/>
      <w:bookmarkStart w:id="150" w:name="_Toc413668759"/>
      <w:bookmarkStart w:id="151" w:name="_Toc443296976"/>
      <w:bookmarkStart w:id="152" w:name="_Toc443297098"/>
      <w:bookmarkStart w:id="153" w:name="_Toc443403265"/>
      <w:bookmarkStart w:id="154" w:name="_Toc443403711"/>
      <w:bookmarkStart w:id="155" w:name="_Toc443403813"/>
      <w:bookmarkStart w:id="156" w:name="_Toc445466937"/>
      <w:bookmarkStart w:id="157" w:name="_Toc478742360"/>
      <w:bookmarkStart w:id="158" w:name="_Toc479166945"/>
      <w:bookmarkStart w:id="159" w:name="_Toc479167705"/>
      <w:bookmarkStart w:id="160" w:name="_Toc479341039"/>
      <w:bookmarkStart w:id="161" w:name="_Toc479341123"/>
      <w:bookmarkStart w:id="162" w:name="_Toc479578012"/>
      <w:bookmarkStart w:id="163" w:name="_Toc413668638"/>
      <w:bookmarkStart w:id="164" w:name="_Toc413668760"/>
      <w:bookmarkStart w:id="165" w:name="_Toc443296977"/>
      <w:bookmarkStart w:id="166" w:name="_Toc443297099"/>
      <w:bookmarkStart w:id="167" w:name="_Toc443403266"/>
      <w:bookmarkStart w:id="168" w:name="_Toc443403712"/>
      <w:bookmarkStart w:id="169" w:name="_Toc443403814"/>
      <w:bookmarkStart w:id="170" w:name="_Toc445466938"/>
      <w:bookmarkStart w:id="171" w:name="_Toc478742361"/>
      <w:bookmarkStart w:id="172" w:name="_Toc479166946"/>
      <w:bookmarkStart w:id="173" w:name="_Toc479167706"/>
      <w:bookmarkStart w:id="174" w:name="_Toc479341040"/>
      <w:bookmarkStart w:id="175" w:name="_Toc479341124"/>
      <w:bookmarkStart w:id="176" w:name="_Toc479578013"/>
      <w:bookmarkStart w:id="177" w:name="_Toc413668639"/>
      <w:bookmarkStart w:id="178" w:name="_Toc413668761"/>
      <w:bookmarkStart w:id="179" w:name="_Toc443296978"/>
      <w:bookmarkStart w:id="180" w:name="_Toc443297100"/>
      <w:bookmarkStart w:id="181" w:name="_Toc443403267"/>
      <w:bookmarkStart w:id="182" w:name="_Toc443403713"/>
      <w:bookmarkStart w:id="183" w:name="_Toc443403815"/>
      <w:bookmarkStart w:id="184" w:name="_Toc445466939"/>
      <w:bookmarkStart w:id="185" w:name="_Toc478742362"/>
      <w:bookmarkStart w:id="186" w:name="_Toc479166947"/>
      <w:bookmarkStart w:id="187" w:name="_Toc479167707"/>
      <w:bookmarkStart w:id="188" w:name="_Toc479341041"/>
      <w:bookmarkStart w:id="189" w:name="_Toc479341125"/>
      <w:bookmarkStart w:id="190" w:name="_Toc479578014"/>
      <w:bookmarkStart w:id="191" w:name="_Toc413668640"/>
      <w:bookmarkStart w:id="192" w:name="_Toc413668762"/>
      <w:bookmarkStart w:id="193" w:name="_Toc443296979"/>
      <w:bookmarkStart w:id="194" w:name="_Toc443297101"/>
      <w:bookmarkStart w:id="195" w:name="_Toc443403268"/>
      <w:bookmarkStart w:id="196" w:name="_Toc443403714"/>
      <w:bookmarkStart w:id="197" w:name="_Toc443403816"/>
      <w:bookmarkStart w:id="198" w:name="_Toc445466940"/>
      <w:bookmarkStart w:id="199" w:name="_Toc478742363"/>
      <w:bookmarkStart w:id="200" w:name="_Toc479166948"/>
      <w:bookmarkStart w:id="201" w:name="_Toc479167708"/>
      <w:bookmarkStart w:id="202" w:name="_Toc479341042"/>
      <w:bookmarkStart w:id="203" w:name="_Toc479341126"/>
      <w:bookmarkStart w:id="204" w:name="_Toc479578015"/>
      <w:bookmarkStart w:id="205" w:name="_Toc413668641"/>
      <w:bookmarkStart w:id="206" w:name="_Toc413668763"/>
      <w:bookmarkStart w:id="207" w:name="_Toc443296980"/>
      <w:bookmarkStart w:id="208" w:name="_Toc443297102"/>
      <w:bookmarkStart w:id="209" w:name="_Toc443403269"/>
      <w:bookmarkStart w:id="210" w:name="_Toc443403715"/>
      <w:bookmarkStart w:id="211" w:name="_Toc443403817"/>
      <w:bookmarkStart w:id="212" w:name="_Toc445466941"/>
      <w:bookmarkStart w:id="213" w:name="_Toc478742364"/>
      <w:bookmarkStart w:id="214" w:name="_Toc479166949"/>
      <w:bookmarkStart w:id="215" w:name="_Toc479167709"/>
      <w:bookmarkStart w:id="216" w:name="_Toc479341043"/>
      <w:bookmarkStart w:id="217" w:name="_Toc479341127"/>
      <w:bookmarkStart w:id="218" w:name="_Toc479578016"/>
      <w:bookmarkStart w:id="219" w:name="_Toc413668642"/>
      <w:bookmarkStart w:id="220" w:name="_Toc413668764"/>
      <w:bookmarkStart w:id="221" w:name="_Toc443296981"/>
      <w:bookmarkStart w:id="222" w:name="_Toc443297103"/>
      <w:bookmarkStart w:id="223" w:name="_Toc443403270"/>
      <w:bookmarkStart w:id="224" w:name="_Toc443403716"/>
      <w:bookmarkStart w:id="225" w:name="_Toc443403818"/>
      <w:bookmarkStart w:id="226" w:name="_Toc445466942"/>
      <w:bookmarkStart w:id="227" w:name="_Toc478742365"/>
      <w:bookmarkStart w:id="228" w:name="_Toc479166950"/>
      <w:bookmarkStart w:id="229" w:name="_Toc479167710"/>
      <w:bookmarkStart w:id="230" w:name="_Toc479341044"/>
      <w:bookmarkStart w:id="231" w:name="_Toc479341128"/>
      <w:bookmarkStart w:id="232" w:name="_Toc479578017"/>
      <w:bookmarkStart w:id="233" w:name="_Toc413668643"/>
      <w:bookmarkStart w:id="234" w:name="_Toc413668765"/>
      <w:bookmarkStart w:id="235" w:name="_Toc443296982"/>
      <w:bookmarkStart w:id="236" w:name="_Toc443297104"/>
      <w:bookmarkStart w:id="237" w:name="_Toc443403271"/>
      <w:bookmarkStart w:id="238" w:name="_Toc443403717"/>
      <w:bookmarkStart w:id="239" w:name="_Toc443403819"/>
      <w:bookmarkStart w:id="240" w:name="_Toc445466943"/>
      <w:bookmarkStart w:id="241" w:name="_Toc478742366"/>
      <w:bookmarkStart w:id="242" w:name="_Toc479166951"/>
      <w:bookmarkStart w:id="243" w:name="_Toc479167711"/>
      <w:bookmarkStart w:id="244" w:name="_Toc479341045"/>
      <w:bookmarkStart w:id="245" w:name="_Toc479341129"/>
      <w:bookmarkStart w:id="246" w:name="_Toc479578018"/>
      <w:bookmarkStart w:id="247" w:name="_Toc413668775"/>
      <w:bookmarkStart w:id="248" w:name="_Toc8306054"/>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EF0876">
        <w:rPr>
          <w:i w:val="0"/>
          <w:sz w:val="24"/>
          <w:szCs w:val="24"/>
        </w:rPr>
        <w:t>Error Messaging</w:t>
      </w:r>
      <w:bookmarkEnd w:id="247"/>
      <w:bookmarkEnd w:id="248"/>
      <w:r w:rsidRPr="00EF0876">
        <w:rPr>
          <w:i w:val="0"/>
          <w:sz w:val="24"/>
          <w:szCs w:val="24"/>
        </w:rPr>
        <w:t xml:space="preserve"> </w:t>
      </w:r>
    </w:p>
    <w:p w:rsidR="004D51F9" w:rsidRDefault="004D51F9" w:rsidP="004D51F9">
      <w:pPr>
        <w:pStyle w:val="ListParagraph"/>
        <w:rPr>
          <w:rFonts w:asciiTheme="majorHAnsi" w:eastAsiaTheme="majorEastAsia" w:hAnsiTheme="majorHAnsi" w:cstheme="majorBidi"/>
          <w:b/>
          <w:bCs/>
          <w:i/>
          <w:iCs/>
        </w:rPr>
      </w:pPr>
      <w:r>
        <w:rPr>
          <w:rFonts w:ascii="Calibri" w:hAnsi="Calibri"/>
          <w:color w:val="393939"/>
          <w:sz w:val="21"/>
          <w:szCs w:val="21"/>
        </w:rPr>
        <w:t xml:space="preserve">In </w:t>
      </w:r>
      <w:proofErr w:type="gramStart"/>
      <w:r>
        <w:rPr>
          <w:rFonts w:ascii="Calibri" w:hAnsi="Calibri"/>
          <w:color w:val="393939"/>
          <w:sz w:val="21"/>
          <w:szCs w:val="21"/>
        </w:rPr>
        <w:t>cartridge</w:t>
      </w:r>
      <w:proofErr w:type="gramEnd"/>
      <w:r>
        <w:rPr>
          <w:rFonts w:ascii="Calibri" w:hAnsi="Calibri"/>
          <w:color w:val="393939"/>
          <w:sz w:val="21"/>
          <w:szCs w:val="21"/>
        </w:rPr>
        <w:t xml:space="preserv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249" w:name="_Toc8306055"/>
      <w:r w:rsidRPr="00EF0876">
        <w:rPr>
          <w:i w:val="0"/>
          <w:sz w:val="24"/>
          <w:szCs w:val="24"/>
        </w:rPr>
        <w:t>Client Side Encryption</w:t>
      </w:r>
      <w:bookmarkEnd w:id="249"/>
    </w:p>
    <w:p w:rsidR="00E951BC" w:rsidRDefault="00E951BC" w:rsidP="00E951BC">
      <w:pPr>
        <w:ind w:left="1080"/>
        <w:jc w:val="both"/>
      </w:pPr>
      <w:r>
        <w:t xml:space="preserve">Please get the client side encryption from the worldpay merchant interface in order to encrypt the Card PII data. This will prevent the exposure of Card PII over the network. Download the public </w:t>
      </w:r>
      <w:r>
        <w:lastRenderedPageBreak/>
        <w:t>key of Client side encryption from worldpay interface and configure it in the site preference (‘</w:t>
      </w:r>
      <w:r w:rsidRPr="00D02625">
        <w:t>Worldpay Client Side Encryption Public Key</w:t>
      </w:r>
      <w:r>
        <w:t>’) available in business manager (</w:t>
      </w:r>
      <w:r w:rsidRPr="00357C59">
        <w:t>Mobile First Merchant Tools&gt;Site Preferences&gt;Custom Site Preference Groups</w:t>
      </w:r>
      <w:r>
        <w:t>).</w:t>
      </w:r>
    </w:p>
    <w:p w:rsidR="00AE0F2D" w:rsidRDefault="00E951BC" w:rsidP="00101866">
      <w:pPr>
        <w:ind w:left="1080"/>
        <w:rPr>
          <w:rFonts w:ascii="Consolas" w:hAnsi="Consolas" w:cs="Consolas"/>
          <w:sz w:val="20"/>
          <w:szCs w:val="20"/>
        </w:rPr>
      </w:pPr>
      <w:r>
        <w:rPr>
          <w:noProof/>
        </w:rPr>
        <w:drawing>
          <wp:inline distT="0" distB="0" distL="0" distR="0" wp14:anchorId="0285C522" wp14:editId="60E867B1">
            <wp:extent cx="5824836" cy="2567354"/>
            <wp:effectExtent l="0" t="0" r="508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2394" cy="2575093"/>
                    </a:xfrm>
                    <a:prstGeom prst="rect">
                      <a:avLst/>
                    </a:prstGeom>
                    <a:noFill/>
                    <a:ln>
                      <a:noFill/>
                    </a:ln>
                  </pic:spPr>
                </pic:pic>
              </a:graphicData>
            </a:graphic>
          </wp:inline>
        </w:drawing>
      </w:r>
    </w:p>
    <w:p w:rsidR="004D51F9" w:rsidRPr="00EF0876" w:rsidRDefault="004D51F9" w:rsidP="00EF0876">
      <w:pPr>
        <w:pStyle w:val="Heading3"/>
        <w:keepNext/>
        <w:keepLines/>
        <w:numPr>
          <w:ilvl w:val="2"/>
          <w:numId w:val="47"/>
        </w:numPr>
        <w:pBdr>
          <w:bottom w:val="none" w:sz="0" w:space="0" w:color="auto"/>
        </w:pBdr>
        <w:spacing w:line="276" w:lineRule="auto"/>
        <w:ind w:left="1764"/>
        <w:rPr>
          <w:i w:val="0"/>
          <w:sz w:val="24"/>
          <w:szCs w:val="24"/>
        </w:rPr>
      </w:pPr>
      <w:bookmarkStart w:id="250" w:name="_Toc8306056"/>
      <w:r w:rsidRPr="00EF0876">
        <w:rPr>
          <w:i w:val="0"/>
          <w:sz w:val="24"/>
          <w:szCs w:val="24"/>
        </w:rPr>
        <w:t>Form File Changes</w:t>
      </w:r>
      <w:bookmarkEnd w:id="250"/>
    </w:p>
    <w:p w:rsidR="00B4141E" w:rsidRDefault="00B4141E" w:rsidP="00B4141E">
      <w:pPr>
        <w:ind w:left="1044"/>
        <w:jc w:val="both"/>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t>
      </w:r>
      <w:r w:rsidR="00C04461">
        <w:rPr>
          <w:rFonts w:eastAsiaTheme="majorEastAsia" w:cstheme="majorBidi"/>
          <w:bCs/>
        </w:rPr>
        <w:t>Worldpay</w:t>
      </w:r>
      <w:r w:rsidRPr="001F6A51">
        <w:rPr>
          <w:rFonts w:eastAsiaTheme="majorEastAsia" w:cstheme="majorBidi"/>
          <w:bCs/>
        </w:rPr>
        <w:t xml:space="preserve"> mandatory requirement</w:t>
      </w:r>
      <w:r>
        <w:rPr>
          <w:rFonts w:eastAsiaTheme="majorEastAsia" w:cstheme="majorBidi"/>
          <w:bCs/>
        </w:rPr>
        <w:t xml:space="preserve">. We have delivered only </w:t>
      </w:r>
      <w:proofErr w:type="gramStart"/>
      <w:r>
        <w:rPr>
          <w:rFonts w:eastAsiaTheme="majorEastAsia" w:cstheme="majorBidi"/>
          <w:bCs/>
        </w:rPr>
        <w:t>default locale form files</w:t>
      </w:r>
      <w:proofErr w:type="gramEnd"/>
      <w:r>
        <w:rPr>
          <w:rFonts w:eastAsiaTheme="majorEastAsia" w:cstheme="majorBidi"/>
          <w:bCs/>
        </w:rPr>
        <w:t>. If merchant require any specific locale they can copy the required form to respective locales.</w:t>
      </w:r>
    </w:p>
    <w:p w:rsidR="00B4141E" w:rsidRDefault="00B4141E" w:rsidP="00B4141E">
      <w:pPr>
        <w:spacing w:after="0" w:line="240" w:lineRule="auto"/>
        <w:ind w:left="336" w:firstLine="708"/>
        <w:rPr>
          <w:rFonts w:eastAsiaTheme="majorEastAsia" w:cstheme="majorBidi"/>
          <w:bCs/>
        </w:rPr>
      </w:pPr>
      <w:r>
        <w:rPr>
          <w:rFonts w:eastAsiaTheme="majorEastAsia" w:cstheme="majorBidi"/>
          <w:bCs/>
        </w:rPr>
        <w:t xml:space="preserve">Purpose: </w:t>
      </w:r>
      <w:r w:rsidR="00C04461">
        <w:rPr>
          <w:rFonts w:eastAsiaTheme="majorEastAsia" w:cstheme="majorBidi"/>
          <w:bCs/>
        </w:rPr>
        <w:t>Worldpay</w:t>
      </w:r>
      <w:r>
        <w:rPr>
          <w:rFonts w:eastAsiaTheme="majorEastAsia" w:cstheme="majorBidi"/>
          <w:bCs/>
        </w:rPr>
        <w:t xml:space="preserve"> XML request must have country code in UPPERCASE.</w:t>
      </w:r>
    </w:p>
    <w:p w:rsidR="00EE7F39" w:rsidRDefault="00EE7F39" w:rsidP="00B4141E">
      <w:pPr>
        <w:spacing w:after="0" w:line="240" w:lineRule="auto"/>
        <w:ind w:left="336" w:firstLine="708"/>
        <w:rPr>
          <w:rFonts w:eastAsiaTheme="majorEastAsia" w:cstheme="majorBidi"/>
          <w:bCs/>
        </w:rPr>
      </w:pPr>
    </w:p>
    <w:p w:rsidR="00EE7F39" w:rsidRDefault="00EE7F39" w:rsidP="00B4141E">
      <w:pPr>
        <w:spacing w:after="0" w:line="240" w:lineRule="auto"/>
        <w:ind w:left="336" w:firstLine="708"/>
        <w:rPr>
          <w:rFonts w:ascii="Segoe UI" w:eastAsia="Times New Roman" w:hAnsi="Segoe UI" w:cs="Segoe UI"/>
          <w:color w:val="000000"/>
          <w:sz w:val="20"/>
          <w:szCs w:val="20"/>
        </w:rPr>
      </w:pPr>
    </w:p>
    <w:p w:rsidR="00EE7F39" w:rsidRPr="00EE7F39" w:rsidRDefault="00EE7F39" w:rsidP="00EE7F39">
      <w:pPr>
        <w:pStyle w:val="Heading2"/>
        <w:numPr>
          <w:ilvl w:val="1"/>
          <w:numId w:val="47"/>
        </w:numPr>
      </w:pPr>
      <w:bookmarkStart w:id="251" w:name="_Toc479578008"/>
      <w:bookmarkStart w:id="252" w:name="_Toc8306057"/>
      <w:r>
        <w:t>CUSTOM CODE FOR CONTROLLERS</w:t>
      </w:r>
      <w:bookmarkEnd w:id="251"/>
      <w:bookmarkEnd w:id="252"/>
      <w:r>
        <w:t xml:space="preserve"> </w:t>
      </w:r>
    </w:p>
    <w:p w:rsidR="00EE7F39" w:rsidRDefault="00EE7F39" w:rsidP="00EE7F39">
      <w:pPr>
        <w:ind w:left="1080"/>
        <w:jc w:val="both"/>
      </w:pPr>
      <w:r w:rsidRPr="00EE7F39">
        <w:rPr>
          <w:u w:val="single"/>
        </w:rPr>
        <w:t>Pre-Requisite:</w:t>
      </w:r>
      <w:r w:rsidRPr="00EE7F39">
        <w:t xml:space="preserve"> </w:t>
      </w:r>
      <w:r>
        <w:t>Make sure the controller cartridge of site site-genesis is (say, e.g. app_sitegenesis_controllers) and “</w:t>
      </w:r>
      <w:r w:rsidR="00FE3400">
        <w:t>int_worldpay</w:t>
      </w:r>
      <w:r>
        <w:t>” are specified in Site Settings path under Manage Sites &gt; Merchant Site</w:t>
      </w:r>
    </w:p>
    <w:p w:rsidR="00EE7F39" w:rsidRDefault="00EE7F39" w:rsidP="00EE7F39">
      <w:pPr>
        <w:ind w:left="1080"/>
        <w:jc w:val="both"/>
      </w:pPr>
      <w:r>
        <w:t xml:space="preserve">This section covers only controller changes required in </w:t>
      </w:r>
      <w:r w:rsidR="00FE3400">
        <w:t>int_worldpay</w:t>
      </w:r>
      <w:r>
        <w:t xml:space="preserve"> to support controllers to work.</w:t>
      </w:r>
    </w:p>
    <w:p w:rsidR="00EE7F39" w:rsidRPr="00EE7F39" w:rsidRDefault="00EE7F39" w:rsidP="00EE7F39">
      <w:pPr>
        <w:pStyle w:val="Heading3"/>
        <w:keepNext/>
        <w:keepLines/>
        <w:numPr>
          <w:ilvl w:val="2"/>
          <w:numId w:val="47"/>
        </w:numPr>
        <w:pBdr>
          <w:bottom w:val="none" w:sz="0" w:space="0" w:color="auto"/>
        </w:pBdr>
        <w:spacing w:line="276" w:lineRule="auto"/>
        <w:ind w:left="1764"/>
        <w:rPr>
          <w:i w:val="0"/>
          <w:sz w:val="24"/>
          <w:szCs w:val="24"/>
        </w:rPr>
      </w:pPr>
      <w:bookmarkStart w:id="253" w:name="_Toc471212131"/>
      <w:bookmarkStart w:id="254" w:name="_Toc479578009"/>
      <w:bookmarkStart w:id="255" w:name="_Toc8306058"/>
      <w:r w:rsidRPr="00EE7F39">
        <w:rPr>
          <w:i w:val="0"/>
          <w:sz w:val="24"/>
          <w:szCs w:val="24"/>
        </w:rPr>
        <w:t>Generic Sectio</w:t>
      </w:r>
      <w:bookmarkEnd w:id="253"/>
      <w:r w:rsidRPr="00EE7F39">
        <w:rPr>
          <w:i w:val="0"/>
          <w:sz w:val="24"/>
          <w:szCs w:val="24"/>
        </w:rPr>
        <w:t>n</w:t>
      </w:r>
      <w:bookmarkEnd w:id="254"/>
      <w:bookmarkEnd w:id="255"/>
    </w:p>
    <w:p w:rsidR="00EE7F39" w:rsidRPr="00EE7F39" w:rsidRDefault="00EE7F39" w:rsidP="00EE7F39">
      <w:pPr>
        <w:ind w:left="1080"/>
        <w:jc w:val="both"/>
        <w:rPr>
          <w:b/>
          <w:color w:val="548DD4" w:themeColor="text2" w:themeTint="99"/>
          <w:sz w:val="28"/>
          <w:szCs w:val="28"/>
        </w:rPr>
      </w:pPr>
      <w:r w:rsidRPr="00EE7F39">
        <w:rPr>
          <w:b/>
          <w:color w:val="548DD4" w:themeColor="text2" w:themeTint="99"/>
          <w:sz w:val="28"/>
          <w:szCs w:val="28"/>
        </w:rPr>
        <w:t>Replacing the references of SiteGenesiscontroller in WorldPay Cartridge</w:t>
      </w:r>
    </w:p>
    <w:p w:rsidR="00EE7F39" w:rsidRDefault="00EE7F39" w:rsidP="00EE7F39">
      <w:pPr>
        <w:ind w:left="1080"/>
        <w:jc w:val="both"/>
      </w:pPr>
      <w:r>
        <w:t xml:space="preserve">Replace reference of storefront cartridge name in Global variables (say, </w:t>
      </w:r>
      <w:r w:rsidRPr="00EE7F39">
        <w:t>app_storefront_controllers)</w:t>
      </w:r>
      <w:r w:rsidRPr="00816B20">
        <w:t xml:space="preserve"> </w:t>
      </w:r>
      <w:r>
        <w:t xml:space="preserve">with </w:t>
      </w:r>
      <w:proofErr w:type="gramStart"/>
      <w:r>
        <w:t>sitegenesis controller cartridge name</w:t>
      </w:r>
      <w:proofErr w:type="gramEnd"/>
      <w:r>
        <w:t xml:space="preserve"> (say, </w:t>
      </w:r>
      <w:r w:rsidRPr="00EE7F39">
        <w:t>app_sitegenesis_controllers)</w:t>
      </w:r>
    </w:p>
    <w:p w:rsidR="00EE7F39" w:rsidRDefault="00EE7F39" w:rsidP="00EE7F39">
      <w:pPr>
        <w:ind w:left="1080"/>
        <w:jc w:val="both"/>
      </w:pPr>
      <w:r>
        <w:t>This modification is required in two controller files “WorldPay.ds” and “WorldPayHelper.ds”</w:t>
      </w:r>
    </w:p>
    <w:p w:rsidR="00EE7F39" w:rsidRDefault="00EE7F39" w:rsidP="00EE7F39">
      <w:pPr>
        <w:ind w:left="1080"/>
        <w:jc w:val="both"/>
      </w:pPr>
      <w:r>
        <w:rPr>
          <w:noProof/>
        </w:rPr>
        <w:drawing>
          <wp:inline distT="0" distB="0" distL="0" distR="0" wp14:anchorId="4EDECFF0" wp14:editId="54DC047A">
            <wp:extent cx="533400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0933" cy="401320"/>
                    </a:xfrm>
                    <a:prstGeom prst="rect">
                      <a:avLst/>
                    </a:prstGeom>
                    <a:noFill/>
                    <a:ln>
                      <a:noFill/>
                    </a:ln>
                  </pic:spPr>
                </pic:pic>
              </a:graphicData>
            </a:graphic>
          </wp:inline>
        </w:drawing>
      </w:r>
    </w:p>
    <w:p w:rsidR="00EE7F39" w:rsidRDefault="00EE7F39" w:rsidP="00EE7F39">
      <w:pPr>
        <w:ind w:left="1080"/>
        <w:jc w:val="both"/>
      </w:pPr>
      <w:r>
        <w:lastRenderedPageBreak/>
        <w:t xml:space="preserve">Replace reference of storefront cartridge name in ISML with </w:t>
      </w:r>
      <w:proofErr w:type="gramStart"/>
      <w:r>
        <w:t>sitegenesis core cartridge name</w:t>
      </w:r>
      <w:proofErr w:type="gramEnd"/>
      <w:r>
        <w:t xml:space="preserve"> (say, </w:t>
      </w:r>
      <w:r w:rsidRPr="00EE7F39">
        <w:t>app_sitegenesis_core)</w:t>
      </w:r>
    </w:p>
    <w:p w:rsidR="00EE7F39" w:rsidRDefault="00EE7F39" w:rsidP="00EE7F39">
      <w:pPr>
        <w:ind w:left="1080"/>
        <w:jc w:val="both"/>
      </w:pPr>
      <w:r>
        <w:t>This modification is required in ISML file “worldpaypaymentmethods.isml”, code specified below</w:t>
      </w:r>
    </w:p>
    <w:p w:rsidR="00EE7F39" w:rsidRDefault="00EE7F39" w:rsidP="00EE7F39">
      <w:pPr>
        <w:ind w:left="1080"/>
        <w:jc w:val="both"/>
      </w:pPr>
      <w:proofErr w:type="gramStart"/>
      <w:r w:rsidRPr="00CF0352">
        <w:t>var</w:t>
      </w:r>
      <w:proofErr w:type="gramEnd"/>
      <w:r w:rsidRPr="00CF0352">
        <w:t xml:space="preserve"> currentCountry = require('</w:t>
      </w:r>
      <w:r w:rsidRPr="00EE7F39">
        <w:t>app_sitegenesis_core/</w:t>
      </w:r>
      <w:r w:rsidRPr="00CF0352">
        <w:t>cartridge/scripts/util/Countries').getCurrent(pdict);</w:t>
      </w: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COBilling.js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“returnToForm” Function</w:t>
      </w:r>
    </w:p>
    <w:p w:rsidR="00EE7F39" w:rsidRDefault="00EE7F39" w:rsidP="00A959EC">
      <w:pPr>
        <w:pStyle w:val="ListParagraph"/>
        <w:numPr>
          <w:ilvl w:val="0"/>
          <w:numId w:val="55"/>
        </w:numPr>
        <w:spacing w:after="0"/>
        <w:jc w:val="both"/>
      </w:pPr>
      <w:r w:rsidRPr="00EE7F39">
        <w:t>Include script module at the top of script include section</w:t>
      </w:r>
    </w:p>
    <w:p w:rsidR="006E795C" w:rsidRPr="00EE7F39" w:rsidRDefault="006E795C" w:rsidP="006E795C">
      <w:pPr>
        <w:pStyle w:val="ListParagraph"/>
        <w:spacing w:after="0"/>
        <w:ind w:left="1440"/>
        <w:jc w:val="both"/>
      </w:pPr>
      <w:r>
        <w:t xml:space="preserve">Include global variable below the var guard </w:t>
      </w:r>
    </w:p>
    <w:tbl>
      <w:tblPr>
        <w:tblStyle w:val="TableGrid"/>
        <w:tblW w:w="10231" w:type="dxa"/>
        <w:tblLook w:val="04A0" w:firstRow="1" w:lastRow="0" w:firstColumn="1" w:lastColumn="0" w:noHBand="0" w:noVBand="1"/>
      </w:tblPr>
      <w:tblGrid>
        <w:gridCol w:w="10231"/>
      </w:tblGrid>
      <w:tr w:rsidR="00EE7F39" w:rsidTr="006E795C">
        <w:trPr>
          <w:trHeight w:val="364"/>
        </w:trPr>
        <w:tc>
          <w:tcPr>
            <w:tcW w:w="10231" w:type="dxa"/>
          </w:tcPr>
          <w:p w:rsidR="00EE7F39" w:rsidRPr="00EE7F39" w:rsidRDefault="00822908" w:rsidP="00EE7F39">
            <w:pPr>
              <w:spacing w:after="200" w:line="276" w:lineRule="auto"/>
              <w:ind w:left="1080"/>
              <w:jc w:val="both"/>
            </w:pPr>
            <w:r w:rsidRPr="00404939">
              <w:rPr>
                <w:highlight w:val="yellow"/>
              </w:rPr>
              <w:t>var WorldpayHelper = require('</w:t>
            </w:r>
            <w:r w:rsidR="00FE3400">
              <w:rPr>
                <w:highlight w:val="yellow"/>
              </w:rPr>
              <w:t>int_worldpay</w:t>
            </w:r>
            <w:r w:rsidRPr="00404939">
              <w:rPr>
                <w:highlight w:val="yellow"/>
              </w:rPr>
              <w:t>/cartridge/scripts/WorldpayHelper');</w:t>
            </w:r>
          </w:p>
        </w:tc>
      </w:tr>
    </w:tbl>
    <w:p w:rsidR="00EE7F39" w:rsidRPr="00203B44" w:rsidRDefault="00EE7F39" w:rsidP="00EE7F39">
      <w:pPr>
        <w:ind w:left="360"/>
        <w:rPr>
          <w:rFonts w:eastAsiaTheme="majorEastAsia" w:cstheme="majorBidi"/>
          <w:bCs/>
        </w:rPr>
      </w:pPr>
    </w:p>
    <w:p w:rsidR="00EE7F39" w:rsidRPr="00EE7F39" w:rsidRDefault="00EE7F39" w:rsidP="00EE7F39">
      <w:pPr>
        <w:pStyle w:val="ListParagraph"/>
        <w:numPr>
          <w:ilvl w:val="0"/>
          <w:numId w:val="55"/>
        </w:numPr>
        <w:jc w:val="both"/>
      </w:pPr>
      <w:r w:rsidRPr="00EE7F39">
        <w:t>Replace params section by below code snippet under the function returnToForm to handle error cases</w:t>
      </w:r>
    </w:p>
    <w:tbl>
      <w:tblPr>
        <w:tblStyle w:val="TableGrid"/>
        <w:tblW w:w="0" w:type="auto"/>
        <w:tblInd w:w="18" w:type="dxa"/>
        <w:tblLook w:val="04A0" w:firstRow="1" w:lastRow="0" w:firstColumn="1" w:lastColumn="0" w:noHBand="0" w:noVBand="1"/>
      </w:tblPr>
      <w:tblGrid>
        <w:gridCol w:w="9718"/>
      </w:tblGrid>
      <w:tr w:rsidR="00EE7F39" w:rsidRPr="00E33D85" w:rsidTr="00EE7F39">
        <w:tc>
          <w:tcPr>
            <w:tcW w:w="10278" w:type="dxa"/>
          </w:tcPr>
          <w:p w:rsidR="00822908" w:rsidRPr="00822908" w:rsidRDefault="00822908" w:rsidP="00822908">
            <w:pPr>
              <w:autoSpaceDE w:val="0"/>
              <w:autoSpaceDN w:val="0"/>
              <w:adjustRightInd w:val="0"/>
              <w:ind w:left="1080"/>
              <w:rPr>
                <w:sz w:val="20"/>
                <w:szCs w:val="20"/>
              </w:rPr>
            </w:pPr>
            <w:r w:rsidRPr="00822908">
              <w:rPr>
                <w:sz w:val="20"/>
                <w:szCs w:val="20"/>
              </w:rPr>
              <w:t>function returnToForm(cart, 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var pageMeta = require('~/cartridge/scripts/meta');</w:t>
            </w:r>
          </w:p>
          <w:p w:rsidR="00822908" w:rsidRPr="00822908" w:rsidRDefault="00822908" w:rsidP="00822908">
            <w:pPr>
              <w:autoSpaceDE w:val="0"/>
              <w:autoSpaceDN w:val="0"/>
              <w:adjustRightInd w:val="0"/>
              <w:ind w:left="1080"/>
              <w:rPr>
                <w:sz w:val="20"/>
                <w:szCs w:val="20"/>
              </w:rPr>
            </w:pPr>
          </w:p>
          <w:p w:rsidR="00822908" w:rsidRPr="00822908" w:rsidRDefault="00822908" w:rsidP="00822908">
            <w:pPr>
              <w:autoSpaceDE w:val="0"/>
              <w:autoSpaceDN w:val="0"/>
              <w:adjustRightInd w:val="0"/>
              <w:ind w:left="1080"/>
              <w:rPr>
                <w:sz w:val="20"/>
                <w:szCs w:val="20"/>
              </w:rPr>
            </w:pPr>
            <w:r w:rsidRPr="00822908">
              <w:rPr>
                <w:sz w:val="20"/>
                <w:szCs w:val="20"/>
              </w:rPr>
              <w:t xml:space="preserve">    // if the payment method is set to gift certificate get the gift certificate code from the form</w:t>
            </w:r>
          </w:p>
          <w:p w:rsidR="00822908" w:rsidRPr="00822908" w:rsidRDefault="00822908" w:rsidP="00822908">
            <w:pPr>
              <w:autoSpaceDE w:val="0"/>
              <w:autoSpaceDN w:val="0"/>
              <w:adjustRightInd w:val="0"/>
              <w:ind w:left="1080"/>
              <w:rPr>
                <w:sz w:val="20"/>
                <w:szCs w:val="20"/>
              </w:rPr>
            </w:pPr>
            <w:r w:rsidRPr="00822908">
              <w:rPr>
                <w:sz w:val="20"/>
                <w:szCs w:val="20"/>
              </w:rPr>
              <w:t xml:space="preserve">    if (!empty(cart.getPaymentInstrument()) &amp;&amp; cart.getPaymentInstrument().getPaymentMethod() === PaymentInstrument.METHOD_GIFT_CERTIFICATE)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app.getForm('billing').copyFrom({</w:t>
            </w:r>
          </w:p>
          <w:p w:rsidR="00822908" w:rsidRPr="00822908" w:rsidRDefault="00822908" w:rsidP="00822908">
            <w:pPr>
              <w:autoSpaceDE w:val="0"/>
              <w:autoSpaceDN w:val="0"/>
              <w:adjustRightInd w:val="0"/>
              <w:ind w:left="1080"/>
              <w:rPr>
                <w:sz w:val="20"/>
                <w:szCs w:val="20"/>
              </w:rPr>
            </w:pPr>
            <w:r w:rsidRPr="00822908">
              <w:rPr>
                <w:sz w:val="20"/>
                <w:szCs w:val="20"/>
              </w:rPr>
              <w:t xml:space="preserve">            giftCertCode: cart.getPaymentInstrument().getGiftCertificateCode()</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p>
          <w:p w:rsidR="00822908" w:rsidRPr="00822908" w:rsidRDefault="00822908" w:rsidP="00822908">
            <w:pPr>
              <w:autoSpaceDE w:val="0"/>
              <w:autoSpaceDN w:val="0"/>
              <w:adjustRightInd w:val="0"/>
              <w:ind w:left="1080"/>
              <w:rPr>
                <w:sz w:val="20"/>
                <w:szCs w:val="20"/>
              </w:rPr>
            </w:pPr>
            <w:r w:rsidRPr="00822908">
              <w:rPr>
                <w:sz w:val="20"/>
                <w:szCs w:val="20"/>
              </w:rPr>
              <w:t xml:space="preserve">    pageMeta.update({</w:t>
            </w:r>
          </w:p>
          <w:p w:rsidR="00822908" w:rsidRPr="00822908" w:rsidRDefault="00822908" w:rsidP="00822908">
            <w:pPr>
              <w:autoSpaceDE w:val="0"/>
              <w:autoSpaceDN w:val="0"/>
              <w:adjustRightInd w:val="0"/>
              <w:ind w:left="1080"/>
              <w:rPr>
                <w:sz w:val="20"/>
                <w:szCs w:val="20"/>
              </w:rPr>
            </w:pPr>
            <w:r w:rsidRPr="00822908">
              <w:rPr>
                <w:sz w:val="20"/>
                <w:szCs w:val="20"/>
              </w:rPr>
              <w:t xml:space="preserve">        pageTitle: Resource.msg('billing.meta.pagetitle', 'checkout', 'SiteGenesis Checkout')</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822908" w:rsidRPr="00822908" w:rsidRDefault="00822908" w:rsidP="00822908">
            <w:pPr>
              <w:autoSpaceDE w:val="0"/>
              <w:autoSpaceDN w:val="0"/>
              <w:adjustRightInd w:val="0"/>
              <w:ind w:left="1080"/>
              <w:rPr>
                <w:sz w:val="20"/>
                <w:szCs w:val="20"/>
              </w:rPr>
            </w:pPr>
          </w:p>
          <w:p w:rsidR="00822908" w:rsidRPr="00404939" w:rsidRDefault="00822908" w:rsidP="00822908">
            <w:pPr>
              <w:autoSpaceDE w:val="0"/>
              <w:autoSpaceDN w:val="0"/>
              <w:adjustRightInd w:val="0"/>
              <w:ind w:left="1080"/>
              <w:rPr>
                <w:sz w:val="20"/>
                <w:szCs w:val="20"/>
                <w:highlight w:val="yellow"/>
              </w:rPr>
            </w:pPr>
            <w:r w:rsidRPr="00822908">
              <w:rPr>
                <w:sz w:val="20"/>
                <w:szCs w:val="20"/>
              </w:rPr>
              <w:t xml:space="preserve">    </w:t>
            </w:r>
            <w:r w:rsidRPr="00404939">
              <w:rPr>
                <w:sz w:val="20"/>
                <w:szCs w:val="20"/>
                <w:highlight w:val="yellow"/>
              </w:rPr>
              <w:t>if (params &amp;&amp; params.errorMessage) {</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app.getView(require('~/cartridge/scripts/object').extend(params, {</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w:t>
            </w:r>
            <w:r w:rsidRPr="00404939">
              <w:rPr>
                <w:sz w:val="20"/>
                <w:szCs w:val="20"/>
                <w:highlight w:val="yellow"/>
              </w:rPr>
              <w:tab/>
              <w:t>Basket : cart.object,</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ContinueURL : URLUtils.https('COBilling-Billing'),</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errorMessage : params.errorMessage</w:t>
            </w:r>
          </w:p>
          <w:p w:rsidR="00822908" w:rsidRPr="00404939" w:rsidRDefault="00822908" w:rsidP="00822908">
            <w:pPr>
              <w:autoSpaceDE w:val="0"/>
              <w:autoSpaceDN w:val="0"/>
              <w:adjustRightInd w:val="0"/>
              <w:ind w:left="1080"/>
              <w:rPr>
                <w:sz w:val="20"/>
                <w:szCs w:val="20"/>
                <w:highlight w:val="yellow"/>
              </w:rPr>
            </w:pPr>
            <w:r w:rsidRPr="00404939">
              <w:rPr>
                <w:sz w:val="20"/>
                <w:szCs w:val="20"/>
                <w:highlight w:val="yellow"/>
              </w:rPr>
              <w:t xml:space="preserve">        })).render('checkout/billing/billing');</w:t>
            </w:r>
          </w:p>
          <w:p w:rsidR="00822908" w:rsidRPr="00822908" w:rsidRDefault="00822908" w:rsidP="00822908">
            <w:pPr>
              <w:autoSpaceDE w:val="0"/>
              <w:autoSpaceDN w:val="0"/>
              <w:adjustRightInd w:val="0"/>
              <w:ind w:left="1080"/>
              <w:rPr>
                <w:sz w:val="20"/>
                <w:szCs w:val="20"/>
              </w:rPr>
            </w:pPr>
            <w:r w:rsidRPr="00404939">
              <w:rPr>
                <w:sz w:val="20"/>
                <w:szCs w:val="20"/>
                <w:highlight w:val="yellow"/>
              </w:rPr>
              <w:t xml:space="preserve">   </w:t>
            </w:r>
            <w:r w:rsidRPr="00404939">
              <w:rPr>
                <w:sz w:val="20"/>
                <w:szCs w:val="20"/>
                <w:highlight w:val="yellow"/>
              </w:rPr>
              <w:tab/>
              <w:t xml:space="preserve"> } else if (!empty(params))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app.getView(require('~/cartridge/scripts/object').extend(params, {</w:t>
            </w:r>
          </w:p>
          <w:p w:rsidR="00822908" w:rsidRPr="00822908" w:rsidRDefault="00822908" w:rsidP="00822908">
            <w:pPr>
              <w:autoSpaceDE w:val="0"/>
              <w:autoSpaceDN w:val="0"/>
              <w:adjustRightInd w:val="0"/>
              <w:ind w:left="1080"/>
              <w:rPr>
                <w:sz w:val="20"/>
                <w:szCs w:val="20"/>
              </w:rPr>
            </w:pPr>
            <w:r w:rsidRPr="00822908">
              <w:rPr>
                <w:sz w:val="20"/>
                <w:szCs w:val="20"/>
              </w:rPr>
              <w:t xml:space="preserve">            Basket: cart.object,</w:t>
            </w:r>
          </w:p>
          <w:p w:rsidR="00822908" w:rsidRPr="00822908" w:rsidRDefault="00822908" w:rsidP="00822908">
            <w:pPr>
              <w:autoSpaceDE w:val="0"/>
              <w:autoSpaceDN w:val="0"/>
              <w:adjustRightInd w:val="0"/>
              <w:ind w:left="1080"/>
              <w:rPr>
                <w:sz w:val="20"/>
                <w:szCs w:val="20"/>
              </w:rPr>
            </w:pPr>
            <w:r w:rsidRPr="00822908">
              <w:rPr>
                <w:sz w:val="20"/>
                <w:szCs w:val="20"/>
              </w:rPr>
              <w:t xml:space="preserve">            ContinueURL: URLUtils.https('COBilling-Billing')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})).render('checkout/billing/billing');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 else {</w:t>
            </w:r>
          </w:p>
          <w:p w:rsidR="00822908" w:rsidRPr="00822908" w:rsidRDefault="00822908" w:rsidP="00822908">
            <w:pPr>
              <w:autoSpaceDE w:val="0"/>
              <w:autoSpaceDN w:val="0"/>
              <w:adjustRightInd w:val="0"/>
              <w:ind w:left="1080"/>
              <w:rPr>
                <w:sz w:val="20"/>
                <w:szCs w:val="20"/>
              </w:rPr>
            </w:pPr>
            <w:r w:rsidRPr="00822908">
              <w:rPr>
                <w:sz w:val="20"/>
                <w:szCs w:val="20"/>
              </w:rPr>
              <w:t xml:space="preserve">        app.getView({</w:t>
            </w:r>
          </w:p>
          <w:p w:rsidR="00822908" w:rsidRPr="00822908" w:rsidRDefault="00822908" w:rsidP="00822908">
            <w:pPr>
              <w:autoSpaceDE w:val="0"/>
              <w:autoSpaceDN w:val="0"/>
              <w:adjustRightInd w:val="0"/>
              <w:ind w:left="1080"/>
              <w:rPr>
                <w:sz w:val="20"/>
                <w:szCs w:val="20"/>
              </w:rPr>
            </w:pPr>
            <w:r w:rsidRPr="00822908">
              <w:rPr>
                <w:sz w:val="20"/>
                <w:szCs w:val="20"/>
              </w:rPr>
              <w:t xml:space="preserve">            Basket: cart.object,</w:t>
            </w:r>
          </w:p>
          <w:p w:rsidR="00822908" w:rsidRPr="00822908" w:rsidRDefault="00822908" w:rsidP="00822908">
            <w:pPr>
              <w:autoSpaceDE w:val="0"/>
              <w:autoSpaceDN w:val="0"/>
              <w:adjustRightInd w:val="0"/>
              <w:ind w:left="1080"/>
              <w:rPr>
                <w:sz w:val="20"/>
                <w:szCs w:val="20"/>
              </w:rPr>
            </w:pPr>
            <w:r w:rsidRPr="00822908">
              <w:rPr>
                <w:sz w:val="20"/>
                <w:szCs w:val="20"/>
              </w:rPr>
              <w:t xml:space="preserve">            ContinueURL: URLUtils.https('COBilling-Billing')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}).render('checkout/billing/billing');</w:t>
            </w:r>
          </w:p>
          <w:p w:rsidR="00822908" w:rsidRPr="00822908" w:rsidRDefault="00822908" w:rsidP="00822908">
            <w:pPr>
              <w:autoSpaceDE w:val="0"/>
              <w:autoSpaceDN w:val="0"/>
              <w:adjustRightInd w:val="0"/>
              <w:ind w:left="1080"/>
              <w:rPr>
                <w:sz w:val="20"/>
                <w:szCs w:val="20"/>
              </w:rPr>
            </w:pPr>
            <w:r w:rsidRPr="00822908">
              <w:rPr>
                <w:sz w:val="20"/>
                <w:szCs w:val="20"/>
              </w:rPr>
              <w:t xml:space="preserve">    }</w:t>
            </w:r>
          </w:p>
          <w:p w:rsidR="00EE7F39" w:rsidRPr="00E33D85" w:rsidRDefault="00822908" w:rsidP="00404939">
            <w:pPr>
              <w:pStyle w:val="BodyText"/>
              <w:ind w:left="1440"/>
            </w:pPr>
            <w:r w:rsidRPr="00822908">
              <w:rPr>
                <w:sz w:val="20"/>
                <w:szCs w:val="20"/>
              </w:rPr>
              <w:lastRenderedPageBreak/>
              <w:t>}</w:t>
            </w:r>
          </w:p>
        </w:tc>
      </w:tr>
    </w:tbl>
    <w:p w:rsidR="00EE7F39" w:rsidRPr="00E33D85" w:rsidRDefault="00EE7F39" w:rsidP="00EE7F39">
      <w:pPr>
        <w:pStyle w:val="Body"/>
        <w:rPr>
          <w:rFonts w:asciiTheme="minorHAnsi" w:hAnsiTheme="minorHAnsi"/>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“initCreditCardList” function </w:t>
      </w:r>
    </w:p>
    <w:p w:rsidR="00EE7F39" w:rsidRPr="00E33D85" w:rsidRDefault="00EE7F39" w:rsidP="00A959EC">
      <w:pPr>
        <w:pStyle w:val="ListParagraph"/>
        <w:numPr>
          <w:ilvl w:val="0"/>
          <w:numId w:val="58"/>
        </w:numPr>
        <w:spacing w:after="0"/>
        <w:jc w:val="both"/>
      </w:pPr>
      <w:r w:rsidRPr="00E75938">
        <w:t>Update below code snippet under initCreditCardList to add worldpay available credit cards</w:t>
      </w:r>
    </w:p>
    <w:tbl>
      <w:tblPr>
        <w:tblStyle w:val="TableGrid"/>
        <w:tblW w:w="0" w:type="auto"/>
        <w:tblLook w:val="04A0" w:firstRow="1" w:lastRow="0" w:firstColumn="1" w:lastColumn="0" w:noHBand="0" w:noVBand="1"/>
      </w:tblPr>
      <w:tblGrid>
        <w:gridCol w:w="9736"/>
      </w:tblGrid>
      <w:tr w:rsidR="00EE7F39" w:rsidRPr="00E33D85" w:rsidTr="00404939">
        <w:tc>
          <w:tcPr>
            <w:tcW w:w="10296" w:type="dxa"/>
            <w:tcBorders>
              <w:bottom w:val="nil"/>
            </w:tcBorders>
          </w:tcPr>
          <w:p w:rsidR="00641653" w:rsidRPr="00641653" w:rsidRDefault="00641653" w:rsidP="00404939">
            <w:pPr>
              <w:ind w:left="1080"/>
            </w:pPr>
            <w:r w:rsidRPr="005A055E">
              <w:t>function initCreditCardList(cart) {</w:t>
            </w:r>
          </w:p>
          <w:p w:rsidR="00641653" w:rsidRPr="00641653" w:rsidRDefault="00641653" w:rsidP="00404939">
            <w:pPr>
              <w:ind w:left="1080"/>
            </w:pPr>
            <w:r w:rsidRPr="00641653">
              <w:t xml:space="preserve">    var paymentAmount = cart.getNonGiftCertificateAmount();</w:t>
            </w:r>
          </w:p>
          <w:p w:rsidR="00641653" w:rsidRPr="00641653" w:rsidRDefault="00641653" w:rsidP="00404939">
            <w:pPr>
              <w:ind w:left="1080"/>
            </w:pPr>
            <w:r w:rsidRPr="00641653">
              <w:t xml:space="preserve">    var countryCode;</w:t>
            </w:r>
          </w:p>
          <w:p w:rsidR="00641653" w:rsidRPr="00641653" w:rsidRDefault="00641653" w:rsidP="00404939">
            <w:pPr>
              <w:ind w:left="1080"/>
            </w:pPr>
            <w:r w:rsidRPr="00641653">
              <w:t xml:space="preserve">    var applicablePaymentMethods;</w:t>
            </w:r>
          </w:p>
          <w:p w:rsidR="00641653" w:rsidRPr="00641653" w:rsidRDefault="00641653" w:rsidP="00404939">
            <w:pPr>
              <w:ind w:left="1080"/>
            </w:pPr>
            <w:r w:rsidRPr="00641653">
              <w:t xml:space="preserve">    var applicablePaymentCards;</w:t>
            </w:r>
          </w:p>
          <w:p w:rsidR="00641653" w:rsidRPr="00641653" w:rsidRDefault="00641653" w:rsidP="00404939">
            <w:pPr>
              <w:ind w:left="1080"/>
            </w:pPr>
            <w:r w:rsidRPr="00641653">
              <w:t xml:space="preserve">    var applicableCreditCards;</w:t>
            </w:r>
          </w:p>
          <w:p w:rsidR="00641653" w:rsidRPr="00641653" w:rsidRDefault="00641653" w:rsidP="00404939">
            <w:pPr>
              <w:ind w:left="1080"/>
            </w:pPr>
          </w:p>
          <w:p w:rsidR="00641653" w:rsidRPr="005A055E" w:rsidRDefault="00641653" w:rsidP="00404939">
            <w:pPr>
              <w:ind w:left="1080"/>
            </w:pPr>
            <w:r w:rsidRPr="00641653">
              <w:t xml:space="preserve">    </w:t>
            </w:r>
            <w:proofErr w:type="gramStart"/>
            <w:r w:rsidRPr="00404939">
              <w:rPr>
                <w:highlight w:val="yellow"/>
              </w:rPr>
              <w:t>countryCode</w:t>
            </w:r>
            <w:proofErr w:type="gramEnd"/>
            <w:r w:rsidRPr="00404939">
              <w:rPr>
                <w:highlight w:val="yellow"/>
              </w:rPr>
              <w:t xml:space="preserve"> = cart.object.billingAddress &amp;&amp; cart.object.billingAddress.countryCode.value ? cart.object.billingAddress.countryCode.value : Countries.getCurrent({</w:t>
            </w:r>
          </w:p>
          <w:p w:rsidR="00641653" w:rsidRPr="00641653" w:rsidRDefault="00641653" w:rsidP="00404939">
            <w:pPr>
              <w:ind w:left="1080"/>
            </w:pPr>
            <w:r w:rsidRPr="00641653">
              <w:t xml:space="preserve">        CurrentRequest: {</w:t>
            </w:r>
          </w:p>
          <w:p w:rsidR="00641653" w:rsidRPr="00641653" w:rsidRDefault="00641653" w:rsidP="00404939">
            <w:pPr>
              <w:ind w:left="1080"/>
            </w:pPr>
            <w:r w:rsidRPr="00641653">
              <w:t xml:space="preserve">            locale: request.locale</w:t>
            </w:r>
          </w:p>
          <w:p w:rsidR="00641653" w:rsidRPr="00641653" w:rsidRDefault="00641653" w:rsidP="00404939">
            <w:pPr>
              <w:ind w:left="1080"/>
            </w:pPr>
            <w:r w:rsidRPr="00641653">
              <w:t xml:space="preserve">        }</w:t>
            </w:r>
          </w:p>
          <w:p w:rsidR="00641653" w:rsidRPr="00641653" w:rsidRDefault="00641653" w:rsidP="00404939">
            <w:pPr>
              <w:ind w:left="1080"/>
            </w:pPr>
            <w:r w:rsidRPr="00641653">
              <w:t xml:space="preserve">    }).countryCode;</w:t>
            </w:r>
          </w:p>
          <w:p w:rsidR="00641653" w:rsidRPr="00641653" w:rsidRDefault="00641653" w:rsidP="00404939">
            <w:pPr>
              <w:ind w:left="1080"/>
            </w:pPr>
            <w:r w:rsidRPr="00641653">
              <w:tab/>
            </w:r>
          </w:p>
          <w:p w:rsidR="00641653" w:rsidRPr="00641653" w:rsidRDefault="00641653" w:rsidP="00404939">
            <w:pPr>
              <w:ind w:left="1080"/>
            </w:pPr>
          </w:p>
          <w:p w:rsidR="00641653" w:rsidRPr="00641653" w:rsidRDefault="00641653" w:rsidP="00404939">
            <w:pPr>
              <w:ind w:left="1080"/>
            </w:pPr>
            <w:r w:rsidRPr="00641653">
              <w:t xml:space="preserve">    applicablePaymentMethods = PaymentMgr.getApplicablePaymentMethods(customer, countryCode, paymentAmount.value);</w:t>
            </w:r>
          </w:p>
          <w:p w:rsidR="00641653" w:rsidRPr="00641653" w:rsidRDefault="00641653" w:rsidP="00404939">
            <w:pPr>
              <w:ind w:left="1080"/>
            </w:pPr>
            <w:r w:rsidRPr="00641653">
              <w:t xml:space="preserve">    applicablePaymentCards = PaymentMgr.getPaymentMethod(PaymentInstrument.METHOD_CREDIT_CARD).getApplicablePaymentCards(customer, countryCode, paymentAmount.value);</w:t>
            </w:r>
          </w:p>
          <w:p w:rsidR="00641653" w:rsidRPr="00641653" w:rsidRDefault="00641653" w:rsidP="00404939">
            <w:pPr>
              <w:ind w:left="1080"/>
            </w:pPr>
          </w:p>
          <w:p w:rsidR="00641653" w:rsidRPr="00641653" w:rsidRDefault="00641653" w:rsidP="00404939">
            <w:pPr>
              <w:ind w:left="1080"/>
            </w:pPr>
            <w:r w:rsidRPr="00641653">
              <w:t xml:space="preserve">    app.getForm('billing').object.paymentMethods.creditCard.type.setOptions(applicablePaymentCards.iterator());</w:t>
            </w:r>
          </w:p>
          <w:p w:rsidR="00641653" w:rsidRPr="00641653" w:rsidRDefault="00641653" w:rsidP="00404939">
            <w:pPr>
              <w:ind w:left="1080"/>
            </w:pPr>
          </w:p>
          <w:p w:rsidR="00641653" w:rsidRPr="00641653" w:rsidRDefault="00641653" w:rsidP="00404939">
            <w:pPr>
              <w:ind w:left="1080"/>
            </w:pPr>
            <w:r w:rsidRPr="00641653">
              <w:t xml:space="preserve">    applicableCreditCards = null;</w:t>
            </w:r>
          </w:p>
          <w:p w:rsidR="00641653" w:rsidRPr="00641653" w:rsidRDefault="00641653" w:rsidP="00404939">
            <w:pPr>
              <w:ind w:left="1080"/>
            </w:pPr>
          </w:p>
          <w:p w:rsidR="00641653" w:rsidRPr="00641653" w:rsidRDefault="00641653" w:rsidP="00404939">
            <w:pPr>
              <w:ind w:left="1080"/>
            </w:pPr>
            <w:r w:rsidRPr="00641653">
              <w:t xml:space="preserve">    if (customer.authenticated) {</w:t>
            </w:r>
          </w:p>
          <w:p w:rsidR="00641653" w:rsidRPr="00641653" w:rsidRDefault="00641653" w:rsidP="00404939">
            <w:pPr>
              <w:ind w:left="1080"/>
            </w:pPr>
            <w:r w:rsidRPr="00641653">
              <w:t xml:space="preserve">        var profile = app.getModel('Profile').get();</w:t>
            </w:r>
          </w:p>
          <w:p w:rsidR="00641653" w:rsidRPr="00641653" w:rsidRDefault="00641653" w:rsidP="00404939">
            <w:pPr>
              <w:ind w:left="1080"/>
            </w:pPr>
            <w:r w:rsidRPr="00641653">
              <w:t xml:space="preserve">        if (profile) {</w:t>
            </w:r>
          </w:p>
          <w:p w:rsidR="00641653" w:rsidRPr="00641653" w:rsidRDefault="00641653" w:rsidP="00404939">
            <w:pPr>
              <w:ind w:left="1080"/>
            </w:pPr>
            <w:r w:rsidRPr="00641653">
              <w:t xml:space="preserve">            applicableCreditCards = profile.validateWalletPaymentInstruments(countryCode, paymentAmount.getValue()).ValidPaymentInstruments;</w:t>
            </w:r>
          </w:p>
          <w:p w:rsidR="00641653" w:rsidRPr="00641653" w:rsidRDefault="00641653" w:rsidP="00404939">
            <w:pPr>
              <w:ind w:left="1080"/>
            </w:pPr>
            <w:r w:rsidRPr="00641653">
              <w:t xml:space="preserve">        }</w:t>
            </w:r>
          </w:p>
          <w:p w:rsidR="00641653" w:rsidRPr="005A055E" w:rsidRDefault="00641653" w:rsidP="00404939">
            <w:pPr>
              <w:ind w:left="1080"/>
            </w:pPr>
            <w:r w:rsidRPr="00641653">
              <w:t xml:space="preserve">        </w:t>
            </w:r>
            <w:r w:rsidRPr="00404939">
              <w:rPr>
                <w:highlight w:val="yellow"/>
              </w:rPr>
              <w:t>applicableCreditCards = WorldpayHelper.AvailableCreditCards(applicableCreditCards);</w:t>
            </w:r>
          </w:p>
          <w:p w:rsidR="00641653" w:rsidRPr="00641653" w:rsidRDefault="00641653" w:rsidP="00404939">
            <w:pPr>
              <w:ind w:left="1080"/>
            </w:pPr>
            <w:r w:rsidRPr="00641653">
              <w:t xml:space="preserve">    }</w:t>
            </w:r>
          </w:p>
          <w:p w:rsidR="00641653" w:rsidRPr="00641653" w:rsidRDefault="00641653" w:rsidP="00404939">
            <w:pPr>
              <w:ind w:left="1080"/>
            </w:pPr>
          </w:p>
          <w:p w:rsidR="00641653" w:rsidRPr="00641653" w:rsidRDefault="00641653" w:rsidP="00404939">
            <w:pPr>
              <w:ind w:left="1080"/>
            </w:pPr>
            <w:r w:rsidRPr="00641653">
              <w:t xml:space="preserve">    return {</w:t>
            </w:r>
          </w:p>
          <w:p w:rsidR="00641653" w:rsidRPr="00641653" w:rsidRDefault="00641653" w:rsidP="00404939">
            <w:pPr>
              <w:ind w:left="1080"/>
            </w:pPr>
            <w:r w:rsidRPr="00641653">
              <w:t xml:space="preserve">        ApplicablePaymentMethods: applicablePaymentMethods,</w:t>
            </w:r>
          </w:p>
          <w:p w:rsidR="00641653" w:rsidRPr="00641653" w:rsidRDefault="00641653" w:rsidP="00404939">
            <w:pPr>
              <w:ind w:left="1080"/>
            </w:pPr>
            <w:r w:rsidRPr="00641653">
              <w:t xml:space="preserve">        ApplicableCreditCards: applicableCreditCards</w:t>
            </w:r>
          </w:p>
          <w:p w:rsidR="00641653" w:rsidRPr="00641653" w:rsidRDefault="00641653" w:rsidP="00404939">
            <w:pPr>
              <w:ind w:left="1080"/>
            </w:pPr>
            <w:r w:rsidRPr="00641653">
              <w:t xml:space="preserve">    };</w:t>
            </w:r>
          </w:p>
          <w:p w:rsidR="00641653" w:rsidRDefault="00641653" w:rsidP="00404939">
            <w:r w:rsidRPr="00641653">
              <w:t>}</w:t>
            </w:r>
          </w:p>
          <w:p w:rsidR="00EE7F39" w:rsidRPr="00E33D85" w:rsidRDefault="00EE7F39" w:rsidP="00404939"/>
        </w:tc>
      </w:tr>
    </w:tbl>
    <w:p w:rsidR="00745F0F" w:rsidRPr="00745F0F" w:rsidRDefault="00745F0F" w:rsidP="00745F0F">
      <w:pPr>
        <w:pStyle w:val="ListParagraph"/>
        <w:ind w:left="1440"/>
        <w:jc w:val="both"/>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“publicStart” function </w:t>
      </w:r>
    </w:p>
    <w:p w:rsidR="00EE7F39" w:rsidRPr="00E33D85" w:rsidRDefault="00EE7F39" w:rsidP="00A959EC">
      <w:pPr>
        <w:pStyle w:val="ListParagraph"/>
        <w:numPr>
          <w:ilvl w:val="0"/>
          <w:numId w:val="58"/>
        </w:numPr>
        <w:spacing w:after="0"/>
        <w:jc w:val="both"/>
      </w:pPr>
      <w:r w:rsidRPr="00745F0F">
        <w:lastRenderedPageBreak/>
        <w:t xml:space="preserve">Update the method to handle error messages </w:t>
      </w:r>
    </w:p>
    <w:tbl>
      <w:tblPr>
        <w:tblStyle w:val="TableGrid"/>
        <w:tblW w:w="0" w:type="auto"/>
        <w:tblLook w:val="04A0" w:firstRow="1" w:lastRow="0" w:firstColumn="1" w:lastColumn="0" w:noHBand="0" w:noVBand="1"/>
      </w:tblPr>
      <w:tblGrid>
        <w:gridCol w:w="9736"/>
      </w:tblGrid>
      <w:tr w:rsidR="00EE7F39" w:rsidRPr="00E33D85" w:rsidTr="00666A40">
        <w:tc>
          <w:tcPr>
            <w:tcW w:w="9736" w:type="dxa"/>
          </w:tcPr>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function publicStart(errorMessage)</w:t>
            </w: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cart = app.getModel('Cart').get();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if (cart)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Initializes all forms of the billing page including: - address form - email address - coupon form</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initAddressForm(cart);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initEmailAddress(cart);</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creditCardList = initCreditCardList(cart);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applicablePaymentMethods = creditCardList.ApplicablePaymentMethods;</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billingForm = app.getForm('billing').object;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paymentMethods = billingForm.paymentMethods;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if (paymentMethods.valid)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paymentMethods.selectedPaymentMethodID.setOptions(applicablePaymentMethods.iterator());</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else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paymentMethods.clearFormElement();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app.getForm('billing.couponCode').clear();</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app.getForm('billing.giftCertCode').clear();</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if(errorMessage &amp;&amp; errorMessage.errorMessage){</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start(cart, require('~/cartridge/scripts/object').extend(errorMessage, {ApplicableCreditCards: creditCardList.ApplicableCreditCards}));</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else{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start(cart, {ApplicableCreditCards: creditCardList.ApplicableCreditCards});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r w:rsidRPr="00404939">
              <w:rPr>
                <w:rFonts w:eastAsia="Times New Roman" w:cs="Consolas"/>
                <w:sz w:val="20"/>
                <w:szCs w:val="20"/>
                <w:highlight w:val="yellow"/>
              </w:rPr>
              <w: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else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app.getController('Cart').Show();</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EE7F39" w:rsidRPr="00CB2E39" w:rsidRDefault="00263E6E" w:rsidP="00404939">
            <w:r w:rsidRPr="00404939">
              <w:rPr>
                <w:rFonts w:eastAsia="Times New Roman" w:cs="Consolas"/>
                <w:sz w:val="20"/>
                <w:szCs w:val="20"/>
              </w:rPr>
              <w:t>}</w:t>
            </w:r>
          </w:p>
        </w:tc>
      </w:tr>
    </w:tbl>
    <w:p w:rsidR="00CE0D94" w:rsidRPr="00745F0F" w:rsidRDefault="00666A40" w:rsidP="00666A40">
      <w:pPr>
        <w:pStyle w:val="ListParagraph"/>
        <w:numPr>
          <w:ilvl w:val="0"/>
          <w:numId w:val="58"/>
        </w:numPr>
        <w:jc w:val="both"/>
      </w:pPr>
      <w:r w:rsidRPr="00745F0F">
        <w:t>Also update creditcardlist under local methods</w:t>
      </w:r>
    </w:p>
    <w:p w:rsidR="00263E6E" w:rsidRDefault="00CE0D94" w:rsidP="00404939">
      <w:pPr>
        <w:pStyle w:val="ListParagraph"/>
        <w:ind w:left="1440"/>
        <w:jc w:val="both"/>
      </w:pPr>
      <w:r w:rsidRPr="00CE0D94">
        <w:t>exports.InitCreditCardList=initCreditCardList;</w:t>
      </w:r>
      <w:r w:rsidR="003E484B">
        <w:t xml:space="preserve"> and </w:t>
      </w:r>
      <w:r w:rsidR="003E484B" w:rsidRPr="003E484B">
        <w:t>exports.HandlePaymentSelection = handlePaymentSelection;</w:t>
      </w:r>
    </w:p>
    <w:p w:rsidR="00143841" w:rsidRPr="00D35B33" w:rsidRDefault="00143841" w:rsidP="00143841">
      <w:pPr>
        <w:pStyle w:val="Heading5"/>
        <w:ind w:left="372" w:firstLine="708"/>
        <w:rPr>
          <w:rFonts w:asciiTheme="minorHAnsi" w:hAnsiTheme="minorHAnsi"/>
        </w:rPr>
      </w:pPr>
      <w:r w:rsidRPr="00D35B33">
        <w:rPr>
          <w:rFonts w:asciiTheme="minorHAnsi" w:hAnsiTheme="minorHAnsi"/>
        </w:rPr>
        <w:t>Update “</w:t>
      </w:r>
      <w:r w:rsidR="00CE25DF" w:rsidRPr="00CE25DF">
        <w:rPr>
          <w:rFonts w:asciiTheme="minorHAnsi" w:hAnsiTheme="minorHAnsi"/>
        </w:rPr>
        <w:t>validatePayment</w:t>
      </w:r>
      <w:r w:rsidRPr="00D35B33">
        <w:rPr>
          <w:rFonts w:asciiTheme="minorHAnsi" w:hAnsiTheme="minorHAnsi"/>
        </w:rPr>
        <w:t xml:space="preserve">” function </w:t>
      </w:r>
    </w:p>
    <w:p w:rsidR="00263E6E" w:rsidRDefault="00143841" w:rsidP="00404939">
      <w:pPr>
        <w:pStyle w:val="ListParagraph"/>
        <w:numPr>
          <w:ilvl w:val="0"/>
          <w:numId w:val="58"/>
        </w:numPr>
      </w:pPr>
      <w:r>
        <w:t xml:space="preserve">Update the method with the countrycode conditions. </w:t>
      </w:r>
    </w:p>
    <w:tbl>
      <w:tblPr>
        <w:tblStyle w:val="TableGrid"/>
        <w:tblW w:w="0" w:type="auto"/>
        <w:tblInd w:w="-5" w:type="dxa"/>
        <w:tblLook w:val="04A0" w:firstRow="1" w:lastRow="0" w:firstColumn="1" w:lastColumn="0" w:noHBand="0" w:noVBand="1"/>
      </w:tblPr>
      <w:tblGrid>
        <w:gridCol w:w="9741"/>
      </w:tblGrid>
      <w:tr w:rsidR="00263E6E" w:rsidTr="00404939">
        <w:tc>
          <w:tcPr>
            <w:tcW w:w="9741" w:type="dxa"/>
          </w:tcPr>
          <w:p w:rsidR="00263E6E" w:rsidRDefault="00263E6E" w:rsidP="00263E6E">
            <w:pPr>
              <w:pStyle w:val="ListParagraph"/>
            </w:pPr>
            <w:r>
              <w:t>function validatePayment(cart) {</w:t>
            </w:r>
          </w:p>
          <w:p w:rsidR="00263E6E" w:rsidRDefault="00263E6E" w:rsidP="00263E6E">
            <w:pPr>
              <w:pStyle w:val="ListParagraph"/>
            </w:pPr>
            <w:r>
              <w:t xml:space="preserve">    var paymentAmount, countryCode, invalidPaymentInstruments, result;</w:t>
            </w:r>
          </w:p>
          <w:p w:rsidR="00263E6E" w:rsidRDefault="00263E6E" w:rsidP="00263E6E">
            <w:pPr>
              <w:pStyle w:val="ListParagraph"/>
            </w:pPr>
            <w:r>
              <w:t xml:space="preserve">    if (app.getForm('billing').object.fulfilled.value) {</w:t>
            </w:r>
          </w:p>
          <w:p w:rsidR="00263E6E" w:rsidRDefault="00263E6E" w:rsidP="00263E6E">
            <w:pPr>
              <w:pStyle w:val="ListParagraph"/>
            </w:pPr>
            <w:r>
              <w:t xml:space="preserve">        paymentAmount = cart.getNonGiftCertificateAmount();</w:t>
            </w:r>
          </w:p>
          <w:p w:rsidR="00263E6E" w:rsidRDefault="00263E6E" w:rsidP="00263E6E">
            <w:pPr>
              <w:pStyle w:val="ListParagraph"/>
            </w:pPr>
            <w:r>
              <w:t xml:space="preserve">        </w:t>
            </w:r>
            <w:proofErr w:type="gramStart"/>
            <w:r w:rsidRPr="00404939">
              <w:rPr>
                <w:highlight w:val="yellow"/>
              </w:rPr>
              <w:t>countryCode</w:t>
            </w:r>
            <w:proofErr w:type="gramEnd"/>
            <w:r w:rsidRPr="00404939">
              <w:rPr>
                <w:highlight w:val="yellow"/>
              </w:rPr>
              <w:t xml:space="preserve"> = cart.object.billingAddress &amp;&amp; cart.object.billingAddress.countryCode ? cart.object.billingAddress.countryCode : Countries.getCurrent({</w:t>
            </w:r>
          </w:p>
          <w:p w:rsidR="00263E6E" w:rsidRDefault="00263E6E" w:rsidP="00263E6E">
            <w:pPr>
              <w:pStyle w:val="ListParagraph"/>
            </w:pPr>
            <w:r>
              <w:t xml:space="preserve">            CurrentRequest: {</w:t>
            </w:r>
          </w:p>
          <w:p w:rsidR="00263E6E" w:rsidRDefault="00263E6E" w:rsidP="00263E6E">
            <w:pPr>
              <w:pStyle w:val="ListParagraph"/>
            </w:pPr>
            <w:r>
              <w:t xml:space="preserve">                locale: request.locale</w:t>
            </w:r>
          </w:p>
          <w:p w:rsidR="00263E6E" w:rsidRDefault="00263E6E" w:rsidP="00263E6E">
            <w:pPr>
              <w:pStyle w:val="ListParagraph"/>
            </w:pPr>
            <w:r>
              <w:t xml:space="preserve">            }</w:t>
            </w:r>
          </w:p>
          <w:p w:rsidR="00263E6E" w:rsidRDefault="00263E6E" w:rsidP="00263E6E">
            <w:pPr>
              <w:pStyle w:val="ListParagraph"/>
            </w:pPr>
            <w:r>
              <w:t xml:space="preserve">        }).countryCode;</w:t>
            </w:r>
          </w:p>
          <w:p w:rsidR="00263E6E" w:rsidRDefault="00263E6E" w:rsidP="00263E6E">
            <w:pPr>
              <w:pStyle w:val="ListParagraph"/>
            </w:pPr>
            <w:r>
              <w:lastRenderedPageBreak/>
              <w:t xml:space="preserve">        invalidPaymentInstruments = cart.validatePaymentInstruments(customer, countryCode, paymentAmount.value).InvalidPaymentInstruments;</w:t>
            </w:r>
          </w:p>
          <w:p w:rsidR="00263E6E" w:rsidRDefault="00263E6E" w:rsidP="00263E6E">
            <w:pPr>
              <w:pStyle w:val="ListParagraph"/>
            </w:pPr>
          </w:p>
          <w:p w:rsidR="00263E6E" w:rsidRDefault="00263E6E" w:rsidP="00263E6E">
            <w:pPr>
              <w:pStyle w:val="ListParagraph"/>
            </w:pPr>
            <w:r>
              <w:t xml:space="preserve">        if (!invalidPaymentInstruments &amp;&amp; cart.calculatePaymentTransactionTotal()) {</w:t>
            </w:r>
          </w:p>
          <w:p w:rsidR="00263E6E" w:rsidRDefault="00263E6E" w:rsidP="00263E6E">
            <w:pPr>
              <w:pStyle w:val="ListParagraph"/>
            </w:pPr>
            <w:r>
              <w:t xml:space="preserve">            result = true;</w:t>
            </w:r>
          </w:p>
          <w:p w:rsidR="00263E6E" w:rsidRDefault="00263E6E" w:rsidP="00263E6E">
            <w:pPr>
              <w:pStyle w:val="ListParagraph"/>
            </w:pPr>
            <w:r>
              <w:t xml:space="preserve">        } else {</w:t>
            </w:r>
          </w:p>
          <w:p w:rsidR="00263E6E" w:rsidRDefault="00263E6E" w:rsidP="00263E6E">
            <w:pPr>
              <w:pStyle w:val="ListParagraph"/>
            </w:pPr>
            <w:r>
              <w:t xml:space="preserve">            app.getForm('billing').object.fulfilled.value = false;</w:t>
            </w:r>
          </w:p>
          <w:p w:rsidR="00263E6E" w:rsidRDefault="00263E6E" w:rsidP="00263E6E">
            <w:pPr>
              <w:pStyle w:val="ListParagraph"/>
            </w:pPr>
            <w:r>
              <w:t xml:space="preserve">            result = false;</w:t>
            </w:r>
          </w:p>
          <w:p w:rsidR="00263E6E" w:rsidRDefault="00263E6E" w:rsidP="00263E6E">
            <w:pPr>
              <w:pStyle w:val="ListParagraph"/>
            </w:pPr>
            <w:r>
              <w:t xml:space="preserve">        }</w:t>
            </w:r>
          </w:p>
          <w:p w:rsidR="00263E6E" w:rsidRDefault="00263E6E" w:rsidP="00263E6E">
            <w:pPr>
              <w:pStyle w:val="ListParagraph"/>
            </w:pPr>
            <w:r>
              <w:t xml:space="preserve">    } else {</w:t>
            </w:r>
          </w:p>
          <w:p w:rsidR="00263E6E" w:rsidRDefault="00263E6E" w:rsidP="00263E6E">
            <w:pPr>
              <w:pStyle w:val="ListParagraph"/>
            </w:pPr>
            <w:r>
              <w:t xml:space="preserve">        result = false;</w:t>
            </w:r>
          </w:p>
          <w:p w:rsidR="00263E6E" w:rsidRDefault="00263E6E" w:rsidP="00263E6E">
            <w:pPr>
              <w:pStyle w:val="ListParagraph"/>
            </w:pPr>
            <w:r>
              <w:t xml:space="preserve">    }</w:t>
            </w:r>
          </w:p>
          <w:p w:rsidR="00263E6E" w:rsidRDefault="00263E6E" w:rsidP="00263E6E">
            <w:pPr>
              <w:pStyle w:val="ListParagraph"/>
            </w:pPr>
            <w:r>
              <w:t xml:space="preserve">    return result;</w:t>
            </w:r>
          </w:p>
          <w:p w:rsidR="00263E6E" w:rsidRDefault="00263E6E" w:rsidP="00263E6E">
            <w:pPr>
              <w:pStyle w:val="ListParagraph"/>
              <w:ind w:left="0"/>
            </w:pPr>
            <w:r>
              <w:t>}</w:t>
            </w:r>
          </w:p>
        </w:tc>
      </w:tr>
    </w:tbl>
    <w:p w:rsidR="00745F0F" w:rsidRDefault="00745F0F" w:rsidP="00404939">
      <w:pPr>
        <w:pStyle w:val="ListParagraph"/>
        <w:ind w:firstLine="696"/>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“saveCreditCard” function </w:t>
      </w:r>
    </w:p>
    <w:p w:rsidR="00EE7F39" w:rsidRPr="00E33D85" w:rsidRDefault="00EE7F39" w:rsidP="00A959EC">
      <w:pPr>
        <w:pStyle w:val="ListParagraph"/>
        <w:numPr>
          <w:ilvl w:val="0"/>
          <w:numId w:val="58"/>
        </w:numPr>
        <w:spacing w:after="0"/>
        <w:jc w:val="both"/>
      </w:pPr>
      <w:r w:rsidRPr="00745F0F">
        <w:t>Update the method to update worldpay card details.</w:t>
      </w:r>
      <w:r w:rsidRPr="00B639CF">
        <w:t xml:space="preserve"> </w:t>
      </w:r>
      <w:r>
        <w:t>This will ensure that duplicate card won’t be saved from My Account and order placement</w:t>
      </w:r>
      <w:r w:rsidRPr="00745F0F">
        <w:t xml:space="preserve"> </w:t>
      </w:r>
    </w:p>
    <w:tbl>
      <w:tblPr>
        <w:tblStyle w:val="TableGrid"/>
        <w:tblW w:w="0" w:type="auto"/>
        <w:tblLook w:val="04A0" w:firstRow="1" w:lastRow="0" w:firstColumn="1" w:lastColumn="0" w:noHBand="0" w:noVBand="1"/>
      </w:tblPr>
      <w:tblGrid>
        <w:gridCol w:w="9736"/>
      </w:tblGrid>
      <w:tr w:rsidR="00EE7F39" w:rsidRPr="00E33D85" w:rsidTr="00EE7F39">
        <w:tc>
          <w:tcPr>
            <w:tcW w:w="9962" w:type="dxa"/>
          </w:tcPr>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function saveCreditCard()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var i, creditCards, GetCustomerPaymentInstrumentsResult, newCreditCard;</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if (customer.authenticated &amp;&amp; app.getForm('billing').object.paymentMethods.creditCard.saveCard.value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r>
            <w:r w:rsidRPr="00404939">
              <w:rPr>
                <w:rFonts w:eastAsia="Times New Roman" w:cs="Consolas"/>
                <w:sz w:val="20"/>
                <w:szCs w:val="20"/>
                <w:highlight w:val="yellow"/>
              </w:rPr>
              <w:tab/>
              <w:t>&amp;&amp; app.getForm('billing').object.paymentMethods.selectedPaymentMethodID.value !=  Resource.msg('orderdetails.paymentmethod.worldpay','worldpay',null))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 var creditCards = customer.getProfile().getWallet().getPaymentInstruments(PaymentInstrument.METHOD_CREDIT_CARD);</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var ArrayList = require('dw/util/ArrayList');</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var Pipelet = require('dw/system/Pipelet');</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creditCards = new ArrayList();</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GetCustomerPaymentInstrumentsResult = new Pipelet('GetCustomerPaymentInstruments').execute({</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Customer: customer,</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PaymentMethod: PaymentInstrument.METHOD_CREDIT_CARD</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highlight w:val="yellow"/>
              </w:rPr>
            </w:pP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if (GetCustomerPaymentInstrumentsResult.result !== PIPELET_ERROR)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creditCards = GetCustomerPaymentInstrumentsResult.PaymentInstruments;</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Transaction.wrap(function ()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 = customer.getProfile().getWallet().createPaymentInstrument(PaymentInstrument.METHOD_CREDIT_CARD);</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 copy the credit card details to the payment instrument</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newCreditCard.setCreditCardHolder(app.getForm('billing').object.paymentMethods.creditCard.owner.value);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lastRenderedPageBreak/>
              <w:t xml:space="preserve">            newCreditCard.setCreditCardNumber(app.getForm('billing').object.paymentMethods.creditCard.number.value);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newCreditCard.setCreditCardExpirationMonth(app.getForm('billing').object.paymentMethods.creditCard.expiration.month.value);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newCreditCard.setCreditCardExpirationYear(app.getForm('billing').object.paymentMethods.creditCard.expiration.year.value);</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newCreditCard.setCreditCardType(app.getForm('billing').object.paymentMethods.creditCard.type.value);</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for (i = 0; i &lt; creditCards.length; i++)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var creditcard = creditCards[i];</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rPr>
              <w:t xml:space="preserve">                </w:t>
            </w:r>
            <w:r w:rsidRPr="00404939">
              <w:rPr>
                <w:rFonts w:eastAsia="Times New Roman" w:cs="Consolas"/>
                <w:sz w:val="20"/>
                <w:szCs w:val="20"/>
                <w:highlight w:val="yellow"/>
              </w:rPr>
              <w:t xml:space="preserve">if (creditcard.getCreditCardExpirationMonth() === newCreditCard.getCreditCardExpirationMonth()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&amp;&amp; creditcard.getCreditCardExpirationYear() === newCreditCard.getCreditCardExpirationYear() </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&amp;&amp; creditcard.creditCardNumber.substring(creditcard.creditCardNumber.length - 4).equals(newCreditCard.creditCardNumber.substring(newCreditCard.creditCardNumber.length - 4))</w:t>
            </w:r>
          </w:p>
          <w:p w:rsidR="00263E6E" w:rsidRPr="00404939" w:rsidRDefault="00263E6E" w:rsidP="00404939">
            <w:pPr>
              <w:autoSpaceDE w:val="0"/>
              <w:autoSpaceDN w:val="0"/>
              <w:adjustRightInd w:val="0"/>
              <w:ind w:left="1080"/>
              <w:rPr>
                <w:rFonts w:eastAsia="Times New Roman" w:cs="Consolas"/>
                <w:sz w:val="20"/>
                <w:szCs w:val="20"/>
                <w:highlight w:val="yellow"/>
              </w:rPr>
            </w:pPr>
            <w:r w:rsidRPr="00404939">
              <w:rPr>
                <w:rFonts w:eastAsia="Times New Roman" w:cs="Consolas"/>
                <w:sz w:val="20"/>
                <w:szCs w:val="20"/>
                <w:highlight w:val="yellow"/>
              </w:rPr>
              <w:t xml:space="preserve">                )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highlight w:val="yellow"/>
              </w:rPr>
              <w:t xml:space="preserve">                </w:t>
            </w:r>
            <w:r w:rsidRPr="00404939">
              <w:rPr>
                <w:rFonts w:eastAsia="Times New Roman" w:cs="Consolas"/>
                <w:sz w:val="20"/>
                <w:szCs w:val="20"/>
                <w:highlight w:val="yellow"/>
              </w:rPr>
              <w:tab/>
              <w:t>WorldpayHelper.ReplaceToken(newCreditCard, creditcard);</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customer.getProfile().getWallet().removePaymentInstrument(creditcard);</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w:t>
            </w:r>
          </w:p>
          <w:p w:rsidR="00263E6E" w:rsidRPr="00404939" w:rsidRDefault="00263E6E" w:rsidP="00404939">
            <w:pPr>
              <w:autoSpaceDE w:val="0"/>
              <w:autoSpaceDN w:val="0"/>
              <w:adjustRightInd w:val="0"/>
              <w:ind w:left="1080"/>
              <w:rPr>
                <w:rFonts w:eastAsia="Times New Roman" w:cs="Consolas"/>
                <w:sz w:val="20"/>
                <w:szCs w:val="20"/>
              </w:rPr>
            </w:pPr>
            <w:r w:rsidRPr="00404939">
              <w:rPr>
                <w:rFonts w:eastAsia="Times New Roman" w:cs="Consolas"/>
                <w:sz w:val="20"/>
                <w:szCs w:val="20"/>
              </w:rPr>
              <w:t xml:space="preserve">    return true;</w:t>
            </w:r>
          </w:p>
          <w:p w:rsidR="00EE7F39" w:rsidRPr="00CB2E39" w:rsidRDefault="00263E6E" w:rsidP="00404939">
            <w:r w:rsidRPr="00404939">
              <w:rPr>
                <w:rFonts w:eastAsia="Times New Roman" w:cs="Consolas"/>
                <w:sz w:val="20"/>
                <w:szCs w:val="20"/>
              </w:rPr>
              <w:t>}</w:t>
            </w:r>
          </w:p>
        </w:tc>
      </w:tr>
    </w:tbl>
    <w:p w:rsidR="00DE17E4" w:rsidRDefault="00DE17E4" w:rsidP="00DE17E4">
      <w:pPr>
        <w:ind w:left="1080"/>
        <w:jc w:val="both"/>
        <w:rPr>
          <w:b/>
          <w:color w:val="000000" w:themeColor="text1"/>
          <w:sz w:val="32"/>
          <w:szCs w:val="32"/>
          <w:u w:val="single"/>
        </w:rPr>
      </w:pP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COPlaceOrder.js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“API Include” module</w:t>
      </w:r>
    </w:p>
    <w:p w:rsidR="00EE7F39" w:rsidRPr="00DE17E4" w:rsidRDefault="00EE7F39" w:rsidP="00A959EC">
      <w:pPr>
        <w:pStyle w:val="ListParagraph"/>
        <w:numPr>
          <w:ilvl w:val="0"/>
          <w:numId w:val="58"/>
        </w:numPr>
        <w:spacing w:after="0"/>
        <w:jc w:val="both"/>
      </w:pPr>
      <w:r w:rsidRPr="00DE17E4">
        <w:t>Include script module at the top of script include section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E947DB" w:rsidRPr="00E947DB" w:rsidRDefault="00E947DB" w:rsidP="00E947DB">
            <w:pPr>
              <w:ind w:left="1080"/>
              <w:rPr>
                <w:rFonts w:eastAsiaTheme="majorEastAsia" w:cstheme="majorBidi"/>
                <w:bCs/>
                <w:sz w:val="20"/>
                <w:szCs w:val="20"/>
              </w:rPr>
            </w:pPr>
            <w:r w:rsidRPr="00E947DB">
              <w:rPr>
                <w:rFonts w:eastAsiaTheme="majorEastAsia" w:cstheme="majorBidi"/>
                <w:bCs/>
                <w:sz w:val="20"/>
                <w:szCs w:val="20"/>
              </w:rPr>
              <w:t>var PaymentProcessor = app.getModel('PaymentProcessor');</w:t>
            </w:r>
          </w:p>
          <w:p w:rsidR="00EE7F39" w:rsidRPr="00E947DB" w:rsidRDefault="006D257C" w:rsidP="00E947DB">
            <w:pPr>
              <w:ind w:left="1080"/>
              <w:rPr>
                <w:rFonts w:eastAsiaTheme="majorEastAsia" w:cstheme="majorBidi"/>
                <w:bCs/>
              </w:rPr>
            </w:pPr>
            <w:r w:rsidRPr="00404939">
              <w:rPr>
                <w:rFonts w:eastAsiaTheme="majorEastAsia" w:cstheme="majorBidi"/>
                <w:bCs/>
                <w:sz w:val="20"/>
                <w:szCs w:val="20"/>
                <w:highlight w:val="yellow"/>
              </w:rPr>
              <w:t>var Worldpay = require('</w:t>
            </w:r>
            <w:r w:rsidR="00FE3400">
              <w:rPr>
                <w:rFonts w:eastAsiaTheme="majorEastAsia" w:cstheme="majorBidi"/>
                <w:bCs/>
                <w:sz w:val="20"/>
                <w:szCs w:val="20"/>
                <w:highlight w:val="yellow"/>
              </w:rPr>
              <w:t>int_worldpay</w:t>
            </w:r>
            <w:r w:rsidRPr="00404939">
              <w:rPr>
                <w:rFonts w:eastAsiaTheme="majorEastAsia" w:cstheme="majorBidi"/>
                <w:bCs/>
                <w:sz w:val="20"/>
                <w:szCs w:val="20"/>
                <w:highlight w:val="yellow"/>
              </w:rPr>
              <w:t>/cartridge/controllers/Worldpay');</w:t>
            </w:r>
          </w:p>
        </w:tc>
      </w:tr>
    </w:tbl>
    <w:p w:rsidR="00DE17E4" w:rsidRDefault="00DE17E4" w:rsidP="00DE17E4">
      <w:pPr>
        <w:ind w:left="1080"/>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“handlePayments” method</w:t>
      </w:r>
    </w:p>
    <w:p w:rsidR="00EE7F39" w:rsidRPr="00DE17E4" w:rsidRDefault="00EE7F39" w:rsidP="00A959EC">
      <w:pPr>
        <w:pStyle w:val="ListParagraph"/>
        <w:numPr>
          <w:ilvl w:val="0"/>
          <w:numId w:val="58"/>
        </w:numPr>
        <w:spacing w:after="0"/>
        <w:jc w:val="both"/>
      </w:pPr>
      <w:r>
        <w:t xml:space="preserve">Add below section after </w:t>
      </w:r>
      <w:r w:rsidRPr="00DE17E4">
        <w:t xml:space="preserve">authorizationResult </w:t>
      </w:r>
      <w:r w:rsidRPr="00656B76">
        <w:t>received</w:t>
      </w:r>
      <w:r w:rsidRPr="00DE17E4">
        <w:t xml:space="preserve"> </w:t>
      </w:r>
      <w:r>
        <w:t>to handle the authorize result for Redirection and 3D and error message and konbini APM</w:t>
      </w:r>
    </w:p>
    <w:tbl>
      <w:tblPr>
        <w:tblStyle w:val="TableGrid"/>
        <w:tblW w:w="0" w:type="auto"/>
        <w:tblInd w:w="18" w:type="dxa"/>
        <w:tblLook w:val="04A0" w:firstRow="1" w:lastRow="0" w:firstColumn="1" w:lastColumn="0" w:noHBand="0" w:noVBand="1"/>
      </w:tblPr>
      <w:tblGrid>
        <w:gridCol w:w="9718"/>
      </w:tblGrid>
      <w:tr w:rsidR="00EE7F39" w:rsidRPr="00E33D85" w:rsidTr="00EE7F39">
        <w:tc>
          <w:tcPr>
            <w:tcW w:w="9944" w:type="dxa"/>
          </w:tcPr>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function handlePayments(order)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(order.getTotalNetPrice() !== 0.00)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paymentInstruments = order.getPaymentInstruments();</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(paymentInstruments.length === 0)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lastRenderedPageBreak/>
              <w:t xml:space="preserve">            return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missingPaymentInfo: true</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 Sets the transaction ID for the payment instrument.</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handlePaymentTransaction = function ()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paymentInstrument.getPaymentTransaction().setTransactionID(order.getOrderNo());</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for (var i = 0; i &lt; paymentInstruments.length; i++)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paymentInstrument = paymentInstruments[i];</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if (PaymentMgr.getPaymentMethod(paymentInstrument.getPaymentMethod()).getPaymentProcessor() === null)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Transaction.wrap(handlePaymentTransaction);</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 else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var authorizationResult = PaymentProcessor.authorize(order, paymentInstrument);</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if(authorizationResult.returnToPage){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returnToPage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order : order,</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klarnasnippet: authorizationResult.klarnasnippet</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 else if(authorizationResult.redirect || authorizationResult.worldpayredirect){</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redirect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redirectUrl : authorizationResult.redirectUrl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 else if(authorizationResult.is3D){</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is3D :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redirectUrl : authorizationResult.redirectUrl,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paRequest : authorizationResult.paRequest,</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termUrl   : authorizationResult.termUrl,</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w:t>
            </w:r>
            <w:r w:rsidRPr="00404939">
              <w:rPr>
                <w:rFonts w:eastAsiaTheme="majorEastAsia" w:cstheme="majorBidi"/>
                <w:bCs/>
                <w:sz w:val="20"/>
                <w:szCs w:val="20"/>
                <w:highlight w:val="yellow"/>
              </w:rPr>
              <w:tab/>
              <w:t>orderNo   : order.orderNo</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(authorizationResult.not_supported || authorizationResult.error)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 : true,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errorCode : authorizationResult.errorCode,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errorMessage : authorizationResult.errorMessage</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(authorizationResult.authorized &amp;&amp; !empty(authorizationResult.isPaymentKonbini) &amp;&amp; authorizationResult.isPaymentKonbini)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return {</w:t>
            </w:r>
          </w:p>
          <w:p w:rsidR="006D257C" w:rsidRPr="00404939" w:rsidRDefault="006D257C" w:rsidP="00404939">
            <w:pPr>
              <w:ind w:left="1080"/>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isPaymentKonbini : true,</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WorldpayRedirectURL : authorizationResult.redirectUrl</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lastRenderedPageBreak/>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6D257C" w:rsidRPr="00404939" w:rsidRDefault="006D257C" w:rsidP="00404939">
            <w:pPr>
              <w:ind w:left="1080"/>
              <w:rPr>
                <w:rFonts w:eastAsiaTheme="majorEastAsia" w:cstheme="majorBidi"/>
                <w:bCs/>
                <w:sz w:val="20"/>
                <w:szCs w:val="20"/>
              </w:rPr>
            </w:pPr>
          </w:p>
          <w:p w:rsidR="006D257C" w:rsidRPr="00404939" w:rsidRDefault="006D257C" w:rsidP="00404939">
            <w:pPr>
              <w:ind w:left="1080"/>
              <w:rPr>
                <w:rFonts w:eastAsiaTheme="majorEastAsia" w:cstheme="majorBidi"/>
                <w:bCs/>
                <w:sz w:val="20"/>
                <w:szCs w:val="20"/>
              </w:rPr>
            </w:pPr>
            <w:r w:rsidRPr="00404939">
              <w:rPr>
                <w:rFonts w:eastAsiaTheme="majorEastAsia" w:cstheme="majorBidi"/>
                <w:bCs/>
                <w:sz w:val="20"/>
                <w:szCs w:val="20"/>
              </w:rPr>
              <w:t xml:space="preserve">    return {};</w:t>
            </w:r>
          </w:p>
          <w:p w:rsidR="00EE7F39" w:rsidRPr="00E33D85" w:rsidRDefault="006D257C" w:rsidP="00404939">
            <w:pPr>
              <w:pStyle w:val="BodyText"/>
              <w:ind w:left="1440"/>
            </w:pPr>
            <w:r w:rsidRPr="006D257C">
              <w:rPr>
                <w:rFonts w:eastAsiaTheme="majorEastAsia" w:cstheme="majorBidi"/>
                <w:bCs/>
                <w:sz w:val="20"/>
                <w:szCs w:val="20"/>
              </w:rPr>
              <w:t>}</w:t>
            </w:r>
          </w:p>
        </w:tc>
      </w:tr>
    </w:tbl>
    <w:p w:rsidR="00EA2F06" w:rsidRDefault="00EA2F06" w:rsidP="00EA2F06">
      <w:pPr>
        <w:ind w:left="1080"/>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“start” method</w:t>
      </w:r>
    </w:p>
    <w:p w:rsidR="00EE7F39" w:rsidRPr="00EA2F06" w:rsidRDefault="00EE7F39" w:rsidP="00A959EC">
      <w:pPr>
        <w:pStyle w:val="ListParagraph"/>
        <w:numPr>
          <w:ilvl w:val="0"/>
          <w:numId w:val="58"/>
        </w:numPr>
        <w:spacing w:after="0"/>
        <w:jc w:val="both"/>
      </w:pPr>
      <w:r>
        <w:t xml:space="preserve">Replace the initial code that return to Cart.Show() if cart does not exist with the code </w:t>
      </w:r>
      <w:r w:rsidR="00EA2F06">
        <w:t>below by</w:t>
      </w:r>
      <w:r>
        <w:t xml:space="preserve"> adding if condition</w:t>
      </w:r>
    </w:p>
    <w:p w:rsidR="00EE7F39" w:rsidRPr="00EA2F06" w:rsidRDefault="00EE7F39" w:rsidP="00A959EC">
      <w:pPr>
        <w:pStyle w:val="ListParagraph"/>
        <w:numPr>
          <w:ilvl w:val="0"/>
          <w:numId w:val="58"/>
        </w:numPr>
        <w:spacing w:after="0"/>
        <w:jc w:val="both"/>
      </w:pPr>
      <w:r w:rsidRPr="00EA2F06">
        <w:t xml:space="preserve">Move SaveCreditCard functionality of COBilling and place the code just before submitImpl function at the end of function else condition for above cart and handle the APM’s redirections by replacing the code with below </w:t>
      </w:r>
    </w:p>
    <w:tbl>
      <w:tblPr>
        <w:tblStyle w:val="TableGrid"/>
        <w:tblW w:w="0" w:type="auto"/>
        <w:tblLook w:val="04A0" w:firstRow="1" w:lastRow="0" w:firstColumn="1" w:lastColumn="0" w:noHBand="0" w:noVBand="1"/>
      </w:tblPr>
      <w:tblGrid>
        <w:gridCol w:w="9736"/>
      </w:tblGrid>
      <w:tr w:rsidR="00EE7F39" w:rsidTr="00EE7F39">
        <w:tc>
          <w:tcPr>
            <w:tcW w:w="9962" w:type="dxa"/>
          </w:tcPr>
          <w:p w:rsidR="006D257C" w:rsidRPr="00404939" w:rsidRDefault="006D257C" w:rsidP="00404939">
            <w:pPr>
              <w:ind w:left="1080"/>
              <w:rPr>
                <w:rFonts w:eastAsiaTheme="majorEastAsia" w:cstheme="majorBidi"/>
                <w:bCs/>
              </w:rPr>
            </w:pPr>
            <w:r w:rsidRPr="00404939">
              <w:rPr>
                <w:rFonts w:eastAsiaTheme="majorEastAsia" w:cstheme="majorBidi"/>
                <w:bCs/>
              </w:rPr>
              <w:t>function start()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cart = Cart.get();</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app.getController('Cart').Show();</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COShipping = app.getController('COShipping');</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Clean shipments.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COShipping.PrepareShipments(cart);</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Make sure there is a valid shipping address, accounting for gift certificates that do not have one.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(cart.getProductLineItems().size() &gt; 0 &amp;&amp; cart.getDefaultShipment().getShippingAddress() === null)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COShipping.Start();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Make sure the billing step is fulfilled, otherwise restart checkout.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(!session.forms.billing.fulfilled.value)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app.getController('COCustomer').Start();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cart.calculate();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COBilling = app.getController('COBilling');</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lastRenderedPageBreak/>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(!COBilling.ValidatePayment(cart))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COBilling.Start();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Recalculate the payments. If there is only gift certificates, make sure it covers the order total, if not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back to billing page.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Transaction.wrap(function ()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(!cart.calculatePaymentTransactionTotal())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COBilling.Start();</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Handle used addresses and credit cards.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saveCCResult = COBilling.SaveCreditCard();</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(!saveCCResult)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error: true,</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PlaceOrderError: new Status(Status.ERROR, 'confirm.error.technical')</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Creates a new order. This will internally ReserveInventoryForOrder and will create a new Order with status</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'Created'.</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var order = cart.createOrder();</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if (!order) {</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app.getController('Cart').Show();</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return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ab/>
            </w:r>
            <w:r w:rsidRPr="00404939">
              <w:rPr>
                <w:rFonts w:eastAsiaTheme="majorEastAsia" w:cstheme="majorBidi"/>
                <w:bCs/>
                <w:highlight w:val="yellow"/>
              </w:rPr>
              <w:t>var handlePaymentsResult = handlePayments(order);</w:t>
            </w:r>
          </w:p>
          <w:p w:rsidR="006D257C" w:rsidRPr="00404939" w:rsidRDefault="006D257C" w:rsidP="00404939">
            <w:pPr>
              <w:ind w:left="1080"/>
              <w:rPr>
                <w:rFonts w:eastAsiaTheme="majorEastAsia" w:cstheme="majorBidi"/>
                <w:bCs/>
              </w:rPr>
            </w:pP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ab/>
            </w:r>
            <w:r w:rsidRPr="00404939">
              <w:rPr>
                <w:rFonts w:eastAsiaTheme="majorEastAsia" w:cstheme="majorBidi"/>
                <w:bCs/>
                <w:highlight w:val="yellow"/>
              </w:rPr>
              <w:t>if (handlePaymentsResult.error)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Transaction.wrap(function(){</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r>
            <w:r w:rsidRPr="00404939">
              <w:rPr>
                <w:rFonts w:eastAsiaTheme="majorEastAsia" w:cstheme="majorBidi"/>
                <w:bCs/>
                <w:highlight w:val="yellow"/>
              </w:rPr>
              <w:tab/>
              <w:t>OrderMgr.failOrder(order);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app.getController('COBilling').Start({'errorMessage' : handlePaymentsResult.errorMessage});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{error : false};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if(handlePaymentsResult.is3D)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is3D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lastRenderedPageBreak/>
              <w:tab/>
            </w:r>
            <w:r w:rsidRPr="00404939">
              <w:rPr>
                <w:rFonts w:eastAsiaTheme="majorEastAsia" w:cstheme="majorBidi"/>
                <w:bCs/>
                <w:highlight w:val="yellow"/>
              </w:rPr>
              <w:tab/>
              <w:t>redirectUrl : handlePaymentsResult.redirectUrl,</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paRequest : handlePaymentsResult.paRequest,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termUrl   : handlePaymentsResult.termUrl,</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orderNo :handlePaymentsResult.orderNo</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if(handlePaymentsResult.returnToPage)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app.getView({</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 : handlePaymentsResult.order,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klarnasnippet:handlePaymentsResult.klarnasnippet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}).render('checkout/summary/summary');</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ab/>
            </w:r>
            <w:r w:rsidRPr="00404939">
              <w:rPr>
                <w:rFonts w:eastAsiaTheme="majorEastAsia" w:cstheme="majorBidi"/>
                <w:bCs/>
                <w:highlight w:val="yellow"/>
              </w:rPr>
              <w:tab/>
              <w:t>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if(handlePaymentsResult.redirect)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return {redirect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r>
            <w:r w:rsidRPr="00404939">
              <w:rPr>
                <w:rFonts w:eastAsiaTheme="majorEastAsia" w:cstheme="majorBidi"/>
                <w:bCs/>
                <w:highlight w:val="yellow"/>
              </w:rPr>
              <w:tab/>
            </w:r>
            <w:r w:rsidRPr="00404939">
              <w:rPr>
                <w:rFonts w:eastAsiaTheme="majorEastAsia" w:cstheme="majorBidi"/>
                <w:bCs/>
                <w:highlight w:val="yellow"/>
              </w:rPr>
              <w:tab/>
              <w:t>redirectUrl:handlePaymentsResult.redirectUrl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r w:rsidRPr="00404939">
              <w:rPr>
                <w:rFonts w:eastAsiaTheme="majorEastAsia" w:cstheme="majorBidi"/>
                <w:bCs/>
                <w:highlight w:val="yellow"/>
              </w:rPr>
              <w:tab/>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 else if (handlePaymentsResult.missingPaymentInfo)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 xml:space="preserve">    </w:t>
            </w:r>
            <w:r w:rsidRPr="00404939">
              <w:rPr>
                <w:rFonts w:eastAsiaTheme="majorEastAsia" w:cstheme="majorBidi"/>
                <w:bCs/>
              </w:rPr>
              <w:tab/>
            </w:r>
            <w:r w:rsidRPr="00404939">
              <w:rPr>
                <w:rFonts w:eastAsiaTheme="majorEastAsia" w:cstheme="majorBidi"/>
                <w:bCs/>
                <w:highlight w:val="yellow"/>
              </w:rPr>
              <w:t>Transaction.wrap(function(){</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OrderMgr.failOrder(order);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t>
            </w:r>
            <w:r w:rsidRPr="00404939">
              <w:rPr>
                <w:rFonts w:eastAsiaTheme="majorEastAsia" w:cstheme="majorBidi"/>
                <w:bCs/>
                <w:highlight w:val="yellow"/>
              </w:rPr>
              <w:tab/>
              <w:t>});</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app.getController('COBilling').Start({'errorMessage' : handlePaymentsResult.errorMessage});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{error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 else if (handlePaymentsResult.isPaymentKonbini)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         : order,</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order_created :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WorldpayRedirectURL : handlePaymentsResult.WorldpayRedirectURL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rPr>
              <w:t xml:space="preserve">    </w:t>
            </w:r>
            <w:r w:rsidRPr="00404939">
              <w:rPr>
                <w:rFonts w:eastAsiaTheme="majorEastAsia" w:cstheme="majorBidi"/>
                <w:bCs/>
                <w:highlight w:val="yellow"/>
              </w:rPr>
              <w:t>// Handle used addresses and credit cards.</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var saveCCResult = COBilling.SaveCreditCard();</w:t>
            </w:r>
          </w:p>
          <w:p w:rsidR="006D257C" w:rsidRPr="00404939" w:rsidRDefault="006D257C" w:rsidP="00404939">
            <w:pPr>
              <w:ind w:left="1080"/>
              <w:rPr>
                <w:rFonts w:eastAsiaTheme="majorEastAsia" w:cstheme="majorBidi"/>
                <w:bCs/>
                <w:highlight w:val="yellow"/>
              </w:rPr>
            </w:pP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if (!saveCCResult)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return {</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error: true,</w:t>
            </w:r>
          </w:p>
          <w:p w:rsidR="006D257C" w:rsidRPr="00404939" w:rsidRDefault="006D257C" w:rsidP="00404939">
            <w:pPr>
              <w:ind w:left="1080"/>
              <w:rPr>
                <w:rFonts w:eastAsiaTheme="majorEastAsia" w:cstheme="majorBidi"/>
                <w:bCs/>
                <w:highlight w:val="yellow"/>
              </w:rPr>
            </w:pPr>
            <w:r w:rsidRPr="00404939">
              <w:rPr>
                <w:rFonts w:eastAsiaTheme="majorEastAsia" w:cstheme="majorBidi"/>
                <w:bCs/>
                <w:highlight w:val="yellow"/>
              </w:rPr>
              <w:t xml:space="preserve">            PlaceOrderError: new Status(Status.ERROR, 'confirm.error.technical')</w:t>
            </w:r>
          </w:p>
          <w:p w:rsidR="006D257C" w:rsidRPr="00404939" w:rsidRDefault="006D257C" w:rsidP="00404939">
            <w:pPr>
              <w:ind w:left="1080"/>
              <w:rPr>
                <w:rFonts w:eastAsiaTheme="majorEastAsia" w:cstheme="majorBidi"/>
                <w:bCs/>
              </w:rPr>
            </w:pPr>
            <w:r w:rsidRPr="00404939">
              <w:rPr>
                <w:rFonts w:eastAsiaTheme="majorEastAsia" w:cstheme="majorBidi"/>
                <w:bCs/>
                <w:highlight w:val="yellow"/>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p>
          <w:p w:rsidR="006D257C" w:rsidRPr="00404939" w:rsidRDefault="006D257C" w:rsidP="00404939">
            <w:pPr>
              <w:ind w:left="1080"/>
              <w:rPr>
                <w:rFonts w:eastAsiaTheme="majorEastAsia" w:cstheme="majorBidi"/>
                <w:bCs/>
              </w:rPr>
            </w:pPr>
            <w:r w:rsidRPr="00404939">
              <w:rPr>
                <w:rFonts w:eastAsiaTheme="majorEastAsia" w:cstheme="majorBidi"/>
                <w:bCs/>
              </w:rPr>
              <w:t xml:space="preserve">    </w:t>
            </w:r>
            <w:r w:rsidRPr="00404939">
              <w:rPr>
                <w:rFonts w:eastAsiaTheme="majorEastAsia" w:cstheme="majorBidi"/>
                <w:bCs/>
                <w:highlight w:val="yellow"/>
              </w:rPr>
              <w:t>return submitImpl(order);</w:t>
            </w:r>
          </w:p>
          <w:p w:rsidR="00EE7F39" w:rsidRPr="00CD6913" w:rsidRDefault="006D257C" w:rsidP="00404939">
            <w:r w:rsidRPr="00404939">
              <w:rPr>
                <w:rFonts w:eastAsiaTheme="majorEastAsia" w:cstheme="majorBidi"/>
                <w:bCs/>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Update “submit” method</w:t>
      </w:r>
    </w:p>
    <w:p w:rsidR="00EE7F39" w:rsidRDefault="00EE7F39" w:rsidP="00A959EC">
      <w:pPr>
        <w:pStyle w:val="ListParagraph"/>
        <w:numPr>
          <w:ilvl w:val="0"/>
          <w:numId w:val="58"/>
        </w:numPr>
        <w:spacing w:after="0"/>
        <w:jc w:val="both"/>
      </w:pPr>
      <w:r>
        <w:t>Replace the existing asynchronous callback for order placement submission flow submit() function with the code below:</w:t>
      </w:r>
    </w:p>
    <w:tbl>
      <w:tblPr>
        <w:tblStyle w:val="TableGrid"/>
        <w:tblW w:w="0" w:type="auto"/>
        <w:tblLook w:val="04A0" w:firstRow="1" w:lastRow="0" w:firstColumn="1" w:lastColumn="0" w:noHBand="0" w:noVBand="1"/>
      </w:tblPr>
      <w:tblGrid>
        <w:gridCol w:w="9736"/>
      </w:tblGrid>
      <w:tr w:rsidR="00EE7F39" w:rsidTr="00EE7F39">
        <w:tc>
          <w:tcPr>
            <w:tcW w:w="9962" w:type="dxa"/>
          </w:tcPr>
          <w:p w:rsidR="00FA5E5A" w:rsidRDefault="00FA5E5A" w:rsidP="00404939">
            <w:pPr>
              <w:ind w:left="1080"/>
            </w:pPr>
            <w:r>
              <w:t>function submit() {</w:t>
            </w:r>
          </w:p>
          <w:p w:rsidR="00FA5E5A" w:rsidRDefault="00FA5E5A" w:rsidP="00404939">
            <w:pPr>
              <w:ind w:left="1080"/>
            </w:pPr>
            <w:r>
              <w:tab/>
              <w:t xml:space="preserve">   </w:t>
            </w:r>
          </w:p>
          <w:p w:rsidR="00FA5E5A" w:rsidRPr="00404939" w:rsidRDefault="00FA5E5A" w:rsidP="00404939">
            <w:pPr>
              <w:ind w:left="1080"/>
              <w:rPr>
                <w:highlight w:val="yellow"/>
              </w:rPr>
            </w:pPr>
            <w:r>
              <w:t xml:space="preserve">    </w:t>
            </w:r>
            <w:r w:rsidRPr="00404939">
              <w:rPr>
                <w:highlight w:val="yellow"/>
              </w:rPr>
              <w:t>var isWorldpayPaymentProcessor = false;</w:t>
            </w:r>
          </w:p>
          <w:p w:rsidR="00FA5E5A" w:rsidRPr="00404939" w:rsidRDefault="00FA5E5A" w:rsidP="00404939">
            <w:pPr>
              <w:ind w:left="1080"/>
              <w:rPr>
                <w:highlight w:val="yellow"/>
              </w:rPr>
            </w:pPr>
            <w:r w:rsidRPr="00404939">
              <w:rPr>
                <w:highlight w:val="yellow"/>
              </w:rPr>
              <w:t xml:space="preserve">    var WorldpayHelper = require('</w:t>
            </w:r>
            <w:r w:rsidR="00FE3400">
              <w:rPr>
                <w:highlight w:val="yellow"/>
              </w:rPr>
              <w:t>int_worldpay</w:t>
            </w:r>
            <w:r w:rsidRPr="00404939">
              <w:rPr>
                <w:highlight w:val="yellow"/>
              </w:rPr>
              <w:t>/cartridge/scripts/WorldpayHelper');</w:t>
            </w:r>
          </w:p>
          <w:p w:rsidR="00FA5E5A" w:rsidRPr="00404939" w:rsidRDefault="00FA5E5A" w:rsidP="00404939">
            <w:pPr>
              <w:ind w:left="1080"/>
              <w:rPr>
                <w:highlight w:val="yellow"/>
              </w:rPr>
            </w:pPr>
            <w:r w:rsidRPr="00404939">
              <w:rPr>
                <w:highlight w:val="yellow"/>
              </w:rPr>
              <w:lastRenderedPageBreak/>
              <w:tab/>
              <w:t>var order = WorldpayHelper.GetOrder().Order;</w:t>
            </w:r>
          </w:p>
          <w:p w:rsidR="00FA5E5A" w:rsidRPr="00404939" w:rsidRDefault="00FA5E5A" w:rsidP="00404939">
            <w:pPr>
              <w:ind w:left="1080"/>
              <w:rPr>
                <w:highlight w:val="yellow"/>
              </w:rPr>
            </w:pPr>
            <w:r w:rsidRPr="00404939">
              <w:rPr>
                <w:highlight w:val="yellow"/>
              </w:rPr>
              <w:t xml:space="preserve">    var paymentMethod:String;</w:t>
            </w:r>
          </w:p>
          <w:p w:rsidR="00FA5E5A" w:rsidRPr="00404939" w:rsidRDefault="00FA5E5A" w:rsidP="00404939">
            <w:pPr>
              <w:ind w:left="1080"/>
              <w:rPr>
                <w:highlight w:val="yellow"/>
              </w:rPr>
            </w:pPr>
            <w:r w:rsidRPr="00404939">
              <w:rPr>
                <w:highlight w:val="yellow"/>
              </w:rPr>
              <w:tab/>
              <w:t>if (order!=null) {</w:t>
            </w:r>
          </w:p>
          <w:p w:rsidR="00FA5E5A" w:rsidRPr="00404939" w:rsidRDefault="00FA5E5A" w:rsidP="00404939">
            <w:pPr>
              <w:ind w:left="1080"/>
              <w:rPr>
                <w:highlight w:val="yellow"/>
              </w:rPr>
            </w:pPr>
            <w:r w:rsidRPr="00404939">
              <w:rPr>
                <w:highlight w:val="yellow"/>
              </w:rPr>
              <w:tab/>
            </w:r>
            <w:r w:rsidRPr="00404939">
              <w:rPr>
                <w:highlight w:val="yellow"/>
              </w:rPr>
              <w:tab/>
              <w:t>//Check payment processor as worldpay</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var paymentInstruments = order.getPaymentInstruments();</w:t>
            </w:r>
          </w:p>
          <w:p w:rsidR="00FA5E5A" w:rsidRPr="00404939" w:rsidRDefault="00FA5E5A" w:rsidP="00404939">
            <w:pPr>
              <w:ind w:left="1080"/>
              <w:rPr>
                <w:highlight w:val="yellow"/>
              </w:rPr>
            </w:pPr>
            <w:r w:rsidRPr="00404939">
              <w:rPr>
                <w:highlight w:val="yellow"/>
              </w:rPr>
              <w:tab/>
              <w:t xml:space="preserve">    if (paymentInstruments.length &gt; 0) {</w:t>
            </w:r>
          </w:p>
          <w:p w:rsidR="00FA5E5A" w:rsidRPr="00404939" w:rsidRDefault="00FA5E5A" w:rsidP="00404939">
            <w:pPr>
              <w:ind w:left="1080"/>
              <w:rPr>
                <w:highlight w:val="yellow"/>
              </w:rPr>
            </w:pPr>
            <w:r w:rsidRPr="00404939">
              <w:rPr>
                <w:highlight w:val="yellow"/>
              </w:rPr>
              <w:tab/>
            </w:r>
            <w:r w:rsidRPr="00404939">
              <w:rPr>
                <w:highlight w:val="yellow"/>
              </w:rPr>
              <w:tab/>
              <w:t xml:space="preserve">    for (var i = 0; i &lt; paymentInstruments.length; i++) {</w:t>
            </w:r>
          </w:p>
          <w:p w:rsidR="00FA5E5A" w:rsidRPr="00404939" w:rsidRDefault="00FA5E5A" w:rsidP="00404939">
            <w:pPr>
              <w:ind w:left="1080"/>
              <w:rPr>
                <w:highlight w:val="yellow"/>
              </w:rPr>
            </w:pPr>
            <w:r w:rsidRPr="00404939">
              <w:rPr>
                <w:highlight w:val="yellow"/>
              </w:rPr>
              <w:tab/>
            </w:r>
            <w:r w:rsidRPr="00404939">
              <w:rPr>
                <w:highlight w:val="yellow"/>
              </w:rPr>
              <w:tab/>
              <w:t xml:space="preserve">        var paymentInstrument  = paymentInstruments[i];</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paymentProcessor = PaymentMgr.getPaymentMethod(paymentInstrument.getPaymentMethod()).getPaymentProcessor();</w:t>
            </w:r>
          </w:p>
          <w:p w:rsidR="00FA5E5A" w:rsidRPr="00404939" w:rsidRDefault="00FA5E5A" w:rsidP="00404939">
            <w:pPr>
              <w:ind w:left="1080"/>
              <w:rPr>
                <w:highlight w:val="yellow"/>
              </w:rPr>
            </w:pPr>
            <w:r w:rsidRPr="00404939">
              <w:rPr>
                <w:highlight w:val="yellow"/>
              </w:rPr>
              <w:tab/>
            </w:r>
            <w:r w:rsidRPr="00404939">
              <w:rPr>
                <w:highlight w:val="yellow"/>
              </w:rPr>
              <w:tab/>
              <w:t xml:space="preserve">        if (paymentProcessor != null &amp;&amp; paymentProcessor.getID().equals("Worldpay")) {</w:t>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r w:rsidRPr="00404939">
              <w:rPr>
                <w:highlight w:val="yellow"/>
              </w:rPr>
              <w:tab/>
              <w:t>isWorldpayPaymentProcessor = true;</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paymentMethod = paymentInstrument.paymentMethod;</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break;</w:t>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r w:rsidRPr="00404939">
              <w:rPr>
                <w:highlight w:val="yellow"/>
              </w:rPr>
              <w:tab/>
              <w:t xml:space="preserve">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t>} else {</w:t>
            </w:r>
          </w:p>
          <w:p w:rsidR="00FA5E5A" w:rsidRPr="00404939" w:rsidRDefault="00FA5E5A" w:rsidP="00404939">
            <w:pPr>
              <w:ind w:left="1080"/>
              <w:rPr>
                <w:highlight w:val="yellow"/>
              </w:rPr>
            </w:pPr>
            <w:r w:rsidRPr="00404939">
              <w:rPr>
                <w:highlight w:val="yellow"/>
              </w:rPr>
              <w:tab/>
            </w:r>
            <w:r w:rsidRPr="00404939">
              <w:rPr>
                <w:highlight w:val="yellow"/>
              </w:rPr>
              <w:tab/>
              <w:t>app.getController('Cart').Show();</w:t>
            </w:r>
          </w:p>
          <w:p w:rsidR="00FA5E5A" w:rsidRPr="00404939" w:rsidRDefault="00FA5E5A" w:rsidP="00404939">
            <w:pPr>
              <w:ind w:left="1080"/>
              <w:rPr>
                <w:highlight w:val="yellow"/>
              </w:rPr>
            </w:pPr>
            <w:r w:rsidRPr="00404939">
              <w:rPr>
                <w:highlight w:val="yellow"/>
              </w:rPr>
              <w:tab/>
            </w:r>
            <w:r w:rsidRPr="00404939">
              <w:rPr>
                <w:highlight w:val="yellow"/>
              </w:rPr>
              <w:tab/>
              <w:t>return {success : false};</w:t>
            </w:r>
            <w:r w:rsidRPr="00404939">
              <w:rPr>
                <w:highlight w:val="yellow"/>
              </w:rPr>
              <w:tab/>
              <w:t>}</w:t>
            </w:r>
          </w:p>
          <w:p w:rsidR="00FA5E5A" w:rsidRPr="00404939" w:rsidRDefault="00FA5E5A" w:rsidP="00404939">
            <w:pPr>
              <w:ind w:left="1080"/>
              <w:rPr>
                <w:highlight w:val="yellow"/>
              </w:rPr>
            </w:pPr>
            <w:r w:rsidRPr="00404939">
              <w:rPr>
                <w:highlight w:val="yellow"/>
              </w:rPr>
              <w:t xml:space="preserve">    if (isWorldpayPaymentProcessor)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Order = require('dw/order/Order');</w:t>
            </w:r>
          </w:p>
          <w:p w:rsidR="00FA5E5A" w:rsidRPr="00404939" w:rsidRDefault="00FA5E5A" w:rsidP="00404939">
            <w:pPr>
              <w:ind w:left="1080"/>
              <w:rPr>
                <w:highlight w:val="yellow"/>
              </w:rPr>
            </w:pPr>
            <w:r w:rsidRPr="00404939">
              <w:rPr>
                <w:highlight w:val="yellow"/>
              </w:rPr>
              <w:t xml:space="preserve">        var paymentStatus = request.querystring.paymentStatus;</w:t>
            </w:r>
          </w:p>
          <w:p w:rsidR="00FA5E5A" w:rsidRPr="00404939" w:rsidRDefault="00FA5E5A" w:rsidP="00404939">
            <w:pPr>
              <w:ind w:left="1080"/>
              <w:rPr>
                <w:highlight w:val="yellow"/>
              </w:rPr>
            </w:pPr>
            <w:r w:rsidRPr="00404939">
              <w:rPr>
                <w:highlight w:val="yellow"/>
              </w:rPr>
              <w:t xml:space="preserve">        Logger.getLogger('worldpay').debug(req.querystring.order_id + ' orderid COPlaceOrder paymentStatus ' + paymentStatus);*/</w:t>
            </w:r>
          </w:p>
          <w:p w:rsidR="00FA5E5A" w:rsidRPr="00404939" w:rsidRDefault="00FA5E5A" w:rsidP="00404939">
            <w:pPr>
              <w:ind w:left="1080"/>
              <w:rPr>
                <w:highlight w:val="yellow"/>
              </w:rPr>
            </w:pPr>
            <w:r w:rsidRPr="00404939">
              <w:rPr>
                <w:highlight w:val="yellow"/>
              </w:rPr>
              <w:t xml:space="preserve">    </w:t>
            </w:r>
            <w:r w:rsidRPr="00404939">
              <w:rPr>
                <w:highlight w:val="yellow"/>
              </w:rPr>
              <w:tab/>
              <w:t>if(paymentMethod.equals(dw.order.OrderPaymentInstrument.METHOD_CREDIT_CARD)){</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if (submitImpl(order).error) {</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return;</w:t>
            </w:r>
            <w:r w:rsidRPr="00404939">
              <w:rPr>
                <w:highlight w:val="yellow"/>
              </w:rPr>
              <w:tab/>
              <w:t xml:space="preserve">    </w:t>
            </w:r>
            <w:r w:rsidRPr="00404939">
              <w:rPr>
                <w:highlight w:val="yellow"/>
              </w:rPr>
              <w:tab/>
            </w:r>
          </w:p>
          <w:p w:rsidR="00FA5E5A" w:rsidRPr="00404939" w:rsidRDefault="00FA5E5A" w:rsidP="00404939">
            <w:pPr>
              <w:ind w:left="1080"/>
              <w:rPr>
                <w:highlight w:val="yellow"/>
              </w:rPr>
            </w:pPr>
            <w:r w:rsidRPr="00404939">
              <w:rPr>
                <w:highlight w:val="yellow"/>
              </w:rPr>
              <w:tab/>
              <w:t xml:space="preserve">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r>
            <w:r w:rsidRPr="00404939">
              <w:rPr>
                <w:highlight w:val="yellow"/>
              </w:rPr>
              <w:tab/>
            </w:r>
            <w:r w:rsidRPr="00404939">
              <w:rPr>
                <w:highlight w:val="yellow"/>
              </w:rPr>
              <w:tab/>
              <w:t>app.getController('COSummary').ShowConfirmation(order);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 xml:space="preserve">return;    </w:t>
            </w:r>
            <w:r w:rsidRPr="00404939">
              <w:rPr>
                <w:highlight w:val="yellow"/>
              </w:rPr>
              <w:tab/>
            </w:r>
          </w:p>
          <w:p w:rsidR="00FA5E5A" w:rsidRPr="00404939" w:rsidRDefault="00FA5E5A" w:rsidP="00404939">
            <w:pPr>
              <w:ind w:left="1080"/>
              <w:rPr>
                <w:highlight w:val="yellow"/>
              </w:rPr>
            </w:pPr>
            <w:r w:rsidRPr="00404939">
              <w:rPr>
                <w:highlight w:val="yellow"/>
              </w:rPr>
              <w:tab/>
            </w:r>
            <w:r w:rsidRPr="00404939">
              <w:rPr>
                <w:highlight w:val="yellow"/>
              </w:rPr>
              <w:tab/>
              <w:t xml:space="preserve">}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redirectionResult = Worldpay.HandleRedirection(order);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if (redirectionResult.success) {</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if (submitImpl(order).error) {</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        return;    </w:t>
            </w:r>
            <w:r w:rsidRPr="00404939">
              <w:rPr>
                <w:highlight w:val="yellow"/>
              </w:rPr>
              <w:tab/>
              <w:t xml:space="preserve">    </w:t>
            </w:r>
          </w:p>
          <w:p w:rsidR="00FA5E5A" w:rsidRPr="00404939" w:rsidRDefault="00FA5E5A" w:rsidP="00404939">
            <w:pPr>
              <w:ind w:left="1080"/>
              <w:rPr>
                <w:highlight w:val="yellow"/>
              </w:rPr>
            </w:pPr>
            <w:r w:rsidRPr="00404939">
              <w:rPr>
                <w:highlight w:val="yellow"/>
              </w:rPr>
              <w:tab/>
              <w:t xml:space="preserve">        }</w:t>
            </w:r>
          </w:p>
          <w:p w:rsidR="00FA5E5A" w:rsidRPr="00404939" w:rsidRDefault="00FA5E5A" w:rsidP="00404939">
            <w:pPr>
              <w:ind w:left="1080"/>
              <w:rPr>
                <w:highlight w:val="yellow"/>
              </w:rPr>
            </w:pPr>
            <w:r w:rsidRPr="00404939">
              <w:rPr>
                <w:highlight w:val="yellow"/>
              </w:rPr>
              <w:t xml:space="preserve">    </w:t>
            </w:r>
            <w:r w:rsidRPr="00404939">
              <w:rPr>
                <w:highlight w:val="yellow"/>
              </w:rPr>
              <w:tab/>
            </w:r>
            <w:r w:rsidRPr="00404939">
              <w:rPr>
                <w:highlight w:val="yellow"/>
              </w:rPr>
              <w:tab/>
              <w:t>app.getController('COSummary').ShowConfirmation(order, redirectionResult.klarnasnippet);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return;    </w:t>
            </w:r>
            <w:r w:rsidRPr="00404939">
              <w:rPr>
                <w:highlight w:val="yellow"/>
              </w:rPr>
              <w:tab/>
            </w:r>
          </w:p>
          <w:p w:rsidR="00FA5E5A" w:rsidRPr="00404939" w:rsidRDefault="00FA5E5A" w:rsidP="00404939">
            <w:pPr>
              <w:ind w:left="1080"/>
              <w:rPr>
                <w:highlight w:val="yellow"/>
              </w:rPr>
            </w:pPr>
            <w:r w:rsidRPr="00404939">
              <w:rPr>
                <w:highlight w:val="yellow"/>
              </w:rPr>
              <w:t xml:space="preserve">    </w:t>
            </w:r>
            <w:r w:rsidRPr="00404939">
              <w:rPr>
                <w:highlight w:val="yellow"/>
              </w:rPr>
              <w:tab/>
              <w:t>}</w:t>
            </w:r>
          </w:p>
          <w:p w:rsidR="00FA5E5A" w:rsidRPr="00404939" w:rsidRDefault="00FA5E5A" w:rsidP="00404939">
            <w:pPr>
              <w:ind w:left="1080"/>
              <w:rPr>
                <w:highlight w:val="yellow"/>
              </w:rPr>
            </w:pPr>
            <w:r w:rsidRPr="00404939">
              <w:rPr>
                <w:highlight w:val="yellow"/>
              </w:rPr>
              <w:t xml:space="preserve">    </w:t>
            </w:r>
            <w:r w:rsidRPr="00404939">
              <w:rPr>
                <w:highlight w:val="yellow"/>
              </w:rPr>
              <w:tab/>
              <w:t>return;</w:t>
            </w:r>
          </w:p>
          <w:p w:rsidR="00FA5E5A" w:rsidRPr="00404939" w:rsidRDefault="00FA5E5A" w:rsidP="00404939">
            <w:pPr>
              <w:ind w:left="1080"/>
              <w:rPr>
                <w:highlight w:val="yellow"/>
              </w:rPr>
            </w:pPr>
            <w:r w:rsidRPr="00404939">
              <w:rPr>
                <w:highlight w:val="yellow"/>
              </w:rPr>
              <w:t xml:space="preserve">    } else {</w:t>
            </w:r>
          </w:p>
          <w:p w:rsidR="00FA5E5A" w:rsidRPr="00404939" w:rsidRDefault="00FA5E5A" w:rsidP="00404939">
            <w:pPr>
              <w:ind w:left="1080"/>
              <w:rPr>
                <w:highlight w:val="yellow"/>
              </w:rPr>
            </w:pPr>
            <w:r w:rsidRPr="00404939">
              <w:rPr>
                <w:highlight w:val="yellow"/>
              </w:rPr>
              <w:t xml:space="preserve">    </w:t>
            </w:r>
            <w:r w:rsidRPr="00404939">
              <w:rPr>
                <w:highlight w:val="yellow"/>
              </w:rPr>
              <w:tab/>
              <w:t>var Logger = require('dw/system/Logger');</w:t>
            </w:r>
          </w:p>
          <w:p w:rsidR="00FA5E5A" w:rsidRPr="00404939" w:rsidRDefault="00FA5E5A" w:rsidP="00404939">
            <w:pPr>
              <w:ind w:left="1080"/>
              <w:rPr>
                <w:highlight w:val="yellow"/>
              </w:rPr>
            </w:pPr>
            <w:r w:rsidRPr="00404939">
              <w:rPr>
                <w:highlight w:val="yellow"/>
              </w:rPr>
              <w:tab/>
            </w:r>
            <w:r w:rsidRPr="00404939">
              <w:rPr>
                <w:highlight w:val="yellow"/>
              </w:rPr>
              <w:tab/>
              <w:t>Logger.getLogger("worldpay").debug("AuthorizeOrder.ds : not worldpay order anuj order" );</w:t>
            </w:r>
          </w:p>
          <w:p w:rsidR="00FA5E5A" w:rsidRPr="00404939" w:rsidRDefault="00FA5E5A" w:rsidP="00404939">
            <w:pPr>
              <w:ind w:left="1080"/>
              <w:rPr>
                <w:highlight w:val="yellow"/>
              </w:rPr>
            </w:pPr>
            <w:r w:rsidRPr="00404939">
              <w:rPr>
                <w:highlight w:val="yellow"/>
              </w:rPr>
              <w:tab/>
            </w:r>
            <w:r w:rsidRPr="00404939">
              <w:rPr>
                <w:highlight w:val="yellow"/>
              </w:rPr>
              <w:tab/>
              <w:t>if (submitImpl(order.object).error) {</w:t>
            </w:r>
          </w:p>
          <w:p w:rsidR="00FA5E5A" w:rsidRPr="00404939" w:rsidRDefault="00FA5E5A" w:rsidP="00404939">
            <w:pPr>
              <w:ind w:left="1080"/>
              <w:rPr>
                <w:highlight w:val="yellow"/>
              </w:rPr>
            </w:pPr>
            <w:r w:rsidRPr="00404939">
              <w:rPr>
                <w:highlight w:val="yellow"/>
              </w:rPr>
              <w:tab/>
              <w:t xml:space="preserve">        app.getController('COSummary').Start();</w:t>
            </w:r>
          </w:p>
          <w:p w:rsidR="00FA5E5A" w:rsidRPr="00404939" w:rsidRDefault="00FA5E5A" w:rsidP="00404939">
            <w:pPr>
              <w:ind w:left="1080"/>
              <w:rPr>
                <w:highlight w:val="yellow"/>
              </w:rPr>
            </w:pPr>
            <w:r w:rsidRPr="00404939">
              <w:rPr>
                <w:highlight w:val="yellow"/>
              </w:rPr>
              <w:lastRenderedPageBreak/>
              <w:tab/>
              <w:t xml:space="preserve">        return;</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r w:rsidRPr="00404939">
              <w:rPr>
                <w:highlight w:val="yellow"/>
              </w:rPr>
              <w:tab/>
            </w:r>
            <w:r w:rsidRPr="00404939">
              <w:rPr>
                <w:highlight w:val="yellow"/>
              </w:rPr>
              <w:tab/>
              <w:t>app.getController('COSummary').ShowConfirmation(order);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return;   </w:t>
            </w:r>
          </w:p>
          <w:p w:rsidR="00FA5E5A" w:rsidRPr="00404939" w:rsidRDefault="00FA5E5A" w:rsidP="00404939">
            <w:pPr>
              <w:ind w:left="1080"/>
              <w:rPr>
                <w:highlight w:val="yellow"/>
              </w:rPr>
            </w:pPr>
            <w:r w:rsidRPr="00404939">
              <w:rPr>
                <w:highlight w:val="yellow"/>
              </w:rPr>
              <w:t xml:space="preserve">    }</w:t>
            </w:r>
          </w:p>
          <w:p w:rsidR="00EE7F39" w:rsidRDefault="00FA5E5A" w:rsidP="00404939">
            <w:r w:rsidRPr="00404939">
              <w:rPr>
                <w:highlight w:val="yellow"/>
              </w:rPr>
              <w:t>}</w:t>
            </w:r>
          </w:p>
        </w:tc>
      </w:tr>
    </w:tbl>
    <w:p w:rsidR="00CA3D6F" w:rsidRDefault="00CA3D6F" w:rsidP="00CA3D6F">
      <w:pPr>
        <w:ind w:left="372" w:firstLine="708"/>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“submitImpl” method</w:t>
      </w:r>
    </w:p>
    <w:p w:rsidR="00EE7F39" w:rsidRDefault="00EE7F39" w:rsidP="00A959EC">
      <w:pPr>
        <w:pStyle w:val="ListParagraph"/>
        <w:numPr>
          <w:ilvl w:val="0"/>
          <w:numId w:val="58"/>
        </w:numPr>
        <w:spacing w:after="0"/>
        <w:jc w:val="both"/>
      </w:pPr>
      <w:r>
        <w:t>Add submitImpl method in module export section at the end</w:t>
      </w:r>
    </w:p>
    <w:p w:rsidR="00D10C87" w:rsidRDefault="00D10C87" w:rsidP="00272029">
      <w:pPr>
        <w:pStyle w:val="ListParagraph"/>
        <w:numPr>
          <w:ilvl w:val="0"/>
          <w:numId w:val="58"/>
        </w:numPr>
        <w:spacing w:after="0"/>
        <w:jc w:val="both"/>
      </w:pPr>
      <w:r w:rsidRPr="00D10C87">
        <w:t xml:space="preserve">exports.SubmitImpl = guard.ensure(['https'], submitImpl); </w:t>
      </w:r>
    </w:p>
    <w:p w:rsidR="00EE7F39" w:rsidRDefault="00EE7F39" w:rsidP="00A959EC">
      <w:pPr>
        <w:pStyle w:val="ListParagraph"/>
        <w:numPr>
          <w:ilvl w:val="0"/>
          <w:numId w:val="58"/>
        </w:numPr>
        <w:spacing w:after="0"/>
        <w:jc w:val="both"/>
      </w:pPr>
      <w:r>
        <w:t>Add “submitImpl “function with the code below</w:t>
      </w:r>
    </w:p>
    <w:tbl>
      <w:tblPr>
        <w:tblStyle w:val="TableGrid"/>
        <w:tblW w:w="0" w:type="auto"/>
        <w:tblLook w:val="04A0" w:firstRow="1" w:lastRow="0" w:firstColumn="1" w:lastColumn="0" w:noHBand="0" w:noVBand="1"/>
      </w:tblPr>
      <w:tblGrid>
        <w:gridCol w:w="9736"/>
      </w:tblGrid>
      <w:tr w:rsidR="00EE7F39" w:rsidTr="00EE7F39">
        <w:tc>
          <w:tcPr>
            <w:tcW w:w="9962" w:type="dxa"/>
          </w:tcPr>
          <w:p w:rsidR="00FA5E5A" w:rsidRPr="00404939" w:rsidRDefault="00FA5E5A" w:rsidP="00404939">
            <w:pPr>
              <w:ind w:left="1080"/>
              <w:rPr>
                <w:highlight w:val="yellow"/>
              </w:rPr>
            </w:pPr>
            <w:r w:rsidRPr="00404939">
              <w:rPr>
                <w:highlight w:val="yellow"/>
              </w:rPr>
              <w:t>function submitImpl(order)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var orderPlacementStatus = Transaction.wrap(function () {</w:t>
            </w:r>
          </w:p>
          <w:p w:rsidR="00FA5E5A" w:rsidRPr="00404939" w:rsidRDefault="00FA5E5A" w:rsidP="00404939">
            <w:pPr>
              <w:ind w:left="1080"/>
              <w:rPr>
                <w:highlight w:val="yellow"/>
              </w:rPr>
            </w:pPr>
            <w:r w:rsidRPr="00404939">
              <w:rPr>
                <w:highlight w:val="yellow"/>
              </w:rPr>
              <w:t xml:space="preserve">        if (OrderMgr.placeOrder(order) === Status.ERROR) {</w:t>
            </w:r>
          </w:p>
          <w:p w:rsidR="00FA5E5A" w:rsidRPr="00404939" w:rsidRDefault="00FA5E5A" w:rsidP="00404939">
            <w:pPr>
              <w:ind w:left="1080"/>
              <w:rPr>
                <w:highlight w:val="yellow"/>
              </w:rPr>
            </w:pPr>
            <w:r w:rsidRPr="00404939">
              <w:rPr>
                <w:highlight w:val="yellow"/>
              </w:rPr>
              <w:t xml:space="preserve">            OrderMgr.failOrder(order);</w:t>
            </w:r>
          </w:p>
          <w:p w:rsidR="00FA5E5A" w:rsidRPr="00404939" w:rsidRDefault="00FA5E5A" w:rsidP="00404939">
            <w:pPr>
              <w:ind w:left="1080"/>
              <w:rPr>
                <w:highlight w:val="yellow"/>
              </w:rPr>
            </w:pPr>
            <w:r w:rsidRPr="00404939">
              <w:rPr>
                <w:highlight w:val="yellow"/>
              </w:rPr>
              <w:t xml:space="preserve">            app.getController('COBilling').Start(); </w:t>
            </w:r>
          </w:p>
          <w:p w:rsidR="00FA5E5A" w:rsidRPr="00404939" w:rsidRDefault="00FA5E5A" w:rsidP="00404939">
            <w:pPr>
              <w:ind w:left="1080"/>
              <w:rPr>
                <w:highlight w:val="yellow"/>
              </w:rPr>
            </w:pPr>
            <w:r w:rsidRPr="00404939">
              <w:rPr>
                <w:highlight w:val="yellow"/>
              </w:rPr>
              <w:t xml:space="preserve">            return false;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order.setConfirmationStatus(order.CONFIRMATION_STATUS_CONFIRMED);</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return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if (orderPlacementStatus === Status.ERROR) {</w:t>
            </w:r>
          </w:p>
          <w:p w:rsidR="00FA5E5A" w:rsidRPr="00404939" w:rsidRDefault="00FA5E5A" w:rsidP="00404939">
            <w:pPr>
              <w:ind w:left="1080"/>
              <w:rPr>
                <w:highlight w:val="yellow"/>
              </w:rPr>
            </w:pPr>
            <w:r w:rsidRPr="00404939">
              <w:rPr>
                <w:highlight w:val="yellow"/>
              </w:rPr>
              <w:t xml:space="preserve">        return {error: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Creates purchased gift certificates with this order.</w:t>
            </w:r>
          </w:p>
          <w:p w:rsidR="00FA5E5A" w:rsidRPr="00404939" w:rsidRDefault="00FA5E5A" w:rsidP="00404939">
            <w:pPr>
              <w:ind w:left="1080"/>
              <w:rPr>
                <w:highlight w:val="yellow"/>
              </w:rPr>
            </w:pPr>
            <w:r w:rsidRPr="00404939">
              <w:rPr>
                <w:highlight w:val="yellow"/>
              </w:rPr>
              <w:t xml:space="preserve">    /*if (!createGiftCertificates(order)) {</w:t>
            </w:r>
          </w:p>
          <w:p w:rsidR="00FA5E5A" w:rsidRPr="00404939" w:rsidRDefault="00FA5E5A" w:rsidP="00404939">
            <w:pPr>
              <w:ind w:left="1080"/>
              <w:rPr>
                <w:highlight w:val="yellow"/>
              </w:rPr>
            </w:pPr>
            <w:r w:rsidRPr="00404939">
              <w:rPr>
                <w:highlight w:val="yellow"/>
              </w:rPr>
              <w:t xml:space="preserve">    </w:t>
            </w:r>
            <w:r w:rsidRPr="00404939">
              <w:rPr>
                <w:highlight w:val="yellow"/>
              </w:rPr>
              <w:tab/>
              <w:t>Transaction.wrap(function () {</w:t>
            </w:r>
          </w:p>
          <w:p w:rsidR="00FA5E5A" w:rsidRPr="00404939" w:rsidRDefault="00FA5E5A" w:rsidP="00404939">
            <w:pPr>
              <w:ind w:left="1080"/>
              <w:rPr>
                <w:highlight w:val="yellow"/>
              </w:rPr>
            </w:pPr>
            <w:r w:rsidRPr="00404939">
              <w:rPr>
                <w:highlight w:val="yellow"/>
              </w:rPr>
              <w:t xml:space="preserve">            OrderMgr.failOrder(order);</w:t>
            </w:r>
          </w:p>
          <w:p w:rsidR="00FA5E5A" w:rsidRPr="00404939" w:rsidRDefault="00FA5E5A" w:rsidP="00404939">
            <w:pPr>
              <w:ind w:left="1080"/>
              <w:rPr>
                <w:highlight w:val="yellow"/>
              </w:rPr>
            </w:pPr>
            <w:r w:rsidRPr="00404939">
              <w:rPr>
                <w:highlight w:val="yellow"/>
              </w:rPr>
              <w:t xml:space="preserve">    </w:t>
            </w:r>
            <w:r w:rsidRPr="00404939">
              <w:rPr>
                <w:highlight w:val="yellow"/>
              </w:rPr>
              <w:tab/>
              <w:t>});</w:t>
            </w:r>
          </w:p>
          <w:p w:rsidR="00FA5E5A" w:rsidRPr="00404939" w:rsidRDefault="00FA5E5A" w:rsidP="00404939">
            <w:pPr>
              <w:ind w:left="1080"/>
              <w:rPr>
                <w:highlight w:val="yellow"/>
              </w:rPr>
            </w:pPr>
            <w:r w:rsidRPr="00404939">
              <w:rPr>
                <w:highlight w:val="yellow"/>
              </w:rPr>
              <w:t xml:space="preserve">    </w:t>
            </w:r>
            <w:r w:rsidRPr="00404939">
              <w:rPr>
                <w:highlight w:val="yellow"/>
              </w:rPr>
              <w:tab/>
              <w:t xml:space="preserve">app.getController('COBilling').Start(); </w:t>
            </w:r>
          </w:p>
          <w:p w:rsidR="00FA5E5A" w:rsidRPr="00404939" w:rsidRDefault="00FA5E5A" w:rsidP="00404939">
            <w:pPr>
              <w:ind w:left="1080"/>
              <w:rPr>
                <w:highlight w:val="yellow"/>
              </w:rPr>
            </w:pPr>
            <w:r w:rsidRPr="00404939">
              <w:rPr>
                <w:highlight w:val="yellow"/>
              </w:rPr>
              <w:t xml:space="preserve">        return {error: true};</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Send order confirmation and clear used forms within the checkout process.</w:t>
            </w:r>
          </w:p>
          <w:p w:rsidR="00FA5E5A" w:rsidRPr="00404939" w:rsidRDefault="00FA5E5A" w:rsidP="00404939">
            <w:pPr>
              <w:ind w:left="1080"/>
              <w:rPr>
                <w:highlight w:val="yellow"/>
              </w:rPr>
            </w:pPr>
            <w:r w:rsidRPr="00404939">
              <w:rPr>
                <w:highlight w:val="yellow"/>
              </w:rPr>
              <w:t xml:space="preserve">    var Email = app.getModel('Email');</w:t>
            </w:r>
          </w:p>
          <w:p w:rsidR="00FA5E5A" w:rsidRPr="00404939" w:rsidRDefault="00FA5E5A" w:rsidP="00404939">
            <w:pPr>
              <w:ind w:left="1080"/>
              <w:rPr>
                <w:highlight w:val="yellow"/>
              </w:rPr>
            </w:pPr>
            <w:r w:rsidRPr="00404939">
              <w:rPr>
                <w:highlight w:val="yellow"/>
              </w:rPr>
              <w:t xml:space="preserve">    var Resource = require('dw/web/Resource');</w:t>
            </w:r>
          </w:p>
          <w:p w:rsidR="00FA5E5A" w:rsidRPr="00404939" w:rsidRDefault="00FA5E5A" w:rsidP="00404939">
            <w:pPr>
              <w:ind w:left="1080"/>
              <w:rPr>
                <w:highlight w:val="yellow"/>
              </w:rPr>
            </w:pPr>
            <w:r w:rsidRPr="00404939">
              <w:rPr>
                <w:highlight w:val="yellow"/>
              </w:rPr>
              <w:t xml:space="preserve">    Email.get('mail/orderconfirmation', order.getCustomerEmail())</w:t>
            </w:r>
          </w:p>
          <w:p w:rsidR="00FA5E5A" w:rsidRPr="00404939" w:rsidRDefault="00FA5E5A" w:rsidP="00404939">
            <w:pPr>
              <w:ind w:left="1080"/>
              <w:rPr>
                <w:highlight w:val="yellow"/>
              </w:rPr>
            </w:pPr>
            <w:r w:rsidRPr="00404939">
              <w:rPr>
                <w:highlight w:val="yellow"/>
              </w:rPr>
              <w:t xml:space="preserve">        .setSubject((Resource.msg('order.orderconfirmation-email.001', 'order', null) + ' ' + order.getOrderNo()).toString())</w:t>
            </w:r>
          </w:p>
          <w:p w:rsidR="00FA5E5A" w:rsidRPr="00404939" w:rsidRDefault="00FA5E5A" w:rsidP="00404939">
            <w:pPr>
              <w:ind w:left="1080"/>
              <w:rPr>
                <w:highlight w:val="yellow"/>
              </w:rPr>
            </w:pPr>
            <w:r w:rsidRPr="00404939">
              <w:rPr>
                <w:highlight w:val="yellow"/>
              </w:rPr>
              <w:t xml:space="preserve">        .send({</w:t>
            </w:r>
          </w:p>
          <w:p w:rsidR="00FA5E5A" w:rsidRPr="00404939" w:rsidRDefault="00FA5E5A" w:rsidP="00404939">
            <w:pPr>
              <w:ind w:left="1080"/>
              <w:rPr>
                <w:highlight w:val="yellow"/>
              </w:rPr>
            </w:pPr>
            <w:r w:rsidRPr="00404939">
              <w:rPr>
                <w:highlight w:val="yellow"/>
              </w:rPr>
              <w:t xml:space="preserve">            Order: order</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lastRenderedPageBreak/>
              <w:t xml:space="preserve">    // Mark order as EXPORT_STATUS_READY.</w:t>
            </w:r>
          </w:p>
          <w:p w:rsidR="00FA5E5A" w:rsidRPr="00404939" w:rsidRDefault="00FA5E5A" w:rsidP="00404939">
            <w:pPr>
              <w:ind w:left="1080"/>
              <w:rPr>
                <w:highlight w:val="yellow"/>
              </w:rPr>
            </w:pPr>
            <w:r w:rsidRPr="00404939">
              <w:rPr>
                <w:highlight w:val="yellow"/>
              </w:rPr>
              <w:t xml:space="preserve">    Transaction.wrap(function () {</w:t>
            </w:r>
          </w:p>
          <w:p w:rsidR="00FA5E5A" w:rsidRPr="00404939" w:rsidRDefault="00FA5E5A" w:rsidP="00404939">
            <w:pPr>
              <w:ind w:left="1080"/>
              <w:rPr>
                <w:highlight w:val="yellow"/>
              </w:rPr>
            </w:pPr>
            <w:r w:rsidRPr="00404939">
              <w:rPr>
                <w:highlight w:val="yellow"/>
              </w:rPr>
              <w:t xml:space="preserve">        order.setExportStatus(dw.order.Order.EXPORT_STATUS_READY);</w:t>
            </w:r>
          </w:p>
          <w:p w:rsidR="00FA5E5A" w:rsidRPr="00404939" w:rsidRDefault="00FA5E5A" w:rsidP="00404939">
            <w:pPr>
              <w:ind w:left="1080"/>
              <w:rPr>
                <w:highlight w:val="yellow"/>
              </w:rPr>
            </w:pPr>
            <w:r w:rsidRPr="00404939">
              <w:rPr>
                <w:highlight w:val="yellow"/>
              </w:rPr>
              <w:t xml:space="preserve">        order.setConfirmationStatus(dw.order.Order.CONFIRMATION_STATUS_CONFIRMED);</w:t>
            </w:r>
          </w:p>
          <w:p w:rsidR="00FA5E5A" w:rsidRPr="00404939" w:rsidRDefault="00FA5E5A" w:rsidP="00404939">
            <w:pPr>
              <w:ind w:left="1080"/>
              <w:rPr>
                <w:highlight w:val="yellow"/>
              </w:rPr>
            </w:pPr>
            <w:r w:rsidRPr="00404939">
              <w:rPr>
                <w:highlight w:val="yellow"/>
              </w:rPr>
              <w:t xml:space="preserve">    });</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 Clears all forms used in the checkout process.</w:t>
            </w:r>
          </w:p>
          <w:p w:rsidR="00FA5E5A" w:rsidRPr="00404939" w:rsidRDefault="00FA5E5A" w:rsidP="00404939">
            <w:pPr>
              <w:ind w:left="1080"/>
              <w:rPr>
                <w:highlight w:val="yellow"/>
              </w:rPr>
            </w:pPr>
            <w:r w:rsidRPr="00404939">
              <w:rPr>
                <w:highlight w:val="yellow"/>
              </w:rPr>
              <w:t xml:space="preserve">    session.forms.singleshipping.clearFormElement();</w:t>
            </w:r>
          </w:p>
          <w:p w:rsidR="00FA5E5A" w:rsidRPr="00404939" w:rsidRDefault="00FA5E5A" w:rsidP="00404939">
            <w:pPr>
              <w:ind w:left="1080"/>
              <w:rPr>
                <w:highlight w:val="yellow"/>
              </w:rPr>
            </w:pPr>
            <w:r w:rsidRPr="00404939">
              <w:rPr>
                <w:highlight w:val="yellow"/>
              </w:rPr>
              <w:t xml:space="preserve">    session.forms.multishipping.clearFormElement();</w:t>
            </w:r>
          </w:p>
          <w:p w:rsidR="00FA5E5A" w:rsidRPr="00404939" w:rsidRDefault="00FA5E5A" w:rsidP="00404939">
            <w:pPr>
              <w:ind w:left="1080"/>
              <w:rPr>
                <w:highlight w:val="yellow"/>
              </w:rPr>
            </w:pPr>
            <w:r w:rsidRPr="00404939">
              <w:rPr>
                <w:highlight w:val="yellow"/>
              </w:rPr>
              <w:t xml:space="preserve">    session.forms.billing.clearFormElement();</w:t>
            </w:r>
          </w:p>
          <w:p w:rsidR="00FA5E5A" w:rsidRPr="00404939" w:rsidRDefault="00FA5E5A" w:rsidP="00404939">
            <w:pPr>
              <w:ind w:left="1080"/>
              <w:rPr>
                <w:highlight w:val="yellow"/>
              </w:rPr>
            </w:pPr>
          </w:p>
          <w:p w:rsidR="00FA5E5A" w:rsidRPr="00404939" w:rsidRDefault="00FA5E5A" w:rsidP="00404939">
            <w:pPr>
              <w:ind w:left="1080"/>
              <w:rPr>
                <w:highlight w:val="yellow"/>
              </w:rPr>
            </w:pPr>
            <w:r w:rsidRPr="00404939">
              <w:rPr>
                <w:highlight w:val="yellow"/>
              </w:rPr>
              <w:t xml:space="preserve">    return {</w:t>
            </w:r>
          </w:p>
          <w:p w:rsidR="00FA5E5A" w:rsidRPr="00404939" w:rsidRDefault="00FA5E5A" w:rsidP="00404939">
            <w:pPr>
              <w:ind w:left="1080"/>
              <w:rPr>
                <w:highlight w:val="yellow"/>
              </w:rPr>
            </w:pPr>
            <w:r w:rsidRPr="00404939">
              <w:rPr>
                <w:highlight w:val="yellow"/>
              </w:rPr>
              <w:t xml:space="preserve">        Order: order,</w:t>
            </w:r>
          </w:p>
          <w:p w:rsidR="00FA5E5A" w:rsidRPr="00404939" w:rsidRDefault="00FA5E5A" w:rsidP="00404939">
            <w:pPr>
              <w:ind w:left="1080"/>
              <w:rPr>
                <w:highlight w:val="yellow"/>
              </w:rPr>
            </w:pPr>
            <w:r w:rsidRPr="00404939">
              <w:rPr>
                <w:highlight w:val="yellow"/>
              </w:rPr>
              <w:t xml:space="preserve">        order_created: true</w:t>
            </w:r>
          </w:p>
          <w:p w:rsidR="00FA5E5A" w:rsidRPr="00404939" w:rsidRDefault="00FA5E5A" w:rsidP="00404939">
            <w:pPr>
              <w:ind w:left="1080"/>
              <w:rPr>
                <w:highlight w:val="yellow"/>
              </w:rPr>
            </w:pPr>
            <w:r w:rsidRPr="00404939">
              <w:rPr>
                <w:highlight w:val="yellow"/>
              </w:rPr>
              <w:t xml:space="preserve">    };</w:t>
            </w:r>
          </w:p>
          <w:p w:rsidR="00EE7F39" w:rsidRDefault="00FA5E5A" w:rsidP="00404939">
            <w:r w:rsidRPr="00404939">
              <w:rPr>
                <w:highlight w:val="yellow"/>
              </w:rPr>
              <w:t>}</w:t>
            </w:r>
          </w:p>
        </w:tc>
      </w:tr>
    </w:tbl>
    <w:p w:rsidR="00CA3D6F" w:rsidRDefault="00CA3D6F" w:rsidP="00CA3D6F">
      <w:pPr>
        <w:ind w:left="1080"/>
        <w:jc w:val="both"/>
        <w:rPr>
          <w:b/>
          <w:color w:val="000000" w:themeColor="text1"/>
          <w:sz w:val="32"/>
          <w:szCs w:val="32"/>
          <w:u w:val="single"/>
        </w:rPr>
      </w:pPr>
    </w:p>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COSummary.js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“API Include” module</w:t>
      </w:r>
    </w:p>
    <w:p w:rsidR="00EE7F39" w:rsidRPr="00CA3D6F" w:rsidRDefault="00EE7F39" w:rsidP="00A959EC">
      <w:pPr>
        <w:pStyle w:val="ListParagraph"/>
        <w:numPr>
          <w:ilvl w:val="0"/>
          <w:numId w:val="58"/>
        </w:numPr>
        <w:spacing w:after="0"/>
        <w:jc w:val="both"/>
      </w:pPr>
      <w:r w:rsidRPr="00CA3D6F">
        <w:t>Include script module at the top of script include section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070FC4" w:rsidRPr="00404939" w:rsidRDefault="00070FC4" w:rsidP="00404939">
            <w:pPr>
              <w:ind w:left="1080"/>
              <w:rPr>
                <w:rFonts w:eastAsiaTheme="majorEastAsia" w:cstheme="majorBidi"/>
                <w:bCs/>
              </w:rPr>
            </w:pPr>
            <w:r w:rsidRPr="00404939">
              <w:rPr>
                <w:rFonts w:eastAsiaTheme="majorEastAsia" w:cstheme="majorBidi"/>
                <w:bCs/>
              </w:rPr>
              <w:t>var Cart = app.getModel('Cart');</w:t>
            </w:r>
          </w:p>
          <w:p w:rsidR="00070FC4" w:rsidRPr="00404939" w:rsidRDefault="00070FC4" w:rsidP="00404939">
            <w:pPr>
              <w:ind w:left="1080"/>
              <w:rPr>
                <w:rFonts w:eastAsiaTheme="majorEastAsia" w:cstheme="majorBidi"/>
                <w:bCs/>
                <w:highlight w:val="yellow"/>
              </w:rPr>
            </w:pPr>
            <w:r w:rsidRPr="00404939">
              <w:rPr>
                <w:rFonts w:eastAsiaTheme="majorEastAsia" w:cstheme="majorBidi"/>
                <w:bCs/>
                <w:highlight w:val="yellow"/>
              </w:rPr>
              <w:t>var ISML = require('dw/template/ISML');</w:t>
            </w:r>
          </w:p>
          <w:p w:rsidR="00070FC4" w:rsidRPr="00404939" w:rsidRDefault="00070FC4" w:rsidP="00404939">
            <w:pPr>
              <w:ind w:left="1080"/>
              <w:rPr>
                <w:rFonts w:eastAsiaTheme="majorEastAsia" w:cstheme="majorBidi"/>
                <w:bCs/>
                <w:highlight w:val="yellow"/>
              </w:rPr>
            </w:pPr>
            <w:r w:rsidRPr="00404939">
              <w:rPr>
                <w:rFonts w:eastAsiaTheme="majorEastAsia" w:cstheme="majorBidi"/>
                <w:bCs/>
                <w:highlight w:val="yellow"/>
              </w:rPr>
              <w:t>var OrderMgr = require('dw/order/OrderMgr');</w:t>
            </w:r>
          </w:p>
          <w:p w:rsidR="00EE7F39" w:rsidRDefault="00070FC4" w:rsidP="00404939">
            <w:r w:rsidRPr="00404939">
              <w:rPr>
                <w:rFonts w:eastAsiaTheme="majorEastAsia" w:cstheme="majorBidi"/>
                <w:bCs/>
                <w:highlight w:val="yellow"/>
              </w:rPr>
              <w:t>var Order = app.getModel('Order');</w:t>
            </w:r>
          </w:p>
        </w:tc>
      </w:tr>
    </w:tbl>
    <w:p w:rsidR="00A959EC" w:rsidRDefault="00A959EC" w:rsidP="00A959EC">
      <w:pPr>
        <w:spacing w:after="0" w:line="240" w:lineRule="auto"/>
        <w:ind w:left="372" w:firstLine="708"/>
        <w:jc w:val="both"/>
        <w:rPr>
          <w:b/>
          <w:color w:val="548DD4" w:themeColor="text2" w:themeTint="99"/>
          <w:sz w:val="28"/>
          <w:szCs w:val="28"/>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“submit” method</w:t>
      </w:r>
    </w:p>
    <w:p w:rsidR="00EE7F39" w:rsidRPr="00A959EC" w:rsidRDefault="00EE7F39" w:rsidP="00A959EC">
      <w:pPr>
        <w:pStyle w:val="ListParagraph"/>
        <w:numPr>
          <w:ilvl w:val="0"/>
          <w:numId w:val="58"/>
        </w:numPr>
        <w:spacing w:after="0" w:line="240" w:lineRule="auto"/>
        <w:jc w:val="both"/>
      </w:pPr>
      <w:r w:rsidRPr="00A959EC">
        <w:t xml:space="preserve">Replace the existing submit method with the code </w:t>
      </w:r>
    </w:p>
    <w:tbl>
      <w:tblPr>
        <w:tblStyle w:val="TableGrid"/>
        <w:tblW w:w="0" w:type="auto"/>
        <w:tblLook w:val="04A0" w:firstRow="1" w:lastRow="0" w:firstColumn="1" w:lastColumn="0" w:noHBand="0" w:noVBand="1"/>
      </w:tblPr>
      <w:tblGrid>
        <w:gridCol w:w="9736"/>
      </w:tblGrid>
      <w:tr w:rsidR="00EE7F39" w:rsidTr="00EE7F39">
        <w:tc>
          <w:tcPr>
            <w:tcW w:w="9962" w:type="dxa"/>
          </w:tcPr>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function submit() {</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Calls the COPlaceOrder controller that does the place order action and any payment authorization.</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COPlaceOrder returns a JSON object with an order_created key and a boolean value if the order was created successfully.</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 If the order creation failed, it returns a JSON object with an error key and a boolean value.</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var placeOrderResult = app.getController('COPlaceOrder').Start();</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if (placeOrderResult.error)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start();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if(placeOrderResult.redirect){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app.getView({</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ContinueURL: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Location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}).render('util/redirect');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if(placeOrderResult.is3D){</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var OrderObj: Order = OrderMgr.getOrder(placeOrderResult.orderNo);</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Resource = require('dw/web/Resource');</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error3D1 = Resource.msg('worldpay.redirect.error1','worldpayerror',null);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var error3D2 = Resource.msg('worldpay.redirect.error2','worldpayerror',null);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lastRenderedPageBreak/>
              <w:t xml:space="preserve">    var message3D = Resource.msg('worldpay.3dsecure.message','worldpay',null);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ISML.renderTemplate('worldpayissuerredirect',{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ContinueURL: 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r>
            <w:r w:rsidRPr="00404939">
              <w:rPr>
                <w:rFonts w:eastAsiaTheme="majorEastAsia" w:cstheme="majorBidi"/>
                <w:bCs/>
                <w:sz w:val="20"/>
                <w:szCs w:val="20"/>
                <w:highlight w:val="yellow"/>
              </w:rPr>
              <w:tab/>
              <w:t xml:space="preserve"> IssuerURL:placeOrderResult.redirectUrl,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xml:space="preserve"> PaRequest:placeOrderResult.paRequest,</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TermURL:placeOrderResult.termUrl,</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Order:OrderObj,</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error3D1: error3D1,</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error3D2: error3D2,</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message3D: message3D</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return;</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else if (placeOrderResult.order_created)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if (placeOrderResult.WorldpayRedirectURL)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highlight w:val="yellow"/>
              </w:rPr>
              <w:t xml:space="preserve">            showConfirmation(placeOrderResult.Order, placeOrderResult.WorldpayRedirectURL);</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w:t>
            </w:r>
            <w:r w:rsidRPr="00404939">
              <w:rPr>
                <w:rFonts w:eastAsiaTheme="majorEastAsia" w:cstheme="majorBidi"/>
                <w:bCs/>
                <w:sz w:val="20"/>
                <w:szCs w:val="20"/>
                <w:highlight w:val="yellow"/>
              </w:rPr>
              <w:tab/>
              <w:t>} else {</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showConfirmation(placeOrderResult.Order);</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rPr>
              <w:t xml:space="preserve">    }</w:t>
            </w:r>
          </w:p>
          <w:p w:rsidR="00070FC4" w:rsidRPr="00404939" w:rsidRDefault="00070FC4" w:rsidP="00404939">
            <w:pPr>
              <w:ind w:left="1080"/>
              <w:jc w:val="both"/>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rPr>
              <w:tab/>
            </w:r>
            <w:r w:rsidRPr="00404939">
              <w:rPr>
                <w:rFonts w:eastAsiaTheme="majorEastAsia" w:cstheme="majorBidi"/>
                <w:bCs/>
                <w:sz w:val="20"/>
                <w:szCs w:val="20"/>
                <w:highlight w:val="yellow"/>
              </w:rPr>
              <w:t>return;</w:t>
            </w:r>
          </w:p>
          <w:p w:rsidR="00070FC4" w:rsidRPr="00404939" w:rsidRDefault="00070FC4" w:rsidP="00404939">
            <w:pPr>
              <w:ind w:left="1080"/>
              <w:jc w:val="both"/>
              <w:rPr>
                <w:rFonts w:eastAsiaTheme="majorEastAsia" w:cstheme="majorBidi"/>
                <w:bCs/>
                <w:sz w:val="20"/>
                <w:szCs w:val="20"/>
              </w:rPr>
            </w:pPr>
            <w:r w:rsidRPr="00404939">
              <w:rPr>
                <w:rFonts w:eastAsiaTheme="majorEastAsia" w:cstheme="majorBidi"/>
                <w:bCs/>
                <w:sz w:val="20"/>
                <w:szCs w:val="20"/>
                <w:highlight w:val="yellow"/>
              </w:rPr>
              <w:t xml:space="preserve">    }</w:t>
            </w:r>
          </w:p>
          <w:p w:rsidR="00070FC4" w:rsidRPr="00404939" w:rsidRDefault="00070FC4" w:rsidP="00404939">
            <w:pPr>
              <w:ind w:left="1080"/>
              <w:jc w:val="both"/>
              <w:rPr>
                <w:rFonts w:eastAsiaTheme="majorEastAsia" w:cstheme="majorBidi"/>
                <w:bCs/>
                <w:sz w:val="20"/>
                <w:szCs w:val="20"/>
              </w:rPr>
            </w:pPr>
          </w:p>
          <w:p w:rsidR="00EE7F39" w:rsidRDefault="00070FC4" w:rsidP="00C350FF">
            <w:pPr>
              <w:pStyle w:val="ListParagraph"/>
              <w:ind w:left="0"/>
              <w:rPr>
                <w:rFonts w:eastAsiaTheme="majorEastAsia" w:cstheme="majorBidi"/>
                <w:bCs/>
              </w:rPr>
            </w:pPr>
            <w:r w:rsidRPr="00070FC4">
              <w:rPr>
                <w:rFonts w:eastAsiaTheme="majorEastAsia" w:cstheme="majorBidi"/>
                <w:bCs/>
                <w:sz w:val="20"/>
                <w:szCs w:val="20"/>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“showConfirmation” method</w:t>
      </w:r>
    </w:p>
    <w:p w:rsidR="00EE7F39" w:rsidRPr="00906A5E" w:rsidRDefault="00EE7F39" w:rsidP="00906A5E">
      <w:pPr>
        <w:pStyle w:val="ListParagraph"/>
        <w:numPr>
          <w:ilvl w:val="0"/>
          <w:numId w:val="58"/>
        </w:numPr>
        <w:spacing w:after="0" w:line="240" w:lineRule="auto"/>
        <w:jc w:val="both"/>
      </w:pPr>
      <w:r w:rsidRPr="00906A5E">
        <w:t>Add another parameter named “</w:t>
      </w:r>
      <w:r w:rsidR="00906A5E">
        <w:t>worldp</w:t>
      </w:r>
      <w:r w:rsidRPr="00906A5E">
        <w:t>ayRedirectURL” to function “showConfirmation”</w:t>
      </w:r>
      <w:proofErr w:type="gramStart"/>
      <w:r w:rsidRPr="00906A5E">
        <w:t>and also</w:t>
      </w:r>
      <w:proofErr w:type="gramEnd"/>
      <w:r w:rsidRPr="00906A5E">
        <w:t xml:space="preserve"> pass the same to view. Code snippet specified below </w:t>
      </w:r>
    </w:p>
    <w:tbl>
      <w:tblPr>
        <w:tblStyle w:val="TableGrid"/>
        <w:tblW w:w="0" w:type="auto"/>
        <w:tblLook w:val="04A0" w:firstRow="1" w:lastRow="0" w:firstColumn="1" w:lastColumn="0" w:noHBand="0" w:noVBand="1"/>
      </w:tblPr>
      <w:tblGrid>
        <w:gridCol w:w="9736"/>
      </w:tblGrid>
      <w:tr w:rsidR="00EE7F39" w:rsidTr="00EE7F39">
        <w:tc>
          <w:tcPr>
            <w:tcW w:w="9962" w:type="dxa"/>
          </w:tcPr>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highlight w:val="yellow"/>
              </w:rPr>
              <w:t>function showConfirmation(order,worldPayRedirectURL) {</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if (!customer.authenticated) {</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 Initializes the account creation form for guest checkouts by populating the first and last name with the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 used billing address.</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var customerForm = app.getForm('profile.customer');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customerForm.setValue('firstname', order.billingAddress.firstName);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customerForm.setValue('lastname', order.billingAddress.lastName);</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customerForm.setValue('email', order.customerEmail);</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customerForm.setValue('orderNo', order.orderNo);</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403BA9" w:rsidRPr="00404939" w:rsidRDefault="00403BA9" w:rsidP="00404939">
            <w:pPr>
              <w:ind w:left="1080"/>
              <w:rPr>
                <w:rFonts w:eastAsiaTheme="majorEastAsia" w:cstheme="majorBidi"/>
                <w:bCs/>
                <w:sz w:val="20"/>
                <w:szCs w:val="20"/>
              </w:rPr>
            </w:pP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app.getForm('profile.login.passwordconfirm').clear();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app.getForm('profile.login.password').clear();</w:t>
            </w:r>
          </w:p>
          <w:p w:rsidR="00403BA9" w:rsidRPr="00404939" w:rsidRDefault="00403BA9" w:rsidP="00404939">
            <w:pPr>
              <w:ind w:left="1080"/>
              <w:rPr>
                <w:rFonts w:eastAsiaTheme="majorEastAsia" w:cstheme="majorBidi"/>
                <w:bCs/>
                <w:sz w:val="20"/>
                <w:szCs w:val="20"/>
              </w:rPr>
            </w:pP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var pageMeta = require('~/cartridge/scripts/meta');</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pageMeta.update({pageTitle: Resource.msg('confirmation.meta.pagetitle', 'checkout', 'SiteGenesis Checkout Confirmation')});</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app.getView({</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Order: order,</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WorldpayRedirectURL : worldPayRedirectURL,</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ContinueURL: URLUtils.https('Account-RegistrationForm') // needed by registration form after anonymous checkouts</w:t>
            </w:r>
          </w:p>
          <w:p w:rsidR="00403BA9" w:rsidRPr="00404939" w:rsidRDefault="00403BA9" w:rsidP="00404939">
            <w:pPr>
              <w:ind w:left="1080"/>
              <w:rPr>
                <w:rFonts w:eastAsiaTheme="majorEastAsia" w:cstheme="majorBidi"/>
                <w:bCs/>
                <w:sz w:val="20"/>
                <w:szCs w:val="20"/>
              </w:rPr>
            </w:pPr>
            <w:r w:rsidRPr="00404939">
              <w:rPr>
                <w:rFonts w:eastAsiaTheme="majorEastAsia" w:cstheme="majorBidi"/>
                <w:bCs/>
                <w:sz w:val="20"/>
                <w:szCs w:val="20"/>
              </w:rPr>
              <w:t xml:space="preserve">    }).render('checkout/confirmation/confirmation');</w:t>
            </w:r>
          </w:p>
          <w:p w:rsidR="00EE7F39" w:rsidRDefault="00403BA9" w:rsidP="00404939">
            <w:r w:rsidRPr="00404939">
              <w:rPr>
                <w:rFonts w:eastAsiaTheme="majorEastAsia" w:cstheme="majorBidi"/>
                <w:bCs/>
                <w:sz w:val="20"/>
                <w:szCs w:val="20"/>
              </w:rPr>
              <w: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Add “submitOrder” method</w:t>
      </w:r>
    </w:p>
    <w:p w:rsidR="00EE7F39" w:rsidRDefault="00EE7F39" w:rsidP="00233B53">
      <w:pPr>
        <w:pStyle w:val="ListParagraph"/>
        <w:numPr>
          <w:ilvl w:val="0"/>
          <w:numId w:val="58"/>
        </w:numPr>
        <w:spacing w:after="0" w:line="240" w:lineRule="auto"/>
        <w:jc w:val="both"/>
      </w:pPr>
      <w:r>
        <w:t xml:space="preserve">Add new flow “COSummary-SubmitOrder” which gets invoked when user click “Place order” button on order review page for “Credit Card Redirect” payment method implementation where </w:t>
      </w:r>
      <w:r w:rsidR="00E61FF6">
        <w:t>merchant desire</w:t>
      </w:r>
      <w:r>
        <w:t xml:space="preserve"> to implement Hosted Payment Pages rendering as IFRAME or LIGHTBOX. </w:t>
      </w:r>
    </w:p>
    <w:p w:rsidR="00EE7F39" w:rsidRPr="00233B53" w:rsidRDefault="00EE7F39" w:rsidP="00233B53">
      <w:pPr>
        <w:pStyle w:val="ListParagraph"/>
        <w:numPr>
          <w:ilvl w:val="0"/>
          <w:numId w:val="58"/>
        </w:numPr>
        <w:spacing w:after="0" w:line="240" w:lineRule="auto"/>
        <w:jc w:val="both"/>
      </w:pPr>
      <w:r w:rsidRPr="00233B53">
        <w:t xml:space="preserve">Add below new code snippet under </w:t>
      </w:r>
      <w:r w:rsidR="00E61FF6" w:rsidRPr="00233B53">
        <w:t>COSummary and</w:t>
      </w:r>
      <w:r w:rsidRPr="00233B53">
        <w:t xml:space="preserve"> export the method at the end</w:t>
      </w:r>
    </w:p>
    <w:p w:rsidR="00EE7F39" w:rsidRPr="00233B53" w:rsidRDefault="00403BA9" w:rsidP="00404939">
      <w:pPr>
        <w:pStyle w:val="ListParagraph"/>
        <w:spacing w:after="0" w:line="240" w:lineRule="auto"/>
        <w:ind w:left="1440"/>
        <w:jc w:val="both"/>
      </w:pPr>
      <w:r w:rsidRPr="00403BA9">
        <w:t xml:space="preserve">exports.SubmitOrder = </w:t>
      </w:r>
      <w:proofErr w:type="gramStart"/>
      <w:r w:rsidRPr="00403BA9">
        <w:t>guard.ensure(</w:t>
      </w:r>
      <w:proofErr w:type="gramEnd"/>
      <w:r w:rsidRPr="00403BA9">
        <w:t>['https'], submitOrder);</w:t>
      </w:r>
    </w:p>
    <w:tbl>
      <w:tblPr>
        <w:tblStyle w:val="TableGrid"/>
        <w:tblW w:w="0" w:type="auto"/>
        <w:tblLook w:val="04A0" w:firstRow="1" w:lastRow="0" w:firstColumn="1" w:lastColumn="0" w:noHBand="0" w:noVBand="1"/>
      </w:tblPr>
      <w:tblGrid>
        <w:gridCol w:w="9736"/>
      </w:tblGrid>
      <w:tr w:rsidR="00EE7F39" w:rsidTr="00EE7F39">
        <w:tc>
          <w:tcPr>
            <w:tcW w:w="9962" w:type="dxa"/>
          </w:tcPr>
          <w:p w:rsidR="00403BA9" w:rsidRPr="00404939" w:rsidRDefault="00403BA9" w:rsidP="00403BA9">
            <w:pPr>
              <w:rPr>
                <w:sz w:val="20"/>
                <w:szCs w:val="20"/>
                <w:highlight w:val="yellow"/>
              </w:rPr>
            </w:pPr>
            <w:r w:rsidRPr="00404939">
              <w:rPr>
                <w:sz w:val="20"/>
                <w:szCs w:val="20"/>
                <w:highlight w:val="yellow"/>
              </w:rPr>
              <w:t>function submitOrder() {</w:t>
            </w:r>
          </w:p>
          <w:p w:rsidR="00403BA9" w:rsidRPr="00404939" w:rsidRDefault="00403BA9" w:rsidP="00403BA9">
            <w:pPr>
              <w:rPr>
                <w:sz w:val="20"/>
                <w:szCs w:val="20"/>
                <w:highlight w:val="yellow"/>
              </w:rPr>
            </w:pPr>
            <w:r w:rsidRPr="00404939">
              <w:rPr>
                <w:sz w:val="20"/>
                <w:szCs w:val="20"/>
                <w:highlight w:val="yellow"/>
              </w:rPr>
              <w:tab/>
              <w:t>var cart = Cart.get();</w:t>
            </w:r>
          </w:p>
          <w:p w:rsidR="00403BA9" w:rsidRPr="00404939" w:rsidRDefault="00403BA9" w:rsidP="00403BA9">
            <w:pPr>
              <w:rPr>
                <w:sz w:val="20"/>
                <w:szCs w:val="20"/>
                <w:highlight w:val="yellow"/>
              </w:rPr>
            </w:pPr>
          </w:p>
          <w:p w:rsidR="00403BA9" w:rsidRPr="00404939" w:rsidRDefault="00403BA9" w:rsidP="00403BA9">
            <w:pPr>
              <w:rPr>
                <w:sz w:val="20"/>
                <w:szCs w:val="20"/>
                <w:highlight w:val="yellow"/>
              </w:rPr>
            </w:pPr>
            <w:r w:rsidRPr="00404939">
              <w:rPr>
                <w:sz w:val="20"/>
                <w:szCs w:val="20"/>
                <w:highlight w:val="yellow"/>
              </w:rPr>
              <w:tab/>
              <w:t>if (cart) {</w:t>
            </w:r>
          </w:p>
          <w:p w:rsidR="00403BA9" w:rsidRPr="00404939" w:rsidRDefault="00403BA9" w:rsidP="00403BA9">
            <w:pPr>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submit();</w:t>
            </w:r>
          </w:p>
          <w:p w:rsidR="00403BA9" w:rsidRPr="00404939" w:rsidRDefault="00403BA9" w:rsidP="00403BA9">
            <w:pPr>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return;</w:t>
            </w:r>
          </w:p>
          <w:p w:rsidR="00403BA9" w:rsidRPr="00404939" w:rsidRDefault="00403BA9" w:rsidP="00403BA9">
            <w:pPr>
              <w:rPr>
                <w:sz w:val="20"/>
                <w:szCs w:val="20"/>
                <w:highlight w:val="yellow"/>
              </w:rPr>
            </w:pPr>
            <w:r w:rsidRPr="00404939">
              <w:rPr>
                <w:sz w:val="20"/>
                <w:szCs w:val="20"/>
                <w:highlight w:val="yellow"/>
              </w:rPr>
              <w:tab/>
              <w:t>} else if (!empty(session.privacy.order_id)) {</w:t>
            </w:r>
          </w:p>
          <w:p w:rsidR="00403BA9" w:rsidRPr="00404939" w:rsidRDefault="00403BA9" w:rsidP="00403BA9">
            <w:pPr>
              <w:rPr>
                <w:sz w:val="20"/>
                <w:szCs w:val="20"/>
                <w:highlight w:val="yellow"/>
              </w:rPr>
            </w:pPr>
            <w:r w:rsidRPr="00404939">
              <w:rPr>
                <w:sz w:val="20"/>
                <w:szCs w:val="20"/>
                <w:highlight w:val="yellow"/>
              </w:rPr>
              <w:tab/>
              <w:t xml:space="preserve">    app.getView({</w:t>
            </w:r>
          </w:p>
          <w:p w:rsidR="00403BA9" w:rsidRPr="00404939" w:rsidRDefault="00403BA9" w:rsidP="00403BA9">
            <w:pPr>
              <w:rPr>
                <w:sz w:val="20"/>
                <w:szCs w:val="20"/>
                <w:highlight w:val="yellow"/>
              </w:rPr>
            </w:pPr>
            <w:r w:rsidRPr="00404939">
              <w:rPr>
                <w:sz w:val="20"/>
                <w:szCs w:val="20"/>
                <w:highlight w:val="yellow"/>
              </w:rPr>
              <w:tab/>
              <w:t xml:space="preserve">        Order : Order.get(session.privacy.order_id).object</w:t>
            </w:r>
          </w:p>
          <w:p w:rsidR="00403BA9" w:rsidRPr="00404939" w:rsidRDefault="00403BA9" w:rsidP="00403BA9">
            <w:pPr>
              <w:rPr>
                <w:sz w:val="20"/>
                <w:szCs w:val="20"/>
                <w:highlight w:val="yellow"/>
              </w:rPr>
            </w:pPr>
            <w:r w:rsidRPr="00404939">
              <w:rPr>
                <w:sz w:val="20"/>
                <w:szCs w:val="20"/>
                <w:highlight w:val="yellow"/>
              </w:rPr>
              <w:tab/>
              <w:t xml:space="preserve">    }).render('checkout/summary/summary');</w:t>
            </w:r>
          </w:p>
          <w:p w:rsidR="00403BA9" w:rsidRPr="00404939" w:rsidRDefault="00403BA9" w:rsidP="00403BA9">
            <w:pPr>
              <w:rPr>
                <w:sz w:val="20"/>
                <w:szCs w:val="20"/>
                <w:highlight w:val="yellow"/>
              </w:rPr>
            </w:pPr>
            <w:r w:rsidRPr="00404939">
              <w:rPr>
                <w:sz w:val="20"/>
                <w:szCs w:val="20"/>
                <w:highlight w:val="yellow"/>
              </w:rPr>
              <w:tab/>
              <w:t xml:space="preserve">    return;</w:t>
            </w:r>
          </w:p>
          <w:p w:rsidR="00403BA9" w:rsidRPr="00404939" w:rsidRDefault="00403BA9" w:rsidP="00403BA9">
            <w:pPr>
              <w:rPr>
                <w:sz w:val="20"/>
                <w:szCs w:val="20"/>
                <w:highlight w:val="yellow"/>
              </w:rPr>
            </w:pPr>
            <w:r w:rsidRPr="00404939">
              <w:rPr>
                <w:sz w:val="20"/>
                <w:szCs w:val="20"/>
                <w:highlight w:val="yellow"/>
              </w:rPr>
              <w:tab/>
              <w:t>}  else {</w:t>
            </w:r>
          </w:p>
          <w:p w:rsidR="00403BA9" w:rsidRPr="00404939" w:rsidRDefault="00403BA9" w:rsidP="00403BA9">
            <w:pPr>
              <w:rPr>
                <w:sz w:val="20"/>
                <w:szCs w:val="20"/>
                <w:highlight w:val="yellow"/>
              </w:rPr>
            </w:pPr>
            <w:r w:rsidRPr="00404939">
              <w:rPr>
                <w:sz w:val="20"/>
                <w:szCs w:val="20"/>
                <w:highlight w:val="yellow"/>
              </w:rPr>
              <w:tab/>
              <w:t xml:space="preserve">    app.getController('Cart').Show();</w:t>
            </w:r>
          </w:p>
          <w:p w:rsidR="00403BA9" w:rsidRPr="00404939" w:rsidRDefault="00403BA9" w:rsidP="00403BA9">
            <w:pPr>
              <w:rPr>
                <w:sz w:val="20"/>
                <w:szCs w:val="20"/>
                <w:highlight w:val="yellow"/>
              </w:rPr>
            </w:pPr>
            <w:r w:rsidRPr="00404939">
              <w:rPr>
                <w:sz w:val="20"/>
                <w:szCs w:val="20"/>
                <w:highlight w:val="yellow"/>
              </w:rPr>
              <w:tab/>
              <w:t xml:space="preserve">    return {};</w:t>
            </w:r>
          </w:p>
          <w:p w:rsidR="00403BA9" w:rsidRPr="00404939" w:rsidRDefault="00403BA9" w:rsidP="00403BA9">
            <w:pPr>
              <w:rPr>
                <w:sz w:val="20"/>
                <w:szCs w:val="20"/>
                <w:highlight w:val="yellow"/>
              </w:rPr>
            </w:pPr>
            <w:r w:rsidRPr="00404939">
              <w:rPr>
                <w:sz w:val="20"/>
                <w:szCs w:val="20"/>
                <w:highlight w:val="yellow"/>
              </w:rPr>
              <w:tab/>
              <w:t>}</w:t>
            </w:r>
          </w:p>
          <w:p w:rsidR="00EE7F39" w:rsidRDefault="00403BA9" w:rsidP="00EE7F39">
            <w:r w:rsidRPr="00404939">
              <w:rPr>
                <w:sz w:val="20"/>
                <w:szCs w:val="20"/>
                <w:highlight w:val="yellow"/>
              </w:rPr>
              <w:t>}</w:t>
            </w:r>
          </w:p>
        </w:tc>
      </w:tr>
    </w:tbl>
    <w:p w:rsidR="00EE7F39" w:rsidRPr="00D35B33" w:rsidRDefault="00EE7F39" w:rsidP="00D35B33">
      <w:pPr>
        <w:pStyle w:val="Heading4"/>
        <w:ind w:left="372" w:firstLine="708"/>
        <w:rPr>
          <w:rFonts w:asciiTheme="minorHAnsi" w:hAnsiTheme="minorHAnsi"/>
          <w:i w:val="0"/>
          <w:sz w:val="32"/>
          <w:szCs w:val="32"/>
          <w:u w:val="single"/>
        </w:rPr>
      </w:pPr>
      <w:r w:rsidRPr="00D35B33">
        <w:rPr>
          <w:rFonts w:asciiTheme="minorHAnsi" w:hAnsiTheme="minorHAnsi"/>
          <w:i w:val="0"/>
          <w:sz w:val="32"/>
          <w:szCs w:val="32"/>
          <w:u w:val="single"/>
        </w:rPr>
        <w:t>Controller – PaymentInstruments.js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“create” method</w:t>
      </w:r>
    </w:p>
    <w:p w:rsidR="00EE7F39" w:rsidRDefault="00EE7F39" w:rsidP="00D35B33">
      <w:pPr>
        <w:pStyle w:val="ListParagraph"/>
        <w:numPr>
          <w:ilvl w:val="0"/>
          <w:numId w:val="58"/>
        </w:numPr>
        <w:spacing w:after="0" w:line="240" w:lineRule="auto"/>
        <w:jc w:val="both"/>
      </w:pPr>
      <w:r>
        <w:t>Modify create function by adding below code to stop adding duplicate cards in worldPay integration</w:t>
      </w:r>
    </w:p>
    <w:tbl>
      <w:tblPr>
        <w:tblStyle w:val="TableGrid"/>
        <w:tblW w:w="0" w:type="auto"/>
        <w:tblLook w:val="04A0" w:firstRow="1" w:lastRow="0" w:firstColumn="1" w:lastColumn="0" w:noHBand="0" w:noVBand="1"/>
      </w:tblPr>
      <w:tblGrid>
        <w:gridCol w:w="9736"/>
      </w:tblGrid>
      <w:tr w:rsidR="00EE7F39" w:rsidTr="00EE7F39">
        <w:tc>
          <w:tcPr>
            <w:tcW w:w="9962" w:type="dxa"/>
          </w:tcPr>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if (isDuplicateCard) {</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wallet.removePaymentInstrument(oldCard);</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rPr>
              <w:t xml:space="preserve">    </w:t>
            </w:r>
          </w:p>
          <w:p w:rsidR="005B5C6D" w:rsidRPr="00404939" w:rsidRDefault="005B5C6D" w:rsidP="00404939">
            <w:pPr>
              <w:ind w:left="1080"/>
              <w:rPr>
                <w:rFonts w:eastAsiaTheme="majorEastAsia" w:cstheme="majorBidi"/>
                <w:bCs/>
                <w:sz w:val="20"/>
                <w:szCs w:val="20"/>
                <w:highlight w:val="yellow"/>
              </w:rPr>
            </w:pPr>
            <w:r w:rsidRPr="00404939">
              <w:rPr>
                <w:rFonts w:eastAsiaTheme="majorEastAsia" w:cstheme="majorBidi"/>
                <w:bCs/>
                <w:sz w:val="20"/>
                <w:szCs w:val="20"/>
              </w:rPr>
              <w:t xml:space="preserve">    </w:t>
            </w:r>
            <w:r w:rsidRPr="00404939">
              <w:rPr>
                <w:rFonts w:eastAsiaTheme="majorEastAsia" w:cstheme="majorBidi"/>
                <w:bCs/>
                <w:sz w:val="20"/>
                <w:szCs w:val="20"/>
                <w:highlight w:val="yellow"/>
              </w:rPr>
              <w:t>var WorldpayHelper = require('</w:t>
            </w:r>
            <w:r w:rsidR="00FE3400">
              <w:rPr>
                <w:rFonts w:eastAsiaTheme="majorEastAsia" w:cstheme="majorBidi"/>
                <w:bCs/>
                <w:sz w:val="20"/>
                <w:szCs w:val="20"/>
                <w:highlight w:val="yellow"/>
              </w:rPr>
              <w:t>int_worldpay</w:t>
            </w:r>
            <w:r w:rsidRPr="00404939">
              <w:rPr>
                <w:rFonts w:eastAsiaTheme="majorEastAsia" w:cstheme="majorBidi"/>
                <w:bCs/>
                <w:sz w:val="20"/>
                <w:szCs w:val="20"/>
                <w:highlight w:val="yellow"/>
              </w:rPr>
              <w:t>/cartridge/scripts/WorldpayHelper');</w:t>
            </w:r>
          </w:p>
          <w:p w:rsidR="005B5C6D" w:rsidRPr="00404939" w:rsidRDefault="005B5C6D" w:rsidP="00404939">
            <w:pPr>
              <w:ind w:left="1080"/>
              <w:rPr>
                <w:rFonts w:eastAsiaTheme="majorEastAsia" w:cstheme="majorBidi"/>
                <w:bCs/>
                <w:sz w:val="20"/>
                <w:szCs w:val="20"/>
              </w:rPr>
            </w:pPr>
            <w:r w:rsidRPr="00404939">
              <w:rPr>
                <w:rFonts w:eastAsiaTheme="majorEastAsia" w:cstheme="majorBidi"/>
                <w:bCs/>
                <w:sz w:val="20"/>
                <w:szCs w:val="20"/>
                <w:highlight w:val="yellow"/>
              </w:rPr>
              <w:t xml:space="preserve">    WorldpayHelper.ReplacePaymentInstrument(paymentInstrument, paymentInstruments);</w:t>
            </w:r>
          </w:p>
          <w:p w:rsidR="005B5C6D" w:rsidRPr="00404939" w:rsidRDefault="005B5C6D" w:rsidP="00404939">
            <w:pPr>
              <w:ind w:left="1080"/>
              <w:rPr>
                <w:rFonts w:eastAsiaTheme="majorEastAsia" w:cstheme="majorBidi"/>
                <w:bCs/>
                <w:sz w:val="20"/>
                <w:szCs w:val="20"/>
              </w:rPr>
            </w:pPr>
          </w:p>
          <w:p w:rsidR="00EE7F39" w:rsidRDefault="005B5C6D" w:rsidP="00404939">
            <w:r w:rsidRPr="00404939">
              <w:rPr>
                <w:rFonts w:eastAsiaTheme="majorEastAsia" w:cstheme="majorBidi"/>
                <w:bCs/>
                <w:sz w:val="20"/>
                <w:szCs w:val="20"/>
              </w:rPr>
              <w:t xml:space="preserve">    Transaction.commit();</w:t>
            </w:r>
          </w:p>
        </w:tc>
      </w:tr>
    </w:tbl>
    <w:p w:rsidR="00EE7F39" w:rsidRDefault="00EE7F39" w:rsidP="00D35B33">
      <w:pPr>
        <w:pStyle w:val="Standard1"/>
      </w:pPr>
    </w:p>
    <w:p w:rsidR="00EE7F39" w:rsidRPr="00A6289D" w:rsidRDefault="00EE7F39" w:rsidP="00D35B33">
      <w:pPr>
        <w:pStyle w:val="Heading4"/>
        <w:ind w:left="372" w:firstLine="708"/>
        <w:rPr>
          <w:rFonts w:asciiTheme="minorHAnsi" w:hAnsiTheme="minorHAnsi"/>
          <w:i w:val="0"/>
          <w:sz w:val="32"/>
          <w:szCs w:val="32"/>
          <w:u w:val="single"/>
        </w:rPr>
      </w:pPr>
      <w:r w:rsidRPr="00A6289D">
        <w:rPr>
          <w:rFonts w:asciiTheme="minorHAnsi" w:hAnsiTheme="minorHAnsi"/>
          <w:i w:val="0"/>
          <w:sz w:val="32"/>
          <w:szCs w:val="32"/>
          <w:u w:val="single"/>
        </w:rPr>
        <w:t>ISML Template changes</w:t>
      </w:r>
    </w:p>
    <w:p w:rsidR="00EE7F39" w:rsidRPr="00E33D85" w:rsidRDefault="00EE7F39" w:rsidP="00D35B33">
      <w:pPr>
        <w:pStyle w:val="Heading5"/>
        <w:ind w:left="372" w:firstLine="708"/>
        <w:rPr>
          <w:rFonts w:asciiTheme="minorHAnsi" w:hAnsiTheme="minorHAnsi"/>
        </w:rPr>
      </w:pPr>
      <w:r w:rsidRPr="00E33D85">
        <w:rPr>
          <w:rFonts w:asciiTheme="minorHAnsi" w:hAnsiTheme="minorHAnsi"/>
        </w:rPr>
        <w:t>Update “</w:t>
      </w:r>
      <w:r w:rsidRPr="00D35B33">
        <w:rPr>
          <w:rFonts w:asciiTheme="minorHAnsi" w:hAnsiTheme="minorHAnsi"/>
        </w:rPr>
        <w:t>summary.isml</w:t>
      </w:r>
      <w:r w:rsidRPr="00E33D85">
        <w:rPr>
          <w:rFonts w:asciiTheme="minorHAnsi" w:hAnsiTheme="minorHAnsi"/>
        </w:rPr>
        <w:t xml:space="preserve">” </w:t>
      </w:r>
    </w:p>
    <w:p w:rsidR="00EE7F39" w:rsidRDefault="00EE7F39" w:rsidP="00F9209B">
      <w:pPr>
        <w:pStyle w:val="ListParagraph"/>
        <w:numPr>
          <w:ilvl w:val="0"/>
          <w:numId w:val="58"/>
        </w:numPr>
        <w:spacing w:after="0" w:line="240" w:lineRule="auto"/>
        <w:jc w:val="both"/>
      </w:pPr>
      <w:r>
        <w:t>Remove below code snippet in summary.isml</w:t>
      </w:r>
    </w:p>
    <w:tbl>
      <w:tblPr>
        <w:tblStyle w:val="TableGrid"/>
        <w:tblW w:w="0" w:type="auto"/>
        <w:tblLook w:val="04A0" w:firstRow="1" w:lastRow="0" w:firstColumn="1" w:lastColumn="0" w:noHBand="0" w:noVBand="1"/>
      </w:tblPr>
      <w:tblGrid>
        <w:gridCol w:w="9736"/>
      </w:tblGrid>
      <w:tr w:rsidR="00EE7F39" w:rsidTr="00EE7F39">
        <w:tc>
          <w:tcPr>
            <w:tcW w:w="9962" w:type="dxa"/>
          </w:tcPr>
          <w:p w:rsidR="00E939B9" w:rsidRPr="00404939" w:rsidRDefault="00E939B9" w:rsidP="00404939">
            <w:pPr>
              <w:ind w:left="1080"/>
              <w:rPr>
                <w:highlight w:val="yellow"/>
              </w:rPr>
            </w:pPr>
            <w:r w:rsidRPr="00404939">
              <w:rPr>
                <w:highlight w:val="yellow"/>
              </w:rPr>
              <w:t>&lt;isif condition="${pdict.PlaceOrderError != null}"&gt;</w:t>
            </w:r>
          </w:p>
          <w:p w:rsidR="00EE7F39" w:rsidRDefault="00E939B9" w:rsidP="00404939">
            <w:r w:rsidRPr="00404939">
              <w:rPr>
                <w:highlight w:val="yellow"/>
              </w:rPr>
              <w:tab/>
            </w:r>
            <w:r w:rsidRPr="00404939">
              <w:rPr>
                <w:highlight w:val="yellow"/>
              </w:rPr>
              <w:tab/>
              <w:t>&lt;div class="error-form"&gt;${Resource.msg(pdict.PlaceOrderError.code,'checkout',null)}&lt;/div&gt;</w:t>
            </w:r>
          </w:p>
        </w:tc>
      </w:tr>
    </w:tbl>
    <w:p w:rsidR="00EE7F39" w:rsidRDefault="00EE7F39" w:rsidP="00F9209B">
      <w:pPr>
        <w:pStyle w:val="ListParagraph"/>
        <w:numPr>
          <w:ilvl w:val="0"/>
          <w:numId w:val="58"/>
        </w:numPr>
        <w:spacing w:after="0" w:line="240" w:lineRule="auto"/>
        <w:jc w:val="both"/>
      </w:pPr>
      <w:proofErr w:type="gramStart"/>
      <w:r w:rsidRPr="00087F95">
        <w:t>Also</w:t>
      </w:r>
      <w:proofErr w:type="gramEnd"/>
      <w:r w:rsidRPr="00087F95">
        <w:t xml:space="preserve"> replace “pdict.Basket” with “LineCntr” in file. </w:t>
      </w:r>
    </w:p>
    <w:p w:rsidR="00EE7F39" w:rsidRDefault="00EE7F39" w:rsidP="00F9209B">
      <w:pPr>
        <w:pStyle w:val="ListParagraph"/>
        <w:numPr>
          <w:ilvl w:val="0"/>
          <w:numId w:val="58"/>
        </w:numPr>
        <w:spacing w:after="0" w:line="240" w:lineRule="auto"/>
        <w:jc w:val="both"/>
      </w:pPr>
      <w:r>
        <w:t xml:space="preserve">Replace &lt;isreportcheckout tag and </w:t>
      </w:r>
      <w:r w:rsidRPr="00087F95">
        <w:t>&lt;ischeckoutprogressindicator tag</w:t>
      </w:r>
      <w:r>
        <w:t xml:space="preserve"> sections in </w:t>
      </w:r>
      <w:r w:rsidRPr="00F9209B">
        <w:t>summary.isml</w:t>
      </w:r>
      <w:r>
        <w:t xml:space="preserve"> on the summary page with below code snippet. This code snippet determine if the page is summary page or summary page with IFRAME/</w:t>
      </w:r>
      <w:r w:rsidR="00E939B9">
        <w:t>L</w:t>
      </w:r>
      <w:r>
        <w:t>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lastRenderedPageBreak/>
              <w:t>&lt;isif condition="${!empty(pdict.Basket)}"&gt;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name="LineCntr" value="${pdict.Basket}" scope="page"/&gt;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&lt;iselseif condition="${!empty(pdict.Order)}"&gt;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name="LineCntr" value="${pdict.Order}" scope="page"/&gt;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&lt;isset name="summaryaction" value="${URLUtils.https('COSummary-Submit')}" scope="page" /&gt;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&lt;script src="${URLUtils.staticURL('/lib/jquery/jquery-1.11.1.min.js')}" type="text/javascript"&gt;&lt;/script&gt;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 condition="${!empty(LineCntr.getPaymentInstruments())}"&gt;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&lt;isloop items="${LineCntr.getPaymentInstruments()}" var="paymentInstr" status="loopstate"&gt;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&lt;isif condition="${dw.order.PaymentMgr.getPaymentMethod(paymentInstr.paymentMethod).ID=='Worldpay'}"&gt;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 xml:space="preserve">&lt;isscript&gt;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var isValidCustomOptionsHPP = require('</w:t>
            </w:r>
            <w:r w:rsidR="00E01875">
              <w:rPr>
                <w:rFonts w:ascii="Consolas" w:hAnsi="Consolas" w:cs="Consolas"/>
                <w:color w:val="000000"/>
                <w:sz w:val="20"/>
                <w:szCs w:val="20"/>
                <w:highlight w:val="yellow"/>
              </w:rPr>
              <w:t>int_worldpay_core</w:t>
            </w:r>
            <w:r w:rsidRPr="00404939">
              <w:rPr>
                <w:rFonts w:ascii="Consolas" w:hAnsi="Consolas" w:cs="Consolas"/>
                <w:color w:val="000000"/>
                <w:sz w:val="20"/>
                <w:szCs w:val="20"/>
                <w:highlight w:val="yellow"/>
              </w:rPr>
              <w:t>/cartridge/scripts/common/Utils').isValidCustomOptionsHPP(dw.order.PaymentMgr.getPaymentMethod(paymentInstr.paymentMethod));</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if (!empty(isValidCustomOptionsHPP) &amp;&amp; empty(pdict.Basket))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var CustomOptionsHPPJSON = require('</w:t>
            </w:r>
            <w:r w:rsidR="00E01875">
              <w:rPr>
                <w:rFonts w:ascii="Consolas" w:hAnsi="Consolas" w:cs="Consolas"/>
                <w:color w:val="000000"/>
                <w:sz w:val="20"/>
                <w:szCs w:val="20"/>
                <w:highlight w:val="yellow"/>
              </w:rPr>
              <w:t>int_worldpay_core</w:t>
            </w:r>
            <w:r w:rsidRPr="00404939">
              <w:rPr>
                <w:rFonts w:ascii="Consolas" w:hAnsi="Consolas" w:cs="Consolas"/>
                <w:color w:val="000000"/>
                <w:sz w:val="20"/>
                <w:szCs w:val="20"/>
                <w:highlight w:val="yellow"/>
              </w:rPr>
              <w:t xml:space="preserve">/cartridge/scripts/common/Utils').getCustomOptionsHPP(dw.order.PaymentMgr.getPaymentMethod(paymentInstr.paymentMethod),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paymentInstr.custom.worldpayRedirectURL, LineCntr.getOrderNo(), LineCntr.getOrderToken(), paymentInstr.custom.preferedCard);</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&lt;/isscript&gt;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&lt;/isloop&gt;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 xml:space="preserve">&lt;isif condition="${typeof isValidCustomOptionsHPP !== 'undefined' &amp;&amp; !empty(isValidCustomOptionsHPP)}"&gt; </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ab/>
              <w:t>&lt;isset name="summaryaction" value="${URLUtils.https('COSummary-SubmitOrder')}" scope="page" /&gt;</w:t>
            </w:r>
          </w:p>
          <w:p w:rsidR="00F209BE" w:rsidRPr="00404939" w:rsidRDefault="00F209BE" w:rsidP="00404939">
            <w:pPr>
              <w:autoSpaceDE w:val="0"/>
              <w:autoSpaceDN w:val="0"/>
              <w:adjustRightInd w:val="0"/>
              <w:rPr>
                <w:rFonts w:ascii="Consolas" w:hAnsi="Consolas" w:cs="Consolas"/>
                <w:color w:val="000000"/>
                <w:sz w:val="20"/>
                <w:szCs w:val="20"/>
                <w:highlight w:val="yellow"/>
              </w:rPr>
            </w:pPr>
            <w:r w:rsidRPr="00404939">
              <w:rPr>
                <w:rFonts w:ascii="Consolas" w:hAnsi="Consolas" w:cs="Consolas"/>
                <w:color w:val="000000"/>
                <w:sz w:val="20"/>
                <w:szCs w:val="20"/>
                <w:highlight w:val="yellow"/>
              </w:rPr>
              <w:t>&lt;/isif&gt;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highlight w:val="yellow"/>
              </w:rPr>
              <w:t>&lt;isif condition="${!empty(pdict.Basket)}"&gt;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&lt;isreportcheckout checkoutstep="${5}" checkoutname="${'OrderSummary'}"/&gt;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&lt;isif condition="${!pdict.CurrentForms.multishipping.entered.value}"&gt;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&lt;ischeckoutprogressindicator step="3" multishipping="false" rendershipping="${</w:t>
            </w:r>
            <w:proofErr w:type="gramStart"/>
            <w:r w:rsidRPr="00404939">
              <w:rPr>
                <w:rFonts w:ascii="Consolas" w:hAnsi="Consolas" w:cs="Consolas"/>
                <w:color w:val="000000"/>
                <w:sz w:val="20"/>
                <w:szCs w:val="20"/>
                <w:highlight w:val="yellow"/>
              </w:rPr>
              <w:t>LineCntr.productLineItems.size(</w:t>
            </w:r>
            <w:proofErr w:type="gramEnd"/>
            <w:r w:rsidRPr="00404939">
              <w:rPr>
                <w:rFonts w:ascii="Consolas" w:hAnsi="Consolas" w:cs="Consolas"/>
                <w:color w:val="000000"/>
                <w:sz w:val="20"/>
                <w:szCs w:val="20"/>
                <w:highlight w:val="yellow"/>
              </w:rPr>
              <w:t>) == 0 ? 'false' : 'true'}"/&gt;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&lt;iselse/&gt;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&lt;ischeckoutprogressindicator step="4" multishipping="true" rendershipping="${</w:t>
            </w:r>
            <w:proofErr w:type="gramStart"/>
            <w:r w:rsidRPr="00404939">
              <w:rPr>
                <w:rFonts w:ascii="Consolas" w:hAnsi="Consolas" w:cs="Consolas"/>
                <w:color w:val="000000"/>
                <w:sz w:val="20"/>
                <w:szCs w:val="20"/>
                <w:highlight w:val="yellow"/>
              </w:rPr>
              <w:t>LineCntr.productLineItems.size(</w:t>
            </w:r>
            <w:proofErr w:type="gramEnd"/>
            <w:r w:rsidRPr="00404939">
              <w:rPr>
                <w:rFonts w:ascii="Consolas" w:hAnsi="Consolas" w:cs="Consolas"/>
                <w:color w:val="000000"/>
                <w:sz w:val="20"/>
                <w:szCs w:val="20"/>
                <w:highlight w:val="yellow"/>
              </w:rPr>
              <w:t>) == 0 ? 'false' : 'true'}"/&gt;</w:t>
            </w:r>
          </w:p>
          <w:p w:rsidR="00F209BE" w:rsidRPr="00404939" w:rsidRDefault="00F209BE" w:rsidP="00404939">
            <w:pPr>
              <w:autoSpaceDE w:val="0"/>
              <w:autoSpaceDN w:val="0"/>
              <w:adjustRightInd w:val="0"/>
              <w:rPr>
                <w:rFonts w:ascii="Consolas" w:hAnsi="Consolas" w:cs="Consolas"/>
                <w:color w:val="000000"/>
                <w:sz w:val="20"/>
                <w:szCs w:val="20"/>
              </w:rPr>
            </w:pPr>
            <w:r w:rsidRPr="00404939">
              <w:rPr>
                <w:rFonts w:ascii="Consolas" w:hAnsi="Consolas" w:cs="Consolas"/>
                <w:color w:val="000000"/>
                <w:sz w:val="20"/>
                <w:szCs w:val="20"/>
              </w:rPr>
              <w:tab/>
              <w:t>&lt;/isif&gt;</w:t>
            </w:r>
          </w:p>
          <w:p w:rsidR="00EE7F39" w:rsidRPr="00C9614C" w:rsidRDefault="00F209BE" w:rsidP="00404939">
            <w:r w:rsidRPr="00404939">
              <w:rPr>
                <w:rFonts w:ascii="Consolas" w:hAnsi="Consolas" w:cs="Consolas"/>
                <w:color w:val="000000"/>
                <w:sz w:val="20"/>
                <w:szCs w:val="20"/>
              </w:rPr>
              <w:tab/>
              <w:t>&lt;/isif&gt;</w:t>
            </w:r>
            <w:r w:rsidRPr="00404939" w:rsidDel="00D92F82">
              <w:rPr>
                <w:rFonts w:ascii="Consolas" w:hAnsi="Consolas" w:cs="Consolas"/>
                <w:color w:val="000000"/>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color w:val="000000"/>
          <w:sz w:val="20"/>
          <w:szCs w:val="20"/>
        </w:rPr>
      </w:pPr>
    </w:p>
    <w:p w:rsidR="00052C50" w:rsidRPr="00F9209B" w:rsidRDefault="00052C50" w:rsidP="00052C50">
      <w:pPr>
        <w:pStyle w:val="ListParagraph"/>
        <w:numPr>
          <w:ilvl w:val="0"/>
          <w:numId w:val="58"/>
        </w:numPr>
        <w:spacing w:after="0" w:line="240" w:lineRule="auto"/>
        <w:jc w:val="both"/>
      </w:pPr>
      <w:r w:rsidRPr="00B42ABF">
        <w:t xml:space="preserve">Replace </w:t>
      </w:r>
      <w:r>
        <w:t xml:space="preserve">form action </w:t>
      </w:r>
      <w:proofErr w:type="gramStart"/>
      <w:r w:rsidRPr="00B42ABF">
        <w:t>“ &lt;</w:t>
      </w:r>
      <w:proofErr w:type="gramEnd"/>
      <w:r w:rsidRPr="00B42ABF">
        <w:t>isset name="summaryaction" value="${summaryaction}" scope="page" /&gt;” with “&lt;isset name="summaryaction" value="${URLUtils.https('COSummary-Submit')}" scope="page" /&gt;”</w:t>
      </w:r>
      <w:r>
        <w:t xml:space="preserve"> </w:t>
      </w:r>
      <w:r w:rsidRPr="00F9209B">
        <w:t>and wrap the form tag having Place Order button inside if condition where basket not empty as &lt;isif condition="${!empty(pdict.Basket)}"&gt;&lt;/isif&gt;</w:t>
      </w:r>
      <w:r>
        <w:t>.</w:t>
      </w:r>
    </w:p>
    <w:p w:rsidR="00EE7F39" w:rsidRPr="00F9209B" w:rsidRDefault="00EE7F39" w:rsidP="00F9209B">
      <w:pPr>
        <w:pStyle w:val="ListParagraph"/>
        <w:numPr>
          <w:ilvl w:val="0"/>
          <w:numId w:val="58"/>
        </w:numPr>
        <w:spacing w:after="0" w:line="240" w:lineRule="auto"/>
        <w:jc w:val="both"/>
      </w:pPr>
      <w:r w:rsidRPr="00F9209B">
        <w:t xml:space="preserve">At end of file before closing &lt;/isdecorate&gt; tag insert below line as </w:t>
      </w:r>
    </w:p>
    <w:p w:rsidR="00EE7F39" w:rsidRDefault="00EE7F39" w:rsidP="00EE7F39">
      <w:pPr>
        <w:rPr>
          <w:rFonts w:ascii="Consolas" w:hAnsi="Consolas" w:cs="Consolas"/>
          <w:color w:val="000000"/>
          <w:sz w:val="20"/>
          <w:szCs w:val="20"/>
        </w:rPr>
      </w:pPr>
    </w:p>
    <w:tbl>
      <w:tblPr>
        <w:tblStyle w:val="TableGrid"/>
        <w:tblW w:w="0" w:type="auto"/>
        <w:tblLook w:val="04A0" w:firstRow="1" w:lastRow="0" w:firstColumn="1" w:lastColumn="0" w:noHBand="0" w:noVBand="1"/>
      </w:tblPr>
      <w:tblGrid>
        <w:gridCol w:w="9736"/>
      </w:tblGrid>
      <w:tr w:rsidR="00EE7F39" w:rsidTr="00EE7F39">
        <w:tc>
          <w:tcPr>
            <w:tcW w:w="9962" w:type="dxa"/>
          </w:tcPr>
          <w:p w:rsidR="00A41024" w:rsidRPr="00A41024" w:rsidRDefault="00A41024" w:rsidP="00A41024">
            <w:pPr>
              <w:rPr>
                <w:rFonts w:ascii="Consolas" w:hAnsi="Consolas" w:cs="Consolas"/>
                <w:sz w:val="20"/>
                <w:szCs w:val="20"/>
              </w:rPr>
            </w:pPr>
            <w:r w:rsidRPr="00A41024">
              <w:rPr>
                <w:rFonts w:ascii="Consolas" w:hAnsi="Consolas" w:cs="Consolas"/>
                <w:sz w:val="20"/>
                <w:szCs w:val="20"/>
              </w:rPr>
              <w:t>&lt;div class="order-summary-footer"&gt;</w:t>
            </w:r>
          </w:p>
          <w:p w:rsidR="00A41024" w:rsidRPr="00A41024" w:rsidRDefault="00A41024" w:rsidP="00A41024">
            <w:pPr>
              <w:rPr>
                <w:rFonts w:ascii="Consolas" w:hAnsi="Consolas" w:cs="Consolas"/>
                <w:sz w:val="20"/>
                <w:szCs w:val="20"/>
              </w:rPr>
            </w:pPr>
          </w:p>
          <w:p w:rsidR="00A41024" w:rsidRPr="00A41024" w:rsidRDefault="00A41024" w:rsidP="00A41024">
            <w:pPr>
              <w:rPr>
                <w:rFonts w:ascii="Consolas" w:hAnsi="Consolas" w:cs="Consolas"/>
                <w:sz w:val="20"/>
                <w:szCs w:val="20"/>
              </w:rPr>
            </w:pPr>
            <w:r w:rsidRPr="00A41024">
              <w:rPr>
                <w:rFonts w:ascii="Consolas" w:hAnsi="Consolas" w:cs="Consolas"/>
                <w:sz w:val="20"/>
                <w:szCs w:val="20"/>
              </w:rPr>
              <w:lastRenderedPageBreak/>
              <w:tab/>
            </w:r>
            <w:r w:rsidRPr="00A41024">
              <w:rPr>
                <w:rFonts w:ascii="Consolas" w:hAnsi="Consolas" w:cs="Consolas"/>
                <w:sz w:val="20"/>
                <w:szCs w:val="20"/>
              </w:rPr>
              <w:tab/>
            </w:r>
            <w:r w:rsidRPr="00A41024">
              <w:rPr>
                <w:rFonts w:ascii="Consolas" w:hAnsi="Consolas" w:cs="Consolas"/>
                <w:sz w:val="20"/>
                <w:szCs w:val="20"/>
              </w:rPr>
              <w:tab/>
              <w:t>&lt;div class="place-order-totals"&gt;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&lt;isordertotals p_lineitemctnr="${LineCntr}" p_showshipmentinfo="${false}" p_shipmenteditable="${false}" p_totallabel="${Resource.msg('summary.ordertotal','checkout',null)}"/&gt;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&lt;/div&gt;</w:t>
            </w:r>
          </w:p>
          <w:p w:rsidR="00A41024" w:rsidRPr="00404939" w:rsidRDefault="00A41024" w:rsidP="00A41024">
            <w:pPr>
              <w:rPr>
                <w:rFonts w:ascii="Consolas" w:hAnsi="Consolas" w:cs="Consolas"/>
                <w:sz w:val="20"/>
                <w:szCs w:val="20"/>
                <w:highlight w:val="yellow"/>
              </w:rPr>
            </w:pP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 condition="${!empty(pdict.Basket)}"&gt;</w:t>
            </w:r>
          </w:p>
          <w:p w:rsidR="00A41024" w:rsidRPr="00A41024" w:rsidRDefault="00A41024" w:rsidP="00A41024">
            <w:pPr>
              <w:rPr>
                <w:rFonts w:ascii="Consolas" w:hAnsi="Consolas" w:cs="Consolas"/>
                <w:sz w:val="20"/>
                <w:szCs w:val="20"/>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&lt;form action="${summaryaction}" method="post" class="submit-order"&gt;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&lt;fieldset&gt;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 class="form-row"&gt;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&lt;a class="back-to-cart" href="${URLUtils.url('Cart-Show')}"&gt;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&lt;isprint value="${Resource.msg('summary.editcart','checkout',null)}" encoding="off" /&gt;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&lt;/a&gt;</w:t>
            </w:r>
          </w:p>
          <w:p w:rsidR="00A41024" w:rsidRPr="00404939" w:rsidRDefault="00A41024" w:rsidP="00A41024">
            <w:pPr>
              <w:rPr>
                <w:rFonts w:ascii="Consolas" w:hAnsi="Consolas" w:cs="Consolas"/>
                <w:sz w:val="20"/>
                <w:szCs w:val="20"/>
                <w:highlight w:val="yellow"/>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 condition="${pdict.Basket.paymentInstruments[0].getPaymentMethod().equals('KLARNA-SSL') || pdict.Basket.paymentInstruments[0].getPaymentMethod().equals('Worldpay')} "&gt;</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&lt;button class="button-fancy-large" type="submit" name="submit" value="${Resource.msg('global.submitorderklarna','locale',null)}"&gt;</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${Resource.msg('global.submitorderklarna','locale',null)}</w:t>
            </w:r>
          </w:p>
          <w:p w:rsidR="00A41024" w:rsidRPr="00404939" w:rsidRDefault="00A41024" w:rsidP="00A41024">
            <w:pPr>
              <w:rPr>
                <w:rFonts w:ascii="Consolas" w:hAnsi="Consolas" w:cs="Consolas"/>
                <w:sz w:val="20"/>
                <w:szCs w:val="20"/>
                <w:highlight w:val="yellow"/>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&lt;/button&gt;</w:t>
            </w:r>
          </w:p>
          <w:p w:rsidR="00A41024" w:rsidRPr="00A41024" w:rsidRDefault="00A41024" w:rsidP="00A41024">
            <w:pPr>
              <w:rPr>
                <w:rFonts w:ascii="Consolas" w:hAnsi="Consolas" w:cs="Consolas"/>
                <w:sz w:val="20"/>
                <w:szCs w:val="20"/>
              </w:rPr>
            </w:pP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r>
            <w:r w:rsidRPr="00404939">
              <w:rPr>
                <w:rFonts w:ascii="Consolas" w:hAnsi="Consolas" w:cs="Consolas"/>
                <w:sz w:val="20"/>
                <w:szCs w:val="20"/>
                <w:highlight w:val="yellow"/>
              </w:rPr>
              <w:tab/>
              <w:t>&lt;iselse&gt;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&lt;button class="button-fancy-large" type="submit" name="submit" value="${Resource.msg('global.submitorder','locale',null)}"&gt;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${Resource.msg('global.submitorder','locale',null)}</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&lt;/button&gt;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&lt;/div&gt;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 xml:space="preserve">        &lt;input type="hidden" name="${dw.web.CSRFProtection.getTokenName()}" value="${dw.web.CSRFProtection.generateToken()}"/&gt;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&lt;/fieldset&gt;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A41024">
              <w:rPr>
                <w:rFonts w:ascii="Consolas" w:hAnsi="Consolas" w:cs="Consolas"/>
                <w:sz w:val="20"/>
                <w:szCs w:val="20"/>
              </w:rPr>
              <w:tab/>
              <w:t>&lt;/form&gt;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r>
            <w:r w:rsidRPr="00404939">
              <w:rPr>
                <w:rFonts w:ascii="Consolas" w:hAnsi="Consolas" w:cs="Consolas"/>
                <w:sz w:val="20"/>
                <w:szCs w:val="20"/>
                <w:highlight w:val="yellow"/>
              </w:rPr>
              <w:t>&lt;/isif&gt;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A41024">
              <w:rPr>
                <w:rFonts w:ascii="Consolas" w:hAnsi="Consolas" w:cs="Consolas"/>
                <w:sz w:val="20"/>
                <w:szCs w:val="20"/>
              </w:rPr>
              <w:tab/>
              <w:t>&lt;/div&gt;</w:t>
            </w:r>
          </w:p>
          <w:p w:rsidR="00A41024" w:rsidRPr="00A41024" w:rsidRDefault="00A41024" w:rsidP="00A41024">
            <w:pPr>
              <w:rPr>
                <w:rFonts w:ascii="Consolas" w:hAnsi="Consolas" w:cs="Consolas"/>
                <w:sz w:val="20"/>
                <w:szCs w:val="20"/>
              </w:rPr>
            </w:pPr>
            <w:r w:rsidRPr="00A41024">
              <w:rPr>
                <w:rFonts w:ascii="Consolas" w:hAnsi="Consolas" w:cs="Consolas"/>
                <w:sz w:val="20"/>
                <w:szCs w:val="20"/>
              </w:rPr>
              <w:tab/>
            </w:r>
            <w:r w:rsidRPr="00404939">
              <w:rPr>
                <w:rFonts w:ascii="Consolas" w:hAnsi="Consolas" w:cs="Consolas"/>
                <w:sz w:val="20"/>
                <w:szCs w:val="20"/>
                <w:highlight w:val="yellow"/>
              </w:rPr>
              <w:t>&lt;isinclude template="worldpaysummary"/&gt;</w:t>
            </w:r>
          </w:p>
          <w:p w:rsidR="00EE7F39" w:rsidRDefault="00A41024" w:rsidP="00EE7F39">
            <w:pPr>
              <w:rPr>
                <w:rFonts w:ascii="Consolas" w:hAnsi="Consolas" w:cs="Consolas"/>
                <w:sz w:val="20"/>
                <w:szCs w:val="20"/>
              </w:rPr>
            </w:pPr>
            <w:r w:rsidRPr="00A41024">
              <w:rPr>
                <w:rFonts w:ascii="Consolas" w:hAnsi="Consolas" w:cs="Consolas"/>
                <w:sz w:val="20"/>
                <w:szCs w:val="20"/>
              </w:rPr>
              <w:t>&lt;/isdecorate&gt;</w:t>
            </w:r>
            <w:r w:rsidRPr="00A41024" w:rsidDel="00E26A0C">
              <w:rPr>
                <w:rFonts w:ascii="Consolas" w:hAnsi="Consolas" w:cs="Consolas"/>
                <w:sz w:val="20"/>
                <w:szCs w:val="20"/>
                <w:highlight w:val="yellow"/>
              </w:rPr>
              <w:t xml:space="preserve"> </w:t>
            </w:r>
          </w:p>
        </w:tc>
      </w:tr>
    </w:tbl>
    <w:p w:rsidR="00EE7F39" w:rsidRPr="002E520E" w:rsidRDefault="00EE7F39" w:rsidP="00EE7F39">
      <w:pPr>
        <w:rPr>
          <w:rFonts w:ascii="Consolas" w:hAnsi="Consolas" w:cs="Consolas"/>
          <w:sz w:val="20"/>
          <w:szCs w:val="20"/>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“minisummary.isml”</w:t>
      </w:r>
    </w:p>
    <w:p w:rsidR="00EE7F39" w:rsidRDefault="00EE7F39" w:rsidP="00F9209B">
      <w:pPr>
        <w:pStyle w:val="ListParagraph"/>
        <w:numPr>
          <w:ilvl w:val="0"/>
          <w:numId w:val="58"/>
        </w:numPr>
        <w:spacing w:after="0" w:line="240" w:lineRule="auto"/>
        <w:jc w:val="both"/>
      </w:pPr>
      <w:r>
        <w:t>R</w:t>
      </w:r>
      <w:r w:rsidRPr="00806718">
        <w:t xml:space="preserve">eplace “pdict.Basket” with “lineCtnr” in file. </w:t>
      </w:r>
    </w:p>
    <w:p w:rsidR="00EE7F39" w:rsidRDefault="00EE7F39" w:rsidP="00F9209B">
      <w:pPr>
        <w:pStyle w:val="ListParagraph"/>
        <w:numPr>
          <w:ilvl w:val="0"/>
          <w:numId w:val="58"/>
        </w:numPr>
        <w:spacing w:after="0" w:line="240" w:lineRule="auto"/>
        <w:jc w:val="both"/>
      </w:pPr>
      <w:r>
        <w:t xml:space="preserve">Add below code snippet in </w:t>
      </w:r>
      <w:proofErr w:type="gramStart"/>
      <w:r w:rsidRPr="00F9209B">
        <w:t xml:space="preserve">minisummary.isml </w:t>
      </w:r>
      <w:r>
        <w:t xml:space="preserve"> after</w:t>
      </w:r>
      <w:proofErr w:type="gramEnd"/>
      <w:r>
        <w:t xml:space="preserve"> &lt;isinclude&gt; tag of modules inclusion. This code snippet determine basket or order whichever available taken as </w:t>
      </w:r>
      <w:r w:rsidR="00C84A62">
        <w:t>lineCtntr and</w:t>
      </w:r>
      <w:r>
        <w:t xml:space="preserve">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EC4C51" w:rsidRPr="00404939" w:rsidRDefault="00EC4C51" w:rsidP="00404939">
            <w:pPr>
              <w:rPr>
                <w:highlight w:val="yellow"/>
              </w:rPr>
            </w:pPr>
            <w:r w:rsidRPr="00404939">
              <w:rPr>
                <w:highlight w:val="yellow"/>
              </w:rPr>
              <w:t>&lt;isif condition="${!empty(pdict.Basket)}"&gt;</w:t>
            </w:r>
          </w:p>
          <w:p w:rsidR="00EC4C51" w:rsidRPr="00404939" w:rsidRDefault="00EC4C51" w:rsidP="00404939">
            <w:pPr>
              <w:rPr>
                <w:highlight w:val="yellow"/>
              </w:rPr>
            </w:pPr>
            <w:r w:rsidRPr="00404939">
              <w:rPr>
                <w:highlight w:val="yellow"/>
              </w:rPr>
              <w:t>&lt;isset name="lineCtnr" value="${pdict.Basket}" scope="page"/&gt;</w:t>
            </w:r>
          </w:p>
          <w:p w:rsidR="00EC4C51" w:rsidRPr="00404939" w:rsidRDefault="00EC4C51" w:rsidP="00404939">
            <w:pPr>
              <w:rPr>
                <w:highlight w:val="yellow"/>
              </w:rPr>
            </w:pPr>
            <w:r w:rsidRPr="00404939">
              <w:rPr>
                <w:highlight w:val="yellow"/>
              </w:rPr>
              <w:t>&lt;iselseif condition="${!empty(pdict.Order)}"&gt;</w:t>
            </w:r>
          </w:p>
          <w:p w:rsidR="00EC4C51" w:rsidRPr="00404939" w:rsidRDefault="00EC4C51" w:rsidP="00404939">
            <w:pPr>
              <w:rPr>
                <w:highlight w:val="yellow"/>
              </w:rPr>
            </w:pPr>
            <w:r w:rsidRPr="00404939">
              <w:rPr>
                <w:highlight w:val="yellow"/>
              </w:rPr>
              <w:t>&lt;isset name="lineCtnr" value="${pdict.Order}" scope="page"/&gt;</w:t>
            </w:r>
          </w:p>
          <w:p w:rsidR="00EE7F39" w:rsidRDefault="00EC4C51" w:rsidP="00404939">
            <w:r w:rsidRPr="00404939">
              <w:rPr>
                <w:highlight w:val="yellow"/>
              </w:rPr>
              <w:t>&lt;/isif&gt;</w:t>
            </w:r>
            <w:r w:rsidRPr="00272029" w:rsidDel="00150AAA">
              <w:rPr>
                <w:highlight w:val="yellow"/>
              </w:rPr>
              <w:t xml:space="preserve"> </w:t>
            </w:r>
          </w:p>
        </w:tc>
      </w:tr>
    </w:tbl>
    <w:p w:rsidR="00EE7F39" w:rsidRDefault="00EE7F39" w:rsidP="00EE7F39"/>
    <w:p w:rsidR="00EE7F39" w:rsidRPr="00F9209B" w:rsidRDefault="00EE7F39" w:rsidP="00F9209B">
      <w:pPr>
        <w:pStyle w:val="ListParagraph"/>
        <w:numPr>
          <w:ilvl w:val="0"/>
          <w:numId w:val="58"/>
        </w:numPr>
        <w:spacing w:after="0" w:line="240" w:lineRule="auto"/>
        <w:jc w:val="both"/>
      </w:pPr>
      <w:r w:rsidRPr="00F9209B">
        <w:lastRenderedPageBreak/>
        <w:t>Replace &lt;isif condition="${checkoutstep &lt;= 5}"&gt; with &lt;isif condition="${checkoutstep &lt;= 6}"&gt;</w:t>
      </w:r>
    </w:p>
    <w:p w:rsidR="00EE7F39" w:rsidRPr="00F9209B" w:rsidRDefault="00EE7F39" w:rsidP="00F9209B">
      <w:pPr>
        <w:pStyle w:val="ListParagraph"/>
        <w:numPr>
          <w:ilvl w:val="0"/>
          <w:numId w:val="58"/>
        </w:numPr>
        <w:spacing w:after="0" w:line="240" w:lineRule="auto"/>
        <w:jc w:val="both"/>
      </w:pPr>
      <w:r w:rsidRPr="00F9209B">
        <w:t>Wrap editURL &lt;a&gt; tag with non-empty basket if condition</w:t>
      </w:r>
    </w:p>
    <w:tbl>
      <w:tblPr>
        <w:tblStyle w:val="TableGrid"/>
        <w:tblW w:w="0" w:type="auto"/>
        <w:tblInd w:w="360" w:type="dxa"/>
        <w:tblLook w:val="04A0" w:firstRow="1" w:lastRow="0" w:firstColumn="1" w:lastColumn="0" w:noHBand="0" w:noVBand="1"/>
      </w:tblPr>
      <w:tblGrid>
        <w:gridCol w:w="9376"/>
      </w:tblGrid>
      <w:tr w:rsidR="00EE7F39" w:rsidTr="00EE7F39">
        <w:tc>
          <w:tcPr>
            <w:tcW w:w="9602" w:type="dxa"/>
          </w:tcPr>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EC4C51">
              <w:rPr>
                <w:rFonts w:ascii="Consolas" w:hAnsi="Consolas" w:cs="Consolas"/>
                <w:color w:val="000000"/>
                <w:sz w:val="20"/>
                <w:szCs w:val="20"/>
              </w:rPr>
              <w:t>&lt;isset name="editUrl" value="${URLUtils.url('Cart-Show')}" scope="page"/&gt;</w:t>
            </w:r>
          </w:p>
          <w:p w:rsidR="00EC4C51" w:rsidRPr="00404939" w:rsidRDefault="00EC4C51" w:rsidP="00EC4C51">
            <w:pPr>
              <w:ind w:left="1080"/>
              <w:rPr>
                <w:rFonts w:ascii="Consolas" w:hAnsi="Consolas" w:cs="Consolas"/>
                <w:color w:val="000000"/>
                <w:sz w:val="20"/>
                <w:szCs w:val="20"/>
                <w:highlight w:val="yellow"/>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&lt;isif condition="${lineCtnr.productLineItems.size() == 0 &amp;&amp; lineCtnr.giftCertificateLineItems.size() == 1}"&gt;</w:t>
            </w:r>
          </w:p>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&lt;isset name="editUrl" value="${URLUtils.url('GiftCert-Edit','GiftCertificateLineItemID', lineCtnr.giftCertificateLineItems[0].UUID)}" scope="page"/&gt;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t>&lt;/isif&gt;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${Resource.msg('summary.title','checkout',null)} &lt;isif condition="${!empty(pdict.Basket)}"&gt;&lt;a class="section-header-note" href="${editUrl}"&gt;${Resource.msg('global.edit','locale',null)}&lt;/a&gt;&lt;/isif&gt;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t>&lt;/h3&gt;</w:t>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r>
          </w:p>
          <w:p w:rsidR="00EC4C51" w:rsidRPr="00EC4C51" w:rsidRDefault="00EC4C51" w:rsidP="00EC4C51">
            <w:pPr>
              <w:ind w:left="1080"/>
              <w:rPr>
                <w:rFonts w:ascii="Consolas" w:hAnsi="Consolas" w:cs="Consolas"/>
                <w:color w:val="000000"/>
                <w:sz w:val="20"/>
                <w:szCs w:val="20"/>
              </w:rPr>
            </w:pPr>
            <w:r w:rsidRPr="00EC4C51">
              <w:rPr>
                <w:rFonts w:ascii="Consolas" w:hAnsi="Consolas" w:cs="Consolas"/>
                <w:color w:val="000000"/>
                <w:sz w:val="20"/>
                <w:szCs w:val="20"/>
              </w:rPr>
              <w:tab/>
            </w:r>
            <w:r w:rsidRPr="00EC4C51">
              <w:rPr>
                <w:rFonts w:ascii="Consolas" w:hAnsi="Consolas" w:cs="Consolas"/>
                <w:color w:val="000000"/>
                <w:sz w:val="20"/>
                <w:szCs w:val="20"/>
              </w:rPr>
              <w:tab/>
              <w:t>&lt;div class="checkout-mini-cart"&gt;</w:t>
            </w:r>
            <w:r w:rsidRPr="00EC4C51">
              <w:rPr>
                <w:rFonts w:ascii="Consolas" w:hAnsi="Consolas" w:cs="Consolas"/>
                <w:color w:val="000000"/>
                <w:sz w:val="20"/>
                <w:szCs w:val="20"/>
              </w:rPr>
              <w:tab/>
            </w:r>
            <w:r w:rsidRPr="00EC4C51">
              <w:rPr>
                <w:rFonts w:ascii="Consolas" w:hAnsi="Consolas" w:cs="Consolas"/>
                <w:color w:val="000000"/>
                <w:sz w:val="20"/>
                <w:szCs w:val="20"/>
              </w:rPr>
              <w:tab/>
            </w:r>
            <w:r w:rsidRPr="00EC4C51">
              <w:rPr>
                <w:rFonts w:ascii="Consolas" w:hAnsi="Consolas" w:cs="Consolas"/>
                <w:color w:val="000000"/>
                <w:sz w:val="20"/>
                <w:szCs w:val="20"/>
              </w:rPr>
              <w:tab/>
            </w:r>
          </w:p>
          <w:p w:rsidR="00EC4C51" w:rsidRPr="00404939" w:rsidRDefault="00EC4C51" w:rsidP="00EC4C51">
            <w:pPr>
              <w:ind w:left="1080"/>
              <w:rPr>
                <w:rFonts w:ascii="Consolas" w:hAnsi="Consolas" w:cs="Consolas"/>
                <w:color w:val="000000"/>
                <w:sz w:val="20"/>
                <w:szCs w:val="20"/>
                <w:highlight w:val="yellow"/>
              </w:rPr>
            </w:pPr>
            <w:r w:rsidRPr="00EC4C51">
              <w:rPr>
                <w:rFonts w:ascii="Consolas" w:hAnsi="Consolas" w:cs="Consolas"/>
                <w:color w:val="000000"/>
                <w:sz w:val="20"/>
                <w:szCs w:val="20"/>
              </w:rPr>
              <w:t xml:space="preserve">      </w:t>
            </w:r>
            <w:r w:rsidRPr="00EC4C51">
              <w:rPr>
                <w:rFonts w:ascii="Consolas" w:hAnsi="Consolas" w:cs="Consolas"/>
                <w:color w:val="000000"/>
                <w:sz w:val="20"/>
                <w:szCs w:val="20"/>
              </w:rPr>
              <w:tab/>
            </w:r>
            <w:r w:rsidRPr="00EC4C51">
              <w:rPr>
                <w:rFonts w:ascii="Consolas" w:hAnsi="Consolas" w:cs="Consolas"/>
                <w:color w:val="000000"/>
                <w:sz w:val="20"/>
                <w:szCs w:val="20"/>
              </w:rPr>
              <w:tab/>
            </w:r>
            <w:r w:rsidRPr="00404939">
              <w:rPr>
                <w:rFonts w:ascii="Consolas" w:hAnsi="Consolas" w:cs="Consolas"/>
                <w:color w:val="000000"/>
                <w:sz w:val="20"/>
                <w:szCs w:val="20"/>
                <w:highlight w:val="yellow"/>
              </w:rPr>
              <w:t>&lt;isif condition="${checkoutstep  != 5 &amp;&amp; checkoutstep  != 6}"&gt;</w:t>
            </w:r>
          </w:p>
          <w:p w:rsidR="00EC4C51" w:rsidRPr="00EC4C51" w:rsidRDefault="00EC4C51" w:rsidP="00EC4C51">
            <w:pPr>
              <w:ind w:left="1080"/>
              <w:rPr>
                <w:rFonts w:ascii="Consolas" w:hAnsi="Consolas" w:cs="Consolas"/>
                <w:color w:val="000000"/>
                <w:sz w:val="20"/>
                <w:szCs w:val="20"/>
              </w:rPr>
            </w:pPr>
            <w:r w:rsidRPr="00404939">
              <w:rPr>
                <w:rFonts w:ascii="Consolas" w:hAnsi="Consolas" w:cs="Consolas"/>
                <w:color w:val="000000"/>
                <w:sz w:val="20"/>
                <w:szCs w:val="20"/>
                <w:highlight w:val="yellow"/>
              </w:rPr>
              <w:t xml:space="preserve">        </w:t>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&lt;isminilineitems p_lineitemctnr="${lineCtnr}"/&gt;</w:t>
            </w:r>
          </w:p>
          <w:p w:rsidR="00EE7F39" w:rsidRPr="00F82E93" w:rsidRDefault="00EC4C51" w:rsidP="00404939">
            <w:pPr>
              <w:rPr>
                <w:highlight w:val="lightGray"/>
              </w:rPr>
            </w:pPr>
            <w:r w:rsidRPr="00EC4C51">
              <w:rPr>
                <w:rFonts w:ascii="Consolas" w:hAnsi="Consolas" w:cs="Consolas"/>
                <w:color w:val="000000"/>
                <w:sz w:val="20"/>
                <w:szCs w:val="20"/>
              </w:rPr>
              <w:t xml:space="preserve">      </w:t>
            </w:r>
            <w:r w:rsidRPr="00EC4C51">
              <w:rPr>
                <w:rFonts w:ascii="Consolas" w:hAnsi="Consolas" w:cs="Consolas"/>
                <w:color w:val="000000"/>
                <w:sz w:val="20"/>
                <w:szCs w:val="20"/>
              </w:rPr>
              <w:tab/>
            </w:r>
            <w:r w:rsidRPr="00EC4C51">
              <w:rPr>
                <w:rFonts w:ascii="Consolas" w:hAnsi="Consolas" w:cs="Consolas"/>
                <w:color w:val="000000"/>
                <w:sz w:val="20"/>
                <w:szCs w:val="20"/>
              </w:rPr>
              <w:tab/>
              <w:t>&lt;/isif&gt;</w:t>
            </w:r>
            <w:r w:rsidRPr="00272029" w:rsidDel="00C84A62">
              <w:rPr>
                <w:rFonts w:ascii="Consolas" w:hAnsi="Consolas" w:cs="Consolas"/>
                <w:color w:val="000000"/>
                <w:sz w:val="20"/>
                <w:szCs w:val="20"/>
                <w:highlight w:val="yellow"/>
              </w:rPr>
              <w:t xml:space="preserve"> </w:t>
            </w:r>
          </w:p>
        </w:tc>
      </w:tr>
    </w:tbl>
    <w:p w:rsidR="00C52D90" w:rsidRDefault="00EE7F39" w:rsidP="00C52D90">
      <w:pPr>
        <w:pStyle w:val="ListParagraph"/>
        <w:numPr>
          <w:ilvl w:val="0"/>
          <w:numId w:val="58"/>
        </w:numPr>
        <w:spacing w:after="0" w:line="240" w:lineRule="auto"/>
        <w:jc w:val="both"/>
      </w:pPr>
      <w:r w:rsidRPr="00F9209B">
        <w:t>Replace line &lt;isif condition="${checkoutstep  != 5}"&gt;  inside div checkout-mini-cartwith &lt;isif condition=</w:t>
      </w:r>
      <w:r w:rsidR="00C52D90" w:rsidRPr="00C52D90">
        <w:t xml:space="preserve"> </w:t>
      </w:r>
      <w:r w:rsidR="00C52D90">
        <w:t>&lt;isif condition="${checkoutstep  != 5 &amp;&amp; checkoutstep  != 6}"&gt;</w:t>
      </w:r>
    </w:p>
    <w:p w:rsidR="00EE7F39" w:rsidRPr="00F9209B" w:rsidRDefault="00C52D90" w:rsidP="00404939">
      <w:pPr>
        <w:pStyle w:val="ListParagraph"/>
        <w:spacing w:after="0" w:line="240" w:lineRule="auto"/>
        <w:ind w:left="1440"/>
        <w:jc w:val="both"/>
      </w:pPr>
      <w:r>
        <w:t xml:space="preserve">        </w:t>
      </w:r>
      <w:r>
        <w:tab/>
      </w:r>
      <w:r>
        <w:tab/>
        <w:t>&lt;isminilineitems p_lineitemctnr="${lineCtnr}"/&gt;</w:t>
      </w:r>
      <w:r w:rsidRPr="00F9209B" w:rsidDel="00C52D90">
        <w:t xml:space="preserve"> </w:t>
      </w:r>
    </w:p>
    <w:p w:rsidR="00EE7F39" w:rsidRPr="007827AA" w:rsidRDefault="00EE7F39" w:rsidP="00F9209B">
      <w:pPr>
        <w:pStyle w:val="ListParagraph"/>
        <w:numPr>
          <w:ilvl w:val="0"/>
          <w:numId w:val="58"/>
        </w:numPr>
        <w:spacing w:after="0" w:line="240" w:lineRule="auto"/>
        <w:jc w:val="both"/>
      </w:pPr>
      <w:r w:rsidRPr="00F9209B">
        <w:t xml:space="preserve">Replace &lt;isif condition="${checkoutstep &gt; 3}"&gt; with </w:t>
      </w:r>
      <w:r w:rsidR="007827AA" w:rsidRPr="00404939">
        <w:rPr>
          <w:rFonts w:ascii="Consolas" w:hAnsi="Consolas" w:cs="Consolas"/>
          <w:color w:val="000000"/>
          <w:sz w:val="20"/>
          <w:szCs w:val="20"/>
        </w:rPr>
        <w:t>&lt;isif condition="${checkoutstep == 6}"&gt;</w:t>
      </w:r>
    </w:p>
    <w:tbl>
      <w:tblPr>
        <w:tblStyle w:val="TableGrid"/>
        <w:tblW w:w="0" w:type="auto"/>
        <w:tblLook w:val="04A0" w:firstRow="1" w:lastRow="0" w:firstColumn="1" w:lastColumn="0" w:noHBand="0" w:noVBand="1"/>
      </w:tblPr>
      <w:tblGrid>
        <w:gridCol w:w="9736"/>
      </w:tblGrid>
      <w:tr w:rsidR="00EE7F39" w:rsidTr="00EE7F39">
        <w:tc>
          <w:tcPr>
            <w:tcW w:w="9962" w:type="dxa"/>
          </w:tcPr>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&lt;iscomment&gt;render the order totals&lt;/iscomment&gt;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t>&lt;div class="checkout-order-totals"&gt;</w:t>
            </w:r>
          </w:p>
          <w:p w:rsidR="00424005" w:rsidRPr="00404939" w:rsidRDefault="00424005" w:rsidP="00404939">
            <w:pPr>
              <w:autoSpaceDE w:val="0"/>
              <w:autoSpaceDN w:val="0"/>
              <w:adjustRightInd w:val="0"/>
              <w:ind w:left="1080"/>
              <w:rPr>
                <w:rFonts w:ascii="Consolas" w:hAnsi="Consolas" w:cs="Consolas"/>
                <w:color w:val="000000"/>
                <w:sz w:val="20"/>
                <w:szCs w:val="20"/>
                <w:highlight w:val="yellow"/>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&lt;iscomment&gt;&lt;isif condition="${checkoutstep == 6}"&gt;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r>
            <w:r w:rsidRPr="00404939">
              <w:rPr>
                <w:rFonts w:ascii="Consolas" w:hAnsi="Consolas" w:cs="Consolas"/>
                <w:color w:val="000000"/>
                <w:sz w:val="20"/>
                <w:szCs w:val="20"/>
                <w:highlight w:val="yellow"/>
              </w:rPr>
              <w:tab/>
              <w:t>&lt;isordertotals p_lineitemctnr="${lineCtnr}" p_showshipmentinfo="${true}" p_shipmenteditable="${false}" p_totallabel="${Resource.msg('global.ordertotal','locale',null)}"/&gt;&lt;/iscomment&gt;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&lt;isif condition="${checkoutstep &gt; 3}"&gt;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&lt;isordertotals p_lineitemctnr="${lineCtnr}" p_showshipmentinfo="${true}" p_shipmenteditable="${true}" p_totallabel="${Resource.msg('global.ordertotal','locale',null)}"/&gt;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&lt;iselse/&gt;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highlight w:val="yellow"/>
              </w:rPr>
              <w:t>&lt;isordertotals p_lineitemctnr="${lineCtnr}" p_showshipmentinfo="${false}" p_shipmenteditable="${false}" p_totallabel="${Resource.msg('global.estimatedtotal','locale',null)}"/&gt;</w:t>
            </w:r>
          </w:p>
          <w:p w:rsidR="00424005" w:rsidRPr="00404939" w:rsidRDefault="00424005" w:rsidP="00404939">
            <w:pPr>
              <w:autoSpaceDE w:val="0"/>
              <w:autoSpaceDN w:val="0"/>
              <w:adjustRightInd w:val="0"/>
              <w:ind w:left="1080"/>
              <w:rPr>
                <w:rFonts w:ascii="Consolas" w:hAnsi="Consolas" w:cs="Consolas"/>
                <w:color w:val="00000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t>&lt;/isif&gt;</w:t>
            </w:r>
          </w:p>
          <w:p w:rsidR="00EE7F39" w:rsidRPr="00524CD7" w:rsidRDefault="00424005" w:rsidP="00404939">
            <w:pPr>
              <w:rPr>
                <w:highlight w:val="lightGray"/>
              </w:rPr>
            </w:pPr>
            <w:r w:rsidRPr="00404939">
              <w:rPr>
                <w:rFonts w:ascii="Consolas" w:hAnsi="Consolas" w:cs="Consolas"/>
                <w:color w:val="000000"/>
                <w:sz w:val="20"/>
                <w:szCs w:val="20"/>
              </w:rPr>
              <w:tab/>
              <w:t>&lt;/div&gt;</w:t>
            </w:r>
            <w:r w:rsidRPr="00404939" w:rsidDel="00C52D90">
              <w:rPr>
                <w:rFonts w:ascii="Consolas" w:hAnsi="Consolas" w:cs="Consolas"/>
                <w:color w:val="000000"/>
                <w:sz w:val="20"/>
                <w:szCs w:val="20"/>
              </w:rPr>
              <w:t xml:space="preserve"> </w:t>
            </w:r>
          </w:p>
        </w:tc>
      </w:tr>
    </w:tbl>
    <w:p w:rsidR="00EE7F39" w:rsidRDefault="00EE7F39" w:rsidP="00EE7F39">
      <w:pPr>
        <w:autoSpaceDE w:val="0"/>
        <w:autoSpaceDN w:val="0"/>
        <w:adjustRightInd w:val="0"/>
        <w:spacing w:after="0" w:line="240" w:lineRule="auto"/>
        <w:rPr>
          <w:rFonts w:ascii="Consolas" w:hAnsi="Consolas" w:cs="Consolas"/>
          <w:color w:val="000000"/>
          <w:sz w:val="20"/>
          <w:szCs w:val="20"/>
          <w:highlight w:val="lightGray"/>
        </w:rPr>
      </w:pPr>
    </w:p>
    <w:p w:rsidR="00EE7F39" w:rsidRPr="009F0C31" w:rsidRDefault="00EE7F39" w:rsidP="00EE7F39">
      <w:pPr>
        <w:autoSpaceDE w:val="0"/>
        <w:autoSpaceDN w:val="0"/>
        <w:adjustRightInd w:val="0"/>
        <w:spacing w:after="0" w:line="240" w:lineRule="auto"/>
        <w:rPr>
          <w:rFonts w:ascii="Consolas" w:hAnsi="Consolas" w:cs="Consolas"/>
          <w:color w:val="008080"/>
          <w:sz w:val="20"/>
          <w:szCs w:val="20"/>
        </w:rPr>
      </w:pPr>
      <w:r w:rsidRPr="00404939">
        <w:rPr>
          <w:rFonts w:ascii="Consolas" w:hAnsi="Consolas" w:cs="Consolas"/>
          <w:color w:val="000000"/>
          <w:sz w:val="20"/>
          <w:szCs w:val="20"/>
        </w:rPr>
        <w:tab/>
      </w:r>
      <w:r w:rsidRPr="00404939">
        <w:rPr>
          <w:rFonts w:ascii="Consolas" w:hAnsi="Consolas" w:cs="Consolas"/>
          <w:color w:val="000000"/>
          <w:sz w:val="20"/>
          <w:szCs w:val="20"/>
        </w:rPr>
        <w:tab/>
      </w:r>
      <w:r w:rsidRPr="00404939">
        <w:rPr>
          <w:rFonts w:ascii="Consolas" w:hAnsi="Consolas" w:cs="Consolas"/>
          <w:color w:val="000000"/>
          <w:sz w:val="20"/>
          <w:szCs w:val="20"/>
        </w:rPr>
        <w:tab/>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“minishipments.isml”</w:t>
      </w:r>
    </w:p>
    <w:p w:rsidR="00EE7F39" w:rsidRPr="0030086E" w:rsidRDefault="00EE7F39" w:rsidP="00F9209B">
      <w:pPr>
        <w:pStyle w:val="ListParagraph"/>
        <w:numPr>
          <w:ilvl w:val="0"/>
          <w:numId w:val="58"/>
        </w:numPr>
        <w:spacing w:after="0" w:line="240" w:lineRule="auto"/>
        <w:jc w:val="both"/>
      </w:pPr>
      <w:r>
        <w:t>Replace “</w:t>
      </w:r>
      <w:r w:rsidRPr="0096302E">
        <w:t>Shipments</w:t>
      </w:r>
      <w:r>
        <w:t xml:space="preserve">” variable set via &lt;isset tag, with below code snippet in </w:t>
      </w:r>
      <w:r w:rsidRPr="00F9209B">
        <w:t>minishipments.isml</w:t>
      </w:r>
      <w:r>
        <w:t>. This code snippet determine basket or order whichever available taken as lineCtntr and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&lt;isif condition="${!empty(pdict.Basket)}"&gt;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value="${pdict.Basket}" scope="page"/&gt;</w:t>
            </w:r>
          </w:p>
          <w:p w:rsidR="00301F8E" w:rsidRPr="00404939" w:rsidRDefault="00301F8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name="Shipments" value="${pdict.Basket.shipments}" scope="page"/&gt;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&lt;iselseif condition="${!empty(pdict.Order)}"&gt;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value="${pdict.Order}" scope="page"/&gt;</w:t>
            </w:r>
          </w:p>
          <w:p w:rsidR="00301F8E" w:rsidRPr="00404939" w:rsidRDefault="00301F8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lastRenderedPageBreak/>
              <w:t>&lt;isset name="Shipments" value="${pdict.Order.shipments}" scope="page"/&gt;</w:t>
            </w:r>
          </w:p>
          <w:p w:rsidR="00EE7F39" w:rsidRPr="00195152" w:rsidRDefault="00301F8E" w:rsidP="00404939">
            <w:r w:rsidRPr="00404939">
              <w:rPr>
                <w:rFonts w:ascii="Consolas" w:hAnsi="Consolas" w:cs="Consolas"/>
                <w:sz w:val="20"/>
                <w:szCs w:val="20"/>
                <w:highlight w:val="yellow"/>
              </w:rPr>
              <w:t>&lt;/isif&gt;</w:t>
            </w:r>
            <w:r w:rsidRPr="00404939" w:rsidDel="008F2099">
              <w:rPr>
                <w:rFonts w:ascii="Consolas" w:hAnsi="Consolas" w:cs="Consolas"/>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sz w:val="20"/>
          <w:szCs w:val="20"/>
        </w:rPr>
      </w:pPr>
    </w:p>
    <w:p w:rsidR="00EE7F39" w:rsidRDefault="00EE7F39" w:rsidP="00301F8E">
      <w:pPr>
        <w:pStyle w:val="ListParagraph"/>
        <w:numPr>
          <w:ilvl w:val="0"/>
          <w:numId w:val="58"/>
        </w:numPr>
        <w:spacing w:after="0" w:line="240" w:lineRule="auto"/>
        <w:jc w:val="both"/>
      </w:pPr>
      <w:r>
        <w:t>R</w:t>
      </w:r>
      <w:r w:rsidRPr="00C333A2">
        <w:t>eplace “pdict.B</w:t>
      </w:r>
      <w:r>
        <w:t xml:space="preserve">asket” with “lineCtnr” inside </w:t>
      </w:r>
      <w:r w:rsidRPr="00195152">
        <w:t>&lt;isif condition="${!empty(Shipments)}"&gt;</w:t>
      </w:r>
      <w:r>
        <w:t xml:space="preserve">  condition</w:t>
      </w:r>
      <w:r w:rsidR="003E4FEC">
        <w:t xml:space="preserve"> i.e. </w:t>
      </w:r>
      <w:r w:rsidR="00301F8E" w:rsidRPr="00301F8E">
        <w:t>&lt;isif condition="${shipment.productLineItems.length &lt;= 0 || shipment.custom.shipmentType == null &amp;&amp; shipment.UUID==</w:t>
      </w:r>
      <w:r w:rsidR="00301F8E" w:rsidRPr="00404939">
        <w:rPr>
          <w:highlight w:val="yellow"/>
        </w:rPr>
        <w:t>lineCtnr.defaultShipment.UUID</w:t>
      </w:r>
      <w:r w:rsidR="00301F8E" w:rsidRPr="00301F8E">
        <w:t xml:space="preserve"> &amp;&amp; !empty(shipment.shippingAddress) &amp;&amp; empty(shipment.shippingAddress.address1)}"&gt;</w:t>
      </w:r>
    </w:p>
    <w:p w:rsidR="0001272D" w:rsidRPr="00195152" w:rsidRDefault="0001272D" w:rsidP="00404939">
      <w:pPr>
        <w:pStyle w:val="ListParagraph"/>
        <w:spacing w:after="0" w:line="240" w:lineRule="auto"/>
        <w:ind w:left="1440"/>
        <w:jc w:val="both"/>
      </w:pPr>
      <w:r>
        <w:t xml:space="preserve">And “ </w:t>
      </w:r>
      <w:r w:rsidRPr="0001272D">
        <w:t>&lt;isif condition="${Shipments.size() &gt; 1 &amp;&amp; pdict.Basket.productLineItems.size() &gt; 0}"&gt;&lt;div class="name"&gt;${Resource.msgf('multishippingshipments.shipment','checkout',null, shipmentCount)}&lt;/div&gt;&lt;/isif&gt;</w:t>
      </w:r>
      <w:r>
        <w:t xml:space="preserve"> with “</w:t>
      </w:r>
      <w:r w:rsidRPr="0001272D">
        <w:t>&lt;isif condition="${Shipments.size() &gt; 1 &amp;&amp; lineCtnr.productLineItems.size() &gt; 0}"&gt;&lt;div class="name"&gt;${Resource.msgf('multishippingshipments.shipment','checkout',null, shipmentCount)}&lt;/div&gt;&lt;/isif&gt;</w:t>
      </w:r>
      <w:r>
        <w:t>”</w:t>
      </w:r>
    </w:p>
    <w:p w:rsidR="00EE7F39" w:rsidRDefault="00EE7F39" w:rsidP="00F9209B">
      <w:pPr>
        <w:pStyle w:val="ListParagraph"/>
        <w:numPr>
          <w:ilvl w:val="0"/>
          <w:numId w:val="58"/>
        </w:numPr>
        <w:spacing w:after="0" w:line="240" w:lineRule="auto"/>
        <w:jc w:val="both"/>
      </w:pPr>
      <w:r w:rsidRPr="00F9209B">
        <w:t>Wrap edit link &lt;a&gt; tag with non-empty basket if condition everywhere in file</w:t>
      </w:r>
    </w:p>
    <w:tbl>
      <w:tblPr>
        <w:tblStyle w:val="TableGrid"/>
        <w:tblW w:w="0" w:type="auto"/>
        <w:tblInd w:w="1440" w:type="dxa"/>
        <w:tblLook w:val="04A0" w:firstRow="1" w:lastRow="0" w:firstColumn="1" w:lastColumn="0" w:noHBand="0" w:noVBand="1"/>
      </w:tblPr>
      <w:tblGrid>
        <w:gridCol w:w="8296"/>
      </w:tblGrid>
      <w:tr w:rsidR="00301F8E" w:rsidTr="00301F8E">
        <w:tc>
          <w:tcPr>
            <w:tcW w:w="9736" w:type="dxa"/>
          </w:tcPr>
          <w:p w:rsidR="00F623BE" w:rsidRDefault="00F623BE" w:rsidP="00404939">
            <w:pPr>
              <w:jc w:val="both"/>
            </w:pPr>
            <w:r>
              <w:t>&lt;h3 class="section-header"&gt;</w:t>
            </w:r>
          </w:p>
          <w:p w:rsidR="00F623BE" w:rsidRDefault="00F623BE" w:rsidP="00404939">
            <w:pPr>
              <w:jc w:val="both"/>
            </w:pPr>
            <w:r>
              <w:tab/>
            </w:r>
            <w:r>
              <w:tab/>
            </w:r>
            <w:r>
              <w:tab/>
            </w:r>
            <w:r>
              <w:tab/>
            </w:r>
            <w:r>
              <w:tab/>
              <w:t>&lt;isif condition="${shipment.giftCertificateLineItems.size() &gt; 0}"&gt;</w:t>
            </w:r>
          </w:p>
          <w:p w:rsidR="00F623BE" w:rsidRDefault="00F623BE" w:rsidP="00404939">
            <w:pPr>
              <w:jc w:val="both"/>
            </w:pPr>
            <w:r>
              <w:tab/>
            </w:r>
            <w:r>
              <w:tab/>
            </w:r>
            <w:r>
              <w:tab/>
            </w:r>
            <w:r>
              <w:tab/>
            </w:r>
            <w:r>
              <w:tab/>
            </w:r>
            <w:r>
              <w:tab/>
              <w:t>${Resource.msg('minishipments.shipping','checkout',null)} &lt;span&gt;${Resource.msg('minishipments.giftcertdelivery','checkout',null)}&lt;/span&gt;</w:t>
            </w:r>
          </w:p>
          <w:p w:rsidR="00F623BE" w:rsidRDefault="00F623BE" w:rsidP="00404939">
            <w:pPr>
              <w:jc w:val="both"/>
            </w:pPr>
            <w:r>
              <w:tab/>
            </w:r>
            <w:r>
              <w:tab/>
            </w:r>
            <w:r>
              <w:tab/>
            </w:r>
            <w:r>
              <w:tab/>
            </w:r>
            <w:r>
              <w:tab/>
              <w:t>&lt;iselseif condition="${shipment.custom.shipmentType == 'instore'}"/&gt;</w:t>
            </w:r>
          </w:p>
          <w:p w:rsidR="00F623BE" w:rsidRDefault="00F623BE" w:rsidP="00404939">
            <w:pPr>
              <w:jc w:val="both"/>
            </w:pPr>
            <w:r>
              <w:tab/>
            </w:r>
            <w:r>
              <w:tab/>
            </w:r>
            <w:r>
              <w:tab/>
            </w:r>
            <w:r>
              <w:tab/>
            </w:r>
            <w:r>
              <w:tab/>
            </w:r>
            <w:r>
              <w:tab/>
              <w:t>&lt;isset name="editUrl" value="${URLUtils.https('Cart-Show')}" scope="page"/&gt;</w:t>
            </w:r>
          </w:p>
          <w:p w:rsidR="00F623BE" w:rsidRDefault="00F623BE" w:rsidP="00404939">
            <w:pPr>
              <w:jc w:val="both"/>
            </w:pPr>
            <w:r>
              <w:tab/>
            </w:r>
            <w:r>
              <w:tab/>
            </w:r>
            <w:r>
              <w:tab/>
            </w:r>
            <w:r>
              <w:tab/>
            </w:r>
            <w:r>
              <w:tab/>
            </w:r>
            <w:r w:rsidRPr="00404939">
              <w:rPr>
                <w:highlight w:val="yellow"/>
              </w:rPr>
              <w:t xml:space="preserve">&lt;isif condition="${!empty(pdict.Basket)}"&gt; </w:t>
            </w:r>
            <w:r w:rsidRPr="00404939">
              <w:rPr>
                <w:highlight w:val="yellow"/>
              </w:rPr>
              <w:tab/>
              <w:t>&lt;a href="${editUrl}"  class="section-header-note"&gt;${Resource.msg('global.edit','locale',null)}&lt;/a&gt;&lt;/isif&gt;</w:t>
            </w:r>
          </w:p>
          <w:p w:rsidR="00F623BE" w:rsidRDefault="00F623BE" w:rsidP="00404939">
            <w:pPr>
              <w:jc w:val="both"/>
            </w:pPr>
            <w:r>
              <w:tab/>
            </w:r>
            <w:r>
              <w:tab/>
            </w:r>
            <w:r>
              <w:tab/>
            </w:r>
            <w:r>
              <w:tab/>
            </w:r>
            <w:r>
              <w:tab/>
            </w:r>
            <w:r>
              <w:tab/>
              <w:t>${Resource.msg('cart.store.instorepickup','checkout',null)}</w:t>
            </w:r>
          </w:p>
          <w:p w:rsidR="00F623BE" w:rsidRPr="00404939" w:rsidRDefault="00F623BE" w:rsidP="00404939">
            <w:pPr>
              <w:jc w:val="both"/>
              <w:rPr>
                <w:highlight w:val="yellow"/>
              </w:rPr>
            </w:pPr>
            <w:r>
              <w:tab/>
            </w:r>
            <w:r>
              <w:tab/>
            </w:r>
            <w:r>
              <w:tab/>
            </w:r>
            <w:r>
              <w:tab/>
            </w:r>
            <w:r>
              <w:tab/>
            </w:r>
            <w:r w:rsidRPr="00404939">
              <w:rPr>
                <w:highlight w:val="yellow"/>
              </w:rPr>
              <w:t>&lt;iselseif condition="${shipment.shippingAddress != null &amp;&amp; lineCtnr.productLineItems.size() &gt; 0}"/&gt;</w:t>
            </w:r>
          </w:p>
          <w:p w:rsidR="00F623BE" w:rsidRDefault="00F623BE" w:rsidP="00404939">
            <w:pPr>
              <w:jc w:val="both"/>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 &lt;isif condition="${!empty(pdict.Basket)}"&gt; &lt;a href="${editUrl}"  class="section-header-note"&gt;${Resource.msg('global.edit','locale',null)}&lt;/a&gt;&lt;/isif&gt;</w:t>
            </w:r>
          </w:p>
          <w:p w:rsidR="00F623BE" w:rsidRDefault="00F623BE" w:rsidP="00404939">
            <w:pPr>
              <w:jc w:val="both"/>
            </w:pPr>
            <w:r>
              <w:tab/>
            </w:r>
            <w:r>
              <w:tab/>
            </w:r>
            <w:r>
              <w:tab/>
            </w:r>
            <w:r>
              <w:tab/>
            </w:r>
            <w:r>
              <w:tab/>
            </w:r>
            <w:r>
              <w:tab/>
              <w:t>${Resource.msg('minishipments.shippingaddress','checkout',null)}</w:t>
            </w:r>
          </w:p>
          <w:p w:rsidR="00F623BE" w:rsidRDefault="00F623BE" w:rsidP="00404939">
            <w:pPr>
              <w:jc w:val="both"/>
            </w:pPr>
            <w:r>
              <w:tab/>
            </w:r>
            <w:r>
              <w:tab/>
            </w:r>
            <w:r>
              <w:tab/>
            </w:r>
            <w:r>
              <w:tab/>
            </w:r>
            <w:r>
              <w:tab/>
              <w:t>&lt;/isif&gt;</w:t>
            </w:r>
          </w:p>
          <w:p w:rsidR="00301F8E" w:rsidRDefault="00F623BE" w:rsidP="00404939">
            <w:pPr>
              <w:jc w:val="both"/>
            </w:pPr>
            <w:r>
              <w:tab/>
            </w:r>
            <w:r>
              <w:tab/>
            </w:r>
            <w:r>
              <w:tab/>
            </w:r>
            <w:r>
              <w:tab/>
              <w:t>&lt;/h3&gt;</w:t>
            </w:r>
          </w:p>
        </w:tc>
      </w:tr>
    </w:tbl>
    <w:p w:rsidR="00301F8E" w:rsidRDefault="00301F8E" w:rsidP="00404939">
      <w:pPr>
        <w:pStyle w:val="ListParagraph"/>
        <w:spacing w:after="0" w:line="240" w:lineRule="auto"/>
        <w:ind w:left="1440"/>
        <w:jc w:val="both"/>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“minibillinginfo.isml”</w:t>
      </w:r>
    </w:p>
    <w:p w:rsidR="00EE7F39" w:rsidRPr="0030086E" w:rsidRDefault="00EE7F39" w:rsidP="00F9209B">
      <w:pPr>
        <w:pStyle w:val="ListParagraph"/>
        <w:numPr>
          <w:ilvl w:val="0"/>
          <w:numId w:val="58"/>
        </w:numPr>
        <w:spacing w:after="0" w:line="240" w:lineRule="auto"/>
        <w:jc w:val="both"/>
      </w:pPr>
      <w:r>
        <w:t>Replace “</w:t>
      </w:r>
      <w:r w:rsidRPr="00864A58">
        <w:t>billingAddress</w:t>
      </w:r>
      <w:r>
        <w:t>” and “</w:t>
      </w:r>
      <w:r w:rsidRPr="00864A58">
        <w:t>paymentInstruments</w:t>
      </w:r>
      <w:r>
        <w:t xml:space="preserve">” variables set via &lt;isset tag, with below code snippet in </w:t>
      </w:r>
      <w:r w:rsidRPr="00F9209B">
        <w:t>minibillinginfo.isml</w:t>
      </w:r>
      <w:r>
        <w:t xml:space="preserve">. This code snippet determine basket or order whichever available taken as </w:t>
      </w:r>
      <w:r w:rsidR="00BA5C1B">
        <w:t>lineCtntr and</w:t>
      </w:r>
      <w:r>
        <w:t xml:space="preserve"> it determine if the page is summary page or summary page with IFRAME/lightbox</w:t>
      </w:r>
    </w:p>
    <w:tbl>
      <w:tblPr>
        <w:tblStyle w:val="TableGrid"/>
        <w:tblW w:w="0" w:type="auto"/>
        <w:tblLook w:val="04A0" w:firstRow="1" w:lastRow="0" w:firstColumn="1" w:lastColumn="0" w:noHBand="0" w:noVBand="1"/>
      </w:tblPr>
      <w:tblGrid>
        <w:gridCol w:w="9736"/>
      </w:tblGrid>
      <w:tr w:rsidR="00EE7F39" w:rsidTr="00EE7F39">
        <w:tc>
          <w:tcPr>
            <w:tcW w:w="9962" w:type="dxa"/>
          </w:tcPr>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&lt;isif condition="${!empty(pdict.Basket)}"&gt;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highlight w:val="yellow"/>
              </w:rPr>
              <w:t>&lt;isset name="lineCtnr" value="${pdict.Basket}"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name="billingAddress" value="${pdict.Basket.billingAddress}"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rPr>
              <w:t>&lt;isset name="paymentInstruments" value="${pdict.Basket.paymentInstruments}" scope="page"/&gt;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lastRenderedPageBreak/>
              <w:t>&lt;iselseif condition="${!empty(pdict.Order)}"&gt;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name="lineCtnr" value="${pdict.Order}" scope="page"/&gt;</w:t>
            </w:r>
          </w:p>
          <w:p w:rsidR="0055383E" w:rsidRPr="00404939" w:rsidRDefault="0055383E" w:rsidP="00404939">
            <w:pPr>
              <w:autoSpaceDE w:val="0"/>
              <w:autoSpaceDN w:val="0"/>
              <w:adjustRightInd w:val="0"/>
              <w:ind w:left="1080"/>
              <w:rPr>
                <w:rFonts w:ascii="Consolas" w:hAnsi="Consolas" w:cs="Consolas"/>
                <w:sz w:val="20"/>
                <w:szCs w:val="20"/>
                <w:highlight w:val="yellow"/>
              </w:rPr>
            </w:pPr>
            <w:r w:rsidRPr="00404939">
              <w:rPr>
                <w:rFonts w:ascii="Consolas" w:hAnsi="Consolas" w:cs="Consolas"/>
                <w:sz w:val="20"/>
                <w:szCs w:val="20"/>
                <w:highlight w:val="yellow"/>
              </w:rPr>
              <w:t>&lt;isset name="billingAddress" value="${pdict.Order.billingAddress}" scope="page"/&gt;</w:t>
            </w:r>
          </w:p>
          <w:p w:rsidR="0055383E" w:rsidRPr="00404939" w:rsidRDefault="0055383E" w:rsidP="00404939">
            <w:pPr>
              <w:autoSpaceDE w:val="0"/>
              <w:autoSpaceDN w:val="0"/>
              <w:adjustRightInd w:val="0"/>
              <w:ind w:left="1080"/>
              <w:rPr>
                <w:rFonts w:ascii="Consolas" w:hAnsi="Consolas" w:cs="Consolas"/>
                <w:sz w:val="20"/>
                <w:szCs w:val="20"/>
              </w:rPr>
            </w:pPr>
            <w:r w:rsidRPr="00404939">
              <w:rPr>
                <w:rFonts w:ascii="Consolas" w:hAnsi="Consolas" w:cs="Consolas"/>
                <w:sz w:val="20"/>
                <w:szCs w:val="20"/>
                <w:highlight w:val="yellow"/>
              </w:rPr>
              <w:t>&lt;isset name="paymentInstruments" value="${pdict.Order.paymentInstruments}" scope="page"/&gt;</w:t>
            </w:r>
          </w:p>
          <w:p w:rsidR="00EE7F39" w:rsidRPr="00EC3789" w:rsidRDefault="0055383E" w:rsidP="00404939">
            <w:r w:rsidRPr="00404939">
              <w:rPr>
                <w:rFonts w:ascii="Consolas" w:hAnsi="Consolas" w:cs="Consolas"/>
                <w:sz w:val="20"/>
                <w:szCs w:val="20"/>
                <w:highlight w:val="yellow"/>
              </w:rPr>
              <w:t>&lt;/isif&gt;</w:t>
            </w:r>
            <w:r w:rsidRPr="00404939" w:rsidDel="002A3748">
              <w:rPr>
                <w:rFonts w:ascii="Consolas" w:hAnsi="Consolas" w:cs="Consolas"/>
                <w:sz w:val="20"/>
                <w:szCs w:val="20"/>
                <w:highlight w:val="yellow"/>
              </w:rPr>
              <w:t xml:space="preserve"> </w:t>
            </w:r>
          </w:p>
        </w:tc>
      </w:tr>
    </w:tbl>
    <w:p w:rsidR="00EE7F39" w:rsidRDefault="00EE7F39" w:rsidP="00EE7F39">
      <w:pPr>
        <w:autoSpaceDE w:val="0"/>
        <w:autoSpaceDN w:val="0"/>
        <w:adjustRightInd w:val="0"/>
        <w:spacing w:after="0" w:line="240" w:lineRule="auto"/>
        <w:rPr>
          <w:rFonts w:ascii="Consolas" w:hAnsi="Consolas" w:cs="Consolas"/>
          <w:sz w:val="20"/>
          <w:szCs w:val="20"/>
        </w:rPr>
      </w:pPr>
    </w:p>
    <w:p w:rsidR="00BA5C1B" w:rsidRDefault="00BA5C1B" w:rsidP="00404939">
      <w:pPr>
        <w:pStyle w:val="ListParagraph"/>
        <w:numPr>
          <w:ilvl w:val="0"/>
          <w:numId w:val="62"/>
        </w:numPr>
      </w:pPr>
      <w:proofErr w:type="gramStart"/>
      <w:r>
        <w:t>Replace ”</w:t>
      </w:r>
      <w:proofErr w:type="gramEnd"/>
      <w:r w:rsidRPr="00BA5C1B">
        <w:t>&lt;a href="${URLUtils.https('COBilling-Start')}" class="section-header-note"&gt;${Resource.msg('global.edit','locale',null)}&lt;/a&gt;</w:t>
      </w:r>
      <w:r>
        <w:t xml:space="preserve">” with if condition everywhere in file. </w:t>
      </w:r>
      <w:r w:rsidRPr="00BA5C1B">
        <w:t>&lt;isif condition="${!empty(pdict.Basket)}"&gt;    &lt;a href="${URLUtils.https('COBilling-Start')}"  class="section-header-note"&gt;${Resource.msg('global.edit','locale',null)}&lt;/a&gt;&lt;/isif&gt;</w:t>
      </w:r>
    </w:p>
    <w:p w:rsidR="00176F4D" w:rsidRDefault="00176F4D" w:rsidP="00404939">
      <w:pPr>
        <w:pStyle w:val="ListParagraph"/>
        <w:numPr>
          <w:ilvl w:val="0"/>
          <w:numId w:val="62"/>
        </w:numPr>
      </w:pPr>
      <w:r>
        <w:t>Add a selectedPaymentMethodMiniSection as follows</w:t>
      </w:r>
    </w:p>
    <w:p w:rsidR="00176F4D" w:rsidRPr="00F9209B" w:rsidRDefault="00176F4D" w:rsidP="00404939">
      <w:pPr>
        <w:pStyle w:val="ListParagraph"/>
        <w:ind w:left="1440"/>
      </w:pPr>
      <w:r w:rsidRPr="00176F4D">
        <w:t xml:space="preserve">&lt;div </w:t>
      </w:r>
      <w:r w:rsidRPr="00404939">
        <w:rPr>
          <w:highlight w:val="yellow"/>
        </w:rPr>
        <w:t>class="selectedPaymentMethodMiniSection" data-paymentmethodid="${paymentInstr.paymentMethod}"&gt;&lt;isprint value="${</w:t>
      </w:r>
      <w:proofErr w:type="gramStart"/>
      <w:r w:rsidRPr="00404939">
        <w:rPr>
          <w:highlight w:val="yellow"/>
        </w:rPr>
        <w:t>dw.order.PaymentMgr.getPaymentMethod(</w:t>
      </w:r>
      <w:proofErr w:type="gramEnd"/>
      <w:r w:rsidRPr="00404939">
        <w:rPr>
          <w:highlight w:val="yellow"/>
        </w:rPr>
        <w:t>paymentInstr.paymentMethod).name}" /&gt;&lt;/div&gt;</w:t>
      </w:r>
    </w:p>
    <w:p w:rsidR="00EE7F39" w:rsidRPr="00AC7255" w:rsidRDefault="00EE7F39" w:rsidP="00EE7F39">
      <w:pPr>
        <w:pStyle w:val="Heading5"/>
      </w:pPr>
      <w:r>
        <w:t>Update “PaymentMethods.isml”</w:t>
      </w:r>
      <w:r w:rsidRPr="00AC7255">
        <w:rPr>
          <w:rFonts w:ascii="Consolas" w:hAnsi="Consolas" w:cs="Consolas"/>
          <w:sz w:val="20"/>
          <w:szCs w:val="20"/>
        </w:rPr>
        <w:tab/>
      </w:r>
    </w:p>
    <w:p w:rsidR="00EE7F39" w:rsidRDefault="00EE7F39" w:rsidP="00F9209B">
      <w:pPr>
        <w:pStyle w:val="ListParagraph"/>
        <w:numPr>
          <w:ilvl w:val="0"/>
          <w:numId w:val="58"/>
        </w:numPr>
        <w:spacing w:after="0" w:line="240" w:lineRule="auto"/>
        <w:jc w:val="both"/>
      </w:pPr>
      <w:r>
        <w:t xml:space="preserve">Add the below code snippet to </w:t>
      </w:r>
      <w:r w:rsidRPr="00F9209B">
        <w:t>paymentMethods.isml</w:t>
      </w:r>
      <w:r>
        <w:t>, after legend block for displaying the Error Messages in case of a failed transaction.</w:t>
      </w:r>
    </w:p>
    <w:tbl>
      <w:tblPr>
        <w:tblStyle w:val="TableGrid"/>
        <w:tblW w:w="0" w:type="auto"/>
        <w:tblLook w:val="04A0" w:firstRow="1" w:lastRow="0" w:firstColumn="1" w:lastColumn="0" w:noHBand="0" w:noVBand="1"/>
      </w:tblPr>
      <w:tblGrid>
        <w:gridCol w:w="9736"/>
      </w:tblGrid>
      <w:tr w:rsidR="00EE7F39" w:rsidTr="00EE7F39">
        <w:tc>
          <w:tcPr>
            <w:tcW w:w="9962" w:type="dxa"/>
          </w:tcPr>
          <w:p w:rsidR="005B5E7A" w:rsidRPr="00404939" w:rsidRDefault="005B5E7A" w:rsidP="00404939">
            <w:pPr>
              <w:ind w:left="1080"/>
              <w:rPr>
                <w:highlight w:val="yellow"/>
              </w:rPr>
            </w:pPr>
            <w:r w:rsidRPr="00404939">
              <w:rPr>
                <w:highlight w:val="yellow"/>
              </w:rPr>
              <w:t>&lt;isif condition="${pdict.errorMessage != null}"&gt;</w:t>
            </w:r>
          </w:p>
          <w:p w:rsidR="005B5E7A" w:rsidRPr="00404939" w:rsidRDefault="005B5E7A" w:rsidP="00404939">
            <w:pPr>
              <w:ind w:left="1080"/>
              <w:rPr>
                <w:highlight w:val="yellow"/>
              </w:rPr>
            </w:pPr>
            <w:r w:rsidRPr="00404939">
              <w:rPr>
                <w:highlight w:val="yellow"/>
              </w:rPr>
              <w:tab/>
            </w:r>
            <w:r w:rsidRPr="00404939">
              <w:rPr>
                <w:highlight w:val="yellow"/>
              </w:rPr>
              <w:tab/>
            </w:r>
            <w:r w:rsidRPr="00404939">
              <w:rPr>
                <w:highlight w:val="yellow"/>
              </w:rPr>
              <w:tab/>
              <w:t>&lt;div class="error-form"&gt;${pdict.errorMessage}&lt;/div&gt;</w:t>
            </w:r>
          </w:p>
          <w:p w:rsidR="00EE7F39" w:rsidRDefault="005B5E7A" w:rsidP="00404939">
            <w:r w:rsidRPr="00404939">
              <w:rPr>
                <w:highlight w:val="yellow"/>
              </w:rPr>
              <w:tab/>
            </w:r>
            <w:r w:rsidRPr="00404939">
              <w:rPr>
                <w:highlight w:val="yellow"/>
              </w:rPr>
              <w:tab/>
              <w:t>&lt;/isif&gt;</w:t>
            </w:r>
          </w:p>
        </w:tc>
      </w:tr>
    </w:tbl>
    <w:p w:rsidR="00EE7F39" w:rsidRDefault="00EE7F39" w:rsidP="00F9209B">
      <w:pPr>
        <w:pStyle w:val="ListParagraph"/>
        <w:spacing w:after="0" w:line="240" w:lineRule="auto"/>
        <w:ind w:left="1440"/>
        <w:jc w:val="both"/>
        <w:rPr>
          <w:b/>
        </w:rPr>
      </w:pPr>
      <w:r w:rsidRPr="00F9209B">
        <w:rPr>
          <w:b/>
        </w:rPr>
        <w:t>** Merchant shall take responsibility to add this section at the top of the Page of above the Payment Method selection section.</w:t>
      </w:r>
    </w:p>
    <w:p w:rsidR="00EE7F39" w:rsidRDefault="00EE7F39" w:rsidP="006D1514">
      <w:pPr>
        <w:pStyle w:val="ListParagraph"/>
        <w:numPr>
          <w:ilvl w:val="0"/>
          <w:numId w:val="58"/>
        </w:numPr>
        <w:spacing w:after="0" w:line="240" w:lineRule="auto"/>
        <w:jc w:val="both"/>
      </w:pPr>
      <w:r>
        <w:t xml:space="preserve">Replace all payment method specific code snippet like credit card block, Bill me later paypal etc till the closing of &lt;/fieldset&gt; with the </w:t>
      </w:r>
      <w:r w:rsidR="006D1514" w:rsidRPr="006D1514">
        <w:t xml:space="preserve">&lt;div class="payment-method-container"&gt;&lt;/div&gt; </w:t>
      </w:r>
      <w:r>
        <w:t xml:space="preserve">from </w:t>
      </w:r>
      <w:r w:rsidRPr="00F9209B">
        <w:t xml:space="preserve">paymentMethods.isml </w:t>
      </w:r>
      <w:r>
        <w:t>as we have already taken this section inside worldpay cartridge in file named “worldpaypaymentmethods.isml”</w:t>
      </w:r>
    </w:p>
    <w:tbl>
      <w:tblPr>
        <w:tblStyle w:val="TableGrid"/>
        <w:tblW w:w="0" w:type="auto"/>
        <w:tblLook w:val="04A0" w:firstRow="1" w:lastRow="0" w:firstColumn="1" w:lastColumn="0" w:noHBand="0" w:noVBand="1"/>
      </w:tblPr>
      <w:tblGrid>
        <w:gridCol w:w="9736"/>
      </w:tblGrid>
      <w:tr w:rsidR="00EE7F39" w:rsidTr="00EE7F39">
        <w:tc>
          <w:tcPr>
            <w:tcW w:w="9962" w:type="dxa"/>
          </w:tcPr>
          <w:p w:rsidR="006D1514" w:rsidRPr="006D1514" w:rsidRDefault="00EE7F39" w:rsidP="006D1514">
            <w:pPr>
              <w:rPr>
                <w:b/>
              </w:rPr>
            </w:pPr>
            <w:r w:rsidRPr="00AC7255">
              <w:rPr>
                <w:b/>
              </w:rPr>
              <w:tab/>
            </w:r>
            <w:r w:rsidR="006D1514" w:rsidRPr="006D1514">
              <w:rPr>
                <w:b/>
              </w:rPr>
              <w:t>&lt;iscomment&gt;</w:t>
            </w:r>
          </w:p>
          <w:p w:rsidR="006D1514" w:rsidRPr="006D1514" w:rsidRDefault="006D1514" w:rsidP="006D1514">
            <w:pPr>
              <w:rPr>
                <w:b/>
              </w:rPr>
            </w:pPr>
            <w:r w:rsidRPr="006D1514">
              <w:rPr>
                <w:b/>
              </w:rPr>
              <w:tab/>
            </w:r>
            <w:r w:rsidRPr="006D1514">
              <w:rPr>
                <w:b/>
              </w:rPr>
              <w:tab/>
            </w:r>
            <w:r w:rsidRPr="006D1514">
              <w:rPr>
                <w:b/>
              </w:rPr>
              <w:tab/>
              <w:t>Credit card block</w:t>
            </w:r>
          </w:p>
          <w:p w:rsidR="006D1514" w:rsidRPr="006D1514" w:rsidRDefault="006D1514" w:rsidP="006D1514">
            <w:pPr>
              <w:rPr>
                <w:b/>
              </w:rPr>
            </w:pPr>
            <w:r w:rsidRPr="006D1514">
              <w:rPr>
                <w:b/>
              </w:rPr>
              <w:tab/>
            </w:r>
            <w:r w:rsidRPr="006D1514">
              <w:rPr>
                <w:b/>
              </w:rPr>
              <w:tab/>
            </w:r>
            <w:r w:rsidRPr="006D1514">
              <w:rPr>
                <w:b/>
              </w:rPr>
              <w:tab/>
              <w:t>--------------------------------------------------------------</w:t>
            </w:r>
          </w:p>
          <w:p w:rsidR="006D1514" w:rsidRDefault="006D1514" w:rsidP="00EE7F39">
            <w:pPr>
              <w:rPr>
                <w:b/>
              </w:rPr>
            </w:pPr>
            <w:r w:rsidRPr="006D1514">
              <w:rPr>
                <w:b/>
              </w:rPr>
              <w:tab/>
            </w:r>
            <w:r w:rsidRPr="006D1514">
              <w:rPr>
                <w:b/>
              </w:rPr>
              <w:tab/>
              <w:t>&lt;/iscomment&gt;</w:t>
            </w:r>
            <w:r w:rsidRPr="006D1514" w:rsidDel="006D1514">
              <w:rPr>
                <w:b/>
              </w:rPr>
              <w:t xml:space="preserve"> </w:t>
            </w:r>
          </w:p>
          <w:p w:rsidR="00F06262" w:rsidRPr="00404939" w:rsidRDefault="00F06262" w:rsidP="00F06262">
            <w:r w:rsidRPr="00F06262">
              <w:rPr>
                <w:b/>
              </w:rPr>
              <w:tab/>
            </w:r>
            <w:r w:rsidRPr="00F06262">
              <w:rPr>
                <w:b/>
              </w:rPr>
              <w:tab/>
            </w:r>
            <w:r w:rsidRPr="00F06262">
              <w:rPr>
                <w:b/>
              </w:rPr>
              <w:tab/>
            </w:r>
            <w:r w:rsidRPr="00404939">
              <w:t>&lt;iscomment&gt;display select box with stored credit cards if customer is authenticated&lt;/iscomment&gt;</w:t>
            </w:r>
          </w:p>
          <w:p w:rsidR="00F06262" w:rsidRPr="00404939" w:rsidRDefault="00F06262" w:rsidP="00F06262">
            <w:r w:rsidRPr="00404939">
              <w:tab/>
            </w:r>
            <w:r w:rsidRPr="00404939">
              <w:tab/>
            </w:r>
            <w:r w:rsidRPr="00404939">
              <w:tab/>
              <w:t>&lt;isif condition="${pdict.CurrentCustomer.authenticated &amp;&amp; !empty(pdict.ApplicableCreditCards)}"&gt;</w:t>
            </w:r>
          </w:p>
          <w:p w:rsidR="00F06262" w:rsidRPr="00404939" w:rsidRDefault="00F06262" w:rsidP="00F06262"/>
          <w:p w:rsidR="00F06262" w:rsidRPr="00404939" w:rsidRDefault="00F06262" w:rsidP="00F06262">
            <w:r w:rsidRPr="00404939">
              <w:tab/>
            </w:r>
            <w:r w:rsidRPr="00404939">
              <w:tab/>
            </w:r>
            <w:r w:rsidRPr="00404939">
              <w:tab/>
            </w:r>
            <w:r w:rsidRPr="00404939">
              <w:tab/>
              <w:t>&lt;div class="form-row"&gt;</w:t>
            </w:r>
          </w:p>
          <w:p w:rsidR="00F06262" w:rsidRPr="00404939" w:rsidRDefault="00F06262" w:rsidP="00F06262">
            <w:r w:rsidRPr="00404939">
              <w:tab/>
            </w:r>
            <w:r w:rsidRPr="00404939">
              <w:tab/>
            </w:r>
            <w:r w:rsidRPr="00404939">
              <w:tab/>
            </w:r>
            <w:r w:rsidRPr="00404939">
              <w:tab/>
            </w:r>
            <w:r w:rsidRPr="00404939">
              <w:tab/>
              <w:t>&lt;label class="label"&gt;${Resource.msg('billing.selectcreditcard','checkout',null)}&lt;/label&gt;</w:t>
            </w:r>
          </w:p>
          <w:p w:rsidR="00F06262" w:rsidRPr="00404939" w:rsidRDefault="00F06262" w:rsidP="00F06262">
            <w:r w:rsidRPr="00404939">
              <w:tab/>
            </w:r>
            <w:r w:rsidRPr="00404939">
              <w:tab/>
            </w:r>
            <w:r w:rsidRPr="00404939">
              <w:tab/>
            </w:r>
            <w:r w:rsidRPr="00404939">
              <w:tab/>
            </w:r>
            <w:r w:rsidRPr="00404939">
              <w:tab/>
              <w:t>&lt;div class="field-wrapper"&gt;</w:t>
            </w:r>
          </w:p>
          <w:p w:rsidR="00F06262" w:rsidRPr="00404939" w:rsidRDefault="00F06262" w:rsidP="00F06262">
            <w:r w:rsidRPr="00404939">
              <w:tab/>
            </w:r>
            <w:r w:rsidRPr="00404939">
              <w:tab/>
            </w:r>
            <w:r w:rsidRPr="00404939">
              <w:tab/>
            </w:r>
            <w:r w:rsidRPr="00404939">
              <w:tab/>
            </w:r>
            <w:r w:rsidRPr="00404939">
              <w:tab/>
            </w:r>
            <w:r w:rsidRPr="00404939">
              <w:tab/>
              <w:t>&lt;select name="${pdict.CurrentForms.billing.paymentMethods.creditCardList.htmlName}" id="creditCardList" class="input-select"&gt;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&lt;option value="" selected="selected"&gt;${Resource.msg('billing.creditcardlistselect','checkout',null)}&lt;/option&gt;</w:t>
            </w:r>
          </w:p>
          <w:p w:rsidR="00F06262" w:rsidRPr="00404939" w:rsidRDefault="00F06262" w:rsidP="00F06262">
            <w:r w:rsidRPr="00404939">
              <w:lastRenderedPageBreak/>
              <w:tab/>
            </w:r>
            <w:r w:rsidRPr="00404939">
              <w:tab/>
            </w:r>
            <w:r w:rsidRPr="00404939">
              <w:tab/>
            </w:r>
            <w:r w:rsidRPr="00404939">
              <w:tab/>
            </w:r>
            <w:r w:rsidRPr="00404939">
              <w:tab/>
            </w:r>
            <w:r w:rsidRPr="00404939">
              <w:tab/>
            </w:r>
            <w:r w:rsidRPr="00404939">
              <w:tab/>
              <w:t>&lt;isloop items="${pdict.ApplicableCreditCards}" var="creditCardInstr"&gt;</w:t>
            </w:r>
          </w:p>
          <w:p w:rsidR="00F06262" w:rsidRPr="00404939" w:rsidRDefault="00F06262" w:rsidP="00F06262">
            <w:r w:rsidRPr="00404939">
              <w:tab/>
            </w:r>
            <w:r w:rsidRPr="00404939">
              <w:tab/>
            </w:r>
            <w:r w:rsidRPr="00404939">
              <w:tab/>
            </w:r>
            <w:r w:rsidRPr="00404939">
              <w:tab/>
            </w:r>
            <w:r w:rsidRPr="00404939">
              <w:tab/>
            </w:r>
            <w:r w:rsidRPr="00404939">
              <w:tab/>
            </w:r>
            <w:r w:rsidRPr="00404939">
              <w:tab/>
            </w:r>
            <w:r w:rsidRPr="00404939">
              <w:tab/>
              <w:t>&lt;option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&lt;/isloop&gt;</w:t>
            </w:r>
          </w:p>
          <w:p w:rsidR="00F06262" w:rsidRPr="00404939" w:rsidRDefault="00F06262" w:rsidP="00F06262">
            <w:r w:rsidRPr="00404939">
              <w:tab/>
            </w:r>
            <w:r w:rsidRPr="00404939">
              <w:tab/>
            </w:r>
            <w:r w:rsidRPr="00404939">
              <w:tab/>
            </w:r>
            <w:r w:rsidRPr="00404939">
              <w:tab/>
            </w:r>
            <w:r w:rsidRPr="00404939">
              <w:tab/>
            </w:r>
            <w:r w:rsidRPr="00404939">
              <w:tab/>
              <w:t>&lt;/select&gt;</w:t>
            </w:r>
          </w:p>
          <w:p w:rsidR="00F06262" w:rsidRPr="00404939" w:rsidRDefault="00F06262" w:rsidP="00F06262">
            <w:r w:rsidRPr="00404939">
              <w:tab/>
            </w:r>
            <w:r w:rsidRPr="00404939">
              <w:tab/>
            </w:r>
            <w:r w:rsidRPr="00404939">
              <w:tab/>
            </w:r>
            <w:r w:rsidRPr="00404939">
              <w:tab/>
            </w:r>
            <w:r w:rsidRPr="00404939">
              <w:tab/>
              <w:t>&lt;/div&gt;</w:t>
            </w:r>
          </w:p>
          <w:p w:rsidR="00F06262" w:rsidRPr="00404939" w:rsidRDefault="00F06262" w:rsidP="00F06262">
            <w:r w:rsidRPr="00404939">
              <w:tab/>
            </w:r>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r>
            <w:r w:rsidRPr="00404939">
              <w:tab/>
              <w:t>&lt;div class="form-row form-row-button"&gt;</w:t>
            </w:r>
          </w:p>
          <w:p w:rsidR="00F06262" w:rsidRPr="00404939" w:rsidRDefault="00F06262" w:rsidP="00F06262">
            <w:r w:rsidRPr="00404939">
              <w:tab/>
            </w:r>
            <w:r w:rsidRPr="00404939">
              <w:tab/>
            </w:r>
            <w:r w:rsidRPr="00404939">
              <w:tab/>
            </w:r>
            <w:r w:rsidRPr="00404939">
              <w:tab/>
            </w:r>
            <w:r w:rsidRPr="00404939">
              <w:tab/>
              <w:t>&lt;button id="credit-card-select-go" name="${pdict.CurrentForms.billing.creditCardSelect.htmlName}" type="submit" value="Go" class="simple-submit"&gt;Select&lt;/button&gt;</w:t>
            </w:r>
          </w:p>
          <w:p w:rsidR="00F06262" w:rsidRPr="00404939" w:rsidRDefault="00F06262" w:rsidP="00F06262">
            <w:r w:rsidRPr="00404939">
              <w:tab/>
            </w:r>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r>
            <w:r w:rsidRPr="00404939">
              <w:tab/>
              <w:t>&lt;iscomment&gt;</w:t>
            </w:r>
          </w:p>
          <w:p w:rsidR="00F06262" w:rsidRPr="00404939" w:rsidRDefault="00F06262" w:rsidP="00F06262">
            <w:r w:rsidRPr="00404939">
              <w:tab/>
            </w:r>
            <w:r w:rsidRPr="00404939">
              <w:tab/>
            </w:r>
            <w:r w:rsidRPr="00404939">
              <w:tab/>
            </w:r>
            <w:r w:rsidRPr="00404939">
              <w:tab/>
            </w:r>
            <w:r w:rsidRPr="00404939">
              <w:tab/>
              <w:t>&lt;isloop items="${pdict.ApplicableCreditCards}" var="creditCardInstr"&gt;</w:t>
            </w:r>
          </w:p>
          <w:p w:rsidR="00F06262" w:rsidRPr="00404939" w:rsidRDefault="00F06262" w:rsidP="00F06262">
            <w:r w:rsidRPr="00404939">
              <w:tab/>
            </w:r>
            <w:r w:rsidRPr="00404939">
              <w:tab/>
            </w:r>
            <w:r w:rsidRPr="00404939">
              <w:tab/>
            </w:r>
            <w:r w:rsidRPr="00404939">
              <w:tab/>
            </w:r>
            <w:r w:rsidRPr="00404939">
              <w:tab/>
            </w:r>
            <w:r w:rsidRPr="00404939">
              <w:tab/>
              <w:t>&lt;a href="${URLUtils.https('COBilling-UpdateCreditCardSelection', 'creditCardUUID', creditCardInstr.UUID)}"&gt;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value="${creditCardInstr.creditCardType}"/&gt;)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value="${creditCardInstr.maskedCreditCardNumber}"/&gt;</w:t>
            </w:r>
          </w:p>
          <w:p w:rsidR="00F06262" w:rsidRPr="00404939" w:rsidRDefault="00F06262" w:rsidP="00F06262">
            <w:r w:rsidRPr="00404939">
              <w:tab/>
            </w:r>
            <w:r w:rsidRPr="00404939">
              <w:tab/>
            </w:r>
            <w:r w:rsidRPr="00404939">
              <w:tab/>
            </w:r>
            <w:r w:rsidRPr="00404939">
              <w:tab/>
            </w:r>
            <w:r w:rsidRPr="00404939">
              <w:tab/>
            </w:r>
            <w:r w:rsidRPr="00404939">
              <w:tab/>
            </w:r>
            <w:r w:rsidRPr="00404939">
              <w:tab/>
              <w:t>- ${Resource.msg('billing.creditcardlistexp','checkout',null)}</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value="${creditCardInstr.creditCardExpirationMonth}" formatter="00" /&gt;</w:t>
            </w:r>
          </w:p>
          <w:p w:rsidR="00F06262" w:rsidRPr="00404939" w:rsidRDefault="00F06262" w:rsidP="00F06262">
            <w:r w:rsidRPr="00404939">
              <w:tab/>
            </w:r>
            <w:r w:rsidRPr="00404939">
              <w:tab/>
            </w:r>
            <w:r w:rsidRPr="00404939">
              <w:tab/>
            </w:r>
            <w:r w:rsidRPr="00404939">
              <w:tab/>
            </w:r>
            <w:r w:rsidRPr="00404939">
              <w:tab/>
            </w:r>
            <w:r w:rsidRPr="00404939">
              <w:tab/>
            </w:r>
            <w:r w:rsidRPr="00404939">
              <w:tab/>
              <w:t>.&lt;isprint value="${creditCardInstr.creditCardExpirationYear}" formatter="0000" /&gt;</w:t>
            </w:r>
          </w:p>
          <w:p w:rsidR="00F06262" w:rsidRPr="00404939" w:rsidRDefault="00F06262" w:rsidP="00F06262">
            <w:r w:rsidRPr="00404939">
              <w:tab/>
            </w:r>
            <w:r w:rsidRPr="00404939">
              <w:tab/>
            </w:r>
            <w:r w:rsidRPr="00404939">
              <w:tab/>
            </w:r>
            <w:r w:rsidRPr="00404939">
              <w:tab/>
            </w:r>
            <w:r w:rsidRPr="00404939">
              <w:tab/>
            </w:r>
            <w:r w:rsidRPr="00404939">
              <w:tab/>
              <w:t>&lt;/a&gt;</w:t>
            </w:r>
          </w:p>
          <w:p w:rsidR="00F06262" w:rsidRPr="00404939" w:rsidRDefault="00F06262" w:rsidP="00F06262">
            <w:r w:rsidRPr="00404939">
              <w:tab/>
            </w:r>
            <w:r w:rsidRPr="00404939">
              <w:tab/>
            </w:r>
            <w:r w:rsidRPr="00404939">
              <w:tab/>
            </w:r>
            <w:r w:rsidRPr="00404939">
              <w:tab/>
            </w:r>
            <w:r w:rsidRPr="00404939">
              <w:tab/>
              <w:t>&lt;/isloop&gt;</w:t>
            </w:r>
          </w:p>
          <w:p w:rsidR="00F06262" w:rsidRPr="00404939" w:rsidRDefault="00F06262" w:rsidP="00F06262">
            <w:r w:rsidRPr="00404939">
              <w:tab/>
            </w:r>
            <w:r w:rsidRPr="00404939">
              <w:tab/>
            </w:r>
            <w:r w:rsidRPr="00404939">
              <w:tab/>
            </w:r>
            <w:r w:rsidRPr="00404939">
              <w:tab/>
              <w:t>&lt;/iscomment&gt;</w:t>
            </w:r>
          </w:p>
          <w:p w:rsidR="00F06262" w:rsidRPr="00404939" w:rsidRDefault="00F06262" w:rsidP="00F06262"/>
          <w:p w:rsidR="00F06262" w:rsidRPr="00404939" w:rsidRDefault="00F06262" w:rsidP="00F06262">
            <w:r w:rsidRPr="00404939">
              <w:tab/>
            </w:r>
            <w:r w:rsidRPr="00404939">
              <w:tab/>
            </w:r>
            <w:r w:rsidRPr="00404939">
              <w:tab/>
              <w:t>&lt;/isif&gt;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formfield="${pdict.CurrentForms.billing.paymentMethods.creditCard.owner}" type="input"/&gt;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formfield="${pdict.CurrentForms.billing.paymentMethods.creditCard.type}" type="select"/&gt;</w:t>
            </w:r>
          </w:p>
          <w:p w:rsidR="00F06262" w:rsidRPr="00404939" w:rsidRDefault="00F06262" w:rsidP="00F06262"/>
          <w:p w:rsidR="00F06262" w:rsidRPr="00404939" w:rsidRDefault="00F06262" w:rsidP="00F06262">
            <w:r w:rsidRPr="00404939">
              <w:tab/>
            </w:r>
            <w:r w:rsidRPr="00404939">
              <w:tab/>
            </w:r>
            <w:r w:rsidRPr="00404939">
              <w:tab/>
              <w:t>&lt;isinputfield formfield="${pdict.CurrentForms.billing.paymentMethods.creditCard.number}" type="input" dynamicname="true"/&gt;</w:t>
            </w:r>
          </w:p>
          <w:p w:rsidR="00F06262" w:rsidRPr="00404939" w:rsidRDefault="00F06262" w:rsidP="00F06262"/>
          <w:p w:rsidR="00F06262" w:rsidRPr="00404939" w:rsidRDefault="00F06262" w:rsidP="00F06262">
            <w:r w:rsidRPr="00404939">
              <w:lastRenderedPageBreak/>
              <w:tab/>
            </w:r>
            <w:r w:rsidRPr="00404939">
              <w:tab/>
            </w:r>
            <w:r w:rsidRPr="00404939">
              <w:tab/>
              <w:t>&lt;div class="form-row required"&gt;</w:t>
            </w:r>
          </w:p>
          <w:p w:rsidR="00F06262" w:rsidRPr="00404939" w:rsidRDefault="00F06262" w:rsidP="00F06262">
            <w:r w:rsidRPr="00404939">
              <w:tab/>
            </w:r>
            <w:r w:rsidRPr="00404939">
              <w:tab/>
            </w:r>
            <w:r w:rsidRPr="00404939">
              <w:tab/>
            </w:r>
            <w:r w:rsidRPr="00404939">
              <w:tab/>
              <w:t>&lt;label&gt;</w:t>
            </w:r>
          </w:p>
          <w:p w:rsidR="00F06262" w:rsidRPr="00404939" w:rsidRDefault="00F06262" w:rsidP="00F06262">
            <w:r w:rsidRPr="00404939">
              <w:tab/>
            </w:r>
            <w:r w:rsidRPr="00404939">
              <w:tab/>
            </w:r>
            <w:r w:rsidRPr="00404939">
              <w:tab/>
            </w:r>
            <w:r w:rsidRPr="00404939">
              <w:tab/>
            </w:r>
            <w:r w:rsidRPr="00404939">
              <w:tab/>
              <w:t>&lt;span class="required-indicator"&gt;${Resource.msg('billing.requiredindicator','checkout',null)}&lt;/span&gt;</w:t>
            </w:r>
          </w:p>
          <w:p w:rsidR="00F06262" w:rsidRPr="00404939" w:rsidRDefault="00F06262" w:rsidP="00F06262">
            <w:r w:rsidRPr="00404939">
              <w:tab/>
            </w:r>
            <w:r w:rsidRPr="00404939">
              <w:tab/>
            </w:r>
            <w:r w:rsidRPr="00404939">
              <w:tab/>
            </w:r>
            <w:r w:rsidRPr="00404939">
              <w:tab/>
            </w:r>
            <w:r w:rsidRPr="00404939">
              <w:tab/>
              <w:t>&lt;span&gt;${Resource.msg('billing.creditcardlistexpdate', 'checkout', null)}&lt;/span&gt;</w:t>
            </w:r>
          </w:p>
          <w:p w:rsidR="00F06262" w:rsidRPr="00404939" w:rsidRDefault="00F06262" w:rsidP="00F06262">
            <w:r w:rsidRPr="00404939">
              <w:tab/>
            </w:r>
            <w:r w:rsidRPr="00404939">
              <w:tab/>
            </w:r>
            <w:r w:rsidRPr="00404939">
              <w:tab/>
            </w:r>
            <w:r w:rsidRPr="00404939">
              <w:tab/>
              <w:t>&lt;/label&gt;</w:t>
            </w:r>
          </w:p>
          <w:p w:rsidR="00F06262" w:rsidRPr="00404939" w:rsidRDefault="00F06262" w:rsidP="00F06262">
            <w:r w:rsidRPr="00404939">
              <w:tab/>
            </w:r>
            <w:r w:rsidRPr="00404939">
              <w:tab/>
            </w:r>
            <w:r w:rsidRPr="00404939">
              <w:tab/>
            </w:r>
            <w:r w:rsidRPr="00404939">
              <w:tab/>
              <w:t>&lt;isscript&gt;</w:t>
            </w:r>
          </w:p>
          <w:p w:rsidR="00F06262" w:rsidRPr="00404939" w:rsidRDefault="00F06262" w:rsidP="00F06262">
            <w:r w:rsidRPr="00404939">
              <w:tab/>
            </w:r>
            <w:r w:rsidRPr="00404939">
              <w:tab/>
            </w:r>
            <w:r w:rsidRPr="00404939">
              <w:tab/>
            </w:r>
            <w:r w:rsidRPr="00404939">
              <w:tab/>
            </w:r>
            <w:r w:rsidRPr="00404939">
              <w:tab/>
              <w:t>var currentCountry = require('~/cartridge/scripts/util/Countries').getCurrent(pdict);</w:t>
            </w:r>
          </w:p>
          <w:p w:rsidR="00F06262" w:rsidRPr="00404939" w:rsidRDefault="00F06262" w:rsidP="00F06262">
            <w:r w:rsidRPr="00404939">
              <w:tab/>
            </w:r>
            <w:r w:rsidRPr="00404939">
              <w:tab/>
            </w:r>
            <w:r w:rsidRPr="00404939">
              <w:tab/>
            </w:r>
            <w:r w:rsidRPr="00404939">
              <w:tab/>
              <w:t>&lt;/isscript&gt;</w:t>
            </w:r>
          </w:p>
          <w:p w:rsidR="00F06262" w:rsidRPr="00404939" w:rsidRDefault="00F06262" w:rsidP="00F06262"/>
          <w:p w:rsidR="00F06262" w:rsidRPr="00404939" w:rsidRDefault="00F06262" w:rsidP="00F06262">
            <w:r w:rsidRPr="00404939">
              <w:tab/>
            </w:r>
            <w:r w:rsidRPr="00404939">
              <w:tab/>
            </w:r>
            <w:r w:rsidRPr="00404939">
              <w:tab/>
            </w:r>
            <w:r w:rsidRPr="00404939">
              <w:tab/>
              <w:t>&lt;isdynamicform formobject="${pdict.CurrentForms.billing.paymentMethods.creditCard.expiration}" formdata="${currentCountry.dynamicForms.expirationInfo}"/&gt;</w:t>
            </w:r>
          </w:p>
          <w:p w:rsidR="00F06262" w:rsidRPr="00404939" w:rsidRDefault="00F06262" w:rsidP="00F06262"/>
          <w:p w:rsidR="00F06262" w:rsidRPr="00404939" w:rsidRDefault="00F06262" w:rsidP="00F06262">
            <w:r w:rsidRPr="00404939">
              <w:tab/>
            </w:r>
            <w:r w:rsidRPr="00404939">
              <w:tab/>
            </w:r>
            <w:r w:rsidRPr="00404939">
              <w:tab/>
              <w:t>&lt;/div&gt;</w:t>
            </w:r>
          </w:p>
          <w:p w:rsidR="00F06262" w:rsidRPr="00404939" w:rsidRDefault="00F06262" w:rsidP="00F06262"/>
          <w:p w:rsidR="00F06262" w:rsidRPr="00404939" w:rsidRDefault="00F06262" w:rsidP="00F06262">
            <w:r w:rsidRPr="00404939">
              <w:tab/>
            </w:r>
            <w:r w:rsidRPr="00404939">
              <w:tab/>
            </w:r>
            <w:r w:rsidRPr="00404939">
              <w:tab/>
              <w:t>&lt;isscript&gt;</w:t>
            </w:r>
          </w:p>
          <w:p w:rsidR="00F06262" w:rsidRPr="00404939" w:rsidRDefault="00F06262" w:rsidP="00F06262">
            <w:r w:rsidRPr="00404939">
              <w:tab/>
            </w:r>
            <w:r w:rsidRPr="00404939">
              <w:tab/>
            </w:r>
            <w:r w:rsidRPr="00404939">
              <w:tab/>
            </w:r>
            <w:r w:rsidRPr="00404939">
              <w:tab/>
              <w:t>var help = {</w:t>
            </w:r>
          </w:p>
          <w:p w:rsidR="00F06262" w:rsidRPr="00404939" w:rsidRDefault="00F06262" w:rsidP="00F06262">
            <w:r w:rsidRPr="00404939">
              <w:tab/>
            </w:r>
            <w:r w:rsidRPr="00404939">
              <w:tab/>
            </w:r>
            <w:r w:rsidRPr="00404939">
              <w:tab/>
            </w:r>
            <w:r w:rsidRPr="00404939">
              <w:tab/>
            </w:r>
            <w:r w:rsidRPr="00404939">
              <w:tab/>
              <w:t>label: Resource.msg('billing.linkcvn', 'checkout', null),</w:t>
            </w:r>
          </w:p>
          <w:p w:rsidR="00F06262" w:rsidRPr="00404939" w:rsidRDefault="00F06262" w:rsidP="00F06262">
            <w:r w:rsidRPr="00404939">
              <w:tab/>
            </w:r>
            <w:r w:rsidRPr="00404939">
              <w:tab/>
            </w:r>
            <w:r w:rsidRPr="00404939">
              <w:tab/>
            </w:r>
            <w:r w:rsidRPr="00404939">
              <w:tab/>
            </w:r>
            <w:r w:rsidRPr="00404939">
              <w:tab/>
              <w:t>cid: 'checkout-security-code'</w:t>
            </w:r>
          </w:p>
          <w:p w:rsidR="00F06262" w:rsidRPr="00404939" w:rsidRDefault="00F06262" w:rsidP="00F06262">
            <w:r w:rsidRPr="00404939">
              <w:tab/>
            </w:r>
            <w:r w:rsidRPr="00404939">
              <w:tab/>
            </w:r>
            <w:r w:rsidRPr="00404939">
              <w:tab/>
            </w:r>
            <w:r w:rsidRPr="00404939">
              <w:tab/>
              <w:t>};</w:t>
            </w:r>
          </w:p>
          <w:p w:rsidR="00F06262" w:rsidRPr="00404939" w:rsidRDefault="00F06262" w:rsidP="00F06262">
            <w:r w:rsidRPr="00404939">
              <w:tab/>
            </w:r>
            <w:r w:rsidRPr="00404939">
              <w:tab/>
            </w:r>
            <w:r w:rsidRPr="00404939">
              <w:tab/>
              <w:t>&lt;/isscript&gt;</w:t>
            </w:r>
          </w:p>
          <w:p w:rsidR="00F06262" w:rsidRPr="00404939" w:rsidRDefault="00F06262" w:rsidP="00F06262">
            <w:r w:rsidRPr="00404939">
              <w:tab/>
            </w:r>
            <w:r w:rsidRPr="00404939">
              <w:tab/>
            </w:r>
            <w:r w:rsidRPr="00404939">
              <w:tab/>
              <w:t>&lt;isinputfield formfield="${pdict.CurrentForms.billing.paymentMethods.creditCard.cvn}" type="input" rowclass="cvn" dynamicname="true" help="${help}"/&gt;</w:t>
            </w:r>
          </w:p>
          <w:p w:rsidR="00F06262" w:rsidRPr="00404939" w:rsidRDefault="00F06262" w:rsidP="00F06262"/>
          <w:p w:rsidR="00F06262" w:rsidRPr="00404939" w:rsidRDefault="00F06262" w:rsidP="00F06262">
            <w:r w:rsidRPr="00404939">
              <w:tab/>
            </w:r>
            <w:r w:rsidRPr="00404939">
              <w:tab/>
            </w:r>
            <w:r w:rsidRPr="00404939">
              <w:tab/>
              <w:t>&lt;isif condition="${pdict.CurrentCustomer.authenticated}"&gt;</w:t>
            </w:r>
          </w:p>
          <w:p w:rsidR="00F06262" w:rsidRPr="00404939" w:rsidRDefault="00F06262" w:rsidP="00F06262">
            <w:r w:rsidRPr="00404939">
              <w:tab/>
            </w:r>
            <w:r w:rsidRPr="00404939">
              <w:tab/>
            </w:r>
            <w:r w:rsidRPr="00404939">
              <w:tab/>
            </w:r>
            <w:r w:rsidRPr="00404939">
              <w:tab/>
              <w:t>&lt;isinputfield formfield="${pdict.CurrentForms.billing.paymentMethods.creditCard.saveCard}" type="checkbox"/&gt;</w:t>
            </w:r>
          </w:p>
          <w:p w:rsidR="00F06262" w:rsidRPr="00404939" w:rsidRDefault="00F06262" w:rsidP="00F06262">
            <w:r w:rsidRPr="00404939">
              <w:tab/>
            </w:r>
            <w:r w:rsidRPr="00404939">
              <w:tab/>
            </w:r>
            <w:r w:rsidRPr="00404939">
              <w:tab/>
              <w:t>&lt;/isif&gt;</w:t>
            </w:r>
          </w:p>
          <w:p w:rsidR="00F06262" w:rsidRPr="00404939" w:rsidRDefault="00F06262" w:rsidP="00404939">
            <w:pPr>
              <w:tabs>
                <w:tab w:val="left" w:pos="4140"/>
              </w:tabs>
            </w:pPr>
            <w:r>
              <w:tab/>
            </w:r>
          </w:p>
          <w:p w:rsidR="00F44FDC" w:rsidRDefault="00F06262" w:rsidP="00EE7F39">
            <w:r w:rsidRPr="00404939">
              <w:tab/>
            </w:r>
            <w:r w:rsidRPr="00404939">
              <w:tab/>
              <w:t>&lt;/div&gt;</w:t>
            </w:r>
          </w:p>
          <w:p w:rsidR="00F44FDC" w:rsidRDefault="00F44FDC" w:rsidP="00EE7F39"/>
          <w:p w:rsidR="00F44FDC" w:rsidRPr="00404939" w:rsidRDefault="00F44FDC" w:rsidP="00F44FDC">
            <w:r w:rsidRPr="00404939">
              <w:t>&lt;div class="payment-method &lt;isif condition="${!empty(pdict.selectedPaymentID) &amp;&amp; pdict.selectedPaymentID=='PayPal'}"&gt;payment-method-expanded&lt;/isif&gt;" data-method="Custom"&gt;</w:t>
            </w:r>
          </w:p>
          <w:p w:rsidR="00F44FDC" w:rsidRPr="00404939" w:rsidRDefault="00F44FDC" w:rsidP="00F44FDC">
            <w:r w:rsidRPr="00404939">
              <w:tab/>
            </w:r>
            <w:r w:rsidRPr="00404939">
              <w:tab/>
            </w:r>
            <w:r w:rsidRPr="00404939">
              <w:tab/>
            </w:r>
            <w:proofErr w:type="gramStart"/>
            <w:r w:rsidRPr="00404939">
              <w:t>&lt;!--</w:t>
            </w:r>
            <w:proofErr w:type="gramEnd"/>
            <w:r w:rsidRPr="00404939">
              <w:t xml:space="preserve"> Your custom payment method implementation goes here. --&gt;</w:t>
            </w:r>
          </w:p>
          <w:p w:rsidR="00F44FDC" w:rsidRPr="00404939" w:rsidRDefault="00F44FDC" w:rsidP="00F44FDC">
            <w:r w:rsidRPr="00404939">
              <w:tab/>
            </w:r>
            <w:r w:rsidRPr="00404939">
              <w:tab/>
            </w:r>
            <w:r w:rsidRPr="00404939">
              <w:tab/>
              <w:t>${Resource.msg('billing.custompaymentmethod','checkout',null)}</w:t>
            </w:r>
          </w:p>
          <w:p w:rsidR="00EE7F39" w:rsidRDefault="00F44FDC" w:rsidP="00EE7F39">
            <w:pPr>
              <w:rPr>
                <w:b/>
              </w:rPr>
            </w:pPr>
            <w:r w:rsidRPr="00404939">
              <w:tab/>
            </w:r>
            <w:r w:rsidRPr="00404939">
              <w:tab/>
              <w:t>&lt;/div&gt;</w:t>
            </w:r>
          </w:p>
        </w:tc>
      </w:tr>
    </w:tbl>
    <w:p w:rsidR="00EE7F39" w:rsidRPr="00D35B33" w:rsidRDefault="00EE7F39" w:rsidP="00D35B33">
      <w:pPr>
        <w:pStyle w:val="Heading5"/>
        <w:ind w:left="372" w:firstLine="708"/>
        <w:rPr>
          <w:rFonts w:asciiTheme="minorHAnsi" w:hAnsiTheme="minorHAnsi"/>
        </w:rPr>
      </w:pPr>
      <w:r w:rsidRPr="00D35B33">
        <w:rPr>
          <w:rFonts w:asciiTheme="minorHAnsi" w:hAnsiTheme="minorHAnsi"/>
        </w:rPr>
        <w:lastRenderedPageBreak/>
        <w:t>Update “creditcardjson.isml”</w:t>
      </w:r>
      <w:r w:rsidRPr="00D35B33">
        <w:rPr>
          <w:rFonts w:asciiTheme="minorHAnsi" w:hAnsiTheme="minorHAnsi"/>
        </w:rPr>
        <w:tab/>
      </w:r>
    </w:p>
    <w:p w:rsidR="00EE7F39" w:rsidRDefault="00EE7F39" w:rsidP="00F9209B">
      <w:pPr>
        <w:pStyle w:val="ListParagraph"/>
        <w:numPr>
          <w:ilvl w:val="0"/>
          <w:numId w:val="58"/>
        </w:numPr>
        <w:spacing w:after="0" w:line="240" w:lineRule="auto"/>
        <w:jc w:val="both"/>
      </w:pPr>
      <w:r>
        <w:t xml:space="preserve">Add below code snippet to creditcardjson.isml file </w:t>
      </w:r>
    </w:p>
    <w:tbl>
      <w:tblPr>
        <w:tblStyle w:val="TableGrid"/>
        <w:tblW w:w="0" w:type="auto"/>
        <w:tblLook w:val="04A0" w:firstRow="1" w:lastRow="0" w:firstColumn="1" w:lastColumn="0" w:noHBand="0" w:noVBand="1"/>
      </w:tblPr>
      <w:tblGrid>
        <w:gridCol w:w="9736"/>
      </w:tblGrid>
      <w:tr w:rsidR="00EE7F39" w:rsidTr="00EE7F39">
        <w:tc>
          <w:tcPr>
            <w:tcW w:w="9962" w:type="dxa"/>
          </w:tcPr>
          <w:p w:rsidR="000D225D" w:rsidRDefault="000D225D" w:rsidP="00404939">
            <w:pPr>
              <w:ind w:left="1080"/>
            </w:pPr>
            <w:r>
              <w:t>&lt;isscript&gt;</w:t>
            </w:r>
          </w:p>
          <w:p w:rsidR="000D225D" w:rsidRDefault="000D225D" w:rsidP="00404939">
            <w:pPr>
              <w:ind w:left="1080"/>
            </w:pPr>
            <w:r>
              <w:tab/>
              <w:t>var cc = {</w:t>
            </w:r>
            <w:r>
              <w:tab/>
            </w:r>
            <w:r>
              <w:tab/>
            </w:r>
          </w:p>
          <w:p w:rsidR="000D225D" w:rsidRDefault="000D225D" w:rsidP="00404939">
            <w:pPr>
              <w:ind w:left="1080"/>
            </w:pPr>
            <w:r>
              <w:tab/>
            </w:r>
            <w:r>
              <w:tab/>
              <w:t>maskedNumber:pdict.SelectedCreditCard.maskedCreditCardNumber,</w:t>
            </w:r>
          </w:p>
          <w:p w:rsidR="000D225D" w:rsidRDefault="000D225D" w:rsidP="00404939">
            <w:pPr>
              <w:ind w:left="1080"/>
            </w:pPr>
            <w:r>
              <w:tab/>
            </w:r>
            <w:r>
              <w:tab/>
              <w:t>holder:pdict.SelectedCreditCard.creditCardHolder,</w:t>
            </w:r>
          </w:p>
          <w:p w:rsidR="000D225D" w:rsidRDefault="000D225D" w:rsidP="00404939">
            <w:pPr>
              <w:ind w:left="1080"/>
            </w:pPr>
            <w:r>
              <w:tab/>
            </w:r>
            <w:r>
              <w:tab/>
              <w:t>type:pdict.SelectedCreditCard.creditCardType,</w:t>
            </w:r>
          </w:p>
          <w:p w:rsidR="000D225D" w:rsidRDefault="000D225D" w:rsidP="00404939">
            <w:pPr>
              <w:ind w:left="1080"/>
            </w:pPr>
            <w:r>
              <w:tab/>
            </w:r>
            <w:r>
              <w:tab/>
              <w:t>expirationMonth:pdict.SelectedCreditCard.creditCardExpirationMonth,</w:t>
            </w:r>
          </w:p>
          <w:p w:rsidR="000D225D" w:rsidRPr="00404939" w:rsidRDefault="000D225D" w:rsidP="00404939">
            <w:pPr>
              <w:ind w:left="1080"/>
              <w:rPr>
                <w:highlight w:val="yellow"/>
              </w:rPr>
            </w:pPr>
            <w:r>
              <w:tab/>
            </w:r>
            <w:r>
              <w:tab/>
            </w:r>
            <w:r w:rsidRPr="00404939">
              <w:rPr>
                <w:highlight w:val="yellow"/>
              </w:rPr>
              <w:t>expirationYear:pdict.SelectedCreditCard.creditCardExpirationYear,</w:t>
            </w:r>
          </w:p>
          <w:p w:rsidR="000D225D" w:rsidRDefault="000D225D" w:rsidP="00404939">
            <w:pPr>
              <w:ind w:left="1080"/>
            </w:pPr>
            <w:r w:rsidRPr="00404939">
              <w:rPr>
                <w:highlight w:val="yellow"/>
              </w:rPr>
              <w:lastRenderedPageBreak/>
              <w:tab/>
            </w:r>
            <w:r w:rsidRPr="00404939">
              <w:rPr>
                <w:highlight w:val="yellow"/>
              </w:rPr>
              <w:tab/>
              <w:t>showCvvField:dw.system.Site.getCurrent().getCustomPreferenceValue('WorldpayEnableTokenization') &amp;&amp; !empty(pdict.SelectedCreditCard.creditCardToken) &amp;&amp; dw.system.Site.getCurrent().getCustomPreferenceValue('WorldpayDisableCVV')</w:t>
            </w:r>
            <w:r>
              <w:tab/>
            </w:r>
            <w:r>
              <w:tab/>
            </w:r>
          </w:p>
          <w:p w:rsidR="000D225D" w:rsidRDefault="000D225D" w:rsidP="00404939">
            <w:pPr>
              <w:ind w:left="1080"/>
            </w:pPr>
            <w:r>
              <w:tab/>
              <w:t>}</w:t>
            </w:r>
          </w:p>
          <w:p w:rsidR="000D225D" w:rsidRDefault="000D225D" w:rsidP="00404939">
            <w:pPr>
              <w:ind w:left="1080"/>
            </w:pPr>
            <w:r>
              <w:tab/>
              <w:t>var json = JSON.stringify(cc);</w:t>
            </w:r>
            <w:r>
              <w:tab/>
            </w:r>
          </w:p>
          <w:p w:rsidR="00EE7F39" w:rsidRPr="00B12811" w:rsidRDefault="000D225D" w:rsidP="00404939">
            <w:pPr>
              <w:rPr>
                <w:highlight w:val="yellow"/>
              </w:rPr>
            </w:pPr>
            <w:r>
              <w:t>&lt;/isscript&gt;</w:t>
            </w:r>
            <w:r w:rsidDel="00892F57">
              <w:t xml:space="preserve"> </w:t>
            </w:r>
          </w:p>
        </w:tc>
      </w:tr>
    </w:tbl>
    <w:p w:rsidR="00EE7F39" w:rsidRDefault="00EE7F39" w:rsidP="00EE7F39"/>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“ReportCheckout.isml”</w:t>
      </w:r>
      <w:r w:rsidRPr="00D35B33">
        <w:rPr>
          <w:rFonts w:asciiTheme="minorHAnsi" w:hAnsiTheme="minorHAnsi"/>
        </w:rPr>
        <w:tab/>
      </w:r>
    </w:p>
    <w:p w:rsidR="00EE7F39" w:rsidRDefault="00EE7F39" w:rsidP="00F9209B">
      <w:pPr>
        <w:ind w:left="372" w:firstLine="708"/>
      </w:pPr>
      <w:r>
        <w:t>Add below code snippet to ReportCheckout.isml file for tracking</w:t>
      </w:r>
    </w:p>
    <w:p w:rsidR="00EE7F39" w:rsidRPr="00F9209B" w:rsidRDefault="00EE7F39" w:rsidP="00F9209B">
      <w:pPr>
        <w:pStyle w:val="ListParagraph"/>
        <w:numPr>
          <w:ilvl w:val="0"/>
          <w:numId w:val="58"/>
        </w:numPr>
        <w:spacing w:after="0" w:line="240" w:lineRule="auto"/>
        <w:jc w:val="both"/>
      </w:pPr>
      <w:r w:rsidRPr="00F9209B">
        <w:t>Replace “pdict.Basket” with “LineCntr” at two places and check for LineCntr for null</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pPr>
              <w:rPr>
                <w:rFonts w:ascii="Consolas" w:hAnsi="Consolas" w:cs="Consolas"/>
                <w:color w:val="000000"/>
                <w:sz w:val="20"/>
                <w:szCs w:val="20"/>
              </w:rPr>
            </w:pPr>
            <w:r w:rsidRPr="00BA3C00">
              <w:rPr>
                <w:rFonts w:ascii="Consolas" w:hAnsi="Consolas" w:cs="Consolas"/>
                <w:color w:val="000000"/>
                <w:sz w:val="20"/>
                <w:szCs w:val="20"/>
              </w:rPr>
              <w:t xml:space="preserve">                </w:t>
            </w:r>
            <w:r w:rsidR="008046A2" w:rsidRPr="00404939">
              <w:rPr>
                <w:rFonts w:ascii="Consolas" w:hAnsi="Consolas" w:cs="Consolas"/>
                <w:color w:val="000000"/>
                <w:sz w:val="20"/>
                <w:szCs w:val="20"/>
                <w:highlight w:val="yellow"/>
              </w:rPr>
              <w:t>'BasketID',</w:t>
            </w:r>
            <w:r w:rsidR="008046A2" w:rsidRPr="00404939">
              <w:rPr>
                <w:rFonts w:ascii="Consolas" w:hAnsi="Consolas" w:cs="Consolas"/>
                <w:color w:val="000000"/>
                <w:sz w:val="20"/>
                <w:szCs w:val="20"/>
                <w:highlight w:val="yellow"/>
              </w:rPr>
              <w:tab/>
            </w:r>
            <w:proofErr w:type="gramStart"/>
            <w:r w:rsidR="008046A2" w:rsidRPr="00404939">
              <w:rPr>
                <w:rFonts w:ascii="Consolas" w:hAnsi="Consolas" w:cs="Consolas"/>
                <w:color w:val="000000"/>
                <w:sz w:val="20"/>
                <w:szCs w:val="20"/>
                <w:highlight w:val="yellow"/>
              </w:rPr>
              <w:t>LineCntr !</w:t>
            </w:r>
            <w:proofErr w:type="gramEnd"/>
            <w:r w:rsidR="008046A2" w:rsidRPr="00404939">
              <w:rPr>
                <w:rFonts w:ascii="Consolas" w:hAnsi="Consolas" w:cs="Consolas"/>
                <w:color w:val="000000"/>
                <w:sz w:val="20"/>
                <w:szCs w:val="20"/>
                <w:highlight w:val="yellow"/>
              </w:rPr>
              <w:t>= null ? LineCntr.UUID:null,</w:t>
            </w:r>
            <w:r w:rsidR="008046A2" w:rsidRPr="00272029" w:rsidDel="007A03E7">
              <w:rPr>
                <w:rFonts w:ascii="Consolas" w:hAnsi="Consolas" w:cs="Consolas"/>
                <w:color w:val="000000"/>
                <w:sz w:val="20"/>
                <w:szCs w:val="20"/>
                <w:highlight w:val="yellow"/>
              </w:rPr>
              <w:t xml:space="preserve"> </w:t>
            </w:r>
          </w:p>
        </w:tc>
      </w:tr>
    </w:tbl>
    <w:p w:rsidR="00EE7F39" w:rsidRPr="00BA3C00" w:rsidRDefault="00EE7F39" w:rsidP="00EE7F39">
      <w:pPr>
        <w:rPr>
          <w:rFonts w:ascii="Consolas" w:hAnsi="Consolas" w:cs="Consolas"/>
          <w:color w:val="000000"/>
          <w:sz w:val="20"/>
          <w:szCs w:val="20"/>
        </w:rPr>
      </w:pPr>
      <w:r w:rsidRPr="00BA3C00">
        <w:rPr>
          <w:rFonts w:ascii="Consolas" w:hAnsi="Consolas" w:cs="Consolas"/>
          <w:color w:val="000000"/>
          <w:sz w:val="20"/>
          <w:szCs w:val="20"/>
        </w:rPr>
        <w:t xml:space="preserve"> </w:t>
      </w:r>
    </w:p>
    <w:p w:rsidR="00EE7F39" w:rsidRPr="00F9209B" w:rsidRDefault="00EE7F39" w:rsidP="00F9209B">
      <w:pPr>
        <w:pStyle w:val="ListParagraph"/>
        <w:numPr>
          <w:ilvl w:val="0"/>
          <w:numId w:val="58"/>
        </w:numPr>
        <w:spacing w:after="0" w:line="240" w:lineRule="auto"/>
        <w:jc w:val="both"/>
      </w:pPr>
      <w:r w:rsidRPr="00F9209B">
        <w:t>Add below code snippet after &lt;isset&gt; variable declared in file ReportCheckout.isml. This will help in ensuring checkout tracking of new page displayed for IFRAME/lightbox in redirect flow</w:t>
      </w:r>
    </w:p>
    <w:tbl>
      <w:tblPr>
        <w:tblStyle w:val="TableGrid"/>
        <w:tblW w:w="0" w:type="auto"/>
        <w:tblLook w:val="04A0" w:firstRow="1" w:lastRow="0" w:firstColumn="1" w:lastColumn="0" w:noHBand="0" w:noVBand="1"/>
      </w:tblPr>
      <w:tblGrid>
        <w:gridCol w:w="9736"/>
      </w:tblGrid>
      <w:tr w:rsidR="00EE7F39" w:rsidTr="00EE7F39">
        <w:tc>
          <w:tcPr>
            <w:tcW w:w="9962" w:type="dxa"/>
          </w:tcPr>
          <w:p w:rsidR="008046A2" w:rsidRDefault="008046A2" w:rsidP="00404939">
            <w:pPr>
              <w:ind w:left="1080"/>
            </w:pPr>
            <w:r>
              <w:t>&lt;isset name="checkoutstep" value="${pdict.checkoutstep}" scope="page"/&gt;</w:t>
            </w:r>
          </w:p>
          <w:p w:rsidR="008046A2" w:rsidRDefault="008046A2" w:rsidP="00404939">
            <w:pPr>
              <w:ind w:left="1080"/>
            </w:pPr>
            <w:r>
              <w:t>&lt;isset name="checkoutname" value="${pdict.checkoutname}" scope="page"/&gt;</w:t>
            </w:r>
          </w:p>
          <w:p w:rsidR="008046A2" w:rsidRPr="00404939" w:rsidRDefault="008046A2" w:rsidP="00404939">
            <w:pPr>
              <w:ind w:left="1080"/>
              <w:rPr>
                <w:highlight w:val="yellow"/>
              </w:rPr>
            </w:pPr>
            <w:r w:rsidRPr="00404939">
              <w:rPr>
                <w:highlight w:val="yellow"/>
              </w:rPr>
              <w:t>&lt;isset name="LineCntr" value="${pdict.Basket}" scope="page"/&gt;</w:t>
            </w:r>
          </w:p>
          <w:p w:rsidR="008046A2" w:rsidRPr="00404939" w:rsidRDefault="008046A2" w:rsidP="00404939">
            <w:pPr>
              <w:ind w:left="1080"/>
              <w:rPr>
                <w:highlight w:val="yellow"/>
              </w:rPr>
            </w:pPr>
            <w:r w:rsidRPr="00404939">
              <w:rPr>
                <w:highlight w:val="yellow"/>
              </w:rPr>
              <w:t>&lt;isif condition="${empty(pdict.Basket) &amp;&amp; !empty(pdict.Order)}"&gt;</w:t>
            </w:r>
          </w:p>
          <w:p w:rsidR="008046A2" w:rsidRPr="00404939" w:rsidRDefault="008046A2" w:rsidP="00404939">
            <w:pPr>
              <w:ind w:left="1080"/>
              <w:rPr>
                <w:highlight w:val="yellow"/>
              </w:rPr>
            </w:pPr>
            <w:r w:rsidRPr="00404939">
              <w:rPr>
                <w:highlight w:val="yellow"/>
              </w:rPr>
              <w:t>&lt;isset name="LineCntr" value="${pdict.Order}" scope="page"/&gt;</w:t>
            </w:r>
          </w:p>
          <w:p w:rsidR="00EE7F39" w:rsidRPr="00BA3C00" w:rsidRDefault="008046A2" w:rsidP="00404939">
            <w:pPr>
              <w:rPr>
                <w:highlight w:val="yellow"/>
              </w:rPr>
            </w:pPr>
            <w:r w:rsidRPr="00404939">
              <w:rPr>
                <w:highlight w:val="yellow"/>
              </w:rPr>
              <w:t>&lt;/isif&gt;</w:t>
            </w:r>
            <w:r w:rsidRPr="00272029" w:rsidDel="00C414A5">
              <w:rPr>
                <w:highlight w:val="yellow"/>
              </w:rPr>
              <w:t xml:space="preserve"> </w:t>
            </w:r>
          </w:p>
        </w:tc>
      </w:tr>
    </w:tbl>
    <w:p w:rsidR="00EE7F39" w:rsidRPr="00A562CD" w:rsidRDefault="00EE7F39" w:rsidP="00EE7F39">
      <w:pPr>
        <w:rPr>
          <w:b/>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 xml:space="preserve">Update “style.css/_checkout.scss” </w:t>
      </w:r>
    </w:p>
    <w:p w:rsidR="00EE7F39" w:rsidRPr="00F9209B" w:rsidRDefault="00EE7F39" w:rsidP="00F9209B">
      <w:pPr>
        <w:pStyle w:val="ListParagraph"/>
        <w:numPr>
          <w:ilvl w:val="0"/>
          <w:numId w:val="58"/>
        </w:numPr>
        <w:spacing w:after="0" w:line="240" w:lineRule="auto"/>
        <w:jc w:val="both"/>
      </w:pPr>
      <w:r w:rsidRPr="00F9209B">
        <w:t>Update style.css or ideally in file _checkout.scss in order to make lightbox center align on page add below css in file _checkout.scss which gets compiled to style.css</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lightbox center align */</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div#custom-html #wp-cl-lightbox {margin: 0 !important; left: 8.5%; top: 25%;}</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div#wp-cl {    text-align: center;}</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/*ipad*/</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 xml:space="preserve">@media screen and (min-width:768px) and (max-width: 959px) </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w:t>
            </w:r>
          </w:p>
          <w:p w:rsidR="00EE7F39" w:rsidRPr="00401B29" w:rsidRDefault="00EE7F39" w:rsidP="00EE7F39">
            <w:pPr>
              <w:autoSpaceDE w:val="0"/>
              <w:autoSpaceDN w:val="0"/>
              <w:adjustRightInd w:val="0"/>
              <w:ind w:left="360"/>
              <w:rPr>
                <w:rFonts w:ascii="Consolas" w:hAnsi="Consolas" w:cs="Consolas"/>
                <w:sz w:val="20"/>
                <w:szCs w:val="20"/>
                <w:highlight w:val="yellow"/>
              </w:rPr>
            </w:pPr>
            <w:r w:rsidRPr="00401B29">
              <w:rPr>
                <w:rFonts w:ascii="Consolas" w:hAnsi="Consolas" w:cs="Consolas"/>
                <w:sz w:val="20"/>
                <w:szCs w:val="20"/>
                <w:highlight w:val="yellow"/>
              </w:rPr>
              <w:tab/>
              <w:t>div#custom-html #wp-cl-lightbox {left: 20%;    top: 20%;position: fixed; width:60% !important;}</w:t>
            </w:r>
          </w:p>
          <w:p w:rsidR="00EE7F39" w:rsidRPr="005678AB" w:rsidRDefault="00EE7F39" w:rsidP="00EE7F39">
            <w:pPr>
              <w:autoSpaceDE w:val="0"/>
              <w:autoSpaceDN w:val="0"/>
              <w:adjustRightInd w:val="0"/>
              <w:ind w:left="360"/>
              <w:rPr>
                <w:rFonts w:ascii="Consolas" w:hAnsi="Consolas" w:cs="Consolas"/>
                <w:sz w:val="20"/>
                <w:szCs w:val="20"/>
              </w:rPr>
            </w:pPr>
            <w:r w:rsidRPr="00401B29">
              <w:rPr>
                <w:rFonts w:ascii="Consolas" w:hAnsi="Consolas" w:cs="Consolas"/>
                <w:sz w:val="20"/>
                <w:szCs w:val="20"/>
                <w:highlight w:val="yellow"/>
              </w:rPr>
              <w:t>}</w:t>
            </w:r>
          </w:p>
        </w:tc>
      </w:tr>
    </w:tbl>
    <w:p w:rsidR="00EE7F39" w:rsidRDefault="00EE7F39" w:rsidP="00EE7F39"/>
    <w:p w:rsidR="00EE7F39" w:rsidRPr="00A6289D" w:rsidRDefault="00EE7F39" w:rsidP="00F9209B">
      <w:pPr>
        <w:pStyle w:val="Heading4"/>
        <w:ind w:left="372" w:firstLine="708"/>
        <w:rPr>
          <w:rFonts w:asciiTheme="minorHAnsi" w:hAnsiTheme="minorHAnsi"/>
          <w:i w:val="0"/>
          <w:sz w:val="32"/>
          <w:szCs w:val="32"/>
          <w:u w:val="single"/>
        </w:rPr>
      </w:pPr>
      <w:bookmarkStart w:id="256" w:name="_Toc405997371"/>
      <w:r w:rsidRPr="00A6289D">
        <w:rPr>
          <w:rFonts w:asciiTheme="minorHAnsi" w:hAnsiTheme="minorHAnsi"/>
          <w:i w:val="0"/>
          <w:sz w:val="32"/>
          <w:szCs w:val="32"/>
          <w:u w:val="single"/>
        </w:rPr>
        <w:t>APM specific changes</w:t>
      </w:r>
    </w:p>
    <w:bookmarkEnd w:id="256"/>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Credit Card Redirect</w:t>
      </w:r>
    </w:p>
    <w:p w:rsidR="00EE7F39" w:rsidRPr="00A6289D" w:rsidRDefault="00EE7F39" w:rsidP="00F9209B">
      <w:pPr>
        <w:pStyle w:val="Heading6"/>
        <w:ind w:left="372" w:firstLine="708"/>
        <w:rPr>
          <w:i w:val="0"/>
          <w:color w:val="000000" w:themeColor="text1"/>
          <w:sz w:val="24"/>
          <w:szCs w:val="24"/>
        </w:rPr>
      </w:pPr>
      <w:r w:rsidRPr="00A6289D">
        <w:rPr>
          <w:i w:val="0"/>
          <w:color w:val="000000" w:themeColor="text1"/>
          <w:sz w:val="24"/>
          <w:szCs w:val="24"/>
        </w:rPr>
        <w:t>Update “billing.xml”</w:t>
      </w:r>
    </w:p>
    <w:p w:rsidR="00EE7F39" w:rsidRDefault="00EE7F39" w:rsidP="00F9209B">
      <w:pPr>
        <w:pStyle w:val="ListParagraph"/>
        <w:numPr>
          <w:ilvl w:val="0"/>
          <w:numId w:val="58"/>
        </w:numPr>
        <w:spacing w:after="0" w:line="240" w:lineRule="auto"/>
        <w:jc w:val="both"/>
      </w:pPr>
      <w:r>
        <w:t xml:space="preserve">Add below code snippet in </w:t>
      </w:r>
      <w:r w:rsidRPr="00F9209B">
        <w:t>billing.xml</w:t>
      </w:r>
      <w:r>
        <w:t xml:space="preserve"> Form inside form group “paymentMethods”</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r>
              <w:t>&lt;group formid="paymentMethods"&gt;</w:t>
            </w:r>
          </w:p>
          <w:p w:rsidR="00EE7F39" w:rsidRDefault="00EE7F39" w:rsidP="00EE7F39">
            <w:r>
              <w:tab/>
            </w:r>
            <w:r>
              <w:tab/>
            </w:r>
            <w:r w:rsidRPr="00030142">
              <w:rPr>
                <w:highlight w:val="yellow"/>
              </w:rPr>
              <w:t>&lt;field formid="cards" type="string" mandatory="false" binding="cards"&gt;&lt;/field&gt;</w:t>
            </w:r>
          </w:p>
        </w:tc>
      </w:tr>
    </w:tbl>
    <w:p w:rsidR="00EE7F39" w:rsidRDefault="00EE7F39" w:rsidP="00EE7F39">
      <w:pPr>
        <w:rPr>
          <w:rFonts w:ascii="Trebuchet MS" w:eastAsiaTheme="majorEastAsia" w:hAnsi="Trebuchet MS" w:cstheme="majorBidi"/>
          <w:b/>
          <w:bCs/>
          <w:i/>
          <w:color w:val="595959" w:themeColor="text1" w:themeTint="A6"/>
          <w:sz w:val="20"/>
          <w:szCs w:val="20"/>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IDEAL Forms</w:t>
      </w:r>
    </w:p>
    <w:p w:rsidR="00EE7F39" w:rsidRPr="00A6289D" w:rsidRDefault="00EE7F39" w:rsidP="00F9209B">
      <w:pPr>
        <w:pStyle w:val="Heading6"/>
        <w:ind w:left="372" w:firstLine="708"/>
        <w:rPr>
          <w:i w:val="0"/>
          <w:color w:val="000000" w:themeColor="text1"/>
          <w:sz w:val="24"/>
          <w:szCs w:val="24"/>
        </w:rPr>
      </w:pPr>
      <w:r>
        <w:rPr>
          <w:i w:val="0"/>
          <w:color w:val="000000" w:themeColor="text1"/>
          <w:sz w:val="24"/>
          <w:szCs w:val="24"/>
        </w:rPr>
        <w:lastRenderedPageBreak/>
        <w:t>Update “</w:t>
      </w:r>
      <w:r w:rsidRPr="00A6289D">
        <w:rPr>
          <w:i w:val="0"/>
          <w:color w:val="000000" w:themeColor="text1"/>
          <w:sz w:val="24"/>
          <w:szCs w:val="24"/>
        </w:rPr>
        <w:t>billing.xml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the below code snippet in </w:t>
      </w:r>
      <w:r w:rsidRPr="00F9209B">
        <w:t>billing.xml</w:t>
      </w:r>
      <w:r>
        <w:t xml:space="preserve"> within the group with formid=”paymentMethods" </w:t>
      </w:r>
    </w:p>
    <w:tbl>
      <w:tblPr>
        <w:tblStyle w:val="TableGrid"/>
        <w:tblW w:w="0" w:type="auto"/>
        <w:tblLook w:val="04A0" w:firstRow="1" w:lastRow="0" w:firstColumn="1" w:lastColumn="0" w:noHBand="0" w:noVBand="1"/>
      </w:tblPr>
      <w:tblGrid>
        <w:gridCol w:w="9736"/>
      </w:tblGrid>
      <w:tr w:rsidR="00EE7F39" w:rsidTr="00EE7F39">
        <w:tc>
          <w:tcPr>
            <w:tcW w:w="9962" w:type="dxa"/>
          </w:tcPr>
          <w:p w:rsidR="00EE7F39" w:rsidRDefault="00EE7F39" w:rsidP="00EE7F39">
            <w:r>
              <w:t>&lt;group formid="paymentMethods"&gt;</w:t>
            </w:r>
          </w:p>
          <w:p w:rsidR="00EE7F39" w:rsidRDefault="00EE7F39" w:rsidP="00EE7F39">
            <w:r>
              <w:tab/>
            </w:r>
            <w:r>
              <w:tab/>
            </w:r>
            <w:r w:rsidR="005A055E" w:rsidRPr="00404939">
              <w:rPr>
                <w:highlight w:val="yellow"/>
              </w:rPr>
              <w:t>&lt;include formid="idealFields" name="ideal"/&gt;</w:t>
            </w:r>
          </w:p>
        </w:tc>
      </w:tr>
    </w:tbl>
    <w:p w:rsidR="00EE7F39" w:rsidRDefault="00EE7F39" w:rsidP="00EE7F39">
      <w:pPr>
        <w:ind w:left="1044"/>
        <w:rPr>
          <w:rFonts w:ascii="Consolas" w:hAnsi="Consolas" w:cs="Consolas"/>
          <w:sz w:val="16"/>
          <w:szCs w:val="16"/>
        </w:rPr>
      </w:pP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GiroPay Forms</w:t>
      </w:r>
    </w:p>
    <w:p w:rsidR="00EE7F39" w:rsidRPr="00734A3A" w:rsidRDefault="00EE7F39" w:rsidP="00F9209B">
      <w:pPr>
        <w:pStyle w:val="Heading6"/>
        <w:ind w:left="708" w:firstLine="372"/>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billing.xml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the below code snippet in </w:t>
      </w:r>
      <w:r w:rsidRPr="00F9209B">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736"/>
      </w:tblGrid>
      <w:tr w:rsidR="00EE7F39" w:rsidTr="00EC7C37">
        <w:tc>
          <w:tcPr>
            <w:tcW w:w="9736" w:type="dxa"/>
          </w:tcPr>
          <w:p w:rsidR="00EE7F39" w:rsidRPr="00FD45E2" w:rsidRDefault="00EE7F39" w:rsidP="00EE7F39">
            <w:r>
              <w:t>&lt;group formid="paymentMethods"&gt;</w:t>
            </w:r>
          </w:p>
          <w:p w:rsidR="00EE7F39" w:rsidRDefault="00A97AE0" w:rsidP="00EE7F39">
            <w:r w:rsidRPr="00404939">
              <w:rPr>
                <w:highlight w:val="yellow"/>
              </w:rPr>
              <w:t>&lt;include formid="giropayFields" name="giropay"/&gt;</w:t>
            </w:r>
          </w:p>
        </w:tc>
      </w:tr>
    </w:tbl>
    <w:p w:rsidR="00EC7C37" w:rsidRPr="00D35B33" w:rsidRDefault="00EC7C37" w:rsidP="00EC7C37">
      <w:pPr>
        <w:pStyle w:val="Heading5"/>
        <w:ind w:left="372" w:firstLine="708"/>
        <w:rPr>
          <w:rFonts w:asciiTheme="minorHAnsi" w:hAnsiTheme="minorHAnsi"/>
        </w:rPr>
      </w:pPr>
      <w:r w:rsidRPr="00D35B33">
        <w:rPr>
          <w:rFonts w:asciiTheme="minorHAnsi" w:hAnsiTheme="minorHAnsi"/>
        </w:rPr>
        <w:t xml:space="preserve">For </w:t>
      </w:r>
      <w:r>
        <w:rPr>
          <w:rFonts w:asciiTheme="minorHAnsi" w:hAnsiTheme="minorHAnsi"/>
        </w:rPr>
        <w:t xml:space="preserve">SEPA DD </w:t>
      </w:r>
      <w:r w:rsidRPr="00D35B33">
        <w:rPr>
          <w:rFonts w:asciiTheme="minorHAnsi" w:hAnsiTheme="minorHAnsi"/>
        </w:rPr>
        <w:t>Forms</w:t>
      </w:r>
    </w:p>
    <w:p w:rsidR="00EC7C37" w:rsidRPr="00734A3A" w:rsidRDefault="00EC7C37" w:rsidP="00EC7C37">
      <w:pPr>
        <w:pStyle w:val="Heading6"/>
        <w:ind w:left="708" w:firstLine="372"/>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billing.xml</w:t>
      </w:r>
      <w:r>
        <w:rPr>
          <w:i w:val="0"/>
          <w:color w:val="000000" w:themeColor="text1"/>
          <w:sz w:val="24"/>
          <w:szCs w:val="24"/>
        </w:rPr>
        <w:t>”</w:t>
      </w:r>
    </w:p>
    <w:p w:rsidR="00EC7C37" w:rsidRDefault="00EC7C37" w:rsidP="00EC7C37">
      <w:pPr>
        <w:pStyle w:val="ListParagraph"/>
        <w:numPr>
          <w:ilvl w:val="0"/>
          <w:numId w:val="58"/>
        </w:numPr>
        <w:spacing w:after="0" w:line="240" w:lineRule="auto"/>
        <w:jc w:val="both"/>
      </w:pPr>
      <w:r>
        <w:t xml:space="preserve">Add the below code snippet in </w:t>
      </w:r>
      <w:r w:rsidRPr="00F9209B">
        <w:t>billing.xml</w:t>
      </w:r>
      <w:r>
        <w:t xml:space="preserve"> within the group with formid= “paymentMethods" (Screenshot attached for better understanding)</w:t>
      </w:r>
    </w:p>
    <w:tbl>
      <w:tblPr>
        <w:tblStyle w:val="TableGrid"/>
        <w:tblW w:w="0" w:type="auto"/>
        <w:tblLook w:val="04A0" w:firstRow="1" w:lastRow="0" w:firstColumn="1" w:lastColumn="0" w:noHBand="0" w:noVBand="1"/>
      </w:tblPr>
      <w:tblGrid>
        <w:gridCol w:w="9736"/>
      </w:tblGrid>
      <w:tr w:rsidR="00EC7C37" w:rsidTr="00404939">
        <w:tc>
          <w:tcPr>
            <w:tcW w:w="9736" w:type="dxa"/>
          </w:tcPr>
          <w:p w:rsidR="00EC7C37" w:rsidRPr="00FD45E2" w:rsidRDefault="00EC7C37" w:rsidP="00381762">
            <w:r>
              <w:t>&lt;group formid="paymentMethods"&gt;</w:t>
            </w:r>
          </w:p>
          <w:p w:rsidR="00EC7C37" w:rsidRDefault="00EC7C37" w:rsidP="00381762">
            <w:r w:rsidRPr="00EC7C37">
              <w:tab/>
            </w:r>
            <w:r w:rsidRPr="00404939">
              <w:rPr>
                <w:highlight w:val="yellow"/>
              </w:rPr>
              <w:t>&lt;include formid="elvFields" name="elv"/&gt;</w:t>
            </w:r>
          </w:p>
        </w:tc>
      </w:tr>
    </w:tbl>
    <w:p w:rsidR="00EE7F39" w:rsidRDefault="00EE7F39" w:rsidP="00404939">
      <w:pPr>
        <w:pStyle w:val="ListParagraph"/>
        <w:numPr>
          <w:ilvl w:val="1"/>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57" w:name="_Toc517950241"/>
      <w:bookmarkStart w:id="258" w:name="_Toc517950242"/>
      <w:bookmarkStart w:id="259" w:name="_Toc8293976"/>
      <w:bookmarkStart w:id="260" w:name="_Toc8305787"/>
      <w:bookmarkStart w:id="261" w:name="_Toc8306059"/>
      <w:bookmarkEnd w:id="257"/>
      <w:bookmarkEnd w:id="258"/>
      <w:bookmarkEnd w:id="259"/>
      <w:bookmarkEnd w:id="260"/>
      <w:bookmarkEnd w:id="261"/>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62" w:name="_Toc517950243"/>
      <w:bookmarkStart w:id="263" w:name="_Toc8293977"/>
      <w:bookmarkStart w:id="264" w:name="_Toc8305788"/>
      <w:bookmarkStart w:id="265" w:name="_Toc8306060"/>
      <w:bookmarkEnd w:id="262"/>
      <w:bookmarkEnd w:id="263"/>
      <w:bookmarkEnd w:id="264"/>
      <w:bookmarkEnd w:id="265"/>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66" w:name="_Toc517950244"/>
      <w:bookmarkStart w:id="267" w:name="_Toc8293978"/>
      <w:bookmarkStart w:id="268" w:name="_Toc8305789"/>
      <w:bookmarkStart w:id="269" w:name="_Toc8306061"/>
      <w:bookmarkEnd w:id="266"/>
      <w:bookmarkEnd w:id="267"/>
      <w:bookmarkEnd w:id="268"/>
      <w:bookmarkEnd w:id="269"/>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70" w:name="_Toc517950245"/>
      <w:bookmarkStart w:id="271" w:name="_Toc8293979"/>
      <w:bookmarkStart w:id="272" w:name="_Toc8305790"/>
      <w:bookmarkStart w:id="273" w:name="_Toc8306062"/>
      <w:bookmarkEnd w:id="270"/>
      <w:bookmarkEnd w:id="271"/>
      <w:bookmarkEnd w:id="272"/>
      <w:bookmarkEnd w:id="273"/>
    </w:p>
    <w:p w:rsidR="00EC7C37" w:rsidRDefault="00EC7C37" w:rsidP="00404939">
      <w:pPr>
        <w:rPr>
          <w:rFonts w:ascii="Trebuchet MS" w:eastAsiaTheme="majorEastAsia" w:hAnsi="Trebuchet MS" w:cstheme="majorBidi"/>
          <w:b/>
          <w:bCs/>
          <w:i/>
          <w:vanish/>
          <w:color w:val="595959" w:themeColor="text1" w:themeTint="A6"/>
          <w:sz w:val="20"/>
          <w:szCs w:val="20"/>
        </w:rPr>
      </w:pPr>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74" w:name="_Toc517950246"/>
      <w:bookmarkStart w:id="275" w:name="_Toc8293980"/>
      <w:bookmarkStart w:id="276" w:name="_Toc8305791"/>
      <w:bookmarkStart w:id="277" w:name="_Toc8306063"/>
      <w:bookmarkEnd w:id="274"/>
      <w:bookmarkEnd w:id="275"/>
      <w:bookmarkEnd w:id="276"/>
      <w:bookmarkEnd w:id="277"/>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78" w:name="_Toc517950247"/>
      <w:bookmarkStart w:id="279" w:name="_Toc8293981"/>
      <w:bookmarkStart w:id="280" w:name="_Toc8305792"/>
      <w:bookmarkStart w:id="281" w:name="_Toc8306064"/>
      <w:bookmarkEnd w:id="278"/>
      <w:bookmarkEnd w:id="279"/>
      <w:bookmarkEnd w:id="280"/>
      <w:bookmarkEnd w:id="281"/>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82" w:name="_Toc517950248"/>
      <w:bookmarkStart w:id="283" w:name="_Toc8293982"/>
      <w:bookmarkStart w:id="284" w:name="_Toc8305793"/>
      <w:bookmarkStart w:id="285" w:name="_Toc8306065"/>
      <w:bookmarkEnd w:id="282"/>
      <w:bookmarkEnd w:id="283"/>
      <w:bookmarkEnd w:id="284"/>
      <w:bookmarkEnd w:id="285"/>
    </w:p>
    <w:p w:rsidR="00EE7F39" w:rsidRDefault="00EE7F39" w:rsidP="00EE7F39">
      <w:pPr>
        <w:pStyle w:val="ListParagraph"/>
        <w:numPr>
          <w:ilvl w:val="4"/>
          <w:numId w:val="13"/>
        </w:numPr>
        <w:pBdr>
          <w:bottom w:val="dotted" w:sz="4" w:space="1" w:color="auto"/>
        </w:pBdr>
        <w:spacing w:before="200" w:after="0" w:line="268" w:lineRule="auto"/>
        <w:outlineLvl w:val="2"/>
        <w:rPr>
          <w:rFonts w:ascii="Trebuchet MS" w:eastAsiaTheme="majorEastAsia" w:hAnsi="Trebuchet MS" w:cstheme="majorBidi"/>
          <w:b/>
          <w:bCs/>
          <w:i/>
          <w:vanish/>
          <w:color w:val="595959" w:themeColor="text1" w:themeTint="A6"/>
          <w:sz w:val="20"/>
          <w:szCs w:val="20"/>
        </w:rPr>
      </w:pPr>
      <w:bookmarkStart w:id="286" w:name="_Toc517950249"/>
      <w:bookmarkStart w:id="287" w:name="_Toc8293983"/>
      <w:bookmarkStart w:id="288" w:name="_Toc8305794"/>
      <w:bookmarkStart w:id="289" w:name="_Toc8306066"/>
      <w:bookmarkEnd w:id="286"/>
      <w:bookmarkEnd w:id="287"/>
      <w:bookmarkEnd w:id="288"/>
      <w:bookmarkEnd w:id="289"/>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For Konbini</w:t>
      </w:r>
    </w:p>
    <w:p w:rsidR="00EE7F39" w:rsidRPr="00734A3A" w:rsidRDefault="00EE7F39" w:rsidP="00F9209B">
      <w:pPr>
        <w:pStyle w:val="Heading6"/>
        <w:ind w:left="372" w:firstLine="708"/>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orderconfirmation.isml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below code snippet before ThankYou section &lt;table&gt; tag starts in </w:t>
      </w:r>
      <w:r w:rsidRPr="00F9209B">
        <w:t>orderconfirmation.isml</w:t>
      </w:r>
      <w:r>
        <w:t xml:space="preserve"> and after corresponding &lt;/table&gt; tag add closing &lt;/isif&gt; tag</w:t>
      </w:r>
    </w:p>
    <w:tbl>
      <w:tblPr>
        <w:tblStyle w:val="TableGrid"/>
        <w:tblW w:w="0" w:type="auto"/>
        <w:tblLook w:val="04A0" w:firstRow="1" w:lastRow="0" w:firstColumn="1" w:lastColumn="0" w:noHBand="0" w:noVBand="1"/>
      </w:tblPr>
      <w:tblGrid>
        <w:gridCol w:w="9736"/>
      </w:tblGrid>
      <w:tr w:rsidR="00EE7F39" w:rsidTr="00EE7F39">
        <w:tc>
          <w:tcPr>
            <w:tcW w:w="9962" w:type="dxa"/>
          </w:tcPr>
          <w:p w:rsidR="0051706F" w:rsidRDefault="00EE7F39">
            <w:pPr>
              <w:autoSpaceDE w:val="0"/>
              <w:autoSpaceDN w:val="0"/>
              <w:adjustRightInd w:val="0"/>
            </w:pPr>
            <w:r>
              <w:tab/>
            </w:r>
            <w:r w:rsidR="0051706F">
              <w:t>&lt;td colspan="2" style="font-size:12px;font-family:arial;padding:20px 10px;vertical-align:top;"&gt;</w:t>
            </w:r>
          </w:p>
          <w:p w:rsidR="0051706F" w:rsidRDefault="0051706F">
            <w:pPr>
              <w:autoSpaceDE w:val="0"/>
              <w:autoSpaceDN w:val="0"/>
              <w:adjustRightInd w:val="0"/>
            </w:pPr>
            <w:r>
              <w:tab/>
            </w:r>
            <w:r>
              <w:tab/>
            </w:r>
            <w:r>
              <w:tab/>
            </w:r>
            <w:r>
              <w:tab/>
            </w:r>
            <w:r>
              <w:tab/>
            </w:r>
            <w:r>
              <w:tab/>
            </w:r>
            <w:r>
              <w:tab/>
            </w:r>
            <w:r w:rsidRPr="00404939">
              <w:rPr>
                <w:highlight w:val="yellow"/>
              </w:rPr>
              <w:t>&lt;isinclude template="worldpayconfirmation"/&gt;</w:t>
            </w:r>
          </w:p>
          <w:p w:rsidR="0051706F" w:rsidRDefault="0051706F">
            <w:pPr>
              <w:autoSpaceDE w:val="0"/>
              <w:autoSpaceDN w:val="0"/>
              <w:adjustRightInd w:val="0"/>
            </w:pPr>
            <w:r>
              <w:tab/>
            </w:r>
            <w:r>
              <w:tab/>
            </w:r>
            <w:r>
              <w:tab/>
            </w:r>
            <w:r>
              <w:tab/>
            </w:r>
            <w:r>
              <w:tab/>
            </w:r>
            <w:r>
              <w:tab/>
            </w:r>
            <w:r>
              <w:tab/>
              <w:t>&lt;table  style="background:#ffffff;border:1px solid #999999;width:680px;"&gt;</w:t>
            </w:r>
          </w:p>
          <w:p w:rsidR="0051706F" w:rsidRDefault="0051706F">
            <w:pPr>
              <w:autoSpaceDE w:val="0"/>
              <w:autoSpaceDN w:val="0"/>
              <w:adjustRightInd w:val="0"/>
            </w:pPr>
            <w:r>
              <w:tab/>
            </w:r>
            <w:r>
              <w:tab/>
            </w:r>
            <w:r>
              <w:tab/>
            </w:r>
            <w:r>
              <w:tab/>
            </w:r>
            <w:r>
              <w:tab/>
            </w:r>
            <w:r>
              <w:tab/>
            </w:r>
            <w:r>
              <w:tab/>
            </w:r>
            <w:r>
              <w:tab/>
              <w:t>&lt;tr&gt;</w:t>
            </w:r>
          </w:p>
          <w:p w:rsidR="0051706F" w:rsidRDefault="0051706F">
            <w:pPr>
              <w:autoSpaceDE w:val="0"/>
              <w:autoSpaceDN w:val="0"/>
              <w:adjustRightInd w:val="0"/>
            </w:pPr>
            <w:r>
              <w:tab/>
            </w:r>
            <w:r>
              <w:tab/>
            </w:r>
            <w:r>
              <w:tab/>
            </w:r>
            <w:r>
              <w:tab/>
            </w:r>
            <w:r>
              <w:tab/>
            </w:r>
            <w:r>
              <w:tab/>
            </w:r>
            <w:r>
              <w:tab/>
            </w:r>
            <w:r>
              <w:tab/>
            </w:r>
            <w:r>
              <w:tab/>
              <w:t>&lt;th style="background:#cccccc;padding:5px 20px;font-size:12px;font-family:arial;text-align:left;"&gt;${Resource.msg('confirmation.thankyou','checkout',null)}&lt;/th&gt;</w:t>
            </w:r>
          </w:p>
          <w:p w:rsidR="0051706F" w:rsidRDefault="0051706F">
            <w:pPr>
              <w:autoSpaceDE w:val="0"/>
              <w:autoSpaceDN w:val="0"/>
              <w:adjustRightInd w:val="0"/>
            </w:pPr>
            <w:r>
              <w:tab/>
            </w:r>
            <w:r>
              <w:tab/>
            </w:r>
            <w:r>
              <w:tab/>
            </w:r>
            <w:r>
              <w:tab/>
            </w:r>
            <w:r>
              <w:tab/>
            </w:r>
            <w:r>
              <w:tab/>
            </w:r>
            <w:r>
              <w:tab/>
            </w:r>
            <w:r>
              <w:tab/>
              <w:t>&lt;/tr&gt;</w:t>
            </w:r>
          </w:p>
          <w:p w:rsidR="00EE7F39" w:rsidRDefault="0051706F">
            <w:pPr>
              <w:autoSpaceDE w:val="0"/>
              <w:autoSpaceDN w:val="0"/>
              <w:adjustRightInd w:val="0"/>
            </w:pPr>
            <w:r>
              <w:tab/>
            </w:r>
            <w:r>
              <w:tab/>
            </w:r>
            <w:r>
              <w:tab/>
            </w:r>
            <w:r>
              <w:tab/>
            </w:r>
            <w:r>
              <w:tab/>
            </w:r>
            <w:r>
              <w:tab/>
            </w:r>
            <w:r>
              <w:tab/>
            </w:r>
            <w:r>
              <w:tab/>
              <w:t>&lt;tr&gt;</w:t>
            </w:r>
          </w:p>
        </w:tc>
      </w:tr>
    </w:tbl>
    <w:p w:rsidR="00EE7F39" w:rsidRDefault="00EE7F39" w:rsidP="00EE7F39">
      <w:pPr>
        <w:autoSpaceDE w:val="0"/>
        <w:autoSpaceDN w:val="0"/>
        <w:adjustRightInd w:val="0"/>
        <w:spacing w:after="0" w:line="240" w:lineRule="auto"/>
      </w:pPr>
    </w:p>
    <w:p w:rsidR="00EE7F39" w:rsidRPr="00734A3A" w:rsidRDefault="00EE7F39" w:rsidP="00F9209B">
      <w:pPr>
        <w:pStyle w:val="Heading6"/>
        <w:ind w:left="372" w:firstLine="708"/>
        <w:rPr>
          <w:i w:val="0"/>
          <w:color w:val="000000" w:themeColor="text1"/>
          <w:sz w:val="24"/>
          <w:szCs w:val="24"/>
        </w:rPr>
      </w:pPr>
      <w:r>
        <w:rPr>
          <w:i w:val="0"/>
          <w:color w:val="000000" w:themeColor="text1"/>
          <w:sz w:val="24"/>
          <w:szCs w:val="24"/>
        </w:rPr>
        <w:t>Update “</w:t>
      </w:r>
      <w:r w:rsidRPr="00734A3A">
        <w:rPr>
          <w:i w:val="0"/>
          <w:color w:val="000000" w:themeColor="text1"/>
          <w:sz w:val="24"/>
          <w:szCs w:val="24"/>
        </w:rPr>
        <w:t>confirmation.isml</w:t>
      </w:r>
      <w:r>
        <w:rPr>
          <w:i w:val="0"/>
          <w:color w:val="000000" w:themeColor="text1"/>
          <w:sz w:val="24"/>
          <w:szCs w:val="24"/>
        </w:rPr>
        <w:t>”</w:t>
      </w:r>
    </w:p>
    <w:p w:rsidR="00EE7F39" w:rsidRDefault="00EE7F39" w:rsidP="00F9209B">
      <w:pPr>
        <w:pStyle w:val="ListParagraph"/>
        <w:numPr>
          <w:ilvl w:val="0"/>
          <w:numId w:val="58"/>
        </w:numPr>
        <w:spacing w:after="0" w:line="240" w:lineRule="auto"/>
        <w:jc w:val="both"/>
      </w:pPr>
      <w:r>
        <w:t xml:space="preserve">Add below code section for Konbini payment method </w:t>
      </w:r>
      <w:r w:rsidR="000277E6">
        <w:t xml:space="preserve">before thank you message </w:t>
      </w:r>
    </w:p>
    <w:tbl>
      <w:tblPr>
        <w:tblStyle w:val="TableGrid"/>
        <w:tblW w:w="0" w:type="auto"/>
        <w:tblLook w:val="04A0" w:firstRow="1" w:lastRow="0" w:firstColumn="1" w:lastColumn="0" w:noHBand="0" w:noVBand="1"/>
      </w:tblPr>
      <w:tblGrid>
        <w:gridCol w:w="9736"/>
      </w:tblGrid>
      <w:tr w:rsidR="00EE7F39" w:rsidTr="00EE7F39">
        <w:tc>
          <w:tcPr>
            <w:tcW w:w="9962" w:type="dxa"/>
          </w:tcPr>
          <w:p w:rsidR="008C2DFE" w:rsidRDefault="008C2DFE" w:rsidP="00404939">
            <w:pPr>
              <w:ind w:left="1080"/>
            </w:pPr>
            <w:r>
              <w:t>&lt;div class="confirmation &lt;isif condition="${!pdict.CurrentCustomer.authenticated}"&gt;create-account&lt;/isif&gt;"&gt;</w:t>
            </w:r>
          </w:p>
          <w:p w:rsidR="008C2DFE" w:rsidRPr="00404939" w:rsidRDefault="008C2DFE" w:rsidP="00404939">
            <w:pPr>
              <w:ind w:left="1080"/>
              <w:rPr>
                <w:highlight w:val="yellow"/>
              </w:rPr>
            </w:pPr>
            <w:r>
              <w:t xml:space="preserve">        </w:t>
            </w:r>
            <w:r w:rsidRPr="00404939">
              <w:rPr>
                <w:highlight w:val="yellow"/>
              </w:rPr>
              <w:t>&lt;isinclude template="worldpayconfirmation"/&gt;</w:t>
            </w:r>
          </w:p>
          <w:p w:rsidR="008C2DFE" w:rsidRDefault="008C2DFE" w:rsidP="00404939">
            <w:pPr>
              <w:ind w:left="1080"/>
            </w:pPr>
            <w:r w:rsidRPr="00404939">
              <w:rPr>
                <w:highlight w:val="yellow"/>
              </w:rPr>
              <w:t xml:space="preserve">        &lt;div class="confirmation-message"&gt;</w:t>
            </w:r>
          </w:p>
          <w:p w:rsidR="008C2DFE" w:rsidRDefault="008C2DFE" w:rsidP="00404939">
            <w:pPr>
              <w:ind w:left="1080"/>
            </w:pPr>
          </w:p>
          <w:p w:rsidR="00EE7F39" w:rsidRDefault="008C2DFE" w:rsidP="00404939">
            <w:r>
              <w:tab/>
            </w:r>
            <w:r>
              <w:tab/>
            </w:r>
            <w:r>
              <w:tab/>
              <w:t>&lt;h1&gt;${Resource.msg('confirmation.thankyou','checkout',null)}&lt;/h1&gt;</w:t>
            </w:r>
          </w:p>
        </w:tc>
      </w:tr>
    </w:tbl>
    <w:p w:rsidR="00EE7F39" w:rsidRDefault="00EE7F39" w:rsidP="00EE7F39"/>
    <w:p w:rsidR="00EE7F39" w:rsidRPr="00734A3A" w:rsidRDefault="00EE7F39" w:rsidP="00F9209B">
      <w:pPr>
        <w:pStyle w:val="Heading4"/>
        <w:ind w:left="372" w:firstLine="708"/>
        <w:rPr>
          <w:rFonts w:asciiTheme="minorHAnsi" w:hAnsiTheme="minorHAnsi"/>
          <w:i w:val="0"/>
          <w:sz w:val="32"/>
          <w:szCs w:val="32"/>
          <w:u w:val="single"/>
        </w:rPr>
      </w:pPr>
      <w:r w:rsidRPr="00734A3A">
        <w:rPr>
          <w:rFonts w:asciiTheme="minorHAnsi" w:hAnsiTheme="minorHAnsi"/>
          <w:i w:val="0"/>
          <w:sz w:val="32"/>
          <w:szCs w:val="32"/>
          <w:u w:val="single"/>
        </w:rPr>
        <w:t>Property file changes</w:t>
      </w:r>
    </w:p>
    <w:p w:rsidR="00EE7F39" w:rsidRPr="00D35B33" w:rsidRDefault="00EE7F39" w:rsidP="00D35B33">
      <w:pPr>
        <w:pStyle w:val="Heading5"/>
        <w:ind w:left="372" w:firstLine="708"/>
        <w:rPr>
          <w:rFonts w:asciiTheme="minorHAnsi" w:hAnsiTheme="minorHAnsi"/>
        </w:rPr>
      </w:pPr>
      <w:r w:rsidRPr="00D35B33">
        <w:rPr>
          <w:rFonts w:asciiTheme="minorHAnsi" w:hAnsiTheme="minorHAnsi"/>
        </w:rPr>
        <w:t>Update “forms.properties”</w:t>
      </w:r>
    </w:p>
    <w:p w:rsidR="00CF3F68" w:rsidRPr="005678AB" w:rsidRDefault="00CF3F68" w:rsidP="00F9209B">
      <w:pPr>
        <w:pStyle w:val="ListParagraph"/>
        <w:numPr>
          <w:ilvl w:val="0"/>
          <w:numId w:val="58"/>
        </w:numPr>
        <w:spacing w:after="0" w:line="240" w:lineRule="auto"/>
        <w:jc w:val="both"/>
      </w:pPr>
      <w:r>
        <w:lastRenderedPageBreak/>
        <w:t>Update the country supported in the form.properties files.</w:t>
      </w:r>
    </w:p>
    <w:tbl>
      <w:tblPr>
        <w:tblStyle w:val="TableGrid"/>
        <w:tblW w:w="0" w:type="auto"/>
        <w:tblLook w:val="04A0" w:firstRow="1" w:lastRow="0" w:firstColumn="1" w:lastColumn="0" w:noHBand="0" w:noVBand="1"/>
      </w:tblPr>
      <w:tblGrid>
        <w:gridCol w:w="9736"/>
      </w:tblGrid>
      <w:tr w:rsidR="00CF3F68" w:rsidTr="00CF3F68">
        <w:tc>
          <w:tcPr>
            <w:tcW w:w="9736" w:type="dxa"/>
          </w:tcPr>
          <w:p w:rsidR="00CF3F68" w:rsidRDefault="00CF3F68" w:rsidP="00404939">
            <w:r>
              <w:t>country.ru=Russia</w:t>
            </w:r>
          </w:p>
          <w:p w:rsidR="00CF3F68" w:rsidRDefault="00CF3F68" w:rsidP="00404939">
            <w:r>
              <w:t>country.pl=Poland</w:t>
            </w:r>
          </w:p>
          <w:p w:rsidR="00CF3F68" w:rsidRDefault="00CF3F68" w:rsidP="00404939">
            <w:r>
              <w:t>country.eg=Egypt</w:t>
            </w:r>
          </w:p>
        </w:tc>
      </w:tr>
    </w:tbl>
    <w:p w:rsidR="00CF3F68" w:rsidRPr="005678AB" w:rsidRDefault="00CF3F68" w:rsidP="00CF3F68">
      <w:pPr>
        <w:pStyle w:val="ListParagraph"/>
        <w:numPr>
          <w:ilvl w:val="0"/>
          <w:numId w:val="58"/>
        </w:numPr>
        <w:spacing w:after="0" w:line="240" w:lineRule="auto"/>
        <w:jc w:val="both"/>
      </w:pPr>
      <w:r>
        <w:t>Update the years in the form.properties files.</w:t>
      </w:r>
    </w:p>
    <w:tbl>
      <w:tblPr>
        <w:tblStyle w:val="TableGrid"/>
        <w:tblW w:w="0" w:type="auto"/>
        <w:tblLook w:val="04A0" w:firstRow="1" w:lastRow="0" w:firstColumn="1" w:lastColumn="0" w:noHBand="0" w:noVBand="1"/>
      </w:tblPr>
      <w:tblGrid>
        <w:gridCol w:w="9736"/>
      </w:tblGrid>
      <w:tr w:rsidR="00CF3F68" w:rsidTr="00AC62BD">
        <w:tc>
          <w:tcPr>
            <w:tcW w:w="9736" w:type="dxa"/>
          </w:tcPr>
          <w:p w:rsidR="00CF3F68" w:rsidRDefault="00CF3F68" w:rsidP="00404939"/>
          <w:p w:rsidR="00CF3F68" w:rsidRPr="00404939" w:rsidRDefault="00CF3F68" w:rsidP="00404939">
            <w:pPr>
              <w:rPr>
                <w:highlight w:val="yellow"/>
              </w:rPr>
            </w:pPr>
            <w:r w:rsidRPr="00404939">
              <w:rPr>
                <w:highlight w:val="yellow"/>
              </w:rPr>
              <w:t>year.2037=2037</w:t>
            </w:r>
          </w:p>
          <w:p w:rsidR="00CF3F68" w:rsidRPr="00404939" w:rsidRDefault="00CF3F68" w:rsidP="00404939">
            <w:pPr>
              <w:rPr>
                <w:highlight w:val="yellow"/>
              </w:rPr>
            </w:pPr>
            <w:r w:rsidRPr="00404939">
              <w:rPr>
                <w:highlight w:val="yellow"/>
              </w:rPr>
              <w:t>year.2036=2036</w:t>
            </w:r>
          </w:p>
          <w:p w:rsidR="00CF3F68" w:rsidRPr="00404939" w:rsidRDefault="00CF3F68" w:rsidP="00404939">
            <w:pPr>
              <w:rPr>
                <w:highlight w:val="yellow"/>
              </w:rPr>
            </w:pPr>
            <w:r w:rsidRPr="00404939">
              <w:rPr>
                <w:highlight w:val="yellow"/>
              </w:rPr>
              <w:t>year.2035=2035</w:t>
            </w:r>
          </w:p>
          <w:p w:rsidR="00CF3F68" w:rsidRPr="00404939" w:rsidRDefault="00CF3F68" w:rsidP="00404939">
            <w:pPr>
              <w:rPr>
                <w:highlight w:val="yellow"/>
              </w:rPr>
            </w:pPr>
            <w:r w:rsidRPr="00404939">
              <w:rPr>
                <w:highlight w:val="yellow"/>
              </w:rPr>
              <w:t>year.2034=2034</w:t>
            </w:r>
          </w:p>
          <w:p w:rsidR="00CF3F68" w:rsidRPr="00404939" w:rsidRDefault="00CF3F68" w:rsidP="00404939">
            <w:pPr>
              <w:rPr>
                <w:highlight w:val="yellow"/>
              </w:rPr>
            </w:pPr>
            <w:r w:rsidRPr="00404939">
              <w:rPr>
                <w:highlight w:val="yellow"/>
              </w:rPr>
              <w:t>year.2033=2033</w:t>
            </w:r>
          </w:p>
          <w:p w:rsidR="00CF3F68" w:rsidRPr="00404939" w:rsidRDefault="00CF3F68" w:rsidP="00404939">
            <w:pPr>
              <w:rPr>
                <w:highlight w:val="yellow"/>
              </w:rPr>
            </w:pPr>
            <w:r w:rsidRPr="00404939">
              <w:rPr>
                <w:highlight w:val="yellow"/>
              </w:rPr>
              <w:t>year.2032=2032</w:t>
            </w:r>
          </w:p>
          <w:p w:rsidR="00CF3F68" w:rsidRPr="00404939" w:rsidRDefault="00CF3F68" w:rsidP="00404939">
            <w:pPr>
              <w:rPr>
                <w:highlight w:val="yellow"/>
              </w:rPr>
            </w:pPr>
            <w:r w:rsidRPr="00404939">
              <w:rPr>
                <w:highlight w:val="yellow"/>
              </w:rPr>
              <w:t>year.2031=2031</w:t>
            </w:r>
          </w:p>
          <w:p w:rsidR="00CF3F68" w:rsidRPr="00404939" w:rsidRDefault="00CF3F68" w:rsidP="00404939">
            <w:pPr>
              <w:rPr>
                <w:highlight w:val="yellow"/>
              </w:rPr>
            </w:pPr>
            <w:r w:rsidRPr="00404939">
              <w:rPr>
                <w:highlight w:val="yellow"/>
              </w:rPr>
              <w:t>year.2030=2030</w:t>
            </w:r>
          </w:p>
          <w:p w:rsidR="00CF3F68" w:rsidRPr="00404939" w:rsidRDefault="00CF3F68" w:rsidP="00404939">
            <w:pPr>
              <w:rPr>
                <w:highlight w:val="yellow"/>
              </w:rPr>
            </w:pPr>
            <w:r w:rsidRPr="00404939">
              <w:rPr>
                <w:highlight w:val="yellow"/>
              </w:rPr>
              <w:t>year.2029=2029</w:t>
            </w:r>
          </w:p>
          <w:p w:rsidR="00CF3F68" w:rsidRPr="00404939" w:rsidRDefault="00CF3F68" w:rsidP="00404939">
            <w:pPr>
              <w:rPr>
                <w:highlight w:val="yellow"/>
              </w:rPr>
            </w:pPr>
            <w:r w:rsidRPr="00404939">
              <w:rPr>
                <w:highlight w:val="yellow"/>
              </w:rPr>
              <w:t>year.2028=2028</w:t>
            </w:r>
          </w:p>
          <w:p w:rsidR="00CF3F68" w:rsidRPr="00404939" w:rsidRDefault="00CF3F68" w:rsidP="00404939">
            <w:pPr>
              <w:rPr>
                <w:highlight w:val="yellow"/>
              </w:rPr>
            </w:pPr>
            <w:r w:rsidRPr="00404939">
              <w:rPr>
                <w:highlight w:val="yellow"/>
              </w:rPr>
              <w:t>year.2027=2027</w:t>
            </w:r>
          </w:p>
          <w:p w:rsidR="00CF3F68" w:rsidRPr="00404939" w:rsidRDefault="00CF3F68" w:rsidP="00404939">
            <w:pPr>
              <w:rPr>
                <w:highlight w:val="yellow"/>
              </w:rPr>
            </w:pPr>
            <w:r w:rsidRPr="00404939">
              <w:rPr>
                <w:highlight w:val="yellow"/>
              </w:rPr>
              <w:t>year.2026=2026</w:t>
            </w:r>
          </w:p>
          <w:p w:rsidR="00CF3F68" w:rsidRPr="00404939" w:rsidRDefault="00CF3F68" w:rsidP="00404939">
            <w:pPr>
              <w:rPr>
                <w:highlight w:val="yellow"/>
              </w:rPr>
            </w:pPr>
            <w:r w:rsidRPr="00404939">
              <w:rPr>
                <w:highlight w:val="yellow"/>
              </w:rPr>
              <w:t>year.2025=2025</w:t>
            </w:r>
          </w:p>
          <w:p w:rsidR="00CF3F68" w:rsidRPr="00404939" w:rsidRDefault="00CF3F68" w:rsidP="00404939">
            <w:pPr>
              <w:rPr>
                <w:highlight w:val="yellow"/>
              </w:rPr>
            </w:pPr>
            <w:r w:rsidRPr="00404939">
              <w:rPr>
                <w:highlight w:val="yellow"/>
              </w:rPr>
              <w:t>year.2024=2024</w:t>
            </w:r>
          </w:p>
          <w:p w:rsidR="00CF3F68" w:rsidRPr="00404939" w:rsidRDefault="00CF3F68" w:rsidP="00404939">
            <w:pPr>
              <w:rPr>
                <w:highlight w:val="yellow"/>
              </w:rPr>
            </w:pPr>
            <w:r w:rsidRPr="00404939">
              <w:rPr>
                <w:highlight w:val="yellow"/>
              </w:rPr>
              <w:t>year.2023=2023</w:t>
            </w:r>
          </w:p>
          <w:p w:rsidR="00CF3F68" w:rsidRDefault="00CF3F68" w:rsidP="00404939">
            <w:r w:rsidRPr="00404939">
              <w:rPr>
                <w:highlight w:val="yellow"/>
              </w:rPr>
              <w:t>year.2022=2022</w:t>
            </w:r>
          </w:p>
        </w:tc>
      </w:tr>
    </w:tbl>
    <w:p w:rsidR="00EE7F39" w:rsidRDefault="003571E8" w:rsidP="00404939">
      <w:pPr>
        <w:pStyle w:val="ListParagraph"/>
        <w:numPr>
          <w:ilvl w:val="0"/>
          <w:numId w:val="58"/>
        </w:numPr>
      </w:pPr>
      <w:r>
        <w:t xml:space="preserve">Update the form.properties files for all the relevant countries. </w:t>
      </w:r>
    </w:p>
    <w:p w:rsidR="00EE7F39" w:rsidRPr="00F9209B" w:rsidRDefault="00EE7F39" w:rsidP="00F9209B">
      <w:pPr>
        <w:pStyle w:val="Heading5"/>
        <w:ind w:left="372" w:firstLine="708"/>
        <w:rPr>
          <w:rFonts w:asciiTheme="minorHAnsi" w:hAnsiTheme="minorHAnsi"/>
        </w:rPr>
      </w:pPr>
      <w:r w:rsidRPr="00F9209B">
        <w:rPr>
          <w:rFonts w:asciiTheme="minorHAnsi" w:hAnsiTheme="minorHAnsi"/>
        </w:rPr>
        <w:t>Update “Resources.ds”</w:t>
      </w:r>
    </w:p>
    <w:p w:rsidR="00EE7F39" w:rsidRDefault="00EE7F39" w:rsidP="00F9209B">
      <w:pPr>
        <w:pStyle w:val="ListParagraph"/>
        <w:numPr>
          <w:ilvl w:val="0"/>
          <w:numId w:val="58"/>
        </w:numPr>
        <w:spacing w:after="0" w:line="240" w:lineRule="auto"/>
        <w:jc w:val="both"/>
      </w:pPr>
      <w:r>
        <w:t xml:space="preserve">Add below code under Resource helper URL section </w:t>
      </w:r>
    </w:p>
    <w:tbl>
      <w:tblPr>
        <w:tblStyle w:val="TableGrid"/>
        <w:tblW w:w="0" w:type="auto"/>
        <w:tblLook w:val="04A0" w:firstRow="1" w:lastRow="0" w:firstColumn="1" w:lastColumn="0" w:noHBand="0" w:noVBand="1"/>
      </w:tblPr>
      <w:tblGrid>
        <w:gridCol w:w="9736"/>
      </w:tblGrid>
      <w:tr w:rsidR="00EE7F39" w:rsidTr="00EE7F39">
        <w:tc>
          <w:tcPr>
            <w:tcW w:w="9962" w:type="dxa"/>
          </w:tcPr>
          <w:p w:rsidR="008C2DFE" w:rsidRPr="008C2DFE" w:rsidRDefault="008C2DFE" w:rsidP="00404939">
            <w:r w:rsidRPr="008C2DFE">
              <w:t>rateLimiterReset            : URLUtils.url('RateLimiter-HideCaptcha').toString(),</w:t>
            </w:r>
          </w:p>
          <w:p w:rsidR="008C2DFE" w:rsidRPr="00404939" w:rsidRDefault="008C2DFE" w:rsidP="00404939">
            <w:pPr>
              <w:rPr>
                <w:highlight w:val="yellow"/>
              </w:rPr>
            </w:pPr>
            <w:r w:rsidRPr="00404939">
              <w:rPr>
                <w:highlight w:val="yellow"/>
              </w:rPr>
              <w:t xml:space="preserve">        csrffailed                  : URLUtils.url('CSRF-Failed').toString(),</w:t>
            </w:r>
          </w:p>
          <w:p w:rsidR="008C2DFE" w:rsidRPr="00404939" w:rsidRDefault="008C2DFE" w:rsidP="00404939">
            <w:pPr>
              <w:rPr>
                <w:highlight w:val="yellow"/>
              </w:rPr>
            </w:pPr>
            <w:r w:rsidRPr="00404939">
              <w:rPr>
                <w:highlight w:val="yellow"/>
              </w:rPr>
              <w:t xml:space="preserve">        apmLookUp </w:t>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URLUtils.https('Worldpay-APMLookupService').toString(),</w:t>
            </w:r>
          </w:p>
          <w:p w:rsidR="00EE7F39" w:rsidRDefault="008C2DFE" w:rsidP="00404939">
            <w:r w:rsidRPr="00404939">
              <w:rPr>
                <w:highlight w:val="yellow"/>
              </w:rPr>
              <w:tab/>
            </w:r>
            <w:r w:rsidRPr="00404939">
              <w:rPr>
                <w:highlight w:val="yellow"/>
              </w:rPr>
              <w:tab/>
              <w:t>loadPaymentMethods</w:t>
            </w:r>
            <w:r w:rsidRPr="00404939">
              <w:rPr>
                <w:highlight w:val="yellow"/>
              </w:rPr>
              <w:tab/>
            </w:r>
            <w:r w:rsidRPr="00404939">
              <w:rPr>
                <w:highlight w:val="yellow"/>
              </w:rPr>
              <w:tab/>
            </w:r>
            <w:r w:rsidRPr="00404939">
              <w:rPr>
                <w:highlight w:val="yellow"/>
              </w:rPr>
              <w:tab/>
              <w:t>: URLUtils.https('Worldpay-LoadPaymentMethods').toString()</w:t>
            </w:r>
          </w:p>
        </w:tc>
      </w:tr>
    </w:tbl>
    <w:p w:rsidR="00EE7F39" w:rsidRDefault="00EE7F39" w:rsidP="00EE7F39">
      <w:pPr>
        <w:ind w:left="360"/>
      </w:pPr>
    </w:p>
    <w:p w:rsidR="00A023C8" w:rsidRDefault="00A023C8" w:rsidP="00404939">
      <w:pPr>
        <w:pStyle w:val="ListParagraph"/>
        <w:numPr>
          <w:ilvl w:val="0"/>
          <w:numId w:val="58"/>
        </w:numPr>
      </w:pPr>
      <w:r>
        <w:t xml:space="preserve">Replace CHECK_TLS with the below code. </w:t>
      </w:r>
    </w:p>
    <w:tbl>
      <w:tblPr>
        <w:tblStyle w:val="TableGrid"/>
        <w:tblW w:w="0" w:type="auto"/>
        <w:tblLook w:val="04A0" w:firstRow="1" w:lastRow="0" w:firstColumn="1" w:lastColumn="0" w:noHBand="0" w:noVBand="1"/>
      </w:tblPr>
      <w:tblGrid>
        <w:gridCol w:w="9736"/>
      </w:tblGrid>
      <w:tr w:rsidR="00A023C8" w:rsidTr="00A023C8">
        <w:tc>
          <w:tcPr>
            <w:tcW w:w="9736" w:type="dxa"/>
          </w:tcPr>
          <w:p w:rsidR="00381762" w:rsidRPr="00381762" w:rsidRDefault="00381762" w:rsidP="00404939">
            <w:r w:rsidRPr="00381762">
              <w:t>ResourceHelper.getPreferences = function(pageContext) {</w:t>
            </w:r>
          </w:p>
          <w:p w:rsidR="00381762" w:rsidRPr="00381762" w:rsidRDefault="00381762" w:rsidP="00404939">
            <w:r w:rsidRPr="00381762">
              <w:t xml:space="preserve">    var cookieHintAsset = ContentMgr.getContent('cookie_hint');</w:t>
            </w:r>
          </w:p>
          <w:p w:rsidR="00381762" w:rsidRPr="00381762" w:rsidRDefault="00381762" w:rsidP="00404939">
            <w:r w:rsidRPr="00381762">
              <w:t xml:space="preserve">    var consentTrackingHintAsset = ContentMgr.getContent('consent_tracking_hint');</w:t>
            </w:r>
          </w:p>
          <w:p w:rsidR="00381762" w:rsidRPr="00381762" w:rsidRDefault="00381762" w:rsidP="00404939">
            <w:r w:rsidRPr="00381762">
              <w:t xml:space="preserve">    return {</w:t>
            </w:r>
          </w:p>
          <w:p w:rsidR="00381762" w:rsidRPr="00381762" w:rsidRDefault="00381762" w:rsidP="00404939">
            <w:r w:rsidRPr="00381762">
              <w:t xml:space="preserve">        LISTING_INFINITE_SCROLL: (Site.getCurrent().getCustomPreferenceValue('enableInfiniteScroll') ? true : false),</w:t>
            </w:r>
          </w:p>
          <w:p w:rsidR="00381762" w:rsidRPr="00381762" w:rsidRDefault="00381762" w:rsidP="00404939">
            <w:r w:rsidRPr="00381762">
              <w:t xml:space="preserve">        LISTING_REFINE_SORT: true,</w:t>
            </w:r>
          </w:p>
          <w:p w:rsidR="00381762" w:rsidRPr="00381762" w:rsidRDefault="00381762" w:rsidP="00404939">
            <w:r w:rsidRPr="00381762">
              <w:t xml:space="preserve">        STORE_PICKUP: Site.getCurrent().getCustomPreferenceValue('enableStorePickUp'),</w:t>
            </w:r>
          </w:p>
          <w:p w:rsidR="00381762" w:rsidRPr="00381762" w:rsidRDefault="00381762" w:rsidP="00404939">
            <w:r w:rsidRPr="00381762">
              <w:t xml:space="preserve">        COOKIE_HINT: (cookieHintAsset &amp;&amp; cookieHintAsset.online) || false,</w:t>
            </w:r>
          </w:p>
          <w:p w:rsidR="00381762" w:rsidRPr="00404939" w:rsidRDefault="00381762" w:rsidP="00404939">
            <w:pPr>
              <w:rPr>
                <w:highlight w:val="yellow"/>
              </w:rPr>
            </w:pPr>
            <w:r w:rsidRPr="00381762">
              <w:t xml:space="preserve">        CONSENT_TRACKING_HINT: (consentTrackingHintAsset &amp;&amp; consentTrackingHintAsset.online) || false</w:t>
            </w:r>
            <w:r w:rsidRPr="00404939">
              <w:rPr>
                <w:highlight w:val="yellow"/>
              </w:rPr>
              <w:t>,</w:t>
            </w:r>
          </w:p>
          <w:p w:rsidR="00381762" w:rsidRPr="00404939" w:rsidRDefault="00381762" w:rsidP="00404939">
            <w:pPr>
              <w:rPr>
                <w:highlight w:val="yellow"/>
              </w:rPr>
            </w:pPr>
            <w:r w:rsidRPr="00404939">
              <w:rPr>
                <w:highlight w:val="yellow"/>
              </w:rPr>
              <w:t xml:space="preserve">        CHECK_TLS: Site.getCurrent().getCustomPreferenceValue('checkTLS'),</w:t>
            </w:r>
          </w:p>
          <w:p w:rsidR="00381762" w:rsidRPr="00404939" w:rsidRDefault="00381762" w:rsidP="00404939">
            <w:pPr>
              <w:rPr>
                <w:highlight w:val="yellow"/>
              </w:rPr>
            </w:pPr>
            <w:r w:rsidRPr="00404939">
              <w:rPr>
                <w:highlight w:val="yellow"/>
              </w:rPr>
              <w:lastRenderedPageBreak/>
              <w:t xml:space="preserve">        WP_ENABLE_CLIENT_SIDE_ENCRYPTION : (dw.system.Site.getCurrent().getCustomPreferenceValue('WorldpayEnableClientSideEncryption') ? true : false),</w:t>
            </w:r>
          </w:p>
          <w:p w:rsidR="00381762" w:rsidRPr="00404939" w:rsidRDefault="00381762" w:rsidP="00404939">
            <w:pPr>
              <w:rPr>
                <w:highlight w:val="yellow"/>
              </w:rPr>
            </w:pPr>
            <w:r w:rsidRPr="00404939">
              <w:rPr>
                <w:highlight w:val="yellow"/>
              </w:rPr>
              <w:tab/>
            </w:r>
            <w:r w:rsidRPr="00404939">
              <w:rPr>
                <w:highlight w:val="yellow"/>
              </w:rPr>
              <w:tab/>
              <w:t>WP_CSE_PUBLIC_KEY :  dw.system.Site.getCurrent().getCustomPreferenceValue('WorldpayClientSideEncryptionPublicKey'),</w:t>
            </w:r>
          </w:p>
          <w:p w:rsidR="00381762" w:rsidRPr="00404939" w:rsidRDefault="00381762" w:rsidP="00404939">
            <w:pPr>
              <w:rPr>
                <w:highlight w:val="yellow"/>
              </w:rPr>
            </w:pPr>
            <w:r w:rsidRPr="00404939">
              <w:rPr>
                <w:highlight w:val="yellow"/>
              </w:rPr>
              <w:tab/>
            </w:r>
            <w:r w:rsidRPr="00404939">
              <w:rPr>
                <w:highlight w:val="yellow"/>
              </w:rPr>
              <w:tab/>
              <w:t>WP_DISABLE_CVV : dw.system.Site.getCurrent().getCustomPreferenceValue('WorldpayDisableCVV')</w:t>
            </w:r>
          </w:p>
          <w:p w:rsidR="00381762" w:rsidRPr="00404939" w:rsidRDefault="00381762" w:rsidP="00404939">
            <w:pPr>
              <w:rPr>
                <w:highlight w:val="yellow"/>
              </w:rPr>
            </w:pPr>
            <w:r w:rsidRPr="00404939">
              <w:rPr>
                <w:highlight w:val="yellow"/>
              </w:rPr>
              <w:t xml:space="preserve">        </w:t>
            </w:r>
          </w:p>
          <w:p w:rsidR="00A023C8" w:rsidRDefault="00381762" w:rsidP="00404939">
            <w:r w:rsidRPr="00404939">
              <w:rPr>
                <w:highlight w:val="yellow"/>
              </w:rPr>
              <w:t xml:space="preserve">    };</w:t>
            </w:r>
          </w:p>
        </w:tc>
      </w:tr>
    </w:tbl>
    <w:p w:rsidR="00A023C8" w:rsidRDefault="0044482B" w:rsidP="00404939">
      <w:pPr>
        <w:pStyle w:val="ListParagraph"/>
        <w:numPr>
          <w:ilvl w:val="0"/>
          <w:numId w:val="58"/>
        </w:numPr>
      </w:pPr>
      <w:r>
        <w:t>Update the ConsentTrackingHintAsset with the below code sn</w:t>
      </w:r>
      <w:r w:rsidR="002700E3">
        <w:t>ippet</w:t>
      </w:r>
    </w:p>
    <w:tbl>
      <w:tblPr>
        <w:tblStyle w:val="TableGrid"/>
        <w:tblW w:w="0" w:type="auto"/>
        <w:tblInd w:w="-5" w:type="dxa"/>
        <w:tblLook w:val="04A0" w:firstRow="1" w:lastRow="0" w:firstColumn="1" w:lastColumn="0" w:noHBand="0" w:noVBand="1"/>
      </w:tblPr>
      <w:tblGrid>
        <w:gridCol w:w="9741"/>
      </w:tblGrid>
      <w:tr w:rsidR="0044482B" w:rsidTr="00404939">
        <w:tc>
          <w:tcPr>
            <w:tcW w:w="9741" w:type="dxa"/>
          </w:tcPr>
          <w:p w:rsidR="0044482B" w:rsidRDefault="0044482B" w:rsidP="00404939">
            <w:pPr>
              <w:ind w:left="1080"/>
            </w:pPr>
            <w:r>
              <w:t>ResourceHelper.getPreferences = function(pageContext) {</w:t>
            </w:r>
          </w:p>
          <w:p w:rsidR="0044482B" w:rsidRDefault="0044482B" w:rsidP="00404939">
            <w:pPr>
              <w:ind w:left="1080"/>
            </w:pPr>
            <w:r>
              <w:t xml:space="preserve">    var cookieHintAsset = ContentMgr.getContent('cookie_hint');</w:t>
            </w:r>
          </w:p>
          <w:p w:rsidR="0044482B" w:rsidRDefault="0044482B" w:rsidP="00404939">
            <w:pPr>
              <w:ind w:left="1080"/>
            </w:pPr>
            <w:r>
              <w:t xml:space="preserve">    </w:t>
            </w:r>
            <w:r w:rsidRPr="00404939">
              <w:rPr>
                <w:highlight w:val="yellow"/>
              </w:rPr>
              <w:t>var consentTrackingHintAsset = ContentMgr.getContent('consent_tracking_hint');</w:t>
            </w:r>
          </w:p>
        </w:tc>
      </w:tr>
    </w:tbl>
    <w:p w:rsidR="0044482B" w:rsidRDefault="0044482B" w:rsidP="00404939">
      <w:pPr>
        <w:pStyle w:val="ListParagraph"/>
        <w:ind w:left="1440"/>
      </w:pP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290" w:name="_Toc413668772"/>
      <w:bookmarkStart w:id="291" w:name="_Toc479578019"/>
      <w:bookmarkStart w:id="292" w:name="_Toc8306067"/>
      <w:r w:rsidRPr="007B068B">
        <w:rPr>
          <w:i w:val="0"/>
          <w:sz w:val="24"/>
          <w:szCs w:val="24"/>
        </w:rPr>
        <w:t>APM Lookup Support</w:t>
      </w:r>
      <w:bookmarkEnd w:id="290"/>
      <w:bookmarkEnd w:id="291"/>
      <w:bookmarkEnd w:id="292"/>
      <w:r w:rsidRPr="007B068B">
        <w:rPr>
          <w:i w:val="0"/>
          <w:sz w:val="24"/>
          <w:szCs w:val="24"/>
        </w:rPr>
        <w:t xml:space="preserve"> </w:t>
      </w:r>
    </w:p>
    <w:p w:rsidR="007B068B" w:rsidRDefault="007B068B" w:rsidP="007B068B">
      <w:pPr>
        <w:pStyle w:val="Heading4"/>
      </w:pPr>
      <w:r>
        <w:t xml:space="preserve"> </w:t>
      </w:r>
      <w:r w:rsidRPr="00734A3A">
        <w:rPr>
          <w:rFonts w:asciiTheme="minorHAnsi" w:hAnsiTheme="minorHAnsi"/>
          <w:i w:val="0"/>
          <w:iCs w:val="0"/>
          <w:color w:val="548DD4" w:themeColor="text2" w:themeTint="99"/>
          <w:sz w:val="28"/>
          <w:szCs w:val="28"/>
        </w:rPr>
        <w:t>billing.js (compiled into app.js)</w:t>
      </w:r>
    </w:p>
    <w:p w:rsidR="007B068B" w:rsidRDefault="007B068B" w:rsidP="007B068B">
      <w:pPr>
        <w:pStyle w:val="ListParagraph"/>
        <w:numPr>
          <w:ilvl w:val="0"/>
          <w:numId w:val="49"/>
        </w:numPr>
        <w:tabs>
          <w:tab w:val="left" w:pos="720"/>
        </w:tabs>
      </w:pPr>
      <w:r>
        <w:t xml:space="preserve">Replace existing </w:t>
      </w:r>
      <w:r w:rsidRPr="00334520">
        <w:rPr>
          <w:b/>
        </w:rPr>
        <w:t>function “setCCFields”</w:t>
      </w:r>
      <w:r>
        <w:t xml:space="preserve"> with below code snippet.</w:t>
      </w:r>
    </w:p>
    <w:tbl>
      <w:tblPr>
        <w:tblStyle w:val="TableGrid"/>
        <w:tblW w:w="0" w:type="auto"/>
        <w:tblLook w:val="04A0" w:firstRow="1" w:lastRow="0" w:firstColumn="1" w:lastColumn="0" w:noHBand="0" w:noVBand="1"/>
      </w:tblPr>
      <w:tblGrid>
        <w:gridCol w:w="9736"/>
      </w:tblGrid>
      <w:tr w:rsidR="007B068B" w:rsidTr="00A516A8">
        <w:tc>
          <w:tcPr>
            <w:tcW w:w="9962" w:type="dxa"/>
          </w:tcPr>
          <w:p w:rsidR="005D0A05" w:rsidRPr="00404939" w:rsidRDefault="005D0A05" w:rsidP="00404939">
            <w:pPr>
              <w:tabs>
                <w:tab w:val="left" w:pos="720"/>
              </w:tabs>
              <w:ind w:left="360"/>
              <w:rPr>
                <w:sz w:val="20"/>
                <w:szCs w:val="20"/>
              </w:rPr>
            </w:pPr>
            <w:r w:rsidRPr="00404939">
              <w:rPr>
                <w:sz w:val="20"/>
                <w:szCs w:val="20"/>
              </w:rPr>
              <w:t>function setCCFields(data) {</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var $selectPaymentMethod = $('.payment-method-options');</w:t>
            </w:r>
          </w:p>
          <w:p w:rsidR="005D0A05" w:rsidRPr="00404939" w:rsidRDefault="005D0A05" w:rsidP="00404939">
            <w:pPr>
              <w:tabs>
                <w:tab w:val="left" w:pos="720"/>
              </w:tabs>
              <w:ind w:left="360"/>
              <w:rPr>
                <w:sz w:val="20"/>
                <w:szCs w:val="20"/>
                <w:highlight w:val="yellow"/>
              </w:rPr>
            </w:pPr>
            <w:r w:rsidRPr="00404939">
              <w:rPr>
                <w:sz w:val="20"/>
                <w:szCs w:val="20"/>
                <w:highlight w:val="yellow"/>
              </w:rPr>
              <w:tab/>
              <w:t>var selectedPaymentMethod = $selectPaymentMethod.find(':checked').val();</w:t>
            </w:r>
          </w:p>
          <w:p w:rsidR="005D0A05" w:rsidRPr="00404939" w:rsidRDefault="005D0A05" w:rsidP="00404939">
            <w:pPr>
              <w:tabs>
                <w:tab w:val="left" w:pos="720"/>
              </w:tabs>
              <w:ind w:left="360"/>
              <w:rPr>
                <w:sz w:val="20"/>
                <w:szCs w:val="20"/>
              </w:rPr>
            </w:pPr>
            <w:r w:rsidRPr="00404939">
              <w:rPr>
                <w:sz w:val="20"/>
                <w:szCs w:val="20"/>
                <w:highlight w:val="yellow"/>
              </w:rPr>
              <w:tab/>
              <w:t>var $creditCard = $('[data-method="'+selectedPaymentMethod+'"]');</w:t>
            </w:r>
          </w:p>
          <w:p w:rsidR="005D0A05" w:rsidRPr="00404939" w:rsidRDefault="005D0A05" w:rsidP="00404939">
            <w:pPr>
              <w:tabs>
                <w:tab w:val="left" w:pos="720"/>
              </w:tabs>
              <w:ind w:left="360"/>
              <w:rPr>
                <w:sz w:val="20"/>
                <w:szCs w:val="20"/>
              </w:rPr>
            </w:pPr>
            <w:r w:rsidRPr="00404939">
              <w:rPr>
                <w:sz w:val="20"/>
                <w:szCs w:val="20"/>
              </w:rPr>
              <w:t xml:space="preserve">    $creditCard.find('input[name$="creditCard_owner"]').val(data.holder).trigger('change');</w:t>
            </w:r>
          </w:p>
          <w:p w:rsidR="005D0A05" w:rsidRPr="00404939" w:rsidRDefault="005D0A05" w:rsidP="00404939">
            <w:pPr>
              <w:tabs>
                <w:tab w:val="left" w:pos="720"/>
              </w:tabs>
              <w:ind w:left="360"/>
              <w:rPr>
                <w:sz w:val="20"/>
                <w:szCs w:val="20"/>
              </w:rPr>
            </w:pPr>
            <w:r w:rsidRPr="00404939">
              <w:rPr>
                <w:sz w:val="20"/>
                <w:szCs w:val="20"/>
              </w:rPr>
              <w:t xml:space="preserve">    $creditCard.find('select[name$="_type"]').val(data.type).trigger('change');</w:t>
            </w:r>
          </w:p>
          <w:p w:rsidR="005D0A05" w:rsidRPr="00404939" w:rsidRDefault="005D0A05" w:rsidP="00404939">
            <w:pPr>
              <w:tabs>
                <w:tab w:val="left" w:pos="720"/>
              </w:tabs>
              <w:ind w:left="360"/>
              <w:rPr>
                <w:sz w:val="20"/>
                <w:szCs w:val="20"/>
              </w:rPr>
            </w:pPr>
            <w:r w:rsidRPr="00404939">
              <w:rPr>
                <w:sz w:val="20"/>
                <w:szCs w:val="20"/>
              </w:rPr>
              <w:t xml:space="preserve">    $creditCard.find('input[name*="_creditCard_number"]').val(data.maskedNumber).trigger('change');</w:t>
            </w:r>
          </w:p>
          <w:p w:rsidR="005D0A05" w:rsidRPr="00404939" w:rsidRDefault="005D0A05" w:rsidP="00404939">
            <w:pPr>
              <w:tabs>
                <w:tab w:val="left" w:pos="720"/>
              </w:tabs>
              <w:ind w:left="360"/>
              <w:rPr>
                <w:sz w:val="20"/>
                <w:szCs w:val="20"/>
              </w:rPr>
            </w:pPr>
            <w:r w:rsidRPr="00404939">
              <w:rPr>
                <w:sz w:val="20"/>
                <w:szCs w:val="20"/>
              </w:rPr>
              <w:t xml:space="preserve">    $creditCard.find('[name$="_month"]').val(data.expirationMonth).trigger('change');</w:t>
            </w:r>
          </w:p>
          <w:p w:rsidR="005D0A05" w:rsidRPr="00404939" w:rsidRDefault="005D0A05" w:rsidP="00404939">
            <w:pPr>
              <w:tabs>
                <w:tab w:val="left" w:pos="720"/>
              </w:tabs>
              <w:ind w:left="360"/>
              <w:rPr>
                <w:sz w:val="20"/>
                <w:szCs w:val="20"/>
              </w:rPr>
            </w:pPr>
            <w:r w:rsidRPr="00404939">
              <w:rPr>
                <w:sz w:val="20"/>
                <w:szCs w:val="20"/>
              </w:rPr>
              <w:t xml:space="preserve">    $creditCard.find('[name$="_year"]').val(data.expirationYear).trigger('change');</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 xml:space="preserve">if(selectedPaymentMethod &amp;&amp; selectedPaymentMethod == 'Worldpay'){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hide CVV</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(window.SitePreferences.WP_DISABLE_CVV)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$creditCard.find('input[name*="_cvn"]').removeClass('required');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$creditCard.find('div.cvn').hide();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else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$creditCard.find('input[name*="_cvn"]').addClass('required');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$creditCard.find('div.cvn').show();</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$creditCard.find('input[name$="creditCard_owner"]').prop('readonly',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$creditCard.find('select[name$="_type"]').attr("disabled",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$creditCard.find('input[name*="_creditCard_number"]').prop('readonly',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$creditCard.find('[name$="_month"]').attr("disabled",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$creditCard.find('[name$="_year"]').attr("disabled", true);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$creditCard.find('input[name$="_saveCard"]').val('false');</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$creditCard.find('input[name$="_saveCard"]').removeProp('checked');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($('select[id$="_country"]').val() == "BR") {</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5D0A05" w:rsidRPr="00404939" w:rsidRDefault="005D0A05" w:rsidP="00404939">
            <w:pPr>
              <w:tabs>
                <w:tab w:val="left" w:pos="720"/>
              </w:tabs>
              <w:ind w:left="360"/>
              <w:rPr>
                <w:sz w:val="20"/>
                <w:szCs w:val="20"/>
              </w:rPr>
            </w:pPr>
            <w:r w:rsidRPr="00404939">
              <w:rPr>
                <w:sz w:val="20"/>
                <w:szCs w:val="20"/>
                <w:highlight w:val="yellow"/>
              </w:rPr>
              <w:tab/>
            </w:r>
            <w:r w:rsidRPr="00404939">
              <w:rPr>
                <w:sz w:val="20"/>
                <w:szCs w:val="20"/>
                <w:highlight w:val="yellow"/>
              </w:rPr>
              <w:tab/>
              <w:t>}</w:t>
            </w:r>
          </w:p>
          <w:p w:rsidR="005D0A05" w:rsidRPr="00404939" w:rsidRDefault="005D0A05" w:rsidP="00404939">
            <w:pPr>
              <w:tabs>
                <w:tab w:val="left" w:pos="720"/>
              </w:tabs>
              <w:ind w:left="360"/>
              <w:rPr>
                <w:sz w:val="20"/>
                <w:szCs w:val="20"/>
                <w:highlight w:val="yellow"/>
              </w:rPr>
            </w:pPr>
            <w:r w:rsidRPr="00404939">
              <w:rPr>
                <w:sz w:val="20"/>
                <w:szCs w:val="20"/>
              </w:rPr>
              <w:tab/>
            </w:r>
            <w:r w:rsidRPr="00404939">
              <w:rPr>
                <w:sz w:val="20"/>
                <w:szCs w:val="20"/>
                <w:highlight w:val="yellow"/>
              </w:rPr>
              <w:t>}else{ // show CVV</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$creditCard.find('input[name*="_cvn"]').addClass('required');</w:t>
            </w:r>
          </w:p>
          <w:p w:rsidR="005D0A05" w:rsidRPr="00404939" w:rsidRDefault="005D0A05"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$creditCard.find('input[name$="_cvn"]').val('').trigger('change');</w:t>
            </w:r>
            <w:r w:rsidRPr="00404939">
              <w:rPr>
                <w:sz w:val="20"/>
                <w:szCs w:val="20"/>
                <w:highlight w:val="yellow"/>
              </w:rPr>
              <w:tab/>
            </w:r>
          </w:p>
          <w:p w:rsidR="005D0A05" w:rsidRPr="00404939" w:rsidRDefault="005D0A05" w:rsidP="00404939">
            <w:pPr>
              <w:tabs>
                <w:tab w:val="left" w:pos="720"/>
              </w:tabs>
              <w:ind w:left="360"/>
              <w:rPr>
                <w:sz w:val="20"/>
                <w:szCs w:val="20"/>
              </w:rPr>
            </w:pPr>
            <w:r w:rsidRPr="00404939">
              <w:rPr>
                <w:sz w:val="20"/>
                <w:szCs w:val="20"/>
                <w:highlight w:val="yellow"/>
              </w:rPr>
              <w:tab/>
              <w:t>}</w:t>
            </w:r>
          </w:p>
          <w:p w:rsidR="007B068B" w:rsidRDefault="005D0A05" w:rsidP="00404939">
            <w:r w:rsidRPr="00404939">
              <w:rPr>
                <w:sz w:val="20"/>
                <w:szCs w:val="20"/>
              </w:rPr>
              <w:lastRenderedPageBreak/>
              <w:t>}</w:t>
            </w:r>
          </w:p>
        </w:tc>
      </w:tr>
    </w:tbl>
    <w:p w:rsidR="007B068B" w:rsidRDefault="007B068B" w:rsidP="007B068B">
      <w:pPr>
        <w:tabs>
          <w:tab w:val="left" w:pos="720"/>
        </w:tabs>
      </w:pPr>
    </w:p>
    <w:p w:rsidR="007B068B" w:rsidRDefault="007B068B" w:rsidP="007B068B">
      <w:pPr>
        <w:pStyle w:val="ListParagraph"/>
        <w:numPr>
          <w:ilvl w:val="0"/>
          <w:numId w:val="49"/>
        </w:numPr>
        <w:tabs>
          <w:tab w:val="left" w:pos="720"/>
        </w:tabs>
      </w:pPr>
      <w:r>
        <w:t>Replace existing function “</w:t>
      </w:r>
      <w:r w:rsidRPr="00334520">
        <w:rPr>
          <w:b/>
        </w:rPr>
        <w:t>updatePaymentMethod</w:t>
      </w:r>
      <w:r>
        <w:t>” with below code snippet</w:t>
      </w:r>
    </w:p>
    <w:tbl>
      <w:tblPr>
        <w:tblStyle w:val="TableGrid"/>
        <w:tblW w:w="0" w:type="auto"/>
        <w:tblLook w:val="04A0" w:firstRow="1" w:lastRow="0" w:firstColumn="1" w:lastColumn="0" w:noHBand="0" w:noVBand="1"/>
      </w:tblPr>
      <w:tblGrid>
        <w:gridCol w:w="9736"/>
      </w:tblGrid>
      <w:tr w:rsidR="007B068B" w:rsidTr="00A516A8">
        <w:tc>
          <w:tcPr>
            <w:tcW w:w="9962" w:type="dxa"/>
          </w:tcPr>
          <w:p w:rsidR="005D0A05" w:rsidRDefault="005D0A05" w:rsidP="00404939">
            <w:pPr>
              <w:ind w:left="360"/>
            </w:pPr>
            <w:r>
              <w:t>function updatePaymentMethod(paymentMethodID) {</w:t>
            </w:r>
          </w:p>
          <w:p w:rsidR="005D0A05" w:rsidRPr="00404939" w:rsidRDefault="005D0A05" w:rsidP="00404939">
            <w:pPr>
              <w:ind w:left="360"/>
              <w:rPr>
                <w:highlight w:val="yellow"/>
              </w:rPr>
            </w:pPr>
            <w:r>
              <w:tab/>
            </w:r>
            <w:r w:rsidRPr="00404939">
              <w:rPr>
                <w:highlight w:val="yellow"/>
              </w:rPr>
              <w:t>$.ajax({</w:t>
            </w:r>
          </w:p>
          <w:p w:rsidR="005D0A05" w:rsidRPr="00404939" w:rsidRDefault="005D0A05" w:rsidP="00404939">
            <w:pPr>
              <w:ind w:left="360"/>
              <w:rPr>
                <w:highlight w:val="yellow"/>
              </w:rPr>
            </w:pPr>
            <w:r w:rsidRPr="00404939">
              <w:rPr>
                <w:highlight w:val="yellow"/>
              </w:rPr>
              <w:tab/>
            </w:r>
            <w:r w:rsidRPr="00404939">
              <w:rPr>
                <w:highlight w:val="yellow"/>
              </w:rPr>
              <w:tab/>
              <w:t>url:Urls.loadPaymentMethods,</w:t>
            </w:r>
          </w:p>
          <w:p w:rsidR="005D0A05" w:rsidRPr="00404939" w:rsidRDefault="005D0A05" w:rsidP="00404939">
            <w:pPr>
              <w:ind w:left="360"/>
              <w:rPr>
                <w:highlight w:val="yellow"/>
              </w:rPr>
            </w:pPr>
            <w:r w:rsidRPr="00404939">
              <w:rPr>
                <w:highlight w:val="yellow"/>
              </w:rPr>
              <w:tab/>
            </w:r>
            <w:r w:rsidRPr="00404939">
              <w:rPr>
                <w:highlight w:val="yellow"/>
              </w:rPr>
              <w:tab/>
              <w:t>type:"Post",</w:t>
            </w:r>
          </w:p>
          <w:p w:rsidR="005D0A05" w:rsidRPr="00404939" w:rsidRDefault="005D0A05" w:rsidP="00404939">
            <w:pPr>
              <w:ind w:left="360"/>
              <w:rPr>
                <w:highlight w:val="yellow"/>
              </w:rPr>
            </w:pPr>
            <w:r w:rsidRPr="00404939">
              <w:rPr>
                <w:highlight w:val="yellow"/>
              </w:rPr>
              <w:tab/>
            </w:r>
            <w:r w:rsidRPr="00404939">
              <w:rPr>
                <w:highlight w:val="yellow"/>
              </w:rPr>
              <w:tab/>
              <w:t>data:{"selectedPaymentMethodId":paymentMethodID},</w:t>
            </w:r>
          </w:p>
          <w:p w:rsidR="005D0A05" w:rsidRPr="00404939" w:rsidRDefault="005D0A05" w:rsidP="00404939">
            <w:pPr>
              <w:ind w:left="360"/>
              <w:rPr>
                <w:highlight w:val="yellow"/>
              </w:rPr>
            </w:pPr>
            <w:r w:rsidRPr="00404939">
              <w:rPr>
                <w:highlight w:val="yellow"/>
              </w:rPr>
              <w:tab/>
            </w:r>
            <w:r w:rsidRPr="00404939">
              <w:rPr>
                <w:highlight w:val="yellow"/>
              </w:rPr>
              <w:tab/>
              <w:t>success:function(response){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$(".payment-method-container").html(response);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if($('.payment-method-options').find(':checked').val()=='Worldpay' &amp;&amp; $('select[id$="_country"]', $form).val() == "BR"){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 select credit card from list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$('.creditCardList').on('change', function ()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cardUUID = $(this).val();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if (!cardUUID)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$("#clearpaymentform").trigger('click');</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return;</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remove server side error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$('.required.error').removeClass('error');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$('.error-message').remove();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 selectedPaymentMethod = $('.payment-method-options').find(':checked').val();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if(selectedPaymentMethod=='Worldpay'){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proofErr w:type="gramStart"/>
            <w:r w:rsidRPr="00404939">
              <w:rPr>
                <w:highlight w:val="yellow"/>
              </w:rPr>
              <w:t>if(</w:t>
            </w:r>
            <w:proofErr w:type="gramEnd"/>
            <w:r w:rsidRPr="00404939">
              <w:rPr>
                <w:highlight w:val="yellow"/>
              </w:rPr>
              <w:t>cardUUID!=""){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}else{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populateCreditCardForm(cardUUID);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$creditCardSection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$creditCardSection.find('[name$="_cards"]').val('');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 $form = $('.address');</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xml:space="preserve">var countryCode = $('select[id$="_country"]', $form).val();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if(paymentMethodID == "Worldpay" &amp;&amp; countryCode =="BR"){</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$creditCardSection.find('input[name$="creditCard_cpf"]').removeClass('required');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$creditCardSection.find('input[name$="creditCard_installments"]').removeClass('required');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else if(paymentMethodID == "CREDIT_CARD" &amp;&amp; countryCode =="BR"){</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$creditCardSection = $('[data-method="CREDIT_CARD"]');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$creditCardSection.find('input[name$="creditCard_cpf"]').addClass('required');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$creditCardSection.find('input[name$="creditCard_installments"]').removeClass('required');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if(paymentMethodID=='Worldpay'){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$creditCard.find('input[name$="_saveCard"]').val('false');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$creditCard.find('input[name$="_saveCard"]').removeProp('checked');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var $form = $('.address');</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 xml:space="preserve">var countryCode = $('select[id$="_country"]', $form).val();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fieldForBrazil(paymentMethodID,countryCode);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 select prefered credit card from list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$('#preferedCreditCardList').on('change', function (e)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e.preventDefault();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$('[data-method="Worldpay"]');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$("#clearpaymentform").on('click',function(e){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e.preventDefault();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var</w:t>
            </w:r>
            <w:r w:rsidRPr="00404939">
              <w:rPr>
                <w:highlight w:val="yellow"/>
              </w:rPr>
              <w:tab/>
              <w:t xml:space="preserve"> $creditCard = $('#PaymentMethod_Worldpay');</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 ($('input#is-Worldpay').prop('checked'))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$creditCard.find('input[name$="_cvn"]').removeClass('required');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$("#Payment_Brazil").hide();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 else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 = $('[data-method="CREDIT_CARD"]');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$creditCard.find('input,select').val('');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$creditCard.find('input[name$="creditCard_owner"]').addClass('required');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$creditCard.find('select[name$="_type"]').addClass('required');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$creditCard.find('input[name*="_creditCard_number"]').addClass('required');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$creditCard.find('[name$="_month"]').addClass('required');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$creditCard.find('[name$="_year"]').addClass('required');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$creditCard.find('input[name$="_cvn"]').addClass('required');</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$('.creditCardList').val('');</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$creditCard.find('input[name$="_saveCard"]').val('true');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$creditCard.find('input[name$="_saveCard"]').prop('checked',true);</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$creditCard.find('div.cvn').show();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$(".card-block").show();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$(".save-card-block").show();</w:t>
            </w:r>
          </w:p>
          <w:p w:rsidR="005D0A05" w:rsidRPr="00404939" w:rsidRDefault="005D0A05" w:rsidP="00404939">
            <w:pPr>
              <w:ind w:left="360"/>
              <w:rPr>
                <w:highlight w:val="yellow"/>
              </w:rPr>
            </w:pPr>
            <w:r w:rsidRPr="00404939">
              <w:rPr>
                <w:highlight w:val="yellow"/>
              </w:rPr>
              <w:lastRenderedPageBreak/>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if (countryCode === 'BR') {</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$("#Payment_Brazil").show();</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r>
            <w:r w:rsidRPr="00404939">
              <w:rPr>
                <w:highlight w:val="yellow"/>
              </w:rPr>
              <w:tab/>
              <w:t>});</w:t>
            </w:r>
          </w:p>
          <w:p w:rsidR="005D0A05" w:rsidRPr="00404939" w:rsidRDefault="005D0A05" w:rsidP="00404939">
            <w:pPr>
              <w:ind w:left="360"/>
              <w:rPr>
                <w:highlight w:val="yellow"/>
              </w:rPr>
            </w:pPr>
            <w:r w:rsidRPr="00404939">
              <w:rPr>
                <w:highlight w:val="yellow"/>
              </w:rPr>
              <w:tab/>
            </w:r>
            <w:r w:rsidRPr="00404939">
              <w:rPr>
                <w:highlight w:val="yellow"/>
              </w:rPr>
              <w:tab/>
            </w:r>
            <w:r w:rsidRPr="00404939">
              <w:rPr>
                <w:highlight w:val="yellow"/>
              </w:rPr>
              <w:tab/>
              <w:t>}</w:t>
            </w:r>
          </w:p>
          <w:p w:rsidR="005D0A05" w:rsidRDefault="005D0A05" w:rsidP="00404939">
            <w:pPr>
              <w:ind w:left="360"/>
            </w:pPr>
            <w:r w:rsidRPr="00404939">
              <w:rPr>
                <w:highlight w:val="yellow"/>
              </w:rPr>
              <w:tab/>
            </w:r>
            <w:r w:rsidRPr="00404939">
              <w:rPr>
                <w:highlight w:val="yellow"/>
              </w:rPr>
              <w:tab/>
              <w:t>});</w:t>
            </w:r>
          </w:p>
          <w:p w:rsidR="005D0A05" w:rsidRDefault="005D0A05" w:rsidP="00404939">
            <w:pPr>
              <w:ind w:left="360"/>
            </w:pPr>
            <w:r>
              <w:t xml:space="preserve">    $('input[name$="_selectedPaymentMethodID"]').removeAttr('checked');</w:t>
            </w:r>
          </w:p>
          <w:p w:rsidR="005D0A05" w:rsidRDefault="005D0A05" w:rsidP="00404939">
            <w:pPr>
              <w:ind w:left="360"/>
            </w:pPr>
            <w:r>
              <w:t xml:space="preserve">    $('input[value=' + paymentMethodID + ']').prop('checked', 'checked');</w:t>
            </w:r>
          </w:p>
          <w:p w:rsidR="005D0A05" w:rsidRDefault="005D0A05" w:rsidP="00404939">
            <w:pPr>
              <w:ind w:left="360"/>
            </w:pPr>
          </w:p>
          <w:p w:rsidR="00517A36" w:rsidRDefault="005D0A05" w:rsidP="00517A36">
            <w:pPr>
              <w:ind w:left="360"/>
            </w:pPr>
            <w:r>
              <w:t xml:space="preserve">  </w:t>
            </w:r>
            <w:r w:rsidR="00517A36" w:rsidRPr="00404939">
              <w:rPr>
                <w:highlight w:val="yellow"/>
              </w:rPr>
              <w:t>//formPrepare.validateForm();</w:t>
            </w:r>
          </w:p>
          <w:p w:rsidR="007B068B" w:rsidRDefault="00517A36" w:rsidP="00404939">
            <w:r>
              <w:t>}</w:t>
            </w:r>
          </w:p>
        </w:tc>
      </w:tr>
    </w:tbl>
    <w:p w:rsidR="007B068B" w:rsidRDefault="007B068B" w:rsidP="007B068B">
      <w:pPr>
        <w:pStyle w:val="ListParagraph"/>
        <w:numPr>
          <w:ilvl w:val="0"/>
          <w:numId w:val="49"/>
        </w:numPr>
        <w:tabs>
          <w:tab w:val="left" w:pos="720"/>
        </w:tabs>
      </w:pPr>
      <w:r>
        <w:lastRenderedPageBreak/>
        <w:t xml:space="preserve">Add the below function </w:t>
      </w:r>
      <w:r w:rsidRPr="0033285D">
        <w:rPr>
          <w:b/>
        </w:rPr>
        <w:t>populateApmMethods</w:t>
      </w:r>
      <w:r>
        <w:t xml:space="preserve"> after function updatePaymentMethod.</w:t>
      </w:r>
    </w:p>
    <w:tbl>
      <w:tblPr>
        <w:tblStyle w:val="TableGrid"/>
        <w:tblW w:w="0" w:type="auto"/>
        <w:tblLook w:val="04A0" w:firstRow="1" w:lastRow="0" w:firstColumn="1" w:lastColumn="0" w:noHBand="0" w:noVBand="1"/>
      </w:tblPr>
      <w:tblGrid>
        <w:gridCol w:w="9736"/>
      </w:tblGrid>
      <w:tr w:rsidR="007B068B" w:rsidTr="00A516A8">
        <w:tc>
          <w:tcPr>
            <w:tcW w:w="9962" w:type="dxa"/>
          </w:tcPr>
          <w:p w:rsidR="0066458B" w:rsidRPr="00404939" w:rsidRDefault="0066458B" w:rsidP="00404939">
            <w:pPr>
              <w:tabs>
                <w:tab w:val="left" w:pos="720"/>
              </w:tabs>
              <w:ind w:left="360"/>
              <w:rPr>
                <w:sz w:val="20"/>
                <w:szCs w:val="20"/>
                <w:highlight w:val="yellow"/>
              </w:rPr>
            </w:pPr>
            <w:r w:rsidRPr="00404939">
              <w:rPr>
                <w:sz w:val="20"/>
                <w:szCs w:val="20"/>
                <w:highlight w:val="yellow"/>
              </w:rPr>
              <w:t>function populateApmMethods() {</w:t>
            </w:r>
            <w:r w:rsidRPr="00404939">
              <w:rPr>
                <w:sz w:val="20"/>
                <w:szCs w:val="20"/>
                <w:highlight w:val="yellow"/>
              </w:rPr>
              <w:tab/>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 load APM details</w:t>
            </w:r>
          </w:p>
          <w:p w:rsidR="0066458B" w:rsidRPr="00404939" w:rsidRDefault="0066458B" w:rsidP="00404939">
            <w:pPr>
              <w:tabs>
                <w:tab w:val="left" w:pos="720"/>
              </w:tabs>
              <w:ind w:left="360"/>
              <w:rPr>
                <w:sz w:val="20"/>
                <w:szCs w:val="20"/>
                <w:highlight w:val="yellow"/>
              </w:rPr>
            </w:pPr>
            <w:r w:rsidRPr="00404939">
              <w:rPr>
                <w:sz w:val="20"/>
                <w:szCs w:val="20"/>
                <w:highlight w:val="yellow"/>
              </w:rPr>
              <w:tab/>
              <w:t>var countryCode = $('select[id$="_country"]').val();</w:t>
            </w:r>
          </w:p>
          <w:p w:rsidR="0066458B" w:rsidRPr="00404939" w:rsidRDefault="0066458B" w:rsidP="00404939">
            <w:pPr>
              <w:tabs>
                <w:tab w:val="left" w:pos="720"/>
              </w:tabs>
              <w:ind w:left="360"/>
              <w:rPr>
                <w:sz w:val="20"/>
                <w:szCs w:val="20"/>
                <w:highlight w:val="yellow"/>
              </w:rPr>
            </w:pPr>
            <w:r w:rsidRPr="00404939">
              <w:rPr>
                <w:sz w:val="20"/>
                <w:szCs w:val="20"/>
                <w:highlight w:val="yellow"/>
              </w:rPr>
              <w:tab/>
              <w:t>if(countryCode == undefined || countryCode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return;</w:t>
            </w:r>
            <w:r w:rsidRPr="00404939">
              <w:rPr>
                <w:sz w:val="20"/>
                <w:szCs w:val="20"/>
                <w:highlight w:val="yellow"/>
              </w:rPr>
              <w:tab/>
              <w:t>}</w:t>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var url = Urls.apmLookUp + '?billingCountry=' + countryCode;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t>$.ajax({</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url: url,</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method: "POST",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dataType:"html"</w:t>
            </w:r>
          </w:p>
          <w:p w:rsidR="0066458B" w:rsidRPr="00404939" w:rsidRDefault="0066458B" w:rsidP="00404939">
            <w:pPr>
              <w:tabs>
                <w:tab w:val="left" w:pos="720"/>
              </w:tabs>
              <w:ind w:left="360"/>
              <w:rPr>
                <w:sz w:val="20"/>
                <w:szCs w:val="20"/>
                <w:highlight w:val="yellow"/>
              </w:rPr>
            </w:pPr>
            <w:r w:rsidRPr="00404939">
              <w:rPr>
                <w:sz w:val="20"/>
                <w:szCs w:val="20"/>
                <w:highlight w:val="yellow"/>
              </w:rPr>
              <w:tab/>
              <w:t>}).done(function(data){</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result = new Array();</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foundSelectedPaymentMethod = false;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selectedPaymentMethod = 'CREDIT_CARD';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var paymentMethods=</w:t>
            </w:r>
            <w:r w:rsidRPr="00404939">
              <w:rPr>
                <w:sz w:val="20"/>
                <w:szCs w:val="20"/>
                <w:highlight w:val="yellow"/>
              </w:rPr>
              <w:tab/>
              <w:t>$(".payment-method-options");</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$(paymentMethods).replaceWith(data);</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($('.selectedPaymentMethodMiniSection').length&gt;0)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datapaymentmethodid = $('.selectedPaymentMethodMiniSection').attr('data-paymentmethodid');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if ($('.payment-method-options input[value='+datapaymentmethodid+']'))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foundSelectedPaymentMethod = true;</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$('.payment-method-options input[value='+datapaymentmethodid+']').prop('checked', 'checked');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selectedPaymentMethod = datapaymentmethodid;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r w:rsidRPr="00404939">
              <w:rPr>
                <w:sz w:val="20"/>
                <w:szCs w:val="20"/>
                <w:highlight w:val="yellow"/>
              </w:rPr>
              <w:tab/>
            </w:r>
            <w:r w:rsidRPr="00404939">
              <w:rPr>
                <w:sz w:val="20"/>
                <w:szCs w:val="20"/>
                <w:highlight w:val="yellow"/>
              </w:rPr>
              <w:tab/>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 (!foundSelectedPaymentMethod) {</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$('input[value=CREDIT_CARD]').prop('checked', 'checked');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updatePaymentMethod(selectedPaymentMethod);</w:t>
            </w:r>
          </w:p>
          <w:p w:rsidR="0066458B" w:rsidRPr="00404939" w:rsidRDefault="0066458B"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p>
          <w:p w:rsidR="007B068B" w:rsidRDefault="0066458B" w:rsidP="00404939">
            <w:r w:rsidRPr="00404939">
              <w:rPr>
                <w:sz w:val="20"/>
                <w:szCs w:val="20"/>
                <w:highlight w:val="yellow"/>
              </w:rPr>
              <w:t>}</w:t>
            </w:r>
          </w:p>
        </w:tc>
      </w:tr>
    </w:tbl>
    <w:p w:rsidR="007B068B" w:rsidRDefault="007B068B" w:rsidP="007B068B">
      <w:pPr>
        <w:tabs>
          <w:tab w:val="left" w:pos="720"/>
        </w:tabs>
        <w:ind w:left="720"/>
      </w:pPr>
    </w:p>
    <w:p w:rsidR="007B068B" w:rsidRDefault="007B068B" w:rsidP="007B068B">
      <w:pPr>
        <w:pStyle w:val="ListParagraph"/>
        <w:numPr>
          <w:ilvl w:val="0"/>
          <w:numId w:val="49"/>
        </w:numPr>
        <w:tabs>
          <w:tab w:val="left" w:pos="720"/>
        </w:tabs>
      </w:pPr>
      <w:r w:rsidRPr="0033285D">
        <w:rPr>
          <w:b/>
        </w:rPr>
        <w:t>Remove</w:t>
      </w:r>
      <w:r>
        <w:rPr>
          <w:b/>
        </w:rPr>
        <w:t xml:space="preserve"> </w:t>
      </w:r>
      <w:r w:rsidR="00B1129E">
        <w:rPr>
          <w:b/>
        </w:rPr>
        <w:t>below</w:t>
      </w:r>
      <w:r w:rsidR="00B1129E" w:rsidRPr="0033285D">
        <w:rPr>
          <w:b/>
        </w:rPr>
        <w:t xml:space="preserve"> </w:t>
      </w:r>
      <w:r w:rsidR="00B1129E">
        <w:rPr>
          <w:b/>
        </w:rPr>
        <w:t>function</w:t>
      </w:r>
      <w:r w:rsidRPr="0033285D">
        <w:rPr>
          <w:b/>
        </w:rPr>
        <w:t xml:space="preserve"> creditCardList'-&gt;onChange </w:t>
      </w:r>
      <w:r>
        <w:t xml:space="preserve">below inside the </w:t>
      </w:r>
      <w:r w:rsidRPr="0033285D">
        <w:rPr>
          <w:rFonts w:eastAsiaTheme="majorEastAsia" w:cstheme="majorBidi"/>
          <w:bCs/>
        </w:rPr>
        <w:t xml:space="preserve">exports.init </w:t>
      </w:r>
      <w:r>
        <w:rPr>
          <w:rFonts w:eastAsiaTheme="majorEastAsia" w:cstheme="majorBidi"/>
          <w:bCs/>
        </w:rPr>
        <w:t xml:space="preserve"> </w:t>
      </w:r>
    </w:p>
    <w:p w:rsidR="007B068B" w:rsidRDefault="007B068B" w:rsidP="007B068B">
      <w:pPr>
        <w:tabs>
          <w:tab w:val="left" w:pos="720"/>
        </w:tabs>
        <w:ind w:left="720"/>
      </w:pPr>
      <w:r w:rsidRPr="00E92FEC">
        <w:t>$('#creditCardList').</w:t>
      </w:r>
      <w:proofErr w:type="gramStart"/>
      <w:r w:rsidRPr="00E92FEC">
        <w:t>on(</w:t>
      </w:r>
      <w:proofErr w:type="gramEnd"/>
      <w:r w:rsidRPr="00E92FEC">
        <w:t>'change', function ()</w:t>
      </w:r>
    </w:p>
    <w:tbl>
      <w:tblPr>
        <w:tblStyle w:val="TableGrid"/>
        <w:tblW w:w="0" w:type="auto"/>
        <w:tblLook w:val="04A0" w:firstRow="1" w:lastRow="0" w:firstColumn="1" w:lastColumn="0" w:noHBand="0" w:noVBand="1"/>
      </w:tblPr>
      <w:tblGrid>
        <w:gridCol w:w="9736"/>
      </w:tblGrid>
      <w:tr w:rsidR="007B068B" w:rsidTr="00A516A8">
        <w:tc>
          <w:tcPr>
            <w:tcW w:w="9962" w:type="dxa"/>
          </w:tcPr>
          <w:p w:rsidR="009C10BB" w:rsidRPr="009C10BB" w:rsidRDefault="009C10BB" w:rsidP="009C10BB">
            <w:pPr>
              <w:tabs>
                <w:tab w:val="left" w:pos="720"/>
              </w:tabs>
              <w:rPr>
                <w:sz w:val="20"/>
                <w:szCs w:val="20"/>
              </w:rPr>
            </w:pPr>
            <w:r w:rsidRPr="009C10BB">
              <w:rPr>
                <w:sz w:val="20"/>
                <w:szCs w:val="20"/>
              </w:rPr>
              <w:lastRenderedPageBreak/>
              <w:t>// select credit card from list</w:t>
            </w:r>
          </w:p>
          <w:p w:rsidR="00B33320" w:rsidRPr="00B33320" w:rsidRDefault="00B33320" w:rsidP="00B33320">
            <w:pPr>
              <w:tabs>
                <w:tab w:val="left" w:pos="720"/>
              </w:tabs>
              <w:rPr>
                <w:sz w:val="20"/>
                <w:szCs w:val="20"/>
              </w:rPr>
            </w:pPr>
            <w:r w:rsidRPr="00B33320">
              <w:rPr>
                <w:sz w:val="20"/>
                <w:szCs w:val="20"/>
              </w:rPr>
              <w:t>$('#creditCardList').on('change', function () {</w:t>
            </w:r>
          </w:p>
          <w:p w:rsidR="00B33320" w:rsidRPr="00B33320" w:rsidRDefault="00B33320" w:rsidP="00B33320">
            <w:pPr>
              <w:tabs>
                <w:tab w:val="left" w:pos="720"/>
              </w:tabs>
              <w:rPr>
                <w:sz w:val="20"/>
                <w:szCs w:val="20"/>
              </w:rPr>
            </w:pPr>
            <w:r w:rsidRPr="00B33320">
              <w:rPr>
                <w:sz w:val="20"/>
                <w:szCs w:val="20"/>
              </w:rPr>
              <w:t xml:space="preserve">        var cardUUID = $(this).val();</w:t>
            </w:r>
          </w:p>
          <w:p w:rsidR="00B33320" w:rsidRPr="00B33320" w:rsidRDefault="00B33320" w:rsidP="00B33320">
            <w:pPr>
              <w:tabs>
                <w:tab w:val="left" w:pos="720"/>
              </w:tabs>
              <w:rPr>
                <w:sz w:val="20"/>
                <w:szCs w:val="20"/>
              </w:rPr>
            </w:pPr>
            <w:r w:rsidRPr="00B33320">
              <w:rPr>
                <w:sz w:val="20"/>
                <w:szCs w:val="20"/>
              </w:rPr>
              <w:t xml:space="preserve">        if (!cardUUID) {return;}</w:t>
            </w:r>
          </w:p>
          <w:p w:rsidR="00B33320" w:rsidRPr="00B33320" w:rsidRDefault="00B33320" w:rsidP="00B33320">
            <w:pPr>
              <w:tabs>
                <w:tab w:val="left" w:pos="720"/>
              </w:tabs>
              <w:rPr>
                <w:sz w:val="20"/>
                <w:szCs w:val="20"/>
              </w:rPr>
            </w:pPr>
            <w:r w:rsidRPr="00B33320">
              <w:rPr>
                <w:sz w:val="20"/>
                <w:szCs w:val="20"/>
              </w:rPr>
              <w:t xml:space="preserve">        populateCreditCardForm(cardUUID);</w:t>
            </w:r>
          </w:p>
          <w:p w:rsidR="00B33320" w:rsidRPr="00B33320" w:rsidRDefault="00B33320" w:rsidP="00B33320">
            <w:pPr>
              <w:tabs>
                <w:tab w:val="left" w:pos="720"/>
              </w:tabs>
              <w:rPr>
                <w:sz w:val="20"/>
                <w:szCs w:val="20"/>
              </w:rPr>
            </w:pPr>
          </w:p>
          <w:p w:rsidR="00B33320" w:rsidRPr="00B33320" w:rsidRDefault="00B33320" w:rsidP="00B33320">
            <w:pPr>
              <w:tabs>
                <w:tab w:val="left" w:pos="720"/>
              </w:tabs>
              <w:rPr>
                <w:sz w:val="20"/>
                <w:szCs w:val="20"/>
              </w:rPr>
            </w:pPr>
            <w:r w:rsidRPr="00B33320">
              <w:rPr>
                <w:sz w:val="20"/>
                <w:szCs w:val="20"/>
              </w:rPr>
              <w:t xml:space="preserve">        // remove server side error</w:t>
            </w:r>
          </w:p>
          <w:p w:rsidR="00B33320" w:rsidRPr="00B33320" w:rsidRDefault="00B33320" w:rsidP="00B33320">
            <w:pPr>
              <w:tabs>
                <w:tab w:val="left" w:pos="720"/>
              </w:tabs>
              <w:rPr>
                <w:sz w:val="20"/>
                <w:szCs w:val="20"/>
              </w:rPr>
            </w:pPr>
            <w:r w:rsidRPr="00B33320">
              <w:rPr>
                <w:sz w:val="20"/>
                <w:szCs w:val="20"/>
              </w:rPr>
              <w:t xml:space="preserve">        $('.required.error').removeClass('error');</w:t>
            </w:r>
          </w:p>
          <w:p w:rsidR="007B068B" w:rsidRDefault="00B33320">
            <w:pPr>
              <w:tabs>
                <w:tab w:val="left" w:pos="720"/>
              </w:tabs>
            </w:pPr>
            <w:r w:rsidRPr="00B33320">
              <w:rPr>
                <w:sz w:val="20"/>
                <w:szCs w:val="20"/>
              </w:rPr>
              <w:t xml:space="preserve">        $('.error-message').remove();</w:t>
            </w:r>
            <w:r w:rsidR="009C10BB" w:rsidRPr="009C10BB">
              <w:rPr>
                <w:sz w:val="20"/>
                <w:szCs w:val="20"/>
                <w:highlight w:val="yellow"/>
              </w:rPr>
              <w:t xml:space="preserve"> </w:t>
            </w:r>
          </w:p>
        </w:tc>
      </w:tr>
    </w:tbl>
    <w:p w:rsidR="007B068B" w:rsidRDefault="007B068B" w:rsidP="007B068B">
      <w:pPr>
        <w:tabs>
          <w:tab w:val="left" w:pos="720"/>
        </w:tabs>
      </w:pPr>
    </w:p>
    <w:p w:rsidR="007B068B" w:rsidRDefault="007B068B" w:rsidP="007B068B">
      <w:pPr>
        <w:pStyle w:val="ListParagraph"/>
        <w:numPr>
          <w:ilvl w:val="0"/>
          <w:numId w:val="49"/>
        </w:numPr>
        <w:tabs>
          <w:tab w:val="left" w:pos="720"/>
        </w:tabs>
      </w:pPr>
      <w:r w:rsidRPr="0033285D">
        <w:rPr>
          <w:b/>
        </w:rPr>
        <w:t>Add new function</w:t>
      </w:r>
      <w:r>
        <w:t xml:space="preserve"> </w:t>
      </w:r>
      <w:r w:rsidRPr="0033285D">
        <w:rPr>
          <w:b/>
        </w:rPr>
        <w:t xml:space="preserve">checkoutForm-&gt;onsubmit </w:t>
      </w:r>
      <w:r>
        <w:t xml:space="preserve">after removal of above function. </w:t>
      </w:r>
      <w:r w:rsidRPr="0033285D">
        <w:rPr>
          <w:rFonts w:eastAsiaTheme="majorEastAsia" w:cstheme="majorBidi"/>
          <w:bCs/>
        </w:rPr>
        <w:t xml:space="preserve">This handles the client </w:t>
      </w:r>
      <w:r w:rsidRPr="00155ACD">
        <w:t>Side Encryption.</w:t>
      </w:r>
    </w:p>
    <w:tbl>
      <w:tblPr>
        <w:tblStyle w:val="TableGrid"/>
        <w:tblW w:w="0" w:type="auto"/>
        <w:tblLook w:val="04A0" w:firstRow="1" w:lastRow="0" w:firstColumn="1" w:lastColumn="0" w:noHBand="0" w:noVBand="1"/>
      </w:tblPr>
      <w:tblGrid>
        <w:gridCol w:w="9736"/>
      </w:tblGrid>
      <w:tr w:rsidR="007B068B" w:rsidTr="00A516A8">
        <w:tc>
          <w:tcPr>
            <w:tcW w:w="9962" w:type="dxa"/>
          </w:tcPr>
          <w:p w:rsidR="004F0740" w:rsidRPr="00404939" w:rsidRDefault="004F0740" w:rsidP="00404939">
            <w:pPr>
              <w:tabs>
                <w:tab w:val="left" w:pos="720"/>
              </w:tabs>
              <w:ind w:left="360"/>
              <w:rPr>
                <w:sz w:val="20"/>
                <w:szCs w:val="20"/>
                <w:highlight w:val="yellow"/>
              </w:rPr>
            </w:pPr>
            <w:r w:rsidRPr="00404939">
              <w:rPr>
                <w:sz w:val="20"/>
                <w:szCs w:val="20"/>
                <w:highlight w:val="yellow"/>
              </w:rPr>
              <w:t>$checkoutForm.on('submit',function(e){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if($('.payment-method-options').find(':checked').val()=='CREDIT_CARD'){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$creditCard = $('[data-method="CREDIT_CARD"]');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$creditCard.find('[name$="_encryptedData"]').val('');</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data = {</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cvc: $creditCard.find('input[name*="_cvn"]').val(),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cardHolderName: $creditCard.find('input[name$="creditCard_owner"]').val(),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cardNumber: $creditCard.find('input[name*="_creditCard_number"]').val(),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r>
            <w:proofErr w:type="gramStart"/>
            <w:r w:rsidRPr="00404939">
              <w:rPr>
                <w:sz w:val="20"/>
                <w:szCs w:val="20"/>
                <w:highlight w:val="yellow"/>
              </w:rPr>
              <w:t>expiryMonth</w:t>
            </w:r>
            <w:proofErr w:type="gramEnd"/>
            <w:r w:rsidRPr="00404939">
              <w:rPr>
                <w:sz w:val="20"/>
                <w:szCs w:val="20"/>
                <w:highlight w:val="yellow"/>
              </w:rPr>
              <w:t>: $creditCard.find('[name$="_month"]').val() &lt; 10 ? '0'+$creditCard.find('[name$="_month"]').val():$creditCard.find('[name$="_month"]').val(),</w:t>
            </w:r>
          </w:p>
          <w:p w:rsidR="004F0740" w:rsidRPr="00404939" w:rsidRDefault="004F0740" w:rsidP="00404939">
            <w:pPr>
              <w:tabs>
                <w:tab w:val="left" w:pos="720"/>
              </w:tabs>
              <w:ind w:left="360"/>
              <w:rPr>
                <w:sz w:val="20"/>
                <w:szCs w:val="20"/>
                <w:highlight w:val="yellow"/>
              </w:rPr>
            </w:pPr>
            <w:r w:rsidRPr="00404939">
              <w:rPr>
                <w:sz w:val="20"/>
                <w:szCs w:val="20"/>
                <w:highlight w:val="yellow"/>
              </w:rPr>
              <w:t xml:space="preserve"> </w:t>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r w:rsidRPr="00404939">
              <w:rPr>
                <w:sz w:val="20"/>
                <w:szCs w:val="20"/>
                <w:highlight w:val="yellow"/>
              </w:rPr>
              <w:tab/>
              <w:t>expiryYear: $creditCard.find('[name$="_year"]').val(),</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 xml:space="preserve">     }</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Worldpay.setPublicKey(window.SitePreferences.WP_CSE_PUBLIC_KEY);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var encryptedData = Worldpay.encrypt(data, function(e){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console.log("Worldpay Client Side Encryption validation error "+e);</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if (encryptedData) {</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$creditCard.find('[name$="_encryptedData"]').val(encryptedData);</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r>
            <w:r w:rsidRPr="00404939">
              <w:rPr>
                <w:sz w:val="20"/>
                <w:szCs w:val="20"/>
                <w:highlight w:val="yellow"/>
              </w:rPr>
              <w:tab/>
              <w:t>}</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 else if($('.payment-method-options').find(':checked').val()=='Worldpay'){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 $creditCard = $('[data-method="Worldpay"]');</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$creditCard.find('select[name$="_type"]').removeAttr("disabled");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$creditCard.find('[name$="_month"]').removeAttr("disabled");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$creditCard.find('[name$="_year"]').removeAttr("disabled");</w:t>
            </w:r>
          </w:p>
          <w:p w:rsidR="004F0740" w:rsidRPr="00404939" w:rsidRDefault="004F0740" w:rsidP="00404939">
            <w:pPr>
              <w:tabs>
                <w:tab w:val="left" w:pos="720"/>
              </w:tabs>
              <w:ind w:left="360"/>
              <w:rPr>
                <w:sz w:val="20"/>
                <w:szCs w:val="20"/>
                <w:highlight w:val="yellow"/>
              </w:rPr>
            </w:pPr>
            <w:r w:rsidRPr="00404939">
              <w:rPr>
                <w:sz w:val="20"/>
                <w:szCs w:val="20"/>
                <w:highlight w:val="yellow"/>
              </w:rPr>
              <w:tab/>
            </w:r>
            <w:r w:rsidRPr="00404939">
              <w:rPr>
                <w:sz w:val="20"/>
                <w:szCs w:val="20"/>
                <w:highlight w:val="yellow"/>
              </w:rPr>
              <w:tab/>
              <w:t>}</w:t>
            </w:r>
            <w:r w:rsidRPr="00404939">
              <w:rPr>
                <w:sz w:val="20"/>
                <w:szCs w:val="20"/>
                <w:highlight w:val="yellow"/>
              </w:rPr>
              <w:tab/>
            </w:r>
          </w:p>
          <w:p w:rsidR="007B068B" w:rsidRDefault="004F0740" w:rsidP="00404939">
            <w:r w:rsidRPr="00404939">
              <w:rPr>
                <w:sz w:val="20"/>
                <w:szCs w:val="20"/>
              </w:rPr>
              <w:t xml:space="preserve">    });</w:t>
            </w:r>
          </w:p>
        </w:tc>
      </w:tr>
    </w:tbl>
    <w:p w:rsidR="007B068B" w:rsidRDefault="00B1129E" w:rsidP="00404939">
      <w:pPr>
        <w:pStyle w:val="ListParagraph"/>
        <w:numPr>
          <w:ilvl w:val="0"/>
          <w:numId w:val="49"/>
        </w:numPr>
        <w:autoSpaceDE w:val="0"/>
        <w:autoSpaceDN w:val="0"/>
        <w:adjustRightInd w:val="0"/>
        <w:spacing w:after="0" w:line="240" w:lineRule="auto"/>
      </w:pPr>
      <w:r w:rsidRPr="00404939">
        <w:t>Replace the code line “var selectedPaymentMethod = $</w:t>
      </w:r>
      <w:proofErr w:type="gramStart"/>
      <w:r w:rsidRPr="00404939">
        <w:t>selectPaymentMethod.find(</w:t>
      </w:r>
      <w:proofErr w:type="gramEnd"/>
      <w:r w:rsidRPr="00404939">
        <w:t>':checked').val(); “ with “var selectedPaymentMethod = $('.payment-method-options').find(':checked').val();”</w:t>
      </w:r>
      <w:r w:rsidR="002875ED">
        <w:t xml:space="preserve"> in exports init function.</w:t>
      </w:r>
    </w:p>
    <w:p w:rsidR="007B068B" w:rsidRDefault="007B068B" w:rsidP="007B068B">
      <w:pPr>
        <w:pStyle w:val="ListParagraph"/>
        <w:numPr>
          <w:ilvl w:val="0"/>
          <w:numId w:val="49"/>
        </w:numPr>
        <w:tabs>
          <w:tab w:val="left" w:pos="720"/>
        </w:tabs>
      </w:pPr>
      <w:r w:rsidRPr="0033285D">
        <w:rPr>
          <w:b/>
        </w:rPr>
        <w:t>Make a call to new function</w:t>
      </w:r>
      <w:r>
        <w:t xml:space="preserve"> </w:t>
      </w:r>
      <w:r w:rsidRPr="0033285D">
        <w:rPr>
          <w:b/>
        </w:rPr>
        <w:t>populateApmMethods</w:t>
      </w:r>
      <w:r>
        <w:t xml:space="preserve"> </w:t>
      </w:r>
      <w:r w:rsidRPr="0033285D">
        <w:rPr>
          <w:b/>
        </w:rPr>
        <w:t>on country change</w:t>
      </w:r>
      <w:r>
        <w:t xml:space="preserve"> inside function exports.init</w:t>
      </w:r>
      <w:r w:rsidRPr="00883D3B">
        <w:t xml:space="preserve"> </w:t>
      </w:r>
      <w:r>
        <w:t xml:space="preserve">and below </w:t>
      </w:r>
      <w:r w:rsidRPr="008836BB">
        <w:t xml:space="preserve">formPrepare.init({ </w:t>
      </w:r>
    </w:p>
    <w:tbl>
      <w:tblPr>
        <w:tblStyle w:val="TableGrid"/>
        <w:tblW w:w="0" w:type="auto"/>
        <w:tblLook w:val="04A0" w:firstRow="1" w:lastRow="0" w:firstColumn="1" w:lastColumn="0" w:noHBand="0" w:noVBand="1"/>
      </w:tblPr>
      <w:tblGrid>
        <w:gridCol w:w="9736"/>
      </w:tblGrid>
      <w:tr w:rsidR="007B068B" w:rsidTr="00A516A8">
        <w:tc>
          <w:tcPr>
            <w:tcW w:w="9962" w:type="dxa"/>
          </w:tcPr>
          <w:p w:rsidR="00DA10B0" w:rsidRPr="00404939" w:rsidRDefault="00DA10B0" w:rsidP="00404939">
            <w:pPr>
              <w:tabs>
                <w:tab w:val="left" w:pos="720"/>
              </w:tabs>
              <w:ind w:left="360"/>
              <w:rPr>
                <w:sz w:val="18"/>
                <w:szCs w:val="18"/>
              </w:rPr>
            </w:pPr>
            <w:r w:rsidRPr="00404939">
              <w:rPr>
                <w:sz w:val="18"/>
                <w:szCs w:val="18"/>
                <w:highlight w:val="yellow"/>
              </w:rPr>
              <w:t>var selectedPaymentMethod = $('.payment-method-options').find(':checked').val();</w:t>
            </w:r>
          </w:p>
          <w:p w:rsidR="00DA10B0" w:rsidRPr="00404939" w:rsidRDefault="00DA10B0" w:rsidP="00404939">
            <w:pPr>
              <w:tabs>
                <w:tab w:val="left" w:pos="720"/>
              </w:tabs>
              <w:ind w:left="360"/>
              <w:rPr>
                <w:sz w:val="18"/>
                <w:szCs w:val="18"/>
              </w:rPr>
            </w:pPr>
          </w:p>
          <w:p w:rsidR="00DA10B0" w:rsidRPr="00404939" w:rsidRDefault="00DA10B0" w:rsidP="00404939">
            <w:pPr>
              <w:tabs>
                <w:tab w:val="left" w:pos="720"/>
              </w:tabs>
              <w:ind w:left="360"/>
              <w:rPr>
                <w:sz w:val="18"/>
                <w:szCs w:val="18"/>
                <w:highlight w:val="yellow"/>
              </w:rPr>
            </w:pPr>
            <w:r w:rsidRPr="00404939">
              <w:rPr>
                <w:sz w:val="18"/>
                <w:szCs w:val="18"/>
              </w:rPr>
              <w:t xml:space="preserve">    </w:t>
            </w:r>
            <w:r w:rsidRPr="00404939">
              <w:rPr>
                <w:sz w:val="18"/>
                <w:szCs w:val="18"/>
                <w:highlight w:val="yellow"/>
              </w:rPr>
              <w:t>formPrepare.init({</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formSelector: 'form[id$="billing"]',</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continueSelector: '[name$="billing_save"]'</w:t>
            </w: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w:t>
            </w:r>
          </w:p>
          <w:p w:rsidR="00DA10B0" w:rsidRPr="00404939" w:rsidRDefault="00DA10B0" w:rsidP="00404939">
            <w:pPr>
              <w:tabs>
                <w:tab w:val="left" w:pos="720"/>
              </w:tabs>
              <w:ind w:left="360"/>
              <w:rPr>
                <w:sz w:val="18"/>
                <w:szCs w:val="18"/>
                <w:highlight w:val="yellow"/>
              </w:rPr>
            </w:pPr>
          </w:p>
          <w:p w:rsidR="00DA10B0" w:rsidRPr="00404939" w:rsidRDefault="00DA10B0" w:rsidP="00404939">
            <w:pPr>
              <w:tabs>
                <w:tab w:val="left" w:pos="720"/>
              </w:tabs>
              <w:ind w:left="360"/>
              <w:rPr>
                <w:sz w:val="18"/>
                <w:szCs w:val="18"/>
                <w:highlight w:val="yellow"/>
              </w:rPr>
            </w:pPr>
            <w:r w:rsidRPr="00404939">
              <w:rPr>
                <w:sz w:val="18"/>
                <w:szCs w:val="18"/>
                <w:highlight w:val="yellow"/>
              </w:rPr>
              <w:t xml:space="preserve">    var $countrySelector= $('select[name$="_country"]');</w:t>
            </w:r>
          </w:p>
          <w:p w:rsidR="00DA10B0" w:rsidRPr="00404939" w:rsidRDefault="00DA10B0" w:rsidP="00404939">
            <w:pPr>
              <w:tabs>
                <w:tab w:val="left" w:pos="720"/>
              </w:tabs>
              <w:ind w:left="360"/>
              <w:rPr>
                <w:sz w:val="18"/>
                <w:szCs w:val="18"/>
                <w:highlight w:val="yellow"/>
              </w:rPr>
            </w:pPr>
            <w:r w:rsidRPr="00404939">
              <w:rPr>
                <w:sz w:val="18"/>
                <w:szCs w:val="18"/>
                <w:highlight w:val="yellow"/>
              </w:rPr>
              <w:tab/>
              <w:t>$countrySelector.on('change',function(e){</w:t>
            </w:r>
          </w:p>
          <w:p w:rsidR="00DA10B0" w:rsidRPr="00404939" w:rsidRDefault="00DA10B0" w:rsidP="00404939">
            <w:pPr>
              <w:tabs>
                <w:tab w:val="left" w:pos="720"/>
              </w:tabs>
              <w:ind w:left="360"/>
              <w:rPr>
                <w:sz w:val="18"/>
                <w:szCs w:val="18"/>
                <w:highlight w:val="yellow"/>
              </w:rPr>
            </w:pPr>
            <w:r w:rsidRPr="00404939">
              <w:rPr>
                <w:sz w:val="18"/>
                <w:szCs w:val="18"/>
                <w:highlight w:val="yellow"/>
              </w:rPr>
              <w:tab/>
              <w:t>populateApmMethods();</w:t>
            </w:r>
          </w:p>
          <w:p w:rsidR="00DA10B0" w:rsidRPr="00404939" w:rsidRDefault="00DA10B0" w:rsidP="00404939">
            <w:pPr>
              <w:tabs>
                <w:tab w:val="left" w:pos="720"/>
              </w:tabs>
              <w:ind w:left="360"/>
              <w:rPr>
                <w:sz w:val="18"/>
                <w:szCs w:val="18"/>
                <w:highlight w:val="yellow"/>
              </w:rPr>
            </w:pPr>
            <w:r w:rsidRPr="00404939">
              <w:rPr>
                <w:sz w:val="18"/>
                <w:szCs w:val="18"/>
                <w:highlight w:val="yellow"/>
              </w:rPr>
              <w:tab/>
              <w:t>selectedPaymentMethod = $('.payment-method-options').find(':checked').val();</w:t>
            </w:r>
          </w:p>
          <w:p w:rsidR="00DA10B0" w:rsidRPr="00404939" w:rsidRDefault="00DA10B0" w:rsidP="00404939">
            <w:pPr>
              <w:tabs>
                <w:tab w:val="left" w:pos="720"/>
              </w:tabs>
              <w:ind w:left="360"/>
              <w:rPr>
                <w:sz w:val="18"/>
                <w:szCs w:val="18"/>
                <w:highlight w:val="yellow"/>
              </w:rPr>
            </w:pPr>
            <w:r w:rsidRPr="00404939">
              <w:rPr>
                <w:sz w:val="18"/>
                <w:szCs w:val="18"/>
                <w:highlight w:val="yellow"/>
              </w:rPr>
              <w:tab/>
              <w:t>var $form = $('.address');</w:t>
            </w:r>
          </w:p>
          <w:p w:rsidR="00DA10B0" w:rsidRPr="00404939" w:rsidRDefault="00DA10B0" w:rsidP="00404939">
            <w:pPr>
              <w:tabs>
                <w:tab w:val="left" w:pos="720"/>
              </w:tabs>
              <w:ind w:left="360"/>
              <w:rPr>
                <w:sz w:val="18"/>
                <w:szCs w:val="18"/>
                <w:highlight w:val="yellow"/>
              </w:rPr>
            </w:pPr>
            <w:r w:rsidRPr="00404939">
              <w:rPr>
                <w:sz w:val="18"/>
                <w:szCs w:val="18"/>
                <w:highlight w:val="yellow"/>
              </w:rPr>
              <w:tab/>
              <w:t>var countryCode = $('select[id$="_country"]', $form).val();</w:t>
            </w:r>
          </w:p>
          <w:p w:rsidR="00DA10B0" w:rsidRPr="00404939" w:rsidRDefault="00DA10B0" w:rsidP="00404939">
            <w:pPr>
              <w:tabs>
                <w:tab w:val="left" w:pos="720"/>
              </w:tabs>
              <w:ind w:left="360"/>
              <w:rPr>
                <w:sz w:val="18"/>
                <w:szCs w:val="18"/>
                <w:highlight w:val="yellow"/>
              </w:rPr>
            </w:pPr>
            <w:r w:rsidRPr="00404939">
              <w:rPr>
                <w:sz w:val="18"/>
                <w:szCs w:val="18"/>
                <w:highlight w:val="yellow"/>
              </w:rPr>
              <w:tab/>
              <w:t>fieldForBrazil((selectedPaymentMethod) ? selectedPaymentMethod : 'CREDIT_CARD',countryCode);</w:t>
            </w:r>
          </w:p>
          <w:p w:rsidR="00DA10B0" w:rsidRPr="00404939" w:rsidRDefault="00DA10B0" w:rsidP="00404939">
            <w:pPr>
              <w:tabs>
                <w:tab w:val="left" w:pos="720"/>
              </w:tabs>
              <w:ind w:left="360"/>
              <w:rPr>
                <w:sz w:val="18"/>
                <w:szCs w:val="18"/>
                <w:highlight w:val="yellow"/>
              </w:rPr>
            </w:pPr>
            <w:r w:rsidRPr="00404939">
              <w:rPr>
                <w:sz w:val="18"/>
                <w:szCs w:val="18"/>
                <w:highlight w:val="yellow"/>
              </w:rPr>
              <w:tab/>
              <w:t>//updatePaymentMethod((selectedPaymentMethod) ? selectedPaymentMethod : 'CREDIT_CARD');</w:t>
            </w:r>
          </w:p>
          <w:p w:rsidR="00DA10B0" w:rsidRPr="00404939" w:rsidRDefault="00DA10B0" w:rsidP="00404939">
            <w:pPr>
              <w:tabs>
                <w:tab w:val="left" w:pos="720"/>
              </w:tabs>
              <w:ind w:left="360"/>
              <w:rPr>
                <w:sz w:val="18"/>
                <w:szCs w:val="18"/>
                <w:highlight w:val="yellow"/>
              </w:rPr>
            </w:pPr>
            <w:r w:rsidRPr="00404939">
              <w:rPr>
                <w:sz w:val="18"/>
                <w:szCs w:val="18"/>
                <w:highlight w:val="yellow"/>
              </w:rPr>
              <w:tab/>
              <w:t>});</w:t>
            </w:r>
          </w:p>
          <w:p w:rsidR="00DA10B0" w:rsidRPr="00404939" w:rsidRDefault="00DA10B0" w:rsidP="00404939">
            <w:pPr>
              <w:tabs>
                <w:tab w:val="left" w:pos="720"/>
              </w:tabs>
              <w:ind w:left="360"/>
              <w:rPr>
                <w:sz w:val="18"/>
                <w:szCs w:val="18"/>
                <w:highlight w:val="yellow"/>
              </w:rPr>
            </w:pPr>
            <w:r w:rsidRPr="00404939">
              <w:rPr>
                <w:sz w:val="18"/>
                <w:szCs w:val="18"/>
                <w:highlight w:val="yellow"/>
              </w:rPr>
              <w:tab/>
              <w:t>populateApmMethods();</w:t>
            </w:r>
          </w:p>
          <w:p w:rsidR="00DA10B0" w:rsidRPr="00404939" w:rsidRDefault="00DA10B0" w:rsidP="00404939">
            <w:pPr>
              <w:tabs>
                <w:tab w:val="left" w:pos="720"/>
              </w:tabs>
              <w:ind w:left="360"/>
              <w:rPr>
                <w:sz w:val="18"/>
                <w:szCs w:val="18"/>
              </w:rPr>
            </w:pPr>
            <w:r w:rsidRPr="00404939">
              <w:rPr>
                <w:sz w:val="18"/>
                <w:szCs w:val="18"/>
                <w:highlight w:val="yellow"/>
              </w:rPr>
              <w:tab/>
              <w:t>selectedPaymentMethod = $('.payment-method-options').find(':checked').val();</w:t>
            </w:r>
          </w:p>
          <w:p w:rsidR="00DA10B0" w:rsidRPr="00404939" w:rsidRDefault="00DA10B0" w:rsidP="00404939">
            <w:pPr>
              <w:tabs>
                <w:tab w:val="left" w:pos="720"/>
              </w:tabs>
              <w:ind w:left="360"/>
              <w:rPr>
                <w:sz w:val="18"/>
                <w:szCs w:val="18"/>
              </w:rPr>
            </w:pPr>
            <w:r w:rsidRPr="00404939">
              <w:rPr>
                <w:sz w:val="18"/>
                <w:szCs w:val="18"/>
              </w:rPr>
              <w:tab/>
            </w:r>
          </w:p>
          <w:p w:rsidR="00DA10B0" w:rsidRPr="00404939" w:rsidRDefault="00DA10B0" w:rsidP="00404939">
            <w:pPr>
              <w:tabs>
                <w:tab w:val="left" w:pos="720"/>
              </w:tabs>
              <w:ind w:left="360"/>
              <w:rPr>
                <w:sz w:val="18"/>
                <w:szCs w:val="18"/>
              </w:rPr>
            </w:pPr>
            <w:r w:rsidRPr="00404939">
              <w:rPr>
                <w:sz w:val="18"/>
                <w:szCs w:val="18"/>
              </w:rPr>
              <w:t xml:space="preserve">    // default payment method to 'CREDIT_CARD'</w:t>
            </w:r>
          </w:p>
          <w:p w:rsidR="00DA10B0" w:rsidRPr="00404939" w:rsidRDefault="00DA10B0" w:rsidP="00404939">
            <w:pPr>
              <w:tabs>
                <w:tab w:val="left" w:pos="720"/>
              </w:tabs>
              <w:ind w:left="360"/>
              <w:rPr>
                <w:sz w:val="18"/>
                <w:szCs w:val="18"/>
                <w:highlight w:val="yellow"/>
              </w:rPr>
            </w:pPr>
            <w:r w:rsidRPr="00404939">
              <w:rPr>
                <w:sz w:val="18"/>
                <w:szCs w:val="18"/>
              </w:rPr>
              <w:t xml:space="preserve">    </w:t>
            </w:r>
            <w:r w:rsidRPr="00404939">
              <w:rPr>
                <w:sz w:val="18"/>
                <w:szCs w:val="18"/>
                <w:highlight w:val="yellow"/>
              </w:rPr>
              <w:t>//updatePaymentMethod((selectedPaymentMethod) ? selectedPaymentMethod : 'CREDIT_CARD');</w:t>
            </w:r>
          </w:p>
          <w:p w:rsidR="00DA10B0" w:rsidRPr="00404939" w:rsidRDefault="00DA10B0" w:rsidP="00404939">
            <w:pPr>
              <w:tabs>
                <w:tab w:val="left" w:pos="720"/>
              </w:tabs>
              <w:ind w:left="360"/>
              <w:rPr>
                <w:sz w:val="18"/>
                <w:szCs w:val="18"/>
              </w:rPr>
            </w:pPr>
            <w:r w:rsidRPr="00404939">
              <w:rPr>
                <w:sz w:val="18"/>
                <w:szCs w:val="18"/>
                <w:highlight w:val="yellow"/>
              </w:rPr>
              <w:t xml:space="preserve">    </w:t>
            </w:r>
            <w:r w:rsidR="000B353C" w:rsidRPr="000B353C">
              <w:rPr>
                <w:sz w:val="18"/>
                <w:szCs w:val="18"/>
                <w:highlight w:val="yellow"/>
              </w:rPr>
              <w:t>$checkoutForm.on('click', 'input[type="radio"][name$="_selectedPaymentMethodID"]', function(e){</w:t>
            </w:r>
          </w:p>
          <w:p w:rsidR="00DA10B0" w:rsidRPr="00404939" w:rsidRDefault="00DA10B0" w:rsidP="00404939">
            <w:pPr>
              <w:tabs>
                <w:tab w:val="left" w:pos="720"/>
              </w:tabs>
              <w:ind w:left="360"/>
              <w:rPr>
                <w:sz w:val="18"/>
                <w:szCs w:val="18"/>
              </w:rPr>
            </w:pPr>
            <w:r w:rsidRPr="00404939">
              <w:rPr>
                <w:sz w:val="18"/>
                <w:szCs w:val="18"/>
              </w:rPr>
              <w:t xml:space="preserve">        updatePaymentMethod($(this).val());</w:t>
            </w:r>
          </w:p>
          <w:p w:rsidR="007B068B" w:rsidRDefault="00DA10B0" w:rsidP="00404939">
            <w:r w:rsidRPr="00404939">
              <w:rPr>
                <w:sz w:val="18"/>
                <w:szCs w:val="18"/>
              </w:rPr>
              <w:t xml:space="preserve">    });</w:t>
            </w:r>
          </w:p>
        </w:tc>
      </w:tr>
    </w:tbl>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293" w:name="_Toc413668773"/>
      <w:bookmarkStart w:id="294" w:name="_Toc479578020"/>
      <w:bookmarkStart w:id="295" w:name="_Toc8306068"/>
      <w:r w:rsidRPr="007B068B">
        <w:rPr>
          <w:i w:val="0"/>
          <w:sz w:val="24"/>
          <w:szCs w:val="24"/>
        </w:rPr>
        <w:lastRenderedPageBreak/>
        <w:t>Brazil Integration</w:t>
      </w:r>
      <w:bookmarkEnd w:id="293"/>
      <w:bookmarkEnd w:id="294"/>
      <w:bookmarkEnd w:id="295"/>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 xml:space="preserve">creditcard.xml </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49"/>
        </w:numPr>
      </w:pPr>
      <w:r w:rsidRPr="00003EFE">
        <w:t>Add b</w:t>
      </w:r>
      <w:r>
        <w:t xml:space="preserve">elow code snippet in </w:t>
      </w:r>
      <w:r w:rsidRPr="00372425">
        <w:rPr>
          <w:b/>
        </w:rPr>
        <w:t xml:space="preserve">creditcard.xml </w:t>
      </w:r>
      <w:r w:rsidRPr="00A25EE4">
        <w:t>inside the form tag</w:t>
      </w:r>
    </w:p>
    <w:tbl>
      <w:tblPr>
        <w:tblStyle w:val="TableGrid"/>
        <w:tblW w:w="0" w:type="auto"/>
        <w:tblLook w:val="04A0" w:firstRow="1" w:lastRow="0" w:firstColumn="1" w:lastColumn="0" w:noHBand="0" w:noVBand="1"/>
      </w:tblPr>
      <w:tblGrid>
        <w:gridCol w:w="9736"/>
      </w:tblGrid>
      <w:tr w:rsidR="007B068B" w:rsidTr="00A516A8">
        <w:tc>
          <w:tcPr>
            <w:tcW w:w="9962" w:type="dxa"/>
          </w:tcPr>
          <w:p w:rsidR="00372425" w:rsidRPr="00404939" w:rsidRDefault="00372425" w:rsidP="00372425">
            <w:pPr>
              <w:rPr>
                <w:sz w:val="20"/>
                <w:szCs w:val="20"/>
                <w:highlight w:val="yellow"/>
              </w:rPr>
            </w:pPr>
            <w:r w:rsidRPr="00404939">
              <w:rPr>
                <w:sz w:val="20"/>
                <w:szCs w:val="20"/>
                <w:highlight w:val="yellow"/>
              </w:rPr>
              <w:t xml:space="preserve">&lt;!-- field for CPF incase of Brazil --&gt; </w:t>
            </w:r>
          </w:p>
          <w:p w:rsidR="00372425" w:rsidRPr="00404939" w:rsidRDefault="00372425" w:rsidP="00372425">
            <w:pPr>
              <w:rPr>
                <w:sz w:val="20"/>
                <w:szCs w:val="20"/>
                <w:highlight w:val="yellow"/>
              </w:rPr>
            </w:pPr>
            <w:r w:rsidRPr="00404939">
              <w:rPr>
                <w:sz w:val="20"/>
                <w:szCs w:val="20"/>
                <w:highlight w:val="yellow"/>
              </w:rPr>
              <w:tab/>
              <w:t>&lt;field formid="cpf" label="label.cpf" type="string"  max-length="25" binding="CPFNumber" missing-error="creditcard.numbermissingerror" value-error="creditcard.numbervalueerror"/&gt;</w:t>
            </w:r>
          </w:p>
          <w:p w:rsidR="00372425" w:rsidRPr="00404939" w:rsidRDefault="00372425" w:rsidP="00372425">
            <w:pPr>
              <w:rPr>
                <w:sz w:val="20"/>
                <w:szCs w:val="20"/>
                <w:highlight w:val="yellow"/>
              </w:rPr>
            </w:pPr>
            <w:r w:rsidRPr="00404939">
              <w:rPr>
                <w:sz w:val="20"/>
                <w:szCs w:val="20"/>
                <w:highlight w:val="yellow"/>
              </w:rPr>
              <w:tab/>
            </w:r>
          </w:p>
          <w:p w:rsidR="00372425" w:rsidRPr="00404939" w:rsidRDefault="00372425" w:rsidP="00372425">
            <w:pPr>
              <w:rPr>
                <w:sz w:val="20"/>
                <w:szCs w:val="20"/>
                <w:highlight w:val="yellow"/>
              </w:rPr>
            </w:pPr>
            <w:r w:rsidRPr="00404939">
              <w:rPr>
                <w:sz w:val="20"/>
                <w:szCs w:val="20"/>
                <w:highlight w:val="yellow"/>
              </w:rPr>
              <w:tab/>
              <w:t>&lt;!-- field for Installments incase of brazil --&gt;</w:t>
            </w:r>
          </w:p>
          <w:p w:rsidR="00372425" w:rsidRPr="00404939" w:rsidRDefault="00372425" w:rsidP="00372425">
            <w:pPr>
              <w:rPr>
                <w:sz w:val="20"/>
                <w:szCs w:val="20"/>
                <w:highlight w:val="yellow"/>
              </w:rPr>
            </w:pPr>
            <w:r w:rsidRPr="00404939">
              <w:rPr>
                <w:sz w:val="20"/>
                <w:szCs w:val="20"/>
                <w:highlight w:val="yellow"/>
              </w:rPr>
              <w:tab/>
              <w:t>&lt;field formid="installments" label="label.installments" type="string"  max-length="2" binding="Installments" missing-error="creditcard.numbermissingerror" value-error="creditcard.numbervalueerror"/&gt;</w:t>
            </w:r>
          </w:p>
          <w:p w:rsidR="00372425" w:rsidRPr="00404939" w:rsidRDefault="00372425" w:rsidP="00372425">
            <w:pPr>
              <w:rPr>
                <w:sz w:val="20"/>
                <w:szCs w:val="20"/>
                <w:highlight w:val="yellow"/>
              </w:rPr>
            </w:pPr>
          </w:p>
          <w:p w:rsidR="007B068B" w:rsidRDefault="00372425" w:rsidP="00A516A8">
            <w:r w:rsidRPr="00404939">
              <w:rPr>
                <w:sz w:val="20"/>
                <w:szCs w:val="20"/>
                <w:highlight w:val="yellow"/>
              </w:rPr>
              <w:tab/>
              <w:t>&lt;field formid="cards" type="string" mandatory="false" binding="cards"&gt;&lt;/field&gt;</w:t>
            </w:r>
          </w:p>
        </w:tc>
      </w:tr>
    </w:tbl>
    <w:p w:rsidR="007B068B" w:rsidRDefault="007B068B" w:rsidP="007B068B">
      <w:pPr>
        <w:autoSpaceDE w:val="0"/>
        <w:autoSpaceDN w:val="0"/>
        <w:adjustRightInd w:val="0"/>
        <w:spacing w:after="0" w:line="240" w:lineRule="auto"/>
        <w:ind w:left="720"/>
      </w:pPr>
    </w:p>
    <w:p w:rsidR="007B068B" w:rsidRDefault="007B068B" w:rsidP="007B068B">
      <w:r>
        <w:t>**The merchant need to ensure and provide validation and the max limit of the installments they want to support.</w:t>
      </w:r>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billing.js</w:t>
      </w:r>
      <w:r>
        <w:rPr>
          <w:rFonts w:asciiTheme="minorHAnsi" w:hAnsiTheme="minorHAnsi"/>
          <w:i w:val="0"/>
          <w:iCs w:val="0"/>
          <w:color w:val="548DD4" w:themeColor="text2" w:themeTint="99"/>
          <w:sz w:val="28"/>
          <w:szCs w:val="28"/>
        </w:rPr>
        <w:t>”</w:t>
      </w:r>
      <w:r w:rsidRPr="004534F1">
        <w:rPr>
          <w:rFonts w:asciiTheme="minorHAnsi" w:hAnsiTheme="minorHAnsi"/>
          <w:i w:val="0"/>
          <w:iCs w:val="0"/>
          <w:color w:val="548DD4" w:themeColor="text2" w:themeTint="99"/>
          <w:sz w:val="28"/>
          <w:szCs w:val="28"/>
        </w:rPr>
        <w:t xml:space="preserve"> (compiled into app.js)</w:t>
      </w:r>
    </w:p>
    <w:p w:rsidR="00D37CE0" w:rsidRDefault="007B068B" w:rsidP="00404939">
      <w:r>
        <w:t xml:space="preserve">Add below code snippet to </w:t>
      </w:r>
      <w:r w:rsidRPr="00404939">
        <w:t>billing.js</w:t>
      </w:r>
      <w:r>
        <w:t xml:space="preserve"> for Brazil integration:</w:t>
      </w:r>
    </w:p>
    <w:p w:rsidR="0018720F" w:rsidRDefault="007B068B" w:rsidP="00404939">
      <w:pPr>
        <w:pStyle w:val="ListParagraph"/>
        <w:numPr>
          <w:ilvl w:val="0"/>
          <w:numId w:val="60"/>
        </w:numPr>
      </w:pPr>
      <w:r>
        <w:t xml:space="preserve">Add below function in billing.js after </w:t>
      </w:r>
      <w:r w:rsidRPr="00713939">
        <w:t>populateCreditCardForm</w:t>
      </w:r>
      <w:r>
        <w:t xml:space="preserve"> function and call this method on change of country code:</w:t>
      </w:r>
    </w:p>
    <w:tbl>
      <w:tblPr>
        <w:tblStyle w:val="TableGrid"/>
        <w:tblW w:w="0" w:type="auto"/>
        <w:tblLook w:val="04A0" w:firstRow="1" w:lastRow="0" w:firstColumn="1" w:lastColumn="0" w:noHBand="0" w:noVBand="1"/>
      </w:tblPr>
      <w:tblGrid>
        <w:gridCol w:w="9736"/>
      </w:tblGrid>
      <w:tr w:rsidR="007B068B" w:rsidTr="00A516A8">
        <w:tc>
          <w:tcPr>
            <w:tcW w:w="9962" w:type="dxa"/>
          </w:tcPr>
          <w:p w:rsidR="009964C1" w:rsidRPr="00404939" w:rsidRDefault="009964C1" w:rsidP="00404939">
            <w:pPr>
              <w:ind w:left="360"/>
              <w:rPr>
                <w:sz w:val="20"/>
                <w:szCs w:val="20"/>
                <w:highlight w:val="yellow"/>
              </w:rPr>
            </w:pPr>
            <w:r w:rsidRPr="00404939">
              <w:rPr>
                <w:sz w:val="20"/>
                <w:szCs w:val="20"/>
                <w:highlight w:val="yellow"/>
              </w:rPr>
              <w:t>function fieldForBrazil(paymentMethodID,countryCode){</w:t>
            </w:r>
          </w:p>
          <w:p w:rsidR="009964C1" w:rsidRPr="00404939" w:rsidRDefault="009964C1" w:rsidP="00404939">
            <w:pPr>
              <w:ind w:left="360"/>
              <w:rPr>
                <w:sz w:val="20"/>
                <w:szCs w:val="20"/>
                <w:highlight w:val="yellow"/>
              </w:rPr>
            </w:pPr>
            <w:r w:rsidRPr="00404939">
              <w:rPr>
                <w:sz w:val="20"/>
                <w:szCs w:val="20"/>
                <w:highlight w:val="yellow"/>
              </w:rPr>
              <w:tab/>
              <w:t>if(countryCode =="BR"){</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if(paymentMethodID == "BOLETO-SSL"){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$fieldsSection.find('input[name$="creditCard_cpf"]').addClass('required');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$fieldsSection.find('input[name$="creditCard_cpf"]').parents('.form-row').find('label').prepend('&lt;span class="required-indicator"&gt;â€¢ &lt;/span&gt;');</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if(paymentMethodID == "CREDIT_CARD"){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$("#Payment_Brazil").show();</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lastRenderedPageBreak/>
              <w:tab/>
            </w:r>
            <w:r w:rsidRPr="00404939">
              <w:rPr>
                <w:sz w:val="20"/>
                <w:szCs w:val="20"/>
                <w:highlight w:val="yellow"/>
              </w:rPr>
              <w:tab/>
            </w:r>
            <w:r w:rsidRPr="00404939">
              <w:rPr>
                <w:sz w:val="20"/>
                <w:szCs w:val="20"/>
                <w:highlight w:val="yellow"/>
              </w:rPr>
              <w:tab/>
              <w:t>$fieldsSection.find('input[name$="creditCard_cpf"]').addClass('required');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$fieldsSection.find('input[name$="creditCard_cpf"]').parents('.form-row').find('label').prepend('&lt;span class="required-indicator"&gt;â€¢ &lt;/span&gt;');</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$fieldsSection.find('input[name$="creditCard_installments"]').removeClass('required');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if(paymentMethodID == "Worldpay"){</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var</w:t>
            </w:r>
            <w:r w:rsidRPr="00404939">
              <w:rPr>
                <w:sz w:val="20"/>
                <w:szCs w:val="20"/>
                <w:highlight w:val="yellow"/>
              </w:rPr>
              <w:tab/>
              <w:t xml:space="preserve"> $fieldsSection = $("#Payment_Brazil");</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$fieldsSection.find('input[name$="creditCard_cpf"]').removeClass('required');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$fieldsSection.find('input[name$="creditCard_installments"]').removeClass('required');</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 else {</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r>
            <w:r w:rsidRPr="00404939">
              <w:rPr>
                <w:sz w:val="20"/>
                <w:szCs w:val="20"/>
                <w:highlight w:val="yellow"/>
              </w:rPr>
              <w:tab/>
              <w:t>$("#Payment_Brazil").hide();</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w:t>
            </w:r>
          </w:p>
          <w:p w:rsidR="009964C1" w:rsidRPr="00404939" w:rsidRDefault="009964C1" w:rsidP="00404939">
            <w:pPr>
              <w:ind w:left="360"/>
              <w:rPr>
                <w:sz w:val="20"/>
                <w:szCs w:val="20"/>
                <w:highlight w:val="yellow"/>
              </w:rPr>
            </w:pPr>
            <w:r w:rsidRPr="00404939">
              <w:rPr>
                <w:sz w:val="20"/>
                <w:szCs w:val="20"/>
                <w:highlight w:val="yellow"/>
              </w:rPr>
              <w:tab/>
              <w:t>}else{</w:t>
            </w:r>
          </w:p>
          <w:p w:rsidR="009964C1" w:rsidRPr="00404939" w:rsidRDefault="009964C1" w:rsidP="00404939">
            <w:pPr>
              <w:ind w:left="360"/>
              <w:rPr>
                <w:sz w:val="20"/>
                <w:szCs w:val="20"/>
                <w:highlight w:val="yellow"/>
              </w:rPr>
            </w:pPr>
            <w:r w:rsidRPr="00404939">
              <w:rPr>
                <w:sz w:val="20"/>
                <w:szCs w:val="20"/>
                <w:highlight w:val="yellow"/>
              </w:rPr>
              <w:tab/>
            </w:r>
            <w:r w:rsidRPr="00404939">
              <w:rPr>
                <w:sz w:val="20"/>
                <w:szCs w:val="20"/>
                <w:highlight w:val="yellow"/>
              </w:rPr>
              <w:tab/>
              <w:t>$("#Payment_Brazil").hide();</w:t>
            </w:r>
            <w:r w:rsidRPr="00404939">
              <w:rPr>
                <w:sz w:val="20"/>
                <w:szCs w:val="20"/>
                <w:highlight w:val="yellow"/>
              </w:rPr>
              <w:tab/>
            </w:r>
          </w:p>
          <w:p w:rsidR="009964C1" w:rsidRPr="00404939" w:rsidRDefault="009964C1" w:rsidP="00404939">
            <w:pPr>
              <w:ind w:left="360"/>
              <w:rPr>
                <w:sz w:val="20"/>
                <w:szCs w:val="20"/>
                <w:highlight w:val="yellow"/>
              </w:rPr>
            </w:pPr>
            <w:r w:rsidRPr="00404939">
              <w:rPr>
                <w:sz w:val="20"/>
                <w:szCs w:val="20"/>
                <w:highlight w:val="yellow"/>
              </w:rPr>
              <w:tab/>
              <w:t>}</w:t>
            </w:r>
            <w:r w:rsidRPr="00404939">
              <w:rPr>
                <w:sz w:val="20"/>
                <w:szCs w:val="20"/>
                <w:highlight w:val="yellow"/>
              </w:rPr>
              <w:tab/>
            </w:r>
          </w:p>
          <w:p w:rsidR="007B068B" w:rsidRDefault="009964C1" w:rsidP="00404939">
            <w:r w:rsidRPr="00404939">
              <w:rPr>
                <w:sz w:val="20"/>
                <w:szCs w:val="20"/>
                <w:highlight w:val="yellow"/>
              </w:rPr>
              <w:t>}</w:t>
            </w:r>
          </w:p>
        </w:tc>
      </w:tr>
    </w:tbl>
    <w:p w:rsidR="007B068B" w:rsidRDefault="007B068B" w:rsidP="007B068B">
      <w:pPr>
        <w:autoSpaceDE w:val="0"/>
        <w:autoSpaceDN w:val="0"/>
        <w:adjustRightInd w:val="0"/>
        <w:spacing w:after="0" w:line="240" w:lineRule="auto"/>
      </w:pPr>
      <w:r>
        <w:t xml:space="preserve">      </w:t>
      </w:r>
      <w:r>
        <w:tab/>
      </w:r>
    </w:p>
    <w:p w:rsidR="00800FD7" w:rsidRDefault="00800FD7" w:rsidP="00404939">
      <w:pPr>
        <w:pStyle w:val="ListParagraph"/>
        <w:tabs>
          <w:tab w:val="left" w:pos="1230"/>
        </w:tabs>
      </w:pP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296" w:name="_Toc413668774"/>
      <w:bookmarkStart w:id="297" w:name="_Toc479578021"/>
      <w:bookmarkStart w:id="298" w:name="_Toc8306069"/>
      <w:r w:rsidRPr="007B068B">
        <w:rPr>
          <w:i w:val="0"/>
          <w:sz w:val="24"/>
          <w:szCs w:val="24"/>
        </w:rPr>
        <w:t>Street Number Implementation</w:t>
      </w:r>
      <w:bookmarkEnd w:id="296"/>
      <w:bookmarkEnd w:id="297"/>
      <w:bookmarkEnd w:id="298"/>
    </w:p>
    <w:p w:rsidR="007B068B" w:rsidRDefault="007B068B" w:rsidP="007B068B">
      <w:pPr>
        <w:ind w:left="1080"/>
        <w:rPr>
          <w:rFonts w:ascii="Calibri" w:hAnsi="Calibri"/>
          <w:color w:val="393939"/>
          <w:sz w:val="21"/>
          <w:szCs w:val="21"/>
        </w:rPr>
      </w:pPr>
      <w:r>
        <w:rPr>
          <w:rFonts w:ascii="Calibri" w:hAnsi="Calibri"/>
          <w:color w:val="393939"/>
          <w:sz w:val="21"/>
          <w:szCs w:val="21"/>
        </w:rPr>
        <w:t>In order to supply the street number (in World</w:t>
      </w:r>
      <w:r w:rsidR="00CA2410">
        <w:rPr>
          <w:rFonts w:ascii="Calibri" w:hAnsi="Calibri"/>
          <w:color w:val="393939"/>
          <w:sz w:val="21"/>
          <w:szCs w:val="21"/>
        </w:rPr>
        <w:t>p</w:t>
      </w:r>
      <w:r>
        <w:rPr>
          <w:rFonts w:ascii="Calibri" w:hAnsi="Calibri"/>
          <w:color w:val="393939"/>
          <w:sz w:val="21"/>
          <w:szCs w:val="21"/>
        </w:rPr>
        <w:t xml:space="preserve">ay documentation also referred as house number) for the redirect payment model, it is required to implement an appropriate parsing algorithm in the CreateRequestHelper.ds script file. Line number 83 and 145 contains the appropriate attribute that needs to </w:t>
      </w:r>
      <w:proofErr w:type="gramStart"/>
      <w:r>
        <w:rPr>
          <w:rFonts w:ascii="Calibri" w:hAnsi="Calibri"/>
          <w:color w:val="393939"/>
          <w:sz w:val="21"/>
          <w:szCs w:val="21"/>
        </w:rPr>
        <w:t>be configured</w:t>
      </w:r>
      <w:proofErr w:type="gramEnd"/>
      <w:r>
        <w:rPr>
          <w:rFonts w:ascii="Calibri" w:hAnsi="Calibri"/>
          <w:color w:val="393939"/>
          <w:sz w:val="21"/>
          <w:szCs w:val="21"/>
        </w:rPr>
        <w:t>. The street number can appear for example in different configurations:</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 xml:space="preserve">In front of the </w:t>
      </w:r>
      <w:proofErr w:type="gramStart"/>
      <w:r>
        <w:rPr>
          <w:rFonts w:ascii="Calibri" w:hAnsi="Calibri"/>
          <w:color w:val="393939"/>
          <w:sz w:val="21"/>
          <w:szCs w:val="21"/>
        </w:rPr>
        <w:t>street</w:t>
      </w:r>
      <w:proofErr w:type="gramEnd"/>
      <w:r>
        <w:rPr>
          <w:rFonts w:ascii="Calibri" w:hAnsi="Calibri"/>
          <w:color w:val="393939"/>
          <w:sz w:val="21"/>
          <w:szCs w:val="21"/>
        </w:rPr>
        <w:t xml:space="preserve"> name (USA, Canada)</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 xml:space="preserve">After the </w:t>
      </w:r>
      <w:proofErr w:type="gramStart"/>
      <w:r>
        <w:rPr>
          <w:rFonts w:ascii="Calibri" w:hAnsi="Calibri"/>
          <w:color w:val="393939"/>
          <w:sz w:val="21"/>
          <w:szCs w:val="21"/>
        </w:rPr>
        <w:t>street</w:t>
      </w:r>
      <w:proofErr w:type="gramEnd"/>
      <w:r>
        <w:rPr>
          <w:rFonts w:ascii="Calibri" w:hAnsi="Calibri"/>
          <w:color w:val="393939"/>
          <w:sz w:val="21"/>
          <w:szCs w:val="21"/>
        </w:rPr>
        <w:t xml:space="preserve"> name (Europe)</w:t>
      </w:r>
    </w:p>
    <w:p w:rsidR="007B068B" w:rsidRDefault="007B068B" w:rsidP="007B068B">
      <w:pPr>
        <w:spacing w:line="240" w:lineRule="auto"/>
        <w:ind w:left="1080"/>
        <w:rPr>
          <w:rFonts w:ascii="Calibri" w:hAnsi="Calibri"/>
          <w:color w:val="393939"/>
          <w:sz w:val="21"/>
          <w:szCs w:val="21"/>
        </w:rPr>
      </w:pPr>
      <w:r>
        <w:rPr>
          <w:rFonts w:ascii="Calibri" w:hAnsi="Calibri"/>
          <w:color w:val="393939"/>
          <w:sz w:val="21"/>
          <w:szCs w:val="21"/>
        </w:rPr>
        <w:t>As an extra field</w:t>
      </w:r>
    </w:p>
    <w:p w:rsidR="007B068B" w:rsidRDefault="00CA2410" w:rsidP="007B068B">
      <w:pPr>
        <w:ind w:left="1080"/>
        <w:rPr>
          <w:rFonts w:ascii="Calibri" w:hAnsi="Calibri"/>
          <w:color w:val="393939"/>
          <w:sz w:val="21"/>
          <w:szCs w:val="21"/>
        </w:rPr>
      </w:pPr>
      <w:r>
        <w:rPr>
          <w:rFonts w:ascii="Calibri" w:hAnsi="Calibri"/>
          <w:color w:val="393939"/>
          <w:sz w:val="21"/>
          <w:szCs w:val="21"/>
        </w:rPr>
        <w:t>Therefore,</w:t>
      </w:r>
      <w:r w:rsidR="007B068B">
        <w:rPr>
          <w:rFonts w:ascii="Calibri" w:hAnsi="Calibri"/>
          <w:color w:val="393939"/>
          <w:sz w:val="21"/>
          <w:szCs w:val="21"/>
        </w:rPr>
        <w:t xml:space="preserve"> the appropriate parsing logic has to </w:t>
      </w:r>
      <w:proofErr w:type="gramStart"/>
      <w:r w:rsidR="007B068B">
        <w:rPr>
          <w:rFonts w:ascii="Calibri" w:hAnsi="Calibri"/>
          <w:color w:val="393939"/>
          <w:sz w:val="21"/>
          <w:szCs w:val="21"/>
        </w:rPr>
        <w:t>be implemented</w:t>
      </w:r>
      <w:proofErr w:type="gramEnd"/>
      <w:r w:rsidR="007B068B">
        <w:rPr>
          <w:rFonts w:ascii="Calibri" w:hAnsi="Calibri"/>
          <w:color w:val="393939"/>
          <w:sz w:val="21"/>
          <w:szCs w:val="21"/>
        </w:rPr>
        <w:t xml:space="preserve"> during installation and according to the used scenario. If this step </w:t>
      </w:r>
      <w:proofErr w:type="gramStart"/>
      <w:r w:rsidR="007B068B">
        <w:rPr>
          <w:rFonts w:ascii="Calibri" w:hAnsi="Calibri"/>
          <w:color w:val="393939"/>
          <w:sz w:val="21"/>
          <w:szCs w:val="21"/>
        </w:rPr>
        <w:t>is not taken</w:t>
      </w:r>
      <w:proofErr w:type="gramEnd"/>
      <w:r w:rsidR="007B068B">
        <w:rPr>
          <w:rFonts w:ascii="Calibri" w:hAnsi="Calibri"/>
          <w:color w:val="393939"/>
          <w:sz w:val="21"/>
          <w:szCs w:val="21"/>
        </w:rPr>
        <w:t>, the customer will have to resupply the street number at the World</w:t>
      </w:r>
      <w:r>
        <w:rPr>
          <w:rFonts w:ascii="Calibri" w:hAnsi="Calibri"/>
          <w:color w:val="393939"/>
          <w:sz w:val="21"/>
          <w:szCs w:val="21"/>
        </w:rPr>
        <w:t>p</w:t>
      </w:r>
      <w:r w:rsidR="007B068B">
        <w:rPr>
          <w:rFonts w:ascii="Calibri" w:hAnsi="Calibri"/>
          <w:color w:val="393939"/>
          <w:sz w:val="21"/>
          <w:szCs w:val="21"/>
        </w:rPr>
        <w:t xml:space="preserve">ay payment page. For more </w:t>
      </w:r>
      <w:r>
        <w:rPr>
          <w:rFonts w:ascii="Calibri" w:hAnsi="Calibri"/>
          <w:color w:val="393939"/>
          <w:sz w:val="21"/>
          <w:szCs w:val="21"/>
        </w:rPr>
        <w:t>information,</w:t>
      </w:r>
      <w:r w:rsidR="007B068B">
        <w:rPr>
          <w:rFonts w:ascii="Calibri" w:hAnsi="Calibri"/>
          <w:color w:val="393939"/>
          <w:sz w:val="21"/>
          <w:szCs w:val="21"/>
        </w:rPr>
        <w:t xml:space="preserve"> please refer to the WorldPay documentation.</w:t>
      </w: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299" w:name="_Toc479578022"/>
      <w:bookmarkStart w:id="300" w:name="_Toc8306070"/>
      <w:r w:rsidRPr="007B068B">
        <w:rPr>
          <w:i w:val="0"/>
          <w:sz w:val="24"/>
          <w:szCs w:val="24"/>
        </w:rPr>
        <w:t>Error Messaging</w:t>
      </w:r>
      <w:bookmarkEnd w:id="299"/>
      <w:bookmarkEnd w:id="300"/>
      <w:r w:rsidRPr="007B068B">
        <w:rPr>
          <w:i w:val="0"/>
          <w:sz w:val="24"/>
          <w:szCs w:val="24"/>
        </w:rPr>
        <w:t xml:space="preserve"> </w:t>
      </w:r>
    </w:p>
    <w:p w:rsidR="007B068B" w:rsidRDefault="007B068B" w:rsidP="007B068B">
      <w:pPr>
        <w:pStyle w:val="ListParagraph"/>
        <w:rPr>
          <w:rFonts w:asciiTheme="majorHAnsi" w:eastAsiaTheme="majorEastAsia" w:hAnsiTheme="majorHAnsi" w:cstheme="majorBidi"/>
          <w:b/>
          <w:bCs/>
          <w:i/>
          <w:iCs/>
        </w:rPr>
      </w:pPr>
      <w:r>
        <w:rPr>
          <w:rFonts w:ascii="Calibri" w:hAnsi="Calibri"/>
          <w:color w:val="393939"/>
          <w:sz w:val="21"/>
          <w:szCs w:val="21"/>
        </w:rPr>
        <w:t xml:space="preserve">In </w:t>
      </w:r>
      <w:proofErr w:type="gramStart"/>
      <w:r>
        <w:rPr>
          <w:rFonts w:ascii="Calibri" w:hAnsi="Calibri"/>
          <w:color w:val="393939"/>
          <w:sz w:val="21"/>
          <w:szCs w:val="21"/>
        </w:rPr>
        <w:t>cartridge</w:t>
      </w:r>
      <w:proofErr w:type="gramEnd"/>
      <w:r>
        <w:rPr>
          <w:rFonts w:ascii="Calibri" w:hAnsi="Calibri"/>
          <w:color w:val="393939"/>
          <w:sz w:val="21"/>
          <w:szCs w:val="21"/>
        </w:rPr>
        <w:t xml:space="preserve"> all the error messaging is achieved using properties file (worldpayerror.properties). These messages can be configured while installation of the cartridge and can be modified based upon the merchants business requirement. Using properties file for messaging gives the Merchant the advantage for supporting multi lingual site.</w:t>
      </w:r>
    </w:p>
    <w:p w:rsidR="007B068B" w:rsidRPr="007B068B" w:rsidRDefault="007B068B" w:rsidP="007B068B">
      <w:pPr>
        <w:pStyle w:val="Heading3"/>
        <w:keepNext/>
        <w:keepLines/>
        <w:numPr>
          <w:ilvl w:val="2"/>
          <w:numId w:val="47"/>
        </w:numPr>
        <w:pBdr>
          <w:bottom w:val="none" w:sz="0" w:space="0" w:color="auto"/>
        </w:pBdr>
        <w:spacing w:line="276" w:lineRule="auto"/>
        <w:ind w:left="1764"/>
        <w:rPr>
          <w:i w:val="0"/>
          <w:sz w:val="24"/>
          <w:szCs w:val="24"/>
        </w:rPr>
      </w:pPr>
      <w:bookmarkStart w:id="301" w:name="_Toc479578023"/>
      <w:bookmarkStart w:id="302" w:name="_Toc8306071"/>
      <w:r w:rsidRPr="007B068B">
        <w:rPr>
          <w:i w:val="0"/>
          <w:sz w:val="24"/>
          <w:szCs w:val="24"/>
        </w:rPr>
        <w:t>Client Side Encryption</w:t>
      </w:r>
      <w:bookmarkEnd w:id="301"/>
      <w:bookmarkEnd w:id="302"/>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pt_checkout.isml</w:t>
      </w:r>
      <w:r>
        <w:rPr>
          <w:rFonts w:asciiTheme="minorHAnsi" w:hAnsiTheme="minorHAnsi"/>
          <w:i w:val="0"/>
          <w:iCs w:val="0"/>
          <w:color w:val="548DD4" w:themeColor="text2" w:themeTint="99"/>
          <w:sz w:val="28"/>
          <w:szCs w:val="28"/>
        </w:rPr>
        <w:t>”</w:t>
      </w:r>
    </w:p>
    <w:p w:rsidR="007B068B" w:rsidRDefault="007B068B" w:rsidP="007B068B">
      <w:r>
        <w:t>Add below code snippet to pt_</w:t>
      </w:r>
      <w:proofErr w:type="gramStart"/>
      <w:r>
        <w:t>checkout.isml  for</w:t>
      </w:r>
      <w:proofErr w:type="gramEnd"/>
      <w:r>
        <w:t xml:space="preserve"> Client Side Encryption before &lt;/head&gt; tag closing.</w:t>
      </w:r>
    </w:p>
    <w:tbl>
      <w:tblPr>
        <w:tblStyle w:val="TableGrid"/>
        <w:tblW w:w="0" w:type="auto"/>
        <w:tblLook w:val="04A0" w:firstRow="1" w:lastRow="0" w:firstColumn="1" w:lastColumn="0" w:noHBand="0" w:noVBand="1"/>
      </w:tblPr>
      <w:tblGrid>
        <w:gridCol w:w="9736"/>
      </w:tblGrid>
      <w:tr w:rsidR="00013A02" w:rsidTr="00013A02">
        <w:tc>
          <w:tcPr>
            <w:tcW w:w="9736" w:type="dxa"/>
          </w:tcPr>
          <w:p w:rsidR="0078101E" w:rsidRDefault="0078101E" w:rsidP="0078101E">
            <w:r>
              <w:t>&lt;iscomment&gt;Add template-specific header information here.&lt;/iscomment&gt;</w:t>
            </w:r>
          </w:p>
          <w:p w:rsidR="0078101E" w:rsidRDefault="0078101E" w:rsidP="0078101E">
            <w:r>
              <w:tab/>
            </w:r>
          </w:p>
          <w:p w:rsidR="0078101E" w:rsidRPr="00404939" w:rsidRDefault="0078101E" w:rsidP="0078101E">
            <w:pPr>
              <w:rPr>
                <w:highlight w:val="yellow"/>
              </w:rPr>
            </w:pPr>
            <w:r>
              <w:tab/>
            </w:r>
            <w:r w:rsidRPr="00404939">
              <w:rPr>
                <w:highlight w:val="yellow"/>
              </w:rPr>
              <w:t xml:space="preserve">&lt;isif condition="${dw.system.Site.getCurrent().getCustomPreferenceValue('WorldpayEnableClientSideEncryption')}"&gt; </w:t>
            </w:r>
          </w:p>
          <w:p w:rsidR="0078101E" w:rsidRPr="00404939" w:rsidRDefault="0078101E" w:rsidP="0078101E">
            <w:pPr>
              <w:rPr>
                <w:highlight w:val="yellow"/>
              </w:rPr>
            </w:pPr>
            <w:r w:rsidRPr="00404939">
              <w:rPr>
                <w:highlight w:val="yellow"/>
              </w:rPr>
              <w:lastRenderedPageBreak/>
              <w:tab/>
            </w:r>
            <w:r w:rsidRPr="00404939">
              <w:rPr>
                <w:highlight w:val="yellow"/>
              </w:rPr>
              <w:tab/>
              <w:t>&lt;script src="https://payments.worldpay.com/resources/cse/js/worldpay-cse-1.0.1.min.js"&gt;&lt;/script&gt;</w:t>
            </w:r>
          </w:p>
          <w:p w:rsidR="00013A02" w:rsidRDefault="0078101E" w:rsidP="0078101E">
            <w:r w:rsidRPr="00404939">
              <w:rPr>
                <w:highlight w:val="yellow"/>
              </w:rPr>
              <w:tab/>
              <w:t>&lt;/isif&gt;</w:t>
            </w:r>
            <w:r>
              <w:tab/>
            </w:r>
          </w:p>
          <w:p w:rsidR="00013A02" w:rsidRDefault="00013A02" w:rsidP="007B068B"/>
        </w:tc>
      </w:tr>
    </w:tbl>
    <w:p w:rsidR="00013A02" w:rsidRDefault="00013A02" w:rsidP="007B068B"/>
    <w:p w:rsidR="007B068B" w:rsidRPr="004534F1" w:rsidRDefault="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“c</w:t>
      </w:r>
      <w:r w:rsidRPr="004534F1">
        <w:rPr>
          <w:rFonts w:asciiTheme="minorHAnsi" w:hAnsiTheme="minorHAnsi"/>
          <w:i w:val="0"/>
          <w:iCs w:val="0"/>
          <w:color w:val="548DD4" w:themeColor="text2" w:themeTint="99"/>
          <w:sz w:val="28"/>
          <w:szCs w:val="28"/>
        </w:rPr>
        <w:t>reditcard.xml</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60"/>
        </w:numPr>
      </w:pPr>
      <w:r>
        <w:t>Add the below code snippet in creditcard</w:t>
      </w:r>
      <w:r w:rsidRPr="001F7CF4">
        <w:t>.xml</w:t>
      </w:r>
      <w:r>
        <w:t xml:space="preserve"> inside form tag</w:t>
      </w:r>
    </w:p>
    <w:tbl>
      <w:tblPr>
        <w:tblStyle w:val="TableGrid"/>
        <w:tblW w:w="0" w:type="auto"/>
        <w:tblLook w:val="04A0" w:firstRow="1" w:lastRow="0" w:firstColumn="1" w:lastColumn="0" w:noHBand="0" w:noVBand="1"/>
      </w:tblPr>
      <w:tblGrid>
        <w:gridCol w:w="9736"/>
      </w:tblGrid>
      <w:tr w:rsidR="007B068B" w:rsidTr="00A516A8">
        <w:tc>
          <w:tcPr>
            <w:tcW w:w="9962" w:type="dxa"/>
          </w:tcPr>
          <w:p w:rsidR="00CA2410" w:rsidRPr="00404939" w:rsidRDefault="00CA2410" w:rsidP="00CA2410">
            <w:pPr>
              <w:autoSpaceDE w:val="0"/>
              <w:autoSpaceDN w:val="0"/>
              <w:adjustRightInd w:val="0"/>
              <w:rPr>
                <w:highlight w:val="yellow"/>
              </w:rPr>
            </w:pPr>
            <w:r w:rsidRPr="00404939">
              <w:rPr>
                <w:highlight w:val="yellow"/>
              </w:rPr>
              <w:t>&lt;!-- field for credit card encrypted data --&gt;</w:t>
            </w:r>
          </w:p>
          <w:p w:rsidR="007B068B" w:rsidRDefault="00CA2410" w:rsidP="00A516A8">
            <w:pPr>
              <w:autoSpaceDE w:val="0"/>
              <w:autoSpaceDN w:val="0"/>
              <w:adjustRightInd w:val="0"/>
            </w:pPr>
            <w:r w:rsidRPr="00404939">
              <w:rPr>
                <w:highlight w:val="yellow"/>
              </w:rPr>
              <w:tab/>
              <w:t>&lt;field formid="encryptedData"  type="string" mandatory="false" /&gt;</w:t>
            </w:r>
          </w:p>
        </w:tc>
      </w:tr>
    </w:tbl>
    <w:p w:rsidR="007B068B" w:rsidRDefault="007B068B" w:rsidP="007B068B">
      <w:pPr>
        <w:autoSpaceDE w:val="0"/>
        <w:autoSpaceDN w:val="0"/>
        <w:adjustRightInd w:val="0"/>
        <w:spacing w:after="0" w:line="240" w:lineRule="auto"/>
      </w:pPr>
      <w:r w:rsidRPr="00F50476">
        <w:t xml:space="preserve">   </w:t>
      </w:r>
    </w:p>
    <w:p w:rsidR="007B068B" w:rsidRDefault="007B068B" w:rsidP="007B068B">
      <w:pPr>
        <w:autoSpaceDE w:val="0"/>
        <w:autoSpaceDN w:val="0"/>
        <w:adjustRightInd w:val="0"/>
        <w:spacing w:after="0" w:line="240" w:lineRule="auto"/>
      </w:pPr>
      <w:r>
        <w:t xml:space="preserve">Make CVN field as </w:t>
      </w:r>
      <w:proofErr w:type="gramStart"/>
      <w:r>
        <w:t>non mandatory</w:t>
      </w:r>
      <w:proofErr w:type="gramEnd"/>
      <w:r w:rsidRPr="00F50476">
        <w:tab/>
      </w:r>
    </w:p>
    <w:tbl>
      <w:tblPr>
        <w:tblStyle w:val="TableGrid"/>
        <w:tblW w:w="0" w:type="auto"/>
        <w:tblLook w:val="04A0" w:firstRow="1" w:lastRow="0" w:firstColumn="1" w:lastColumn="0" w:noHBand="0" w:noVBand="1"/>
      </w:tblPr>
      <w:tblGrid>
        <w:gridCol w:w="9736"/>
      </w:tblGrid>
      <w:tr w:rsidR="007B068B" w:rsidTr="00A516A8">
        <w:tc>
          <w:tcPr>
            <w:tcW w:w="9962" w:type="dxa"/>
          </w:tcPr>
          <w:p w:rsidR="0072379A" w:rsidRDefault="0072379A" w:rsidP="0072379A">
            <w:pPr>
              <w:rPr>
                <w:noProof/>
              </w:rPr>
            </w:pPr>
            <w:r>
              <w:rPr>
                <w:noProof/>
              </w:rPr>
              <w:t>&lt;!-- field for credit card security code --&gt;</w:t>
            </w:r>
          </w:p>
          <w:p w:rsidR="0072379A" w:rsidRDefault="0072379A" w:rsidP="0072379A">
            <w:pPr>
              <w:rPr>
                <w:noProof/>
              </w:rPr>
            </w:pPr>
            <w:r>
              <w:rPr>
                <w:noProof/>
              </w:rPr>
              <w:t xml:space="preserve">    &lt;field formid="cvn" label="creditcard.cvnlabel" type="string" mandatory="true" masked="0"</w:t>
            </w:r>
          </w:p>
          <w:p w:rsidR="007B068B" w:rsidRDefault="0072379A" w:rsidP="0072379A">
            <w:pPr>
              <w:rPr>
                <w:noProof/>
              </w:rPr>
            </w:pPr>
            <w:r>
              <w:rPr>
                <w:noProof/>
              </w:rPr>
              <w:t xml:space="preserve">     </w:t>
            </w:r>
            <w:r>
              <w:rPr>
                <w:noProof/>
              </w:rPr>
              <w:tab/>
              <w:t>missing-error="creditcard.cvnmissingerror" value-error="creditcard.cvnrangeerror"/&gt;</w:t>
            </w:r>
          </w:p>
        </w:tc>
      </w:tr>
    </w:tbl>
    <w:p w:rsidR="007B068B" w:rsidRDefault="007B068B" w:rsidP="007B068B">
      <w:pPr>
        <w:rPr>
          <w:noProof/>
        </w:rPr>
      </w:pPr>
    </w:p>
    <w:p w:rsidR="00EC3566" w:rsidRDefault="00EC3566" w:rsidP="00404939">
      <w:pPr>
        <w:pStyle w:val="ListParagraph"/>
        <w:numPr>
          <w:ilvl w:val="0"/>
          <w:numId w:val="60"/>
        </w:numPr>
        <w:rPr>
          <w:noProof/>
        </w:rPr>
      </w:pPr>
      <w:r>
        <w:rPr>
          <w:noProof/>
        </w:rPr>
        <w:t xml:space="preserve">Add the below snippet in creditcard.xml </w:t>
      </w:r>
    </w:p>
    <w:tbl>
      <w:tblPr>
        <w:tblStyle w:val="TableGrid"/>
        <w:tblW w:w="0" w:type="auto"/>
        <w:tblInd w:w="-5" w:type="dxa"/>
        <w:tblLook w:val="04A0" w:firstRow="1" w:lastRow="0" w:firstColumn="1" w:lastColumn="0" w:noHBand="0" w:noVBand="1"/>
      </w:tblPr>
      <w:tblGrid>
        <w:gridCol w:w="9741"/>
      </w:tblGrid>
      <w:tr w:rsidR="00EC3566" w:rsidTr="00404939">
        <w:tc>
          <w:tcPr>
            <w:tcW w:w="9741" w:type="dxa"/>
          </w:tcPr>
          <w:p w:rsidR="00EC3566" w:rsidRDefault="00EC3566" w:rsidP="00EC3566">
            <w:pPr>
              <w:pStyle w:val="ListParagraph"/>
              <w:ind w:left="0"/>
              <w:rPr>
                <w:noProof/>
              </w:rPr>
            </w:pPr>
            <w:r w:rsidRPr="00404939">
              <w:rPr>
                <w:noProof/>
                <w:highlight w:val="yellow"/>
              </w:rPr>
              <w:t>&lt;field formid="cards" type="string" mandatory="false" binding="cards"&gt;&lt;/field&gt;</w:t>
            </w:r>
          </w:p>
        </w:tc>
      </w:tr>
    </w:tbl>
    <w:p w:rsidR="00EC3566" w:rsidRDefault="00EC3566" w:rsidP="00404939">
      <w:pPr>
        <w:pStyle w:val="ListParagraph"/>
        <w:numPr>
          <w:ilvl w:val="0"/>
          <w:numId w:val="60"/>
        </w:numPr>
        <w:rPr>
          <w:noProof/>
        </w:rPr>
      </w:pPr>
      <w:r>
        <w:rPr>
          <w:noProof/>
        </w:rPr>
        <w:t>Add the below snippet to increase the size of the card</w:t>
      </w:r>
    </w:p>
    <w:tbl>
      <w:tblPr>
        <w:tblStyle w:val="TableGrid"/>
        <w:tblW w:w="0" w:type="auto"/>
        <w:tblInd w:w="-5" w:type="dxa"/>
        <w:tblLook w:val="04A0" w:firstRow="1" w:lastRow="0" w:firstColumn="1" w:lastColumn="0" w:noHBand="0" w:noVBand="1"/>
      </w:tblPr>
      <w:tblGrid>
        <w:gridCol w:w="9016"/>
      </w:tblGrid>
      <w:tr w:rsidR="00EC3566" w:rsidTr="00404939">
        <w:tc>
          <w:tcPr>
            <w:tcW w:w="9016" w:type="dxa"/>
          </w:tcPr>
          <w:p w:rsidR="00EC3566" w:rsidRPr="00404939" w:rsidRDefault="00EC3566" w:rsidP="00404939">
            <w:pPr>
              <w:jc w:val="both"/>
              <w:rPr>
                <w:noProof/>
                <w:highlight w:val="yellow"/>
              </w:rPr>
            </w:pPr>
            <w:r w:rsidRPr="00404939">
              <w:rPr>
                <w:noProof/>
                <w:highlight w:val="yellow"/>
              </w:rPr>
              <w:t>&lt;!-- field for credit card number --&gt;</w:t>
            </w:r>
          </w:p>
          <w:p w:rsidR="00EC3566" w:rsidRPr="00404939" w:rsidRDefault="00EC3566" w:rsidP="00404939">
            <w:pPr>
              <w:rPr>
                <w:noProof/>
                <w:highlight w:val="yellow"/>
              </w:rPr>
            </w:pPr>
            <w:r w:rsidRPr="00404939">
              <w:rPr>
                <w:noProof/>
                <w:highlight w:val="yellow"/>
              </w:rPr>
              <w:t xml:space="preserve">    &lt;field formid="number" label="creditcard.number" type="string" mandatory="true" masked="4" max-length="23"</w:t>
            </w:r>
          </w:p>
          <w:p w:rsidR="00EC3566" w:rsidRPr="00404939" w:rsidRDefault="00EC3566" w:rsidP="00404939">
            <w:pPr>
              <w:rPr>
                <w:noProof/>
                <w:highlight w:val="yellow"/>
              </w:rPr>
            </w:pPr>
            <w:r w:rsidRPr="00404939">
              <w:rPr>
                <w:noProof/>
                <w:highlight w:val="yellow"/>
              </w:rPr>
              <w:tab/>
              <w:t xml:space="preserve">    description="creditcard.numberexample" binding="creditCardNumber"</w:t>
            </w:r>
          </w:p>
          <w:p w:rsidR="00EC3566" w:rsidRDefault="00EC3566" w:rsidP="00404939">
            <w:pPr>
              <w:rPr>
                <w:noProof/>
              </w:rPr>
            </w:pPr>
            <w:r w:rsidRPr="00404939">
              <w:rPr>
                <w:noProof/>
                <w:highlight w:val="yellow"/>
              </w:rPr>
              <w:tab/>
              <w:t xml:space="preserve">    missing-error="creditcard.numbermissingerror" value-error="creditcard.numbervalueerror"/&gt;</w:t>
            </w:r>
          </w:p>
        </w:tc>
      </w:tr>
    </w:tbl>
    <w:p w:rsidR="00EC3566" w:rsidRDefault="00636C09" w:rsidP="00404939">
      <w:pPr>
        <w:pStyle w:val="ListParagraph"/>
        <w:numPr>
          <w:ilvl w:val="0"/>
          <w:numId w:val="60"/>
        </w:numPr>
        <w:rPr>
          <w:noProof/>
        </w:rPr>
      </w:pPr>
      <w:r>
        <w:rPr>
          <w:noProof/>
        </w:rPr>
        <w:t xml:space="preserve">Add the below snippet to increase the </w:t>
      </w:r>
      <w:r w:rsidRPr="00636C09">
        <w:rPr>
          <w:noProof/>
        </w:rPr>
        <w:t>expiration</w:t>
      </w:r>
      <w:r>
        <w:rPr>
          <w:noProof/>
        </w:rPr>
        <w:t xml:space="preserve"> years. </w:t>
      </w:r>
    </w:p>
    <w:tbl>
      <w:tblPr>
        <w:tblStyle w:val="TableGrid"/>
        <w:tblW w:w="0" w:type="auto"/>
        <w:tblLook w:val="04A0" w:firstRow="1" w:lastRow="0" w:firstColumn="1" w:lastColumn="0" w:noHBand="0" w:noVBand="1"/>
      </w:tblPr>
      <w:tblGrid>
        <w:gridCol w:w="9736"/>
      </w:tblGrid>
      <w:tr w:rsidR="00636C09" w:rsidTr="00636C09">
        <w:tc>
          <w:tcPr>
            <w:tcW w:w="9736" w:type="dxa"/>
          </w:tcPr>
          <w:p w:rsidR="00636C09" w:rsidRPr="00404939" w:rsidRDefault="00636C09" w:rsidP="00404939">
            <w:pPr>
              <w:rPr>
                <w:noProof/>
                <w:highlight w:val="yellow"/>
              </w:rPr>
            </w:pPr>
            <w:r w:rsidRPr="00404939">
              <w:rPr>
                <w:noProof/>
                <w:highlight w:val="yellow"/>
              </w:rPr>
              <w:t>&lt;field formid="year" label="resource.year" type="integer" mandatory="true" binding="creditCardExpirationYear"</w:t>
            </w:r>
          </w:p>
          <w:p w:rsidR="00636C09" w:rsidRPr="00404939" w:rsidRDefault="00636C09" w:rsidP="00404939">
            <w:pPr>
              <w:rPr>
                <w:noProof/>
                <w:highlight w:val="yellow"/>
              </w:rPr>
            </w:pPr>
            <w:r w:rsidRPr="00404939">
              <w:rPr>
                <w:noProof/>
                <w:highlight w:val="yellow"/>
              </w:rPr>
              <w:tab/>
              <w:t xml:space="preserve">      </w:t>
            </w:r>
            <w:r w:rsidRPr="00404939">
              <w:rPr>
                <w:noProof/>
                <w:highlight w:val="yellow"/>
              </w:rPr>
              <w:tab/>
              <w:t>missing-error="creditcard.yearmissingerror"&gt;</w:t>
            </w:r>
          </w:p>
          <w:p w:rsidR="00636C09" w:rsidRPr="00404939" w:rsidRDefault="00636C09" w:rsidP="00404939">
            <w:pPr>
              <w:rPr>
                <w:noProof/>
                <w:highlight w:val="yellow"/>
              </w:rPr>
            </w:pPr>
            <w:r w:rsidRPr="00404939">
              <w:rPr>
                <w:noProof/>
                <w:highlight w:val="yellow"/>
              </w:rPr>
              <w:tab/>
              <w:t xml:space="preserve">        &lt;options&gt;</w:t>
            </w:r>
          </w:p>
          <w:p w:rsidR="00636C09" w:rsidRPr="00404939" w:rsidRDefault="00636C09" w:rsidP="00404939">
            <w:pPr>
              <w:rPr>
                <w:noProof/>
                <w:highlight w:val="yellow"/>
              </w:rPr>
            </w:pPr>
            <w:r w:rsidRPr="00404939">
              <w:rPr>
                <w:noProof/>
                <w:highlight w:val="yellow"/>
              </w:rPr>
              <w:tab/>
              <w:t xml:space="preserve">           </w:t>
            </w:r>
            <w:r w:rsidRPr="00404939">
              <w:rPr>
                <w:noProof/>
                <w:highlight w:val="yellow"/>
              </w:rPr>
              <w:tab/>
              <w:t>&lt;option optionid="2018" label="year.2018" value="2018"/&gt;</w:t>
            </w:r>
          </w:p>
          <w:p w:rsidR="00636C09" w:rsidRPr="00404939" w:rsidRDefault="00636C09" w:rsidP="00404939">
            <w:pPr>
              <w:rPr>
                <w:noProof/>
                <w:highlight w:val="yellow"/>
              </w:rPr>
            </w:pPr>
            <w:r w:rsidRPr="00404939">
              <w:rPr>
                <w:noProof/>
                <w:highlight w:val="yellow"/>
              </w:rPr>
              <w:tab/>
              <w:t xml:space="preserve">            &lt;option optionid="2019" label="year.2019" value="2019"/&gt;</w:t>
            </w:r>
          </w:p>
          <w:p w:rsidR="00636C09" w:rsidRPr="00404939" w:rsidRDefault="00636C09" w:rsidP="00404939">
            <w:pPr>
              <w:rPr>
                <w:noProof/>
                <w:highlight w:val="yellow"/>
              </w:rPr>
            </w:pPr>
            <w:r w:rsidRPr="00404939">
              <w:rPr>
                <w:noProof/>
                <w:highlight w:val="yellow"/>
              </w:rPr>
              <w:tab/>
              <w:t xml:space="preserve">            &lt;option optionid="2020" label="year.2020" value="2020"/&gt;</w:t>
            </w:r>
          </w:p>
          <w:p w:rsidR="00636C09" w:rsidRPr="00404939" w:rsidRDefault="00636C09" w:rsidP="00404939">
            <w:pPr>
              <w:rPr>
                <w:noProof/>
                <w:highlight w:val="yellow"/>
              </w:rPr>
            </w:pPr>
            <w:r w:rsidRPr="00404939">
              <w:rPr>
                <w:noProof/>
                <w:highlight w:val="yellow"/>
              </w:rPr>
              <w:tab/>
              <w:t xml:space="preserve">            &lt;option optionid="2021" label="year.2021" value="2021"/&gt;</w:t>
            </w:r>
          </w:p>
          <w:p w:rsidR="00636C09" w:rsidRPr="00404939" w:rsidRDefault="00636C09" w:rsidP="00404939">
            <w:pPr>
              <w:rPr>
                <w:noProof/>
                <w:highlight w:val="yellow"/>
              </w:rPr>
            </w:pPr>
            <w:r w:rsidRPr="00404939">
              <w:rPr>
                <w:noProof/>
                <w:highlight w:val="yellow"/>
              </w:rPr>
              <w:tab/>
              <w:t xml:space="preserve">            &lt;option optionid="2022" label="year.2022" value="2022"/&gt; </w:t>
            </w:r>
          </w:p>
          <w:p w:rsidR="00636C09" w:rsidRPr="00404939" w:rsidRDefault="00636C09" w:rsidP="00404939">
            <w:pPr>
              <w:rPr>
                <w:noProof/>
                <w:highlight w:val="yellow"/>
              </w:rPr>
            </w:pPr>
            <w:r w:rsidRPr="00404939">
              <w:rPr>
                <w:noProof/>
                <w:highlight w:val="yellow"/>
              </w:rPr>
              <w:tab/>
              <w:t xml:space="preserve">            &lt;option optionid="2023" label="year.2023" value="2023"/&gt;</w:t>
            </w:r>
          </w:p>
          <w:p w:rsidR="00636C09" w:rsidRPr="00404939" w:rsidRDefault="00636C09" w:rsidP="00404939">
            <w:pPr>
              <w:rPr>
                <w:noProof/>
                <w:highlight w:val="yellow"/>
              </w:rPr>
            </w:pPr>
            <w:r w:rsidRPr="00404939">
              <w:rPr>
                <w:noProof/>
                <w:highlight w:val="yellow"/>
              </w:rPr>
              <w:tab/>
              <w:t xml:space="preserve">            &lt;option optionid="2024" label="year.2024" value="2024"/&gt;</w:t>
            </w:r>
          </w:p>
          <w:p w:rsidR="00636C09" w:rsidRPr="00404939" w:rsidRDefault="00636C09" w:rsidP="00404939">
            <w:pPr>
              <w:rPr>
                <w:noProof/>
                <w:highlight w:val="yellow"/>
              </w:rPr>
            </w:pPr>
            <w:r w:rsidRPr="00404939">
              <w:rPr>
                <w:noProof/>
                <w:highlight w:val="yellow"/>
              </w:rPr>
              <w:tab/>
              <w:t xml:space="preserve">            &lt;option optionid="2025" label="year.2025" value="2025"/&gt;</w:t>
            </w:r>
          </w:p>
          <w:p w:rsidR="00636C09" w:rsidRPr="00404939" w:rsidRDefault="00636C09" w:rsidP="00404939">
            <w:pPr>
              <w:rPr>
                <w:noProof/>
                <w:highlight w:val="yellow"/>
              </w:rPr>
            </w:pPr>
            <w:r w:rsidRPr="00404939">
              <w:rPr>
                <w:noProof/>
                <w:highlight w:val="yellow"/>
              </w:rPr>
              <w:tab/>
              <w:t xml:space="preserve">            &lt;option optionid="2026" label="year.2026" value="2026"/&gt;</w:t>
            </w:r>
          </w:p>
          <w:p w:rsidR="00636C09" w:rsidRPr="00404939" w:rsidRDefault="00636C09" w:rsidP="00404939">
            <w:pPr>
              <w:rPr>
                <w:noProof/>
                <w:highlight w:val="yellow"/>
              </w:rPr>
            </w:pPr>
            <w:r w:rsidRPr="00404939">
              <w:rPr>
                <w:noProof/>
                <w:highlight w:val="yellow"/>
              </w:rPr>
              <w:tab/>
              <w:t xml:space="preserve">            &lt;option optionid="2027" label="year.2027" value="2027"/&gt;</w:t>
            </w:r>
          </w:p>
          <w:p w:rsidR="00636C09" w:rsidRPr="00404939" w:rsidRDefault="00636C09" w:rsidP="00404939">
            <w:pPr>
              <w:rPr>
                <w:noProof/>
                <w:highlight w:val="yellow"/>
              </w:rPr>
            </w:pPr>
            <w:r w:rsidRPr="00404939">
              <w:rPr>
                <w:noProof/>
                <w:highlight w:val="yellow"/>
              </w:rPr>
              <w:tab/>
              <w:t xml:space="preserve">            &lt;option optionid="2028" label="year.2028" value="2028"/&gt;</w:t>
            </w:r>
          </w:p>
          <w:p w:rsidR="00636C09" w:rsidRPr="00404939" w:rsidRDefault="00636C09" w:rsidP="00404939">
            <w:pPr>
              <w:rPr>
                <w:noProof/>
                <w:highlight w:val="yellow"/>
              </w:rPr>
            </w:pPr>
            <w:r w:rsidRPr="00404939">
              <w:rPr>
                <w:noProof/>
                <w:highlight w:val="yellow"/>
              </w:rPr>
              <w:tab/>
              <w:t xml:space="preserve">            &lt;option optionid="2029" label="year.2029" value="2029"/&gt;</w:t>
            </w:r>
          </w:p>
          <w:p w:rsidR="00636C09" w:rsidRPr="00404939" w:rsidRDefault="00636C09" w:rsidP="00404939">
            <w:pPr>
              <w:rPr>
                <w:noProof/>
                <w:highlight w:val="yellow"/>
              </w:rPr>
            </w:pPr>
            <w:r w:rsidRPr="00404939">
              <w:rPr>
                <w:noProof/>
                <w:highlight w:val="yellow"/>
              </w:rPr>
              <w:tab/>
              <w:t xml:space="preserve">            &lt;option optionid="2030" label="year.2030" value="2030"/&gt;</w:t>
            </w:r>
          </w:p>
          <w:p w:rsidR="00636C09" w:rsidRPr="00404939" w:rsidRDefault="00636C09" w:rsidP="00404939">
            <w:pPr>
              <w:rPr>
                <w:noProof/>
                <w:highlight w:val="yellow"/>
              </w:rPr>
            </w:pPr>
            <w:r w:rsidRPr="00404939">
              <w:rPr>
                <w:noProof/>
                <w:highlight w:val="yellow"/>
              </w:rPr>
              <w:tab/>
              <w:t xml:space="preserve">            &lt;option optionid="2031" label="year.2031" value="2031"/&gt;</w:t>
            </w:r>
          </w:p>
          <w:p w:rsidR="00636C09" w:rsidRPr="00404939" w:rsidRDefault="00636C09" w:rsidP="00404939">
            <w:pPr>
              <w:rPr>
                <w:noProof/>
                <w:highlight w:val="yellow"/>
              </w:rPr>
            </w:pPr>
            <w:r w:rsidRPr="00404939">
              <w:rPr>
                <w:noProof/>
                <w:highlight w:val="yellow"/>
              </w:rPr>
              <w:tab/>
              <w:t xml:space="preserve">            &lt;option optionid="2032" label="year.2032" value="2032"/&gt;</w:t>
            </w:r>
          </w:p>
          <w:p w:rsidR="00636C09" w:rsidRPr="00404939" w:rsidRDefault="00636C09" w:rsidP="00404939">
            <w:pPr>
              <w:rPr>
                <w:noProof/>
                <w:highlight w:val="yellow"/>
              </w:rPr>
            </w:pPr>
            <w:r w:rsidRPr="00404939">
              <w:rPr>
                <w:noProof/>
                <w:highlight w:val="yellow"/>
              </w:rPr>
              <w:lastRenderedPageBreak/>
              <w:tab/>
              <w:t xml:space="preserve">            &lt;option optionid="2033" label="year.2033" value="2033"/&gt;</w:t>
            </w:r>
          </w:p>
          <w:p w:rsidR="00636C09" w:rsidRPr="00404939" w:rsidRDefault="00636C09" w:rsidP="00404939">
            <w:pPr>
              <w:rPr>
                <w:noProof/>
                <w:highlight w:val="yellow"/>
              </w:rPr>
            </w:pPr>
            <w:r w:rsidRPr="00404939">
              <w:rPr>
                <w:noProof/>
                <w:highlight w:val="yellow"/>
              </w:rPr>
              <w:tab/>
              <w:t xml:space="preserve">            &lt;option optionid="2034" label="year.2034" value="2034"/&gt; </w:t>
            </w:r>
          </w:p>
          <w:p w:rsidR="00636C09" w:rsidRPr="00404939" w:rsidRDefault="00636C09" w:rsidP="00404939">
            <w:pPr>
              <w:rPr>
                <w:noProof/>
                <w:highlight w:val="yellow"/>
              </w:rPr>
            </w:pPr>
            <w:r w:rsidRPr="00404939">
              <w:rPr>
                <w:noProof/>
                <w:highlight w:val="yellow"/>
              </w:rPr>
              <w:tab/>
              <w:t xml:space="preserve">            &lt;option optionid="2035" label="year.2035" value="2035"/&gt;</w:t>
            </w:r>
          </w:p>
          <w:p w:rsidR="00636C09" w:rsidRPr="00404939" w:rsidRDefault="00636C09" w:rsidP="00404939">
            <w:pPr>
              <w:rPr>
                <w:noProof/>
                <w:highlight w:val="yellow"/>
              </w:rPr>
            </w:pPr>
            <w:r w:rsidRPr="00404939">
              <w:rPr>
                <w:noProof/>
                <w:highlight w:val="yellow"/>
              </w:rPr>
              <w:tab/>
              <w:t xml:space="preserve">            &lt;option optionid="2036" label="year.2036" value="2036"/&gt;</w:t>
            </w:r>
          </w:p>
          <w:p w:rsidR="00636C09" w:rsidRPr="00404939" w:rsidRDefault="00636C09" w:rsidP="00404939">
            <w:pPr>
              <w:rPr>
                <w:noProof/>
                <w:highlight w:val="yellow"/>
              </w:rPr>
            </w:pPr>
            <w:r w:rsidRPr="00404939">
              <w:rPr>
                <w:noProof/>
                <w:highlight w:val="yellow"/>
              </w:rPr>
              <w:tab/>
              <w:t xml:space="preserve">            &lt;option optionid="2037" label="year.2037" value="2037"/&gt;          </w:t>
            </w:r>
          </w:p>
          <w:p w:rsidR="00636C09" w:rsidRDefault="00636C09" w:rsidP="00404939">
            <w:pPr>
              <w:rPr>
                <w:noProof/>
              </w:rPr>
            </w:pPr>
            <w:r w:rsidRPr="00404939">
              <w:rPr>
                <w:noProof/>
                <w:highlight w:val="yellow"/>
              </w:rPr>
              <w:tab/>
              <w:t xml:space="preserve">        &lt;/options&gt;</w:t>
            </w:r>
          </w:p>
        </w:tc>
      </w:tr>
    </w:tbl>
    <w:p w:rsidR="00636C09" w:rsidRDefault="002F71A8" w:rsidP="00404939">
      <w:pPr>
        <w:pStyle w:val="ListParagraph"/>
        <w:numPr>
          <w:ilvl w:val="0"/>
          <w:numId w:val="60"/>
        </w:numPr>
        <w:tabs>
          <w:tab w:val="left" w:pos="1170"/>
        </w:tabs>
        <w:rPr>
          <w:noProof/>
        </w:rPr>
      </w:pPr>
      <w:r>
        <w:rPr>
          <w:noProof/>
        </w:rPr>
        <w:t>Update the credit.xml files for all the respected countries.</w:t>
      </w:r>
    </w:p>
    <w:p w:rsidR="007B068B" w:rsidRPr="004534F1" w:rsidRDefault="007B068B" w:rsidP="007B068B">
      <w:pPr>
        <w:pStyle w:val="Heading4"/>
        <w:keepNext/>
        <w:keepLines/>
        <w:rPr>
          <w:rFonts w:asciiTheme="minorHAnsi" w:hAnsiTheme="minorHAnsi"/>
          <w:i w:val="0"/>
          <w:iCs w:val="0"/>
          <w:color w:val="548DD4" w:themeColor="text2" w:themeTint="99"/>
          <w:sz w:val="28"/>
          <w:szCs w:val="28"/>
        </w:rPr>
      </w:pPr>
      <w:r>
        <w:rPr>
          <w:rFonts w:asciiTheme="minorHAnsi" w:hAnsiTheme="minorHAnsi"/>
          <w:i w:val="0"/>
          <w:iCs w:val="0"/>
          <w:color w:val="548DD4" w:themeColor="text2" w:themeTint="99"/>
          <w:sz w:val="28"/>
          <w:szCs w:val="28"/>
        </w:rPr>
        <w:t>Update “</w:t>
      </w:r>
      <w:r w:rsidRPr="004534F1">
        <w:rPr>
          <w:rFonts w:asciiTheme="minorHAnsi" w:hAnsiTheme="minorHAnsi"/>
          <w:i w:val="0"/>
          <w:iCs w:val="0"/>
          <w:color w:val="548DD4" w:themeColor="text2" w:themeTint="99"/>
          <w:sz w:val="28"/>
          <w:szCs w:val="28"/>
        </w:rPr>
        <w:t>Resource.ds</w:t>
      </w:r>
      <w:r>
        <w:rPr>
          <w:rFonts w:asciiTheme="minorHAnsi" w:hAnsiTheme="minorHAnsi"/>
          <w:i w:val="0"/>
          <w:iCs w:val="0"/>
          <w:color w:val="548DD4" w:themeColor="text2" w:themeTint="99"/>
          <w:sz w:val="28"/>
          <w:szCs w:val="28"/>
        </w:rPr>
        <w:t>”</w:t>
      </w:r>
    </w:p>
    <w:p w:rsidR="007B068B" w:rsidRDefault="007B068B" w:rsidP="00404939">
      <w:pPr>
        <w:pStyle w:val="ListParagraph"/>
        <w:numPr>
          <w:ilvl w:val="0"/>
          <w:numId w:val="60"/>
        </w:numPr>
      </w:pPr>
      <w:r>
        <w:t xml:space="preserve">Add below code under Resource helper preference section </w:t>
      </w:r>
    </w:p>
    <w:tbl>
      <w:tblPr>
        <w:tblStyle w:val="TableGrid"/>
        <w:tblW w:w="0" w:type="auto"/>
        <w:tblLook w:val="04A0" w:firstRow="1" w:lastRow="0" w:firstColumn="1" w:lastColumn="0" w:noHBand="0" w:noVBand="1"/>
      </w:tblPr>
      <w:tblGrid>
        <w:gridCol w:w="9736"/>
      </w:tblGrid>
      <w:tr w:rsidR="007B068B" w:rsidTr="00A516A8">
        <w:tc>
          <w:tcPr>
            <w:tcW w:w="9962" w:type="dxa"/>
          </w:tcPr>
          <w:p w:rsidR="00574B5C" w:rsidRPr="00404939" w:rsidRDefault="00574B5C" w:rsidP="00574B5C">
            <w:pPr>
              <w:rPr>
                <w:noProof/>
                <w:highlight w:val="yellow"/>
              </w:rPr>
            </w:pPr>
            <w:r w:rsidRPr="00404939">
              <w:rPr>
                <w:noProof/>
                <w:highlight w:val="yellow"/>
              </w:rPr>
              <w:t>CHECK_TLS: Site.getCurrent().getCustomPreferenceValue('checkTLS'),</w:t>
            </w:r>
          </w:p>
          <w:p w:rsidR="00574B5C" w:rsidRPr="00404939" w:rsidRDefault="00574B5C" w:rsidP="00574B5C">
            <w:pPr>
              <w:rPr>
                <w:noProof/>
                <w:highlight w:val="yellow"/>
              </w:rPr>
            </w:pPr>
            <w:r w:rsidRPr="00404939">
              <w:rPr>
                <w:noProof/>
                <w:highlight w:val="yellow"/>
              </w:rPr>
              <w:t xml:space="preserve">        WP_ENABLE_CLIENT_SIDE_ENCRYPTION : (dw.system.Site.getCurrent().getCustomPreferenceValue('WorldpayEnableClientSideEncryption') ? true : false),</w:t>
            </w:r>
          </w:p>
          <w:p w:rsidR="00574B5C" w:rsidRPr="00404939" w:rsidRDefault="00574B5C" w:rsidP="00574B5C">
            <w:pPr>
              <w:rPr>
                <w:noProof/>
                <w:highlight w:val="yellow"/>
              </w:rPr>
            </w:pPr>
            <w:r w:rsidRPr="00404939">
              <w:rPr>
                <w:noProof/>
                <w:highlight w:val="yellow"/>
              </w:rPr>
              <w:tab/>
            </w:r>
            <w:r w:rsidRPr="00404939">
              <w:rPr>
                <w:noProof/>
                <w:highlight w:val="yellow"/>
              </w:rPr>
              <w:tab/>
              <w:t>WP_CSE_PUBLIC_KEY :  dw.system.Site.getCurrent().getCustomPreferenceValue('WorldpayClientSideEncryptionPublicKey'),</w:t>
            </w:r>
          </w:p>
          <w:p w:rsidR="00574B5C" w:rsidRDefault="00574B5C" w:rsidP="00574B5C">
            <w:pPr>
              <w:rPr>
                <w:noProof/>
              </w:rPr>
            </w:pPr>
            <w:r w:rsidRPr="00404939">
              <w:rPr>
                <w:noProof/>
                <w:highlight w:val="yellow"/>
              </w:rPr>
              <w:tab/>
            </w:r>
            <w:r w:rsidRPr="00404939">
              <w:rPr>
                <w:noProof/>
                <w:highlight w:val="yellow"/>
              </w:rPr>
              <w:tab/>
              <w:t>WP_DISABLE_CVV : dw.system.Site.getCurrent().getCustomPreferenceValue('WorldpayDisableCVV')</w:t>
            </w:r>
          </w:p>
          <w:p w:rsidR="007B068B" w:rsidRDefault="00574B5C" w:rsidP="00574B5C">
            <w:r>
              <w:t xml:space="preserve">        </w:t>
            </w:r>
          </w:p>
        </w:tc>
      </w:tr>
    </w:tbl>
    <w:p w:rsidR="00574B5C" w:rsidRDefault="00574B5C" w:rsidP="007B068B">
      <w:pPr>
        <w:rPr>
          <w:rFonts w:ascii="Consolas" w:hAnsi="Consolas" w:cs="Consolas"/>
          <w:sz w:val="20"/>
          <w:szCs w:val="20"/>
        </w:rPr>
      </w:pPr>
    </w:p>
    <w:p w:rsidR="007B068B" w:rsidRPr="00404939" w:rsidRDefault="007B068B" w:rsidP="00404939">
      <w:pPr>
        <w:pStyle w:val="Heading3"/>
        <w:keepNext/>
        <w:keepLines/>
        <w:numPr>
          <w:ilvl w:val="2"/>
          <w:numId w:val="47"/>
        </w:numPr>
        <w:pBdr>
          <w:bottom w:val="none" w:sz="0" w:space="0" w:color="auto"/>
        </w:pBdr>
        <w:spacing w:line="276" w:lineRule="auto"/>
        <w:ind w:left="1764"/>
        <w:rPr>
          <w:i w:val="0"/>
          <w:sz w:val="24"/>
          <w:szCs w:val="24"/>
        </w:rPr>
      </w:pPr>
      <w:bookmarkStart w:id="303" w:name="_Toc479578024"/>
      <w:bookmarkStart w:id="304" w:name="_Toc8306072"/>
      <w:r w:rsidRPr="00404939">
        <w:rPr>
          <w:i w:val="0"/>
          <w:sz w:val="24"/>
          <w:szCs w:val="24"/>
        </w:rPr>
        <w:t>Form File Changes</w:t>
      </w:r>
      <w:bookmarkEnd w:id="303"/>
      <w:bookmarkEnd w:id="304"/>
    </w:p>
    <w:p w:rsidR="007B068B" w:rsidRDefault="007B068B" w:rsidP="007B068B">
      <w:pPr>
        <w:ind w:left="1044"/>
        <w:rPr>
          <w:rFonts w:eastAsiaTheme="majorEastAsia" w:cstheme="majorBidi"/>
          <w:bCs/>
        </w:rPr>
      </w:pPr>
      <w:r w:rsidRPr="009F0C31">
        <w:rPr>
          <w:rFonts w:eastAsiaTheme="majorEastAsia" w:cstheme="majorBidi"/>
          <w:bCs/>
          <w:u w:val="single"/>
        </w:rPr>
        <w:t>Disclaimer</w:t>
      </w:r>
      <w:r>
        <w:rPr>
          <w:rFonts w:eastAsiaTheme="majorEastAsia" w:cstheme="majorBidi"/>
          <w:bCs/>
        </w:rPr>
        <w:t xml:space="preserve">: </w:t>
      </w:r>
      <w:r w:rsidRPr="001F6A51">
        <w:rPr>
          <w:rFonts w:eastAsiaTheme="majorEastAsia" w:cstheme="majorBidi"/>
          <w:bCs/>
        </w:rPr>
        <w:t>shipping and billing address in form</w:t>
      </w:r>
      <w:r>
        <w:rPr>
          <w:rFonts w:eastAsiaTheme="majorEastAsia" w:cstheme="majorBidi"/>
          <w:bCs/>
        </w:rPr>
        <w:t>s</w:t>
      </w:r>
      <w:r w:rsidRPr="001F6A51">
        <w:rPr>
          <w:rFonts w:eastAsiaTheme="majorEastAsia" w:cstheme="majorBidi"/>
          <w:bCs/>
        </w:rPr>
        <w:t xml:space="preserve"> must have country code in UPPERCASE as WorldPay mandatory requirement</w:t>
      </w:r>
      <w:r>
        <w:rPr>
          <w:rFonts w:eastAsiaTheme="majorEastAsia" w:cstheme="majorBidi"/>
          <w:bCs/>
        </w:rPr>
        <w:t xml:space="preserve">. </w:t>
      </w:r>
    </w:p>
    <w:p w:rsidR="007B068B" w:rsidRDefault="007B068B" w:rsidP="00404939">
      <w:pPr>
        <w:spacing w:after="0" w:line="240" w:lineRule="auto"/>
        <w:ind w:left="336" w:firstLine="708"/>
        <w:rPr>
          <w:rFonts w:eastAsiaTheme="majorEastAsia" w:cstheme="majorBidi"/>
          <w:bCs/>
        </w:rPr>
      </w:pPr>
      <w:r>
        <w:rPr>
          <w:rFonts w:eastAsiaTheme="majorEastAsia" w:cstheme="majorBidi"/>
          <w:bCs/>
        </w:rPr>
        <w:t>Purpose: WorldPay XML request must have contry code in UPPERCASE.</w:t>
      </w:r>
    </w:p>
    <w:p w:rsidR="00371A64" w:rsidRDefault="00371A64" w:rsidP="00404939">
      <w:pPr>
        <w:spacing w:after="0" w:line="240" w:lineRule="auto"/>
        <w:ind w:left="336" w:firstLine="708"/>
        <w:rPr>
          <w:rFonts w:eastAsiaTheme="majorEastAsia" w:cstheme="majorBidi"/>
          <w:bCs/>
        </w:rPr>
      </w:pPr>
    </w:p>
    <w:p w:rsidR="00371A64" w:rsidRPr="00404939" w:rsidRDefault="00371A64" w:rsidP="00404939">
      <w:pPr>
        <w:pStyle w:val="Heading3"/>
        <w:keepNext/>
        <w:keepLines/>
        <w:numPr>
          <w:ilvl w:val="2"/>
          <w:numId w:val="47"/>
        </w:numPr>
        <w:pBdr>
          <w:bottom w:val="none" w:sz="0" w:space="0" w:color="auto"/>
        </w:pBdr>
        <w:spacing w:line="276" w:lineRule="auto"/>
        <w:ind w:left="1764"/>
        <w:rPr>
          <w:bCs w:val="0"/>
          <w:sz w:val="24"/>
          <w:szCs w:val="24"/>
        </w:rPr>
      </w:pPr>
      <w:bookmarkStart w:id="305" w:name="_Toc8306073"/>
      <w:r w:rsidRPr="00404939">
        <w:rPr>
          <w:i w:val="0"/>
          <w:sz w:val="24"/>
          <w:szCs w:val="24"/>
        </w:rPr>
        <w:t>Update shippingaddress.xml and billingaddress.xml</w:t>
      </w:r>
      <w:bookmarkEnd w:id="305"/>
    </w:p>
    <w:p w:rsidR="00D77CAE" w:rsidRPr="00404939" w:rsidRDefault="00371A64" w:rsidP="00404939">
      <w:pPr>
        <w:pStyle w:val="ListParagraph"/>
        <w:numPr>
          <w:ilvl w:val="0"/>
          <w:numId w:val="60"/>
        </w:numPr>
      </w:pPr>
      <w:r w:rsidRPr="00404939">
        <w:t xml:space="preserve">Update the shipping and billing address with the relevant countries. </w:t>
      </w:r>
    </w:p>
    <w:p w:rsidR="002700E3" w:rsidRPr="00404939" w:rsidRDefault="00371A64" w:rsidP="00404939">
      <w:pPr>
        <w:pStyle w:val="ListParagraph"/>
        <w:numPr>
          <w:ilvl w:val="0"/>
          <w:numId w:val="60"/>
        </w:numPr>
        <w:spacing w:after="0" w:line="240" w:lineRule="auto"/>
      </w:pPr>
      <w:r w:rsidRPr="00404939">
        <w:t xml:space="preserve">All the countries files </w:t>
      </w:r>
      <w:proofErr w:type="gramStart"/>
      <w:r w:rsidRPr="00404939">
        <w:t>sho</w:t>
      </w:r>
      <w:r w:rsidR="000A07F0">
        <w:t>uld also be updated</w:t>
      </w:r>
      <w:proofErr w:type="gramEnd"/>
      <w:r w:rsidR="000A07F0">
        <w:t xml:space="preserve"> for all the relevant countries.</w:t>
      </w:r>
    </w:p>
    <w:p w:rsidR="00DD7224" w:rsidRDefault="002700E3" w:rsidP="00404939">
      <w:pPr>
        <w:pStyle w:val="Heading3"/>
        <w:keepNext/>
        <w:keepLines/>
        <w:numPr>
          <w:ilvl w:val="2"/>
          <w:numId w:val="47"/>
        </w:numPr>
        <w:pBdr>
          <w:bottom w:val="none" w:sz="0" w:space="0" w:color="auto"/>
        </w:pBdr>
        <w:spacing w:line="276" w:lineRule="auto"/>
        <w:ind w:left="1764"/>
        <w:rPr>
          <w:sz w:val="24"/>
          <w:szCs w:val="24"/>
        </w:rPr>
      </w:pPr>
      <w:bookmarkStart w:id="306" w:name="_Toc8306074"/>
      <w:r w:rsidRPr="00404939">
        <w:rPr>
          <w:i w:val="0"/>
          <w:sz w:val="24"/>
          <w:szCs w:val="24"/>
        </w:rPr>
        <w:t>Update the paymentinstrumentdetails</w:t>
      </w:r>
      <w:r w:rsidR="0004794E" w:rsidRPr="00404939">
        <w:rPr>
          <w:i w:val="0"/>
          <w:sz w:val="24"/>
          <w:szCs w:val="24"/>
        </w:rPr>
        <w:t>.isml</w:t>
      </w:r>
      <w:bookmarkEnd w:id="306"/>
    </w:p>
    <w:p w:rsidR="0004794E" w:rsidRDefault="0004794E" w:rsidP="00404939">
      <w:pPr>
        <w:pStyle w:val="ListParagraph"/>
        <w:numPr>
          <w:ilvl w:val="0"/>
          <w:numId w:val="67"/>
        </w:numPr>
      </w:pPr>
      <w:r>
        <w:t>Update the maximum length and size.</w:t>
      </w:r>
    </w:p>
    <w:tbl>
      <w:tblPr>
        <w:tblStyle w:val="TableGrid"/>
        <w:tblW w:w="0" w:type="auto"/>
        <w:tblLook w:val="04A0" w:firstRow="1" w:lastRow="0" w:firstColumn="1" w:lastColumn="0" w:noHBand="0" w:noVBand="1"/>
      </w:tblPr>
      <w:tblGrid>
        <w:gridCol w:w="9736"/>
      </w:tblGrid>
      <w:tr w:rsidR="0004794E" w:rsidTr="0004794E">
        <w:tc>
          <w:tcPr>
            <w:tcW w:w="9736" w:type="dxa"/>
          </w:tcPr>
          <w:p w:rsidR="0004794E" w:rsidRDefault="0004794E" w:rsidP="00404939">
            <w:pPr>
              <w:ind w:left="1044"/>
            </w:pPr>
            <w:r>
              <w:t>&lt;isscript&gt;</w:t>
            </w:r>
          </w:p>
          <w:p w:rsidR="0004794E" w:rsidRDefault="0004794E" w:rsidP="00404939">
            <w:pPr>
              <w:ind w:left="1044"/>
            </w:pPr>
            <w:r>
              <w:tab/>
            </w:r>
            <w:r>
              <w:tab/>
            </w:r>
            <w:r>
              <w:tab/>
            </w:r>
            <w:r>
              <w:tab/>
              <w:t>var ownerAttributes = {</w:t>
            </w:r>
          </w:p>
          <w:p w:rsidR="0004794E" w:rsidRDefault="0004794E" w:rsidP="00404939">
            <w:pPr>
              <w:ind w:left="1044"/>
            </w:pPr>
            <w:r>
              <w:tab/>
            </w:r>
            <w:r>
              <w:tab/>
            </w:r>
            <w:r>
              <w:tab/>
            </w:r>
            <w:r>
              <w:tab/>
            </w:r>
            <w:r>
              <w:tab/>
              <w:t>maxlength: 40,</w:t>
            </w:r>
          </w:p>
          <w:p w:rsidR="0004794E" w:rsidRDefault="0004794E" w:rsidP="00404939">
            <w:pPr>
              <w:ind w:left="1044"/>
            </w:pPr>
            <w:r>
              <w:tab/>
            </w:r>
            <w:r>
              <w:tab/>
            </w:r>
            <w:r>
              <w:tab/>
            </w:r>
            <w:r>
              <w:tab/>
            </w:r>
            <w:r>
              <w:tab/>
              <w:t>size: 40</w:t>
            </w:r>
          </w:p>
          <w:p w:rsidR="0004794E" w:rsidRDefault="0004794E" w:rsidP="00404939">
            <w:pPr>
              <w:ind w:left="1044"/>
            </w:pPr>
            <w:r>
              <w:tab/>
            </w:r>
            <w:r>
              <w:tab/>
            </w:r>
            <w:r>
              <w:tab/>
            </w:r>
            <w:r>
              <w:tab/>
              <w:t>};</w:t>
            </w:r>
          </w:p>
          <w:p w:rsidR="0004794E" w:rsidRDefault="0004794E" w:rsidP="00404939">
            <w:pPr>
              <w:ind w:left="1044"/>
            </w:pPr>
            <w:r>
              <w:tab/>
            </w:r>
            <w:r>
              <w:tab/>
            </w:r>
            <w:r>
              <w:tab/>
            </w:r>
            <w:r>
              <w:tab/>
              <w:t>var numberAttributes = {</w:t>
            </w:r>
          </w:p>
          <w:p w:rsidR="0004794E" w:rsidRPr="00404939" w:rsidRDefault="0004794E" w:rsidP="00404939">
            <w:pPr>
              <w:ind w:left="1044"/>
              <w:rPr>
                <w:highlight w:val="yellow"/>
              </w:rPr>
            </w:pPr>
            <w:r>
              <w:tab/>
            </w:r>
            <w:r>
              <w:tab/>
            </w:r>
            <w:r>
              <w:tab/>
            </w:r>
            <w:r>
              <w:tab/>
            </w:r>
            <w:r>
              <w:tab/>
            </w:r>
            <w:r w:rsidRPr="00404939">
              <w:rPr>
                <w:highlight w:val="yellow"/>
              </w:rPr>
              <w:t>maxlength: 23,</w:t>
            </w:r>
          </w:p>
          <w:p w:rsidR="0004794E" w:rsidRDefault="0004794E" w:rsidP="00404939">
            <w:pPr>
              <w:ind w:left="1044"/>
            </w:pPr>
            <w:r w:rsidRPr="0004794E">
              <w:tab/>
            </w:r>
            <w:r w:rsidRPr="0004794E">
              <w:tab/>
            </w:r>
            <w:r w:rsidRPr="0004794E">
              <w:tab/>
            </w:r>
            <w:r w:rsidRPr="0004794E">
              <w:tab/>
            </w:r>
            <w:r w:rsidRPr="0004794E">
              <w:tab/>
            </w:r>
            <w:r w:rsidRPr="00404939">
              <w:rPr>
                <w:highlight w:val="yellow"/>
              </w:rPr>
              <w:t>size: 23</w:t>
            </w:r>
          </w:p>
          <w:p w:rsidR="0004794E" w:rsidRDefault="0004794E" w:rsidP="00404939">
            <w:pPr>
              <w:tabs>
                <w:tab w:val="left" w:pos="708"/>
                <w:tab w:val="left" w:pos="1416"/>
                <w:tab w:val="left" w:pos="2124"/>
                <w:tab w:val="left" w:pos="2832"/>
                <w:tab w:val="left" w:pos="3540"/>
                <w:tab w:val="center" w:pos="5282"/>
              </w:tabs>
              <w:ind w:left="1044"/>
            </w:pPr>
            <w:r>
              <w:tab/>
            </w:r>
            <w:r>
              <w:tab/>
            </w:r>
            <w:r>
              <w:tab/>
            </w:r>
            <w:r>
              <w:tab/>
              <w:t>};</w:t>
            </w:r>
            <w:r>
              <w:tab/>
            </w:r>
          </w:p>
          <w:p w:rsidR="0004794E" w:rsidRDefault="0004794E" w:rsidP="00404939">
            <w:pPr>
              <w:ind w:left="1044"/>
            </w:pPr>
            <w:r>
              <w:tab/>
            </w:r>
            <w:r>
              <w:tab/>
            </w:r>
            <w:r>
              <w:tab/>
              <w:t>&lt;/isscript&gt;</w:t>
            </w:r>
          </w:p>
        </w:tc>
      </w:tr>
    </w:tbl>
    <w:p w:rsidR="0004794E" w:rsidRDefault="0004794E" w:rsidP="003571E8"/>
    <w:p w:rsidR="003571E8" w:rsidRDefault="003571E8" w:rsidP="00404939">
      <w:pPr>
        <w:pStyle w:val="Heading3"/>
        <w:keepNext/>
        <w:keepLines/>
        <w:numPr>
          <w:ilvl w:val="2"/>
          <w:numId w:val="47"/>
        </w:numPr>
        <w:pBdr>
          <w:bottom w:val="none" w:sz="0" w:space="0" w:color="auto"/>
        </w:pBdr>
        <w:spacing w:line="276" w:lineRule="auto"/>
        <w:ind w:left="1764"/>
        <w:rPr>
          <w:sz w:val="24"/>
          <w:szCs w:val="24"/>
        </w:rPr>
      </w:pPr>
      <w:bookmarkStart w:id="307" w:name="_Toc8306075"/>
      <w:r w:rsidRPr="00404939">
        <w:rPr>
          <w:i w:val="0"/>
          <w:sz w:val="24"/>
          <w:szCs w:val="24"/>
        </w:rPr>
        <w:lastRenderedPageBreak/>
        <w:t>Update the</w:t>
      </w:r>
      <w:r>
        <w:rPr>
          <w:i w:val="0"/>
          <w:sz w:val="24"/>
          <w:szCs w:val="24"/>
        </w:rPr>
        <w:t xml:space="preserve"> locale.properties and countries.json</w:t>
      </w:r>
      <w:bookmarkEnd w:id="307"/>
    </w:p>
    <w:p w:rsidR="003571E8" w:rsidRDefault="003571E8" w:rsidP="00404939">
      <w:pPr>
        <w:pStyle w:val="ListParagraph"/>
        <w:numPr>
          <w:ilvl w:val="0"/>
          <w:numId w:val="67"/>
        </w:numPr>
      </w:pPr>
      <w:r>
        <w:t xml:space="preserve">In locale.properties files update the submit order for the Klarna. </w:t>
      </w:r>
    </w:p>
    <w:p w:rsidR="003571E8" w:rsidRDefault="003571E8" w:rsidP="003571E8">
      <w:pPr>
        <w:pStyle w:val="ListParagraph"/>
        <w:numPr>
          <w:ilvl w:val="0"/>
          <w:numId w:val="67"/>
        </w:numPr>
      </w:pPr>
      <w:r>
        <w:t xml:space="preserve">Add the respective countries configuration in the countries.json file. </w:t>
      </w:r>
    </w:p>
    <w:p w:rsidR="00543B8C" w:rsidRDefault="00543B8C" w:rsidP="00543B8C">
      <w:pPr>
        <w:pStyle w:val="ListParagraph"/>
        <w:ind w:left="1764"/>
      </w:pPr>
    </w:p>
    <w:p w:rsidR="00543B8C" w:rsidRPr="00404939" w:rsidRDefault="00543B8C" w:rsidP="00543B8C">
      <w:r>
        <w:t xml:space="preserve">Note: There can be some existing app.js error coming from default siteGenesis. You need to check in console for app.js. That might affect credit card form. </w:t>
      </w:r>
    </w:p>
    <w:p w:rsidR="00543B8C" w:rsidRPr="00404939" w:rsidRDefault="00543B8C" w:rsidP="00543B8C">
      <w:pPr>
        <w:pStyle w:val="ListParagraph"/>
        <w:ind w:left="1764"/>
      </w:pPr>
    </w:p>
    <w:p w:rsidR="0004794E" w:rsidRPr="00404939" w:rsidRDefault="0004794E"/>
    <w:p w:rsidR="000709D5" w:rsidRDefault="00755D05" w:rsidP="00F61D5D">
      <w:pPr>
        <w:pStyle w:val="Heading2"/>
        <w:numPr>
          <w:ilvl w:val="1"/>
          <w:numId w:val="47"/>
        </w:numPr>
      </w:pPr>
      <w:bookmarkStart w:id="308" w:name="_Toc8306076"/>
      <w:r>
        <w:t>EXTERNAL INTERFACES</w:t>
      </w:r>
      <w:bookmarkEnd w:id="308"/>
    </w:p>
    <w:p w:rsidR="00F91365" w:rsidRDefault="00F91365" w:rsidP="00BA0C2A">
      <w:pPr>
        <w:ind w:left="1080"/>
      </w:pPr>
    </w:p>
    <w:p w:rsidR="00FD1EC0" w:rsidRDefault="00FD1EC0">
      <w:pPr>
        <w:ind w:left="1080"/>
      </w:pPr>
      <w:r>
        <w:t>Current v</w:t>
      </w:r>
      <w:r w:rsidR="00F91365">
        <w:t xml:space="preserve">ersion of cartridge support integration with </w:t>
      </w:r>
      <w:r>
        <w:t xml:space="preserve">APM’s </w:t>
      </w:r>
      <w:r w:rsidR="00F91365">
        <w:t>[as</w:t>
      </w:r>
      <w:r>
        <w:t xml:space="preserve"> per the list shared </w:t>
      </w:r>
      <w:r w:rsidR="00F91365">
        <w:t>in above</w:t>
      </w:r>
      <w:r>
        <w:t xml:space="preserve"> sections], however below URL can be referred to know more about the other possible APM’ supported by </w:t>
      </w:r>
      <w:r w:rsidR="00C04461">
        <w:t>Worldpay</w:t>
      </w:r>
      <w:r>
        <w:t>.</w:t>
      </w:r>
      <w:r w:rsidR="000C5CF1" w:rsidRPr="000C5CF1">
        <w:t xml:space="preserve"> </w:t>
      </w:r>
      <w:hyperlink r:id="rId46" w:history="1">
        <w:r w:rsidR="005F37D2" w:rsidRPr="007E5FF8">
          <w:rPr>
            <w:rStyle w:val="Hyperlink"/>
          </w:rPr>
          <w:t>http://support.worldpay.com/support/kb/gg/alternativepayments/content/apmguide.htm</w:t>
        </w:r>
      </w:hyperlink>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309" w:name="_Toc400982027"/>
      <w:bookmarkStart w:id="310" w:name="_Toc8306077"/>
      <w:r w:rsidRPr="00F61D5D">
        <w:rPr>
          <w:i w:val="0"/>
          <w:sz w:val="24"/>
          <w:szCs w:val="24"/>
        </w:rPr>
        <w:t>CHINA UNION PAY</w:t>
      </w:r>
      <w:bookmarkEnd w:id="309"/>
      <w:bookmarkEnd w:id="310"/>
    </w:p>
    <w:p w:rsidR="00BA0C2A" w:rsidRPr="00103D9C" w:rsidRDefault="00BA0C2A" w:rsidP="00C75E15">
      <w:pPr>
        <w:ind w:left="1080"/>
        <w:jc w:val="both"/>
        <w:rPr>
          <w:rFonts w:ascii="Calibri" w:hAnsi="Calibri"/>
          <w:color w:val="393939"/>
          <w:sz w:val="21"/>
          <w:szCs w:val="21"/>
        </w:rPr>
      </w:pPr>
      <w:r>
        <w:rPr>
          <w:rFonts w:ascii="Calibri" w:hAnsi="Calibri"/>
          <w:color w:val="393939"/>
          <w:sz w:val="21"/>
          <w:szCs w:val="21"/>
        </w:rPr>
        <w:t>China UnionPay (also known as UnionPay or CUP) is a payment method where shoppers with UnionPay cards can make online e-commerce payments. UnionPay issue UnionPay cards in China.</w:t>
      </w:r>
    </w:p>
    <w:tbl>
      <w:tblPr>
        <w:tblW w:w="4168"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1671"/>
        <w:gridCol w:w="6440"/>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48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6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sz w:val="20"/>
                <w:szCs w:val="20"/>
              </w:rPr>
            </w:pPr>
            <w:r w:rsidRPr="00103D9C">
              <w:rPr>
                <w:rFonts w:ascii="Calibri" w:eastAsia="Times New Roman" w:hAnsi="Calibri" w:cs="Times New Roman"/>
                <w:sz w:val="20"/>
                <w:szCs w:val="20"/>
              </w:rPr>
              <w:t>China</w:t>
            </w:r>
          </w:p>
        </w:tc>
      </w:tr>
      <w:tr w:rsidR="00BA0C2A" w:rsidRPr="00103D9C" w:rsidTr="003E51B1">
        <w:trPr>
          <w:trHeight w:val="125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CD2D9A" w:rsidP="00CD2D9A">
            <w:pPr>
              <w:spacing w:after="0" w:line="240" w:lineRule="auto"/>
              <w:rPr>
                <w:rFonts w:ascii="Calibri" w:hAnsi="Calibri"/>
                <w:color w:val="393939"/>
                <w:sz w:val="20"/>
                <w:szCs w:val="20"/>
              </w:rPr>
            </w:pPr>
            <w:r w:rsidRPr="00CD2D9A">
              <w:rPr>
                <w:rFonts w:ascii="Calibri" w:eastAsia="Times New Roman" w:hAnsi="Calibri" w:cs="Times New Roman"/>
                <w:sz w:val="20"/>
                <w:szCs w:val="20"/>
              </w:rPr>
              <w:t>AED, BND, BHD, CNY, GBP, EUR, USD, AUD, CAD, CHF, GEL, HKD, IDR, INR, JPY, KRW, KZT, LAK, MOP, MYR, OMR, NPR, NZD, PHP, PKR, RUB, SGD, THB, TRY, TWD, UAH, VND.</w:t>
            </w:r>
            <w:r>
              <w:rPr>
                <w:rFonts w:ascii="Calibri" w:hAnsi="Calibri"/>
                <w:color w:val="333333"/>
                <w:shd w:val="clear" w:color="auto" w:fill="FFFFFF"/>
              </w:rPr>
              <w:t> </w:t>
            </w:r>
          </w:p>
        </w:tc>
      </w:tr>
      <w:tr w:rsidR="00BA0C2A" w:rsidRPr="00103D9C" w:rsidTr="003E51B1">
        <w:trPr>
          <w:trHeight w:val="24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REDIRECT</w:t>
            </w:r>
          </w:p>
        </w:tc>
      </w:tr>
    </w:tbl>
    <w:p w:rsidR="00BA0C2A" w:rsidRPr="00103D9C" w:rsidRDefault="00BA0C2A" w:rsidP="00BA0C2A">
      <w:pPr>
        <w:ind w:left="1080"/>
      </w:pPr>
    </w:p>
    <w:p w:rsidR="00BA0C2A" w:rsidRDefault="00BA0C2A" w:rsidP="00BA0C2A">
      <w:pPr>
        <w:pStyle w:val="Heading4"/>
        <w:keepNext/>
        <w:keepLines/>
        <w:ind w:left="1800"/>
      </w:pPr>
      <w:bookmarkStart w:id="311" w:name="_Toc400982028"/>
      <w:r>
        <w:t>Request Attribute Mapping</w:t>
      </w:r>
      <w:bookmarkEnd w:id="311"/>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"-//Worldpay/DTD Worldpay PaymentService v1//EN"</w:t>
      </w:r>
    </w:p>
    <w:p w:rsidR="00BA0C2A" w:rsidRDefault="00BA0C2A" w:rsidP="00BA0C2A">
      <w:pPr>
        <w:spacing w:after="0" w:line="240" w:lineRule="auto"/>
        <w:ind w:left="1080"/>
      </w:pPr>
      <w:r>
        <w:t>"http://dtd.worldpay.com/paymentService_v1.dtd"&gt;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orderCode="Example_UnionPay_Order_Code"&gt;</w:t>
      </w:r>
    </w:p>
    <w:p w:rsidR="00BA0C2A" w:rsidRDefault="00BA0C2A" w:rsidP="00BA0C2A">
      <w:pPr>
        <w:spacing w:after="0" w:line="240" w:lineRule="auto"/>
        <w:ind w:left="1080"/>
      </w:pPr>
      <w:r>
        <w:t>&lt;</w:t>
      </w:r>
      <w:proofErr w:type="gramStart"/>
      <w:r>
        <w:t>description&gt;</w:t>
      </w:r>
      <w:proofErr w:type="gramEnd"/>
      <w:r>
        <w:t>Test order&lt;/description&gt;</w:t>
      </w:r>
    </w:p>
    <w:p w:rsidR="00BA0C2A" w:rsidRDefault="00BA0C2A" w:rsidP="00BA0C2A">
      <w:pPr>
        <w:spacing w:after="0" w:line="240" w:lineRule="auto"/>
        <w:ind w:left="1080"/>
      </w:pPr>
      <w:r>
        <w:t xml:space="preserve">   &lt;amount value="100" currencyCode="CNY" exponent="2"/&gt;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lastRenderedPageBreak/>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paymentMethodMask</w:t>
      </w:r>
      <w:proofErr w:type="gramEnd"/>
      <w:r>
        <w:t>&gt;</w:t>
      </w:r>
    </w:p>
    <w:p w:rsidR="00BA0C2A" w:rsidRDefault="00BA0C2A" w:rsidP="00BA0C2A">
      <w:pPr>
        <w:spacing w:after="0" w:line="240" w:lineRule="auto"/>
        <w:ind w:left="1080"/>
      </w:pPr>
      <w:r>
        <w:t xml:space="preserve">    &lt;include code="ALL"/&gt;</w:t>
      </w:r>
    </w:p>
    <w:p w:rsidR="00BA0C2A" w:rsidRDefault="00BA0C2A" w:rsidP="00BA0C2A">
      <w:pPr>
        <w:spacing w:after="0" w:line="240" w:lineRule="auto"/>
        <w:ind w:left="1080"/>
      </w:pPr>
      <w:r>
        <w:t xml:space="preserve">   &lt;/paymentMethodMask&gt;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statementNarrative&gt;</w:t>
      </w:r>
      <w:proofErr w:type="gramEnd"/>
      <w:r>
        <w:t>Merchants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103D9C" w:rsidRDefault="00BA0C2A" w:rsidP="00BA0C2A">
      <w:pPr>
        <w:spacing w:after="0" w:line="240" w:lineRule="auto"/>
        <w:ind w:left="1080"/>
      </w:pPr>
    </w:p>
    <w:p w:rsidR="00BA0C2A" w:rsidRPr="00103D9C" w:rsidRDefault="00BA0C2A" w:rsidP="00BA0C2A">
      <w:pPr>
        <w:pStyle w:val="Heading4"/>
        <w:keepNext/>
        <w:keepLines/>
        <w:ind w:left="1800"/>
      </w:pPr>
      <w:bookmarkStart w:id="312" w:name="_Toc400982029"/>
      <w:r>
        <w:t>Response Attribute Mapping</w:t>
      </w:r>
      <w:bookmarkEnd w:id="312"/>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orderCode="Example_UnionPay_Order_Code"&gt;</w:t>
      </w:r>
    </w:p>
    <w:p w:rsidR="00BA0C2A" w:rsidRDefault="00BA0C2A" w:rsidP="00FB7945">
      <w:pPr>
        <w:spacing w:after="0" w:line="240" w:lineRule="auto"/>
        <w:ind w:left="-270"/>
      </w:pPr>
      <w:r>
        <w:t xml:space="preserve">            &lt;</w:t>
      </w:r>
      <w:proofErr w:type="gramStart"/>
      <w:r>
        <w:t>reference</w:t>
      </w:r>
      <w:proofErr w:type="gramEnd"/>
      <w:r>
        <w:t xml:space="preserve"> id="3015836999"&gt;https://secure-test.worldpay.com/jsp/shopper/SelectPaymentMethod.jsp?OrderKey=SAPIENTNITROECOM%5EExample_UnionPay_Order_Code&lt;/reference&gt;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313" w:name="_Toc400982030"/>
      <w:bookmarkStart w:id="314" w:name="_Toc8306078"/>
      <w:r w:rsidRPr="00F61D5D">
        <w:rPr>
          <w:i w:val="0"/>
          <w:sz w:val="24"/>
          <w:szCs w:val="24"/>
        </w:rPr>
        <w:t>SOFORT</w:t>
      </w:r>
      <w:bookmarkEnd w:id="313"/>
      <w:bookmarkEnd w:id="314"/>
    </w:p>
    <w:p w:rsidR="00BA0C2A" w:rsidRPr="00343A98" w:rsidRDefault="00BA0C2A" w:rsidP="00BA0C2A">
      <w:pPr>
        <w:ind w:left="1080"/>
        <w:rPr>
          <w:rFonts w:ascii="Calibri" w:hAnsi="Calibri"/>
          <w:color w:val="393939"/>
          <w:sz w:val="21"/>
          <w:szCs w:val="21"/>
        </w:rPr>
      </w:pPr>
      <w:r>
        <w:rPr>
          <w:rFonts w:ascii="Calibri" w:hAnsi="Calibri"/>
          <w:color w:val="393939"/>
          <w:sz w:val="21"/>
          <w:szCs w:val="21"/>
        </w:rPr>
        <w:t xml:space="preserve">SOFORT Banking (SOFORT Überweisung) is a real-time </w:t>
      </w:r>
      <w:proofErr w:type="gramStart"/>
      <w:r>
        <w:rPr>
          <w:rFonts w:ascii="Calibri" w:hAnsi="Calibri"/>
          <w:color w:val="393939"/>
          <w:sz w:val="21"/>
          <w:szCs w:val="21"/>
        </w:rPr>
        <w:t>bank transfer payment method</w:t>
      </w:r>
      <w:proofErr w:type="gramEnd"/>
      <w:r>
        <w:rPr>
          <w:rFonts w:ascii="Calibri" w:hAnsi="Calibri"/>
          <w:color w:val="393939"/>
          <w:sz w:val="21"/>
          <w:szCs w:val="21"/>
        </w:rPr>
        <w:t xml:space="preserve"> that shoppers based in Austria, Belgium, France, Germany and Switzerland can use to transfer funds directly to merchants from their bank accounts.</w:t>
      </w:r>
    </w:p>
    <w:tbl>
      <w:tblPr>
        <w:tblW w:w="4155" w:type="pct"/>
        <w:tblCellSpacing w:w="15" w:type="dxa"/>
        <w:tblInd w:w="1080"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947"/>
        <w:gridCol w:w="5139"/>
      </w:tblGrid>
      <w:tr w:rsidR="00BA0C2A" w:rsidRPr="00103D9C" w:rsidTr="003E51B1">
        <w:trPr>
          <w:trHeight w:val="249"/>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sz w:val="20"/>
                <w:szCs w:val="20"/>
              </w:rPr>
            </w:pPr>
            <w:r>
              <w:rPr>
                <w:rFonts w:ascii="Calibri" w:hAnsi="Calibri"/>
                <w:color w:val="393939"/>
                <w:sz w:val="20"/>
                <w:szCs w:val="20"/>
              </w:rPr>
              <w:t>Debit / Credit Card payment</w:t>
            </w:r>
          </w:p>
        </w:tc>
      </w:tr>
      <w:tr w:rsidR="00BA0C2A" w:rsidRPr="00103D9C" w:rsidTr="003E51B1">
        <w:trPr>
          <w:trHeight w:val="24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9C305F" w:rsidP="009C305F">
            <w:pPr>
              <w:spacing w:after="0" w:line="240" w:lineRule="auto"/>
              <w:rPr>
                <w:rFonts w:ascii="Calibri" w:eastAsia="Times New Roman" w:hAnsi="Calibri" w:cs="Times New Roman"/>
                <w:sz w:val="20"/>
                <w:szCs w:val="20"/>
              </w:rPr>
            </w:pPr>
            <w:r>
              <w:rPr>
                <w:rFonts w:ascii="Calibri" w:hAnsi="Calibri"/>
                <w:color w:val="393939"/>
                <w:sz w:val="20"/>
                <w:szCs w:val="20"/>
              </w:rPr>
              <w:t xml:space="preserve">Austria, Belgium </w:t>
            </w:r>
            <w:r w:rsidR="00BA0C2A">
              <w:rPr>
                <w:rFonts w:ascii="Calibri" w:hAnsi="Calibri"/>
                <w:color w:val="393939"/>
                <w:sz w:val="20"/>
                <w:szCs w:val="20"/>
              </w:rPr>
              <w:t>, Germany and Switzerland</w:t>
            </w:r>
          </w:p>
        </w:tc>
      </w:tr>
      <w:tr w:rsidR="00BA0C2A" w:rsidRPr="00103D9C" w:rsidTr="003E51B1">
        <w:trPr>
          <w:trHeight w:val="513"/>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9C305F"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EUR (Austria, Belgium</w:t>
            </w:r>
            <w:r w:rsidR="00BA0C2A">
              <w:rPr>
                <w:rFonts w:ascii="Calibri" w:hAnsi="Calibri"/>
                <w:color w:val="393939"/>
                <w:sz w:val="20"/>
                <w:szCs w:val="20"/>
              </w:rPr>
              <w:t>, Germany)</w:t>
            </w:r>
          </w:p>
          <w:p w:rsidR="00BA0C2A" w:rsidRDefault="00BA0C2A" w:rsidP="00BA0C2A">
            <w:pPr>
              <w:pStyle w:val="tablebody"/>
              <w:spacing w:before="0" w:beforeAutospacing="0" w:after="0" w:afterAutospacing="0"/>
              <w:rPr>
                <w:rFonts w:ascii="Calibri" w:hAnsi="Calibri"/>
                <w:color w:val="393939"/>
                <w:sz w:val="20"/>
                <w:szCs w:val="20"/>
              </w:rPr>
            </w:pPr>
            <w:r>
              <w:rPr>
                <w:rFonts w:ascii="Calibri" w:hAnsi="Calibri"/>
                <w:color w:val="393939"/>
                <w:sz w:val="20"/>
                <w:szCs w:val="20"/>
              </w:rPr>
              <w:t>CHF (Switzerland)</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2375B2" w:rsidRDefault="00BA0C2A" w:rsidP="00BA0C2A">
      <w:pPr>
        <w:ind w:left="1080"/>
      </w:pPr>
    </w:p>
    <w:p w:rsidR="00BA0C2A" w:rsidRDefault="00BA0C2A" w:rsidP="00BA0C2A">
      <w:pPr>
        <w:pStyle w:val="Heading4"/>
        <w:keepNext/>
        <w:keepLines/>
        <w:ind w:left="1800"/>
      </w:pPr>
      <w:bookmarkStart w:id="315" w:name="_Toc400982031"/>
      <w:r>
        <w:t>Request Attribute Mapping</w:t>
      </w:r>
      <w:bookmarkEnd w:id="315"/>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lastRenderedPageBreak/>
        <w:t xml:space="preserve">   &lt;</w:t>
      </w:r>
      <w:proofErr w:type="gramStart"/>
      <w:r>
        <w:t>submit</w:t>
      </w:r>
      <w:proofErr w:type="gramEnd"/>
      <w:r>
        <w:t>&gt;</w:t>
      </w:r>
    </w:p>
    <w:p w:rsidR="00BA0C2A" w:rsidRDefault="00BA0C2A" w:rsidP="00BA0C2A">
      <w:pPr>
        <w:spacing w:after="0" w:line="240" w:lineRule="auto"/>
        <w:ind w:left="1080"/>
      </w:pPr>
      <w:r>
        <w:t xml:space="preserve">      &lt;order orderCode="Example_SOFORT_Banking_Order_Code_0"&gt;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currencyCode="EUR" value="100" exponent="2" /&gt;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&lt;SOFORT-SSL shopperCountryCode="DE"&gt;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&lt;/SOFORT-SSL&gt;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statementNarrative&gt;</w:t>
      </w:r>
      <w:proofErr w:type="gramEnd"/>
      <w:r>
        <w:t>SN12345&lt;/statementNarrative&gt;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316" w:name="_Toc400982032"/>
      <w:r>
        <w:t>Response Attribute Mapping</w:t>
      </w:r>
      <w:bookmarkEnd w:id="316"/>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orderCode="Example_SOFORT_Banking_Order_Code_0"&gt;</w:t>
      </w:r>
    </w:p>
    <w:p w:rsidR="00BA0C2A" w:rsidRDefault="00BA0C2A" w:rsidP="00BA0C2A">
      <w:pPr>
        <w:spacing w:after="0" w:line="240" w:lineRule="auto"/>
        <w:ind w:left="1080"/>
      </w:pPr>
      <w:r>
        <w:t xml:space="preserve">            &lt;</w:t>
      </w:r>
      <w:proofErr w:type="gramStart"/>
      <w:r>
        <w:t>reference</w:t>
      </w:r>
      <w:proofErr w:type="gramEnd"/>
      <w:r>
        <w:t xml:space="preserve"> id="3015838844"&gt;https://secure-test.worldpay.com/jsp/test/shopper/APMSTSimulator.jsp?customerRef=3013339841&amp;amp;paymentMethod=SOFORT&lt;/reference&gt;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317" w:name="_Toc400982033"/>
      <w:bookmarkStart w:id="318" w:name="_Toc8306079"/>
      <w:r w:rsidRPr="00F61D5D">
        <w:rPr>
          <w:i w:val="0"/>
          <w:sz w:val="24"/>
          <w:szCs w:val="24"/>
        </w:rPr>
        <w:t>ALIPAY</w:t>
      </w:r>
      <w:bookmarkEnd w:id="317"/>
      <w:bookmarkEnd w:id="318"/>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Alipay is a popular payment method that shoppers based in China use to make payments online. After logging into their Alipay account, shoppers use one of the options below to complete their payment:</w:t>
      </w:r>
    </w:p>
    <w:p w:rsidR="00BA0C2A" w:rsidRDefault="00BA0C2A" w:rsidP="00B761DF">
      <w:pPr>
        <w:pStyle w:val="bulletlist"/>
        <w:numPr>
          <w:ilvl w:val="0"/>
          <w:numId w:val="27"/>
        </w:numPr>
        <w:tabs>
          <w:tab w:val="clear" w:pos="720"/>
          <w:tab w:val="num" w:pos="1800"/>
        </w:tabs>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 </w:t>
      </w:r>
      <w:r w:rsidR="00AE0F2D">
        <w:rPr>
          <w:rFonts w:ascii="Calibri" w:hAnsi="Calibri"/>
          <w:color w:val="393939"/>
          <w:sz w:val="21"/>
          <w:szCs w:val="21"/>
        </w:rPr>
        <w:tab/>
      </w:r>
      <w:r>
        <w:rPr>
          <w:rFonts w:ascii="Calibri" w:hAnsi="Calibri"/>
          <w:color w:val="393939"/>
          <w:sz w:val="21"/>
          <w:szCs w:val="21"/>
        </w:rPr>
        <w:t>eWallet</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Debit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Credit Card</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Bank Transfer</w:t>
      </w:r>
    </w:p>
    <w:p w:rsidR="00BA0C2A" w:rsidRDefault="00BA0C2A" w:rsidP="00B761DF">
      <w:pPr>
        <w:pStyle w:val="bulletlist"/>
        <w:numPr>
          <w:ilvl w:val="0"/>
          <w:numId w:val="27"/>
        </w:numPr>
        <w:spacing w:before="60" w:beforeAutospacing="0" w:after="0" w:afterAutospacing="0"/>
        <w:ind w:left="1913"/>
        <w:rPr>
          <w:rFonts w:ascii="Calibri" w:hAnsi="Calibri"/>
          <w:color w:val="393939"/>
          <w:sz w:val="21"/>
          <w:szCs w:val="21"/>
        </w:rPr>
      </w:pPr>
      <w:r>
        <w:rPr>
          <w:color w:val="393939"/>
          <w:sz w:val="14"/>
          <w:szCs w:val="14"/>
        </w:rPr>
        <w:t>      </w:t>
      </w:r>
      <w:r>
        <w:rPr>
          <w:rFonts w:ascii="Calibri" w:hAnsi="Calibri"/>
          <w:color w:val="393939"/>
          <w:sz w:val="21"/>
          <w:szCs w:val="21"/>
        </w:rPr>
        <w:t>Payment URL</w:t>
      </w:r>
    </w:p>
    <w:p w:rsidR="00BA0C2A" w:rsidRPr="00343A98" w:rsidRDefault="00BA0C2A" w:rsidP="00BA0C2A">
      <w:pPr>
        <w:ind w:left="1080"/>
      </w:pPr>
    </w:p>
    <w:tbl>
      <w:tblPr>
        <w:tblW w:w="466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3669"/>
        <w:gridCol w:w="5407"/>
      </w:tblGrid>
      <w:tr w:rsidR="00BA0C2A" w:rsidRPr="00103D9C" w:rsidTr="003E51B1">
        <w:trPr>
          <w:trHeight w:val="250"/>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lastRenderedPageBreak/>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China</w:t>
            </w:r>
          </w:p>
        </w:tc>
      </w:tr>
      <w:tr w:rsidR="00BA0C2A" w:rsidRPr="00103D9C" w:rsidTr="003E51B1">
        <w:trPr>
          <w:trHeight w:val="50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F0B53" w:rsidP="003F0B53">
            <w:pPr>
              <w:spacing w:after="0" w:line="240" w:lineRule="auto"/>
              <w:ind w:left="1080"/>
              <w:rPr>
                <w:rFonts w:ascii="Calibri" w:hAnsi="Calibri"/>
                <w:color w:val="393939"/>
                <w:sz w:val="20"/>
                <w:szCs w:val="20"/>
              </w:rPr>
            </w:pPr>
            <w:r w:rsidRPr="003F0B53">
              <w:rPr>
                <w:rFonts w:ascii="Calibri" w:hAnsi="Calibri"/>
                <w:color w:val="393939"/>
                <w:sz w:val="20"/>
                <w:szCs w:val="20"/>
              </w:rPr>
              <w:t>CNY, GBP, EUR, USD, AUD, CAD, HKD, SGD.</w:t>
            </w:r>
          </w:p>
        </w:tc>
      </w:tr>
      <w:tr w:rsidR="00BA0C2A" w:rsidRPr="00103D9C" w:rsidTr="003E51B1">
        <w:trPr>
          <w:trHeight w:val="250"/>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319" w:name="_Toc400982034"/>
      <w:r>
        <w:t>Request Attribute Mapping</w:t>
      </w:r>
      <w:bookmarkEnd w:id="319"/>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orderCode="Example_Alipay_Order_Code_0"&gt;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currencyCode="CNY" value="1000" exponent="2" /&gt;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&lt;ALIPAY-SSL shopperCountryCode="CN"&gt;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&lt;/ALIPAY-SSL&gt;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statementNarrative&gt;</w:t>
      </w:r>
      <w:proofErr w:type="gramEnd"/>
      <w:r>
        <w: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43A98" w:rsidRDefault="00BA0C2A" w:rsidP="00BA0C2A">
      <w:pPr>
        <w:spacing w:after="0" w:line="240" w:lineRule="auto"/>
        <w:ind w:left="1080"/>
      </w:pPr>
    </w:p>
    <w:p w:rsidR="00BA0C2A" w:rsidRDefault="00BA0C2A" w:rsidP="00BA0C2A">
      <w:pPr>
        <w:pStyle w:val="Heading4"/>
        <w:keepNext/>
        <w:keepLines/>
        <w:ind w:left="1800"/>
      </w:pPr>
      <w:bookmarkStart w:id="320" w:name="_Toc400982035"/>
      <w:r>
        <w:t>Response Attribute Mapping</w:t>
      </w:r>
      <w:bookmarkEnd w:id="320"/>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orderCode="Example_Alipay_Order_Code_0"&gt;</w:t>
      </w:r>
    </w:p>
    <w:p w:rsidR="00BA0C2A" w:rsidRDefault="00BA0C2A" w:rsidP="00BA0C2A">
      <w:pPr>
        <w:spacing w:after="0" w:line="240" w:lineRule="auto"/>
        <w:ind w:left="1080"/>
      </w:pPr>
      <w:r>
        <w:t xml:space="preserve">            &lt;</w:t>
      </w:r>
      <w:proofErr w:type="gramStart"/>
      <w:r>
        <w:t>reference</w:t>
      </w:r>
      <w:proofErr w:type="gramEnd"/>
      <w:r>
        <w:t xml:space="preserve"> id="3015839286"&gt;https://secure-test.worldpay.com/jsp/test/shopper/APMSTSimulator.jsp?customerRef=3013340267&amp;amp;paymentMethod=ALIPAY&lt;/reference&gt;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lastRenderedPageBreak/>
        <w:t>&lt;/paymentService&gt;</w:t>
      </w:r>
    </w:p>
    <w:p w:rsidR="00BA0C2A" w:rsidRPr="00343A98"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321" w:name="_Toc400982036"/>
      <w:bookmarkStart w:id="322" w:name="_Toc8306080"/>
      <w:r w:rsidRPr="00F61D5D">
        <w:rPr>
          <w:i w:val="0"/>
          <w:sz w:val="24"/>
          <w:szCs w:val="24"/>
        </w:rPr>
        <w:t>YANDEX</w:t>
      </w:r>
      <w:bookmarkEnd w:id="321"/>
      <w:bookmarkEnd w:id="322"/>
    </w:p>
    <w:p w:rsidR="00BA0C2A" w:rsidRDefault="00BA0C2A" w:rsidP="00BA0C2A">
      <w:pPr>
        <w:ind w:left="1080"/>
        <w:rPr>
          <w:rFonts w:ascii="Calibri" w:hAnsi="Calibri"/>
          <w:color w:val="393939"/>
          <w:sz w:val="21"/>
          <w:szCs w:val="21"/>
        </w:rPr>
      </w:pPr>
      <w:r>
        <w:rPr>
          <w:rFonts w:ascii="Calibri" w:hAnsi="Calibri"/>
          <w:color w:val="393939"/>
          <w:sz w:val="21"/>
          <w:szCs w:val="21"/>
        </w:rPr>
        <w:t xml:space="preserve">Yandex.Money is primarily </w:t>
      </w:r>
      <w:proofErr w:type="gramStart"/>
      <w:r>
        <w:rPr>
          <w:rFonts w:ascii="Calibri" w:hAnsi="Calibri"/>
          <w:color w:val="393939"/>
          <w:sz w:val="21"/>
          <w:szCs w:val="21"/>
        </w:rPr>
        <w:t>an</w:t>
      </w:r>
      <w:proofErr w:type="gramEnd"/>
      <w:r>
        <w:rPr>
          <w:rFonts w:ascii="Calibri" w:hAnsi="Calibri"/>
          <w:color w:val="393939"/>
          <w:sz w:val="21"/>
          <w:szCs w:val="21"/>
        </w:rPr>
        <w:t xml:space="preserve"> eWallet that shoppers based in the countries in the</w:t>
      </w:r>
      <w:r>
        <w:rPr>
          <w:rStyle w:val="apple-converted-space"/>
          <w:rFonts w:ascii="Calibri" w:hAnsi="Calibri"/>
          <w:color w:val="393939"/>
          <w:sz w:val="21"/>
          <w:szCs w:val="21"/>
        </w:rPr>
        <w:t> </w:t>
      </w:r>
      <w:hyperlink r:id="rId47"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A0C2A" w:rsidRPr="003C27B4" w:rsidRDefault="00BA0C2A" w:rsidP="00BA0C2A">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A0C2A" w:rsidRPr="00103D9C" w:rsidTr="003E51B1">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A0C2A" w:rsidRPr="00103D9C" w:rsidTr="003E51B1">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E30928" w:rsidP="00BA0C2A">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A0C2A" w:rsidRPr="00103D9C" w:rsidTr="003E51B1">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3C27B4" w:rsidRDefault="00BA0C2A" w:rsidP="00BA0C2A">
      <w:pPr>
        <w:pStyle w:val="Heading4"/>
        <w:keepNext/>
        <w:keepLines/>
        <w:ind w:left="1800"/>
      </w:pPr>
      <w:bookmarkStart w:id="323" w:name="_Toc400982037"/>
      <w:r>
        <w:t>Request Attribute Mapping</w:t>
      </w:r>
      <w:bookmarkEnd w:id="323"/>
    </w:p>
    <w:p w:rsidR="00BA0C2A" w:rsidRDefault="00BA0C2A" w:rsidP="00BA0C2A">
      <w:pPr>
        <w:spacing w:after="0" w:line="240" w:lineRule="auto"/>
        <w:ind w:left="1080"/>
      </w:pPr>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orderCode="Example_Yandex_Order_Code_0"&gt;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currencyCode="RUB" value="5000" exponent="2" /&gt;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&lt;YANDEXMONEY-SSL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&lt;/YANDEXMONEY-SSL&gt;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Default="00BA0C2A" w:rsidP="00BA0C2A">
      <w:pPr>
        <w:spacing w:after="0" w:line="240" w:lineRule="auto"/>
        <w:ind w:left="1080"/>
      </w:pPr>
      <w:r>
        <w:t>&lt;/paymentService&gt;</w:t>
      </w:r>
    </w:p>
    <w:p w:rsidR="00BA0C2A" w:rsidRPr="003C27B4" w:rsidRDefault="00BA0C2A" w:rsidP="00BA0C2A">
      <w:pPr>
        <w:spacing w:after="0" w:line="240" w:lineRule="auto"/>
        <w:ind w:left="1080"/>
      </w:pPr>
    </w:p>
    <w:p w:rsidR="00BA0C2A" w:rsidRDefault="00BA0C2A" w:rsidP="00BA0C2A">
      <w:pPr>
        <w:pStyle w:val="Heading4"/>
        <w:keepNext/>
        <w:keepLines/>
        <w:ind w:left="1800"/>
      </w:pPr>
      <w:bookmarkStart w:id="324" w:name="_Toc400982038"/>
      <w:r>
        <w:lastRenderedPageBreak/>
        <w:t>Response Attribute Mapping</w:t>
      </w:r>
      <w:bookmarkEnd w:id="324"/>
    </w:p>
    <w:p w:rsidR="00BA0C2A" w:rsidRDefault="00BA0C2A" w:rsidP="00BA0C2A">
      <w:pPr>
        <w:spacing w:after="0" w:line="240" w:lineRule="auto"/>
        <w:ind w:left="1080"/>
      </w:pPr>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orderCode="Example_Yandex_Order_Code_0"&gt;</w:t>
      </w:r>
    </w:p>
    <w:p w:rsidR="00BA0C2A" w:rsidRDefault="00BA0C2A" w:rsidP="00BA0C2A">
      <w:pPr>
        <w:spacing w:after="0" w:line="240" w:lineRule="auto"/>
        <w:ind w:left="1080"/>
      </w:pPr>
      <w:r>
        <w:t xml:space="preserve">            &lt;</w:t>
      </w:r>
      <w:proofErr w:type="gramStart"/>
      <w:r>
        <w:t>reference</w:t>
      </w:r>
      <w:proofErr w:type="gramEnd"/>
      <w:r>
        <w:t xml:space="preserve"> id="3015839577"&gt;https://secure-test.worldpay.com/jsp/test/shopper/APMSTSimulator.jsp?customerRef=3013340527&amp;amp;paymentMethod=YANDEXMONEY&lt;/reference&gt;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ind w:left="1080"/>
      </w:pP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325" w:name="_Toc400982039"/>
      <w:bookmarkStart w:id="326" w:name="_Toc8306081"/>
      <w:r w:rsidRPr="00F61D5D">
        <w:rPr>
          <w:i w:val="0"/>
          <w:sz w:val="24"/>
          <w:szCs w:val="24"/>
        </w:rPr>
        <w:t>QIWI</w:t>
      </w:r>
      <w:bookmarkEnd w:id="325"/>
      <w:bookmarkEnd w:id="326"/>
    </w:p>
    <w:p w:rsidR="00BA0C2A" w:rsidRDefault="00BA0C2A" w:rsidP="00BA0C2A">
      <w:pPr>
        <w:pStyle w:val="NormalWeb"/>
        <w:spacing w:before="120" w:after="0"/>
        <w:ind w:left="1080"/>
        <w:rPr>
          <w:rFonts w:ascii="Calibri" w:hAnsi="Calibri"/>
          <w:color w:val="393939"/>
          <w:sz w:val="21"/>
          <w:szCs w:val="21"/>
        </w:rPr>
      </w:pPr>
      <w:r>
        <w:rPr>
          <w:rFonts w:ascii="Calibri" w:hAnsi="Calibri"/>
          <w:color w:val="393939"/>
          <w:sz w:val="21"/>
          <w:szCs w:val="21"/>
        </w:rPr>
        <w:t>Qiwi is a payment method that shoppers based in Russia and Kazakhstan can use to make payments. Shoppers who pay with Qiwi can complete their payment using one of the following:</w:t>
      </w:r>
    </w:p>
    <w:p w:rsidR="00BA0C2A" w:rsidRDefault="00BA0C2A" w:rsidP="00B761DF">
      <w:pPr>
        <w:pStyle w:val="bulletlist"/>
        <w:numPr>
          <w:ilvl w:val="0"/>
          <w:numId w:val="28"/>
        </w:numPr>
        <w:tabs>
          <w:tab w:val="clear" w:pos="720"/>
          <w:tab w:val="num" w:pos="1296"/>
        </w:tabs>
        <w:spacing w:before="60" w:beforeAutospacing="0" w:after="0" w:afterAutospacing="0"/>
        <w:ind w:left="1913"/>
        <w:rPr>
          <w:rFonts w:ascii="Calibri" w:hAnsi="Calibri"/>
          <w:color w:val="393939"/>
          <w:sz w:val="21"/>
          <w:szCs w:val="21"/>
        </w:rPr>
      </w:pPr>
      <w:r>
        <w:rPr>
          <w:rFonts w:ascii="Calibri" w:hAnsi="Calibri"/>
          <w:color w:val="393939"/>
          <w:sz w:val="21"/>
          <w:szCs w:val="21"/>
        </w:rPr>
        <w:t>Their Qiwi eWallet, split into purses for different currencies</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payment kiosk</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credit/debit card linked to their Qiwi account</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The prepay balance on the shopper’s mobile phone</w:t>
      </w:r>
    </w:p>
    <w:p w:rsidR="00BA0C2A" w:rsidRDefault="00BA0C2A" w:rsidP="00B761DF">
      <w:pPr>
        <w:pStyle w:val="bulletlist"/>
        <w:numPr>
          <w:ilvl w:val="0"/>
          <w:numId w:val="28"/>
        </w:numPr>
        <w:spacing w:before="60" w:beforeAutospacing="0" w:after="0" w:afterAutospacing="0"/>
        <w:ind w:left="1913"/>
        <w:rPr>
          <w:rFonts w:ascii="Calibri" w:hAnsi="Calibri"/>
          <w:color w:val="393939"/>
          <w:sz w:val="21"/>
          <w:szCs w:val="21"/>
        </w:rPr>
      </w:pPr>
      <w:r>
        <w:rPr>
          <w:rFonts w:ascii="Calibri" w:hAnsi="Calibri"/>
          <w:color w:val="393939"/>
          <w:sz w:val="21"/>
          <w:szCs w:val="21"/>
        </w:rPr>
        <w:t>A Webmoney account linked to their Qiwi account</w:t>
      </w:r>
    </w:p>
    <w:p w:rsidR="00BA0C2A" w:rsidRPr="00D85FCA" w:rsidRDefault="00BA0C2A" w:rsidP="00BA0C2A">
      <w:pPr>
        <w:ind w:left="1080"/>
      </w:pP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357"/>
        <w:gridCol w:w="4731"/>
      </w:tblGrid>
      <w:tr w:rsidR="00BA0C2A" w:rsidRPr="00103D9C" w:rsidTr="003E51B1">
        <w:trPr>
          <w:trHeight w:val="26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 / Postpay via kiosk</w:t>
            </w:r>
          </w:p>
        </w:tc>
      </w:tr>
      <w:tr w:rsidR="00BA0C2A" w:rsidRPr="00103D9C" w:rsidTr="003E51B1">
        <w:trPr>
          <w:trHeight w:val="26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Russia and Kazakhstan</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Pr="00D85FCA" w:rsidRDefault="00BA0C2A" w:rsidP="00BA0C2A">
      <w:pPr>
        <w:pStyle w:val="Heading4"/>
        <w:keepNext/>
        <w:keepLines/>
        <w:ind w:left="1800"/>
      </w:pPr>
      <w:bookmarkStart w:id="327" w:name="_Toc400982040"/>
      <w:r>
        <w:t>Request Attribute Mapping</w:t>
      </w:r>
      <w:bookmarkEnd w:id="327"/>
    </w:p>
    <w:p w:rsidR="00BA0C2A" w:rsidRDefault="00BA0C2A" w:rsidP="00BA0C2A">
      <w:pPr>
        <w:spacing w:after="0" w:line="240" w:lineRule="auto"/>
        <w:ind w:left="1080"/>
      </w:pPr>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"-//Bibit//DTD Bibit PaymentService v1//EN" "http://dtd.worldpay.com/paymentService_v1.dtd"&gt;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orderCode="Example_Qiwi_Order_Code_0"&gt;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currencyCode="RUB" value="5000" exponent="2"/&gt;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lastRenderedPageBreak/>
        <w:t xml:space="preserve">                </w:t>
      </w:r>
      <w:proofErr w:type="gramStart"/>
      <w:r>
        <w:t>&lt;![</w:t>
      </w:r>
      <w:proofErr w:type="gramEnd"/>
      <w:r>
        <w:t>CDATA[      ]]&gt;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&lt;QIWI-SSL shopperCountryCode="RU"&gt;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&lt;/QIWI-SSL&gt;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shippingAddress</w:t>
      </w:r>
      <w:proofErr w:type="gramEnd"/>
      <w:r>
        <w:t>&gt;</w:t>
      </w:r>
    </w:p>
    <w:p w:rsidR="00BA0C2A" w:rsidRDefault="00BA0C2A" w:rsidP="00BA0C2A">
      <w:pPr>
        <w:spacing w:after="0" w:line="240" w:lineRule="auto"/>
        <w:ind w:left="1080"/>
      </w:pPr>
      <w:r>
        <w:t xml:space="preserve">                &lt;</w:t>
      </w:r>
      <w:proofErr w:type="gramStart"/>
      <w:r>
        <w:t>address</w:t>
      </w:r>
      <w:proofErr w:type="gramEnd"/>
      <w:r>
        <w:t>&gt;</w:t>
      </w:r>
    </w:p>
    <w:p w:rsidR="00BA0C2A" w:rsidRDefault="00BA0C2A" w:rsidP="00BA0C2A">
      <w:pPr>
        <w:spacing w:after="0" w:line="240" w:lineRule="auto"/>
        <w:ind w:left="1080"/>
      </w:pPr>
      <w:r>
        <w:t xml:space="preserve">                    &lt;address1&gt;Tverskaya Ulitsa 3453&lt;/address1&gt;</w:t>
      </w:r>
    </w:p>
    <w:p w:rsidR="00BA0C2A" w:rsidRDefault="00BA0C2A" w:rsidP="00BA0C2A">
      <w:pPr>
        <w:spacing w:after="0" w:line="240" w:lineRule="auto"/>
        <w:ind w:left="1080"/>
      </w:pPr>
      <w:r>
        <w:t xml:space="preserve">                    &lt;</w:t>
      </w:r>
      <w:proofErr w:type="gramStart"/>
      <w:r>
        <w:t>postalCode&gt;</w:t>
      </w:r>
      <w:proofErr w:type="gramEnd"/>
      <w:r>
        <w:t>74564&lt;/postalCode&gt;</w:t>
      </w:r>
    </w:p>
    <w:p w:rsidR="00BA0C2A" w:rsidRDefault="00BA0C2A" w:rsidP="00BA0C2A">
      <w:pPr>
        <w:spacing w:after="0" w:line="240" w:lineRule="auto"/>
        <w:ind w:left="1080"/>
      </w:pPr>
      <w:r>
        <w:t xml:space="preserve">                    &lt;</w:t>
      </w:r>
      <w:proofErr w:type="gramStart"/>
      <w:r>
        <w:t>city&gt;</w:t>
      </w:r>
      <w:proofErr w:type="gramEnd"/>
      <w:r>
        <w:t>Moscow&lt;/city&gt;</w:t>
      </w:r>
    </w:p>
    <w:p w:rsidR="00BA0C2A" w:rsidRDefault="00BA0C2A" w:rsidP="00BA0C2A">
      <w:pPr>
        <w:spacing w:after="0" w:line="240" w:lineRule="auto"/>
        <w:ind w:left="1080"/>
      </w:pPr>
      <w:r>
        <w:t xml:space="preserve">                    &lt;</w:t>
      </w:r>
      <w:proofErr w:type="gramStart"/>
      <w:r>
        <w:t>countryCode&gt;</w:t>
      </w:r>
      <w:proofErr w:type="gramEnd"/>
      <w:r>
        <w:t>RU&lt;/countryCode&gt;</w:t>
      </w:r>
    </w:p>
    <w:p w:rsidR="00BA0C2A" w:rsidRDefault="00BA0C2A" w:rsidP="00BA0C2A">
      <w:pPr>
        <w:spacing w:after="0" w:line="240" w:lineRule="auto"/>
        <w:ind w:left="1080"/>
      </w:pPr>
      <w:r>
        <w:t xml:space="preserve">                    &lt;</w:t>
      </w:r>
      <w:proofErr w:type="gramStart"/>
      <w:r>
        <w:t>telephoneNumber&gt;</w:t>
      </w:r>
      <w:proofErr w:type="gramEnd"/>
      <w:r>
        <w:t>7987654321&lt;/telephoneNumber&gt;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w:t>
      </w:r>
      <w:proofErr w:type="gramStart"/>
      <w:r>
        <w:t>statementNarrative&gt;</w:t>
      </w:r>
      <w:proofErr w:type="gramEnd"/>
      <w:r>
        <w:t>MERCHANT STATEMENT NARRATIVE&lt;/statementNarrative&gt;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D85FCA" w:rsidRDefault="00BA0C2A" w:rsidP="00BA0C2A">
      <w:pPr>
        <w:spacing w:after="0" w:line="240" w:lineRule="auto"/>
        <w:ind w:left="1080"/>
      </w:pPr>
      <w:r>
        <w:t>&lt;/paymentService&gt;</w:t>
      </w:r>
    </w:p>
    <w:p w:rsidR="00BA0C2A" w:rsidRDefault="00BA0C2A" w:rsidP="00BA0C2A">
      <w:pPr>
        <w:pStyle w:val="Heading4"/>
        <w:keepNext/>
        <w:keepLines/>
        <w:ind w:left="1800"/>
      </w:pPr>
      <w:bookmarkStart w:id="328" w:name="_Toc400982041"/>
      <w:r>
        <w:t>Response Attribute Mapping</w:t>
      </w:r>
      <w:bookmarkEnd w:id="328"/>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orderCode="Example_Qiwi_Order_Code_0"&gt;</w:t>
      </w:r>
    </w:p>
    <w:p w:rsidR="00BA0C2A" w:rsidRDefault="00BA0C2A" w:rsidP="00BA0C2A">
      <w:pPr>
        <w:spacing w:after="0" w:line="240" w:lineRule="auto"/>
        <w:ind w:left="1080"/>
      </w:pPr>
      <w:r>
        <w:t xml:space="preserve">            &lt;</w:t>
      </w:r>
      <w:proofErr w:type="gramStart"/>
      <w:r>
        <w:t>reference</w:t>
      </w:r>
      <w:proofErr w:type="gramEnd"/>
      <w:r>
        <w:t xml:space="preserve"> id="3015840491"&gt;https://secure-test.worldpay.com/jsp/test/shopper/APMSTSimulator.jsp?customerRef=3013341249&amp;amp;paymentMethod=QIWI&lt;/reference&gt;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D85FCA" w:rsidRDefault="00BA0C2A" w:rsidP="00BA0C2A">
      <w:pPr>
        <w:spacing w:after="0" w:line="240" w:lineRule="auto"/>
        <w:ind w:left="1080"/>
      </w:pPr>
      <w:r>
        <w:t>&lt;/paymentService&gt;</w:t>
      </w:r>
    </w:p>
    <w:p w:rsidR="00BA0C2A" w:rsidRDefault="00BA0C2A" w:rsidP="00BA0C2A">
      <w:pPr>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329" w:name="_Toc400982042"/>
      <w:bookmarkStart w:id="330" w:name="_Toc8306082"/>
      <w:r w:rsidRPr="00F61D5D">
        <w:rPr>
          <w:i w:val="0"/>
          <w:sz w:val="24"/>
          <w:szCs w:val="24"/>
        </w:rPr>
        <w:t>BOLETO</w:t>
      </w:r>
      <w:bookmarkEnd w:id="329"/>
      <w:bookmarkEnd w:id="330"/>
    </w:p>
    <w:p w:rsidR="00BA0C2A" w:rsidRPr="00E20259" w:rsidRDefault="00BA0C2A" w:rsidP="00BA0C2A">
      <w:pPr>
        <w:ind w:left="1080"/>
      </w:pPr>
      <w:r>
        <w:rPr>
          <w:rFonts w:ascii="Calibri" w:hAnsi="Calibri"/>
          <w:color w:val="393939"/>
          <w:sz w:val="21"/>
          <w:szCs w:val="21"/>
        </w:rPr>
        <w:t>Boleto Bancário is a post-payment service that allows a shopper to pay for online services over the counter at any supporting outlet in Brazil, or through internet banking. Boleto Bancário is a popular solution for e-commerce payments in Brazil, where a significant proportion of the population does not have access to a bank account.</w:t>
      </w:r>
    </w:p>
    <w:tbl>
      <w:tblPr>
        <w:tblW w:w="4670"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821"/>
        <w:gridCol w:w="4267"/>
      </w:tblGrid>
      <w:tr w:rsidR="00BA0C2A" w:rsidRPr="00103D9C" w:rsidTr="003E51B1">
        <w:trPr>
          <w:trHeight w:val="258"/>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Post-pay voucher</w:t>
            </w:r>
          </w:p>
        </w:tc>
      </w:tr>
      <w:tr w:rsidR="00BA0C2A" w:rsidRPr="00103D9C" w:rsidTr="003E51B1">
        <w:trPr>
          <w:trHeight w:val="245"/>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lastRenderedPageBreak/>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sz w:val="20"/>
                <w:szCs w:val="20"/>
              </w:rPr>
            </w:pPr>
            <w:r>
              <w:rPr>
                <w:rFonts w:ascii="Calibri" w:hAnsi="Calibri"/>
                <w:color w:val="393939"/>
                <w:sz w:val="20"/>
                <w:szCs w:val="20"/>
              </w:rPr>
              <w:t>Brazil</w:t>
            </w:r>
          </w:p>
        </w:tc>
      </w:tr>
      <w:tr w:rsidR="00BA0C2A" w:rsidRPr="00103D9C" w:rsidTr="003E51B1">
        <w:trPr>
          <w:trHeight w:val="25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BRL</w:t>
            </w:r>
          </w:p>
        </w:tc>
      </w:tr>
      <w:tr w:rsidR="00BA0C2A" w:rsidRPr="00103D9C" w:rsidTr="003E51B1">
        <w:trPr>
          <w:trHeight w:val="23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331" w:name="_Toc400982043"/>
      <w:r>
        <w:t>Request Attribute Mapping</w:t>
      </w:r>
      <w:bookmarkEnd w:id="331"/>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&lt;</w:t>
      </w:r>
      <w:proofErr w:type="gramStart"/>
      <w:r>
        <w:t>submit</w:t>
      </w:r>
      <w:proofErr w:type="gramEnd"/>
      <w:r>
        <w:t>&gt;</w:t>
      </w:r>
    </w:p>
    <w:p w:rsidR="00BA0C2A" w:rsidRDefault="00BA0C2A" w:rsidP="00BA0C2A">
      <w:pPr>
        <w:spacing w:after="0" w:line="240" w:lineRule="auto"/>
        <w:ind w:left="1080"/>
      </w:pPr>
      <w:r>
        <w:t xml:space="preserve"> &lt;order orderCode="Example_Boleto_Order_32"&gt;</w:t>
      </w:r>
    </w:p>
    <w:p w:rsidR="00BA0C2A" w:rsidRDefault="00BA0C2A" w:rsidP="00BA0C2A">
      <w:pPr>
        <w:spacing w:after="0" w:line="240" w:lineRule="auto"/>
        <w:ind w:left="1080"/>
      </w:pPr>
      <w:r>
        <w:t xml:space="preserve">   &lt;</w:t>
      </w:r>
      <w:proofErr w:type="gramStart"/>
      <w:r>
        <w:t>description&gt;</w:t>
      </w:r>
      <w:proofErr w:type="gramEnd"/>
      <w:r>
        <w:t>test order&lt;/description&gt;</w:t>
      </w:r>
    </w:p>
    <w:p w:rsidR="00BA0C2A" w:rsidRDefault="00BA0C2A" w:rsidP="00BA0C2A">
      <w:pPr>
        <w:spacing w:after="0" w:line="240" w:lineRule="auto"/>
        <w:ind w:left="1080"/>
      </w:pPr>
      <w:r>
        <w:t xml:space="preserve">  &lt;amount value="2000" currencyCode="BRL" exponent="2"/&gt;</w:t>
      </w:r>
    </w:p>
    <w:p w:rsidR="00BA0C2A" w:rsidRDefault="00BA0C2A" w:rsidP="00BA0C2A">
      <w:pPr>
        <w:spacing w:after="0" w:line="240" w:lineRule="auto"/>
        <w:ind w:left="1080"/>
      </w:pPr>
      <w:r>
        <w:t xml:space="preserve">  &lt;</w:t>
      </w:r>
      <w:proofErr w:type="gramStart"/>
      <w:r>
        <w:t>orderContent</w:t>
      </w:r>
      <w:proofErr w:type="gramEnd"/>
      <w:r>
        <w:t>&gt;</w:t>
      </w:r>
    </w:p>
    <w:p w:rsidR="00BA0C2A" w:rsidRDefault="00BA0C2A" w:rsidP="00BA0C2A">
      <w:pPr>
        <w:spacing w:after="0" w:line="240" w:lineRule="auto"/>
        <w:ind w:left="1080"/>
      </w:pPr>
      <w:r>
        <w:t xml:space="preserve">   </w:t>
      </w:r>
      <w:proofErr w:type="gramStart"/>
      <w:r>
        <w:t>&lt;![</w:t>
      </w:r>
      <w:proofErr w:type="gramEnd"/>
      <w:r>
        <w:t>CDATA[]]&gt;</w:t>
      </w:r>
    </w:p>
    <w:p w:rsidR="00BA0C2A" w:rsidRDefault="00BA0C2A" w:rsidP="00BA0C2A">
      <w:pPr>
        <w:spacing w:after="0" w:line="240" w:lineRule="auto"/>
        <w:ind w:left="1080"/>
      </w:pPr>
      <w:r>
        <w:t xml:space="preserve">  &lt;/orderContent&gt;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&lt;BOLETO-SSL shopperCountryCode="BR"&gt;</w:t>
      </w:r>
    </w:p>
    <w:p w:rsidR="00BA0C2A" w:rsidRDefault="00BA0C2A" w:rsidP="00BA0C2A">
      <w:pPr>
        <w:spacing w:after="0" w:line="240" w:lineRule="auto"/>
        <w:ind w:left="1080"/>
      </w:pPr>
      <w:r>
        <w:t xml:space="preserve">      &lt;cpf&gt;263.946.533-30&lt;/cpf&gt;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    </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&lt;/BOLETO-SSL&gt;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shippingAddress</w:t>
      </w:r>
      <w:proofErr w:type="gramEnd"/>
      <w:r>
        <w:t>&gt;</w:t>
      </w:r>
    </w:p>
    <w:p w:rsidR="00BA0C2A" w:rsidRDefault="00BA0C2A" w:rsidP="00BA0C2A">
      <w:pPr>
        <w:spacing w:after="0" w:line="240" w:lineRule="auto"/>
        <w:ind w:left="1080"/>
      </w:pPr>
      <w:r>
        <w:t xml:space="preserve">       &lt;</w:t>
      </w:r>
      <w:proofErr w:type="gramStart"/>
      <w:r>
        <w:t>address</w:t>
      </w:r>
      <w:proofErr w:type="gramEnd"/>
      <w:r>
        <w:t>&gt;</w:t>
      </w:r>
    </w:p>
    <w:p w:rsidR="00BA0C2A" w:rsidRDefault="00BA0C2A" w:rsidP="00BA0C2A">
      <w:pPr>
        <w:spacing w:after="0" w:line="240" w:lineRule="auto"/>
        <w:ind w:left="1080"/>
      </w:pPr>
      <w:r>
        <w:t xml:space="preserve">         &lt;</w:t>
      </w:r>
      <w:proofErr w:type="gramStart"/>
      <w:r>
        <w:t>firstName&gt;</w:t>
      </w:r>
      <w:proofErr w:type="gramEnd"/>
      <w:r>
        <w:t>Joe&lt;/firstName&gt;</w:t>
      </w:r>
    </w:p>
    <w:p w:rsidR="00BA0C2A" w:rsidRDefault="00BA0C2A" w:rsidP="00BA0C2A">
      <w:pPr>
        <w:spacing w:after="0" w:line="240" w:lineRule="auto"/>
        <w:ind w:left="1080"/>
      </w:pPr>
      <w:r>
        <w:t xml:space="preserve">         &lt;</w:t>
      </w:r>
      <w:proofErr w:type="gramStart"/>
      <w:r>
        <w:t>lastName&gt;</w:t>
      </w:r>
      <w:proofErr w:type="gramEnd"/>
      <w:r>
        <w:t>Bloggs&lt;/lastName&gt;</w:t>
      </w:r>
    </w:p>
    <w:p w:rsidR="00BA0C2A" w:rsidRDefault="00BA0C2A" w:rsidP="00BA0C2A">
      <w:pPr>
        <w:spacing w:after="0" w:line="240" w:lineRule="auto"/>
        <w:ind w:left="1080"/>
      </w:pPr>
      <w:r>
        <w:t xml:space="preserve">         &lt;address1&gt;Rua Castilho 34&lt;/address1&gt;</w:t>
      </w:r>
    </w:p>
    <w:p w:rsidR="00BA0C2A" w:rsidRDefault="00BA0C2A" w:rsidP="00BA0C2A">
      <w:pPr>
        <w:spacing w:after="0" w:line="240" w:lineRule="auto"/>
        <w:ind w:left="1080"/>
      </w:pPr>
      <w:r>
        <w:t xml:space="preserve">         &lt;address2&gt;Santo André&lt;/address2&gt;</w:t>
      </w:r>
    </w:p>
    <w:p w:rsidR="00BA0C2A" w:rsidRDefault="00BA0C2A" w:rsidP="00BA0C2A">
      <w:pPr>
        <w:spacing w:after="0" w:line="240" w:lineRule="auto"/>
        <w:ind w:left="1080"/>
      </w:pPr>
      <w:r>
        <w:t xml:space="preserve">         &lt;address3&gt;&lt;/address3&gt;</w:t>
      </w:r>
    </w:p>
    <w:p w:rsidR="00BA0C2A" w:rsidRDefault="00BA0C2A" w:rsidP="00BA0C2A">
      <w:pPr>
        <w:spacing w:after="0" w:line="240" w:lineRule="auto"/>
        <w:ind w:left="1080"/>
      </w:pPr>
      <w:r>
        <w:t xml:space="preserve">         &lt;</w:t>
      </w:r>
      <w:proofErr w:type="gramStart"/>
      <w:r>
        <w:t>postalCode&gt;</w:t>
      </w:r>
      <w:proofErr w:type="gramEnd"/>
      <w:r>
        <w:t>04642-000&lt;/postalCode&gt;</w:t>
      </w:r>
    </w:p>
    <w:p w:rsidR="00BA0C2A" w:rsidRDefault="00BA0C2A" w:rsidP="00BA0C2A">
      <w:pPr>
        <w:spacing w:after="0" w:line="240" w:lineRule="auto"/>
        <w:ind w:left="1080"/>
      </w:pPr>
      <w:r>
        <w:t xml:space="preserve">         &lt;</w:t>
      </w:r>
      <w:proofErr w:type="gramStart"/>
      <w:r>
        <w:t>city&gt;</w:t>
      </w:r>
      <w:proofErr w:type="gramEnd"/>
      <w:r>
        <w:t>São Paulo&lt;/city&gt;</w:t>
      </w:r>
    </w:p>
    <w:p w:rsidR="00BA0C2A" w:rsidRDefault="00BA0C2A" w:rsidP="00BA0C2A">
      <w:pPr>
        <w:spacing w:after="0" w:line="240" w:lineRule="auto"/>
        <w:ind w:left="1080"/>
      </w:pPr>
      <w:r>
        <w:t xml:space="preserve">         &lt;</w:t>
      </w:r>
      <w:proofErr w:type="gramStart"/>
      <w:r>
        <w:t>state&gt;</w:t>
      </w:r>
      <w:proofErr w:type="gramEnd"/>
      <w:r>
        <w:t>São Paulo&lt;/state&gt;</w:t>
      </w:r>
    </w:p>
    <w:p w:rsidR="00BA0C2A" w:rsidRDefault="00BA0C2A" w:rsidP="00BA0C2A">
      <w:pPr>
        <w:spacing w:after="0" w:line="240" w:lineRule="auto"/>
        <w:ind w:left="1080"/>
      </w:pPr>
      <w:r>
        <w:t xml:space="preserve">         &lt;</w:t>
      </w:r>
      <w:proofErr w:type="gramStart"/>
      <w:r>
        <w:t>countryCode&gt;</w:t>
      </w:r>
      <w:proofErr w:type="gramEnd"/>
      <w:r>
        <w:t>BR&lt;/countryCode&gt;</w:t>
      </w:r>
    </w:p>
    <w:p w:rsidR="00BA0C2A" w:rsidRDefault="00BA0C2A" w:rsidP="00BA0C2A">
      <w:pPr>
        <w:spacing w:after="0" w:line="240" w:lineRule="auto"/>
        <w:ind w:left="1080"/>
      </w:pPr>
      <w:r>
        <w:t xml:space="preserve">         &lt;</w:t>
      </w:r>
      <w:proofErr w:type="gramStart"/>
      <w:r>
        <w:t>telephoneNumber&gt;</w:t>
      </w:r>
      <w:proofErr w:type="gramEnd"/>
      <w:r>
        <w:t>0123456789&lt;/telephoneNumber&gt;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332" w:name="_Toc400982044"/>
      <w:r>
        <w:t>Response Attribute Mapping</w:t>
      </w:r>
      <w:bookmarkEnd w:id="332"/>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lastRenderedPageBreak/>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orderCode="Example_Boleto_Order_32"&gt;</w:t>
      </w:r>
    </w:p>
    <w:p w:rsidR="00BA0C2A" w:rsidRDefault="00BA0C2A" w:rsidP="00BA0C2A">
      <w:pPr>
        <w:spacing w:after="0" w:line="240" w:lineRule="auto"/>
        <w:ind w:left="1080"/>
      </w:pPr>
      <w:r>
        <w:t xml:space="preserve">            &lt;</w:t>
      </w:r>
      <w:proofErr w:type="gramStart"/>
      <w:r>
        <w:t>reference</w:t>
      </w:r>
      <w:proofErr w:type="gramEnd"/>
      <w:r>
        <w:t xml:space="preserve"> id="3015902434"&gt;https://secure-test.worldpay.com/jsp/test/shopper/APMSTSimulator.jsp?customerRef=3013397009&amp;amp;paymentMethod=BOLETO&lt;/reference&gt;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Pr="008E71B2" w:rsidRDefault="00BA0C2A" w:rsidP="00BA0C2A">
      <w:pPr>
        <w:spacing w:after="0" w:line="240" w:lineRule="auto"/>
        <w:ind w:left="1080"/>
      </w:pPr>
      <w:r>
        <w:t>&lt;/paymentService&gt;</w:t>
      </w:r>
    </w:p>
    <w:p w:rsidR="00BA0C2A" w:rsidRDefault="00BA0C2A" w:rsidP="00BA0C2A">
      <w:pPr>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333" w:name="_Toc400982045"/>
      <w:bookmarkStart w:id="334" w:name="_Toc8306083"/>
      <w:r w:rsidRPr="00F61D5D">
        <w:rPr>
          <w:i w:val="0"/>
          <w:sz w:val="24"/>
          <w:szCs w:val="24"/>
        </w:rPr>
        <w:t>MISTER CASH</w:t>
      </w:r>
      <w:bookmarkEnd w:id="333"/>
      <w:bookmarkEnd w:id="334"/>
    </w:p>
    <w:p w:rsidR="00BA0C2A" w:rsidRPr="008E71B2" w:rsidRDefault="00BA0C2A" w:rsidP="00BA0C2A">
      <w:pPr>
        <w:ind w:left="1080"/>
      </w:pPr>
      <w:r>
        <w:rPr>
          <w:rFonts w:ascii="Calibri" w:hAnsi="Calibri"/>
          <w:color w:val="393939"/>
          <w:sz w:val="21"/>
          <w:szCs w:val="21"/>
        </w:rPr>
        <w:t>Mister Cash/Bancontact is a debit card service available in Belgium. Shoppers can use this service to make real-time card payments for products and services.</w:t>
      </w:r>
      <w:r>
        <w:rPr>
          <w:rStyle w:val="apple-converted-space"/>
          <w:rFonts w:ascii="Calibri" w:hAnsi="Calibri"/>
          <w:color w:val="393939"/>
          <w:sz w:val="21"/>
          <w:szCs w:val="21"/>
        </w:rPr>
        <w:t> </w:t>
      </w: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38"/>
        <w:gridCol w:w="4087"/>
      </w:tblGrid>
      <w:tr w:rsidR="00BA0C2A" w:rsidRPr="00103D9C" w:rsidTr="003E51B1">
        <w:trPr>
          <w:trHeight w:val="21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p>
        </w:tc>
      </w:tr>
      <w:tr w:rsidR="00BA0C2A" w:rsidRPr="00103D9C" w:rsidTr="003E51B1">
        <w:trPr>
          <w:trHeight w:val="21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3E470C" w:rsidP="003E470C">
            <w:pPr>
              <w:spacing w:after="0" w:line="240" w:lineRule="auto"/>
              <w:ind w:left="504"/>
              <w:rPr>
                <w:rFonts w:ascii="Calibri" w:hAnsi="Calibri"/>
                <w:color w:val="393939"/>
                <w:sz w:val="20"/>
                <w:szCs w:val="20"/>
              </w:rPr>
            </w:pPr>
            <w:r w:rsidRPr="003E470C">
              <w:rPr>
                <w:rFonts w:ascii="Calibri" w:hAnsi="Calibri"/>
                <w:color w:val="393939"/>
                <w:sz w:val="20"/>
                <w:szCs w:val="20"/>
              </w:rPr>
              <w:t>EUR</w:t>
            </w:r>
          </w:p>
        </w:tc>
      </w:tr>
      <w:tr w:rsidR="00BA0C2A" w:rsidRPr="00103D9C" w:rsidTr="003E51B1">
        <w:trPr>
          <w:trHeight w:val="20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pStyle w:val="Heading4"/>
        <w:keepNext/>
        <w:keepLines/>
        <w:ind w:left="1800"/>
      </w:pPr>
      <w:bookmarkStart w:id="335" w:name="_Toc400982046"/>
      <w:r>
        <w:t>Request Attribute Mapping</w:t>
      </w:r>
      <w:bookmarkEnd w:id="335"/>
    </w:p>
    <w:p w:rsidR="00BA0C2A" w:rsidRDefault="00BA0C2A" w:rsidP="00BA0C2A">
      <w:pPr>
        <w:spacing w:after="0" w:line="240" w:lineRule="auto"/>
        <w:ind w:left="1080"/>
      </w:pPr>
      <w:proofErr w:type="gramStart"/>
      <w:r>
        <w:t>&lt;?xml</w:t>
      </w:r>
      <w:proofErr w:type="gramEnd"/>
      <w:r>
        <w:t xml:space="preserve"> version='1.0' ?&gt;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 'dtd/paymentService_v1.dtd'&gt;</w:t>
      </w:r>
    </w:p>
    <w:p w:rsidR="00BA0C2A" w:rsidRDefault="00BA0C2A" w:rsidP="00BA0C2A">
      <w:pPr>
        <w:spacing w:after="0" w:line="240" w:lineRule="auto"/>
        <w:ind w:left="1080"/>
      </w:pPr>
      <w:r>
        <w:t>&lt;paymentService merchantCode='SAPIENTNITROECOM' version='1.4'&gt;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080"/>
      </w:pPr>
      <w:r>
        <w:t xml:space="preserve">   &lt;order orderCode='ORDERCODE_Mister_Cash'&gt;</w:t>
      </w:r>
    </w:p>
    <w:p w:rsidR="00BA0C2A" w:rsidRDefault="00BA0C2A" w:rsidP="00BA0C2A">
      <w:pPr>
        <w:spacing w:after="0" w:line="240" w:lineRule="auto"/>
        <w:ind w:left="1080"/>
      </w:pPr>
      <w:r>
        <w:t xml:space="preserve">     &lt;</w:t>
      </w:r>
      <w:proofErr w:type="gramStart"/>
      <w:r>
        <w:t>description&gt;</w:t>
      </w:r>
      <w:proofErr w:type="gramEnd"/>
      <w:r>
        <w:t>Description here&lt;/description&gt;</w:t>
      </w:r>
    </w:p>
    <w:p w:rsidR="00BA0C2A" w:rsidRDefault="00BA0C2A" w:rsidP="00BA0C2A">
      <w:pPr>
        <w:spacing w:after="0" w:line="240" w:lineRule="auto"/>
        <w:ind w:left="1080"/>
      </w:pPr>
      <w:r>
        <w:t xml:space="preserve">     &lt;amount currencyCode='EUR' value='100' exponent='2'/&gt;</w:t>
      </w:r>
    </w:p>
    <w:p w:rsidR="00BA0C2A" w:rsidRDefault="00BA0C2A" w:rsidP="00BA0C2A">
      <w:pPr>
        <w:spacing w:after="0" w:line="240" w:lineRule="auto"/>
        <w:ind w:left="1080"/>
      </w:pPr>
      <w:r>
        <w:t xml:space="preserve">     &lt;</w:t>
      </w:r>
      <w:proofErr w:type="gramStart"/>
      <w:r>
        <w:t>orderContent&gt;</w:t>
      </w:r>
      <w:proofErr w:type="gramEnd"/>
      <w:r>
        <w:t>Order Content Here&lt;/orderContent&gt;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&lt;MISTERCASH-SSL shopperCountryCode='BE'&gt;</w:t>
      </w:r>
    </w:p>
    <w:p w:rsidR="00BA0C2A" w:rsidRDefault="00BA0C2A" w:rsidP="00BA0C2A">
      <w:pPr>
        <w:spacing w:after="0" w:line="240" w:lineRule="auto"/>
        <w:ind w:left="1080"/>
      </w:pPr>
      <w:r>
        <w:t xml:space="preserve">     &lt;successURL&gt;http://www.worldpay.com/successURL&lt;/successURL&gt;</w:t>
      </w:r>
    </w:p>
    <w:p w:rsidR="00BA0C2A" w:rsidRDefault="00BA0C2A" w:rsidP="00BA0C2A">
      <w:pPr>
        <w:spacing w:after="0" w:line="240" w:lineRule="auto"/>
        <w:ind w:left="1080"/>
      </w:pPr>
      <w:r>
        <w:t xml:space="preserve">     &lt;cancelURL&gt;http://www.worldpay.com/cancelURL&lt;/cancelURL&gt;</w:t>
      </w:r>
    </w:p>
    <w:p w:rsidR="00BA0C2A" w:rsidRDefault="00BA0C2A" w:rsidP="00BA0C2A">
      <w:pPr>
        <w:spacing w:after="0" w:line="240" w:lineRule="auto"/>
        <w:ind w:left="1080"/>
      </w:pPr>
      <w:r>
        <w:t xml:space="preserve">     &lt;pendingURL&gt;http://www.worldpay.com/pendingURL&lt;/pendingURL&gt;</w:t>
      </w:r>
    </w:p>
    <w:p w:rsidR="00BA0C2A" w:rsidRDefault="00BA0C2A" w:rsidP="00BA0C2A">
      <w:pPr>
        <w:spacing w:after="0" w:line="240" w:lineRule="auto"/>
        <w:ind w:left="1080"/>
      </w:pPr>
      <w:r>
        <w:t xml:space="preserve">       &lt;/MISTERCASH-SSL&gt;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w:t>
      </w:r>
      <w:proofErr w:type="gramStart"/>
      <w:r>
        <w:t>shopper</w:t>
      </w:r>
      <w:proofErr w:type="gramEnd"/>
      <w:r>
        <w:t>&gt;</w:t>
      </w:r>
    </w:p>
    <w:p w:rsidR="00BA0C2A" w:rsidRDefault="00BA0C2A" w:rsidP="00BA0C2A">
      <w:pPr>
        <w:spacing w:after="0" w:line="240" w:lineRule="auto"/>
        <w:ind w:left="1080"/>
      </w:pPr>
      <w:r>
        <w:t xml:space="preserve">     &lt;shopperEmailAddress&gt;shopper@worldpay.com&lt;/shopperEmailAddress&gt;</w:t>
      </w:r>
    </w:p>
    <w:p w:rsidR="00BA0C2A" w:rsidRDefault="00BA0C2A" w:rsidP="00BA0C2A">
      <w:pPr>
        <w:spacing w:after="0" w:line="240" w:lineRule="auto"/>
        <w:ind w:left="1080"/>
      </w:pPr>
      <w:r>
        <w:t xml:space="preserve">     &lt;/shopper&gt;</w:t>
      </w:r>
    </w:p>
    <w:p w:rsidR="00BA0C2A" w:rsidRDefault="00BA0C2A" w:rsidP="00BA0C2A">
      <w:pPr>
        <w:spacing w:after="0" w:line="240" w:lineRule="auto"/>
        <w:ind w:left="1080"/>
      </w:pPr>
      <w:r>
        <w:t xml:space="preserve">     &lt;</w:t>
      </w:r>
      <w:proofErr w:type="gramStart"/>
      <w:r>
        <w:t>shippingAddress</w:t>
      </w:r>
      <w:proofErr w:type="gramEnd"/>
      <w:r>
        <w:t>&gt;</w:t>
      </w:r>
    </w:p>
    <w:p w:rsidR="00BA0C2A" w:rsidRDefault="00BA0C2A" w:rsidP="00BA0C2A">
      <w:pPr>
        <w:spacing w:after="0" w:line="240" w:lineRule="auto"/>
        <w:ind w:left="1080"/>
      </w:pPr>
      <w:r>
        <w:t xml:space="preserve">       &lt;</w:t>
      </w:r>
      <w:proofErr w:type="gramStart"/>
      <w:r>
        <w:t>address</w:t>
      </w:r>
      <w:proofErr w:type="gramEnd"/>
      <w:r>
        <w:t>&gt;</w:t>
      </w:r>
    </w:p>
    <w:p w:rsidR="00BA0C2A" w:rsidRDefault="00BA0C2A" w:rsidP="00BA0C2A">
      <w:pPr>
        <w:spacing w:after="0" w:line="240" w:lineRule="auto"/>
        <w:ind w:left="1080"/>
      </w:pPr>
      <w:r>
        <w:t xml:space="preserve">         &lt;</w:t>
      </w:r>
      <w:proofErr w:type="gramStart"/>
      <w:r>
        <w:t>firstName&gt;</w:t>
      </w:r>
      <w:proofErr w:type="gramEnd"/>
      <w:r>
        <w:t>Pierre&lt;/firstName&gt;</w:t>
      </w:r>
    </w:p>
    <w:p w:rsidR="00BA0C2A" w:rsidRDefault="00BA0C2A" w:rsidP="00BA0C2A">
      <w:pPr>
        <w:spacing w:after="0" w:line="240" w:lineRule="auto"/>
        <w:ind w:left="1080"/>
      </w:pPr>
      <w:r>
        <w:t xml:space="preserve">         &lt;</w:t>
      </w:r>
      <w:proofErr w:type="gramStart"/>
      <w:r>
        <w:t>lastName&gt;</w:t>
      </w:r>
      <w:proofErr w:type="gramEnd"/>
      <w:r>
        <w:t>Bloggs&lt;/lastName&gt;</w:t>
      </w:r>
    </w:p>
    <w:p w:rsidR="00BA0C2A" w:rsidRDefault="00BA0C2A" w:rsidP="00BA0C2A">
      <w:pPr>
        <w:spacing w:after="0" w:line="240" w:lineRule="auto"/>
        <w:ind w:left="1080"/>
      </w:pPr>
      <w:r>
        <w:t xml:space="preserve">         &lt;address1&gt;Shopperstreet&lt;/address1&gt;</w:t>
      </w:r>
    </w:p>
    <w:p w:rsidR="00BA0C2A" w:rsidRDefault="00BA0C2A" w:rsidP="00BA0C2A">
      <w:pPr>
        <w:spacing w:after="0" w:line="240" w:lineRule="auto"/>
        <w:ind w:left="1080"/>
      </w:pPr>
      <w:r>
        <w:lastRenderedPageBreak/>
        <w:t xml:space="preserve">         &lt;</w:t>
      </w:r>
      <w:proofErr w:type="gramStart"/>
      <w:r>
        <w:t>postalCode&gt;</w:t>
      </w:r>
      <w:proofErr w:type="gramEnd"/>
      <w:r>
        <w:t>1234&lt;/postalCode&gt;</w:t>
      </w:r>
    </w:p>
    <w:p w:rsidR="00BA0C2A" w:rsidRDefault="00BA0C2A" w:rsidP="00BA0C2A">
      <w:pPr>
        <w:spacing w:after="0" w:line="240" w:lineRule="auto"/>
        <w:ind w:left="1080"/>
      </w:pPr>
      <w:r>
        <w:t xml:space="preserve">         &lt;</w:t>
      </w:r>
      <w:proofErr w:type="gramStart"/>
      <w:r>
        <w:t>city&gt;</w:t>
      </w:r>
      <w:proofErr w:type="gramEnd"/>
      <w:r>
        <w:t>Shoppercity&lt;/city&gt;</w:t>
      </w:r>
    </w:p>
    <w:p w:rsidR="00BA0C2A" w:rsidRDefault="00BA0C2A" w:rsidP="00BA0C2A">
      <w:pPr>
        <w:spacing w:after="0" w:line="240" w:lineRule="auto"/>
        <w:ind w:left="1080"/>
      </w:pPr>
      <w:r>
        <w:t xml:space="preserve">         &lt;</w:t>
      </w:r>
      <w:proofErr w:type="gramStart"/>
      <w:r>
        <w:t>countryCode&gt;</w:t>
      </w:r>
      <w:proofErr w:type="gramEnd"/>
      <w:r>
        <w:t>BE&lt;/countryCode&gt;</w:t>
      </w:r>
    </w:p>
    <w:p w:rsidR="00BA0C2A" w:rsidRDefault="00BA0C2A" w:rsidP="00BA0C2A">
      <w:pPr>
        <w:spacing w:after="0" w:line="240" w:lineRule="auto"/>
        <w:ind w:left="1080"/>
      </w:pPr>
      <w:r>
        <w:t xml:space="preserve">       &lt;/address&gt;</w:t>
      </w:r>
    </w:p>
    <w:p w:rsidR="00BA0C2A" w:rsidRDefault="00BA0C2A" w:rsidP="00BA0C2A">
      <w:pPr>
        <w:spacing w:after="0" w:line="240" w:lineRule="auto"/>
        <w:ind w:left="1080"/>
      </w:pPr>
      <w:r>
        <w:t xml:space="preserve">     &lt;/shippingAddress&gt;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8E71B2" w:rsidRDefault="00BA0C2A" w:rsidP="00BA0C2A">
      <w:pPr>
        <w:spacing w:after="0" w:line="240" w:lineRule="auto"/>
        <w:ind w:left="1080"/>
      </w:pPr>
      <w:r>
        <w:t>&lt;/paymentService&gt;</w:t>
      </w:r>
    </w:p>
    <w:p w:rsidR="00BA0C2A" w:rsidRDefault="00BA0C2A" w:rsidP="00BA0C2A">
      <w:pPr>
        <w:pStyle w:val="Heading4"/>
        <w:keepNext/>
        <w:keepLines/>
        <w:ind w:left="1800"/>
      </w:pPr>
      <w:bookmarkStart w:id="336" w:name="_Toc400982047"/>
      <w:r>
        <w:t>Response Attribute Mapping</w:t>
      </w:r>
      <w:bookmarkEnd w:id="336"/>
    </w:p>
    <w:p w:rsidR="00BA0C2A" w:rsidRPr="00E20259" w:rsidRDefault="00BA0C2A" w:rsidP="00BA0C2A">
      <w:pPr>
        <w:spacing w:after="0" w:line="240" w:lineRule="auto"/>
        <w:ind w:left="1080"/>
      </w:pPr>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orderCode="ORDERCODE_Mister_Cash"&gt;</w:t>
      </w:r>
    </w:p>
    <w:p w:rsidR="00BA0C2A" w:rsidRDefault="00BA0C2A" w:rsidP="00BA0C2A">
      <w:pPr>
        <w:spacing w:after="0" w:line="240" w:lineRule="auto"/>
        <w:ind w:left="1080"/>
      </w:pPr>
      <w:r>
        <w:t xml:space="preserve">            &lt;</w:t>
      </w:r>
      <w:proofErr w:type="gramStart"/>
      <w:r>
        <w:t>reference</w:t>
      </w:r>
      <w:proofErr w:type="gramEnd"/>
      <w:r>
        <w:t xml:space="preserve"> id="3015902737"&gt;https://secure-test.worldpay.com/jsp/test/shopper/APMSTSimulator.jsp?customerRef=3013397287&amp;amp;paymentMethod=MISTERCASH&lt;/reference&gt;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ind w:left="1080"/>
      </w:pPr>
      <w:r>
        <w:t>&lt;/paymentService&gt;</w:t>
      </w: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337" w:name="_Toc400982048"/>
      <w:bookmarkStart w:id="338" w:name="_Toc8306084"/>
      <w:r w:rsidRPr="00F61D5D">
        <w:rPr>
          <w:i w:val="0"/>
          <w:sz w:val="24"/>
          <w:szCs w:val="24"/>
        </w:rPr>
        <w:t>PAYPAL</w:t>
      </w:r>
      <w:bookmarkEnd w:id="337"/>
      <w:bookmarkEnd w:id="338"/>
    </w:p>
    <w:p w:rsidR="00BA0C2A" w:rsidRPr="00060408" w:rsidRDefault="00BA0C2A" w:rsidP="00BA0C2A">
      <w:pPr>
        <w:ind w:left="1080"/>
        <w:rPr>
          <w:rFonts w:ascii="Calibri" w:hAnsi="Calibri"/>
          <w:color w:val="393939"/>
          <w:sz w:val="21"/>
          <w:szCs w:val="21"/>
        </w:rPr>
      </w:pPr>
      <w:r w:rsidRPr="00060408">
        <w:rPr>
          <w:rFonts w:ascii="Calibri" w:hAnsi="Calibri"/>
          <w:color w:val="393939"/>
          <w:sz w:val="21"/>
          <w:szCs w:val="21"/>
        </w:rPr>
        <w:t>PayPal</w:t>
      </w:r>
      <w:r w:rsidRPr="00060408">
        <w:rPr>
          <w:rFonts w:ascii="Calibri" w:hAnsi="Calibri"/>
          <w:color w:val="393939"/>
        </w:rPr>
        <w:t> </w:t>
      </w:r>
      <w:r w:rsidRPr="00060408">
        <w:rPr>
          <w:rFonts w:ascii="Calibri" w:hAnsi="Calibri"/>
          <w:color w:val="393939"/>
          <w:sz w:val="21"/>
          <w:szCs w:val="21"/>
        </w:rPr>
        <w:t>is an American international </w:t>
      </w:r>
      <w:hyperlink r:id="rId48" w:tooltip="E-commerce" w:history="1">
        <w:r w:rsidRPr="00060408">
          <w:rPr>
            <w:rFonts w:ascii="Calibri" w:hAnsi="Calibri"/>
            <w:color w:val="393939"/>
            <w:sz w:val="21"/>
            <w:szCs w:val="21"/>
          </w:rPr>
          <w:t>e-commerce</w:t>
        </w:r>
      </w:hyperlink>
      <w:r w:rsidRPr="00060408">
        <w:rPr>
          <w:rFonts w:ascii="Calibri" w:hAnsi="Calibri"/>
          <w:color w:val="393939"/>
          <w:sz w:val="21"/>
          <w:szCs w:val="21"/>
        </w:rPr>
        <w:t xml:space="preserve"> business allowing payments and money transfers to </w:t>
      </w:r>
      <w:proofErr w:type="gramStart"/>
      <w:r w:rsidRPr="00060408">
        <w:rPr>
          <w:rFonts w:ascii="Calibri" w:hAnsi="Calibri"/>
          <w:color w:val="393939"/>
          <w:sz w:val="21"/>
          <w:szCs w:val="21"/>
        </w:rPr>
        <w:t>be made</w:t>
      </w:r>
      <w:proofErr w:type="gramEnd"/>
      <w:r w:rsidRPr="00060408">
        <w:rPr>
          <w:rFonts w:ascii="Calibri" w:hAnsi="Calibri"/>
          <w:color w:val="393939"/>
          <w:sz w:val="21"/>
          <w:szCs w:val="21"/>
        </w:rPr>
        <w:t xml:space="preserve"> through the Internet.</w:t>
      </w:r>
      <w:hyperlink r:id="rId49" w:tooltip="Online money transfers" w:history="1">
        <w:r w:rsidRPr="00060408">
          <w:rPr>
            <w:rFonts w:ascii="Calibri" w:hAnsi="Calibri"/>
            <w:color w:val="393939"/>
            <w:sz w:val="21"/>
            <w:szCs w:val="21"/>
          </w:rPr>
          <w:t>Online money transfers</w:t>
        </w:r>
      </w:hyperlink>
      <w:r w:rsidRPr="00060408">
        <w:rPr>
          <w:rFonts w:ascii="Calibri" w:hAnsi="Calibri"/>
          <w:color w:val="393939"/>
          <w:sz w:val="21"/>
          <w:szCs w:val="21"/>
        </w:rPr>
        <w:t> serve as electronic alternatives to paying with traditional paper methods, such as </w:t>
      </w:r>
      <w:hyperlink r:id="rId50" w:tooltip="Cheques" w:history="1">
        <w:r w:rsidRPr="00060408">
          <w:rPr>
            <w:rFonts w:ascii="Calibri" w:hAnsi="Calibri"/>
            <w:color w:val="393939"/>
            <w:sz w:val="21"/>
            <w:szCs w:val="21"/>
          </w:rPr>
          <w:t>cheques</w:t>
        </w:r>
      </w:hyperlink>
      <w:r w:rsidRPr="00060408">
        <w:rPr>
          <w:rFonts w:ascii="Calibri" w:hAnsi="Calibri"/>
          <w:color w:val="393939"/>
          <w:sz w:val="21"/>
          <w:szCs w:val="21"/>
        </w:rPr>
        <w:t> and </w:t>
      </w:r>
      <w:hyperlink r:id="rId51" w:tooltip="Money order" w:history="1">
        <w:r w:rsidRPr="00060408">
          <w:rPr>
            <w:rFonts w:ascii="Calibri" w:hAnsi="Calibri"/>
            <w:color w:val="393939"/>
            <w:sz w:val="21"/>
            <w:szCs w:val="21"/>
          </w:rPr>
          <w:t>money orders</w:t>
        </w:r>
      </w:hyperlink>
      <w:r w:rsidRPr="00060408">
        <w:rPr>
          <w:rFonts w:ascii="Calibri" w:hAnsi="Calibri"/>
          <w:color w:val="393939"/>
          <w:sz w:val="21"/>
          <w:szCs w:val="21"/>
        </w:rPr>
        <w:t>. </w:t>
      </w:r>
    </w:p>
    <w:tbl>
      <w:tblPr>
        <w:tblW w:w="3907" w:type="pct"/>
        <w:tblCellSpacing w:w="15" w:type="dxa"/>
        <w:tblInd w:w="127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27"/>
        <w:gridCol w:w="3176"/>
      </w:tblGrid>
      <w:tr w:rsidR="00BA0C2A" w:rsidRPr="00103D9C" w:rsidTr="005E4EC7">
        <w:trPr>
          <w:tblCellSpacing w:w="15" w:type="dxa"/>
        </w:trPr>
        <w:tc>
          <w:tcPr>
            <w:tcW w:w="2883"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2060" w:type="pct"/>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Belgium</w:t>
            </w:r>
            <w:r w:rsidR="00EF0F98">
              <w:rPr>
                <w:rFonts w:ascii="Calibri" w:hAnsi="Calibri"/>
                <w:color w:val="393939"/>
                <w:sz w:val="20"/>
                <w:szCs w:val="20"/>
              </w:rPr>
              <w:t>,All</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2060" w:type="pct"/>
            <w:tcBorders>
              <w:bottom w:val="single" w:sz="6" w:space="0" w:color="999999"/>
              <w:right w:val="single" w:sz="6" w:space="0" w:color="999999"/>
            </w:tcBorders>
            <w:tcMar>
              <w:top w:w="90" w:type="dxa"/>
              <w:left w:w="150" w:type="dxa"/>
              <w:bottom w:w="60" w:type="dxa"/>
              <w:right w:w="150" w:type="dxa"/>
            </w:tcMar>
            <w:vAlign w:val="center"/>
          </w:tcPr>
          <w:p w:rsidR="00BA0C2A" w:rsidRDefault="00411D68"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GBP,USD and EUR</w:t>
            </w:r>
          </w:p>
        </w:tc>
      </w:tr>
      <w:tr w:rsidR="00BA0C2A" w:rsidRPr="00103D9C" w:rsidTr="005E4EC7">
        <w:trPr>
          <w:tblCellSpacing w:w="15" w:type="dxa"/>
        </w:trPr>
        <w:tc>
          <w:tcPr>
            <w:tcW w:w="2883"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2060" w:type="pct"/>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ind w:left="1080"/>
      </w:pPr>
    </w:p>
    <w:p w:rsidR="00BA0C2A" w:rsidRDefault="00BA0C2A" w:rsidP="00BA0C2A">
      <w:pPr>
        <w:pStyle w:val="Heading4"/>
        <w:keepNext/>
        <w:keepLines/>
        <w:ind w:left="1800"/>
      </w:pPr>
      <w:bookmarkStart w:id="339" w:name="_Toc400982049"/>
      <w:r>
        <w:t>Request Attribute Mapping</w:t>
      </w:r>
      <w:bookmarkEnd w:id="339"/>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"-//Bibit//DTD Bibit PaymentService v1//EN" "http://dtd.bibit.com/paymentService_v1.dtd"&gt;</w:t>
      </w:r>
    </w:p>
    <w:p w:rsidR="00BA0C2A" w:rsidRDefault="00BA0C2A" w:rsidP="00BA0C2A">
      <w:pPr>
        <w:spacing w:after="0" w:line="240" w:lineRule="auto"/>
        <w:ind w:left="1080"/>
      </w:pPr>
      <w:r>
        <w:t>&lt;paymentService version="1.2" merchantCode="SAPIENTNITROECOM"&gt;</w:t>
      </w:r>
    </w:p>
    <w:p w:rsidR="00BA0C2A" w:rsidRDefault="00BA0C2A" w:rsidP="00BA0C2A">
      <w:pPr>
        <w:spacing w:after="0" w:line="240" w:lineRule="auto"/>
        <w:ind w:left="1080"/>
      </w:pPr>
      <w:r>
        <w:t xml:space="preserve">     &lt;</w:t>
      </w:r>
      <w:proofErr w:type="gramStart"/>
      <w:r>
        <w:t>submit</w:t>
      </w:r>
      <w:proofErr w:type="gramEnd"/>
      <w:r>
        <w:t>&gt;</w:t>
      </w:r>
    </w:p>
    <w:p w:rsidR="00BA0C2A" w:rsidRDefault="00BA0C2A" w:rsidP="00BA0C2A">
      <w:pPr>
        <w:spacing w:after="0" w:line="240" w:lineRule="auto"/>
        <w:ind w:left="1800"/>
      </w:pPr>
      <w:r>
        <w:t>&lt;order orderCode="TG20071016-002"&gt;</w:t>
      </w:r>
    </w:p>
    <w:p w:rsidR="00BA0C2A" w:rsidRDefault="00BA0C2A" w:rsidP="00BA0C2A">
      <w:pPr>
        <w:spacing w:after="0" w:line="240" w:lineRule="auto"/>
        <w:ind w:left="1800"/>
      </w:pPr>
      <w:r>
        <w:t xml:space="preserve">   &lt;</w:t>
      </w:r>
      <w:proofErr w:type="gramStart"/>
      <w:r>
        <w:t>description&gt;</w:t>
      </w:r>
      <w:proofErr w:type="gramEnd"/>
      <w:r>
        <w:t>IT Products&lt;/description&gt;</w:t>
      </w:r>
    </w:p>
    <w:p w:rsidR="00BA0C2A" w:rsidRDefault="00BA0C2A" w:rsidP="00BA0C2A">
      <w:pPr>
        <w:spacing w:after="0" w:line="240" w:lineRule="auto"/>
        <w:ind w:left="1800"/>
      </w:pPr>
      <w:r>
        <w:t xml:space="preserve">   &lt;amount value="8933" currencyCode="EUR" exponent="2"/&gt;</w:t>
      </w:r>
    </w:p>
    <w:p w:rsidR="00BA0C2A" w:rsidRDefault="00BA0C2A" w:rsidP="00BA0C2A">
      <w:pPr>
        <w:spacing w:after="0" w:line="240" w:lineRule="auto"/>
        <w:ind w:left="1800"/>
      </w:pPr>
      <w:r>
        <w:t xml:space="preserve">   &lt;</w:t>
      </w:r>
      <w:proofErr w:type="gramStart"/>
      <w:r>
        <w:t>orderContent&gt;</w:t>
      </w:r>
      <w:proofErr w:type="gramEnd"/>
      <w:r>
        <w:t>The order content&lt;/orderContent&gt;</w:t>
      </w:r>
    </w:p>
    <w:p w:rsidR="00BA0C2A" w:rsidRDefault="00BA0C2A" w:rsidP="00BA0C2A">
      <w:pPr>
        <w:spacing w:after="0" w:line="240" w:lineRule="auto"/>
        <w:ind w:left="1800"/>
      </w:pPr>
      <w:r>
        <w:t xml:space="preserve">   &lt;</w:t>
      </w:r>
      <w:proofErr w:type="gramStart"/>
      <w:r>
        <w:t>paymentDetails</w:t>
      </w:r>
      <w:proofErr w:type="gramEnd"/>
      <w:r>
        <w:t>&gt;</w:t>
      </w:r>
    </w:p>
    <w:p w:rsidR="00BA0C2A" w:rsidRDefault="00BA0C2A" w:rsidP="00BA0C2A">
      <w:pPr>
        <w:spacing w:after="0" w:line="240" w:lineRule="auto"/>
        <w:ind w:left="1800"/>
      </w:pPr>
      <w:r>
        <w:lastRenderedPageBreak/>
        <w:t xml:space="preserve">        &lt;PAYPAL-EXPRESS&gt;</w:t>
      </w:r>
    </w:p>
    <w:p w:rsidR="00BA0C2A" w:rsidRDefault="00BA0C2A" w:rsidP="00BA0C2A">
      <w:pPr>
        <w:spacing w:after="0" w:line="240" w:lineRule="auto"/>
        <w:ind w:left="2520"/>
      </w:pPr>
      <w:r>
        <w:t>&lt;successURL&gt;https://www.merchant.com/paymentProcessor.html?order=TG20071016-</w:t>
      </w:r>
    </w:p>
    <w:p w:rsidR="00BA0C2A" w:rsidRDefault="00BA0C2A" w:rsidP="00BA0C2A">
      <w:pPr>
        <w:spacing w:after="0" w:line="240" w:lineRule="auto"/>
        <w:ind w:left="2520"/>
      </w:pPr>
      <w:r>
        <w:t xml:space="preserve">   002&amp;amp</w:t>
      </w:r>
      <w:proofErr w:type="gramStart"/>
      <w:r>
        <w:t>;status</w:t>
      </w:r>
      <w:proofErr w:type="gramEnd"/>
      <w:r>
        <w:t>=success&lt;/successURL&gt;</w:t>
      </w:r>
    </w:p>
    <w:p w:rsidR="00BA0C2A" w:rsidRDefault="00BA0C2A" w:rsidP="00BA0C2A">
      <w:pPr>
        <w:spacing w:after="0" w:line="240" w:lineRule="auto"/>
        <w:ind w:left="1080"/>
      </w:pPr>
      <w:r>
        <w:t xml:space="preserve">                             &lt;failureURL&gt;https://www.merchant.com/paymentProcessor.html?order=TG20071016-</w:t>
      </w:r>
    </w:p>
    <w:p w:rsidR="00BA0C2A" w:rsidRDefault="00BA0C2A" w:rsidP="00BA0C2A">
      <w:pPr>
        <w:spacing w:after="0" w:line="240" w:lineRule="auto"/>
        <w:ind w:left="2520"/>
      </w:pPr>
      <w:r>
        <w:t xml:space="preserve">   002&amp;amp</w:t>
      </w:r>
      <w:proofErr w:type="gramStart"/>
      <w:r>
        <w:t>;status</w:t>
      </w:r>
      <w:proofErr w:type="gramEnd"/>
      <w:r>
        <w:t>=failure&lt;/failureURL&gt;</w:t>
      </w:r>
    </w:p>
    <w:p w:rsidR="00BA0C2A" w:rsidRDefault="00BA0C2A" w:rsidP="00BA0C2A">
      <w:pPr>
        <w:spacing w:after="0" w:line="240" w:lineRule="auto"/>
        <w:ind w:left="2520"/>
      </w:pPr>
      <w:r>
        <w:t>&lt;</w:t>
      </w:r>
      <w:proofErr w:type="gramStart"/>
      <w:r>
        <w:t>cancelURL</w:t>
      </w:r>
      <w:proofErr w:type="gramEnd"/>
      <w:r>
        <w:t>&gt;</w:t>
      </w:r>
      <w:hyperlink r:id="rId52" w:history="1">
        <w:r w:rsidRPr="00210057">
          <w:rPr>
            <w:rStyle w:val="Hyperlink"/>
          </w:rPr>
          <w:t>https://www.merchant.com/shoppingCart.html?order=TG20071016-</w:t>
        </w:r>
      </w:hyperlink>
      <w:r>
        <w:t xml:space="preserve">      </w:t>
      </w:r>
    </w:p>
    <w:p w:rsidR="00BA0C2A" w:rsidRDefault="00BA0C2A" w:rsidP="00BA0C2A">
      <w:pPr>
        <w:spacing w:after="0" w:line="240" w:lineRule="auto"/>
        <w:ind w:left="2520"/>
      </w:pPr>
      <w:r>
        <w:t xml:space="preserve">   </w:t>
      </w:r>
      <w:proofErr w:type="gramStart"/>
      <w:r>
        <w:t>002</w:t>
      </w:r>
      <w:proofErr w:type="gramEnd"/>
      <w:r>
        <w:t>&lt;/cancelURL&gt;</w:t>
      </w:r>
    </w:p>
    <w:p w:rsidR="00BA0C2A" w:rsidRDefault="00BA0C2A" w:rsidP="00BA0C2A">
      <w:pPr>
        <w:spacing w:after="0" w:line="240" w:lineRule="auto"/>
        <w:ind w:left="1080"/>
      </w:pPr>
      <w:r>
        <w:t xml:space="preserve">                      &lt;/PAYPAL-EXPRESS&gt;</w:t>
      </w:r>
    </w:p>
    <w:p w:rsidR="00BA0C2A" w:rsidRDefault="00BA0C2A" w:rsidP="00BA0C2A">
      <w:pPr>
        <w:spacing w:after="0" w:line="240" w:lineRule="auto"/>
        <w:ind w:left="1800"/>
      </w:pPr>
      <w:r>
        <w:t xml:space="preserve">   &lt;/paymentDetails&gt;</w:t>
      </w:r>
    </w:p>
    <w:p w:rsidR="00BA0C2A" w:rsidRDefault="00BA0C2A" w:rsidP="00BA0C2A">
      <w:pPr>
        <w:spacing w:after="0" w:line="240" w:lineRule="auto"/>
        <w:ind w:left="1800"/>
      </w:pPr>
      <w:r>
        <w:t>&lt;/order&gt;</w:t>
      </w:r>
    </w:p>
    <w:p w:rsidR="00BA0C2A" w:rsidRDefault="00BA0C2A" w:rsidP="00BA0C2A">
      <w:pPr>
        <w:spacing w:after="0" w:line="240" w:lineRule="auto"/>
        <w:ind w:left="1080"/>
      </w:pPr>
      <w:r>
        <w:t xml:space="preserve">   &lt;/submit&gt;</w:t>
      </w:r>
    </w:p>
    <w:p w:rsidR="00BA0C2A" w:rsidRPr="00CA130B" w:rsidRDefault="00BA0C2A" w:rsidP="00BA0C2A">
      <w:pPr>
        <w:spacing w:after="0" w:line="240" w:lineRule="auto"/>
        <w:ind w:left="1080"/>
      </w:pPr>
      <w:r>
        <w:t>&lt;/paymentService&gt;</w:t>
      </w:r>
    </w:p>
    <w:p w:rsidR="00BA0C2A" w:rsidRDefault="00BA0C2A" w:rsidP="00BA0C2A">
      <w:pPr>
        <w:pStyle w:val="Heading4"/>
        <w:keepNext/>
        <w:keepLines/>
        <w:ind w:left="1800"/>
      </w:pPr>
      <w:bookmarkStart w:id="340" w:name="_Toc400982050"/>
      <w:r>
        <w:t>Response Attribute Mapping</w:t>
      </w:r>
      <w:bookmarkEnd w:id="340"/>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orderCode="TG20071016-002"&gt;</w:t>
      </w:r>
    </w:p>
    <w:p w:rsidR="00BA0C2A" w:rsidRDefault="00BA0C2A" w:rsidP="00BA0C2A">
      <w:pPr>
        <w:spacing w:after="0" w:line="240" w:lineRule="auto"/>
        <w:ind w:left="1080"/>
      </w:pPr>
      <w:r>
        <w:t xml:space="preserve">            &lt;reference id="3015903693"&gt;https://secure-test.worldpay.com/jsp/simulators/shopper/PayPal_dummy_redirect.jsp?returnURL=https%3A%2F%2Fsecure-test.worldpay.com%2Fshopper%2Fpaypal%2FdirectPayment.html%3Ftoken%3DTOKEN1412764560062&amp;amp;cancelURL=https%3A%2F%2Fwww.merchant.com%2FshoppingCart.html%3Forder%3DTG20071016-002&amp;amp;subject=DUMMY&amp;amp;merchant=SAPIENTNITROECOM&amp;amp;order=TG20071016-002&amp;amp;amount=89.33&amp;amp;currency=EUR&amp;amp;description=IT Products&lt;/reference&gt;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Default="00BA0C2A" w:rsidP="00BA0C2A">
      <w:pPr>
        <w:spacing w:after="0" w:line="240" w:lineRule="auto"/>
        <w:ind w:left="1080"/>
      </w:pPr>
    </w:p>
    <w:p w:rsidR="00BA0C2A" w:rsidRPr="00F61D5D" w:rsidRDefault="00BA0C2A" w:rsidP="00F61D5D">
      <w:pPr>
        <w:pStyle w:val="Heading3"/>
        <w:keepNext/>
        <w:keepLines/>
        <w:numPr>
          <w:ilvl w:val="2"/>
          <w:numId w:val="47"/>
        </w:numPr>
        <w:pBdr>
          <w:bottom w:val="none" w:sz="0" w:space="0" w:color="auto"/>
        </w:pBdr>
        <w:spacing w:line="276" w:lineRule="auto"/>
        <w:ind w:left="1764"/>
        <w:rPr>
          <w:i w:val="0"/>
          <w:sz w:val="24"/>
          <w:szCs w:val="24"/>
        </w:rPr>
      </w:pPr>
      <w:bookmarkStart w:id="341" w:name="_Toc400982051"/>
      <w:bookmarkStart w:id="342" w:name="_Toc8306085"/>
      <w:proofErr w:type="gramStart"/>
      <w:r w:rsidRPr="00F61D5D">
        <w:rPr>
          <w:i w:val="0"/>
          <w:sz w:val="24"/>
          <w:szCs w:val="24"/>
        </w:rPr>
        <w:t>eNETS</w:t>
      </w:r>
      <w:bookmarkEnd w:id="341"/>
      <w:bookmarkEnd w:id="342"/>
      <w:proofErr w:type="gramEnd"/>
    </w:p>
    <w:p w:rsidR="00BA0C2A" w:rsidRDefault="00BA0C2A" w:rsidP="00BA0C2A">
      <w:pPr>
        <w:spacing w:after="0" w:line="240" w:lineRule="auto"/>
        <w:ind w:left="1080"/>
        <w:rPr>
          <w:sz w:val="20"/>
          <w:szCs w:val="20"/>
        </w:rPr>
      </w:pPr>
      <w:proofErr w:type="gramStart"/>
      <w:r>
        <w:rPr>
          <w:sz w:val="20"/>
          <w:szCs w:val="20"/>
        </w:rPr>
        <w:t>eNETS</w:t>
      </w:r>
      <w:proofErr w:type="gramEnd"/>
      <w:r>
        <w:rPr>
          <w:sz w:val="20"/>
          <w:szCs w:val="20"/>
        </w:rPr>
        <w:t xml:space="preserve"> is a popular real-time bank transfer payment method, available in Singapore. Shoppers can make payments online by logging on to their own bank account. The eNETS payment method supports major browsers and mobile platforms.</w:t>
      </w:r>
    </w:p>
    <w:p w:rsidR="00BA0C2A" w:rsidRDefault="00BA0C2A" w:rsidP="00BA0C2A">
      <w:pPr>
        <w:spacing w:after="0" w:line="240" w:lineRule="auto"/>
        <w:ind w:left="1080"/>
        <w:rPr>
          <w:sz w:val="20"/>
          <w:szCs w:val="20"/>
        </w:rPr>
      </w:pPr>
    </w:p>
    <w:tbl>
      <w:tblPr>
        <w:tblW w:w="4381"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477"/>
        <w:gridCol w:w="4048"/>
      </w:tblGrid>
      <w:tr w:rsidR="00BA0C2A" w:rsidRPr="00103D9C" w:rsidTr="003E51B1">
        <w:trPr>
          <w:trHeight w:val="264"/>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Debit Card payment</w:t>
            </w:r>
          </w:p>
        </w:tc>
      </w:tr>
      <w:tr w:rsidR="00BA0C2A" w:rsidRPr="00103D9C" w:rsidTr="003E51B1">
        <w:trPr>
          <w:trHeight w:val="251"/>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Pr>
                <w:rFonts w:ascii="Calibri" w:hAnsi="Calibri"/>
                <w:color w:val="393939"/>
                <w:sz w:val="20"/>
                <w:szCs w:val="20"/>
              </w:rPr>
              <w:t>Singapore</w:t>
            </w:r>
          </w:p>
        </w:tc>
      </w:tr>
      <w:tr w:rsidR="00BA0C2A" w:rsidRPr="00103D9C" w:rsidTr="003E51B1">
        <w:trPr>
          <w:trHeight w:val="26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pStyle w:val="tablebody"/>
              <w:spacing w:before="0" w:beforeAutospacing="0" w:after="0" w:afterAutospacing="0"/>
              <w:ind w:left="504"/>
              <w:rPr>
                <w:rFonts w:ascii="Calibri" w:hAnsi="Calibri"/>
                <w:color w:val="393939"/>
                <w:sz w:val="20"/>
                <w:szCs w:val="20"/>
              </w:rPr>
            </w:pPr>
            <w:r>
              <w:rPr>
                <w:rFonts w:ascii="Calibri" w:hAnsi="Calibri"/>
                <w:color w:val="393939"/>
                <w:sz w:val="20"/>
                <w:szCs w:val="20"/>
              </w:rPr>
              <w:t>SGD</w:t>
            </w:r>
          </w:p>
        </w:tc>
      </w:tr>
      <w:tr w:rsidR="00BA0C2A" w:rsidRPr="00103D9C" w:rsidTr="003E51B1">
        <w:trPr>
          <w:trHeight w:val="23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Pr>
                <w:rFonts w:ascii="Calibri" w:hAnsi="Calibri"/>
                <w:color w:val="393939"/>
                <w:sz w:val="20"/>
                <w:szCs w:val="20"/>
              </w:rPr>
              <w:t>RE</w:t>
            </w:r>
            <w:r w:rsidRPr="00103D9C">
              <w:rPr>
                <w:rFonts w:ascii="Calibri" w:hAnsi="Calibri"/>
                <w:color w:val="393939"/>
                <w:sz w:val="20"/>
                <w:szCs w:val="20"/>
              </w:rPr>
              <w:t>DIRECT</w:t>
            </w:r>
          </w:p>
        </w:tc>
      </w:tr>
    </w:tbl>
    <w:p w:rsidR="00BA0C2A" w:rsidRDefault="00BA0C2A" w:rsidP="00BA0C2A">
      <w:pPr>
        <w:spacing w:after="0" w:line="240" w:lineRule="auto"/>
        <w:ind w:left="1080"/>
        <w:rPr>
          <w:sz w:val="20"/>
          <w:szCs w:val="20"/>
        </w:rPr>
      </w:pPr>
    </w:p>
    <w:p w:rsidR="00BA0C2A" w:rsidRDefault="00BA0C2A" w:rsidP="00BA0C2A">
      <w:pPr>
        <w:pStyle w:val="Heading4"/>
        <w:keepNext/>
        <w:keepLines/>
        <w:ind w:left="1800"/>
      </w:pPr>
      <w:bookmarkStart w:id="343" w:name="_Toc400982052"/>
      <w:r>
        <w:t>Request Attribute Mapping</w:t>
      </w:r>
      <w:bookmarkEnd w:id="343"/>
    </w:p>
    <w:p w:rsidR="00BA0C2A" w:rsidRPr="00C75E15" w:rsidRDefault="00BA0C2A" w:rsidP="00BA0C2A">
      <w:pPr>
        <w:spacing w:after="0" w:line="240" w:lineRule="auto"/>
        <w:ind w:left="1080"/>
      </w:pPr>
      <w:proofErr w:type="gramStart"/>
      <w:r w:rsidRPr="00C75E15">
        <w:t>&lt;?xml</w:t>
      </w:r>
      <w:proofErr w:type="gramEnd"/>
      <w:r w:rsidRPr="00C75E15">
        <w:t xml:space="preserve"> version="1.0"?&gt;&lt;!DOCTYPE paymentService PUBLIC "-//RBS </w:t>
      </w:r>
      <w:r w:rsidR="00C04461">
        <w:t>Worldpay</w:t>
      </w:r>
      <w:r w:rsidRPr="00C75E15">
        <w:t xml:space="preserve">/DTD RBS </w:t>
      </w:r>
      <w:r w:rsidR="00C04461">
        <w:t>Worldpay</w:t>
      </w:r>
      <w:r w:rsidRPr="00C75E15">
        <w:t>PaymentService v1//EN" "http://dtd.wp3.rbsworldpay.com/paymentService_v1.dtd"&gt;</w:t>
      </w:r>
    </w:p>
    <w:p w:rsidR="00BA0C2A" w:rsidRPr="00C75E15" w:rsidRDefault="00BA0C2A" w:rsidP="00BA0C2A">
      <w:pPr>
        <w:spacing w:after="0" w:line="240" w:lineRule="auto"/>
        <w:ind w:left="1080"/>
      </w:pPr>
      <w:r w:rsidRPr="00C75E15">
        <w:t>&lt;paymentService merchantCode="SAPIENTNITROECOM" version="1.4"&gt;</w:t>
      </w:r>
    </w:p>
    <w:p w:rsidR="00BA0C2A" w:rsidRPr="00C75E15" w:rsidRDefault="00BA0C2A" w:rsidP="00BA0C2A">
      <w:pPr>
        <w:spacing w:after="0" w:line="240" w:lineRule="auto"/>
        <w:ind w:left="1080"/>
      </w:pPr>
      <w:r w:rsidRPr="00C75E15">
        <w:t>&lt;</w:t>
      </w:r>
      <w:proofErr w:type="gramStart"/>
      <w:r w:rsidRPr="00C75E15">
        <w:t>submit</w:t>
      </w:r>
      <w:proofErr w:type="gramEnd"/>
      <w:r w:rsidRPr="00C75E15">
        <w:t>&gt;</w:t>
      </w:r>
    </w:p>
    <w:p w:rsidR="00BA0C2A" w:rsidRPr="00C75E15" w:rsidRDefault="00BA0C2A" w:rsidP="00BA0C2A">
      <w:pPr>
        <w:spacing w:after="0" w:line="240" w:lineRule="auto"/>
        <w:ind w:left="1080"/>
      </w:pPr>
      <w:r w:rsidRPr="00C75E15">
        <w:tab/>
        <w:t>&lt;order orderCode="Sample_Enets_0"&gt;</w:t>
      </w:r>
    </w:p>
    <w:p w:rsidR="00BA0C2A" w:rsidRPr="00C75E15" w:rsidRDefault="00BA0C2A" w:rsidP="00BA0C2A">
      <w:pPr>
        <w:spacing w:after="0" w:line="240" w:lineRule="auto"/>
        <w:ind w:left="1080"/>
      </w:pPr>
      <w:r w:rsidRPr="00C75E15">
        <w:tab/>
      </w:r>
      <w:r w:rsidRPr="00C75E15">
        <w:tab/>
        <w:t>&lt;</w:t>
      </w:r>
      <w:proofErr w:type="gramStart"/>
      <w:r w:rsidRPr="00C75E15">
        <w:t>description&gt;</w:t>
      </w:r>
      <w:proofErr w:type="gramEnd"/>
      <w:r w:rsidRPr="00C75E15">
        <w:t>Sample_Enets_9&lt;/description&gt;</w:t>
      </w:r>
    </w:p>
    <w:p w:rsidR="00BA0C2A" w:rsidRPr="00C75E15" w:rsidRDefault="00BA0C2A" w:rsidP="00BA0C2A">
      <w:pPr>
        <w:spacing w:after="0" w:line="240" w:lineRule="auto"/>
        <w:ind w:left="1080"/>
      </w:pPr>
      <w:r w:rsidRPr="00C75E15">
        <w:tab/>
      </w:r>
      <w:r w:rsidRPr="00C75E15">
        <w:tab/>
        <w:t>&lt;amount currencyCode="SGD" exponent="2" value="1"/&gt;</w:t>
      </w:r>
    </w:p>
    <w:p w:rsidR="00BA0C2A" w:rsidRPr="00C75E15" w:rsidRDefault="00BA0C2A" w:rsidP="00BA0C2A">
      <w:pPr>
        <w:spacing w:after="0" w:line="240" w:lineRule="auto"/>
        <w:ind w:left="1080"/>
      </w:pPr>
      <w:r w:rsidRPr="00C75E15">
        <w:tab/>
      </w:r>
      <w:r w:rsidRPr="00C75E15">
        <w:tab/>
      </w:r>
      <w:proofErr w:type="gramStart"/>
      <w:r w:rsidRPr="00C75E15">
        <w:t xml:space="preserve">&lt;orderContent&gt;&amp;lt;center&amp;gt;&amp;lt;table border="1"&amp;gt;&amp;lt;tr&amp;gt;&amp;lt;th&amp;gt;ProductID&amp;lt;/th&amp;gt;&amp;lt;th&amp;gt;Product Name&amp;lt;/th&amp;gt;&amp;lt;th&amp;gt;Quantity&amp;lt;/th&amp;gt;&amp;lt;th&amp;gt;Price&amp;lt;/th&amp;gt;&amp;lt;/tr&amp;gt;&amp;lt;tr&amp;gt;&amp;lt;td&amp;gt;taylor-dress-1951113_01&amp;lt;/td&amp;gt;&amp;lt;td&amp;gt;TAYLOR DRESS&amp;lt;/td&amp;gt;&amp;lt;td&amp;gt;1&amp;lt;/td&amp;gt;&amp;lt;td&amp;gt;58&amp;lt;/td&amp;gt;&amp;lt;/tr&amp;gt;&amp;lt;tr&amp;gt;&amp;lt;td&amp;gt;taylor-dress-1951113_02&amp;lt;/td&amp;gt;&amp;lt;td&amp;gt;TAYLOR DRESS&amp;lt;/td&amp;gt;&amp;lt;td&amp;gt;1&amp;lt;/td&amp;gt;&amp;lt;td&amp;gt;60&amp;lt;/td&amp;gt;&amp;lt;/tr&amp;gt;&amp;lt;tr&amp;gt;&amp;lt;td colspan="4"&amp;gt;Your payment will be handled by RBS </w:t>
      </w:r>
      <w:r w:rsidR="00C04461">
        <w:t>Worldpay</w:t>
      </w:r>
      <w:r w:rsidRPr="00C75E15">
        <w:t xml:space="preserve"> Payments Services&amp;lt;br/&amp;gt;This name may appear on your bank statement&amp;lt;br/&amp;gt;http://www.rbsworldpay.com&amp;lt;/td&amp;gt;&amp;lt;/tr&amp;gt;&amp;lt;/table&amp;gt;&amp;lt;/center&amp;gt;&lt;/orderContent&gt;</w:t>
      </w:r>
      <w:proofErr w:type="gramEnd"/>
    </w:p>
    <w:p w:rsidR="00BA0C2A" w:rsidRPr="00C75E15" w:rsidRDefault="00BA0C2A" w:rsidP="00BA0C2A">
      <w:pPr>
        <w:spacing w:after="0" w:line="240" w:lineRule="auto"/>
        <w:ind w:left="1080"/>
      </w:pPr>
      <w:r w:rsidRPr="00C75E15">
        <w:tab/>
      </w:r>
      <w:r w:rsidRPr="00C75E15">
        <w:tab/>
        <w:t>&lt;</w:t>
      </w:r>
      <w:proofErr w:type="gramStart"/>
      <w:r w:rsidRPr="00C75E15">
        <w:t>paymentMethodMask</w:t>
      </w:r>
      <w:proofErr w:type="gramEnd"/>
      <w:r w:rsidRPr="00C75E15">
        <w:t>&gt;</w:t>
      </w:r>
    </w:p>
    <w:p w:rsidR="00BA0C2A" w:rsidRPr="00C75E15" w:rsidRDefault="00BA0C2A" w:rsidP="00BA0C2A">
      <w:pPr>
        <w:spacing w:after="0" w:line="240" w:lineRule="auto"/>
        <w:ind w:left="1080"/>
      </w:pPr>
      <w:r w:rsidRPr="00C75E15">
        <w:tab/>
      </w:r>
      <w:r w:rsidRPr="00C75E15">
        <w:tab/>
      </w:r>
      <w:r w:rsidRPr="00C75E15">
        <w:tab/>
        <w:t>&lt;include code="ENETS-SSL"/&gt;</w:t>
      </w:r>
    </w:p>
    <w:p w:rsidR="00BA0C2A" w:rsidRPr="00C75E15" w:rsidRDefault="00BA0C2A" w:rsidP="00BA0C2A">
      <w:pPr>
        <w:spacing w:after="0" w:line="240" w:lineRule="auto"/>
        <w:ind w:left="1080"/>
      </w:pPr>
      <w:r w:rsidRPr="00C75E15">
        <w:tab/>
      </w:r>
      <w:r w:rsidRPr="00C75E15">
        <w:tab/>
        <w:t>&lt;/paymentMethodMask&gt;</w:t>
      </w:r>
    </w:p>
    <w:p w:rsidR="00BA0C2A" w:rsidRPr="00C75E15" w:rsidRDefault="00BA0C2A" w:rsidP="00BA0C2A">
      <w:pPr>
        <w:spacing w:after="0" w:line="240" w:lineRule="auto"/>
        <w:ind w:left="1080"/>
      </w:pPr>
      <w:r w:rsidRPr="00C75E15">
        <w:tab/>
      </w:r>
      <w:r w:rsidRPr="00C75E15">
        <w:tab/>
        <w:t>&lt;</w:t>
      </w:r>
      <w:proofErr w:type="gramStart"/>
      <w:r w:rsidRPr="00C75E15">
        <w:t>shopper</w:t>
      </w:r>
      <w:proofErr w:type="gramEnd"/>
      <w:r w:rsidRPr="00C75E15">
        <w:t>&gt;</w:t>
      </w:r>
    </w:p>
    <w:p w:rsidR="00BA0C2A" w:rsidRPr="00C75E15" w:rsidRDefault="00BA0C2A" w:rsidP="00BA0C2A">
      <w:pPr>
        <w:spacing w:after="0" w:line="240" w:lineRule="auto"/>
        <w:ind w:left="1080"/>
      </w:pPr>
      <w:r w:rsidRPr="00C75E15">
        <w:tab/>
      </w:r>
      <w:r w:rsidRPr="00C75E15">
        <w:tab/>
      </w:r>
      <w:r w:rsidRPr="00C75E15">
        <w:tab/>
        <w:t>&lt;shopperEmailAddress&gt;manav@gmail.com&lt;/shopperEmailAddress&gt;</w:t>
      </w:r>
    </w:p>
    <w:p w:rsidR="00BA0C2A" w:rsidRPr="00C75E15" w:rsidRDefault="00BA0C2A" w:rsidP="00BA0C2A">
      <w:pPr>
        <w:spacing w:after="0" w:line="240" w:lineRule="auto"/>
        <w:ind w:left="1080"/>
      </w:pPr>
      <w:r w:rsidRPr="00C75E15">
        <w:tab/>
      </w:r>
      <w:r w:rsidRPr="00C75E15">
        <w:tab/>
        <w:t>&lt;/shopper&gt;</w:t>
      </w:r>
    </w:p>
    <w:p w:rsidR="00BA0C2A" w:rsidRPr="00C75E15" w:rsidRDefault="00BA0C2A" w:rsidP="00BA0C2A">
      <w:pPr>
        <w:spacing w:after="0" w:line="240" w:lineRule="auto"/>
        <w:ind w:left="1080"/>
      </w:pPr>
      <w:r w:rsidRPr="00C75E15">
        <w:tab/>
      </w:r>
      <w:r w:rsidRPr="00C75E15">
        <w:tab/>
        <w:t>&lt;</w:t>
      </w:r>
      <w:proofErr w:type="gramStart"/>
      <w:r w:rsidRPr="00C75E15">
        <w:t>shippingAddress</w:t>
      </w:r>
      <w:proofErr w:type="gramEnd"/>
      <w:r w:rsidRPr="00C75E15">
        <w:t>&gt;</w:t>
      </w:r>
    </w:p>
    <w:p w:rsidR="00BA0C2A" w:rsidRPr="00C75E15" w:rsidRDefault="00BA0C2A" w:rsidP="00BA0C2A">
      <w:pPr>
        <w:spacing w:after="0" w:line="240" w:lineRule="auto"/>
        <w:ind w:left="1080"/>
      </w:pPr>
      <w:r w:rsidRPr="00C75E15">
        <w:tab/>
      </w:r>
      <w:r w:rsidRPr="00C75E15">
        <w:tab/>
      </w:r>
      <w:r w:rsidRPr="00C75E15">
        <w:tab/>
        <w:t>&lt;</w:t>
      </w:r>
      <w:proofErr w:type="gramStart"/>
      <w:r w:rsidRPr="00C75E15">
        <w:t>address</w:t>
      </w:r>
      <w:proofErr w:type="gramEnd"/>
      <w:r w:rsidRPr="00C75E15">
        <w:t>&gt;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firstName&gt;</w:t>
      </w:r>
      <w:proofErr w:type="gramEnd"/>
      <w:r w:rsidRPr="00C75E15">
        <w:t>Manav&lt;/firstName&gt;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lastName&gt;</w:t>
      </w:r>
      <w:proofErr w:type="gramEnd"/>
      <w:r w:rsidRPr="00C75E15">
        <w:t>Gulati&lt;/lastName&gt;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street&gt;</w:t>
      </w:r>
      <w:proofErr w:type="gramEnd"/>
      <w:r w:rsidRPr="00C75E15">
        <w:t>test&lt;/street&gt;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postalCode&gt;</w:t>
      </w:r>
      <w:proofErr w:type="gramEnd"/>
      <w:r w:rsidRPr="00C75E15">
        <w:t>10005&lt;/postalCode&gt;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city&gt;</w:t>
      </w:r>
      <w:proofErr w:type="gramEnd"/>
      <w:r w:rsidRPr="00C75E15">
        <w:t>NY&lt;/city&gt;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countryCode&gt;</w:t>
      </w:r>
      <w:proofErr w:type="gramEnd"/>
      <w:r w:rsidRPr="00C75E15">
        <w:t>CN&lt;/countryCode&gt;</w:t>
      </w:r>
    </w:p>
    <w:p w:rsidR="00BA0C2A" w:rsidRPr="00C75E15" w:rsidRDefault="00BA0C2A" w:rsidP="00BA0C2A">
      <w:pPr>
        <w:spacing w:after="0" w:line="240" w:lineRule="auto"/>
        <w:ind w:left="1080"/>
      </w:pPr>
      <w:r w:rsidRPr="00C75E15">
        <w:tab/>
      </w:r>
      <w:r w:rsidRPr="00C75E15">
        <w:tab/>
      </w:r>
      <w:r w:rsidRPr="00C75E15">
        <w:tab/>
      </w:r>
      <w:r w:rsidRPr="00C75E15">
        <w:tab/>
        <w:t>&lt;</w:t>
      </w:r>
      <w:proofErr w:type="gramStart"/>
      <w:r w:rsidRPr="00C75E15">
        <w:t>telephoneNumber&gt;</w:t>
      </w:r>
      <w:proofErr w:type="gramEnd"/>
      <w:r w:rsidRPr="00C75E15">
        <w:t>9999999999&lt;/telephoneNumber&gt;</w:t>
      </w:r>
    </w:p>
    <w:p w:rsidR="00BA0C2A" w:rsidRPr="00C75E15" w:rsidRDefault="00BA0C2A" w:rsidP="00BA0C2A">
      <w:pPr>
        <w:spacing w:after="0" w:line="240" w:lineRule="auto"/>
        <w:ind w:left="1080"/>
      </w:pPr>
      <w:r w:rsidRPr="00C75E15">
        <w:tab/>
      </w:r>
      <w:r w:rsidRPr="00C75E15">
        <w:tab/>
      </w:r>
      <w:r w:rsidRPr="00C75E15">
        <w:tab/>
        <w:t>&lt;/address&gt;</w:t>
      </w:r>
    </w:p>
    <w:p w:rsidR="00BA0C2A" w:rsidRPr="00C75E15" w:rsidRDefault="00BA0C2A" w:rsidP="00BA0C2A">
      <w:pPr>
        <w:spacing w:after="0" w:line="240" w:lineRule="auto"/>
        <w:ind w:left="1080"/>
      </w:pPr>
      <w:r w:rsidRPr="00C75E15">
        <w:tab/>
      </w:r>
      <w:r w:rsidRPr="00C75E15">
        <w:tab/>
        <w:t>&lt;/shippingAddress&gt;</w:t>
      </w:r>
    </w:p>
    <w:p w:rsidR="00BA0C2A" w:rsidRPr="00C75E15" w:rsidRDefault="00BA0C2A" w:rsidP="00BA0C2A">
      <w:pPr>
        <w:spacing w:after="0" w:line="240" w:lineRule="auto"/>
        <w:ind w:left="1080"/>
      </w:pPr>
      <w:r w:rsidRPr="00C75E15">
        <w:tab/>
        <w:t>&lt;/order&gt;</w:t>
      </w:r>
    </w:p>
    <w:p w:rsidR="00BA0C2A" w:rsidRPr="00C75E15" w:rsidRDefault="00BA0C2A" w:rsidP="00BA0C2A">
      <w:pPr>
        <w:spacing w:after="0" w:line="240" w:lineRule="auto"/>
        <w:ind w:left="1080"/>
      </w:pPr>
      <w:r w:rsidRPr="00C75E15">
        <w:t>&lt;/submit&gt;</w:t>
      </w:r>
    </w:p>
    <w:p w:rsidR="00BA0C2A" w:rsidRPr="00C75E15" w:rsidRDefault="00BA0C2A" w:rsidP="00BA0C2A">
      <w:pPr>
        <w:spacing w:after="0" w:line="240" w:lineRule="auto"/>
        <w:ind w:left="1080"/>
      </w:pPr>
      <w:r w:rsidRPr="00C75E15">
        <w:t>&lt;/paymentService&gt;</w:t>
      </w:r>
    </w:p>
    <w:p w:rsidR="00BA0C2A" w:rsidRDefault="00BA0C2A" w:rsidP="00BA0C2A">
      <w:pPr>
        <w:pStyle w:val="Heading4"/>
        <w:keepNext/>
        <w:keepLines/>
        <w:ind w:left="1800"/>
      </w:pPr>
      <w:bookmarkStart w:id="344" w:name="_Toc400982053"/>
      <w:r>
        <w:t>Response Attribute Mapping</w:t>
      </w:r>
      <w:bookmarkEnd w:id="344"/>
    </w:p>
    <w:p w:rsidR="00BA0C2A" w:rsidRDefault="00BA0C2A" w:rsidP="00BA0C2A">
      <w:pPr>
        <w:spacing w:after="0" w:line="240" w:lineRule="auto"/>
        <w:ind w:left="1080"/>
      </w:pPr>
      <w:proofErr w:type="gramStart"/>
      <w:r>
        <w:t>&lt;?xml</w:t>
      </w:r>
      <w:proofErr w:type="gramEnd"/>
      <w:r>
        <w:t xml:space="preserve"> version="1.0" encoding="UTF-8"?&gt;</w:t>
      </w:r>
    </w:p>
    <w:p w:rsidR="00BA0C2A" w:rsidRDefault="00BA0C2A" w:rsidP="00BA0C2A">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line="240" w:lineRule="auto"/>
        <w:ind w:left="1080"/>
      </w:pPr>
      <w:r>
        <w:t xml:space="preserve">                                "http://dtd.worldpay.com/paymentService_v1.dtd"&gt;</w:t>
      </w: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t xml:space="preserve">    &lt;</w:t>
      </w:r>
      <w:proofErr w:type="gramStart"/>
      <w:r>
        <w:t>reply</w:t>
      </w:r>
      <w:proofErr w:type="gramEnd"/>
      <w:r>
        <w:t>&gt;</w:t>
      </w:r>
    </w:p>
    <w:p w:rsidR="00BA0C2A" w:rsidRDefault="00BA0C2A" w:rsidP="00BA0C2A">
      <w:pPr>
        <w:spacing w:after="0" w:line="240" w:lineRule="auto"/>
        <w:ind w:left="1080"/>
      </w:pPr>
      <w:r>
        <w:t xml:space="preserve">        &lt;orderStatus orderCode="Sample_Enets_0"&gt;</w:t>
      </w:r>
    </w:p>
    <w:p w:rsidR="00BA0C2A" w:rsidRDefault="00BA0C2A" w:rsidP="00BA0C2A">
      <w:pPr>
        <w:spacing w:after="0" w:line="240" w:lineRule="auto"/>
        <w:ind w:left="1080"/>
      </w:pPr>
      <w:r>
        <w:lastRenderedPageBreak/>
        <w:t xml:space="preserve">            &lt;</w:t>
      </w:r>
      <w:proofErr w:type="gramStart"/>
      <w:r>
        <w:t>reference</w:t>
      </w:r>
      <w:proofErr w:type="gramEnd"/>
      <w:r>
        <w:t xml:space="preserve"> id="3015959319"&gt;https://secure-test.worldpay.com/jsp/shopper/SelectPaymentMethod.jsp?OrderKey=SAPIENTNITROECOM%5ESample_Enets_0&lt;/reference&gt;</w:t>
      </w:r>
    </w:p>
    <w:p w:rsidR="00BA0C2A" w:rsidRDefault="00BA0C2A" w:rsidP="00BA0C2A">
      <w:pPr>
        <w:spacing w:after="0" w:line="240" w:lineRule="auto"/>
        <w:ind w:left="1080"/>
      </w:pPr>
      <w:r>
        <w:t xml:space="preserve">        &lt;/orderStatus&gt;</w:t>
      </w:r>
    </w:p>
    <w:p w:rsidR="00BA0C2A" w:rsidRDefault="00BA0C2A" w:rsidP="00BA0C2A">
      <w:pPr>
        <w:spacing w:after="0" w:line="240" w:lineRule="auto"/>
        <w:ind w:left="1080"/>
      </w:pPr>
      <w:r>
        <w:t xml:space="preserve">    &lt;/reply&gt;</w:t>
      </w:r>
    </w:p>
    <w:p w:rsidR="00BA0C2A" w:rsidRDefault="00BA0C2A" w:rsidP="00BA0C2A">
      <w:pPr>
        <w:spacing w:after="0" w:line="240" w:lineRule="auto"/>
        <w:ind w:left="1080"/>
      </w:pPr>
      <w:r>
        <w:t>&lt;/paymentService&gt;</w:t>
      </w:r>
    </w:p>
    <w:p w:rsidR="00BA0C2A" w:rsidRDefault="00BA0C2A" w:rsidP="00BA0C2A">
      <w:pPr>
        <w:spacing w:after="0" w:line="240" w:lineRule="auto"/>
        <w:ind w:left="1080"/>
      </w:pPr>
    </w:p>
    <w:p w:rsidR="00BA0C2A" w:rsidRPr="00F61D5D" w:rsidRDefault="00755D05" w:rsidP="00F61D5D">
      <w:pPr>
        <w:pStyle w:val="Heading3"/>
        <w:keepNext/>
        <w:keepLines/>
        <w:numPr>
          <w:ilvl w:val="2"/>
          <w:numId w:val="47"/>
        </w:numPr>
        <w:pBdr>
          <w:bottom w:val="none" w:sz="0" w:space="0" w:color="auto"/>
        </w:pBdr>
        <w:spacing w:line="276" w:lineRule="auto"/>
        <w:ind w:left="1764"/>
        <w:rPr>
          <w:i w:val="0"/>
          <w:sz w:val="24"/>
          <w:szCs w:val="24"/>
        </w:rPr>
      </w:pPr>
      <w:bookmarkStart w:id="345" w:name="_Toc400982054"/>
      <w:r w:rsidRPr="00F61D5D">
        <w:rPr>
          <w:i w:val="0"/>
          <w:sz w:val="24"/>
          <w:szCs w:val="24"/>
        </w:rPr>
        <w:t xml:space="preserve"> </w:t>
      </w:r>
      <w:bookmarkStart w:id="346" w:name="_Toc8306086"/>
      <w:proofErr w:type="gramStart"/>
      <w:r w:rsidR="00BA0C2A" w:rsidRPr="00F61D5D">
        <w:rPr>
          <w:i w:val="0"/>
          <w:sz w:val="24"/>
          <w:szCs w:val="24"/>
        </w:rPr>
        <w:t>iDEAL</w:t>
      </w:r>
      <w:bookmarkEnd w:id="345"/>
      <w:bookmarkEnd w:id="346"/>
      <w:proofErr w:type="gramEnd"/>
    </w:p>
    <w:p w:rsidR="00BA0C2A" w:rsidRDefault="00BA0C2A" w:rsidP="00BA0C2A">
      <w:pPr>
        <w:spacing w:after="0" w:line="240" w:lineRule="auto"/>
        <w:ind w:left="1080"/>
        <w:rPr>
          <w:bCs/>
        </w:rPr>
      </w:pPr>
      <w:proofErr w:type="gramStart"/>
      <w:r w:rsidRPr="008E41E8">
        <w:rPr>
          <w:bCs/>
        </w:rPr>
        <w:t>iDEAL</w:t>
      </w:r>
      <w:proofErr w:type="gramEnd"/>
      <w:r w:rsidRPr="008E41E8">
        <w:rPr>
          <w:bCs/>
        </w:rPr>
        <w:t xml:space="preserve"> is a method of payment that enables</w:t>
      </w:r>
      <w:r w:rsidRPr="008E41E8">
        <w:t> </w:t>
      </w:r>
      <w:hyperlink r:id="rId53" w:anchor="consumer" w:history="1">
        <w:r w:rsidRPr="008E41E8">
          <w:t>consumer</w:t>
        </w:r>
      </w:hyperlink>
      <w:r w:rsidRPr="008E41E8">
        <w:t> </w:t>
      </w:r>
      <w:r w:rsidRPr="008E41E8">
        <w:rPr>
          <w:bCs/>
        </w:rPr>
        <w:t>to pay online through their own bank. In addition t</w:t>
      </w:r>
      <w:r w:rsidR="00DF25C7">
        <w:rPr>
          <w:bCs/>
        </w:rPr>
        <w:t>o webshops, other online organiz</w:t>
      </w:r>
      <w:r w:rsidRPr="008E41E8">
        <w:rPr>
          <w:bCs/>
        </w:rPr>
        <w:t xml:space="preserve">ations that are not part of the e-commerce market also offer iDEAL. </w:t>
      </w:r>
    </w:p>
    <w:p w:rsidR="00BA0C2A" w:rsidRDefault="00BA0C2A" w:rsidP="00BA0C2A">
      <w:pPr>
        <w:spacing w:after="0" w:line="240" w:lineRule="auto"/>
        <w:ind w:left="1080"/>
      </w:pPr>
    </w:p>
    <w:p w:rsidR="00EF0F98" w:rsidRPr="008E41E8" w:rsidRDefault="00EF0F98" w:rsidP="00BA0C2A">
      <w:pPr>
        <w:spacing w:after="0" w:line="240" w:lineRule="auto"/>
        <w:ind w:left="1080"/>
      </w:pPr>
    </w:p>
    <w:tbl>
      <w:tblPr>
        <w:tblW w:w="4462"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667"/>
        <w:gridCol w:w="4016"/>
      </w:tblGrid>
      <w:tr w:rsidR="00BA0C2A" w:rsidRPr="00103D9C" w:rsidTr="003E51B1">
        <w:trPr>
          <w:trHeight w:val="252"/>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A0C2A" w:rsidRPr="00103D9C" w:rsidTr="003E51B1">
        <w:trPr>
          <w:trHeight w:val="239"/>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sz w:val="20"/>
                <w:szCs w:val="20"/>
              </w:rPr>
            </w:pPr>
            <w:r w:rsidRPr="003C55C4">
              <w:rPr>
                <w:rFonts w:ascii="Calibri" w:hAnsi="Calibri"/>
                <w:color w:val="393939"/>
                <w:sz w:val="20"/>
                <w:szCs w:val="20"/>
              </w:rPr>
              <w:t>Netherlands</w:t>
            </w:r>
          </w:p>
        </w:tc>
      </w:tr>
      <w:tr w:rsidR="00BA0C2A" w:rsidRPr="00103D9C" w:rsidTr="003E51B1">
        <w:trPr>
          <w:trHeight w:val="252"/>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40" w:lineRule="auto"/>
              <w:ind w:left="504"/>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8E41E8">
              <w:rPr>
                <w:rFonts w:ascii="Calibri" w:hAnsi="Calibri"/>
                <w:color w:val="393939"/>
                <w:sz w:val="20"/>
                <w:szCs w:val="20"/>
              </w:rPr>
              <w:t>EUR</w:t>
            </w:r>
          </w:p>
        </w:tc>
      </w:tr>
      <w:tr w:rsidR="00BA0C2A" w:rsidRPr="00103D9C" w:rsidTr="003E51B1">
        <w:trPr>
          <w:trHeight w:val="22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103D9C" w:rsidRDefault="00BA0C2A" w:rsidP="00BA0C2A">
            <w:pPr>
              <w:spacing w:after="0" w:line="220" w:lineRule="atLeast"/>
              <w:ind w:left="504"/>
              <w:rPr>
                <w:rFonts w:ascii="Verdana" w:eastAsia="Times New Roman" w:hAnsi="Verdana" w:cs="Times New Roman"/>
                <w:sz w:val="20"/>
                <w:szCs w:val="20"/>
              </w:rPr>
            </w:pPr>
            <w:r w:rsidRPr="00103D9C">
              <w:rPr>
                <w:rFonts w:ascii="Calibri" w:hAnsi="Calibri"/>
                <w:color w:val="393939"/>
                <w:sz w:val="20"/>
                <w:szCs w:val="20"/>
              </w:rPr>
              <w:t>DIRECT</w:t>
            </w:r>
          </w:p>
        </w:tc>
      </w:tr>
    </w:tbl>
    <w:p w:rsidR="00BA0C2A" w:rsidRDefault="00BA0C2A" w:rsidP="00BA0C2A">
      <w:pPr>
        <w:spacing w:after="0" w:line="240" w:lineRule="auto"/>
        <w:ind w:left="1080"/>
      </w:pPr>
    </w:p>
    <w:p w:rsidR="00BA0C2A" w:rsidRDefault="00BA0C2A" w:rsidP="00BA0C2A">
      <w:pPr>
        <w:spacing w:after="0" w:line="240" w:lineRule="auto"/>
        <w:ind w:left="1080"/>
      </w:pPr>
    </w:p>
    <w:tbl>
      <w:tblPr>
        <w:tblW w:w="4475" w:type="pct"/>
        <w:tblCellSpacing w:w="15" w:type="dxa"/>
        <w:tblInd w:w="576"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4100"/>
        <w:gridCol w:w="4608"/>
      </w:tblGrid>
      <w:tr w:rsidR="00BA0C2A" w:rsidRPr="00103D9C" w:rsidTr="003E51B1">
        <w:trPr>
          <w:trHeight w:val="156"/>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Names</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A0C2A" w:rsidRPr="00103D9C" w:rsidRDefault="00BA0C2A" w:rsidP="00BA0C2A">
            <w:pPr>
              <w:spacing w:after="0" w:line="240" w:lineRule="auto"/>
              <w:ind w:left="504"/>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Bank ID’s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ING</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ABN_AMRO</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ASN</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ASN</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Rabobank</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RABOBANK</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w:t>
            </w:r>
          </w:p>
        </w:tc>
      </w:tr>
      <w:tr w:rsidR="00BA0C2A" w:rsidRPr="00103D9C" w:rsidTr="003E51B1">
        <w:trPr>
          <w:trHeight w:val="156"/>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SNS Regio</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SNS_REGIO</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Triodos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TRIODOS</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Van Lanschot</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VAN_LANSCHOT</w:t>
            </w:r>
          </w:p>
        </w:tc>
      </w:tr>
      <w:tr w:rsidR="00BA0C2A" w:rsidRPr="00103D9C" w:rsidTr="003E51B1">
        <w:trPr>
          <w:trHeight w:val="14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3C55C4" w:rsidRDefault="00BA0C2A" w:rsidP="00BA0C2A">
            <w:pPr>
              <w:spacing w:after="0" w:line="240" w:lineRule="auto"/>
              <w:ind w:left="504"/>
              <w:rPr>
                <w:rFonts w:ascii="Calibri" w:hAnsi="Calibri"/>
                <w:color w:val="393939"/>
                <w:sz w:val="20"/>
                <w:szCs w:val="20"/>
              </w:rPr>
            </w:pPr>
            <w:r w:rsidRPr="003C55C4">
              <w:rPr>
                <w:rFonts w:ascii="Calibri" w:hAnsi="Calibri"/>
                <w:color w:val="393939"/>
                <w:sz w:val="20"/>
                <w:szCs w:val="20"/>
              </w:rPr>
              <w:t>Knab</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A0C2A" w:rsidRPr="00103D9C" w:rsidRDefault="00BA0C2A" w:rsidP="00BA0C2A">
            <w:pPr>
              <w:spacing w:after="0" w:line="220" w:lineRule="atLeast"/>
              <w:ind w:left="504"/>
              <w:rPr>
                <w:rFonts w:ascii="Calibri" w:hAnsi="Calibri"/>
                <w:color w:val="393939"/>
                <w:sz w:val="20"/>
                <w:szCs w:val="20"/>
              </w:rPr>
            </w:pPr>
            <w:r w:rsidRPr="003C55C4">
              <w:rPr>
                <w:rFonts w:ascii="Calibri" w:hAnsi="Calibri"/>
                <w:color w:val="393939"/>
                <w:sz w:val="20"/>
                <w:szCs w:val="20"/>
              </w:rPr>
              <w:t>KNAB</w:t>
            </w:r>
          </w:p>
        </w:tc>
      </w:tr>
    </w:tbl>
    <w:p w:rsidR="00BA0C2A" w:rsidRDefault="00BA0C2A" w:rsidP="00BA0C2A">
      <w:pPr>
        <w:spacing w:after="0" w:line="240" w:lineRule="auto"/>
        <w:ind w:left="1080"/>
      </w:pPr>
    </w:p>
    <w:p w:rsidR="00BA0C2A" w:rsidRDefault="00BA0C2A" w:rsidP="00BA0C2A">
      <w:pPr>
        <w:pStyle w:val="Heading4"/>
        <w:keepNext/>
        <w:keepLines/>
        <w:ind w:left="1800"/>
      </w:pPr>
      <w:bookmarkStart w:id="347" w:name="_Toc400982055"/>
      <w:r>
        <w:t>Request Attribute Mapping</w:t>
      </w:r>
      <w:bookmarkEnd w:id="347"/>
    </w:p>
    <w:p w:rsidR="00BA0C2A" w:rsidRDefault="00BA0C2A" w:rsidP="00BA0C2A">
      <w:pPr>
        <w:spacing w:line="240" w:lineRule="auto"/>
        <w:ind w:left="1080"/>
      </w:pPr>
      <w:proofErr w:type="gramStart"/>
      <w:r>
        <w:t>&lt;?xml</w:t>
      </w:r>
      <w:proofErr w:type="gramEnd"/>
      <w:r>
        <w:t xml:space="preserve"> version="1.0" encoding="UTF-8"?&gt;</w:t>
      </w:r>
    </w:p>
    <w:p w:rsidR="00BA0C2A" w:rsidRDefault="00BA0C2A" w:rsidP="00BA0C2A">
      <w:pPr>
        <w:spacing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line="240" w:lineRule="auto"/>
        <w:ind w:left="1080"/>
      </w:pPr>
      <w:r>
        <w:t xml:space="preserve">                                "http://dtd.worldpay.com/paymentService_v1.dtd"&gt;</w:t>
      </w:r>
    </w:p>
    <w:p w:rsidR="00BA0C2A" w:rsidRDefault="00BA0C2A" w:rsidP="00BA0C2A">
      <w:pPr>
        <w:spacing w:line="240" w:lineRule="auto"/>
        <w:ind w:left="1080"/>
      </w:pPr>
    </w:p>
    <w:p w:rsidR="00BA0C2A" w:rsidRDefault="00BA0C2A" w:rsidP="00BA0C2A">
      <w:pPr>
        <w:spacing w:after="0" w:line="240" w:lineRule="auto"/>
        <w:ind w:left="1080"/>
      </w:pPr>
      <w:r>
        <w:t>&lt;paymentService version="1.4" merchantCode="SAPIENTNITROECOM"&gt;</w:t>
      </w:r>
    </w:p>
    <w:p w:rsidR="00BA0C2A" w:rsidRDefault="00BA0C2A" w:rsidP="00BA0C2A">
      <w:pPr>
        <w:spacing w:after="0" w:line="240" w:lineRule="auto"/>
        <w:ind w:left="1080"/>
      </w:pPr>
      <w:r>
        <w:lastRenderedPageBreak/>
        <w:t xml:space="preserve"> &lt;</w:t>
      </w:r>
      <w:proofErr w:type="gramStart"/>
      <w:r>
        <w:t>submit</w:t>
      </w:r>
      <w:proofErr w:type="gramEnd"/>
      <w:r>
        <w:t>&gt;</w:t>
      </w:r>
    </w:p>
    <w:p w:rsidR="00BA0C2A" w:rsidRDefault="00BA0C2A" w:rsidP="00BA0C2A">
      <w:pPr>
        <w:spacing w:after="0" w:line="240" w:lineRule="auto"/>
        <w:ind w:left="1080"/>
      </w:pPr>
      <w:r>
        <w:t xml:space="preserve">   &lt;order orderCode="TG20090909-123"&gt;</w:t>
      </w:r>
    </w:p>
    <w:p w:rsidR="00BA0C2A" w:rsidRDefault="00BA0C2A" w:rsidP="00BA0C2A">
      <w:pPr>
        <w:spacing w:after="0" w:line="240" w:lineRule="auto"/>
        <w:ind w:left="1080"/>
      </w:pPr>
      <w:r>
        <w:t xml:space="preserve">     &lt;</w:t>
      </w:r>
      <w:proofErr w:type="gramStart"/>
      <w:r>
        <w:t>description&gt;</w:t>
      </w:r>
      <w:proofErr w:type="gramEnd"/>
      <w:r>
        <w:t>IT Products&lt;/description&gt;</w:t>
      </w:r>
    </w:p>
    <w:p w:rsidR="00BA0C2A" w:rsidRDefault="00BA0C2A" w:rsidP="00BA0C2A">
      <w:pPr>
        <w:spacing w:after="0" w:line="240" w:lineRule="auto"/>
        <w:ind w:left="1080"/>
      </w:pPr>
      <w:r>
        <w:t xml:space="preserve">      &lt;amount value="2002" currencyCode="EUR" exponent="2"/&gt;</w:t>
      </w:r>
    </w:p>
    <w:p w:rsidR="00BA0C2A" w:rsidRDefault="00BA0C2A" w:rsidP="00BA0C2A">
      <w:pPr>
        <w:spacing w:after="0" w:line="240" w:lineRule="auto"/>
        <w:ind w:left="1080"/>
      </w:pPr>
      <w:r>
        <w:t xml:space="preserve">      &lt;</w:t>
      </w:r>
      <w:proofErr w:type="gramStart"/>
      <w:r>
        <w:t>orderContent&gt;</w:t>
      </w:r>
      <w:proofErr w:type="gramEnd"/>
      <w:r>
        <w:t>The order content&lt;/orderContent&gt;</w:t>
      </w:r>
    </w:p>
    <w:p w:rsidR="00BA0C2A" w:rsidRDefault="00BA0C2A" w:rsidP="00BA0C2A">
      <w:pPr>
        <w:spacing w:after="0" w:line="240" w:lineRule="auto"/>
        <w:ind w:left="1080"/>
      </w:pPr>
      <w:r>
        <w:t xml:space="preserve">      &lt;</w:t>
      </w:r>
      <w:proofErr w:type="gramStart"/>
      <w:r>
        <w:t>paymentDetails</w:t>
      </w:r>
      <w:proofErr w:type="gramEnd"/>
      <w:r>
        <w:t>&gt;</w:t>
      </w:r>
    </w:p>
    <w:p w:rsidR="00BA0C2A" w:rsidRDefault="00BA0C2A" w:rsidP="00BA0C2A">
      <w:pPr>
        <w:spacing w:after="0" w:line="240" w:lineRule="auto"/>
        <w:ind w:left="1080"/>
      </w:pPr>
      <w:r>
        <w:t xml:space="preserve">       &lt;IDEAL-SSL shopperBankCode="ING"&gt;</w:t>
      </w:r>
    </w:p>
    <w:p w:rsidR="00BA0C2A" w:rsidRDefault="00BA0C2A" w:rsidP="00BA0C2A">
      <w:pPr>
        <w:spacing w:after="0" w:line="240" w:lineRule="auto"/>
        <w:ind w:left="1080"/>
      </w:pPr>
      <w:r>
        <w:tab/>
      </w:r>
      <w:r>
        <w:tab/>
      </w:r>
      <w:r>
        <w:tab/>
        <w:t xml:space="preserve">&lt;successURL&gt;https://www.merchant.com/success?order=1249480932689&lt;/successURL&gt;   </w:t>
      </w:r>
    </w:p>
    <w:p w:rsidR="00BA0C2A" w:rsidRDefault="00BA0C2A" w:rsidP="00BA0C2A">
      <w:pPr>
        <w:spacing w:after="0" w:line="240" w:lineRule="auto"/>
        <w:ind w:left="1080"/>
      </w:pPr>
      <w:r>
        <w:tab/>
      </w:r>
      <w:r>
        <w:tab/>
      </w:r>
      <w:r>
        <w:tab/>
        <w:t>&lt;failureURL&gt;https://www.merchant.com/failure?order=1249480932689&lt;/failureURL&gt;</w:t>
      </w:r>
    </w:p>
    <w:p w:rsidR="00BA0C2A" w:rsidRDefault="00BA0C2A" w:rsidP="00BA0C2A">
      <w:pPr>
        <w:spacing w:after="0" w:line="240" w:lineRule="auto"/>
        <w:ind w:left="1080"/>
      </w:pPr>
      <w:r>
        <w:tab/>
      </w:r>
      <w:r>
        <w:tab/>
      </w:r>
      <w:r>
        <w:tab/>
        <w:t>&lt;cancelURL&gt;https://www.merchant.com/cancel?order=1249480932689&lt;/cancelURL&gt;</w:t>
      </w:r>
    </w:p>
    <w:p w:rsidR="00BA0C2A" w:rsidRDefault="00BA0C2A" w:rsidP="00BA0C2A">
      <w:pPr>
        <w:spacing w:after="0" w:line="240" w:lineRule="auto"/>
        <w:ind w:left="1080"/>
      </w:pPr>
      <w:r>
        <w:t xml:space="preserve">         &lt;/IDEAL-SSL&gt;</w:t>
      </w:r>
    </w:p>
    <w:p w:rsidR="00BA0C2A" w:rsidRDefault="00BA0C2A" w:rsidP="00BA0C2A">
      <w:pPr>
        <w:spacing w:after="0" w:line="240" w:lineRule="auto"/>
        <w:ind w:left="1080"/>
      </w:pPr>
      <w:r>
        <w:t xml:space="preserve">      &lt;/paymentDetails&gt;</w:t>
      </w:r>
    </w:p>
    <w:p w:rsidR="00BA0C2A" w:rsidRDefault="00BA0C2A" w:rsidP="00BA0C2A">
      <w:pPr>
        <w:spacing w:after="0" w:line="240" w:lineRule="auto"/>
        <w:ind w:left="1080"/>
      </w:pPr>
      <w:r>
        <w:t xml:space="preserve">    &lt;/order&gt;</w:t>
      </w:r>
    </w:p>
    <w:p w:rsidR="00BA0C2A" w:rsidRDefault="00BA0C2A" w:rsidP="00BA0C2A">
      <w:pPr>
        <w:spacing w:after="0" w:line="240" w:lineRule="auto"/>
        <w:ind w:left="1080"/>
      </w:pPr>
      <w:r>
        <w:t xml:space="preserve">  &lt;/submit&gt;</w:t>
      </w:r>
    </w:p>
    <w:p w:rsidR="00BA0C2A" w:rsidRPr="00426BF5" w:rsidRDefault="00BA0C2A" w:rsidP="00BA0C2A">
      <w:pPr>
        <w:spacing w:after="0" w:line="240" w:lineRule="auto"/>
        <w:ind w:left="1080"/>
      </w:pPr>
      <w:r>
        <w:t>&lt;/paymentService&gt;</w:t>
      </w:r>
    </w:p>
    <w:p w:rsidR="00BA0C2A" w:rsidRDefault="00BA0C2A" w:rsidP="00BA0C2A">
      <w:pPr>
        <w:pStyle w:val="Heading4"/>
        <w:keepNext/>
        <w:keepLines/>
        <w:ind w:left="1800"/>
      </w:pPr>
      <w:bookmarkStart w:id="348" w:name="_Toc400982056"/>
      <w:r>
        <w:t>Response Attribute Mapping</w:t>
      </w:r>
      <w:bookmarkEnd w:id="348"/>
    </w:p>
    <w:p w:rsidR="00BA0C2A" w:rsidRDefault="00BA0C2A" w:rsidP="00BA0C2A">
      <w:pPr>
        <w:spacing w:after="0"/>
        <w:ind w:left="1080"/>
      </w:pPr>
      <w:r>
        <w:t xml:space="preserve">  </w:t>
      </w:r>
      <w:proofErr w:type="gramStart"/>
      <w:r>
        <w:t>&lt;?xml</w:t>
      </w:r>
      <w:proofErr w:type="gramEnd"/>
      <w:r>
        <w:t xml:space="preserve"> version="1.0" encoding="UTF-8"?&gt;</w:t>
      </w:r>
    </w:p>
    <w:p w:rsidR="00BA0C2A" w:rsidRDefault="00BA0C2A" w:rsidP="00BA0C2A">
      <w:pPr>
        <w:spacing w:after="0"/>
        <w:ind w:left="1080"/>
      </w:pPr>
      <w:r>
        <w:t xml:space="preserve">  </w:t>
      </w: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A0C2A" w:rsidRDefault="00BA0C2A" w:rsidP="00BA0C2A">
      <w:pPr>
        <w:spacing w:after="0"/>
        <w:ind w:left="1080"/>
      </w:pPr>
      <w:r>
        <w:t xml:space="preserve">                                  "http://dtd.worldpay.com/paymentService_v1.dtd"&gt;</w:t>
      </w:r>
    </w:p>
    <w:p w:rsidR="00BA0C2A" w:rsidRDefault="00BA0C2A" w:rsidP="00BA0C2A">
      <w:pPr>
        <w:spacing w:after="0"/>
        <w:ind w:left="1080"/>
      </w:pPr>
      <w:r>
        <w:t xml:space="preserve">  &lt;paymentService version="1.4" merchantCode="SAPIENTNITROECOM"&gt;</w:t>
      </w:r>
    </w:p>
    <w:p w:rsidR="00BA0C2A" w:rsidRDefault="00BA0C2A" w:rsidP="00BA0C2A">
      <w:pPr>
        <w:spacing w:after="0"/>
        <w:ind w:left="1080"/>
      </w:pPr>
      <w:r>
        <w:t xml:space="preserve">      &lt;</w:t>
      </w:r>
      <w:proofErr w:type="gramStart"/>
      <w:r>
        <w:t>reply</w:t>
      </w:r>
      <w:proofErr w:type="gramEnd"/>
      <w:r>
        <w:t>&gt;</w:t>
      </w:r>
    </w:p>
    <w:p w:rsidR="00BA0C2A" w:rsidRDefault="00BA0C2A" w:rsidP="00BA0C2A">
      <w:pPr>
        <w:spacing w:after="0"/>
        <w:ind w:left="1080"/>
      </w:pPr>
      <w:r>
        <w:t xml:space="preserve">          &lt;orderStatus orderCode="TG20090909-123"&gt;</w:t>
      </w:r>
    </w:p>
    <w:p w:rsidR="00BA0C2A" w:rsidRDefault="00BA0C2A" w:rsidP="00BA0C2A">
      <w:pPr>
        <w:spacing w:after="0"/>
        <w:ind w:left="1080"/>
      </w:pPr>
      <w:r>
        <w:t xml:space="preserve">              &lt;</w:t>
      </w:r>
      <w:proofErr w:type="gramStart"/>
      <w:r>
        <w:t>reference</w:t>
      </w:r>
      <w:proofErr w:type="gramEnd"/>
      <w:r>
        <w:t xml:space="preserve"> id="3015960397"&gt;https://secure-test.worldpay.com/wcc/simulator?op=IDEAL-AuthInit&amp;amp;trxId=126208818731246&lt;/reference&gt;</w:t>
      </w:r>
    </w:p>
    <w:p w:rsidR="00BA0C2A" w:rsidRDefault="00BA0C2A" w:rsidP="00BA0C2A">
      <w:pPr>
        <w:spacing w:after="0"/>
        <w:ind w:left="1080"/>
      </w:pPr>
      <w:r>
        <w:t xml:space="preserve">          &lt;/orderStatus&gt;</w:t>
      </w:r>
    </w:p>
    <w:p w:rsidR="00BA0C2A" w:rsidRDefault="00BA0C2A" w:rsidP="00BA0C2A">
      <w:pPr>
        <w:spacing w:after="0"/>
        <w:ind w:left="1080"/>
      </w:pPr>
      <w:r>
        <w:t xml:space="preserve">      &lt;/reply&gt;</w:t>
      </w:r>
    </w:p>
    <w:p w:rsidR="00BA0C2A" w:rsidRDefault="00BA0C2A" w:rsidP="00BA0C2A">
      <w:pPr>
        <w:spacing w:after="0"/>
        <w:ind w:left="1080"/>
      </w:pPr>
      <w:r>
        <w:t xml:space="preserve">  &lt;/paymentService&gt;</w:t>
      </w:r>
    </w:p>
    <w:p w:rsidR="00B84250" w:rsidRPr="00F61D5D" w:rsidRDefault="00B84250" w:rsidP="00F61D5D">
      <w:pPr>
        <w:pStyle w:val="Heading3"/>
        <w:keepNext/>
        <w:keepLines/>
        <w:numPr>
          <w:ilvl w:val="2"/>
          <w:numId w:val="47"/>
        </w:numPr>
        <w:pBdr>
          <w:bottom w:val="none" w:sz="0" w:space="0" w:color="auto"/>
        </w:pBdr>
        <w:spacing w:line="276" w:lineRule="auto"/>
        <w:ind w:left="1764"/>
        <w:rPr>
          <w:i w:val="0"/>
          <w:sz w:val="24"/>
          <w:szCs w:val="24"/>
        </w:rPr>
      </w:pPr>
      <w:bookmarkStart w:id="349" w:name="_Toc406163048"/>
      <w:bookmarkStart w:id="350" w:name="_Toc8306087"/>
      <w:r w:rsidRPr="00F61D5D">
        <w:rPr>
          <w:i w:val="0"/>
          <w:sz w:val="24"/>
          <w:szCs w:val="24"/>
        </w:rPr>
        <w:t>GiroPay</w:t>
      </w:r>
      <w:bookmarkEnd w:id="349"/>
      <w:bookmarkEnd w:id="350"/>
    </w:p>
    <w:p w:rsidR="00B84250" w:rsidRDefault="00B84250" w:rsidP="00B84250">
      <w:pPr>
        <w:spacing w:after="0" w:line="240" w:lineRule="auto"/>
        <w:ind w:left="1080"/>
        <w:rPr>
          <w:bCs/>
        </w:rPr>
      </w:pPr>
      <w:r w:rsidRPr="00ED0CEA">
        <w:rPr>
          <w:bCs/>
        </w:rPr>
        <w:t>This is a popular German bank transfer payment method that shoppers can use to login to their bank account to make an online paymen</w:t>
      </w:r>
      <w:r w:rsidR="00DF25C7">
        <w:rPr>
          <w:bCs/>
        </w:rPr>
        <w:t xml:space="preserve">t. Giropay payments </w:t>
      </w:r>
      <w:proofErr w:type="gramStart"/>
      <w:r w:rsidR="00DF25C7">
        <w:rPr>
          <w:bCs/>
        </w:rPr>
        <w:t>are authoriz</w:t>
      </w:r>
      <w:r w:rsidRPr="00ED0CEA">
        <w:rPr>
          <w:bCs/>
        </w:rPr>
        <w:t>ed</w:t>
      </w:r>
      <w:proofErr w:type="gramEnd"/>
      <w:r w:rsidRPr="00ED0CEA">
        <w:rPr>
          <w:bCs/>
        </w:rPr>
        <w:t xml:space="preserve"> immediately after the shopper submits their payment request</w:t>
      </w:r>
      <w:r>
        <w:rPr>
          <w:bCs/>
        </w:rPr>
        <w:t xml:space="preserve">. Shopper needs to enter the Bank Code value on payment page </w:t>
      </w:r>
      <w:r w:rsidR="00EF0F98">
        <w:rPr>
          <w:bCs/>
        </w:rPr>
        <w:t>and Bank</w:t>
      </w:r>
      <w:r>
        <w:rPr>
          <w:bCs/>
        </w:rPr>
        <w:t xml:space="preserve"> details will be sent in as a part of DIRECT XML request as b</w:t>
      </w:r>
      <w:r w:rsidRPr="008242C1">
        <w:rPr>
          <w:b/>
        </w:rPr>
        <w:t>ankCode</w:t>
      </w:r>
      <w:r>
        <w:t xml:space="preserve"> node</w:t>
      </w:r>
      <w:r>
        <w:rPr>
          <w:bCs/>
        </w:rPr>
        <w:t>.</w:t>
      </w:r>
    </w:p>
    <w:p w:rsidR="00B84250" w:rsidRPr="008E41E8" w:rsidRDefault="00B84250" w:rsidP="00B84250">
      <w:pPr>
        <w:spacing w:after="0" w:line="240" w:lineRule="auto"/>
        <w:ind w:left="1080"/>
      </w:pP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 Time Bank Transfer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Pr>
                <w:rFonts w:ascii="Calibri" w:hAnsi="Calibri"/>
                <w:color w:val="393939"/>
                <w:sz w:val="20"/>
                <w:szCs w:val="20"/>
              </w:rPr>
              <w:t>Germany</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8E41E8">
              <w:rPr>
                <w:rFonts w:ascii="Calibri" w:hAnsi="Calibri"/>
                <w:color w:val="393939"/>
                <w:sz w:val="20"/>
                <w:szCs w:val="20"/>
              </w:rPr>
              <w:t>EUR</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GIROPAY-SSL</w:t>
            </w:r>
          </w:p>
        </w:tc>
      </w:tr>
    </w:tbl>
    <w:p w:rsidR="00B84250" w:rsidRDefault="00B84250" w:rsidP="00B84250">
      <w:pPr>
        <w:spacing w:after="0" w:line="240" w:lineRule="auto"/>
        <w:ind w:left="1080"/>
      </w:pPr>
    </w:p>
    <w:p w:rsidR="00B84250" w:rsidRDefault="00856FA3" w:rsidP="0095421A">
      <w:pPr>
        <w:pStyle w:val="Heading4"/>
        <w:keepNext/>
        <w:keepLines/>
        <w:ind w:left="1800"/>
      </w:pPr>
      <w:bookmarkStart w:id="351" w:name="_Toc406163049"/>
      <w:r>
        <w:tab/>
      </w:r>
      <w:r w:rsidR="00B84250">
        <w:t>Request Attribute Mapping</w:t>
      </w:r>
      <w:bookmarkEnd w:id="351"/>
    </w:p>
    <w:p w:rsidR="00B84250" w:rsidRDefault="00B84250" w:rsidP="00B84250">
      <w:pPr>
        <w:spacing w:after="0" w:line="240" w:lineRule="auto"/>
        <w:ind w:left="1080"/>
      </w:pPr>
      <w:proofErr w:type="gramStart"/>
      <w:r>
        <w:t>&lt;?xml</w:t>
      </w:r>
      <w:proofErr w:type="gramEnd"/>
      <w:r>
        <w:t xml:space="preserve"> version="1.0" encoding="UTF-8"?&gt; </w:t>
      </w:r>
    </w:p>
    <w:p w:rsidR="00B84250" w:rsidRDefault="00B84250" w:rsidP="00B84250">
      <w:pPr>
        <w:spacing w:after="0" w:line="240" w:lineRule="auto"/>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 "http://dtd.worldpay.com/paymentService_v1.dtd"&gt; </w:t>
      </w:r>
    </w:p>
    <w:p w:rsidR="00B84250" w:rsidRDefault="00B84250" w:rsidP="00B84250">
      <w:pPr>
        <w:spacing w:after="0" w:line="240" w:lineRule="auto"/>
        <w:ind w:left="1080"/>
      </w:pPr>
      <w:r>
        <w:t>&lt;paymentService version="1.4" merchantCode="MERCHANTCODE"&gt;</w:t>
      </w:r>
    </w:p>
    <w:p w:rsidR="00B84250" w:rsidRDefault="00B84250" w:rsidP="00B84250">
      <w:pPr>
        <w:spacing w:after="0" w:line="240" w:lineRule="auto"/>
        <w:ind w:left="1080"/>
      </w:pPr>
      <w:r>
        <w:t>&lt;</w:t>
      </w:r>
      <w:proofErr w:type="gramStart"/>
      <w:r>
        <w:t>submit</w:t>
      </w:r>
      <w:proofErr w:type="gramEnd"/>
      <w:r>
        <w:t>&gt;</w:t>
      </w:r>
    </w:p>
    <w:p w:rsidR="00B84250" w:rsidRDefault="00B84250" w:rsidP="00B84250">
      <w:pPr>
        <w:spacing w:after="0" w:line="240" w:lineRule="auto"/>
        <w:ind w:left="1080"/>
      </w:pPr>
      <w:r>
        <w:t xml:space="preserve">&lt;order orderCode="GiropayTestOrder"&gt; </w:t>
      </w:r>
    </w:p>
    <w:p w:rsidR="00B84250" w:rsidRDefault="00B84250" w:rsidP="00B84250">
      <w:pPr>
        <w:spacing w:after="0" w:line="240" w:lineRule="auto"/>
        <w:ind w:left="1080"/>
      </w:pPr>
      <w:r>
        <w:tab/>
        <w:t>&lt;</w:t>
      </w:r>
      <w:proofErr w:type="gramStart"/>
      <w:r>
        <w:t>description&gt;</w:t>
      </w:r>
      <w:proofErr w:type="gramEnd"/>
      <w:r>
        <w:t xml:space="preserve">test order&lt;/description&gt; </w:t>
      </w:r>
    </w:p>
    <w:p w:rsidR="00B84250" w:rsidRDefault="00B84250" w:rsidP="00B84250">
      <w:pPr>
        <w:spacing w:after="0" w:line="240" w:lineRule="auto"/>
        <w:ind w:left="1080"/>
      </w:pPr>
      <w:r>
        <w:tab/>
        <w:t xml:space="preserve">&lt;amount value="100" currencyCode="EUR" exponent="2"/&gt; </w:t>
      </w:r>
    </w:p>
    <w:p w:rsidR="00B84250" w:rsidRDefault="00B84250" w:rsidP="00B84250">
      <w:pPr>
        <w:spacing w:after="0" w:line="240" w:lineRule="auto"/>
        <w:ind w:left="1080"/>
      </w:pPr>
      <w:r>
        <w:tab/>
        <w:t>&lt;</w:t>
      </w:r>
      <w:proofErr w:type="gramStart"/>
      <w:r>
        <w:t>orderContent</w:t>
      </w:r>
      <w:proofErr w:type="gramEnd"/>
      <w:r>
        <w:t xml:space="preserve">&gt;&lt;![CDATA[]]&gt; &lt;/orderContent&gt; </w:t>
      </w:r>
    </w:p>
    <w:p w:rsidR="00B84250" w:rsidRDefault="00B84250" w:rsidP="00B84250">
      <w:pPr>
        <w:spacing w:after="0" w:line="240" w:lineRule="auto"/>
        <w:ind w:left="1080"/>
      </w:pPr>
      <w:r>
        <w:tab/>
        <w:t>&lt;</w:t>
      </w:r>
      <w:proofErr w:type="gramStart"/>
      <w:r>
        <w:t>paymentDetails</w:t>
      </w:r>
      <w:proofErr w:type="gramEnd"/>
      <w:r>
        <w:t xml:space="preserve">&gt; </w:t>
      </w:r>
    </w:p>
    <w:p w:rsidR="00B84250" w:rsidRDefault="00B84250" w:rsidP="00B84250">
      <w:pPr>
        <w:spacing w:after="0" w:line="240" w:lineRule="auto"/>
        <w:ind w:left="1080"/>
      </w:pPr>
      <w:r>
        <w:tab/>
      </w:r>
      <w:r>
        <w:tab/>
        <w:t xml:space="preserve">&lt;GIROPAY-SSL&gt; </w:t>
      </w:r>
    </w:p>
    <w:p w:rsidR="00B84250" w:rsidRDefault="00B84250" w:rsidP="00B84250">
      <w:pPr>
        <w:spacing w:after="0" w:line="240" w:lineRule="auto"/>
        <w:ind w:left="1080"/>
      </w:pPr>
      <w:r>
        <w:tab/>
      </w:r>
      <w:r>
        <w:tab/>
      </w:r>
      <w:r>
        <w:tab/>
        <w:t xml:space="preserve">&lt;successURL&gt;http://www.worldpay.com/?success&lt;/successURL&gt; </w:t>
      </w:r>
    </w:p>
    <w:p w:rsidR="00B84250" w:rsidRDefault="00B84250" w:rsidP="00B84250">
      <w:pPr>
        <w:spacing w:after="0" w:line="240" w:lineRule="auto"/>
        <w:ind w:left="1080"/>
      </w:pPr>
      <w:r>
        <w:tab/>
      </w:r>
      <w:r>
        <w:tab/>
      </w:r>
      <w:r>
        <w:tab/>
        <w:t>&lt;</w:t>
      </w:r>
      <w:proofErr w:type="gramStart"/>
      <w:r>
        <w:t>failureURL&gt;</w:t>
      </w:r>
      <w:proofErr w:type="gramEnd"/>
      <w:r>
        <w:t>http:// www.worldpay.com/?failure&lt;/failureURL&gt;</w:t>
      </w:r>
    </w:p>
    <w:p w:rsidR="00B84250" w:rsidRDefault="00B84250" w:rsidP="00B84250">
      <w:pPr>
        <w:spacing w:after="0" w:line="240" w:lineRule="auto"/>
        <w:ind w:left="1080"/>
      </w:pPr>
      <w:r>
        <w:tab/>
      </w:r>
      <w:r>
        <w:tab/>
      </w:r>
      <w:r>
        <w:tab/>
        <w:t>&lt;</w:t>
      </w:r>
      <w:proofErr w:type="gramStart"/>
      <w:r>
        <w:t>cancelURL&gt;</w:t>
      </w:r>
      <w:proofErr w:type="gramEnd"/>
      <w:r>
        <w:t xml:space="preserve">http:// www.worldpay.com/?cancel&lt;/cancelURL&gt; </w:t>
      </w:r>
    </w:p>
    <w:p w:rsidR="00B84250" w:rsidRDefault="00B84250" w:rsidP="00B84250">
      <w:pPr>
        <w:spacing w:after="0" w:line="240" w:lineRule="auto"/>
        <w:ind w:left="1080"/>
      </w:pPr>
      <w:r>
        <w:tab/>
      </w:r>
      <w:r>
        <w:tab/>
      </w:r>
      <w:r>
        <w:tab/>
        <w:t>&lt;</w:t>
      </w:r>
      <w:proofErr w:type="gramStart"/>
      <w:r>
        <w:t>bankCode&gt;</w:t>
      </w:r>
      <w:proofErr w:type="gramEnd"/>
      <w:r>
        <w:t xml:space="preserve">12345678&lt;/bankCode&gt; </w:t>
      </w:r>
    </w:p>
    <w:p w:rsidR="00B84250" w:rsidRDefault="00B84250" w:rsidP="00B84250">
      <w:pPr>
        <w:spacing w:after="0" w:line="240" w:lineRule="auto"/>
        <w:ind w:left="1080"/>
      </w:pPr>
      <w:r>
        <w:tab/>
      </w:r>
      <w:r>
        <w:tab/>
        <w:t>&lt;/GIROPAY-SSL&gt;</w:t>
      </w:r>
    </w:p>
    <w:p w:rsidR="00B84250" w:rsidRDefault="00B84250" w:rsidP="00B84250">
      <w:pPr>
        <w:spacing w:after="0" w:line="240" w:lineRule="auto"/>
        <w:ind w:left="1080"/>
      </w:pPr>
      <w:r>
        <w:tab/>
      </w:r>
      <w:r>
        <w:tab/>
        <w:t xml:space="preserve">&lt;session shopperIPAddress="127.0.0.1" id="ssn97414780"/&gt; </w:t>
      </w:r>
    </w:p>
    <w:p w:rsidR="00B84250" w:rsidRDefault="00B84250" w:rsidP="00B84250">
      <w:pPr>
        <w:spacing w:after="0" w:line="240" w:lineRule="auto"/>
        <w:ind w:left="1080"/>
      </w:pPr>
      <w:r>
        <w:tab/>
        <w:t xml:space="preserve">&lt;/paymentDetails&gt; </w:t>
      </w:r>
    </w:p>
    <w:p w:rsidR="00B84250" w:rsidRDefault="00B84250" w:rsidP="00B84250">
      <w:pPr>
        <w:spacing w:after="0" w:line="240" w:lineRule="auto"/>
        <w:ind w:left="1080"/>
      </w:pPr>
      <w:r>
        <w:tab/>
        <w:t>&lt;</w:t>
      </w:r>
      <w:proofErr w:type="gramStart"/>
      <w:r>
        <w:t>shopper</w:t>
      </w:r>
      <w:proofErr w:type="gramEnd"/>
      <w:r>
        <w:t>&gt;</w:t>
      </w:r>
    </w:p>
    <w:p w:rsidR="00B84250" w:rsidRDefault="00B84250" w:rsidP="00B84250">
      <w:pPr>
        <w:spacing w:after="0" w:line="240" w:lineRule="auto"/>
        <w:ind w:left="1080"/>
      </w:pPr>
      <w:r>
        <w:tab/>
      </w:r>
      <w:r>
        <w:tab/>
        <w:t xml:space="preserve">&lt;shopperEmailAddress&gt;shopper@worldpay.com&lt;/shopperEmailAddress&gt; </w:t>
      </w:r>
    </w:p>
    <w:p w:rsidR="00B84250" w:rsidRDefault="00B84250" w:rsidP="00B84250">
      <w:pPr>
        <w:spacing w:after="0" w:line="240" w:lineRule="auto"/>
        <w:ind w:left="1080"/>
      </w:pPr>
      <w:r>
        <w:tab/>
      </w:r>
      <w:r>
        <w:tab/>
        <w:t>&lt;</w:t>
      </w:r>
      <w:proofErr w:type="gramStart"/>
      <w:r>
        <w:t>browser</w:t>
      </w:r>
      <w:proofErr w:type="gramEnd"/>
      <w:r>
        <w:t xml:space="preserve">&gt; </w:t>
      </w:r>
    </w:p>
    <w:p w:rsidR="00B84250" w:rsidRDefault="00B84250" w:rsidP="00B84250">
      <w:pPr>
        <w:spacing w:after="0" w:line="240" w:lineRule="auto"/>
        <w:ind w:left="1080"/>
      </w:pPr>
      <w:r>
        <w:tab/>
      </w:r>
      <w:r>
        <w:tab/>
      </w:r>
      <w:r>
        <w:tab/>
        <w:t>&lt;</w:t>
      </w:r>
      <w:proofErr w:type="gramStart"/>
      <w:r>
        <w:t>acceptHeader&gt;</w:t>
      </w:r>
      <w:proofErr w:type="gramEnd"/>
      <w:r>
        <w:t xml:space="preserve">text/html&lt;/acceptHeader&gt; </w:t>
      </w:r>
    </w:p>
    <w:p w:rsidR="00B84250" w:rsidRDefault="00B84250" w:rsidP="00B84250">
      <w:pPr>
        <w:spacing w:after="0" w:line="240" w:lineRule="auto"/>
        <w:ind w:left="1080"/>
      </w:pPr>
      <w:r>
        <w:tab/>
      </w:r>
      <w:r>
        <w:tab/>
      </w:r>
      <w:r>
        <w:tab/>
        <w:t>&lt;</w:t>
      </w:r>
      <w:proofErr w:type="gramStart"/>
      <w:r>
        <w:t>userAgentHeader&gt;</w:t>
      </w:r>
      <w:proofErr w:type="gramEnd"/>
      <w:r>
        <w:t xml:space="preserve">Mozilla/5.0 ...&lt;/userAgentHeader&gt; </w:t>
      </w:r>
    </w:p>
    <w:p w:rsidR="00B84250" w:rsidRDefault="00B84250" w:rsidP="00B84250">
      <w:pPr>
        <w:spacing w:after="0" w:line="240" w:lineRule="auto"/>
        <w:ind w:left="1080"/>
      </w:pPr>
      <w:r>
        <w:tab/>
      </w:r>
      <w:r>
        <w:tab/>
        <w:t>&lt;/browser&gt;</w:t>
      </w:r>
    </w:p>
    <w:p w:rsidR="00B84250" w:rsidRDefault="00B84250" w:rsidP="00B84250">
      <w:pPr>
        <w:spacing w:after="0" w:line="240" w:lineRule="auto"/>
        <w:ind w:left="1080"/>
      </w:pPr>
      <w:r>
        <w:tab/>
        <w:t xml:space="preserve">&lt;/shopper&gt; </w:t>
      </w:r>
    </w:p>
    <w:p w:rsidR="00B84250" w:rsidRDefault="00B84250" w:rsidP="00B84250">
      <w:pPr>
        <w:spacing w:after="0" w:line="240" w:lineRule="auto"/>
        <w:ind w:left="1080"/>
      </w:pPr>
      <w:r>
        <w:t xml:space="preserve">&lt;/order&gt; </w:t>
      </w:r>
    </w:p>
    <w:p w:rsidR="00B84250" w:rsidRDefault="00B84250" w:rsidP="00B84250">
      <w:pPr>
        <w:spacing w:after="0" w:line="240" w:lineRule="auto"/>
        <w:ind w:left="1080"/>
      </w:pPr>
      <w:r>
        <w:t>&lt;/submit&gt;</w:t>
      </w:r>
    </w:p>
    <w:p w:rsidR="00B84250" w:rsidRDefault="00B84250" w:rsidP="00B84250">
      <w:pPr>
        <w:spacing w:after="0" w:line="240" w:lineRule="auto"/>
        <w:ind w:left="1080"/>
      </w:pPr>
      <w:r>
        <w:t>&lt;/paymentService&gt;</w:t>
      </w:r>
    </w:p>
    <w:p w:rsidR="00B84250" w:rsidRDefault="00856FA3" w:rsidP="0095421A">
      <w:pPr>
        <w:pStyle w:val="Heading4"/>
        <w:keepNext/>
        <w:keepLines/>
        <w:ind w:left="1800"/>
      </w:pPr>
      <w:bookmarkStart w:id="352" w:name="_Toc406163050"/>
      <w:r>
        <w:tab/>
      </w:r>
      <w:r w:rsidR="00B84250">
        <w:t>Response Attribute Mapping</w:t>
      </w:r>
      <w:bookmarkEnd w:id="352"/>
    </w:p>
    <w:p w:rsidR="00B84250" w:rsidRDefault="00B84250" w:rsidP="00B84250">
      <w:pPr>
        <w:spacing w:after="0" w:line="240" w:lineRule="auto"/>
        <w:ind w:left="1080"/>
      </w:pPr>
    </w:p>
    <w:p w:rsidR="00B84250" w:rsidRDefault="00B84250" w:rsidP="00B84250">
      <w:pPr>
        <w:ind w:left="1080"/>
      </w:pPr>
      <w:proofErr w:type="gramStart"/>
      <w:r>
        <w:t>&lt;?xml</w:t>
      </w:r>
      <w:proofErr w:type="gramEnd"/>
      <w:r>
        <w:t xml:space="preserve"> version="1.0" encoding="UTF-8"?&gt;</w:t>
      </w:r>
    </w:p>
    <w:p w:rsidR="00B84250" w:rsidRDefault="00B84250" w:rsidP="00B84250">
      <w:pPr>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w:t>
      </w:r>
      <w:proofErr w:type="gramStart"/>
      <w:r>
        <w:t>reply</w:t>
      </w:r>
      <w:proofErr w:type="gramEnd"/>
      <w:r>
        <w:t>&gt;</w:t>
      </w:r>
    </w:p>
    <w:p w:rsidR="00B84250" w:rsidRDefault="00B84250" w:rsidP="00B84250">
      <w:pPr>
        <w:ind w:left="1080"/>
      </w:pPr>
      <w:r>
        <w:t xml:space="preserve">        &lt;orderStatus orderCode="00004805"&gt;</w:t>
      </w:r>
    </w:p>
    <w:p w:rsidR="00B84250" w:rsidRDefault="00B84250" w:rsidP="00B84250">
      <w:pPr>
        <w:ind w:left="1080"/>
      </w:pPr>
      <w:r>
        <w:t xml:space="preserve">            &lt;</w:t>
      </w:r>
      <w:proofErr w:type="gramStart"/>
      <w:r>
        <w:t>reference</w:t>
      </w:r>
      <w:proofErr w:type="gramEnd"/>
      <w:r>
        <w:t xml:space="preserve"> id="3019678016"&gt;https://secure-test.worldpay.com/jsp/test/shopper/APMSTSimulator.jsp?customerRef=3016933093&amp;amp;paymentMethod=GIROPAY/reference&gt;</w:t>
      </w:r>
    </w:p>
    <w:p w:rsidR="00B84250" w:rsidRDefault="00B84250" w:rsidP="00B84250">
      <w:pPr>
        <w:ind w:left="1080"/>
      </w:pPr>
      <w:r>
        <w:t xml:space="preserve">        &lt;/orderStatus&gt;</w:t>
      </w:r>
    </w:p>
    <w:p w:rsidR="00B84250" w:rsidRDefault="00B84250" w:rsidP="00B84250">
      <w:pPr>
        <w:ind w:left="1080"/>
      </w:pPr>
      <w:r>
        <w:lastRenderedPageBreak/>
        <w:t xml:space="preserve">    &lt;/reply&gt;</w:t>
      </w:r>
    </w:p>
    <w:p w:rsidR="00B84250" w:rsidRPr="00E22B7D" w:rsidRDefault="00B84250" w:rsidP="00B84250">
      <w:pPr>
        <w:ind w:left="1080"/>
      </w:pPr>
      <w:r>
        <w:t>&lt;/paymentService&gt;</w:t>
      </w:r>
    </w:p>
    <w:p w:rsidR="00B84250" w:rsidRPr="00B67C0E" w:rsidRDefault="00B84250" w:rsidP="00B84250">
      <w:pPr>
        <w:ind w:left="1080"/>
      </w:pPr>
    </w:p>
    <w:p w:rsidR="00831D6C" w:rsidRPr="00F61D5D" w:rsidRDefault="00831D6C" w:rsidP="00F61D5D">
      <w:pPr>
        <w:pStyle w:val="Heading3"/>
        <w:keepNext/>
        <w:keepLines/>
        <w:numPr>
          <w:ilvl w:val="2"/>
          <w:numId w:val="47"/>
        </w:numPr>
        <w:pBdr>
          <w:bottom w:val="none" w:sz="0" w:space="0" w:color="auto"/>
        </w:pBdr>
        <w:spacing w:line="276" w:lineRule="auto"/>
        <w:ind w:left="1764"/>
        <w:rPr>
          <w:i w:val="0"/>
          <w:sz w:val="24"/>
          <w:szCs w:val="24"/>
        </w:rPr>
      </w:pPr>
      <w:bookmarkStart w:id="353" w:name="_Toc413668788"/>
      <w:bookmarkStart w:id="354" w:name="_Toc8306088"/>
      <w:bookmarkStart w:id="355" w:name="_Toc406163051"/>
      <w:r w:rsidRPr="00F61D5D">
        <w:rPr>
          <w:i w:val="0"/>
          <w:sz w:val="24"/>
          <w:szCs w:val="24"/>
        </w:rPr>
        <w:t>Konbini</w:t>
      </w:r>
      <w:bookmarkEnd w:id="353"/>
      <w:bookmarkEnd w:id="354"/>
    </w:p>
    <w:p w:rsidR="00831D6C" w:rsidRPr="009F4F3A" w:rsidRDefault="00831D6C" w:rsidP="00831D6C">
      <w:pPr>
        <w:pStyle w:val="NormalWeb"/>
        <w:spacing w:before="120" w:after="0"/>
        <w:ind w:left="1080"/>
        <w:rPr>
          <w:rFonts w:ascii="Calibri" w:hAnsi="Calibri"/>
          <w:color w:val="393939"/>
          <w:sz w:val="21"/>
          <w:szCs w:val="21"/>
        </w:rPr>
      </w:pPr>
      <w:r w:rsidRPr="009F4F3A">
        <w:rPr>
          <w:rFonts w:ascii="Calibri" w:hAnsi="Calibri"/>
          <w:color w:val="393939"/>
          <w:sz w:val="21"/>
          <w:szCs w:val="21"/>
        </w:rPr>
        <w:t>Digital Garage offers a number of payment methods that shoppers in Japan use to shop online. These include:</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cash payment at a convenience store (known as </w:t>
      </w:r>
      <w:r w:rsidRPr="00C75E15">
        <w:rPr>
          <w:rFonts w:ascii="Calibri" w:eastAsia="Times New Roman" w:hAnsi="Calibri" w:cs="Times New Roman"/>
          <w:color w:val="393939"/>
          <w:sz w:val="21"/>
          <w:szCs w:val="21"/>
        </w:rPr>
        <w:t>Konbini</w:t>
      </w:r>
      <w:r w:rsidRPr="009F4F3A">
        <w:rPr>
          <w:rFonts w:ascii="Calibri" w:eastAsia="Times New Roman" w:hAnsi="Calibri" w:cs="Times New Roman"/>
          <w:color w:val="393939"/>
          <w:sz w:val="21"/>
          <w:szCs w:val="21"/>
        </w:rPr>
        <w:t>). The penetration of convenience stores is very high in Japan, so this offers shoppers a very convenient way of making payments.</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Offline electronic payment at an ATM or internet banking (known as </w:t>
      </w:r>
      <w:r w:rsidRPr="009F4F3A">
        <w:rPr>
          <w:rFonts w:ascii="Calibri" w:eastAsia="Times New Roman" w:hAnsi="Calibri" w:cs="Times New Roman"/>
          <w:i/>
          <w:iCs/>
          <w:color w:val="393939"/>
          <w:sz w:val="21"/>
          <w:szCs w:val="21"/>
        </w:rPr>
        <w:t>Pay-Easy</w:t>
      </w:r>
      <w:r w:rsidRPr="009F4F3A">
        <w:rPr>
          <w:rFonts w:ascii="Calibri" w:eastAsia="Times New Roman" w:hAnsi="Calibri" w:cs="Times New Roman"/>
          <w:color w:val="393939"/>
          <w:sz w:val="21"/>
          <w:szCs w:val="21"/>
        </w:rPr>
        <w:t>).</w:t>
      </w:r>
    </w:p>
    <w:p w:rsidR="00831D6C" w:rsidRPr="009F4F3A" w:rsidRDefault="00831D6C" w:rsidP="00B761DF">
      <w:pPr>
        <w:numPr>
          <w:ilvl w:val="0"/>
          <w:numId w:val="37"/>
        </w:numPr>
        <w:tabs>
          <w:tab w:val="clear" w:pos="720"/>
          <w:tab w:val="num" w:pos="1800"/>
        </w:tabs>
        <w:spacing w:before="60" w:after="0" w:line="240" w:lineRule="auto"/>
        <w:ind w:left="1913"/>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Online electronic payment by internet banking.</w:t>
      </w:r>
    </w:p>
    <w:p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Since most payment options are off-line, merchants should expect the system to create a payment with SHOPPER_REDIRECTED status where it can remain for a number of days whilst the shopper makes their payment.</w:t>
      </w:r>
    </w:p>
    <w:p w:rsidR="00831D6C" w:rsidRPr="009F4F3A"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 xml:space="preserve">If the shopper pays immediately, the payment is in SHOPPER_REDIRECTED status for a short </w:t>
      </w:r>
      <w:proofErr w:type="gramStart"/>
      <w:r w:rsidRPr="009F4F3A">
        <w:rPr>
          <w:rFonts w:ascii="Calibri" w:eastAsia="Times New Roman" w:hAnsi="Calibri" w:cs="Times New Roman"/>
          <w:color w:val="393939"/>
          <w:sz w:val="21"/>
          <w:szCs w:val="21"/>
        </w:rPr>
        <w:t>period of time</w:t>
      </w:r>
      <w:proofErr w:type="gramEnd"/>
      <w:r w:rsidRPr="009F4F3A">
        <w:rPr>
          <w:rFonts w:ascii="Calibri" w:eastAsia="Times New Roman" w:hAnsi="Calibri" w:cs="Times New Roman"/>
          <w:color w:val="393939"/>
          <w:sz w:val="21"/>
          <w:szCs w:val="21"/>
        </w:rPr>
        <w:t xml:space="preserve"> and then moves to AUTHORISED.</w:t>
      </w:r>
    </w:p>
    <w:p w:rsidR="00831D6C" w:rsidRDefault="00831D6C" w:rsidP="00831D6C">
      <w:pPr>
        <w:spacing w:before="120" w:after="0" w:line="240" w:lineRule="auto"/>
        <w:ind w:left="1080"/>
        <w:rPr>
          <w:rFonts w:ascii="Calibri" w:eastAsia="Times New Roman" w:hAnsi="Calibri" w:cs="Times New Roman"/>
          <w:color w:val="393939"/>
          <w:sz w:val="21"/>
          <w:szCs w:val="21"/>
        </w:rPr>
      </w:pPr>
      <w:r w:rsidRPr="009F4F3A">
        <w:rPr>
          <w:rFonts w:ascii="Calibri" w:eastAsia="Times New Roman" w:hAnsi="Calibri" w:cs="Times New Roman"/>
          <w:color w:val="393939"/>
          <w:sz w:val="21"/>
          <w:szCs w:val="21"/>
        </w:rPr>
        <w:t>The following table provides more detail of the available payment options:</w:t>
      </w:r>
    </w:p>
    <w:p w:rsidR="00831D6C" w:rsidRPr="00514062" w:rsidRDefault="00831D6C" w:rsidP="00831D6C">
      <w:pPr>
        <w:spacing w:after="0" w:line="360" w:lineRule="auto"/>
        <w:ind w:left="1080"/>
        <w:rPr>
          <w:rFonts w:ascii="Calibri" w:eastAsia="Times New Roman" w:hAnsi="Calibri" w:cs="Times New Roman"/>
          <w:b/>
          <w:color w:val="000000"/>
          <w:sz w:val="20"/>
          <w:szCs w:val="20"/>
        </w:rPr>
      </w:pPr>
    </w:p>
    <w:tbl>
      <w:tblPr>
        <w:tblStyle w:val="LightGrid-Accent5"/>
        <w:tblW w:w="9284" w:type="dxa"/>
        <w:tblInd w:w="879" w:type="dxa"/>
        <w:tblLayout w:type="fixed"/>
        <w:tblLook w:val="04A0" w:firstRow="1" w:lastRow="0" w:firstColumn="1" w:lastColumn="0" w:noHBand="0" w:noVBand="1"/>
      </w:tblPr>
      <w:tblGrid>
        <w:gridCol w:w="1569"/>
        <w:gridCol w:w="6120"/>
        <w:gridCol w:w="1595"/>
      </w:tblGrid>
      <w:tr w:rsidR="00831D6C" w:rsidRPr="00514062" w:rsidTr="002264F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center"/>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Options</w:t>
            </w:r>
          </w:p>
        </w:tc>
        <w:tc>
          <w:tcPr>
            <w:tcW w:w="6120" w:type="dxa"/>
          </w:tcPr>
          <w:p w:rsidR="00831D6C" w:rsidRPr="00514062" w:rsidRDefault="00831D6C" w:rsidP="002264F5">
            <w:pPr>
              <w:spacing w:line="360" w:lineRule="auto"/>
              <w:ind w:left="342" w:right="126"/>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Notes</w:t>
            </w:r>
          </w:p>
        </w:tc>
        <w:tc>
          <w:tcPr>
            <w:tcW w:w="1595" w:type="dxa"/>
          </w:tcPr>
          <w:p w:rsidR="00831D6C" w:rsidRPr="00514062" w:rsidRDefault="00831D6C" w:rsidP="002264F5">
            <w:pPr>
              <w:spacing w:line="360" w:lineRule="auto"/>
              <w:ind w:left="198"/>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Authorization</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50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29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Digital Garage (Konbini)</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The shopper places their order. At the end of the shopper </w:t>
            </w:r>
            <w:proofErr w:type="gramStart"/>
            <w:r w:rsidRPr="00514062">
              <w:rPr>
                <w:rFonts w:ascii="Calibri" w:eastAsia="Times New Roman" w:hAnsi="Calibri" w:cs="Times New Roman"/>
                <w:bCs/>
                <w:color w:val="000000"/>
                <w:sz w:val="20"/>
                <w:szCs w:val="20"/>
              </w:rPr>
              <w:t>journey</w:t>
            </w:r>
            <w:proofErr w:type="gramEnd"/>
            <w:r w:rsidRPr="00514062">
              <w:rPr>
                <w:rFonts w:ascii="Calibri" w:eastAsia="Times New Roman" w:hAnsi="Calibri" w:cs="Times New Roman"/>
                <w:bCs/>
                <w:color w:val="000000"/>
                <w:sz w:val="20"/>
                <w:szCs w:val="20"/>
              </w:rPr>
              <w:t xml:space="preserve"> the shopper views a unique payment reference, along with instructions on how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The shopper </w:t>
            </w:r>
            <w:proofErr w:type="gramStart"/>
            <w:r w:rsidRPr="00514062">
              <w:rPr>
                <w:rFonts w:ascii="Calibri" w:eastAsia="Times New Roman" w:hAnsi="Calibri" w:cs="Times New Roman"/>
                <w:bCs/>
                <w:color w:val="000000"/>
                <w:sz w:val="20"/>
                <w:szCs w:val="20"/>
              </w:rPr>
              <w:t>makes a note of the unique payment reference</w:t>
            </w:r>
            <w:proofErr w:type="gramEnd"/>
            <w:r w:rsidRPr="00514062">
              <w:rPr>
                <w:rFonts w:ascii="Calibri" w:eastAsia="Times New Roman" w:hAnsi="Calibri" w:cs="Times New Roman"/>
                <w:bCs/>
                <w:color w:val="000000"/>
                <w:sz w:val="20"/>
                <w:szCs w:val="20"/>
              </w:rPr>
              <w:t xml:space="preserve"> and visits their local convenience store.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At the convenience </w:t>
            </w:r>
            <w:proofErr w:type="gramStart"/>
            <w:r w:rsidRPr="00514062">
              <w:rPr>
                <w:rFonts w:ascii="Calibri" w:eastAsia="Times New Roman" w:hAnsi="Calibri" w:cs="Times New Roman"/>
                <w:bCs/>
                <w:color w:val="000000"/>
                <w:sz w:val="20"/>
                <w:szCs w:val="20"/>
              </w:rPr>
              <w:t>store</w:t>
            </w:r>
            <w:proofErr w:type="gramEnd"/>
            <w:r w:rsidRPr="00514062">
              <w:rPr>
                <w:rFonts w:ascii="Calibri" w:eastAsia="Times New Roman" w:hAnsi="Calibri" w:cs="Times New Roman"/>
                <w:bCs/>
                <w:color w:val="000000"/>
                <w:sz w:val="20"/>
                <w:szCs w:val="20"/>
              </w:rPr>
              <w:t xml:space="preserve"> the shopper inputs their unique payment reference and phone number into a kiosk. The terminal prints a payment </w:t>
            </w:r>
            <w:proofErr w:type="gramStart"/>
            <w:r w:rsidRPr="00514062">
              <w:rPr>
                <w:rFonts w:ascii="Calibri" w:eastAsia="Times New Roman" w:hAnsi="Calibri" w:cs="Times New Roman"/>
                <w:bCs/>
                <w:color w:val="000000"/>
                <w:sz w:val="20"/>
                <w:szCs w:val="20"/>
              </w:rPr>
              <w:t>slip which</w:t>
            </w:r>
            <w:proofErr w:type="gramEnd"/>
            <w:r w:rsidRPr="00514062">
              <w:rPr>
                <w:rFonts w:ascii="Calibri" w:eastAsia="Times New Roman" w:hAnsi="Calibri" w:cs="Times New Roman"/>
                <w:bCs/>
                <w:color w:val="000000"/>
                <w:sz w:val="20"/>
                <w:szCs w:val="20"/>
              </w:rPr>
              <w:t xml:space="preserve"> the shopper takes to the store till and pays in cash.</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A number of major convenience stores participate in the Konbini scheme, </w:t>
            </w:r>
            <w:r w:rsidR="00D400C9" w:rsidRPr="00514062">
              <w:rPr>
                <w:rFonts w:ascii="Calibri" w:eastAsia="Times New Roman" w:hAnsi="Calibri" w:cs="Times New Roman"/>
                <w:bCs/>
                <w:color w:val="000000"/>
                <w:sz w:val="20"/>
                <w:szCs w:val="20"/>
              </w:rPr>
              <w:t>including 7</w:t>
            </w:r>
            <w:r w:rsidRPr="00514062">
              <w:rPr>
                <w:rFonts w:ascii="Calibri" w:eastAsia="Times New Roman" w:hAnsi="Calibri" w:cs="Times New Roman"/>
                <w:bCs/>
                <w:color w:val="000000"/>
                <w:sz w:val="20"/>
                <w:szCs w:val="20"/>
              </w:rPr>
              <w:t>Eleven</w:t>
            </w:r>
            <w:proofErr w:type="gramStart"/>
            <w:r w:rsidRPr="00514062">
              <w:rPr>
                <w:rFonts w:ascii="Calibri" w:eastAsia="Times New Roman" w:hAnsi="Calibri" w:cs="Times New Roman"/>
                <w:bCs/>
                <w:color w:val="000000"/>
                <w:sz w:val="20"/>
                <w:szCs w:val="20"/>
              </w:rPr>
              <w:t>,  Lawson</w:t>
            </w:r>
            <w:proofErr w:type="gramEnd"/>
            <w:r w:rsidRPr="00514062">
              <w:rPr>
                <w:rFonts w:ascii="Calibri" w:eastAsia="Times New Roman" w:hAnsi="Calibri" w:cs="Times New Roman"/>
                <w:bCs/>
                <w:color w:val="000000"/>
                <w:sz w:val="20"/>
                <w:szCs w:val="20"/>
              </w:rPr>
              <w:t>, FamilyMart, Circle K Sunkus and Seicomart. Not all stores are automatically available to all merchants (please speak to your Worldpay support</w:t>
            </w:r>
            <w:r>
              <w:rPr>
                <w:rFonts w:ascii="Calibri" w:eastAsia="Times New Roman" w:hAnsi="Calibri" w:cs="Times New Roman"/>
                <w:bCs/>
                <w:color w:val="000000"/>
                <w:sz w:val="20"/>
                <w:szCs w:val="20"/>
              </w:rPr>
              <w:t xml:space="preserve"> contact for more information).</w:t>
            </w:r>
          </w:p>
        </w:tc>
        <w:tc>
          <w:tcPr>
            <w:tcW w:w="1595" w:type="dxa"/>
          </w:tcPr>
          <w:p w:rsidR="00831D6C" w:rsidRPr="00514062" w:rsidRDefault="00831D6C" w:rsidP="002264F5">
            <w:pPr>
              <w:spacing w:line="360" w:lineRule="auto"/>
              <w:ind w:left="468"/>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010000" w:firstRow="0" w:lastRow="0" w:firstColumn="0" w:lastColumn="0" w:oddVBand="0" w:evenVBand="0" w:oddHBand="0" w:evenHBand="1" w:firstRowFirstColumn="0" w:firstRowLastColumn="0" w:lastRowFirstColumn="0" w:lastRowLastColumn="0"/>
          <w:trHeight w:val="2167"/>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lastRenderedPageBreak/>
              <w:t>ATM Payment</w:t>
            </w:r>
          </w:p>
        </w:tc>
        <w:tc>
          <w:tcPr>
            <w:tcW w:w="6120" w:type="dxa"/>
          </w:tcPr>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The shopper places their order. At the end of the shopper journey the shopper </w:t>
            </w:r>
            <w:proofErr w:type="gramStart"/>
            <w:r w:rsidRPr="00514062">
              <w:rPr>
                <w:rFonts w:ascii="Calibri" w:eastAsia="Times New Roman" w:hAnsi="Calibri" w:cs="Times New Roman"/>
                <w:bCs/>
                <w:color w:val="000000"/>
                <w:sz w:val="20"/>
                <w:szCs w:val="20"/>
              </w:rPr>
              <w:t>is shown</w:t>
            </w:r>
            <w:proofErr w:type="gramEnd"/>
            <w:r w:rsidRPr="00514062">
              <w:rPr>
                <w:rFonts w:ascii="Calibri" w:eastAsia="Times New Roman" w:hAnsi="Calibri" w:cs="Times New Roman"/>
                <w:bCs/>
                <w:color w:val="000000"/>
                <w:sz w:val="20"/>
                <w:szCs w:val="20"/>
              </w:rPr>
              <w:t xml:space="preserve">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an ATM which is part of the Pay-Easy payment scheme</w:t>
            </w:r>
          </w:p>
          <w:p w:rsidR="00831D6C" w:rsidRPr="00514062" w:rsidRDefault="00831D6C" w:rsidP="002264F5">
            <w:pPr>
              <w:spacing w:line="360" w:lineRule="auto"/>
              <w:ind w:left="342" w:right="126"/>
              <w:jc w:val="both"/>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Pay at an ATM of another </w:t>
            </w:r>
            <w:r>
              <w:rPr>
                <w:rFonts w:ascii="Calibri" w:eastAsia="Times New Roman" w:hAnsi="Calibri" w:cs="Times New Roman"/>
                <w:bCs/>
                <w:color w:val="000000"/>
                <w:sz w:val="20"/>
                <w:szCs w:val="20"/>
              </w:rPr>
              <w:t>institution</w:t>
            </w:r>
          </w:p>
        </w:tc>
        <w:tc>
          <w:tcPr>
            <w:tcW w:w="1595" w:type="dxa"/>
          </w:tcPr>
          <w:p w:rsidR="00831D6C" w:rsidRPr="00514062" w:rsidRDefault="00831D6C" w:rsidP="002264F5">
            <w:pPr>
              <w:spacing w:line="360" w:lineRule="auto"/>
              <w:ind w:left="468"/>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r w:rsidR="00831D6C" w:rsidRPr="00514062" w:rsidTr="002264F5">
        <w:trPr>
          <w:cnfStyle w:val="000000100000" w:firstRow="0" w:lastRow="0" w:firstColumn="0" w:lastColumn="0" w:oddVBand="0" w:evenVBand="0" w:oddHBand="1" w:evenHBand="0" w:firstRowFirstColumn="0" w:firstRowLastColumn="0" w:lastRowFirstColumn="0" w:lastRowLastColumn="0"/>
          <w:trHeight w:val="2230"/>
        </w:trPr>
        <w:tc>
          <w:tcPr>
            <w:cnfStyle w:val="001000000000" w:firstRow="0" w:lastRow="0" w:firstColumn="1" w:lastColumn="0" w:oddVBand="0" w:evenVBand="0" w:oddHBand="0" w:evenHBand="0" w:firstRowFirstColumn="0" w:firstRowLastColumn="0" w:lastRowFirstColumn="0" w:lastRowLastColumn="0"/>
            <w:tcW w:w="1569" w:type="dxa"/>
          </w:tcPr>
          <w:p w:rsidR="00831D6C" w:rsidRPr="00514062" w:rsidRDefault="00831D6C" w:rsidP="002264F5">
            <w:pPr>
              <w:spacing w:line="360" w:lineRule="auto"/>
              <w:ind w:left="471"/>
              <w:jc w:val="both"/>
              <w:rPr>
                <w:rFonts w:ascii="Calibri" w:eastAsia="Times New Roman" w:hAnsi="Calibri" w:cs="Times New Roman"/>
                <w:bCs w:val="0"/>
                <w:color w:val="000000"/>
                <w:sz w:val="20"/>
                <w:szCs w:val="20"/>
              </w:rPr>
            </w:pPr>
            <w:r w:rsidRPr="00514062">
              <w:rPr>
                <w:rFonts w:ascii="Calibri" w:eastAsia="Times New Roman" w:hAnsi="Calibri" w:cs="Times New Roman"/>
                <w:bCs w:val="0"/>
                <w:color w:val="000000"/>
                <w:sz w:val="20"/>
                <w:szCs w:val="20"/>
              </w:rPr>
              <w:t>Internet Banking</w:t>
            </w:r>
          </w:p>
        </w:tc>
        <w:tc>
          <w:tcPr>
            <w:tcW w:w="6120" w:type="dxa"/>
          </w:tcPr>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 xml:space="preserve">The shopper places their order. At the end of the shopper journey the shopper </w:t>
            </w:r>
            <w:proofErr w:type="gramStart"/>
            <w:r w:rsidRPr="00514062">
              <w:rPr>
                <w:rFonts w:ascii="Calibri" w:eastAsia="Times New Roman" w:hAnsi="Calibri" w:cs="Times New Roman"/>
                <w:bCs/>
                <w:color w:val="000000"/>
                <w:sz w:val="20"/>
                <w:szCs w:val="20"/>
              </w:rPr>
              <w:t>is shown</w:t>
            </w:r>
            <w:proofErr w:type="gramEnd"/>
            <w:r w:rsidRPr="00514062">
              <w:rPr>
                <w:rFonts w:ascii="Calibri" w:eastAsia="Times New Roman" w:hAnsi="Calibri" w:cs="Times New Roman"/>
                <w:bCs/>
                <w:color w:val="000000"/>
                <w:sz w:val="20"/>
                <w:szCs w:val="20"/>
              </w:rPr>
              <w:t xml:space="preserve"> a unique payment reference, along with instructions on how to complete the payment. The shopper can either:</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which is part of the Pay-Easy payment scheme</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Pay at a bank of another institution</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The shopper then logs into their internet banking application to complete the payment.</w:t>
            </w:r>
          </w:p>
          <w:p w:rsidR="00831D6C" w:rsidRPr="00514062" w:rsidRDefault="00831D6C" w:rsidP="002264F5">
            <w:pPr>
              <w:spacing w:line="360" w:lineRule="auto"/>
              <w:ind w:left="342" w:right="126"/>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p>
        </w:tc>
        <w:tc>
          <w:tcPr>
            <w:tcW w:w="1595" w:type="dxa"/>
          </w:tcPr>
          <w:p w:rsidR="00831D6C" w:rsidRPr="00514062" w:rsidRDefault="00831D6C" w:rsidP="002264F5">
            <w:pPr>
              <w:spacing w:line="360" w:lineRule="auto"/>
              <w:ind w:left="252"/>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514062">
              <w:rPr>
                <w:rFonts w:ascii="Calibri" w:eastAsia="Times New Roman" w:hAnsi="Calibri" w:cs="Times New Roman"/>
                <w:bCs/>
                <w:color w:val="000000"/>
                <w:sz w:val="20"/>
                <w:szCs w:val="20"/>
              </w:rPr>
              <w:t>Delayed</w:t>
            </w:r>
          </w:p>
        </w:tc>
      </w:tr>
    </w:tbl>
    <w:tbl>
      <w:tblPr>
        <w:tblStyle w:val="LightGrid-Accent51"/>
        <w:tblpPr w:leftFromText="180" w:rightFromText="180" w:vertAnchor="text" w:horzAnchor="margin" w:tblpXSpec="right" w:tblpY="113"/>
        <w:tblW w:w="0" w:type="auto"/>
        <w:tblLook w:val="04A0" w:firstRow="1" w:lastRow="0" w:firstColumn="1" w:lastColumn="0" w:noHBand="0" w:noVBand="1"/>
      </w:tblPr>
      <w:tblGrid>
        <w:gridCol w:w="4392"/>
        <w:gridCol w:w="4698"/>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tcPr>
          <w:p w:rsidR="00831D6C" w:rsidRPr="009D0934" w:rsidRDefault="00831D6C" w:rsidP="002264F5">
            <w:pPr>
              <w:spacing w:line="360" w:lineRule="auto"/>
              <w:ind w:left="450"/>
              <w:jc w:val="center"/>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Property</w:t>
            </w:r>
          </w:p>
        </w:tc>
        <w:tc>
          <w:tcPr>
            <w:tcW w:w="4698" w:type="dxa"/>
          </w:tcPr>
          <w:p w:rsidR="00831D6C" w:rsidRPr="009D0934" w:rsidRDefault="00831D6C" w:rsidP="002264F5">
            <w:pPr>
              <w:spacing w:line="360" w:lineRule="auto"/>
              <w:ind w:left="45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Description 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Payment Type</w:t>
            </w:r>
          </w:p>
        </w:tc>
        <w:tc>
          <w:tcPr>
            <w:tcW w:w="4698"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Post-Pay Voucher/Internet banking/ATM 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Countries</w:t>
            </w:r>
          </w:p>
        </w:tc>
        <w:tc>
          <w:tcPr>
            <w:tcW w:w="4698"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Japan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Acceptance Currencies</w:t>
            </w:r>
          </w:p>
        </w:tc>
        <w:tc>
          <w:tcPr>
            <w:tcW w:w="4698" w:type="dxa"/>
            <w:vAlign w:val="center"/>
          </w:tcPr>
          <w:p w:rsidR="00831D6C" w:rsidRPr="009D0934" w:rsidRDefault="00831D6C" w:rsidP="002264F5">
            <w:pPr>
              <w:spacing w:line="360" w:lineRule="auto"/>
              <w:ind w:left="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JPY</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2" w:type="dxa"/>
            <w:vAlign w:val="center"/>
          </w:tcPr>
          <w:p w:rsidR="00831D6C" w:rsidRPr="009D0934" w:rsidRDefault="00831D6C" w:rsidP="002264F5">
            <w:pPr>
              <w:spacing w:line="360" w:lineRule="auto"/>
              <w:ind w:left="450"/>
              <w:rPr>
                <w:rFonts w:ascii="Calibri" w:eastAsia="Times New Roman" w:hAnsi="Calibri" w:cs="Times New Roman"/>
                <w:bCs w:val="0"/>
                <w:color w:val="000000"/>
                <w:sz w:val="20"/>
                <w:szCs w:val="20"/>
              </w:rPr>
            </w:pPr>
            <w:r w:rsidRPr="009D0934">
              <w:rPr>
                <w:rFonts w:ascii="Calibri" w:eastAsia="Times New Roman" w:hAnsi="Calibri" w:cs="Times New Roman"/>
                <w:bCs w:val="0"/>
                <w:color w:val="000000"/>
                <w:sz w:val="20"/>
                <w:szCs w:val="20"/>
              </w:rPr>
              <w:t>Supported Languages</w:t>
            </w:r>
          </w:p>
        </w:tc>
        <w:tc>
          <w:tcPr>
            <w:tcW w:w="4698" w:type="dxa"/>
            <w:vAlign w:val="center"/>
          </w:tcPr>
          <w:p w:rsidR="00831D6C" w:rsidRPr="009D0934" w:rsidRDefault="00831D6C" w:rsidP="002264F5">
            <w:pPr>
              <w:spacing w:line="360" w:lineRule="auto"/>
              <w:ind w:left="1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bCs/>
                <w:color w:val="000000"/>
                <w:sz w:val="20"/>
                <w:szCs w:val="20"/>
              </w:rPr>
            </w:pPr>
            <w:r w:rsidRPr="009D0934">
              <w:rPr>
                <w:rFonts w:ascii="Calibri" w:eastAsia="Times New Roman" w:hAnsi="Calibri" w:cs="Times New Roman"/>
                <w:bCs/>
                <w:color w:val="000000"/>
                <w:sz w:val="20"/>
                <w:szCs w:val="20"/>
              </w:rPr>
              <w:t>JP</w:t>
            </w:r>
          </w:p>
        </w:tc>
      </w:tr>
    </w:tbl>
    <w:p w:rsidR="00D400C9" w:rsidRPr="00514062" w:rsidRDefault="00D400C9" w:rsidP="00831D6C">
      <w:pPr>
        <w:spacing w:after="0" w:line="360" w:lineRule="auto"/>
        <w:ind w:left="1080"/>
        <w:rPr>
          <w:rFonts w:ascii="Calibri" w:eastAsia="Times New Roman" w:hAnsi="Calibri" w:cs="Times New Roman"/>
          <w:b/>
          <w:color w:val="000000"/>
          <w:sz w:val="20"/>
          <w:szCs w:val="20"/>
        </w:rPr>
      </w:pPr>
    </w:p>
    <w:p w:rsidR="00831D6C" w:rsidRPr="00772E9A" w:rsidRDefault="00831D6C" w:rsidP="008A78A6">
      <w:pPr>
        <w:pStyle w:val="Heading4"/>
        <w:keepNext/>
        <w:keepLines/>
        <w:ind w:left="1800"/>
        <w:rPr>
          <w:iCs w:val="0"/>
        </w:rPr>
      </w:pPr>
      <w:bookmarkStart w:id="356" w:name="_Toc409710791"/>
      <w:bookmarkStart w:id="357" w:name="_Toc413668789"/>
      <w:r w:rsidRPr="00772E9A">
        <w:rPr>
          <w:iCs w:val="0"/>
        </w:rPr>
        <w:t>Request Attribute Mapping</w:t>
      </w:r>
      <w:bookmarkEnd w:id="356"/>
      <w:bookmarkEnd w:id="357"/>
    </w:p>
    <w:p w:rsidR="00831D6C" w:rsidRDefault="00831D6C" w:rsidP="00831D6C">
      <w:pPr>
        <w:spacing w:line="240" w:lineRule="auto"/>
        <w:ind w:left="720"/>
      </w:pPr>
      <w:proofErr w:type="gramStart"/>
      <w:r>
        <w:t>&lt;?xml</w:t>
      </w:r>
      <w:proofErr w:type="gramEnd"/>
      <w:r>
        <w:t xml:space="preserve"> version="1.0" encoding="UTF-8"?&gt;</w:t>
      </w:r>
    </w:p>
    <w:p w:rsidR="00831D6C" w:rsidRDefault="00831D6C" w:rsidP="00831D6C">
      <w:pPr>
        <w:spacing w:line="240" w:lineRule="auto"/>
        <w:ind w:left="720"/>
      </w:pPr>
      <w:proofErr w:type="gramStart"/>
      <w:r>
        <w:t>&lt;!DOCTYPE</w:t>
      </w:r>
      <w:proofErr w:type="gramEnd"/>
      <w:r>
        <w:t xml:space="preserve"> paymentService PUBLIC "-//Bibit//DTD Bibit PaymentService v1//EN" "http://dtd.worldpay.com/paymentService_v1.dtd"&gt;</w:t>
      </w:r>
    </w:p>
    <w:p w:rsidR="00831D6C" w:rsidRDefault="00831D6C" w:rsidP="00831D6C">
      <w:pPr>
        <w:spacing w:line="240" w:lineRule="auto"/>
        <w:ind w:left="720"/>
      </w:pPr>
      <w:r>
        <w:t>&lt;paymentService merchantCode="</w:t>
      </w:r>
      <w:r w:rsidRPr="00B9456C">
        <w:t>SAPIENTNITROECOMMERCEV1</w:t>
      </w:r>
      <w:r>
        <w:t>" version="1.4"&gt;</w:t>
      </w:r>
    </w:p>
    <w:p w:rsidR="00831D6C" w:rsidRDefault="00831D6C" w:rsidP="00831D6C">
      <w:pPr>
        <w:spacing w:line="240" w:lineRule="auto"/>
        <w:ind w:left="720"/>
      </w:pPr>
      <w:r>
        <w:t xml:space="preserve">    &lt;</w:t>
      </w:r>
      <w:proofErr w:type="gramStart"/>
      <w:r>
        <w:t>submit</w:t>
      </w:r>
      <w:proofErr w:type="gramEnd"/>
      <w:r>
        <w:t>&gt;</w:t>
      </w:r>
    </w:p>
    <w:p w:rsidR="00831D6C" w:rsidRDefault="00831D6C" w:rsidP="00831D6C">
      <w:pPr>
        <w:spacing w:line="240" w:lineRule="auto"/>
        <w:ind w:left="720"/>
      </w:pPr>
      <w:r>
        <w:t xml:space="preserve">        &lt;order orderCode="ORDERCODE"&gt;</w:t>
      </w:r>
    </w:p>
    <w:p w:rsidR="00831D6C" w:rsidRDefault="00831D6C" w:rsidP="00831D6C">
      <w:pPr>
        <w:spacing w:line="240" w:lineRule="auto"/>
        <w:ind w:left="720"/>
      </w:pPr>
      <w:r>
        <w:t xml:space="preserve">            &lt;</w:t>
      </w:r>
      <w:proofErr w:type="gramStart"/>
      <w:r>
        <w:t>description&gt;</w:t>
      </w:r>
      <w:proofErr w:type="gramEnd"/>
      <w:r>
        <w:t>Description here&lt;/description&gt;</w:t>
      </w:r>
    </w:p>
    <w:p w:rsidR="00831D6C" w:rsidRDefault="00831D6C" w:rsidP="00831D6C">
      <w:pPr>
        <w:spacing w:line="240" w:lineRule="auto"/>
        <w:ind w:left="720"/>
      </w:pPr>
      <w:r>
        <w:t xml:space="preserve">            &lt;amount currencyCode="JPY" value="100" exponent="0"/&gt;</w:t>
      </w:r>
    </w:p>
    <w:p w:rsidR="00831D6C" w:rsidRDefault="00831D6C" w:rsidP="00831D6C">
      <w:pPr>
        <w:spacing w:line="240" w:lineRule="auto"/>
        <w:ind w:left="720"/>
      </w:pPr>
      <w:r>
        <w:t xml:space="preserve">            &lt;</w:t>
      </w:r>
      <w:proofErr w:type="gramStart"/>
      <w:r>
        <w:t>orderContent</w:t>
      </w:r>
      <w:proofErr w:type="gramEnd"/>
      <w:r>
        <w:t>&gt;</w:t>
      </w:r>
    </w:p>
    <w:p w:rsidR="00831D6C" w:rsidRDefault="00831D6C" w:rsidP="00831D6C">
      <w:pPr>
        <w:spacing w:line="240" w:lineRule="auto"/>
        <w:ind w:left="720"/>
      </w:pPr>
      <w:r>
        <w:t xml:space="preserve">                </w:t>
      </w:r>
      <w:proofErr w:type="gramStart"/>
      <w:r>
        <w:t>&lt;![</w:t>
      </w:r>
      <w:proofErr w:type="gramEnd"/>
      <w:r>
        <w:t>CDATA[      ]]&gt;</w:t>
      </w:r>
    </w:p>
    <w:p w:rsidR="00831D6C" w:rsidRDefault="00831D6C" w:rsidP="00831D6C">
      <w:pPr>
        <w:spacing w:line="240" w:lineRule="auto"/>
        <w:ind w:left="720"/>
      </w:pPr>
      <w:r>
        <w:t xml:space="preserve">            &lt;/orderContent&gt;</w:t>
      </w:r>
    </w:p>
    <w:p w:rsidR="00831D6C" w:rsidRDefault="00831D6C" w:rsidP="00831D6C">
      <w:pPr>
        <w:spacing w:line="240" w:lineRule="auto"/>
        <w:ind w:left="720"/>
      </w:pPr>
      <w:r>
        <w:lastRenderedPageBreak/>
        <w:t xml:space="preserve">            &lt;</w:t>
      </w:r>
      <w:proofErr w:type="gramStart"/>
      <w:r>
        <w:t>paymentDetails</w:t>
      </w:r>
      <w:proofErr w:type="gramEnd"/>
      <w:r>
        <w:t>&gt;</w:t>
      </w:r>
    </w:p>
    <w:p w:rsidR="00831D6C" w:rsidRDefault="00831D6C" w:rsidP="00831D6C">
      <w:pPr>
        <w:spacing w:line="240" w:lineRule="auto"/>
        <w:ind w:left="720"/>
      </w:pPr>
      <w:r>
        <w:t xml:space="preserve">                &lt;KONBINI-SSL shopperCountryCode="JP"&gt;                   </w:t>
      </w:r>
    </w:p>
    <w:p w:rsidR="00831D6C" w:rsidRDefault="00831D6C" w:rsidP="00831D6C">
      <w:pPr>
        <w:spacing w:line="240" w:lineRule="auto"/>
        <w:ind w:left="720"/>
      </w:pPr>
      <w:r>
        <w:t xml:space="preserve">&lt;successURL&gt;http://www.worldpay.com/?successURL&lt;/successURL&gt;                    </w:t>
      </w:r>
    </w:p>
    <w:p w:rsidR="00831D6C" w:rsidRDefault="00831D6C" w:rsidP="00831D6C">
      <w:pPr>
        <w:spacing w:line="240" w:lineRule="auto"/>
        <w:ind w:left="720"/>
      </w:pPr>
      <w:r>
        <w:t xml:space="preserve">&lt;cancelURL&gt;http://www.worldpay.com/?cancelURL&lt;/cancelURL&gt;                    </w:t>
      </w:r>
    </w:p>
    <w:p w:rsidR="00831D6C" w:rsidRDefault="00831D6C" w:rsidP="00831D6C">
      <w:pPr>
        <w:spacing w:line="240" w:lineRule="auto"/>
        <w:ind w:left="720"/>
      </w:pPr>
      <w:r>
        <w:t>&lt;pendingURL&gt;http://www.worldpay.com/?pendingURL&lt;/pendingURL&gt;</w:t>
      </w:r>
    </w:p>
    <w:p w:rsidR="00831D6C" w:rsidRDefault="00831D6C" w:rsidP="00831D6C">
      <w:pPr>
        <w:spacing w:line="240" w:lineRule="auto"/>
        <w:ind w:left="720"/>
      </w:pPr>
      <w:r>
        <w:t xml:space="preserve">                &lt;/KONBINI-SSL&gt;</w:t>
      </w:r>
    </w:p>
    <w:p w:rsidR="00831D6C" w:rsidRDefault="00831D6C" w:rsidP="00831D6C">
      <w:pPr>
        <w:spacing w:line="240" w:lineRule="auto"/>
        <w:ind w:left="720"/>
      </w:pPr>
      <w:r>
        <w:t xml:space="preserve">            &lt;/paymentDetails&gt;</w:t>
      </w:r>
    </w:p>
    <w:p w:rsidR="00831D6C" w:rsidRDefault="00831D6C" w:rsidP="00831D6C">
      <w:pPr>
        <w:spacing w:line="240" w:lineRule="auto"/>
        <w:ind w:left="720"/>
      </w:pPr>
      <w:r>
        <w:t xml:space="preserve">            &lt;</w:t>
      </w:r>
      <w:proofErr w:type="gramStart"/>
      <w:r>
        <w:t>shopper</w:t>
      </w:r>
      <w:proofErr w:type="gramEnd"/>
      <w:r>
        <w:t xml:space="preserve">&gt;              </w:t>
      </w:r>
    </w:p>
    <w:p w:rsidR="00831D6C" w:rsidRDefault="00831D6C" w:rsidP="00831D6C">
      <w:pPr>
        <w:spacing w:line="240" w:lineRule="auto"/>
        <w:ind w:left="720"/>
      </w:pPr>
      <w:r>
        <w:t>&lt;shopperEmailAddress&gt;shopper@worldpay.com&lt;/shopperEmailAddress&gt;</w:t>
      </w:r>
    </w:p>
    <w:p w:rsidR="00831D6C" w:rsidRDefault="00831D6C" w:rsidP="00831D6C">
      <w:pPr>
        <w:spacing w:line="240" w:lineRule="auto"/>
        <w:ind w:left="720"/>
      </w:pPr>
      <w:r>
        <w:t xml:space="preserve">            &lt;/shopper&gt;</w:t>
      </w:r>
    </w:p>
    <w:p w:rsidR="00831D6C" w:rsidRDefault="00831D6C" w:rsidP="00831D6C">
      <w:pPr>
        <w:spacing w:line="240" w:lineRule="auto"/>
        <w:ind w:left="720"/>
      </w:pPr>
      <w:r>
        <w:t xml:space="preserve">            &lt;</w:t>
      </w:r>
      <w:proofErr w:type="gramStart"/>
      <w:r>
        <w:t>shippingAddress</w:t>
      </w:r>
      <w:proofErr w:type="gramEnd"/>
      <w:r>
        <w:t>&gt;</w:t>
      </w:r>
    </w:p>
    <w:p w:rsidR="00831D6C" w:rsidRDefault="00831D6C" w:rsidP="00831D6C">
      <w:pPr>
        <w:spacing w:line="240" w:lineRule="auto"/>
        <w:ind w:left="720"/>
      </w:pPr>
      <w:r>
        <w:t xml:space="preserve">                &lt;</w:t>
      </w:r>
      <w:proofErr w:type="gramStart"/>
      <w:r>
        <w:t>address</w:t>
      </w:r>
      <w:proofErr w:type="gramEnd"/>
      <w:r>
        <w:t>&gt;</w:t>
      </w:r>
    </w:p>
    <w:p w:rsidR="00831D6C" w:rsidRDefault="00831D6C" w:rsidP="00831D6C">
      <w:pPr>
        <w:spacing w:line="240" w:lineRule="auto"/>
        <w:ind w:left="720"/>
      </w:pPr>
      <w:r>
        <w:t xml:space="preserve"> &lt;</w:t>
      </w:r>
      <w:proofErr w:type="gramStart"/>
      <w:r>
        <w:t>firstName&gt;</w:t>
      </w:r>
      <w:proofErr w:type="gramEnd"/>
      <w:r>
        <w:t>Doe&lt;/firstName&gt;</w:t>
      </w:r>
    </w:p>
    <w:p w:rsidR="00831D6C" w:rsidRDefault="00831D6C" w:rsidP="00831D6C">
      <w:pPr>
        <w:spacing w:line="240" w:lineRule="auto"/>
        <w:ind w:left="720"/>
      </w:pPr>
      <w:r>
        <w:t xml:space="preserve">     &lt;</w:t>
      </w:r>
      <w:proofErr w:type="gramStart"/>
      <w:r>
        <w:t>lastName&gt;</w:t>
      </w:r>
      <w:proofErr w:type="gramEnd"/>
      <w:r>
        <w:t>John&lt;/lastName&gt;</w:t>
      </w:r>
    </w:p>
    <w:p w:rsidR="00831D6C" w:rsidRDefault="00831D6C" w:rsidP="00831D6C">
      <w:pPr>
        <w:spacing w:line="240" w:lineRule="auto"/>
        <w:ind w:left="720"/>
      </w:pPr>
      <w:r>
        <w:t xml:space="preserve">                &lt;address1&gt;Main Street 3453&lt;/address1&gt;</w:t>
      </w:r>
    </w:p>
    <w:p w:rsidR="00831D6C" w:rsidRDefault="00831D6C" w:rsidP="00831D6C">
      <w:pPr>
        <w:spacing w:line="240" w:lineRule="auto"/>
        <w:ind w:left="720"/>
      </w:pPr>
      <w:r>
        <w:t xml:space="preserve">                 &lt;</w:t>
      </w:r>
      <w:proofErr w:type="gramStart"/>
      <w:r>
        <w:t>postalCode&gt;</w:t>
      </w:r>
      <w:proofErr w:type="gramEnd"/>
      <w:r>
        <w:t>74564&lt;/postalCode&gt;</w:t>
      </w:r>
    </w:p>
    <w:p w:rsidR="00831D6C" w:rsidRDefault="00831D6C" w:rsidP="00831D6C">
      <w:pPr>
        <w:spacing w:line="240" w:lineRule="auto"/>
        <w:ind w:left="720"/>
      </w:pPr>
      <w:r>
        <w:t xml:space="preserve">                &lt;</w:t>
      </w:r>
      <w:proofErr w:type="gramStart"/>
      <w:r>
        <w:t>city&gt;</w:t>
      </w:r>
      <w:proofErr w:type="gramEnd"/>
      <w:r>
        <w:t>Tokyo&lt;/city&gt;</w:t>
      </w:r>
    </w:p>
    <w:p w:rsidR="00831D6C" w:rsidRDefault="00831D6C" w:rsidP="00831D6C">
      <w:pPr>
        <w:spacing w:line="240" w:lineRule="auto"/>
        <w:ind w:left="720"/>
      </w:pPr>
      <w:r>
        <w:t xml:space="preserve">                &lt;</w:t>
      </w:r>
      <w:proofErr w:type="gramStart"/>
      <w:r>
        <w:t>countryCode&gt;</w:t>
      </w:r>
      <w:proofErr w:type="gramEnd"/>
      <w:r>
        <w:t>JP&lt;/countryCode&gt;</w:t>
      </w:r>
    </w:p>
    <w:p w:rsidR="00831D6C" w:rsidRDefault="00831D6C" w:rsidP="00831D6C">
      <w:pPr>
        <w:spacing w:line="240" w:lineRule="auto"/>
        <w:ind w:left="720"/>
      </w:pPr>
      <w:r>
        <w:t xml:space="preserve">                &lt;</w:t>
      </w:r>
      <w:proofErr w:type="gramStart"/>
      <w:r>
        <w:t>telephoneNumber&gt;</w:t>
      </w:r>
      <w:proofErr w:type="gramEnd"/>
      <w:r>
        <w:t>08012534568&lt;/telephoneNumber&gt;</w:t>
      </w:r>
    </w:p>
    <w:p w:rsidR="00831D6C" w:rsidRDefault="00831D6C" w:rsidP="00831D6C">
      <w:pPr>
        <w:spacing w:line="240" w:lineRule="auto"/>
        <w:ind w:left="720"/>
      </w:pPr>
      <w:r>
        <w:t xml:space="preserve">                &lt;/address&gt;</w:t>
      </w:r>
    </w:p>
    <w:p w:rsidR="00831D6C" w:rsidRDefault="00831D6C" w:rsidP="00831D6C">
      <w:pPr>
        <w:spacing w:line="240" w:lineRule="auto"/>
        <w:ind w:left="720"/>
      </w:pPr>
      <w:r>
        <w:t xml:space="preserve">            &lt;/shippingAddress&gt;</w:t>
      </w:r>
    </w:p>
    <w:p w:rsidR="00831D6C" w:rsidRDefault="00831D6C" w:rsidP="00831D6C">
      <w:pPr>
        <w:spacing w:line="240" w:lineRule="auto"/>
        <w:ind w:left="720"/>
      </w:pPr>
      <w:r>
        <w:t xml:space="preserve">        &lt;/order&gt;</w:t>
      </w:r>
    </w:p>
    <w:p w:rsidR="00831D6C" w:rsidRDefault="00831D6C" w:rsidP="00831D6C">
      <w:pPr>
        <w:spacing w:line="240" w:lineRule="auto"/>
        <w:ind w:left="720"/>
      </w:pPr>
      <w:r>
        <w:t xml:space="preserve">    &lt;/submit&gt;</w:t>
      </w:r>
    </w:p>
    <w:p w:rsidR="00831D6C" w:rsidRDefault="00831D6C" w:rsidP="00831D6C">
      <w:pPr>
        <w:spacing w:line="240" w:lineRule="auto"/>
        <w:ind w:left="720"/>
      </w:pPr>
      <w:r>
        <w:t>&lt;/paymentService&gt;</w:t>
      </w:r>
    </w:p>
    <w:p w:rsidR="00831D6C" w:rsidRPr="00B93A33" w:rsidRDefault="00831D6C" w:rsidP="00831D6C">
      <w:pPr>
        <w:spacing w:line="240" w:lineRule="auto"/>
        <w:ind w:left="720"/>
      </w:pPr>
    </w:p>
    <w:p w:rsidR="00831D6C" w:rsidRPr="00772E9A" w:rsidRDefault="00831D6C" w:rsidP="008A78A6">
      <w:pPr>
        <w:pStyle w:val="Heading4"/>
        <w:keepNext/>
        <w:keepLines/>
        <w:ind w:left="1800"/>
        <w:rPr>
          <w:iCs w:val="0"/>
        </w:rPr>
      </w:pPr>
      <w:bookmarkStart w:id="358" w:name="_Toc409710792"/>
      <w:bookmarkStart w:id="359" w:name="_Toc413668790"/>
      <w:r w:rsidRPr="00772E9A">
        <w:rPr>
          <w:iCs w:val="0"/>
        </w:rPr>
        <w:t>Response Attribute Mapping</w:t>
      </w:r>
      <w:bookmarkEnd w:id="358"/>
      <w:bookmarkEnd w:id="359"/>
    </w:p>
    <w:p w:rsidR="00831D6C" w:rsidRDefault="00831D6C" w:rsidP="00831D6C">
      <w:pPr>
        <w:ind w:left="576"/>
      </w:pPr>
      <w:proofErr w:type="gramStart"/>
      <w:r>
        <w:t>&lt;?xml</w:t>
      </w:r>
      <w:proofErr w:type="gramEnd"/>
      <w:r>
        <w:t xml:space="preserve"> version="1.0" encoding="UTF-8"?&gt;</w:t>
      </w:r>
    </w:p>
    <w:p w:rsidR="00831D6C" w:rsidRDefault="00831D6C" w:rsidP="00831D6C">
      <w:pPr>
        <w:ind w:left="576"/>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831D6C" w:rsidRDefault="00831D6C" w:rsidP="00831D6C">
      <w:pPr>
        <w:ind w:left="576"/>
      </w:pPr>
      <w:r>
        <w:t xml:space="preserve">                                "http://dtd.worldpay.com/paymentService_v1.dtd"&gt;</w:t>
      </w:r>
    </w:p>
    <w:p w:rsidR="00831D6C" w:rsidRDefault="00831D6C" w:rsidP="00831D6C">
      <w:pPr>
        <w:ind w:left="576"/>
      </w:pPr>
      <w:r>
        <w:lastRenderedPageBreak/>
        <w:t>&lt;paymentService version="1.4" merchantCode="SAPIENTNITROECOMMERCEV1"&gt;</w:t>
      </w:r>
    </w:p>
    <w:p w:rsidR="00831D6C" w:rsidRDefault="00831D6C" w:rsidP="00831D6C">
      <w:pPr>
        <w:ind w:left="576"/>
      </w:pPr>
      <w:r>
        <w:t xml:space="preserve">    &lt;</w:t>
      </w:r>
      <w:proofErr w:type="gramStart"/>
      <w:r>
        <w:t>reply</w:t>
      </w:r>
      <w:proofErr w:type="gramEnd"/>
      <w:r>
        <w:t>&gt;</w:t>
      </w:r>
    </w:p>
    <w:p w:rsidR="00831D6C" w:rsidRDefault="00831D6C" w:rsidP="00831D6C">
      <w:pPr>
        <w:ind w:left="576"/>
      </w:pPr>
      <w:r>
        <w:t xml:space="preserve">        &lt;orderStatus orderCode="ORDERCODE"&gt;</w:t>
      </w:r>
    </w:p>
    <w:p w:rsidR="00831D6C" w:rsidRDefault="00831D6C" w:rsidP="00831D6C">
      <w:pPr>
        <w:ind w:left="576"/>
      </w:pPr>
      <w:r>
        <w:t xml:space="preserve">            &lt;</w:t>
      </w:r>
      <w:proofErr w:type="gramStart"/>
      <w:r>
        <w:t>reference</w:t>
      </w:r>
      <w:proofErr w:type="gramEnd"/>
      <w:r>
        <w:t xml:space="preserve"> id="3020978183"&gt;https://secure-test.worldpay.com/jsp/test/shopper/APMSTSimulator.jsp?customerRef=3018125177&amp;amp;paymentMethod=KONBINI&lt;/reference&gt;</w:t>
      </w:r>
    </w:p>
    <w:p w:rsidR="00831D6C" w:rsidRDefault="00831D6C" w:rsidP="00831D6C">
      <w:pPr>
        <w:ind w:left="576"/>
      </w:pPr>
      <w:r>
        <w:t xml:space="preserve">        &lt;/orderStatus&gt;</w:t>
      </w:r>
    </w:p>
    <w:p w:rsidR="00831D6C" w:rsidRDefault="00831D6C" w:rsidP="00831D6C">
      <w:pPr>
        <w:ind w:left="576"/>
      </w:pPr>
      <w:r>
        <w:t xml:space="preserve">    &lt;/reply&gt;</w:t>
      </w:r>
    </w:p>
    <w:p w:rsidR="00831D6C" w:rsidRPr="00B93A33" w:rsidRDefault="00831D6C" w:rsidP="00831D6C">
      <w:pPr>
        <w:ind w:left="576"/>
      </w:pPr>
      <w:r>
        <w:t>&lt;/paymentService&gt;</w:t>
      </w:r>
    </w:p>
    <w:p w:rsidR="00831D6C" w:rsidRDefault="00831D6C" w:rsidP="00831D6C">
      <w:pPr>
        <w:rPr>
          <w:rFonts w:ascii="Calibri" w:eastAsia="Times New Roman" w:hAnsi="Calibri" w:cs="Times New Roman"/>
          <w:b/>
          <w:color w:val="000000"/>
          <w:sz w:val="20"/>
          <w:szCs w:val="20"/>
        </w:rPr>
      </w:pPr>
    </w:p>
    <w:p w:rsidR="00831D6C" w:rsidRPr="00F61D5D" w:rsidRDefault="00831D6C" w:rsidP="00F61D5D">
      <w:pPr>
        <w:pStyle w:val="Heading3"/>
        <w:keepNext/>
        <w:keepLines/>
        <w:numPr>
          <w:ilvl w:val="2"/>
          <w:numId w:val="47"/>
        </w:numPr>
        <w:pBdr>
          <w:bottom w:val="none" w:sz="0" w:space="0" w:color="auto"/>
        </w:pBdr>
        <w:spacing w:line="276" w:lineRule="auto"/>
        <w:ind w:left="1764"/>
        <w:rPr>
          <w:i w:val="0"/>
          <w:sz w:val="24"/>
          <w:szCs w:val="24"/>
        </w:rPr>
      </w:pPr>
      <w:bookmarkStart w:id="360" w:name="_Toc409710793"/>
      <w:bookmarkStart w:id="361" w:name="_Toc413668791"/>
      <w:bookmarkStart w:id="362" w:name="_Toc8306089"/>
      <w:r w:rsidRPr="00F61D5D">
        <w:rPr>
          <w:i w:val="0"/>
          <w:sz w:val="24"/>
          <w:szCs w:val="24"/>
        </w:rPr>
        <w:t>Poli</w:t>
      </w:r>
      <w:bookmarkEnd w:id="360"/>
      <w:bookmarkEnd w:id="361"/>
      <w:bookmarkEnd w:id="362"/>
    </w:p>
    <w:p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 xml:space="preserve">POLi is real-time </w:t>
      </w:r>
      <w:proofErr w:type="gramStart"/>
      <w:r>
        <w:rPr>
          <w:rFonts w:ascii="Calibri" w:hAnsi="Calibri"/>
          <w:color w:val="393939"/>
          <w:sz w:val="21"/>
          <w:szCs w:val="21"/>
        </w:rPr>
        <w:t>bank transfer payment method</w:t>
      </w:r>
      <w:proofErr w:type="gramEnd"/>
      <w:r>
        <w:rPr>
          <w:rFonts w:ascii="Calibri" w:hAnsi="Calibri"/>
          <w:color w:val="393939"/>
          <w:sz w:val="21"/>
          <w:szCs w:val="21"/>
        </w:rPr>
        <w:t xml:space="preserve"> that shoppers can use to make real-time payments directly from their online bank account.</w:t>
      </w:r>
    </w:p>
    <w:p w:rsidR="00831D6C" w:rsidRDefault="00831D6C" w:rsidP="00831D6C">
      <w:pPr>
        <w:pStyle w:val="NormalWeb"/>
        <w:spacing w:before="120" w:after="0"/>
        <w:ind w:left="708"/>
        <w:rPr>
          <w:rFonts w:ascii="Calibri" w:hAnsi="Calibri"/>
          <w:color w:val="393939"/>
          <w:sz w:val="21"/>
          <w:szCs w:val="21"/>
        </w:rPr>
      </w:pPr>
      <w:r>
        <w:rPr>
          <w:rFonts w:ascii="Calibri" w:hAnsi="Calibri"/>
          <w:color w:val="393939"/>
          <w:sz w:val="21"/>
          <w:szCs w:val="21"/>
        </w:rPr>
        <w:t>To make a payment by using this method:</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On the payment pa</w:t>
      </w:r>
      <w:r w:rsidR="00DF25C7">
        <w:rPr>
          <w:rFonts w:ascii="Calibri" w:hAnsi="Calibri"/>
          <w:color w:val="393939"/>
          <w:sz w:val="21"/>
          <w:szCs w:val="21"/>
        </w:rPr>
        <w:t>ge, the shopper selects the Poli</w:t>
      </w:r>
      <w:r>
        <w:rPr>
          <w:rFonts w:ascii="Calibri" w:hAnsi="Calibri"/>
          <w:color w:val="393939"/>
          <w:sz w:val="21"/>
          <w:szCs w:val="21"/>
        </w:rPr>
        <w:t xml:space="preserve"> payment method. The s</w:t>
      </w:r>
      <w:r w:rsidR="00DF25C7">
        <w:rPr>
          <w:rFonts w:ascii="Calibri" w:hAnsi="Calibri"/>
          <w:color w:val="393939"/>
          <w:sz w:val="21"/>
          <w:szCs w:val="21"/>
        </w:rPr>
        <w:t xml:space="preserve">hopper </w:t>
      </w:r>
      <w:proofErr w:type="gramStart"/>
      <w:r w:rsidR="00DF25C7">
        <w:rPr>
          <w:rFonts w:ascii="Calibri" w:hAnsi="Calibri"/>
          <w:color w:val="393939"/>
          <w:sz w:val="21"/>
          <w:szCs w:val="21"/>
        </w:rPr>
        <w:t>is redirected</w:t>
      </w:r>
      <w:proofErr w:type="gramEnd"/>
      <w:r w:rsidR="00DF25C7">
        <w:rPr>
          <w:rFonts w:ascii="Calibri" w:hAnsi="Calibri"/>
          <w:color w:val="393939"/>
          <w:sz w:val="21"/>
          <w:szCs w:val="21"/>
        </w:rPr>
        <w:t xml:space="preserve"> to the Poli</w:t>
      </w:r>
      <w:r>
        <w:rPr>
          <w:rFonts w:ascii="Calibri" w:hAnsi="Calibri"/>
          <w:color w:val="393939"/>
          <w:sz w:val="21"/>
          <w:szCs w:val="21"/>
        </w:rPr>
        <w:t xml:space="preserve"> website.</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 xml:space="preserve">The shopper selects the bank from which the payment </w:t>
      </w:r>
      <w:proofErr w:type="gramStart"/>
      <w:r>
        <w:rPr>
          <w:rFonts w:ascii="Calibri" w:hAnsi="Calibri"/>
          <w:color w:val="393939"/>
          <w:sz w:val="21"/>
          <w:szCs w:val="21"/>
        </w:rPr>
        <w:t>must be made</w:t>
      </w:r>
      <w:proofErr w:type="gramEnd"/>
      <w:r>
        <w:rPr>
          <w:rFonts w:ascii="Calibri" w:hAnsi="Calibri"/>
          <w:color w:val="393939"/>
          <w:sz w:val="21"/>
          <w:szCs w:val="21"/>
        </w:rPr>
        <w:t xml:space="preserve">. The shopper </w:t>
      </w:r>
      <w:proofErr w:type="gramStart"/>
      <w:r>
        <w:rPr>
          <w:rFonts w:ascii="Calibri" w:hAnsi="Calibri"/>
          <w:color w:val="393939"/>
          <w:sz w:val="21"/>
          <w:szCs w:val="21"/>
        </w:rPr>
        <w:t>is redirected</w:t>
      </w:r>
      <w:proofErr w:type="gramEnd"/>
      <w:r>
        <w:rPr>
          <w:rFonts w:ascii="Calibri" w:hAnsi="Calibri"/>
          <w:color w:val="393939"/>
          <w:sz w:val="21"/>
          <w:szCs w:val="21"/>
        </w:rPr>
        <w:t xml:space="preserve"> to the website of the bank.</w:t>
      </w:r>
    </w:p>
    <w:p w:rsidR="00831D6C" w:rsidRDefault="00831D6C" w:rsidP="00B761DF">
      <w:pPr>
        <w:pStyle w:val="NormalWeb"/>
        <w:numPr>
          <w:ilvl w:val="0"/>
          <w:numId w:val="38"/>
        </w:numPr>
        <w:spacing w:before="120" w:after="0" w:line="240" w:lineRule="auto"/>
        <w:ind w:left="1773"/>
        <w:rPr>
          <w:rFonts w:ascii="Calibri" w:hAnsi="Calibri"/>
          <w:color w:val="393939"/>
          <w:sz w:val="21"/>
          <w:szCs w:val="21"/>
        </w:rPr>
      </w:pPr>
      <w:r>
        <w:rPr>
          <w:rFonts w:ascii="Calibri" w:hAnsi="Calibri"/>
          <w:color w:val="393939"/>
          <w:sz w:val="21"/>
          <w:szCs w:val="21"/>
        </w:rPr>
        <w:t>The shopper logs on to the bank and makes the payment.</w:t>
      </w:r>
    </w:p>
    <w:p w:rsidR="00831D6C" w:rsidRDefault="00831D6C" w:rsidP="00831D6C">
      <w:pPr>
        <w:spacing w:before="120" w:after="0" w:line="240" w:lineRule="auto"/>
        <w:rPr>
          <w:rFonts w:ascii="Calibri" w:eastAsia="Times New Roman" w:hAnsi="Calibri" w:cs="Times New Roman"/>
          <w:b/>
          <w:color w:val="393939"/>
          <w:sz w:val="21"/>
          <w:szCs w:val="21"/>
        </w:rPr>
      </w:pP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Payment method properties</w:t>
      </w:r>
    </w:p>
    <w:p w:rsidR="00831D6C" w:rsidRDefault="00831D6C" w:rsidP="00831D6C">
      <w:pPr>
        <w:pStyle w:val="NormalWeb"/>
        <w:spacing w:before="120" w:after="0"/>
        <w:ind w:firstLine="708"/>
        <w:rPr>
          <w:rFonts w:ascii="Calibri" w:hAnsi="Calibri"/>
          <w:color w:val="393939"/>
          <w:sz w:val="21"/>
          <w:szCs w:val="21"/>
        </w:rPr>
      </w:pPr>
      <w:r>
        <w:rPr>
          <w:rFonts w:ascii="Calibri" w:hAnsi="Calibri"/>
          <w:color w:val="393939"/>
          <w:sz w:val="21"/>
          <w:szCs w:val="21"/>
        </w:rPr>
        <w:t xml:space="preserve">The properties for this payment method </w:t>
      </w:r>
      <w:proofErr w:type="gramStart"/>
      <w:r>
        <w:rPr>
          <w:rFonts w:ascii="Calibri" w:hAnsi="Calibri"/>
          <w:color w:val="393939"/>
          <w:sz w:val="21"/>
          <w:szCs w:val="21"/>
        </w:rPr>
        <w:t>are described</w:t>
      </w:r>
      <w:proofErr w:type="gramEnd"/>
      <w:r>
        <w:rPr>
          <w:rFonts w:ascii="Calibri" w:hAnsi="Calibri"/>
          <w:color w:val="393939"/>
          <w:sz w:val="21"/>
          <w:szCs w:val="21"/>
        </w:rPr>
        <w:t xml:space="preserve"> in the following table.</w:t>
      </w:r>
    </w:p>
    <w:p w:rsidR="00831D6C" w:rsidRDefault="00831D6C" w:rsidP="00831D6C">
      <w:pPr>
        <w:pStyle w:val="NormalWeb"/>
        <w:spacing w:before="120" w:after="0"/>
        <w:rPr>
          <w:rFonts w:ascii="Calibri" w:hAnsi="Calibri"/>
          <w:color w:val="393939"/>
          <w:sz w:val="21"/>
          <w:szCs w:val="21"/>
        </w:rPr>
      </w:pPr>
    </w:p>
    <w:tbl>
      <w:tblPr>
        <w:tblStyle w:val="LightGrid-Accent51"/>
        <w:tblW w:w="4584" w:type="pct"/>
        <w:tblInd w:w="828" w:type="dxa"/>
        <w:tblLook w:val="04A0" w:firstRow="1" w:lastRow="0" w:firstColumn="1" w:lastColumn="0" w:noHBand="0" w:noVBand="1"/>
      </w:tblPr>
      <w:tblGrid>
        <w:gridCol w:w="2515"/>
        <w:gridCol w:w="6402"/>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Pr="00772E9A" w:rsidRDefault="00831D6C" w:rsidP="002264F5">
            <w:pPr>
              <w:spacing w:before="150"/>
              <w:jc w:val="center"/>
              <w:rPr>
                <w:rFonts w:ascii="Calibri" w:hAnsi="Calibri"/>
                <w:color w:val="000000"/>
                <w:sz w:val="20"/>
                <w:szCs w:val="20"/>
              </w:rPr>
            </w:pPr>
            <w:r w:rsidRPr="00772E9A">
              <w:rPr>
                <w:rFonts w:ascii="Calibri" w:hAnsi="Calibri"/>
                <w:bCs w:val="0"/>
                <w:color w:val="000000"/>
                <w:sz w:val="20"/>
                <w:szCs w:val="20"/>
              </w:rPr>
              <w:t>Property</w:t>
            </w:r>
          </w:p>
        </w:tc>
        <w:tc>
          <w:tcPr>
            <w:tcW w:w="3590" w:type="pct"/>
            <w:hideMark/>
          </w:tcPr>
          <w:p w:rsidR="00831D6C" w:rsidRPr="00772E9A" w:rsidRDefault="00831D6C" w:rsidP="002264F5">
            <w:pPr>
              <w:spacing w:before="15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772E9A">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Payment Type</w:t>
            </w:r>
          </w:p>
        </w:tc>
        <w:tc>
          <w:tcPr>
            <w:tcW w:w="3590" w:type="pct"/>
            <w:hideMark/>
          </w:tcPr>
          <w:p w:rsidR="00831D6C" w:rsidRDefault="00831D6C"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Countries</w:t>
            </w:r>
          </w:p>
        </w:tc>
        <w:tc>
          <w:tcPr>
            <w:tcW w:w="3590" w:type="pct"/>
            <w:hideMark/>
          </w:tcPr>
          <w:p w:rsidR="00831D6C" w:rsidRDefault="00831D6C"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Australia and New Zealand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Default Language</w:t>
            </w:r>
          </w:p>
        </w:tc>
        <w:tc>
          <w:tcPr>
            <w:tcW w:w="3590" w:type="pct"/>
            <w:hideMark/>
          </w:tcPr>
          <w:p w:rsidR="00831D6C" w:rsidRDefault="00826C25" w:rsidP="002264F5">
            <w:pPr>
              <w:spacing w:before="15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Supported Languages</w:t>
            </w:r>
          </w:p>
        </w:tc>
        <w:tc>
          <w:tcPr>
            <w:tcW w:w="3590" w:type="pct"/>
            <w:hideMark/>
          </w:tcPr>
          <w:p w:rsidR="00831D6C" w:rsidRDefault="00826C25" w:rsidP="002264F5">
            <w:pPr>
              <w:spacing w:before="15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E</w:t>
            </w:r>
            <w:r w:rsidR="00831D6C">
              <w:rPr>
                <w:rFonts w:ascii="Calibri" w:hAnsi="Calibri"/>
                <w:color w:val="393939"/>
                <w:sz w:val="20"/>
                <w:szCs w:val="20"/>
              </w:rPr>
              <w:t>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pct"/>
            <w:hideMark/>
          </w:tcPr>
          <w:p w:rsidR="00831D6C" w:rsidRDefault="00831D6C" w:rsidP="002264F5">
            <w:pPr>
              <w:spacing w:before="150"/>
              <w:rPr>
                <w:rFonts w:ascii="Calibri" w:hAnsi="Calibri"/>
                <w:color w:val="393939"/>
                <w:sz w:val="20"/>
                <w:szCs w:val="20"/>
              </w:rPr>
            </w:pPr>
            <w:r>
              <w:rPr>
                <w:rFonts w:ascii="Calibri" w:hAnsi="Calibri"/>
                <w:b w:val="0"/>
                <w:bCs w:val="0"/>
                <w:color w:val="393939"/>
                <w:sz w:val="20"/>
                <w:szCs w:val="20"/>
              </w:rPr>
              <w:t>Acceptance Currency and Preferred Currency</w:t>
            </w:r>
          </w:p>
        </w:tc>
        <w:tc>
          <w:tcPr>
            <w:tcW w:w="3590" w:type="pct"/>
            <w:hideMark/>
          </w:tcPr>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Australia</w:t>
            </w:r>
            <w:r>
              <w:rPr>
                <w:rFonts w:ascii="Calibri" w:hAnsi="Calibri"/>
                <w:color w:val="393939"/>
                <w:sz w:val="20"/>
                <w:szCs w:val="20"/>
              </w:rPr>
              <w:t>: AUD</w:t>
            </w:r>
          </w:p>
          <w:p w:rsidR="00831D6C" w:rsidRDefault="00831D6C" w:rsidP="00B761DF">
            <w:pPr>
              <w:pStyle w:val="bulletlist"/>
              <w:numPr>
                <w:ilvl w:val="0"/>
                <w:numId w:val="39"/>
              </w:numPr>
              <w:spacing w:before="60" w:beforeAutospacing="0" w:after="0" w:afterAutospacing="0"/>
              <w:ind w:left="533"/>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b/>
                <w:bCs/>
                <w:color w:val="393939"/>
                <w:sz w:val="20"/>
                <w:szCs w:val="20"/>
              </w:rPr>
              <w:t>New Zealand</w:t>
            </w:r>
            <w:r>
              <w:rPr>
                <w:rFonts w:ascii="Calibri" w:hAnsi="Calibri"/>
                <w:color w:val="393939"/>
                <w:sz w:val="20"/>
                <w:szCs w:val="20"/>
              </w:rPr>
              <w:t>: NZD</w:t>
            </w:r>
          </w:p>
        </w:tc>
      </w:tr>
    </w:tbl>
    <w:p w:rsidR="00831D6C" w:rsidRDefault="00831D6C" w:rsidP="00831D6C">
      <w:pPr>
        <w:pStyle w:val="NormalWeb"/>
        <w:spacing w:before="120" w:after="0"/>
        <w:ind w:left="1065"/>
        <w:rPr>
          <w:rFonts w:ascii="Calibri" w:hAnsi="Calibri"/>
          <w:color w:val="393939"/>
          <w:sz w:val="21"/>
          <w:szCs w:val="21"/>
        </w:rPr>
      </w:pPr>
    </w:p>
    <w:p w:rsidR="00831D6C" w:rsidRPr="00772E9A" w:rsidRDefault="00831D6C" w:rsidP="008A78A6">
      <w:pPr>
        <w:pStyle w:val="Heading4"/>
        <w:keepNext/>
        <w:keepLines/>
        <w:ind w:left="1800"/>
        <w:rPr>
          <w:iCs w:val="0"/>
        </w:rPr>
      </w:pPr>
      <w:bookmarkStart w:id="363" w:name="_Toc409710794"/>
      <w:bookmarkStart w:id="364" w:name="_Toc413668792"/>
      <w:r w:rsidRPr="00772E9A">
        <w:rPr>
          <w:iCs w:val="0"/>
        </w:rPr>
        <w:t>Request Attribute Mapping</w:t>
      </w:r>
      <w:bookmarkEnd w:id="363"/>
      <w:bookmarkEnd w:id="364"/>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771C86" w:rsidRDefault="00831D6C" w:rsidP="00831D6C">
      <w:pPr>
        <w:spacing w:line="240" w:lineRule="auto"/>
        <w:ind w:left="720"/>
      </w:pPr>
      <w:proofErr w:type="gramStart"/>
      <w:r w:rsidRPr="00771C86">
        <w:t>&lt;?xml</w:t>
      </w:r>
      <w:proofErr w:type="gramEnd"/>
      <w:r w:rsidRPr="00771C86">
        <w:t xml:space="preserve"> version='1.0' ?&gt;</w:t>
      </w:r>
    </w:p>
    <w:p w:rsidR="00831D6C" w:rsidRPr="00771C86" w:rsidRDefault="00831D6C" w:rsidP="00831D6C">
      <w:pPr>
        <w:spacing w:line="240" w:lineRule="auto"/>
        <w:ind w:left="720"/>
      </w:pPr>
      <w:proofErr w:type="gramStart"/>
      <w:r w:rsidRPr="00771C86">
        <w:t>&lt;!DOCTYPE</w:t>
      </w:r>
      <w:proofErr w:type="gramEnd"/>
      <w:r w:rsidRPr="00771C86">
        <w:t xml:space="preserve"> paymentService PUBLIC '-//</w:t>
      </w:r>
      <w:r w:rsidR="00C04461">
        <w:t>Worldpay</w:t>
      </w:r>
      <w:r w:rsidRPr="00771C86">
        <w:t xml:space="preserve">//DTD </w:t>
      </w:r>
      <w:r w:rsidR="00C04461">
        <w:t>Worldpay</w:t>
      </w:r>
      <w:r w:rsidRPr="00771C86">
        <w:t xml:space="preserve"> PaymentService v1//EN' 'dtd/paymentService_v1.dtd'&gt;</w:t>
      </w:r>
    </w:p>
    <w:p w:rsidR="00831D6C" w:rsidRPr="00771C86" w:rsidRDefault="00831D6C" w:rsidP="00831D6C">
      <w:pPr>
        <w:spacing w:line="240" w:lineRule="auto"/>
        <w:ind w:left="720"/>
      </w:pPr>
      <w:r w:rsidRPr="00771C86">
        <w:t>&lt;paymentService merchantCode='</w:t>
      </w:r>
      <w:r w:rsidRPr="00C11381">
        <w:t>SAPIENTNITROECOMMERCEV1</w:t>
      </w:r>
      <w:r w:rsidRPr="00771C86">
        <w:t>' version='1.4'&gt;</w:t>
      </w:r>
    </w:p>
    <w:p w:rsidR="00831D6C" w:rsidRPr="00771C86" w:rsidRDefault="00831D6C" w:rsidP="00831D6C">
      <w:pPr>
        <w:spacing w:line="240" w:lineRule="auto"/>
        <w:ind w:left="720"/>
      </w:pPr>
      <w:r w:rsidRPr="00771C86">
        <w:t>&lt;</w:t>
      </w:r>
      <w:proofErr w:type="gramStart"/>
      <w:r w:rsidRPr="00771C86">
        <w:t>submit</w:t>
      </w:r>
      <w:proofErr w:type="gramEnd"/>
      <w:r w:rsidRPr="00771C86">
        <w:t>&gt;</w:t>
      </w:r>
    </w:p>
    <w:p w:rsidR="00831D6C" w:rsidRPr="00771C86" w:rsidRDefault="00831D6C" w:rsidP="00831D6C">
      <w:pPr>
        <w:spacing w:line="240" w:lineRule="auto"/>
        <w:ind w:left="720"/>
      </w:pPr>
      <w:r w:rsidRPr="00771C86">
        <w:t xml:space="preserve">   &lt;order orderCode='Example_Poli_order'&gt;</w:t>
      </w:r>
    </w:p>
    <w:p w:rsidR="00831D6C" w:rsidRPr="00771C86" w:rsidRDefault="00831D6C" w:rsidP="00831D6C">
      <w:pPr>
        <w:spacing w:line="240" w:lineRule="auto"/>
        <w:ind w:left="720"/>
      </w:pPr>
      <w:r w:rsidRPr="00771C86">
        <w:t xml:space="preserve">     &lt;</w:t>
      </w:r>
      <w:proofErr w:type="gramStart"/>
      <w:r w:rsidRPr="00771C86">
        <w:t>description&gt;</w:t>
      </w:r>
      <w:proofErr w:type="gramEnd"/>
      <w:r w:rsidRPr="00771C86">
        <w:t>Description here&lt;/description&gt;</w:t>
      </w:r>
    </w:p>
    <w:p w:rsidR="00831D6C" w:rsidRPr="00771C86" w:rsidRDefault="00831D6C" w:rsidP="00831D6C">
      <w:pPr>
        <w:spacing w:line="240" w:lineRule="auto"/>
        <w:ind w:left="720"/>
      </w:pPr>
      <w:r w:rsidRPr="00771C86">
        <w:t xml:space="preserve">     &lt;amount currencyCode='AUD' value='100' exponent='2'/&gt;</w:t>
      </w:r>
    </w:p>
    <w:p w:rsidR="00831D6C" w:rsidRPr="00771C86" w:rsidRDefault="00831D6C" w:rsidP="00831D6C">
      <w:pPr>
        <w:spacing w:line="240" w:lineRule="auto"/>
        <w:ind w:left="720"/>
      </w:pPr>
      <w:r w:rsidRPr="00771C86">
        <w:t xml:space="preserve">     &lt;</w:t>
      </w:r>
      <w:proofErr w:type="gramStart"/>
      <w:r w:rsidRPr="00771C86">
        <w:t>orderContent&gt;</w:t>
      </w:r>
      <w:proofErr w:type="gramEnd"/>
      <w:r w:rsidRPr="00771C86">
        <w:t>Order Content Here&lt;/orderContent&gt;</w:t>
      </w:r>
    </w:p>
    <w:p w:rsidR="00831D6C" w:rsidRPr="00771C86" w:rsidRDefault="00831D6C" w:rsidP="00831D6C">
      <w:pPr>
        <w:spacing w:line="240" w:lineRule="auto"/>
        <w:ind w:left="720"/>
      </w:pPr>
      <w:r w:rsidRPr="00771C86">
        <w:t xml:space="preserve">     &lt;</w:t>
      </w:r>
      <w:proofErr w:type="gramStart"/>
      <w:r w:rsidRPr="00771C86">
        <w:t>paymentDetails</w:t>
      </w:r>
      <w:proofErr w:type="gramEnd"/>
      <w:r w:rsidRPr="00771C86">
        <w:t>&gt;</w:t>
      </w:r>
    </w:p>
    <w:p w:rsidR="00831D6C" w:rsidRPr="00771C86" w:rsidRDefault="00831D6C" w:rsidP="00831D6C">
      <w:pPr>
        <w:spacing w:line="240" w:lineRule="auto"/>
        <w:ind w:left="720"/>
      </w:pPr>
      <w:r w:rsidRPr="00771C86">
        <w:t xml:space="preserve">      &lt;POLI-SSL shopperCountryCode='AU'&gt;</w:t>
      </w:r>
    </w:p>
    <w:p w:rsidR="00831D6C" w:rsidRPr="00771C86" w:rsidRDefault="00831D6C" w:rsidP="00831D6C">
      <w:pPr>
        <w:spacing w:line="240" w:lineRule="auto"/>
        <w:ind w:left="720"/>
      </w:pPr>
      <w:r w:rsidRPr="00771C86">
        <w:t xml:space="preserve">      &lt;successURL&gt;http://www.worldpay.com/successURL&lt;/successURL&gt;</w:t>
      </w:r>
    </w:p>
    <w:p w:rsidR="00831D6C" w:rsidRPr="00771C86" w:rsidRDefault="00831D6C" w:rsidP="00831D6C">
      <w:pPr>
        <w:spacing w:line="240" w:lineRule="auto"/>
        <w:ind w:left="720"/>
      </w:pPr>
      <w:r w:rsidRPr="00771C86">
        <w:t xml:space="preserve">      &lt;cancelURL&gt;http://www.worldpay.com/cancelURL&lt;/cancelURL&gt;</w:t>
      </w:r>
    </w:p>
    <w:p w:rsidR="00831D6C" w:rsidRPr="00771C86" w:rsidRDefault="00831D6C" w:rsidP="00831D6C">
      <w:pPr>
        <w:spacing w:line="240" w:lineRule="auto"/>
        <w:ind w:left="720"/>
      </w:pPr>
      <w:r w:rsidRPr="00771C86">
        <w:t xml:space="preserve">      &lt;pendingURL&gt;http://www.worldpay.com/pendingURL&lt;/pendingURL&gt;</w:t>
      </w:r>
    </w:p>
    <w:p w:rsidR="00831D6C" w:rsidRPr="00771C86" w:rsidRDefault="00831D6C" w:rsidP="00831D6C">
      <w:pPr>
        <w:spacing w:line="240" w:lineRule="auto"/>
        <w:ind w:left="720"/>
      </w:pPr>
      <w:r w:rsidRPr="00771C86">
        <w:t xml:space="preserve">       &lt;/POLI-SSL&gt;</w:t>
      </w:r>
    </w:p>
    <w:p w:rsidR="00831D6C" w:rsidRPr="00771C86" w:rsidRDefault="00831D6C" w:rsidP="00831D6C">
      <w:pPr>
        <w:spacing w:line="240" w:lineRule="auto"/>
        <w:ind w:left="720"/>
      </w:pPr>
      <w:r w:rsidRPr="00771C86">
        <w:t xml:space="preserve">     &lt;/paymentDetails&gt;</w:t>
      </w:r>
    </w:p>
    <w:p w:rsidR="00831D6C" w:rsidRPr="00771C86" w:rsidRDefault="00831D6C" w:rsidP="00831D6C">
      <w:pPr>
        <w:spacing w:line="240" w:lineRule="auto"/>
        <w:ind w:left="720"/>
      </w:pPr>
      <w:r w:rsidRPr="00771C86">
        <w:t xml:space="preserve">     &lt;</w:t>
      </w:r>
      <w:proofErr w:type="gramStart"/>
      <w:r w:rsidRPr="00771C86">
        <w:t>shopper</w:t>
      </w:r>
      <w:proofErr w:type="gramEnd"/>
      <w:r w:rsidRPr="00771C86">
        <w:t>&gt;</w:t>
      </w:r>
    </w:p>
    <w:p w:rsidR="00831D6C" w:rsidRPr="00771C86" w:rsidRDefault="00831D6C" w:rsidP="00831D6C">
      <w:pPr>
        <w:spacing w:line="240" w:lineRule="auto"/>
        <w:ind w:left="720"/>
      </w:pPr>
      <w:r w:rsidRPr="00771C86">
        <w:t>&lt;shopperEmailAddress&gt;shopper@worldpay.com&lt;/shopperEmailAddress&gt;</w:t>
      </w:r>
    </w:p>
    <w:p w:rsidR="00831D6C" w:rsidRPr="00771C86" w:rsidRDefault="00831D6C" w:rsidP="00831D6C">
      <w:pPr>
        <w:spacing w:line="240" w:lineRule="auto"/>
        <w:ind w:left="720"/>
      </w:pPr>
      <w:r w:rsidRPr="00771C86">
        <w:t xml:space="preserve">     &lt;/shopper&gt;</w:t>
      </w:r>
    </w:p>
    <w:p w:rsidR="00831D6C" w:rsidRPr="00771C86" w:rsidRDefault="00831D6C" w:rsidP="00831D6C">
      <w:pPr>
        <w:spacing w:line="240" w:lineRule="auto"/>
        <w:ind w:left="720"/>
      </w:pPr>
      <w:r w:rsidRPr="00771C86">
        <w:t xml:space="preserve">   &lt;/order&gt;</w:t>
      </w:r>
    </w:p>
    <w:p w:rsidR="00831D6C" w:rsidRPr="00771C86" w:rsidRDefault="00831D6C" w:rsidP="00831D6C">
      <w:pPr>
        <w:spacing w:line="240" w:lineRule="auto"/>
        <w:ind w:left="720"/>
      </w:pPr>
      <w:r w:rsidRPr="00771C86">
        <w:t xml:space="preserve"> &lt;/submit&gt;</w:t>
      </w:r>
    </w:p>
    <w:p w:rsidR="00831D6C" w:rsidRPr="00771C86" w:rsidRDefault="00831D6C" w:rsidP="00831D6C">
      <w:pPr>
        <w:spacing w:line="240" w:lineRule="auto"/>
        <w:ind w:left="720"/>
      </w:pPr>
      <w:r w:rsidRPr="00771C86">
        <w:t>&lt;/paymentService&gt;</w:t>
      </w:r>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Default="00831D6C" w:rsidP="00831D6C">
      <w:pPr>
        <w:ind w:left="720"/>
      </w:pPr>
      <w:proofErr w:type="gramStart"/>
      <w:r>
        <w:t>&lt;?xml</w:t>
      </w:r>
      <w:proofErr w:type="gramEnd"/>
      <w:r>
        <w:t xml:space="preserve"> version='1.0' ?&gt;</w:t>
      </w:r>
    </w:p>
    <w:p w:rsidR="00831D6C" w:rsidRDefault="00831D6C" w:rsidP="00831D6C">
      <w:pPr>
        <w:ind w:left="720"/>
      </w:pPr>
      <w:proofErr w:type="gramStart"/>
      <w:r>
        <w:t>&lt;!DOCTYPE</w:t>
      </w:r>
      <w:proofErr w:type="gramEnd"/>
      <w:r>
        <w:t xml:space="preserve"> paymentService PUBLIC '-//</w:t>
      </w:r>
      <w:r w:rsidR="00C04461">
        <w:t>Worldpay</w:t>
      </w:r>
      <w:r>
        <w:t xml:space="preserve">//DTD </w:t>
      </w:r>
      <w:r w:rsidR="00C04461">
        <w:t>Worldpay</w:t>
      </w:r>
      <w:r>
        <w:t xml:space="preserve"> PaymentService v1//EN' 'dtd/paymentService_v1.dtd'&gt;</w:t>
      </w:r>
    </w:p>
    <w:p w:rsidR="00831D6C" w:rsidRDefault="00831D6C" w:rsidP="00831D6C">
      <w:pPr>
        <w:ind w:left="720"/>
      </w:pPr>
      <w:r>
        <w:t>&lt;paymentService merchantCode=</w:t>
      </w:r>
      <w:r w:rsidRPr="00771C86">
        <w:t>'</w:t>
      </w:r>
      <w:r w:rsidRPr="00C11381">
        <w:t>SAPIENTNITROECOMMERCEV1</w:t>
      </w:r>
      <w:r w:rsidRPr="00771C86">
        <w:t xml:space="preserve">' </w:t>
      </w:r>
      <w:r>
        <w:t>version='1.4'&gt;</w:t>
      </w:r>
    </w:p>
    <w:p w:rsidR="00831D6C" w:rsidRDefault="00831D6C" w:rsidP="00831D6C">
      <w:pPr>
        <w:ind w:left="720"/>
      </w:pPr>
      <w:r>
        <w:t>&lt;</w:t>
      </w:r>
      <w:proofErr w:type="gramStart"/>
      <w:r>
        <w:t>submit</w:t>
      </w:r>
      <w:proofErr w:type="gramEnd"/>
      <w:r>
        <w:t>&gt;</w:t>
      </w:r>
    </w:p>
    <w:p w:rsidR="00831D6C" w:rsidRDefault="00831D6C" w:rsidP="00831D6C">
      <w:pPr>
        <w:ind w:left="720"/>
      </w:pPr>
      <w:r>
        <w:lastRenderedPageBreak/>
        <w:t xml:space="preserve">   &lt;order orderCode='Example_PoliNZ_order'&gt;</w:t>
      </w:r>
    </w:p>
    <w:p w:rsidR="00831D6C" w:rsidRDefault="00831D6C" w:rsidP="00831D6C">
      <w:pPr>
        <w:ind w:left="720"/>
      </w:pPr>
      <w:r>
        <w:t xml:space="preserve">     &lt;</w:t>
      </w:r>
      <w:proofErr w:type="gramStart"/>
      <w:r>
        <w:t>description&gt;</w:t>
      </w:r>
      <w:proofErr w:type="gramEnd"/>
      <w:r>
        <w:t>Description here&lt;/description&gt;</w:t>
      </w:r>
    </w:p>
    <w:p w:rsidR="00831D6C" w:rsidRDefault="00831D6C" w:rsidP="00831D6C">
      <w:pPr>
        <w:ind w:left="720"/>
      </w:pPr>
      <w:r>
        <w:t xml:space="preserve">     &lt;amount currencyCode='NZD' value='100' exponent='2'/&gt;</w:t>
      </w:r>
    </w:p>
    <w:p w:rsidR="00831D6C" w:rsidRDefault="00831D6C" w:rsidP="00831D6C">
      <w:pPr>
        <w:ind w:left="720"/>
      </w:pPr>
      <w:r>
        <w:t xml:space="preserve">     &lt;</w:t>
      </w:r>
      <w:proofErr w:type="gramStart"/>
      <w:r>
        <w:t>orderContent&gt;</w:t>
      </w:r>
      <w:proofErr w:type="gramEnd"/>
      <w:r>
        <w:t>Order Content Here&lt;/orderContent&gt;</w:t>
      </w:r>
    </w:p>
    <w:p w:rsidR="00831D6C" w:rsidRDefault="00831D6C" w:rsidP="00831D6C">
      <w:pPr>
        <w:ind w:left="720"/>
      </w:pPr>
      <w:r>
        <w:t xml:space="preserve">     &lt;</w:t>
      </w:r>
      <w:proofErr w:type="gramStart"/>
      <w:r>
        <w:t>paymentDetails</w:t>
      </w:r>
      <w:proofErr w:type="gramEnd"/>
      <w:r>
        <w:t>&gt;</w:t>
      </w:r>
    </w:p>
    <w:p w:rsidR="00831D6C" w:rsidRDefault="00831D6C" w:rsidP="00831D6C">
      <w:pPr>
        <w:ind w:left="720"/>
      </w:pPr>
      <w:r>
        <w:t xml:space="preserve">      &lt;POLINZ-SSL shopperCountryCode='NZ'&gt;</w:t>
      </w:r>
    </w:p>
    <w:p w:rsidR="00831D6C" w:rsidRDefault="00831D6C" w:rsidP="00831D6C">
      <w:pPr>
        <w:ind w:left="720"/>
      </w:pPr>
      <w:r>
        <w:t xml:space="preserve">      &lt;successURL&gt;http://www.worldpay.com/successURL&lt;/successURL&gt;</w:t>
      </w:r>
    </w:p>
    <w:p w:rsidR="00831D6C" w:rsidRDefault="00831D6C" w:rsidP="00831D6C">
      <w:pPr>
        <w:ind w:left="720"/>
      </w:pPr>
      <w:r>
        <w:t xml:space="preserve">      &lt;cancelURL&gt;http://www.worldpay.com/cancelURL&lt;/cancelURL&gt;</w:t>
      </w:r>
    </w:p>
    <w:p w:rsidR="00831D6C" w:rsidRDefault="00831D6C" w:rsidP="00831D6C">
      <w:pPr>
        <w:ind w:left="720"/>
      </w:pPr>
      <w:r>
        <w:t xml:space="preserve">      &lt;pendingURL&gt;http://www.worldpay.com/pendingURL&lt;/pendingURL&gt;</w:t>
      </w:r>
    </w:p>
    <w:p w:rsidR="00831D6C" w:rsidRDefault="00831D6C" w:rsidP="00831D6C">
      <w:pPr>
        <w:ind w:left="720"/>
      </w:pPr>
      <w:r>
        <w:t xml:space="preserve">       &lt;/POLINZ-SSL&gt;</w:t>
      </w:r>
    </w:p>
    <w:p w:rsidR="00831D6C" w:rsidRDefault="00831D6C" w:rsidP="00831D6C">
      <w:pPr>
        <w:ind w:left="720"/>
      </w:pPr>
      <w:r>
        <w:t xml:space="preserve">     &lt;/paymentDetails&gt;</w:t>
      </w:r>
    </w:p>
    <w:p w:rsidR="00831D6C" w:rsidRDefault="00831D6C" w:rsidP="00831D6C">
      <w:pPr>
        <w:ind w:left="720"/>
      </w:pPr>
      <w:r>
        <w:t xml:space="preserve">     &lt;</w:t>
      </w:r>
      <w:proofErr w:type="gramStart"/>
      <w:r>
        <w:t>shopper</w:t>
      </w:r>
      <w:proofErr w:type="gramEnd"/>
      <w:r>
        <w:t>&gt;</w:t>
      </w:r>
    </w:p>
    <w:p w:rsidR="00831D6C" w:rsidRDefault="00831D6C" w:rsidP="00831D6C">
      <w:pPr>
        <w:ind w:left="720"/>
      </w:pPr>
      <w:r>
        <w:t>&lt;shopperEmailAddress&gt;shopper@worldpay.com&lt;/shopperEmailAddress&gt;</w:t>
      </w:r>
    </w:p>
    <w:p w:rsidR="00831D6C" w:rsidRDefault="00831D6C" w:rsidP="00831D6C">
      <w:pPr>
        <w:ind w:left="720"/>
      </w:pPr>
      <w:r>
        <w:t xml:space="preserve">     &lt;/shopper&gt;</w:t>
      </w:r>
    </w:p>
    <w:p w:rsidR="00831D6C" w:rsidRDefault="00831D6C" w:rsidP="00831D6C">
      <w:pPr>
        <w:ind w:left="720"/>
      </w:pPr>
      <w:r>
        <w:t xml:space="preserve">   &lt;/order&gt;</w:t>
      </w:r>
    </w:p>
    <w:p w:rsidR="00831D6C" w:rsidRDefault="00831D6C" w:rsidP="00831D6C">
      <w:pPr>
        <w:ind w:left="720"/>
      </w:pPr>
      <w:r>
        <w:t xml:space="preserve"> &lt;/submit&gt;</w:t>
      </w:r>
    </w:p>
    <w:p w:rsidR="00831D6C" w:rsidRDefault="00831D6C" w:rsidP="00831D6C">
      <w:pPr>
        <w:ind w:left="720"/>
      </w:pPr>
      <w:r>
        <w:t>&lt;/paymentService&gt;</w:t>
      </w:r>
    </w:p>
    <w:p w:rsidR="00831D6C" w:rsidRDefault="00831D6C" w:rsidP="00831D6C">
      <w:pPr>
        <w:ind w:left="720"/>
      </w:pPr>
    </w:p>
    <w:p w:rsidR="00831D6C" w:rsidRPr="00772E9A" w:rsidRDefault="00831D6C" w:rsidP="008A78A6">
      <w:pPr>
        <w:pStyle w:val="Heading4"/>
        <w:keepNext/>
        <w:keepLines/>
        <w:ind w:left="1800"/>
        <w:rPr>
          <w:iCs w:val="0"/>
        </w:rPr>
      </w:pPr>
      <w:bookmarkStart w:id="365" w:name="_Toc409710795"/>
      <w:bookmarkStart w:id="366" w:name="_Toc413668793"/>
      <w:r w:rsidRPr="00772E9A">
        <w:rPr>
          <w:iCs w:val="0"/>
        </w:rPr>
        <w:t>Response Attribute Mapping</w:t>
      </w:r>
      <w:bookmarkEnd w:id="365"/>
      <w:bookmarkEnd w:id="366"/>
    </w:p>
    <w:p w:rsidR="00831D6C" w:rsidRPr="00772E9A" w:rsidRDefault="00831D6C" w:rsidP="00831D6C">
      <w:pPr>
        <w:spacing w:before="120" w:after="0" w:line="240" w:lineRule="auto"/>
        <w:ind w:firstLine="708"/>
        <w:rPr>
          <w:rFonts w:asciiTheme="majorHAnsi" w:eastAsiaTheme="majorEastAsia" w:hAnsiTheme="majorHAnsi" w:cstheme="majorBidi"/>
          <w:b/>
          <w:bCs/>
          <w:i/>
          <w:iCs/>
        </w:rPr>
      </w:pPr>
      <w:r w:rsidRPr="00772E9A">
        <w:rPr>
          <w:rFonts w:asciiTheme="majorHAnsi" w:eastAsiaTheme="majorEastAsia" w:hAnsiTheme="majorHAnsi" w:cstheme="majorBidi"/>
          <w:b/>
          <w:bCs/>
          <w:i/>
          <w:iCs/>
        </w:rPr>
        <w:t>Australia</w:t>
      </w:r>
    </w:p>
    <w:p w:rsidR="00831D6C" w:rsidRPr="000C2ED9" w:rsidRDefault="00831D6C" w:rsidP="00831D6C">
      <w:pPr>
        <w:spacing w:before="120" w:after="0" w:line="240" w:lineRule="auto"/>
        <w:rPr>
          <w:rFonts w:ascii="Calibri" w:eastAsia="Times New Roman" w:hAnsi="Calibri" w:cs="Times New Roman"/>
          <w:b/>
          <w:color w:val="393939"/>
          <w:sz w:val="21"/>
          <w:szCs w:val="21"/>
        </w:rPr>
      </w:pPr>
    </w:p>
    <w:p w:rsidR="00831D6C" w:rsidRPr="008D0D9A" w:rsidRDefault="00831D6C" w:rsidP="00831D6C">
      <w:pPr>
        <w:spacing w:line="240" w:lineRule="auto"/>
        <w:ind w:left="708"/>
      </w:pPr>
      <w:proofErr w:type="gramStart"/>
      <w:r w:rsidRPr="008D0D9A">
        <w:t>&lt;?xml</w:t>
      </w:r>
      <w:proofErr w:type="gramEnd"/>
      <w:r w:rsidRPr="008D0D9A">
        <w:t xml:space="preserve"> version="1.0" encoding="UTF-8"?&gt;</w:t>
      </w:r>
    </w:p>
    <w:p w:rsidR="00831D6C" w:rsidRPr="008D0D9A" w:rsidRDefault="00831D6C" w:rsidP="00831D6C">
      <w:pPr>
        <w:spacing w:line="240" w:lineRule="auto"/>
        <w:ind w:left="708"/>
      </w:pPr>
      <w:proofErr w:type="gramStart"/>
      <w:r w:rsidRPr="008D0D9A">
        <w:t>&lt;!DOCTYPE</w:t>
      </w:r>
      <w:proofErr w:type="gramEnd"/>
      <w:r w:rsidRPr="008D0D9A">
        <w:t xml:space="preserve"> paymentService PUBLIC "-//</w:t>
      </w:r>
      <w:r w:rsidR="00C04461">
        <w:t>Worldpay</w:t>
      </w:r>
      <w:r w:rsidRPr="008D0D9A">
        <w:t xml:space="preserve">//DTD </w:t>
      </w:r>
      <w:r w:rsidR="00C04461">
        <w:t>Worldpay</w:t>
      </w:r>
      <w:r w:rsidRPr="008D0D9A">
        <w:t xml:space="preserve"> PaymentService v1//EN"</w:t>
      </w:r>
    </w:p>
    <w:p w:rsidR="00831D6C" w:rsidRPr="008D0D9A" w:rsidRDefault="00831D6C" w:rsidP="00831D6C">
      <w:pPr>
        <w:spacing w:line="240" w:lineRule="auto"/>
        <w:ind w:left="708"/>
      </w:pPr>
      <w:r w:rsidRPr="008D0D9A">
        <w:t xml:space="preserve">                                "http://dtd.worldpay.com/paymentService_v1.dtd"&gt;</w:t>
      </w:r>
    </w:p>
    <w:p w:rsidR="00831D6C" w:rsidRPr="008D0D9A" w:rsidRDefault="00831D6C" w:rsidP="00831D6C">
      <w:pPr>
        <w:spacing w:line="240" w:lineRule="auto"/>
        <w:ind w:left="708"/>
      </w:pPr>
      <w:r w:rsidRPr="008D0D9A">
        <w:t>&lt;paymentService version="1.4" merchantCode="SAPIENTNITROECOMMERCEV1"&gt;</w:t>
      </w:r>
    </w:p>
    <w:p w:rsidR="00831D6C" w:rsidRPr="008D0D9A" w:rsidRDefault="00831D6C" w:rsidP="00831D6C">
      <w:pPr>
        <w:spacing w:line="240" w:lineRule="auto"/>
        <w:ind w:left="708"/>
      </w:pPr>
      <w:r w:rsidRPr="008D0D9A">
        <w:t xml:space="preserve">    &lt;</w:t>
      </w:r>
      <w:proofErr w:type="gramStart"/>
      <w:r w:rsidRPr="008D0D9A">
        <w:t>reply</w:t>
      </w:r>
      <w:proofErr w:type="gramEnd"/>
      <w:r w:rsidRPr="008D0D9A">
        <w:t>&gt;</w:t>
      </w:r>
    </w:p>
    <w:p w:rsidR="00831D6C" w:rsidRPr="008D0D9A" w:rsidRDefault="00831D6C" w:rsidP="00831D6C">
      <w:pPr>
        <w:spacing w:line="240" w:lineRule="auto"/>
        <w:ind w:left="708"/>
      </w:pPr>
      <w:r w:rsidRPr="008D0D9A">
        <w:t xml:space="preserve">        &lt;orderStatus orderCode="Example_Poli_order"&gt;</w:t>
      </w:r>
    </w:p>
    <w:p w:rsidR="00831D6C" w:rsidRPr="008D0D9A" w:rsidRDefault="00831D6C" w:rsidP="00831D6C">
      <w:pPr>
        <w:spacing w:line="240" w:lineRule="auto"/>
        <w:ind w:left="708"/>
      </w:pPr>
      <w:r w:rsidRPr="008D0D9A">
        <w:lastRenderedPageBreak/>
        <w:t xml:space="preserve">            &lt;</w:t>
      </w:r>
      <w:proofErr w:type="gramStart"/>
      <w:r w:rsidRPr="008D0D9A">
        <w:t>reference</w:t>
      </w:r>
      <w:proofErr w:type="gramEnd"/>
      <w:r w:rsidRPr="008D0D9A">
        <w:t xml:space="preserve"> id="3020978372"&gt;https://secure-test.worldpay.com/jsp/test/shopper/APMSTSimulator.jsp?customerRef=3018125342&amp;amp;paymentMethod=POLI&lt;/reference&gt;</w:t>
      </w:r>
    </w:p>
    <w:p w:rsidR="00831D6C" w:rsidRPr="008D0D9A" w:rsidRDefault="00831D6C" w:rsidP="00831D6C">
      <w:pPr>
        <w:spacing w:line="240" w:lineRule="auto"/>
        <w:ind w:left="708"/>
      </w:pPr>
      <w:r w:rsidRPr="008D0D9A">
        <w:t xml:space="preserve">        &lt;/orderStatus&gt;</w:t>
      </w:r>
    </w:p>
    <w:p w:rsidR="00831D6C" w:rsidRPr="008D0D9A" w:rsidRDefault="00831D6C" w:rsidP="00831D6C">
      <w:pPr>
        <w:spacing w:line="240" w:lineRule="auto"/>
        <w:ind w:left="708"/>
      </w:pPr>
      <w:r w:rsidRPr="008D0D9A">
        <w:t xml:space="preserve">    &lt;/reply&gt;</w:t>
      </w:r>
    </w:p>
    <w:p w:rsidR="00831D6C" w:rsidRDefault="00831D6C" w:rsidP="00831D6C">
      <w:pPr>
        <w:spacing w:line="240" w:lineRule="auto"/>
        <w:ind w:left="708"/>
      </w:pPr>
      <w:r w:rsidRPr="008D0D9A">
        <w:t>&lt;/paymentService&gt;</w:t>
      </w:r>
    </w:p>
    <w:p w:rsidR="00831D6C" w:rsidRDefault="00831D6C" w:rsidP="00831D6C">
      <w:pPr>
        <w:spacing w:line="240" w:lineRule="auto"/>
        <w:ind w:left="708"/>
      </w:pPr>
    </w:p>
    <w:p w:rsidR="00831D6C" w:rsidRPr="00772E9A" w:rsidRDefault="00831D6C" w:rsidP="00831D6C">
      <w:pPr>
        <w:spacing w:before="120" w:after="0" w:line="240" w:lineRule="auto"/>
        <w:ind w:left="708"/>
        <w:rPr>
          <w:rFonts w:asciiTheme="majorHAnsi" w:eastAsiaTheme="majorEastAsia" w:hAnsiTheme="majorHAnsi" w:cstheme="majorBidi"/>
          <w:b/>
          <w:bCs/>
          <w:i/>
          <w:iCs/>
        </w:rPr>
      </w:pPr>
      <w:r w:rsidRPr="00772E9A">
        <w:rPr>
          <w:rFonts w:asciiTheme="majorHAnsi" w:eastAsiaTheme="majorEastAsia" w:hAnsiTheme="majorHAnsi" w:cstheme="majorBidi"/>
          <w:b/>
          <w:bCs/>
          <w:i/>
          <w:iCs/>
        </w:rPr>
        <w:t>New Zealand</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p w:rsidR="00831D6C" w:rsidRDefault="00831D6C" w:rsidP="00831D6C">
      <w:pPr>
        <w:ind w:left="708"/>
      </w:pPr>
      <w:proofErr w:type="gramStart"/>
      <w:r>
        <w:t>&lt;?xml</w:t>
      </w:r>
      <w:proofErr w:type="gramEnd"/>
      <w:r>
        <w:t xml:space="preserve"> version="1.0" encoding="UTF-8"?&gt;</w:t>
      </w:r>
    </w:p>
    <w:p w:rsidR="00831D6C" w:rsidRDefault="00831D6C" w:rsidP="00831D6C">
      <w:pPr>
        <w:ind w:left="708"/>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w:t>
      </w:r>
      <w:proofErr w:type="gramStart"/>
      <w:r>
        <w:t>reply</w:t>
      </w:r>
      <w:proofErr w:type="gramEnd"/>
      <w:r>
        <w:t>&gt;</w:t>
      </w:r>
    </w:p>
    <w:p w:rsidR="00831D6C" w:rsidRDefault="00831D6C" w:rsidP="00831D6C">
      <w:pPr>
        <w:ind w:left="708"/>
      </w:pPr>
      <w:r>
        <w:t xml:space="preserve">        &lt;orderStatus orderCode="Example_PoliNZ_order"&gt;</w:t>
      </w:r>
    </w:p>
    <w:p w:rsidR="00831D6C" w:rsidRDefault="00831D6C" w:rsidP="00831D6C">
      <w:pPr>
        <w:ind w:left="708"/>
      </w:pPr>
      <w:r>
        <w:t xml:space="preserve">            &lt;</w:t>
      </w:r>
      <w:proofErr w:type="gramStart"/>
      <w:r>
        <w:t>reference</w:t>
      </w:r>
      <w:proofErr w:type="gramEnd"/>
      <w:r>
        <w:t xml:space="preserve"> id="3020978547"&gt;https://secure-test.worldpay.com/jsp/test/shopper/APMSTSimulator.jsp?customerRef=3018125494&amp;amp;paymentMethod=POLINZ&lt;/reference&gt;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left="708"/>
      </w:pPr>
      <w:r>
        <w:t>&lt;/paymentService&gt;</w:t>
      </w:r>
    </w:p>
    <w:p w:rsidR="00831D6C" w:rsidRDefault="00831D6C" w:rsidP="00831D6C">
      <w:pPr>
        <w:ind w:left="708"/>
      </w:pPr>
    </w:p>
    <w:p w:rsidR="00831D6C" w:rsidRPr="00F61D5D" w:rsidRDefault="00A64E46" w:rsidP="00F61D5D">
      <w:pPr>
        <w:pStyle w:val="Heading3"/>
        <w:keepNext/>
        <w:keepLines/>
        <w:numPr>
          <w:ilvl w:val="2"/>
          <w:numId w:val="47"/>
        </w:numPr>
        <w:pBdr>
          <w:bottom w:val="none" w:sz="0" w:space="0" w:color="auto"/>
        </w:pBdr>
        <w:spacing w:line="276" w:lineRule="auto"/>
        <w:ind w:left="1764"/>
        <w:rPr>
          <w:i w:val="0"/>
          <w:sz w:val="24"/>
          <w:szCs w:val="24"/>
        </w:rPr>
      </w:pPr>
      <w:bookmarkStart w:id="367" w:name="_Toc413668794"/>
      <w:bookmarkStart w:id="368" w:name="_Toc8306090"/>
      <w:bookmarkEnd w:id="367"/>
      <w:r w:rsidRPr="00F61D5D">
        <w:rPr>
          <w:i w:val="0"/>
          <w:sz w:val="24"/>
          <w:szCs w:val="24"/>
        </w:rPr>
        <w:t>SEPA-DD</w:t>
      </w:r>
      <w:bookmarkEnd w:id="368"/>
    </w:p>
    <w:p w:rsidR="00831D6C" w:rsidRDefault="00EC61C3" w:rsidP="00831D6C">
      <w:pPr>
        <w:ind w:left="576"/>
      </w:pPr>
      <w:r>
        <w:t xml:space="preserve">SEPA-DD </w:t>
      </w:r>
      <w:r w:rsidR="00831D6C">
        <w:t xml:space="preserve">is </w:t>
      </w:r>
      <w:r w:rsidR="00F61D5D">
        <w:t>an</w:t>
      </w:r>
      <w:r>
        <w:t xml:space="preserve"> </w:t>
      </w:r>
      <w:r w:rsidR="00831D6C">
        <w:t xml:space="preserve">alternative payment method service, which provides option to make payment using IBAN or Bank account number.  </w:t>
      </w:r>
      <w:r w:rsidR="00FF0064">
        <w:t xml:space="preserve">SEPA-DD </w:t>
      </w:r>
      <w:r w:rsidR="00831D6C">
        <w:t>provides normal as well recurring payment options.</w:t>
      </w:r>
    </w:p>
    <w:p w:rsidR="00831D6C" w:rsidRPr="008A78A6" w:rsidRDefault="00831D6C" w:rsidP="008A78A6">
      <w:pPr>
        <w:pStyle w:val="Heading4"/>
        <w:keepNext/>
        <w:keepLines/>
        <w:ind w:left="1800"/>
      </w:pPr>
      <w:bookmarkStart w:id="369" w:name="_Toc409710800"/>
      <w:bookmarkStart w:id="370" w:name="_Toc413668811"/>
      <w:r w:rsidRPr="008A78A6">
        <w:t>Request Attribute Mapping</w:t>
      </w:r>
      <w:bookmarkEnd w:id="369"/>
      <w:bookmarkEnd w:id="370"/>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ONE-OFF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7F6DEA" w:rsidRDefault="00831D6C" w:rsidP="007F6DEA">
      <w:pPr>
        <w:ind w:left="576"/>
      </w:pPr>
      <w:proofErr w:type="gramStart"/>
      <w:r>
        <w:t>&lt;?xml</w:t>
      </w:r>
      <w:proofErr w:type="gramEnd"/>
      <w:r>
        <w:t xml:space="preserve"> version="1.0"?&gt;&lt;!DOCTYPE paymentService PUBLIC "-//</w:t>
      </w:r>
      <w:r w:rsidR="00C04461">
        <w:t>Worldpay</w:t>
      </w:r>
      <w:r>
        <w:t xml:space="preserve">//DTD </w:t>
      </w:r>
      <w:r w:rsidR="00C04461">
        <w:t>Worldpay</w:t>
      </w:r>
      <w:r>
        <w:t xml:space="preserve"> PaymentService v1//EN" "</w:t>
      </w:r>
      <w:hyperlink r:id="rId54" w:history="1">
        <w:r>
          <w:rPr>
            <w:rStyle w:val="Hyperlink"/>
          </w:rPr>
          <w:t>http://dtd.worldpay.com/paymentService_v1.dtd</w:t>
        </w:r>
      </w:hyperlink>
      <w:r>
        <w:t>"&gt;</w:t>
      </w:r>
      <w:r w:rsidR="007F6DEA" w:rsidRPr="007F6DEA">
        <w:t xml:space="preserve"> </w:t>
      </w:r>
      <w:r w:rsidR="007F6DEA">
        <w:t>&lt;paymentService merchantCode="SAPIENTNITROECOM" version="1.4"&gt;</w:t>
      </w:r>
    </w:p>
    <w:p w:rsidR="007F6DEA" w:rsidRDefault="007F6DEA" w:rsidP="007F6DEA">
      <w:pPr>
        <w:ind w:left="576"/>
      </w:pPr>
      <w:r>
        <w:t xml:space="preserve">  &lt;</w:t>
      </w:r>
      <w:proofErr w:type="gramStart"/>
      <w:r>
        <w:t>submit</w:t>
      </w:r>
      <w:proofErr w:type="gramEnd"/>
      <w:r>
        <w:t>&gt;</w:t>
      </w:r>
    </w:p>
    <w:p w:rsidR="007F6DEA" w:rsidRDefault="007F6DEA" w:rsidP="007F6DEA">
      <w:pPr>
        <w:ind w:left="576"/>
      </w:pPr>
      <w:r>
        <w:lastRenderedPageBreak/>
        <w:t xml:space="preserve">    &lt;order orderCode="00008304"&gt;</w:t>
      </w:r>
    </w:p>
    <w:p w:rsidR="007F6DEA" w:rsidRDefault="007F6DEA" w:rsidP="007F6DEA">
      <w:pPr>
        <w:ind w:left="576"/>
      </w:pPr>
      <w:r>
        <w:t xml:space="preserve">      &lt;</w:t>
      </w:r>
      <w:proofErr w:type="gramStart"/>
      <w:r>
        <w:t>description&gt;</w:t>
      </w:r>
      <w:proofErr w:type="gramEnd"/>
      <w:r>
        <w:t>Merchant Order Number : 00008304&lt;/description&gt;</w:t>
      </w:r>
    </w:p>
    <w:p w:rsidR="007F6DEA" w:rsidRDefault="007F6DEA" w:rsidP="007F6DEA">
      <w:pPr>
        <w:ind w:left="576"/>
      </w:pPr>
      <w:r>
        <w:t xml:space="preserve">      &lt;amount currencyCode="USD" exponent="2" value="11024"/&gt;</w:t>
      </w:r>
    </w:p>
    <w:p w:rsidR="007F6DEA" w:rsidRDefault="007F6DEA" w:rsidP="007F6DEA">
      <w:pPr>
        <w:ind w:left="576"/>
      </w:pPr>
      <w:r>
        <w:t xml:space="preserve">      &lt;</w:t>
      </w:r>
      <w:proofErr w:type="gramStart"/>
      <w:r>
        <w:t>orderContent&gt;</w:t>
      </w:r>
      <w:proofErr w:type="gramEnd"/>
      <w:r>
        <w:t xml:space="preserve">Product Name Platinum V Neck Suit Dress price USD 99.00Your payment will be handled by  </w:t>
      </w:r>
      <w:r w:rsidR="00C04461">
        <w:t>Worldpay</w:t>
      </w:r>
      <w:r>
        <w:t xml:space="preserve"> Payments Services.&lt;/orderContent&gt;</w:t>
      </w:r>
    </w:p>
    <w:p w:rsidR="007F6DEA" w:rsidRDefault="007F6DEA" w:rsidP="007F6DEA">
      <w:pPr>
        <w:ind w:left="576"/>
      </w:pPr>
      <w:r>
        <w:t xml:space="preserve">      &lt;</w:t>
      </w:r>
      <w:proofErr w:type="gramStart"/>
      <w:r>
        <w:t>paymentDetails</w:t>
      </w:r>
      <w:proofErr w:type="gramEnd"/>
      <w:r>
        <w:t>&gt;</w:t>
      </w:r>
    </w:p>
    <w:p w:rsidR="007F6DEA" w:rsidRDefault="007F6DEA" w:rsidP="007F6DEA">
      <w:pPr>
        <w:ind w:left="576"/>
      </w:pPr>
      <w:r>
        <w:t xml:space="preserve">        &lt;SEPA_DIRECT_DEBIT-SSL&gt;</w:t>
      </w:r>
    </w:p>
    <w:p w:rsidR="007F6DEA" w:rsidRDefault="007F6DEA" w:rsidP="007F6DEA">
      <w:pPr>
        <w:ind w:left="576"/>
      </w:pPr>
      <w:r>
        <w:t xml:space="preserve">          &lt;</w:t>
      </w:r>
      <w:proofErr w:type="gramStart"/>
      <w:r>
        <w:t>bankAccount-SEPA</w:t>
      </w:r>
      <w:proofErr w:type="gramEnd"/>
      <w:r>
        <w:t>&gt;</w:t>
      </w:r>
    </w:p>
    <w:p w:rsidR="007F6DEA" w:rsidRDefault="007F6DEA" w:rsidP="007F6DEA">
      <w:pPr>
        <w:ind w:left="576"/>
      </w:pPr>
      <w:r>
        <w:t xml:space="preserve">            &lt;</w:t>
      </w:r>
      <w:proofErr w:type="gramStart"/>
      <w:r>
        <w:t>iban&gt;</w:t>
      </w:r>
      <w:proofErr w:type="gramEnd"/>
      <w:r>
        <w:t>DE93100000000012345678&lt;/iban&gt;</w:t>
      </w:r>
    </w:p>
    <w:p w:rsidR="007F6DEA" w:rsidRDefault="007F6DEA" w:rsidP="007F6DEA">
      <w:pPr>
        <w:ind w:left="576"/>
      </w:pPr>
      <w:r>
        <w:t xml:space="preserve">            &lt;</w:t>
      </w:r>
      <w:proofErr w:type="gramStart"/>
      <w:r>
        <w:t>accountHolderName&gt;</w:t>
      </w:r>
      <w:proofErr w:type="gramEnd"/>
      <w:r>
        <w:t>M.Mustermann&lt;/accountHolderName&gt;</w:t>
      </w:r>
    </w:p>
    <w:p w:rsidR="007F6DEA" w:rsidRDefault="007F6DEA" w:rsidP="007F6DEA">
      <w:pPr>
        <w:ind w:left="576"/>
      </w:pPr>
      <w:r>
        <w:t xml:space="preserve">          &lt;/bankAccount-SEPA&gt;</w:t>
      </w:r>
    </w:p>
    <w:p w:rsidR="007F6DEA" w:rsidRDefault="007F6DEA" w:rsidP="007F6DEA">
      <w:pPr>
        <w:ind w:left="576"/>
      </w:pPr>
      <w:r>
        <w:t xml:space="preserve">        &lt;/SEPA_DIRECT_DEBIT-SSL&gt;</w:t>
      </w:r>
    </w:p>
    <w:p w:rsidR="007F6DEA" w:rsidRDefault="007F6DEA" w:rsidP="007F6DEA">
      <w:pPr>
        <w:ind w:left="576"/>
      </w:pPr>
      <w:r>
        <w:t xml:space="preserve">      &lt;/paymentDetails&gt;</w:t>
      </w:r>
    </w:p>
    <w:p w:rsidR="007F6DEA" w:rsidRDefault="007F6DEA" w:rsidP="007F6DEA">
      <w:pPr>
        <w:ind w:left="576"/>
      </w:pPr>
      <w:r>
        <w:t xml:space="preserve">      &lt;</w:t>
      </w:r>
      <w:proofErr w:type="gramStart"/>
      <w:r>
        <w:t>shopper</w:t>
      </w:r>
      <w:proofErr w:type="gramEnd"/>
      <w:r>
        <w:t>&gt;</w:t>
      </w:r>
    </w:p>
    <w:p w:rsidR="007F6DEA" w:rsidRDefault="007F6DEA" w:rsidP="007F6DEA">
      <w:pPr>
        <w:ind w:left="576"/>
      </w:pPr>
      <w:r>
        <w:t xml:space="preserve">        &lt;shopperEmailAddress&gt;Mustermann@example.de&lt;/shopperEmailAddress&gt;</w:t>
      </w:r>
    </w:p>
    <w:p w:rsidR="007F6DEA" w:rsidRDefault="007F6DEA" w:rsidP="007F6DEA">
      <w:pPr>
        <w:ind w:left="576"/>
      </w:pPr>
      <w:r>
        <w:t xml:space="preserve">        &lt;session id="00008304" shopperIPAddress="14.140.116.135"/&gt;</w:t>
      </w:r>
    </w:p>
    <w:p w:rsidR="007F6DEA" w:rsidRDefault="007F6DEA" w:rsidP="007F6DEA">
      <w:pPr>
        <w:ind w:left="576"/>
      </w:pPr>
      <w:r>
        <w:t xml:space="preserve">      &lt;/shopper&gt;</w:t>
      </w:r>
    </w:p>
    <w:p w:rsidR="007F6DEA" w:rsidRDefault="007F6DEA" w:rsidP="007F6DEA">
      <w:pPr>
        <w:ind w:left="576"/>
      </w:pPr>
      <w:r>
        <w:t xml:space="preserve">      &lt;</w:t>
      </w:r>
      <w:proofErr w:type="gramStart"/>
      <w:r>
        <w:t>billingAddress</w:t>
      </w:r>
      <w:proofErr w:type="gramEnd"/>
      <w:r>
        <w:t>&gt;</w:t>
      </w:r>
    </w:p>
    <w:p w:rsidR="007F6DEA" w:rsidRDefault="007F6DEA" w:rsidP="007F6DEA">
      <w:pPr>
        <w:ind w:left="576"/>
      </w:pPr>
      <w:r>
        <w:t xml:space="preserve">        &lt;</w:t>
      </w:r>
      <w:proofErr w:type="gramStart"/>
      <w:r>
        <w:t>address</w:t>
      </w:r>
      <w:proofErr w:type="gramEnd"/>
      <w:r>
        <w:t>&gt;</w:t>
      </w:r>
    </w:p>
    <w:p w:rsidR="007F6DEA" w:rsidRDefault="007F6DEA" w:rsidP="007F6DEA">
      <w:pPr>
        <w:ind w:left="576"/>
      </w:pPr>
      <w:r>
        <w:t xml:space="preserve">          &lt;</w:t>
      </w:r>
      <w:proofErr w:type="gramStart"/>
      <w:r>
        <w:t>firstName&gt;</w:t>
      </w:r>
      <w:proofErr w:type="gramEnd"/>
      <w:r>
        <w:t>Mustermaan&lt;/firstName&gt;</w:t>
      </w:r>
    </w:p>
    <w:p w:rsidR="007F6DEA" w:rsidRDefault="007F6DEA" w:rsidP="007F6DEA">
      <w:pPr>
        <w:ind w:left="576"/>
      </w:pPr>
      <w:r>
        <w:t xml:space="preserve">          &lt;</w:t>
      </w:r>
      <w:proofErr w:type="gramStart"/>
      <w:r>
        <w:t>lastName&gt;</w:t>
      </w:r>
      <w:proofErr w:type="gramEnd"/>
      <w:r>
        <w:t>M&lt;/lastName&gt;</w:t>
      </w:r>
    </w:p>
    <w:p w:rsidR="007F6DEA" w:rsidRDefault="007F6DEA" w:rsidP="007F6DEA">
      <w:pPr>
        <w:ind w:left="576"/>
      </w:pPr>
      <w:r>
        <w:t xml:space="preserve">          &lt;address1&gt;23&lt;/address1&gt;</w:t>
      </w:r>
    </w:p>
    <w:p w:rsidR="007F6DEA" w:rsidRDefault="007F6DEA" w:rsidP="007F6DEA">
      <w:pPr>
        <w:ind w:left="576"/>
      </w:pPr>
      <w:r>
        <w:t xml:space="preserve">          &lt;</w:t>
      </w:r>
      <w:proofErr w:type="gramStart"/>
      <w:r>
        <w:t>postalCode&gt;</w:t>
      </w:r>
      <w:proofErr w:type="gramEnd"/>
      <w:r>
        <w:t>94109&lt;/postalCode&gt;</w:t>
      </w:r>
    </w:p>
    <w:p w:rsidR="007F6DEA" w:rsidRDefault="007F6DEA" w:rsidP="007F6DEA">
      <w:pPr>
        <w:ind w:left="576"/>
      </w:pPr>
      <w:r>
        <w:t xml:space="preserve">          &lt;</w:t>
      </w:r>
      <w:proofErr w:type="gramStart"/>
      <w:r>
        <w:t>city&gt;</w:t>
      </w:r>
      <w:proofErr w:type="gramEnd"/>
      <w:r>
        <w:t>Berlin&lt;/city&gt;</w:t>
      </w:r>
    </w:p>
    <w:p w:rsidR="007F6DEA" w:rsidRDefault="007F6DEA" w:rsidP="007F6DEA">
      <w:pPr>
        <w:ind w:left="576"/>
      </w:pPr>
      <w:r>
        <w:t xml:space="preserve">          &lt;</w:t>
      </w:r>
      <w:proofErr w:type="gramStart"/>
      <w:r>
        <w:t>state&gt;</w:t>
      </w:r>
      <w:proofErr w:type="gramEnd"/>
      <w:r>
        <w:t>CA&lt;/state&gt;</w:t>
      </w:r>
    </w:p>
    <w:p w:rsidR="007F6DEA" w:rsidRDefault="007F6DEA" w:rsidP="007F6DEA">
      <w:pPr>
        <w:ind w:left="576"/>
      </w:pPr>
      <w:r>
        <w:t xml:space="preserve">          &lt;</w:t>
      </w:r>
      <w:proofErr w:type="gramStart"/>
      <w:r>
        <w:t>countryCode&gt;</w:t>
      </w:r>
      <w:proofErr w:type="gramEnd"/>
      <w:r>
        <w:t>DE&lt;/countryCode&gt;</w:t>
      </w:r>
    </w:p>
    <w:p w:rsidR="007F6DEA" w:rsidRDefault="007F6DEA" w:rsidP="007F6DEA">
      <w:pPr>
        <w:ind w:left="576"/>
      </w:pPr>
      <w:r>
        <w:t xml:space="preserve">          &lt;</w:t>
      </w:r>
      <w:proofErr w:type="gramStart"/>
      <w:r>
        <w:t>telephoneNumber&gt;</w:t>
      </w:r>
      <w:proofErr w:type="gramEnd"/>
      <w:r>
        <w:t>1212121212&lt;/telephoneNumber&gt;</w:t>
      </w:r>
    </w:p>
    <w:p w:rsidR="007F6DEA" w:rsidRDefault="007F6DEA" w:rsidP="007F6DEA">
      <w:pPr>
        <w:ind w:left="576"/>
      </w:pPr>
      <w:r>
        <w:lastRenderedPageBreak/>
        <w:t xml:space="preserve">        &lt;/address&gt;</w:t>
      </w:r>
    </w:p>
    <w:p w:rsidR="007F6DEA" w:rsidRDefault="007F6DEA" w:rsidP="007F6DEA">
      <w:pPr>
        <w:ind w:left="576"/>
      </w:pPr>
      <w:r>
        <w:t xml:space="preserve">      &lt;/billingAddress&gt;</w:t>
      </w:r>
    </w:p>
    <w:p w:rsidR="007F6DEA" w:rsidRDefault="007F6DEA" w:rsidP="007F6DEA">
      <w:pPr>
        <w:ind w:left="576"/>
      </w:pPr>
      <w:r>
        <w:t xml:space="preserve">      &lt;</w:t>
      </w:r>
      <w:proofErr w:type="gramStart"/>
      <w:r>
        <w:t>mandate</w:t>
      </w:r>
      <w:proofErr w:type="gramEnd"/>
      <w:r>
        <w:t>&gt;</w:t>
      </w:r>
    </w:p>
    <w:p w:rsidR="007F6DEA" w:rsidRDefault="007F6DEA" w:rsidP="007F6DEA">
      <w:pPr>
        <w:ind w:left="576"/>
      </w:pPr>
      <w:r>
        <w:t xml:space="preserve">        &lt;</w:t>
      </w:r>
      <w:proofErr w:type="gramStart"/>
      <w:r>
        <w:t>mandateType&gt;</w:t>
      </w:r>
      <w:proofErr w:type="gramEnd"/>
      <w:r>
        <w:t>ONE-OFF&lt;/mandateType&gt;</w:t>
      </w:r>
    </w:p>
    <w:p w:rsidR="007F6DEA" w:rsidRDefault="007F6DEA" w:rsidP="007F6DEA">
      <w:pPr>
        <w:ind w:left="576"/>
      </w:pPr>
      <w:r>
        <w:t xml:space="preserve">        &lt;</w:t>
      </w:r>
      <w:proofErr w:type="gramStart"/>
      <w:r>
        <w:t>mandateId&gt;</w:t>
      </w:r>
      <w:proofErr w:type="gramEnd"/>
      <w:r>
        <w:t>M-100038056-201832512945355&lt;/mandateId&gt;</w:t>
      </w:r>
    </w:p>
    <w:p w:rsidR="007F6DEA" w:rsidRDefault="007F6DEA" w:rsidP="007F6DEA">
      <w:pPr>
        <w:ind w:left="576"/>
      </w:pPr>
      <w:r>
        <w:t xml:space="preserve">      &lt;/mandate&gt;</w:t>
      </w:r>
    </w:p>
    <w:p w:rsidR="007F6DEA" w:rsidRDefault="007F6DEA" w:rsidP="007F6DEA">
      <w:pPr>
        <w:ind w:left="576"/>
      </w:pPr>
      <w:r>
        <w:t xml:space="preserve">    &lt;/order&gt;</w:t>
      </w:r>
    </w:p>
    <w:p w:rsidR="007F6DEA" w:rsidRDefault="007F6DEA" w:rsidP="007F6DEA">
      <w:pPr>
        <w:ind w:left="576"/>
      </w:pPr>
      <w:r>
        <w:t xml:space="preserve">  &lt;/submit&gt;</w:t>
      </w:r>
    </w:p>
    <w:p w:rsidR="00831D6C" w:rsidRDefault="007F6DEA" w:rsidP="007F6DEA">
      <w:pPr>
        <w:ind w:left="576"/>
      </w:pPr>
      <w:r>
        <w:t>&lt;/paymentService&gt;</w:t>
      </w:r>
      <w:r w:rsidR="00831D6C">
        <w:t xml:space="preserve"> </w:t>
      </w:r>
    </w:p>
    <w:p w:rsidR="00831D6C" w:rsidRPr="004E1109" w:rsidRDefault="00831D6C" w:rsidP="00831D6C">
      <w:pPr>
        <w:spacing w:before="120" w:after="0" w:line="240" w:lineRule="auto"/>
        <w:ind w:left="576"/>
        <w:rPr>
          <w:rFonts w:asciiTheme="majorHAnsi" w:eastAsiaTheme="majorEastAsia" w:hAnsiTheme="majorHAnsi" w:cstheme="majorBidi"/>
          <w:b/>
          <w:bCs/>
          <w:i/>
          <w:iCs/>
        </w:rPr>
      </w:pPr>
      <w:r w:rsidRPr="004E1109">
        <w:rPr>
          <w:rFonts w:asciiTheme="majorHAnsi" w:eastAsiaTheme="majorEastAsia" w:hAnsiTheme="majorHAnsi" w:cstheme="majorBidi"/>
          <w:b/>
          <w:bCs/>
          <w:i/>
          <w:iCs/>
        </w:rPr>
        <w:t>RECURRING ORDER</w:t>
      </w:r>
    </w:p>
    <w:p w:rsidR="00831D6C" w:rsidRPr="000C2ED9" w:rsidRDefault="00831D6C" w:rsidP="00831D6C">
      <w:pPr>
        <w:spacing w:before="120" w:after="0" w:line="240" w:lineRule="auto"/>
        <w:ind w:left="576"/>
        <w:rPr>
          <w:rFonts w:ascii="Calibri" w:eastAsia="Times New Roman" w:hAnsi="Calibri" w:cs="Times New Roman"/>
          <w:b/>
          <w:color w:val="393939"/>
          <w:sz w:val="21"/>
          <w:szCs w:val="21"/>
        </w:rPr>
      </w:pPr>
    </w:p>
    <w:p w:rsidR="00990F1F" w:rsidRDefault="00831D6C" w:rsidP="00990F1F">
      <w:pPr>
        <w:ind w:left="576"/>
      </w:pPr>
      <w:proofErr w:type="gramStart"/>
      <w:r>
        <w:t>&lt;?xml</w:t>
      </w:r>
      <w:proofErr w:type="gramEnd"/>
      <w:r>
        <w:t xml:space="preserve"> version="1.0"?&gt;&lt;!DOCTYPE paymentService PUBLIC "-//</w:t>
      </w:r>
      <w:r w:rsidR="00C04461">
        <w:t>Worldpay</w:t>
      </w:r>
      <w:r>
        <w:t xml:space="preserve">//DTD </w:t>
      </w:r>
      <w:r w:rsidR="00C04461">
        <w:t>Worldpay</w:t>
      </w:r>
      <w:r>
        <w:t xml:space="preserve"> PaymentService v1//EN" "</w:t>
      </w:r>
      <w:hyperlink r:id="rId55" w:history="1">
        <w:r>
          <w:rPr>
            <w:rStyle w:val="Hyperlink"/>
          </w:rPr>
          <w:t>http://dtd.worldpay.com/paymentService_v1.dtd</w:t>
        </w:r>
      </w:hyperlink>
      <w:r>
        <w:t>"&gt;</w:t>
      </w:r>
      <w:r w:rsidR="00990F1F" w:rsidRPr="00990F1F">
        <w:t xml:space="preserve"> </w:t>
      </w:r>
      <w:r w:rsidR="00990F1F">
        <w:t>&lt;paymentService merchantCode="SAPIENTNITROECOM" version="1.4"&gt;</w:t>
      </w:r>
    </w:p>
    <w:p w:rsidR="00990F1F" w:rsidRDefault="00990F1F" w:rsidP="00990F1F">
      <w:pPr>
        <w:ind w:left="576"/>
      </w:pPr>
      <w:r>
        <w:t xml:space="preserve">  &lt;</w:t>
      </w:r>
      <w:proofErr w:type="gramStart"/>
      <w:r>
        <w:t>submit</w:t>
      </w:r>
      <w:proofErr w:type="gramEnd"/>
      <w:r>
        <w:t>&gt;</w:t>
      </w:r>
    </w:p>
    <w:p w:rsidR="00990F1F" w:rsidRDefault="00990F1F" w:rsidP="00990F1F">
      <w:pPr>
        <w:ind w:left="576"/>
      </w:pPr>
      <w:r>
        <w:t xml:space="preserve">    &lt;order orderCode="00008305"&gt;</w:t>
      </w:r>
    </w:p>
    <w:p w:rsidR="00990F1F" w:rsidRDefault="00990F1F" w:rsidP="00990F1F">
      <w:pPr>
        <w:ind w:left="576"/>
      </w:pPr>
      <w:r>
        <w:t xml:space="preserve">      &lt;</w:t>
      </w:r>
      <w:proofErr w:type="gramStart"/>
      <w:r>
        <w:t>description&gt;</w:t>
      </w:r>
      <w:proofErr w:type="gramEnd"/>
      <w:r>
        <w:t>Merchant Order Number : 00008305&lt;/description&gt;</w:t>
      </w:r>
    </w:p>
    <w:p w:rsidR="00990F1F" w:rsidRDefault="00990F1F" w:rsidP="00990F1F">
      <w:pPr>
        <w:ind w:left="576"/>
      </w:pPr>
      <w:r>
        <w:t xml:space="preserve">      &lt;amount currencyCode="USD" exponent="2" value="14384"/&gt;</w:t>
      </w:r>
    </w:p>
    <w:p w:rsidR="00990F1F" w:rsidRDefault="00990F1F" w:rsidP="00990F1F">
      <w:pPr>
        <w:ind w:left="576"/>
      </w:pPr>
      <w:r>
        <w:t xml:space="preserve">      &lt;</w:t>
      </w:r>
      <w:proofErr w:type="gramStart"/>
      <w:r>
        <w:t>orderContent&gt;</w:t>
      </w:r>
      <w:proofErr w:type="gramEnd"/>
      <w:r>
        <w:t xml:space="preserve">Product Name Platinum V Neck Suit Dress price USD 99.00Your payment will be handled </w:t>
      </w:r>
      <w:r w:rsidR="00DF25C7">
        <w:t>by Worldpay</w:t>
      </w:r>
      <w:r>
        <w:t xml:space="preserve"> Payments Services.&lt;/orderContent&gt;</w:t>
      </w:r>
    </w:p>
    <w:p w:rsidR="00990F1F" w:rsidRDefault="00990F1F" w:rsidP="00990F1F">
      <w:pPr>
        <w:ind w:left="576"/>
      </w:pPr>
      <w:r>
        <w:t xml:space="preserve">      &lt;</w:t>
      </w:r>
      <w:proofErr w:type="gramStart"/>
      <w:r>
        <w:t>paymentDetails</w:t>
      </w:r>
      <w:proofErr w:type="gramEnd"/>
      <w:r>
        <w:t>&gt;</w:t>
      </w:r>
    </w:p>
    <w:p w:rsidR="00990F1F" w:rsidRDefault="00990F1F" w:rsidP="00990F1F">
      <w:pPr>
        <w:ind w:left="576"/>
      </w:pPr>
      <w:r>
        <w:t xml:space="preserve">        &lt;SEPA_DIRECT_DEBIT-SSL&gt;</w:t>
      </w:r>
    </w:p>
    <w:p w:rsidR="00990F1F" w:rsidRDefault="00990F1F" w:rsidP="00990F1F">
      <w:pPr>
        <w:ind w:left="576"/>
      </w:pPr>
      <w:r>
        <w:t xml:space="preserve">          &lt;</w:t>
      </w:r>
      <w:proofErr w:type="gramStart"/>
      <w:r>
        <w:t>bankAccount-SEPA</w:t>
      </w:r>
      <w:proofErr w:type="gramEnd"/>
      <w:r>
        <w:t>&gt;</w:t>
      </w:r>
    </w:p>
    <w:p w:rsidR="00990F1F" w:rsidRDefault="00990F1F" w:rsidP="00990F1F">
      <w:pPr>
        <w:ind w:left="576"/>
      </w:pPr>
      <w:r>
        <w:t xml:space="preserve">            &lt;</w:t>
      </w:r>
      <w:proofErr w:type="gramStart"/>
      <w:r>
        <w:t>iban&gt;</w:t>
      </w:r>
      <w:proofErr w:type="gramEnd"/>
      <w:r>
        <w:t>DE93100000000012345678&lt;/iban&gt;</w:t>
      </w:r>
    </w:p>
    <w:p w:rsidR="00990F1F" w:rsidRDefault="00990F1F" w:rsidP="00990F1F">
      <w:pPr>
        <w:ind w:left="576"/>
      </w:pPr>
      <w:r>
        <w:t xml:space="preserve">            &lt;</w:t>
      </w:r>
      <w:proofErr w:type="gramStart"/>
      <w:r>
        <w:t>accountHolderName&gt;</w:t>
      </w:r>
      <w:proofErr w:type="gramEnd"/>
      <w:r>
        <w:t>M.Mustermann&lt;/accountHolderName&gt;</w:t>
      </w:r>
    </w:p>
    <w:p w:rsidR="00990F1F" w:rsidRDefault="00990F1F" w:rsidP="00990F1F">
      <w:pPr>
        <w:ind w:left="576"/>
      </w:pPr>
      <w:r>
        <w:t xml:space="preserve">          &lt;/bankAccount-SEPA&gt;</w:t>
      </w:r>
    </w:p>
    <w:p w:rsidR="00990F1F" w:rsidRDefault="00990F1F" w:rsidP="00990F1F">
      <w:pPr>
        <w:ind w:left="576"/>
      </w:pPr>
      <w:r>
        <w:t xml:space="preserve">        &lt;/SEPA_DIRECT_DEBIT-SSL&gt;</w:t>
      </w:r>
    </w:p>
    <w:p w:rsidR="00990F1F" w:rsidRDefault="00990F1F" w:rsidP="00990F1F">
      <w:pPr>
        <w:ind w:left="576"/>
      </w:pPr>
      <w:r>
        <w:t xml:space="preserve">      &lt;/paymentDetails&gt;</w:t>
      </w:r>
    </w:p>
    <w:p w:rsidR="00990F1F" w:rsidRDefault="00990F1F" w:rsidP="00990F1F">
      <w:pPr>
        <w:ind w:left="576"/>
      </w:pPr>
      <w:r>
        <w:t xml:space="preserve">      &lt;</w:t>
      </w:r>
      <w:proofErr w:type="gramStart"/>
      <w:r>
        <w:t>shopper</w:t>
      </w:r>
      <w:proofErr w:type="gramEnd"/>
      <w:r>
        <w:t>&gt;</w:t>
      </w:r>
    </w:p>
    <w:p w:rsidR="00990F1F" w:rsidRDefault="00990F1F" w:rsidP="00990F1F">
      <w:pPr>
        <w:ind w:left="576"/>
      </w:pPr>
      <w:r>
        <w:lastRenderedPageBreak/>
        <w:t xml:space="preserve">        &lt;shopperEmailAddress&gt;Mustermann@example.de&lt;/shopperEmailAddress&gt;</w:t>
      </w:r>
    </w:p>
    <w:p w:rsidR="00990F1F" w:rsidRDefault="00990F1F" w:rsidP="00990F1F">
      <w:pPr>
        <w:ind w:left="576"/>
      </w:pPr>
      <w:r>
        <w:t xml:space="preserve">        &lt;session id="00008305" shopperIPAddress="14.140.116.135"/&gt;</w:t>
      </w:r>
    </w:p>
    <w:p w:rsidR="00990F1F" w:rsidRDefault="00990F1F" w:rsidP="00990F1F">
      <w:pPr>
        <w:ind w:left="576"/>
      </w:pPr>
      <w:r>
        <w:t xml:space="preserve">      &lt;/shopper&gt;</w:t>
      </w:r>
    </w:p>
    <w:p w:rsidR="00990F1F" w:rsidRDefault="00990F1F" w:rsidP="00990F1F">
      <w:pPr>
        <w:ind w:left="576"/>
      </w:pPr>
      <w:r>
        <w:t xml:space="preserve">      &lt;</w:t>
      </w:r>
      <w:proofErr w:type="gramStart"/>
      <w:r>
        <w:t>billingAddress</w:t>
      </w:r>
      <w:proofErr w:type="gramEnd"/>
      <w:r>
        <w:t>&gt;</w:t>
      </w:r>
    </w:p>
    <w:p w:rsidR="00990F1F" w:rsidRDefault="00990F1F" w:rsidP="00990F1F">
      <w:pPr>
        <w:ind w:left="576"/>
      </w:pPr>
      <w:r>
        <w:t xml:space="preserve">        &lt;</w:t>
      </w:r>
      <w:proofErr w:type="gramStart"/>
      <w:r>
        <w:t>address</w:t>
      </w:r>
      <w:proofErr w:type="gramEnd"/>
      <w:r>
        <w:t>&gt;</w:t>
      </w:r>
    </w:p>
    <w:p w:rsidR="00990F1F" w:rsidRDefault="00990F1F" w:rsidP="00990F1F">
      <w:pPr>
        <w:ind w:left="576"/>
      </w:pPr>
      <w:r>
        <w:t xml:space="preserve">          &lt;</w:t>
      </w:r>
      <w:proofErr w:type="gramStart"/>
      <w:r>
        <w:t>firstName&gt;</w:t>
      </w:r>
      <w:proofErr w:type="gramEnd"/>
      <w:r>
        <w:t>Mustermaan&lt;/firstName&gt;</w:t>
      </w:r>
    </w:p>
    <w:p w:rsidR="00990F1F" w:rsidRDefault="00990F1F" w:rsidP="00990F1F">
      <w:pPr>
        <w:ind w:left="576"/>
      </w:pPr>
      <w:r>
        <w:t xml:space="preserve">          &lt;</w:t>
      </w:r>
      <w:proofErr w:type="gramStart"/>
      <w:r>
        <w:t>lastName&gt;</w:t>
      </w:r>
      <w:proofErr w:type="gramEnd"/>
      <w:r>
        <w:t>M&lt;/lastName&gt;</w:t>
      </w:r>
    </w:p>
    <w:p w:rsidR="00990F1F" w:rsidRDefault="00990F1F" w:rsidP="00990F1F">
      <w:pPr>
        <w:ind w:left="576"/>
      </w:pPr>
      <w:r>
        <w:t xml:space="preserve">          &lt;address1&gt;23&lt;/address1&gt;</w:t>
      </w:r>
    </w:p>
    <w:p w:rsidR="00990F1F" w:rsidRDefault="00990F1F" w:rsidP="00990F1F">
      <w:pPr>
        <w:ind w:left="576"/>
      </w:pPr>
      <w:r>
        <w:t xml:space="preserve">          &lt;</w:t>
      </w:r>
      <w:proofErr w:type="gramStart"/>
      <w:r>
        <w:t>postalCode&gt;</w:t>
      </w:r>
      <w:proofErr w:type="gramEnd"/>
      <w:r>
        <w:t>94109&lt;/postalCode&gt;</w:t>
      </w:r>
    </w:p>
    <w:p w:rsidR="00990F1F" w:rsidRDefault="00990F1F" w:rsidP="00990F1F">
      <w:pPr>
        <w:ind w:left="576"/>
      </w:pPr>
      <w:r>
        <w:t xml:space="preserve">          &lt;</w:t>
      </w:r>
      <w:proofErr w:type="gramStart"/>
      <w:r>
        <w:t>city&gt;</w:t>
      </w:r>
      <w:proofErr w:type="gramEnd"/>
      <w:r>
        <w:t>Berlin&lt;/city&gt;</w:t>
      </w:r>
    </w:p>
    <w:p w:rsidR="00990F1F" w:rsidRDefault="00990F1F" w:rsidP="00990F1F">
      <w:pPr>
        <w:ind w:left="576"/>
      </w:pPr>
      <w:r>
        <w:t xml:space="preserve">          &lt;</w:t>
      </w:r>
      <w:proofErr w:type="gramStart"/>
      <w:r>
        <w:t>state&gt;</w:t>
      </w:r>
      <w:proofErr w:type="gramEnd"/>
      <w:r>
        <w:t>CA&lt;/state&gt;</w:t>
      </w:r>
    </w:p>
    <w:p w:rsidR="00990F1F" w:rsidRDefault="00990F1F" w:rsidP="00990F1F">
      <w:pPr>
        <w:ind w:left="576"/>
      </w:pPr>
      <w:r>
        <w:t xml:space="preserve">          &lt;</w:t>
      </w:r>
      <w:proofErr w:type="gramStart"/>
      <w:r>
        <w:t>countryCode&gt;</w:t>
      </w:r>
      <w:proofErr w:type="gramEnd"/>
      <w:r>
        <w:t>DE&lt;/countryCode&gt;</w:t>
      </w:r>
    </w:p>
    <w:p w:rsidR="00990F1F" w:rsidRDefault="00990F1F" w:rsidP="00990F1F">
      <w:pPr>
        <w:ind w:left="576"/>
      </w:pPr>
      <w:r>
        <w:t xml:space="preserve">          &lt;</w:t>
      </w:r>
      <w:proofErr w:type="gramStart"/>
      <w:r>
        <w:t>telephoneNumber&gt;</w:t>
      </w:r>
      <w:proofErr w:type="gramEnd"/>
      <w:r>
        <w:t>1212121212&lt;/telephoneNumber&gt;</w:t>
      </w:r>
    </w:p>
    <w:p w:rsidR="00990F1F" w:rsidRDefault="00990F1F" w:rsidP="00990F1F">
      <w:pPr>
        <w:ind w:left="576"/>
      </w:pPr>
      <w:r>
        <w:t xml:space="preserve">        &lt;/address&gt;</w:t>
      </w:r>
    </w:p>
    <w:p w:rsidR="00990F1F" w:rsidRDefault="00990F1F" w:rsidP="00990F1F">
      <w:pPr>
        <w:ind w:left="576"/>
      </w:pPr>
      <w:r>
        <w:t xml:space="preserve">      &lt;/billingAddress&gt;</w:t>
      </w:r>
    </w:p>
    <w:p w:rsidR="00990F1F" w:rsidRDefault="00990F1F" w:rsidP="00990F1F">
      <w:pPr>
        <w:ind w:left="576"/>
      </w:pPr>
      <w:r>
        <w:t xml:space="preserve">      &lt;</w:t>
      </w:r>
      <w:proofErr w:type="gramStart"/>
      <w:r>
        <w:t>mandate</w:t>
      </w:r>
      <w:proofErr w:type="gramEnd"/>
      <w:r>
        <w:t>&gt;</w:t>
      </w:r>
    </w:p>
    <w:p w:rsidR="00990F1F" w:rsidRDefault="00990F1F" w:rsidP="00990F1F">
      <w:pPr>
        <w:ind w:left="576"/>
      </w:pPr>
      <w:r>
        <w:t xml:space="preserve">        &lt;</w:t>
      </w:r>
      <w:proofErr w:type="gramStart"/>
      <w:r>
        <w:t>mandateType&gt;</w:t>
      </w:r>
      <w:proofErr w:type="gramEnd"/>
      <w:r>
        <w:t>RECURRING&lt;/mandateType&gt;</w:t>
      </w:r>
    </w:p>
    <w:p w:rsidR="00990F1F" w:rsidRDefault="00990F1F" w:rsidP="00990F1F">
      <w:pPr>
        <w:ind w:left="576"/>
      </w:pPr>
      <w:r>
        <w:t xml:space="preserve">        &lt;</w:t>
      </w:r>
      <w:proofErr w:type="gramStart"/>
      <w:r>
        <w:t>mandateId&gt;</w:t>
      </w:r>
      <w:proofErr w:type="gramEnd"/>
      <w:r>
        <w:t>M-100038056-201832512180546&lt;/mandateId&gt;</w:t>
      </w:r>
    </w:p>
    <w:p w:rsidR="00990F1F" w:rsidRDefault="00990F1F" w:rsidP="00990F1F">
      <w:pPr>
        <w:ind w:left="576"/>
      </w:pPr>
      <w:r>
        <w:t xml:space="preserve">      &lt;/mandate&gt;</w:t>
      </w:r>
    </w:p>
    <w:p w:rsidR="00990F1F" w:rsidRDefault="00990F1F" w:rsidP="00990F1F">
      <w:pPr>
        <w:ind w:left="576"/>
      </w:pPr>
      <w:r>
        <w:t xml:space="preserve">    &lt;/order&gt;</w:t>
      </w:r>
    </w:p>
    <w:p w:rsidR="00990F1F" w:rsidRDefault="00990F1F" w:rsidP="00990F1F">
      <w:pPr>
        <w:ind w:left="576"/>
      </w:pPr>
      <w:r>
        <w:t xml:space="preserve">  &lt;/submit&gt;</w:t>
      </w:r>
    </w:p>
    <w:p w:rsidR="00831D6C" w:rsidRDefault="00990F1F" w:rsidP="00C75E15">
      <w:pPr>
        <w:ind w:left="576"/>
      </w:pPr>
      <w:r>
        <w:t>&lt;/paymentService&gt;</w:t>
      </w:r>
    </w:p>
    <w:p w:rsidR="00831D6C" w:rsidRDefault="00831D6C" w:rsidP="00831D6C">
      <w:pPr>
        <w:ind w:left="1284"/>
      </w:pPr>
    </w:p>
    <w:p w:rsidR="00831D6C" w:rsidRPr="00C25169" w:rsidRDefault="00831D6C" w:rsidP="00C25169">
      <w:pPr>
        <w:pStyle w:val="Heading3"/>
        <w:keepNext/>
        <w:keepLines/>
        <w:numPr>
          <w:ilvl w:val="2"/>
          <w:numId w:val="47"/>
        </w:numPr>
        <w:pBdr>
          <w:bottom w:val="none" w:sz="0" w:space="0" w:color="auto"/>
        </w:pBdr>
        <w:spacing w:line="276" w:lineRule="auto"/>
        <w:ind w:left="1764"/>
        <w:rPr>
          <w:i w:val="0"/>
          <w:sz w:val="24"/>
          <w:szCs w:val="24"/>
        </w:rPr>
      </w:pPr>
      <w:bookmarkStart w:id="371" w:name="_Toc409710802"/>
      <w:bookmarkStart w:id="372" w:name="_Toc413668812"/>
      <w:bookmarkStart w:id="373" w:name="_Toc8306091"/>
      <w:r w:rsidRPr="00C25169">
        <w:rPr>
          <w:i w:val="0"/>
          <w:sz w:val="24"/>
          <w:szCs w:val="24"/>
        </w:rPr>
        <w:t>Przeleway24</w:t>
      </w:r>
      <w:bookmarkEnd w:id="371"/>
      <w:bookmarkEnd w:id="372"/>
      <w:bookmarkEnd w:id="373"/>
    </w:p>
    <w:p w:rsidR="00831D6C" w:rsidRDefault="00831D6C" w:rsidP="00831D6C">
      <w:pPr>
        <w:ind w:left="708"/>
      </w:pPr>
      <w:r w:rsidRPr="00002FAE">
        <w:t>Przelewy24 is a real-time bank transfer, offline or pre-payment payment method that shoppers based in Poland can use to transfer funds directly to merchants from their bank accounts.</w:t>
      </w:r>
    </w:p>
    <w:p w:rsidR="00831D6C" w:rsidRPr="004E1109" w:rsidRDefault="00831D6C" w:rsidP="00831D6C">
      <w:pPr>
        <w:spacing w:before="120" w:after="0" w:line="240" w:lineRule="auto"/>
        <w:ind w:left="708"/>
        <w:rPr>
          <w:rFonts w:asciiTheme="majorHAnsi" w:eastAsiaTheme="majorEastAsia" w:hAnsiTheme="majorHAnsi" w:cstheme="majorBidi"/>
          <w:b/>
          <w:bCs/>
          <w:i/>
          <w:iCs/>
        </w:rPr>
      </w:pPr>
      <w:r w:rsidRPr="004E1109">
        <w:rPr>
          <w:rFonts w:asciiTheme="majorHAnsi" w:eastAsiaTheme="majorEastAsia" w:hAnsiTheme="majorHAnsi" w:cstheme="majorBidi"/>
          <w:b/>
          <w:bCs/>
          <w:i/>
          <w:iCs/>
        </w:rPr>
        <w:t>Payment method properties</w:t>
      </w:r>
    </w:p>
    <w:p w:rsidR="00831D6C" w:rsidRPr="000C2ED9" w:rsidRDefault="00831D6C" w:rsidP="00831D6C">
      <w:pPr>
        <w:spacing w:before="120" w:after="0" w:line="240" w:lineRule="auto"/>
        <w:ind w:left="708"/>
        <w:rPr>
          <w:rFonts w:ascii="Calibri" w:eastAsia="Times New Roman" w:hAnsi="Calibri" w:cs="Times New Roman"/>
          <w:b/>
          <w:color w:val="393939"/>
          <w:sz w:val="21"/>
          <w:szCs w:val="21"/>
        </w:rPr>
      </w:pPr>
    </w:p>
    <w:tbl>
      <w:tblPr>
        <w:tblStyle w:val="LightGrid-Accent51"/>
        <w:tblW w:w="5000" w:type="pct"/>
        <w:tblInd w:w="708" w:type="dxa"/>
        <w:tblLook w:val="04A0" w:firstRow="1" w:lastRow="0" w:firstColumn="1" w:lastColumn="0" w:noHBand="0" w:noVBand="1"/>
      </w:tblPr>
      <w:tblGrid>
        <w:gridCol w:w="2927"/>
        <w:gridCol w:w="6799"/>
      </w:tblGrid>
      <w:tr w:rsidR="00831D6C" w:rsidTr="002264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Pr="003F757F" w:rsidRDefault="00831D6C" w:rsidP="002264F5">
            <w:pPr>
              <w:pStyle w:val="tablebody"/>
              <w:spacing w:before="0" w:beforeAutospacing="0" w:after="0" w:afterAutospacing="0"/>
              <w:rPr>
                <w:rFonts w:ascii="Calibri" w:hAnsi="Calibri"/>
                <w:color w:val="000000"/>
                <w:sz w:val="20"/>
                <w:szCs w:val="20"/>
              </w:rPr>
            </w:pPr>
            <w:r w:rsidRPr="003F757F">
              <w:rPr>
                <w:rFonts w:ascii="Calibri" w:hAnsi="Calibri"/>
                <w:bCs w:val="0"/>
                <w:color w:val="000000"/>
                <w:sz w:val="20"/>
                <w:szCs w:val="20"/>
              </w:rPr>
              <w:lastRenderedPageBreak/>
              <w:t>Property</w:t>
            </w:r>
          </w:p>
        </w:tc>
        <w:tc>
          <w:tcPr>
            <w:tcW w:w="0" w:type="auto"/>
            <w:hideMark/>
          </w:tcPr>
          <w:p w:rsidR="00831D6C" w:rsidRPr="003F757F" w:rsidRDefault="00831D6C" w:rsidP="002264F5">
            <w:pPr>
              <w:pStyle w:val="tablebody"/>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3F757F">
              <w:rPr>
                <w:rFonts w:ascii="Calibri" w:hAnsi="Calibri"/>
                <w:bCs w:val="0"/>
                <w:color w:val="000000"/>
                <w:sz w:val="20"/>
                <w:szCs w:val="20"/>
              </w:rPr>
              <w:t>Description/Value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Payment Type</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Real-time bank transfer, offline bank transfer, pre-payment</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Countries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Poland</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Acceptance Currencies</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Settlement to Worldpay Currency</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PLN</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Chargebacks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r w:rsidR="00831D6C" w:rsidTr="002264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Supported Languages</w:t>
            </w:r>
          </w:p>
        </w:tc>
        <w:tc>
          <w:tcPr>
            <w:tcW w:w="0" w:type="auto"/>
            <w:hideMark/>
          </w:tcPr>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PL (Polish), DE (German), ES (Spanish), IT (Italian)</w:t>
            </w:r>
          </w:p>
          <w:p w:rsidR="00831D6C" w:rsidRDefault="00831D6C" w:rsidP="002264F5">
            <w:pPr>
              <w:pStyle w:val="tablebody"/>
              <w:spacing w:before="0" w:beforeAutospacing="0" w:after="0" w:afterAutospacing="0"/>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There is also an option to switch to EN (English) on the Przelewy24 payment page.</w:t>
            </w:r>
          </w:p>
        </w:tc>
      </w:tr>
      <w:tr w:rsidR="00831D6C" w:rsidTr="00226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31D6C" w:rsidRDefault="00831D6C" w:rsidP="002264F5">
            <w:pPr>
              <w:pStyle w:val="tablebody"/>
              <w:spacing w:before="0" w:beforeAutospacing="0" w:after="0" w:afterAutospacing="0"/>
              <w:rPr>
                <w:rFonts w:ascii="Calibri" w:hAnsi="Calibri"/>
                <w:color w:val="393939"/>
                <w:sz w:val="20"/>
                <w:szCs w:val="20"/>
              </w:rPr>
            </w:pPr>
            <w:r>
              <w:rPr>
                <w:rFonts w:ascii="Calibri" w:hAnsi="Calibri"/>
                <w:b w:val="0"/>
                <w:bCs w:val="0"/>
                <w:color w:val="393939"/>
                <w:sz w:val="20"/>
                <w:szCs w:val="20"/>
              </w:rPr>
              <w:t>Direct Model (Yes/No)</w:t>
            </w:r>
          </w:p>
        </w:tc>
        <w:tc>
          <w:tcPr>
            <w:tcW w:w="0" w:type="auto"/>
            <w:hideMark/>
          </w:tcPr>
          <w:p w:rsidR="00831D6C" w:rsidRDefault="00831D6C" w:rsidP="002264F5">
            <w:pPr>
              <w:pStyle w:val="tablebody"/>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Yes</w:t>
            </w:r>
          </w:p>
        </w:tc>
      </w:tr>
    </w:tbl>
    <w:p w:rsidR="00831D6C" w:rsidRPr="00043FE8" w:rsidRDefault="00831D6C" w:rsidP="00831D6C"/>
    <w:p w:rsidR="00831D6C" w:rsidRPr="008A78A6" w:rsidRDefault="00831D6C" w:rsidP="008A78A6">
      <w:pPr>
        <w:pStyle w:val="Heading4"/>
        <w:keepNext/>
        <w:keepLines/>
        <w:ind w:left="1800"/>
      </w:pPr>
      <w:bookmarkStart w:id="374" w:name="_Toc409710803"/>
      <w:bookmarkStart w:id="375" w:name="_Toc413668813"/>
      <w:r w:rsidRPr="008A78A6">
        <w:t>Request Attribute Mapping</w:t>
      </w:r>
      <w:bookmarkEnd w:id="374"/>
      <w:bookmarkEnd w:id="375"/>
    </w:p>
    <w:p w:rsidR="00831D6C" w:rsidRDefault="00831D6C" w:rsidP="00831D6C">
      <w:pPr>
        <w:ind w:left="708"/>
      </w:pPr>
      <w:proofErr w:type="gramStart"/>
      <w:r>
        <w:t>&lt;?xml</w:t>
      </w:r>
      <w:proofErr w:type="gramEnd"/>
      <w:r>
        <w:t xml:space="preserve"> version="1.0" encoding="UTF-8"?&gt;</w:t>
      </w:r>
    </w:p>
    <w:p w:rsidR="00831D6C" w:rsidRDefault="00831D6C" w:rsidP="00831D6C">
      <w:pPr>
        <w:ind w:left="708"/>
      </w:pPr>
      <w:proofErr w:type="gramStart"/>
      <w:r>
        <w:t>&lt;!DOCTYPE</w:t>
      </w:r>
      <w:proofErr w:type="gramEnd"/>
      <w:r>
        <w:t xml:space="preserve"> paymentService PUBLIC '-//</w:t>
      </w:r>
      <w:r w:rsidR="00C04461">
        <w:t>Worldpay</w:t>
      </w:r>
      <w:r>
        <w:t xml:space="preserve">//DTD </w:t>
      </w:r>
      <w:r w:rsidR="00C04461">
        <w:t>Worldpay</w:t>
      </w:r>
      <w:r>
        <w:t xml:space="preserve"> PaymentService v1//EN' 'http://dtd.worldpay.com/paymentService_v1.dtd'&gt;</w:t>
      </w:r>
    </w:p>
    <w:p w:rsidR="00831D6C" w:rsidRDefault="00831D6C" w:rsidP="00831D6C">
      <w:pPr>
        <w:ind w:left="708"/>
      </w:pPr>
      <w:r>
        <w:t>&lt;paymentService merchantCode="SAPIENTNITROECOMMERCEV1" version="1.4"&gt;</w:t>
      </w:r>
    </w:p>
    <w:p w:rsidR="00831D6C" w:rsidRDefault="00831D6C" w:rsidP="00831D6C">
      <w:pPr>
        <w:ind w:left="708"/>
      </w:pPr>
      <w:r>
        <w:t xml:space="preserve">   &lt;</w:t>
      </w:r>
      <w:proofErr w:type="gramStart"/>
      <w:r>
        <w:t>submit</w:t>
      </w:r>
      <w:proofErr w:type="gramEnd"/>
      <w:r>
        <w:t>&gt;</w:t>
      </w:r>
    </w:p>
    <w:p w:rsidR="00831D6C" w:rsidRDefault="00831D6C" w:rsidP="00831D6C">
      <w:pPr>
        <w:ind w:left="708"/>
      </w:pPr>
      <w:r>
        <w:t xml:space="preserve">      &lt;order orderCode="Example_Przelewy24_Order_Code"&gt;</w:t>
      </w:r>
    </w:p>
    <w:p w:rsidR="00831D6C" w:rsidRDefault="00831D6C" w:rsidP="00831D6C">
      <w:pPr>
        <w:ind w:left="708"/>
      </w:pPr>
      <w:r>
        <w:t xml:space="preserve">         &lt;</w:t>
      </w:r>
      <w:proofErr w:type="gramStart"/>
      <w:r>
        <w:t>description&gt;</w:t>
      </w:r>
      <w:proofErr w:type="gramEnd"/>
      <w:r>
        <w:t>Description here&lt;/description&gt;</w:t>
      </w:r>
    </w:p>
    <w:p w:rsidR="00831D6C" w:rsidRDefault="00831D6C" w:rsidP="00831D6C">
      <w:pPr>
        <w:ind w:left="708"/>
      </w:pPr>
      <w:r>
        <w:t xml:space="preserve">         &lt;amount currencyCode="PLN" value="100" exponent="2" /&gt;</w:t>
      </w:r>
    </w:p>
    <w:p w:rsidR="00831D6C" w:rsidRDefault="00831D6C" w:rsidP="00831D6C">
      <w:pPr>
        <w:ind w:left="708"/>
      </w:pPr>
      <w:r>
        <w:t xml:space="preserve">         &lt;</w:t>
      </w:r>
      <w:proofErr w:type="gramStart"/>
      <w:r>
        <w:t>orderContent</w:t>
      </w:r>
      <w:proofErr w:type="gramEnd"/>
      <w:r>
        <w:t>&gt;</w:t>
      </w:r>
    </w:p>
    <w:p w:rsidR="00831D6C" w:rsidRDefault="00831D6C" w:rsidP="00831D6C">
      <w:pPr>
        <w:ind w:left="708"/>
      </w:pPr>
      <w:r>
        <w:t xml:space="preserve">       </w:t>
      </w:r>
      <w:proofErr w:type="gramStart"/>
      <w:r>
        <w:t>&lt;![</w:t>
      </w:r>
      <w:proofErr w:type="gramEnd"/>
      <w:r>
        <w:t>CDATA[      ]]&gt;</w:t>
      </w:r>
    </w:p>
    <w:p w:rsidR="00831D6C" w:rsidRDefault="00831D6C" w:rsidP="00831D6C">
      <w:pPr>
        <w:ind w:left="708"/>
      </w:pPr>
      <w:r>
        <w:t xml:space="preserve">   &lt;/orderContent&gt;</w:t>
      </w:r>
    </w:p>
    <w:p w:rsidR="00831D6C" w:rsidRDefault="00831D6C" w:rsidP="00831D6C">
      <w:pPr>
        <w:ind w:left="708"/>
      </w:pPr>
      <w:r>
        <w:t xml:space="preserve">         &lt;</w:t>
      </w:r>
      <w:proofErr w:type="gramStart"/>
      <w:r>
        <w:t>paymentDetails</w:t>
      </w:r>
      <w:proofErr w:type="gramEnd"/>
      <w:r>
        <w:t>&gt;</w:t>
      </w:r>
    </w:p>
    <w:p w:rsidR="00831D6C" w:rsidRDefault="00831D6C" w:rsidP="00831D6C">
      <w:pPr>
        <w:ind w:left="708"/>
      </w:pPr>
      <w:r>
        <w:t xml:space="preserve">            &lt;PRZELEWY-SSL shopperCountryCode="PL"&gt;</w:t>
      </w:r>
    </w:p>
    <w:p w:rsidR="00831D6C" w:rsidRDefault="00831D6C" w:rsidP="00831D6C">
      <w:pPr>
        <w:ind w:left="708"/>
      </w:pPr>
      <w:r>
        <w:t xml:space="preserve">               &lt;successURL&gt;http://www.worldpay.com/?successURL&lt;/successURL&gt;</w:t>
      </w:r>
    </w:p>
    <w:p w:rsidR="00831D6C" w:rsidRDefault="00831D6C" w:rsidP="00831D6C">
      <w:pPr>
        <w:ind w:left="708"/>
      </w:pPr>
      <w:r>
        <w:t xml:space="preserve">               &lt;cancelURL&gt;http://www.worldpay.com/?cancelURL&lt;/cancelURL&gt;</w:t>
      </w:r>
    </w:p>
    <w:p w:rsidR="00831D6C" w:rsidRDefault="00831D6C" w:rsidP="00831D6C">
      <w:pPr>
        <w:ind w:left="708"/>
      </w:pPr>
      <w:r>
        <w:t xml:space="preserve">               &lt;pendingURL&gt;http://www.worldpay.com/?pendingURL&lt;/pendingURL&gt;</w:t>
      </w:r>
    </w:p>
    <w:p w:rsidR="00831D6C" w:rsidRDefault="00831D6C" w:rsidP="00831D6C">
      <w:pPr>
        <w:ind w:left="708"/>
      </w:pPr>
      <w:r>
        <w:t xml:space="preserve">            &lt;/PRZELEWY-SSL&gt;</w:t>
      </w:r>
    </w:p>
    <w:p w:rsidR="00831D6C" w:rsidRDefault="00831D6C" w:rsidP="00831D6C">
      <w:pPr>
        <w:ind w:left="708"/>
      </w:pPr>
      <w:r>
        <w:t xml:space="preserve">         &lt;/paymentDetails&gt;</w:t>
      </w:r>
    </w:p>
    <w:p w:rsidR="00831D6C" w:rsidRDefault="00831D6C" w:rsidP="00831D6C">
      <w:pPr>
        <w:ind w:left="708"/>
      </w:pPr>
      <w:r>
        <w:t xml:space="preserve">         &lt;</w:t>
      </w:r>
      <w:proofErr w:type="gramStart"/>
      <w:r>
        <w:t>shopper</w:t>
      </w:r>
      <w:proofErr w:type="gramEnd"/>
      <w:r>
        <w:t>&gt;</w:t>
      </w:r>
    </w:p>
    <w:p w:rsidR="00831D6C" w:rsidRDefault="00831D6C" w:rsidP="00831D6C">
      <w:pPr>
        <w:ind w:left="708"/>
      </w:pPr>
      <w:r>
        <w:t xml:space="preserve">            &lt;shopperEmailAddress&gt;shopper@worldpay.com&lt;/shopperEmailAddress&gt;</w:t>
      </w:r>
    </w:p>
    <w:p w:rsidR="00831D6C" w:rsidRDefault="00831D6C" w:rsidP="00831D6C">
      <w:pPr>
        <w:ind w:left="708"/>
      </w:pPr>
      <w:r>
        <w:lastRenderedPageBreak/>
        <w:t xml:space="preserve">         &lt;/shopper&gt;         </w:t>
      </w:r>
    </w:p>
    <w:p w:rsidR="00831D6C" w:rsidRDefault="00831D6C" w:rsidP="00831D6C">
      <w:pPr>
        <w:ind w:left="708"/>
      </w:pPr>
      <w:r>
        <w:t xml:space="preserve">      &lt;/order&gt;</w:t>
      </w:r>
    </w:p>
    <w:p w:rsidR="00831D6C" w:rsidRDefault="00831D6C" w:rsidP="00831D6C">
      <w:pPr>
        <w:ind w:left="708"/>
      </w:pPr>
      <w:r>
        <w:t xml:space="preserve">   &lt;/submit&gt;</w:t>
      </w:r>
    </w:p>
    <w:p w:rsidR="00831D6C" w:rsidRDefault="00831D6C" w:rsidP="00831D6C">
      <w:pPr>
        <w:ind w:left="708"/>
      </w:pPr>
      <w:r>
        <w:t>&lt;/paymentService&gt;</w:t>
      </w:r>
    </w:p>
    <w:p w:rsidR="00831D6C" w:rsidRPr="002D32A3" w:rsidRDefault="00831D6C" w:rsidP="00831D6C">
      <w:pPr>
        <w:ind w:left="708"/>
      </w:pPr>
    </w:p>
    <w:p w:rsidR="00831D6C" w:rsidRPr="008A78A6" w:rsidRDefault="00831D6C" w:rsidP="008A78A6">
      <w:pPr>
        <w:pStyle w:val="Heading4"/>
        <w:keepNext/>
        <w:keepLines/>
        <w:ind w:left="1800"/>
      </w:pPr>
      <w:bookmarkStart w:id="376" w:name="_Toc409710804"/>
      <w:bookmarkStart w:id="377" w:name="_Toc413668814"/>
      <w:r w:rsidRPr="008A78A6">
        <w:t>Response Attribute Mapping</w:t>
      </w:r>
      <w:bookmarkEnd w:id="376"/>
      <w:bookmarkEnd w:id="377"/>
    </w:p>
    <w:p w:rsidR="00831D6C" w:rsidRDefault="00831D6C" w:rsidP="00831D6C">
      <w:pPr>
        <w:ind w:left="708"/>
      </w:pPr>
      <w:proofErr w:type="gramStart"/>
      <w:r>
        <w:t>&lt;?xml</w:t>
      </w:r>
      <w:proofErr w:type="gramEnd"/>
      <w:r>
        <w:t xml:space="preserve"> version="1.0" encoding="UTF-8"?&gt;</w:t>
      </w:r>
    </w:p>
    <w:p w:rsidR="00831D6C" w:rsidRDefault="00831D6C" w:rsidP="00831D6C">
      <w:pPr>
        <w:ind w:left="708"/>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831D6C" w:rsidRDefault="00831D6C" w:rsidP="00831D6C">
      <w:pPr>
        <w:ind w:left="708"/>
      </w:pPr>
      <w:r>
        <w:t xml:space="preserve">                                "http://dtd.worldpay.com/paymentService_v1.dtd"&gt;</w:t>
      </w:r>
    </w:p>
    <w:p w:rsidR="00831D6C" w:rsidRDefault="00831D6C" w:rsidP="00831D6C">
      <w:pPr>
        <w:ind w:left="708"/>
      </w:pPr>
      <w:r>
        <w:t>&lt;paymentService version="1.4" merchantCode="SAPIENTNITROECOMMERCEV1"&gt;</w:t>
      </w:r>
    </w:p>
    <w:p w:rsidR="00831D6C" w:rsidRDefault="00831D6C" w:rsidP="00831D6C">
      <w:pPr>
        <w:ind w:left="708"/>
      </w:pPr>
      <w:r>
        <w:t xml:space="preserve">    &lt;</w:t>
      </w:r>
      <w:proofErr w:type="gramStart"/>
      <w:r>
        <w:t>reply</w:t>
      </w:r>
      <w:proofErr w:type="gramEnd"/>
      <w:r>
        <w:t>&gt;</w:t>
      </w:r>
    </w:p>
    <w:p w:rsidR="00831D6C" w:rsidRDefault="00831D6C" w:rsidP="00831D6C">
      <w:pPr>
        <w:ind w:left="708"/>
      </w:pPr>
      <w:r>
        <w:t xml:space="preserve">        &lt;orderStatus orderCode="Example_Przelewy24_Order_Code"&gt;</w:t>
      </w:r>
    </w:p>
    <w:p w:rsidR="00831D6C" w:rsidRDefault="00831D6C" w:rsidP="00831D6C">
      <w:pPr>
        <w:ind w:left="708"/>
      </w:pPr>
      <w:r>
        <w:t xml:space="preserve">            &lt;</w:t>
      </w:r>
      <w:proofErr w:type="gramStart"/>
      <w:r>
        <w:t>reference</w:t>
      </w:r>
      <w:proofErr w:type="gramEnd"/>
      <w:r>
        <w:t xml:space="preserve"> id="3020980234"&gt;https://secure-test.worldpay.com/jsp/test/shopper/APMSTSimulator.jsp?customerRef=3018127000&amp;amp;paymentMethod=PRZELEWY&lt;/reference&gt;</w:t>
      </w:r>
    </w:p>
    <w:p w:rsidR="00831D6C" w:rsidRDefault="00831D6C" w:rsidP="00831D6C">
      <w:pPr>
        <w:ind w:left="708"/>
      </w:pPr>
      <w:r>
        <w:t xml:space="preserve">        &lt;/orderStatus&gt;</w:t>
      </w:r>
    </w:p>
    <w:p w:rsidR="00831D6C" w:rsidRDefault="00831D6C" w:rsidP="00831D6C">
      <w:pPr>
        <w:ind w:left="708"/>
      </w:pPr>
      <w:r>
        <w:t xml:space="preserve">    &lt;/reply&gt;</w:t>
      </w:r>
    </w:p>
    <w:p w:rsidR="00831D6C" w:rsidRDefault="00831D6C" w:rsidP="00831D6C">
      <w:pPr>
        <w:ind w:firstLine="708"/>
      </w:pPr>
      <w:r>
        <w:t>&lt;/paymentService&gt;</w:t>
      </w:r>
    </w:p>
    <w:p w:rsidR="00B84250" w:rsidRPr="00C25169" w:rsidRDefault="00B84250" w:rsidP="00C25169">
      <w:pPr>
        <w:pStyle w:val="Heading3"/>
        <w:keepNext/>
        <w:keepLines/>
        <w:numPr>
          <w:ilvl w:val="2"/>
          <w:numId w:val="47"/>
        </w:numPr>
        <w:pBdr>
          <w:bottom w:val="none" w:sz="0" w:space="0" w:color="auto"/>
        </w:pBdr>
        <w:spacing w:line="276" w:lineRule="auto"/>
        <w:ind w:left="1764"/>
        <w:rPr>
          <w:i w:val="0"/>
          <w:sz w:val="24"/>
          <w:szCs w:val="24"/>
        </w:rPr>
      </w:pPr>
      <w:bookmarkStart w:id="378" w:name="_Toc8306092"/>
      <w:r w:rsidRPr="00C25169">
        <w:rPr>
          <w:i w:val="0"/>
          <w:sz w:val="24"/>
          <w:szCs w:val="24"/>
        </w:rPr>
        <w:t>CashU</w:t>
      </w:r>
      <w:bookmarkEnd w:id="355"/>
      <w:bookmarkEnd w:id="378"/>
    </w:p>
    <w:p w:rsidR="00B84250" w:rsidRDefault="00B84250" w:rsidP="00B84250">
      <w:pPr>
        <w:ind w:left="1080"/>
      </w:pPr>
      <w:r w:rsidRPr="00F55730">
        <w:t xml:space="preserve">CashU is a popular eWallet service that allows shoppers to make online payments in the Middle East, North Africa and many other countries including Russia and Canada. Shoppers can load the eWallet in a variety of ways such as Ukash voucher and cash over the counter. In some countries a </w:t>
      </w:r>
      <w:proofErr w:type="gramStart"/>
      <w:r w:rsidRPr="00F55730">
        <w:t>CashU</w:t>
      </w:r>
      <w:proofErr w:type="gramEnd"/>
      <w:r w:rsidRPr="00F55730">
        <w:t xml:space="preserve"> prepaid card and credit card are also available</w:t>
      </w:r>
      <w:r>
        <w:t>.</w:t>
      </w:r>
    </w:p>
    <w:tbl>
      <w:tblPr>
        <w:tblStyle w:val="LightGrid-Accent5"/>
        <w:tblW w:w="4304" w:type="pct"/>
        <w:tblInd w:w="1188" w:type="dxa"/>
        <w:tblLook w:val="04A0" w:firstRow="1" w:lastRow="0" w:firstColumn="1" w:lastColumn="0" w:noHBand="0" w:noVBand="1"/>
      </w:tblPr>
      <w:tblGrid>
        <w:gridCol w:w="3921"/>
        <w:gridCol w:w="4451"/>
      </w:tblGrid>
      <w:tr w:rsidR="00B84250" w:rsidRPr="00103D9C" w:rsidTr="00B8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B84250" w:rsidRPr="00F40143" w:rsidRDefault="00B84250" w:rsidP="00B84250">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B84250" w:rsidRPr="00F40143" w:rsidRDefault="00B84250" w:rsidP="00B84250">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eWallet</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r w:rsidRPr="001B6E0C">
              <w:rPr>
                <w:rFonts w:ascii="Calibri" w:eastAsia="Times New Roman" w:hAnsi="Calibri" w:cs="Times New Roman"/>
                <w:sz w:val="20"/>
                <w:szCs w:val="20"/>
              </w:rPr>
              <w:t xml:space="preserve">Bahrain, Canada, Egypt, Jordan, Kuwait, Lebanon, Malaysia, Mauritania, Morocco, Oman, Qatar, Saudi Arabia, Tunisia, Turkey, United Arab Emirates, Israel, Russian </w:t>
            </w:r>
            <w:r w:rsidRPr="001B6E0C">
              <w:rPr>
                <w:rFonts w:ascii="Calibri" w:eastAsia="Times New Roman" w:hAnsi="Calibri" w:cs="Times New Roman"/>
                <w:sz w:val="20"/>
                <w:szCs w:val="20"/>
              </w:rPr>
              <w:lastRenderedPageBreak/>
              <w:t>Federation, Tanzania, Ukraine, Uruguay, Venezuela</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lastRenderedPageBreak/>
              <w:t>Acceptance Currencies</w:t>
            </w:r>
          </w:p>
        </w:tc>
        <w:tc>
          <w:tcPr>
            <w:tcW w:w="0" w:type="auto"/>
          </w:tcPr>
          <w:p w:rsidR="00B84250"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USD</w:t>
            </w:r>
          </w:p>
        </w:tc>
      </w:tr>
      <w:tr w:rsidR="00B84250" w:rsidRPr="00103D9C" w:rsidTr="00B8425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B84250" w:rsidRPr="00103D9C" w:rsidRDefault="00B84250" w:rsidP="00B84250">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p>
        </w:tc>
      </w:tr>
      <w:tr w:rsidR="00B84250" w:rsidRPr="00103D9C" w:rsidTr="00B84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B84250" w:rsidRPr="00F40143" w:rsidRDefault="00B84250" w:rsidP="00B84250">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B84250" w:rsidRPr="00103D9C" w:rsidRDefault="00B84250" w:rsidP="00B84250">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CASHU-SSL</w:t>
            </w:r>
          </w:p>
        </w:tc>
      </w:tr>
    </w:tbl>
    <w:p w:rsidR="00B84250" w:rsidRPr="004F5C1D" w:rsidRDefault="00B84250" w:rsidP="00B84250">
      <w:pPr>
        <w:ind w:left="1080"/>
      </w:pPr>
    </w:p>
    <w:p w:rsidR="00B84250" w:rsidRDefault="00557CE6" w:rsidP="0095421A">
      <w:pPr>
        <w:pStyle w:val="Heading4"/>
        <w:keepNext/>
        <w:keepLines/>
        <w:ind w:left="1800"/>
      </w:pPr>
      <w:bookmarkStart w:id="379" w:name="_Toc406163052"/>
      <w:r>
        <w:tab/>
      </w:r>
      <w:r w:rsidR="00B84250">
        <w:t>Request Attribute Mapping</w:t>
      </w:r>
      <w:bookmarkEnd w:id="379"/>
    </w:p>
    <w:p w:rsidR="00B84250" w:rsidRDefault="00B84250" w:rsidP="00B84250">
      <w:pPr>
        <w:ind w:left="1080"/>
      </w:pPr>
      <w:proofErr w:type="gramStart"/>
      <w:r>
        <w:t>&lt;?xml</w:t>
      </w:r>
      <w:proofErr w:type="gramEnd"/>
      <w:r>
        <w:t xml:space="preserve"> version="1.0"?&gt;&lt;!DOCTYPE paymentService PUBLIC "-//</w:t>
      </w:r>
      <w:r w:rsidR="00C04461">
        <w:t>Worldpay</w:t>
      </w:r>
      <w:r>
        <w:t xml:space="preserve">//DTD </w:t>
      </w:r>
      <w:r w:rsidR="00C04461">
        <w:t>Worldpay</w:t>
      </w:r>
      <w:r>
        <w:t xml:space="preserve"> PaymentService v1//EN" "http://dtd.worldpay.com/paymentService_v1.dtd"&gt;&lt;paymentService merchantCode="SAPIENTNITROECOMMERCEV1" version="1.4"&gt;</w:t>
      </w:r>
    </w:p>
    <w:p w:rsidR="00B84250" w:rsidRDefault="00B84250" w:rsidP="00B84250">
      <w:pPr>
        <w:ind w:left="1080"/>
      </w:pPr>
      <w:r>
        <w:t xml:space="preserve">  &lt;</w:t>
      </w:r>
      <w:proofErr w:type="gramStart"/>
      <w:r>
        <w:t>submit</w:t>
      </w:r>
      <w:proofErr w:type="gramEnd"/>
      <w:r>
        <w:t>&gt;</w:t>
      </w:r>
    </w:p>
    <w:p w:rsidR="00B84250" w:rsidRDefault="00B84250" w:rsidP="00B84250">
      <w:pPr>
        <w:ind w:left="1080"/>
      </w:pPr>
      <w:r>
        <w:t xml:space="preserve">    &lt;order orderCode="00004805"&gt;</w:t>
      </w:r>
    </w:p>
    <w:p w:rsidR="00B84250" w:rsidRDefault="00B84250" w:rsidP="00B84250">
      <w:pPr>
        <w:ind w:left="1080"/>
      </w:pPr>
      <w:r>
        <w:t xml:space="preserve">      &lt;</w:t>
      </w:r>
      <w:proofErr w:type="gramStart"/>
      <w:r>
        <w:t>description&gt;</w:t>
      </w:r>
      <w:proofErr w:type="gramEnd"/>
      <w:r>
        <w:t>Merchant Order No 00004805&lt;/description&gt;</w:t>
      </w:r>
    </w:p>
    <w:p w:rsidR="00B84250" w:rsidRDefault="00B84250" w:rsidP="00B84250">
      <w:pPr>
        <w:ind w:left="1080"/>
      </w:pPr>
      <w:r>
        <w:t xml:space="preserve">      &lt;amount currencyCode="USD" exponent="2" value="29398"/&gt;</w:t>
      </w:r>
    </w:p>
    <w:p w:rsidR="00B84250" w:rsidRDefault="00B84250" w:rsidP="00B84250">
      <w:pPr>
        <w:ind w:left="1080"/>
      </w:pPr>
      <w:r>
        <w:t xml:space="preserve">      </w:t>
      </w:r>
      <w:proofErr w:type="gramStart"/>
      <w:r>
        <w:t xml:space="preserve">&lt;orderContent&gt;&amp;lt;center&amp;gt;&amp;lt;table border="1"&amp;gt;&amp;lt;tr&amp;gt;&amp;lt;th&amp;gt;Product ID&amp;lt;/th&amp;gt;&amp;lt;th&amp;gt;Product Name&amp;lt;/th&amp;gt;&amp;lt;th&amp;gt;Quantity&amp;lt;/th&amp;gt;&amp;lt;th&amp;gt;Price&amp;lt;/th&amp;gt;&amp;lt;/tr&amp;gt;&amp;lt;tr&amp;gt;&amp;lt;td&amp;gt;750518703626&amp;lt;/td&amp;gt;&amp;lt;td&amp;gt;Black Flat Front Wool Suit&amp;lt;/td&amp;gt;&amp;lt;td&amp;gt;1&amp;lt;/td&amp;gt;&amp;lt;td&amp;gt;USD 269.99&amp;lt;/td&amp;gt;&amp;lt;/tr&amp;gt;&amp;lt;tr&amp;gt;&amp;lt;td colspan="4"&amp;gt;Your payment will be handled by  </w:t>
      </w:r>
      <w:r w:rsidR="00C04461">
        <w:t>Worldpay</w:t>
      </w:r>
      <w:r>
        <w:t xml:space="preserve"> Payments Services&amp;lt;br/&amp;gt;This name may appear on your bank statement&amp;lt;br/&amp;gt;http://www.worldpay.com&amp;lt;/td&amp;gt;&amp;lt;/tr&amp;gt;&amp;lt;/table&amp;gt;&amp;lt;/center&amp;gt;&lt;/orderContent&gt;</w:t>
      </w:r>
      <w:proofErr w:type="gramEnd"/>
    </w:p>
    <w:p w:rsidR="00B84250" w:rsidRDefault="00B84250" w:rsidP="00B84250">
      <w:pPr>
        <w:ind w:left="1080"/>
      </w:pPr>
      <w:r>
        <w:t xml:space="preserve">      &lt;</w:t>
      </w:r>
      <w:proofErr w:type="gramStart"/>
      <w:r>
        <w:t>paymentDetails</w:t>
      </w:r>
      <w:proofErr w:type="gramEnd"/>
      <w:r>
        <w:t>&gt;</w:t>
      </w:r>
    </w:p>
    <w:p w:rsidR="00B84250" w:rsidRDefault="00B84250" w:rsidP="00B84250">
      <w:pPr>
        <w:ind w:left="1080"/>
      </w:pPr>
      <w:r>
        <w:t xml:space="preserve">        &lt;CASHU-SSL shopperCountryCode="BH"&gt;</w:t>
      </w:r>
    </w:p>
    <w:p w:rsidR="00B84250" w:rsidRDefault="00B84250" w:rsidP="00B84250">
      <w:pPr>
        <w:ind w:left="1080"/>
      </w:pPr>
      <w:r>
        <w:t xml:space="preserve">          &lt;successURL&gt;https://worldpay02-tech-prtnr-eu02-dw.demandware.net/on/demandware.store/Sites-SiteGenesis-Site/default/</w:t>
      </w:r>
      <w:r w:rsidR="00C04461">
        <w:t>Worldpay</w:t>
      </w:r>
      <w:r>
        <w:t>-Success?orderNo=00004805&lt;/successURL&gt;</w:t>
      </w:r>
    </w:p>
    <w:p w:rsidR="00B84250" w:rsidRDefault="00B84250" w:rsidP="00B84250">
      <w:pPr>
        <w:ind w:left="1080"/>
      </w:pPr>
      <w:r>
        <w:t xml:space="preserve">          &lt;cancelURL&gt;https://worldpay02-tech-prtnr-eu02-dw.demandware.net/on/demandware.store/Sites-SiteGenesis-Site/default/</w:t>
      </w:r>
      <w:r w:rsidR="00C04461">
        <w:t>Worldpay</w:t>
      </w:r>
      <w:r>
        <w:t>-Cancel?orderNo=00004805&amp;amp;apmName=CASHU-SSL&lt;/cancelURL&gt;</w:t>
      </w:r>
    </w:p>
    <w:p w:rsidR="00B84250" w:rsidRDefault="00B84250" w:rsidP="00B84250">
      <w:pPr>
        <w:ind w:left="1080"/>
      </w:pPr>
      <w:r>
        <w:t xml:space="preserve">          &lt;pendingURL&gt;https://worldpay02-tech-prtnr-eu02-dw.demandware.net/on/demandware.store/Sites-SiteGenesis-Site/default/</w:t>
      </w:r>
      <w:r w:rsidR="00C04461">
        <w:t>Worldpay</w:t>
      </w:r>
      <w:r>
        <w:t>-Pending?orderNo=00004805&amp;amp;apmName=CASHU-SSL&lt;/pendingURL&gt;</w:t>
      </w:r>
    </w:p>
    <w:p w:rsidR="00B84250" w:rsidRDefault="00B84250" w:rsidP="00B84250">
      <w:pPr>
        <w:ind w:left="1080"/>
      </w:pPr>
      <w:r>
        <w:t xml:space="preserve">        &lt;/CASHU-SSL&gt;</w:t>
      </w:r>
    </w:p>
    <w:p w:rsidR="00B84250" w:rsidRDefault="00B84250" w:rsidP="00B84250">
      <w:pPr>
        <w:ind w:left="1080"/>
      </w:pPr>
      <w:r>
        <w:lastRenderedPageBreak/>
        <w:t xml:space="preserve">      &lt;/paymentDetails&gt;</w:t>
      </w:r>
    </w:p>
    <w:p w:rsidR="00B84250" w:rsidRDefault="00B84250" w:rsidP="00B84250">
      <w:pPr>
        <w:ind w:left="1080"/>
      </w:pPr>
      <w:r>
        <w:t xml:space="preserve">      &lt;</w:t>
      </w:r>
      <w:proofErr w:type="gramStart"/>
      <w:r>
        <w:t>shopper</w:t>
      </w:r>
      <w:proofErr w:type="gramEnd"/>
      <w:r>
        <w:t>&gt;</w:t>
      </w:r>
    </w:p>
    <w:p w:rsidR="00B84250" w:rsidRDefault="00B84250" w:rsidP="00B84250">
      <w:pPr>
        <w:ind w:left="1080"/>
      </w:pPr>
      <w:r>
        <w:t xml:space="preserve">        &lt;shopperEmailAddress&gt;usingh5@sapient.com&lt;/shopperEmailAddress&gt;</w:t>
      </w:r>
    </w:p>
    <w:p w:rsidR="00B84250" w:rsidRDefault="00B84250" w:rsidP="00B84250">
      <w:pPr>
        <w:ind w:left="1080"/>
      </w:pPr>
      <w:r>
        <w:t xml:space="preserve">      &lt;/shopper&gt;</w:t>
      </w:r>
    </w:p>
    <w:p w:rsidR="00B84250" w:rsidRDefault="00B84250" w:rsidP="00B84250">
      <w:pPr>
        <w:ind w:left="1080"/>
      </w:pPr>
      <w:r>
        <w:t xml:space="preserve">    &lt;/order&gt;</w:t>
      </w:r>
    </w:p>
    <w:p w:rsidR="00B84250" w:rsidRDefault="00B84250" w:rsidP="00B84250">
      <w:pPr>
        <w:ind w:left="1080"/>
      </w:pPr>
      <w:r>
        <w:t xml:space="preserve">  &lt;/submit&gt;</w:t>
      </w:r>
    </w:p>
    <w:p w:rsidR="00B84250" w:rsidRDefault="00B84250" w:rsidP="00B84250">
      <w:pPr>
        <w:ind w:left="1080"/>
      </w:pPr>
      <w:r>
        <w:t>&lt;/paymentService&gt;</w:t>
      </w:r>
    </w:p>
    <w:p w:rsidR="00B84250" w:rsidRDefault="00140D2E" w:rsidP="0095421A">
      <w:pPr>
        <w:pStyle w:val="Heading4"/>
        <w:keepNext/>
        <w:keepLines/>
        <w:ind w:left="1800"/>
      </w:pPr>
      <w:bookmarkStart w:id="380" w:name="_Toc406163053"/>
      <w:r>
        <w:tab/>
      </w:r>
      <w:r w:rsidR="00B84250">
        <w:t>Response Attribute Mapping</w:t>
      </w:r>
      <w:bookmarkEnd w:id="380"/>
    </w:p>
    <w:p w:rsidR="00B84250" w:rsidRDefault="00B84250" w:rsidP="00B84250">
      <w:pPr>
        <w:ind w:left="1080"/>
      </w:pPr>
      <w:proofErr w:type="gramStart"/>
      <w:r>
        <w:t>&lt;?xml</w:t>
      </w:r>
      <w:proofErr w:type="gramEnd"/>
      <w:r>
        <w:t xml:space="preserve"> version="1.0" encoding="UTF-8"?&gt;</w:t>
      </w:r>
    </w:p>
    <w:p w:rsidR="00B84250" w:rsidRDefault="00B84250" w:rsidP="00B84250">
      <w:pPr>
        <w:ind w:left="1080"/>
      </w:pPr>
      <w:proofErr w:type="gramStart"/>
      <w:r>
        <w:t>&lt;!DOCTYPE</w:t>
      </w:r>
      <w:proofErr w:type="gramEnd"/>
      <w:r>
        <w:t xml:space="preserve"> paymentService PUBLIC "-//</w:t>
      </w:r>
      <w:r w:rsidR="00C04461">
        <w:t>Worldpay</w:t>
      </w:r>
      <w:r>
        <w:t xml:space="preserve">//DTD </w:t>
      </w:r>
      <w:r w:rsidR="00C04461">
        <w:t>Worldpay</w:t>
      </w:r>
      <w:r>
        <w:t xml:space="preserve"> PaymentService v1//EN"</w:t>
      </w:r>
    </w:p>
    <w:p w:rsidR="00B84250" w:rsidRDefault="00B84250" w:rsidP="00B84250">
      <w:pPr>
        <w:ind w:left="1080"/>
      </w:pPr>
      <w:r>
        <w:t xml:space="preserve">                                "http://dtd.worldpay.com/paymentService_v1.dtd"&gt;</w:t>
      </w:r>
    </w:p>
    <w:p w:rsidR="00B84250" w:rsidRDefault="00B84250" w:rsidP="00B84250">
      <w:pPr>
        <w:ind w:left="1080"/>
      </w:pPr>
      <w:r>
        <w:t>&lt;paymentService version="1.4" merchantCode="SAPIENTNITROECOMMERCEV1"&gt;</w:t>
      </w:r>
    </w:p>
    <w:p w:rsidR="00B84250" w:rsidRDefault="00B84250" w:rsidP="00B84250">
      <w:pPr>
        <w:ind w:left="1080"/>
      </w:pPr>
      <w:r>
        <w:t xml:space="preserve">    &lt;</w:t>
      </w:r>
      <w:proofErr w:type="gramStart"/>
      <w:r>
        <w:t>reply</w:t>
      </w:r>
      <w:proofErr w:type="gramEnd"/>
      <w:r>
        <w:t>&gt;</w:t>
      </w:r>
    </w:p>
    <w:p w:rsidR="00B84250" w:rsidRDefault="00B84250" w:rsidP="00B84250">
      <w:pPr>
        <w:ind w:left="1080"/>
      </w:pPr>
      <w:r>
        <w:t xml:space="preserve">        &lt;orderStatus orderCode="00004805"&gt;</w:t>
      </w:r>
    </w:p>
    <w:p w:rsidR="00B84250" w:rsidRDefault="00B84250" w:rsidP="00B84250">
      <w:pPr>
        <w:ind w:left="1080"/>
      </w:pPr>
      <w:r>
        <w:t xml:space="preserve">            &lt;</w:t>
      </w:r>
      <w:proofErr w:type="gramStart"/>
      <w:r>
        <w:t>reference</w:t>
      </w:r>
      <w:proofErr w:type="gramEnd"/>
      <w:r>
        <w:t xml:space="preserve"> id="3019678016"&gt;https://secure-test.worldpay.com/jsp/test/shopper/APMSTSimulator.jsp?customerRef=3016933093&amp;amp;paymentMethod=CASHU&lt;/reference&gt;</w:t>
      </w:r>
    </w:p>
    <w:p w:rsidR="00B84250" w:rsidRDefault="00B84250" w:rsidP="00B84250">
      <w:pPr>
        <w:ind w:left="1080"/>
      </w:pPr>
      <w:r>
        <w:t xml:space="preserve">        &lt;/orderStatus&gt;</w:t>
      </w:r>
    </w:p>
    <w:p w:rsidR="00B84250" w:rsidRDefault="00B84250" w:rsidP="00B84250">
      <w:pPr>
        <w:ind w:left="1080"/>
      </w:pPr>
      <w:r>
        <w:t xml:space="preserve">    &lt;/reply&gt;</w:t>
      </w:r>
    </w:p>
    <w:p w:rsidR="00B84250" w:rsidRDefault="00B84250" w:rsidP="00B84250">
      <w:pPr>
        <w:ind w:left="1080"/>
      </w:pPr>
      <w:r>
        <w:t>&lt;/paymentService&gt;</w:t>
      </w:r>
    </w:p>
    <w:p w:rsidR="00484375" w:rsidRDefault="00484375" w:rsidP="00484375">
      <w:pPr>
        <w:pStyle w:val="Heading3"/>
        <w:keepNext/>
        <w:keepLines/>
        <w:numPr>
          <w:ilvl w:val="2"/>
          <w:numId w:val="47"/>
        </w:numPr>
        <w:pBdr>
          <w:bottom w:val="none" w:sz="0" w:space="0" w:color="auto"/>
        </w:pBdr>
        <w:spacing w:line="276" w:lineRule="auto"/>
        <w:ind w:left="1764"/>
        <w:rPr>
          <w:i w:val="0"/>
          <w:sz w:val="24"/>
          <w:szCs w:val="24"/>
        </w:rPr>
      </w:pPr>
      <w:bookmarkStart w:id="381" w:name="_Toc8306093"/>
      <w:r w:rsidRPr="00484375">
        <w:rPr>
          <w:i w:val="0"/>
          <w:sz w:val="24"/>
          <w:szCs w:val="24"/>
        </w:rPr>
        <w:t>KLARNA</w:t>
      </w:r>
      <w:bookmarkEnd w:id="381"/>
    </w:p>
    <w:p w:rsidR="00206A57" w:rsidRDefault="00484375" w:rsidP="00206A57">
      <w:pPr>
        <w:ind w:left="1080"/>
        <w:rPr>
          <w:rFonts w:ascii="Calibri" w:hAnsi="Calibri"/>
          <w:color w:val="333333"/>
          <w:shd w:val="clear" w:color="auto" w:fill="FFFFFF"/>
        </w:rPr>
      </w:pPr>
      <w:r w:rsidRPr="00484375">
        <w:t>Klarna is a 'buy now, pay later' deferred payment method that gives shoppers</w:t>
      </w:r>
      <w:r w:rsidR="00206A57">
        <w:t xml:space="preserve"> the chance to view and use</w:t>
      </w:r>
      <w:r w:rsidRPr="00484375">
        <w:t xml:space="preserve"> product before they pay for it.</w:t>
      </w:r>
      <w:r w:rsidR="00206A57" w:rsidRPr="00206A57">
        <w:rPr>
          <w:rFonts w:ascii="Calibri" w:hAnsi="Calibri"/>
          <w:color w:val="333333"/>
          <w:shd w:val="clear" w:color="auto" w:fill="FFFFFF"/>
        </w:rPr>
        <w:t xml:space="preserve"> </w:t>
      </w:r>
      <w:r w:rsidR="00206A57">
        <w:rPr>
          <w:rFonts w:ascii="Calibri" w:hAnsi="Calibri"/>
          <w:color w:val="333333"/>
          <w:shd w:val="clear" w:color="auto" w:fill="FFFFFF"/>
        </w:rPr>
        <w:t>Klarna provide three payments methods to the shopper, Pay later, Slice it and Pay now, each with further options to give maximum flexibility. </w:t>
      </w:r>
    </w:p>
    <w:tbl>
      <w:tblPr>
        <w:tblStyle w:val="LightGrid-Accent5"/>
        <w:tblW w:w="4304" w:type="pct"/>
        <w:tblInd w:w="1188" w:type="dxa"/>
        <w:tblLook w:val="04A0" w:firstRow="1" w:lastRow="0" w:firstColumn="1" w:lastColumn="0" w:noHBand="0" w:noVBand="1"/>
      </w:tblPr>
      <w:tblGrid>
        <w:gridCol w:w="3921"/>
        <w:gridCol w:w="4451"/>
      </w:tblGrid>
      <w:tr w:rsidR="00206A57" w:rsidRPr="00F40143" w:rsidTr="00EE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hideMark/>
          </w:tcPr>
          <w:p w:rsidR="00206A57" w:rsidRPr="00F40143" w:rsidRDefault="00206A57" w:rsidP="00EE7F39">
            <w:pPr>
              <w:spacing w:line="360" w:lineRule="auto"/>
              <w:ind w:left="108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Property</w:t>
            </w:r>
          </w:p>
        </w:tc>
        <w:tc>
          <w:tcPr>
            <w:tcW w:w="0" w:type="auto"/>
            <w:hideMark/>
          </w:tcPr>
          <w:p w:rsidR="00206A57" w:rsidRPr="00F40143" w:rsidRDefault="00206A57" w:rsidP="00EE7F39">
            <w:pPr>
              <w:spacing w:line="360" w:lineRule="auto"/>
              <w:ind w:left="1080"/>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0"/>
                <w:szCs w:val="20"/>
              </w:rPr>
            </w:pPr>
            <w:r w:rsidRPr="00F40143">
              <w:rPr>
                <w:rFonts w:ascii="Calibri" w:eastAsia="Times New Roman" w:hAnsi="Calibri" w:cs="Times New Roman"/>
                <w:bCs w:val="0"/>
                <w:color w:val="000000"/>
                <w:sz w:val="20"/>
                <w:szCs w:val="20"/>
              </w:rPr>
              <w:t>Description/Value</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sz w:val="20"/>
                <w:szCs w:val="20"/>
              </w:rPr>
            </w:pPr>
            <w:r>
              <w:rPr>
                <w:rFonts w:ascii="Calibri" w:eastAsia="Times New Roman" w:hAnsi="Calibri" w:cs="Times New Roman"/>
                <w:sz w:val="20"/>
                <w:szCs w:val="20"/>
              </w:rPr>
              <w:t>Payment Type</w:t>
            </w:r>
          </w:p>
        </w:tc>
        <w:tc>
          <w:tcPr>
            <w:tcW w:w="0" w:type="auto"/>
          </w:tcPr>
          <w:p w:rsidR="00206A57" w:rsidRPr="00206A57" w:rsidRDefault="00206A57" w:rsidP="00206A57">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sidRPr="00206A57">
              <w:rPr>
                <w:rFonts w:ascii="Calibri" w:hAnsi="Calibri"/>
                <w:color w:val="393939"/>
                <w:sz w:val="20"/>
                <w:szCs w:val="20"/>
              </w:rPr>
              <w:t xml:space="preserve">Invoice, Account, Planned Payments, </w:t>
            </w:r>
            <w:r>
              <w:rPr>
                <w:rFonts w:ascii="Calibri" w:hAnsi="Calibri"/>
                <w:color w:val="393939"/>
                <w:sz w:val="20"/>
                <w:szCs w:val="20"/>
              </w:rPr>
              <w:t>Pay in X months</w:t>
            </w:r>
          </w:p>
          <w:p w:rsidR="00206A57" w:rsidRPr="00103D9C" w:rsidRDefault="00206A57"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Countries</w:t>
            </w:r>
          </w:p>
        </w:tc>
        <w:tc>
          <w:tcPr>
            <w:tcW w:w="0" w:type="auto"/>
          </w:tcPr>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Invoice: Austria, Finland, Germany, Netherlands, Norway, Sweden, United Kingdom</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lastRenderedPageBreak/>
              <w:t>Account: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sidRPr="0022158E">
              <w:rPr>
                <w:rFonts w:ascii="Calibri" w:hAnsi="Calibri"/>
                <w:color w:val="393939"/>
                <w:sz w:val="20"/>
                <w:szCs w:val="20"/>
              </w:rPr>
              <w:t>Planned Payments: Finland, Germany, Norway, Sweden</w:t>
            </w:r>
          </w:p>
          <w:p w:rsidR="0022158E" w:rsidRPr="0022158E" w:rsidRDefault="0022158E" w:rsidP="0022158E">
            <w:pPr>
              <w:spacing w:line="360" w:lineRule="auto"/>
              <w:cnfStyle w:val="000000010000" w:firstRow="0" w:lastRow="0" w:firstColumn="0" w:lastColumn="0" w:oddVBand="0" w:evenVBand="0" w:oddHBand="0" w:evenHBand="1" w:firstRowFirstColumn="0" w:firstRowLastColumn="0" w:lastRowFirstColumn="0" w:lastRowLastColumn="0"/>
              <w:rPr>
                <w:rFonts w:ascii="Calibri" w:hAnsi="Calibri"/>
                <w:color w:val="393939"/>
                <w:sz w:val="20"/>
                <w:szCs w:val="20"/>
              </w:rPr>
            </w:pPr>
            <w:r>
              <w:rPr>
                <w:rFonts w:ascii="Calibri" w:hAnsi="Calibri"/>
                <w:color w:val="393939"/>
                <w:sz w:val="20"/>
                <w:szCs w:val="20"/>
              </w:rPr>
              <w:t>Pay in X Month</w:t>
            </w:r>
            <w:r w:rsidRPr="0022158E">
              <w:rPr>
                <w:rFonts w:ascii="Calibri" w:hAnsi="Calibri"/>
                <w:color w:val="393939"/>
                <w:sz w:val="20"/>
                <w:szCs w:val="20"/>
              </w:rPr>
              <w:t>: Finland, Germany, Norway, Sweden</w:t>
            </w:r>
          </w:p>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20"/>
                <w:szCs w:val="20"/>
              </w:rPr>
            </w:pPr>
          </w:p>
        </w:tc>
      </w:tr>
      <w:tr w:rsidR="00206A57"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lastRenderedPageBreak/>
              <w:t>Acceptance Currencies</w:t>
            </w:r>
          </w:p>
        </w:tc>
        <w:tc>
          <w:tcPr>
            <w:tcW w:w="0" w:type="auto"/>
          </w:tcPr>
          <w:p w:rsidR="00206A57"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hAnsi="Calibri"/>
                <w:color w:val="393939"/>
                <w:sz w:val="20"/>
                <w:szCs w:val="20"/>
              </w:rPr>
            </w:pPr>
            <w:r>
              <w:rPr>
                <w:rFonts w:ascii="Calibri" w:hAnsi="Calibri"/>
                <w:color w:val="393939"/>
                <w:sz w:val="20"/>
                <w:szCs w:val="20"/>
              </w:rPr>
              <w:t>EUR,GBP,NOK,SEK</w:t>
            </w:r>
          </w:p>
        </w:tc>
      </w:tr>
      <w:tr w:rsidR="00206A57" w:rsidRPr="00103D9C" w:rsidTr="00EE7F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sidRPr="00F40143">
              <w:rPr>
                <w:rFonts w:ascii="Calibri" w:eastAsia="Times New Roman" w:hAnsi="Calibri" w:cs="Times New Roman"/>
                <w:bCs w:val="0"/>
                <w:sz w:val="20"/>
                <w:szCs w:val="20"/>
              </w:rPr>
              <w:t>Mode</w:t>
            </w:r>
          </w:p>
        </w:tc>
        <w:tc>
          <w:tcPr>
            <w:tcW w:w="0" w:type="auto"/>
          </w:tcPr>
          <w:p w:rsidR="00206A57" w:rsidRPr="00103D9C" w:rsidRDefault="00206A57" w:rsidP="00EE7F39">
            <w:pPr>
              <w:spacing w:line="360" w:lineRule="auto"/>
              <w:ind w:left="1080"/>
              <w:cnfStyle w:val="000000010000" w:firstRow="0" w:lastRow="0" w:firstColumn="0" w:lastColumn="0" w:oddVBand="0" w:evenVBand="0" w:oddHBand="0" w:evenHBand="1" w:firstRowFirstColumn="0" w:firstRowLastColumn="0" w:lastRowFirstColumn="0" w:lastRowLastColumn="0"/>
              <w:rPr>
                <w:rFonts w:ascii="Verdana" w:eastAsia="Times New Roman" w:hAnsi="Verdana" w:cs="Times New Roman"/>
                <w:sz w:val="20"/>
                <w:szCs w:val="20"/>
              </w:rPr>
            </w:pPr>
            <w:r w:rsidRPr="00103D9C">
              <w:rPr>
                <w:rFonts w:ascii="Calibri" w:hAnsi="Calibri"/>
                <w:color w:val="393939"/>
                <w:sz w:val="20"/>
                <w:szCs w:val="20"/>
              </w:rPr>
              <w:t>DIRECT</w:t>
            </w:r>
            <w:r w:rsidR="0022158E">
              <w:rPr>
                <w:rFonts w:ascii="Calibri" w:hAnsi="Calibri"/>
                <w:color w:val="393939"/>
                <w:sz w:val="20"/>
                <w:szCs w:val="20"/>
              </w:rPr>
              <w:t xml:space="preserve"> and HPP </w:t>
            </w:r>
          </w:p>
        </w:tc>
      </w:tr>
      <w:tr w:rsidR="00206A57" w:rsidRPr="00103D9C" w:rsidTr="00EE7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pct"/>
          </w:tcPr>
          <w:p w:rsidR="00206A57" w:rsidRPr="00F40143" w:rsidRDefault="00206A57" w:rsidP="00EE7F39">
            <w:pPr>
              <w:spacing w:line="360" w:lineRule="auto"/>
              <w:ind w:left="1080"/>
              <w:rPr>
                <w:rFonts w:ascii="Calibri" w:eastAsia="Times New Roman" w:hAnsi="Calibri" w:cs="Times New Roman"/>
                <w:bCs w:val="0"/>
                <w:sz w:val="20"/>
                <w:szCs w:val="20"/>
              </w:rPr>
            </w:pPr>
            <w:r>
              <w:rPr>
                <w:rFonts w:ascii="Calibri" w:eastAsia="Times New Roman" w:hAnsi="Calibri" w:cs="Times New Roman"/>
                <w:bCs w:val="0"/>
                <w:sz w:val="20"/>
                <w:szCs w:val="20"/>
              </w:rPr>
              <w:t>Payment Method Mask</w:t>
            </w:r>
          </w:p>
        </w:tc>
        <w:tc>
          <w:tcPr>
            <w:tcW w:w="0" w:type="auto"/>
          </w:tcPr>
          <w:p w:rsidR="00206A57" w:rsidRPr="00103D9C" w:rsidRDefault="0022158E" w:rsidP="00EE7F39">
            <w:pPr>
              <w:spacing w:line="360" w:lineRule="auto"/>
              <w:ind w:left="10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20"/>
              </w:rPr>
            </w:pPr>
            <w:r>
              <w:rPr>
                <w:rFonts w:ascii="Calibri" w:eastAsia="Times New Roman" w:hAnsi="Calibri" w:cs="Times New Roman"/>
                <w:sz w:val="20"/>
                <w:szCs w:val="20"/>
              </w:rPr>
              <w:t>KLARNA</w:t>
            </w:r>
            <w:r w:rsidR="00206A57">
              <w:rPr>
                <w:rFonts w:ascii="Calibri" w:eastAsia="Times New Roman" w:hAnsi="Calibri" w:cs="Times New Roman"/>
                <w:sz w:val="20"/>
                <w:szCs w:val="20"/>
              </w:rPr>
              <w:t>-SSL</w:t>
            </w:r>
          </w:p>
        </w:tc>
      </w:tr>
    </w:tbl>
    <w:p w:rsidR="00206A57" w:rsidRPr="00484375" w:rsidRDefault="00206A57" w:rsidP="00206A57">
      <w:pPr>
        <w:ind w:left="1080"/>
      </w:pPr>
    </w:p>
    <w:p w:rsidR="0022158E" w:rsidRDefault="0022158E" w:rsidP="00024B54">
      <w:pPr>
        <w:pStyle w:val="Heading4"/>
        <w:keepNext/>
        <w:keepLines/>
        <w:ind w:left="1800"/>
      </w:pPr>
      <w:r>
        <w:t>Request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&lt;?xml</w:t>
      </w:r>
      <w:proofErr w:type="gramEnd"/>
      <w:r w:rsidRPr="00024B54">
        <w:rPr>
          <w:rFonts w:eastAsia="Times New Roman" w:cs="Consolas"/>
        </w:rPr>
        <w:t xml:space="preserve"> version="1.0" encoding="UTF-8"?&gt;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&lt;!DOCTYPE</w:t>
      </w:r>
      <w:proofErr w:type="gramEnd"/>
      <w:r w:rsidRPr="00024B54">
        <w:rPr>
          <w:rFonts w:eastAsia="Times New Roman" w:cs="Consolas"/>
        </w:rPr>
        <w:t xml:space="preserv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submit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 orderCode="$$ORDER_CODE$$"&gt;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description&gt;</w:t>
      </w:r>
      <w:proofErr w:type="gramEnd"/>
      <w:r w:rsidRPr="00024B54">
        <w:rPr>
          <w:rFonts w:eastAsia="Times New Roman" w:cs="Consolas"/>
        </w:rPr>
        <w: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orderContent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w:t>
      </w:r>
      <w:proofErr w:type="gramStart"/>
      <w:r w:rsidRPr="00024B54">
        <w:rPr>
          <w:rFonts w:eastAsia="Times New Roman" w:cs="Consolas"/>
        </w:rPr>
        <w:t>&lt;![</w:t>
      </w:r>
      <w:proofErr w:type="gramEnd"/>
      <w:r w:rsidRPr="00024B54">
        <w:rPr>
          <w:rFonts w:eastAsia="Times New Roman" w:cs="Consolas"/>
        </w:rPr>
        <w: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paymentDetails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purchaseCountry&gt;</w:t>
      </w:r>
      <w:proofErr w:type="gramEnd"/>
      <w:r w:rsidRPr="00024B54">
        <w:rPr>
          <w:rFonts w:eastAsia="Times New Roman" w:cs="Consolas"/>
        </w:rPr>
        <w:t>gb&lt;/purchaseCountry&gt;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shopperLocale&gt;</w:t>
      </w:r>
      <w:proofErr w:type="gramEnd"/>
      <w:r w:rsidRPr="00024B54">
        <w:rPr>
          <w:rFonts w:eastAsia="Times New Roman" w:cs="Consolas"/>
        </w:rPr>
        <w:t>en-gb&lt;/shopperLocale&gt;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merchantUrls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&lt;checkoutURL&gt;http://www.companyname.co.uk&lt;/checkoutURL&gt;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&lt;confirmationURL&gt;http://www.success.com&lt;/confirmationURL&gt;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&lt;/merchantUrls&gt;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&lt;/KLARNA-SSL&gt;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&lt;/paymentDetails&gt;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shopper</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orderLines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orderTaxAmount&gt;</w:t>
      </w:r>
      <w:proofErr w:type="gramEnd"/>
      <w:r w:rsidRPr="00024B54">
        <w:rPr>
          <w:rFonts w:eastAsia="Times New Roman" w:cs="Consolas"/>
        </w:rPr>
        <w: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lineItem</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reference&gt;</w:t>
      </w:r>
      <w:proofErr w:type="gramEnd"/>
      <w:r w:rsidRPr="00024B54">
        <w:rPr>
          <w:rFonts w:eastAsia="Times New Roman" w:cs="Consolas"/>
        </w:rPr>
        <w: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name&gt;</w:t>
      </w:r>
      <w:proofErr w:type="gramEnd"/>
      <w:r w:rsidRPr="00024B54">
        <w:rPr>
          <w:rFonts w:eastAsia="Times New Roman" w:cs="Consolas"/>
        </w:rPr>
        <w: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quantity&gt;</w:t>
      </w:r>
      <w:proofErr w:type="gramEnd"/>
      <w:r w:rsidRPr="00024B54">
        <w:rPr>
          <w:rFonts w:eastAsia="Times New Roman" w:cs="Consolas"/>
        </w:rPr>
        <w: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quantityUnit&gt;</w:t>
      </w:r>
      <w:proofErr w:type="gramEnd"/>
      <w:r w:rsidRPr="00024B54">
        <w:rPr>
          <w:rFonts w:eastAsia="Times New Roman" w:cs="Consolas"/>
        </w:rPr>
        <w: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unitPrice&gt;</w:t>
      </w:r>
      <w:proofErr w:type="gramEnd"/>
      <w:r w:rsidRPr="00024B54">
        <w:rPr>
          <w:rFonts w:eastAsia="Times New Roman" w:cs="Consolas"/>
        </w:rPr>
        <w: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w:t>
      </w:r>
      <w:proofErr w:type="gramStart"/>
      <w:r w:rsidRPr="00024B54">
        <w:rPr>
          <w:rFonts w:eastAsia="Times New Roman" w:cs="Consolas"/>
        </w:rPr>
        <w:t>taxRate&gt;</w:t>
      </w:r>
      <w:proofErr w:type="gramEnd"/>
      <w:r w:rsidRPr="00024B54">
        <w:rPr>
          <w:rFonts w:eastAsia="Times New Roman" w:cs="Consolas"/>
        </w:rPr>
        <w: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totalAmount&gt;</w:t>
      </w:r>
      <w:proofErr w:type="gramEnd"/>
      <w:r w:rsidRPr="00024B54">
        <w:rPr>
          <w:rFonts w:eastAsia="Times New Roman" w:cs="Consolas"/>
        </w:rPr>
        <w: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totalTaxAmount&gt;</w:t>
      </w:r>
      <w:proofErr w:type="gramEnd"/>
      <w:r w:rsidRPr="00024B54">
        <w:rPr>
          <w:rFonts w:eastAsia="Times New Roman" w:cs="Consolas"/>
        </w:rPr>
        <w: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totalDiscountAmount&gt;</w:t>
      </w:r>
      <w:proofErr w:type="gramEnd"/>
      <w:r w:rsidRPr="00024B54">
        <w:rPr>
          <w:rFonts w:eastAsia="Times New Roman" w:cs="Consolas"/>
        </w:rPr>
        <w: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lineItem</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reference&gt;</w:t>
      </w:r>
      <w:proofErr w:type="gramEnd"/>
      <w:r w:rsidRPr="00024B54">
        <w:rPr>
          <w:rFonts w:eastAsia="Times New Roman" w:cs="Consolas"/>
        </w:rPr>
        <w: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name&gt;</w:t>
      </w:r>
      <w:proofErr w:type="gramEnd"/>
      <w:r w:rsidRPr="00024B54">
        <w:rPr>
          <w:rFonts w:eastAsia="Times New Roman" w:cs="Consolas"/>
        </w:rPr>
        <w: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quantity&gt;</w:t>
      </w:r>
      <w:proofErr w:type="gramEnd"/>
      <w:r w:rsidRPr="00024B54">
        <w:rPr>
          <w:rFonts w:eastAsia="Times New Roman" w:cs="Consolas"/>
        </w:rPr>
        <w: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quantityUnit&gt;</w:t>
      </w:r>
      <w:proofErr w:type="gramEnd"/>
      <w:r w:rsidRPr="00024B54">
        <w:rPr>
          <w:rFonts w:eastAsia="Times New Roman" w:cs="Consolas"/>
        </w:rPr>
        <w: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unitPrice&gt;</w:t>
      </w:r>
      <w:proofErr w:type="gramEnd"/>
      <w:r w:rsidRPr="00024B54">
        <w:rPr>
          <w:rFonts w:eastAsia="Times New Roman" w:cs="Consolas"/>
        </w:rPr>
        <w: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taxRate&gt;</w:t>
      </w:r>
      <w:proofErr w:type="gramEnd"/>
      <w:r w:rsidRPr="00024B54">
        <w:rPr>
          <w:rFonts w:eastAsia="Times New Roman" w:cs="Consolas"/>
        </w:rPr>
        <w: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totalAmount&gt;</w:t>
      </w:r>
      <w:proofErr w:type="gramEnd"/>
      <w:r w:rsidRPr="00024B54">
        <w:rPr>
          <w:rFonts w:eastAsia="Times New Roman" w:cs="Consolas"/>
        </w:rPr>
        <w: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totalTaxAmount&gt;</w:t>
      </w:r>
      <w:proofErr w:type="gramEnd"/>
      <w:r w:rsidRPr="00024B54">
        <w:rPr>
          <w:rFonts w:eastAsia="Times New Roman" w:cs="Consolas"/>
        </w:rPr>
        <w: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totalDiscountAmount&gt;</w:t>
      </w:r>
      <w:proofErr w:type="gramEnd"/>
      <w:r w:rsidRPr="00024B54">
        <w:rPr>
          <w:rFonts w:eastAsia="Times New Roman" w:cs="Consolas"/>
        </w:rPr>
        <w: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eastAsia="Times New Roman" w:cs="Consolas"/>
          <w:color w:val="333333"/>
        </w:rPr>
      </w:pPr>
      <w:r w:rsidRPr="00024B54">
        <w:rPr>
          <w:rFonts w:eastAsia="Times New Roman" w:cs="Consolas"/>
        </w:rPr>
        <w:t>&lt;/paymentService&gt;</w:t>
      </w:r>
    </w:p>
    <w:p w:rsidR="00024B54" w:rsidRDefault="00024B54" w:rsidP="00024B54"/>
    <w:p w:rsidR="005B2C2E" w:rsidRPr="00024B54" w:rsidRDefault="005B2C2E" w:rsidP="00024B54"/>
    <w:p w:rsidR="00024B54" w:rsidRDefault="0022158E" w:rsidP="00024B54">
      <w:pPr>
        <w:pStyle w:val="Heading4"/>
        <w:keepNext/>
        <w:keepLines/>
        <w:ind w:left="1800"/>
      </w:pPr>
      <w:r>
        <w:t>Response Attribute Mapping</w:t>
      </w:r>
      <w:r w:rsidR="00024B54">
        <w:t xml:space="preserve"> Direct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&lt;?xml</w:t>
      </w:r>
      <w:proofErr w:type="gramEnd"/>
      <w:r w:rsidRPr="00024B54">
        <w:rPr>
          <w:rFonts w:eastAsia="Times New Roman" w:cs="Consolas"/>
        </w:rPr>
        <w:t xml:space="preserve"> version="1.0" encoding="UTF-8"?&gt;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&lt;!DOCTYPE</w:t>
      </w:r>
      <w:proofErr w:type="gramEnd"/>
      <w:r w:rsidRPr="00024B54">
        <w:rPr>
          <w:rFonts w:eastAsia="Times New Roman" w:cs="Consolas"/>
        </w:rPr>
        <w:t xml:space="preserve"> paymentService PUBLIC "-//WorldPay//DTD WorldPay PaymentService v1//EN" "https://secure.worldpay.com/dtd/paymentService_v1.dtd"&gt;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reply</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&lt;orderStatus orderCode="jsxml3857727180"&gt;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payment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paymentMethod&gt;</w:t>
      </w:r>
      <w:proofErr w:type="gramEnd"/>
      <w:r w:rsidRPr="00024B54">
        <w:rPr>
          <w:rFonts w:eastAsia="Times New Roman" w:cs="Consolas"/>
        </w:rPr>
        <w:t>KLARNA-SSL&lt;/paymentMethod&gt;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currencyCode="EUR" exponent="2" debitCreditIndicator="credit"/&gt;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lastEvent&gt;</w:t>
      </w:r>
      <w:proofErr w:type="gramEnd"/>
      <w:r w:rsidRPr="00024B54">
        <w:rPr>
          <w:rFonts w:eastAsia="Times New Roman" w:cs="Consolas"/>
        </w:rPr>
        <w:t>SHOPPER_REDIRECTED&lt;/lastEvent&gt;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&lt;reference id="be76920a-0fc3-5299-996f-af7476253837"&gt;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CDATA[PGRpdiBpZD0ia2xhcm5hLWNoZWNrb3V0LWNvbnRhaW5lciIgc3R5bGU9Im92ZXJmbG93LXg6IGhpZGRlbjsiPgogICAgPHNjcmlwdCB0eXBlPSJ0ZXh0L2phdmFzY3JpcHQiPgogICAgLyogPCFbQ0RBVEFbICovCiAgICAgICAgKGZ1bmN0aW9uKHcsayxpLGQsbixjLGwscCl7CiAgICAgICAgICAgIHdba109d1trXXx8ZnVuY3Rpb24oKXsod1trXS5x&gt;</w:t>
      </w:r>
    </w:p>
    <w:p w:rsidR="00024B54" w:rsidRPr="00024B54" w:rsidRDefault="00024B54" w:rsidP="00024B54"/>
    <w:p w:rsidR="00024B54" w:rsidRDefault="00024B54" w:rsidP="00024B54">
      <w:pPr>
        <w:pStyle w:val="Heading4"/>
        <w:keepNext/>
        <w:keepLines/>
        <w:ind w:left="1800"/>
      </w:pPr>
      <w:r>
        <w:t>Request Attribute Mapping Hosted Payment Pages</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&lt;?xml</w:t>
      </w:r>
      <w:proofErr w:type="gramEnd"/>
      <w:r w:rsidRPr="00024B54">
        <w:rPr>
          <w:rFonts w:eastAsia="Times New Roman" w:cs="Consolas"/>
        </w:rPr>
        <w:t xml:space="preserve"> version="1.0" encoding="UTF-8"?&gt;</w:t>
      </w:r>
    </w:p>
    <w:p w:rsidR="00024B54" w:rsidRPr="00024B54" w:rsidRDefault="00024B54" w:rsidP="00024B54">
      <w:pPr>
        <w:shd w:val="clear" w:color="auto" w:fill="FFFFFF"/>
        <w:spacing w:after="0" w:line="240" w:lineRule="auto"/>
        <w:rPr>
          <w:rFonts w:eastAsia="Times New Roman" w:cs="Consolas"/>
        </w:rPr>
      </w:pPr>
      <w:proofErr w:type="gramStart"/>
      <w:r w:rsidRPr="00024B54">
        <w:rPr>
          <w:rFonts w:eastAsia="Times New Roman" w:cs="Consolas"/>
        </w:rPr>
        <w:t>&lt;!DOCTYPE</w:t>
      </w:r>
      <w:proofErr w:type="gramEnd"/>
      <w:r w:rsidRPr="00024B54">
        <w:rPr>
          <w:rFonts w:eastAsia="Times New Roman" w:cs="Consolas"/>
        </w:rPr>
        <w:t xml:space="preserve"> paymentService PUBLIC "-//RBS WorldPay//DTD RBS WorldPay PaymentService v1//EN" "http://dtd.wp3.rbsworldpay.com/paymentService_v1.dtd"&gt;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&lt;paymentService version="1.4" merchantCode="$$MERCHANT_CODE$$"&gt;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submit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&lt;order orderCode="$$ORDER_CODE$$" installationId="$$INSTALLATION_ID$$"&gt;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description&gt;</w:t>
      </w:r>
      <w:proofErr w:type="gramEnd"/>
      <w:r w:rsidRPr="00024B54">
        <w:rPr>
          <w:rFonts w:eastAsia="Times New Roman" w:cs="Consolas"/>
        </w:rPr>
        <w:t>jsredirect test order&lt;/description&gt;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&lt;amount value="20000" currencyCode="GBP" exponent="2"/&gt;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orderContent</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w:t>
      </w:r>
      <w:proofErr w:type="gramStart"/>
      <w:r w:rsidRPr="00024B54">
        <w:rPr>
          <w:rFonts w:eastAsia="Times New Roman" w:cs="Consolas"/>
        </w:rPr>
        <w:t>&lt;![</w:t>
      </w:r>
      <w:proofErr w:type="gramEnd"/>
      <w:r w:rsidRPr="00024B54">
        <w:rPr>
          <w:rFonts w:eastAsia="Times New Roman" w:cs="Consolas"/>
        </w:rPr>
        <w:t>CDATA[]]&gt;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&lt;/orderContent&gt;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paymentMethodMask</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&lt;include code="ALL"/&gt;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&lt;/paymentMethodMask&gt;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shopper</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&lt;shopperEmailAddress&gt;sp@worldpay.com&lt;/shopperEmailAddress&gt;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&lt;/shopper&gt;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shippingAddress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address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firstName&gt;</w:t>
      </w:r>
      <w:proofErr w:type="gramEnd"/>
      <w:r w:rsidRPr="00024B54">
        <w:rPr>
          <w:rFonts w:eastAsia="Times New Roman" w:cs="Consolas"/>
        </w:rPr>
        <w:t>John&lt;/firstName&gt;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lastName&gt;</w:t>
      </w:r>
      <w:proofErr w:type="gramEnd"/>
      <w:r w:rsidRPr="00024B54">
        <w:rPr>
          <w:rFonts w:eastAsia="Times New Roman" w:cs="Consolas"/>
        </w:rPr>
        <w:t>Doe&lt;/lastName&gt;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&lt;address1&gt;Units 270 - 289&lt;/address1&gt;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&lt;address2&gt;The Science Park&lt;/address2&gt;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&lt;address3&gt;Milton Road&lt;/address3&gt;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postalCode&gt;</w:t>
      </w:r>
      <w:proofErr w:type="gramEnd"/>
      <w:r w:rsidRPr="00024B54">
        <w:rPr>
          <w:rFonts w:eastAsia="Times New Roman" w:cs="Consolas"/>
        </w:rPr>
        <w:t>CB4 0WE&lt;/postalCode&gt;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city&gt;</w:t>
      </w:r>
      <w:proofErr w:type="gramEnd"/>
      <w:r w:rsidRPr="00024B54">
        <w:rPr>
          <w:rFonts w:eastAsia="Times New Roman" w:cs="Consolas"/>
        </w:rPr>
        <w:t>Cambridge&lt;/city&gt;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state&gt;</w:t>
      </w:r>
      <w:proofErr w:type="gramEnd"/>
      <w:r w:rsidRPr="00024B54">
        <w:rPr>
          <w:rFonts w:eastAsia="Times New Roman" w:cs="Consolas"/>
        </w:rPr>
        <w:t>Cambridgeshire&lt;/state&gt;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countryCode&gt;</w:t>
      </w:r>
      <w:proofErr w:type="gramEnd"/>
      <w:r w:rsidRPr="00024B54">
        <w:rPr>
          <w:rFonts w:eastAsia="Times New Roman" w:cs="Consolas"/>
        </w:rPr>
        <w:t>GB&lt;/countryCode&gt;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telephoneNumber&gt;</w:t>
      </w:r>
      <w:proofErr w:type="gramEnd"/>
      <w:r w:rsidRPr="00024B54">
        <w:rPr>
          <w:rFonts w:eastAsia="Times New Roman" w:cs="Consolas"/>
        </w:rPr>
        <w:t>01223 123456&lt;/telephoneNumber&gt;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&lt;/shippingAddress&gt;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orderLines</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orderTaxAmount&gt;</w:t>
      </w:r>
      <w:proofErr w:type="gramEnd"/>
      <w:r w:rsidRPr="00024B54">
        <w:rPr>
          <w:rFonts w:eastAsia="Times New Roman" w:cs="Consolas"/>
        </w:rPr>
        <w:t>4000&lt;/orderTaxAmount&gt;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&lt;termsURL&gt;http://www.terms.co.uk?test&lt;/termsURL&gt;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lineItem</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reference&gt;</w:t>
      </w:r>
      <w:proofErr w:type="gramEnd"/>
      <w:r w:rsidRPr="00024B54">
        <w:rPr>
          <w:rFonts w:eastAsia="Times New Roman" w:cs="Consolas"/>
        </w:rPr>
        <w:t>1&lt;/reference&gt;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name&gt;</w:t>
      </w:r>
      <w:proofErr w:type="gramEnd"/>
      <w:r w:rsidRPr="00024B54">
        <w:rPr>
          <w:rFonts w:eastAsia="Times New Roman" w:cs="Consolas"/>
        </w:rPr>
        <w:t>Bananas&lt;/name&gt;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quantity&gt;</w:t>
      </w:r>
      <w:proofErr w:type="gramEnd"/>
      <w:r w:rsidRPr="00024B54">
        <w:rPr>
          <w:rFonts w:eastAsia="Times New Roman" w:cs="Consolas"/>
        </w:rPr>
        <w:t>10&lt;/quantity&gt;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quantityUnit&gt;</w:t>
      </w:r>
      <w:proofErr w:type="gramEnd"/>
      <w:r w:rsidRPr="00024B54">
        <w:rPr>
          <w:rFonts w:eastAsia="Times New Roman" w:cs="Consolas"/>
        </w:rPr>
        <w: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unitPrice&gt;</w:t>
      </w:r>
      <w:proofErr w:type="gramEnd"/>
      <w:r w:rsidRPr="00024B54">
        <w:rPr>
          <w:rFonts w:eastAsia="Times New Roman" w:cs="Consolas"/>
        </w:rPr>
        <w:t>1000&lt;/unitPrice&gt;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taxRate&gt;</w:t>
      </w:r>
      <w:proofErr w:type="gramEnd"/>
      <w:r w:rsidRPr="00024B54">
        <w:rPr>
          <w:rFonts w:eastAsia="Times New Roman" w:cs="Consolas"/>
        </w:rPr>
        <w: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totalAmount&gt;</w:t>
      </w:r>
      <w:proofErr w:type="gramEnd"/>
      <w:r w:rsidRPr="00024B54">
        <w:rPr>
          <w:rFonts w:eastAsia="Times New Roman" w:cs="Consolas"/>
        </w:rPr>
        <w: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totalTaxAmount&gt;</w:t>
      </w:r>
      <w:proofErr w:type="gramEnd"/>
      <w:r w:rsidRPr="00024B54">
        <w:rPr>
          <w:rFonts w:eastAsia="Times New Roman" w:cs="Consolas"/>
        </w:rPr>
        <w: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totalDiscountAmount&gt;</w:t>
      </w:r>
      <w:proofErr w:type="gramEnd"/>
      <w:r w:rsidRPr="00024B54">
        <w:rPr>
          <w:rFonts w:eastAsia="Times New Roman" w:cs="Consolas"/>
        </w:rPr>
        <w: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lineItem</w:t>
      </w:r>
      <w:proofErr w:type="gramEnd"/>
      <w:r w:rsidRPr="00024B54">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&lt;physical/&gt;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reference&gt;</w:t>
      </w:r>
      <w:proofErr w:type="gramEnd"/>
      <w:r w:rsidRPr="00024B54">
        <w:rPr>
          <w:rFonts w:eastAsia="Times New Roman" w:cs="Consolas"/>
        </w:rPr>
        <w:t>2&lt;/reference&gt;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name&gt;</w:t>
      </w:r>
      <w:proofErr w:type="gramEnd"/>
      <w:r w:rsidRPr="00024B54">
        <w:rPr>
          <w:rFonts w:eastAsia="Times New Roman" w:cs="Consolas"/>
        </w:rPr>
        <w:t>Oranges&lt;/name&gt;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quantity&gt;</w:t>
      </w:r>
      <w:proofErr w:type="gramEnd"/>
      <w:r w:rsidRPr="00024B54">
        <w:rPr>
          <w:rFonts w:eastAsia="Times New Roman" w:cs="Consolas"/>
        </w:rPr>
        <w:t>1&lt;/quantity&gt;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quantityUnit&gt;</w:t>
      </w:r>
      <w:proofErr w:type="gramEnd"/>
      <w:r w:rsidRPr="00024B54">
        <w:rPr>
          <w:rFonts w:eastAsia="Times New Roman" w:cs="Consolas"/>
        </w:rPr>
        <w:t>bag&lt;/quantityUnit&gt;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unitPrice&gt;</w:t>
      </w:r>
      <w:proofErr w:type="gramEnd"/>
      <w:r w:rsidRPr="00024B54">
        <w:rPr>
          <w:rFonts w:eastAsia="Times New Roman" w:cs="Consolas"/>
        </w:rPr>
        <w:t>10000&lt;/unitPrice&gt;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taxRate&gt;</w:t>
      </w:r>
      <w:proofErr w:type="gramEnd"/>
      <w:r w:rsidRPr="00024B54">
        <w:rPr>
          <w:rFonts w:eastAsia="Times New Roman" w:cs="Consolas"/>
        </w:rPr>
        <w:t>2500&lt;/taxRate&gt;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totalAmount&gt;</w:t>
      </w:r>
      <w:proofErr w:type="gramEnd"/>
      <w:r w:rsidRPr="00024B54">
        <w:rPr>
          <w:rFonts w:eastAsia="Times New Roman" w:cs="Consolas"/>
        </w:rPr>
        <w:t>10000&lt;/totalAmount&gt;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lastRenderedPageBreak/>
        <w:t>            &lt;</w:t>
      </w:r>
      <w:proofErr w:type="gramStart"/>
      <w:r w:rsidRPr="00024B54">
        <w:rPr>
          <w:rFonts w:eastAsia="Times New Roman" w:cs="Consolas"/>
        </w:rPr>
        <w:t>totalTaxAmount&gt;</w:t>
      </w:r>
      <w:proofErr w:type="gramEnd"/>
      <w:r w:rsidRPr="00024B54">
        <w:rPr>
          <w:rFonts w:eastAsia="Times New Roman" w:cs="Consolas"/>
        </w:rPr>
        <w:t>2000&lt;/totalTaxAmount&gt;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w:t>
      </w:r>
      <w:proofErr w:type="gramStart"/>
      <w:r w:rsidRPr="00024B54">
        <w:rPr>
          <w:rFonts w:eastAsia="Times New Roman" w:cs="Consolas"/>
        </w:rPr>
        <w:t>totalDiscountAmount&gt;</w:t>
      </w:r>
      <w:proofErr w:type="gramEnd"/>
      <w:r w:rsidRPr="00024B54">
        <w:rPr>
          <w:rFonts w:eastAsia="Times New Roman" w:cs="Consolas"/>
        </w:rPr>
        <w:t>0&lt;/totalDiscountAmount&gt;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&lt;/lineItem&gt;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&lt;/orderLines&gt;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&lt;/order&gt;</w:t>
      </w:r>
    </w:p>
    <w:p w:rsidR="00024B54" w:rsidRPr="00024B54" w:rsidRDefault="00024B54" w:rsidP="00024B54">
      <w:pPr>
        <w:shd w:val="clear" w:color="auto" w:fill="FFFFFF"/>
        <w:spacing w:after="0" w:line="240" w:lineRule="auto"/>
        <w:rPr>
          <w:rFonts w:eastAsia="Times New Roman" w:cs="Consolas"/>
        </w:rPr>
      </w:pPr>
      <w:r w:rsidRPr="00024B54">
        <w:rPr>
          <w:rFonts w:eastAsia="Times New Roman" w:cs="Consolas"/>
        </w:rPr>
        <w:t>  &lt;/submit&gt;</w:t>
      </w:r>
    </w:p>
    <w:p w:rsidR="00024B54" w:rsidRPr="00024B54" w:rsidRDefault="00024B54" w:rsidP="00024B54">
      <w:pPr>
        <w:shd w:val="clear" w:color="auto" w:fill="FFFFFF"/>
        <w:spacing w:after="0" w:line="240" w:lineRule="auto"/>
        <w:rPr>
          <w:rFonts w:ascii="Consolas" w:eastAsia="Times New Roman" w:hAnsi="Consolas" w:cs="Consolas"/>
          <w:color w:val="333333"/>
          <w:sz w:val="24"/>
          <w:szCs w:val="24"/>
        </w:rPr>
      </w:pPr>
      <w:r w:rsidRPr="00024B54">
        <w:rPr>
          <w:rFonts w:eastAsia="Times New Roman" w:cs="Consolas"/>
        </w:rPr>
        <w:t>&lt;/paymentService&gt;</w:t>
      </w:r>
    </w:p>
    <w:p w:rsidR="00024B54" w:rsidRPr="00024B54" w:rsidRDefault="00024B54" w:rsidP="00024B54"/>
    <w:p w:rsidR="00024B54" w:rsidRDefault="00024B54" w:rsidP="00024B54">
      <w:pPr>
        <w:pStyle w:val="Heading4"/>
        <w:keepNext/>
        <w:keepLines/>
        <w:ind w:left="1800"/>
      </w:pPr>
      <w:r>
        <w:t>Response Attribute Mapping Mapping Hosted Payment Pages</w:t>
      </w:r>
    </w:p>
    <w:p w:rsidR="00024B54" w:rsidRPr="00024B54" w:rsidRDefault="00024B54" w:rsidP="00024B54">
      <w:pPr>
        <w:shd w:val="clear" w:color="auto" w:fill="FFFFFF"/>
        <w:spacing w:after="0" w:line="240" w:lineRule="auto"/>
        <w:rPr>
          <w:rFonts w:eastAsia="Times New Roman" w:cs="Consolas"/>
        </w:rPr>
      </w:pPr>
      <w:proofErr w:type="gramStart"/>
      <w:r w:rsidRPr="005B2C2E">
        <w:rPr>
          <w:rFonts w:eastAsia="Times New Roman" w:cs="Consolas"/>
        </w:rPr>
        <w:t>&lt;?xml</w:t>
      </w:r>
      <w:proofErr w:type="gramEnd"/>
      <w:r w:rsidRPr="005B2C2E">
        <w:rPr>
          <w:rFonts w:eastAsia="Times New Roman" w:cs="Consolas"/>
        </w:rPr>
        <w:t xml:space="preserve"> version="1.0" encoding="UTF-8"?&gt;</w:t>
      </w:r>
    </w:p>
    <w:p w:rsidR="00024B54" w:rsidRPr="00024B54" w:rsidRDefault="00024B54" w:rsidP="00024B54">
      <w:pPr>
        <w:shd w:val="clear" w:color="auto" w:fill="FFFFFF"/>
        <w:spacing w:after="0" w:line="240" w:lineRule="auto"/>
        <w:rPr>
          <w:rFonts w:eastAsia="Times New Roman" w:cs="Consolas"/>
        </w:rPr>
      </w:pPr>
      <w:proofErr w:type="gramStart"/>
      <w:r w:rsidRPr="005B2C2E">
        <w:rPr>
          <w:rFonts w:eastAsia="Times New Roman" w:cs="Consolas"/>
        </w:rPr>
        <w:t>&lt;!DOCTYPE</w:t>
      </w:r>
      <w:proofErr w:type="gramEnd"/>
      <w:r w:rsidRPr="005B2C2E">
        <w:rPr>
          <w:rFonts w:eastAsia="Times New Roman" w:cs="Consolas"/>
        </w:rPr>
        <w:t xml:space="preserve"> paymentService PUBLIC "-//WorldPay//DTD WorldPay PaymentService v1//EN""http://dtd.worldpay.com/paymentService_v1.dtd"&gt;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&lt;paymentService version="1.4" merchantCode="YOUR_MERCHANT_CODE"&gt;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w:t>
      </w:r>
      <w:proofErr w:type="gramStart"/>
      <w:r w:rsidRPr="005B2C2E">
        <w:rPr>
          <w:rFonts w:eastAsia="Times New Roman" w:cs="Consolas"/>
        </w:rPr>
        <w:t>reply</w:t>
      </w:r>
      <w:proofErr w:type="gramEnd"/>
      <w:r w:rsidRPr="005B2C2E">
        <w:rPr>
          <w:rFonts w:eastAsia="Times New Roman" w:cs="Consolas"/>
        </w:rPr>
        <w:t>&gt;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 orderCode="jsxml340676070"&gt;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 id="6052026061"&gt;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https://payments.worldpay.com/app/hpp/integration/wpg/corporate?OrderKey=YOUR_MERCHANT_CODE%5Ejsxml340676070&amp;amp;Ticket=00148933873090202KHvnMUxIT69nb3TvO-85Vg&amp;amp;source=sc5</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&lt;/reference&gt;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&lt;/orderStatus&gt;</w:t>
      </w:r>
    </w:p>
    <w:p w:rsidR="00024B54" w:rsidRPr="00024B54" w:rsidRDefault="00024B54" w:rsidP="00024B54">
      <w:pPr>
        <w:shd w:val="clear" w:color="auto" w:fill="FFFFFF"/>
        <w:spacing w:after="0" w:line="240" w:lineRule="auto"/>
        <w:rPr>
          <w:rFonts w:eastAsia="Times New Roman" w:cs="Consolas"/>
        </w:rPr>
      </w:pPr>
      <w:r w:rsidRPr="005B2C2E">
        <w:rPr>
          <w:rFonts w:eastAsia="Times New Roman" w:cs="Consolas"/>
        </w:rPr>
        <w:t>    &lt;/reply&gt;</w:t>
      </w:r>
    </w:p>
    <w:p w:rsidR="00024B54" w:rsidRDefault="00024B54" w:rsidP="00024B54">
      <w:pPr>
        <w:shd w:val="clear" w:color="auto" w:fill="FFFFFF"/>
        <w:spacing w:after="0" w:line="240" w:lineRule="auto"/>
        <w:rPr>
          <w:ins w:id="382" w:author="Karthick Nagarajan" w:date="2018-12-19T11:32:00Z"/>
          <w:rFonts w:eastAsia="Times New Roman" w:cs="Consolas"/>
        </w:rPr>
      </w:pPr>
      <w:r w:rsidRPr="005B2C2E">
        <w:rPr>
          <w:rFonts w:eastAsia="Times New Roman" w:cs="Consolas"/>
        </w:rPr>
        <w:t>  &lt;/paymentService&gt;</w:t>
      </w:r>
    </w:p>
    <w:p w:rsidR="00411B70" w:rsidRPr="00024B54" w:rsidDel="00411B70" w:rsidRDefault="00411B70" w:rsidP="00411B70">
      <w:pPr>
        <w:shd w:val="clear" w:color="auto" w:fill="FFFFFF"/>
        <w:spacing w:after="0" w:line="240" w:lineRule="auto"/>
        <w:rPr>
          <w:del w:id="383" w:author="Karthick Nagarajan" w:date="2018-12-19T11:37:00Z"/>
          <w:rFonts w:eastAsia="Times New Roman" w:cs="Consolas"/>
        </w:rPr>
      </w:pPr>
    </w:p>
    <w:p w:rsidR="00B84250" w:rsidRPr="003C55C4" w:rsidRDefault="00B84250" w:rsidP="005B2C2E">
      <w:pPr>
        <w:spacing w:after="0"/>
      </w:pPr>
    </w:p>
    <w:p w:rsidR="00B82215" w:rsidRPr="00F61D5D" w:rsidRDefault="00B82215" w:rsidP="00B82215">
      <w:pPr>
        <w:pStyle w:val="Heading3"/>
        <w:keepNext/>
        <w:keepLines/>
        <w:numPr>
          <w:ilvl w:val="2"/>
          <w:numId w:val="47"/>
        </w:numPr>
        <w:pBdr>
          <w:bottom w:val="none" w:sz="0" w:space="0" w:color="auto"/>
        </w:pBdr>
        <w:spacing w:line="276" w:lineRule="auto"/>
        <w:ind w:left="1764"/>
        <w:rPr>
          <w:i w:val="0"/>
          <w:sz w:val="24"/>
          <w:szCs w:val="24"/>
        </w:rPr>
      </w:pPr>
      <w:bookmarkStart w:id="384" w:name="_Toc8306094"/>
      <w:r w:rsidRPr="00F61D5D">
        <w:rPr>
          <w:i w:val="0"/>
          <w:sz w:val="24"/>
          <w:szCs w:val="24"/>
        </w:rPr>
        <w:t>YANDEX</w:t>
      </w:r>
      <w:bookmarkEnd w:id="384"/>
    </w:p>
    <w:p w:rsidR="00B82215" w:rsidRDefault="00B82215" w:rsidP="00B82215">
      <w:pPr>
        <w:ind w:left="1080"/>
        <w:rPr>
          <w:rFonts w:ascii="Calibri" w:hAnsi="Calibri"/>
          <w:color w:val="393939"/>
          <w:sz w:val="21"/>
          <w:szCs w:val="21"/>
        </w:rPr>
      </w:pPr>
      <w:r>
        <w:rPr>
          <w:rFonts w:ascii="Calibri" w:hAnsi="Calibri"/>
          <w:color w:val="393939"/>
          <w:sz w:val="21"/>
          <w:szCs w:val="21"/>
        </w:rPr>
        <w:t xml:space="preserve">Yandex.Money is primarily </w:t>
      </w:r>
      <w:proofErr w:type="gramStart"/>
      <w:r>
        <w:rPr>
          <w:rFonts w:ascii="Calibri" w:hAnsi="Calibri"/>
          <w:color w:val="393939"/>
          <w:sz w:val="21"/>
          <w:szCs w:val="21"/>
        </w:rPr>
        <w:t>an</w:t>
      </w:r>
      <w:proofErr w:type="gramEnd"/>
      <w:r>
        <w:rPr>
          <w:rFonts w:ascii="Calibri" w:hAnsi="Calibri"/>
          <w:color w:val="393939"/>
          <w:sz w:val="21"/>
          <w:szCs w:val="21"/>
        </w:rPr>
        <w:t xml:space="preserve"> eWallet that shoppers based in the countries in the</w:t>
      </w:r>
      <w:r>
        <w:rPr>
          <w:rStyle w:val="apple-converted-space"/>
          <w:rFonts w:ascii="Calibri" w:hAnsi="Calibri"/>
          <w:color w:val="393939"/>
          <w:sz w:val="21"/>
          <w:szCs w:val="21"/>
        </w:rPr>
        <w:t> </w:t>
      </w:r>
      <w:hyperlink r:id="rId56" w:anchor="Payment_Method_Properties" w:history="1">
        <w:r>
          <w:rPr>
            <w:rStyle w:val="Hyperlink"/>
            <w:rFonts w:ascii="Calibri" w:hAnsi="Calibri"/>
            <w:color w:val="800080"/>
            <w:sz w:val="21"/>
            <w:szCs w:val="21"/>
          </w:rPr>
          <w:t>Payment Method Properties table</w:t>
        </w:r>
      </w:hyperlink>
      <w:r>
        <w:rPr>
          <w:rStyle w:val="apple-converted-space"/>
          <w:rFonts w:ascii="Calibri" w:hAnsi="Calibri"/>
          <w:color w:val="393939"/>
          <w:sz w:val="21"/>
          <w:szCs w:val="21"/>
        </w:rPr>
        <w:t> </w:t>
      </w:r>
      <w:r>
        <w:rPr>
          <w:rFonts w:ascii="Calibri" w:hAnsi="Calibri"/>
          <w:color w:val="393939"/>
          <w:sz w:val="21"/>
          <w:szCs w:val="21"/>
        </w:rPr>
        <w:t>below use to make real-time online payments. There is an additional option available to shoppers wishing to pay by a credit or debit card linked to their Yandex.Money account.</w:t>
      </w:r>
    </w:p>
    <w:p w:rsidR="00B82215" w:rsidRPr="003C27B4" w:rsidRDefault="00B82215" w:rsidP="00B82215">
      <w:pPr>
        <w:ind w:left="1080"/>
      </w:pPr>
    </w:p>
    <w:tbl>
      <w:tblPr>
        <w:tblW w:w="4704" w:type="pct"/>
        <w:tblCellSpacing w:w="15" w:type="dxa"/>
        <w:tblBorders>
          <w:top w:val="single" w:sz="6" w:space="0" w:color="999999"/>
          <w:left w:val="single" w:sz="6" w:space="0" w:color="999999"/>
          <w:bottom w:val="single" w:sz="2" w:space="0" w:color="999999"/>
          <w:right w:val="single" w:sz="2" w:space="0" w:color="999999"/>
        </w:tblBorders>
        <w:tblCellMar>
          <w:left w:w="0" w:type="dxa"/>
          <w:right w:w="0" w:type="dxa"/>
        </w:tblCellMar>
        <w:tblLook w:val="04A0" w:firstRow="1" w:lastRow="0" w:firstColumn="1" w:lastColumn="0" w:noHBand="0" w:noVBand="1"/>
      </w:tblPr>
      <w:tblGrid>
        <w:gridCol w:w="2762"/>
        <w:gridCol w:w="6392"/>
      </w:tblGrid>
      <w:tr w:rsidR="00B82215" w:rsidRPr="00103D9C" w:rsidTr="002D5C96">
        <w:trPr>
          <w:trHeight w:val="261"/>
          <w:tblCellSpacing w:w="15" w:type="dxa"/>
        </w:trPr>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Property</w:t>
            </w:r>
          </w:p>
        </w:tc>
        <w:tc>
          <w:tcPr>
            <w:tcW w:w="0" w:type="auto"/>
            <w:tcBorders>
              <w:bottom w:val="single" w:sz="6" w:space="0" w:color="999999"/>
              <w:right w:val="single" w:sz="6" w:space="0" w:color="999999"/>
            </w:tcBorders>
            <w:shd w:val="clear" w:color="auto" w:fill="CCCCCC"/>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b/>
                <w:bCs/>
                <w:color w:val="000000"/>
                <w:sz w:val="20"/>
                <w:szCs w:val="20"/>
              </w:rPr>
            </w:pPr>
            <w:r w:rsidRPr="00103D9C">
              <w:rPr>
                <w:rFonts w:ascii="Calibri" w:eastAsia="Times New Roman" w:hAnsi="Calibri" w:cs="Times New Roman"/>
                <w:b/>
                <w:bCs/>
                <w:color w:val="000000"/>
                <w:sz w:val="20"/>
                <w:szCs w:val="20"/>
              </w:rPr>
              <w:t>Description/Value</w:t>
            </w:r>
          </w:p>
        </w:tc>
      </w:tr>
      <w:tr w:rsidR="00B82215" w:rsidRPr="00103D9C" w:rsidTr="002D5C96">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2D5C96">
            <w:pPr>
              <w:spacing w:after="0" w:line="240" w:lineRule="auto"/>
              <w:ind w:left="1080"/>
              <w:rPr>
                <w:rFonts w:ascii="Calibri" w:eastAsia="Times New Roman" w:hAnsi="Calibri" w:cs="Times New Roman"/>
                <w:b/>
                <w:bCs/>
                <w:sz w:val="20"/>
                <w:szCs w:val="20"/>
              </w:rPr>
            </w:pPr>
            <w:r>
              <w:rPr>
                <w:rFonts w:ascii="Calibri" w:hAnsi="Calibri"/>
                <w:b/>
                <w:bCs/>
                <w:color w:val="393939"/>
                <w:sz w:val="20"/>
                <w:szCs w:val="20"/>
              </w:rPr>
              <w:t>Payment Type</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2D5C96">
            <w:pPr>
              <w:spacing w:after="0" w:line="240" w:lineRule="auto"/>
              <w:ind w:left="1080"/>
              <w:rPr>
                <w:rFonts w:ascii="Calibri" w:eastAsia="Times New Roman" w:hAnsi="Calibri" w:cs="Times New Roman"/>
                <w:sz w:val="20"/>
                <w:szCs w:val="20"/>
              </w:rPr>
            </w:pPr>
            <w:r>
              <w:rPr>
                <w:rFonts w:ascii="Calibri" w:hAnsi="Calibri"/>
                <w:color w:val="393939"/>
                <w:sz w:val="20"/>
                <w:szCs w:val="20"/>
              </w:rPr>
              <w:t>eWallet/credit and debit card</w:t>
            </w:r>
          </w:p>
        </w:tc>
      </w:tr>
      <w:tr w:rsidR="00B82215" w:rsidRPr="00103D9C" w:rsidTr="002D5C96">
        <w:trPr>
          <w:trHeight w:val="508"/>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Countries</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sz w:val="20"/>
                <w:szCs w:val="20"/>
              </w:rPr>
            </w:pPr>
            <w:r w:rsidRPr="00E30928">
              <w:rPr>
                <w:rFonts w:ascii="Calibri" w:hAnsi="Calibri"/>
                <w:color w:val="393939"/>
                <w:sz w:val="20"/>
                <w:szCs w:val="20"/>
              </w:rPr>
              <w:t>Armenia, Azerbaijan, Belarus, Georgia, Kazakhstan, Kyrgyzstan, Moldova, Russia, Tajikistan, Turkmenistan, Ukraine and Uzbekistan</w:t>
            </w:r>
          </w:p>
        </w:tc>
      </w:tr>
      <w:tr w:rsidR="00B82215" w:rsidRPr="00103D9C" w:rsidTr="002D5C96">
        <w:trPr>
          <w:trHeight w:val="494"/>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Pr="00103D9C" w:rsidRDefault="00B82215" w:rsidP="002D5C96">
            <w:pPr>
              <w:spacing w:after="0" w:line="240" w:lineRule="auto"/>
              <w:ind w:left="1080"/>
              <w:rPr>
                <w:rFonts w:ascii="Calibri" w:eastAsia="Times New Roman" w:hAnsi="Calibri" w:cs="Times New Roman"/>
                <w:b/>
                <w:bCs/>
                <w:sz w:val="20"/>
                <w:szCs w:val="20"/>
              </w:rPr>
            </w:pPr>
            <w:r w:rsidRPr="00103D9C">
              <w:rPr>
                <w:rFonts w:ascii="Calibri" w:eastAsia="Times New Roman" w:hAnsi="Calibri" w:cs="Times New Roman"/>
                <w:b/>
                <w:bCs/>
                <w:sz w:val="20"/>
                <w:szCs w:val="20"/>
              </w:rPr>
              <w:t>Acceptance Currencies</w:t>
            </w:r>
          </w:p>
        </w:tc>
        <w:tc>
          <w:tcPr>
            <w:tcW w:w="0" w:type="auto"/>
            <w:tcBorders>
              <w:bottom w:val="single" w:sz="6" w:space="0" w:color="999999"/>
              <w:right w:val="single" w:sz="6" w:space="0" w:color="999999"/>
            </w:tcBorders>
            <w:tcMar>
              <w:top w:w="90" w:type="dxa"/>
              <w:left w:w="150" w:type="dxa"/>
              <w:bottom w:w="60" w:type="dxa"/>
              <w:right w:w="150" w:type="dxa"/>
            </w:tcMar>
            <w:vAlign w:val="center"/>
          </w:tcPr>
          <w:p w:rsidR="00B82215" w:rsidRDefault="00B82215" w:rsidP="002D5C96">
            <w:pPr>
              <w:pStyle w:val="tablebody"/>
              <w:spacing w:before="0" w:beforeAutospacing="0" w:after="0" w:afterAutospacing="0"/>
              <w:ind w:left="1080"/>
              <w:rPr>
                <w:rFonts w:ascii="Calibri" w:hAnsi="Calibri"/>
                <w:color w:val="393939"/>
                <w:sz w:val="20"/>
                <w:szCs w:val="20"/>
              </w:rPr>
            </w:pPr>
            <w:r>
              <w:rPr>
                <w:rFonts w:ascii="Calibri" w:hAnsi="Calibri"/>
                <w:color w:val="393939"/>
                <w:sz w:val="20"/>
                <w:szCs w:val="20"/>
              </w:rPr>
              <w:t>RUB and USD</w:t>
            </w:r>
          </w:p>
        </w:tc>
      </w:tr>
      <w:tr w:rsidR="00B82215" w:rsidRPr="00103D9C" w:rsidTr="002D5C96">
        <w:trPr>
          <w:trHeight w:val="247"/>
          <w:tblCellSpacing w:w="15" w:type="dxa"/>
        </w:trPr>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2D5C96">
            <w:pPr>
              <w:spacing w:after="0" w:line="240" w:lineRule="auto"/>
              <w:ind w:left="1080"/>
              <w:rPr>
                <w:rFonts w:ascii="Calibri" w:eastAsia="Times New Roman" w:hAnsi="Calibri" w:cs="Times New Roman"/>
                <w:b/>
                <w:bCs/>
                <w:sz w:val="20"/>
                <w:szCs w:val="20"/>
              </w:rPr>
            </w:pPr>
            <w:r>
              <w:rPr>
                <w:rFonts w:ascii="Calibri" w:eastAsia="Times New Roman" w:hAnsi="Calibri" w:cs="Times New Roman"/>
                <w:b/>
                <w:bCs/>
                <w:sz w:val="20"/>
                <w:szCs w:val="20"/>
              </w:rPr>
              <w:t>Mode</w:t>
            </w:r>
          </w:p>
        </w:tc>
        <w:tc>
          <w:tcPr>
            <w:tcW w:w="0" w:type="auto"/>
            <w:tcBorders>
              <w:bottom w:val="single" w:sz="6" w:space="0" w:color="999999"/>
              <w:right w:val="single" w:sz="6" w:space="0" w:color="999999"/>
            </w:tcBorders>
            <w:tcMar>
              <w:top w:w="90" w:type="dxa"/>
              <w:left w:w="150" w:type="dxa"/>
              <w:bottom w:w="60" w:type="dxa"/>
              <w:right w:w="150" w:type="dxa"/>
            </w:tcMar>
            <w:vAlign w:val="center"/>
            <w:hideMark/>
          </w:tcPr>
          <w:p w:rsidR="00B82215" w:rsidRPr="00103D9C" w:rsidRDefault="00B82215" w:rsidP="002D5C96">
            <w:pPr>
              <w:spacing w:after="0" w:line="220" w:lineRule="atLeast"/>
              <w:ind w:left="1080"/>
              <w:rPr>
                <w:rFonts w:ascii="Verdana" w:eastAsia="Times New Roman" w:hAnsi="Verdana" w:cs="Times New Roman"/>
                <w:sz w:val="20"/>
                <w:szCs w:val="20"/>
              </w:rPr>
            </w:pPr>
            <w:r w:rsidRPr="00103D9C">
              <w:rPr>
                <w:rFonts w:ascii="Calibri" w:hAnsi="Calibri"/>
                <w:color w:val="393939"/>
                <w:sz w:val="20"/>
                <w:szCs w:val="20"/>
              </w:rPr>
              <w:t>DIRECT</w:t>
            </w:r>
          </w:p>
        </w:tc>
      </w:tr>
    </w:tbl>
    <w:p w:rsidR="00B82215" w:rsidRPr="003C27B4" w:rsidRDefault="00B82215" w:rsidP="00B82215">
      <w:pPr>
        <w:pStyle w:val="Heading4"/>
        <w:keepNext/>
        <w:keepLines/>
        <w:ind w:left="1800"/>
      </w:pPr>
      <w:r>
        <w:t>Request Attribute Mapping</w:t>
      </w:r>
    </w:p>
    <w:p w:rsidR="00B82215" w:rsidRDefault="00B82215" w:rsidP="00B82215">
      <w:pPr>
        <w:spacing w:after="0" w:line="240" w:lineRule="auto"/>
        <w:ind w:left="1080"/>
      </w:pPr>
    </w:p>
    <w:p w:rsidR="00B82215" w:rsidRDefault="00B82215" w:rsidP="00B82215">
      <w:pPr>
        <w:spacing w:after="0" w:line="240" w:lineRule="auto"/>
        <w:ind w:left="1080"/>
      </w:pPr>
      <w:proofErr w:type="gramStart"/>
      <w:r>
        <w:t>&lt;?xml</w:t>
      </w:r>
      <w:proofErr w:type="gramEnd"/>
      <w:r>
        <w:t xml:space="preserve"> version="1.0" encoding="UTF-8"?&gt;</w:t>
      </w:r>
    </w:p>
    <w:p w:rsidR="00B82215" w:rsidRDefault="00B82215" w:rsidP="00B82215">
      <w:pPr>
        <w:spacing w:after="0" w:line="240" w:lineRule="auto"/>
        <w:ind w:left="1080"/>
      </w:pPr>
      <w:proofErr w:type="gramStart"/>
      <w:r>
        <w:t>&lt;!DOCTYPE</w:t>
      </w:r>
      <w:proofErr w:type="gramEnd"/>
      <w:r>
        <w:t xml:space="preserve"> paymentService PUBLIC '-//Bibit//DTD Bibit PaymentService v1//EN' 'http://dtd.worldpay.com/paymentService_v1.dtd'&gt;</w:t>
      </w:r>
    </w:p>
    <w:p w:rsidR="00B82215" w:rsidRDefault="00B82215" w:rsidP="00B82215">
      <w:pPr>
        <w:spacing w:after="0" w:line="240" w:lineRule="auto"/>
        <w:ind w:left="1080"/>
      </w:pPr>
      <w:r>
        <w:t>&lt;paymentService merchantCode="SAPIENTNITROECOM" version="1.4"&gt;</w:t>
      </w:r>
    </w:p>
    <w:p w:rsidR="00B82215" w:rsidRDefault="00B82215" w:rsidP="00B82215">
      <w:pPr>
        <w:spacing w:after="0" w:line="240" w:lineRule="auto"/>
        <w:ind w:left="1080"/>
      </w:pPr>
      <w:r>
        <w:lastRenderedPageBreak/>
        <w:t xml:space="preserve">   &lt;</w:t>
      </w:r>
      <w:proofErr w:type="gramStart"/>
      <w:r>
        <w:t>submit</w:t>
      </w:r>
      <w:proofErr w:type="gramEnd"/>
      <w:r>
        <w:t>&gt;</w:t>
      </w:r>
    </w:p>
    <w:p w:rsidR="00B82215" w:rsidRDefault="00B82215" w:rsidP="00B82215">
      <w:pPr>
        <w:spacing w:after="0" w:line="240" w:lineRule="auto"/>
        <w:ind w:left="1080"/>
      </w:pPr>
      <w:r>
        <w:t xml:space="preserve">      &lt;order orderCode="Example_Yandex_Order_Code_0"&gt;</w:t>
      </w:r>
    </w:p>
    <w:p w:rsidR="00B82215" w:rsidRDefault="00B82215" w:rsidP="00B82215">
      <w:pPr>
        <w:spacing w:after="0" w:line="240" w:lineRule="auto"/>
        <w:ind w:left="1080"/>
      </w:pPr>
      <w:r>
        <w:t xml:space="preserve">         &lt;</w:t>
      </w:r>
      <w:proofErr w:type="gramStart"/>
      <w:r>
        <w:t>description&gt;</w:t>
      </w:r>
      <w:proofErr w:type="gramEnd"/>
      <w:r>
        <w:t>Description here&lt;/description&gt;</w:t>
      </w:r>
    </w:p>
    <w:p w:rsidR="00B82215" w:rsidRDefault="00B82215" w:rsidP="00B82215">
      <w:pPr>
        <w:spacing w:after="0" w:line="240" w:lineRule="auto"/>
        <w:ind w:left="1080"/>
      </w:pPr>
      <w:r>
        <w:t xml:space="preserve">         &lt;amount currencyCode="RUB" value="5000" exponent="2" /&gt;</w:t>
      </w:r>
    </w:p>
    <w:p w:rsidR="00B82215" w:rsidRDefault="00B82215" w:rsidP="00B82215">
      <w:pPr>
        <w:spacing w:after="0" w:line="240" w:lineRule="auto"/>
        <w:ind w:left="1080"/>
      </w:pPr>
      <w:r>
        <w:t xml:space="preserve">         &lt;</w:t>
      </w:r>
      <w:proofErr w:type="gramStart"/>
      <w:r>
        <w:t>orderContent</w:t>
      </w:r>
      <w:proofErr w:type="gramEnd"/>
      <w:r>
        <w:t>&gt;</w:t>
      </w:r>
    </w:p>
    <w:p w:rsidR="00B82215" w:rsidRDefault="00B82215" w:rsidP="00B82215">
      <w:pPr>
        <w:spacing w:after="0" w:line="240" w:lineRule="auto"/>
        <w:ind w:left="1080"/>
      </w:pPr>
      <w:r>
        <w:t xml:space="preserve">       </w:t>
      </w:r>
      <w:proofErr w:type="gramStart"/>
      <w:r>
        <w:t>&lt;![</w:t>
      </w:r>
      <w:proofErr w:type="gramEnd"/>
      <w:r>
        <w:t>CDATA[      ]]&gt;</w:t>
      </w:r>
    </w:p>
    <w:p w:rsidR="00B82215" w:rsidRDefault="00B82215" w:rsidP="00B82215">
      <w:pPr>
        <w:spacing w:after="0" w:line="240" w:lineRule="auto"/>
        <w:ind w:left="1080"/>
      </w:pPr>
      <w:r>
        <w:t xml:space="preserve">   &lt;/orderContent&gt;</w:t>
      </w:r>
    </w:p>
    <w:p w:rsidR="00B82215" w:rsidRDefault="00B82215" w:rsidP="00B82215">
      <w:pPr>
        <w:spacing w:after="0" w:line="240" w:lineRule="auto"/>
        <w:ind w:left="1080"/>
      </w:pPr>
      <w:r>
        <w:t xml:space="preserve">         &lt;</w:t>
      </w:r>
      <w:proofErr w:type="gramStart"/>
      <w:r>
        <w:t>paymentDetails</w:t>
      </w:r>
      <w:proofErr w:type="gramEnd"/>
      <w:r>
        <w:t>&gt;</w:t>
      </w:r>
    </w:p>
    <w:p w:rsidR="00B82215" w:rsidRDefault="00B82215" w:rsidP="00B82215">
      <w:pPr>
        <w:spacing w:after="0" w:line="240" w:lineRule="auto"/>
        <w:ind w:left="1080"/>
      </w:pPr>
      <w:r>
        <w:t xml:space="preserve">            &lt;YANDEXMONEY-SSL shopperCountryCode="RU"&gt;</w:t>
      </w:r>
    </w:p>
    <w:p w:rsidR="00B82215" w:rsidRDefault="00B82215" w:rsidP="00B82215">
      <w:pPr>
        <w:spacing w:after="0" w:line="240" w:lineRule="auto"/>
        <w:ind w:left="1080"/>
      </w:pPr>
      <w:r>
        <w:t xml:space="preserve">               &lt;successURL&gt;http://www.worldpay.com/?successURL&lt;/successURL&gt;</w:t>
      </w:r>
    </w:p>
    <w:p w:rsidR="00B82215" w:rsidRDefault="00B82215" w:rsidP="00B82215">
      <w:pPr>
        <w:spacing w:after="0" w:line="240" w:lineRule="auto"/>
        <w:ind w:left="1080"/>
      </w:pPr>
      <w:r>
        <w:t xml:space="preserve">               &lt;cancelURL&gt;http://www.worldpay.com/?cancelURL&lt;/cancelURL&gt;</w:t>
      </w:r>
    </w:p>
    <w:p w:rsidR="00B82215" w:rsidRDefault="00B82215" w:rsidP="00B82215">
      <w:pPr>
        <w:spacing w:after="0" w:line="240" w:lineRule="auto"/>
        <w:ind w:left="1080"/>
      </w:pPr>
      <w:r>
        <w:t xml:space="preserve">               &lt;pendingURL&gt;http://www.worldpay.com/?pendingURL&lt;/pendingURL&gt;</w:t>
      </w:r>
    </w:p>
    <w:p w:rsidR="00B82215" w:rsidRDefault="00B82215" w:rsidP="00B82215">
      <w:pPr>
        <w:spacing w:after="0" w:line="240" w:lineRule="auto"/>
        <w:ind w:left="1080"/>
      </w:pPr>
      <w:r>
        <w:t xml:space="preserve">            &lt;/YANDEXMONEY-SSL&gt;</w:t>
      </w:r>
    </w:p>
    <w:p w:rsidR="00B82215" w:rsidRDefault="00B82215" w:rsidP="00B82215">
      <w:pPr>
        <w:spacing w:after="0" w:line="240" w:lineRule="auto"/>
        <w:ind w:left="1080"/>
      </w:pPr>
      <w:r>
        <w:t xml:space="preserve">         &lt;/paymentDetails&gt;</w:t>
      </w:r>
    </w:p>
    <w:p w:rsidR="00B82215" w:rsidRDefault="00B82215" w:rsidP="00B82215">
      <w:pPr>
        <w:spacing w:after="0" w:line="240" w:lineRule="auto"/>
        <w:ind w:left="1080"/>
      </w:pPr>
      <w:r>
        <w:t xml:space="preserve">         &lt;</w:t>
      </w:r>
      <w:proofErr w:type="gramStart"/>
      <w:r>
        <w:t>shopper</w:t>
      </w:r>
      <w:proofErr w:type="gramEnd"/>
      <w:r>
        <w:t>&gt;</w:t>
      </w:r>
    </w:p>
    <w:p w:rsidR="00B82215" w:rsidRDefault="00B82215" w:rsidP="00B82215">
      <w:pPr>
        <w:spacing w:after="0" w:line="240" w:lineRule="auto"/>
        <w:ind w:left="1080"/>
      </w:pPr>
      <w:r>
        <w:t xml:space="preserve">            &lt;shopperEmailAddress&gt;shopper@worldpay.com&lt;/shopperEmailAddress&gt;</w:t>
      </w:r>
    </w:p>
    <w:p w:rsidR="00B82215" w:rsidRDefault="00B82215" w:rsidP="00B82215">
      <w:pPr>
        <w:spacing w:after="0" w:line="240" w:lineRule="auto"/>
        <w:ind w:left="1080"/>
      </w:pPr>
      <w:r>
        <w:t xml:space="preserve">         &lt;/shopper&gt;</w:t>
      </w:r>
    </w:p>
    <w:p w:rsidR="00B82215" w:rsidRDefault="00B82215" w:rsidP="00B82215">
      <w:pPr>
        <w:spacing w:after="0" w:line="240" w:lineRule="auto"/>
        <w:ind w:left="1080"/>
      </w:pPr>
      <w:r>
        <w:t xml:space="preserve">      &lt;/order&gt;</w:t>
      </w:r>
    </w:p>
    <w:p w:rsidR="00B82215" w:rsidRDefault="00B82215" w:rsidP="00B82215">
      <w:pPr>
        <w:spacing w:after="0" w:line="240" w:lineRule="auto"/>
        <w:ind w:left="1080"/>
      </w:pPr>
      <w:r>
        <w:t xml:space="preserve">   &lt;/submit&gt;</w:t>
      </w:r>
    </w:p>
    <w:p w:rsidR="00B82215" w:rsidRDefault="00B82215" w:rsidP="00B82215">
      <w:pPr>
        <w:spacing w:after="0" w:line="240" w:lineRule="auto"/>
        <w:ind w:left="1080"/>
      </w:pPr>
      <w:r>
        <w:t>&lt;/paymentService&gt;</w:t>
      </w:r>
    </w:p>
    <w:p w:rsidR="00B82215" w:rsidRPr="003C27B4" w:rsidRDefault="00B82215" w:rsidP="00B82215">
      <w:pPr>
        <w:spacing w:after="0" w:line="240" w:lineRule="auto"/>
        <w:ind w:left="1080"/>
      </w:pPr>
    </w:p>
    <w:p w:rsidR="00B82215" w:rsidRDefault="00B82215" w:rsidP="00B82215">
      <w:pPr>
        <w:pStyle w:val="Heading4"/>
        <w:keepNext/>
        <w:keepLines/>
        <w:ind w:left="1800"/>
      </w:pPr>
      <w:r>
        <w:t>Response Attribute Mapping</w:t>
      </w:r>
    </w:p>
    <w:p w:rsidR="00B82215" w:rsidRDefault="00B82215" w:rsidP="00B82215">
      <w:pPr>
        <w:spacing w:after="0" w:line="240" w:lineRule="auto"/>
        <w:ind w:left="1080"/>
      </w:pPr>
    </w:p>
    <w:p w:rsidR="00B82215" w:rsidRDefault="00B82215" w:rsidP="00B82215">
      <w:pPr>
        <w:spacing w:after="0" w:line="240" w:lineRule="auto"/>
        <w:ind w:left="1080"/>
      </w:pPr>
      <w:proofErr w:type="gramStart"/>
      <w:r>
        <w:t>&lt;?xml</w:t>
      </w:r>
      <w:proofErr w:type="gramEnd"/>
      <w:r>
        <w:t xml:space="preserve"> version="1.0" encoding="UTF-8"?&gt;</w:t>
      </w:r>
    </w:p>
    <w:p w:rsidR="00B82215" w:rsidRDefault="00B82215" w:rsidP="00B82215">
      <w:pPr>
        <w:spacing w:after="0" w:line="240" w:lineRule="auto"/>
        <w:ind w:left="1080"/>
      </w:pPr>
      <w:proofErr w:type="gramStart"/>
      <w:r>
        <w:t>&lt;!DOCTYPE</w:t>
      </w:r>
      <w:proofErr w:type="gramEnd"/>
      <w:r>
        <w:t xml:space="preserve"> paymentService PUBLIC "-//Worldpay//DTD Worldpay PaymentService v1//EN"</w:t>
      </w:r>
    </w:p>
    <w:p w:rsidR="00B82215" w:rsidRDefault="00B82215" w:rsidP="00B82215">
      <w:pPr>
        <w:spacing w:after="0" w:line="240" w:lineRule="auto"/>
        <w:ind w:left="1080"/>
      </w:pPr>
      <w:r>
        <w:t xml:space="preserve">                                "http://dtd.worldpay.com/paymentService_v1.dtd"&gt;</w:t>
      </w:r>
    </w:p>
    <w:p w:rsidR="00B82215" w:rsidRDefault="00B82215" w:rsidP="00B82215">
      <w:pPr>
        <w:spacing w:after="0" w:line="240" w:lineRule="auto"/>
        <w:ind w:left="1080"/>
      </w:pPr>
      <w:r>
        <w:t>&lt;paymentService version="1.4" merchantCode="SAPIENTNITROECOM"&gt;</w:t>
      </w:r>
    </w:p>
    <w:p w:rsidR="00B82215" w:rsidRDefault="00B82215" w:rsidP="00B82215">
      <w:pPr>
        <w:spacing w:after="0" w:line="240" w:lineRule="auto"/>
        <w:ind w:left="1080"/>
      </w:pPr>
      <w:r>
        <w:t xml:space="preserve">    &lt;</w:t>
      </w:r>
      <w:proofErr w:type="gramStart"/>
      <w:r>
        <w:t>reply</w:t>
      </w:r>
      <w:proofErr w:type="gramEnd"/>
      <w:r>
        <w:t>&gt;</w:t>
      </w:r>
    </w:p>
    <w:p w:rsidR="00B82215" w:rsidRDefault="00B82215" w:rsidP="00B82215">
      <w:pPr>
        <w:spacing w:after="0" w:line="240" w:lineRule="auto"/>
        <w:ind w:left="1080"/>
      </w:pPr>
      <w:r>
        <w:t xml:space="preserve">        &lt;orderStatus orderCode="Example_Yandex_Order_Code_0"&gt;</w:t>
      </w:r>
    </w:p>
    <w:p w:rsidR="00B82215" w:rsidRDefault="00B82215" w:rsidP="00B82215">
      <w:pPr>
        <w:spacing w:after="0" w:line="240" w:lineRule="auto"/>
        <w:ind w:left="1080"/>
      </w:pPr>
      <w:r>
        <w:t xml:space="preserve">            &lt;</w:t>
      </w:r>
      <w:proofErr w:type="gramStart"/>
      <w:r>
        <w:t>reference</w:t>
      </w:r>
      <w:proofErr w:type="gramEnd"/>
      <w:r>
        <w:t xml:space="preserve"> id="3015839577"&gt;https://secure-test.worldpay.com/jsp/test/shopper/APMSTSimulator.jsp?customerRef=3013340527&amp;amp;paymentMethod=YANDEXMONEY&lt;/reference&gt;</w:t>
      </w:r>
    </w:p>
    <w:p w:rsidR="00B82215" w:rsidRDefault="00B82215" w:rsidP="00B82215">
      <w:pPr>
        <w:spacing w:after="0" w:line="240" w:lineRule="auto"/>
        <w:ind w:left="1080"/>
      </w:pPr>
      <w:r>
        <w:t xml:space="preserve">        &lt;/orderStatus&gt;</w:t>
      </w:r>
    </w:p>
    <w:p w:rsidR="00B82215" w:rsidRDefault="00B82215" w:rsidP="00B82215">
      <w:pPr>
        <w:spacing w:after="0" w:line="240" w:lineRule="auto"/>
        <w:ind w:left="1080"/>
      </w:pPr>
      <w:r>
        <w:t xml:space="preserve">    &lt;/reply&gt;</w:t>
      </w:r>
    </w:p>
    <w:p w:rsidR="000B3BAC" w:rsidRPr="000B3BAC" w:rsidRDefault="00B82215" w:rsidP="00605DD7">
      <w:pPr>
        <w:spacing w:after="0" w:line="240" w:lineRule="auto"/>
        <w:ind w:left="1080"/>
      </w:pPr>
      <w:r>
        <w:t>&lt;/paymentService&gt;</w:t>
      </w:r>
    </w:p>
    <w:p w:rsidR="00AC0F07" w:rsidRDefault="00AC0F07" w:rsidP="008F467C">
      <w:pPr>
        <w:pStyle w:val="Heading1"/>
        <w:numPr>
          <w:ilvl w:val="0"/>
          <w:numId w:val="48"/>
        </w:numPr>
      </w:pPr>
      <w:bookmarkStart w:id="385" w:name="_Toc8306095"/>
      <w:r>
        <w:t>PRODUCTION SETUP</w:t>
      </w:r>
      <w:bookmarkEnd w:id="385"/>
    </w:p>
    <w:p w:rsidR="00AC0F07" w:rsidRDefault="00AC0F07" w:rsidP="00A54A88"/>
    <w:p w:rsidR="008B65A2" w:rsidRPr="008B65A2" w:rsidRDefault="008B65A2" w:rsidP="008B65A2">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386" w:name="_Toc514075475"/>
      <w:bookmarkStart w:id="387" w:name="_Toc517950278"/>
      <w:bookmarkStart w:id="388" w:name="_Toc8294013"/>
      <w:bookmarkStart w:id="389" w:name="_Toc8305824"/>
      <w:bookmarkStart w:id="390" w:name="_Toc8306096"/>
      <w:bookmarkEnd w:id="386"/>
      <w:bookmarkEnd w:id="387"/>
      <w:bookmarkEnd w:id="388"/>
      <w:bookmarkEnd w:id="389"/>
      <w:bookmarkEnd w:id="390"/>
    </w:p>
    <w:p w:rsidR="008B65A2" w:rsidRPr="008B65A2" w:rsidRDefault="008B65A2" w:rsidP="008B65A2">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391" w:name="_Toc8306097"/>
      <w:bookmarkEnd w:id="391"/>
    </w:p>
    <w:p w:rsidR="008B65A2" w:rsidRPr="008B65A2" w:rsidRDefault="008B65A2" w:rsidP="008B65A2">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392" w:name="_Toc8306098"/>
      <w:bookmarkEnd w:id="392"/>
    </w:p>
    <w:p w:rsidR="008B65A2" w:rsidRPr="008B65A2" w:rsidRDefault="008B65A2" w:rsidP="008B65A2">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
      <w:bookmarkStart w:id="393" w:name="_Toc8306099"/>
      <w:bookmarkEnd w:id="393"/>
    </w:p>
    <w:p w:rsidR="00AC0F07" w:rsidRDefault="00AC0F07">
      <w:pPr>
        <w:pStyle w:val="Heading2"/>
        <w:numPr>
          <w:ilvl w:val="1"/>
          <w:numId w:val="97"/>
        </w:numPr>
        <w:pPrChange w:id="394" w:author="Karthick Nagarajan" w:date="2018-12-19T11:33:00Z">
          <w:pPr>
            <w:pStyle w:val="Heading2"/>
            <w:numPr>
              <w:ilvl w:val="1"/>
              <w:numId w:val="68"/>
            </w:numPr>
            <w:ind w:left="1770" w:hanging="510"/>
          </w:pPr>
        </w:pPrChange>
      </w:pPr>
      <w:bookmarkStart w:id="395" w:name="_Toc8306100"/>
      <w:r>
        <w:t>PRODUCTION SERVICE SETUP</w:t>
      </w:r>
      <w:bookmarkEnd w:id="395"/>
    </w:p>
    <w:p w:rsidR="00AC0F07" w:rsidRDefault="00AC0F07" w:rsidP="00A54A88"/>
    <w:p w:rsidR="00AC0F07" w:rsidRPr="00101866" w:rsidRDefault="00AC0F07" w:rsidP="00101866">
      <w:pPr>
        <w:ind w:left="1080"/>
        <w:rPr>
          <w:rFonts w:ascii="Calibri" w:hAnsi="Calibri"/>
          <w:color w:val="393939"/>
          <w:sz w:val="21"/>
          <w:szCs w:val="21"/>
        </w:rPr>
      </w:pPr>
      <w:r w:rsidRPr="00101866">
        <w:rPr>
          <w:rFonts w:ascii="Calibri" w:hAnsi="Calibri"/>
          <w:color w:val="393939"/>
          <w:sz w:val="21"/>
          <w:szCs w:val="21"/>
        </w:rPr>
        <w:t>Steps for setting up the production service in business manager</w:t>
      </w:r>
    </w:p>
    <w:p w:rsidR="00AC0F07" w:rsidRDefault="00AC0F07" w:rsidP="00B761DF">
      <w:pPr>
        <w:pStyle w:val="ListParagraph"/>
        <w:numPr>
          <w:ilvl w:val="0"/>
          <w:numId w:val="45"/>
        </w:numPr>
      </w:pPr>
      <w:r w:rsidRPr="00101866">
        <w:t>In business manager navigate to “Administration &gt; Operations &gt; Services”</w:t>
      </w:r>
    </w:p>
    <w:p w:rsidR="00AC0F07" w:rsidRPr="00101866" w:rsidRDefault="00AC0F07" w:rsidP="00B761DF">
      <w:pPr>
        <w:pStyle w:val="ListParagraph"/>
        <w:numPr>
          <w:ilvl w:val="0"/>
          <w:numId w:val="45"/>
        </w:numPr>
      </w:pPr>
      <w:r w:rsidRPr="00101866">
        <w:rPr>
          <w:rFonts w:ascii="Calibri" w:hAnsi="Calibri"/>
          <w:color w:val="393939"/>
          <w:sz w:val="21"/>
          <w:szCs w:val="21"/>
        </w:rPr>
        <w:t>Click on “Credentials” Tab</w:t>
      </w:r>
    </w:p>
    <w:p w:rsidR="00AC0F07" w:rsidRPr="00101866" w:rsidRDefault="00AC0F07" w:rsidP="00B761DF">
      <w:pPr>
        <w:pStyle w:val="ListParagraph"/>
        <w:numPr>
          <w:ilvl w:val="0"/>
          <w:numId w:val="45"/>
        </w:numPr>
      </w:pPr>
      <w:r w:rsidRPr="00101866">
        <w:rPr>
          <w:rFonts w:ascii="Calibri" w:hAnsi="Calibri"/>
          <w:color w:val="393939"/>
          <w:sz w:val="21"/>
          <w:szCs w:val="21"/>
        </w:rPr>
        <w:lastRenderedPageBreak/>
        <w:t>Create new credentials by providing the merchant code, production URL, username and password</w:t>
      </w:r>
    </w:p>
    <w:p w:rsidR="00AC0F07" w:rsidRPr="00101866" w:rsidRDefault="00AC0F07" w:rsidP="00B761DF">
      <w:pPr>
        <w:pStyle w:val="ListParagraph"/>
        <w:numPr>
          <w:ilvl w:val="0"/>
          <w:numId w:val="45"/>
        </w:numPr>
      </w:pPr>
      <w:r w:rsidRPr="00101866">
        <w:rPr>
          <w:rFonts w:ascii="Calibri" w:hAnsi="Calibri"/>
          <w:color w:val="393939"/>
          <w:sz w:val="21"/>
          <w:szCs w:val="21"/>
        </w:rPr>
        <w:t>Now, navigate to “Merchant Tools &gt; Site Preferences &gt; Custom Preferences”</w:t>
      </w:r>
    </w:p>
    <w:p w:rsidR="00AC0F07" w:rsidRPr="00101866" w:rsidRDefault="00AC0F07" w:rsidP="00B761DF">
      <w:pPr>
        <w:pStyle w:val="ListParagraph"/>
        <w:numPr>
          <w:ilvl w:val="0"/>
          <w:numId w:val="45"/>
        </w:numPr>
      </w:pPr>
      <w:r w:rsidRPr="00101866">
        <w:rPr>
          <w:rFonts w:ascii="Calibri" w:hAnsi="Calibri"/>
          <w:color w:val="393939"/>
          <w:sz w:val="21"/>
          <w:szCs w:val="21"/>
        </w:rPr>
        <w:t>Inside “Worldpay” group “Merchant Code for Worldpay” as created in step 3. Also modify the other desired preferences on need basis</w:t>
      </w:r>
    </w:p>
    <w:p w:rsidR="00AC0F07" w:rsidRPr="00101866" w:rsidRDefault="00AC0F07" w:rsidP="00B761DF">
      <w:pPr>
        <w:pStyle w:val="ListParagraph"/>
        <w:numPr>
          <w:ilvl w:val="0"/>
          <w:numId w:val="46"/>
        </w:numPr>
      </w:pPr>
      <w:r w:rsidRPr="00101866">
        <w:rPr>
          <w:rFonts w:ascii="Calibri" w:hAnsi="Calibri"/>
          <w:color w:val="393939"/>
          <w:sz w:val="21"/>
          <w:szCs w:val="21"/>
        </w:rPr>
        <w:t>Worldpay Client Side Encryption Public Key</w:t>
      </w:r>
    </w:p>
    <w:p w:rsidR="00AC0F07" w:rsidRPr="00101866" w:rsidRDefault="00AC0F07" w:rsidP="00B761DF">
      <w:pPr>
        <w:pStyle w:val="ListParagraph"/>
        <w:numPr>
          <w:ilvl w:val="0"/>
          <w:numId w:val="46"/>
        </w:numPr>
      </w:pPr>
      <w:r w:rsidRPr="00101866">
        <w:rPr>
          <w:rFonts w:ascii="Calibri" w:hAnsi="Calibri"/>
          <w:color w:val="393939"/>
          <w:sz w:val="21"/>
          <w:szCs w:val="21"/>
        </w:rPr>
        <w:t>Worldpay MAC Secret Code</w:t>
      </w:r>
    </w:p>
    <w:p w:rsidR="00AC0F07" w:rsidRPr="00101866" w:rsidRDefault="00AC0F07" w:rsidP="00B761DF">
      <w:pPr>
        <w:pStyle w:val="ListParagraph"/>
        <w:numPr>
          <w:ilvl w:val="0"/>
          <w:numId w:val="46"/>
        </w:numPr>
      </w:pPr>
      <w:r w:rsidRPr="00101866">
        <w:rPr>
          <w:rFonts w:ascii="Calibri" w:hAnsi="Calibri"/>
          <w:color w:val="393939"/>
          <w:sz w:val="21"/>
          <w:szCs w:val="21"/>
        </w:rPr>
        <w:t>Worldpay Merchant Number</w:t>
      </w:r>
    </w:p>
    <w:p w:rsidR="00AC0F07" w:rsidRPr="00101866" w:rsidRDefault="00AC0F07" w:rsidP="00B761DF">
      <w:pPr>
        <w:pStyle w:val="ListParagraph"/>
        <w:numPr>
          <w:ilvl w:val="0"/>
          <w:numId w:val="46"/>
        </w:numPr>
      </w:pPr>
      <w:r w:rsidRPr="00101866">
        <w:rPr>
          <w:rFonts w:ascii="Calibri" w:hAnsi="Calibri"/>
          <w:color w:val="393939"/>
          <w:sz w:val="21"/>
          <w:szCs w:val="21"/>
        </w:rPr>
        <w:t>Worldpay Installation Id</w:t>
      </w:r>
    </w:p>
    <w:p w:rsidR="00AC0F07" w:rsidRPr="00101866" w:rsidRDefault="00AC0F07" w:rsidP="00B761DF">
      <w:pPr>
        <w:pStyle w:val="ListParagraph"/>
        <w:numPr>
          <w:ilvl w:val="0"/>
          <w:numId w:val="45"/>
        </w:numPr>
        <w:rPr>
          <w:rFonts w:ascii="Calibri" w:hAnsi="Calibri"/>
          <w:color w:val="393939"/>
          <w:sz w:val="21"/>
          <w:szCs w:val="21"/>
        </w:rPr>
      </w:pPr>
      <w:r w:rsidRPr="00101866">
        <w:rPr>
          <w:rFonts w:ascii="Calibri" w:hAnsi="Calibri"/>
          <w:color w:val="393939"/>
          <w:sz w:val="21"/>
          <w:szCs w:val="21"/>
        </w:rPr>
        <w:t>In case if for separate merchant to be used at APM level, then service detail modification to be done in “Merchant Tools &gt; Ordering &gt; Payment Methods”</w:t>
      </w:r>
    </w:p>
    <w:p w:rsidR="00AC0F07" w:rsidRPr="00A54A88" w:rsidRDefault="00AC0F07" w:rsidP="00A54A88"/>
    <w:p w:rsidR="00D11851" w:rsidRDefault="00361A69" w:rsidP="00A3027E">
      <w:pPr>
        <w:pStyle w:val="Heading1"/>
        <w:numPr>
          <w:ilvl w:val="0"/>
          <w:numId w:val="48"/>
        </w:numPr>
      </w:pPr>
      <w:bookmarkStart w:id="396" w:name="_Toc8306101"/>
      <w:bookmarkStart w:id="397" w:name="_Toc245264376"/>
      <w:bookmarkEnd w:id="63"/>
      <w:r>
        <w:t>OPERATIONS, MAINTENANCE</w:t>
      </w:r>
      <w:bookmarkEnd w:id="396"/>
    </w:p>
    <w:p w:rsidR="003E41E2" w:rsidRPr="003E41E2" w:rsidRDefault="003E41E2" w:rsidP="003E41E2"/>
    <w:p w:rsidR="00A3027E" w:rsidRPr="00A3027E" w:rsidRDefault="00A3027E">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398"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399" w:name="_Toc514075478"/>
      <w:bookmarkStart w:id="400" w:name="_Toc517950281"/>
      <w:bookmarkStart w:id="401" w:name="_Toc8294016"/>
      <w:bookmarkStart w:id="402" w:name="_Toc8305827"/>
      <w:bookmarkStart w:id="403" w:name="_Toc8306102"/>
      <w:bookmarkEnd w:id="399"/>
      <w:bookmarkEnd w:id="400"/>
      <w:bookmarkEnd w:id="401"/>
      <w:bookmarkEnd w:id="402"/>
      <w:bookmarkEnd w:id="403"/>
    </w:p>
    <w:p w:rsidR="00D11851" w:rsidRPr="00F10C2D" w:rsidRDefault="00361A69">
      <w:pPr>
        <w:pStyle w:val="Heading2"/>
        <w:numPr>
          <w:ilvl w:val="1"/>
          <w:numId w:val="97"/>
        </w:numPr>
        <w:pPrChange w:id="404" w:author="Karthick Nagarajan" w:date="2018-12-19T11:33:00Z">
          <w:pPr>
            <w:pStyle w:val="Heading2"/>
            <w:numPr>
              <w:ilvl w:val="1"/>
              <w:numId w:val="68"/>
            </w:numPr>
            <w:ind w:left="1770" w:hanging="510"/>
          </w:pPr>
        </w:pPrChange>
      </w:pPr>
      <w:bookmarkStart w:id="405" w:name="_Toc8306103"/>
      <w:r>
        <w:t>DATA STORAGE</w:t>
      </w:r>
      <w:bookmarkEnd w:id="405"/>
    </w:p>
    <w:p w:rsidR="000D7235" w:rsidRPr="00A3027E" w:rsidRDefault="006929BD">
      <w:pPr>
        <w:pStyle w:val="Heading3"/>
        <w:keepNext/>
        <w:keepLines/>
        <w:numPr>
          <w:ilvl w:val="2"/>
          <w:numId w:val="97"/>
        </w:numPr>
        <w:pBdr>
          <w:bottom w:val="none" w:sz="0" w:space="0" w:color="auto"/>
        </w:pBdr>
        <w:spacing w:line="276" w:lineRule="auto"/>
        <w:ind w:left="1764"/>
        <w:rPr>
          <w:i w:val="0"/>
          <w:sz w:val="24"/>
          <w:szCs w:val="24"/>
        </w:rPr>
        <w:pPrChange w:id="406"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407" w:name="_Toc8306104"/>
      <w:r w:rsidRPr="00A3027E">
        <w:rPr>
          <w:i w:val="0"/>
          <w:sz w:val="24"/>
          <w:szCs w:val="24"/>
        </w:rPr>
        <w:t>Order Level Attributes</w:t>
      </w:r>
      <w:bookmarkEnd w:id="407"/>
    </w:p>
    <w:p w:rsidR="00110844" w:rsidRDefault="00D71D26" w:rsidP="00110844">
      <w:pPr>
        <w:ind w:left="1080"/>
      </w:pPr>
      <w:r w:rsidRPr="000D7235">
        <w:rPr>
          <w:rFonts w:ascii="Calibri" w:hAnsi="Calibri"/>
          <w:color w:val="393939"/>
          <w:sz w:val="21"/>
          <w:szCs w:val="21"/>
        </w:rPr>
        <w:t>Some ad</w:t>
      </w:r>
      <w:r>
        <w:rPr>
          <w:rFonts w:ascii="Calibri" w:hAnsi="Calibri"/>
          <w:color w:val="393939"/>
          <w:sz w:val="21"/>
          <w:szCs w:val="21"/>
        </w:rPr>
        <w:t xml:space="preserve">ditional attributes </w:t>
      </w:r>
      <w:proofErr w:type="gramStart"/>
      <w:r>
        <w:rPr>
          <w:rFonts w:ascii="Calibri" w:hAnsi="Calibri"/>
          <w:color w:val="393939"/>
          <w:sz w:val="21"/>
          <w:szCs w:val="21"/>
        </w:rPr>
        <w:t>are defined and stored in Order object</w:t>
      </w:r>
      <w:proofErr w:type="gramEnd"/>
      <w:r w:rsidRPr="000D7235">
        <w:rPr>
          <w:rFonts w:ascii="Calibri" w:hAnsi="Calibri"/>
          <w:color w:val="393939"/>
          <w:sz w:val="21"/>
          <w:szCs w:val="21"/>
        </w:rPr>
        <w:t>.</w:t>
      </w:r>
      <w:r>
        <w:rPr>
          <w:rFonts w:ascii="Calibri" w:hAnsi="Calibri"/>
          <w:color w:val="393939"/>
          <w:sz w:val="21"/>
          <w:szCs w:val="21"/>
        </w:rPr>
        <w:t xml:space="preserve">  These are the </w:t>
      </w:r>
      <w:r w:rsidRPr="000D7235">
        <w:rPr>
          <w:rFonts w:ascii="Calibri" w:hAnsi="Calibri"/>
          <w:color w:val="393939"/>
          <w:sz w:val="21"/>
          <w:szCs w:val="21"/>
        </w:rPr>
        <w:t>custom attributes and will be sent as a part of Order XML</w:t>
      </w:r>
      <w:r>
        <w:rPr>
          <w:rFonts w:ascii="Calibri" w:hAnsi="Calibri"/>
          <w:color w:val="393939"/>
          <w:sz w:val="21"/>
          <w:szCs w:val="21"/>
        </w:rPr>
        <w:t>,</w:t>
      </w:r>
      <w:r w:rsidRPr="000D7235">
        <w:rPr>
          <w:rFonts w:ascii="Calibri" w:hAnsi="Calibri"/>
          <w:color w:val="393939"/>
          <w:sz w:val="21"/>
          <w:szCs w:val="21"/>
        </w:rPr>
        <w:t xml:space="preserve"> so that </w:t>
      </w:r>
      <w:proofErr w:type="gramStart"/>
      <w:r w:rsidRPr="000D7235">
        <w:rPr>
          <w:rFonts w:ascii="Calibri" w:hAnsi="Calibri"/>
          <w:color w:val="393939"/>
          <w:sz w:val="21"/>
          <w:szCs w:val="21"/>
        </w:rPr>
        <w:t>the same can be used by Order Management System</w:t>
      </w:r>
      <w:proofErr w:type="gramEnd"/>
      <w:r w:rsidRPr="000D7235">
        <w:rPr>
          <w:rFonts w:ascii="Calibri" w:hAnsi="Calibri"/>
          <w:color w:val="393939"/>
          <w:sz w:val="21"/>
          <w:szCs w:val="21"/>
        </w:rPr>
        <w:t xml:space="preserve"> for further processing.</w:t>
      </w:r>
      <w:r w:rsidR="00110844">
        <w:t xml:space="preserve"> </w:t>
      </w:r>
    </w:p>
    <w:tbl>
      <w:tblPr>
        <w:tblW w:w="8789" w:type="dxa"/>
        <w:tblInd w:w="1173" w:type="dxa"/>
        <w:tblLook w:val="04A0" w:firstRow="1" w:lastRow="0" w:firstColumn="1" w:lastColumn="0" w:noHBand="0" w:noVBand="1"/>
      </w:tblPr>
      <w:tblGrid>
        <w:gridCol w:w="812"/>
        <w:gridCol w:w="2803"/>
        <w:gridCol w:w="3097"/>
        <w:gridCol w:w="2077"/>
      </w:tblGrid>
      <w:tr w:rsidR="00110844" w:rsidRPr="007034E9" w:rsidTr="00101866">
        <w:trPr>
          <w:trHeight w:val="315"/>
        </w:trPr>
        <w:tc>
          <w:tcPr>
            <w:tcW w:w="812"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Sr. No.</w:t>
            </w:r>
          </w:p>
        </w:tc>
        <w:tc>
          <w:tcPr>
            <w:tcW w:w="2803"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Additional Custom Fields</w:t>
            </w:r>
          </w:p>
        </w:tc>
        <w:tc>
          <w:tcPr>
            <w:tcW w:w="3097" w:type="dxa"/>
            <w:tcBorders>
              <w:top w:val="single" w:sz="8" w:space="0" w:color="auto"/>
              <w:left w:val="nil"/>
              <w:bottom w:val="single" w:sz="8" w:space="0" w:color="auto"/>
              <w:right w:val="single" w:sz="4" w:space="0" w:color="auto"/>
            </w:tcBorders>
            <w:shd w:val="clear" w:color="000000" w:fill="C5D9F1"/>
            <w:noWrap/>
            <w:vAlign w:val="bottom"/>
            <w:hideMark/>
          </w:tcPr>
          <w:p w:rsidR="00110844" w:rsidRPr="000D7235" w:rsidRDefault="00110844" w:rsidP="002264F5">
            <w:pPr>
              <w:jc w:val="center"/>
              <w:rPr>
                <w:rFonts w:ascii="Calibri" w:hAnsi="Calibri"/>
                <w:color w:val="393939"/>
                <w:sz w:val="21"/>
                <w:szCs w:val="21"/>
              </w:rPr>
            </w:pPr>
            <w:r w:rsidRPr="000D7235">
              <w:rPr>
                <w:rFonts w:ascii="Calibri" w:hAnsi="Calibri"/>
                <w:color w:val="393939"/>
                <w:sz w:val="21"/>
                <w:szCs w:val="21"/>
              </w:rPr>
              <w:t>Attribute Id</w:t>
            </w:r>
          </w:p>
        </w:tc>
        <w:tc>
          <w:tcPr>
            <w:tcW w:w="2077" w:type="dxa"/>
            <w:tcBorders>
              <w:top w:val="single" w:sz="8" w:space="0" w:color="auto"/>
              <w:left w:val="single" w:sz="4" w:space="0" w:color="auto"/>
              <w:bottom w:val="single" w:sz="8" w:space="0" w:color="auto"/>
              <w:right w:val="single" w:sz="8" w:space="0" w:color="auto"/>
            </w:tcBorders>
            <w:shd w:val="clear" w:color="000000" w:fill="C5D9F1"/>
            <w:vAlign w:val="bottom"/>
          </w:tcPr>
          <w:p w:rsidR="00110844" w:rsidRPr="000D7235" w:rsidRDefault="00110844" w:rsidP="002264F5">
            <w:pPr>
              <w:jc w:val="center"/>
              <w:rPr>
                <w:rFonts w:ascii="Calibri" w:hAnsi="Calibri"/>
                <w:color w:val="393939"/>
                <w:sz w:val="21"/>
                <w:szCs w:val="21"/>
              </w:rPr>
            </w:pPr>
            <w:r>
              <w:rPr>
                <w:rFonts w:ascii="Calibri" w:hAnsi="Calibri"/>
                <w:color w:val="393939"/>
                <w:sz w:val="21"/>
                <w:szCs w:val="21"/>
              </w:rPr>
              <w:t>Description</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1</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Refusal/Decline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declineCode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value of declined code from </w:t>
            </w:r>
            <w:r w:rsidR="00C04461">
              <w:rPr>
                <w:rFonts w:ascii="Calibri" w:hAnsi="Calibri"/>
                <w:color w:val="393939"/>
                <w:sz w:val="21"/>
                <w:szCs w:val="21"/>
              </w:rPr>
              <w:t>Worldpay</w:t>
            </w:r>
            <w:r>
              <w:rPr>
                <w:rFonts w:ascii="Calibri" w:hAnsi="Calibri"/>
                <w:color w:val="393939"/>
                <w:sz w:val="21"/>
                <w:szCs w:val="21"/>
              </w:rPr>
              <w:t xml:space="preserve">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2</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 Score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riskScore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 the string </w:t>
            </w:r>
            <w:r w:rsidR="00AF55D4">
              <w:rPr>
                <w:rFonts w:ascii="Calibri" w:hAnsi="Calibri"/>
                <w:color w:val="393939"/>
                <w:sz w:val="21"/>
                <w:szCs w:val="21"/>
              </w:rPr>
              <w:t>sends</w:t>
            </w:r>
            <w:r>
              <w:rPr>
                <w:rFonts w:ascii="Calibri" w:hAnsi="Calibri"/>
                <w:color w:val="393939"/>
                <w:sz w:val="21"/>
                <w:szCs w:val="21"/>
              </w:rPr>
              <w:t xml:space="preserve"> by for Risk management or Risk Guardian.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3</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Authorization ID</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authID</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captures the value of Authorization ID for Authorized Request.</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4</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Masked Card Number</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cardNumer</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captures the masked card number from Worldpay response. </w:t>
            </w:r>
          </w:p>
        </w:tc>
      </w:tr>
      <w:tr w:rsidR="00110844" w:rsidRPr="007034E9" w:rsidTr="00101866">
        <w:trPr>
          <w:trHeight w:val="300"/>
        </w:trPr>
        <w:tc>
          <w:tcPr>
            <w:tcW w:w="812" w:type="dxa"/>
            <w:tcBorders>
              <w:top w:val="nil"/>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lastRenderedPageBreak/>
              <w:t>5</w:t>
            </w:r>
          </w:p>
        </w:tc>
        <w:tc>
          <w:tcPr>
            <w:tcW w:w="2803"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 Result Code</w:t>
            </w:r>
          </w:p>
        </w:tc>
        <w:tc>
          <w:tcPr>
            <w:tcW w:w="3097" w:type="dxa"/>
            <w:tcBorders>
              <w:top w:val="nil"/>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cvcResultCode</w:t>
            </w:r>
          </w:p>
        </w:tc>
        <w:tc>
          <w:tcPr>
            <w:tcW w:w="2077" w:type="dxa"/>
            <w:tcBorders>
              <w:top w:val="nil"/>
              <w:left w:val="single" w:sz="4" w:space="0" w:color="auto"/>
              <w:bottom w:val="single" w:sz="4"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CVV status code from response</w:t>
            </w:r>
          </w:p>
        </w:tc>
      </w:tr>
      <w:tr w:rsidR="00110844" w:rsidRPr="007034E9" w:rsidTr="00101866">
        <w:trPr>
          <w:trHeight w:val="315"/>
        </w:trPr>
        <w:tc>
          <w:tcPr>
            <w:tcW w:w="812" w:type="dxa"/>
            <w:tcBorders>
              <w:top w:val="nil"/>
              <w:left w:val="single" w:sz="8" w:space="0" w:color="auto"/>
              <w:bottom w:val="single" w:sz="8"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6</w:t>
            </w:r>
          </w:p>
        </w:tc>
        <w:tc>
          <w:tcPr>
            <w:tcW w:w="2803"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 xml:space="preserve">AVS Result Code </w:t>
            </w:r>
          </w:p>
        </w:tc>
        <w:tc>
          <w:tcPr>
            <w:tcW w:w="3097" w:type="dxa"/>
            <w:tcBorders>
              <w:top w:val="nil"/>
              <w:left w:val="nil"/>
              <w:bottom w:val="single" w:sz="8"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0D7235">
              <w:rPr>
                <w:rFonts w:ascii="Calibri" w:hAnsi="Calibri"/>
                <w:color w:val="393939"/>
                <w:sz w:val="21"/>
                <w:szCs w:val="21"/>
              </w:rPr>
              <w:t>avsResultCode</w:t>
            </w:r>
          </w:p>
        </w:tc>
        <w:tc>
          <w:tcPr>
            <w:tcW w:w="2077" w:type="dxa"/>
            <w:tcBorders>
              <w:top w:val="nil"/>
              <w:left w:val="single" w:sz="4" w:space="0" w:color="auto"/>
              <w:bottom w:val="single" w:sz="8" w:space="0" w:color="auto"/>
              <w:right w:val="single" w:sz="8"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This field capture AVS status code from response</w:t>
            </w:r>
          </w:p>
        </w:tc>
      </w:tr>
      <w:tr w:rsidR="00110844" w:rsidRPr="000D7235" w:rsidTr="00101866">
        <w:trPr>
          <w:trHeight w:val="315"/>
        </w:trPr>
        <w:tc>
          <w:tcPr>
            <w:tcW w:w="81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10844" w:rsidRPr="000D7235" w:rsidRDefault="00110844" w:rsidP="002264F5">
            <w:pPr>
              <w:jc w:val="both"/>
              <w:rPr>
                <w:rFonts w:ascii="Calibri" w:hAnsi="Calibri"/>
                <w:color w:val="393939"/>
                <w:sz w:val="21"/>
                <w:szCs w:val="21"/>
              </w:rPr>
            </w:pPr>
            <w:r>
              <w:rPr>
                <w:rFonts w:ascii="Calibri" w:hAnsi="Calibri"/>
                <w:color w:val="393939"/>
                <w:sz w:val="21"/>
                <w:szCs w:val="21"/>
              </w:rPr>
              <w:t>7</w:t>
            </w:r>
          </w:p>
        </w:tc>
        <w:tc>
          <w:tcPr>
            <w:tcW w:w="2803"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ransaction Status</w:t>
            </w:r>
          </w:p>
        </w:tc>
        <w:tc>
          <w:tcPr>
            <w:tcW w:w="3097" w:type="dxa"/>
            <w:tcBorders>
              <w:top w:val="single" w:sz="8" w:space="0" w:color="auto"/>
              <w:left w:val="nil"/>
              <w:bottom w:val="single" w:sz="4" w:space="0" w:color="auto"/>
              <w:right w:val="single" w:sz="4" w:space="0" w:color="auto"/>
            </w:tcBorders>
            <w:shd w:val="clear" w:color="auto" w:fill="auto"/>
            <w:noWrap/>
            <w:vAlign w:val="bottom"/>
            <w:hideMark/>
          </w:tcPr>
          <w:p w:rsidR="00110844" w:rsidRPr="000D7235" w:rsidRDefault="00110844" w:rsidP="002264F5">
            <w:pPr>
              <w:rPr>
                <w:rFonts w:ascii="Calibri" w:hAnsi="Calibri"/>
                <w:color w:val="393939"/>
                <w:sz w:val="21"/>
                <w:szCs w:val="21"/>
              </w:rPr>
            </w:pPr>
            <w:r w:rsidRPr="00731887">
              <w:rPr>
                <w:rFonts w:ascii="Calibri" w:hAnsi="Calibri"/>
                <w:color w:val="393939"/>
                <w:sz w:val="21"/>
                <w:szCs w:val="21"/>
              </w:rPr>
              <w:t>transactionStatus</w:t>
            </w:r>
          </w:p>
        </w:tc>
        <w:tc>
          <w:tcPr>
            <w:tcW w:w="2077" w:type="dxa"/>
            <w:tcBorders>
              <w:top w:val="single" w:sz="8" w:space="0" w:color="auto"/>
              <w:left w:val="single" w:sz="4" w:space="0" w:color="auto"/>
              <w:bottom w:val="single" w:sz="4" w:space="0" w:color="auto"/>
              <w:right w:val="single" w:sz="4" w:space="0" w:color="auto"/>
            </w:tcBorders>
            <w:shd w:val="clear" w:color="auto" w:fill="auto"/>
            <w:vAlign w:val="bottom"/>
          </w:tcPr>
          <w:p w:rsidR="00110844" w:rsidRPr="000D7235" w:rsidRDefault="00110844" w:rsidP="002264F5">
            <w:pPr>
              <w:rPr>
                <w:rFonts w:ascii="Calibri" w:hAnsi="Calibri"/>
                <w:color w:val="393939"/>
                <w:sz w:val="21"/>
                <w:szCs w:val="21"/>
              </w:rPr>
            </w:pPr>
            <w:r>
              <w:rPr>
                <w:rFonts w:ascii="Calibri" w:hAnsi="Calibri"/>
                <w:color w:val="393939"/>
                <w:sz w:val="21"/>
                <w:szCs w:val="21"/>
              </w:rPr>
              <w:t xml:space="preserve">This field maintains the history of Order status. This is Array, so whenever order status </w:t>
            </w:r>
            <w:proofErr w:type="gramStart"/>
            <w:r>
              <w:rPr>
                <w:rFonts w:ascii="Calibri" w:hAnsi="Calibri"/>
                <w:color w:val="393939"/>
                <w:sz w:val="21"/>
                <w:szCs w:val="21"/>
              </w:rPr>
              <w:t>will be changed</w:t>
            </w:r>
            <w:proofErr w:type="gramEnd"/>
            <w:r>
              <w:rPr>
                <w:rFonts w:ascii="Calibri" w:hAnsi="Calibri"/>
                <w:color w:val="393939"/>
                <w:sz w:val="21"/>
                <w:szCs w:val="21"/>
              </w:rPr>
              <w:t xml:space="preserve"> transaction status will be updated by order notification.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8</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Default="00110844">
            <w:pPr>
              <w:rPr>
                <w:rFonts w:ascii="Calibri" w:hAnsi="Calibri"/>
                <w:color w:val="393939"/>
                <w:sz w:val="21"/>
                <w:szCs w:val="21"/>
              </w:rPr>
            </w:pPr>
            <w:r w:rsidRPr="00C75E15">
              <w:rPr>
                <w:rFonts w:ascii="Calibri" w:hAnsi="Calibri"/>
                <w:color w:val="393939"/>
                <w:sz w:val="21"/>
                <w:szCs w:val="21"/>
              </w:rPr>
              <w:t>AAV Postcode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731887" w:rsidRDefault="00110844">
            <w:pPr>
              <w:rPr>
                <w:rFonts w:ascii="Calibri" w:hAnsi="Calibri"/>
                <w:color w:val="393939"/>
                <w:sz w:val="21"/>
                <w:szCs w:val="21"/>
              </w:rPr>
            </w:pPr>
            <w:r w:rsidRPr="00C75E15">
              <w:rPr>
                <w:rFonts w:ascii="Calibri" w:hAnsi="Calibri"/>
                <w:color w:val="393939"/>
                <w:sz w:val="21"/>
                <w:szCs w:val="21"/>
              </w:rPr>
              <w:t>aaVPostcodeResultCode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9</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Address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aaVAddressResultCode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This field will be populate from Authorization response of AMEX card</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10</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 Response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issuerResponse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Response from Issuer After 3D verification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11</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Email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aaVEmailResultCode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Email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12</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 Telephone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aaVTelephoneResultCode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Telephone Result Code</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13</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B27CBE">
            <w:pPr>
              <w:rPr>
                <w:rFonts w:ascii="Calibri" w:hAnsi="Calibri"/>
                <w:color w:val="393939"/>
                <w:sz w:val="21"/>
                <w:szCs w:val="21"/>
              </w:rPr>
            </w:pPr>
            <w:r>
              <w:rPr>
                <w:rFonts w:ascii="Calibri" w:hAnsi="Calibri"/>
                <w:color w:val="393939"/>
                <w:sz w:val="21"/>
                <w:szCs w:val="21"/>
              </w:rPr>
              <w:t xml:space="preserve">SEPA </w:t>
            </w:r>
            <w:r w:rsidR="00110844" w:rsidRPr="00C75E15">
              <w:rPr>
                <w:rFonts w:ascii="Calibri" w:hAnsi="Calibri"/>
                <w:color w:val="393939"/>
                <w:sz w:val="21"/>
                <w:szCs w:val="21"/>
              </w:rPr>
              <w:t>Mandate ID</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mandateID</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rsidP="00101866">
            <w:pPr>
              <w:rPr>
                <w:rFonts w:ascii="Calibri" w:hAnsi="Calibri"/>
                <w:color w:val="393939"/>
                <w:sz w:val="21"/>
                <w:szCs w:val="21"/>
              </w:rPr>
            </w:pPr>
            <w:r w:rsidRPr="00C75E15">
              <w:rPr>
                <w:rFonts w:ascii="Calibri" w:hAnsi="Calibri"/>
                <w:color w:val="393939"/>
                <w:sz w:val="21"/>
                <w:szCs w:val="21"/>
              </w:rPr>
              <w:t xml:space="preserve">Mandate ID created for </w:t>
            </w:r>
            <w:r w:rsidR="00B27CBE">
              <w:rPr>
                <w:rFonts w:ascii="Calibri" w:hAnsi="Calibri"/>
                <w:color w:val="393939"/>
                <w:sz w:val="21"/>
                <w:szCs w:val="21"/>
              </w:rPr>
              <w:t xml:space="preserve">SEPA </w:t>
            </w:r>
            <w:r w:rsidRPr="00C75E15">
              <w:rPr>
                <w:rFonts w:ascii="Calibri" w:hAnsi="Calibri"/>
                <w:color w:val="393939"/>
                <w:sz w:val="21"/>
                <w:szCs w:val="21"/>
              </w:rPr>
              <w:t>transaction</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14</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6E4740">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Last Event</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LastEvent</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 xml:space="preserve">Last Event occurred on order at </w:t>
            </w:r>
            <w:r w:rsidR="00C04461">
              <w:rPr>
                <w:rFonts w:ascii="Calibri" w:hAnsi="Calibri"/>
                <w:color w:val="393939"/>
                <w:sz w:val="21"/>
                <w:szCs w:val="21"/>
              </w:rPr>
              <w:t>Worldpay</w:t>
            </w:r>
          </w:p>
        </w:tc>
      </w:tr>
      <w:tr w:rsidR="00110844"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rsidP="00C75E15">
            <w:pPr>
              <w:rPr>
                <w:rFonts w:ascii="Calibri" w:hAnsi="Calibri"/>
                <w:color w:val="393939"/>
                <w:sz w:val="21"/>
                <w:szCs w:val="21"/>
              </w:rPr>
            </w:pPr>
            <w:r>
              <w:rPr>
                <w:rFonts w:ascii="Calibri" w:hAnsi="Calibri"/>
                <w:color w:val="393939"/>
                <w:sz w:val="21"/>
                <w:szCs w:val="21"/>
              </w:rPr>
              <w:t>15</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C04461">
            <w:pPr>
              <w:rPr>
                <w:rFonts w:ascii="Calibri" w:hAnsi="Calibri"/>
                <w:color w:val="393939"/>
                <w:sz w:val="21"/>
                <w:szCs w:val="21"/>
              </w:rPr>
            </w:pPr>
            <w:r>
              <w:rPr>
                <w:rFonts w:ascii="Calibri" w:hAnsi="Calibri"/>
                <w:color w:val="393939"/>
                <w:sz w:val="21"/>
                <w:szCs w:val="21"/>
              </w:rPr>
              <w:t>Worldpay</w:t>
            </w:r>
            <w:r w:rsidR="00110844" w:rsidRPr="00C75E15">
              <w:rPr>
                <w:rFonts w:ascii="Calibri" w:hAnsi="Calibri"/>
                <w:color w:val="393939"/>
                <w:sz w:val="21"/>
                <w:szCs w:val="21"/>
              </w:rPr>
              <w:t xml:space="preserve"> MAC Missing</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worldpayMACMissingVal</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110844" w:rsidRPr="00C75E15" w:rsidRDefault="00110844">
            <w:pPr>
              <w:rPr>
                <w:rFonts w:ascii="Calibri" w:hAnsi="Calibri"/>
                <w:color w:val="393939"/>
                <w:sz w:val="21"/>
                <w:szCs w:val="21"/>
              </w:rPr>
            </w:pPr>
            <w:r w:rsidRPr="00C75E15">
              <w:rPr>
                <w:rFonts w:ascii="Calibri" w:hAnsi="Calibri"/>
                <w:color w:val="393939"/>
                <w:sz w:val="21"/>
                <w:szCs w:val="21"/>
              </w:rPr>
              <w:t>True when Mac error received in redirect Credit Card or APM re</w:t>
            </w:r>
            <w:r w:rsidR="00DF25C7">
              <w:rPr>
                <w:rFonts w:ascii="Calibri" w:hAnsi="Calibri"/>
                <w:color w:val="393939"/>
                <w:sz w:val="21"/>
                <w:szCs w:val="21"/>
              </w:rPr>
              <w:t>s</w:t>
            </w:r>
            <w:r w:rsidRPr="00C75E15">
              <w:rPr>
                <w:rFonts w:ascii="Calibri" w:hAnsi="Calibri"/>
                <w:color w:val="393939"/>
                <w:sz w:val="21"/>
                <w:szCs w:val="21"/>
              </w:rPr>
              <w:t>ponse URL</w:t>
            </w:r>
          </w:p>
        </w:tc>
      </w:tr>
      <w:tr w:rsidR="00B27CBE" w:rsidRPr="000D7235" w:rsidTr="00101866">
        <w:trPr>
          <w:trHeight w:val="315"/>
        </w:trPr>
        <w:tc>
          <w:tcPr>
            <w:tcW w:w="812" w:type="dxa"/>
            <w:tcBorders>
              <w:top w:val="single" w:sz="4" w:space="0" w:color="auto"/>
              <w:left w:val="single" w:sz="8" w:space="0" w:color="auto"/>
              <w:bottom w:val="single" w:sz="4" w:space="0" w:color="auto"/>
              <w:right w:val="single" w:sz="4" w:space="0" w:color="auto"/>
            </w:tcBorders>
            <w:shd w:val="clear" w:color="auto" w:fill="auto"/>
            <w:noWrap/>
            <w:vAlign w:val="bottom"/>
          </w:tcPr>
          <w:p w:rsidR="00B27CBE" w:rsidRDefault="00B27CBE" w:rsidP="00C75E15">
            <w:pPr>
              <w:rPr>
                <w:rFonts w:ascii="Calibri" w:hAnsi="Calibri"/>
                <w:color w:val="393939"/>
                <w:sz w:val="21"/>
                <w:szCs w:val="21"/>
              </w:rPr>
            </w:pPr>
            <w:r>
              <w:rPr>
                <w:rFonts w:ascii="Calibri" w:hAnsi="Calibri"/>
                <w:color w:val="393939"/>
                <w:sz w:val="21"/>
                <w:szCs w:val="21"/>
              </w:rPr>
              <w:lastRenderedPageBreak/>
              <w:t>16</w:t>
            </w:r>
          </w:p>
        </w:tc>
        <w:tc>
          <w:tcPr>
            <w:tcW w:w="2803"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Del="00C04461" w:rsidRDefault="00B27CBE">
            <w:pPr>
              <w:rPr>
                <w:rFonts w:ascii="Calibri" w:hAnsi="Calibri"/>
                <w:color w:val="393939"/>
                <w:sz w:val="21"/>
                <w:szCs w:val="21"/>
              </w:rPr>
            </w:pPr>
            <w:r w:rsidRPr="00101866">
              <w:rPr>
                <w:rFonts w:ascii="Calibri" w:hAnsi="Calibri"/>
                <w:color w:val="393939"/>
                <w:sz w:val="21"/>
                <w:szCs w:val="21"/>
              </w:rPr>
              <w:t>AAV Cardholder Name Result Code</w:t>
            </w:r>
          </w:p>
        </w:tc>
        <w:tc>
          <w:tcPr>
            <w:tcW w:w="3097" w:type="dxa"/>
            <w:tcBorders>
              <w:top w:val="single" w:sz="4" w:space="0" w:color="auto"/>
              <w:left w:val="nil"/>
              <w:bottom w:val="single" w:sz="4" w:space="0" w:color="auto"/>
              <w:right w:val="single" w:sz="4" w:space="0" w:color="auto"/>
            </w:tcBorders>
            <w:shd w:val="clear" w:color="auto" w:fill="auto"/>
            <w:noWrap/>
            <w:vAlign w:val="bottom"/>
          </w:tcPr>
          <w:p w:rsidR="00B27CBE" w:rsidRPr="00C75E15" w:rsidRDefault="00B27CBE">
            <w:pPr>
              <w:rPr>
                <w:rFonts w:ascii="Calibri" w:hAnsi="Calibri"/>
                <w:color w:val="393939"/>
                <w:sz w:val="21"/>
                <w:szCs w:val="21"/>
              </w:rPr>
            </w:pPr>
            <w:r w:rsidRPr="00101866">
              <w:rPr>
                <w:rFonts w:ascii="Calibri" w:hAnsi="Calibri"/>
                <w:color w:val="393939"/>
                <w:sz w:val="21"/>
                <w:szCs w:val="21"/>
              </w:rPr>
              <w:t>aaVCardholderNameResultCode</w:t>
            </w:r>
          </w:p>
        </w:tc>
        <w:tc>
          <w:tcPr>
            <w:tcW w:w="2077" w:type="dxa"/>
            <w:tcBorders>
              <w:top w:val="single" w:sz="4" w:space="0" w:color="auto"/>
              <w:left w:val="single" w:sz="4" w:space="0" w:color="auto"/>
              <w:bottom w:val="single" w:sz="4" w:space="0" w:color="auto"/>
              <w:right w:val="single" w:sz="4" w:space="0" w:color="auto"/>
            </w:tcBorders>
            <w:shd w:val="clear" w:color="auto" w:fill="auto"/>
            <w:vAlign w:val="bottom"/>
          </w:tcPr>
          <w:p w:rsidR="00B27CBE" w:rsidRPr="00C75E15" w:rsidRDefault="00D8723D">
            <w:pPr>
              <w:rPr>
                <w:rFonts w:ascii="Calibri" w:hAnsi="Calibri"/>
                <w:color w:val="393939"/>
                <w:sz w:val="21"/>
                <w:szCs w:val="21"/>
              </w:rPr>
            </w:pPr>
            <w:r>
              <w:rPr>
                <w:rFonts w:ascii="Calibri" w:hAnsi="Calibri"/>
                <w:color w:val="393939"/>
                <w:sz w:val="21"/>
                <w:szCs w:val="21"/>
              </w:rPr>
              <w:t>Card Holder Name Result Code</w:t>
            </w:r>
          </w:p>
        </w:tc>
      </w:tr>
    </w:tbl>
    <w:p w:rsidR="00110844" w:rsidRDefault="00110844" w:rsidP="00110844">
      <w:pPr>
        <w:ind w:left="1080"/>
      </w:pPr>
    </w:p>
    <w:p w:rsidR="00D71D26" w:rsidRPr="00A3027E" w:rsidRDefault="008C48BC">
      <w:pPr>
        <w:pStyle w:val="Heading3"/>
        <w:keepNext/>
        <w:keepLines/>
        <w:numPr>
          <w:ilvl w:val="2"/>
          <w:numId w:val="97"/>
        </w:numPr>
        <w:pBdr>
          <w:bottom w:val="none" w:sz="0" w:space="0" w:color="auto"/>
        </w:pBdr>
        <w:spacing w:line="276" w:lineRule="auto"/>
        <w:ind w:left="1764"/>
        <w:rPr>
          <w:i w:val="0"/>
          <w:sz w:val="24"/>
          <w:szCs w:val="24"/>
        </w:rPr>
        <w:pPrChange w:id="408"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409" w:name="_Toc8306105"/>
      <w:r w:rsidRPr="00A3027E">
        <w:rPr>
          <w:i w:val="0"/>
          <w:sz w:val="24"/>
          <w:szCs w:val="24"/>
        </w:rPr>
        <w:t>Order Payment Instrument Attributes</w:t>
      </w:r>
      <w:bookmarkEnd w:id="409"/>
    </w:p>
    <w:p w:rsidR="00D71D26" w:rsidRPr="000D7235" w:rsidRDefault="00D71D26" w:rsidP="00D71D26">
      <w:pPr>
        <w:ind w:left="1080"/>
        <w:rPr>
          <w:rFonts w:ascii="Calibri" w:hAnsi="Calibri"/>
          <w:color w:val="393939"/>
          <w:sz w:val="21"/>
          <w:szCs w:val="21"/>
        </w:rPr>
      </w:pPr>
      <w:r>
        <w:rPr>
          <w:rFonts w:ascii="Calibri" w:hAnsi="Calibri"/>
          <w:color w:val="393939"/>
          <w:sz w:val="21"/>
          <w:szCs w:val="21"/>
        </w:rPr>
        <w:t>Apart from capturing the</w:t>
      </w:r>
      <w:r w:rsidRPr="000D7235">
        <w:rPr>
          <w:rFonts w:ascii="Calibri" w:hAnsi="Calibri"/>
          <w:color w:val="393939"/>
          <w:sz w:val="21"/>
          <w:szCs w:val="21"/>
        </w:rPr>
        <w:t xml:space="preserve"> </w:t>
      </w:r>
      <w:r>
        <w:rPr>
          <w:rFonts w:ascii="Calibri" w:hAnsi="Calibri"/>
          <w:color w:val="393939"/>
          <w:sz w:val="21"/>
          <w:szCs w:val="21"/>
        </w:rPr>
        <w:t xml:space="preserve">Order </w:t>
      </w:r>
      <w:proofErr w:type="gramStart"/>
      <w:r>
        <w:rPr>
          <w:rFonts w:ascii="Calibri" w:hAnsi="Calibri"/>
          <w:color w:val="393939"/>
          <w:sz w:val="21"/>
          <w:szCs w:val="21"/>
        </w:rPr>
        <w:t>Attributes</w:t>
      </w:r>
      <w:proofErr w:type="gramEnd"/>
      <w:r>
        <w:rPr>
          <w:rFonts w:ascii="Calibri" w:hAnsi="Calibri"/>
          <w:color w:val="393939"/>
          <w:sz w:val="21"/>
          <w:szCs w:val="21"/>
        </w:rPr>
        <w:t xml:space="preserve"> we also capture some </w:t>
      </w:r>
      <w:r w:rsidRPr="000D7235">
        <w:rPr>
          <w:rFonts w:ascii="Calibri" w:hAnsi="Calibri"/>
          <w:color w:val="393939"/>
          <w:sz w:val="21"/>
          <w:szCs w:val="21"/>
        </w:rPr>
        <w:t>Order</w:t>
      </w:r>
      <w:r>
        <w:rPr>
          <w:rFonts w:ascii="Calibri" w:hAnsi="Calibri"/>
          <w:color w:val="393939"/>
          <w:sz w:val="21"/>
          <w:szCs w:val="21"/>
        </w:rPr>
        <w:t xml:space="preserve"> Payment Instrument attributes</w:t>
      </w:r>
      <w:r w:rsidRPr="000D7235">
        <w:rPr>
          <w:rFonts w:ascii="Calibri" w:hAnsi="Calibri"/>
          <w:color w:val="393939"/>
          <w:sz w:val="21"/>
          <w:szCs w:val="21"/>
        </w:rPr>
        <w:t>.</w:t>
      </w:r>
      <w:r>
        <w:rPr>
          <w:rFonts w:ascii="Calibri" w:hAnsi="Calibri"/>
          <w:color w:val="393939"/>
          <w:sz w:val="21"/>
          <w:szCs w:val="21"/>
        </w:rPr>
        <w:t xml:space="preserve"> </w:t>
      </w:r>
      <w:r w:rsidRPr="000D7235">
        <w:rPr>
          <w:rFonts w:ascii="Calibri" w:hAnsi="Calibri"/>
          <w:color w:val="393939"/>
          <w:sz w:val="21"/>
          <w:szCs w:val="21"/>
        </w:rPr>
        <w:t xml:space="preserve"> </w:t>
      </w:r>
      <w:r>
        <w:rPr>
          <w:rFonts w:ascii="Calibri" w:hAnsi="Calibri"/>
          <w:color w:val="393939"/>
          <w:sz w:val="21"/>
          <w:szCs w:val="21"/>
        </w:rPr>
        <w:t xml:space="preserve">These are specific to the Payment Method and </w:t>
      </w:r>
      <w:proofErr w:type="gramStart"/>
      <w:r>
        <w:rPr>
          <w:rFonts w:ascii="Calibri" w:hAnsi="Calibri"/>
          <w:color w:val="393939"/>
          <w:sz w:val="21"/>
          <w:szCs w:val="21"/>
        </w:rPr>
        <w:t>are captured</w:t>
      </w:r>
      <w:proofErr w:type="gramEnd"/>
      <w:r>
        <w:rPr>
          <w:rFonts w:ascii="Calibri" w:hAnsi="Calibri"/>
          <w:color w:val="393939"/>
          <w:sz w:val="21"/>
          <w:szCs w:val="21"/>
        </w:rPr>
        <w:t xml:space="preserve"> in &lt;payment&gt; tag.</w:t>
      </w:r>
    </w:p>
    <w:p w:rsidR="00D71D26" w:rsidRPr="004227E8" w:rsidRDefault="00D71D26" w:rsidP="00D71D26"/>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C75E15">
            <w:pPr>
              <w:ind w:left="1080"/>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Installments</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Default="00D71D26">
            <w:pPr>
              <w:rPr>
                <w:rFonts w:ascii="Calibri" w:hAnsi="Calibri"/>
                <w:color w:val="393939"/>
                <w:sz w:val="21"/>
                <w:szCs w:val="21"/>
              </w:rPr>
            </w:pPr>
            <w:r w:rsidRPr="004227E8">
              <w:rPr>
                <w:rFonts w:ascii="Calibri" w:hAnsi="Calibri"/>
                <w:color w:val="393939"/>
                <w:sz w:val="21"/>
                <w:szCs w:val="21"/>
              </w:rPr>
              <w:t>installments</w:t>
            </w:r>
          </w:p>
          <w:p w:rsidR="004A1FE6" w:rsidRPr="004A1FE6" w:rsidRDefault="004A1FE6">
            <w:pPr>
              <w:rPr>
                <w:rFonts w:ascii="Calibri" w:hAnsi="Calibri"/>
                <w:color w:val="393939"/>
                <w:sz w:val="16"/>
                <w:szCs w:val="16"/>
              </w:rPr>
            </w:pPr>
            <w:r w:rsidRPr="004A1FE6">
              <w:rPr>
                <w:rFonts w:ascii="Calibri" w:hAnsi="Calibri"/>
                <w:color w:val="393939"/>
                <w:sz w:val="16"/>
                <w:szCs w:val="16"/>
              </w:rPr>
              <w:t xml:space="preserve">Note: Please contact Worldpay </w:t>
            </w:r>
            <w:r w:rsidRPr="004A1FE6">
              <w:rPr>
                <w:sz w:val="16"/>
                <w:szCs w:val="16"/>
              </w:rPr>
              <w:t>for further information on the max number of installments</w:t>
            </w:r>
            <w:r>
              <w:rPr>
                <w:sz w:val="16"/>
                <w:szCs w:val="16"/>
              </w:rPr>
              <w:t>.</w:t>
            </w:r>
          </w:p>
        </w:tc>
      </w:tr>
      <w:tr w:rsidR="00D71D26" w:rsidRPr="007034E9" w:rsidTr="00110844">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cpf</w:t>
            </w:r>
          </w:p>
        </w:tc>
      </w:tr>
      <w:tr w:rsidR="00D71D26"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D71D26" w:rsidRPr="000D7235" w:rsidRDefault="00D71D26">
            <w:pPr>
              <w:ind w:left="1080"/>
              <w:rPr>
                <w:rFonts w:ascii="Calibri" w:hAnsi="Calibri"/>
                <w:color w:val="393939"/>
                <w:sz w:val="21"/>
                <w:szCs w:val="21"/>
              </w:rPr>
            </w:pPr>
            <w:r>
              <w:rPr>
                <w:rFonts w:ascii="Calibri" w:hAnsi="Calibri"/>
                <w:color w:val="393939"/>
                <w:sz w:val="21"/>
                <w:szCs w:val="21"/>
              </w:rPr>
              <w:t>4</w:t>
            </w:r>
          </w:p>
        </w:tc>
        <w:tc>
          <w:tcPr>
            <w:tcW w:w="4040" w:type="dxa"/>
            <w:tcBorders>
              <w:top w:val="single" w:sz="4" w:space="0" w:color="auto"/>
              <w:left w:val="nil"/>
              <w:bottom w:val="single" w:sz="4" w:space="0" w:color="auto"/>
              <w:right w:val="single" w:sz="4"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c>
          <w:tcPr>
            <w:tcW w:w="3080" w:type="dxa"/>
            <w:tcBorders>
              <w:top w:val="single" w:sz="4" w:space="0" w:color="auto"/>
              <w:left w:val="nil"/>
              <w:bottom w:val="single" w:sz="4" w:space="0" w:color="auto"/>
              <w:right w:val="single" w:sz="8" w:space="0" w:color="auto"/>
            </w:tcBorders>
            <w:shd w:val="clear" w:color="auto" w:fill="auto"/>
            <w:noWrap/>
            <w:vAlign w:val="bottom"/>
            <w:hideMark/>
          </w:tcPr>
          <w:p w:rsidR="00D71D26" w:rsidRPr="000D7235" w:rsidRDefault="00D71D26">
            <w:pPr>
              <w:rPr>
                <w:rFonts w:ascii="Calibri" w:hAnsi="Calibri"/>
                <w:color w:val="393939"/>
                <w:sz w:val="21"/>
                <w:szCs w:val="21"/>
              </w:rPr>
            </w:pPr>
            <w:r w:rsidRPr="004227E8">
              <w:rPr>
                <w:rFonts w:ascii="Calibri" w:hAnsi="Calibri"/>
                <w:color w:val="393939"/>
                <w:sz w:val="21"/>
                <w:szCs w:val="21"/>
              </w:rPr>
              <w:t>bankCode</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5</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Merchant ID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Merchant Hex Code whose order is placed</w:t>
            </w:r>
          </w:p>
        </w:tc>
      </w:tr>
      <w:tr w:rsidR="00110844" w:rsidRPr="007034E9" w:rsidTr="00110844">
        <w:trPr>
          <w:trHeight w:val="300"/>
        </w:trPr>
        <w:tc>
          <w:tcPr>
            <w:tcW w:w="1403" w:type="dxa"/>
            <w:tcBorders>
              <w:top w:val="single" w:sz="4" w:space="0" w:color="auto"/>
              <w:left w:val="single" w:sz="8" w:space="0" w:color="auto"/>
              <w:bottom w:val="single" w:sz="4" w:space="0" w:color="auto"/>
              <w:right w:val="single" w:sz="4" w:space="0" w:color="auto"/>
            </w:tcBorders>
            <w:shd w:val="clear" w:color="auto" w:fill="auto"/>
            <w:noWrap/>
            <w:vAlign w:val="bottom"/>
          </w:tcPr>
          <w:p w:rsidR="00110844" w:rsidRDefault="00110844">
            <w:pPr>
              <w:ind w:left="1080"/>
              <w:rPr>
                <w:rFonts w:ascii="Calibri" w:hAnsi="Calibri"/>
                <w:color w:val="393939"/>
                <w:sz w:val="21"/>
                <w:szCs w:val="21"/>
              </w:rPr>
            </w:pPr>
            <w:r>
              <w:rPr>
                <w:rFonts w:ascii="Calibri" w:hAnsi="Calibri"/>
                <w:color w:val="393939"/>
                <w:sz w:val="21"/>
                <w:szCs w:val="21"/>
              </w:rPr>
              <w:t>6</w:t>
            </w:r>
          </w:p>
        </w:tc>
        <w:tc>
          <w:tcPr>
            <w:tcW w:w="4040" w:type="dxa"/>
            <w:tcBorders>
              <w:top w:val="single" w:sz="4" w:space="0" w:color="auto"/>
              <w:left w:val="nil"/>
              <w:bottom w:val="single" w:sz="4" w:space="0" w:color="auto"/>
              <w:right w:val="single" w:sz="4" w:space="0" w:color="auto"/>
            </w:tcBorders>
            <w:shd w:val="clear" w:color="auto" w:fill="auto"/>
            <w:noWrap/>
            <w:vAlign w:val="bottom"/>
          </w:tcPr>
          <w:p w:rsidR="00110844" w:rsidRPr="004227E8" w:rsidRDefault="00C04461">
            <w:pPr>
              <w:rPr>
                <w:rFonts w:ascii="Calibri" w:hAnsi="Calibri"/>
                <w:color w:val="393939"/>
                <w:sz w:val="21"/>
                <w:szCs w:val="21"/>
              </w:rPr>
            </w:pPr>
            <w:r>
              <w:rPr>
                <w:rFonts w:ascii="Calibri" w:hAnsi="Calibri"/>
                <w:color w:val="393939"/>
                <w:sz w:val="21"/>
                <w:szCs w:val="21"/>
              </w:rPr>
              <w:t>Worldpay</w:t>
            </w:r>
            <w:r w:rsidR="00110844">
              <w:rPr>
                <w:rFonts w:ascii="Calibri" w:hAnsi="Calibri"/>
                <w:color w:val="393939"/>
                <w:sz w:val="21"/>
                <w:szCs w:val="21"/>
              </w:rPr>
              <w:t xml:space="preserve"> Token Requested</w:t>
            </w:r>
          </w:p>
        </w:tc>
        <w:tc>
          <w:tcPr>
            <w:tcW w:w="3080" w:type="dxa"/>
            <w:tcBorders>
              <w:top w:val="single" w:sz="4" w:space="0" w:color="auto"/>
              <w:left w:val="nil"/>
              <w:bottom w:val="single" w:sz="4" w:space="0" w:color="auto"/>
              <w:right w:val="single" w:sz="8" w:space="0" w:color="auto"/>
            </w:tcBorders>
            <w:shd w:val="clear" w:color="auto" w:fill="auto"/>
            <w:noWrap/>
            <w:vAlign w:val="bottom"/>
          </w:tcPr>
          <w:p w:rsidR="00110844" w:rsidRPr="004227E8" w:rsidRDefault="00110844">
            <w:pPr>
              <w:rPr>
                <w:rFonts w:ascii="Calibri" w:hAnsi="Calibri"/>
                <w:color w:val="393939"/>
                <w:sz w:val="21"/>
                <w:szCs w:val="21"/>
              </w:rPr>
            </w:pPr>
            <w:r>
              <w:rPr>
                <w:rFonts w:ascii="Calibri" w:hAnsi="Calibri"/>
                <w:color w:val="393939"/>
                <w:sz w:val="21"/>
                <w:szCs w:val="21"/>
              </w:rPr>
              <w:t>Token requested value where selected for cards</w:t>
            </w:r>
          </w:p>
        </w:tc>
      </w:tr>
    </w:tbl>
    <w:p w:rsidR="003B089F" w:rsidRPr="000707D4" w:rsidRDefault="00F61977">
      <w:pPr>
        <w:pStyle w:val="Heading3"/>
        <w:keepNext/>
        <w:keepLines/>
        <w:numPr>
          <w:ilvl w:val="2"/>
          <w:numId w:val="97"/>
        </w:numPr>
        <w:pBdr>
          <w:bottom w:val="none" w:sz="0" w:space="0" w:color="auto"/>
        </w:pBdr>
        <w:spacing w:line="276" w:lineRule="auto"/>
        <w:ind w:left="1764"/>
        <w:rPr>
          <w:i w:val="0"/>
          <w:sz w:val="24"/>
          <w:szCs w:val="24"/>
        </w:rPr>
        <w:pPrChange w:id="410" w:author="Karthick Nagarajan" w:date="2018-12-19T11:33:00Z">
          <w:pPr>
            <w:pStyle w:val="Heading3"/>
            <w:keepNext/>
            <w:keepLines/>
            <w:numPr>
              <w:ilvl w:val="2"/>
              <w:numId w:val="68"/>
            </w:numPr>
            <w:pBdr>
              <w:bottom w:val="none" w:sz="0" w:space="0" w:color="auto"/>
            </w:pBdr>
            <w:spacing w:line="276" w:lineRule="auto"/>
            <w:ind w:left="1764" w:hanging="720"/>
          </w:pPr>
        </w:pPrChange>
      </w:pPr>
      <w:bookmarkStart w:id="411" w:name="_Toc8306106"/>
      <w:r w:rsidRPr="00A3027E">
        <w:rPr>
          <w:i w:val="0"/>
          <w:sz w:val="24"/>
          <w:szCs w:val="24"/>
        </w:rPr>
        <w:t>Order Notification Custom Object</w:t>
      </w:r>
      <w:bookmarkEnd w:id="411"/>
    </w:p>
    <w:p w:rsidR="00D71D26" w:rsidRDefault="00D71D26">
      <w:pPr>
        <w:ind w:left="1080"/>
        <w:rPr>
          <w:rFonts w:ascii="Calibri" w:hAnsi="Calibri"/>
          <w:color w:val="393939"/>
          <w:sz w:val="21"/>
          <w:szCs w:val="21"/>
        </w:rPr>
      </w:pPr>
      <w:r>
        <w:rPr>
          <w:rFonts w:ascii="Calibri" w:hAnsi="Calibri"/>
          <w:color w:val="393939"/>
          <w:sz w:val="21"/>
          <w:szCs w:val="21"/>
        </w:rPr>
        <w:t>The attributes for custom Object ‘</w:t>
      </w:r>
      <w:r w:rsidRPr="00AB5BF9">
        <w:rPr>
          <w:rFonts w:ascii="Calibri" w:hAnsi="Calibri"/>
          <w:b/>
          <w:color w:val="393939"/>
          <w:sz w:val="21"/>
          <w:szCs w:val="21"/>
        </w:rPr>
        <w:t>OrderNotifyUpdates’</w:t>
      </w:r>
      <w:r>
        <w:rPr>
          <w:rFonts w:ascii="Calibri" w:hAnsi="Calibri"/>
          <w:color w:val="393939"/>
          <w:sz w:val="21"/>
          <w:szCs w:val="21"/>
        </w:rPr>
        <w:t xml:space="preserve"> are defined in the below table. A new custom Object is created each time a notification is received with all these attributes and the custom object will be retained </w:t>
      </w:r>
      <w:proofErr w:type="gramStart"/>
      <w:r>
        <w:rPr>
          <w:rFonts w:ascii="Calibri" w:hAnsi="Calibri"/>
          <w:color w:val="393939"/>
          <w:sz w:val="21"/>
          <w:szCs w:val="21"/>
        </w:rPr>
        <w:t>till</w:t>
      </w:r>
      <w:proofErr w:type="gramEnd"/>
      <w:r>
        <w:rPr>
          <w:rFonts w:ascii="Calibri" w:hAnsi="Calibri"/>
          <w:color w:val="393939"/>
          <w:sz w:val="21"/>
          <w:szCs w:val="21"/>
        </w:rPr>
        <w:t xml:space="preserve"> the time it is deleted by the Notification job.</w:t>
      </w:r>
    </w:p>
    <w:p w:rsidR="00D71D26" w:rsidRPr="00731887" w:rsidRDefault="00D71D26" w:rsidP="00C75E15"/>
    <w:tbl>
      <w:tblPr>
        <w:tblW w:w="8523" w:type="dxa"/>
        <w:tblInd w:w="1173" w:type="dxa"/>
        <w:tblLook w:val="04A0" w:firstRow="1" w:lastRow="0" w:firstColumn="1" w:lastColumn="0" w:noHBand="0" w:noVBand="1"/>
      </w:tblPr>
      <w:tblGrid>
        <w:gridCol w:w="1403"/>
        <w:gridCol w:w="4040"/>
        <w:gridCol w:w="3080"/>
      </w:tblGrid>
      <w:tr w:rsidR="00D71D26" w:rsidRPr="007034E9" w:rsidTr="00B06C47">
        <w:trPr>
          <w:trHeight w:val="315"/>
        </w:trPr>
        <w:tc>
          <w:tcPr>
            <w:tcW w:w="1403"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71D26" w:rsidRPr="000D7235" w:rsidRDefault="00D71D26" w:rsidP="00B06C47">
            <w:pPr>
              <w:rPr>
                <w:rFonts w:ascii="Calibri" w:hAnsi="Calibri"/>
                <w:color w:val="393939"/>
                <w:sz w:val="21"/>
                <w:szCs w:val="21"/>
              </w:rPr>
            </w:pPr>
            <w:r w:rsidRPr="000D7235">
              <w:rPr>
                <w:rFonts w:ascii="Calibri" w:hAnsi="Calibri"/>
                <w:color w:val="393939"/>
                <w:sz w:val="21"/>
                <w:szCs w:val="21"/>
              </w:rPr>
              <w:t>Sr. No.</w:t>
            </w:r>
          </w:p>
        </w:tc>
        <w:tc>
          <w:tcPr>
            <w:tcW w:w="4040" w:type="dxa"/>
            <w:tcBorders>
              <w:top w:val="single" w:sz="8" w:space="0" w:color="auto"/>
              <w:left w:val="nil"/>
              <w:bottom w:val="single" w:sz="8" w:space="0" w:color="auto"/>
              <w:right w:val="single" w:sz="4" w:space="0" w:color="auto"/>
            </w:tcBorders>
            <w:shd w:val="clear" w:color="000000" w:fill="C5D9F1"/>
            <w:noWrap/>
            <w:vAlign w:val="bottom"/>
            <w:hideMark/>
          </w:tcPr>
          <w:p w:rsidR="00D71D26" w:rsidRPr="000D7235" w:rsidRDefault="00D71D26" w:rsidP="00B06C47">
            <w:pPr>
              <w:ind w:left="1080"/>
              <w:rPr>
                <w:rFonts w:ascii="Calibri" w:hAnsi="Calibri"/>
                <w:color w:val="393939"/>
                <w:sz w:val="21"/>
                <w:szCs w:val="21"/>
              </w:rPr>
            </w:pPr>
            <w:r w:rsidRPr="000D7235">
              <w:rPr>
                <w:rFonts w:ascii="Calibri" w:hAnsi="Calibri"/>
                <w:color w:val="393939"/>
                <w:sz w:val="21"/>
                <w:szCs w:val="21"/>
              </w:rPr>
              <w:t>Additional Custom Fields</w:t>
            </w:r>
          </w:p>
        </w:tc>
        <w:tc>
          <w:tcPr>
            <w:tcW w:w="3080" w:type="dxa"/>
            <w:tcBorders>
              <w:top w:val="single" w:sz="8" w:space="0" w:color="auto"/>
              <w:left w:val="nil"/>
              <w:bottom w:val="single" w:sz="8" w:space="0" w:color="auto"/>
              <w:right w:val="single" w:sz="8" w:space="0" w:color="auto"/>
            </w:tcBorders>
            <w:shd w:val="clear" w:color="000000" w:fill="C5D9F1"/>
            <w:noWrap/>
            <w:vAlign w:val="bottom"/>
            <w:hideMark/>
          </w:tcPr>
          <w:p w:rsidR="00D71D26" w:rsidRPr="000D7235" w:rsidRDefault="00D71D26" w:rsidP="00B06C47">
            <w:pPr>
              <w:ind w:left="1080"/>
              <w:jc w:val="center"/>
              <w:rPr>
                <w:rFonts w:ascii="Calibri" w:hAnsi="Calibri"/>
                <w:color w:val="393939"/>
                <w:sz w:val="21"/>
                <w:szCs w:val="21"/>
              </w:rPr>
            </w:pPr>
            <w:r w:rsidRPr="000D7235">
              <w:rPr>
                <w:rFonts w:ascii="Calibri" w:hAnsi="Calibri"/>
                <w:color w:val="393939"/>
                <w:sz w:val="21"/>
                <w:szCs w:val="21"/>
              </w:rPr>
              <w:t>Attribute 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1</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Order No</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orderNo</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2</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X</w:t>
            </w:r>
            <w:r w:rsidRPr="00731887">
              <w:rPr>
                <w:rFonts w:ascii="Calibri" w:hAnsi="Calibri"/>
                <w:color w:val="393939"/>
                <w:sz w:val="21"/>
                <w:szCs w:val="21"/>
              </w:rPr>
              <w:t>ml</w:t>
            </w:r>
            <w:r>
              <w:rPr>
                <w:rFonts w:ascii="Calibri" w:hAnsi="Calibri"/>
                <w:color w:val="393939"/>
                <w:sz w:val="21"/>
                <w:szCs w:val="21"/>
              </w:rPr>
              <w:t xml:space="preserve"> </w:t>
            </w:r>
            <w:r w:rsidRPr="00731887">
              <w:rPr>
                <w:rFonts w:ascii="Calibri" w:hAnsi="Calibri"/>
                <w:color w:val="393939"/>
                <w:sz w:val="21"/>
                <w:szCs w:val="21"/>
              </w:rPr>
              <w:t>String</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xmlString</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3</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 xml:space="preserve">Custom Object </w:t>
            </w:r>
            <w:r w:rsidRPr="00731887">
              <w:rPr>
                <w:rFonts w:ascii="Calibri" w:hAnsi="Calibri"/>
                <w:color w:val="393939"/>
                <w:sz w:val="21"/>
                <w:szCs w:val="21"/>
              </w:rPr>
              <w:t>ID</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ID</w:t>
            </w:r>
          </w:p>
        </w:tc>
      </w:tr>
      <w:tr w:rsidR="00D71D26" w:rsidRPr="007034E9" w:rsidTr="00B06C47">
        <w:trPr>
          <w:trHeight w:val="300"/>
        </w:trPr>
        <w:tc>
          <w:tcPr>
            <w:tcW w:w="1403" w:type="dxa"/>
            <w:tcBorders>
              <w:top w:val="nil"/>
              <w:left w:val="single" w:sz="8" w:space="0" w:color="auto"/>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4</w:t>
            </w:r>
          </w:p>
        </w:tc>
        <w:tc>
          <w:tcPr>
            <w:tcW w:w="4040" w:type="dxa"/>
            <w:tcBorders>
              <w:top w:val="nil"/>
              <w:left w:val="nil"/>
              <w:bottom w:val="single" w:sz="4" w:space="0" w:color="auto"/>
              <w:right w:val="single" w:sz="4"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Pr>
                <w:rFonts w:ascii="Calibri" w:hAnsi="Calibri"/>
                <w:color w:val="393939"/>
                <w:sz w:val="21"/>
                <w:szCs w:val="21"/>
              </w:rPr>
              <w:t>T</w:t>
            </w:r>
            <w:r w:rsidRPr="00731887">
              <w:rPr>
                <w:rFonts w:ascii="Calibri" w:hAnsi="Calibri"/>
                <w:color w:val="393939"/>
                <w:sz w:val="21"/>
                <w:szCs w:val="21"/>
              </w:rPr>
              <w:t>ime</w:t>
            </w:r>
            <w:r>
              <w:rPr>
                <w:rFonts w:ascii="Calibri" w:hAnsi="Calibri"/>
                <w:color w:val="393939"/>
                <w:sz w:val="21"/>
                <w:szCs w:val="21"/>
              </w:rPr>
              <w:t xml:space="preserve"> </w:t>
            </w:r>
            <w:r w:rsidRPr="00731887">
              <w:rPr>
                <w:rFonts w:ascii="Calibri" w:hAnsi="Calibri"/>
                <w:color w:val="393939"/>
                <w:sz w:val="21"/>
                <w:szCs w:val="21"/>
              </w:rPr>
              <w:t>Stamp</w:t>
            </w:r>
          </w:p>
        </w:tc>
        <w:tc>
          <w:tcPr>
            <w:tcW w:w="3080" w:type="dxa"/>
            <w:tcBorders>
              <w:top w:val="nil"/>
              <w:left w:val="nil"/>
              <w:bottom w:val="single" w:sz="4" w:space="0" w:color="auto"/>
              <w:right w:val="single" w:sz="8" w:space="0" w:color="auto"/>
            </w:tcBorders>
            <w:shd w:val="clear" w:color="auto" w:fill="auto"/>
            <w:noWrap/>
            <w:vAlign w:val="bottom"/>
            <w:hideMark/>
          </w:tcPr>
          <w:p w:rsidR="00D71D26" w:rsidRPr="000D7235" w:rsidRDefault="00D71D26" w:rsidP="00B06C47">
            <w:pPr>
              <w:ind w:left="1080"/>
              <w:rPr>
                <w:rFonts w:ascii="Calibri" w:hAnsi="Calibri"/>
                <w:color w:val="393939"/>
                <w:sz w:val="21"/>
                <w:szCs w:val="21"/>
              </w:rPr>
            </w:pPr>
            <w:r w:rsidRPr="00731887">
              <w:rPr>
                <w:rFonts w:ascii="Calibri" w:hAnsi="Calibri"/>
                <w:color w:val="393939"/>
                <w:sz w:val="21"/>
                <w:szCs w:val="21"/>
              </w:rPr>
              <w:t>timeStamp</w:t>
            </w:r>
          </w:p>
        </w:tc>
      </w:tr>
    </w:tbl>
    <w:p w:rsidR="000D7235" w:rsidRPr="000D7235" w:rsidRDefault="000D7235" w:rsidP="00D71D26">
      <w:pPr>
        <w:ind w:left="1080"/>
      </w:pPr>
    </w:p>
    <w:p w:rsidR="00D11851" w:rsidRPr="00F10C2D" w:rsidRDefault="00361A69">
      <w:pPr>
        <w:pStyle w:val="Heading2"/>
        <w:numPr>
          <w:ilvl w:val="1"/>
          <w:numId w:val="97"/>
        </w:numPr>
        <w:pPrChange w:id="412" w:author="Karthick Nagarajan" w:date="2018-12-19T11:33:00Z">
          <w:pPr>
            <w:pStyle w:val="Heading2"/>
            <w:numPr>
              <w:ilvl w:val="1"/>
              <w:numId w:val="68"/>
            </w:numPr>
            <w:ind w:left="1770" w:hanging="510"/>
          </w:pPr>
        </w:pPrChange>
      </w:pPr>
      <w:bookmarkStart w:id="413" w:name="_Toc8306107"/>
      <w:r>
        <w:t>AVAILABILITY</w:t>
      </w:r>
      <w:bookmarkEnd w:id="413"/>
    </w:p>
    <w:p w:rsidR="007611F3" w:rsidRDefault="007611F3" w:rsidP="00E95CCD">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95CCD">
      <w:pPr>
        <w:pStyle w:val="Standard1"/>
      </w:pPr>
    </w:p>
    <w:p w:rsidR="00D11851" w:rsidRPr="00F10C2D" w:rsidRDefault="00361A69">
      <w:pPr>
        <w:pStyle w:val="Heading2"/>
        <w:numPr>
          <w:ilvl w:val="1"/>
          <w:numId w:val="97"/>
        </w:numPr>
        <w:pPrChange w:id="414" w:author="Karthick Nagarajan" w:date="2018-12-19T11:33:00Z">
          <w:pPr>
            <w:pStyle w:val="Heading2"/>
            <w:numPr>
              <w:ilvl w:val="1"/>
              <w:numId w:val="68"/>
            </w:numPr>
            <w:ind w:left="1770" w:hanging="510"/>
          </w:pPr>
        </w:pPrChange>
      </w:pPr>
      <w:bookmarkStart w:id="415" w:name="_Toc8306108"/>
      <w:r>
        <w:t>SUPPORT</w:t>
      </w:r>
      <w:bookmarkEnd w:id="415"/>
    </w:p>
    <w:p w:rsidR="00156710" w:rsidRDefault="00156710" w:rsidP="00D11851">
      <w:pPr>
        <w:pStyle w:val="dmcFlietext"/>
      </w:pPr>
    </w:p>
    <w:p w:rsidR="00DC5A38" w:rsidRDefault="00915C7A">
      <w:pPr>
        <w:rPr>
          <w:rFonts w:asciiTheme="majorHAnsi" w:eastAsiaTheme="majorEastAsia" w:hAnsiTheme="majorHAnsi" w:cstheme="majorBidi"/>
          <w:b/>
          <w:bCs/>
          <w:color w:val="365F91" w:themeColor="accent1" w:themeShade="BF"/>
          <w:sz w:val="24"/>
          <w:szCs w:val="24"/>
        </w:rPr>
      </w:pPr>
      <w:bookmarkStart w:id="416" w:name="_Toc279703491"/>
      <w:bookmarkStart w:id="417" w:name="_Toc279703584"/>
      <w:bookmarkEnd w:id="397"/>
      <w:r>
        <w:br w:type="page"/>
      </w:r>
      <w:r w:rsidR="004A6711">
        <w:lastRenderedPageBreak/>
        <w:t>Worldpay to add content here</w:t>
      </w:r>
    </w:p>
    <w:tbl>
      <w:tblPr>
        <w:tblStyle w:val="TableGrid"/>
        <w:tblW w:w="0" w:type="auto"/>
        <w:tblLook w:val="04A0" w:firstRow="1" w:lastRow="0" w:firstColumn="1" w:lastColumn="0" w:noHBand="0" w:noVBand="1"/>
      </w:tblPr>
      <w:tblGrid>
        <w:gridCol w:w="2867"/>
        <w:gridCol w:w="3976"/>
        <w:gridCol w:w="2893"/>
      </w:tblGrid>
      <w:tr w:rsidR="00DC5A38" w:rsidTr="00101866">
        <w:trPr>
          <w:trHeight w:val="339"/>
        </w:trPr>
        <w:tc>
          <w:tcPr>
            <w:tcW w:w="2981"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Name</w:t>
            </w:r>
          </w:p>
        </w:tc>
        <w:tc>
          <w:tcPr>
            <w:tcW w:w="3657"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Email </w:t>
            </w:r>
          </w:p>
        </w:tc>
        <w:tc>
          <w:tcPr>
            <w:tcW w:w="3000" w:type="dxa"/>
            <w:shd w:val="clear" w:color="auto" w:fill="C6D9F1" w:themeFill="text2" w:themeFillTint="33"/>
          </w:tcPr>
          <w:p w:rsidR="00DC5A38" w:rsidRPr="007A4214" w:rsidRDefault="00DC5A38" w:rsidP="007A4214">
            <w:pPr>
              <w:spacing w:after="200" w:line="276" w:lineRule="auto"/>
              <w:ind w:left="1080"/>
              <w:rPr>
                <w:rFonts w:ascii="Calibri" w:hAnsi="Calibri"/>
                <w:b/>
                <w:color w:val="393939"/>
                <w:sz w:val="21"/>
                <w:szCs w:val="21"/>
              </w:rPr>
            </w:pPr>
            <w:r w:rsidRPr="007A4214">
              <w:rPr>
                <w:rFonts w:ascii="Calibri" w:hAnsi="Calibri"/>
                <w:b/>
                <w:color w:val="393939"/>
                <w:sz w:val="21"/>
                <w:szCs w:val="21"/>
              </w:rPr>
              <w:t xml:space="preserve"> Support Type</w:t>
            </w:r>
          </w:p>
        </w:tc>
      </w:tr>
      <w:tr w:rsidR="00DC5A38" w:rsidTr="00101866">
        <w:trPr>
          <w:trHeight w:val="482"/>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 Sim</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Lochan.Sim@worldpay.com</w:t>
            </w:r>
          </w:p>
        </w:tc>
        <w:tc>
          <w:tcPr>
            <w:tcW w:w="3000"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Primary</w:t>
            </w:r>
          </w:p>
        </w:tc>
      </w:tr>
      <w:tr w:rsidR="00DC5A38" w:rsidTr="00101866">
        <w:trPr>
          <w:trHeight w:val="470"/>
        </w:trPr>
        <w:tc>
          <w:tcPr>
            <w:tcW w:w="2981" w:type="dxa"/>
          </w:tcPr>
          <w:p w:rsidR="00DC5A38" w:rsidRPr="00101866" w:rsidRDefault="00DC5A38"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 Patel</w:t>
            </w:r>
          </w:p>
        </w:tc>
        <w:tc>
          <w:tcPr>
            <w:tcW w:w="3657"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Rhuta.Patel@worldpay.com</w:t>
            </w:r>
          </w:p>
        </w:tc>
        <w:tc>
          <w:tcPr>
            <w:tcW w:w="3000" w:type="dxa"/>
          </w:tcPr>
          <w:p w:rsidR="00DC5A38" w:rsidRPr="00101866" w:rsidRDefault="007A4214" w:rsidP="007A4214">
            <w:pPr>
              <w:spacing w:after="200" w:line="276" w:lineRule="auto"/>
              <w:ind w:left="1080"/>
              <w:rPr>
                <w:rFonts w:ascii="Calibri" w:hAnsi="Calibri"/>
                <w:color w:val="393939"/>
                <w:sz w:val="21"/>
                <w:szCs w:val="21"/>
              </w:rPr>
            </w:pPr>
            <w:r w:rsidRPr="00101866">
              <w:rPr>
                <w:rFonts w:ascii="Calibri" w:hAnsi="Calibri"/>
                <w:color w:val="393939"/>
                <w:sz w:val="21"/>
                <w:szCs w:val="21"/>
              </w:rPr>
              <w:t>Secondary</w:t>
            </w:r>
          </w:p>
        </w:tc>
      </w:tr>
      <w:tr w:rsidR="009A2F9E" w:rsidTr="00101866">
        <w:trPr>
          <w:trHeight w:val="254"/>
        </w:trPr>
        <w:tc>
          <w:tcPr>
            <w:tcW w:w="2981" w:type="dxa"/>
          </w:tcPr>
          <w:p w:rsidR="009A2F9E" w:rsidRPr="00101866" w:rsidRDefault="009A2F9E" w:rsidP="007A4214">
            <w:pPr>
              <w:ind w:left="1080"/>
              <w:rPr>
                <w:rFonts w:ascii="Calibri" w:hAnsi="Calibri"/>
                <w:color w:val="393939"/>
                <w:sz w:val="21"/>
                <w:szCs w:val="21"/>
              </w:rPr>
            </w:pPr>
            <w:r>
              <w:t>Jonathan Berry</w:t>
            </w:r>
          </w:p>
        </w:tc>
        <w:tc>
          <w:tcPr>
            <w:tcW w:w="3657" w:type="dxa"/>
          </w:tcPr>
          <w:p w:rsidR="009A2F9E" w:rsidRPr="00101866" w:rsidRDefault="000D27B3" w:rsidP="007A4214">
            <w:pPr>
              <w:ind w:left="1080"/>
              <w:rPr>
                <w:rFonts w:ascii="Calibri" w:hAnsi="Calibri"/>
                <w:color w:val="393939"/>
                <w:sz w:val="21"/>
                <w:szCs w:val="21"/>
              </w:rPr>
            </w:pPr>
            <w:r w:rsidRPr="000D27B3">
              <w:rPr>
                <w:rFonts w:ascii="Calibri" w:hAnsi="Calibri"/>
                <w:color w:val="393939"/>
                <w:sz w:val="21"/>
                <w:szCs w:val="21"/>
              </w:rPr>
              <w:t>jonathan.berry@worldpay.com</w:t>
            </w:r>
          </w:p>
        </w:tc>
        <w:tc>
          <w:tcPr>
            <w:tcW w:w="3000" w:type="dxa"/>
          </w:tcPr>
          <w:p w:rsidR="009A2F9E" w:rsidRPr="00101866" w:rsidRDefault="000D27B3" w:rsidP="007A4214">
            <w:pPr>
              <w:ind w:left="1080"/>
              <w:rPr>
                <w:rFonts w:ascii="Calibri" w:hAnsi="Calibri"/>
                <w:color w:val="393939"/>
                <w:sz w:val="21"/>
                <w:szCs w:val="21"/>
              </w:rPr>
            </w:pPr>
            <w:r w:rsidRPr="00101866">
              <w:rPr>
                <w:rFonts w:ascii="Calibri" w:hAnsi="Calibri"/>
                <w:color w:val="393939"/>
                <w:sz w:val="21"/>
                <w:szCs w:val="21"/>
              </w:rPr>
              <w:t>Secondary</w:t>
            </w:r>
          </w:p>
        </w:tc>
      </w:tr>
    </w:tbl>
    <w:p w:rsidR="00915C7A" w:rsidRDefault="00915C7A">
      <w:pPr>
        <w:rPr>
          <w:rFonts w:asciiTheme="majorHAnsi" w:eastAsiaTheme="majorEastAsia" w:hAnsiTheme="majorHAnsi" w:cstheme="majorBidi"/>
          <w:b/>
          <w:bCs/>
          <w:color w:val="365F91" w:themeColor="accent1" w:themeShade="BF"/>
          <w:sz w:val="24"/>
          <w:szCs w:val="24"/>
        </w:rPr>
      </w:pPr>
    </w:p>
    <w:p w:rsidR="00D3375A" w:rsidRDefault="00361A69" w:rsidP="002A1923">
      <w:pPr>
        <w:pStyle w:val="Heading1"/>
        <w:numPr>
          <w:ilvl w:val="0"/>
          <w:numId w:val="48"/>
        </w:numPr>
      </w:pPr>
      <w:bookmarkStart w:id="418" w:name="_Toc8306109"/>
      <w:bookmarkEnd w:id="416"/>
      <w:bookmarkEnd w:id="417"/>
      <w:r>
        <w:t>USER GUIDE</w:t>
      </w:r>
      <w:bookmarkEnd w:id="418"/>
    </w:p>
    <w:p w:rsidR="00156710" w:rsidRDefault="00156710" w:rsidP="00EB47BC">
      <w:pPr>
        <w:pStyle w:val="dmcFlietext"/>
        <w:ind w:left="1416"/>
      </w:pPr>
    </w:p>
    <w:p w:rsidR="002A1923" w:rsidRPr="002A1923" w:rsidRDefault="002A1923">
      <w:pPr>
        <w:pStyle w:val="ListParagraph"/>
        <w:numPr>
          <w:ilvl w:val="0"/>
          <w:numId w:val="97"/>
        </w:numPr>
        <w:pBdr>
          <w:bottom w:val="single" w:sz="4" w:space="1" w:color="auto"/>
        </w:pBdr>
        <w:spacing w:before="200" w:after="0"/>
        <w:contextualSpacing w:val="0"/>
        <w:outlineLvl w:val="1"/>
        <w:rPr>
          <w:rFonts w:ascii="Tw Cen MT Condensed" w:eastAsiaTheme="majorEastAsia" w:hAnsi="Tw Cen MT Condensed" w:cs="Times New Roman"/>
          <w:b/>
          <w:bCs/>
          <w:vanish/>
          <w:color w:val="000000" w:themeColor="text1"/>
          <w:sz w:val="28"/>
          <w:szCs w:val="28"/>
        </w:rPr>
        <w:pPrChange w:id="419" w:author="Karthick Nagarajan" w:date="2018-12-19T11:33:00Z">
          <w:pPr>
            <w:pStyle w:val="ListParagraph"/>
            <w:numPr>
              <w:numId w:val="68"/>
            </w:numPr>
            <w:pBdr>
              <w:bottom w:val="single" w:sz="4" w:space="1" w:color="auto"/>
            </w:pBdr>
            <w:spacing w:before="200" w:after="0"/>
            <w:ind w:left="510" w:hanging="510"/>
            <w:contextualSpacing w:val="0"/>
            <w:outlineLvl w:val="1"/>
          </w:pPr>
        </w:pPrChange>
      </w:pPr>
      <w:bookmarkStart w:id="420" w:name="_Toc514075486"/>
      <w:bookmarkStart w:id="421" w:name="_Toc517950289"/>
      <w:bookmarkStart w:id="422" w:name="_Toc8294024"/>
      <w:bookmarkStart w:id="423" w:name="_Toc8305835"/>
      <w:bookmarkStart w:id="424" w:name="_Toc8306110"/>
      <w:bookmarkEnd w:id="420"/>
      <w:bookmarkEnd w:id="421"/>
      <w:bookmarkEnd w:id="422"/>
      <w:bookmarkEnd w:id="423"/>
      <w:bookmarkEnd w:id="424"/>
    </w:p>
    <w:p w:rsidR="00D11851" w:rsidRDefault="00361A69">
      <w:pPr>
        <w:pStyle w:val="Heading2"/>
        <w:numPr>
          <w:ilvl w:val="1"/>
          <w:numId w:val="97"/>
        </w:numPr>
        <w:pPrChange w:id="425" w:author="Karthick Nagarajan" w:date="2018-12-19T11:33:00Z">
          <w:pPr>
            <w:pStyle w:val="Heading2"/>
            <w:numPr>
              <w:ilvl w:val="1"/>
              <w:numId w:val="68"/>
            </w:numPr>
            <w:ind w:left="1770" w:hanging="510"/>
          </w:pPr>
        </w:pPrChange>
      </w:pPr>
      <w:bookmarkStart w:id="426" w:name="_Toc8306111"/>
      <w:r>
        <w:t>ROLES, RESPONSIBILITIES</w:t>
      </w:r>
      <w:bookmarkEnd w:id="426"/>
    </w:p>
    <w:p w:rsidR="00AD7BF6" w:rsidRPr="00AD7BF6" w:rsidRDefault="00AF55D4" w:rsidP="00413F39">
      <w:pPr>
        <w:ind w:left="1080"/>
        <w:rPr>
          <w:rStyle w:val="SubtleEmphasis"/>
          <w:b/>
          <w:i w:val="0"/>
          <w:color w:val="808080" w:themeColor="background1" w:themeShade="80"/>
          <w:sz w:val="18"/>
          <w:szCs w:val="18"/>
        </w:rPr>
      </w:pPr>
      <w:r w:rsidRPr="00413F39">
        <w:rPr>
          <w:rFonts w:ascii="Calibri" w:hAnsi="Calibri"/>
          <w:color w:val="393939"/>
          <w:sz w:val="21"/>
          <w:szCs w:val="21"/>
        </w:rPr>
        <w:t>Typically,</w:t>
      </w:r>
      <w:r w:rsidR="00F1428E" w:rsidRPr="00413F39">
        <w:rPr>
          <w:rFonts w:ascii="Calibri" w:hAnsi="Calibri"/>
          <w:color w:val="393939"/>
          <w:sz w:val="21"/>
          <w:szCs w:val="21"/>
        </w:rPr>
        <w:t xml:space="preserve"> </w:t>
      </w:r>
      <w:proofErr w:type="gramStart"/>
      <w:r w:rsidR="00F1428E" w:rsidRPr="00413F39">
        <w:rPr>
          <w:rFonts w:ascii="Calibri" w:hAnsi="Calibri"/>
          <w:color w:val="393939"/>
          <w:sz w:val="21"/>
          <w:szCs w:val="21"/>
        </w:rPr>
        <w:t>most of the integration works is done by the backend developer</w:t>
      </w:r>
      <w:proofErr w:type="gramEnd"/>
      <w:r w:rsidR="00F1428E" w:rsidRPr="00413F39">
        <w:rPr>
          <w:rFonts w:ascii="Calibri" w:hAnsi="Calibri"/>
          <w:color w:val="393939"/>
          <w:sz w:val="21"/>
          <w:szCs w:val="21"/>
        </w:rPr>
        <w:t xml:space="preserve">. We expect that the person doing this integration is familiar with the web service, xml processing and has hands on experience with the </w:t>
      </w:r>
      <w:r w:rsidR="006606B7">
        <w:rPr>
          <w:rFonts w:ascii="Calibri" w:hAnsi="Calibri"/>
          <w:color w:val="393939"/>
          <w:sz w:val="21"/>
          <w:szCs w:val="21"/>
        </w:rPr>
        <w:t>SFCC</w:t>
      </w:r>
      <w:r w:rsidR="00F1428E" w:rsidRPr="00413F39">
        <w:rPr>
          <w:rFonts w:ascii="Calibri" w:hAnsi="Calibri"/>
          <w:color w:val="393939"/>
          <w:sz w:val="21"/>
          <w:szCs w:val="21"/>
        </w:rPr>
        <w:t xml:space="preserve"> platform</w:t>
      </w:r>
    </w:p>
    <w:p w:rsidR="008149B2" w:rsidRDefault="00361A69">
      <w:pPr>
        <w:pStyle w:val="Heading2"/>
        <w:numPr>
          <w:ilvl w:val="1"/>
          <w:numId w:val="97"/>
        </w:numPr>
        <w:pPrChange w:id="427" w:author="Karthick Nagarajan" w:date="2018-12-19T11:33:00Z">
          <w:pPr>
            <w:pStyle w:val="Heading2"/>
            <w:numPr>
              <w:ilvl w:val="1"/>
              <w:numId w:val="68"/>
            </w:numPr>
            <w:ind w:left="1770" w:hanging="510"/>
          </w:pPr>
        </w:pPrChange>
      </w:pPr>
      <w:bookmarkStart w:id="428" w:name="_Toc8306112"/>
      <w:bookmarkStart w:id="429" w:name="_Toc265049819"/>
      <w:r>
        <w:t>BUSINESS MANAGER</w:t>
      </w:r>
      <w:bookmarkEnd w:id="428"/>
    </w:p>
    <w:p w:rsidR="005D2D2F" w:rsidRDefault="005D2D2F" w:rsidP="00AD1982">
      <w:pPr>
        <w:pStyle w:val="Standard1"/>
        <w:ind w:left="1080"/>
        <w:rPr>
          <w:color w:val="808080" w:themeColor="background1" w:themeShade="80"/>
          <w:sz w:val="18"/>
          <w:szCs w:val="18"/>
        </w:rPr>
      </w:pPr>
    </w:p>
    <w:p w:rsidR="000148FB" w:rsidRDefault="000148FB" w:rsidP="000148FB">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Pr>
          <w:rFonts w:ascii="Trebuchet MS" w:hAnsi="Trebuchet MS"/>
          <w:b/>
          <w:i/>
          <w:iCs/>
          <w:color w:val="808080" w:themeColor="background1" w:themeShade="80"/>
          <w:sz w:val="18"/>
          <w:szCs w:val="18"/>
        </w:rPr>
        <w:t xml:space="preserve"> [As changes required for storefront </w:t>
      </w:r>
      <w:proofErr w:type="gramStart"/>
      <w:r>
        <w:rPr>
          <w:rFonts w:ascii="Trebuchet MS" w:hAnsi="Trebuchet MS"/>
          <w:b/>
          <w:i/>
          <w:iCs/>
          <w:color w:val="808080" w:themeColor="background1" w:themeShade="80"/>
          <w:sz w:val="18"/>
          <w:szCs w:val="18"/>
        </w:rPr>
        <w:t>has been already covered</w:t>
      </w:r>
      <w:proofErr w:type="gramEnd"/>
      <w:r>
        <w:rPr>
          <w:rFonts w:ascii="Trebuchet MS" w:hAnsi="Trebuchet MS"/>
          <w:b/>
          <w:i/>
          <w:iCs/>
          <w:color w:val="808080" w:themeColor="background1" w:themeShade="80"/>
          <w:sz w:val="18"/>
          <w:szCs w:val="18"/>
        </w:rPr>
        <w:t xml:space="preserve"> under setup section]</w:t>
      </w:r>
    </w:p>
    <w:p w:rsidR="00E9663B" w:rsidRPr="002D0E88" w:rsidRDefault="00E9663B" w:rsidP="000148FB">
      <w:pPr>
        <w:ind w:left="1080"/>
        <w:rPr>
          <w:rFonts w:ascii="Trebuchet MS" w:hAnsi="Trebuchet MS"/>
          <w:i/>
          <w:iCs/>
          <w:color w:val="808080" w:themeColor="background1" w:themeShade="80"/>
          <w:sz w:val="18"/>
          <w:szCs w:val="18"/>
        </w:rPr>
      </w:pPr>
    </w:p>
    <w:p w:rsidR="00C91051" w:rsidRDefault="00361A69">
      <w:pPr>
        <w:pStyle w:val="Heading2"/>
        <w:numPr>
          <w:ilvl w:val="1"/>
          <w:numId w:val="97"/>
        </w:numPr>
        <w:pPrChange w:id="430" w:author="Karthick Nagarajan" w:date="2018-12-19T11:33:00Z">
          <w:pPr>
            <w:pStyle w:val="Heading2"/>
            <w:numPr>
              <w:ilvl w:val="1"/>
              <w:numId w:val="68"/>
            </w:numPr>
            <w:ind w:left="1770" w:hanging="510"/>
          </w:pPr>
        </w:pPrChange>
      </w:pPr>
      <w:bookmarkStart w:id="431" w:name="_Toc8306113"/>
      <w:bookmarkStart w:id="432" w:name="_Toc279703497"/>
      <w:bookmarkStart w:id="433" w:name="_Toc279703590"/>
      <w:bookmarkEnd w:id="429"/>
      <w:r>
        <w:t>STOREFRONT FUNCTIONALITY</w:t>
      </w:r>
      <w:bookmarkEnd w:id="431"/>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402E5A" w:rsidRDefault="005E4EC7" w:rsidP="002D0E88">
      <w:pPr>
        <w:ind w:left="1080"/>
        <w:rPr>
          <w:rFonts w:ascii="Trebuchet MS" w:hAnsi="Trebuchet MS"/>
          <w:b/>
          <w:i/>
          <w:iCs/>
          <w:color w:val="808080" w:themeColor="background1" w:themeShade="80"/>
          <w:sz w:val="18"/>
          <w:szCs w:val="18"/>
        </w:rPr>
      </w:pPr>
      <w:r w:rsidRPr="005E4EC7">
        <w:rPr>
          <w:rFonts w:ascii="Trebuchet MS" w:hAnsi="Trebuchet MS"/>
          <w:b/>
          <w:i/>
          <w:iCs/>
          <w:color w:val="808080" w:themeColor="background1" w:themeShade="80"/>
          <w:sz w:val="18"/>
          <w:szCs w:val="18"/>
        </w:rPr>
        <w:t>NA</w:t>
      </w:r>
      <w:r w:rsidR="008777C6">
        <w:rPr>
          <w:rFonts w:ascii="Trebuchet MS" w:hAnsi="Trebuchet MS"/>
          <w:b/>
          <w:i/>
          <w:iCs/>
          <w:color w:val="808080" w:themeColor="background1" w:themeShade="80"/>
          <w:sz w:val="18"/>
          <w:szCs w:val="18"/>
        </w:rPr>
        <w:t xml:space="preserve"> [As changes required for storefront </w:t>
      </w:r>
      <w:proofErr w:type="gramStart"/>
      <w:r w:rsidR="008777C6">
        <w:rPr>
          <w:rFonts w:ascii="Trebuchet MS" w:hAnsi="Trebuchet MS"/>
          <w:b/>
          <w:i/>
          <w:iCs/>
          <w:color w:val="808080" w:themeColor="background1" w:themeShade="80"/>
          <w:sz w:val="18"/>
          <w:szCs w:val="18"/>
        </w:rPr>
        <w:t>has been already covered</w:t>
      </w:r>
      <w:proofErr w:type="gramEnd"/>
      <w:r w:rsidR="008777C6">
        <w:rPr>
          <w:rFonts w:ascii="Trebuchet MS" w:hAnsi="Trebuchet MS"/>
          <w:b/>
          <w:i/>
          <w:iCs/>
          <w:color w:val="808080" w:themeColor="background1" w:themeShade="80"/>
          <w:sz w:val="18"/>
          <w:szCs w:val="18"/>
        </w:rPr>
        <w:t xml:space="preserve"> under setup section]</w:t>
      </w:r>
    </w:p>
    <w:p w:rsidR="00730F1F" w:rsidRPr="00A01545" w:rsidRDefault="00730F1F" w:rsidP="00FE6FC4">
      <w:pPr>
        <w:rPr>
          <w:ins w:id="434" w:author="Karthick Nagarajan" w:date="2019-01-03T17:01:00Z"/>
          <w:rPrChange w:id="435" w:author="Karthick Nagarajan" w:date="2019-01-03T17:06:00Z">
            <w:rPr>
              <w:ins w:id="436" w:author="Karthick Nagarajan" w:date="2019-01-03T17:01:00Z"/>
              <w:rFonts w:ascii="Times New Roman" w:eastAsia="Times New Roman" w:hAnsi="Times New Roman" w:cs="Times New Roman"/>
              <w:sz w:val="24"/>
              <w:szCs w:val="24"/>
            </w:rPr>
          </w:rPrChange>
        </w:rPr>
      </w:pPr>
    </w:p>
    <w:p w:rsidR="00FE6FC4" w:rsidRPr="00C86D4C" w:rsidRDefault="00FE6FC4" w:rsidP="002E5E15">
      <w:pPr>
        <w:ind w:left="372" w:firstLine="708"/>
      </w:pPr>
    </w:p>
    <w:p w:rsidR="00161A03" w:rsidRDefault="008E13ED">
      <w:pPr>
        <w:pStyle w:val="Heading1"/>
        <w:numPr>
          <w:ilvl w:val="0"/>
          <w:numId w:val="80"/>
        </w:numPr>
        <w:pPrChange w:id="437" w:author="Karthick Nagarajan" w:date="2019-01-04T15:29:00Z">
          <w:pPr>
            <w:pStyle w:val="Heading1"/>
            <w:numPr>
              <w:numId w:val="48"/>
            </w:numPr>
            <w:ind w:left="630" w:hanging="360"/>
          </w:pPr>
        </w:pPrChange>
      </w:pPr>
      <w:bookmarkStart w:id="438" w:name="_Toc8306114"/>
      <w:bookmarkEnd w:id="432"/>
      <w:bookmarkEnd w:id="433"/>
      <w:r>
        <w:t>KNOWN ISSUES</w:t>
      </w:r>
      <w:bookmarkEnd w:id="438"/>
    </w:p>
    <w:p w:rsidR="006D4F9A" w:rsidRPr="006D4F9A" w:rsidRDefault="006D4F9A" w:rsidP="006D4F9A"/>
    <w:p w:rsidR="00E174A4" w:rsidRDefault="00E174A4" w:rsidP="001D18BD">
      <w:pPr>
        <w:spacing w:after="0" w:line="240" w:lineRule="auto"/>
        <w:ind w:left="360"/>
        <w:rPr>
          <w:rFonts w:ascii="Trebuchet MS" w:hAnsi="Trebuchet MS"/>
          <w:i/>
          <w:iCs/>
          <w:color w:val="808080" w:themeColor="background1" w:themeShade="80"/>
          <w:sz w:val="18"/>
          <w:szCs w:val="18"/>
        </w:rPr>
      </w:pPr>
      <w:bookmarkStart w:id="439" w:name="_Toc279703500"/>
      <w:bookmarkStart w:id="440" w:name="_Toc279703593"/>
    </w:p>
    <w:p w:rsidR="001D18BD" w:rsidRPr="00E174A4" w:rsidRDefault="00E174A4" w:rsidP="00B761DF">
      <w:pPr>
        <w:pStyle w:val="ListParagraph"/>
        <w:numPr>
          <w:ilvl w:val="0"/>
          <w:numId w:val="40"/>
        </w:numPr>
        <w:spacing w:after="0" w:line="240" w:lineRule="auto"/>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t xml:space="preserve">Worldpay Notify URL and Worldpay notifyupdate URL </w:t>
      </w:r>
      <w:proofErr w:type="gramStart"/>
      <w:r>
        <w:rPr>
          <w:rFonts w:ascii="Trebuchet MS" w:hAnsi="Trebuchet MS"/>
          <w:i/>
          <w:iCs/>
          <w:color w:val="808080" w:themeColor="background1" w:themeShade="80"/>
          <w:sz w:val="18"/>
          <w:szCs w:val="18"/>
        </w:rPr>
        <w:t>are exposed</w:t>
      </w:r>
      <w:proofErr w:type="gramEnd"/>
      <w:r>
        <w:rPr>
          <w:rFonts w:ascii="Trebuchet MS" w:hAnsi="Trebuchet MS"/>
          <w:i/>
          <w:iCs/>
          <w:color w:val="808080" w:themeColor="background1" w:themeShade="80"/>
          <w:sz w:val="18"/>
          <w:szCs w:val="18"/>
        </w:rPr>
        <w:t xml:space="preserve"> as public; there is no security check available like MAC security check. As there </w:t>
      </w:r>
      <w:proofErr w:type="gramStart"/>
      <w:r>
        <w:rPr>
          <w:rFonts w:ascii="Trebuchet MS" w:hAnsi="Trebuchet MS"/>
          <w:i/>
          <w:iCs/>
          <w:color w:val="808080" w:themeColor="background1" w:themeShade="80"/>
          <w:sz w:val="18"/>
          <w:szCs w:val="18"/>
        </w:rPr>
        <w:t>is</w:t>
      </w:r>
      <w:proofErr w:type="gramEnd"/>
      <w:r>
        <w:rPr>
          <w:rFonts w:ascii="Trebuchet MS" w:hAnsi="Trebuchet MS"/>
          <w:i/>
          <w:iCs/>
          <w:color w:val="808080" w:themeColor="background1" w:themeShade="80"/>
          <w:sz w:val="18"/>
          <w:szCs w:val="18"/>
        </w:rPr>
        <w:t xml:space="preserve"> no such data sent from </w:t>
      </w:r>
      <w:r w:rsidR="00C04461">
        <w:rPr>
          <w:rFonts w:ascii="Trebuchet MS" w:hAnsi="Trebuchet MS"/>
          <w:i/>
          <w:iCs/>
          <w:color w:val="808080" w:themeColor="background1" w:themeShade="80"/>
          <w:sz w:val="18"/>
          <w:szCs w:val="18"/>
        </w:rPr>
        <w:t>Worldpay</w:t>
      </w:r>
      <w:r>
        <w:rPr>
          <w:rFonts w:ascii="Trebuchet MS" w:hAnsi="Trebuchet MS"/>
          <w:i/>
          <w:iCs/>
          <w:color w:val="808080" w:themeColor="background1" w:themeShade="80"/>
          <w:sz w:val="18"/>
          <w:szCs w:val="18"/>
        </w:rPr>
        <w:t xml:space="preserve"> to validate. To provide some level of security we have applied IP level validated to the URL.  Merchants must ensure that they have applied proper security on these URL’s.</w:t>
      </w:r>
    </w:p>
    <w:p w:rsidR="003758D0" w:rsidRDefault="003758D0">
      <w:pPr>
        <w:rPr>
          <w:rFonts w:asciiTheme="majorHAnsi" w:hAnsiTheme="majorHAnsi"/>
          <w:b/>
          <w:color w:val="000000" w:themeColor="text1"/>
          <w:sz w:val="32"/>
          <w:szCs w:val="32"/>
        </w:rPr>
      </w:pPr>
      <w:r>
        <w:br w:type="page"/>
      </w:r>
    </w:p>
    <w:p w:rsidR="00762BB0" w:rsidRDefault="008E13ED">
      <w:pPr>
        <w:pStyle w:val="Heading1"/>
        <w:numPr>
          <w:ilvl w:val="0"/>
          <w:numId w:val="80"/>
        </w:numPr>
        <w:pPrChange w:id="441" w:author="Karthick Nagarajan" w:date="2019-01-04T15:29:00Z">
          <w:pPr>
            <w:pStyle w:val="Heading1"/>
            <w:numPr>
              <w:numId w:val="48"/>
            </w:numPr>
            <w:ind w:left="630" w:hanging="360"/>
          </w:pPr>
        </w:pPrChange>
      </w:pPr>
      <w:bookmarkStart w:id="442" w:name="_Toc8306115"/>
      <w:bookmarkEnd w:id="439"/>
      <w:bookmarkEnd w:id="440"/>
      <w:r>
        <w:lastRenderedPageBreak/>
        <w:t>RELEASE HISTORY</w:t>
      </w:r>
      <w:bookmarkEnd w:id="442"/>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bookmarkStart w:id="443" w:name="_Toc279703501"/>
      <w:bookmarkStart w:id="444"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7"/>
        <w:gridCol w:w="1613"/>
        <w:gridCol w:w="6088"/>
      </w:tblGrid>
      <w:tr w:rsidR="00CC66E1" w:rsidRPr="00CC66E1" w:rsidTr="00101866">
        <w:tc>
          <w:tcPr>
            <w:tcW w:w="1657"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13"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088"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101866">
        <w:tc>
          <w:tcPr>
            <w:tcW w:w="1657" w:type="dxa"/>
            <w:tcMar>
              <w:top w:w="58" w:type="dxa"/>
              <w:left w:w="115" w:type="dxa"/>
              <w:right w:w="115" w:type="dxa"/>
            </w:tcMar>
          </w:tcPr>
          <w:p w:rsidR="00CC66E1" w:rsidRPr="00101866" w:rsidRDefault="00A33E2B" w:rsidP="00CC66E1">
            <w:pPr>
              <w:pStyle w:val="BodyText"/>
              <w:keepNext/>
              <w:rPr>
                <w:rFonts w:ascii="Trebuchet MS" w:hAnsi="Trebuchet MS"/>
                <w:sz w:val="18"/>
                <w:szCs w:val="18"/>
              </w:rPr>
            </w:pPr>
            <w:r w:rsidRPr="00101866">
              <w:rPr>
                <w:rFonts w:ascii="Trebuchet MS" w:hAnsi="Trebuchet MS"/>
                <w:sz w:val="18"/>
                <w:szCs w:val="18"/>
              </w:rPr>
              <w:t>1</w:t>
            </w:r>
            <w:r w:rsidR="00E80AE9" w:rsidRPr="00101866">
              <w:rPr>
                <w:rFonts w:ascii="Trebuchet MS" w:hAnsi="Trebuchet MS"/>
                <w:sz w:val="18"/>
                <w:szCs w:val="18"/>
              </w:rPr>
              <w:t>8.1.0</w:t>
            </w:r>
          </w:p>
        </w:tc>
        <w:tc>
          <w:tcPr>
            <w:tcW w:w="1613" w:type="dxa"/>
            <w:tcMar>
              <w:top w:w="58" w:type="dxa"/>
              <w:left w:w="115" w:type="dxa"/>
              <w:right w:w="115" w:type="dxa"/>
            </w:tcMar>
          </w:tcPr>
          <w:p w:rsidR="00CC66E1" w:rsidRPr="00101866" w:rsidRDefault="00E80AE9" w:rsidP="00C95381">
            <w:pPr>
              <w:pStyle w:val="BodyText"/>
              <w:keepNext/>
              <w:rPr>
                <w:rFonts w:ascii="Trebuchet MS" w:hAnsi="Trebuchet MS"/>
                <w:sz w:val="18"/>
                <w:szCs w:val="18"/>
              </w:rPr>
            </w:pPr>
            <w:r w:rsidRPr="00101866">
              <w:rPr>
                <w:rFonts w:ascii="Trebuchet MS" w:hAnsi="Trebuchet MS"/>
                <w:sz w:val="18"/>
                <w:szCs w:val="18"/>
              </w:rPr>
              <w:t>15</w:t>
            </w:r>
            <w:r w:rsidR="00C95381" w:rsidRPr="00101866">
              <w:rPr>
                <w:rFonts w:ascii="Trebuchet MS" w:hAnsi="Trebuchet MS"/>
                <w:sz w:val="18"/>
                <w:szCs w:val="18"/>
              </w:rPr>
              <w:t>-0</w:t>
            </w:r>
            <w:r w:rsidRPr="00101866">
              <w:rPr>
                <w:rFonts w:ascii="Trebuchet MS" w:hAnsi="Trebuchet MS"/>
                <w:sz w:val="18"/>
                <w:szCs w:val="18"/>
              </w:rPr>
              <w:t>5</w:t>
            </w:r>
            <w:r w:rsidR="00C95381" w:rsidRPr="00101866">
              <w:rPr>
                <w:rFonts w:ascii="Trebuchet MS" w:hAnsi="Trebuchet MS"/>
                <w:sz w:val="18"/>
                <w:szCs w:val="18"/>
              </w:rPr>
              <w:t>-201</w:t>
            </w:r>
            <w:r w:rsidRPr="00101866">
              <w:rPr>
                <w:rFonts w:ascii="Trebuchet MS" w:hAnsi="Trebuchet MS"/>
                <w:sz w:val="18"/>
                <w:szCs w:val="18"/>
              </w:rPr>
              <w:t>8</w:t>
            </w:r>
          </w:p>
        </w:tc>
        <w:tc>
          <w:tcPr>
            <w:tcW w:w="6088" w:type="dxa"/>
            <w:tcMar>
              <w:top w:w="58" w:type="dxa"/>
              <w:left w:w="115" w:type="dxa"/>
              <w:right w:w="115" w:type="dxa"/>
            </w:tcMar>
          </w:tcPr>
          <w:p w:rsidR="00CC66E1" w:rsidRPr="00101866" w:rsidRDefault="002931CE" w:rsidP="00101866">
            <w:pPr>
              <w:pStyle w:val="BodyText"/>
              <w:keepNext/>
              <w:rPr>
                <w:rFonts w:ascii="Trebuchet MS" w:hAnsi="Trebuchet MS"/>
                <w:sz w:val="18"/>
                <w:szCs w:val="18"/>
              </w:rPr>
            </w:pPr>
            <w:r w:rsidRPr="00101866">
              <w:rPr>
                <w:rFonts w:ascii="Trebuchet MS" w:hAnsi="Trebuchet MS"/>
                <w:sz w:val="18"/>
                <w:szCs w:val="18"/>
              </w:rPr>
              <w:t>Initial Release –</w:t>
            </w:r>
            <w:r w:rsidR="00E80AE9" w:rsidRPr="00101866">
              <w:rPr>
                <w:rFonts w:ascii="Trebuchet MS" w:hAnsi="Trebuchet MS"/>
                <w:sz w:val="18"/>
                <w:szCs w:val="18"/>
              </w:rPr>
              <w:t>MFRA C</w:t>
            </w:r>
            <w:r w:rsidRPr="00101866">
              <w:rPr>
                <w:rFonts w:ascii="Trebuchet MS" w:hAnsi="Trebuchet MS"/>
                <w:sz w:val="18"/>
                <w:szCs w:val="18"/>
              </w:rPr>
              <w:t>ompatible</w:t>
            </w:r>
          </w:p>
        </w:tc>
      </w:tr>
      <w:bookmarkEnd w:id="443"/>
      <w:bookmarkEnd w:id="444"/>
    </w:tbl>
    <w:p w:rsidR="002931CE" w:rsidRDefault="002931CE" w:rsidP="00A01545">
      <w:pPr>
        <w:pStyle w:val="dmcNummerierung"/>
        <w:numPr>
          <w:ilvl w:val="0"/>
          <w:numId w:val="0"/>
        </w:numPr>
        <w:spacing w:line="240" w:lineRule="exact"/>
      </w:pPr>
      <w:r>
        <w:br w:type="page"/>
      </w:r>
    </w:p>
    <w:p w:rsidR="002931CE" w:rsidRDefault="00DB40B2" w:rsidP="002931CE">
      <w:pPr>
        <w:pStyle w:val="Heading1"/>
        <w:ind w:left="432" w:hanging="432"/>
      </w:pPr>
      <w:bookmarkStart w:id="445" w:name="_Toc405997387"/>
      <w:bookmarkStart w:id="446" w:name="_Toc8306116"/>
      <w:r>
        <w:rPr>
          <w:b w:val="0"/>
          <w:bCs w:val="0"/>
        </w:rPr>
        <w:lastRenderedPageBreak/>
        <w:t>APPENDIX</w:t>
      </w:r>
      <w:r>
        <w:t xml:space="preserve"> </w:t>
      </w:r>
      <w:r w:rsidR="002931CE">
        <w:t xml:space="preserve">A: APM/Card </w:t>
      </w:r>
      <w:r w:rsidR="000170E7">
        <w:t>mapping</w:t>
      </w:r>
      <w:r w:rsidR="002931CE">
        <w:t xml:space="preserve"> keys</w:t>
      </w:r>
      <w:bookmarkEnd w:id="445"/>
      <w:bookmarkEnd w:id="446"/>
    </w:p>
    <w:p w:rsidR="002931CE" w:rsidRPr="00DC0122" w:rsidRDefault="002931CE" w:rsidP="002931CE"/>
    <w:p w:rsidR="002931CE" w:rsidRDefault="002931CE" w:rsidP="002931CE">
      <w:r>
        <w:t>Supported Cards Mapping table:</w:t>
      </w:r>
    </w:p>
    <w:tbl>
      <w:tblPr>
        <w:tblW w:w="7340" w:type="dxa"/>
        <w:tblInd w:w="93" w:type="dxa"/>
        <w:tblLook w:val="04A0" w:firstRow="1" w:lastRow="0" w:firstColumn="1" w:lastColumn="0" w:noHBand="0" w:noVBand="1"/>
      </w:tblPr>
      <w:tblGrid>
        <w:gridCol w:w="2620"/>
        <w:gridCol w:w="2180"/>
        <w:gridCol w:w="2540"/>
      </w:tblGrid>
      <w:tr w:rsidR="002931CE" w:rsidRPr="007F5475" w:rsidTr="002931CE">
        <w:trPr>
          <w:trHeight w:val="51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Card Name</w:t>
            </w:r>
          </w:p>
        </w:tc>
        <w:tc>
          <w:tcPr>
            <w:tcW w:w="2180" w:type="dxa"/>
            <w:tcBorders>
              <w:top w:val="single" w:sz="8" w:space="0" w:color="auto"/>
              <w:left w:val="nil"/>
              <w:bottom w:val="single" w:sz="8" w:space="0" w:color="auto"/>
              <w:right w:val="single" w:sz="4"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c>
          <w:tcPr>
            <w:tcW w:w="254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Test card number</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AIRPLUS-SSL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122000000000003</w:t>
            </w:r>
          </w:p>
        </w:tc>
      </w:tr>
      <w:tr w:rsidR="002931CE" w:rsidRPr="007F5475" w:rsidTr="002931CE">
        <w:trPr>
          <w:trHeight w:val="40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American Express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AMEX-SSL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34343434343434</w:t>
            </w:r>
          </w:p>
        </w:tc>
      </w:tr>
      <w:tr w:rsidR="002931CE" w:rsidRPr="007F5475" w:rsidTr="002931CE">
        <w:trPr>
          <w:trHeight w:val="42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Dankort</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B3466C" w:rsidP="002931CE">
            <w:pPr>
              <w:spacing w:after="0" w:line="240" w:lineRule="auto"/>
              <w:rPr>
                <w:rFonts w:ascii="Calibri" w:eastAsia="Times New Roman" w:hAnsi="Calibri" w:cs="Times New Roman"/>
                <w:color w:val="000000"/>
              </w:rPr>
            </w:pPr>
            <w:hyperlink r:id="rId57" w:anchor="ElementDef161" w:tgtFrame="right" w:history="1">
              <w:r w:rsidR="002931CE" w:rsidRPr="007F5475">
                <w:rPr>
                  <w:rFonts w:ascii="Calibri" w:eastAsia="Times New Roman" w:hAnsi="Calibri" w:cs="Times New Roman"/>
                  <w:color w:val="000000"/>
                </w:rPr>
                <w:t>DANKORT-SSL</w:t>
              </w:r>
            </w:hyperlink>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5019717010103742</w:t>
            </w:r>
          </w:p>
        </w:tc>
      </w:tr>
      <w:tr w:rsidR="002931CE" w:rsidRPr="007F5475" w:rsidTr="00101866">
        <w:trPr>
          <w:trHeight w:val="39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DINERS-SSL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B225B6">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36700102000000 </w:t>
            </w:r>
            <w:r w:rsidRPr="007F5475">
              <w:rPr>
                <w:rFonts w:ascii="Calibri" w:eastAsia="Times New Roman" w:hAnsi="Calibri" w:cs="Times New Roman"/>
                <w:color w:val="000000"/>
              </w:rPr>
              <w:br/>
            </w:r>
          </w:p>
        </w:tc>
      </w:tr>
      <w:tr w:rsidR="002931CE" w:rsidRPr="007F5475" w:rsidTr="002931CE">
        <w:trPr>
          <w:trHeight w:val="45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 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DISCOVER-SSL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6011000400000000</w:t>
            </w:r>
          </w:p>
        </w:tc>
      </w:tr>
      <w:tr w:rsidR="002931CE" w:rsidRPr="007F5475" w:rsidTr="002931CE">
        <w:trPr>
          <w:trHeight w:val="48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JCB-SSL</w:t>
            </w:r>
          </w:p>
        </w:tc>
        <w:tc>
          <w:tcPr>
            <w:tcW w:w="2540" w:type="dxa"/>
            <w:tcBorders>
              <w:top w:val="nil"/>
              <w:left w:val="nil"/>
              <w:bottom w:val="single" w:sz="4" w:space="0" w:color="auto"/>
              <w:right w:val="single" w:sz="8" w:space="0" w:color="auto"/>
            </w:tcBorders>
            <w:shd w:val="clear" w:color="auto" w:fill="auto"/>
            <w:noWrap/>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3528000700000000</w:t>
            </w:r>
          </w:p>
        </w:tc>
      </w:tr>
      <w:tr w:rsidR="002931CE" w:rsidRPr="007F5475" w:rsidTr="002931CE">
        <w:trPr>
          <w:trHeight w:val="615"/>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LASER-SSL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630495060000000000</w:t>
            </w:r>
            <w:r w:rsidRPr="007F5475">
              <w:rPr>
                <w:rFonts w:ascii="Calibri" w:eastAsia="Times New Roman" w:hAnsi="Calibri" w:cs="Times New Roman"/>
                <w:color w:val="000000"/>
              </w:rPr>
              <w:br/>
              <w:t>630490017740292441</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MAESTRO-SSL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6759649826438453,</w:t>
            </w:r>
            <w:r w:rsidRPr="007F5475">
              <w:rPr>
                <w:rFonts w:ascii="Calibri" w:eastAsia="Times New Roman" w:hAnsi="Calibri" w:cs="Times New Roman"/>
                <w:color w:val="000000"/>
              </w:rPr>
              <w:br/>
            </w:r>
            <w:r w:rsidR="00C80F6D" w:rsidRPr="008A0FEA">
              <w:rPr>
                <w:rFonts w:ascii="Calibri" w:eastAsia="Times New Roman" w:hAnsi="Calibri" w:cs="Times New Roman"/>
                <w:color w:val="000000"/>
              </w:rPr>
              <w:t>6799990100000000019</w:t>
            </w:r>
          </w:p>
        </w:tc>
      </w:tr>
      <w:tr w:rsidR="002931CE" w:rsidRPr="007F5475" w:rsidTr="002931CE">
        <w:trPr>
          <w:trHeight w:val="660"/>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MasterCard</w:t>
            </w:r>
          </w:p>
        </w:tc>
        <w:tc>
          <w:tcPr>
            <w:tcW w:w="2180" w:type="dxa"/>
            <w:tcBorders>
              <w:top w:val="nil"/>
              <w:left w:val="nil"/>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ECMC-SSL</w:t>
            </w:r>
          </w:p>
        </w:tc>
        <w:tc>
          <w:tcPr>
            <w:tcW w:w="2540" w:type="dxa"/>
            <w:tcBorders>
              <w:top w:val="nil"/>
              <w:left w:val="nil"/>
              <w:bottom w:val="single" w:sz="4"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5555555555554444,</w:t>
            </w:r>
            <w:r w:rsidRPr="007F5475">
              <w:rPr>
                <w:rFonts w:ascii="Calibri" w:eastAsia="Times New Roman" w:hAnsi="Calibri" w:cs="Times New Roman"/>
                <w:color w:val="000000"/>
              </w:rPr>
              <w:br/>
              <w:t>5454545454545454</w:t>
            </w:r>
          </w:p>
        </w:tc>
      </w:tr>
      <w:tr w:rsidR="002931CE" w:rsidRPr="007F5475" w:rsidTr="002931CE">
        <w:trPr>
          <w:trHeight w:val="615"/>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w:t>
            </w:r>
          </w:p>
        </w:tc>
        <w:tc>
          <w:tcPr>
            <w:tcW w:w="2180" w:type="dxa"/>
            <w:tcBorders>
              <w:top w:val="nil"/>
              <w:left w:val="nil"/>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VISA-SSL</w:t>
            </w:r>
          </w:p>
        </w:tc>
        <w:tc>
          <w:tcPr>
            <w:tcW w:w="2540" w:type="dxa"/>
            <w:tcBorders>
              <w:top w:val="nil"/>
              <w:left w:val="nil"/>
              <w:bottom w:val="single" w:sz="8" w:space="0" w:color="auto"/>
              <w:right w:val="single" w:sz="8" w:space="0" w:color="auto"/>
            </w:tcBorders>
            <w:shd w:val="clear" w:color="auto" w:fill="auto"/>
            <w:vAlign w:val="center"/>
            <w:hideMark/>
          </w:tcPr>
          <w:p w:rsidR="002931CE" w:rsidRPr="007F5475" w:rsidRDefault="002931CE" w:rsidP="002931CE">
            <w:pPr>
              <w:spacing w:after="0" w:line="240" w:lineRule="auto"/>
              <w:jc w:val="center"/>
              <w:rPr>
                <w:rFonts w:ascii="Calibri" w:eastAsia="Times New Roman" w:hAnsi="Calibri" w:cs="Times New Roman"/>
                <w:color w:val="000000"/>
              </w:rPr>
            </w:pPr>
            <w:r w:rsidRPr="007F5475">
              <w:rPr>
                <w:rFonts w:ascii="Calibri" w:eastAsia="Times New Roman" w:hAnsi="Calibri" w:cs="Times New Roman"/>
                <w:color w:val="000000"/>
              </w:rPr>
              <w:t xml:space="preserve">4444333322221111, </w:t>
            </w:r>
            <w:r w:rsidRPr="007F5475">
              <w:rPr>
                <w:rFonts w:ascii="Calibri" w:eastAsia="Times New Roman" w:hAnsi="Calibri" w:cs="Times New Roman"/>
                <w:color w:val="000000"/>
              </w:rPr>
              <w:br/>
              <w:t>4911830000000</w:t>
            </w:r>
          </w:p>
        </w:tc>
      </w:tr>
    </w:tbl>
    <w:p w:rsidR="002931CE" w:rsidRPr="00492E53" w:rsidRDefault="002931CE" w:rsidP="002931CE"/>
    <w:p w:rsidR="002931CE" w:rsidRDefault="002931CE" w:rsidP="002931CE">
      <w:r>
        <w:br w:type="page"/>
      </w:r>
    </w:p>
    <w:p w:rsidR="002931CE" w:rsidRDefault="002931CE" w:rsidP="002931CE">
      <w:r w:rsidRPr="002B218F">
        <w:lastRenderedPageBreak/>
        <w:t>Supported Payment Method Mapping table:</w:t>
      </w:r>
    </w:p>
    <w:tbl>
      <w:tblPr>
        <w:tblW w:w="4800" w:type="dxa"/>
        <w:tblInd w:w="93" w:type="dxa"/>
        <w:tblLook w:val="04A0" w:firstRow="1" w:lastRow="0" w:firstColumn="1" w:lastColumn="0" w:noHBand="0" w:noVBand="1"/>
      </w:tblPr>
      <w:tblGrid>
        <w:gridCol w:w="2620"/>
        <w:gridCol w:w="2180"/>
      </w:tblGrid>
      <w:tr w:rsidR="002931CE" w:rsidRPr="007F547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7F5475" w:rsidRDefault="00396F06" w:rsidP="002931CE">
            <w:pPr>
              <w:spacing w:after="0" w:line="240" w:lineRule="auto"/>
              <w:jc w:val="center"/>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t xml:space="preserve">Payment Method </w:t>
            </w:r>
            <w:r w:rsidR="002931CE" w:rsidRPr="007F5475">
              <w:rPr>
                <w:rFonts w:ascii="Cambria" w:eastAsia="Times New Roman" w:hAnsi="Cambria" w:cs="Times New Roman"/>
                <w:b/>
                <w:bCs/>
                <w:color w:val="000000"/>
                <w:sz w:val="24"/>
                <w:szCs w:val="24"/>
              </w:rPr>
              <w:t>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7F5475" w:rsidRDefault="002931CE" w:rsidP="002931CE">
            <w:pPr>
              <w:spacing w:after="0" w:line="240" w:lineRule="auto"/>
              <w:jc w:val="center"/>
              <w:rPr>
                <w:rFonts w:ascii="Cambria" w:eastAsia="Times New Roman" w:hAnsi="Cambria" w:cs="Times New Roman"/>
                <w:b/>
                <w:bCs/>
                <w:color w:val="000000"/>
                <w:sz w:val="24"/>
                <w:szCs w:val="24"/>
              </w:rPr>
            </w:pPr>
            <w:r w:rsidRPr="007F5475">
              <w:rPr>
                <w:rFonts w:ascii="Cambria" w:eastAsia="Times New Roman" w:hAnsi="Cambria" w:cs="Times New Roman"/>
                <w:b/>
                <w:bCs/>
                <w:color w:val="000000"/>
                <w:sz w:val="24"/>
                <w:szCs w:val="24"/>
              </w:rPr>
              <w:t>Key Value</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KONBINI-SSL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Poli NZ</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POLINZ-SSL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Przelewy24</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PRZELEWY-SSL</w:t>
            </w:r>
          </w:p>
        </w:tc>
      </w:tr>
      <w:tr w:rsidR="00AC7EA6"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C7EA6" w:rsidRPr="007F5475" w:rsidRDefault="00AC7EA6"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SEPA-DD</w:t>
            </w:r>
          </w:p>
        </w:tc>
        <w:tc>
          <w:tcPr>
            <w:tcW w:w="2180" w:type="dxa"/>
            <w:tcBorders>
              <w:top w:val="single" w:sz="4" w:space="0" w:color="auto"/>
              <w:left w:val="nil"/>
              <w:bottom w:val="single" w:sz="4" w:space="0" w:color="auto"/>
              <w:right w:val="single" w:sz="8" w:space="0" w:color="auto"/>
            </w:tcBorders>
            <w:shd w:val="clear" w:color="auto" w:fill="auto"/>
            <w:noWrap/>
            <w:vAlign w:val="bottom"/>
          </w:tcPr>
          <w:p w:rsidR="00AC7EA6" w:rsidRPr="007F5475" w:rsidRDefault="000C28F1" w:rsidP="002931CE">
            <w:pPr>
              <w:spacing w:after="0" w:line="240" w:lineRule="auto"/>
              <w:rPr>
                <w:rFonts w:ascii="Calibri" w:eastAsia="Times New Roman" w:hAnsi="Calibri" w:cs="Times New Roman"/>
                <w:color w:val="000000"/>
              </w:rPr>
            </w:pPr>
            <w:r w:rsidRPr="000C28F1">
              <w:rPr>
                <w:rFonts w:ascii="Calibri" w:eastAsia="Times New Roman" w:hAnsi="Calibri" w:cs="Times New Roman"/>
                <w:color w:val="000000"/>
              </w:rPr>
              <w:t>ELV-SSL</w:t>
            </w:r>
          </w:p>
        </w:tc>
      </w:tr>
      <w:tr w:rsidR="002931CE" w:rsidRPr="007F547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ALIPAY-SSL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BOLETO-SSL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CASHU-SSL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Direct</w:t>
            </w:r>
          </w:p>
        </w:tc>
        <w:tc>
          <w:tcPr>
            <w:tcW w:w="2180" w:type="dxa"/>
            <w:tcBorders>
              <w:top w:val="nil"/>
              <w:left w:val="nil"/>
              <w:bottom w:val="single" w:sz="4" w:space="0" w:color="auto"/>
              <w:right w:val="single" w:sz="8" w:space="0" w:color="auto"/>
            </w:tcBorders>
            <w:shd w:val="clear" w:color="auto" w:fill="auto"/>
            <w:noWrap/>
            <w:vAlign w:val="bottom"/>
          </w:tcPr>
          <w:p w:rsidR="002931CE" w:rsidRPr="007F5475"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CREDIT_CARD</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tcPr>
          <w:p w:rsid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Credit Card – Redirect</w:t>
            </w:r>
          </w:p>
        </w:tc>
        <w:tc>
          <w:tcPr>
            <w:tcW w:w="2180" w:type="dxa"/>
            <w:tcBorders>
              <w:top w:val="nil"/>
              <w:left w:val="nil"/>
              <w:bottom w:val="single" w:sz="4" w:space="0" w:color="auto"/>
              <w:right w:val="single" w:sz="8" w:space="0" w:color="auto"/>
            </w:tcBorders>
            <w:shd w:val="clear" w:color="auto" w:fill="auto"/>
            <w:noWrap/>
            <w:vAlign w:val="bottom"/>
          </w:tcPr>
          <w:p w:rsidR="002931CE" w:rsidRDefault="00C04461"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Worldpay</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 Union 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CHINAUNIONPAY-SSL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ENETS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FD53F5"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ENETS-SSL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GIROPAY-SSL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IDEAL-SSL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MISTERCASH-SSL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PAYPAL-EXPRESS</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SOFORT-SSL</w:t>
            </w:r>
          </w:p>
        </w:tc>
      </w:tr>
      <w:tr w:rsidR="002931CE" w:rsidRPr="007F547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QIWI-SSL</w:t>
            </w:r>
          </w:p>
        </w:tc>
      </w:tr>
      <w:tr w:rsidR="002931CE" w:rsidRPr="007F547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7F5475" w:rsidRDefault="002931CE" w:rsidP="002931CE">
            <w:pPr>
              <w:spacing w:after="0" w:line="240" w:lineRule="auto"/>
              <w:rPr>
                <w:rFonts w:ascii="Calibri" w:eastAsia="Times New Roman" w:hAnsi="Calibri" w:cs="Times New Roman"/>
                <w:color w:val="000000"/>
              </w:rPr>
            </w:pPr>
            <w:r w:rsidRPr="007F5475">
              <w:rPr>
                <w:rFonts w:ascii="Calibri" w:eastAsia="Times New Roman" w:hAnsi="Calibri" w:cs="Times New Roman"/>
                <w:color w:val="000000"/>
              </w:rPr>
              <w:t>YANDEX</w:t>
            </w:r>
            <w:r w:rsidR="006D567A">
              <w:rPr>
                <w:rFonts w:ascii="Calibri" w:eastAsia="Times New Roman" w:hAnsi="Calibri" w:cs="Times New Roman"/>
                <w:color w:val="000000"/>
              </w:rPr>
              <w:t>MONEY</w:t>
            </w:r>
            <w:r w:rsidRPr="007F5475">
              <w:rPr>
                <w:rFonts w:ascii="Calibri" w:eastAsia="Times New Roman" w:hAnsi="Calibri" w:cs="Times New Roman"/>
                <w:color w:val="000000"/>
              </w:rPr>
              <w:t>-SSL</w:t>
            </w:r>
          </w:p>
        </w:tc>
      </w:tr>
    </w:tbl>
    <w:p w:rsidR="002931CE" w:rsidRDefault="002931CE" w:rsidP="002931CE">
      <w:pPr>
        <w:pStyle w:val="ListParagraph"/>
      </w:pPr>
    </w:p>
    <w:p w:rsidR="002931CE" w:rsidRDefault="002931CE" w:rsidP="002931CE">
      <w:pPr>
        <w:rPr>
          <w:rFonts w:asciiTheme="majorHAnsi" w:eastAsiaTheme="majorEastAsia" w:hAnsiTheme="majorHAnsi" w:cstheme="majorBidi"/>
          <w:color w:val="365F91" w:themeColor="accent1" w:themeShade="BF"/>
          <w:sz w:val="28"/>
          <w:szCs w:val="28"/>
        </w:rPr>
      </w:pPr>
      <w:r>
        <w:rPr>
          <w:b/>
          <w:bCs/>
        </w:rPr>
        <w:br w:type="page"/>
      </w:r>
    </w:p>
    <w:p w:rsidR="002931CE" w:rsidRDefault="002931CE" w:rsidP="002931CE">
      <w:pPr>
        <w:pStyle w:val="Heading1"/>
        <w:rPr>
          <w:b w:val="0"/>
          <w:bCs w:val="0"/>
        </w:rPr>
      </w:pPr>
      <w:bookmarkStart w:id="447" w:name="_Toc405997388"/>
      <w:bookmarkStart w:id="448" w:name="_Toc8306117"/>
      <w:r>
        <w:rPr>
          <w:b w:val="0"/>
          <w:bCs w:val="0"/>
        </w:rPr>
        <w:lastRenderedPageBreak/>
        <w:t>APPENDIX B: IDEAL Bank List</w:t>
      </w:r>
      <w:bookmarkEnd w:id="447"/>
      <w:bookmarkEnd w:id="448"/>
    </w:p>
    <w:p w:rsidR="002931CE" w:rsidRDefault="002931CE" w:rsidP="002931CE"/>
    <w:tbl>
      <w:tblPr>
        <w:tblW w:w="4800" w:type="dxa"/>
        <w:tblInd w:w="93" w:type="dxa"/>
        <w:tblLook w:val="04A0" w:firstRow="1" w:lastRow="0" w:firstColumn="1" w:lastColumn="0" w:noHBand="0" w:noVBand="1"/>
      </w:tblPr>
      <w:tblGrid>
        <w:gridCol w:w="2620"/>
        <w:gridCol w:w="2180"/>
      </w:tblGrid>
      <w:tr w:rsidR="002931CE" w:rsidRPr="002C4D95" w:rsidTr="002931CE">
        <w:trPr>
          <w:trHeight w:val="480"/>
        </w:trPr>
        <w:tc>
          <w:tcPr>
            <w:tcW w:w="2620" w:type="dxa"/>
            <w:tcBorders>
              <w:top w:val="single" w:sz="8" w:space="0" w:color="auto"/>
              <w:left w:val="single" w:sz="8" w:space="0" w:color="auto"/>
              <w:bottom w:val="single" w:sz="8" w:space="0" w:color="auto"/>
              <w:right w:val="single" w:sz="4"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Name</w:t>
            </w:r>
          </w:p>
        </w:tc>
        <w:tc>
          <w:tcPr>
            <w:tcW w:w="2180" w:type="dxa"/>
            <w:tcBorders>
              <w:top w:val="single" w:sz="8" w:space="0" w:color="auto"/>
              <w:left w:val="nil"/>
              <w:bottom w:val="single" w:sz="8" w:space="0" w:color="auto"/>
              <w:right w:val="single" w:sz="8" w:space="0" w:color="auto"/>
            </w:tcBorders>
            <w:shd w:val="clear" w:color="000000" w:fill="DCE6F1"/>
            <w:noWrap/>
            <w:vAlign w:val="center"/>
            <w:hideMark/>
          </w:tcPr>
          <w:p w:rsidR="002931CE" w:rsidRPr="002C4D95" w:rsidRDefault="002931CE" w:rsidP="002931CE">
            <w:pPr>
              <w:spacing w:after="0" w:line="240" w:lineRule="auto"/>
              <w:jc w:val="center"/>
              <w:rPr>
                <w:rFonts w:ascii="Cambria" w:eastAsia="Times New Roman" w:hAnsi="Cambria" w:cs="Times New Roman"/>
                <w:b/>
                <w:bCs/>
                <w:color w:val="000000"/>
                <w:sz w:val="24"/>
                <w:szCs w:val="24"/>
              </w:rPr>
            </w:pPr>
            <w:r w:rsidRPr="002C4D95">
              <w:rPr>
                <w:rFonts w:ascii="Cambria" w:eastAsia="Times New Roman" w:hAnsi="Cambria" w:cs="Times New Roman"/>
                <w:b/>
                <w:bCs/>
                <w:color w:val="000000"/>
                <w:sz w:val="24"/>
                <w:szCs w:val="24"/>
              </w:rPr>
              <w:t>Bank Code</w:t>
            </w:r>
          </w:p>
        </w:tc>
      </w:tr>
      <w:tr w:rsidR="002931CE" w:rsidRPr="002C4D95" w:rsidTr="002931CE">
        <w:trPr>
          <w:trHeight w:val="439"/>
        </w:trPr>
        <w:tc>
          <w:tcPr>
            <w:tcW w:w="26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w:t>
            </w:r>
          </w:p>
        </w:tc>
        <w:tc>
          <w:tcPr>
            <w:tcW w:w="2180" w:type="dxa"/>
            <w:tcBorders>
              <w:top w:val="single" w:sz="4" w:space="0" w:color="auto"/>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ABN_AMRO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ASN</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ING</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KNAB</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RABOBANK</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 Regio</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SNS_REGIO</w:t>
            </w:r>
          </w:p>
        </w:tc>
      </w:tr>
      <w:tr w:rsidR="002931CE" w:rsidRPr="002C4D95" w:rsidTr="002931CE">
        <w:trPr>
          <w:trHeight w:val="439"/>
        </w:trPr>
        <w:tc>
          <w:tcPr>
            <w:tcW w:w="2620" w:type="dxa"/>
            <w:tcBorders>
              <w:top w:val="nil"/>
              <w:left w:val="single" w:sz="8" w:space="0" w:color="auto"/>
              <w:bottom w:val="single" w:sz="4"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c>
          <w:tcPr>
            <w:tcW w:w="2180" w:type="dxa"/>
            <w:tcBorders>
              <w:top w:val="nil"/>
              <w:left w:val="nil"/>
              <w:bottom w:val="single" w:sz="4"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TRIODOS</w:t>
            </w:r>
          </w:p>
        </w:tc>
      </w:tr>
      <w:tr w:rsidR="002931CE" w:rsidRPr="002C4D95" w:rsidTr="002931CE">
        <w:trPr>
          <w:trHeight w:val="439"/>
        </w:trPr>
        <w:tc>
          <w:tcPr>
            <w:tcW w:w="2620" w:type="dxa"/>
            <w:tcBorders>
              <w:top w:val="nil"/>
              <w:left w:val="single" w:sz="8" w:space="0" w:color="auto"/>
              <w:bottom w:val="single" w:sz="8" w:space="0" w:color="auto"/>
              <w:right w:val="single" w:sz="4"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 Lanschot</w:t>
            </w:r>
          </w:p>
        </w:tc>
        <w:tc>
          <w:tcPr>
            <w:tcW w:w="2180" w:type="dxa"/>
            <w:tcBorders>
              <w:top w:val="nil"/>
              <w:left w:val="nil"/>
              <w:bottom w:val="single" w:sz="8" w:space="0" w:color="auto"/>
              <w:right w:val="single" w:sz="8" w:space="0" w:color="auto"/>
            </w:tcBorders>
            <w:shd w:val="clear" w:color="auto" w:fill="auto"/>
            <w:noWrap/>
            <w:vAlign w:val="bottom"/>
            <w:hideMark/>
          </w:tcPr>
          <w:p w:rsidR="002931CE" w:rsidRPr="002C4D95" w:rsidRDefault="002931CE" w:rsidP="002931CE">
            <w:pPr>
              <w:spacing w:after="0" w:line="240" w:lineRule="auto"/>
              <w:rPr>
                <w:rFonts w:ascii="Calibri" w:eastAsia="Times New Roman" w:hAnsi="Calibri" w:cs="Times New Roman"/>
                <w:color w:val="000000"/>
              </w:rPr>
            </w:pPr>
            <w:r w:rsidRPr="002C4D95">
              <w:rPr>
                <w:rFonts w:ascii="Calibri" w:eastAsia="Times New Roman" w:hAnsi="Calibri" w:cs="Times New Roman"/>
                <w:color w:val="000000"/>
              </w:rPr>
              <w:t>VAN_LANSCHOT</w:t>
            </w:r>
          </w:p>
        </w:tc>
      </w:tr>
    </w:tbl>
    <w:p w:rsidR="002931CE" w:rsidRDefault="00DC4074" w:rsidP="002931CE">
      <w:pPr>
        <w:pStyle w:val="Heading1"/>
        <w:rPr>
          <w:b w:val="0"/>
          <w:bCs w:val="0"/>
        </w:rPr>
      </w:pPr>
      <w:bookmarkStart w:id="449" w:name="_APPENDIX_C:_Error"/>
      <w:bookmarkStart w:id="450" w:name="_Toc405997389"/>
      <w:bookmarkStart w:id="451" w:name="_Toc8306118"/>
      <w:bookmarkEnd w:id="449"/>
      <w:r>
        <w:rPr>
          <w:b w:val="0"/>
          <w:bCs w:val="0"/>
        </w:rPr>
        <w:t>APPENDIX C</w:t>
      </w:r>
      <w:r w:rsidR="002931CE">
        <w:rPr>
          <w:b w:val="0"/>
          <w:bCs w:val="0"/>
        </w:rPr>
        <w:t>: Error Codes and Error Messages</w:t>
      </w:r>
      <w:bookmarkEnd w:id="450"/>
      <w:r w:rsidR="00B2201C">
        <w:rPr>
          <w:b w:val="0"/>
          <w:bCs w:val="0"/>
        </w:rPr>
        <w:t xml:space="preserve"> for Transaction Notification</w:t>
      </w:r>
      <w:bookmarkEnd w:id="451"/>
    </w:p>
    <w:p w:rsidR="002931CE" w:rsidRPr="00566B30" w:rsidRDefault="002931CE" w:rsidP="002931CE"/>
    <w:tbl>
      <w:tblPr>
        <w:tblW w:w="0" w:type="auto"/>
        <w:tblCellMar>
          <w:top w:w="45" w:type="dxa"/>
          <w:left w:w="45" w:type="dxa"/>
          <w:bottom w:w="45" w:type="dxa"/>
          <w:right w:w="45" w:type="dxa"/>
        </w:tblCellMar>
        <w:tblLook w:val="04A0" w:firstRow="1" w:lastRow="0" w:firstColumn="1" w:lastColumn="0" w:noHBand="0" w:noVBand="1"/>
      </w:tblPr>
      <w:tblGrid>
        <w:gridCol w:w="1768"/>
        <w:gridCol w:w="5645"/>
      </w:tblGrid>
      <w:tr w:rsidR="002931CE" w:rsidRPr="00566B30" w:rsidTr="002931CE">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Master Error Code</w:t>
            </w:r>
          </w:p>
        </w:tc>
        <w:tc>
          <w:tcPr>
            <w:tcW w:w="0" w:type="auto"/>
            <w:tcBorders>
              <w:top w:val="single" w:sz="8" w:space="0" w:color="auto"/>
              <w:left w:val="nil"/>
              <w:bottom w:val="single" w:sz="8" w:space="0" w:color="auto"/>
              <w:right w:val="single" w:sz="8" w:space="0" w:color="auto"/>
            </w:tcBorders>
            <w:shd w:val="clear" w:color="auto" w:fill="C6D9F1" w:themeFill="text2" w:themeFillTint="33"/>
            <w:vAlign w:val="center"/>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b/>
                <w:bCs/>
              </w:rPr>
              <w:t>Error Message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111</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Parse error has occurred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112</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Corrupted, Could not find Order No.</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113</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XML in Custom Object Corrupted</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114</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deleting Custom Object  </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115</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status history from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116</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Updating Order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117</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Error occurred while reading Custom Object</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118</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No Transaction History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119</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Last status Not available as No Transaction History is Available</w:t>
            </w:r>
          </w:p>
        </w:tc>
      </w:tr>
      <w:tr w:rsidR="002931CE" w:rsidRPr="00566B30" w:rsidTr="002931CE">
        <w:tc>
          <w:tcPr>
            <w:tcW w:w="0" w:type="auto"/>
            <w:tcBorders>
              <w:top w:val="nil"/>
              <w:left w:val="single" w:sz="8" w:space="0" w:color="auto"/>
              <w:bottom w:val="single" w:sz="8" w:space="0" w:color="auto"/>
              <w:right w:val="single" w:sz="8" w:space="0" w:color="auto"/>
            </w:tcBorders>
            <w:hideMark/>
          </w:tcPr>
          <w:p w:rsidR="002931CE" w:rsidRPr="00566B30" w:rsidRDefault="002931CE" w:rsidP="002931CE">
            <w:pPr>
              <w:spacing w:after="0" w:line="240" w:lineRule="auto"/>
              <w:jc w:val="center"/>
              <w:rPr>
                <w:rFonts w:ascii="Calibri" w:eastAsia="Times New Roman" w:hAnsi="Calibri" w:cs="Times New Roman"/>
              </w:rPr>
            </w:pPr>
            <w:r w:rsidRPr="00566B30">
              <w:rPr>
                <w:rFonts w:ascii="Calibri" w:eastAsia="Times New Roman" w:hAnsi="Calibri" w:cs="Times New Roman"/>
              </w:rPr>
              <w:t>120</w:t>
            </w:r>
          </w:p>
        </w:tc>
        <w:tc>
          <w:tcPr>
            <w:tcW w:w="0" w:type="auto"/>
            <w:tcBorders>
              <w:top w:val="nil"/>
              <w:left w:val="nil"/>
              <w:bottom w:val="single" w:sz="8" w:space="0" w:color="auto"/>
              <w:right w:val="single" w:sz="8" w:space="0" w:color="auto"/>
            </w:tcBorders>
            <w:hideMark/>
          </w:tcPr>
          <w:p w:rsidR="002931CE" w:rsidRPr="00566B30" w:rsidRDefault="002931CE" w:rsidP="002931CE">
            <w:pPr>
              <w:spacing w:after="0" w:line="240" w:lineRule="auto"/>
              <w:rPr>
                <w:rFonts w:ascii="Calibri" w:eastAsia="Times New Roman" w:hAnsi="Calibri" w:cs="Times New Roman"/>
              </w:rPr>
            </w:pPr>
            <w:r w:rsidRPr="00566B30">
              <w:rPr>
                <w:rFonts w:ascii="Calibri" w:eastAsia="Times New Roman" w:hAnsi="Calibri" w:cs="Times New Roman"/>
              </w:rPr>
              <w:t>Wrong Order Number</w:t>
            </w:r>
          </w:p>
        </w:tc>
      </w:tr>
    </w:tbl>
    <w:p w:rsidR="002931CE" w:rsidRDefault="002931CE" w:rsidP="00762BB0">
      <w:pPr>
        <w:pStyle w:val="dmcNummerierung"/>
        <w:numPr>
          <w:ilvl w:val="0"/>
          <w:numId w:val="0"/>
        </w:numPr>
        <w:ind w:left="358" w:hanging="358"/>
      </w:pPr>
    </w:p>
    <w:p w:rsidR="002931CE" w:rsidRDefault="002931CE">
      <w:r>
        <w:br w:type="page"/>
      </w:r>
    </w:p>
    <w:p w:rsidR="002931CE" w:rsidRDefault="002931CE" w:rsidP="002931CE">
      <w:pPr>
        <w:pStyle w:val="Heading1"/>
        <w:rPr>
          <w:b w:val="0"/>
          <w:bCs w:val="0"/>
        </w:rPr>
      </w:pPr>
      <w:bookmarkStart w:id="452" w:name="_APPENDIX_D:_Order"/>
      <w:bookmarkStart w:id="453" w:name="_Toc8306119"/>
      <w:bookmarkEnd w:id="452"/>
      <w:r>
        <w:rPr>
          <w:b w:val="0"/>
          <w:bCs w:val="0"/>
        </w:rPr>
        <w:lastRenderedPageBreak/>
        <w:t xml:space="preserve">APPENDIX D: Order Notification and </w:t>
      </w:r>
      <w:r w:rsidR="006606B7">
        <w:rPr>
          <w:b w:val="0"/>
          <w:bCs w:val="0"/>
        </w:rPr>
        <w:t>SFCC</w:t>
      </w:r>
      <w:r>
        <w:rPr>
          <w:b w:val="0"/>
          <w:bCs w:val="0"/>
        </w:rPr>
        <w:t xml:space="preserve"> Order status mapping</w:t>
      </w:r>
      <w:bookmarkEnd w:id="453"/>
    </w:p>
    <w:p w:rsidR="002931CE" w:rsidRDefault="002931CE"/>
    <w:tbl>
      <w:tblPr>
        <w:tblpPr w:leftFromText="180" w:rightFromText="180" w:vertAnchor="text"/>
        <w:tblW w:w="8928" w:type="dxa"/>
        <w:tblCellMar>
          <w:left w:w="0" w:type="dxa"/>
          <w:right w:w="0" w:type="dxa"/>
        </w:tblCellMar>
        <w:tblLook w:val="04A0" w:firstRow="1" w:lastRow="0" w:firstColumn="1" w:lastColumn="0" w:noHBand="0" w:noVBand="1"/>
      </w:tblPr>
      <w:tblGrid>
        <w:gridCol w:w="4219"/>
        <w:gridCol w:w="4709"/>
      </w:tblGrid>
      <w:tr w:rsidR="002931CE" w:rsidTr="002931CE">
        <w:trPr>
          <w:trHeight w:val="108"/>
        </w:trPr>
        <w:tc>
          <w:tcPr>
            <w:tcW w:w="0" w:type="auto"/>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 xml:space="preserve">Order Notifications Received From </w:t>
            </w:r>
            <w:r w:rsidR="00C04461">
              <w:rPr>
                <w:rFonts w:ascii="Calibri" w:eastAsia="Times New Roman" w:hAnsi="Calibri" w:cs="Times New Roman"/>
                <w:b/>
                <w:bCs/>
              </w:rPr>
              <w:t>Worldpay</w:t>
            </w:r>
          </w:p>
        </w:tc>
        <w:tc>
          <w:tcPr>
            <w:tcW w:w="4709" w:type="dxa"/>
            <w:tcBorders>
              <w:top w:val="single" w:sz="8" w:space="0" w:color="auto"/>
              <w:left w:val="nil"/>
              <w:bottom w:val="single" w:sz="8" w:space="0" w:color="auto"/>
              <w:right w:val="single" w:sz="8" w:space="0" w:color="auto"/>
            </w:tcBorders>
            <w:shd w:val="clear" w:color="auto" w:fill="C6D9F1" w:themeFill="text2" w:themeFillTint="33"/>
            <w:tcMar>
              <w:top w:w="0" w:type="dxa"/>
              <w:left w:w="108" w:type="dxa"/>
              <w:bottom w:w="0" w:type="dxa"/>
              <w:right w:w="108" w:type="dxa"/>
            </w:tcMar>
            <w:hideMark/>
          </w:tcPr>
          <w:p w:rsidR="002931CE" w:rsidRPr="002931CE" w:rsidRDefault="002931CE" w:rsidP="002931CE">
            <w:pPr>
              <w:spacing w:after="0" w:line="240" w:lineRule="auto"/>
              <w:jc w:val="center"/>
              <w:rPr>
                <w:rFonts w:ascii="Calibri" w:eastAsia="Times New Roman" w:hAnsi="Calibri" w:cs="Times New Roman"/>
                <w:b/>
                <w:bCs/>
              </w:rPr>
            </w:pPr>
            <w:r w:rsidRPr="002931CE">
              <w:rPr>
                <w:rFonts w:ascii="Calibri" w:eastAsia="Times New Roman" w:hAnsi="Calibri" w:cs="Times New Roman"/>
                <w:b/>
                <w:bCs/>
              </w:rPr>
              <w:t>Changes in Order object  in Business Manager</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AUTHORISED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NEW</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READY FOR EXPORT</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CANCELLED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r w:rsidR="003F5757">
              <w:rPr>
                <w:rFonts w:ascii="Calibri" w:eastAsia="Times New Roman" w:hAnsi="Calibri" w:cs="Times New Roman"/>
                <w:color w:val="000000"/>
              </w:rPr>
              <w:t>/CANCELLED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CAPTURED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COMPLETED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SENT_FOR _REFUND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REFUSED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SETTLED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INFORMATION_REQUESTED</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08"/>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CHARGED_BACK</w:t>
            </w:r>
          </w:p>
          <w:p w:rsidR="002931CE" w:rsidRPr="002931CE" w:rsidRDefault="002931CE" w:rsidP="002931CE">
            <w:pPr>
              <w:spacing w:after="0" w:line="240" w:lineRule="auto"/>
              <w:rPr>
                <w:rFonts w:ascii="Calibri" w:eastAsia="Times New Roman" w:hAnsi="Calibri" w:cs="Times New Roman"/>
                <w:b/>
                <w:color w:val="000000"/>
              </w:rPr>
            </w:pP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w:t>
            </w:r>
            <w:r>
              <w:rPr>
                <w:rFonts w:ascii="Calibri" w:eastAsia="Times New Roman" w:hAnsi="Calibri" w:cs="Times New Roman"/>
                <w:color w:val="000000"/>
              </w:rPr>
              <w:t xml:space="preserve"> </w:t>
            </w:r>
            <w:r w:rsidRPr="002931CE">
              <w:rPr>
                <w:rFonts w:ascii="Calibri" w:eastAsia="Times New Roman" w:hAnsi="Calibri" w:cs="Times New Roman"/>
                <w:color w:val="000000"/>
              </w:rPr>
              <w:t xml:space="preserve">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 change</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Confirmation Status : no change</w:t>
            </w:r>
          </w:p>
        </w:tc>
      </w:tr>
      <w:tr w:rsidR="002931CE" w:rsidTr="002931CE">
        <w:trPr>
          <w:trHeight w:val="1379"/>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b/>
                <w:color w:val="000000"/>
              </w:rPr>
            </w:pPr>
            <w:r w:rsidRPr="002931CE">
              <w:rPr>
                <w:rFonts w:ascii="Calibri" w:eastAsia="Times New Roman" w:hAnsi="Calibri" w:cs="Times New Roman"/>
                <w:b/>
                <w:color w:val="000000"/>
              </w:rPr>
              <w:t>EXPIRED</w:t>
            </w:r>
          </w:p>
        </w:tc>
        <w:tc>
          <w:tcPr>
            <w:tcW w:w="4709" w:type="dxa"/>
            <w:tcBorders>
              <w:top w:val="nil"/>
              <w:left w:val="nil"/>
              <w:bottom w:val="single" w:sz="8" w:space="0" w:color="auto"/>
              <w:right w:val="single" w:sz="8" w:space="0" w:color="auto"/>
            </w:tcBorders>
            <w:tcMar>
              <w:top w:w="0" w:type="dxa"/>
              <w:left w:w="108" w:type="dxa"/>
              <w:bottom w:w="0" w:type="dxa"/>
              <w:right w:w="108" w:type="dxa"/>
            </w:tcMar>
            <w:hideMark/>
          </w:tcPr>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Order </w:t>
            </w:r>
            <w:r w:rsidR="00A76649"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FAILED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Payment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PAID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xml:space="preserve">                Export </w:t>
            </w:r>
            <w:r w:rsidR="003B089F" w:rsidRPr="002931CE">
              <w:rPr>
                <w:rFonts w:ascii="Calibri" w:eastAsia="Times New Roman" w:hAnsi="Calibri" w:cs="Times New Roman"/>
                <w:color w:val="000000"/>
              </w:rPr>
              <w:t>Status:</w:t>
            </w:r>
            <w:r w:rsidRPr="002931CE">
              <w:rPr>
                <w:rFonts w:ascii="Calibri" w:eastAsia="Times New Roman" w:hAnsi="Calibri" w:cs="Times New Roman"/>
                <w:color w:val="000000"/>
              </w:rPr>
              <w:t xml:space="preserve">   NOT EXPORTED</w:t>
            </w:r>
          </w:p>
          <w:p w:rsidR="002931CE" w:rsidRPr="002931CE" w:rsidRDefault="002931CE" w:rsidP="002931CE">
            <w:pPr>
              <w:spacing w:after="0" w:line="240" w:lineRule="auto"/>
              <w:rPr>
                <w:rFonts w:ascii="Calibri" w:eastAsia="Times New Roman" w:hAnsi="Calibri" w:cs="Times New Roman"/>
                <w:color w:val="000000"/>
              </w:rPr>
            </w:pPr>
            <w:r w:rsidRPr="002931CE">
              <w:rPr>
                <w:rFonts w:ascii="Calibri" w:eastAsia="Times New Roman" w:hAnsi="Calibri" w:cs="Times New Roman"/>
                <w:color w:val="000000"/>
              </w:rPr>
              <w:t>        </w:t>
            </w:r>
            <w:r>
              <w:rPr>
                <w:rFonts w:ascii="Calibri" w:eastAsia="Times New Roman" w:hAnsi="Calibri" w:cs="Times New Roman"/>
                <w:color w:val="000000"/>
              </w:rPr>
              <w:t xml:space="preserve">        </w:t>
            </w:r>
            <w:r w:rsidRPr="002931CE">
              <w:rPr>
                <w:rFonts w:ascii="Calibri" w:eastAsia="Times New Roman" w:hAnsi="Calibri" w:cs="Times New Roman"/>
                <w:color w:val="000000"/>
              </w:rPr>
              <w:t>Confirmation Status :  NOT CONFIRMED</w:t>
            </w:r>
          </w:p>
        </w:tc>
      </w:tr>
    </w:tbl>
    <w:p w:rsidR="002931CE" w:rsidRDefault="002931CE"/>
    <w:p w:rsidR="003249C8" w:rsidRPr="00566B30" w:rsidRDefault="003249C8" w:rsidP="003249C8"/>
    <w:p w:rsidR="003249C8" w:rsidRPr="00762BB0" w:rsidRDefault="003249C8" w:rsidP="003249C8">
      <w:pPr>
        <w:pStyle w:val="dmcNummerierung"/>
        <w:numPr>
          <w:ilvl w:val="0"/>
          <w:numId w:val="0"/>
        </w:numPr>
        <w:ind w:left="358" w:hanging="358"/>
      </w:pPr>
    </w:p>
    <w:p w:rsidR="003249C8" w:rsidRPr="00566B30" w:rsidRDefault="003249C8" w:rsidP="003249C8"/>
    <w:p w:rsidR="003249C8" w:rsidRDefault="003249C8" w:rsidP="003249C8">
      <w:pPr>
        <w:pStyle w:val="dmcNummerierung"/>
        <w:numPr>
          <w:ilvl w:val="0"/>
          <w:numId w:val="0"/>
        </w:numPr>
        <w:ind w:left="358" w:hanging="358"/>
      </w:pPr>
    </w:p>
    <w:p w:rsidR="003249C8" w:rsidRDefault="003249C8" w:rsidP="003249C8">
      <w:pPr>
        <w:pStyle w:val="dmcNummerierung"/>
        <w:numPr>
          <w:ilvl w:val="0"/>
          <w:numId w:val="0"/>
        </w:numPr>
        <w:ind w:left="358" w:hanging="358"/>
      </w:pPr>
    </w:p>
    <w:p w:rsidR="003249C8" w:rsidRDefault="003249C8"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249C8"/>
    <w:p w:rsidR="00345990" w:rsidRDefault="00345990" w:rsidP="003249C8"/>
    <w:p w:rsidR="00345990" w:rsidRDefault="00345990" w:rsidP="003249C8"/>
    <w:p w:rsidR="003249C8" w:rsidRDefault="003249C8" w:rsidP="003249C8"/>
    <w:p w:rsidR="00345990" w:rsidRDefault="00345990" w:rsidP="00345990">
      <w:pPr>
        <w:pStyle w:val="Heading1"/>
        <w:rPr>
          <w:b w:val="0"/>
          <w:bCs w:val="0"/>
        </w:rPr>
      </w:pPr>
      <w:bookmarkStart w:id="454" w:name="_Toc8306120"/>
      <w:r>
        <w:rPr>
          <w:b w:val="0"/>
          <w:bCs w:val="0"/>
        </w:rPr>
        <w:t>APPENDIX E: Error Codes and Error Messages</w:t>
      </w:r>
      <w:bookmarkEnd w:id="454"/>
      <w:r>
        <w:rPr>
          <w:b w:val="0"/>
          <w:bCs w:val="0"/>
        </w:rPr>
        <w:t xml:space="preserve"> </w:t>
      </w:r>
    </w:p>
    <w:p w:rsidR="00345990" w:rsidRDefault="00345990" w:rsidP="003249C8"/>
    <w:tbl>
      <w:tblPr>
        <w:tblStyle w:val="TableGrid"/>
        <w:tblW w:w="0" w:type="auto"/>
        <w:tblLook w:val="04A0" w:firstRow="1" w:lastRow="0" w:firstColumn="1" w:lastColumn="0" w:noHBand="0" w:noVBand="1"/>
      </w:tblPr>
      <w:tblGrid>
        <w:gridCol w:w="2746"/>
        <w:gridCol w:w="6159"/>
      </w:tblGrid>
      <w:tr w:rsidR="003249C8" w:rsidTr="00101866">
        <w:trPr>
          <w:trHeight w:val="350"/>
        </w:trPr>
        <w:tc>
          <w:tcPr>
            <w:tcW w:w="2746" w:type="dxa"/>
            <w:shd w:val="clear" w:color="auto" w:fill="C6D9F1" w:themeFill="text2" w:themeFillTint="33"/>
          </w:tcPr>
          <w:p w:rsidR="003249C8" w:rsidRPr="00101866" w:rsidRDefault="003249C8" w:rsidP="00101866">
            <w:pPr>
              <w:jc w:val="center"/>
              <w:rPr>
                <w:rFonts w:ascii="Calibri" w:eastAsia="Times New Roman" w:hAnsi="Calibri" w:cs="Times New Roman"/>
                <w:b/>
                <w:bCs/>
              </w:rPr>
            </w:pPr>
            <w:r w:rsidRPr="00566B30">
              <w:rPr>
                <w:rFonts w:ascii="Calibri" w:eastAsia="Times New Roman" w:hAnsi="Calibri" w:cs="Times New Roman"/>
                <w:b/>
                <w:bCs/>
              </w:rPr>
              <w:t>Master Error Code</w:t>
            </w:r>
          </w:p>
        </w:tc>
        <w:tc>
          <w:tcPr>
            <w:tcW w:w="6159" w:type="dxa"/>
            <w:shd w:val="clear" w:color="auto" w:fill="C6D9F1" w:themeFill="text2" w:themeFillTint="33"/>
          </w:tcPr>
          <w:p w:rsidR="003249C8" w:rsidRPr="00101866" w:rsidRDefault="003249C8" w:rsidP="00101866">
            <w:pPr>
              <w:ind w:left="708"/>
              <w:jc w:val="center"/>
              <w:rPr>
                <w:rFonts w:ascii="Calibri" w:eastAsia="Times New Roman" w:hAnsi="Calibri" w:cs="Times New Roman"/>
                <w:b/>
                <w:bCs/>
              </w:rPr>
            </w:pPr>
            <w:r w:rsidRPr="00566B30">
              <w:rPr>
                <w:rFonts w:ascii="Calibri" w:eastAsia="Times New Roman" w:hAnsi="Calibri" w:cs="Times New Roman"/>
                <w:b/>
                <w:bCs/>
              </w:rPr>
              <w:t>Error Message</w:t>
            </w:r>
          </w:p>
        </w:tc>
      </w:tr>
      <w:tr w:rsidR="003249C8" w:rsidTr="00101866">
        <w:tc>
          <w:tcPr>
            <w:tcW w:w="2746" w:type="dxa"/>
          </w:tcPr>
          <w:p w:rsidR="003249C8" w:rsidRDefault="003249C8" w:rsidP="003249C8">
            <w:r w:rsidRPr="003249C8">
              <w:t>worldpay.error.code1</w:t>
            </w:r>
          </w:p>
        </w:tc>
        <w:tc>
          <w:tcPr>
            <w:tcW w:w="6159" w:type="dxa"/>
          </w:tcPr>
          <w:p w:rsidR="003249C8" w:rsidRDefault="003249C8" w:rsidP="003249C8">
            <w:r w:rsidRPr="003249C8">
              <w:t xml:space="preserve">Internal error has </w:t>
            </w:r>
            <w:proofErr w:type="gramStart"/>
            <w:r w:rsidRPr="003249C8">
              <w:t>occurred ,</w:t>
            </w:r>
            <w:proofErr w:type="gramEnd"/>
            <w:r w:rsidRPr="003249C8">
              <w:t xml:space="preserve"> please choose a different Payment Method or try again later.</w:t>
            </w:r>
          </w:p>
        </w:tc>
      </w:tr>
      <w:tr w:rsidR="003249C8" w:rsidTr="00101866">
        <w:tc>
          <w:tcPr>
            <w:tcW w:w="2746" w:type="dxa"/>
          </w:tcPr>
          <w:p w:rsidR="003249C8" w:rsidRDefault="003249C8" w:rsidP="003249C8">
            <w:r w:rsidRPr="003249C8">
              <w:t>worldpay.error.code2</w:t>
            </w:r>
          </w:p>
        </w:tc>
        <w:tc>
          <w:tcPr>
            <w:tcW w:w="6159" w:type="dxa"/>
          </w:tcPr>
          <w:p w:rsidR="003249C8" w:rsidRDefault="003249C8" w:rsidP="003249C8">
            <w:r w:rsidRPr="003249C8">
              <w:t>Parse error has occurred, please choose a different Payment Method or try again later.</w:t>
            </w:r>
          </w:p>
        </w:tc>
      </w:tr>
      <w:tr w:rsidR="003249C8" w:rsidTr="00101866">
        <w:tc>
          <w:tcPr>
            <w:tcW w:w="2746" w:type="dxa"/>
          </w:tcPr>
          <w:p w:rsidR="003249C8" w:rsidRDefault="003249C8" w:rsidP="003249C8">
            <w:r w:rsidRPr="003249C8">
              <w:t>worldpay.error.code3</w:t>
            </w:r>
          </w:p>
        </w:tc>
        <w:tc>
          <w:tcPr>
            <w:tcW w:w="6159" w:type="dxa"/>
          </w:tcPr>
          <w:p w:rsidR="003249C8" w:rsidRDefault="003249C8" w:rsidP="003249C8">
            <w:r w:rsidRPr="003249C8">
              <w:t>Invalid amount error, please choose a different Payment Method or try again later.</w:t>
            </w:r>
          </w:p>
        </w:tc>
      </w:tr>
      <w:tr w:rsidR="003249C8" w:rsidTr="00101866">
        <w:tc>
          <w:tcPr>
            <w:tcW w:w="2746" w:type="dxa"/>
          </w:tcPr>
          <w:p w:rsidR="003249C8" w:rsidRDefault="003249C8" w:rsidP="003249C8">
            <w:r w:rsidRPr="003249C8">
              <w:t>worldpay.error.code4</w:t>
            </w:r>
          </w:p>
        </w:tc>
        <w:tc>
          <w:tcPr>
            <w:tcW w:w="6159" w:type="dxa"/>
          </w:tcPr>
          <w:p w:rsidR="003249C8" w:rsidRDefault="003249C8" w:rsidP="003249C8">
            <w:r w:rsidRPr="003249C8">
              <w:t xml:space="preserve">Security </w:t>
            </w:r>
            <w:proofErr w:type="gramStart"/>
            <w:r w:rsidRPr="003249C8">
              <w:t>error ,</w:t>
            </w:r>
            <w:proofErr w:type="gramEnd"/>
            <w:r w:rsidRPr="003249C8">
              <w:t xml:space="preserve"> please choose a different Payment Method or try again later.</w:t>
            </w:r>
          </w:p>
        </w:tc>
      </w:tr>
      <w:tr w:rsidR="003249C8" w:rsidTr="00101866">
        <w:tc>
          <w:tcPr>
            <w:tcW w:w="2746" w:type="dxa"/>
          </w:tcPr>
          <w:p w:rsidR="003249C8" w:rsidRDefault="003249C8" w:rsidP="003249C8">
            <w:r w:rsidRPr="003249C8">
              <w:t>worldpay.error.code5</w:t>
            </w:r>
          </w:p>
        </w:tc>
        <w:tc>
          <w:tcPr>
            <w:tcW w:w="6159" w:type="dxa"/>
          </w:tcPr>
          <w:p w:rsidR="003249C8" w:rsidRDefault="003249C8" w:rsidP="003249C8">
            <w:r w:rsidRPr="003249C8">
              <w:t>Invalid request, please choose a different Payment Method or try again later.</w:t>
            </w:r>
          </w:p>
        </w:tc>
      </w:tr>
      <w:tr w:rsidR="003249C8" w:rsidTr="00101866">
        <w:tc>
          <w:tcPr>
            <w:tcW w:w="2746" w:type="dxa"/>
          </w:tcPr>
          <w:p w:rsidR="003249C8" w:rsidRDefault="003249C8" w:rsidP="003249C8">
            <w:r w:rsidRPr="003249C8">
              <w:t>worldpay.error.code6</w:t>
            </w:r>
          </w:p>
        </w:tc>
        <w:tc>
          <w:tcPr>
            <w:tcW w:w="6159" w:type="dxa"/>
          </w:tcPr>
          <w:p w:rsidR="003249C8" w:rsidRDefault="003249C8" w:rsidP="003249C8">
            <w:r w:rsidRPr="003249C8">
              <w:t>Please choose a different Payment Method or try again later.</w:t>
            </w:r>
          </w:p>
        </w:tc>
      </w:tr>
      <w:tr w:rsidR="003249C8" w:rsidTr="00101866">
        <w:tc>
          <w:tcPr>
            <w:tcW w:w="2746" w:type="dxa"/>
          </w:tcPr>
          <w:p w:rsidR="003249C8" w:rsidRDefault="003249C8" w:rsidP="003249C8">
            <w:r w:rsidRPr="003249C8">
              <w:t>worldpay.error.code7</w:t>
            </w:r>
          </w:p>
        </w:tc>
        <w:tc>
          <w:tcPr>
            <w:tcW w:w="6159" w:type="dxa"/>
          </w:tcPr>
          <w:p w:rsidR="003249C8" w:rsidRDefault="003249C8" w:rsidP="003249C8">
            <w:r w:rsidRPr="003249C8">
              <w:t>Payment details in the order element are incorrect, please choose a different Payment Method or try again later.</w:t>
            </w:r>
          </w:p>
        </w:tc>
      </w:tr>
      <w:tr w:rsidR="003249C8" w:rsidTr="00101866">
        <w:tc>
          <w:tcPr>
            <w:tcW w:w="2746" w:type="dxa"/>
          </w:tcPr>
          <w:p w:rsidR="003249C8" w:rsidRDefault="003249C8" w:rsidP="003249C8">
            <w:r w:rsidRPr="003249C8">
              <w:t>worldpay.error.code8</w:t>
            </w:r>
          </w:p>
        </w:tc>
        <w:tc>
          <w:tcPr>
            <w:tcW w:w="6159" w:type="dxa"/>
          </w:tcPr>
          <w:p w:rsidR="003249C8" w:rsidRDefault="003249C8" w:rsidP="003249C8">
            <w:r w:rsidRPr="003249C8">
              <w:t xml:space="preserve">Submission </w:t>
            </w:r>
            <w:proofErr w:type="gramStart"/>
            <w:r w:rsidRPr="003249C8">
              <w:t>error ,</w:t>
            </w:r>
            <w:proofErr w:type="gramEnd"/>
            <w:r w:rsidRPr="003249C8">
              <w:t xml:space="preserve"> please choose a different Payment Method or try again later.</w:t>
            </w:r>
          </w:p>
        </w:tc>
      </w:tr>
      <w:tr w:rsidR="00AE7399" w:rsidTr="00101866">
        <w:trPr>
          <w:trHeight w:val="413"/>
        </w:trPr>
        <w:tc>
          <w:tcPr>
            <w:tcW w:w="2746" w:type="dxa"/>
          </w:tcPr>
          <w:p w:rsidR="00AE7399" w:rsidRPr="003249C8" w:rsidRDefault="00AE7399" w:rsidP="003249C8">
            <w:r w:rsidRPr="00AE7399">
              <w:t>worldpay.error.generalerror</w:t>
            </w:r>
          </w:p>
        </w:tc>
        <w:tc>
          <w:tcPr>
            <w:tcW w:w="6159" w:type="dxa"/>
          </w:tcPr>
          <w:p w:rsidR="00AE7399" w:rsidRPr="003249C8" w:rsidRDefault="00AE7399" w:rsidP="003249C8">
            <w:r w:rsidRPr="00AE7399">
              <w:t>Please choose a different Payment Method or try again later.</w:t>
            </w:r>
          </w:p>
        </w:tc>
      </w:tr>
      <w:tr w:rsidR="00AE7399" w:rsidTr="00101866">
        <w:trPr>
          <w:trHeight w:val="368"/>
        </w:trPr>
        <w:tc>
          <w:tcPr>
            <w:tcW w:w="2746" w:type="dxa"/>
          </w:tcPr>
          <w:p w:rsidR="00AE7399" w:rsidRPr="003249C8" w:rsidRDefault="00AE7399" w:rsidP="003249C8">
            <w:r w:rsidRPr="00AE7399">
              <w:t>worldpay.error.cancelerror</w:t>
            </w:r>
          </w:p>
        </w:tc>
        <w:tc>
          <w:tcPr>
            <w:tcW w:w="6159" w:type="dxa"/>
          </w:tcPr>
          <w:p w:rsidR="00AE7399" w:rsidRPr="003249C8" w:rsidRDefault="00AE7399" w:rsidP="003249C8">
            <w:r w:rsidRPr="00AE7399">
              <w:t xml:space="preserve">Your transaction </w:t>
            </w:r>
            <w:proofErr w:type="gramStart"/>
            <w:r w:rsidRPr="00AE7399">
              <w:t>has been cancelled</w:t>
            </w:r>
            <w:proofErr w:type="gramEnd"/>
            <w:r w:rsidRPr="00AE7399">
              <w:t>.</w:t>
            </w:r>
          </w:p>
        </w:tc>
      </w:tr>
    </w:tbl>
    <w:p w:rsidR="003249C8" w:rsidRDefault="003249C8" w:rsidP="003249C8"/>
    <w:p w:rsidR="00730F1F" w:rsidRDefault="00730F1F" w:rsidP="003249C8"/>
    <w:p w:rsidR="00730F1F" w:rsidRDefault="00730F1F" w:rsidP="00730F1F">
      <w:pPr>
        <w:pStyle w:val="Heading1"/>
        <w:rPr>
          <w:b w:val="0"/>
          <w:bCs w:val="0"/>
        </w:rPr>
      </w:pPr>
      <w:bookmarkStart w:id="455" w:name="_Toc8306121"/>
      <w:r>
        <w:rPr>
          <w:b w:val="0"/>
          <w:bCs w:val="0"/>
        </w:rPr>
        <w:t xml:space="preserve">APPENDIX F: Enabling and </w:t>
      </w:r>
      <w:proofErr w:type="gramStart"/>
      <w:r>
        <w:rPr>
          <w:b w:val="0"/>
          <w:bCs w:val="0"/>
        </w:rPr>
        <w:t>Disabling</w:t>
      </w:r>
      <w:proofErr w:type="gramEnd"/>
      <w:r>
        <w:rPr>
          <w:b w:val="0"/>
          <w:bCs w:val="0"/>
        </w:rPr>
        <w:t xml:space="preserve"> worldpay integration</w:t>
      </w:r>
      <w:bookmarkEnd w:id="455"/>
    </w:p>
    <w:p w:rsidR="00730F1F" w:rsidRPr="00543C73" w:rsidRDefault="00730F1F" w:rsidP="00730F1F">
      <w:r>
        <w:t xml:space="preserve">1. </w:t>
      </w:r>
      <w:r w:rsidR="002D5950">
        <w:t xml:space="preserve">Go to </w:t>
      </w:r>
      <w:r w:rsidRPr="00543C73">
        <w:t>Merchant tools &gt; Ordering &gt; Payment Methods</w:t>
      </w:r>
    </w:p>
    <w:p w:rsidR="00730F1F" w:rsidRPr="00543C73" w:rsidRDefault="00730F1F" w:rsidP="00730F1F">
      <w:r>
        <w:t xml:space="preserve">2. </w:t>
      </w:r>
      <w:r w:rsidRPr="00543C73">
        <w:t>Disable all the worldpay specific payment methods</w:t>
      </w:r>
    </w:p>
    <w:p w:rsidR="00730F1F" w:rsidRPr="00543C73" w:rsidRDefault="00730F1F" w:rsidP="00730F1F">
      <w:r>
        <w:t xml:space="preserve">3. </w:t>
      </w:r>
      <w:r w:rsidRPr="00543C73">
        <w:t xml:space="preserve">Also cross check one by one for the type of processor, the payment method is using (To check it, click on any of the payment method lets say, CREDIT_CARD, and see the Payment Pocessor). If it is worldpay, change it </w:t>
      </w:r>
      <w:r w:rsidR="002D5950">
        <w:t xml:space="preserve">to some othe desired </w:t>
      </w:r>
      <w:proofErr w:type="gramStart"/>
      <w:r w:rsidR="002D5950">
        <w:t>processor(</w:t>
      </w:r>
      <w:proofErr w:type="gramEnd"/>
      <w:r w:rsidRPr="00543C73">
        <w:t xml:space="preserve">eg. For CREDIT_CARD, BASIC_CREDIT). </w:t>
      </w:r>
    </w:p>
    <w:p w:rsidR="00730F1F" w:rsidRDefault="00730F1F" w:rsidP="00730F1F">
      <w:r>
        <w:t xml:space="preserve">4. </w:t>
      </w:r>
      <w:r w:rsidRPr="00543C73">
        <w:t>Enable the payment methods we want to use with the type of processor.</w:t>
      </w:r>
    </w:p>
    <w:p w:rsidR="00730F1F" w:rsidRDefault="00730F1F" w:rsidP="00730F1F">
      <w:r>
        <w:t>5. To enable it again change the processor type to worldapy.</w:t>
      </w:r>
    </w:p>
    <w:p w:rsidR="00730F1F" w:rsidRPr="00730F1F" w:rsidRDefault="00730F1F" w:rsidP="00730F1F">
      <w:r>
        <w:t xml:space="preserve">6. Go to </w:t>
      </w:r>
      <w:hyperlink r:id="rId58" w:history="1">
        <w:r w:rsidRPr="00730F1F">
          <w:rPr>
            <w:rFonts w:ascii="Helvetica" w:eastAsia="Times New Roman" w:hAnsi="Helvetica" w:cs="Helvetica"/>
            <w:color w:val="0275D8"/>
            <w:sz w:val="20"/>
            <w:szCs w:val="20"/>
          </w:rPr>
          <w:t>Merchant Tools</w:t>
        </w:r>
      </w:hyperlink>
      <w:r>
        <w:rPr>
          <w:rFonts w:ascii="Helvetica" w:eastAsia="Times New Roman" w:hAnsi="Helvetica" w:cs="Helvetica"/>
          <w:color w:val="111111"/>
          <w:sz w:val="21"/>
          <w:szCs w:val="21"/>
        </w:rPr>
        <w:t xml:space="preserve"> &gt; </w:t>
      </w:r>
      <w:hyperlink r:id="rId59" w:history="1">
        <w:r w:rsidRPr="00730F1F">
          <w:rPr>
            <w:rFonts w:ascii="Helvetica" w:eastAsia="Times New Roman" w:hAnsi="Helvetica" w:cs="Helvetica"/>
            <w:color w:val="0275D8"/>
            <w:sz w:val="20"/>
            <w:szCs w:val="20"/>
          </w:rPr>
          <w:t>Site Preferences</w:t>
        </w:r>
      </w:hyperlink>
      <w:r>
        <w:rPr>
          <w:rFonts w:ascii="Helvetica" w:eastAsia="Times New Roman" w:hAnsi="Helvetica" w:cs="Helvetica"/>
          <w:color w:val="111111"/>
          <w:sz w:val="21"/>
          <w:szCs w:val="21"/>
        </w:rPr>
        <w:t xml:space="preserve"> &gt;</w:t>
      </w:r>
      <w:r w:rsidRPr="00730F1F">
        <w:t xml:space="preserve"> </w:t>
      </w:r>
      <w:r>
        <w:t>custom Preferences &gt; worldpay and disable ‘Enable Apm look up service’</w:t>
      </w:r>
      <w:r w:rsidR="00D65F0B">
        <w:t>.</w:t>
      </w:r>
    </w:p>
    <w:p w:rsidR="00730F1F" w:rsidRPr="00730F1F" w:rsidRDefault="00730F1F" w:rsidP="00730F1F"/>
    <w:p w:rsidR="00730F1F" w:rsidRDefault="00730F1F" w:rsidP="003249C8"/>
    <w:sectPr w:rsidR="00730F1F" w:rsidSect="00CC66E1">
      <w:headerReference w:type="even" r:id="rId60"/>
      <w:headerReference w:type="default" r:id="rId61"/>
      <w:footerReference w:type="default" r:id="rId62"/>
      <w:headerReference w:type="first" r:id="rId63"/>
      <w:footerReference w:type="first" r:id="rId64"/>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66C" w:rsidRDefault="00B3466C">
      <w:pPr>
        <w:spacing w:line="240" w:lineRule="auto"/>
      </w:pPr>
      <w:r>
        <w:separator/>
      </w:r>
    </w:p>
  </w:endnote>
  <w:endnote w:type="continuationSeparator" w:id="0">
    <w:p w:rsidR="00B3466C" w:rsidRDefault="00B346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altName w:val="Arial"/>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AE7356" w:rsidRPr="001453CA" w:rsidTr="001055A3">
      <w:trPr>
        <w:trHeight w:val="440"/>
      </w:trPr>
      <w:tc>
        <w:tcPr>
          <w:tcW w:w="4428" w:type="dxa"/>
        </w:tcPr>
        <w:p w:rsidR="00AE7356" w:rsidRDefault="00AE7356" w:rsidP="005558B1">
          <w:pPr>
            <w:rPr>
              <w:rFonts w:ascii="Consolas" w:hAnsi="Consolas" w:cs="Arial"/>
              <w:sz w:val="18"/>
              <w:szCs w:val="18"/>
            </w:rPr>
          </w:pPr>
        </w:p>
        <w:p w:rsidR="00AE7356" w:rsidRPr="001F1045" w:rsidRDefault="00AE7356" w:rsidP="005558B1">
          <w:pPr>
            <w:rPr>
              <w:rFonts w:ascii="Consolas" w:hAnsi="Consolas" w:cs="Arial"/>
              <w:sz w:val="18"/>
              <w:szCs w:val="18"/>
            </w:rPr>
          </w:pPr>
          <w:r>
            <w:rPr>
              <w:rFonts w:ascii="Consolas" w:hAnsi="Consolas" w:cs="Arial"/>
              <w:sz w:val="18"/>
              <w:szCs w:val="18"/>
            </w:rPr>
            <w:t>WorldPay Integration</w:t>
          </w:r>
        </w:p>
      </w:tc>
      <w:tc>
        <w:tcPr>
          <w:tcW w:w="2672" w:type="dxa"/>
        </w:tcPr>
        <w:p w:rsidR="00AE7356" w:rsidRPr="00673042" w:rsidRDefault="00AE7356"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AE7356" w:rsidRPr="00FD4DEE" w:rsidRDefault="00AE7356"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6C29B3">
            <w:rPr>
              <w:rFonts w:ascii="Consolas" w:hAnsi="Consolas" w:cs="Arial"/>
              <w:noProof/>
              <w:sz w:val="18"/>
              <w:szCs w:val="18"/>
            </w:rPr>
            <w:t>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AE7356" w:rsidRPr="003A546F" w:rsidRDefault="00AE7356"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356" w:rsidRDefault="00AE7356">
    <w:pPr>
      <w:pStyle w:val="Footer"/>
    </w:pPr>
    <w:r>
      <w:rPr>
        <w:rFonts w:ascii="Consolas" w:hAnsi="Consolas" w:cs="Arial"/>
        <w:sz w:val="18"/>
        <w:szCs w:val="18"/>
      </w:rPr>
      <w:t>WorldPay Integration</w:t>
    </w:r>
  </w:p>
  <w:p w:rsidR="00AE7356" w:rsidRDefault="00AE7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66C" w:rsidRDefault="00B3466C">
      <w:pPr>
        <w:spacing w:line="240" w:lineRule="auto"/>
      </w:pPr>
      <w:r>
        <w:separator/>
      </w:r>
    </w:p>
  </w:footnote>
  <w:footnote w:type="continuationSeparator" w:id="0">
    <w:p w:rsidR="00B3466C" w:rsidRDefault="00B346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356" w:rsidRDefault="00AE735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AE7356" w:rsidRDefault="00AE7356">
    <w:pPr>
      <w:pStyle w:val="Header"/>
      <w:ind w:right="360"/>
    </w:pPr>
  </w:p>
  <w:p w:rsidR="00AE7356" w:rsidRDefault="00AE735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356" w:rsidRDefault="00AE7356">
    <w:pPr>
      <w:pStyle w:val="Header"/>
    </w:pPr>
    <w:r>
      <w:t xml:space="preserve">                                                                                                                                                                             </w:t>
    </w:r>
    <w:r w:rsidRPr="002349F0">
      <w:rPr>
        <w:color w:val="FF0000"/>
      </w:rPr>
      <w:t xml:space="preserve"> </w:t>
    </w:r>
    <w:r>
      <w:rPr>
        <w:noProof/>
        <w:color w:val="000000"/>
      </w:rPr>
      <w:drawing>
        <wp:inline distT="0" distB="0" distL="0" distR="0" wp14:anchorId="0F98A1E6" wp14:editId="6D87AB96">
          <wp:extent cx="663842" cy="160367"/>
          <wp:effectExtent l="0" t="0" r="0" b="0"/>
          <wp:docPr id="51"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p w:rsidR="00AE7356" w:rsidRPr="002919B2" w:rsidRDefault="00AE7356"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356" w:rsidRDefault="00AE7356" w:rsidP="00434C53">
    <w:pPr>
      <w:pStyle w:val="Header"/>
    </w:pPr>
    <w:r>
      <w:rPr>
        <w:noProof/>
      </w:rPr>
      <w:tab/>
    </w:r>
    <w:r>
      <w:rPr>
        <w:noProof/>
      </w:rPr>
      <w:tab/>
    </w:r>
    <w:r>
      <w:rPr>
        <w:noProof/>
      </w:rPr>
      <w:tab/>
    </w:r>
    <w:r>
      <w:rPr>
        <w:noProof/>
      </w:rPr>
      <w:tab/>
    </w:r>
    <w:r>
      <w:rPr>
        <w:noProof/>
      </w:rPr>
      <w:tab/>
    </w:r>
    <w:r>
      <w:rPr>
        <w:noProof/>
        <w:color w:val="000000"/>
      </w:rPr>
      <w:drawing>
        <wp:inline distT="0" distB="0" distL="0" distR="0" wp14:anchorId="006AE9E1" wp14:editId="209B1B61">
          <wp:extent cx="663842" cy="160367"/>
          <wp:effectExtent l="0" t="0" r="0" b="0"/>
          <wp:docPr id="46" name="image10.jpg" descr="C:\Users\elanatar\Desktop\wp-logo.jpg"/>
          <wp:cNvGraphicFramePr/>
          <a:graphic xmlns:a="http://schemas.openxmlformats.org/drawingml/2006/main">
            <a:graphicData uri="http://schemas.openxmlformats.org/drawingml/2006/picture">
              <pic:pic xmlns:pic="http://schemas.openxmlformats.org/drawingml/2006/picture">
                <pic:nvPicPr>
                  <pic:cNvPr id="0" name="image10.jpg" descr="C:\Users\elanatar\Desktop\wp-logo.jpg"/>
                  <pic:cNvPicPr preferRelativeResize="0"/>
                </pic:nvPicPr>
                <pic:blipFill>
                  <a:blip r:embed="rId1"/>
                  <a:srcRect/>
                  <a:stretch>
                    <a:fillRect/>
                  </a:stretch>
                </pic:blipFill>
                <pic:spPr>
                  <a:xfrm>
                    <a:off x="0" y="0"/>
                    <a:ext cx="663842" cy="16036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002F09"/>
    <w:multiLevelType w:val="hybridMultilevel"/>
    <w:tmpl w:val="38BA9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55617E"/>
    <w:multiLevelType w:val="hybridMultilevel"/>
    <w:tmpl w:val="DDAE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7030F"/>
    <w:multiLevelType w:val="hybridMultilevel"/>
    <w:tmpl w:val="B5528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5" w15:restartNumberingAfterBreak="0">
    <w:nsid w:val="02040A5D"/>
    <w:multiLevelType w:val="multilevel"/>
    <w:tmpl w:val="9DA661D4"/>
    <w:lvl w:ilvl="0">
      <w:start w:val="1"/>
      <w:numFmt w:val="decimal"/>
      <w:lvlText w:val="%1."/>
      <w:lvlJc w:val="left"/>
      <w:pPr>
        <w:ind w:left="720" w:hanging="360"/>
      </w:pPr>
    </w:lvl>
    <w:lvl w:ilvl="1">
      <w:start w:val="4"/>
      <w:numFmt w:val="decimal"/>
      <w:isLgl/>
      <w:lvlText w:val="%1.%2"/>
      <w:lvlJc w:val="left"/>
      <w:pPr>
        <w:ind w:left="1580" w:hanging="870"/>
      </w:pPr>
      <w:rPr>
        <w:rFonts w:hint="default"/>
      </w:rPr>
    </w:lvl>
    <w:lvl w:ilvl="2">
      <w:start w:val="4"/>
      <w:numFmt w:val="decimal"/>
      <w:isLgl/>
      <w:lvlText w:val="%1.%2.%3"/>
      <w:lvlJc w:val="left"/>
      <w:pPr>
        <w:ind w:left="1930" w:hanging="870"/>
      </w:pPr>
      <w:rPr>
        <w:rFonts w:hint="default"/>
      </w:rPr>
    </w:lvl>
    <w:lvl w:ilvl="3">
      <w:start w:val="2"/>
      <w:numFmt w:val="decimal"/>
      <w:isLgl/>
      <w:lvlText w:val="%1.%2.%3.%4"/>
      <w:lvlJc w:val="left"/>
      <w:pPr>
        <w:ind w:left="2280" w:hanging="87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600" w:hanging="1440"/>
      </w:pPr>
      <w:rPr>
        <w:rFonts w:hint="default"/>
      </w:rPr>
    </w:lvl>
  </w:abstractNum>
  <w:abstractNum w:abstractNumId="6" w15:restartNumberingAfterBreak="0">
    <w:nsid w:val="03631E2F"/>
    <w:multiLevelType w:val="hybridMultilevel"/>
    <w:tmpl w:val="6FD48F14"/>
    <w:lvl w:ilvl="0" w:tplc="110073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4333BDB"/>
    <w:multiLevelType w:val="hybridMultilevel"/>
    <w:tmpl w:val="1666AA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6E0ECC"/>
    <w:multiLevelType w:val="hybridMultilevel"/>
    <w:tmpl w:val="A9CA4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B84259"/>
    <w:multiLevelType w:val="hybridMultilevel"/>
    <w:tmpl w:val="19A659E6"/>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 w15:restartNumberingAfterBreak="0">
    <w:nsid w:val="09D73D75"/>
    <w:multiLevelType w:val="hybridMultilevel"/>
    <w:tmpl w:val="46B057FA"/>
    <w:lvl w:ilvl="0" w:tplc="51CC76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9D5F0C"/>
    <w:multiLevelType w:val="hybridMultilevel"/>
    <w:tmpl w:val="4FAE2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C49100C"/>
    <w:multiLevelType w:val="hybridMultilevel"/>
    <w:tmpl w:val="8306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650B42"/>
    <w:multiLevelType w:val="hybridMultilevel"/>
    <w:tmpl w:val="1D6AC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3E3FC9"/>
    <w:multiLevelType w:val="multilevel"/>
    <w:tmpl w:val="8F7A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7259E"/>
    <w:multiLevelType w:val="multilevel"/>
    <w:tmpl w:val="8BC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09490A"/>
    <w:multiLevelType w:val="hybridMultilevel"/>
    <w:tmpl w:val="238C3240"/>
    <w:lvl w:ilvl="0" w:tplc="EE3283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7071E7C"/>
    <w:multiLevelType w:val="multilevel"/>
    <w:tmpl w:val="7DF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23C0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0" w15:restartNumberingAfterBreak="0">
    <w:nsid w:val="1BA24571"/>
    <w:multiLevelType w:val="hybridMultilevel"/>
    <w:tmpl w:val="0C42BC5E"/>
    <w:lvl w:ilvl="0" w:tplc="7FA0A6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B756DF"/>
    <w:multiLevelType w:val="hybridMultilevel"/>
    <w:tmpl w:val="E4E4A806"/>
    <w:lvl w:ilvl="0" w:tplc="04090017">
      <w:start w:val="1"/>
      <w:numFmt w:val="lowerLetter"/>
      <w:lvlText w:val="%1)"/>
      <w:lvlJc w:val="left"/>
      <w:pPr>
        <w:ind w:left="2496" w:hanging="360"/>
      </w:pPr>
    </w:lvl>
    <w:lvl w:ilvl="1" w:tplc="04090019" w:tentative="1">
      <w:start w:val="1"/>
      <w:numFmt w:val="lowerLetter"/>
      <w:lvlText w:val="%2."/>
      <w:lvlJc w:val="left"/>
      <w:pPr>
        <w:ind w:left="3216" w:hanging="360"/>
      </w:pPr>
    </w:lvl>
    <w:lvl w:ilvl="2" w:tplc="0409001B" w:tentative="1">
      <w:start w:val="1"/>
      <w:numFmt w:val="lowerRoman"/>
      <w:lvlText w:val="%3."/>
      <w:lvlJc w:val="right"/>
      <w:pPr>
        <w:ind w:left="3936" w:hanging="180"/>
      </w:pPr>
    </w:lvl>
    <w:lvl w:ilvl="3" w:tplc="0409000F" w:tentative="1">
      <w:start w:val="1"/>
      <w:numFmt w:val="decimal"/>
      <w:lvlText w:val="%4."/>
      <w:lvlJc w:val="left"/>
      <w:pPr>
        <w:ind w:left="4656" w:hanging="360"/>
      </w:pPr>
    </w:lvl>
    <w:lvl w:ilvl="4" w:tplc="04090019" w:tentative="1">
      <w:start w:val="1"/>
      <w:numFmt w:val="lowerLetter"/>
      <w:lvlText w:val="%5."/>
      <w:lvlJc w:val="left"/>
      <w:pPr>
        <w:ind w:left="5376" w:hanging="360"/>
      </w:pPr>
    </w:lvl>
    <w:lvl w:ilvl="5" w:tplc="0409001B" w:tentative="1">
      <w:start w:val="1"/>
      <w:numFmt w:val="lowerRoman"/>
      <w:lvlText w:val="%6."/>
      <w:lvlJc w:val="right"/>
      <w:pPr>
        <w:ind w:left="6096" w:hanging="180"/>
      </w:pPr>
    </w:lvl>
    <w:lvl w:ilvl="6" w:tplc="0409000F" w:tentative="1">
      <w:start w:val="1"/>
      <w:numFmt w:val="decimal"/>
      <w:lvlText w:val="%7."/>
      <w:lvlJc w:val="left"/>
      <w:pPr>
        <w:ind w:left="6816" w:hanging="360"/>
      </w:pPr>
    </w:lvl>
    <w:lvl w:ilvl="7" w:tplc="04090019" w:tentative="1">
      <w:start w:val="1"/>
      <w:numFmt w:val="lowerLetter"/>
      <w:lvlText w:val="%8."/>
      <w:lvlJc w:val="left"/>
      <w:pPr>
        <w:ind w:left="7536" w:hanging="360"/>
      </w:pPr>
    </w:lvl>
    <w:lvl w:ilvl="8" w:tplc="0409001B" w:tentative="1">
      <w:start w:val="1"/>
      <w:numFmt w:val="lowerRoman"/>
      <w:lvlText w:val="%9."/>
      <w:lvlJc w:val="right"/>
      <w:pPr>
        <w:ind w:left="8256" w:hanging="180"/>
      </w:pPr>
    </w:lvl>
  </w:abstractNum>
  <w:abstractNum w:abstractNumId="22" w15:restartNumberingAfterBreak="0">
    <w:nsid w:val="1E0A28E5"/>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23" w15:restartNumberingAfterBreak="0">
    <w:nsid w:val="1E7A5591"/>
    <w:multiLevelType w:val="hybridMultilevel"/>
    <w:tmpl w:val="C66EFE62"/>
    <w:lvl w:ilvl="0" w:tplc="ACFCD9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F4B33C4"/>
    <w:multiLevelType w:val="hybridMultilevel"/>
    <w:tmpl w:val="466ADF22"/>
    <w:lvl w:ilvl="0" w:tplc="60005CD8">
      <w:start w:val="17"/>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C505E7"/>
    <w:multiLevelType w:val="hybridMultilevel"/>
    <w:tmpl w:val="51E05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FF938D8"/>
    <w:multiLevelType w:val="multilevel"/>
    <w:tmpl w:val="D31C8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0CC6942"/>
    <w:multiLevelType w:val="hybridMultilevel"/>
    <w:tmpl w:val="9828D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15E5164"/>
    <w:multiLevelType w:val="hybridMultilevel"/>
    <w:tmpl w:val="5D3C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86680C"/>
    <w:multiLevelType w:val="hybridMultilevel"/>
    <w:tmpl w:val="C06A3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2D7196"/>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1"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32" w15:restartNumberingAfterBreak="0">
    <w:nsid w:val="267C0D08"/>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E5602C"/>
    <w:multiLevelType w:val="hybridMultilevel"/>
    <w:tmpl w:val="1C286F14"/>
    <w:lvl w:ilvl="0" w:tplc="DF4AD918">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4"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35" w15:restartNumberingAfterBreak="0">
    <w:nsid w:val="28A1558E"/>
    <w:multiLevelType w:val="hybridMultilevel"/>
    <w:tmpl w:val="08CAAF08"/>
    <w:lvl w:ilvl="0" w:tplc="D53CF3BC">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15:restartNumberingAfterBreak="0">
    <w:nsid w:val="28DB17EA"/>
    <w:multiLevelType w:val="hybridMultilevel"/>
    <w:tmpl w:val="3A0E8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38" w15:restartNumberingAfterBreak="0">
    <w:nsid w:val="2BDB3930"/>
    <w:multiLevelType w:val="hybridMultilevel"/>
    <w:tmpl w:val="6E1A77DA"/>
    <w:lvl w:ilvl="0" w:tplc="110073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A738B2"/>
    <w:multiLevelType w:val="hybridMultilevel"/>
    <w:tmpl w:val="92985F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0" w15:restartNumberingAfterBreak="0">
    <w:nsid w:val="2ECA452C"/>
    <w:multiLevelType w:val="multilevel"/>
    <w:tmpl w:val="D3C6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FA1CEF"/>
    <w:multiLevelType w:val="hybridMultilevel"/>
    <w:tmpl w:val="85E0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216AF5"/>
    <w:multiLevelType w:val="hybridMultilevel"/>
    <w:tmpl w:val="F4A61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5118E5"/>
    <w:multiLevelType w:val="hybridMultilevel"/>
    <w:tmpl w:val="C21C369A"/>
    <w:lvl w:ilvl="0" w:tplc="820C70FC">
      <w:start w:val="1"/>
      <w:numFmt w:val="decimal"/>
      <w:lvlText w:val="%1)"/>
      <w:lvlJc w:val="left"/>
      <w:pPr>
        <w:ind w:left="720" w:hanging="360"/>
      </w:pPr>
      <w:rPr>
        <w:rFonts w:hint="default"/>
      </w:rPr>
    </w:lvl>
    <w:lvl w:ilvl="1" w:tplc="DC983202">
      <w:start w:val="1"/>
      <w:numFmt w:val="lowerLetter"/>
      <w:lvlText w:val="%2."/>
      <w:lvlJc w:val="left"/>
      <w:pPr>
        <w:ind w:left="1440" w:hanging="360"/>
      </w:pPr>
    </w:lvl>
    <w:lvl w:ilvl="2" w:tplc="166EC726">
      <w:start w:val="1"/>
      <w:numFmt w:val="lowerRoman"/>
      <w:pStyle w:val="Tabletext"/>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45"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46" w15:restartNumberingAfterBreak="0">
    <w:nsid w:val="347C4668"/>
    <w:multiLevelType w:val="hybridMultilevel"/>
    <w:tmpl w:val="3F5AAC9E"/>
    <w:lvl w:ilvl="0" w:tplc="04090001">
      <w:start w:val="1"/>
      <w:numFmt w:val="bullet"/>
      <w:lvlText w:val=""/>
      <w:lvlJc w:val="left"/>
      <w:pPr>
        <w:ind w:left="1764" w:hanging="360"/>
      </w:pPr>
      <w:rPr>
        <w:rFonts w:ascii="Symbol" w:hAnsi="Symbol"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47" w15:restartNumberingAfterBreak="0">
    <w:nsid w:val="35065A96"/>
    <w:multiLevelType w:val="hybridMultilevel"/>
    <w:tmpl w:val="E668A336"/>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6854C24"/>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49"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50" w15:restartNumberingAfterBreak="0">
    <w:nsid w:val="3953772E"/>
    <w:multiLevelType w:val="hybridMultilevel"/>
    <w:tmpl w:val="BDC4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1F66A0"/>
    <w:multiLevelType w:val="multilevel"/>
    <w:tmpl w:val="771000E2"/>
    <w:lvl w:ilvl="0">
      <w:start w:val="1"/>
      <w:numFmt w:val="decimal"/>
      <w:lvlText w:val="%1."/>
      <w:lvlJc w:val="left"/>
      <w:pPr>
        <w:ind w:left="630" w:hanging="360"/>
      </w:pPr>
    </w:lvl>
    <w:lvl w:ilvl="1">
      <w:start w:val="16"/>
      <w:numFmt w:val="decimal"/>
      <w:isLgl/>
      <w:lvlText w:val="%1.%2"/>
      <w:lvlJc w:val="left"/>
      <w:pPr>
        <w:ind w:left="1065" w:hanging="795"/>
      </w:pPr>
      <w:rPr>
        <w:rFonts w:hint="default"/>
      </w:rPr>
    </w:lvl>
    <w:lvl w:ilvl="2">
      <w:start w:val="19"/>
      <w:numFmt w:val="decimal"/>
      <w:isLgl/>
      <w:lvlText w:val="%1.%2.%3"/>
      <w:lvlJc w:val="left"/>
      <w:pPr>
        <w:ind w:left="1065" w:hanging="795"/>
      </w:pPr>
      <w:rPr>
        <w:rFonts w:hint="default"/>
      </w:rPr>
    </w:lvl>
    <w:lvl w:ilvl="3">
      <w:start w:val="1"/>
      <w:numFmt w:val="decimal"/>
      <w:isLgl/>
      <w:lvlText w:val="%1.%2.%3.%4"/>
      <w:lvlJc w:val="left"/>
      <w:pPr>
        <w:ind w:left="1065" w:hanging="795"/>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52" w15:restartNumberingAfterBreak="0">
    <w:nsid w:val="3ACF4E07"/>
    <w:multiLevelType w:val="hybridMultilevel"/>
    <w:tmpl w:val="59F0DCB4"/>
    <w:lvl w:ilvl="0" w:tplc="C6BEFA7E">
      <w:start w:val="1"/>
      <w:numFmt w:val="decimal"/>
      <w:lvlText w:val="%1."/>
      <w:lvlJc w:val="left"/>
      <w:pPr>
        <w:ind w:left="17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D8794F"/>
    <w:multiLevelType w:val="hybridMultilevel"/>
    <w:tmpl w:val="15583B9E"/>
    <w:lvl w:ilvl="0" w:tplc="F28C7E7E">
      <w:numFmt w:val="bullet"/>
      <w:lvlText w:val="-"/>
      <w:lvlJc w:val="left"/>
      <w:pPr>
        <w:ind w:left="555" w:hanging="360"/>
      </w:pPr>
      <w:rPr>
        <w:rFonts w:ascii="Calibri" w:eastAsiaTheme="minorHAnsi" w:hAnsi="Calibri" w:cs="Calibr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54" w15:restartNumberingAfterBreak="0">
    <w:nsid w:val="3DC276C3"/>
    <w:multiLevelType w:val="multilevel"/>
    <w:tmpl w:val="A83A6D6A"/>
    <w:lvl w:ilvl="0">
      <w:start w:val="1"/>
      <w:numFmt w:val="decimal"/>
      <w:lvlText w:val="%1."/>
      <w:lvlJc w:val="left"/>
      <w:pPr>
        <w:ind w:left="360" w:hanging="360"/>
      </w:pPr>
      <w:rPr>
        <w:rFonts w:hint="default"/>
      </w:rPr>
    </w:lvl>
    <w:lvl w:ilvl="1">
      <w:start w:val="1"/>
      <w:numFmt w:val="decimal"/>
      <w:isLgl/>
      <w:lvlText w:val="%1.%2"/>
      <w:lvlJc w:val="left"/>
      <w:pPr>
        <w:ind w:left="1710" w:hanging="720"/>
      </w:pPr>
      <w:rPr>
        <w:rFonts w:hint="default"/>
      </w:rPr>
    </w:lvl>
    <w:lvl w:ilvl="2">
      <w:start w:val="1"/>
      <w:numFmt w:val="decimal"/>
      <w:lvlText w:val="%3."/>
      <w:lvlJc w:val="left"/>
      <w:pPr>
        <w:ind w:left="1980" w:hanging="720"/>
      </w:pPr>
      <w:rPr>
        <w:rFonts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340" w:hanging="1080"/>
      </w:pPr>
      <w:rPr>
        <w:rFonts w:hint="default"/>
        <w:b/>
        <w:i w:val="0"/>
        <w:sz w:val="24"/>
        <w:szCs w:val="24"/>
      </w:rPr>
    </w:lvl>
    <w:lvl w:ilvl="4">
      <w:start w:val="1"/>
      <w:numFmt w:val="decimal"/>
      <w:isLgl/>
      <w:lvlText w:val="%1.%2.%3.%4.%5"/>
      <w:lvlJc w:val="left"/>
      <w:pPr>
        <w:ind w:left="2880" w:hanging="1080"/>
      </w:pPr>
      <w:rPr>
        <w:rFonts w:hint="default"/>
        <w:b w:val="0"/>
        <w:i w:val="0"/>
        <w:sz w:val="20"/>
        <w:szCs w:val="20"/>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5" w15:restartNumberingAfterBreak="0">
    <w:nsid w:val="3E2D12D3"/>
    <w:multiLevelType w:val="hybridMultilevel"/>
    <w:tmpl w:val="5EE275E8"/>
    <w:lvl w:ilvl="0" w:tplc="22929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3FAE33D0"/>
    <w:multiLevelType w:val="multilevel"/>
    <w:tmpl w:val="C3AC52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42130865"/>
    <w:multiLevelType w:val="multilevel"/>
    <w:tmpl w:val="5636C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2CC3CB0"/>
    <w:multiLevelType w:val="hybridMultilevel"/>
    <w:tmpl w:val="CDC6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8D0891"/>
    <w:multiLevelType w:val="hybridMultilevel"/>
    <w:tmpl w:val="893C55F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0" w15:restartNumberingAfterBreak="0">
    <w:nsid w:val="448F767C"/>
    <w:multiLevelType w:val="hybridMultilevel"/>
    <w:tmpl w:val="3954C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E102CE"/>
    <w:multiLevelType w:val="hybridMultilevel"/>
    <w:tmpl w:val="607E60E4"/>
    <w:lvl w:ilvl="0" w:tplc="B730314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62"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63" w15:restartNumberingAfterBreak="0">
    <w:nsid w:val="49CC64F8"/>
    <w:multiLevelType w:val="hybridMultilevel"/>
    <w:tmpl w:val="87FAFE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4A3C2275"/>
    <w:multiLevelType w:val="hybridMultilevel"/>
    <w:tmpl w:val="1D42DE7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65" w15:restartNumberingAfterBreak="0">
    <w:nsid w:val="4CC73AD3"/>
    <w:multiLevelType w:val="multilevel"/>
    <w:tmpl w:val="41F6F9AA"/>
    <w:lvl w:ilvl="0">
      <w:start w:val="2"/>
      <w:numFmt w:val="decimal"/>
      <w:lvlText w:val="%1"/>
      <w:lvlJc w:val="left"/>
      <w:pPr>
        <w:ind w:left="510" w:hanging="510"/>
      </w:pPr>
      <w:rPr>
        <w:rFonts w:hint="default"/>
      </w:rPr>
    </w:lvl>
    <w:lvl w:ilvl="1">
      <w:start w:val="1"/>
      <w:numFmt w:val="decimal"/>
      <w:lvlText w:val="%1.%2"/>
      <w:lvlJc w:val="left"/>
      <w:pPr>
        <w:ind w:left="1770" w:hanging="51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66" w15:restartNumberingAfterBreak="0">
    <w:nsid w:val="4ECC3113"/>
    <w:multiLevelType w:val="multilevel"/>
    <w:tmpl w:val="CBC2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066379"/>
    <w:multiLevelType w:val="hybridMultilevel"/>
    <w:tmpl w:val="86AAB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69" w15:restartNumberingAfterBreak="0">
    <w:nsid w:val="4FD13BEC"/>
    <w:multiLevelType w:val="hybridMultilevel"/>
    <w:tmpl w:val="1FAEB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FF23DF5"/>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12C39E2"/>
    <w:multiLevelType w:val="hybridMultilevel"/>
    <w:tmpl w:val="9E98AD0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55F01EBD"/>
    <w:multiLevelType w:val="hybridMultilevel"/>
    <w:tmpl w:val="DF0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1A3020"/>
    <w:multiLevelType w:val="hybridMultilevel"/>
    <w:tmpl w:val="8F10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1B4873"/>
    <w:multiLevelType w:val="hybridMultilevel"/>
    <w:tmpl w:val="30F6A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5D4A3B59"/>
    <w:multiLevelType w:val="hybridMultilevel"/>
    <w:tmpl w:val="10C007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6" w15:restartNumberingAfterBreak="0">
    <w:nsid w:val="5DC2310B"/>
    <w:multiLevelType w:val="multilevel"/>
    <w:tmpl w:val="5E3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666132"/>
    <w:multiLevelType w:val="hybridMultilevel"/>
    <w:tmpl w:val="A4D642D8"/>
    <w:lvl w:ilvl="0" w:tplc="4ED23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7E78B6"/>
    <w:multiLevelType w:val="multilevel"/>
    <w:tmpl w:val="7C009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284F85"/>
    <w:multiLevelType w:val="hybridMultilevel"/>
    <w:tmpl w:val="3954C720"/>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80" w15:restartNumberingAfterBreak="0">
    <w:nsid w:val="68751A11"/>
    <w:multiLevelType w:val="hybridMultilevel"/>
    <w:tmpl w:val="44EA3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8BA7CB5"/>
    <w:multiLevelType w:val="hybridMultilevel"/>
    <w:tmpl w:val="0E0C4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8C46C9A"/>
    <w:multiLevelType w:val="hybridMultilevel"/>
    <w:tmpl w:val="6FD48F14"/>
    <w:lvl w:ilvl="0" w:tplc="11007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9AE1237"/>
    <w:multiLevelType w:val="hybridMultilevel"/>
    <w:tmpl w:val="EC42650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85" w15:restartNumberingAfterBreak="0">
    <w:nsid w:val="6E6A3855"/>
    <w:multiLevelType w:val="hybridMultilevel"/>
    <w:tmpl w:val="6E1A77DA"/>
    <w:lvl w:ilvl="0" w:tplc="110073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E20434"/>
    <w:multiLevelType w:val="hybridMultilevel"/>
    <w:tmpl w:val="CFD849E0"/>
    <w:lvl w:ilvl="0" w:tplc="5B16F8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2FE5D73"/>
    <w:multiLevelType w:val="hybridMultilevel"/>
    <w:tmpl w:val="7F660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B6E0107"/>
    <w:multiLevelType w:val="hybridMultilevel"/>
    <w:tmpl w:val="5DA042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9"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F647412"/>
    <w:multiLevelType w:val="hybridMultilevel"/>
    <w:tmpl w:val="3472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5"/>
  </w:num>
  <w:num w:numId="3">
    <w:abstractNumId w:val="62"/>
  </w:num>
  <w:num w:numId="4">
    <w:abstractNumId w:val="49"/>
  </w:num>
  <w:num w:numId="5">
    <w:abstractNumId w:val="4"/>
  </w:num>
  <w:num w:numId="6">
    <w:abstractNumId w:val="68"/>
  </w:num>
  <w:num w:numId="7">
    <w:abstractNumId w:val="37"/>
  </w:num>
  <w:num w:numId="8">
    <w:abstractNumId w:val="31"/>
  </w:num>
  <w:num w:numId="9">
    <w:abstractNumId w:val="44"/>
  </w:num>
  <w:num w:numId="10">
    <w:abstractNumId w:val="84"/>
  </w:num>
  <w:num w:numId="11">
    <w:abstractNumId w:val="89"/>
  </w:num>
  <w:num w:numId="12">
    <w:abstractNumId w:val="0"/>
  </w:num>
  <w:num w:numId="13">
    <w:abstractNumId w:val="54"/>
  </w:num>
  <w:num w:numId="14">
    <w:abstractNumId w:val="6"/>
  </w:num>
  <w:num w:numId="15">
    <w:abstractNumId w:val="73"/>
  </w:num>
  <w:num w:numId="16">
    <w:abstractNumId w:val="2"/>
  </w:num>
  <w:num w:numId="17">
    <w:abstractNumId w:val="10"/>
  </w:num>
  <w:num w:numId="18">
    <w:abstractNumId w:val="82"/>
  </w:num>
  <w:num w:numId="19">
    <w:abstractNumId w:val="70"/>
  </w:num>
  <w:num w:numId="20">
    <w:abstractNumId w:val="43"/>
  </w:num>
  <w:num w:numId="21">
    <w:abstractNumId w:val="5"/>
  </w:num>
  <w:num w:numId="22">
    <w:abstractNumId w:val="32"/>
  </w:num>
  <w:num w:numId="23">
    <w:abstractNumId w:val="90"/>
  </w:num>
  <w:num w:numId="24">
    <w:abstractNumId w:val="77"/>
  </w:num>
  <w:num w:numId="25">
    <w:abstractNumId w:val="85"/>
  </w:num>
  <w:num w:numId="26">
    <w:abstractNumId w:val="60"/>
  </w:num>
  <w:num w:numId="27">
    <w:abstractNumId w:val="40"/>
  </w:num>
  <w:num w:numId="28">
    <w:abstractNumId w:val="76"/>
  </w:num>
  <w:num w:numId="29">
    <w:abstractNumId w:val="71"/>
  </w:num>
  <w:num w:numId="30">
    <w:abstractNumId w:val="38"/>
  </w:num>
  <w:num w:numId="31">
    <w:abstractNumId w:val="64"/>
  </w:num>
  <w:num w:numId="32">
    <w:abstractNumId w:val="28"/>
  </w:num>
  <w:num w:numId="33">
    <w:abstractNumId w:val="88"/>
  </w:num>
  <w:num w:numId="34">
    <w:abstractNumId w:val="23"/>
  </w:num>
  <w:num w:numId="35">
    <w:abstractNumId w:val="75"/>
  </w:num>
  <w:num w:numId="36">
    <w:abstractNumId w:val="79"/>
  </w:num>
  <w:num w:numId="37">
    <w:abstractNumId w:val="18"/>
  </w:num>
  <w:num w:numId="38">
    <w:abstractNumId w:val="59"/>
  </w:num>
  <w:num w:numId="39">
    <w:abstractNumId w:val="15"/>
  </w:num>
  <w:num w:numId="40">
    <w:abstractNumId w:val="24"/>
  </w:num>
  <w:num w:numId="4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3"/>
  </w:num>
  <w:num w:numId="44">
    <w:abstractNumId w:val="7"/>
  </w:num>
  <w:num w:numId="45">
    <w:abstractNumId w:val="52"/>
  </w:num>
  <w:num w:numId="46">
    <w:abstractNumId w:val="21"/>
  </w:num>
  <w:num w:numId="47">
    <w:abstractNumId w:val="22"/>
  </w:num>
  <w:num w:numId="48">
    <w:abstractNumId w:val="51"/>
  </w:num>
  <w:num w:numId="49">
    <w:abstractNumId w:val="42"/>
  </w:num>
  <w:num w:numId="50">
    <w:abstractNumId w:val="8"/>
  </w:num>
  <w:num w:numId="51">
    <w:abstractNumId w:val="66"/>
  </w:num>
  <w:num w:numId="52">
    <w:abstractNumId w:val="12"/>
  </w:num>
  <w:num w:numId="53">
    <w:abstractNumId w:val="14"/>
  </w:num>
  <w:num w:numId="54">
    <w:abstractNumId w:val="67"/>
  </w:num>
  <w:num w:numId="55">
    <w:abstractNumId w:val="17"/>
  </w:num>
  <w:num w:numId="56">
    <w:abstractNumId w:val="63"/>
  </w:num>
  <w:num w:numId="57">
    <w:abstractNumId w:val="58"/>
  </w:num>
  <w:num w:numId="58">
    <w:abstractNumId w:val="25"/>
  </w:num>
  <w:num w:numId="59">
    <w:abstractNumId w:val="27"/>
  </w:num>
  <w:num w:numId="60">
    <w:abstractNumId w:val="9"/>
  </w:num>
  <w:num w:numId="61">
    <w:abstractNumId w:val="36"/>
  </w:num>
  <w:num w:numId="62">
    <w:abstractNumId w:val="74"/>
  </w:num>
  <w:num w:numId="63">
    <w:abstractNumId w:val="80"/>
  </w:num>
  <w:num w:numId="64">
    <w:abstractNumId w:val="72"/>
  </w:num>
  <w:num w:numId="65">
    <w:abstractNumId w:val="29"/>
  </w:num>
  <w:num w:numId="66">
    <w:abstractNumId w:val="39"/>
  </w:num>
  <w:num w:numId="67">
    <w:abstractNumId w:val="46"/>
  </w:num>
  <w:num w:numId="68">
    <w:abstractNumId w:val="30"/>
  </w:num>
  <w:num w:numId="69">
    <w:abstractNumId w:val="20"/>
  </w:num>
  <w:num w:numId="70">
    <w:abstractNumId w:val="33"/>
  </w:num>
  <w:num w:numId="71">
    <w:abstractNumId w:val="53"/>
  </w:num>
  <w:num w:numId="72">
    <w:abstractNumId w:val="3"/>
  </w:num>
  <w:num w:numId="73">
    <w:abstractNumId w:val="86"/>
  </w:num>
  <w:num w:numId="74">
    <w:abstractNumId w:val="26"/>
  </w:num>
  <w:num w:numId="75">
    <w:abstractNumId w:val="57"/>
  </w:num>
  <w:num w:numId="76">
    <w:abstractNumId w:val="35"/>
  </w:num>
  <w:num w:numId="77">
    <w:abstractNumId w:val="19"/>
  </w:num>
  <w:num w:numId="78">
    <w:abstractNumId w:val="65"/>
  </w:num>
  <w:num w:numId="79">
    <w:abstractNumId w:val="47"/>
  </w:num>
  <w:num w:numId="80">
    <w:abstractNumId w:val="55"/>
  </w:num>
  <w:num w:numId="81">
    <w:abstractNumId w:val="78"/>
    <w:lvlOverride w:ilvl="0">
      <w:startOverride w:val="1"/>
    </w:lvlOverride>
  </w:num>
  <w:num w:numId="82">
    <w:abstractNumId w:val="78"/>
    <w:lvlOverride w:ilvl="0"/>
    <w:lvlOverride w:ilvl="1">
      <w:startOverride w:val="1"/>
    </w:lvlOverride>
  </w:num>
  <w:num w:numId="83">
    <w:abstractNumId w:val="78"/>
    <w:lvlOverride w:ilvl="0"/>
    <w:lvlOverride w:ilvl="1">
      <w:startOverride w:val="2"/>
    </w:lvlOverride>
  </w:num>
  <w:num w:numId="84">
    <w:abstractNumId w:val="78"/>
    <w:lvlOverride w:ilvl="0">
      <w:startOverride w:val="2"/>
    </w:lvlOverride>
    <w:lvlOverride w:ilvl="1"/>
  </w:num>
  <w:num w:numId="85">
    <w:abstractNumId w:val="78"/>
    <w:lvlOverride w:ilvl="0"/>
    <w:lvlOverride w:ilvl="1">
      <w:startOverride w:val="1"/>
    </w:lvlOverride>
  </w:num>
  <w:num w:numId="86">
    <w:abstractNumId w:val="78"/>
    <w:lvlOverride w:ilvl="0"/>
    <w:lvlOverride w:ilvl="1">
      <w:startOverride w:val="2"/>
    </w:lvlOverride>
  </w:num>
  <w:num w:numId="87">
    <w:abstractNumId w:val="61"/>
  </w:num>
  <w:num w:numId="88">
    <w:abstractNumId w:val="16"/>
    <w:lvlOverride w:ilvl="0">
      <w:startOverride w:val="1"/>
    </w:lvlOverride>
  </w:num>
  <w:num w:numId="89">
    <w:abstractNumId w:val="16"/>
    <w:lvlOverride w:ilvl="0">
      <w:startOverride w:val="2"/>
    </w:lvlOverride>
  </w:num>
  <w:num w:numId="90">
    <w:abstractNumId w:val="1"/>
  </w:num>
  <w:num w:numId="91">
    <w:abstractNumId w:val="41"/>
  </w:num>
  <w:num w:numId="92">
    <w:abstractNumId w:val="13"/>
  </w:num>
  <w:num w:numId="93">
    <w:abstractNumId w:val="50"/>
  </w:num>
  <w:num w:numId="94">
    <w:abstractNumId w:val="81"/>
  </w:num>
  <w:num w:numId="95">
    <w:abstractNumId w:val="69"/>
  </w:num>
  <w:num w:numId="96">
    <w:abstractNumId w:val="87"/>
  </w:num>
  <w:num w:numId="97">
    <w:abstractNumId w:val="48"/>
  </w:num>
  <w:num w:numId="9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
  </w:num>
  <w:numIdMacAtCleanup w:val="8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oornima Kakani">
    <w15:presenceInfo w15:providerId="AD" w15:userId="S-1-5-21-2414005191-2431363525-1628603290-1295825"/>
  </w15:person>
  <w15:person w15:author="Nishikant .">
    <w15:presenceInfo w15:providerId="AD" w15:userId="S-1-5-21-2414005191-2431363525-1628603290-1607743"/>
  </w15:person>
  <w15:person w15:author="Karthick Nagarajan">
    <w15:presenceInfo w15:providerId="AD" w15:userId="S-1-5-21-2414005191-2431363525-1628603290-15164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hideSpellingErrors/>
  <w:activeWritingStyle w:appName="MSWord" w:lang="en-US" w:vendorID="64" w:dllVersion="131078" w:nlCheck="1" w:checkStyle="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048D"/>
    <w:rsid w:val="000020A6"/>
    <w:rsid w:val="000027CA"/>
    <w:rsid w:val="000032D8"/>
    <w:rsid w:val="000038AA"/>
    <w:rsid w:val="00003EFE"/>
    <w:rsid w:val="00004162"/>
    <w:rsid w:val="00005D81"/>
    <w:rsid w:val="000073D4"/>
    <w:rsid w:val="00011679"/>
    <w:rsid w:val="0001177F"/>
    <w:rsid w:val="000125A1"/>
    <w:rsid w:val="0001272D"/>
    <w:rsid w:val="000129EE"/>
    <w:rsid w:val="00013A02"/>
    <w:rsid w:val="0001414D"/>
    <w:rsid w:val="000147EC"/>
    <w:rsid w:val="000148FB"/>
    <w:rsid w:val="00015685"/>
    <w:rsid w:val="000158B2"/>
    <w:rsid w:val="00016400"/>
    <w:rsid w:val="00016643"/>
    <w:rsid w:val="00016B55"/>
    <w:rsid w:val="00016C81"/>
    <w:rsid w:val="000170E7"/>
    <w:rsid w:val="00017509"/>
    <w:rsid w:val="00017659"/>
    <w:rsid w:val="0001790B"/>
    <w:rsid w:val="00020117"/>
    <w:rsid w:val="00020987"/>
    <w:rsid w:val="00020A74"/>
    <w:rsid w:val="0002128B"/>
    <w:rsid w:val="000213A3"/>
    <w:rsid w:val="00021F29"/>
    <w:rsid w:val="000228F8"/>
    <w:rsid w:val="00024B54"/>
    <w:rsid w:val="00024E75"/>
    <w:rsid w:val="00025E89"/>
    <w:rsid w:val="00027629"/>
    <w:rsid w:val="000277E6"/>
    <w:rsid w:val="00030142"/>
    <w:rsid w:val="00030DFA"/>
    <w:rsid w:val="00031D6D"/>
    <w:rsid w:val="00031EE4"/>
    <w:rsid w:val="00032ED7"/>
    <w:rsid w:val="000332EF"/>
    <w:rsid w:val="00033E78"/>
    <w:rsid w:val="00034ADA"/>
    <w:rsid w:val="00035635"/>
    <w:rsid w:val="00035961"/>
    <w:rsid w:val="00036F4A"/>
    <w:rsid w:val="00040B77"/>
    <w:rsid w:val="00040FE7"/>
    <w:rsid w:val="00041A00"/>
    <w:rsid w:val="00043622"/>
    <w:rsid w:val="0004431F"/>
    <w:rsid w:val="00044814"/>
    <w:rsid w:val="000455F4"/>
    <w:rsid w:val="000456A1"/>
    <w:rsid w:val="0004584E"/>
    <w:rsid w:val="000474E6"/>
    <w:rsid w:val="000476D0"/>
    <w:rsid w:val="0004794E"/>
    <w:rsid w:val="00047998"/>
    <w:rsid w:val="000479B9"/>
    <w:rsid w:val="00050BAB"/>
    <w:rsid w:val="00051A77"/>
    <w:rsid w:val="00052BD8"/>
    <w:rsid w:val="00052C50"/>
    <w:rsid w:val="00053D27"/>
    <w:rsid w:val="000540F0"/>
    <w:rsid w:val="000548CF"/>
    <w:rsid w:val="00055354"/>
    <w:rsid w:val="0005563A"/>
    <w:rsid w:val="00056BF3"/>
    <w:rsid w:val="000575DA"/>
    <w:rsid w:val="00061035"/>
    <w:rsid w:val="00061CB1"/>
    <w:rsid w:val="00062FF0"/>
    <w:rsid w:val="00063391"/>
    <w:rsid w:val="000643EF"/>
    <w:rsid w:val="000649C2"/>
    <w:rsid w:val="00064FAD"/>
    <w:rsid w:val="000652F4"/>
    <w:rsid w:val="00065AEE"/>
    <w:rsid w:val="00065E22"/>
    <w:rsid w:val="00066D81"/>
    <w:rsid w:val="000704AE"/>
    <w:rsid w:val="000707D4"/>
    <w:rsid w:val="000709D5"/>
    <w:rsid w:val="00070B00"/>
    <w:rsid w:val="00070FC4"/>
    <w:rsid w:val="00072C69"/>
    <w:rsid w:val="00072E3E"/>
    <w:rsid w:val="00072FD2"/>
    <w:rsid w:val="000734FC"/>
    <w:rsid w:val="00073CDA"/>
    <w:rsid w:val="000751F5"/>
    <w:rsid w:val="00075B51"/>
    <w:rsid w:val="00075DF2"/>
    <w:rsid w:val="0008017B"/>
    <w:rsid w:val="00082D9A"/>
    <w:rsid w:val="000832D6"/>
    <w:rsid w:val="000853A9"/>
    <w:rsid w:val="000865FD"/>
    <w:rsid w:val="00086B56"/>
    <w:rsid w:val="00087F47"/>
    <w:rsid w:val="00087F95"/>
    <w:rsid w:val="00090018"/>
    <w:rsid w:val="00091E70"/>
    <w:rsid w:val="0009463B"/>
    <w:rsid w:val="00096C12"/>
    <w:rsid w:val="00097D6C"/>
    <w:rsid w:val="000A07F0"/>
    <w:rsid w:val="000A09CF"/>
    <w:rsid w:val="000A0EC8"/>
    <w:rsid w:val="000A11A6"/>
    <w:rsid w:val="000A24D6"/>
    <w:rsid w:val="000A55FC"/>
    <w:rsid w:val="000A59AC"/>
    <w:rsid w:val="000A662E"/>
    <w:rsid w:val="000A6A6D"/>
    <w:rsid w:val="000A6AC6"/>
    <w:rsid w:val="000B038C"/>
    <w:rsid w:val="000B08CA"/>
    <w:rsid w:val="000B2160"/>
    <w:rsid w:val="000B3256"/>
    <w:rsid w:val="000B353C"/>
    <w:rsid w:val="000B3BAC"/>
    <w:rsid w:val="000B426B"/>
    <w:rsid w:val="000B4ACC"/>
    <w:rsid w:val="000B6576"/>
    <w:rsid w:val="000B716A"/>
    <w:rsid w:val="000B748E"/>
    <w:rsid w:val="000B75E7"/>
    <w:rsid w:val="000B7838"/>
    <w:rsid w:val="000B7839"/>
    <w:rsid w:val="000C07C2"/>
    <w:rsid w:val="000C16A8"/>
    <w:rsid w:val="000C1F0E"/>
    <w:rsid w:val="000C28F1"/>
    <w:rsid w:val="000C29D0"/>
    <w:rsid w:val="000C29F7"/>
    <w:rsid w:val="000C3583"/>
    <w:rsid w:val="000C375E"/>
    <w:rsid w:val="000C3D1B"/>
    <w:rsid w:val="000C4CCC"/>
    <w:rsid w:val="000C5CF1"/>
    <w:rsid w:val="000C5D96"/>
    <w:rsid w:val="000C76BB"/>
    <w:rsid w:val="000C7BA8"/>
    <w:rsid w:val="000D00B8"/>
    <w:rsid w:val="000D154E"/>
    <w:rsid w:val="000D225D"/>
    <w:rsid w:val="000D27B3"/>
    <w:rsid w:val="000D292E"/>
    <w:rsid w:val="000D3447"/>
    <w:rsid w:val="000D593B"/>
    <w:rsid w:val="000D5DA5"/>
    <w:rsid w:val="000D64A9"/>
    <w:rsid w:val="000D6529"/>
    <w:rsid w:val="000D6A0C"/>
    <w:rsid w:val="000D7235"/>
    <w:rsid w:val="000D7589"/>
    <w:rsid w:val="000D7B74"/>
    <w:rsid w:val="000E0253"/>
    <w:rsid w:val="000E07CA"/>
    <w:rsid w:val="000E2071"/>
    <w:rsid w:val="000E2D25"/>
    <w:rsid w:val="000E2FB0"/>
    <w:rsid w:val="000E363E"/>
    <w:rsid w:val="000E372F"/>
    <w:rsid w:val="000E37E8"/>
    <w:rsid w:val="000E40F1"/>
    <w:rsid w:val="000E4D4A"/>
    <w:rsid w:val="000E4EC0"/>
    <w:rsid w:val="000E509C"/>
    <w:rsid w:val="000E53E8"/>
    <w:rsid w:val="000E60EE"/>
    <w:rsid w:val="000E673E"/>
    <w:rsid w:val="000E69C7"/>
    <w:rsid w:val="000F175D"/>
    <w:rsid w:val="000F1912"/>
    <w:rsid w:val="000F2FD2"/>
    <w:rsid w:val="000F43CF"/>
    <w:rsid w:val="000F46AF"/>
    <w:rsid w:val="000F5E10"/>
    <w:rsid w:val="000F6BE8"/>
    <w:rsid w:val="00101866"/>
    <w:rsid w:val="00101EBE"/>
    <w:rsid w:val="00102F3B"/>
    <w:rsid w:val="00102F82"/>
    <w:rsid w:val="00103D53"/>
    <w:rsid w:val="00104B7C"/>
    <w:rsid w:val="001055A3"/>
    <w:rsid w:val="00105D27"/>
    <w:rsid w:val="0010691B"/>
    <w:rsid w:val="00107209"/>
    <w:rsid w:val="001072F8"/>
    <w:rsid w:val="001078A2"/>
    <w:rsid w:val="001100EB"/>
    <w:rsid w:val="00110844"/>
    <w:rsid w:val="00110C85"/>
    <w:rsid w:val="00112081"/>
    <w:rsid w:val="00112AC5"/>
    <w:rsid w:val="00112D21"/>
    <w:rsid w:val="00113592"/>
    <w:rsid w:val="00115594"/>
    <w:rsid w:val="00116E50"/>
    <w:rsid w:val="001170F2"/>
    <w:rsid w:val="00121B23"/>
    <w:rsid w:val="0012300F"/>
    <w:rsid w:val="00124AA8"/>
    <w:rsid w:val="00124FDE"/>
    <w:rsid w:val="00125094"/>
    <w:rsid w:val="00132CF4"/>
    <w:rsid w:val="00133726"/>
    <w:rsid w:val="00133918"/>
    <w:rsid w:val="00133A20"/>
    <w:rsid w:val="00133F35"/>
    <w:rsid w:val="00134EB2"/>
    <w:rsid w:val="00135C16"/>
    <w:rsid w:val="00137000"/>
    <w:rsid w:val="0014058D"/>
    <w:rsid w:val="0014099C"/>
    <w:rsid w:val="00140D2E"/>
    <w:rsid w:val="0014124A"/>
    <w:rsid w:val="00143841"/>
    <w:rsid w:val="00143A55"/>
    <w:rsid w:val="00144220"/>
    <w:rsid w:val="00144D85"/>
    <w:rsid w:val="00144E00"/>
    <w:rsid w:val="00145552"/>
    <w:rsid w:val="00145915"/>
    <w:rsid w:val="00145FD3"/>
    <w:rsid w:val="00146154"/>
    <w:rsid w:val="001465C5"/>
    <w:rsid w:val="00146C88"/>
    <w:rsid w:val="001501C1"/>
    <w:rsid w:val="00150376"/>
    <w:rsid w:val="00150AAA"/>
    <w:rsid w:val="00150C5B"/>
    <w:rsid w:val="001510C1"/>
    <w:rsid w:val="001528CF"/>
    <w:rsid w:val="0015390C"/>
    <w:rsid w:val="00153BAB"/>
    <w:rsid w:val="00153CE3"/>
    <w:rsid w:val="00153D8A"/>
    <w:rsid w:val="00155ACD"/>
    <w:rsid w:val="00155C90"/>
    <w:rsid w:val="00156710"/>
    <w:rsid w:val="00156909"/>
    <w:rsid w:val="00156C8E"/>
    <w:rsid w:val="00157DB6"/>
    <w:rsid w:val="00161A03"/>
    <w:rsid w:val="00161D62"/>
    <w:rsid w:val="001629B2"/>
    <w:rsid w:val="00164504"/>
    <w:rsid w:val="0016793F"/>
    <w:rsid w:val="001702D0"/>
    <w:rsid w:val="0017085F"/>
    <w:rsid w:val="001723D3"/>
    <w:rsid w:val="001731A1"/>
    <w:rsid w:val="001740C0"/>
    <w:rsid w:val="001756A9"/>
    <w:rsid w:val="001757FD"/>
    <w:rsid w:val="00175C1E"/>
    <w:rsid w:val="001763E6"/>
    <w:rsid w:val="00176F4D"/>
    <w:rsid w:val="00180B20"/>
    <w:rsid w:val="00182813"/>
    <w:rsid w:val="001851D2"/>
    <w:rsid w:val="00185B10"/>
    <w:rsid w:val="00186458"/>
    <w:rsid w:val="00186D96"/>
    <w:rsid w:val="00187150"/>
    <w:rsid w:val="0018720F"/>
    <w:rsid w:val="00190423"/>
    <w:rsid w:val="00193219"/>
    <w:rsid w:val="00193A71"/>
    <w:rsid w:val="00193A7A"/>
    <w:rsid w:val="00194CF2"/>
    <w:rsid w:val="00194D64"/>
    <w:rsid w:val="00195152"/>
    <w:rsid w:val="00195262"/>
    <w:rsid w:val="00196A4C"/>
    <w:rsid w:val="001A010F"/>
    <w:rsid w:val="001A0ADA"/>
    <w:rsid w:val="001A0C5D"/>
    <w:rsid w:val="001A1EF0"/>
    <w:rsid w:val="001A4FB6"/>
    <w:rsid w:val="001A5C57"/>
    <w:rsid w:val="001A72DE"/>
    <w:rsid w:val="001A73AF"/>
    <w:rsid w:val="001B03BA"/>
    <w:rsid w:val="001B4256"/>
    <w:rsid w:val="001B4D57"/>
    <w:rsid w:val="001B52F5"/>
    <w:rsid w:val="001B572E"/>
    <w:rsid w:val="001B59E4"/>
    <w:rsid w:val="001B6DCD"/>
    <w:rsid w:val="001B796B"/>
    <w:rsid w:val="001C01BC"/>
    <w:rsid w:val="001C0252"/>
    <w:rsid w:val="001C02D9"/>
    <w:rsid w:val="001C06DB"/>
    <w:rsid w:val="001C1B79"/>
    <w:rsid w:val="001C52A1"/>
    <w:rsid w:val="001C52D6"/>
    <w:rsid w:val="001C604A"/>
    <w:rsid w:val="001C61BF"/>
    <w:rsid w:val="001D18BD"/>
    <w:rsid w:val="001D2546"/>
    <w:rsid w:val="001D2E40"/>
    <w:rsid w:val="001D3A7A"/>
    <w:rsid w:val="001D52DE"/>
    <w:rsid w:val="001D556B"/>
    <w:rsid w:val="001D594A"/>
    <w:rsid w:val="001D6968"/>
    <w:rsid w:val="001D76A9"/>
    <w:rsid w:val="001E1280"/>
    <w:rsid w:val="001E1562"/>
    <w:rsid w:val="001E1892"/>
    <w:rsid w:val="001E2FDC"/>
    <w:rsid w:val="001E311C"/>
    <w:rsid w:val="001E3F03"/>
    <w:rsid w:val="001E42A1"/>
    <w:rsid w:val="001E4343"/>
    <w:rsid w:val="001E464A"/>
    <w:rsid w:val="001E53C7"/>
    <w:rsid w:val="001E5BC6"/>
    <w:rsid w:val="001E748A"/>
    <w:rsid w:val="001E7CFB"/>
    <w:rsid w:val="001F1045"/>
    <w:rsid w:val="001F11AF"/>
    <w:rsid w:val="001F1B37"/>
    <w:rsid w:val="001F1D9F"/>
    <w:rsid w:val="001F22DC"/>
    <w:rsid w:val="001F5FC3"/>
    <w:rsid w:val="001F6A51"/>
    <w:rsid w:val="001F6B16"/>
    <w:rsid w:val="001F779F"/>
    <w:rsid w:val="00200D29"/>
    <w:rsid w:val="00200E68"/>
    <w:rsid w:val="002010E0"/>
    <w:rsid w:val="002022F3"/>
    <w:rsid w:val="002024E5"/>
    <w:rsid w:val="002025A8"/>
    <w:rsid w:val="00203B44"/>
    <w:rsid w:val="00203EB2"/>
    <w:rsid w:val="00206303"/>
    <w:rsid w:val="002065FE"/>
    <w:rsid w:val="0020689B"/>
    <w:rsid w:val="00206A57"/>
    <w:rsid w:val="00206DD5"/>
    <w:rsid w:val="00207605"/>
    <w:rsid w:val="00210745"/>
    <w:rsid w:val="00210925"/>
    <w:rsid w:val="00211DCD"/>
    <w:rsid w:val="00212871"/>
    <w:rsid w:val="002140C4"/>
    <w:rsid w:val="00214BDC"/>
    <w:rsid w:val="002150DC"/>
    <w:rsid w:val="0021545A"/>
    <w:rsid w:val="00215805"/>
    <w:rsid w:val="00215993"/>
    <w:rsid w:val="00216D42"/>
    <w:rsid w:val="002211FB"/>
    <w:rsid w:val="0022158E"/>
    <w:rsid w:val="00223898"/>
    <w:rsid w:val="00224443"/>
    <w:rsid w:val="002248D3"/>
    <w:rsid w:val="002264F5"/>
    <w:rsid w:val="00227374"/>
    <w:rsid w:val="00227498"/>
    <w:rsid w:val="00227E58"/>
    <w:rsid w:val="00227EFC"/>
    <w:rsid w:val="00232431"/>
    <w:rsid w:val="00233B53"/>
    <w:rsid w:val="002340F5"/>
    <w:rsid w:val="00234719"/>
    <w:rsid w:val="002349F0"/>
    <w:rsid w:val="00234FDF"/>
    <w:rsid w:val="002353B6"/>
    <w:rsid w:val="00235E6C"/>
    <w:rsid w:val="00236497"/>
    <w:rsid w:val="00240331"/>
    <w:rsid w:val="002416FD"/>
    <w:rsid w:val="00242885"/>
    <w:rsid w:val="002432E4"/>
    <w:rsid w:val="00247822"/>
    <w:rsid w:val="00247C68"/>
    <w:rsid w:val="0025016F"/>
    <w:rsid w:val="002511EE"/>
    <w:rsid w:val="00251658"/>
    <w:rsid w:val="00251ACF"/>
    <w:rsid w:val="00251FDD"/>
    <w:rsid w:val="002527B1"/>
    <w:rsid w:val="00252D09"/>
    <w:rsid w:val="00253097"/>
    <w:rsid w:val="00253531"/>
    <w:rsid w:val="00253940"/>
    <w:rsid w:val="00253950"/>
    <w:rsid w:val="00253F4C"/>
    <w:rsid w:val="00254A75"/>
    <w:rsid w:val="00254D87"/>
    <w:rsid w:val="0025624D"/>
    <w:rsid w:val="002563AD"/>
    <w:rsid w:val="00257C66"/>
    <w:rsid w:val="00262346"/>
    <w:rsid w:val="00262BA7"/>
    <w:rsid w:val="00262ECD"/>
    <w:rsid w:val="00263E6E"/>
    <w:rsid w:val="00267589"/>
    <w:rsid w:val="002700E3"/>
    <w:rsid w:val="002706CE"/>
    <w:rsid w:val="002716E1"/>
    <w:rsid w:val="00272029"/>
    <w:rsid w:val="00272D28"/>
    <w:rsid w:val="00273043"/>
    <w:rsid w:val="0027429E"/>
    <w:rsid w:val="00274B6D"/>
    <w:rsid w:val="00274D43"/>
    <w:rsid w:val="002759BB"/>
    <w:rsid w:val="00275AB8"/>
    <w:rsid w:val="00276641"/>
    <w:rsid w:val="00276903"/>
    <w:rsid w:val="0027787A"/>
    <w:rsid w:val="00277F11"/>
    <w:rsid w:val="002801B0"/>
    <w:rsid w:val="00280966"/>
    <w:rsid w:val="0028116E"/>
    <w:rsid w:val="002817A6"/>
    <w:rsid w:val="00281D93"/>
    <w:rsid w:val="00283B51"/>
    <w:rsid w:val="002840C5"/>
    <w:rsid w:val="002861CC"/>
    <w:rsid w:val="002875ED"/>
    <w:rsid w:val="002907E8"/>
    <w:rsid w:val="002919B2"/>
    <w:rsid w:val="00292BDF"/>
    <w:rsid w:val="00292C60"/>
    <w:rsid w:val="002930BD"/>
    <w:rsid w:val="002931CE"/>
    <w:rsid w:val="002938D0"/>
    <w:rsid w:val="002941A4"/>
    <w:rsid w:val="00294B8B"/>
    <w:rsid w:val="002951C3"/>
    <w:rsid w:val="00295FFE"/>
    <w:rsid w:val="002963B6"/>
    <w:rsid w:val="002965BD"/>
    <w:rsid w:val="002971EA"/>
    <w:rsid w:val="002A0D10"/>
    <w:rsid w:val="002A1923"/>
    <w:rsid w:val="002A2390"/>
    <w:rsid w:val="002A3748"/>
    <w:rsid w:val="002A6CCB"/>
    <w:rsid w:val="002A7313"/>
    <w:rsid w:val="002B05A3"/>
    <w:rsid w:val="002B1818"/>
    <w:rsid w:val="002B1AB4"/>
    <w:rsid w:val="002B218F"/>
    <w:rsid w:val="002B23DB"/>
    <w:rsid w:val="002B4368"/>
    <w:rsid w:val="002B5438"/>
    <w:rsid w:val="002B57E8"/>
    <w:rsid w:val="002B6EF1"/>
    <w:rsid w:val="002B7D61"/>
    <w:rsid w:val="002C051E"/>
    <w:rsid w:val="002C13B3"/>
    <w:rsid w:val="002C16C2"/>
    <w:rsid w:val="002C2772"/>
    <w:rsid w:val="002C2779"/>
    <w:rsid w:val="002C43E3"/>
    <w:rsid w:val="002C441E"/>
    <w:rsid w:val="002C6CB9"/>
    <w:rsid w:val="002D0B94"/>
    <w:rsid w:val="002D0E88"/>
    <w:rsid w:val="002D34BF"/>
    <w:rsid w:val="002D39F2"/>
    <w:rsid w:val="002D4B02"/>
    <w:rsid w:val="002D4CCE"/>
    <w:rsid w:val="002D5950"/>
    <w:rsid w:val="002D5C96"/>
    <w:rsid w:val="002D64B3"/>
    <w:rsid w:val="002E0459"/>
    <w:rsid w:val="002E0EAE"/>
    <w:rsid w:val="002E1F75"/>
    <w:rsid w:val="002E20E4"/>
    <w:rsid w:val="002E2A9E"/>
    <w:rsid w:val="002E2F51"/>
    <w:rsid w:val="002E3764"/>
    <w:rsid w:val="002E391D"/>
    <w:rsid w:val="002E4F12"/>
    <w:rsid w:val="002E520E"/>
    <w:rsid w:val="002E5526"/>
    <w:rsid w:val="002E5BCE"/>
    <w:rsid w:val="002E5D8D"/>
    <w:rsid w:val="002E5E15"/>
    <w:rsid w:val="002E6DE7"/>
    <w:rsid w:val="002E7FE6"/>
    <w:rsid w:val="002F0684"/>
    <w:rsid w:val="002F0FDA"/>
    <w:rsid w:val="002F2729"/>
    <w:rsid w:val="002F47B5"/>
    <w:rsid w:val="002F5CE0"/>
    <w:rsid w:val="002F6DC4"/>
    <w:rsid w:val="002F7099"/>
    <w:rsid w:val="002F71A8"/>
    <w:rsid w:val="0030005A"/>
    <w:rsid w:val="0030061F"/>
    <w:rsid w:val="0030086E"/>
    <w:rsid w:val="00301650"/>
    <w:rsid w:val="00301A85"/>
    <w:rsid w:val="00301BC5"/>
    <w:rsid w:val="00301F8E"/>
    <w:rsid w:val="00302257"/>
    <w:rsid w:val="00302813"/>
    <w:rsid w:val="00304F94"/>
    <w:rsid w:val="00305103"/>
    <w:rsid w:val="00306AF8"/>
    <w:rsid w:val="00307FB9"/>
    <w:rsid w:val="00310463"/>
    <w:rsid w:val="0031055F"/>
    <w:rsid w:val="00310F85"/>
    <w:rsid w:val="00311AB7"/>
    <w:rsid w:val="003123DC"/>
    <w:rsid w:val="00315E08"/>
    <w:rsid w:val="00316B62"/>
    <w:rsid w:val="00316C97"/>
    <w:rsid w:val="00316E65"/>
    <w:rsid w:val="003204BE"/>
    <w:rsid w:val="00320681"/>
    <w:rsid w:val="00320804"/>
    <w:rsid w:val="00321B5A"/>
    <w:rsid w:val="003231BB"/>
    <w:rsid w:val="003249C8"/>
    <w:rsid w:val="003250E8"/>
    <w:rsid w:val="00326C30"/>
    <w:rsid w:val="003300BD"/>
    <w:rsid w:val="00331B24"/>
    <w:rsid w:val="00332537"/>
    <w:rsid w:val="0033257B"/>
    <w:rsid w:val="0033285D"/>
    <w:rsid w:val="00332B5E"/>
    <w:rsid w:val="00332E3E"/>
    <w:rsid w:val="003332A3"/>
    <w:rsid w:val="00333980"/>
    <w:rsid w:val="00334134"/>
    <w:rsid w:val="00334520"/>
    <w:rsid w:val="00335AEF"/>
    <w:rsid w:val="00335E09"/>
    <w:rsid w:val="00335F50"/>
    <w:rsid w:val="00336EA8"/>
    <w:rsid w:val="003377A6"/>
    <w:rsid w:val="003404F4"/>
    <w:rsid w:val="00340C3B"/>
    <w:rsid w:val="00340CB0"/>
    <w:rsid w:val="00341E1E"/>
    <w:rsid w:val="00342140"/>
    <w:rsid w:val="00342F02"/>
    <w:rsid w:val="0034357C"/>
    <w:rsid w:val="003454D8"/>
    <w:rsid w:val="00345990"/>
    <w:rsid w:val="00346D7A"/>
    <w:rsid w:val="0035019A"/>
    <w:rsid w:val="003502DF"/>
    <w:rsid w:val="0035095C"/>
    <w:rsid w:val="00351256"/>
    <w:rsid w:val="003529AC"/>
    <w:rsid w:val="003554A9"/>
    <w:rsid w:val="003571E8"/>
    <w:rsid w:val="003573B4"/>
    <w:rsid w:val="00361A69"/>
    <w:rsid w:val="00361E3E"/>
    <w:rsid w:val="00362524"/>
    <w:rsid w:val="0036289C"/>
    <w:rsid w:val="00363094"/>
    <w:rsid w:val="0036455A"/>
    <w:rsid w:val="0036468E"/>
    <w:rsid w:val="00364E87"/>
    <w:rsid w:val="0036565D"/>
    <w:rsid w:val="0036700C"/>
    <w:rsid w:val="003671BA"/>
    <w:rsid w:val="003674DA"/>
    <w:rsid w:val="003711E2"/>
    <w:rsid w:val="0037165A"/>
    <w:rsid w:val="00371A64"/>
    <w:rsid w:val="00371E29"/>
    <w:rsid w:val="00372425"/>
    <w:rsid w:val="003724BA"/>
    <w:rsid w:val="003754C0"/>
    <w:rsid w:val="003758D0"/>
    <w:rsid w:val="00380C71"/>
    <w:rsid w:val="00381762"/>
    <w:rsid w:val="00381FA4"/>
    <w:rsid w:val="00383F05"/>
    <w:rsid w:val="00384261"/>
    <w:rsid w:val="00384F9A"/>
    <w:rsid w:val="00385DC2"/>
    <w:rsid w:val="00386CBE"/>
    <w:rsid w:val="00386F0B"/>
    <w:rsid w:val="00390361"/>
    <w:rsid w:val="003906BB"/>
    <w:rsid w:val="0039133F"/>
    <w:rsid w:val="003919DF"/>
    <w:rsid w:val="0039240E"/>
    <w:rsid w:val="00392C51"/>
    <w:rsid w:val="00394F77"/>
    <w:rsid w:val="00396111"/>
    <w:rsid w:val="00396416"/>
    <w:rsid w:val="003967BF"/>
    <w:rsid w:val="00396F06"/>
    <w:rsid w:val="003978BD"/>
    <w:rsid w:val="003A03AC"/>
    <w:rsid w:val="003A0CA6"/>
    <w:rsid w:val="003A2549"/>
    <w:rsid w:val="003A33EA"/>
    <w:rsid w:val="003A35D2"/>
    <w:rsid w:val="003A4331"/>
    <w:rsid w:val="003A546F"/>
    <w:rsid w:val="003A5E5F"/>
    <w:rsid w:val="003A60CD"/>
    <w:rsid w:val="003A6995"/>
    <w:rsid w:val="003A6F3C"/>
    <w:rsid w:val="003A74E8"/>
    <w:rsid w:val="003B00FB"/>
    <w:rsid w:val="003B05D6"/>
    <w:rsid w:val="003B089F"/>
    <w:rsid w:val="003B08DC"/>
    <w:rsid w:val="003B1FC8"/>
    <w:rsid w:val="003B447C"/>
    <w:rsid w:val="003B4A11"/>
    <w:rsid w:val="003B5444"/>
    <w:rsid w:val="003B6917"/>
    <w:rsid w:val="003B724B"/>
    <w:rsid w:val="003B79BD"/>
    <w:rsid w:val="003C04CA"/>
    <w:rsid w:val="003C0B68"/>
    <w:rsid w:val="003C22C6"/>
    <w:rsid w:val="003C247D"/>
    <w:rsid w:val="003C2547"/>
    <w:rsid w:val="003C2D04"/>
    <w:rsid w:val="003C5E0C"/>
    <w:rsid w:val="003C5F5B"/>
    <w:rsid w:val="003C6F13"/>
    <w:rsid w:val="003C780D"/>
    <w:rsid w:val="003C7F1A"/>
    <w:rsid w:val="003D0A1E"/>
    <w:rsid w:val="003D0BBB"/>
    <w:rsid w:val="003D1500"/>
    <w:rsid w:val="003D152A"/>
    <w:rsid w:val="003D2F4B"/>
    <w:rsid w:val="003D2FF4"/>
    <w:rsid w:val="003D3536"/>
    <w:rsid w:val="003D3DCD"/>
    <w:rsid w:val="003D3FBC"/>
    <w:rsid w:val="003D4046"/>
    <w:rsid w:val="003D40E1"/>
    <w:rsid w:val="003D53AA"/>
    <w:rsid w:val="003D562D"/>
    <w:rsid w:val="003D7AE9"/>
    <w:rsid w:val="003E0238"/>
    <w:rsid w:val="003E041A"/>
    <w:rsid w:val="003E0955"/>
    <w:rsid w:val="003E12F7"/>
    <w:rsid w:val="003E130F"/>
    <w:rsid w:val="003E1C5D"/>
    <w:rsid w:val="003E3635"/>
    <w:rsid w:val="003E3E90"/>
    <w:rsid w:val="003E41E2"/>
    <w:rsid w:val="003E423E"/>
    <w:rsid w:val="003E43C2"/>
    <w:rsid w:val="003E470C"/>
    <w:rsid w:val="003E484B"/>
    <w:rsid w:val="003E4FEC"/>
    <w:rsid w:val="003E51B1"/>
    <w:rsid w:val="003E7E5E"/>
    <w:rsid w:val="003F0A7D"/>
    <w:rsid w:val="003F0B53"/>
    <w:rsid w:val="003F0F84"/>
    <w:rsid w:val="003F1296"/>
    <w:rsid w:val="003F3026"/>
    <w:rsid w:val="003F4EE0"/>
    <w:rsid w:val="003F5069"/>
    <w:rsid w:val="003F5215"/>
    <w:rsid w:val="003F5757"/>
    <w:rsid w:val="003F6742"/>
    <w:rsid w:val="003F7A26"/>
    <w:rsid w:val="003F7C9C"/>
    <w:rsid w:val="00400C2C"/>
    <w:rsid w:val="00401692"/>
    <w:rsid w:val="00401B29"/>
    <w:rsid w:val="00402450"/>
    <w:rsid w:val="004029B0"/>
    <w:rsid w:val="00402E5A"/>
    <w:rsid w:val="0040331B"/>
    <w:rsid w:val="004036EA"/>
    <w:rsid w:val="00403BA9"/>
    <w:rsid w:val="00404939"/>
    <w:rsid w:val="00405EB6"/>
    <w:rsid w:val="00406BCC"/>
    <w:rsid w:val="004101E8"/>
    <w:rsid w:val="00411715"/>
    <w:rsid w:val="004119F8"/>
    <w:rsid w:val="00411B54"/>
    <w:rsid w:val="00411B70"/>
    <w:rsid w:val="00411D68"/>
    <w:rsid w:val="00411E42"/>
    <w:rsid w:val="0041332F"/>
    <w:rsid w:val="00413F39"/>
    <w:rsid w:val="00416284"/>
    <w:rsid w:val="00416E07"/>
    <w:rsid w:val="004175E1"/>
    <w:rsid w:val="004177FA"/>
    <w:rsid w:val="004205F2"/>
    <w:rsid w:val="0042167C"/>
    <w:rsid w:val="00421AB6"/>
    <w:rsid w:val="004221BF"/>
    <w:rsid w:val="00423A9F"/>
    <w:rsid w:val="00424005"/>
    <w:rsid w:val="00424864"/>
    <w:rsid w:val="00424F78"/>
    <w:rsid w:val="00425EFC"/>
    <w:rsid w:val="00426583"/>
    <w:rsid w:val="004269CC"/>
    <w:rsid w:val="0042743B"/>
    <w:rsid w:val="00427E78"/>
    <w:rsid w:val="00427FFB"/>
    <w:rsid w:val="0043033F"/>
    <w:rsid w:val="00430592"/>
    <w:rsid w:val="004312DF"/>
    <w:rsid w:val="00432E1A"/>
    <w:rsid w:val="004333B6"/>
    <w:rsid w:val="00434C53"/>
    <w:rsid w:val="00440961"/>
    <w:rsid w:val="00441E8F"/>
    <w:rsid w:val="00441FAC"/>
    <w:rsid w:val="00442684"/>
    <w:rsid w:val="0044419C"/>
    <w:rsid w:val="00444533"/>
    <w:rsid w:val="0044482B"/>
    <w:rsid w:val="0044541C"/>
    <w:rsid w:val="00445431"/>
    <w:rsid w:val="00446163"/>
    <w:rsid w:val="00446F4B"/>
    <w:rsid w:val="00452841"/>
    <w:rsid w:val="004534F1"/>
    <w:rsid w:val="00453A70"/>
    <w:rsid w:val="00453E00"/>
    <w:rsid w:val="004555AB"/>
    <w:rsid w:val="004563CE"/>
    <w:rsid w:val="00457254"/>
    <w:rsid w:val="00457BBD"/>
    <w:rsid w:val="00462277"/>
    <w:rsid w:val="004626BC"/>
    <w:rsid w:val="0046375C"/>
    <w:rsid w:val="00463C13"/>
    <w:rsid w:val="004645A7"/>
    <w:rsid w:val="00465205"/>
    <w:rsid w:val="00467515"/>
    <w:rsid w:val="00467576"/>
    <w:rsid w:val="00467717"/>
    <w:rsid w:val="004678E2"/>
    <w:rsid w:val="00471768"/>
    <w:rsid w:val="00473A14"/>
    <w:rsid w:val="004767B2"/>
    <w:rsid w:val="0048211C"/>
    <w:rsid w:val="004827D4"/>
    <w:rsid w:val="004829EF"/>
    <w:rsid w:val="00482B8B"/>
    <w:rsid w:val="00483CC8"/>
    <w:rsid w:val="00484375"/>
    <w:rsid w:val="004844CD"/>
    <w:rsid w:val="00484730"/>
    <w:rsid w:val="00484875"/>
    <w:rsid w:val="00485144"/>
    <w:rsid w:val="0048566B"/>
    <w:rsid w:val="004860C5"/>
    <w:rsid w:val="004903E5"/>
    <w:rsid w:val="004905EB"/>
    <w:rsid w:val="00490A51"/>
    <w:rsid w:val="00490ED3"/>
    <w:rsid w:val="00491CA0"/>
    <w:rsid w:val="0049449B"/>
    <w:rsid w:val="00494E94"/>
    <w:rsid w:val="00496C0E"/>
    <w:rsid w:val="00496EE1"/>
    <w:rsid w:val="004A004E"/>
    <w:rsid w:val="004A0601"/>
    <w:rsid w:val="004A1FE6"/>
    <w:rsid w:val="004A2A14"/>
    <w:rsid w:val="004A37AC"/>
    <w:rsid w:val="004A3FBF"/>
    <w:rsid w:val="004A6279"/>
    <w:rsid w:val="004A6453"/>
    <w:rsid w:val="004A6711"/>
    <w:rsid w:val="004A732F"/>
    <w:rsid w:val="004A7A9E"/>
    <w:rsid w:val="004B0078"/>
    <w:rsid w:val="004B05E7"/>
    <w:rsid w:val="004B0676"/>
    <w:rsid w:val="004B0BE8"/>
    <w:rsid w:val="004B12B7"/>
    <w:rsid w:val="004B3AD4"/>
    <w:rsid w:val="004B3F4B"/>
    <w:rsid w:val="004B4178"/>
    <w:rsid w:val="004B4322"/>
    <w:rsid w:val="004B460C"/>
    <w:rsid w:val="004B4915"/>
    <w:rsid w:val="004B5290"/>
    <w:rsid w:val="004B5B6C"/>
    <w:rsid w:val="004B6189"/>
    <w:rsid w:val="004B63C9"/>
    <w:rsid w:val="004B764A"/>
    <w:rsid w:val="004B7901"/>
    <w:rsid w:val="004C0ADC"/>
    <w:rsid w:val="004C12BD"/>
    <w:rsid w:val="004C1313"/>
    <w:rsid w:val="004C3D6E"/>
    <w:rsid w:val="004D0E70"/>
    <w:rsid w:val="004D15E7"/>
    <w:rsid w:val="004D180D"/>
    <w:rsid w:val="004D1AD9"/>
    <w:rsid w:val="004D26BC"/>
    <w:rsid w:val="004D368C"/>
    <w:rsid w:val="004D375E"/>
    <w:rsid w:val="004D3DB0"/>
    <w:rsid w:val="004D3F46"/>
    <w:rsid w:val="004D51F9"/>
    <w:rsid w:val="004D63C8"/>
    <w:rsid w:val="004D66A6"/>
    <w:rsid w:val="004D7CA2"/>
    <w:rsid w:val="004E0109"/>
    <w:rsid w:val="004E0618"/>
    <w:rsid w:val="004E358D"/>
    <w:rsid w:val="004E426B"/>
    <w:rsid w:val="004E5389"/>
    <w:rsid w:val="004E570F"/>
    <w:rsid w:val="004E5ECE"/>
    <w:rsid w:val="004E6B4F"/>
    <w:rsid w:val="004E7495"/>
    <w:rsid w:val="004F065B"/>
    <w:rsid w:val="004F0740"/>
    <w:rsid w:val="004F0A16"/>
    <w:rsid w:val="004F11E9"/>
    <w:rsid w:val="004F143D"/>
    <w:rsid w:val="004F17CA"/>
    <w:rsid w:val="004F20FE"/>
    <w:rsid w:val="004F2961"/>
    <w:rsid w:val="004F37C5"/>
    <w:rsid w:val="004F4BF7"/>
    <w:rsid w:val="004F530B"/>
    <w:rsid w:val="004F557A"/>
    <w:rsid w:val="004F5813"/>
    <w:rsid w:val="004F5A4E"/>
    <w:rsid w:val="004F5B64"/>
    <w:rsid w:val="004F6B7D"/>
    <w:rsid w:val="004F7093"/>
    <w:rsid w:val="004F7C77"/>
    <w:rsid w:val="005016E3"/>
    <w:rsid w:val="005016EE"/>
    <w:rsid w:val="00503779"/>
    <w:rsid w:val="005047EC"/>
    <w:rsid w:val="00504989"/>
    <w:rsid w:val="005073FC"/>
    <w:rsid w:val="00507B5B"/>
    <w:rsid w:val="00507B6D"/>
    <w:rsid w:val="00507F21"/>
    <w:rsid w:val="005104BD"/>
    <w:rsid w:val="00510596"/>
    <w:rsid w:val="00511034"/>
    <w:rsid w:val="00513631"/>
    <w:rsid w:val="0051372D"/>
    <w:rsid w:val="0051457B"/>
    <w:rsid w:val="0051529B"/>
    <w:rsid w:val="00515CCB"/>
    <w:rsid w:val="00516F1D"/>
    <w:rsid w:val="0051706F"/>
    <w:rsid w:val="005178B1"/>
    <w:rsid w:val="00517A36"/>
    <w:rsid w:val="00520025"/>
    <w:rsid w:val="00522B51"/>
    <w:rsid w:val="00522E1B"/>
    <w:rsid w:val="00523BF3"/>
    <w:rsid w:val="005241E7"/>
    <w:rsid w:val="00524CD7"/>
    <w:rsid w:val="00525010"/>
    <w:rsid w:val="0052601A"/>
    <w:rsid w:val="00526F19"/>
    <w:rsid w:val="00527A75"/>
    <w:rsid w:val="00531493"/>
    <w:rsid w:val="00531517"/>
    <w:rsid w:val="005315E8"/>
    <w:rsid w:val="00531A10"/>
    <w:rsid w:val="00532206"/>
    <w:rsid w:val="005322B1"/>
    <w:rsid w:val="0053242D"/>
    <w:rsid w:val="00532B24"/>
    <w:rsid w:val="00534DD2"/>
    <w:rsid w:val="00534E64"/>
    <w:rsid w:val="005352C7"/>
    <w:rsid w:val="0053607C"/>
    <w:rsid w:val="00536329"/>
    <w:rsid w:val="005367BF"/>
    <w:rsid w:val="00536EDC"/>
    <w:rsid w:val="005376C0"/>
    <w:rsid w:val="00537BCC"/>
    <w:rsid w:val="00537D76"/>
    <w:rsid w:val="00541012"/>
    <w:rsid w:val="00542A6F"/>
    <w:rsid w:val="00542CEA"/>
    <w:rsid w:val="00543B8C"/>
    <w:rsid w:val="00546983"/>
    <w:rsid w:val="005503FA"/>
    <w:rsid w:val="0055125F"/>
    <w:rsid w:val="00552AF1"/>
    <w:rsid w:val="0055383E"/>
    <w:rsid w:val="00553E64"/>
    <w:rsid w:val="00554CC6"/>
    <w:rsid w:val="005558B1"/>
    <w:rsid w:val="005559FB"/>
    <w:rsid w:val="00555CE5"/>
    <w:rsid w:val="0055667B"/>
    <w:rsid w:val="00556896"/>
    <w:rsid w:val="00557C8D"/>
    <w:rsid w:val="00557CE6"/>
    <w:rsid w:val="00560020"/>
    <w:rsid w:val="005630AF"/>
    <w:rsid w:val="00564508"/>
    <w:rsid w:val="00565CC8"/>
    <w:rsid w:val="005671B2"/>
    <w:rsid w:val="00567530"/>
    <w:rsid w:val="005678AB"/>
    <w:rsid w:val="00570466"/>
    <w:rsid w:val="0057315D"/>
    <w:rsid w:val="005737DB"/>
    <w:rsid w:val="0057399B"/>
    <w:rsid w:val="00574B1C"/>
    <w:rsid w:val="00574B5C"/>
    <w:rsid w:val="0057561A"/>
    <w:rsid w:val="00576B79"/>
    <w:rsid w:val="00576D10"/>
    <w:rsid w:val="00577EF0"/>
    <w:rsid w:val="00580D31"/>
    <w:rsid w:val="005837EB"/>
    <w:rsid w:val="00585519"/>
    <w:rsid w:val="00586292"/>
    <w:rsid w:val="0058691C"/>
    <w:rsid w:val="005869FC"/>
    <w:rsid w:val="00590979"/>
    <w:rsid w:val="00591814"/>
    <w:rsid w:val="005921E4"/>
    <w:rsid w:val="00592BAA"/>
    <w:rsid w:val="00592D9A"/>
    <w:rsid w:val="00594159"/>
    <w:rsid w:val="005947BC"/>
    <w:rsid w:val="00596824"/>
    <w:rsid w:val="00596C02"/>
    <w:rsid w:val="0059707F"/>
    <w:rsid w:val="005976E9"/>
    <w:rsid w:val="00597F82"/>
    <w:rsid w:val="005A055E"/>
    <w:rsid w:val="005A27B2"/>
    <w:rsid w:val="005A511F"/>
    <w:rsid w:val="005A5E0A"/>
    <w:rsid w:val="005A7433"/>
    <w:rsid w:val="005A77B8"/>
    <w:rsid w:val="005B0795"/>
    <w:rsid w:val="005B0E25"/>
    <w:rsid w:val="005B2047"/>
    <w:rsid w:val="005B2803"/>
    <w:rsid w:val="005B2C2E"/>
    <w:rsid w:val="005B3158"/>
    <w:rsid w:val="005B3586"/>
    <w:rsid w:val="005B36EE"/>
    <w:rsid w:val="005B44F9"/>
    <w:rsid w:val="005B4E29"/>
    <w:rsid w:val="005B57AA"/>
    <w:rsid w:val="005B5C6D"/>
    <w:rsid w:val="005B5E7A"/>
    <w:rsid w:val="005B658D"/>
    <w:rsid w:val="005B6A0E"/>
    <w:rsid w:val="005C0451"/>
    <w:rsid w:val="005C0728"/>
    <w:rsid w:val="005C0A10"/>
    <w:rsid w:val="005C11B4"/>
    <w:rsid w:val="005C17B7"/>
    <w:rsid w:val="005C182B"/>
    <w:rsid w:val="005C1F68"/>
    <w:rsid w:val="005C24DC"/>
    <w:rsid w:val="005C3135"/>
    <w:rsid w:val="005C33A5"/>
    <w:rsid w:val="005C3C86"/>
    <w:rsid w:val="005C5A0B"/>
    <w:rsid w:val="005C5ED2"/>
    <w:rsid w:val="005C6730"/>
    <w:rsid w:val="005C69C0"/>
    <w:rsid w:val="005C7287"/>
    <w:rsid w:val="005D0A05"/>
    <w:rsid w:val="005D0CEC"/>
    <w:rsid w:val="005D0EF0"/>
    <w:rsid w:val="005D211F"/>
    <w:rsid w:val="005D2B5E"/>
    <w:rsid w:val="005D2D2F"/>
    <w:rsid w:val="005D30A3"/>
    <w:rsid w:val="005D5EAF"/>
    <w:rsid w:val="005D7FCC"/>
    <w:rsid w:val="005E006E"/>
    <w:rsid w:val="005E06AE"/>
    <w:rsid w:val="005E0B2A"/>
    <w:rsid w:val="005E3519"/>
    <w:rsid w:val="005E4730"/>
    <w:rsid w:val="005E4925"/>
    <w:rsid w:val="005E4CB0"/>
    <w:rsid w:val="005E4EC7"/>
    <w:rsid w:val="005E6745"/>
    <w:rsid w:val="005E67C5"/>
    <w:rsid w:val="005E6F87"/>
    <w:rsid w:val="005E73DA"/>
    <w:rsid w:val="005E7C3A"/>
    <w:rsid w:val="005E7E45"/>
    <w:rsid w:val="005E7E90"/>
    <w:rsid w:val="005E7F48"/>
    <w:rsid w:val="005F17D2"/>
    <w:rsid w:val="005F238A"/>
    <w:rsid w:val="005F37D2"/>
    <w:rsid w:val="005F3C6B"/>
    <w:rsid w:val="005F557B"/>
    <w:rsid w:val="005F667E"/>
    <w:rsid w:val="005F6B0E"/>
    <w:rsid w:val="005F6DAA"/>
    <w:rsid w:val="005F6FE7"/>
    <w:rsid w:val="00600B45"/>
    <w:rsid w:val="00601040"/>
    <w:rsid w:val="006020B8"/>
    <w:rsid w:val="0060271F"/>
    <w:rsid w:val="00603BB5"/>
    <w:rsid w:val="00604826"/>
    <w:rsid w:val="0060559E"/>
    <w:rsid w:val="00605DD7"/>
    <w:rsid w:val="00606F2A"/>
    <w:rsid w:val="0060754E"/>
    <w:rsid w:val="00611910"/>
    <w:rsid w:val="00614C47"/>
    <w:rsid w:val="006158CD"/>
    <w:rsid w:val="00615F85"/>
    <w:rsid w:val="00616B88"/>
    <w:rsid w:val="00617A12"/>
    <w:rsid w:val="00621551"/>
    <w:rsid w:val="00621554"/>
    <w:rsid w:val="00621D69"/>
    <w:rsid w:val="00621FF1"/>
    <w:rsid w:val="0062222D"/>
    <w:rsid w:val="006231F0"/>
    <w:rsid w:val="006238A4"/>
    <w:rsid w:val="006274EB"/>
    <w:rsid w:val="00635928"/>
    <w:rsid w:val="00635C1E"/>
    <w:rsid w:val="00635FFA"/>
    <w:rsid w:val="006368A4"/>
    <w:rsid w:val="00636C09"/>
    <w:rsid w:val="006372D6"/>
    <w:rsid w:val="006406B2"/>
    <w:rsid w:val="00641653"/>
    <w:rsid w:val="00641C4D"/>
    <w:rsid w:val="00642FDB"/>
    <w:rsid w:val="006445DE"/>
    <w:rsid w:val="006446B5"/>
    <w:rsid w:val="00644A52"/>
    <w:rsid w:val="00644D26"/>
    <w:rsid w:val="006477E5"/>
    <w:rsid w:val="0065043D"/>
    <w:rsid w:val="00651A03"/>
    <w:rsid w:val="00652141"/>
    <w:rsid w:val="006529DE"/>
    <w:rsid w:val="006531DE"/>
    <w:rsid w:val="006565AC"/>
    <w:rsid w:val="006567CB"/>
    <w:rsid w:val="00656B76"/>
    <w:rsid w:val="006606B7"/>
    <w:rsid w:val="00661E46"/>
    <w:rsid w:val="0066377D"/>
    <w:rsid w:val="00663928"/>
    <w:rsid w:val="00663C2C"/>
    <w:rsid w:val="0066400C"/>
    <w:rsid w:val="006642A4"/>
    <w:rsid w:val="0066458B"/>
    <w:rsid w:val="006648C5"/>
    <w:rsid w:val="006649E9"/>
    <w:rsid w:val="00666A40"/>
    <w:rsid w:val="00667F47"/>
    <w:rsid w:val="006713EE"/>
    <w:rsid w:val="006719EE"/>
    <w:rsid w:val="00671C6A"/>
    <w:rsid w:val="006731A3"/>
    <w:rsid w:val="00673777"/>
    <w:rsid w:val="006746CF"/>
    <w:rsid w:val="00675061"/>
    <w:rsid w:val="00676AD1"/>
    <w:rsid w:val="00677329"/>
    <w:rsid w:val="00677671"/>
    <w:rsid w:val="00680593"/>
    <w:rsid w:val="006805B1"/>
    <w:rsid w:val="00682169"/>
    <w:rsid w:val="006829FE"/>
    <w:rsid w:val="00682CB4"/>
    <w:rsid w:val="00684FDE"/>
    <w:rsid w:val="00685E39"/>
    <w:rsid w:val="00685E56"/>
    <w:rsid w:val="00686B3C"/>
    <w:rsid w:val="006901E4"/>
    <w:rsid w:val="00691BFC"/>
    <w:rsid w:val="00692176"/>
    <w:rsid w:val="006929BD"/>
    <w:rsid w:val="00692E4C"/>
    <w:rsid w:val="00693E4D"/>
    <w:rsid w:val="006941D7"/>
    <w:rsid w:val="006955B4"/>
    <w:rsid w:val="00695F73"/>
    <w:rsid w:val="006960B6"/>
    <w:rsid w:val="00696658"/>
    <w:rsid w:val="00696DAA"/>
    <w:rsid w:val="00696E15"/>
    <w:rsid w:val="00697861"/>
    <w:rsid w:val="006A124E"/>
    <w:rsid w:val="006A290A"/>
    <w:rsid w:val="006A321A"/>
    <w:rsid w:val="006A32E9"/>
    <w:rsid w:val="006A3F23"/>
    <w:rsid w:val="006A467D"/>
    <w:rsid w:val="006A4D24"/>
    <w:rsid w:val="006A512B"/>
    <w:rsid w:val="006A5D76"/>
    <w:rsid w:val="006A68A8"/>
    <w:rsid w:val="006B0946"/>
    <w:rsid w:val="006B2CFB"/>
    <w:rsid w:val="006B36B8"/>
    <w:rsid w:val="006B41DF"/>
    <w:rsid w:val="006B4C83"/>
    <w:rsid w:val="006B56EC"/>
    <w:rsid w:val="006B5725"/>
    <w:rsid w:val="006B6CF9"/>
    <w:rsid w:val="006B70E5"/>
    <w:rsid w:val="006C015D"/>
    <w:rsid w:val="006C137A"/>
    <w:rsid w:val="006C1956"/>
    <w:rsid w:val="006C29B3"/>
    <w:rsid w:val="006C3F20"/>
    <w:rsid w:val="006C4FE7"/>
    <w:rsid w:val="006C50CC"/>
    <w:rsid w:val="006C75DC"/>
    <w:rsid w:val="006C7870"/>
    <w:rsid w:val="006C7912"/>
    <w:rsid w:val="006D09E2"/>
    <w:rsid w:val="006D127D"/>
    <w:rsid w:val="006D14ED"/>
    <w:rsid w:val="006D1514"/>
    <w:rsid w:val="006D257C"/>
    <w:rsid w:val="006D2A00"/>
    <w:rsid w:val="006D2EE8"/>
    <w:rsid w:val="006D3A29"/>
    <w:rsid w:val="006D4F9A"/>
    <w:rsid w:val="006D567A"/>
    <w:rsid w:val="006D66E0"/>
    <w:rsid w:val="006D6A7E"/>
    <w:rsid w:val="006D78BE"/>
    <w:rsid w:val="006E23A9"/>
    <w:rsid w:val="006E25FC"/>
    <w:rsid w:val="006E34CA"/>
    <w:rsid w:val="006E3744"/>
    <w:rsid w:val="006E39A8"/>
    <w:rsid w:val="006E3F28"/>
    <w:rsid w:val="006E4740"/>
    <w:rsid w:val="006E580A"/>
    <w:rsid w:val="006E594F"/>
    <w:rsid w:val="006E656E"/>
    <w:rsid w:val="006E67AD"/>
    <w:rsid w:val="006E795C"/>
    <w:rsid w:val="006F02A9"/>
    <w:rsid w:val="006F07B7"/>
    <w:rsid w:val="006F4D65"/>
    <w:rsid w:val="006F5A5C"/>
    <w:rsid w:val="006F5F22"/>
    <w:rsid w:val="006F6C59"/>
    <w:rsid w:val="006F706C"/>
    <w:rsid w:val="006F73B9"/>
    <w:rsid w:val="00700447"/>
    <w:rsid w:val="00701EC2"/>
    <w:rsid w:val="0070328F"/>
    <w:rsid w:val="0070381D"/>
    <w:rsid w:val="007040E7"/>
    <w:rsid w:val="007059A6"/>
    <w:rsid w:val="00706B3C"/>
    <w:rsid w:val="00710B73"/>
    <w:rsid w:val="007115F9"/>
    <w:rsid w:val="0071162D"/>
    <w:rsid w:val="00711A02"/>
    <w:rsid w:val="00712F14"/>
    <w:rsid w:val="00713939"/>
    <w:rsid w:val="00715A92"/>
    <w:rsid w:val="007165D2"/>
    <w:rsid w:val="007224BC"/>
    <w:rsid w:val="007225BB"/>
    <w:rsid w:val="0072306A"/>
    <w:rsid w:val="0072379A"/>
    <w:rsid w:val="0072566B"/>
    <w:rsid w:val="00725D92"/>
    <w:rsid w:val="00726403"/>
    <w:rsid w:val="007275DE"/>
    <w:rsid w:val="007300B0"/>
    <w:rsid w:val="00730C91"/>
    <w:rsid w:val="00730F1F"/>
    <w:rsid w:val="00730FF5"/>
    <w:rsid w:val="00732C6E"/>
    <w:rsid w:val="00733EA6"/>
    <w:rsid w:val="00734A3A"/>
    <w:rsid w:val="00734E24"/>
    <w:rsid w:val="00735718"/>
    <w:rsid w:val="00736D79"/>
    <w:rsid w:val="0073767C"/>
    <w:rsid w:val="00737759"/>
    <w:rsid w:val="007404E0"/>
    <w:rsid w:val="0074074F"/>
    <w:rsid w:val="007437D8"/>
    <w:rsid w:val="00745E02"/>
    <w:rsid w:val="00745F0F"/>
    <w:rsid w:val="00746404"/>
    <w:rsid w:val="00746A35"/>
    <w:rsid w:val="00751161"/>
    <w:rsid w:val="0075322B"/>
    <w:rsid w:val="00753F5A"/>
    <w:rsid w:val="00754000"/>
    <w:rsid w:val="00755A1C"/>
    <w:rsid w:val="00755AD6"/>
    <w:rsid w:val="00755D05"/>
    <w:rsid w:val="00756B0C"/>
    <w:rsid w:val="00760A61"/>
    <w:rsid w:val="00760F0B"/>
    <w:rsid w:val="007611F3"/>
    <w:rsid w:val="00761240"/>
    <w:rsid w:val="00762BB0"/>
    <w:rsid w:val="007630F2"/>
    <w:rsid w:val="00763B1C"/>
    <w:rsid w:val="00765304"/>
    <w:rsid w:val="0076670A"/>
    <w:rsid w:val="00767AFC"/>
    <w:rsid w:val="00767EBA"/>
    <w:rsid w:val="00770566"/>
    <w:rsid w:val="00770DF1"/>
    <w:rsid w:val="00772CC0"/>
    <w:rsid w:val="0077351F"/>
    <w:rsid w:val="00774F61"/>
    <w:rsid w:val="00775D78"/>
    <w:rsid w:val="00775E64"/>
    <w:rsid w:val="00776B32"/>
    <w:rsid w:val="007774B6"/>
    <w:rsid w:val="007801C9"/>
    <w:rsid w:val="0078066E"/>
    <w:rsid w:val="0078101E"/>
    <w:rsid w:val="007819FB"/>
    <w:rsid w:val="007827AA"/>
    <w:rsid w:val="00782C08"/>
    <w:rsid w:val="00785A76"/>
    <w:rsid w:val="00786C20"/>
    <w:rsid w:val="0078728A"/>
    <w:rsid w:val="0078740B"/>
    <w:rsid w:val="007879A5"/>
    <w:rsid w:val="00787C0A"/>
    <w:rsid w:val="00791585"/>
    <w:rsid w:val="0079312C"/>
    <w:rsid w:val="00793B1C"/>
    <w:rsid w:val="00794C0D"/>
    <w:rsid w:val="00795234"/>
    <w:rsid w:val="007953AB"/>
    <w:rsid w:val="007970DC"/>
    <w:rsid w:val="007A03E7"/>
    <w:rsid w:val="007A097E"/>
    <w:rsid w:val="007A0A06"/>
    <w:rsid w:val="007A26CD"/>
    <w:rsid w:val="007A2904"/>
    <w:rsid w:val="007A2ACF"/>
    <w:rsid w:val="007A4214"/>
    <w:rsid w:val="007A4C01"/>
    <w:rsid w:val="007A53BC"/>
    <w:rsid w:val="007A5A94"/>
    <w:rsid w:val="007A5B02"/>
    <w:rsid w:val="007A61C2"/>
    <w:rsid w:val="007A7B88"/>
    <w:rsid w:val="007B043E"/>
    <w:rsid w:val="007B053B"/>
    <w:rsid w:val="007B068B"/>
    <w:rsid w:val="007B19F2"/>
    <w:rsid w:val="007B1C4E"/>
    <w:rsid w:val="007B4103"/>
    <w:rsid w:val="007B4918"/>
    <w:rsid w:val="007B5EE8"/>
    <w:rsid w:val="007B624F"/>
    <w:rsid w:val="007B65EE"/>
    <w:rsid w:val="007B6DC9"/>
    <w:rsid w:val="007B76C9"/>
    <w:rsid w:val="007B7DD7"/>
    <w:rsid w:val="007C2B63"/>
    <w:rsid w:val="007C3972"/>
    <w:rsid w:val="007C403D"/>
    <w:rsid w:val="007C4144"/>
    <w:rsid w:val="007C4EB5"/>
    <w:rsid w:val="007C50FB"/>
    <w:rsid w:val="007C73C7"/>
    <w:rsid w:val="007D0CAC"/>
    <w:rsid w:val="007D1403"/>
    <w:rsid w:val="007D1B0A"/>
    <w:rsid w:val="007D1FDF"/>
    <w:rsid w:val="007D31B5"/>
    <w:rsid w:val="007D3837"/>
    <w:rsid w:val="007D499D"/>
    <w:rsid w:val="007D606F"/>
    <w:rsid w:val="007D6C6F"/>
    <w:rsid w:val="007D6DD2"/>
    <w:rsid w:val="007E1336"/>
    <w:rsid w:val="007E160D"/>
    <w:rsid w:val="007E1880"/>
    <w:rsid w:val="007E1D2E"/>
    <w:rsid w:val="007E327C"/>
    <w:rsid w:val="007E4526"/>
    <w:rsid w:val="007E502A"/>
    <w:rsid w:val="007E558C"/>
    <w:rsid w:val="007E599B"/>
    <w:rsid w:val="007E7962"/>
    <w:rsid w:val="007F0646"/>
    <w:rsid w:val="007F0AB1"/>
    <w:rsid w:val="007F226B"/>
    <w:rsid w:val="007F243F"/>
    <w:rsid w:val="007F3711"/>
    <w:rsid w:val="007F3E0D"/>
    <w:rsid w:val="007F4339"/>
    <w:rsid w:val="007F45D2"/>
    <w:rsid w:val="007F5857"/>
    <w:rsid w:val="007F6DEA"/>
    <w:rsid w:val="007F72DB"/>
    <w:rsid w:val="007F72FF"/>
    <w:rsid w:val="00800B05"/>
    <w:rsid w:val="00800FD7"/>
    <w:rsid w:val="00801422"/>
    <w:rsid w:val="00802125"/>
    <w:rsid w:val="008046A2"/>
    <w:rsid w:val="0080483A"/>
    <w:rsid w:val="00804A26"/>
    <w:rsid w:val="00804A38"/>
    <w:rsid w:val="008064CD"/>
    <w:rsid w:val="00806718"/>
    <w:rsid w:val="00806CE2"/>
    <w:rsid w:val="008112C0"/>
    <w:rsid w:val="00812198"/>
    <w:rsid w:val="008146D1"/>
    <w:rsid w:val="008149B2"/>
    <w:rsid w:val="00814F35"/>
    <w:rsid w:val="00816271"/>
    <w:rsid w:val="00816B20"/>
    <w:rsid w:val="0081738E"/>
    <w:rsid w:val="008176FA"/>
    <w:rsid w:val="00817FAC"/>
    <w:rsid w:val="00820560"/>
    <w:rsid w:val="00821479"/>
    <w:rsid w:val="008214B1"/>
    <w:rsid w:val="00822343"/>
    <w:rsid w:val="00822908"/>
    <w:rsid w:val="0082420D"/>
    <w:rsid w:val="00824BB6"/>
    <w:rsid w:val="00826215"/>
    <w:rsid w:val="00826737"/>
    <w:rsid w:val="00826C25"/>
    <w:rsid w:val="00826DF0"/>
    <w:rsid w:val="0082706A"/>
    <w:rsid w:val="008278B0"/>
    <w:rsid w:val="008303C0"/>
    <w:rsid w:val="00831D6C"/>
    <w:rsid w:val="00833A51"/>
    <w:rsid w:val="00835596"/>
    <w:rsid w:val="00835710"/>
    <w:rsid w:val="00836AE6"/>
    <w:rsid w:val="00837382"/>
    <w:rsid w:val="00841D9F"/>
    <w:rsid w:val="00841F50"/>
    <w:rsid w:val="008433A3"/>
    <w:rsid w:val="00844E19"/>
    <w:rsid w:val="0084624F"/>
    <w:rsid w:val="008464A6"/>
    <w:rsid w:val="00846CC0"/>
    <w:rsid w:val="008473BC"/>
    <w:rsid w:val="00850218"/>
    <w:rsid w:val="0085066D"/>
    <w:rsid w:val="00850CBB"/>
    <w:rsid w:val="00852FD7"/>
    <w:rsid w:val="00853D55"/>
    <w:rsid w:val="008548B5"/>
    <w:rsid w:val="008556CE"/>
    <w:rsid w:val="00855A3A"/>
    <w:rsid w:val="00856FA3"/>
    <w:rsid w:val="008571A8"/>
    <w:rsid w:val="00857277"/>
    <w:rsid w:val="00857878"/>
    <w:rsid w:val="00857BB4"/>
    <w:rsid w:val="00857DD7"/>
    <w:rsid w:val="0086031E"/>
    <w:rsid w:val="0086055A"/>
    <w:rsid w:val="00862692"/>
    <w:rsid w:val="008635FA"/>
    <w:rsid w:val="00864322"/>
    <w:rsid w:val="008648F0"/>
    <w:rsid w:val="00864A58"/>
    <w:rsid w:val="0086535A"/>
    <w:rsid w:val="00865745"/>
    <w:rsid w:val="008657A5"/>
    <w:rsid w:val="008672A6"/>
    <w:rsid w:val="00867850"/>
    <w:rsid w:val="00867A15"/>
    <w:rsid w:val="00870083"/>
    <w:rsid w:val="00871CE1"/>
    <w:rsid w:val="00871EA4"/>
    <w:rsid w:val="00871EE7"/>
    <w:rsid w:val="008724DF"/>
    <w:rsid w:val="00875318"/>
    <w:rsid w:val="008777C6"/>
    <w:rsid w:val="00880A05"/>
    <w:rsid w:val="008830CF"/>
    <w:rsid w:val="008836BB"/>
    <w:rsid w:val="00883D3B"/>
    <w:rsid w:val="00883F2B"/>
    <w:rsid w:val="008849C3"/>
    <w:rsid w:val="00884D21"/>
    <w:rsid w:val="0088575D"/>
    <w:rsid w:val="00885ACB"/>
    <w:rsid w:val="008863A0"/>
    <w:rsid w:val="008870F9"/>
    <w:rsid w:val="0088720A"/>
    <w:rsid w:val="00887262"/>
    <w:rsid w:val="00887415"/>
    <w:rsid w:val="00887F7D"/>
    <w:rsid w:val="008906BC"/>
    <w:rsid w:val="00892492"/>
    <w:rsid w:val="0089283D"/>
    <w:rsid w:val="00892F57"/>
    <w:rsid w:val="00893580"/>
    <w:rsid w:val="00893C31"/>
    <w:rsid w:val="008941E6"/>
    <w:rsid w:val="00894316"/>
    <w:rsid w:val="008947EA"/>
    <w:rsid w:val="00894E43"/>
    <w:rsid w:val="0089503A"/>
    <w:rsid w:val="00895761"/>
    <w:rsid w:val="00895D09"/>
    <w:rsid w:val="0089604F"/>
    <w:rsid w:val="008963B6"/>
    <w:rsid w:val="00897032"/>
    <w:rsid w:val="00897BF7"/>
    <w:rsid w:val="00897EBE"/>
    <w:rsid w:val="008A0A45"/>
    <w:rsid w:val="008A1815"/>
    <w:rsid w:val="008A19EA"/>
    <w:rsid w:val="008A30F7"/>
    <w:rsid w:val="008A4A5D"/>
    <w:rsid w:val="008A6880"/>
    <w:rsid w:val="008A78A6"/>
    <w:rsid w:val="008B0D25"/>
    <w:rsid w:val="008B2AC6"/>
    <w:rsid w:val="008B37B8"/>
    <w:rsid w:val="008B4ED9"/>
    <w:rsid w:val="008B60C7"/>
    <w:rsid w:val="008B65A2"/>
    <w:rsid w:val="008B6A93"/>
    <w:rsid w:val="008C0082"/>
    <w:rsid w:val="008C00DF"/>
    <w:rsid w:val="008C0E4E"/>
    <w:rsid w:val="008C0EC0"/>
    <w:rsid w:val="008C1778"/>
    <w:rsid w:val="008C25AE"/>
    <w:rsid w:val="008C2DFE"/>
    <w:rsid w:val="008C404B"/>
    <w:rsid w:val="008C48BC"/>
    <w:rsid w:val="008C7A8C"/>
    <w:rsid w:val="008D0B9E"/>
    <w:rsid w:val="008D22EC"/>
    <w:rsid w:val="008D4E66"/>
    <w:rsid w:val="008D705F"/>
    <w:rsid w:val="008E13ED"/>
    <w:rsid w:val="008E3ABE"/>
    <w:rsid w:val="008E511A"/>
    <w:rsid w:val="008E5CB6"/>
    <w:rsid w:val="008E702F"/>
    <w:rsid w:val="008E7280"/>
    <w:rsid w:val="008F2099"/>
    <w:rsid w:val="008F2A6E"/>
    <w:rsid w:val="008F36DA"/>
    <w:rsid w:val="008F3772"/>
    <w:rsid w:val="008F380E"/>
    <w:rsid w:val="008F467C"/>
    <w:rsid w:val="008F4AF1"/>
    <w:rsid w:val="008F5020"/>
    <w:rsid w:val="008F5580"/>
    <w:rsid w:val="008F78B1"/>
    <w:rsid w:val="008F7CAF"/>
    <w:rsid w:val="00900662"/>
    <w:rsid w:val="009010F4"/>
    <w:rsid w:val="00901880"/>
    <w:rsid w:val="00902BEE"/>
    <w:rsid w:val="00903AEC"/>
    <w:rsid w:val="00903E8A"/>
    <w:rsid w:val="0090400A"/>
    <w:rsid w:val="00905DD3"/>
    <w:rsid w:val="00906A5E"/>
    <w:rsid w:val="00906D17"/>
    <w:rsid w:val="00907060"/>
    <w:rsid w:val="0090714B"/>
    <w:rsid w:val="00907EFA"/>
    <w:rsid w:val="00910449"/>
    <w:rsid w:val="00910AF6"/>
    <w:rsid w:val="00911A29"/>
    <w:rsid w:val="00913402"/>
    <w:rsid w:val="00915C7A"/>
    <w:rsid w:val="009165E9"/>
    <w:rsid w:val="00917032"/>
    <w:rsid w:val="00917233"/>
    <w:rsid w:val="0091743B"/>
    <w:rsid w:val="009175CA"/>
    <w:rsid w:val="00917733"/>
    <w:rsid w:val="00921185"/>
    <w:rsid w:val="009213E4"/>
    <w:rsid w:val="009229B3"/>
    <w:rsid w:val="009242FA"/>
    <w:rsid w:val="00927E4E"/>
    <w:rsid w:val="0093067E"/>
    <w:rsid w:val="00931460"/>
    <w:rsid w:val="009329B4"/>
    <w:rsid w:val="00932C9F"/>
    <w:rsid w:val="00933B4A"/>
    <w:rsid w:val="0093572D"/>
    <w:rsid w:val="009404E9"/>
    <w:rsid w:val="0094265D"/>
    <w:rsid w:val="009428D2"/>
    <w:rsid w:val="009429A6"/>
    <w:rsid w:val="00943139"/>
    <w:rsid w:val="009432C9"/>
    <w:rsid w:val="009442E8"/>
    <w:rsid w:val="00944740"/>
    <w:rsid w:val="00946D45"/>
    <w:rsid w:val="00950497"/>
    <w:rsid w:val="00951315"/>
    <w:rsid w:val="00952458"/>
    <w:rsid w:val="00952525"/>
    <w:rsid w:val="00952AA9"/>
    <w:rsid w:val="00953AA0"/>
    <w:rsid w:val="0095421A"/>
    <w:rsid w:val="009550D0"/>
    <w:rsid w:val="00955239"/>
    <w:rsid w:val="0095590B"/>
    <w:rsid w:val="00957A42"/>
    <w:rsid w:val="00957D5E"/>
    <w:rsid w:val="00961970"/>
    <w:rsid w:val="009624D7"/>
    <w:rsid w:val="00962DC2"/>
    <w:rsid w:val="0096302E"/>
    <w:rsid w:val="009631E0"/>
    <w:rsid w:val="009663B1"/>
    <w:rsid w:val="009666FC"/>
    <w:rsid w:val="00966C91"/>
    <w:rsid w:val="00966DBB"/>
    <w:rsid w:val="00967396"/>
    <w:rsid w:val="00967921"/>
    <w:rsid w:val="00967B92"/>
    <w:rsid w:val="00970934"/>
    <w:rsid w:val="009714D6"/>
    <w:rsid w:val="00972012"/>
    <w:rsid w:val="00972EB5"/>
    <w:rsid w:val="00976063"/>
    <w:rsid w:val="00977B3D"/>
    <w:rsid w:val="00981FD0"/>
    <w:rsid w:val="0098468D"/>
    <w:rsid w:val="0098591F"/>
    <w:rsid w:val="009860DC"/>
    <w:rsid w:val="00986570"/>
    <w:rsid w:val="00986DBE"/>
    <w:rsid w:val="00987E53"/>
    <w:rsid w:val="009909B5"/>
    <w:rsid w:val="00990F1F"/>
    <w:rsid w:val="00991D71"/>
    <w:rsid w:val="00993414"/>
    <w:rsid w:val="009938FC"/>
    <w:rsid w:val="0099458E"/>
    <w:rsid w:val="00996136"/>
    <w:rsid w:val="009964C1"/>
    <w:rsid w:val="0099675D"/>
    <w:rsid w:val="00996A59"/>
    <w:rsid w:val="00997275"/>
    <w:rsid w:val="009A24E3"/>
    <w:rsid w:val="009A2F9E"/>
    <w:rsid w:val="009A308C"/>
    <w:rsid w:val="009A399F"/>
    <w:rsid w:val="009A4EDC"/>
    <w:rsid w:val="009A5AE2"/>
    <w:rsid w:val="009A70F9"/>
    <w:rsid w:val="009A736A"/>
    <w:rsid w:val="009A7DDA"/>
    <w:rsid w:val="009B1131"/>
    <w:rsid w:val="009B12BF"/>
    <w:rsid w:val="009B17FA"/>
    <w:rsid w:val="009B2DE2"/>
    <w:rsid w:val="009B31CC"/>
    <w:rsid w:val="009B424D"/>
    <w:rsid w:val="009B4D1F"/>
    <w:rsid w:val="009B5C7F"/>
    <w:rsid w:val="009B67F1"/>
    <w:rsid w:val="009B7DB5"/>
    <w:rsid w:val="009C0B59"/>
    <w:rsid w:val="009C10BB"/>
    <w:rsid w:val="009C1448"/>
    <w:rsid w:val="009C305F"/>
    <w:rsid w:val="009C3B96"/>
    <w:rsid w:val="009C4260"/>
    <w:rsid w:val="009C4322"/>
    <w:rsid w:val="009C4F11"/>
    <w:rsid w:val="009C515C"/>
    <w:rsid w:val="009C586B"/>
    <w:rsid w:val="009C5B61"/>
    <w:rsid w:val="009C5D9E"/>
    <w:rsid w:val="009C642A"/>
    <w:rsid w:val="009C729A"/>
    <w:rsid w:val="009D02A5"/>
    <w:rsid w:val="009D0EA6"/>
    <w:rsid w:val="009D1DF3"/>
    <w:rsid w:val="009D2564"/>
    <w:rsid w:val="009D32C1"/>
    <w:rsid w:val="009D3FEF"/>
    <w:rsid w:val="009D4ADC"/>
    <w:rsid w:val="009D53CC"/>
    <w:rsid w:val="009D67B9"/>
    <w:rsid w:val="009D71FC"/>
    <w:rsid w:val="009D7AB3"/>
    <w:rsid w:val="009E0341"/>
    <w:rsid w:val="009E07CE"/>
    <w:rsid w:val="009E083A"/>
    <w:rsid w:val="009E117E"/>
    <w:rsid w:val="009E1A0F"/>
    <w:rsid w:val="009E355B"/>
    <w:rsid w:val="009E3645"/>
    <w:rsid w:val="009E391E"/>
    <w:rsid w:val="009E3E40"/>
    <w:rsid w:val="009E60ED"/>
    <w:rsid w:val="009F0B67"/>
    <w:rsid w:val="009F0C31"/>
    <w:rsid w:val="009F1246"/>
    <w:rsid w:val="009F17EE"/>
    <w:rsid w:val="009F4121"/>
    <w:rsid w:val="009F7F57"/>
    <w:rsid w:val="00A009B2"/>
    <w:rsid w:val="00A00A1A"/>
    <w:rsid w:val="00A010AE"/>
    <w:rsid w:val="00A01545"/>
    <w:rsid w:val="00A01E65"/>
    <w:rsid w:val="00A023C8"/>
    <w:rsid w:val="00A03B15"/>
    <w:rsid w:val="00A048FF"/>
    <w:rsid w:val="00A05AE9"/>
    <w:rsid w:val="00A05CA5"/>
    <w:rsid w:val="00A05E9A"/>
    <w:rsid w:val="00A0607B"/>
    <w:rsid w:val="00A07CCC"/>
    <w:rsid w:val="00A10FE7"/>
    <w:rsid w:val="00A11953"/>
    <w:rsid w:val="00A1269B"/>
    <w:rsid w:val="00A13C04"/>
    <w:rsid w:val="00A153B9"/>
    <w:rsid w:val="00A163DB"/>
    <w:rsid w:val="00A164D8"/>
    <w:rsid w:val="00A16EFB"/>
    <w:rsid w:val="00A21830"/>
    <w:rsid w:val="00A21E59"/>
    <w:rsid w:val="00A22009"/>
    <w:rsid w:val="00A2289E"/>
    <w:rsid w:val="00A23178"/>
    <w:rsid w:val="00A2501E"/>
    <w:rsid w:val="00A25233"/>
    <w:rsid w:val="00A25986"/>
    <w:rsid w:val="00A25A19"/>
    <w:rsid w:val="00A25EE4"/>
    <w:rsid w:val="00A2641A"/>
    <w:rsid w:val="00A26D76"/>
    <w:rsid w:val="00A3027E"/>
    <w:rsid w:val="00A30419"/>
    <w:rsid w:val="00A30D36"/>
    <w:rsid w:val="00A3344F"/>
    <w:rsid w:val="00A33E2B"/>
    <w:rsid w:val="00A34074"/>
    <w:rsid w:val="00A350F7"/>
    <w:rsid w:val="00A360C7"/>
    <w:rsid w:val="00A377F4"/>
    <w:rsid w:val="00A37C53"/>
    <w:rsid w:val="00A37D48"/>
    <w:rsid w:val="00A405A0"/>
    <w:rsid w:val="00A41024"/>
    <w:rsid w:val="00A419C2"/>
    <w:rsid w:val="00A419D5"/>
    <w:rsid w:val="00A4244A"/>
    <w:rsid w:val="00A426B3"/>
    <w:rsid w:val="00A42F38"/>
    <w:rsid w:val="00A430D6"/>
    <w:rsid w:val="00A43707"/>
    <w:rsid w:val="00A476D5"/>
    <w:rsid w:val="00A47993"/>
    <w:rsid w:val="00A47EB3"/>
    <w:rsid w:val="00A47EC2"/>
    <w:rsid w:val="00A502F5"/>
    <w:rsid w:val="00A516A8"/>
    <w:rsid w:val="00A5177B"/>
    <w:rsid w:val="00A51D4F"/>
    <w:rsid w:val="00A51E64"/>
    <w:rsid w:val="00A52589"/>
    <w:rsid w:val="00A53AA3"/>
    <w:rsid w:val="00A542B6"/>
    <w:rsid w:val="00A543F5"/>
    <w:rsid w:val="00A54A88"/>
    <w:rsid w:val="00A54B6F"/>
    <w:rsid w:val="00A55063"/>
    <w:rsid w:val="00A562CD"/>
    <w:rsid w:val="00A56DD5"/>
    <w:rsid w:val="00A60F27"/>
    <w:rsid w:val="00A61A72"/>
    <w:rsid w:val="00A61D13"/>
    <w:rsid w:val="00A6289D"/>
    <w:rsid w:val="00A6332C"/>
    <w:rsid w:val="00A64E46"/>
    <w:rsid w:val="00A65134"/>
    <w:rsid w:val="00A652FF"/>
    <w:rsid w:val="00A65436"/>
    <w:rsid w:val="00A66305"/>
    <w:rsid w:val="00A67ADB"/>
    <w:rsid w:val="00A70A48"/>
    <w:rsid w:val="00A731F4"/>
    <w:rsid w:val="00A7410F"/>
    <w:rsid w:val="00A74B2C"/>
    <w:rsid w:val="00A760A2"/>
    <w:rsid w:val="00A760DB"/>
    <w:rsid w:val="00A76649"/>
    <w:rsid w:val="00A7679B"/>
    <w:rsid w:val="00A76B6D"/>
    <w:rsid w:val="00A77598"/>
    <w:rsid w:val="00A77A6A"/>
    <w:rsid w:val="00A80B81"/>
    <w:rsid w:val="00A80D27"/>
    <w:rsid w:val="00A826D2"/>
    <w:rsid w:val="00A84B8F"/>
    <w:rsid w:val="00A85CBB"/>
    <w:rsid w:val="00A914A7"/>
    <w:rsid w:val="00A921F1"/>
    <w:rsid w:val="00A937C7"/>
    <w:rsid w:val="00A93992"/>
    <w:rsid w:val="00A959AA"/>
    <w:rsid w:val="00A959EC"/>
    <w:rsid w:val="00A97AE0"/>
    <w:rsid w:val="00AA1BAD"/>
    <w:rsid w:val="00AA3205"/>
    <w:rsid w:val="00AA32B6"/>
    <w:rsid w:val="00AA4577"/>
    <w:rsid w:val="00AA4619"/>
    <w:rsid w:val="00AA5044"/>
    <w:rsid w:val="00AB1704"/>
    <w:rsid w:val="00AB28C5"/>
    <w:rsid w:val="00AB42EB"/>
    <w:rsid w:val="00AB44D8"/>
    <w:rsid w:val="00AB4E5C"/>
    <w:rsid w:val="00AB4EAF"/>
    <w:rsid w:val="00AB5BF9"/>
    <w:rsid w:val="00AB648D"/>
    <w:rsid w:val="00AC0F07"/>
    <w:rsid w:val="00AC2944"/>
    <w:rsid w:val="00AC37D7"/>
    <w:rsid w:val="00AC3CF4"/>
    <w:rsid w:val="00AC62BD"/>
    <w:rsid w:val="00AC7255"/>
    <w:rsid w:val="00AC7879"/>
    <w:rsid w:val="00AC7EA6"/>
    <w:rsid w:val="00AD05E2"/>
    <w:rsid w:val="00AD0A12"/>
    <w:rsid w:val="00AD1982"/>
    <w:rsid w:val="00AD19FB"/>
    <w:rsid w:val="00AD396B"/>
    <w:rsid w:val="00AD7BF6"/>
    <w:rsid w:val="00AE09A9"/>
    <w:rsid w:val="00AE0F2D"/>
    <w:rsid w:val="00AE3803"/>
    <w:rsid w:val="00AE7356"/>
    <w:rsid w:val="00AE7399"/>
    <w:rsid w:val="00AE7540"/>
    <w:rsid w:val="00AF03CC"/>
    <w:rsid w:val="00AF0875"/>
    <w:rsid w:val="00AF11F1"/>
    <w:rsid w:val="00AF39B6"/>
    <w:rsid w:val="00AF45ED"/>
    <w:rsid w:val="00AF48EA"/>
    <w:rsid w:val="00AF5574"/>
    <w:rsid w:val="00AF55D4"/>
    <w:rsid w:val="00AF5D6F"/>
    <w:rsid w:val="00AF6E9E"/>
    <w:rsid w:val="00B00037"/>
    <w:rsid w:val="00B004B3"/>
    <w:rsid w:val="00B01B7B"/>
    <w:rsid w:val="00B01F6A"/>
    <w:rsid w:val="00B02252"/>
    <w:rsid w:val="00B02586"/>
    <w:rsid w:val="00B028E3"/>
    <w:rsid w:val="00B034B9"/>
    <w:rsid w:val="00B0458E"/>
    <w:rsid w:val="00B06C47"/>
    <w:rsid w:val="00B06E6C"/>
    <w:rsid w:val="00B06FE0"/>
    <w:rsid w:val="00B0740C"/>
    <w:rsid w:val="00B077CB"/>
    <w:rsid w:val="00B105E2"/>
    <w:rsid w:val="00B1129E"/>
    <w:rsid w:val="00B12811"/>
    <w:rsid w:val="00B13333"/>
    <w:rsid w:val="00B133C9"/>
    <w:rsid w:val="00B13A64"/>
    <w:rsid w:val="00B13C26"/>
    <w:rsid w:val="00B15D18"/>
    <w:rsid w:val="00B16004"/>
    <w:rsid w:val="00B20465"/>
    <w:rsid w:val="00B20CF3"/>
    <w:rsid w:val="00B21831"/>
    <w:rsid w:val="00B21F2D"/>
    <w:rsid w:val="00B2201C"/>
    <w:rsid w:val="00B225B6"/>
    <w:rsid w:val="00B226B2"/>
    <w:rsid w:val="00B23D3A"/>
    <w:rsid w:val="00B23E70"/>
    <w:rsid w:val="00B249F7"/>
    <w:rsid w:val="00B25819"/>
    <w:rsid w:val="00B26454"/>
    <w:rsid w:val="00B26C6F"/>
    <w:rsid w:val="00B27CBE"/>
    <w:rsid w:val="00B30540"/>
    <w:rsid w:val="00B32A47"/>
    <w:rsid w:val="00B33320"/>
    <w:rsid w:val="00B33C45"/>
    <w:rsid w:val="00B3466C"/>
    <w:rsid w:val="00B34B61"/>
    <w:rsid w:val="00B34DF2"/>
    <w:rsid w:val="00B35796"/>
    <w:rsid w:val="00B40F35"/>
    <w:rsid w:val="00B4141E"/>
    <w:rsid w:val="00B4148C"/>
    <w:rsid w:val="00B41AB4"/>
    <w:rsid w:val="00B42A73"/>
    <w:rsid w:val="00B42ABF"/>
    <w:rsid w:val="00B42D35"/>
    <w:rsid w:val="00B42DC7"/>
    <w:rsid w:val="00B4313A"/>
    <w:rsid w:val="00B43715"/>
    <w:rsid w:val="00B454D3"/>
    <w:rsid w:val="00B46D93"/>
    <w:rsid w:val="00B46E42"/>
    <w:rsid w:val="00B50410"/>
    <w:rsid w:val="00B5182D"/>
    <w:rsid w:val="00B51951"/>
    <w:rsid w:val="00B52257"/>
    <w:rsid w:val="00B53590"/>
    <w:rsid w:val="00B536B4"/>
    <w:rsid w:val="00B5384D"/>
    <w:rsid w:val="00B54A50"/>
    <w:rsid w:val="00B562F9"/>
    <w:rsid w:val="00B56AA7"/>
    <w:rsid w:val="00B6035C"/>
    <w:rsid w:val="00B60D8B"/>
    <w:rsid w:val="00B60DA6"/>
    <w:rsid w:val="00B61704"/>
    <w:rsid w:val="00B6182F"/>
    <w:rsid w:val="00B61987"/>
    <w:rsid w:val="00B628CA"/>
    <w:rsid w:val="00B62A23"/>
    <w:rsid w:val="00B62CB7"/>
    <w:rsid w:val="00B62D5E"/>
    <w:rsid w:val="00B639CF"/>
    <w:rsid w:val="00B63D8A"/>
    <w:rsid w:val="00B6434B"/>
    <w:rsid w:val="00B64F79"/>
    <w:rsid w:val="00B66727"/>
    <w:rsid w:val="00B66927"/>
    <w:rsid w:val="00B66F93"/>
    <w:rsid w:val="00B70429"/>
    <w:rsid w:val="00B70AA9"/>
    <w:rsid w:val="00B71511"/>
    <w:rsid w:val="00B72836"/>
    <w:rsid w:val="00B740EA"/>
    <w:rsid w:val="00B74307"/>
    <w:rsid w:val="00B743FF"/>
    <w:rsid w:val="00B74AD1"/>
    <w:rsid w:val="00B74B71"/>
    <w:rsid w:val="00B75CE7"/>
    <w:rsid w:val="00B75FB3"/>
    <w:rsid w:val="00B761DF"/>
    <w:rsid w:val="00B768F1"/>
    <w:rsid w:val="00B76BF7"/>
    <w:rsid w:val="00B76BFF"/>
    <w:rsid w:val="00B77193"/>
    <w:rsid w:val="00B80A5F"/>
    <w:rsid w:val="00B80EBC"/>
    <w:rsid w:val="00B8144C"/>
    <w:rsid w:val="00B82215"/>
    <w:rsid w:val="00B82229"/>
    <w:rsid w:val="00B8280B"/>
    <w:rsid w:val="00B828AC"/>
    <w:rsid w:val="00B84250"/>
    <w:rsid w:val="00B85DBB"/>
    <w:rsid w:val="00B86BCE"/>
    <w:rsid w:val="00B8704C"/>
    <w:rsid w:val="00B906FA"/>
    <w:rsid w:val="00B911C7"/>
    <w:rsid w:val="00B92722"/>
    <w:rsid w:val="00B92BF2"/>
    <w:rsid w:val="00B9303D"/>
    <w:rsid w:val="00B9309A"/>
    <w:rsid w:val="00B933B8"/>
    <w:rsid w:val="00B93CD4"/>
    <w:rsid w:val="00B94453"/>
    <w:rsid w:val="00B94D99"/>
    <w:rsid w:val="00B97180"/>
    <w:rsid w:val="00BA01E2"/>
    <w:rsid w:val="00BA07AE"/>
    <w:rsid w:val="00BA0C2A"/>
    <w:rsid w:val="00BA19AA"/>
    <w:rsid w:val="00BA3C00"/>
    <w:rsid w:val="00BA44F4"/>
    <w:rsid w:val="00BA5939"/>
    <w:rsid w:val="00BA5C1B"/>
    <w:rsid w:val="00BA5EA8"/>
    <w:rsid w:val="00BA5F51"/>
    <w:rsid w:val="00BA62FE"/>
    <w:rsid w:val="00BA6470"/>
    <w:rsid w:val="00BB03C1"/>
    <w:rsid w:val="00BB03F4"/>
    <w:rsid w:val="00BB04FE"/>
    <w:rsid w:val="00BB0AC5"/>
    <w:rsid w:val="00BB0B70"/>
    <w:rsid w:val="00BB0DBB"/>
    <w:rsid w:val="00BB19BE"/>
    <w:rsid w:val="00BB1C34"/>
    <w:rsid w:val="00BB2BDF"/>
    <w:rsid w:val="00BB437C"/>
    <w:rsid w:val="00BB46E1"/>
    <w:rsid w:val="00BB50D3"/>
    <w:rsid w:val="00BB5A05"/>
    <w:rsid w:val="00BB5C63"/>
    <w:rsid w:val="00BB6326"/>
    <w:rsid w:val="00BB69D4"/>
    <w:rsid w:val="00BB7DDD"/>
    <w:rsid w:val="00BC00F8"/>
    <w:rsid w:val="00BC042D"/>
    <w:rsid w:val="00BC0C3A"/>
    <w:rsid w:val="00BC17A5"/>
    <w:rsid w:val="00BC1D22"/>
    <w:rsid w:val="00BC26C3"/>
    <w:rsid w:val="00BC2DCD"/>
    <w:rsid w:val="00BC530F"/>
    <w:rsid w:val="00BC698B"/>
    <w:rsid w:val="00BC6CE5"/>
    <w:rsid w:val="00BC79B0"/>
    <w:rsid w:val="00BC7E3E"/>
    <w:rsid w:val="00BD06C9"/>
    <w:rsid w:val="00BD1E65"/>
    <w:rsid w:val="00BD285F"/>
    <w:rsid w:val="00BD3393"/>
    <w:rsid w:val="00BD39F3"/>
    <w:rsid w:val="00BD5317"/>
    <w:rsid w:val="00BD6DDB"/>
    <w:rsid w:val="00BD7CFF"/>
    <w:rsid w:val="00BD7DD6"/>
    <w:rsid w:val="00BD7E11"/>
    <w:rsid w:val="00BE044A"/>
    <w:rsid w:val="00BE087F"/>
    <w:rsid w:val="00BE1275"/>
    <w:rsid w:val="00BE25CC"/>
    <w:rsid w:val="00BE273E"/>
    <w:rsid w:val="00BE2F0E"/>
    <w:rsid w:val="00BE36F8"/>
    <w:rsid w:val="00BE3AFE"/>
    <w:rsid w:val="00BE55AD"/>
    <w:rsid w:val="00BE6121"/>
    <w:rsid w:val="00BE61E6"/>
    <w:rsid w:val="00BE633E"/>
    <w:rsid w:val="00BE6B64"/>
    <w:rsid w:val="00BE70C2"/>
    <w:rsid w:val="00BF176E"/>
    <w:rsid w:val="00BF3766"/>
    <w:rsid w:val="00BF46D0"/>
    <w:rsid w:val="00BF60C8"/>
    <w:rsid w:val="00BF7675"/>
    <w:rsid w:val="00BF784A"/>
    <w:rsid w:val="00BF799B"/>
    <w:rsid w:val="00C02801"/>
    <w:rsid w:val="00C04461"/>
    <w:rsid w:val="00C05A08"/>
    <w:rsid w:val="00C06757"/>
    <w:rsid w:val="00C06DA6"/>
    <w:rsid w:val="00C10358"/>
    <w:rsid w:val="00C1081F"/>
    <w:rsid w:val="00C161FA"/>
    <w:rsid w:val="00C16B26"/>
    <w:rsid w:val="00C17DBA"/>
    <w:rsid w:val="00C20AB3"/>
    <w:rsid w:val="00C2120D"/>
    <w:rsid w:val="00C222DB"/>
    <w:rsid w:val="00C23C95"/>
    <w:rsid w:val="00C2491C"/>
    <w:rsid w:val="00C24C74"/>
    <w:rsid w:val="00C25169"/>
    <w:rsid w:val="00C25413"/>
    <w:rsid w:val="00C31938"/>
    <w:rsid w:val="00C333A2"/>
    <w:rsid w:val="00C335B6"/>
    <w:rsid w:val="00C33BE2"/>
    <w:rsid w:val="00C350FF"/>
    <w:rsid w:val="00C35AAC"/>
    <w:rsid w:val="00C36100"/>
    <w:rsid w:val="00C36F4C"/>
    <w:rsid w:val="00C40F80"/>
    <w:rsid w:val="00C414A5"/>
    <w:rsid w:val="00C4277F"/>
    <w:rsid w:val="00C45AD3"/>
    <w:rsid w:val="00C460BD"/>
    <w:rsid w:val="00C46546"/>
    <w:rsid w:val="00C4675B"/>
    <w:rsid w:val="00C46A61"/>
    <w:rsid w:val="00C46B08"/>
    <w:rsid w:val="00C47286"/>
    <w:rsid w:val="00C478CB"/>
    <w:rsid w:val="00C47A7A"/>
    <w:rsid w:val="00C47E50"/>
    <w:rsid w:val="00C50152"/>
    <w:rsid w:val="00C503CB"/>
    <w:rsid w:val="00C51196"/>
    <w:rsid w:val="00C52D90"/>
    <w:rsid w:val="00C54C10"/>
    <w:rsid w:val="00C567B1"/>
    <w:rsid w:val="00C5773B"/>
    <w:rsid w:val="00C60768"/>
    <w:rsid w:val="00C60867"/>
    <w:rsid w:val="00C62568"/>
    <w:rsid w:val="00C62BC5"/>
    <w:rsid w:val="00C63AE6"/>
    <w:rsid w:val="00C648F3"/>
    <w:rsid w:val="00C65412"/>
    <w:rsid w:val="00C65623"/>
    <w:rsid w:val="00C67957"/>
    <w:rsid w:val="00C7054C"/>
    <w:rsid w:val="00C718D9"/>
    <w:rsid w:val="00C71999"/>
    <w:rsid w:val="00C71B52"/>
    <w:rsid w:val="00C720B0"/>
    <w:rsid w:val="00C72B77"/>
    <w:rsid w:val="00C7373B"/>
    <w:rsid w:val="00C75087"/>
    <w:rsid w:val="00C75E15"/>
    <w:rsid w:val="00C763DF"/>
    <w:rsid w:val="00C76E43"/>
    <w:rsid w:val="00C76FBE"/>
    <w:rsid w:val="00C776D7"/>
    <w:rsid w:val="00C80F6D"/>
    <w:rsid w:val="00C80FA5"/>
    <w:rsid w:val="00C82128"/>
    <w:rsid w:val="00C82D28"/>
    <w:rsid w:val="00C82EED"/>
    <w:rsid w:val="00C8383C"/>
    <w:rsid w:val="00C84031"/>
    <w:rsid w:val="00C84A62"/>
    <w:rsid w:val="00C85D2B"/>
    <w:rsid w:val="00C86D4C"/>
    <w:rsid w:val="00C86ECA"/>
    <w:rsid w:val="00C870D6"/>
    <w:rsid w:val="00C87B68"/>
    <w:rsid w:val="00C91051"/>
    <w:rsid w:val="00C9145A"/>
    <w:rsid w:val="00C91FA7"/>
    <w:rsid w:val="00C93572"/>
    <w:rsid w:val="00C9451E"/>
    <w:rsid w:val="00C9515A"/>
    <w:rsid w:val="00C95381"/>
    <w:rsid w:val="00C9614C"/>
    <w:rsid w:val="00C9734E"/>
    <w:rsid w:val="00C97D12"/>
    <w:rsid w:val="00CA03DF"/>
    <w:rsid w:val="00CA0648"/>
    <w:rsid w:val="00CA0FD6"/>
    <w:rsid w:val="00CA18DE"/>
    <w:rsid w:val="00CA20C1"/>
    <w:rsid w:val="00CA2410"/>
    <w:rsid w:val="00CA293F"/>
    <w:rsid w:val="00CA2EBC"/>
    <w:rsid w:val="00CA3D6F"/>
    <w:rsid w:val="00CA7E0E"/>
    <w:rsid w:val="00CB0244"/>
    <w:rsid w:val="00CB1400"/>
    <w:rsid w:val="00CB151A"/>
    <w:rsid w:val="00CB1A78"/>
    <w:rsid w:val="00CB2E39"/>
    <w:rsid w:val="00CB311C"/>
    <w:rsid w:val="00CB3948"/>
    <w:rsid w:val="00CB4C86"/>
    <w:rsid w:val="00CB4D11"/>
    <w:rsid w:val="00CB514F"/>
    <w:rsid w:val="00CB5EAD"/>
    <w:rsid w:val="00CB61F8"/>
    <w:rsid w:val="00CB7388"/>
    <w:rsid w:val="00CC0B66"/>
    <w:rsid w:val="00CC0BC1"/>
    <w:rsid w:val="00CC1D38"/>
    <w:rsid w:val="00CC2D0E"/>
    <w:rsid w:val="00CC35D8"/>
    <w:rsid w:val="00CC389F"/>
    <w:rsid w:val="00CC3BFD"/>
    <w:rsid w:val="00CC3CB7"/>
    <w:rsid w:val="00CC3E39"/>
    <w:rsid w:val="00CC4E9D"/>
    <w:rsid w:val="00CC51B1"/>
    <w:rsid w:val="00CC572E"/>
    <w:rsid w:val="00CC66E1"/>
    <w:rsid w:val="00CC68D0"/>
    <w:rsid w:val="00CC7418"/>
    <w:rsid w:val="00CC74B0"/>
    <w:rsid w:val="00CC7F47"/>
    <w:rsid w:val="00CD1490"/>
    <w:rsid w:val="00CD2D9A"/>
    <w:rsid w:val="00CD442A"/>
    <w:rsid w:val="00CD5D08"/>
    <w:rsid w:val="00CD6356"/>
    <w:rsid w:val="00CD6913"/>
    <w:rsid w:val="00CD72AA"/>
    <w:rsid w:val="00CD74A2"/>
    <w:rsid w:val="00CD7587"/>
    <w:rsid w:val="00CE0004"/>
    <w:rsid w:val="00CE043B"/>
    <w:rsid w:val="00CE0837"/>
    <w:rsid w:val="00CE090E"/>
    <w:rsid w:val="00CE0D94"/>
    <w:rsid w:val="00CE1C89"/>
    <w:rsid w:val="00CE217A"/>
    <w:rsid w:val="00CE25DF"/>
    <w:rsid w:val="00CE39F9"/>
    <w:rsid w:val="00CE47BD"/>
    <w:rsid w:val="00CE56D8"/>
    <w:rsid w:val="00CE5ABF"/>
    <w:rsid w:val="00CE6A95"/>
    <w:rsid w:val="00CF0352"/>
    <w:rsid w:val="00CF1E83"/>
    <w:rsid w:val="00CF2A87"/>
    <w:rsid w:val="00CF2F4F"/>
    <w:rsid w:val="00CF3127"/>
    <w:rsid w:val="00CF3406"/>
    <w:rsid w:val="00CF3F68"/>
    <w:rsid w:val="00CF3FAA"/>
    <w:rsid w:val="00CF5D98"/>
    <w:rsid w:val="00CF6637"/>
    <w:rsid w:val="00CF73E1"/>
    <w:rsid w:val="00CF7C38"/>
    <w:rsid w:val="00D0013B"/>
    <w:rsid w:val="00D005A3"/>
    <w:rsid w:val="00D016B4"/>
    <w:rsid w:val="00D02225"/>
    <w:rsid w:val="00D02F40"/>
    <w:rsid w:val="00D04EF3"/>
    <w:rsid w:val="00D05D2E"/>
    <w:rsid w:val="00D05ED5"/>
    <w:rsid w:val="00D06801"/>
    <w:rsid w:val="00D07B70"/>
    <w:rsid w:val="00D10C87"/>
    <w:rsid w:val="00D111C2"/>
    <w:rsid w:val="00D111E8"/>
    <w:rsid w:val="00D11851"/>
    <w:rsid w:val="00D118B1"/>
    <w:rsid w:val="00D11F12"/>
    <w:rsid w:val="00D1371F"/>
    <w:rsid w:val="00D13BA9"/>
    <w:rsid w:val="00D1509C"/>
    <w:rsid w:val="00D17C57"/>
    <w:rsid w:val="00D2190E"/>
    <w:rsid w:val="00D226CA"/>
    <w:rsid w:val="00D23092"/>
    <w:rsid w:val="00D24058"/>
    <w:rsid w:val="00D243E6"/>
    <w:rsid w:val="00D24D3B"/>
    <w:rsid w:val="00D24FEF"/>
    <w:rsid w:val="00D25189"/>
    <w:rsid w:val="00D2608E"/>
    <w:rsid w:val="00D267FD"/>
    <w:rsid w:val="00D27187"/>
    <w:rsid w:val="00D27FD4"/>
    <w:rsid w:val="00D315FC"/>
    <w:rsid w:val="00D319BD"/>
    <w:rsid w:val="00D31FDE"/>
    <w:rsid w:val="00D3293E"/>
    <w:rsid w:val="00D3375A"/>
    <w:rsid w:val="00D33830"/>
    <w:rsid w:val="00D34183"/>
    <w:rsid w:val="00D342C1"/>
    <w:rsid w:val="00D3590C"/>
    <w:rsid w:val="00D35B33"/>
    <w:rsid w:val="00D37CE0"/>
    <w:rsid w:val="00D400C9"/>
    <w:rsid w:val="00D40F64"/>
    <w:rsid w:val="00D415E8"/>
    <w:rsid w:val="00D42391"/>
    <w:rsid w:val="00D43449"/>
    <w:rsid w:val="00D4481B"/>
    <w:rsid w:val="00D448B1"/>
    <w:rsid w:val="00D449E9"/>
    <w:rsid w:val="00D46BE7"/>
    <w:rsid w:val="00D46ED6"/>
    <w:rsid w:val="00D47581"/>
    <w:rsid w:val="00D47732"/>
    <w:rsid w:val="00D47F5A"/>
    <w:rsid w:val="00D5052B"/>
    <w:rsid w:val="00D50CFE"/>
    <w:rsid w:val="00D532A7"/>
    <w:rsid w:val="00D54F31"/>
    <w:rsid w:val="00D57182"/>
    <w:rsid w:val="00D60100"/>
    <w:rsid w:val="00D6036C"/>
    <w:rsid w:val="00D60EE7"/>
    <w:rsid w:val="00D60F17"/>
    <w:rsid w:val="00D615AB"/>
    <w:rsid w:val="00D61B40"/>
    <w:rsid w:val="00D61D06"/>
    <w:rsid w:val="00D622FF"/>
    <w:rsid w:val="00D62AA1"/>
    <w:rsid w:val="00D63828"/>
    <w:rsid w:val="00D64C48"/>
    <w:rsid w:val="00D6546A"/>
    <w:rsid w:val="00D65490"/>
    <w:rsid w:val="00D65CE1"/>
    <w:rsid w:val="00D65F0B"/>
    <w:rsid w:val="00D67752"/>
    <w:rsid w:val="00D67971"/>
    <w:rsid w:val="00D7012B"/>
    <w:rsid w:val="00D7048F"/>
    <w:rsid w:val="00D71D26"/>
    <w:rsid w:val="00D72CB4"/>
    <w:rsid w:val="00D72F1A"/>
    <w:rsid w:val="00D733CC"/>
    <w:rsid w:val="00D742A3"/>
    <w:rsid w:val="00D7496A"/>
    <w:rsid w:val="00D74B45"/>
    <w:rsid w:val="00D752F3"/>
    <w:rsid w:val="00D75EBB"/>
    <w:rsid w:val="00D760E0"/>
    <w:rsid w:val="00D76864"/>
    <w:rsid w:val="00D76C0B"/>
    <w:rsid w:val="00D77712"/>
    <w:rsid w:val="00D77CAE"/>
    <w:rsid w:val="00D77F5A"/>
    <w:rsid w:val="00D8057F"/>
    <w:rsid w:val="00D81936"/>
    <w:rsid w:val="00D820FE"/>
    <w:rsid w:val="00D82FB5"/>
    <w:rsid w:val="00D83425"/>
    <w:rsid w:val="00D84622"/>
    <w:rsid w:val="00D8543D"/>
    <w:rsid w:val="00D8577B"/>
    <w:rsid w:val="00D8651F"/>
    <w:rsid w:val="00D86677"/>
    <w:rsid w:val="00D86AAC"/>
    <w:rsid w:val="00D8723D"/>
    <w:rsid w:val="00D9001F"/>
    <w:rsid w:val="00D90175"/>
    <w:rsid w:val="00D91E17"/>
    <w:rsid w:val="00D929D2"/>
    <w:rsid w:val="00D92B9B"/>
    <w:rsid w:val="00D92F82"/>
    <w:rsid w:val="00D92F99"/>
    <w:rsid w:val="00D94D14"/>
    <w:rsid w:val="00D96502"/>
    <w:rsid w:val="00D96C8E"/>
    <w:rsid w:val="00D97428"/>
    <w:rsid w:val="00DA10B0"/>
    <w:rsid w:val="00DA1250"/>
    <w:rsid w:val="00DA1C43"/>
    <w:rsid w:val="00DA4C00"/>
    <w:rsid w:val="00DA4EB3"/>
    <w:rsid w:val="00DA52C5"/>
    <w:rsid w:val="00DA60F6"/>
    <w:rsid w:val="00DA6A0E"/>
    <w:rsid w:val="00DA6AB2"/>
    <w:rsid w:val="00DA739C"/>
    <w:rsid w:val="00DB2FA5"/>
    <w:rsid w:val="00DB40B2"/>
    <w:rsid w:val="00DC0868"/>
    <w:rsid w:val="00DC203B"/>
    <w:rsid w:val="00DC268D"/>
    <w:rsid w:val="00DC367A"/>
    <w:rsid w:val="00DC4074"/>
    <w:rsid w:val="00DC40A2"/>
    <w:rsid w:val="00DC5557"/>
    <w:rsid w:val="00DC5A38"/>
    <w:rsid w:val="00DC5BA9"/>
    <w:rsid w:val="00DC63A2"/>
    <w:rsid w:val="00DC702C"/>
    <w:rsid w:val="00DD08AE"/>
    <w:rsid w:val="00DD2FC2"/>
    <w:rsid w:val="00DD31A9"/>
    <w:rsid w:val="00DD3C7C"/>
    <w:rsid w:val="00DD3C84"/>
    <w:rsid w:val="00DD4BF5"/>
    <w:rsid w:val="00DD684F"/>
    <w:rsid w:val="00DD7224"/>
    <w:rsid w:val="00DD7852"/>
    <w:rsid w:val="00DD7F9A"/>
    <w:rsid w:val="00DE15AF"/>
    <w:rsid w:val="00DE17E4"/>
    <w:rsid w:val="00DE27CF"/>
    <w:rsid w:val="00DE333A"/>
    <w:rsid w:val="00DE3B5E"/>
    <w:rsid w:val="00DE41B0"/>
    <w:rsid w:val="00DE54EF"/>
    <w:rsid w:val="00DE64C7"/>
    <w:rsid w:val="00DE7401"/>
    <w:rsid w:val="00DF0B70"/>
    <w:rsid w:val="00DF0FDA"/>
    <w:rsid w:val="00DF1A9B"/>
    <w:rsid w:val="00DF1C37"/>
    <w:rsid w:val="00DF25C7"/>
    <w:rsid w:val="00DF3598"/>
    <w:rsid w:val="00DF3700"/>
    <w:rsid w:val="00DF385F"/>
    <w:rsid w:val="00DF5257"/>
    <w:rsid w:val="00DF5325"/>
    <w:rsid w:val="00DF5F39"/>
    <w:rsid w:val="00DF651C"/>
    <w:rsid w:val="00DF6E0B"/>
    <w:rsid w:val="00E001E2"/>
    <w:rsid w:val="00E00392"/>
    <w:rsid w:val="00E010A7"/>
    <w:rsid w:val="00E01875"/>
    <w:rsid w:val="00E021C3"/>
    <w:rsid w:val="00E03149"/>
    <w:rsid w:val="00E03233"/>
    <w:rsid w:val="00E048D2"/>
    <w:rsid w:val="00E07940"/>
    <w:rsid w:val="00E10A70"/>
    <w:rsid w:val="00E120D6"/>
    <w:rsid w:val="00E12253"/>
    <w:rsid w:val="00E128E9"/>
    <w:rsid w:val="00E12EEC"/>
    <w:rsid w:val="00E12FBF"/>
    <w:rsid w:val="00E13ED7"/>
    <w:rsid w:val="00E14364"/>
    <w:rsid w:val="00E1462A"/>
    <w:rsid w:val="00E148A0"/>
    <w:rsid w:val="00E14C2B"/>
    <w:rsid w:val="00E174A4"/>
    <w:rsid w:val="00E17AB5"/>
    <w:rsid w:val="00E17BBD"/>
    <w:rsid w:val="00E20232"/>
    <w:rsid w:val="00E21073"/>
    <w:rsid w:val="00E214C7"/>
    <w:rsid w:val="00E216B1"/>
    <w:rsid w:val="00E221C2"/>
    <w:rsid w:val="00E23F86"/>
    <w:rsid w:val="00E24984"/>
    <w:rsid w:val="00E26A0C"/>
    <w:rsid w:val="00E27F92"/>
    <w:rsid w:val="00E30928"/>
    <w:rsid w:val="00E3093D"/>
    <w:rsid w:val="00E30EBB"/>
    <w:rsid w:val="00E32F18"/>
    <w:rsid w:val="00E3413D"/>
    <w:rsid w:val="00E348B2"/>
    <w:rsid w:val="00E34D44"/>
    <w:rsid w:val="00E34F58"/>
    <w:rsid w:val="00E35D61"/>
    <w:rsid w:val="00E36A0D"/>
    <w:rsid w:val="00E40263"/>
    <w:rsid w:val="00E40C4F"/>
    <w:rsid w:val="00E41B90"/>
    <w:rsid w:val="00E42A62"/>
    <w:rsid w:val="00E42B17"/>
    <w:rsid w:val="00E45B73"/>
    <w:rsid w:val="00E4615D"/>
    <w:rsid w:val="00E51B44"/>
    <w:rsid w:val="00E51F56"/>
    <w:rsid w:val="00E51FD6"/>
    <w:rsid w:val="00E5286C"/>
    <w:rsid w:val="00E5319B"/>
    <w:rsid w:val="00E5421B"/>
    <w:rsid w:val="00E54D60"/>
    <w:rsid w:val="00E54E5F"/>
    <w:rsid w:val="00E54F83"/>
    <w:rsid w:val="00E56098"/>
    <w:rsid w:val="00E56B13"/>
    <w:rsid w:val="00E57B59"/>
    <w:rsid w:val="00E610C9"/>
    <w:rsid w:val="00E61FF6"/>
    <w:rsid w:val="00E62309"/>
    <w:rsid w:val="00E62432"/>
    <w:rsid w:val="00E700F6"/>
    <w:rsid w:val="00E720EC"/>
    <w:rsid w:val="00E72A7E"/>
    <w:rsid w:val="00E736EE"/>
    <w:rsid w:val="00E738A3"/>
    <w:rsid w:val="00E74A5F"/>
    <w:rsid w:val="00E75938"/>
    <w:rsid w:val="00E76DBC"/>
    <w:rsid w:val="00E76F5E"/>
    <w:rsid w:val="00E774E4"/>
    <w:rsid w:val="00E80AE9"/>
    <w:rsid w:val="00E81A9A"/>
    <w:rsid w:val="00E81F8B"/>
    <w:rsid w:val="00E83E65"/>
    <w:rsid w:val="00E83F62"/>
    <w:rsid w:val="00E87779"/>
    <w:rsid w:val="00E90C1F"/>
    <w:rsid w:val="00E92FEC"/>
    <w:rsid w:val="00E93224"/>
    <w:rsid w:val="00E932F2"/>
    <w:rsid w:val="00E933E0"/>
    <w:rsid w:val="00E939B9"/>
    <w:rsid w:val="00E947DB"/>
    <w:rsid w:val="00E951BC"/>
    <w:rsid w:val="00E95CCD"/>
    <w:rsid w:val="00E96441"/>
    <w:rsid w:val="00E9663B"/>
    <w:rsid w:val="00E9748C"/>
    <w:rsid w:val="00EA1C1E"/>
    <w:rsid w:val="00EA1F4E"/>
    <w:rsid w:val="00EA210F"/>
    <w:rsid w:val="00EA2F06"/>
    <w:rsid w:val="00EA3587"/>
    <w:rsid w:val="00EA3D61"/>
    <w:rsid w:val="00EA53D6"/>
    <w:rsid w:val="00EA56F3"/>
    <w:rsid w:val="00EA5DAE"/>
    <w:rsid w:val="00EA5F9A"/>
    <w:rsid w:val="00EA63D5"/>
    <w:rsid w:val="00EA7BD9"/>
    <w:rsid w:val="00EB083B"/>
    <w:rsid w:val="00EB0B75"/>
    <w:rsid w:val="00EB1111"/>
    <w:rsid w:val="00EB17A8"/>
    <w:rsid w:val="00EB1AE4"/>
    <w:rsid w:val="00EB1DE8"/>
    <w:rsid w:val="00EB2134"/>
    <w:rsid w:val="00EB2140"/>
    <w:rsid w:val="00EB3065"/>
    <w:rsid w:val="00EB3130"/>
    <w:rsid w:val="00EB31E4"/>
    <w:rsid w:val="00EB47BC"/>
    <w:rsid w:val="00EB4C14"/>
    <w:rsid w:val="00EB67E0"/>
    <w:rsid w:val="00EC0ED4"/>
    <w:rsid w:val="00EC11D1"/>
    <w:rsid w:val="00EC13DA"/>
    <w:rsid w:val="00EC1499"/>
    <w:rsid w:val="00EC19B3"/>
    <w:rsid w:val="00EC291B"/>
    <w:rsid w:val="00EC2BDA"/>
    <w:rsid w:val="00EC3255"/>
    <w:rsid w:val="00EC3273"/>
    <w:rsid w:val="00EC3509"/>
    <w:rsid w:val="00EC3566"/>
    <w:rsid w:val="00EC3789"/>
    <w:rsid w:val="00EC3A15"/>
    <w:rsid w:val="00EC4C51"/>
    <w:rsid w:val="00EC4CFF"/>
    <w:rsid w:val="00EC5B19"/>
    <w:rsid w:val="00EC61C3"/>
    <w:rsid w:val="00EC6314"/>
    <w:rsid w:val="00EC7C37"/>
    <w:rsid w:val="00ED17E4"/>
    <w:rsid w:val="00ED2435"/>
    <w:rsid w:val="00ED401F"/>
    <w:rsid w:val="00ED4B48"/>
    <w:rsid w:val="00ED500A"/>
    <w:rsid w:val="00ED54D9"/>
    <w:rsid w:val="00ED6B8E"/>
    <w:rsid w:val="00ED71F7"/>
    <w:rsid w:val="00EE12A3"/>
    <w:rsid w:val="00EE1EEE"/>
    <w:rsid w:val="00EE30C2"/>
    <w:rsid w:val="00EE356B"/>
    <w:rsid w:val="00EE4A66"/>
    <w:rsid w:val="00EE6F5B"/>
    <w:rsid w:val="00EE77AE"/>
    <w:rsid w:val="00EE796D"/>
    <w:rsid w:val="00EE7F39"/>
    <w:rsid w:val="00EF0876"/>
    <w:rsid w:val="00EF0F98"/>
    <w:rsid w:val="00EF23E7"/>
    <w:rsid w:val="00EF33D9"/>
    <w:rsid w:val="00EF3617"/>
    <w:rsid w:val="00EF38CB"/>
    <w:rsid w:val="00EF42F9"/>
    <w:rsid w:val="00EF5932"/>
    <w:rsid w:val="00EF5E25"/>
    <w:rsid w:val="00EF6C66"/>
    <w:rsid w:val="00EF706B"/>
    <w:rsid w:val="00EF7370"/>
    <w:rsid w:val="00F01ED2"/>
    <w:rsid w:val="00F021A8"/>
    <w:rsid w:val="00F021C7"/>
    <w:rsid w:val="00F025A8"/>
    <w:rsid w:val="00F02ADC"/>
    <w:rsid w:val="00F02EC2"/>
    <w:rsid w:val="00F02F26"/>
    <w:rsid w:val="00F03067"/>
    <w:rsid w:val="00F036C6"/>
    <w:rsid w:val="00F03D65"/>
    <w:rsid w:val="00F04767"/>
    <w:rsid w:val="00F04CEC"/>
    <w:rsid w:val="00F0562B"/>
    <w:rsid w:val="00F06262"/>
    <w:rsid w:val="00F06FA4"/>
    <w:rsid w:val="00F10C2D"/>
    <w:rsid w:val="00F110E8"/>
    <w:rsid w:val="00F112C8"/>
    <w:rsid w:val="00F11A41"/>
    <w:rsid w:val="00F11A81"/>
    <w:rsid w:val="00F11C7E"/>
    <w:rsid w:val="00F12AE6"/>
    <w:rsid w:val="00F135FB"/>
    <w:rsid w:val="00F1428E"/>
    <w:rsid w:val="00F15311"/>
    <w:rsid w:val="00F1536C"/>
    <w:rsid w:val="00F15A4D"/>
    <w:rsid w:val="00F167FF"/>
    <w:rsid w:val="00F171E4"/>
    <w:rsid w:val="00F177D4"/>
    <w:rsid w:val="00F17FC8"/>
    <w:rsid w:val="00F2010E"/>
    <w:rsid w:val="00F209BE"/>
    <w:rsid w:val="00F21563"/>
    <w:rsid w:val="00F25D9E"/>
    <w:rsid w:val="00F269A3"/>
    <w:rsid w:val="00F30412"/>
    <w:rsid w:val="00F32134"/>
    <w:rsid w:val="00F334B7"/>
    <w:rsid w:val="00F33D35"/>
    <w:rsid w:val="00F33DA4"/>
    <w:rsid w:val="00F340E9"/>
    <w:rsid w:val="00F34384"/>
    <w:rsid w:val="00F3538F"/>
    <w:rsid w:val="00F367A9"/>
    <w:rsid w:val="00F37F9D"/>
    <w:rsid w:val="00F41EF9"/>
    <w:rsid w:val="00F41FC8"/>
    <w:rsid w:val="00F42747"/>
    <w:rsid w:val="00F42D28"/>
    <w:rsid w:val="00F4437B"/>
    <w:rsid w:val="00F44954"/>
    <w:rsid w:val="00F44D47"/>
    <w:rsid w:val="00F44F6E"/>
    <w:rsid w:val="00F44FDC"/>
    <w:rsid w:val="00F450D4"/>
    <w:rsid w:val="00F460C9"/>
    <w:rsid w:val="00F46BEB"/>
    <w:rsid w:val="00F503F0"/>
    <w:rsid w:val="00F50449"/>
    <w:rsid w:val="00F50476"/>
    <w:rsid w:val="00F50A69"/>
    <w:rsid w:val="00F51570"/>
    <w:rsid w:val="00F51EA0"/>
    <w:rsid w:val="00F522BB"/>
    <w:rsid w:val="00F52A44"/>
    <w:rsid w:val="00F53762"/>
    <w:rsid w:val="00F53E55"/>
    <w:rsid w:val="00F54309"/>
    <w:rsid w:val="00F54BFA"/>
    <w:rsid w:val="00F550CB"/>
    <w:rsid w:val="00F60D67"/>
    <w:rsid w:val="00F610AD"/>
    <w:rsid w:val="00F6149C"/>
    <w:rsid w:val="00F61977"/>
    <w:rsid w:val="00F61D5D"/>
    <w:rsid w:val="00F623BE"/>
    <w:rsid w:val="00F624C8"/>
    <w:rsid w:val="00F638C7"/>
    <w:rsid w:val="00F63C2A"/>
    <w:rsid w:val="00F6638D"/>
    <w:rsid w:val="00F705A7"/>
    <w:rsid w:val="00F71E43"/>
    <w:rsid w:val="00F71F5C"/>
    <w:rsid w:val="00F71F86"/>
    <w:rsid w:val="00F73A6F"/>
    <w:rsid w:val="00F73AB7"/>
    <w:rsid w:val="00F73BF2"/>
    <w:rsid w:val="00F74412"/>
    <w:rsid w:val="00F74BD1"/>
    <w:rsid w:val="00F7553A"/>
    <w:rsid w:val="00F75F50"/>
    <w:rsid w:val="00F806E9"/>
    <w:rsid w:val="00F80CB3"/>
    <w:rsid w:val="00F80F12"/>
    <w:rsid w:val="00F81D3B"/>
    <w:rsid w:val="00F822F8"/>
    <w:rsid w:val="00F82511"/>
    <w:rsid w:val="00F82BB9"/>
    <w:rsid w:val="00F82E93"/>
    <w:rsid w:val="00F8425E"/>
    <w:rsid w:val="00F8509E"/>
    <w:rsid w:val="00F86022"/>
    <w:rsid w:val="00F86335"/>
    <w:rsid w:val="00F86E02"/>
    <w:rsid w:val="00F8722A"/>
    <w:rsid w:val="00F8796B"/>
    <w:rsid w:val="00F87E9D"/>
    <w:rsid w:val="00F9077C"/>
    <w:rsid w:val="00F90DB4"/>
    <w:rsid w:val="00F91365"/>
    <w:rsid w:val="00F91555"/>
    <w:rsid w:val="00F916B9"/>
    <w:rsid w:val="00F919E1"/>
    <w:rsid w:val="00F9209B"/>
    <w:rsid w:val="00F92D6C"/>
    <w:rsid w:val="00F93D2E"/>
    <w:rsid w:val="00F94D9D"/>
    <w:rsid w:val="00F9578C"/>
    <w:rsid w:val="00F971FF"/>
    <w:rsid w:val="00F9765A"/>
    <w:rsid w:val="00F97CEB"/>
    <w:rsid w:val="00FA0233"/>
    <w:rsid w:val="00FA0FCE"/>
    <w:rsid w:val="00FA1FCF"/>
    <w:rsid w:val="00FA27C2"/>
    <w:rsid w:val="00FA5E0A"/>
    <w:rsid w:val="00FA5E5A"/>
    <w:rsid w:val="00FA65CE"/>
    <w:rsid w:val="00FB1013"/>
    <w:rsid w:val="00FB1279"/>
    <w:rsid w:val="00FB2160"/>
    <w:rsid w:val="00FB2F50"/>
    <w:rsid w:val="00FB318B"/>
    <w:rsid w:val="00FB330F"/>
    <w:rsid w:val="00FB5881"/>
    <w:rsid w:val="00FB614F"/>
    <w:rsid w:val="00FB7945"/>
    <w:rsid w:val="00FB7970"/>
    <w:rsid w:val="00FC04AD"/>
    <w:rsid w:val="00FC2881"/>
    <w:rsid w:val="00FC43A3"/>
    <w:rsid w:val="00FC5C81"/>
    <w:rsid w:val="00FC61E2"/>
    <w:rsid w:val="00FC772D"/>
    <w:rsid w:val="00FC79A9"/>
    <w:rsid w:val="00FC7A79"/>
    <w:rsid w:val="00FC7BA1"/>
    <w:rsid w:val="00FD0854"/>
    <w:rsid w:val="00FD095B"/>
    <w:rsid w:val="00FD10AC"/>
    <w:rsid w:val="00FD1EC0"/>
    <w:rsid w:val="00FD259B"/>
    <w:rsid w:val="00FD3024"/>
    <w:rsid w:val="00FD33AF"/>
    <w:rsid w:val="00FD44DB"/>
    <w:rsid w:val="00FD45E2"/>
    <w:rsid w:val="00FD4DEE"/>
    <w:rsid w:val="00FD53F5"/>
    <w:rsid w:val="00FD5E17"/>
    <w:rsid w:val="00FD64D9"/>
    <w:rsid w:val="00FD6C1A"/>
    <w:rsid w:val="00FE098A"/>
    <w:rsid w:val="00FE22D7"/>
    <w:rsid w:val="00FE2A76"/>
    <w:rsid w:val="00FE2BE4"/>
    <w:rsid w:val="00FE3400"/>
    <w:rsid w:val="00FE6105"/>
    <w:rsid w:val="00FE631F"/>
    <w:rsid w:val="00FE6FC4"/>
    <w:rsid w:val="00FF0064"/>
    <w:rsid w:val="00FF0D94"/>
    <w:rsid w:val="00FF1701"/>
    <w:rsid w:val="00FF2032"/>
    <w:rsid w:val="00FF4E46"/>
    <w:rsid w:val="00FF5D6C"/>
    <w:rsid w:val="00FF6833"/>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5:docId w15:val="{0FF8C666-909D-40A4-AD0E-EE08FFB37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uiPriority="9"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93572D"/>
    <w:p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qFormat/>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qFormat/>
    <w:rsid w:val="00137000"/>
    <w:pPr>
      <w:spacing w:before="120"/>
      <w:ind w:left="0"/>
    </w:pPr>
    <w:rPr>
      <w:b/>
      <w:bCs/>
      <w:caps/>
      <w:sz w:val="20"/>
      <w:szCs w:val="20"/>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spacing w:after="0"/>
      <w:ind w:left="1100"/>
    </w:pPr>
    <w:rPr>
      <w:sz w:val="18"/>
      <w:szCs w:val="18"/>
    </w:rPr>
  </w:style>
  <w:style w:type="paragraph" w:styleId="TOC2">
    <w:name w:val="toc 2"/>
    <w:basedOn w:val="TOC1"/>
    <w:next w:val="Normal"/>
    <w:uiPriority w:val="39"/>
    <w:qFormat/>
    <w:rsid w:val="000E372F"/>
    <w:pPr>
      <w:spacing w:before="0" w:after="0"/>
      <w:ind w:left="220"/>
    </w:pPr>
    <w:rPr>
      <w:b w:val="0"/>
      <w:bCs w:val="0"/>
      <w:caps w:val="0"/>
      <w:smallCaps/>
    </w:rPr>
  </w:style>
  <w:style w:type="paragraph" w:styleId="TOC3">
    <w:name w:val="toc 3"/>
    <w:basedOn w:val="TOC2"/>
    <w:next w:val="Normal"/>
    <w:uiPriority w:val="39"/>
    <w:qFormat/>
    <w:rsid w:val="000E372F"/>
    <w:pPr>
      <w:ind w:left="440"/>
    </w:pPr>
    <w:rPr>
      <w:i/>
      <w:iCs/>
      <w:smallCaps w:val="0"/>
    </w:rPr>
  </w:style>
  <w:style w:type="paragraph" w:styleId="TOC4">
    <w:name w:val="toc 4"/>
    <w:basedOn w:val="Normal"/>
    <w:next w:val="Normal"/>
    <w:uiPriority w:val="39"/>
    <w:rsid w:val="000E372F"/>
    <w:pPr>
      <w:spacing w:after="0"/>
      <w:ind w:left="660"/>
    </w:pPr>
    <w:rPr>
      <w:sz w:val="18"/>
      <w:szCs w:val="18"/>
    </w:rPr>
  </w:style>
  <w:style w:type="paragraph" w:styleId="TOC5">
    <w:name w:val="toc 5"/>
    <w:basedOn w:val="TOC4"/>
    <w:next w:val="Normal"/>
    <w:uiPriority w:val="39"/>
    <w:rsid w:val="000E372F"/>
    <w:pPr>
      <w:ind w:left="880"/>
    </w:pPr>
  </w:style>
  <w:style w:type="paragraph" w:styleId="TOC7">
    <w:name w:val="toc 7"/>
    <w:basedOn w:val="Normal"/>
    <w:next w:val="Normal"/>
    <w:autoRedefine/>
    <w:uiPriority w:val="39"/>
    <w:rsid w:val="000E372F"/>
    <w:pPr>
      <w:spacing w:after="0"/>
      <w:ind w:left="1320"/>
    </w:pPr>
    <w:rPr>
      <w:sz w:val="18"/>
      <w:szCs w:val="18"/>
    </w:rPr>
  </w:style>
  <w:style w:type="paragraph" w:styleId="TOC8">
    <w:name w:val="toc 8"/>
    <w:basedOn w:val="Normal"/>
    <w:next w:val="Normal"/>
    <w:autoRedefine/>
    <w:uiPriority w:val="39"/>
    <w:rsid w:val="000E372F"/>
    <w:pPr>
      <w:spacing w:after="0"/>
      <w:ind w:left="1540"/>
    </w:pPr>
    <w:rPr>
      <w:sz w:val="18"/>
      <w:szCs w:val="18"/>
    </w:rPr>
  </w:style>
  <w:style w:type="paragraph" w:styleId="TOC9">
    <w:name w:val="toc 9"/>
    <w:basedOn w:val="Normal"/>
    <w:next w:val="Normal"/>
    <w:autoRedefine/>
    <w:uiPriority w:val="39"/>
    <w:rsid w:val="000E372F"/>
    <w:pPr>
      <w:spacing w:after="0"/>
      <w:ind w:left="1760"/>
    </w:pPr>
    <w:rPr>
      <w:sz w:val="18"/>
      <w:szCs w:val="18"/>
    </w:r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9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body">
    <w:name w:val="tablebody"/>
    <w:basedOn w:val="Normal"/>
    <w:rsid w:val="00BA0C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uiPriority w:val="99"/>
    <w:rsid w:val="00BA0C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A0C2A"/>
  </w:style>
  <w:style w:type="paragraph" w:styleId="PlainText">
    <w:name w:val="Plain Text"/>
    <w:basedOn w:val="Normal"/>
    <w:link w:val="PlainTextChar"/>
    <w:uiPriority w:val="99"/>
    <w:unhideWhenUsed/>
    <w:rsid w:val="00EB4C14"/>
    <w:pPr>
      <w:spacing w:after="0" w:line="240" w:lineRule="auto"/>
    </w:pPr>
    <w:rPr>
      <w:rFonts w:ascii="Arial" w:hAnsi="Arial" w:cs="Arial"/>
      <w:sz w:val="20"/>
      <w:szCs w:val="20"/>
      <w:lang w:val="de-DE" w:eastAsia="de-DE"/>
    </w:rPr>
  </w:style>
  <w:style w:type="character" w:customStyle="1" w:styleId="PlainTextChar">
    <w:name w:val="Plain Text Char"/>
    <w:basedOn w:val="DefaultParagraphFont"/>
    <w:link w:val="PlainText"/>
    <w:uiPriority w:val="99"/>
    <w:rsid w:val="00EB4C14"/>
    <w:rPr>
      <w:rFonts w:ascii="Arial" w:hAnsi="Arial" w:cs="Arial"/>
      <w:sz w:val="20"/>
      <w:szCs w:val="20"/>
      <w:lang w:val="de-DE" w:eastAsia="de-DE"/>
    </w:rPr>
  </w:style>
  <w:style w:type="character" w:customStyle="1" w:styleId="HTMLPreformattedChar">
    <w:name w:val="HTML Preformatted Char"/>
    <w:basedOn w:val="DefaultParagraphFont"/>
    <w:link w:val="HTMLPreformatted"/>
    <w:uiPriority w:val="99"/>
    <w:semiHidden/>
    <w:rsid w:val="00EB4C14"/>
    <w:rPr>
      <w:rFonts w:ascii="Courier New" w:eastAsia="Arial Unicode MS" w:hAnsi="Courier New" w:cs="Courier New"/>
      <w:sz w:val="18"/>
      <w:szCs w:val="18"/>
    </w:rPr>
  </w:style>
  <w:style w:type="table" w:styleId="LightGrid-Accent5">
    <w:name w:val="Light Grid Accent 5"/>
    <w:basedOn w:val="TableNormal"/>
    <w:uiPriority w:val="62"/>
    <w:rsid w:val="00B84250"/>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star">
    <w:name w:val="star"/>
    <w:basedOn w:val="DefaultParagraphFont"/>
    <w:rsid w:val="00D4481B"/>
  </w:style>
  <w:style w:type="paragraph" w:customStyle="1" w:styleId="Default">
    <w:name w:val="Default"/>
    <w:rsid w:val="00F54309"/>
    <w:pPr>
      <w:autoSpaceDE w:val="0"/>
      <w:autoSpaceDN w:val="0"/>
      <w:adjustRightInd w:val="0"/>
      <w:spacing w:after="0" w:line="240" w:lineRule="auto"/>
    </w:pPr>
    <w:rPr>
      <w:rFonts w:ascii="Calibri" w:hAnsi="Calibri" w:cs="Calibri"/>
      <w:color w:val="000000"/>
      <w:sz w:val="24"/>
      <w:szCs w:val="24"/>
    </w:rPr>
  </w:style>
  <w:style w:type="paragraph" w:customStyle="1" w:styleId="Tabletext">
    <w:name w:val="Tabletext"/>
    <w:basedOn w:val="Normal"/>
    <w:autoRedefine/>
    <w:uiPriority w:val="99"/>
    <w:rsid w:val="00F110E8"/>
    <w:pPr>
      <w:keepLines/>
      <w:numPr>
        <w:ilvl w:val="2"/>
        <w:numId w:val="20"/>
      </w:numPr>
      <w:spacing w:after="120" w:line="240" w:lineRule="atLeast"/>
    </w:pPr>
  </w:style>
  <w:style w:type="character" w:customStyle="1" w:styleId="tooltipstered">
    <w:name w:val="tooltipstered"/>
    <w:basedOn w:val="DefaultParagraphFont"/>
    <w:rsid w:val="000C07C2"/>
  </w:style>
  <w:style w:type="table" w:customStyle="1" w:styleId="LightGrid-Accent51">
    <w:name w:val="Light Grid - Accent 51"/>
    <w:basedOn w:val="TableNormal"/>
    <w:next w:val="LightGrid-Accent5"/>
    <w:uiPriority w:val="62"/>
    <w:rsid w:val="00831D6C"/>
    <w:pPr>
      <w:spacing w:after="0" w:line="240" w:lineRule="auto"/>
    </w:pPr>
    <w:rPr>
      <w:rFonts w:eastAsiaTheme="minorHAns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ooltipfieldname">
    <w:name w:val="tooltipfieldname"/>
    <w:basedOn w:val="DefaultParagraphFont"/>
    <w:rsid w:val="00110844"/>
  </w:style>
  <w:style w:type="paragraph" w:customStyle="1" w:styleId="Body">
    <w:name w:val="Body"/>
    <w:basedOn w:val="Normal"/>
    <w:link w:val="BodyChar"/>
    <w:qFormat/>
    <w:rsid w:val="00203B44"/>
    <w:pPr>
      <w:spacing w:line="260" w:lineRule="exact"/>
    </w:pPr>
    <w:rPr>
      <w:rFonts w:ascii="Arial" w:eastAsiaTheme="minorHAnsi" w:hAnsi="Arial" w:cs="Arial"/>
      <w:sz w:val="18"/>
      <w:szCs w:val="18"/>
    </w:rPr>
  </w:style>
  <w:style w:type="character" w:customStyle="1" w:styleId="BodyChar">
    <w:name w:val="Body Char"/>
    <w:basedOn w:val="DefaultParagraphFont"/>
    <w:link w:val="Body"/>
    <w:rsid w:val="00203B44"/>
    <w:rPr>
      <w:rFonts w:ascii="Arial" w:eastAsiaTheme="minorHAnsi" w:hAnsi="Arial" w:cs="Arial"/>
      <w:sz w:val="18"/>
      <w:szCs w:val="18"/>
    </w:rPr>
  </w:style>
  <w:style w:type="character" w:customStyle="1" w:styleId="dw-required">
    <w:name w:val="dw-required"/>
    <w:basedOn w:val="DefaultParagraphFont"/>
    <w:rsid w:val="005921E4"/>
  </w:style>
  <w:style w:type="character" w:customStyle="1" w:styleId="dw-nc-tooltip">
    <w:name w:val="dw-nc-tooltip"/>
    <w:basedOn w:val="DefaultParagraphFont"/>
    <w:rsid w:val="00D6036C"/>
  </w:style>
  <w:style w:type="character" w:customStyle="1" w:styleId="dw-nc-text-danger">
    <w:name w:val="dw-nc-text-danger"/>
    <w:basedOn w:val="DefaultParagraphFont"/>
    <w:rsid w:val="00D6036C"/>
  </w:style>
  <w:style w:type="character" w:customStyle="1" w:styleId="pun">
    <w:name w:val="pun"/>
    <w:basedOn w:val="DefaultParagraphFont"/>
    <w:rsid w:val="00024B54"/>
  </w:style>
  <w:style w:type="character" w:customStyle="1" w:styleId="pln">
    <w:name w:val="pln"/>
    <w:basedOn w:val="DefaultParagraphFont"/>
    <w:rsid w:val="00024B54"/>
  </w:style>
  <w:style w:type="character" w:customStyle="1" w:styleId="str">
    <w:name w:val="str"/>
    <w:basedOn w:val="DefaultParagraphFont"/>
    <w:rsid w:val="00024B54"/>
  </w:style>
  <w:style w:type="character" w:customStyle="1" w:styleId="dec">
    <w:name w:val="dec"/>
    <w:basedOn w:val="DefaultParagraphFont"/>
    <w:rsid w:val="00024B54"/>
  </w:style>
  <w:style w:type="character" w:customStyle="1" w:styleId="tag">
    <w:name w:val="tag"/>
    <w:basedOn w:val="DefaultParagraphFont"/>
    <w:rsid w:val="00024B54"/>
  </w:style>
  <w:style w:type="character" w:customStyle="1" w:styleId="atn">
    <w:name w:val="atn"/>
    <w:basedOn w:val="DefaultParagraphFont"/>
    <w:rsid w:val="00024B54"/>
  </w:style>
  <w:style w:type="character" w:customStyle="1" w:styleId="atv">
    <w:name w:val="atv"/>
    <w:basedOn w:val="DefaultParagraphFont"/>
    <w:rsid w:val="00024B54"/>
  </w:style>
  <w:style w:type="character" w:styleId="HTMLCode">
    <w:name w:val="HTML Code"/>
    <w:basedOn w:val="DefaultParagraphFont"/>
    <w:uiPriority w:val="99"/>
    <w:semiHidden/>
    <w:unhideWhenUsed/>
    <w:rsid w:val="00B628CA"/>
    <w:rPr>
      <w:rFonts w:ascii="Courier New" w:eastAsia="Times New Roman" w:hAnsi="Courier New" w:cs="Courier New"/>
      <w:sz w:val="20"/>
      <w:szCs w:val="20"/>
    </w:rPr>
  </w:style>
  <w:style w:type="paragraph" w:customStyle="1" w:styleId="selectcode">
    <w:name w:val="selectcode"/>
    <w:basedOn w:val="Normal"/>
    <w:rsid w:val="00484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484875"/>
  </w:style>
  <w:style w:type="character" w:customStyle="1" w:styleId="dw-label">
    <w:name w:val="dw-label"/>
    <w:basedOn w:val="DefaultParagraphFont"/>
    <w:rsid w:val="00730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699">
      <w:bodyDiv w:val="1"/>
      <w:marLeft w:val="0"/>
      <w:marRight w:val="0"/>
      <w:marTop w:val="0"/>
      <w:marBottom w:val="0"/>
      <w:divBdr>
        <w:top w:val="none" w:sz="0" w:space="0" w:color="auto"/>
        <w:left w:val="none" w:sz="0" w:space="0" w:color="auto"/>
        <w:bottom w:val="none" w:sz="0" w:space="0" w:color="auto"/>
        <w:right w:val="none" w:sz="0" w:space="0" w:color="auto"/>
      </w:divBdr>
    </w:div>
    <w:div w:id="15158871">
      <w:bodyDiv w:val="1"/>
      <w:marLeft w:val="0"/>
      <w:marRight w:val="0"/>
      <w:marTop w:val="0"/>
      <w:marBottom w:val="0"/>
      <w:divBdr>
        <w:top w:val="none" w:sz="0" w:space="0" w:color="auto"/>
        <w:left w:val="none" w:sz="0" w:space="0" w:color="auto"/>
        <w:bottom w:val="none" w:sz="0" w:space="0" w:color="auto"/>
        <w:right w:val="none" w:sz="0" w:space="0" w:color="auto"/>
      </w:divBdr>
      <w:divsChild>
        <w:div w:id="921062479">
          <w:marLeft w:val="0"/>
          <w:marRight w:val="0"/>
          <w:marTop w:val="0"/>
          <w:marBottom w:val="0"/>
          <w:divBdr>
            <w:top w:val="none" w:sz="0" w:space="0" w:color="auto"/>
            <w:left w:val="none" w:sz="0" w:space="0" w:color="auto"/>
            <w:bottom w:val="none" w:sz="0" w:space="0" w:color="auto"/>
            <w:right w:val="none" w:sz="0" w:space="0" w:color="auto"/>
          </w:divBdr>
        </w:div>
      </w:divsChild>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8361374">
      <w:bodyDiv w:val="1"/>
      <w:marLeft w:val="0"/>
      <w:marRight w:val="0"/>
      <w:marTop w:val="0"/>
      <w:marBottom w:val="0"/>
      <w:divBdr>
        <w:top w:val="none" w:sz="0" w:space="0" w:color="auto"/>
        <w:left w:val="none" w:sz="0" w:space="0" w:color="auto"/>
        <w:bottom w:val="none" w:sz="0" w:space="0" w:color="auto"/>
        <w:right w:val="none" w:sz="0" w:space="0" w:color="auto"/>
      </w:divBdr>
      <w:divsChild>
        <w:div w:id="1218737834">
          <w:marLeft w:val="0"/>
          <w:marRight w:val="0"/>
          <w:marTop w:val="0"/>
          <w:marBottom w:val="0"/>
          <w:divBdr>
            <w:top w:val="none" w:sz="0" w:space="0" w:color="auto"/>
            <w:left w:val="none" w:sz="0" w:space="0" w:color="auto"/>
            <w:bottom w:val="none" w:sz="0" w:space="0" w:color="auto"/>
            <w:right w:val="none" w:sz="0" w:space="0" w:color="auto"/>
          </w:divBdr>
          <w:divsChild>
            <w:div w:id="1840538823">
              <w:marLeft w:val="0"/>
              <w:marRight w:val="0"/>
              <w:marTop w:val="0"/>
              <w:marBottom w:val="0"/>
              <w:divBdr>
                <w:top w:val="none" w:sz="0" w:space="0" w:color="auto"/>
                <w:left w:val="none" w:sz="0" w:space="0" w:color="auto"/>
                <w:bottom w:val="none" w:sz="0" w:space="0" w:color="auto"/>
                <w:right w:val="none" w:sz="0" w:space="0" w:color="auto"/>
              </w:divBdr>
              <w:divsChild>
                <w:div w:id="539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7922">
      <w:bodyDiv w:val="1"/>
      <w:marLeft w:val="0"/>
      <w:marRight w:val="0"/>
      <w:marTop w:val="0"/>
      <w:marBottom w:val="0"/>
      <w:divBdr>
        <w:top w:val="none" w:sz="0" w:space="0" w:color="auto"/>
        <w:left w:val="none" w:sz="0" w:space="0" w:color="auto"/>
        <w:bottom w:val="none" w:sz="0" w:space="0" w:color="auto"/>
        <w:right w:val="none" w:sz="0" w:space="0" w:color="auto"/>
      </w:divBdr>
    </w:div>
    <w:div w:id="202669400">
      <w:bodyDiv w:val="1"/>
      <w:marLeft w:val="0"/>
      <w:marRight w:val="0"/>
      <w:marTop w:val="0"/>
      <w:marBottom w:val="0"/>
      <w:divBdr>
        <w:top w:val="none" w:sz="0" w:space="0" w:color="auto"/>
        <w:left w:val="none" w:sz="0" w:space="0" w:color="auto"/>
        <w:bottom w:val="none" w:sz="0" w:space="0" w:color="auto"/>
        <w:right w:val="none" w:sz="0" w:space="0" w:color="auto"/>
      </w:divBdr>
      <w:divsChild>
        <w:div w:id="1260718064">
          <w:marLeft w:val="0"/>
          <w:marRight w:val="0"/>
          <w:marTop w:val="0"/>
          <w:marBottom w:val="0"/>
          <w:divBdr>
            <w:top w:val="none" w:sz="0" w:space="0" w:color="auto"/>
            <w:left w:val="none" w:sz="0" w:space="0" w:color="auto"/>
            <w:bottom w:val="none" w:sz="0" w:space="0" w:color="auto"/>
            <w:right w:val="none" w:sz="0" w:space="0" w:color="auto"/>
          </w:divBdr>
          <w:divsChild>
            <w:div w:id="1805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167">
      <w:bodyDiv w:val="1"/>
      <w:marLeft w:val="0"/>
      <w:marRight w:val="0"/>
      <w:marTop w:val="0"/>
      <w:marBottom w:val="0"/>
      <w:divBdr>
        <w:top w:val="none" w:sz="0" w:space="0" w:color="auto"/>
        <w:left w:val="none" w:sz="0" w:space="0" w:color="auto"/>
        <w:bottom w:val="none" w:sz="0" w:space="0" w:color="auto"/>
        <w:right w:val="none" w:sz="0" w:space="0" w:color="auto"/>
      </w:divBdr>
      <w:divsChild>
        <w:div w:id="1626540790">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1079900">
      <w:bodyDiv w:val="1"/>
      <w:marLeft w:val="0"/>
      <w:marRight w:val="0"/>
      <w:marTop w:val="0"/>
      <w:marBottom w:val="0"/>
      <w:divBdr>
        <w:top w:val="none" w:sz="0" w:space="0" w:color="auto"/>
        <w:left w:val="none" w:sz="0" w:space="0" w:color="auto"/>
        <w:bottom w:val="none" w:sz="0" w:space="0" w:color="auto"/>
        <w:right w:val="none" w:sz="0" w:space="0" w:color="auto"/>
      </w:divBdr>
    </w:div>
    <w:div w:id="323123395">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12552449">
      <w:bodyDiv w:val="1"/>
      <w:marLeft w:val="0"/>
      <w:marRight w:val="0"/>
      <w:marTop w:val="0"/>
      <w:marBottom w:val="0"/>
      <w:divBdr>
        <w:top w:val="none" w:sz="0" w:space="0" w:color="auto"/>
        <w:left w:val="none" w:sz="0" w:space="0" w:color="auto"/>
        <w:bottom w:val="none" w:sz="0" w:space="0" w:color="auto"/>
        <w:right w:val="none" w:sz="0" w:space="0" w:color="auto"/>
      </w:divBdr>
      <w:divsChild>
        <w:div w:id="87891869">
          <w:marLeft w:val="0"/>
          <w:marRight w:val="0"/>
          <w:marTop w:val="300"/>
          <w:marBottom w:val="0"/>
          <w:divBdr>
            <w:top w:val="none" w:sz="0" w:space="0" w:color="auto"/>
            <w:left w:val="none" w:sz="0" w:space="0" w:color="auto"/>
            <w:bottom w:val="none" w:sz="0" w:space="0" w:color="auto"/>
            <w:right w:val="none" w:sz="0" w:space="0" w:color="auto"/>
          </w:divBdr>
        </w:div>
        <w:div w:id="1053195355">
          <w:marLeft w:val="0"/>
          <w:marRight w:val="0"/>
          <w:marTop w:val="300"/>
          <w:marBottom w:val="0"/>
          <w:divBdr>
            <w:top w:val="none" w:sz="0" w:space="0" w:color="auto"/>
            <w:left w:val="none" w:sz="0" w:space="0" w:color="auto"/>
            <w:bottom w:val="none" w:sz="0" w:space="0" w:color="auto"/>
            <w:right w:val="none" w:sz="0" w:space="0" w:color="auto"/>
          </w:divBdr>
        </w:div>
      </w:divsChild>
    </w:div>
    <w:div w:id="43151758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1846229">
      <w:bodyDiv w:val="1"/>
      <w:marLeft w:val="0"/>
      <w:marRight w:val="0"/>
      <w:marTop w:val="0"/>
      <w:marBottom w:val="0"/>
      <w:divBdr>
        <w:top w:val="none" w:sz="0" w:space="0" w:color="auto"/>
        <w:left w:val="none" w:sz="0" w:space="0" w:color="auto"/>
        <w:bottom w:val="none" w:sz="0" w:space="0" w:color="auto"/>
        <w:right w:val="none" w:sz="0" w:space="0" w:color="auto"/>
      </w:divBdr>
    </w:div>
    <w:div w:id="495615678">
      <w:bodyDiv w:val="1"/>
      <w:marLeft w:val="0"/>
      <w:marRight w:val="0"/>
      <w:marTop w:val="0"/>
      <w:marBottom w:val="0"/>
      <w:divBdr>
        <w:top w:val="none" w:sz="0" w:space="0" w:color="auto"/>
        <w:left w:val="none" w:sz="0" w:space="0" w:color="auto"/>
        <w:bottom w:val="none" w:sz="0" w:space="0" w:color="auto"/>
        <w:right w:val="none" w:sz="0" w:space="0" w:color="auto"/>
      </w:divBdr>
      <w:divsChild>
        <w:div w:id="400908399">
          <w:marLeft w:val="0"/>
          <w:marRight w:val="0"/>
          <w:marTop w:val="300"/>
          <w:marBottom w:val="0"/>
          <w:divBdr>
            <w:top w:val="none" w:sz="0" w:space="0" w:color="auto"/>
            <w:left w:val="none" w:sz="0" w:space="0" w:color="auto"/>
            <w:bottom w:val="none" w:sz="0" w:space="0" w:color="auto"/>
            <w:right w:val="none" w:sz="0" w:space="0" w:color="auto"/>
          </w:divBdr>
        </w:div>
      </w:divsChild>
    </w:div>
    <w:div w:id="546837589">
      <w:bodyDiv w:val="1"/>
      <w:marLeft w:val="0"/>
      <w:marRight w:val="0"/>
      <w:marTop w:val="0"/>
      <w:marBottom w:val="0"/>
      <w:divBdr>
        <w:top w:val="none" w:sz="0" w:space="0" w:color="auto"/>
        <w:left w:val="none" w:sz="0" w:space="0" w:color="auto"/>
        <w:bottom w:val="none" w:sz="0" w:space="0" w:color="auto"/>
        <w:right w:val="none" w:sz="0" w:space="0" w:color="auto"/>
      </w:divBdr>
    </w:div>
    <w:div w:id="552275352">
      <w:bodyDiv w:val="1"/>
      <w:marLeft w:val="0"/>
      <w:marRight w:val="0"/>
      <w:marTop w:val="0"/>
      <w:marBottom w:val="0"/>
      <w:divBdr>
        <w:top w:val="none" w:sz="0" w:space="0" w:color="auto"/>
        <w:left w:val="none" w:sz="0" w:space="0" w:color="auto"/>
        <w:bottom w:val="none" w:sz="0" w:space="0" w:color="auto"/>
        <w:right w:val="none" w:sz="0" w:space="0" w:color="auto"/>
      </w:divBdr>
      <w:divsChild>
        <w:div w:id="1432360398">
          <w:marLeft w:val="0"/>
          <w:marRight w:val="0"/>
          <w:marTop w:val="0"/>
          <w:marBottom w:val="0"/>
          <w:divBdr>
            <w:top w:val="none" w:sz="0" w:space="0" w:color="auto"/>
            <w:left w:val="none" w:sz="0" w:space="0" w:color="auto"/>
            <w:bottom w:val="none" w:sz="0" w:space="0" w:color="auto"/>
            <w:right w:val="none" w:sz="0" w:space="0" w:color="auto"/>
          </w:divBdr>
          <w:divsChild>
            <w:div w:id="2067873070">
              <w:marLeft w:val="0"/>
              <w:marRight w:val="0"/>
              <w:marTop w:val="0"/>
              <w:marBottom w:val="0"/>
              <w:divBdr>
                <w:top w:val="none" w:sz="0" w:space="0" w:color="auto"/>
                <w:left w:val="none" w:sz="0" w:space="0" w:color="auto"/>
                <w:bottom w:val="none" w:sz="0" w:space="0" w:color="auto"/>
                <w:right w:val="none" w:sz="0" w:space="0" w:color="auto"/>
              </w:divBdr>
            </w:div>
            <w:div w:id="549879319">
              <w:marLeft w:val="0"/>
              <w:marRight w:val="0"/>
              <w:marTop w:val="0"/>
              <w:marBottom w:val="0"/>
              <w:divBdr>
                <w:top w:val="none" w:sz="0" w:space="0" w:color="auto"/>
                <w:left w:val="none" w:sz="0" w:space="0" w:color="auto"/>
                <w:bottom w:val="none" w:sz="0" w:space="0" w:color="auto"/>
                <w:right w:val="none" w:sz="0" w:space="0" w:color="auto"/>
              </w:divBdr>
            </w:div>
            <w:div w:id="18713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2851737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985174">
      <w:bodyDiv w:val="1"/>
      <w:marLeft w:val="0"/>
      <w:marRight w:val="0"/>
      <w:marTop w:val="0"/>
      <w:marBottom w:val="0"/>
      <w:divBdr>
        <w:top w:val="none" w:sz="0" w:space="0" w:color="auto"/>
        <w:left w:val="none" w:sz="0" w:space="0" w:color="auto"/>
        <w:bottom w:val="none" w:sz="0" w:space="0" w:color="auto"/>
        <w:right w:val="none" w:sz="0" w:space="0" w:color="auto"/>
      </w:divBdr>
    </w:div>
    <w:div w:id="786391986">
      <w:bodyDiv w:val="1"/>
      <w:marLeft w:val="0"/>
      <w:marRight w:val="0"/>
      <w:marTop w:val="0"/>
      <w:marBottom w:val="0"/>
      <w:divBdr>
        <w:top w:val="none" w:sz="0" w:space="0" w:color="auto"/>
        <w:left w:val="none" w:sz="0" w:space="0" w:color="auto"/>
        <w:bottom w:val="none" w:sz="0" w:space="0" w:color="auto"/>
        <w:right w:val="none" w:sz="0" w:space="0" w:color="auto"/>
      </w:divBdr>
      <w:divsChild>
        <w:div w:id="639921962">
          <w:marLeft w:val="0"/>
          <w:marRight w:val="0"/>
          <w:marTop w:val="300"/>
          <w:marBottom w:val="0"/>
          <w:divBdr>
            <w:top w:val="none" w:sz="0" w:space="0" w:color="auto"/>
            <w:left w:val="none" w:sz="0" w:space="0" w:color="auto"/>
            <w:bottom w:val="none" w:sz="0" w:space="0" w:color="auto"/>
            <w:right w:val="none" w:sz="0" w:space="0" w:color="auto"/>
          </w:divBdr>
        </w:div>
        <w:div w:id="83041324">
          <w:marLeft w:val="0"/>
          <w:marRight w:val="0"/>
          <w:marTop w:val="300"/>
          <w:marBottom w:val="0"/>
          <w:divBdr>
            <w:top w:val="none" w:sz="0" w:space="0" w:color="auto"/>
            <w:left w:val="none" w:sz="0" w:space="0" w:color="auto"/>
            <w:bottom w:val="none" w:sz="0" w:space="0" w:color="auto"/>
            <w:right w:val="none" w:sz="0" w:space="0" w:color="auto"/>
          </w:divBdr>
        </w:div>
      </w:divsChild>
    </w:div>
    <w:div w:id="798645001">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67050410">
      <w:bodyDiv w:val="1"/>
      <w:marLeft w:val="0"/>
      <w:marRight w:val="0"/>
      <w:marTop w:val="0"/>
      <w:marBottom w:val="0"/>
      <w:divBdr>
        <w:top w:val="none" w:sz="0" w:space="0" w:color="auto"/>
        <w:left w:val="none" w:sz="0" w:space="0" w:color="auto"/>
        <w:bottom w:val="none" w:sz="0" w:space="0" w:color="auto"/>
        <w:right w:val="none" w:sz="0" w:space="0" w:color="auto"/>
      </w:divBdr>
    </w:div>
    <w:div w:id="980963378">
      <w:bodyDiv w:val="1"/>
      <w:marLeft w:val="0"/>
      <w:marRight w:val="0"/>
      <w:marTop w:val="0"/>
      <w:marBottom w:val="0"/>
      <w:divBdr>
        <w:top w:val="none" w:sz="0" w:space="0" w:color="auto"/>
        <w:left w:val="none" w:sz="0" w:space="0" w:color="auto"/>
        <w:bottom w:val="none" w:sz="0" w:space="0" w:color="auto"/>
        <w:right w:val="none" w:sz="0" w:space="0" w:color="auto"/>
      </w:divBdr>
      <w:divsChild>
        <w:div w:id="349533891">
          <w:marLeft w:val="0"/>
          <w:marRight w:val="0"/>
          <w:marTop w:val="0"/>
          <w:marBottom w:val="0"/>
          <w:divBdr>
            <w:top w:val="none" w:sz="0" w:space="0" w:color="auto"/>
            <w:left w:val="none" w:sz="0" w:space="0" w:color="auto"/>
            <w:bottom w:val="none" w:sz="0" w:space="0" w:color="auto"/>
            <w:right w:val="none" w:sz="0" w:space="0" w:color="auto"/>
          </w:divBdr>
        </w:div>
      </w:divsChild>
    </w:div>
    <w:div w:id="1024212043">
      <w:bodyDiv w:val="1"/>
      <w:marLeft w:val="0"/>
      <w:marRight w:val="0"/>
      <w:marTop w:val="0"/>
      <w:marBottom w:val="0"/>
      <w:divBdr>
        <w:top w:val="none" w:sz="0" w:space="0" w:color="auto"/>
        <w:left w:val="none" w:sz="0" w:space="0" w:color="auto"/>
        <w:bottom w:val="none" w:sz="0" w:space="0" w:color="auto"/>
        <w:right w:val="none" w:sz="0" w:space="0" w:color="auto"/>
      </w:divBdr>
      <w:divsChild>
        <w:div w:id="605382241">
          <w:marLeft w:val="0"/>
          <w:marRight w:val="0"/>
          <w:marTop w:val="300"/>
          <w:marBottom w:val="0"/>
          <w:divBdr>
            <w:top w:val="none" w:sz="0" w:space="0" w:color="auto"/>
            <w:left w:val="none" w:sz="0" w:space="0" w:color="auto"/>
            <w:bottom w:val="none" w:sz="0" w:space="0" w:color="auto"/>
            <w:right w:val="none" w:sz="0" w:space="0" w:color="auto"/>
          </w:divBdr>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7533460">
      <w:bodyDiv w:val="1"/>
      <w:marLeft w:val="0"/>
      <w:marRight w:val="0"/>
      <w:marTop w:val="0"/>
      <w:marBottom w:val="0"/>
      <w:divBdr>
        <w:top w:val="none" w:sz="0" w:space="0" w:color="auto"/>
        <w:left w:val="none" w:sz="0" w:space="0" w:color="auto"/>
        <w:bottom w:val="none" w:sz="0" w:space="0" w:color="auto"/>
        <w:right w:val="none" w:sz="0" w:space="0" w:color="auto"/>
      </w:divBdr>
      <w:divsChild>
        <w:div w:id="1063409450">
          <w:marLeft w:val="0"/>
          <w:marRight w:val="0"/>
          <w:marTop w:val="0"/>
          <w:marBottom w:val="0"/>
          <w:divBdr>
            <w:top w:val="none" w:sz="0" w:space="0" w:color="auto"/>
            <w:left w:val="none" w:sz="0" w:space="0" w:color="auto"/>
            <w:bottom w:val="none" w:sz="0" w:space="0" w:color="auto"/>
            <w:right w:val="none" w:sz="0" w:space="0" w:color="auto"/>
          </w:divBdr>
        </w:div>
        <w:div w:id="1891266276">
          <w:marLeft w:val="0"/>
          <w:marRight w:val="0"/>
          <w:marTop w:val="300"/>
          <w:marBottom w:val="0"/>
          <w:divBdr>
            <w:top w:val="none" w:sz="0" w:space="0" w:color="auto"/>
            <w:left w:val="none" w:sz="0" w:space="0" w:color="auto"/>
            <w:bottom w:val="none" w:sz="0" w:space="0" w:color="auto"/>
            <w:right w:val="none" w:sz="0" w:space="0" w:color="auto"/>
          </w:divBdr>
          <w:divsChild>
            <w:div w:id="2114860999">
              <w:marLeft w:val="0"/>
              <w:marRight w:val="0"/>
              <w:marTop w:val="0"/>
              <w:marBottom w:val="0"/>
              <w:divBdr>
                <w:top w:val="none" w:sz="0" w:space="0" w:color="auto"/>
                <w:left w:val="none" w:sz="0" w:space="0" w:color="auto"/>
                <w:bottom w:val="none" w:sz="0" w:space="0" w:color="auto"/>
                <w:right w:val="none" w:sz="0" w:space="0" w:color="auto"/>
              </w:divBdr>
            </w:div>
          </w:divsChild>
        </w:div>
        <w:div w:id="2038386474">
          <w:marLeft w:val="0"/>
          <w:marRight w:val="0"/>
          <w:marTop w:val="0"/>
          <w:marBottom w:val="0"/>
          <w:divBdr>
            <w:top w:val="none" w:sz="0" w:space="0" w:color="auto"/>
            <w:left w:val="none" w:sz="0" w:space="0" w:color="auto"/>
            <w:bottom w:val="none" w:sz="0" w:space="0" w:color="auto"/>
            <w:right w:val="none" w:sz="0" w:space="0" w:color="auto"/>
          </w:divBdr>
          <w:divsChild>
            <w:div w:id="1522889803">
              <w:marLeft w:val="0"/>
              <w:marRight w:val="0"/>
              <w:marTop w:val="0"/>
              <w:marBottom w:val="0"/>
              <w:divBdr>
                <w:top w:val="none" w:sz="0" w:space="0" w:color="auto"/>
                <w:left w:val="none" w:sz="0" w:space="0" w:color="auto"/>
                <w:bottom w:val="none" w:sz="0" w:space="0" w:color="auto"/>
                <w:right w:val="none" w:sz="0" w:space="0" w:color="auto"/>
              </w:divBdr>
            </w:div>
          </w:divsChild>
        </w:div>
        <w:div w:id="1232891840">
          <w:marLeft w:val="0"/>
          <w:marRight w:val="0"/>
          <w:marTop w:val="300"/>
          <w:marBottom w:val="0"/>
          <w:divBdr>
            <w:top w:val="none" w:sz="0" w:space="0" w:color="auto"/>
            <w:left w:val="none" w:sz="0" w:space="0" w:color="auto"/>
            <w:bottom w:val="none" w:sz="0" w:space="0" w:color="auto"/>
            <w:right w:val="none" w:sz="0" w:space="0" w:color="auto"/>
          </w:divBdr>
          <w:divsChild>
            <w:div w:id="1172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328">
      <w:bodyDiv w:val="1"/>
      <w:marLeft w:val="0"/>
      <w:marRight w:val="0"/>
      <w:marTop w:val="0"/>
      <w:marBottom w:val="0"/>
      <w:divBdr>
        <w:top w:val="none" w:sz="0" w:space="0" w:color="auto"/>
        <w:left w:val="none" w:sz="0" w:space="0" w:color="auto"/>
        <w:bottom w:val="none" w:sz="0" w:space="0" w:color="auto"/>
        <w:right w:val="none" w:sz="0" w:space="0" w:color="auto"/>
      </w:divBdr>
    </w:div>
    <w:div w:id="1168784062">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5596">
      <w:bodyDiv w:val="1"/>
      <w:marLeft w:val="0"/>
      <w:marRight w:val="0"/>
      <w:marTop w:val="0"/>
      <w:marBottom w:val="0"/>
      <w:divBdr>
        <w:top w:val="none" w:sz="0" w:space="0" w:color="auto"/>
        <w:left w:val="none" w:sz="0" w:space="0" w:color="auto"/>
        <w:bottom w:val="none" w:sz="0" w:space="0" w:color="auto"/>
        <w:right w:val="none" w:sz="0" w:space="0" w:color="auto"/>
      </w:divBdr>
    </w:div>
    <w:div w:id="1339966354">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3067284">
      <w:bodyDiv w:val="1"/>
      <w:marLeft w:val="0"/>
      <w:marRight w:val="0"/>
      <w:marTop w:val="0"/>
      <w:marBottom w:val="0"/>
      <w:divBdr>
        <w:top w:val="none" w:sz="0" w:space="0" w:color="auto"/>
        <w:left w:val="none" w:sz="0" w:space="0" w:color="auto"/>
        <w:bottom w:val="none" w:sz="0" w:space="0" w:color="auto"/>
        <w:right w:val="none" w:sz="0" w:space="0" w:color="auto"/>
      </w:divBdr>
      <w:divsChild>
        <w:div w:id="794641735">
          <w:marLeft w:val="0"/>
          <w:marRight w:val="0"/>
          <w:marTop w:val="300"/>
          <w:marBottom w:val="0"/>
          <w:divBdr>
            <w:top w:val="none" w:sz="0" w:space="0" w:color="auto"/>
            <w:left w:val="none" w:sz="0" w:space="0" w:color="auto"/>
            <w:bottom w:val="none" w:sz="0" w:space="0" w:color="auto"/>
            <w:right w:val="none" w:sz="0" w:space="0" w:color="auto"/>
          </w:divBdr>
        </w:div>
      </w:divsChild>
    </w:div>
    <w:div w:id="1382560306">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484392536">
      <w:bodyDiv w:val="1"/>
      <w:marLeft w:val="0"/>
      <w:marRight w:val="0"/>
      <w:marTop w:val="0"/>
      <w:marBottom w:val="0"/>
      <w:divBdr>
        <w:top w:val="none" w:sz="0" w:space="0" w:color="auto"/>
        <w:left w:val="none" w:sz="0" w:space="0" w:color="auto"/>
        <w:bottom w:val="none" w:sz="0" w:space="0" w:color="auto"/>
        <w:right w:val="none" w:sz="0" w:space="0" w:color="auto"/>
      </w:divBdr>
      <w:divsChild>
        <w:div w:id="721444986">
          <w:marLeft w:val="0"/>
          <w:marRight w:val="0"/>
          <w:marTop w:val="0"/>
          <w:marBottom w:val="0"/>
          <w:divBdr>
            <w:top w:val="none" w:sz="0" w:space="0" w:color="auto"/>
            <w:left w:val="none" w:sz="0" w:space="0" w:color="auto"/>
            <w:bottom w:val="none" w:sz="0" w:space="0" w:color="auto"/>
            <w:right w:val="none" w:sz="0" w:space="0" w:color="auto"/>
          </w:divBdr>
        </w:div>
      </w:divsChild>
    </w:div>
    <w:div w:id="1525434908">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3517596">
      <w:bodyDiv w:val="1"/>
      <w:marLeft w:val="0"/>
      <w:marRight w:val="0"/>
      <w:marTop w:val="0"/>
      <w:marBottom w:val="0"/>
      <w:divBdr>
        <w:top w:val="none" w:sz="0" w:space="0" w:color="auto"/>
        <w:left w:val="none" w:sz="0" w:space="0" w:color="auto"/>
        <w:bottom w:val="none" w:sz="0" w:space="0" w:color="auto"/>
        <w:right w:val="none" w:sz="0" w:space="0" w:color="auto"/>
      </w:divBdr>
      <w:divsChild>
        <w:div w:id="445079944">
          <w:marLeft w:val="0"/>
          <w:marRight w:val="0"/>
          <w:marTop w:val="300"/>
          <w:marBottom w:val="0"/>
          <w:divBdr>
            <w:top w:val="none" w:sz="0" w:space="0" w:color="auto"/>
            <w:left w:val="none" w:sz="0" w:space="0" w:color="auto"/>
            <w:bottom w:val="none" w:sz="0" w:space="0" w:color="auto"/>
            <w:right w:val="none" w:sz="0" w:space="0" w:color="auto"/>
          </w:divBdr>
        </w:div>
        <w:div w:id="1984963992">
          <w:marLeft w:val="0"/>
          <w:marRight w:val="0"/>
          <w:marTop w:val="300"/>
          <w:marBottom w:val="0"/>
          <w:divBdr>
            <w:top w:val="none" w:sz="0" w:space="0" w:color="auto"/>
            <w:left w:val="none" w:sz="0" w:space="0" w:color="auto"/>
            <w:bottom w:val="none" w:sz="0" w:space="0" w:color="auto"/>
            <w:right w:val="none" w:sz="0" w:space="0" w:color="auto"/>
          </w:divBdr>
        </w:div>
      </w:divsChild>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2735624">
      <w:bodyDiv w:val="1"/>
      <w:marLeft w:val="0"/>
      <w:marRight w:val="0"/>
      <w:marTop w:val="0"/>
      <w:marBottom w:val="0"/>
      <w:divBdr>
        <w:top w:val="none" w:sz="0" w:space="0" w:color="auto"/>
        <w:left w:val="none" w:sz="0" w:space="0" w:color="auto"/>
        <w:bottom w:val="none" w:sz="0" w:space="0" w:color="auto"/>
        <w:right w:val="none" w:sz="0" w:space="0" w:color="auto"/>
      </w:divBdr>
      <w:divsChild>
        <w:div w:id="1201894707">
          <w:marLeft w:val="0"/>
          <w:marRight w:val="0"/>
          <w:marTop w:val="300"/>
          <w:marBottom w:val="0"/>
          <w:divBdr>
            <w:top w:val="none" w:sz="0" w:space="0" w:color="auto"/>
            <w:left w:val="none" w:sz="0" w:space="0" w:color="auto"/>
            <w:bottom w:val="none" w:sz="0" w:space="0" w:color="auto"/>
            <w:right w:val="none" w:sz="0" w:space="0" w:color="auto"/>
          </w:divBdr>
        </w:div>
      </w:divsChild>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015325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36070725">
      <w:bodyDiv w:val="1"/>
      <w:marLeft w:val="0"/>
      <w:marRight w:val="0"/>
      <w:marTop w:val="0"/>
      <w:marBottom w:val="0"/>
      <w:divBdr>
        <w:top w:val="none" w:sz="0" w:space="0" w:color="auto"/>
        <w:left w:val="none" w:sz="0" w:space="0" w:color="auto"/>
        <w:bottom w:val="none" w:sz="0" w:space="0" w:color="auto"/>
        <w:right w:val="none" w:sz="0" w:space="0" w:color="auto"/>
      </w:divBdr>
      <w:divsChild>
        <w:div w:id="474179134">
          <w:marLeft w:val="0"/>
          <w:marRight w:val="0"/>
          <w:marTop w:val="300"/>
          <w:marBottom w:val="0"/>
          <w:divBdr>
            <w:top w:val="none" w:sz="0" w:space="0" w:color="auto"/>
            <w:left w:val="none" w:sz="0" w:space="0" w:color="auto"/>
            <w:bottom w:val="none" w:sz="0" w:space="0" w:color="auto"/>
            <w:right w:val="none" w:sz="0" w:space="0" w:color="auto"/>
          </w:divBdr>
        </w:div>
      </w:divsChild>
    </w:div>
    <w:div w:id="1853297286">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0041549">
      <w:bodyDiv w:val="1"/>
      <w:marLeft w:val="0"/>
      <w:marRight w:val="0"/>
      <w:marTop w:val="0"/>
      <w:marBottom w:val="0"/>
      <w:divBdr>
        <w:top w:val="none" w:sz="0" w:space="0" w:color="auto"/>
        <w:left w:val="none" w:sz="0" w:space="0" w:color="auto"/>
        <w:bottom w:val="none" w:sz="0" w:space="0" w:color="auto"/>
        <w:right w:val="none" w:sz="0" w:space="0" w:color="auto"/>
      </w:divBdr>
      <w:divsChild>
        <w:div w:id="1196654218">
          <w:marLeft w:val="0"/>
          <w:marRight w:val="0"/>
          <w:marTop w:val="0"/>
          <w:marBottom w:val="0"/>
          <w:divBdr>
            <w:top w:val="none" w:sz="0" w:space="0" w:color="auto"/>
            <w:left w:val="none" w:sz="0" w:space="0" w:color="auto"/>
            <w:bottom w:val="none" w:sz="0" w:space="0" w:color="auto"/>
            <w:right w:val="none" w:sz="0" w:space="0" w:color="auto"/>
          </w:divBdr>
        </w:div>
        <w:div w:id="472213174">
          <w:marLeft w:val="0"/>
          <w:marRight w:val="0"/>
          <w:marTop w:val="0"/>
          <w:marBottom w:val="0"/>
          <w:divBdr>
            <w:top w:val="none" w:sz="0" w:space="0" w:color="auto"/>
            <w:left w:val="none" w:sz="0" w:space="0" w:color="auto"/>
            <w:bottom w:val="none" w:sz="0" w:space="0" w:color="auto"/>
            <w:right w:val="none" w:sz="0" w:space="0" w:color="auto"/>
          </w:divBdr>
        </w:div>
      </w:divsChild>
    </w:div>
    <w:div w:id="1970893416">
      <w:bodyDiv w:val="1"/>
      <w:marLeft w:val="0"/>
      <w:marRight w:val="0"/>
      <w:marTop w:val="0"/>
      <w:marBottom w:val="0"/>
      <w:divBdr>
        <w:top w:val="none" w:sz="0" w:space="0" w:color="auto"/>
        <w:left w:val="none" w:sz="0" w:space="0" w:color="auto"/>
        <w:bottom w:val="none" w:sz="0" w:space="0" w:color="auto"/>
        <w:right w:val="none" w:sz="0" w:space="0" w:color="auto"/>
      </w:divBdr>
      <w:divsChild>
        <w:div w:id="1038697403">
          <w:marLeft w:val="0"/>
          <w:marRight w:val="0"/>
          <w:marTop w:val="0"/>
          <w:marBottom w:val="0"/>
          <w:divBdr>
            <w:top w:val="none" w:sz="0" w:space="0" w:color="auto"/>
            <w:left w:val="none" w:sz="0" w:space="0" w:color="auto"/>
            <w:bottom w:val="none" w:sz="0" w:space="0" w:color="auto"/>
            <w:right w:val="none" w:sz="0" w:space="0" w:color="auto"/>
          </w:divBdr>
          <w:divsChild>
            <w:div w:id="870849410">
              <w:marLeft w:val="0"/>
              <w:marRight w:val="0"/>
              <w:marTop w:val="0"/>
              <w:marBottom w:val="0"/>
              <w:divBdr>
                <w:top w:val="none" w:sz="0" w:space="0" w:color="auto"/>
                <w:left w:val="none" w:sz="0" w:space="0" w:color="auto"/>
                <w:bottom w:val="none" w:sz="0" w:space="0" w:color="auto"/>
                <w:right w:val="none" w:sz="0" w:space="0" w:color="auto"/>
              </w:divBdr>
            </w:div>
            <w:div w:id="1366443266">
              <w:marLeft w:val="0"/>
              <w:marRight w:val="0"/>
              <w:marTop w:val="0"/>
              <w:marBottom w:val="0"/>
              <w:divBdr>
                <w:top w:val="none" w:sz="0" w:space="0" w:color="auto"/>
                <w:left w:val="none" w:sz="0" w:space="0" w:color="auto"/>
                <w:bottom w:val="none" w:sz="0" w:space="0" w:color="auto"/>
                <w:right w:val="none" w:sz="0" w:space="0" w:color="auto"/>
              </w:divBdr>
            </w:div>
            <w:div w:id="19213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50079">
      <w:bodyDiv w:val="1"/>
      <w:marLeft w:val="0"/>
      <w:marRight w:val="0"/>
      <w:marTop w:val="0"/>
      <w:marBottom w:val="0"/>
      <w:divBdr>
        <w:top w:val="none" w:sz="0" w:space="0" w:color="auto"/>
        <w:left w:val="none" w:sz="0" w:space="0" w:color="auto"/>
        <w:bottom w:val="none" w:sz="0" w:space="0" w:color="auto"/>
        <w:right w:val="none" w:sz="0" w:space="0" w:color="auto"/>
      </w:divBdr>
    </w:div>
    <w:div w:id="2038460168">
      <w:bodyDiv w:val="1"/>
      <w:marLeft w:val="0"/>
      <w:marRight w:val="0"/>
      <w:marTop w:val="0"/>
      <w:marBottom w:val="0"/>
      <w:divBdr>
        <w:top w:val="none" w:sz="0" w:space="0" w:color="auto"/>
        <w:left w:val="none" w:sz="0" w:space="0" w:color="auto"/>
        <w:bottom w:val="none" w:sz="0" w:space="0" w:color="auto"/>
        <w:right w:val="none" w:sz="0" w:space="0" w:color="auto"/>
      </w:divBdr>
      <w:divsChild>
        <w:div w:id="1495754238">
          <w:marLeft w:val="0"/>
          <w:marRight w:val="0"/>
          <w:marTop w:val="0"/>
          <w:marBottom w:val="0"/>
          <w:divBdr>
            <w:top w:val="none" w:sz="0" w:space="0" w:color="auto"/>
            <w:left w:val="none" w:sz="0" w:space="0" w:color="auto"/>
            <w:bottom w:val="none" w:sz="0" w:space="0" w:color="auto"/>
            <w:right w:val="none" w:sz="0" w:space="0" w:color="auto"/>
          </w:divBdr>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upport.worldpay.com/support/kb/gg/alternativepayments/apm063.html" TargetMode="External"/><Relationship Id="rId50" Type="http://schemas.openxmlformats.org/officeDocument/2006/relationships/hyperlink" Target="http://en.wikipedia.org/wiki/Cheques" TargetMode="External"/><Relationship Id="rId55" Type="http://schemas.openxmlformats.org/officeDocument/2006/relationships/hyperlink" Target="http://dtd.worldpay.com/paymentService_v1.dtd" TargetMode="External"/><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ideal.nl/en/glossary/" TargetMode="External"/><Relationship Id="rId58" Type="http://schemas.openxmlformats.org/officeDocument/2006/relationships/hyperlink" Target="https://worldpay02-tech-prtnr-eu04-dw.demandware.net/on/demandware.store/Sites-Site/default/ViewApplication-ExpandMenuGroup?MenuGroupID=SiteMenu&amp;OverviewPage=SiteNavigationBar-ShowSiteOverview&amp;csrf_token=J3jXHp4dwSBWpuaRTzOUTrs6vGohZn7ad2s3-pYNg6YDwoYT6ntqxJZdivSIfyCzzKwcICillPMHO-KHy-gvqE_nIve3vxlhtmUH1QW5V-uxdyw0UfzUHLmc3MFCB1kuhT-UwLvUA3pd27IKSC-A4qrF8ngGXYE3-077CND_5AalPq5yoY0"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en.wikipedia.org/wiki/E-commerce" TargetMode="External"/><Relationship Id="rId56" Type="http://schemas.openxmlformats.org/officeDocument/2006/relationships/hyperlink" Target="http://support.worldpay.com/support/kb/gg/alternativepayments/apm063.html"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en.wikipedia.org/wiki/Money_orde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upport.worldpay.com/support/kb/gg/alternativepayments/content/apmguide.htm" TargetMode="External"/><Relationship Id="rId59" Type="http://schemas.openxmlformats.org/officeDocument/2006/relationships/hyperlink" Target="https://worldpay02-tech-prtnr-eu04-dw.demandware.net/on/demandware.store/Sites-Site/default/SiteNavigationBar-ShowMenuitemOverview?CurrentMenuItemId=site-prefs&amp;itemType=Site&amp;csrf_token=J3jXHp4dwSBWpuaRTzOUTrs6vGohZn7ad2s3-pYNg6YDwoYT6ntqxJZdivSIfyCzzKwcICillPMHO-KHy-gvqE_nIve3vxlhtmUH1QW5V-uxdyw0UfzUHLmc3MFCB1kuhT-UwLvUA3pd27IKSC-A4qrF8ngGXYE3-077CND_5AalPq5yoY0"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dtd.worldpay.com/paymentService_v1.dtd"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60;/WorldPay-GetNotificationUpdates&#160;&#160;is%20the%20pipeline%20exposed%20to%20get%20the%20History%20of%20Notifications%20received%20by%20particular%20Order.&#16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en.wikipedia.org/wiki/Online_money_transfers" TargetMode="External"/><Relationship Id="rId57" Type="http://schemas.openxmlformats.org/officeDocument/2006/relationships/hyperlink" Target="http://dtd.worldpay.com/v1/paymentService_v1.dtd.html"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merchant.com/shoppingCart.html?order=TG20071016-" TargetMode="External"/><Relationship Id="rId60" Type="http://schemas.openxmlformats.org/officeDocument/2006/relationships/header" Target="header1.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35.jpg"/></Relationships>
</file>

<file path=word/_rels/header3.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7F28763-E11F-4CB3-BF72-7FDFD6711984}">
  <ds:schemaRefs>
    <ds:schemaRef ds:uri="http://schemas.openxmlformats.org/officeDocument/2006/bibliography"/>
  </ds:schemaRefs>
</ds:datastoreItem>
</file>

<file path=customXml/itemProps2.xml><?xml version="1.0" encoding="utf-8"?>
<ds:datastoreItem xmlns:ds="http://schemas.openxmlformats.org/officeDocument/2006/customXml" ds:itemID="{45DD29C5-852E-4F4C-8095-EECC70705CE9}">
  <ds:schemaRefs>
    <ds:schemaRef ds:uri="http://schemas.openxmlformats.org/officeDocument/2006/bibliography"/>
  </ds:schemaRefs>
</ds:datastoreItem>
</file>

<file path=customXml/itemProps3.xml><?xml version="1.0" encoding="utf-8"?>
<ds:datastoreItem xmlns:ds="http://schemas.openxmlformats.org/officeDocument/2006/customXml" ds:itemID="{A1847ECA-9964-4E57-BEBA-2A943551163B}">
  <ds:schemaRefs>
    <ds:schemaRef ds:uri="http://schemas.openxmlformats.org/officeDocument/2006/bibliography"/>
  </ds:schemaRefs>
</ds:datastoreItem>
</file>

<file path=customXml/itemProps4.xml><?xml version="1.0" encoding="utf-8"?>
<ds:datastoreItem xmlns:ds="http://schemas.openxmlformats.org/officeDocument/2006/customXml" ds:itemID="{BBFBB0D5-E374-4A85-814C-6BC8BC932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121</Pages>
  <Words>27906</Words>
  <Characters>159066</Characters>
  <Application>Microsoft Office Word</Application>
  <DocSecurity>0</DocSecurity>
  <Lines>1325</Lines>
  <Paragraphs>373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186599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Niyati Jha</cp:lastModifiedBy>
  <cp:revision>45</cp:revision>
  <cp:lastPrinted>2011-05-09T17:50:00Z</cp:lastPrinted>
  <dcterms:created xsi:type="dcterms:W3CDTF">2019-03-20T12:57:00Z</dcterms:created>
  <dcterms:modified xsi:type="dcterms:W3CDTF">2019-05-20T06:39:00Z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