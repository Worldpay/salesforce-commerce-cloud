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A94" w:rsidRPr="007A5A94" w:rsidRDefault="00DA739C" w:rsidP="007A5A94">
      <w:pPr>
        <w:pStyle w:val="Title"/>
        <w:jc w:val="right"/>
        <w:rPr>
          <w:b/>
          <w:sz w:val="72"/>
          <w:szCs w:val="72"/>
        </w:rPr>
      </w:pPr>
      <w:bookmarkStart w:id="0" w:name="_Toc18396389"/>
      <w:r w:rsidRPr="00DA739C">
        <w:rPr>
          <w:b/>
          <w:sz w:val="72"/>
          <w:szCs w:val="72"/>
        </w:rPr>
        <w:t>World</w:t>
      </w:r>
      <w:r w:rsidR="00C04461">
        <w:rPr>
          <w:b/>
          <w:sz w:val="72"/>
          <w:szCs w:val="72"/>
        </w:rPr>
        <w:t>p</w:t>
      </w:r>
      <w:r w:rsidRPr="00DA739C">
        <w:rPr>
          <w:b/>
          <w:sz w:val="72"/>
          <w:szCs w:val="72"/>
        </w:rPr>
        <w:t xml:space="preserve">ay </w:t>
      </w:r>
      <w:r w:rsidR="00551BCD">
        <w:rPr>
          <w:b/>
          <w:sz w:val="72"/>
          <w:szCs w:val="72"/>
        </w:rPr>
        <w:t xml:space="preserve">SFRA </w:t>
      </w:r>
      <w:r w:rsidRPr="00DA739C">
        <w:rPr>
          <w:b/>
          <w:sz w:val="72"/>
          <w:szCs w:val="72"/>
        </w:rPr>
        <w:t>Integration</w:t>
      </w:r>
      <w:r w:rsidRPr="00DA739C">
        <w:rPr>
          <w:rStyle w:val="FootnoteReference"/>
          <w:b/>
          <w:sz w:val="72"/>
          <w:szCs w:val="72"/>
          <w:vertAlign w:val="baseline"/>
        </w:rPr>
        <w:t xml:space="preserve"> </w:t>
      </w:r>
    </w:p>
    <w:p w:rsidR="007A5A94" w:rsidRPr="007A5A94" w:rsidRDefault="007A5A94" w:rsidP="007A5A94"/>
    <w:p w:rsidR="007A5A94" w:rsidRPr="009738D9" w:rsidRDefault="004563CE" w:rsidP="007A5A94">
      <w:pPr>
        <w:pStyle w:val="Version"/>
        <w:rPr>
          <w:rFonts w:asciiTheme="majorHAnsi" w:hAnsiTheme="majorHAnsi"/>
        </w:rPr>
      </w:pPr>
      <w:r>
        <w:rPr>
          <w:rFonts w:asciiTheme="majorHAnsi" w:hAnsiTheme="majorHAnsi"/>
        </w:rPr>
        <w:t xml:space="preserve">Version </w:t>
      </w:r>
      <w:r w:rsidR="00576B79">
        <w:rPr>
          <w:rFonts w:asciiTheme="majorHAnsi" w:hAnsiTheme="majorHAnsi"/>
        </w:rPr>
        <w:t>19</w:t>
      </w:r>
      <w:r w:rsidR="00772CC0">
        <w:rPr>
          <w:rFonts w:asciiTheme="majorHAnsi" w:hAnsiTheme="majorHAnsi"/>
        </w:rPr>
        <w:t>.</w:t>
      </w:r>
      <w:del w:id="1" w:author="Poornima Kakani" w:date="2019-02-15T12:05:00Z">
        <w:r w:rsidR="00FD095B" w:rsidDel="00396111">
          <w:rPr>
            <w:rFonts w:asciiTheme="majorHAnsi" w:hAnsiTheme="majorHAnsi"/>
          </w:rPr>
          <w:delText>1</w:delText>
        </w:r>
      </w:del>
      <w:r w:rsidR="005E0C65">
        <w:rPr>
          <w:rFonts w:asciiTheme="majorHAnsi" w:hAnsiTheme="majorHAnsi"/>
        </w:rPr>
        <w:t>2</w:t>
      </w:r>
      <w:r w:rsidR="00772CC0">
        <w:rPr>
          <w:rFonts w:asciiTheme="majorHAnsi" w:hAnsiTheme="majorHAnsi"/>
        </w:rPr>
        <w:t>.</w:t>
      </w:r>
      <w:r w:rsidR="00A80D27">
        <w:rPr>
          <w:rFonts w:asciiTheme="majorHAnsi" w:hAnsiTheme="majorHAnsi"/>
        </w:rPr>
        <w:t>0</w:t>
      </w:r>
    </w:p>
    <w:p w:rsidR="007A5A94" w:rsidRDefault="007A5A94" w:rsidP="007A5A94">
      <w:bookmarkStart w:id="2" w:name="O_109"/>
      <w:bookmarkEnd w:id="2"/>
    </w:p>
    <w:p w:rsidR="002B4368" w:rsidRDefault="007F48FB" w:rsidP="003A546F">
      <w:pPr>
        <w:spacing w:line="240" w:lineRule="auto"/>
        <w:jc w:val="center"/>
        <w:rPr>
          <w:rFonts w:ascii="Arial" w:hAnsi="Arial"/>
          <w:b/>
          <w:noProof/>
          <w:sz w:val="36"/>
        </w:rPr>
      </w:pPr>
      <w:r>
        <w:rPr>
          <w:rFonts w:ascii="Arial" w:hAnsi="Arial"/>
          <w:b/>
          <w:noProof/>
          <w:sz w:val="36"/>
        </w:rPr>
        <w:drawing>
          <wp:inline distT="0" distB="0" distL="0" distR="0">
            <wp:extent cx="4438650" cy="13981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64578945222.png"/>
                    <pic:cNvPicPr/>
                  </pic:nvPicPr>
                  <pic:blipFill>
                    <a:blip r:embed="rId11">
                      <a:extLst>
                        <a:ext uri="{28A0092B-C50C-407E-A947-70E740481C1C}">
                          <a14:useLocalDpi xmlns:a14="http://schemas.microsoft.com/office/drawing/2010/main" val="0"/>
                        </a:ext>
                      </a:extLst>
                    </a:blip>
                    <a:stretch>
                      <a:fillRect/>
                    </a:stretch>
                  </pic:blipFill>
                  <pic:spPr>
                    <a:xfrm>
                      <a:off x="0" y="0"/>
                      <a:ext cx="4438650" cy="1398179"/>
                    </a:xfrm>
                    <a:prstGeom prst="rect">
                      <a:avLst/>
                    </a:prstGeom>
                  </pic:spPr>
                </pic:pic>
              </a:graphicData>
            </a:graphic>
          </wp:inline>
        </w:drawing>
      </w:r>
    </w:p>
    <w:p w:rsidR="002B4368" w:rsidRDefault="002B4368" w:rsidP="003A546F">
      <w:pPr>
        <w:spacing w:line="240" w:lineRule="auto"/>
        <w:jc w:val="center"/>
        <w:rPr>
          <w:rFonts w:ascii="Arial" w:hAnsi="Arial"/>
          <w:b/>
          <w:noProof/>
          <w:sz w:val="36"/>
        </w:rPr>
      </w:pPr>
    </w:p>
    <w:p w:rsidR="002B4368" w:rsidRDefault="002B4368" w:rsidP="003A546F">
      <w:pPr>
        <w:spacing w:line="240" w:lineRule="auto"/>
        <w:jc w:val="center"/>
        <w:rPr>
          <w:rFonts w:ascii="Arial" w:hAnsi="Arial"/>
          <w:b/>
          <w:noProof/>
          <w:sz w:val="36"/>
        </w:rPr>
      </w:pPr>
    </w:p>
    <w:p w:rsidR="003A546F" w:rsidRPr="00F10C2D" w:rsidRDefault="006A124E" w:rsidP="003A546F">
      <w:pPr>
        <w:spacing w:line="240" w:lineRule="auto"/>
        <w:jc w:val="center"/>
        <w:rPr>
          <w:rFonts w:ascii="Arial" w:eastAsia="Arial" w:hAnsi="Arial" w:cs="Arial"/>
          <w:b/>
          <w:sz w:val="32"/>
          <w:szCs w:val="32"/>
        </w:rPr>
      </w:pPr>
      <w:r>
        <w:rPr>
          <w:rFonts w:ascii="Arial" w:hAnsi="Arial"/>
          <w:b/>
          <w:noProof/>
          <w:sz w:val="36"/>
        </w:rPr>
        <w:drawing>
          <wp:inline distT="0" distB="0" distL="0" distR="0" wp14:anchorId="05F51CDB" wp14:editId="2760A8B8">
            <wp:extent cx="5734050" cy="135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352550"/>
                    </a:xfrm>
                    <a:prstGeom prst="rect">
                      <a:avLst/>
                    </a:prstGeom>
                    <a:noFill/>
                    <a:ln>
                      <a:noFill/>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Default="003A546F" w:rsidP="003A546F">
      <w:pPr>
        <w:spacing w:line="240" w:lineRule="auto"/>
        <w:ind w:right="-1187"/>
        <w:jc w:val="center"/>
        <w:rPr>
          <w:rFonts w:ascii="Arial" w:hAnsi="Arial"/>
          <w:b/>
          <w:sz w:val="36"/>
        </w:rPr>
      </w:pPr>
    </w:p>
    <w:p w:rsidR="00DA739C" w:rsidRDefault="00DA739C" w:rsidP="003A546F">
      <w:pPr>
        <w:spacing w:line="240" w:lineRule="auto"/>
        <w:ind w:right="-1187"/>
        <w:jc w:val="center"/>
        <w:rPr>
          <w:rFonts w:ascii="Arial" w:hAnsi="Arial"/>
          <w:b/>
          <w:sz w:val="36"/>
        </w:rPr>
      </w:pPr>
    </w:p>
    <w:p w:rsidR="00DA739C" w:rsidRPr="00F10C2D" w:rsidRDefault="00DA739C" w:rsidP="003A546F">
      <w:pPr>
        <w:spacing w:line="240" w:lineRule="auto"/>
        <w:ind w:right="-1187"/>
        <w:jc w:val="center"/>
        <w:rPr>
          <w:rFonts w:ascii="Arial" w:hAnsi="Arial"/>
          <w:b/>
          <w:sz w:val="36"/>
        </w:rPr>
      </w:pPr>
    </w:p>
    <w:p w:rsidR="002B23DB" w:rsidRDefault="002B23DB">
      <w:pPr>
        <w:rPr>
          <w:rFonts w:ascii="Arial" w:hAnsi="Arial"/>
          <w:b/>
          <w:sz w:val="36"/>
        </w:rPr>
      </w:pPr>
      <w:r>
        <w:rPr>
          <w:rFonts w:ascii="Arial" w:hAnsi="Arial"/>
          <w:b/>
          <w:sz w:val="36"/>
        </w:rPr>
        <w:br w:type="page"/>
      </w:r>
    </w:p>
    <w:bookmarkStart w:id="3" w:name="_Toc78862409"/>
    <w:bookmarkStart w:id="4" w:name="_GoBack"/>
    <w:bookmarkEnd w:id="0"/>
    <w:bookmarkEnd w:id="4"/>
    <w:p w:rsidR="00604D69" w:rsidRDefault="003D2F4B">
      <w:pPr>
        <w:pStyle w:val="TOC1"/>
        <w:tabs>
          <w:tab w:val="left" w:pos="440"/>
          <w:tab w:val="right" w:leader="dot" w:pos="9736"/>
        </w:tabs>
        <w:rPr>
          <w:b w:val="0"/>
          <w:bCs w:val="0"/>
          <w:caps w:val="0"/>
          <w:noProof/>
          <w:sz w:val="22"/>
          <w:szCs w:val="22"/>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18418238" w:history="1">
        <w:r w:rsidR="00604D69" w:rsidRPr="00CE0461">
          <w:rPr>
            <w:rStyle w:val="Hyperlink"/>
            <w:noProof/>
          </w:rPr>
          <w:t>1.</w:t>
        </w:r>
        <w:r w:rsidR="00604D69">
          <w:rPr>
            <w:b w:val="0"/>
            <w:bCs w:val="0"/>
            <w:caps w:val="0"/>
            <w:noProof/>
            <w:sz w:val="22"/>
            <w:szCs w:val="22"/>
          </w:rPr>
          <w:tab/>
        </w:r>
        <w:r w:rsidR="00604D69" w:rsidRPr="00CE0461">
          <w:rPr>
            <w:rStyle w:val="Hyperlink"/>
            <w:noProof/>
          </w:rPr>
          <w:t>SUMMARY</w:t>
        </w:r>
        <w:r w:rsidR="00604D69">
          <w:rPr>
            <w:noProof/>
            <w:webHidden/>
          </w:rPr>
          <w:tab/>
        </w:r>
        <w:r w:rsidR="00604D69">
          <w:rPr>
            <w:noProof/>
            <w:webHidden/>
          </w:rPr>
          <w:fldChar w:fldCharType="begin"/>
        </w:r>
        <w:r w:rsidR="00604D69">
          <w:rPr>
            <w:noProof/>
            <w:webHidden/>
          </w:rPr>
          <w:instrText xml:space="preserve"> PAGEREF _Toc18418238 \h </w:instrText>
        </w:r>
        <w:r w:rsidR="00604D69">
          <w:rPr>
            <w:noProof/>
            <w:webHidden/>
          </w:rPr>
        </w:r>
        <w:r w:rsidR="00604D69">
          <w:rPr>
            <w:noProof/>
            <w:webHidden/>
          </w:rPr>
          <w:fldChar w:fldCharType="separate"/>
        </w:r>
        <w:r w:rsidR="00604D69">
          <w:rPr>
            <w:noProof/>
            <w:webHidden/>
          </w:rPr>
          <w:t>4</w:t>
        </w:r>
        <w:r w:rsidR="00604D69">
          <w:rPr>
            <w:noProof/>
            <w:webHidden/>
          </w:rPr>
          <w:fldChar w:fldCharType="end"/>
        </w:r>
      </w:hyperlink>
    </w:p>
    <w:p w:rsidR="00604D69" w:rsidRDefault="00604D69">
      <w:pPr>
        <w:pStyle w:val="TOC1"/>
        <w:tabs>
          <w:tab w:val="left" w:pos="440"/>
          <w:tab w:val="right" w:leader="dot" w:pos="9736"/>
        </w:tabs>
        <w:rPr>
          <w:b w:val="0"/>
          <w:bCs w:val="0"/>
          <w:caps w:val="0"/>
          <w:noProof/>
          <w:sz w:val="22"/>
          <w:szCs w:val="22"/>
        </w:rPr>
      </w:pPr>
      <w:hyperlink w:anchor="_Toc18418239" w:history="1">
        <w:r w:rsidRPr="00CE0461">
          <w:rPr>
            <w:rStyle w:val="Hyperlink"/>
            <w:noProof/>
          </w:rPr>
          <w:t>2.</w:t>
        </w:r>
        <w:r>
          <w:rPr>
            <w:b w:val="0"/>
            <w:bCs w:val="0"/>
            <w:caps w:val="0"/>
            <w:noProof/>
            <w:sz w:val="22"/>
            <w:szCs w:val="22"/>
          </w:rPr>
          <w:tab/>
        </w:r>
        <w:r w:rsidRPr="00CE0461">
          <w:rPr>
            <w:rStyle w:val="Hyperlink"/>
            <w:noProof/>
          </w:rPr>
          <w:t>Change Log</w:t>
        </w:r>
        <w:r>
          <w:rPr>
            <w:noProof/>
            <w:webHidden/>
          </w:rPr>
          <w:tab/>
        </w:r>
        <w:r>
          <w:rPr>
            <w:noProof/>
            <w:webHidden/>
          </w:rPr>
          <w:fldChar w:fldCharType="begin"/>
        </w:r>
        <w:r>
          <w:rPr>
            <w:noProof/>
            <w:webHidden/>
          </w:rPr>
          <w:instrText xml:space="preserve"> PAGEREF _Toc18418239 \h </w:instrText>
        </w:r>
        <w:r>
          <w:rPr>
            <w:noProof/>
            <w:webHidden/>
          </w:rPr>
        </w:r>
        <w:r>
          <w:rPr>
            <w:noProof/>
            <w:webHidden/>
          </w:rPr>
          <w:fldChar w:fldCharType="separate"/>
        </w:r>
        <w:r>
          <w:rPr>
            <w:noProof/>
            <w:webHidden/>
          </w:rPr>
          <w:t>4</w:t>
        </w:r>
        <w:r>
          <w:rPr>
            <w:noProof/>
            <w:webHidden/>
          </w:rPr>
          <w:fldChar w:fldCharType="end"/>
        </w:r>
      </w:hyperlink>
    </w:p>
    <w:p w:rsidR="00604D69" w:rsidRDefault="00604D69">
      <w:pPr>
        <w:pStyle w:val="TOC1"/>
        <w:tabs>
          <w:tab w:val="left" w:pos="440"/>
          <w:tab w:val="right" w:leader="dot" w:pos="9736"/>
        </w:tabs>
        <w:rPr>
          <w:b w:val="0"/>
          <w:bCs w:val="0"/>
          <w:caps w:val="0"/>
          <w:noProof/>
          <w:sz w:val="22"/>
          <w:szCs w:val="22"/>
        </w:rPr>
      </w:pPr>
      <w:hyperlink w:anchor="_Toc18418240" w:history="1">
        <w:r w:rsidRPr="00CE0461">
          <w:rPr>
            <w:rStyle w:val="Hyperlink"/>
            <w:noProof/>
          </w:rPr>
          <w:t>3.</w:t>
        </w:r>
        <w:r>
          <w:rPr>
            <w:b w:val="0"/>
            <w:bCs w:val="0"/>
            <w:caps w:val="0"/>
            <w:noProof/>
            <w:sz w:val="22"/>
            <w:szCs w:val="22"/>
          </w:rPr>
          <w:tab/>
        </w:r>
        <w:r w:rsidRPr="00CE0461">
          <w:rPr>
            <w:rStyle w:val="Hyperlink"/>
            <w:noProof/>
          </w:rPr>
          <w:t>IMPLEMENTATION GUIDE</w:t>
        </w:r>
        <w:r>
          <w:rPr>
            <w:noProof/>
            <w:webHidden/>
          </w:rPr>
          <w:tab/>
        </w:r>
        <w:r>
          <w:rPr>
            <w:noProof/>
            <w:webHidden/>
          </w:rPr>
          <w:fldChar w:fldCharType="begin"/>
        </w:r>
        <w:r>
          <w:rPr>
            <w:noProof/>
            <w:webHidden/>
          </w:rPr>
          <w:instrText xml:space="preserve"> PAGEREF _Toc18418240 \h </w:instrText>
        </w:r>
        <w:r>
          <w:rPr>
            <w:noProof/>
            <w:webHidden/>
          </w:rPr>
        </w:r>
        <w:r>
          <w:rPr>
            <w:noProof/>
            <w:webHidden/>
          </w:rPr>
          <w:fldChar w:fldCharType="separate"/>
        </w:r>
        <w:r>
          <w:rPr>
            <w:noProof/>
            <w:webHidden/>
          </w:rPr>
          <w:t>6</w:t>
        </w:r>
        <w:r>
          <w:rPr>
            <w:noProof/>
            <w:webHidden/>
          </w:rPr>
          <w:fldChar w:fldCharType="end"/>
        </w:r>
      </w:hyperlink>
    </w:p>
    <w:p w:rsidR="00604D69" w:rsidRDefault="00604D69">
      <w:pPr>
        <w:pStyle w:val="TOC2"/>
        <w:tabs>
          <w:tab w:val="left" w:pos="880"/>
          <w:tab w:val="right" w:leader="dot" w:pos="9736"/>
        </w:tabs>
        <w:rPr>
          <w:smallCaps w:val="0"/>
          <w:noProof/>
          <w:sz w:val="22"/>
          <w:szCs w:val="22"/>
        </w:rPr>
      </w:pPr>
      <w:hyperlink w:anchor="_Toc18418241" w:history="1">
        <w:r w:rsidRPr="00CE0461">
          <w:rPr>
            <w:rStyle w:val="Hyperlink"/>
            <w:noProof/>
          </w:rPr>
          <w:t>3.1</w:t>
        </w:r>
        <w:r>
          <w:rPr>
            <w:smallCaps w:val="0"/>
            <w:noProof/>
            <w:sz w:val="22"/>
            <w:szCs w:val="22"/>
          </w:rPr>
          <w:tab/>
        </w:r>
        <w:r w:rsidRPr="00CE0461">
          <w:rPr>
            <w:rStyle w:val="Hyperlink"/>
            <w:noProof/>
          </w:rPr>
          <w:t>INSTALLATION</w:t>
        </w:r>
        <w:r>
          <w:rPr>
            <w:noProof/>
            <w:webHidden/>
          </w:rPr>
          <w:tab/>
        </w:r>
        <w:r>
          <w:rPr>
            <w:noProof/>
            <w:webHidden/>
          </w:rPr>
          <w:fldChar w:fldCharType="begin"/>
        </w:r>
        <w:r>
          <w:rPr>
            <w:noProof/>
            <w:webHidden/>
          </w:rPr>
          <w:instrText xml:space="preserve"> PAGEREF _Toc18418241 \h </w:instrText>
        </w:r>
        <w:r>
          <w:rPr>
            <w:noProof/>
            <w:webHidden/>
          </w:rPr>
        </w:r>
        <w:r>
          <w:rPr>
            <w:noProof/>
            <w:webHidden/>
          </w:rPr>
          <w:fldChar w:fldCharType="separate"/>
        </w:r>
        <w:r>
          <w:rPr>
            <w:noProof/>
            <w:webHidden/>
          </w:rPr>
          <w:t>6</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42" w:history="1">
        <w:r w:rsidRPr="00CE0461">
          <w:rPr>
            <w:rStyle w:val="Hyperlink"/>
            <w:noProof/>
          </w:rPr>
          <w:t>3.1.1</w:t>
        </w:r>
        <w:r>
          <w:rPr>
            <w:i w:val="0"/>
            <w:iCs w:val="0"/>
            <w:noProof/>
            <w:sz w:val="22"/>
            <w:szCs w:val="22"/>
          </w:rPr>
          <w:tab/>
        </w:r>
        <w:r w:rsidRPr="00CE0461">
          <w:rPr>
            <w:rStyle w:val="Hyperlink"/>
            <w:noProof/>
          </w:rPr>
          <w:t>Adding the Cartridges in Salesforce Commerce Cloud Studio</w:t>
        </w:r>
        <w:r>
          <w:rPr>
            <w:noProof/>
            <w:webHidden/>
          </w:rPr>
          <w:tab/>
        </w:r>
        <w:r>
          <w:rPr>
            <w:noProof/>
            <w:webHidden/>
          </w:rPr>
          <w:fldChar w:fldCharType="begin"/>
        </w:r>
        <w:r>
          <w:rPr>
            <w:noProof/>
            <w:webHidden/>
          </w:rPr>
          <w:instrText xml:space="preserve"> PAGEREF _Toc18418242 \h </w:instrText>
        </w:r>
        <w:r>
          <w:rPr>
            <w:noProof/>
            <w:webHidden/>
          </w:rPr>
        </w:r>
        <w:r>
          <w:rPr>
            <w:noProof/>
            <w:webHidden/>
          </w:rPr>
          <w:fldChar w:fldCharType="separate"/>
        </w:r>
        <w:r>
          <w:rPr>
            <w:noProof/>
            <w:webHidden/>
          </w:rPr>
          <w:t>6</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43" w:history="1">
        <w:r w:rsidRPr="00CE0461">
          <w:rPr>
            <w:rStyle w:val="Hyperlink"/>
            <w:noProof/>
          </w:rPr>
          <w:t>3.1.2</w:t>
        </w:r>
        <w:r>
          <w:rPr>
            <w:i w:val="0"/>
            <w:iCs w:val="0"/>
            <w:noProof/>
            <w:sz w:val="22"/>
            <w:szCs w:val="22"/>
          </w:rPr>
          <w:tab/>
        </w:r>
        <w:r w:rsidRPr="00CE0461">
          <w:rPr>
            <w:rStyle w:val="Hyperlink"/>
            <w:noProof/>
          </w:rPr>
          <w:t>IP Address</w:t>
        </w:r>
        <w:r>
          <w:rPr>
            <w:noProof/>
            <w:webHidden/>
          </w:rPr>
          <w:tab/>
        </w:r>
        <w:r>
          <w:rPr>
            <w:noProof/>
            <w:webHidden/>
          </w:rPr>
          <w:fldChar w:fldCharType="begin"/>
        </w:r>
        <w:r>
          <w:rPr>
            <w:noProof/>
            <w:webHidden/>
          </w:rPr>
          <w:instrText xml:space="preserve"> PAGEREF _Toc18418243 \h </w:instrText>
        </w:r>
        <w:r>
          <w:rPr>
            <w:noProof/>
            <w:webHidden/>
          </w:rPr>
        </w:r>
        <w:r>
          <w:rPr>
            <w:noProof/>
            <w:webHidden/>
          </w:rPr>
          <w:fldChar w:fldCharType="separate"/>
        </w:r>
        <w:r>
          <w:rPr>
            <w:noProof/>
            <w:webHidden/>
          </w:rPr>
          <w:t>6</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44" w:history="1">
        <w:r w:rsidRPr="00CE0461">
          <w:rPr>
            <w:rStyle w:val="Hyperlink"/>
            <w:noProof/>
          </w:rPr>
          <w:t>3.1.3</w:t>
        </w:r>
        <w:r>
          <w:rPr>
            <w:i w:val="0"/>
            <w:iCs w:val="0"/>
            <w:noProof/>
            <w:sz w:val="22"/>
            <w:szCs w:val="22"/>
          </w:rPr>
          <w:tab/>
        </w:r>
        <w:r w:rsidRPr="00CE0461">
          <w:rPr>
            <w:rStyle w:val="Hyperlink"/>
            <w:noProof/>
          </w:rPr>
          <w:t>Activating the Cartridges in Business Manager</w:t>
        </w:r>
        <w:r>
          <w:rPr>
            <w:noProof/>
            <w:webHidden/>
          </w:rPr>
          <w:tab/>
        </w:r>
        <w:r>
          <w:rPr>
            <w:noProof/>
            <w:webHidden/>
          </w:rPr>
          <w:fldChar w:fldCharType="begin"/>
        </w:r>
        <w:r>
          <w:rPr>
            <w:noProof/>
            <w:webHidden/>
          </w:rPr>
          <w:instrText xml:space="preserve"> PAGEREF _Toc18418244 \h </w:instrText>
        </w:r>
        <w:r>
          <w:rPr>
            <w:noProof/>
            <w:webHidden/>
          </w:rPr>
        </w:r>
        <w:r>
          <w:rPr>
            <w:noProof/>
            <w:webHidden/>
          </w:rPr>
          <w:fldChar w:fldCharType="separate"/>
        </w:r>
        <w:r>
          <w:rPr>
            <w:noProof/>
            <w:webHidden/>
          </w:rPr>
          <w:t>6</w:t>
        </w:r>
        <w:r>
          <w:rPr>
            <w:noProof/>
            <w:webHidden/>
          </w:rPr>
          <w:fldChar w:fldCharType="end"/>
        </w:r>
      </w:hyperlink>
    </w:p>
    <w:p w:rsidR="00604D69" w:rsidRDefault="00604D69">
      <w:pPr>
        <w:pStyle w:val="TOC2"/>
        <w:tabs>
          <w:tab w:val="left" w:pos="880"/>
          <w:tab w:val="right" w:leader="dot" w:pos="9736"/>
        </w:tabs>
        <w:rPr>
          <w:smallCaps w:val="0"/>
          <w:noProof/>
          <w:sz w:val="22"/>
          <w:szCs w:val="22"/>
        </w:rPr>
      </w:pPr>
      <w:hyperlink w:anchor="_Toc18418245" w:history="1">
        <w:r w:rsidRPr="00CE0461">
          <w:rPr>
            <w:rStyle w:val="Hyperlink"/>
            <w:noProof/>
          </w:rPr>
          <w:t>3.2</w:t>
        </w:r>
        <w:r>
          <w:rPr>
            <w:smallCaps w:val="0"/>
            <w:noProof/>
            <w:sz w:val="22"/>
            <w:szCs w:val="22"/>
          </w:rPr>
          <w:tab/>
        </w:r>
        <w:r w:rsidRPr="00CE0461">
          <w:rPr>
            <w:rStyle w:val="Hyperlink"/>
            <w:noProof/>
          </w:rPr>
          <w:t>CONFIGURATION</w:t>
        </w:r>
        <w:r>
          <w:rPr>
            <w:noProof/>
            <w:webHidden/>
          </w:rPr>
          <w:tab/>
        </w:r>
        <w:r>
          <w:rPr>
            <w:noProof/>
            <w:webHidden/>
          </w:rPr>
          <w:fldChar w:fldCharType="begin"/>
        </w:r>
        <w:r>
          <w:rPr>
            <w:noProof/>
            <w:webHidden/>
          </w:rPr>
          <w:instrText xml:space="preserve"> PAGEREF _Toc18418245 \h </w:instrText>
        </w:r>
        <w:r>
          <w:rPr>
            <w:noProof/>
            <w:webHidden/>
          </w:rPr>
        </w:r>
        <w:r>
          <w:rPr>
            <w:noProof/>
            <w:webHidden/>
          </w:rPr>
          <w:fldChar w:fldCharType="separate"/>
        </w:r>
        <w:r>
          <w:rPr>
            <w:noProof/>
            <w:webHidden/>
          </w:rPr>
          <w:t>7</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46" w:history="1">
        <w:r w:rsidRPr="00CE0461">
          <w:rPr>
            <w:rStyle w:val="Hyperlink"/>
            <w:noProof/>
          </w:rPr>
          <w:t>3.2.1</w:t>
        </w:r>
        <w:r>
          <w:rPr>
            <w:i w:val="0"/>
            <w:iCs w:val="0"/>
            <w:noProof/>
            <w:sz w:val="22"/>
            <w:szCs w:val="22"/>
          </w:rPr>
          <w:tab/>
        </w:r>
        <w:r w:rsidRPr="00CE0461">
          <w:rPr>
            <w:rStyle w:val="Hyperlink"/>
            <w:noProof/>
          </w:rPr>
          <w:t>Importing Meta Data with a single Site Import</w:t>
        </w:r>
        <w:r>
          <w:rPr>
            <w:noProof/>
            <w:webHidden/>
          </w:rPr>
          <w:tab/>
        </w:r>
        <w:r>
          <w:rPr>
            <w:noProof/>
            <w:webHidden/>
          </w:rPr>
          <w:fldChar w:fldCharType="begin"/>
        </w:r>
        <w:r>
          <w:rPr>
            <w:noProof/>
            <w:webHidden/>
          </w:rPr>
          <w:instrText xml:space="preserve"> PAGEREF _Toc18418246 \h </w:instrText>
        </w:r>
        <w:r>
          <w:rPr>
            <w:noProof/>
            <w:webHidden/>
          </w:rPr>
        </w:r>
        <w:r>
          <w:rPr>
            <w:noProof/>
            <w:webHidden/>
          </w:rPr>
          <w:fldChar w:fldCharType="separate"/>
        </w:r>
        <w:r>
          <w:rPr>
            <w:noProof/>
            <w:webHidden/>
          </w:rPr>
          <w:t>7</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47" w:history="1">
        <w:r w:rsidRPr="00CE0461">
          <w:rPr>
            <w:rStyle w:val="Hyperlink"/>
            <w:noProof/>
          </w:rPr>
          <w:t>3.2.2</w:t>
        </w:r>
        <w:r>
          <w:rPr>
            <w:i w:val="0"/>
            <w:iCs w:val="0"/>
            <w:noProof/>
            <w:sz w:val="22"/>
            <w:szCs w:val="22"/>
          </w:rPr>
          <w:tab/>
        </w:r>
        <w:r w:rsidRPr="00CE0461">
          <w:rPr>
            <w:rStyle w:val="Hyperlink"/>
            <w:noProof/>
          </w:rPr>
          <w:t>Managing Worldpay Custom Site Preferences</w:t>
        </w:r>
        <w:r>
          <w:rPr>
            <w:noProof/>
            <w:webHidden/>
          </w:rPr>
          <w:tab/>
        </w:r>
        <w:r>
          <w:rPr>
            <w:noProof/>
            <w:webHidden/>
          </w:rPr>
          <w:fldChar w:fldCharType="begin"/>
        </w:r>
        <w:r>
          <w:rPr>
            <w:noProof/>
            <w:webHidden/>
          </w:rPr>
          <w:instrText xml:space="preserve"> PAGEREF _Toc18418247 \h </w:instrText>
        </w:r>
        <w:r>
          <w:rPr>
            <w:noProof/>
            <w:webHidden/>
          </w:rPr>
        </w:r>
        <w:r>
          <w:rPr>
            <w:noProof/>
            <w:webHidden/>
          </w:rPr>
          <w:fldChar w:fldCharType="separate"/>
        </w:r>
        <w:r>
          <w:rPr>
            <w:noProof/>
            <w:webHidden/>
          </w:rPr>
          <w:t>11</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48" w:history="1">
        <w:r w:rsidRPr="00CE0461">
          <w:rPr>
            <w:rStyle w:val="Hyperlink"/>
            <w:noProof/>
          </w:rPr>
          <w:t>3.2.3</w:t>
        </w:r>
        <w:r>
          <w:rPr>
            <w:i w:val="0"/>
            <w:iCs w:val="0"/>
            <w:noProof/>
            <w:sz w:val="22"/>
            <w:szCs w:val="22"/>
          </w:rPr>
          <w:tab/>
        </w:r>
        <w:r w:rsidRPr="00CE0461">
          <w:rPr>
            <w:rStyle w:val="Hyperlink"/>
            <w:noProof/>
          </w:rPr>
          <w:t>Manage Worldpay Payment Processor</w:t>
        </w:r>
        <w:r>
          <w:rPr>
            <w:noProof/>
            <w:webHidden/>
          </w:rPr>
          <w:tab/>
        </w:r>
        <w:r>
          <w:rPr>
            <w:noProof/>
            <w:webHidden/>
          </w:rPr>
          <w:fldChar w:fldCharType="begin"/>
        </w:r>
        <w:r>
          <w:rPr>
            <w:noProof/>
            <w:webHidden/>
          </w:rPr>
          <w:instrText xml:space="preserve"> PAGEREF _Toc18418248 \h </w:instrText>
        </w:r>
        <w:r>
          <w:rPr>
            <w:noProof/>
            <w:webHidden/>
          </w:rPr>
        </w:r>
        <w:r>
          <w:rPr>
            <w:noProof/>
            <w:webHidden/>
          </w:rPr>
          <w:fldChar w:fldCharType="separate"/>
        </w:r>
        <w:r>
          <w:rPr>
            <w:noProof/>
            <w:webHidden/>
          </w:rPr>
          <w:t>16</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49" w:history="1">
        <w:r w:rsidRPr="00CE0461">
          <w:rPr>
            <w:rStyle w:val="Hyperlink"/>
            <w:noProof/>
          </w:rPr>
          <w:t>3.2.4</w:t>
        </w:r>
        <w:r>
          <w:rPr>
            <w:i w:val="0"/>
            <w:iCs w:val="0"/>
            <w:noProof/>
            <w:sz w:val="22"/>
            <w:szCs w:val="22"/>
          </w:rPr>
          <w:tab/>
        </w:r>
        <w:r w:rsidRPr="00CE0461">
          <w:rPr>
            <w:rStyle w:val="Hyperlink"/>
            <w:noProof/>
          </w:rPr>
          <w:t>Manage Worldpay Payment Methods</w:t>
        </w:r>
        <w:r>
          <w:rPr>
            <w:noProof/>
            <w:webHidden/>
          </w:rPr>
          <w:tab/>
        </w:r>
        <w:r>
          <w:rPr>
            <w:noProof/>
            <w:webHidden/>
          </w:rPr>
          <w:fldChar w:fldCharType="begin"/>
        </w:r>
        <w:r>
          <w:rPr>
            <w:noProof/>
            <w:webHidden/>
          </w:rPr>
          <w:instrText xml:space="preserve"> PAGEREF _Toc18418249 \h </w:instrText>
        </w:r>
        <w:r>
          <w:rPr>
            <w:noProof/>
            <w:webHidden/>
          </w:rPr>
        </w:r>
        <w:r>
          <w:rPr>
            <w:noProof/>
            <w:webHidden/>
          </w:rPr>
          <w:fldChar w:fldCharType="separate"/>
        </w:r>
        <w:r>
          <w:rPr>
            <w:noProof/>
            <w:webHidden/>
          </w:rPr>
          <w:t>16</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50" w:history="1">
        <w:r w:rsidRPr="00CE0461">
          <w:rPr>
            <w:rStyle w:val="Hyperlink"/>
            <w:noProof/>
          </w:rPr>
          <w:t>3.2.5</w:t>
        </w:r>
        <w:r>
          <w:rPr>
            <w:i w:val="0"/>
            <w:iCs w:val="0"/>
            <w:noProof/>
            <w:sz w:val="22"/>
            <w:szCs w:val="22"/>
          </w:rPr>
          <w:tab/>
        </w:r>
        <w:r w:rsidRPr="00CE0461">
          <w:rPr>
            <w:rStyle w:val="Hyperlink"/>
            <w:noProof/>
          </w:rPr>
          <w:t>Manging Job</w:t>
        </w:r>
        <w:r>
          <w:rPr>
            <w:noProof/>
            <w:webHidden/>
          </w:rPr>
          <w:tab/>
        </w:r>
        <w:r>
          <w:rPr>
            <w:noProof/>
            <w:webHidden/>
          </w:rPr>
          <w:fldChar w:fldCharType="begin"/>
        </w:r>
        <w:r>
          <w:rPr>
            <w:noProof/>
            <w:webHidden/>
          </w:rPr>
          <w:instrText xml:space="preserve"> PAGEREF _Toc18418250 \h </w:instrText>
        </w:r>
        <w:r>
          <w:rPr>
            <w:noProof/>
            <w:webHidden/>
          </w:rPr>
        </w:r>
        <w:r>
          <w:rPr>
            <w:noProof/>
            <w:webHidden/>
          </w:rPr>
          <w:fldChar w:fldCharType="separate"/>
        </w:r>
        <w:r>
          <w:rPr>
            <w:noProof/>
            <w:webHidden/>
          </w:rPr>
          <w:t>19</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51" w:history="1">
        <w:r w:rsidRPr="00CE0461">
          <w:rPr>
            <w:rStyle w:val="Hyperlink"/>
            <w:noProof/>
          </w:rPr>
          <w:t>3.2.6</w:t>
        </w:r>
        <w:r>
          <w:rPr>
            <w:i w:val="0"/>
            <w:iCs w:val="0"/>
            <w:noProof/>
            <w:sz w:val="22"/>
            <w:szCs w:val="22"/>
          </w:rPr>
          <w:tab/>
        </w:r>
        <w:r w:rsidRPr="00CE0461">
          <w:rPr>
            <w:rStyle w:val="Hyperlink"/>
            <w:noProof/>
          </w:rPr>
          <w:t>Order Notifications</w:t>
        </w:r>
        <w:r>
          <w:rPr>
            <w:noProof/>
            <w:webHidden/>
          </w:rPr>
          <w:tab/>
        </w:r>
        <w:r>
          <w:rPr>
            <w:noProof/>
            <w:webHidden/>
          </w:rPr>
          <w:fldChar w:fldCharType="begin"/>
        </w:r>
        <w:r>
          <w:rPr>
            <w:noProof/>
            <w:webHidden/>
          </w:rPr>
          <w:instrText xml:space="preserve"> PAGEREF _Toc18418251 \h </w:instrText>
        </w:r>
        <w:r>
          <w:rPr>
            <w:noProof/>
            <w:webHidden/>
          </w:rPr>
        </w:r>
        <w:r>
          <w:rPr>
            <w:noProof/>
            <w:webHidden/>
          </w:rPr>
          <w:fldChar w:fldCharType="separate"/>
        </w:r>
        <w:r>
          <w:rPr>
            <w:noProof/>
            <w:webHidden/>
          </w:rPr>
          <w:t>19</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52" w:history="1">
        <w:r w:rsidRPr="00CE0461">
          <w:rPr>
            <w:rStyle w:val="Hyperlink"/>
            <w:noProof/>
          </w:rPr>
          <w:t>3.2.9</w:t>
        </w:r>
        <w:r>
          <w:rPr>
            <w:i w:val="0"/>
            <w:iCs w:val="0"/>
            <w:noProof/>
            <w:sz w:val="22"/>
            <w:szCs w:val="22"/>
          </w:rPr>
          <w:tab/>
        </w:r>
        <w:r w:rsidRPr="00CE0461">
          <w:rPr>
            <w:rStyle w:val="Hyperlink"/>
            <w:noProof/>
          </w:rPr>
          <w:t>Order Inquiry job</w:t>
        </w:r>
        <w:r>
          <w:rPr>
            <w:noProof/>
            <w:webHidden/>
          </w:rPr>
          <w:tab/>
        </w:r>
        <w:r>
          <w:rPr>
            <w:noProof/>
            <w:webHidden/>
          </w:rPr>
          <w:fldChar w:fldCharType="begin"/>
        </w:r>
        <w:r>
          <w:rPr>
            <w:noProof/>
            <w:webHidden/>
          </w:rPr>
          <w:instrText xml:space="preserve"> PAGEREF _Toc18418252 \h </w:instrText>
        </w:r>
        <w:r>
          <w:rPr>
            <w:noProof/>
            <w:webHidden/>
          </w:rPr>
        </w:r>
        <w:r>
          <w:rPr>
            <w:noProof/>
            <w:webHidden/>
          </w:rPr>
          <w:fldChar w:fldCharType="separate"/>
        </w:r>
        <w:r>
          <w:rPr>
            <w:noProof/>
            <w:webHidden/>
          </w:rPr>
          <w:t>23</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53" w:history="1">
        <w:r w:rsidRPr="00CE0461">
          <w:rPr>
            <w:rStyle w:val="Hyperlink"/>
            <w:noProof/>
          </w:rPr>
          <w:t>3.2.10</w:t>
        </w:r>
        <w:r>
          <w:rPr>
            <w:i w:val="0"/>
            <w:iCs w:val="0"/>
            <w:noProof/>
            <w:sz w:val="22"/>
            <w:szCs w:val="22"/>
          </w:rPr>
          <w:tab/>
        </w:r>
        <w:r w:rsidRPr="00CE0461">
          <w:rPr>
            <w:rStyle w:val="Hyperlink"/>
            <w:noProof/>
          </w:rPr>
          <w:t>Job Failure Mailer Service</w:t>
        </w:r>
        <w:r>
          <w:rPr>
            <w:noProof/>
            <w:webHidden/>
          </w:rPr>
          <w:tab/>
        </w:r>
        <w:r>
          <w:rPr>
            <w:noProof/>
            <w:webHidden/>
          </w:rPr>
          <w:fldChar w:fldCharType="begin"/>
        </w:r>
        <w:r>
          <w:rPr>
            <w:noProof/>
            <w:webHidden/>
          </w:rPr>
          <w:instrText xml:space="preserve"> PAGEREF _Toc18418253 \h </w:instrText>
        </w:r>
        <w:r>
          <w:rPr>
            <w:noProof/>
            <w:webHidden/>
          </w:rPr>
        </w:r>
        <w:r>
          <w:rPr>
            <w:noProof/>
            <w:webHidden/>
          </w:rPr>
          <w:fldChar w:fldCharType="separate"/>
        </w:r>
        <w:r>
          <w:rPr>
            <w:noProof/>
            <w:webHidden/>
          </w:rPr>
          <w:t>24</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54" w:history="1">
        <w:r w:rsidRPr="00CE0461">
          <w:rPr>
            <w:rStyle w:val="Hyperlink"/>
            <w:noProof/>
          </w:rPr>
          <w:t>3.2.11</w:t>
        </w:r>
        <w:r>
          <w:rPr>
            <w:i w:val="0"/>
            <w:iCs w:val="0"/>
            <w:noProof/>
            <w:sz w:val="22"/>
            <w:szCs w:val="22"/>
          </w:rPr>
          <w:tab/>
        </w:r>
        <w:r w:rsidRPr="00CE0461">
          <w:rPr>
            <w:rStyle w:val="Hyperlink"/>
            <w:noProof/>
          </w:rPr>
          <w:t>APM Lookup Service</w:t>
        </w:r>
        <w:r>
          <w:rPr>
            <w:noProof/>
            <w:webHidden/>
          </w:rPr>
          <w:tab/>
        </w:r>
        <w:r>
          <w:rPr>
            <w:noProof/>
            <w:webHidden/>
          </w:rPr>
          <w:fldChar w:fldCharType="begin"/>
        </w:r>
        <w:r>
          <w:rPr>
            <w:noProof/>
            <w:webHidden/>
          </w:rPr>
          <w:instrText xml:space="preserve"> PAGEREF _Toc18418254 \h </w:instrText>
        </w:r>
        <w:r>
          <w:rPr>
            <w:noProof/>
            <w:webHidden/>
          </w:rPr>
        </w:r>
        <w:r>
          <w:rPr>
            <w:noProof/>
            <w:webHidden/>
          </w:rPr>
          <w:fldChar w:fldCharType="separate"/>
        </w:r>
        <w:r>
          <w:rPr>
            <w:noProof/>
            <w:webHidden/>
          </w:rPr>
          <w:t>25</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55" w:history="1">
        <w:r w:rsidRPr="00CE0461">
          <w:rPr>
            <w:rStyle w:val="Hyperlink"/>
            <w:noProof/>
          </w:rPr>
          <w:t>3.2.12</w:t>
        </w:r>
        <w:r>
          <w:rPr>
            <w:i w:val="0"/>
            <w:iCs w:val="0"/>
            <w:noProof/>
            <w:sz w:val="22"/>
            <w:szCs w:val="22"/>
          </w:rPr>
          <w:tab/>
        </w:r>
        <w:r w:rsidRPr="00CE0461">
          <w:rPr>
            <w:rStyle w:val="Hyperlink"/>
            <w:noProof/>
          </w:rPr>
          <w:t>Multiple Merchant ID Support</w:t>
        </w:r>
        <w:r>
          <w:rPr>
            <w:noProof/>
            <w:webHidden/>
          </w:rPr>
          <w:tab/>
        </w:r>
        <w:r>
          <w:rPr>
            <w:noProof/>
            <w:webHidden/>
          </w:rPr>
          <w:fldChar w:fldCharType="begin"/>
        </w:r>
        <w:r>
          <w:rPr>
            <w:noProof/>
            <w:webHidden/>
          </w:rPr>
          <w:instrText xml:space="preserve"> PAGEREF _Toc18418255 \h </w:instrText>
        </w:r>
        <w:r>
          <w:rPr>
            <w:noProof/>
            <w:webHidden/>
          </w:rPr>
        </w:r>
        <w:r>
          <w:rPr>
            <w:noProof/>
            <w:webHidden/>
          </w:rPr>
          <w:fldChar w:fldCharType="separate"/>
        </w:r>
        <w:r>
          <w:rPr>
            <w:noProof/>
            <w:webHidden/>
          </w:rPr>
          <w:t>25</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56" w:history="1">
        <w:r w:rsidRPr="00CE0461">
          <w:rPr>
            <w:rStyle w:val="Hyperlink"/>
            <w:noProof/>
          </w:rPr>
          <w:t>3.2.13</w:t>
        </w:r>
        <w:r>
          <w:rPr>
            <w:i w:val="0"/>
            <w:iCs w:val="0"/>
            <w:noProof/>
            <w:sz w:val="22"/>
            <w:szCs w:val="22"/>
          </w:rPr>
          <w:tab/>
        </w:r>
        <w:r w:rsidRPr="00CE0461">
          <w:rPr>
            <w:rStyle w:val="Hyperlink"/>
            <w:noProof/>
          </w:rPr>
          <w:t>Brazil Integration</w:t>
        </w:r>
        <w:r>
          <w:rPr>
            <w:noProof/>
            <w:webHidden/>
          </w:rPr>
          <w:tab/>
        </w:r>
        <w:r>
          <w:rPr>
            <w:noProof/>
            <w:webHidden/>
          </w:rPr>
          <w:fldChar w:fldCharType="begin"/>
        </w:r>
        <w:r>
          <w:rPr>
            <w:noProof/>
            <w:webHidden/>
          </w:rPr>
          <w:instrText xml:space="preserve"> PAGEREF _Toc18418256 \h </w:instrText>
        </w:r>
        <w:r>
          <w:rPr>
            <w:noProof/>
            <w:webHidden/>
          </w:rPr>
        </w:r>
        <w:r>
          <w:rPr>
            <w:noProof/>
            <w:webHidden/>
          </w:rPr>
          <w:fldChar w:fldCharType="separate"/>
        </w:r>
        <w:r>
          <w:rPr>
            <w:noProof/>
            <w:webHidden/>
          </w:rPr>
          <w:t>26</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57" w:history="1">
        <w:r w:rsidRPr="00CE0461">
          <w:rPr>
            <w:rStyle w:val="Hyperlink"/>
            <w:noProof/>
          </w:rPr>
          <w:t>3.2.14</w:t>
        </w:r>
        <w:r>
          <w:rPr>
            <w:i w:val="0"/>
            <w:iCs w:val="0"/>
            <w:noProof/>
            <w:sz w:val="22"/>
            <w:szCs w:val="22"/>
          </w:rPr>
          <w:tab/>
        </w:r>
        <w:r w:rsidRPr="00CE0461">
          <w:rPr>
            <w:rStyle w:val="Hyperlink"/>
            <w:noProof/>
          </w:rPr>
          <w:t>Order CleanUp Batch Job</w:t>
        </w:r>
        <w:r>
          <w:rPr>
            <w:noProof/>
            <w:webHidden/>
          </w:rPr>
          <w:tab/>
        </w:r>
        <w:r>
          <w:rPr>
            <w:noProof/>
            <w:webHidden/>
          </w:rPr>
          <w:fldChar w:fldCharType="begin"/>
        </w:r>
        <w:r>
          <w:rPr>
            <w:noProof/>
            <w:webHidden/>
          </w:rPr>
          <w:instrText xml:space="preserve"> PAGEREF _Toc18418257 \h </w:instrText>
        </w:r>
        <w:r>
          <w:rPr>
            <w:noProof/>
            <w:webHidden/>
          </w:rPr>
        </w:r>
        <w:r>
          <w:rPr>
            <w:noProof/>
            <w:webHidden/>
          </w:rPr>
          <w:fldChar w:fldCharType="separate"/>
        </w:r>
        <w:r>
          <w:rPr>
            <w:noProof/>
            <w:webHidden/>
          </w:rPr>
          <w:t>26</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58" w:history="1">
        <w:r w:rsidRPr="00CE0461">
          <w:rPr>
            <w:rStyle w:val="Hyperlink"/>
            <w:noProof/>
          </w:rPr>
          <w:t>3.2.15</w:t>
        </w:r>
        <w:r>
          <w:rPr>
            <w:i w:val="0"/>
            <w:iCs w:val="0"/>
            <w:noProof/>
            <w:sz w:val="22"/>
            <w:szCs w:val="22"/>
          </w:rPr>
          <w:tab/>
        </w:r>
        <w:r w:rsidRPr="00CE0461">
          <w:rPr>
            <w:rStyle w:val="Hyperlink"/>
            <w:noProof/>
          </w:rPr>
          <w:t>Initiate Cancel Order Job</w:t>
        </w:r>
        <w:r>
          <w:rPr>
            <w:noProof/>
            <w:webHidden/>
          </w:rPr>
          <w:tab/>
        </w:r>
        <w:r>
          <w:rPr>
            <w:noProof/>
            <w:webHidden/>
          </w:rPr>
          <w:fldChar w:fldCharType="begin"/>
        </w:r>
        <w:r>
          <w:rPr>
            <w:noProof/>
            <w:webHidden/>
          </w:rPr>
          <w:instrText xml:space="preserve"> PAGEREF _Toc18418258 \h </w:instrText>
        </w:r>
        <w:r>
          <w:rPr>
            <w:noProof/>
            <w:webHidden/>
          </w:rPr>
        </w:r>
        <w:r>
          <w:rPr>
            <w:noProof/>
            <w:webHidden/>
          </w:rPr>
          <w:fldChar w:fldCharType="separate"/>
        </w:r>
        <w:r>
          <w:rPr>
            <w:noProof/>
            <w:webHidden/>
          </w:rPr>
          <w:t>28</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59" w:history="1">
        <w:r w:rsidRPr="00CE0461">
          <w:rPr>
            <w:rStyle w:val="Hyperlink"/>
            <w:noProof/>
          </w:rPr>
          <w:t>3.2.16</w:t>
        </w:r>
        <w:r>
          <w:rPr>
            <w:i w:val="0"/>
            <w:iCs w:val="0"/>
            <w:noProof/>
            <w:sz w:val="22"/>
            <w:szCs w:val="22"/>
          </w:rPr>
          <w:tab/>
        </w:r>
        <w:r w:rsidRPr="00CE0461">
          <w:rPr>
            <w:rStyle w:val="Hyperlink"/>
            <w:noProof/>
          </w:rPr>
          <w:t>Manging Content Asset</w:t>
        </w:r>
        <w:r>
          <w:rPr>
            <w:noProof/>
            <w:webHidden/>
          </w:rPr>
          <w:tab/>
        </w:r>
        <w:r>
          <w:rPr>
            <w:noProof/>
            <w:webHidden/>
          </w:rPr>
          <w:fldChar w:fldCharType="begin"/>
        </w:r>
        <w:r>
          <w:rPr>
            <w:noProof/>
            <w:webHidden/>
          </w:rPr>
          <w:instrText xml:space="preserve"> PAGEREF _Toc18418259 \h </w:instrText>
        </w:r>
        <w:r>
          <w:rPr>
            <w:noProof/>
            <w:webHidden/>
          </w:rPr>
        </w:r>
        <w:r>
          <w:rPr>
            <w:noProof/>
            <w:webHidden/>
          </w:rPr>
          <w:fldChar w:fldCharType="separate"/>
        </w:r>
        <w:r>
          <w:rPr>
            <w:noProof/>
            <w:webHidden/>
          </w:rPr>
          <w:t>30</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0" w:history="1">
        <w:r w:rsidRPr="00CE0461">
          <w:rPr>
            <w:rStyle w:val="Hyperlink"/>
            <w:noProof/>
          </w:rPr>
          <w:t>3.2.17</w:t>
        </w:r>
        <w:r>
          <w:rPr>
            <w:i w:val="0"/>
            <w:iCs w:val="0"/>
            <w:noProof/>
            <w:sz w:val="22"/>
            <w:szCs w:val="22"/>
          </w:rPr>
          <w:tab/>
        </w:r>
        <w:r w:rsidRPr="00CE0461">
          <w:rPr>
            <w:rStyle w:val="Hyperlink"/>
            <w:noProof/>
          </w:rPr>
          <w:t>Managing Service</w:t>
        </w:r>
        <w:r>
          <w:rPr>
            <w:noProof/>
            <w:webHidden/>
          </w:rPr>
          <w:tab/>
        </w:r>
        <w:r>
          <w:rPr>
            <w:noProof/>
            <w:webHidden/>
          </w:rPr>
          <w:fldChar w:fldCharType="begin"/>
        </w:r>
        <w:r>
          <w:rPr>
            <w:noProof/>
            <w:webHidden/>
          </w:rPr>
          <w:instrText xml:space="preserve"> PAGEREF _Toc18418260 \h </w:instrText>
        </w:r>
        <w:r>
          <w:rPr>
            <w:noProof/>
            <w:webHidden/>
          </w:rPr>
        </w:r>
        <w:r>
          <w:rPr>
            <w:noProof/>
            <w:webHidden/>
          </w:rPr>
          <w:fldChar w:fldCharType="separate"/>
        </w:r>
        <w:r>
          <w:rPr>
            <w:noProof/>
            <w:webHidden/>
          </w:rPr>
          <w:t>30</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1" w:history="1">
        <w:r w:rsidRPr="00CE0461">
          <w:rPr>
            <w:rStyle w:val="Hyperlink"/>
            <w:noProof/>
          </w:rPr>
          <w:t>3.2.18</w:t>
        </w:r>
        <w:r>
          <w:rPr>
            <w:i w:val="0"/>
            <w:iCs w:val="0"/>
            <w:noProof/>
            <w:sz w:val="22"/>
            <w:szCs w:val="22"/>
          </w:rPr>
          <w:tab/>
        </w:r>
        <w:r w:rsidRPr="00CE0461">
          <w:rPr>
            <w:rStyle w:val="Hyperlink"/>
            <w:noProof/>
          </w:rPr>
          <w:t>IDEAL APM Integration</w:t>
        </w:r>
        <w:r>
          <w:rPr>
            <w:noProof/>
            <w:webHidden/>
          </w:rPr>
          <w:tab/>
        </w:r>
        <w:r>
          <w:rPr>
            <w:noProof/>
            <w:webHidden/>
          </w:rPr>
          <w:fldChar w:fldCharType="begin"/>
        </w:r>
        <w:r>
          <w:rPr>
            <w:noProof/>
            <w:webHidden/>
          </w:rPr>
          <w:instrText xml:space="preserve"> PAGEREF _Toc18418261 \h </w:instrText>
        </w:r>
        <w:r>
          <w:rPr>
            <w:noProof/>
            <w:webHidden/>
          </w:rPr>
        </w:r>
        <w:r>
          <w:rPr>
            <w:noProof/>
            <w:webHidden/>
          </w:rPr>
          <w:fldChar w:fldCharType="separate"/>
        </w:r>
        <w:r>
          <w:rPr>
            <w:noProof/>
            <w:webHidden/>
          </w:rPr>
          <w:t>31</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2" w:history="1">
        <w:r w:rsidRPr="00CE0461">
          <w:rPr>
            <w:rStyle w:val="Hyperlink"/>
            <w:noProof/>
          </w:rPr>
          <w:t>3.2.19</w:t>
        </w:r>
        <w:r>
          <w:rPr>
            <w:i w:val="0"/>
            <w:iCs w:val="0"/>
            <w:noProof/>
            <w:sz w:val="22"/>
            <w:szCs w:val="22"/>
          </w:rPr>
          <w:tab/>
        </w:r>
        <w:r w:rsidRPr="00CE0461">
          <w:rPr>
            <w:rStyle w:val="Hyperlink"/>
            <w:noProof/>
          </w:rPr>
          <w:t>Multiple Merchant ID Support Integration</w:t>
        </w:r>
        <w:r>
          <w:rPr>
            <w:noProof/>
            <w:webHidden/>
          </w:rPr>
          <w:tab/>
        </w:r>
        <w:r>
          <w:rPr>
            <w:noProof/>
            <w:webHidden/>
          </w:rPr>
          <w:fldChar w:fldCharType="begin"/>
        </w:r>
        <w:r>
          <w:rPr>
            <w:noProof/>
            <w:webHidden/>
          </w:rPr>
          <w:instrText xml:space="preserve"> PAGEREF _Toc18418262 \h </w:instrText>
        </w:r>
        <w:r>
          <w:rPr>
            <w:noProof/>
            <w:webHidden/>
          </w:rPr>
        </w:r>
        <w:r>
          <w:rPr>
            <w:noProof/>
            <w:webHidden/>
          </w:rPr>
          <w:fldChar w:fldCharType="separate"/>
        </w:r>
        <w:r>
          <w:rPr>
            <w:noProof/>
            <w:webHidden/>
          </w:rPr>
          <w:t>32</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3" w:history="1">
        <w:r w:rsidRPr="00CE0461">
          <w:rPr>
            <w:rStyle w:val="Hyperlink"/>
            <w:noProof/>
          </w:rPr>
          <w:t>3.2.20</w:t>
        </w:r>
        <w:r>
          <w:rPr>
            <w:i w:val="0"/>
            <w:iCs w:val="0"/>
            <w:noProof/>
            <w:sz w:val="22"/>
            <w:szCs w:val="22"/>
          </w:rPr>
          <w:tab/>
        </w:r>
        <w:r w:rsidRPr="00CE0461">
          <w:rPr>
            <w:rStyle w:val="Hyperlink"/>
            <w:noProof/>
          </w:rPr>
          <w:t>Look and Feel Customization for Worldpay Redirect Pages</w:t>
        </w:r>
        <w:r>
          <w:rPr>
            <w:noProof/>
            <w:webHidden/>
          </w:rPr>
          <w:tab/>
        </w:r>
        <w:r>
          <w:rPr>
            <w:noProof/>
            <w:webHidden/>
          </w:rPr>
          <w:fldChar w:fldCharType="begin"/>
        </w:r>
        <w:r>
          <w:rPr>
            <w:noProof/>
            <w:webHidden/>
          </w:rPr>
          <w:instrText xml:space="preserve"> PAGEREF _Toc18418263 \h </w:instrText>
        </w:r>
        <w:r>
          <w:rPr>
            <w:noProof/>
            <w:webHidden/>
          </w:rPr>
        </w:r>
        <w:r>
          <w:rPr>
            <w:noProof/>
            <w:webHidden/>
          </w:rPr>
          <w:fldChar w:fldCharType="separate"/>
        </w:r>
        <w:r>
          <w:rPr>
            <w:noProof/>
            <w:webHidden/>
          </w:rPr>
          <w:t>33</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4" w:history="1">
        <w:r w:rsidRPr="00CE0461">
          <w:rPr>
            <w:rStyle w:val="Hyperlink"/>
            <w:noProof/>
          </w:rPr>
          <w:t>3.2.21</w:t>
        </w:r>
        <w:r>
          <w:rPr>
            <w:i w:val="0"/>
            <w:iCs w:val="0"/>
            <w:noProof/>
            <w:sz w:val="22"/>
            <w:szCs w:val="22"/>
          </w:rPr>
          <w:tab/>
        </w:r>
        <w:r w:rsidRPr="00CE0461">
          <w:rPr>
            <w:rStyle w:val="Hyperlink"/>
            <w:noProof/>
          </w:rPr>
          <w:t>Hosted Payment Pages iframe or lightbox for Worldpay Redirect Payment Method</w:t>
        </w:r>
        <w:r>
          <w:rPr>
            <w:noProof/>
            <w:webHidden/>
          </w:rPr>
          <w:tab/>
        </w:r>
        <w:r>
          <w:rPr>
            <w:noProof/>
            <w:webHidden/>
          </w:rPr>
          <w:fldChar w:fldCharType="begin"/>
        </w:r>
        <w:r>
          <w:rPr>
            <w:noProof/>
            <w:webHidden/>
          </w:rPr>
          <w:instrText xml:space="preserve"> PAGEREF _Toc18418264 \h </w:instrText>
        </w:r>
        <w:r>
          <w:rPr>
            <w:noProof/>
            <w:webHidden/>
          </w:rPr>
        </w:r>
        <w:r>
          <w:rPr>
            <w:noProof/>
            <w:webHidden/>
          </w:rPr>
          <w:fldChar w:fldCharType="separate"/>
        </w:r>
        <w:r>
          <w:rPr>
            <w:noProof/>
            <w:webHidden/>
          </w:rPr>
          <w:t>34</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5" w:history="1">
        <w:r w:rsidRPr="00CE0461">
          <w:rPr>
            <w:rStyle w:val="Hyperlink"/>
            <w:noProof/>
          </w:rPr>
          <w:t>3.2.22</w:t>
        </w:r>
        <w:r>
          <w:rPr>
            <w:i w:val="0"/>
            <w:iCs w:val="0"/>
            <w:noProof/>
            <w:sz w:val="22"/>
            <w:szCs w:val="22"/>
          </w:rPr>
          <w:tab/>
        </w:r>
        <w:r w:rsidRPr="00CE0461">
          <w:rPr>
            <w:rStyle w:val="Hyperlink"/>
            <w:noProof/>
          </w:rPr>
          <w:t>Country Currency Mapping</w:t>
        </w:r>
        <w:r>
          <w:rPr>
            <w:noProof/>
            <w:webHidden/>
          </w:rPr>
          <w:tab/>
        </w:r>
        <w:r>
          <w:rPr>
            <w:noProof/>
            <w:webHidden/>
          </w:rPr>
          <w:fldChar w:fldCharType="begin"/>
        </w:r>
        <w:r>
          <w:rPr>
            <w:noProof/>
            <w:webHidden/>
          </w:rPr>
          <w:instrText xml:space="preserve"> PAGEREF _Toc18418265 \h </w:instrText>
        </w:r>
        <w:r>
          <w:rPr>
            <w:noProof/>
            <w:webHidden/>
          </w:rPr>
        </w:r>
        <w:r>
          <w:rPr>
            <w:noProof/>
            <w:webHidden/>
          </w:rPr>
          <w:fldChar w:fldCharType="separate"/>
        </w:r>
        <w:r>
          <w:rPr>
            <w:noProof/>
            <w:webHidden/>
          </w:rPr>
          <w:t>35</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6" w:history="1">
        <w:r w:rsidRPr="00CE0461">
          <w:rPr>
            <w:rStyle w:val="Hyperlink"/>
            <w:noProof/>
          </w:rPr>
          <w:t>3.2.23</w:t>
        </w:r>
        <w:r>
          <w:rPr>
            <w:i w:val="0"/>
            <w:iCs w:val="0"/>
            <w:noProof/>
            <w:sz w:val="22"/>
            <w:szCs w:val="22"/>
          </w:rPr>
          <w:tab/>
        </w:r>
        <w:r w:rsidRPr="00CE0461">
          <w:rPr>
            <w:rStyle w:val="Hyperlink"/>
            <w:noProof/>
          </w:rPr>
          <w:t>Country Currency and Locale Mapping for Klarna</w:t>
        </w:r>
        <w:r>
          <w:rPr>
            <w:noProof/>
            <w:webHidden/>
          </w:rPr>
          <w:tab/>
        </w:r>
        <w:r>
          <w:rPr>
            <w:noProof/>
            <w:webHidden/>
          </w:rPr>
          <w:fldChar w:fldCharType="begin"/>
        </w:r>
        <w:r>
          <w:rPr>
            <w:noProof/>
            <w:webHidden/>
          </w:rPr>
          <w:instrText xml:space="preserve"> PAGEREF _Toc18418266 \h </w:instrText>
        </w:r>
        <w:r>
          <w:rPr>
            <w:noProof/>
            <w:webHidden/>
          </w:rPr>
        </w:r>
        <w:r>
          <w:rPr>
            <w:noProof/>
            <w:webHidden/>
          </w:rPr>
          <w:fldChar w:fldCharType="separate"/>
        </w:r>
        <w:r>
          <w:rPr>
            <w:noProof/>
            <w:webHidden/>
          </w:rPr>
          <w:t>35</w:t>
        </w:r>
        <w:r>
          <w:rPr>
            <w:noProof/>
            <w:webHidden/>
          </w:rPr>
          <w:fldChar w:fldCharType="end"/>
        </w:r>
      </w:hyperlink>
    </w:p>
    <w:p w:rsidR="00604D69" w:rsidRDefault="00604D69">
      <w:pPr>
        <w:pStyle w:val="TOC3"/>
        <w:tabs>
          <w:tab w:val="left" w:pos="1320"/>
          <w:tab w:val="right" w:leader="dot" w:pos="9736"/>
        </w:tabs>
        <w:rPr>
          <w:i w:val="0"/>
          <w:iCs w:val="0"/>
          <w:noProof/>
          <w:sz w:val="22"/>
          <w:szCs w:val="22"/>
        </w:rPr>
      </w:pPr>
      <w:hyperlink w:anchor="_Toc18418267" w:history="1">
        <w:r w:rsidRPr="00CE0461">
          <w:rPr>
            <w:rStyle w:val="Hyperlink"/>
            <w:noProof/>
          </w:rPr>
          <w:t>3.2.24</w:t>
        </w:r>
        <w:r>
          <w:rPr>
            <w:i w:val="0"/>
            <w:iCs w:val="0"/>
            <w:noProof/>
            <w:sz w:val="22"/>
            <w:szCs w:val="22"/>
          </w:rPr>
          <w:tab/>
        </w:r>
        <w:r w:rsidRPr="00CE0461">
          <w:rPr>
            <w:rStyle w:val="Hyperlink"/>
            <w:noProof/>
          </w:rPr>
          <w:t>Managing the Custome Service Center (int_worldpay_csc)</w:t>
        </w:r>
        <w:r>
          <w:rPr>
            <w:noProof/>
            <w:webHidden/>
          </w:rPr>
          <w:tab/>
        </w:r>
        <w:r>
          <w:rPr>
            <w:noProof/>
            <w:webHidden/>
          </w:rPr>
          <w:fldChar w:fldCharType="begin"/>
        </w:r>
        <w:r>
          <w:rPr>
            <w:noProof/>
            <w:webHidden/>
          </w:rPr>
          <w:instrText xml:space="preserve"> PAGEREF _Toc18418267 \h </w:instrText>
        </w:r>
        <w:r>
          <w:rPr>
            <w:noProof/>
            <w:webHidden/>
          </w:rPr>
        </w:r>
        <w:r>
          <w:rPr>
            <w:noProof/>
            <w:webHidden/>
          </w:rPr>
          <w:fldChar w:fldCharType="separate"/>
        </w:r>
        <w:r>
          <w:rPr>
            <w:noProof/>
            <w:webHidden/>
          </w:rPr>
          <w:t>36</w:t>
        </w:r>
        <w:r>
          <w:rPr>
            <w:noProof/>
            <w:webHidden/>
          </w:rPr>
          <w:fldChar w:fldCharType="end"/>
        </w:r>
      </w:hyperlink>
    </w:p>
    <w:p w:rsidR="00604D69" w:rsidRDefault="00604D69">
      <w:pPr>
        <w:pStyle w:val="TOC1"/>
        <w:tabs>
          <w:tab w:val="left" w:pos="440"/>
          <w:tab w:val="right" w:leader="dot" w:pos="9736"/>
        </w:tabs>
        <w:rPr>
          <w:b w:val="0"/>
          <w:bCs w:val="0"/>
          <w:caps w:val="0"/>
          <w:noProof/>
          <w:sz w:val="22"/>
          <w:szCs w:val="22"/>
        </w:rPr>
      </w:pPr>
      <w:hyperlink w:anchor="_Toc18418268" w:history="1">
        <w:r w:rsidRPr="00CE0461">
          <w:rPr>
            <w:rStyle w:val="Hyperlink"/>
            <w:noProof/>
          </w:rPr>
          <w:t>4</w:t>
        </w:r>
        <w:r>
          <w:rPr>
            <w:b w:val="0"/>
            <w:bCs w:val="0"/>
            <w:caps w:val="0"/>
            <w:noProof/>
            <w:sz w:val="22"/>
            <w:szCs w:val="22"/>
          </w:rPr>
          <w:tab/>
        </w:r>
        <w:r w:rsidRPr="00CE0461">
          <w:rPr>
            <w:rStyle w:val="Hyperlink"/>
            <w:noProof/>
          </w:rPr>
          <w:t>PRODUCTION SETUP</w:t>
        </w:r>
        <w:r>
          <w:rPr>
            <w:noProof/>
            <w:webHidden/>
          </w:rPr>
          <w:tab/>
        </w:r>
        <w:r>
          <w:rPr>
            <w:noProof/>
            <w:webHidden/>
          </w:rPr>
          <w:fldChar w:fldCharType="begin"/>
        </w:r>
        <w:r>
          <w:rPr>
            <w:noProof/>
            <w:webHidden/>
          </w:rPr>
          <w:instrText xml:space="preserve"> PAGEREF _Toc18418268 \h </w:instrText>
        </w:r>
        <w:r>
          <w:rPr>
            <w:noProof/>
            <w:webHidden/>
          </w:rPr>
        </w:r>
        <w:r>
          <w:rPr>
            <w:noProof/>
            <w:webHidden/>
          </w:rPr>
          <w:fldChar w:fldCharType="separate"/>
        </w:r>
        <w:r>
          <w:rPr>
            <w:noProof/>
            <w:webHidden/>
          </w:rPr>
          <w:t>36</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73" w:history="1">
        <w:r w:rsidRPr="00CE0461">
          <w:rPr>
            <w:rStyle w:val="Hyperlink"/>
            <w:noProof/>
          </w:rPr>
          <w:t>4.1.1</w:t>
        </w:r>
        <w:r>
          <w:rPr>
            <w:i w:val="0"/>
            <w:iCs w:val="0"/>
            <w:noProof/>
            <w:sz w:val="22"/>
            <w:szCs w:val="22"/>
          </w:rPr>
          <w:tab/>
        </w:r>
        <w:r w:rsidRPr="00CE0461">
          <w:rPr>
            <w:rStyle w:val="Hyperlink"/>
            <w:noProof/>
          </w:rPr>
          <w:t>Production Service Setup</w:t>
        </w:r>
        <w:r>
          <w:rPr>
            <w:noProof/>
            <w:webHidden/>
          </w:rPr>
          <w:tab/>
        </w:r>
        <w:r>
          <w:rPr>
            <w:noProof/>
            <w:webHidden/>
          </w:rPr>
          <w:fldChar w:fldCharType="begin"/>
        </w:r>
        <w:r>
          <w:rPr>
            <w:noProof/>
            <w:webHidden/>
          </w:rPr>
          <w:instrText xml:space="preserve"> PAGEREF _Toc18418273 \h </w:instrText>
        </w:r>
        <w:r>
          <w:rPr>
            <w:noProof/>
            <w:webHidden/>
          </w:rPr>
        </w:r>
        <w:r>
          <w:rPr>
            <w:noProof/>
            <w:webHidden/>
          </w:rPr>
          <w:fldChar w:fldCharType="separate"/>
        </w:r>
        <w:r>
          <w:rPr>
            <w:noProof/>
            <w:webHidden/>
          </w:rPr>
          <w:t>36</w:t>
        </w:r>
        <w:r>
          <w:rPr>
            <w:noProof/>
            <w:webHidden/>
          </w:rPr>
          <w:fldChar w:fldCharType="end"/>
        </w:r>
      </w:hyperlink>
    </w:p>
    <w:p w:rsidR="00604D69" w:rsidRDefault="00604D69">
      <w:pPr>
        <w:pStyle w:val="TOC1"/>
        <w:tabs>
          <w:tab w:val="left" w:pos="440"/>
          <w:tab w:val="right" w:leader="dot" w:pos="9736"/>
        </w:tabs>
        <w:rPr>
          <w:b w:val="0"/>
          <w:bCs w:val="0"/>
          <w:caps w:val="0"/>
          <w:noProof/>
          <w:sz w:val="22"/>
          <w:szCs w:val="22"/>
        </w:rPr>
      </w:pPr>
      <w:hyperlink w:anchor="_Toc18418274" w:history="1">
        <w:r w:rsidRPr="00CE0461">
          <w:rPr>
            <w:rStyle w:val="Hyperlink"/>
            <w:noProof/>
          </w:rPr>
          <w:t>5</w:t>
        </w:r>
        <w:r>
          <w:rPr>
            <w:b w:val="0"/>
            <w:bCs w:val="0"/>
            <w:caps w:val="0"/>
            <w:noProof/>
            <w:sz w:val="22"/>
            <w:szCs w:val="22"/>
          </w:rPr>
          <w:tab/>
        </w:r>
        <w:r w:rsidRPr="00CE0461">
          <w:rPr>
            <w:rStyle w:val="Hyperlink"/>
            <w:noProof/>
          </w:rPr>
          <w:t>OPERATIONS, MAINTAINENCE</w:t>
        </w:r>
        <w:r>
          <w:rPr>
            <w:noProof/>
            <w:webHidden/>
          </w:rPr>
          <w:tab/>
        </w:r>
        <w:r>
          <w:rPr>
            <w:noProof/>
            <w:webHidden/>
          </w:rPr>
          <w:fldChar w:fldCharType="begin"/>
        </w:r>
        <w:r>
          <w:rPr>
            <w:noProof/>
            <w:webHidden/>
          </w:rPr>
          <w:instrText xml:space="preserve"> PAGEREF _Toc18418274 \h </w:instrText>
        </w:r>
        <w:r>
          <w:rPr>
            <w:noProof/>
            <w:webHidden/>
          </w:rPr>
        </w:r>
        <w:r>
          <w:rPr>
            <w:noProof/>
            <w:webHidden/>
          </w:rPr>
          <w:fldChar w:fldCharType="separate"/>
        </w:r>
        <w:r>
          <w:rPr>
            <w:noProof/>
            <w:webHidden/>
          </w:rPr>
          <w:t>37</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76" w:history="1">
        <w:r w:rsidRPr="00CE0461">
          <w:rPr>
            <w:rStyle w:val="Hyperlink"/>
            <w:noProof/>
          </w:rPr>
          <w:t>5.1.1</w:t>
        </w:r>
        <w:r>
          <w:rPr>
            <w:i w:val="0"/>
            <w:iCs w:val="0"/>
            <w:noProof/>
            <w:sz w:val="22"/>
            <w:szCs w:val="22"/>
          </w:rPr>
          <w:tab/>
        </w:r>
        <w:r w:rsidRPr="00CE0461">
          <w:rPr>
            <w:rStyle w:val="Hyperlink"/>
            <w:noProof/>
          </w:rPr>
          <w:t>Order Payment Instrument Attributes</w:t>
        </w:r>
        <w:r>
          <w:rPr>
            <w:noProof/>
            <w:webHidden/>
          </w:rPr>
          <w:tab/>
        </w:r>
        <w:r>
          <w:rPr>
            <w:noProof/>
            <w:webHidden/>
          </w:rPr>
          <w:fldChar w:fldCharType="begin"/>
        </w:r>
        <w:r>
          <w:rPr>
            <w:noProof/>
            <w:webHidden/>
          </w:rPr>
          <w:instrText xml:space="preserve"> PAGEREF _Toc18418276 \h </w:instrText>
        </w:r>
        <w:r>
          <w:rPr>
            <w:noProof/>
            <w:webHidden/>
          </w:rPr>
        </w:r>
        <w:r>
          <w:rPr>
            <w:noProof/>
            <w:webHidden/>
          </w:rPr>
          <w:fldChar w:fldCharType="separate"/>
        </w:r>
        <w:r>
          <w:rPr>
            <w:noProof/>
            <w:webHidden/>
          </w:rPr>
          <w:t>37</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77" w:history="1">
        <w:r w:rsidRPr="00CE0461">
          <w:rPr>
            <w:rStyle w:val="Hyperlink"/>
            <w:noProof/>
          </w:rPr>
          <w:t>5.1.2</w:t>
        </w:r>
        <w:r>
          <w:rPr>
            <w:i w:val="0"/>
            <w:iCs w:val="0"/>
            <w:noProof/>
            <w:sz w:val="22"/>
            <w:szCs w:val="22"/>
          </w:rPr>
          <w:tab/>
        </w:r>
        <w:r w:rsidRPr="00CE0461">
          <w:rPr>
            <w:rStyle w:val="Hyperlink"/>
            <w:noProof/>
          </w:rPr>
          <w:t>Order Notification Custom Object</w:t>
        </w:r>
        <w:r>
          <w:rPr>
            <w:noProof/>
            <w:webHidden/>
          </w:rPr>
          <w:tab/>
        </w:r>
        <w:r>
          <w:rPr>
            <w:noProof/>
            <w:webHidden/>
          </w:rPr>
          <w:fldChar w:fldCharType="begin"/>
        </w:r>
        <w:r>
          <w:rPr>
            <w:noProof/>
            <w:webHidden/>
          </w:rPr>
          <w:instrText xml:space="preserve"> PAGEREF _Toc18418277 \h </w:instrText>
        </w:r>
        <w:r>
          <w:rPr>
            <w:noProof/>
            <w:webHidden/>
          </w:rPr>
        </w:r>
        <w:r>
          <w:rPr>
            <w:noProof/>
            <w:webHidden/>
          </w:rPr>
          <w:fldChar w:fldCharType="separate"/>
        </w:r>
        <w:r>
          <w:rPr>
            <w:noProof/>
            <w:webHidden/>
          </w:rPr>
          <w:t>37</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78" w:history="1">
        <w:r w:rsidRPr="00CE0461">
          <w:rPr>
            <w:rStyle w:val="Hyperlink"/>
            <w:noProof/>
          </w:rPr>
          <w:t>5.1.3</w:t>
        </w:r>
        <w:r>
          <w:rPr>
            <w:i w:val="0"/>
            <w:iCs w:val="0"/>
            <w:noProof/>
            <w:sz w:val="22"/>
            <w:szCs w:val="22"/>
          </w:rPr>
          <w:tab/>
        </w:r>
        <w:r w:rsidRPr="00CE0461">
          <w:rPr>
            <w:rStyle w:val="Hyperlink"/>
            <w:noProof/>
          </w:rPr>
          <w:t>Order Payment Instrument Attributes</w:t>
        </w:r>
        <w:r>
          <w:rPr>
            <w:noProof/>
            <w:webHidden/>
          </w:rPr>
          <w:tab/>
        </w:r>
        <w:r>
          <w:rPr>
            <w:noProof/>
            <w:webHidden/>
          </w:rPr>
          <w:fldChar w:fldCharType="begin"/>
        </w:r>
        <w:r>
          <w:rPr>
            <w:noProof/>
            <w:webHidden/>
          </w:rPr>
          <w:instrText xml:space="preserve"> PAGEREF _Toc18418278 \h </w:instrText>
        </w:r>
        <w:r>
          <w:rPr>
            <w:noProof/>
            <w:webHidden/>
          </w:rPr>
        </w:r>
        <w:r>
          <w:rPr>
            <w:noProof/>
            <w:webHidden/>
          </w:rPr>
          <w:fldChar w:fldCharType="separate"/>
        </w:r>
        <w:r>
          <w:rPr>
            <w:noProof/>
            <w:webHidden/>
          </w:rPr>
          <w:t>38</w:t>
        </w:r>
        <w:r>
          <w:rPr>
            <w:noProof/>
            <w:webHidden/>
          </w:rPr>
          <w:fldChar w:fldCharType="end"/>
        </w:r>
      </w:hyperlink>
    </w:p>
    <w:p w:rsidR="00604D69" w:rsidRDefault="00604D69">
      <w:pPr>
        <w:pStyle w:val="TOC1"/>
        <w:tabs>
          <w:tab w:val="left" w:pos="440"/>
          <w:tab w:val="right" w:leader="dot" w:pos="9736"/>
        </w:tabs>
        <w:rPr>
          <w:b w:val="0"/>
          <w:bCs w:val="0"/>
          <w:caps w:val="0"/>
          <w:noProof/>
          <w:sz w:val="22"/>
          <w:szCs w:val="22"/>
        </w:rPr>
      </w:pPr>
      <w:hyperlink w:anchor="_Toc18418279" w:history="1">
        <w:r w:rsidRPr="00CE0461">
          <w:rPr>
            <w:rStyle w:val="Hyperlink"/>
            <w:noProof/>
          </w:rPr>
          <w:t>6</w:t>
        </w:r>
        <w:r>
          <w:rPr>
            <w:b w:val="0"/>
            <w:bCs w:val="0"/>
            <w:caps w:val="0"/>
            <w:noProof/>
            <w:sz w:val="22"/>
            <w:szCs w:val="22"/>
          </w:rPr>
          <w:tab/>
        </w:r>
        <w:r w:rsidRPr="00CE0461">
          <w:rPr>
            <w:rStyle w:val="Hyperlink"/>
            <w:noProof/>
          </w:rPr>
          <w:t>USER GUIDE</w:t>
        </w:r>
        <w:r>
          <w:rPr>
            <w:noProof/>
            <w:webHidden/>
          </w:rPr>
          <w:tab/>
        </w:r>
        <w:r>
          <w:rPr>
            <w:noProof/>
            <w:webHidden/>
          </w:rPr>
          <w:fldChar w:fldCharType="begin"/>
        </w:r>
        <w:r>
          <w:rPr>
            <w:noProof/>
            <w:webHidden/>
          </w:rPr>
          <w:instrText xml:space="preserve"> PAGEREF _Toc18418279 \h </w:instrText>
        </w:r>
        <w:r>
          <w:rPr>
            <w:noProof/>
            <w:webHidden/>
          </w:rPr>
        </w:r>
        <w:r>
          <w:rPr>
            <w:noProof/>
            <w:webHidden/>
          </w:rPr>
          <w:fldChar w:fldCharType="separate"/>
        </w:r>
        <w:r>
          <w:rPr>
            <w:noProof/>
            <w:webHidden/>
          </w:rPr>
          <w:t>38</w:t>
        </w:r>
        <w:r>
          <w:rPr>
            <w:noProof/>
            <w:webHidden/>
          </w:rPr>
          <w:fldChar w:fldCharType="end"/>
        </w:r>
      </w:hyperlink>
    </w:p>
    <w:p w:rsidR="00604D69" w:rsidRDefault="00604D69">
      <w:pPr>
        <w:pStyle w:val="TOC3"/>
        <w:tabs>
          <w:tab w:val="left" w:pos="1100"/>
          <w:tab w:val="right" w:leader="dot" w:pos="9736"/>
        </w:tabs>
        <w:rPr>
          <w:i w:val="0"/>
          <w:iCs w:val="0"/>
          <w:noProof/>
          <w:sz w:val="22"/>
          <w:szCs w:val="22"/>
        </w:rPr>
      </w:pPr>
      <w:hyperlink w:anchor="_Toc18418280" w:history="1">
        <w:r w:rsidRPr="00CE0461">
          <w:rPr>
            <w:rStyle w:val="Hyperlink"/>
            <w:noProof/>
          </w:rPr>
          <w:t>6.1.1</w:t>
        </w:r>
        <w:r>
          <w:rPr>
            <w:i w:val="0"/>
            <w:iCs w:val="0"/>
            <w:noProof/>
            <w:sz w:val="22"/>
            <w:szCs w:val="22"/>
          </w:rPr>
          <w:tab/>
        </w:r>
        <w:r w:rsidRPr="00CE0461">
          <w:rPr>
            <w:rStyle w:val="Hyperlink"/>
            <w:noProof/>
          </w:rPr>
          <w:t>Production Service Setup</w:t>
        </w:r>
        <w:r>
          <w:rPr>
            <w:noProof/>
            <w:webHidden/>
          </w:rPr>
          <w:tab/>
        </w:r>
        <w:r>
          <w:rPr>
            <w:noProof/>
            <w:webHidden/>
          </w:rPr>
          <w:fldChar w:fldCharType="begin"/>
        </w:r>
        <w:r>
          <w:rPr>
            <w:noProof/>
            <w:webHidden/>
          </w:rPr>
          <w:instrText xml:space="preserve"> PAGEREF _Toc18418280 \h </w:instrText>
        </w:r>
        <w:r>
          <w:rPr>
            <w:noProof/>
            <w:webHidden/>
          </w:rPr>
        </w:r>
        <w:r>
          <w:rPr>
            <w:noProof/>
            <w:webHidden/>
          </w:rPr>
          <w:fldChar w:fldCharType="separate"/>
        </w:r>
        <w:r>
          <w:rPr>
            <w:noProof/>
            <w:webHidden/>
          </w:rPr>
          <w:t>38</w:t>
        </w:r>
        <w:r>
          <w:rPr>
            <w:noProof/>
            <w:webHidden/>
          </w:rPr>
          <w:fldChar w:fldCharType="end"/>
        </w:r>
      </w:hyperlink>
    </w:p>
    <w:p w:rsidR="00604D69" w:rsidRDefault="00604D69">
      <w:pPr>
        <w:pStyle w:val="TOC1"/>
        <w:tabs>
          <w:tab w:val="right" w:leader="dot" w:pos="9736"/>
        </w:tabs>
        <w:rPr>
          <w:b w:val="0"/>
          <w:bCs w:val="0"/>
          <w:caps w:val="0"/>
          <w:noProof/>
          <w:sz w:val="22"/>
          <w:szCs w:val="22"/>
        </w:rPr>
      </w:pPr>
      <w:hyperlink w:anchor="_Toc18418281" w:history="1">
        <w:r w:rsidRPr="00CE0461">
          <w:rPr>
            <w:rStyle w:val="Hyperlink"/>
            <w:noProof/>
          </w:rPr>
          <w:t>APPENDIX A: APM/Card mapping keys</w:t>
        </w:r>
        <w:r>
          <w:rPr>
            <w:noProof/>
            <w:webHidden/>
          </w:rPr>
          <w:tab/>
        </w:r>
        <w:r>
          <w:rPr>
            <w:noProof/>
            <w:webHidden/>
          </w:rPr>
          <w:fldChar w:fldCharType="begin"/>
        </w:r>
        <w:r>
          <w:rPr>
            <w:noProof/>
            <w:webHidden/>
          </w:rPr>
          <w:instrText xml:space="preserve"> PAGEREF _Toc18418281 \h </w:instrText>
        </w:r>
        <w:r>
          <w:rPr>
            <w:noProof/>
            <w:webHidden/>
          </w:rPr>
        </w:r>
        <w:r>
          <w:rPr>
            <w:noProof/>
            <w:webHidden/>
          </w:rPr>
          <w:fldChar w:fldCharType="separate"/>
        </w:r>
        <w:r>
          <w:rPr>
            <w:noProof/>
            <w:webHidden/>
          </w:rPr>
          <w:t>38</w:t>
        </w:r>
        <w:r>
          <w:rPr>
            <w:noProof/>
            <w:webHidden/>
          </w:rPr>
          <w:fldChar w:fldCharType="end"/>
        </w:r>
      </w:hyperlink>
    </w:p>
    <w:p w:rsidR="00604D69" w:rsidRDefault="00604D69">
      <w:pPr>
        <w:pStyle w:val="TOC1"/>
        <w:tabs>
          <w:tab w:val="right" w:leader="dot" w:pos="9736"/>
        </w:tabs>
        <w:rPr>
          <w:b w:val="0"/>
          <w:bCs w:val="0"/>
          <w:caps w:val="0"/>
          <w:noProof/>
          <w:sz w:val="22"/>
          <w:szCs w:val="22"/>
        </w:rPr>
      </w:pPr>
      <w:hyperlink w:anchor="_Toc18418282" w:history="1">
        <w:r w:rsidRPr="00CE0461">
          <w:rPr>
            <w:rStyle w:val="Hyperlink"/>
            <w:noProof/>
          </w:rPr>
          <w:t>APPENDIX B: IDEAL Bank List</w:t>
        </w:r>
        <w:r>
          <w:rPr>
            <w:noProof/>
            <w:webHidden/>
          </w:rPr>
          <w:tab/>
        </w:r>
        <w:r>
          <w:rPr>
            <w:noProof/>
            <w:webHidden/>
          </w:rPr>
          <w:fldChar w:fldCharType="begin"/>
        </w:r>
        <w:r>
          <w:rPr>
            <w:noProof/>
            <w:webHidden/>
          </w:rPr>
          <w:instrText xml:space="preserve"> PAGEREF _Toc18418282 \h </w:instrText>
        </w:r>
        <w:r>
          <w:rPr>
            <w:noProof/>
            <w:webHidden/>
          </w:rPr>
        </w:r>
        <w:r>
          <w:rPr>
            <w:noProof/>
            <w:webHidden/>
          </w:rPr>
          <w:fldChar w:fldCharType="separate"/>
        </w:r>
        <w:r>
          <w:rPr>
            <w:noProof/>
            <w:webHidden/>
          </w:rPr>
          <w:t>41</w:t>
        </w:r>
        <w:r>
          <w:rPr>
            <w:noProof/>
            <w:webHidden/>
          </w:rPr>
          <w:fldChar w:fldCharType="end"/>
        </w:r>
      </w:hyperlink>
    </w:p>
    <w:p w:rsidR="00604D69" w:rsidRDefault="00604D69">
      <w:pPr>
        <w:pStyle w:val="TOC1"/>
        <w:tabs>
          <w:tab w:val="right" w:leader="dot" w:pos="9736"/>
        </w:tabs>
        <w:rPr>
          <w:b w:val="0"/>
          <w:bCs w:val="0"/>
          <w:caps w:val="0"/>
          <w:noProof/>
          <w:sz w:val="22"/>
          <w:szCs w:val="22"/>
        </w:rPr>
      </w:pPr>
      <w:hyperlink w:anchor="_Toc18418283" w:history="1">
        <w:r w:rsidRPr="00CE0461">
          <w:rPr>
            <w:rStyle w:val="Hyperlink"/>
            <w:noProof/>
          </w:rPr>
          <w:t>APPENDIX C: Error Codes and Error Messages for Transaction Notification</w:t>
        </w:r>
        <w:r>
          <w:rPr>
            <w:noProof/>
            <w:webHidden/>
          </w:rPr>
          <w:tab/>
        </w:r>
        <w:r>
          <w:rPr>
            <w:noProof/>
            <w:webHidden/>
          </w:rPr>
          <w:fldChar w:fldCharType="begin"/>
        </w:r>
        <w:r>
          <w:rPr>
            <w:noProof/>
            <w:webHidden/>
          </w:rPr>
          <w:instrText xml:space="preserve"> PAGEREF _Toc18418283 \h </w:instrText>
        </w:r>
        <w:r>
          <w:rPr>
            <w:noProof/>
            <w:webHidden/>
          </w:rPr>
        </w:r>
        <w:r>
          <w:rPr>
            <w:noProof/>
            <w:webHidden/>
          </w:rPr>
          <w:fldChar w:fldCharType="separate"/>
        </w:r>
        <w:r>
          <w:rPr>
            <w:noProof/>
            <w:webHidden/>
          </w:rPr>
          <w:t>41</w:t>
        </w:r>
        <w:r>
          <w:rPr>
            <w:noProof/>
            <w:webHidden/>
          </w:rPr>
          <w:fldChar w:fldCharType="end"/>
        </w:r>
      </w:hyperlink>
    </w:p>
    <w:p w:rsidR="00604D69" w:rsidRDefault="00604D69">
      <w:pPr>
        <w:pStyle w:val="TOC1"/>
        <w:tabs>
          <w:tab w:val="right" w:leader="dot" w:pos="9736"/>
        </w:tabs>
        <w:rPr>
          <w:b w:val="0"/>
          <w:bCs w:val="0"/>
          <w:caps w:val="0"/>
          <w:noProof/>
          <w:sz w:val="22"/>
          <w:szCs w:val="22"/>
        </w:rPr>
      </w:pPr>
      <w:hyperlink w:anchor="_Toc18418284" w:history="1">
        <w:r w:rsidRPr="00CE0461">
          <w:rPr>
            <w:rStyle w:val="Hyperlink"/>
            <w:noProof/>
          </w:rPr>
          <w:t>APPENDIX D: Order Notification and SFCC Order status mapping</w:t>
        </w:r>
        <w:r>
          <w:rPr>
            <w:noProof/>
            <w:webHidden/>
          </w:rPr>
          <w:tab/>
        </w:r>
        <w:r>
          <w:rPr>
            <w:noProof/>
            <w:webHidden/>
          </w:rPr>
          <w:fldChar w:fldCharType="begin"/>
        </w:r>
        <w:r>
          <w:rPr>
            <w:noProof/>
            <w:webHidden/>
          </w:rPr>
          <w:instrText xml:space="preserve"> PAGEREF _Toc18418284 \h </w:instrText>
        </w:r>
        <w:r>
          <w:rPr>
            <w:noProof/>
            <w:webHidden/>
          </w:rPr>
        </w:r>
        <w:r>
          <w:rPr>
            <w:noProof/>
            <w:webHidden/>
          </w:rPr>
          <w:fldChar w:fldCharType="separate"/>
        </w:r>
        <w:r>
          <w:rPr>
            <w:noProof/>
            <w:webHidden/>
          </w:rPr>
          <w:t>42</w:t>
        </w:r>
        <w:r>
          <w:rPr>
            <w:noProof/>
            <w:webHidden/>
          </w:rPr>
          <w:fldChar w:fldCharType="end"/>
        </w:r>
      </w:hyperlink>
    </w:p>
    <w:p w:rsidR="00604D69" w:rsidRDefault="00604D69">
      <w:pPr>
        <w:pStyle w:val="TOC1"/>
        <w:tabs>
          <w:tab w:val="right" w:leader="dot" w:pos="9736"/>
        </w:tabs>
        <w:rPr>
          <w:b w:val="0"/>
          <w:bCs w:val="0"/>
          <w:caps w:val="0"/>
          <w:noProof/>
          <w:sz w:val="22"/>
          <w:szCs w:val="22"/>
        </w:rPr>
      </w:pPr>
      <w:hyperlink w:anchor="_Toc18418285" w:history="1">
        <w:r w:rsidRPr="00CE0461">
          <w:rPr>
            <w:rStyle w:val="Hyperlink"/>
            <w:noProof/>
          </w:rPr>
          <w:t>APPENDIX E: Error Codes and Error Messages</w:t>
        </w:r>
        <w:r>
          <w:rPr>
            <w:noProof/>
            <w:webHidden/>
          </w:rPr>
          <w:tab/>
        </w:r>
        <w:r>
          <w:rPr>
            <w:noProof/>
            <w:webHidden/>
          </w:rPr>
          <w:fldChar w:fldCharType="begin"/>
        </w:r>
        <w:r>
          <w:rPr>
            <w:noProof/>
            <w:webHidden/>
          </w:rPr>
          <w:instrText xml:space="preserve"> PAGEREF _Toc18418285 \h </w:instrText>
        </w:r>
        <w:r>
          <w:rPr>
            <w:noProof/>
            <w:webHidden/>
          </w:rPr>
        </w:r>
        <w:r>
          <w:rPr>
            <w:noProof/>
            <w:webHidden/>
          </w:rPr>
          <w:fldChar w:fldCharType="separate"/>
        </w:r>
        <w:r>
          <w:rPr>
            <w:noProof/>
            <w:webHidden/>
          </w:rPr>
          <w:t>43</w:t>
        </w:r>
        <w:r>
          <w:rPr>
            <w:noProof/>
            <w:webHidden/>
          </w:rPr>
          <w:fldChar w:fldCharType="end"/>
        </w:r>
      </w:hyperlink>
    </w:p>
    <w:p w:rsidR="00604D69" w:rsidRDefault="00604D69">
      <w:pPr>
        <w:pStyle w:val="TOC1"/>
        <w:tabs>
          <w:tab w:val="right" w:leader="dot" w:pos="9736"/>
        </w:tabs>
        <w:rPr>
          <w:b w:val="0"/>
          <w:bCs w:val="0"/>
          <w:caps w:val="0"/>
          <w:noProof/>
          <w:sz w:val="22"/>
          <w:szCs w:val="22"/>
        </w:rPr>
      </w:pPr>
      <w:hyperlink w:anchor="_Toc18418286" w:history="1">
        <w:r w:rsidRPr="00CE0461">
          <w:rPr>
            <w:rStyle w:val="Hyperlink"/>
            <w:noProof/>
          </w:rPr>
          <w:t>APPENDIX F: Enabling and disabling worldpay integration</w:t>
        </w:r>
        <w:r>
          <w:rPr>
            <w:noProof/>
            <w:webHidden/>
          </w:rPr>
          <w:tab/>
        </w:r>
        <w:r>
          <w:rPr>
            <w:noProof/>
            <w:webHidden/>
          </w:rPr>
          <w:fldChar w:fldCharType="begin"/>
        </w:r>
        <w:r>
          <w:rPr>
            <w:noProof/>
            <w:webHidden/>
          </w:rPr>
          <w:instrText xml:space="preserve"> PAGEREF _Toc18418286 \h </w:instrText>
        </w:r>
        <w:r>
          <w:rPr>
            <w:noProof/>
            <w:webHidden/>
          </w:rPr>
        </w:r>
        <w:r>
          <w:rPr>
            <w:noProof/>
            <w:webHidden/>
          </w:rPr>
          <w:fldChar w:fldCharType="separate"/>
        </w:r>
        <w:r>
          <w:rPr>
            <w:noProof/>
            <w:webHidden/>
          </w:rPr>
          <w:t>43</w:t>
        </w:r>
        <w:r>
          <w:rPr>
            <w:noProof/>
            <w:webHidden/>
          </w:rPr>
          <w:fldChar w:fldCharType="end"/>
        </w:r>
      </w:hyperlink>
    </w:p>
    <w:p w:rsidR="00604D69" w:rsidRDefault="00604D69">
      <w:pPr>
        <w:pStyle w:val="TOC1"/>
        <w:tabs>
          <w:tab w:val="right" w:leader="dot" w:pos="9736"/>
        </w:tabs>
        <w:rPr>
          <w:b w:val="0"/>
          <w:bCs w:val="0"/>
          <w:caps w:val="0"/>
          <w:noProof/>
          <w:sz w:val="22"/>
          <w:szCs w:val="22"/>
        </w:rPr>
      </w:pPr>
      <w:hyperlink w:anchor="_Toc18418287" w:history="1">
        <w:r w:rsidRPr="00CE0461">
          <w:rPr>
            <w:rStyle w:val="Hyperlink"/>
            <w:noProof/>
          </w:rPr>
          <w:t>APPENDIX G: CHECKLIST</w:t>
        </w:r>
        <w:r>
          <w:rPr>
            <w:noProof/>
            <w:webHidden/>
          </w:rPr>
          <w:tab/>
        </w:r>
        <w:r>
          <w:rPr>
            <w:noProof/>
            <w:webHidden/>
          </w:rPr>
          <w:fldChar w:fldCharType="begin"/>
        </w:r>
        <w:r>
          <w:rPr>
            <w:noProof/>
            <w:webHidden/>
          </w:rPr>
          <w:instrText xml:space="preserve"> PAGEREF _Toc18418287 \h </w:instrText>
        </w:r>
        <w:r>
          <w:rPr>
            <w:noProof/>
            <w:webHidden/>
          </w:rPr>
        </w:r>
        <w:r>
          <w:rPr>
            <w:noProof/>
            <w:webHidden/>
          </w:rPr>
          <w:fldChar w:fldCharType="separate"/>
        </w:r>
        <w:r>
          <w:rPr>
            <w:noProof/>
            <w:webHidden/>
          </w:rPr>
          <w:t>44</w:t>
        </w:r>
        <w:r>
          <w:rPr>
            <w:noProof/>
            <w:webHidden/>
          </w:rPr>
          <w:fldChar w:fldCharType="end"/>
        </w:r>
      </w:hyperlink>
    </w:p>
    <w:p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rsidR="00837382" w:rsidRPr="0093572D" w:rsidRDefault="00837382" w:rsidP="00B761DF">
      <w:pPr>
        <w:pStyle w:val="Heading1"/>
        <w:numPr>
          <w:ilvl w:val="0"/>
          <w:numId w:val="48"/>
        </w:numPr>
      </w:pPr>
      <w:bookmarkStart w:id="5" w:name="_Toc18418238"/>
      <w:bookmarkEnd w:id="3"/>
      <w:r>
        <w:lastRenderedPageBreak/>
        <w:t>SUMMARY</w:t>
      </w:r>
      <w:bookmarkEnd w:id="5"/>
    </w:p>
    <w:p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t>
      </w:r>
      <w:r w:rsidR="00C04461">
        <w:rPr>
          <w:bCs/>
          <w:color w:val="000000" w:themeColor="text1"/>
          <w:lang w:val="de-DE" w:eastAsia="de-DE"/>
        </w:rPr>
        <w:t>Worldpay</w:t>
      </w:r>
      <w:r w:rsidRPr="0089604F">
        <w:rPr>
          <w:bCs/>
          <w:color w:val="000000" w:themeColor="text1"/>
          <w:lang w:val="de-DE" w:eastAsia="de-DE"/>
        </w:rPr>
        <w:t xml:space="preserve"> service integrated within </w:t>
      </w:r>
      <w:r w:rsidR="006606B7">
        <w:rPr>
          <w:bCs/>
          <w:color w:val="000000" w:themeColor="text1"/>
          <w:lang w:val="de-DE" w:eastAsia="de-DE"/>
        </w:rPr>
        <w:t>SFCC</w:t>
      </w:r>
      <w:r w:rsidRPr="0089604F">
        <w:rPr>
          <w:bCs/>
          <w:color w:val="000000" w:themeColor="text1"/>
          <w:lang w:val="de-DE" w:eastAsia="de-DE"/>
        </w:rPr>
        <w:t xml:space="preserve"> platform with </w:t>
      </w:r>
      <w:r w:rsidR="00F50D55">
        <w:rPr>
          <w:bCs/>
          <w:color w:val="000000" w:themeColor="text1"/>
          <w:lang w:val="de-DE" w:eastAsia="de-DE"/>
        </w:rPr>
        <w:t>SFRA</w:t>
      </w:r>
      <w:r w:rsidRPr="0089604F">
        <w:rPr>
          <w:bCs/>
          <w:color w:val="000000" w:themeColor="text1"/>
          <w:lang w:val="de-DE" w:eastAsia="de-DE"/>
        </w:rPr>
        <w:t xml:space="preserve">. The </w:t>
      </w:r>
      <w:r w:rsidR="00C04461">
        <w:rPr>
          <w:bCs/>
          <w:color w:val="000000" w:themeColor="text1"/>
          <w:lang w:val="de-DE" w:eastAsia="de-DE"/>
        </w:rPr>
        <w:t>Worldpay</w:t>
      </w:r>
      <w:r w:rsidRPr="0089604F">
        <w:rPr>
          <w:bCs/>
          <w:color w:val="000000" w:themeColor="text1"/>
          <w:lang w:val="de-DE" w:eastAsia="de-DE"/>
        </w:rPr>
        <w:t xml:space="preserve"> cartridge</w:t>
      </w:r>
      <w:r w:rsidR="00CC572E">
        <w:rPr>
          <w:bCs/>
          <w:color w:val="000000" w:themeColor="text1"/>
          <w:lang w:val="de-DE" w:eastAsia="de-DE"/>
        </w:rPr>
        <w:t>s</w:t>
      </w:r>
      <w:r w:rsidRPr="0089604F">
        <w:rPr>
          <w:bCs/>
          <w:color w:val="000000" w:themeColor="text1"/>
          <w:lang w:val="de-DE" w:eastAsia="de-DE"/>
        </w:rPr>
        <w:t xml:space="preserve"> (</w:t>
      </w:r>
      <w:r w:rsidR="00351840">
        <w:rPr>
          <w:bCs/>
          <w:color w:val="000000" w:themeColor="text1"/>
          <w:lang w:val="de-DE" w:eastAsia="de-DE"/>
        </w:rPr>
        <w:t>int_worldpay_sfra</w:t>
      </w:r>
      <w:r w:rsidR="00C966EF">
        <w:rPr>
          <w:bCs/>
          <w:color w:val="000000" w:themeColor="text1"/>
          <w:lang w:val="de-DE" w:eastAsia="de-DE"/>
        </w:rPr>
        <w:t>, int_worldpay_csc</w:t>
      </w:r>
      <w:r w:rsidR="00CC572E">
        <w:rPr>
          <w:bCs/>
          <w:color w:val="000000" w:themeColor="text1"/>
          <w:lang w:val="de-DE" w:eastAsia="de-DE"/>
        </w:rPr>
        <w:t xml:space="preserve"> and </w:t>
      </w:r>
      <w:r w:rsidR="0031630D">
        <w:rPr>
          <w:bCs/>
          <w:color w:val="000000" w:themeColor="text1"/>
          <w:lang w:val="de-DE" w:eastAsia="de-DE"/>
        </w:rPr>
        <w:t>int_worldpay_core</w:t>
      </w:r>
      <w:r w:rsidRPr="0089604F">
        <w:rPr>
          <w:bCs/>
          <w:color w:val="000000" w:themeColor="text1"/>
          <w:lang w:val="de-DE" w:eastAsia="de-DE"/>
        </w:rPr>
        <w:t xml:space="preserve">) extends the functionality of </w:t>
      </w:r>
      <w:r w:rsidR="00812198">
        <w:rPr>
          <w:bCs/>
          <w:color w:val="000000" w:themeColor="text1"/>
          <w:lang w:val="de-DE" w:eastAsia="de-DE"/>
        </w:rPr>
        <w:t>reference</w:t>
      </w:r>
      <w:r w:rsidR="00812198" w:rsidRPr="0089604F">
        <w:rPr>
          <w:bCs/>
          <w:color w:val="000000" w:themeColor="text1"/>
          <w:lang w:val="de-DE" w:eastAsia="de-DE"/>
        </w:rPr>
        <w:t xml:space="preserve"> eCommerce </w:t>
      </w:r>
      <w:r w:rsidRPr="0089604F">
        <w:rPr>
          <w:bCs/>
          <w:color w:val="000000" w:themeColor="text1"/>
          <w:lang w:val="de-DE" w:eastAsia="de-DE"/>
        </w:rPr>
        <w:t xml:space="preserve">Storefront, enabling synchronous and asynchronous access to </w:t>
      </w:r>
      <w:r w:rsidR="00C04461">
        <w:rPr>
          <w:bCs/>
          <w:color w:val="000000" w:themeColor="text1"/>
          <w:lang w:val="de-DE" w:eastAsia="de-DE"/>
        </w:rPr>
        <w:t>Worldpay</w:t>
      </w:r>
      <w:r w:rsidRPr="0089604F">
        <w:rPr>
          <w:bCs/>
          <w:color w:val="000000" w:themeColor="text1"/>
          <w:lang w:val="de-DE" w:eastAsia="de-DE"/>
        </w:rPr>
        <w:t xml:space="preserve"> </w:t>
      </w:r>
      <w:r w:rsidR="00812198">
        <w:rPr>
          <w:bCs/>
          <w:color w:val="000000" w:themeColor="text1"/>
          <w:lang w:val="de-DE" w:eastAsia="de-DE"/>
        </w:rPr>
        <w:t xml:space="preserve">payment </w:t>
      </w:r>
      <w:r w:rsidRPr="0089604F">
        <w:rPr>
          <w:bCs/>
          <w:color w:val="000000" w:themeColor="text1"/>
          <w:lang w:val="de-DE" w:eastAsia="de-DE"/>
        </w:rPr>
        <w:t>transaction services listed below.</w:t>
      </w:r>
    </w:p>
    <w:p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rsidR="00CC572E" w:rsidRPr="0089604F" w:rsidRDefault="00CC572E" w:rsidP="00CC572E">
      <w:pPr>
        <w:numPr>
          <w:ilvl w:val="0"/>
          <w:numId w:val="14"/>
        </w:numPr>
        <w:ind w:left="2484"/>
        <w:contextualSpacing/>
        <w:rPr>
          <w:lang w:val="de-DE" w:eastAsia="de-DE"/>
        </w:rPr>
      </w:pPr>
      <w:r w:rsidRPr="0089604F">
        <w:rPr>
          <w:lang w:val="de-DE" w:eastAsia="de-DE"/>
        </w:rPr>
        <w:t>Sofort</w:t>
      </w:r>
    </w:p>
    <w:p w:rsidR="00CC572E" w:rsidRPr="0089604F" w:rsidRDefault="00CC572E" w:rsidP="00CC572E">
      <w:pPr>
        <w:numPr>
          <w:ilvl w:val="0"/>
          <w:numId w:val="14"/>
        </w:numPr>
        <w:ind w:left="2484"/>
        <w:contextualSpacing/>
        <w:rPr>
          <w:lang w:val="de-DE" w:eastAsia="de-DE"/>
        </w:rPr>
      </w:pPr>
      <w:r w:rsidRPr="0089604F">
        <w:rPr>
          <w:lang w:val="de-DE" w:eastAsia="de-DE"/>
        </w:rPr>
        <w:t>IDeal</w:t>
      </w:r>
    </w:p>
    <w:p w:rsidR="00CC572E" w:rsidRPr="0089604F" w:rsidRDefault="00CC572E" w:rsidP="00CC572E">
      <w:pPr>
        <w:numPr>
          <w:ilvl w:val="0"/>
          <w:numId w:val="14"/>
        </w:numPr>
        <w:ind w:left="2484"/>
        <w:contextualSpacing/>
        <w:rPr>
          <w:lang w:val="de-DE" w:eastAsia="de-DE"/>
        </w:rPr>
      </w:pPr>
      <w:r w:rsidRPr="0089604F">
        <w:rPr>
          <w:lang w:val="de-DE" w:eastAsia="de-DE"/>
        </w:rPr>
        <w:t>Qiwi</w:t>
      </w:r>
    </w:p>
    <w:p w:rsidR="00CC572E" w:rsidRPr="0089604F" w:rsidRDefault="00CC572E" w:rsidP="00CC572E">
      <w:pPr>
        <w:numPr>
          <w:ilvl w:val="0"/>
          <w:numId w:val="14"/>
        </w:numPr>
        <w:ind w:left="2484"/>
        <w:contextualSpacing/>
        <w:rPr>
          <w:lang w:val="de-DE" w:eastAsia="de-DE"/>
        </w:rPr>
      </w:pPr>
      <w:r w:rsidRPr="0089604F">
        <w:rPr>
          <w:lang w:val="de-DE" w:eastAsia="de-DE"/>
        </w:rPr>
        <w:t>Alipay</w:t>
      </w:r>
    </w:p>
    <w:p w:rsidR="00CC572E" w:rsidRPr="0089604F" w:rsidRDefault="00CC572E" w:rsidP="00CC572E">
      <w:pPr>
        <w:numPr>
          <w:ilvl w:val="0"/>
          <w:numId w:val="14"/>
        </w:numPr>
        <w:ind w:left="2484"/>
        <w:contextualSpacing/>
        <w:rPr>
          <w:lang w:val="de-DE" w:eastAsia="de-DE"/>
        </w:rPr>
      </w:pPr>
      <w:r w:rsidRPr="0089604F">
        <w:rPr>
          <w:lang w:val="de-DE" w:eastAsia="de-DE"/>
        </w:rPr>
        <w:t>Mistercash</w:t>
      </w:r>
    </w:p>
    <w:p w:rsidR="00CC572E" w:rsidRPr="0089604F" w:rsidRDefault="00CC572E" w:rsidP="00CC572E">
      <w:pPr>
        <w:numPr>
          <w:ilvl w:val="0"/>
          <w:numId w:val="14"/>
        </w:numPr>
        <w:ind w:left="2484"/>
        <w:contextualSpacing/>
        <w:rPr>
          <w:lang w:val="de-DE" w:eastAsia="de-DE"/>
        </w:rPr>
      </w:pPr>
      <w:r w:rsidRPr="0089604F">
        <w:rPr>
          <w:lang w:val="de-DE" w:eastAsia="de-DE"/>
        </w:rPr>
        <w:t>Yandex</w:t>
      </w:r>
    </w:p>
    <w:p w:rsidR="00CC572E" w:rsidRPr="0089604F" w:rsidRDefault="00CC572E" w:rsidP="00CC572E">
      <w:pPr>
        <w:numPr>
          <w:ilvl w:val="0"/>
          <w:numId w:val="14"/>
        </w:numPr>
        <w:ind w:left="2484"/>
        <w:contextualSpacing/>
        <w:rPr>
          <w:lang w:val="de-DE" w:eastAsia="de-DE"/>
        </w:rPr>
      </w:pPr>
      <w:r w:rsidRPr="0089604F">
        <w:rPr>
          <w:lang w:val="de-DE" w:eastAsia="de-DE"/>
        </w:rPr>
        <w:t>Boleto</w:t>
      </w:r>
    </w:p>
    <w:p w:rsidR="00CC572E" w:rsidRPr="0089604F" w:rsidRDefault="00CC572E" w:rsidP="00CC572E">
      <w:pPr>
        <w:numPr>
          <w:ilvl w:val="0"/>
          <w:numId w:val="14"/>
        </w:numPr>
        <w:ind w:left="2484"/>
        <w:contextualSpacing/>
        <w:rPr>
          <w:lang w:val="de-DE" w:eastAsia="de-DE"/>
        </w:rPr>
      </w:pPr>
      <w:r w:rsidRPr="0089604F">
        <w:rPr>
          <w:lang w:val="de-DE" w:eastAsia="de-DE"/>
        </w:rPr>
        <w:t>Paypal</w:t>
      </w:r>
    </w:p>
    <w:p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rsidR="00CC572E" w:rsidRPr="0089604F" w:rsidRDefault="00CC572E" w:rsidP="00CC572E">
      <w:pPr>
        <w:numPr>
          <w:ilvl w:val="0"/>
          <w:numId w:val="14"/>
        </w:numPr>
        <w:ind w:left="2484"/>
        <w:contextualSpacing/>
        <w:rPr>
          <w:lang w:val="de-DE" w:eastAsia="de-DE"/>
        </w:rPr>
      </w:pPr>
      <w:r w:rsidRPr="0089604F">
        <w:rPr>
          <w:lang w:val="de-DE" w:eastAsia="de-DE"/>
        </w:rPr>
        <w:t>Enets</w:t>
      </w:r>
    </w:p>
    <w:p w:rsidR="00CC572E" w:rsidRPr="004860C5" w:rsidRDefault="00CC572E" w:rsidP="004860C5">
      <w:pPr>
        <w:numPr>
          <w:ilvl w:val="0"/>
          <w:numId w:val="14"/>
        </w:numPr>
        <w:ind w:left="2484"/>
        <w:contextualSpacing/>
        <w:rPr>
          <w:lang w:val="de-DE" w:eastAsia="de-DE"/>
        </w:rPr>
      </w:pPr>
      <w:r w:rsidRPr="0089604F">
        <w:rPr>
          <w:lang w:val="de-DE" w:eastAsia="de-DE"/>
        </w:rPr>
        <w:t>Giropay</w:t>
      </w:r>
    </w:p>
    <w:p w:rsidR="00CC572E" w:rsidRDefault="00CC572E" w:rsidP="00CC572E">
      <w:pPr>
        <w:numPr>
          <w:ilvl w:val="0"/>
          <w:numId w:val="14"/>
        </w:numPr>
        <w:ind w:left="2484"/>
        <w:contextualSpacing/>
        <w:rPr>
          <w:lang w:val="de-DE" w:eastAsia="de-DE"/>
        </w:rPr>
      </w:pPr>
      <w:r>
        <w:rPr>
          <w:lang w:val="de-DE" w:eastAsia="de-DE"/>
        </w:rPr>
        <w:t>Poli</w:t>
      </w:r>
    </w:p>
    <w:p w:rsidR="004860C5" w:rsidRDefault="004860C5" w:rsidP="00CC572E">
      <w:pPr>
        <w:numPr>
          <w:ilvl w:val="0"/>
          <w:numId w:val="14"/>
        </w:numPr>
        <w:ind w:left="2484"/>
        <w:contextualSpacing/>
        <w:rPr>
          <w:lang w:val="de-DE" w:eastAsia="de-DE"/>
        </w:rPr>
      </w:pPr>
      <w:r>
        <w:rPr>
          <w:lang w:val="de-DE" w:eastAsia="de-DE"/>
        </w:rPr>
        <w:t>Poli NZ</w:t>
      </w:r>
    </w:p>
    <w:p w:rsidR="00CC572E" w:rsidRPr="0049449B" w:rsidRDefault="00CC572E" w:rsidP="0049449B">
      <w:pPr>
        <w:numPr>
          <w:ilvl w:val="0"/>
          <w:numId w:val="14"/>
        </w:numPr>
        <w:ind w:left="2484"/>
        <w:contextualSpacing/>
        <w:rPr>
          <w:lang w:val="de-DE" w:eastAsia="de-DE"/>
        </w:rPr>
      </w:pPr>
      <w:r>
        <w:rPr>
          <w:lang w:val="de-DE" w:eastAsia="de-DE"/>
        </w:rPr>
        <w:t>Konbini</w:t>
      </w:r>
    </w:p>
    <w:p w:rsidR="00CC572E" w:rsidRDefault="00CC572E" w:rsidP="00CC572E">
      <w:pPr>
        <w:numPr>
          <w:ilvl w:val="0"/>
          <w:numId w:val="14"/>
        </w:numPr>
        <w:ind w:left="2484"/>
        <w:contextualSpacing/>
        <w:rPr>
          <w:lang w:val="de-DE" w:eastAsia="de-DE"/>
        </w:rPr>
      </w:pPr>
      <w:r>
        <w:rPr>
          <w:lang w:val="de-DE" w:eastAsia="de-DE"/>
        </w:rPr>
        <w:t>Przelewy24</w:t>
      </w:r>
    </w:p>
    <w:p w:rsidR="004860C5" w:rsidRDefault="004860C5" w:rsidP="00CC572E">
      <w:pPr>
        <w:numPr>
          <w:ilvl w:val="0"/>
          <w:numId w:val="14"/>
        </w:numPr>
        <w:ind w:left="2484"/>
        <w:contextualSpacing/>
        <w:rPr>
          <w:lang w:val="de-DE" w:eastAsia="de-DE"/>
        </w:rPr>
      </w:pPr>
      <w:r>
        <w:rPr>
          <w:lang w:val="de-DE" w:eastAsia="de-DE"/>
        </w:rPr>
        <w:t>CashU</w:t>
      </w:r>
    </w:p>
    <w:p w:rsidR="00E348B2" w:rsidRDefault="00E348B2" w:rsidP="00CC572E">
      <w:pPr>
        <w:numPr>
          <w:ilvl w:val="0"/>
          <w:numId w:val="14"/>
        </w:numPr>
        <w:ind w:left="2484"/>
        <w:contextualSpacing/>
        <w:rPr>
          <w:lang w:val="de-DE" w:eastAsia="de-DE"/>
        </w:rPr>
      </w:pPr>
      <w:r>
        <w:rPr>
          <w:lang w:val="de-DE" w:eastAsia="de-DE"/>
        </w:rPr>
        <w:t>Sepa DD</w:t>
      </w:r>
    </w:p>
    <w:p w:rsidR="00A516A8" w:rsidRPr="00AD6A58" w:rsidRDefault="00A516A8" w:rsidP="00CC572E">
      <w:pPr>
        <w:numPr>
          <w:ilvl w:val="0"/>
          <w:numId w:val="14"/>
        </w:numPr>
        <w:ind w:left="2484"/>
        <w:contextualSpacing/>
        <w:rPr>
          <w:lang w:val="de-DE" w:eastAsia="de-DE"/>
        </w:rPr>
      </w:pPr>
      <w:r>
        <w:rPr>
          <w:lang w:val="de-DE" w:eastAsia="de-DE"/>
        </w:rPr>
        <w:t>Klarna</w:t>
      </w:r>
    </w:p>
    <w:p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rsidR="007630F2" w:rsidRDefault="00CC572E" w:rsidP="007630F2">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rsidR="007630F2" w:rsidRDefault="007630F2" w:rsidP="007630F2">
      <w:pPr>
        <w:numPr>
          <w:ilvl w:val="0"/>
          <w:numId w:val="14"/>
        </w:numPr>
        <w:ind w:left="2484"/>
        <w:contextualSpacing/>
        <w:rPr>
          <w:lang w:val="de-DE" w:eastAsia="de-DE"/>
        </w:rPr>
      </w:pPr>
      <w:r>
        <w:rPr>
          <w:lang w:val="de-DE" w:eastAsia="de-DE"/>
        </w:rPr>
        <w:t xml:space="preserve"> WeChat</w:t>
      </w:r>
      <w:r w:rsidR="00DF651C">
        <w:rPr>
          <w:lang w:val="de-DE" w:eastAsia="de-DE"/>
        </w:rPr>
        <w:t xml:space="preserve"> Pay</w:t>
      </w:r>
    </w:p>
    <w:p w:rsidR="007630F2" w:rsidRDefault="007630F2" w:rsidP="007630F2">
      <w:pPr>
        <w:numPr>
          <w:ilvl w:val="0"/>
          <w:numId w:val="14"/>
        </w:numPr>
        <w:ind w:left="2484"/>
        <w:contextualSpacing/>
        <w:rPr>
          <w:lang w:val="de-DE" w:eastAsia="de-DE"/>
        </w:rPr>
      </w:pPr>
      <w:r>
        <w:rPr>
          <w:lang w:val="de-DE" w:eastAsia="de-DE"/>
        </w:rPr>
        <w:t>MOTO</w:t>
      </w:r>
    </w:p>
    <w:p w:rsidR="00C966EF" w:rsidRPr="00C966EF" w:rsidRDefault="005C3135" w:rsidP="00C966EF">
      <w:pPr>
        <w:numPr>
          <w:ilvl w:val="0"/>
          <w:numId w:val="14"/>
        </w:numPr>
        <w:ind w:left="2484"/>
        <w:contextualSpacing/>
        <w:rPr>
          <w:lang w:val="de-DE" w:eastAsia="de-DE"/>
        </w:rPr>
      </w:pPr>
      <w:r>
        <w:rPr>
          <w:lang w:val="de-DE" w:eastAsia="de-DE"/>
        </w:rPr>
        <w:t>Google Pay</w:t>
      </w:r>
    </w:p>
    <w:p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rsidR="00CC572E" w:rsidRDefault="00CC572E" w:rsidP="00AF39B6">
      <w:pPr>
        <w:numPr>
          <w:ilvl w:val="0"/>
          <w:numId w:val="15"/>
        </w:numPr>
        <w:ind w:left="1764"/>
        <w:contextualSpacing/>
        <w:rPr>
          <w:lang w:val="de-DE" w:eastAsia="de-DE"/>
        </w:rPr>
      </w:pPr>
      <w:r>
        <w:rPr>
          <w:lang w:val="de-DE" w:eastAsia="de-DE"/>
        </w:rPr>
        <w:t>Order Cancel Or Refund Job for mac Issue identified orders</w:t>
      </w:r>
    </w:p>
    <w:p w:rsidR="00292C60" w:rsidRPr="00292C60" w:rsidRDefault="00292C60">
      <w:pPr>
        <w:numPr>
          <w:ilvl w:val="0"/>
          <w:numId w:val="15"/>
        </w:numPr>
        <w:ind w:left="1764"/>
        <w:contextualSpacing/>
        <w:rPr>
          <w:lang w:val="de-DE" w:eastAsia="de-DE"/>
        </w:rPr>
      </w:pPr>
      <w:r>
        <w:rPr>
          <w:lang w:val="de-DE" w:eastAsia="de-DE"/>
        </w:rPr>
        <w:t>Order CleanUp Batch Job</w:t>
      </w:r>
    </w:p>
    <w:p w:rsidR="00A22009" w:rsidRPr="0089604F" w:rsidRDefault="00292C60" w:rsidP="00AF39B6">
      <w:pPr>
        <w:numPr>
          <w:ilvl w:val="0"/>
          <w:numId w:val="15"/>
        </w:numPr>
        <w:ind w:left="1764"/>
        <w:contextualSpacing/>
        <w:rPr>
          <w:lang w:val="de-DE" w:eastAsia="de-DE"/>
        </w:rPr>
      </w:pPr>
      <w:r>
        <w:rPr>
          <w:lang w:val="de-DE" w:eastAsia="de-DE"/>
        </w:rPr>
        <w:t xml:space="preserve">APM </w:t>
      </w:r>
      <w:r w:rsidR="00A22009" w:rsidRPr="0089604F">
        <w:rPr>
          <w:lang w:val="de-DE" w:eastAsia="de-DE"/>
        </w:rPr>
        <w:t>Look Up Service</w:t>
      </w:r>
    </w:p>
    <w:p w:rsidR="00A22009" w:rsidRDefault="00A22009" w:rsidP="00AF39B6">
      <w:pPr>
        <w:numPr>
          <w:ilvl w:val="0"/>
          <w:numId w:val="15"/>
        </w:numPr>
        <w:ind w:left="1764"/>
        <w:contextualSpacing/>
        <w:rPr>
          <w:lang w:val="de-DE" w:eastAsia="de-DE"/>
        </w:rPr>
      </w:pPr>
      <w:r w:rsidRPr="0089604F">
        <w:rPr>
          <w:lang w:val="de-DE" w:eastAsia="de-DE"/>
        </w:rPr>
        <w:t>Multiple Merchant ID support</w:t>
      </w:r>
    </w:p>
    <w:p w:rsidR="00812198" w:rsidRDefault="00812198" w:rsidP="00AF39B6">
      <w:pPr>
        <w:numPr>
          <w:ilvl w:val="0"/>
          <w:numId w:val="15"/>
        </w:numPr>
        <w:ind w:left="1764"/>
        <w:contextualSpacing/>
        <w:rPr>
          <w:lang w:val="de-DE" w:eastAsia="de-DE"/>
        </w:rPr>
      </w:pPr>
      <w:r>
        <w:rPr>
          <w:lang w:val="de-DE" w:eastAsia="de-DE"/>
        </w:rPr>
        <w:t>Statement Narrative support</w:t>
      </w:r>
    </w:p>
    <w:p w:rsidR="002A0D10" w:rsidRPr="00356CC9" w:rsidRDefault="00C05A08" w:rsidP="00356CC9">
      <w:pPr>
        <w:numPr>
          <w:ilvl w:val="0"/>
          <w:numId w:val="15"/>
        </w:numPr>
        <w:ind w:left="1764"/>
        <w:contextualSpacing/>
        <w:rPr>
          <w:lang w:val="de-DE" w:eastAsia="de-DE"/>
        </w:rPr>
      </w:pPr>
      <w:r>
        <w:rPr>
          <w:lang w:val="de-DE" w:eastAsia="de-DE"/>
        </w:rPr>
        <w:t>Brazil Integration</w:t>
      </w:r>
    </w:p>
    <w:p w:rsidR="00BD546A" w:rsidRPr="0093572D" w:rsidRDefault="00BD546A" w:rsidP="00BD546A">
      <w:pPr>
        <w:pStyle w:val="Heading1"/>
        <w:numPr>
          <w:ilvl w:val="0"/>
          <w:numId w:val="48"/>
        </w:numPr>
      </w:pPr>
      <w:bookmarkStart w:id="6" w:name="_Toc18418239"/>
      <w:r>
        <w:t>Change Log</w:t>
      </w:r>
      <w:bookmarkEnd w:id="6"/>
    </w:p>
    <w:p w:rsidR="00A22009" w:rsidDel="006C4FE7" w:rsidRDefault="00A22009" w:rsidP="00EB4C14">
      <w:pPr>
        <w:pStyle w:val="BodyText"/>
        <w:keepNext/>
        <w:widowControl w:val="0"/>
        <w:spacing w:before="120" w:after="120" w:line="276" w:lineRule="auto"/>
        <w:ind w:left="720"/>
        <w:jc w:val="left"/>
        <w:rPr>
          <w:del w:id="7" w:author="Poornima Kakani" w:date="2019-02-15T12:37:00Z"/>
          <w:rStyle w:val="SubtleEmphasis"/>
          <w:rFonts w:ascii="Trebuchet MS" w:hAnsi="Trebuchet MS"/>
          <w:color w:val="808080" w:themeColor="background1" w:themeShade="80"/>
          <w:sz w:val="18"/>
          <w:szCs w:val="18"/>
        </w:rPr>
      </w:pPr>
    </w:p>
    <w:tbl>
      <w:tblPr>
        <w:tblStyle w:val="TableGrid"/>
        <w:tblW w:w="10440" w:type="dxa"/>
        <w:tblInd w:w="-185" w:type="dxa"/>
        <w:tblLook w:val="04A0" w:firstRow="1" w:lastRow="0" w:firstColumn="1" w:lastColumn="0" w:noHBand="0" w:noVBand="1"/>
      </w:tblPr>
      <w:tblGrid>
        <w:gridCol w:w="2700"/>
        <w:gridCol w:w="2520"/>
        <w:gridCol w:w="5220"/>
      </w:tblGrid>
      <w:tr w:rsidR="006D09E2" w:rsidTr="00601040">
        <w:tc>
          <w:tcPr>
            <w:tcW w:w="2700" w:type="dxa"/>
          </w:tcPr>
          <w:p w:rsidR="006D09E2" w:rsidRPr="008849C3" w:rsidRDefault="006D09E2" w:rsidP="001A010F">
            <w:pPr>
              <w:pStyle w:val="BodyText"/>
              <w:keepNext/>
              <w:widowControl w:val="0"/>
              <w:spacing w:before="120" w:after="120" w:line="276" w:lineRule="auto"/>
              <w:jc w:val="left"/>
              <w:rPr>
                <w:rStyle w:val="SubtleEmphasis"/>
                <w:rFonts w:ascii="Arial Black" w:hAnsi="Arial Black" w:cstheme="minorHAnsi"/>
                <w:b/>
                <w:i w:val="0"/>
                <w:color w:val="808080" w:themeColor="background1" w:themeShade="80"/>
              </w:rPr>
            </w:pPr>
            <w:r w:rsidRPr="008849C3">
              <w:rPr>
                <w:rStyle w:val="SubtleEmphasis"/>
                <w:rFonts w:asciiTheme="minorHAnsi" w:hAnsiTheme="minorHAnsi" w:cstheme="minorHAnsi"/>
                <w:b/>
                <w:i w:val="0"/>
                <w:color w:val="548DD4" w:themeColor="text2" w:themeTint="99"/>
              </w:rPr>
              <w:t>Release Version</w:t>
            </w:r>
          </w:p>
        </w:tc>
        <w:tc>
          <w:tcPr>
            <w:tcW w:w="25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Date</w:t>
            </w:r>
          </w:p>
        </w:tc>
        <w:tc>
          <w:tcPr>
            <w:tcW w:w="52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Description</w:t>
            </w:r>
          </w:p>
        </w:tc>
      </w:tr>
      <w:tr w:rsidR="008D0DE9" w:rsidTr="00601040">
        <w:tc>
          <w:tcPr>
            <w:tcW w:w="2700" w:type="dxa"/>
          </w:tcPr>
          <w:p w:rsidR="008D0DE9" w:rsidRDefault="008D0DE9"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19.2.0</w:t>
            </w:r>
          </w:p>
        </w:tc>
        <w:tc>
          <w:tcPr>
            <w:tcW w:w="2520" w:type="dxa"/>
          </w:tcPr>
          <w:p w:rsidR="008D0DE9" w:rsidRDefault="008D0DE9"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August 31, 2019</w:t>
            </w:r>
          </w:p>
        </w:tc>
        <w:tc>
          <w:tcPr>
            <w:tcW w:w="5220" w:type="dxa"/>
          </w:tcPr>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Best Practices</w:t>
            </w:r>
          </w:p>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Automation Test Suite</w:t>
            </w:r>
          </w:p>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US Domestic Acquiring (Prime Routing)</w:t>
            </w:r>
          </w:p>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Tokenization (My Acco</w:t>
            </w:r>
            <w:r w:rsidR="00D52536">
              <w:rPr>
                <w:rStyle w:val="SubtleEmphasis"/>
                <w:rFonts w:asciiTheme="minorHAnsi" w:hAnsiTheme="minorHAnsi" w:cstheme="minorHAnsi"/>
                <w:i w:val="0"/>
                <w:sz w:val="20"/>
                <w:szCs w:val="20"/>
              </w:rPr>
              <w:t>u</w:t>
            </w:r>
            <w:r>
              <w:rPr>
                <w:rStyle w:val="SubtleEmphasis"/>
                <w:rFonts w:asciiTheme="minorHAnsi" w:hAnsiTheme="minorHAnsi" w:cstheme="minorHAnsi"/>
                <w:i w:val="0"/>
                <w:sz w:val="20"/>
                <w:szCs w:val="20"/>
              </w:rPr>
              <w:t>nt</w:t>
            </w:r>
            <w:r w:rsidR="00D52536">
              <w:rPr>
                <w:rStyle w:val="SubtleEmphasis"/>
                <w:rFonts w:asciiTheme="minorHAnsi" w:hAnsiTheme="minorHAnsi" w:cstheme="minorHAnsi"/>
                <w:i w:val="0"/>
                <w:sz w:val="20"/>
                <w:szCs w:val="20"/>
              </w:rPr>
              <w:t>-Add Card/Delete Card</w:t>
            </w:r>
            <w:r>
              <w:rPr>
                <w:rStyle w:val="SubtleEmphasis"/>
                <w:rFonts w:asciiTheme="minorHAnsi" w:hAnsiTheme="minorHAnsi" w:cstheme="minorHAnsi"/>
                <w:i w:val="0"/>
                <w:sz w:val="20"/>
                <w:szCs w:val="20"/>
              </w:rPr>
              <w:t>)</w:t>
            </w:r>
          </w:p>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Stored Credential Improved Flow</w:t>
            </w:r>
          </w:p>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3ds2</w:t>
            </w:r>
          </w:p>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Security Fixes</w:t>
            </w:r>
          </w:p>
          <w:p w:rsidR="008D0DE9" w:rsidRDefault="008D0DE9"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proofErr w:type="spellStart"/>
            <w:r>
              <w:rPr>
                <w:rStyle w:val="SubtleEmphasis"/>
                <w:rFonts w:asciiTheme="minorHAnsi" w:hAnsiTheme="minorHAnsi" w:cstheme="minorHAnsi"/>
                <w:i w:val="0"/>
                <w:sz w:val="20"/>
                <w:szCs w:val="20"/>
              </w:rPr>
              <w:t>CodeCept</w:t>
            </w:r>
            <w:proofErr w:type="spellEnd"/>
            <w:r>
              <w:rPr>
                <w:rStyle w:val="SubtleEmphasis"/>
                <w:rFonts w:asciiTheme="minorHAnsi" w:hAnsiTheme="minorHAnsi" w:cstheme="minorHAnsi"/>
                <w:i w:val="0"/>
                <w:sz w:val="20"/>
                <w:szCs w:val="20"/>
              </w:rPr>
              <w:t xml:space="preserve"> JS</w:t>
            </w:r>
          </w:p>
          <w:p w:rsidR="00EB4ABB" w:rsidRPr="00022BB5" w:rsidRDefault="00EB4ABB" w:rsidP="00022BB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Previous Releases Feedbacks</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19.1.0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Mar 20</w:t>
            </w:r>
            <w:r w:rsidRPr="00775D78">
              <w:rPr>
                <w:rStyle w:val="SubtleEmphasis"/>
                <w:rFonts w:asciiTheme="minorHAnsi" w:hAnsiTheme="minorHAnsi" w:cstheme="minorHAnsi"/>
                <w:i w:val="0"/>
                <w:sz w:val="20"/>
                <w:szCs w:val="20"/>
              </w:rPr>
              <w:t>, 2019</w:t>
            </w:r>
          </w:p>
        </w:tc>
        <w:tc>
          <w:tcPr>
            <w:tcW w:w="5220" w:type="dxa"/>
          </w:tcPr>
          <w:p w:rsidR="005C3135" w:rsidRPr="005C3135" w:rsidRDefault="005C3135" w:rsidP="00653480">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5C3135">
              <w:rPr>
                <w:rStyle w:val="SubtleEmphasis"/>
                <w:rFonts w:asciiTheme="minorHAnsi" w:hAnsiTheme="minorHAnsi" w:cstheme="minorHAnsi"/>
                <w:i w:val="0"/>
                <w:sz w:val="20"/>
                <w:szCs w:val="20"/>
              </w:rPr>
              <w:t xml:space="preserve">Google </w:t>
            </w:r>
            <w:r>
              <w:rPr>
                <w:rStyle w:val="SubtleEmphasis"/>
                <w:rFonts w:asciiTheme="minorHAnsi" w:hAnsiTheme="minorHAnsi" w:cstheme="minorHAnsi"/>
                <w:i w:val="0"/>
                <w:sz w:val="20"/>
                <w:szCs w:val="20"/>
              </w:rPr>
              <w:t>Pay</w:t>
            </w:r>
          </w:p>
          <w:p w:rsidR="005C3135" w:rsidRPr="005C3135"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Stored Credentials</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Release 18.3.0 Feedback</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601040">
              <w:rPr>
                <w:rStyle w:val="SubtleEmphasis"/>
                <w:rFonts w:asciiTheme="minorHAnsi" w:hAnsiTheme="minorHAnsi" w:cstheme="minorHAnsi"/>
                <w:i w:val="0"/>
                <w:sz w:val="20"/>
                <w:szCs w:val="20"/>
              </w:rPr>
              <w:t>18.3.0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775D78">
              <w:rPr>
                <w:rStyle w:val="SubtleEmphasis"/>
                <w:rFonts w:asciiTheme="minorHAnsi" w:hAnsiTheme="minorHAnsi" w:cstheme="minorHAnsi"/>
                <w:i w:val="0"/>
                <w:sz w:val="20"/>
                <w:szCs w:val="20"/>
              </w:rPr>
              <w:t>Feb 18, 2019</w:t>
            </w:r>
          </w:p>
        </w:tc>
        <w:tc>
          <w:tcPr>
            <w:tcW w:w="5220" w:type="dxa"/>
          </w:tcPr>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WeChat implementation</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Alternative payment method</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Merchant token</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sidRPr="00E35D61">
              <w:rPr>
                <w:rStyle w:val="SubtleEmphasis"/>
                <w:rFonts w:asciiTheme="minorHAnsi" w:hAnsiTheme="minorHAnsi" w:cstheme="minorHAnsi"/>
                <w:i w:val="0"/>
                <w:sz w:val="20"/>
                <w:szCs w:val="20"/>
              </w:rPr>
              <w:t>MOTO payment method</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18.2</w:t>
            </w:r>
            <w:r w:rsidRPr="00601040">
              <w:rPr>
                <w:rStyle w:val="SubtleEmphasis"/>
                <w:rFonts w:asciiTheme="minorHAnsi" w:hAnsiTheme="minorHAnsi" w:cstheme="minorHAnsi"/>
                <w:i w:val="0"/>
                <w:sz w:val="20"/>
                <w:szCs w:val="20"/>
              </w:rPr>
              <w:t>.0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Jul 16, 2018</w:t>
            </w:r>
          </w:p>
        </w:tc>
        <w:tc>
          <w:tcPr>
            <w:tcW w:w="5220" w:type="dxa"/>
          </w:tcPr>
          <w:p w:rsidR="005C3135" w:rsidRPr="00247822"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Complete SFRA implementation</w:t>
            </w:r>
          </w:p>
        </w:tc>
      </w:tr>
    </w:tbl>
    <w:p w:rsidR="001A010F" w:rsidRPr="005241E7" w:rsidRDefault="001A010F"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D76864" w:rsidRDefault="00D76864" w:rsidP="003C780D">
      <w:pPr>
        <w:pStyle w:val="Standard1"/>
        <w:ind w:left="360"/>
      </w:pPr>
    </w:p>
    <w:p w:rsidR="00335F50" w:rsidRDefault="00335F50">
      <w:pPr>
        <w:rPr>
          <w:rFonts w:ascii="Trebuchet MS" w:hAnsi="Trebuchet MS"/>
          <w:sz w:val="20"/>
          <w:szCs w:val="20"/>
        </w:rPr>
      </w:pPr>
      <w:r>
        <w:br w:type="page"/>
      </w:r>
    </w:p>
    <w:p w:rsidR="00276903" w:rsidRDefault="00755D05" w:rsidP="00B761DF">
      <w:pPr>
        <w:pStyle w:val="Heading1"/>
        <w:numPr>
          <w:ilvl w:val="0"/>
          <w:numId w:val="48"/>
        </w:numPr>
      </w:pPr>
      <w:bookmarkStart w:id="8" w:name="_Toc78862414"/>
      <w:bookmarkStart w:id="9" w:name="_Toc18418240"/>
      <w:r>
        <w:lastRenderedPageBreak/>
        <w:t>IMPLEMENTATION GUIDE</w:t>
      </w:r>
      <w:bookmarkEnd w:id="9"/>
    </w:p>
    <w:p w:rsidR="002D34BF" w:rsidRDefault="008278B0" w:rsidP="00AC28C4">
      <w:pPr>
        <w:ind w:left="1080"/>
      </w:pPr>
      <w:bookmarkStart w:id="10" w:name="_Toc260057668"/>
      <w:bookmarkStart w:id="11" w:name="_Toc405997355"/>
      <w:r>
        <w:tab/>
      </w:r>
      <w:bookmarkEnd w:id="10"/>
      <w:bookmarkEnd w:id="11"/>
    </w:p>
    <w:p w:rsidR="002D34BF" w:rsidRPr="008D3B13" w:rsidRDefault="00755D05" w:rsidP="00D50DE0">
      <w:pPr>
        <w:pStyle w:val="Heading2"/>
        <w:numPr>
          <w:ilvl w:val="1"/>
          <w:numId w:val="104"/>
        </w:numPr>
      </w:pPr>
      <w:bookmarkStart w:id="12" w:name="_Toc405997356"/>
      <w:bookmarkStart w:id="13" w:name="_Toc18418241"/>
      <w:r w:rsidRPr="008D3B13">
        <w:t>INSTALLATION</w:t>
      </w:r>
      <w:bookmarkEnd w:id="12"/>
      <w:bookmarkEnd w:id="13"/>
    </w:p>
    <w:p w:rsidR="00FF5D6C" w:rsidRDefault="00FF5D6C" w:rsidP="00D50DE0">
      <w:pPr>
        <w:pStyle w:val="Heading3"/>
        <w:keepNext/>
        <w:keepLines/>
        <w:numPr>
          <w:ilvl w:val="2"/>
          <w:numId w:val="104"/>
        </w:numPr>
        <w:pBdr>
          <w:bottom w:val="none" w:sz="0" w:space="0" w:color="auto"/>
        </w:pBdr>
        <w:spacing w:line="276" w:lineRule="auto"/>
        <w:ind w:left="1764"/>
        <w:rPr>
          <w:i w:val="0"/>
          <w:sz w:val="24"/>
          <w:szCs w:val="24"/>
        </w:rPr>
      </w:pPr>
      <w:bookmarkStart w:id="14" w:name="_Toc509417726"/>
      <w:bookmarkStart w:id="15" w:name="_Toc405997357"/>
      <w:bookmarkStart w:id="16" w:name="_Toc18418242"/>
      <w:r w:rsidRPr="004B3F4B">
        <w:rPr>
          <w:i w:val="0"/>
          <w:sz w:val="24"/>
          <w:szCs w:val="24"/>
        </w:rPr>
        <w:t>Adding the Cartridges in Salesforce Commerce Cloud Studio</w:t>
      </w:r>
      <w:bookmarkEnd w:id="14"/>
      <w:bookmarkEnd w:id="16"/>
    </w:p>
    <w:p w:rsidR="006D22BF" w:rsidRPr="006D22BF" w:rsidRDefault="006D22BF" w:rsidP="006D22BF"/>
    <w:p w:rsidR="00997181" w:rsidRDefault="00FF5D6C" w:rsidP="002D34BF">
      <w:pPr>
        <w:ind w:left="1080"/>
      </w:pPr>
      <w:r>
        <w:t xml:space="preserve">Inside </w:t>
      </w:r>
      <w:r w:rsidR="00AC28C4">
        <w:t xml:space="preserve">cartridges directory </w:t>
      </w:r>
      <w:r w:rsidR="002751F5">
        <w:t xml:space="preserve">in </w:t>
      </w:r>
      <w:proofErr w:type="spellStart"/>
      <w:r w:rsidR="000B0883" w:rsidRPr="00A52437">
        <w:rPr>
          <w:b/>
        </w:rPr>
        <w:t>int</w:t>
      </w:r>
      <w:r w:rsidRPr="00A52437">
        <w:rPr>
          <w:b/>
        </w:rPr>
        <w:t>_worldpay</w:t>
      </w:r>
      <w:r w:rsidR="000B0883" w:rsidRPr="00A52437">
        <w:rPr>
          <w:b/>
        </w:rPr>
        <w:t>_sfra</w:t>
      </w:r>
      <w:proofErr w:type="spellEnd"/>
      <w:r w:rsidRPr="00A52437">
        <w:rPr>
          <w:b/>
        </w:rPr>
        <w:t xml:space="preserve"> </w:t>
      </w:r>
      <w:r>
        <w:t xml:space="preserve">folder, open </w:t>
      </w:r>
      <w:proofErr w:type="spellStart"/>
      <w:r>
        <w:t>package.json</w:t>
      </w:r>
      <w:proofErr w:type="spellEnd"/>
      <w:r>
        <w:t xml:space="preserve"> and ensure the base path mentioned is correctly resolved (please provide the correct path to </w:t>
      </w:r>
      <w:proofErr w:type="spellStart"/>
      <w:r>
        <w:t>app_storefront_base</w:t>
      </w:r>
      <w:proofErr w:type="spellEnd"/>
      <w:r>
        <w:t>), open the command prompt and run ‘</w:t>
      </w:r>
      <w:proofErr w:type="spellStart"/>
      <w:r w:rsidRPr="00D02625">
        <w:t>npm</w:t>
      </w:r>
      <w:proofErr w:type="spellEnd"/>
      <w:r w:rsidRPr="00D02625">
        <w:t xml:space="preserve"> install</w:t>
      </w:r>
      <w:r>
        <w:t>’ (assuming node.js (8.9.4 and above) is installed</w:t>
      </w:r>
      <w:r w:rsidR="000704AE">
        <w:t>). Run</w:t>
      </w:r>
      <w:r>
        <w:t xml:space="preserve"> the “</w:t>
      </w:r>
      <w:proofErr w:type="spellStart"/>
      <w:r w:rsidRPr="0029603E">
        <w:t>npm</w:t>
      </w:r>
      <w:proofErr w:type="spellEnd"/>
      <w:r w:rsidRPr="0029603E">
        <w:t xml:space="preserve"> run </w:t>
      </w:r>
      <w:proofErr w:type="spellStart"/>
      <w:r w:rsidRPr="0029603E">
        <w:t>compile</w:t>
      </w:r>
      <w:proofErr w:type="gramStart"/>
      <w:r w:rsidRPr="0029603E">
        <w:t>:js</w:t>
      </w:r>
      <w:proofErr w:type="spellEnd"/>
      <w:proofErr w:type="gramEnd"/>
      <w:r>
        <w:t>” followed by “</w:t>
      </w:r>
      <w:proofErr w:type="spellStart"/>
      <w:r w:rsidRPr="0029603E">
        <w:t>npm</w:t>
      </w:r>
      <w:proofErr w:type="spellEnd"/>
      <w:r w:rsidRPr="0029603E">
        <w:t xml:space="preserve"> run </w:t>
      </w:r>
      <w:proofErr w:type="spellStart"/>
      <w:r w:rsidRPr="0029603E">
        <w:t>compile:scss</w:t>
      </w:r>
      <w:proofErr w:type="spellEnd"/>
      <w:r>
        <w:t xml:space="preserve">”. Create the </w:t>
      </w:r>
      <w:proofErr w:type="spellStart"/>
      <w:r w:rsidRPr="005660EA">
        <w:t>dw.json</w:t>
      </w:r>
      <w:proofErr w:type="spellEnd"/>
      <w:r w:rsidR="00D40224">
        <w:t xml:space="preserve"> </w:t>
      </w:r>
      <w:proofErr w:type="gramStart"/>
      <w:r w:rsidR="00D40224">
        <w:t>file</w:t>
      </w:r>
      <w:r w:rsidR="00997181">
        <w:t>(</w:t>
      </w:r>
      <w:proofErr w:type="gramEnd"/>
    </w:p>
    <w:p w:rsidR="00997181" w:rsidRPr="00997181" w:rsidRDefault="00997181" w:rsidP="009971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97181">
        <w:rPr>
          <w:rFonts w:ascii="Consolas" w:eastAsia="Times New Roman" w:hAnsi="Consolas" w:cs="Courier New"/>
          <w:color w:val="24292E"/>
          <w:sz w:val="20"/>
          <w:szCs w:val="20"/>
        </w:rPr>
        <w:t>{</w:t>
      </w:r>
    </w:p>
    <w:p w:rsidR="00997181" w:rsidRPr="00997181" w:rsidRDefault="00997181" w:rsidP="009971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w:t>
      </w:r>
      <w:proofErr w:type="gramStart"/>
      <w:r w:rsidRPr="00997181">
        <w:rPr>
          <w:rFonts w:ascii="Consolas" w:eastAsia="Times New Roman" w:hAnsi="Consolas" w:cs="Courier New"/>
          <w:color w:val="032F62"/>
          <w:sz w:val="20"/>
          <w:szCs w:val="20"/>
        </w:rPr>
        <w:t>hostname</w:t>
      </w:r>
      <w:proofErr w:type="gramEnd"/>
      <w:r w:rsidRPr="00997181">
        <w:rPr>
          <w:rFonts w:ascii="Consolas" w:eastAsia="Times New Roman" w:hAnsi="Consolas" w:cs="Courier New"/>
          <w:color w:val="032F62"/>
          <w:sz w:val="20"/>
          <w:szCs w:val="20"/>
        </w:rPr>
        <w:t>"</w:t>
      </w: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"your-sandbox-hostname.demandware.net"</w:t>
      </w:r>
      <w:r w:rsidRPr="00997181">
        <w:rPr>
          <w:rFonts w:ascii="Consolas" w:eastAsia="Times New Roman" w:hAnsi="Consolas" w:cs="Courier New"/>
          <w:color w:val="24292E"/>
          <w:sz w:val="20"/>
          <w:szCs w:val="20"/>
        </w:rPr>
        <w:t>,</w:t>
      </w:r>
    </w:p>
    <w:p w:rsidR="00997181" w:rsidRPr="00997181" w:rsidRDefault="00997181" w:rsidP="009971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w:t>
      </w:r>
      <w:proofErr w:type="gramStart"/>
      <w:r w:rsidRPr="00997181">
        <w:rPr>
          <w:rFonts w:ascii="Consolas" w:eastAsia="Times New Roman" w:hAnsi="Consolas" w:cs="Courier New"/>
          <w:color w:val="032F62"/>
          <w:sz w:val="20"/>
          <w:szCs w:val="20"/>
        </w:rPr>
        <w:t>username</w:t>
      </w:r>
      <w:proofErr w:type="gramEnd"/>
      <w:r w:rsidRPr="00997181">
        <w:rPr>
          <w:rFonts w:ascii="Consolas" w:eastAsia="Times New Roman" w:hAnsi="Consolas" w:cs="Courier New"/>
          <w:color w:val="032F62"/>
          <w:sz w:val="20"/>
          <w:szCs w:val="20"/>
        </w:rPr>
        <w:t>"</w:t>
      </w: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w:t>
      </w:r>
      <w:proofErr w:type="spellStart"/>
      <w:r w:rsidRPr="00997181">
        <w:rPr>
          <w:rFonts w:ascii="Consolas" w:eastAsia="Times New Roman" w:hAnsi="Consolas" w:cs="Courier New"/>
          <w:color w:val="032F62"/>
          <w:sz w:val="20"/>
          <w:szCs w:val="20"/>
        </w:rPr>
        <w:t>yourlogin</w:t>
      </w:r>
      <w:proofErr w:type="spellEnd"/>
      <w:r w:rsidRPr="00997181">
        <w:rPr>
          <w:rFonts w:ascii="Consolas" w:eastAsia="Times New Roman" w:hAnsi="Consolas" w:cs="Courier New"/>
          <w:color w:val="032F62"/>
          <w:sz w:val="20"/>
          <w:szCs w:val="20"/>
        </w:rPr>
        <w:t>"</w:t>
      </w:r>
      <w:r w:rsidRPr="00997181">
        <w:rPr>
          <w:rFonts w:ascii="Consolas" w:eastAsia="Times New Roman" w:hAnsi="Consolas" w:cs="Courier New"/>
          <w:color w:val="24292E"/>
          <w:sz w:val="20"/>
          <w:szCs w:val="20"/>
        </w:rPr>
        <w:t>,</w:t>
      </w:r>
    </w:p>
    <w:p w:rsidR="00997181" w:rsidRPr="00997181" w:rsidRDefault="00997181" w:rsidP="009971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w:t>
      </w:r>
      <w:proofErr w:type="gramStart"/>
      <w:r w:rsidRPr="00997181">
        <w:rPr>
          <w:rFonts w:ascii="Consolas" w:eastAsia="Times New Roman" w:hAnsi="Consolas" w:cs="Courier New"/>
          <w:color w:val="032F62"/>
          <w:sz w:val="20"/>
          <w:szCs w:val="20"/>
        </w:rPr>
        <w:t>password</w:t>
      </w:r>
      <w:proofErr w:type="gramEnd"/>
      <w:r w:rsidRPr="00997181">
        <w:rPr>
          <w:rFonts w:ascii="Consolas" w:eastAsia="Times New Roman" w:hAnsi="Consolas" w:cs="Courier New"/>
          <w:color w:val="032F62"/>
          <w:sz w:val="20"/>
          <w:szCs w:val="20"/>
        </w:rPr>
        <w:t>"</w:t>
      </w: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w:t>
      </w:r>
      <w:proofErr w:type="spellStart"/>
      <w:r w:rsidRPr="00997181">
        <w:rPr>
          <w:rFonts w:ascii="Consolas" w:eastAsia="Times New Roman" w:hAnsi="Consolas" w:cs="Courier New"/>
          <w:color w:val="032F62"/>
          <w:sz w:val="20"/>
          <w:szCs w:val="20"/>
        </w:rPr>
        <w:t>yourpwd</w:t>
      </w:r>
      <w:proofErr w:type="spellEnd"/>
      <w:r w:rsidRPr="00997181">
        <w:rPr>
          <w:rFonts w:ascii="Consolas" w:eastAsia="Times New Roman" w:hAnsi="Consolas" w:cs="Courier New"/>
          <w:color w:val="032F62"/>
          <w:sz w:val="20"/>
          <w:szCs w:val="20"/>
        </w:rPr>
        <w:t>"</w:t>
      </w:r>
      <w:r w:rsidRPr="00997181">
        <w:rPr>
          <w:rFonts w:ascii="Consolas" w:eastAsia="Times New Roman" w:hAnsi="Consolas" w:cs="Courier New"/>
          <w:color w:val="24292E"/>
          <w:sz w:val="20"/>
          <w:szCs w:val="20"/>
        </w:rPr>
        <w:t>,</w:t>
      </w:r>
    </w:p>
    <w:p w:rsidR="00997181" w:rsidRPr="00997181" w:rsidRDefault="00997181" w:rsidP="009971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w:t>
      </w:r>
      <w:proofErr w:type="gramStart"/>
      <w:r w:rsidRPr="00997181">
        <w:rPr>
          <w:rFonts w:ascii="Consolas" w:eastAsia="Times New Roman" w:hAnsi="Consolas" w:cs="Courier New"/>
          <w:color w:val="032F62"/>
          <w:sz w:val="20"/>
          <w:szCs w:val="20"/>
        </w:rPr>
        <w:t>code-version</w:t>
      </w:r>
      <w:proofErr w:type="gramEnd"/>
      <w:r w:rsidRPr="00997181">
        <w:rPr>
          <w:rFonts w:ascii="Consolas" w:eastAsia="Times New Roman" w:hAnsi="Consolas" w:cs="Courier New"/>
          <w:color w:val="032F62"/>
          <w:sz w:val="20"/>
          <w:szCs w:val="20"/>
        </w:rPr>
        <w:t>"</w:t>
      </w:r>
      <w:r w:rsidRPr="00997181">
        <w:rPr>
          <w:rFonts w:ascii="Consolas" w:eastAsia="Times New Roman" w:hAnsi="Consolas" w:cs="Courier New"/>
          <w:color w:val="24292E"/>
          <w:sz w:val="20"/>
          <w:szCs w:val="20"/>
        </w:rPr>
        <w:t xml:space="preserve">: </w:t>
      </w:r>
      <w:r w:rsidRPr="00997181">
        <w:rPr>
          <w:rFonts w:ascii="Consolas" w:eastAsia="Times New Roman" w:hAnsi="Consolas" w:cs="Courier New"/>
          <w:color w:val="032F62"/>
          <w:sz w:val="20"/>
          <w:szCs w:val="20"/>
        </w:rPr>
        <w:t>"</w:t>
      </w:r>
      <w:proofErr w:type="spellStart"/>
      <w:r w:rsidRPr="00997181">
        <w:rPr>
          <w:rFonts w:ascii="Consolas" w:eastAsia="Times New Roman" w:hAnsi="Consolas" w:cs="Courier New"/>
          <w:color w:val="032F62"/>
          <w:sz w:val="20"/>
          <w:szCs w:val="20"/>
        </w:rPr>
        <w:t>version_to_upload_to</w:t>
      </w:r>
      <w:proofErr w:type="spellEnd"/>
      <w:r w:rsidRPr="00997181">
        <w:rPr>
          <w:rFonts w:ascii="Consolas" w:eastAsia="Times New Roman" w:hAnsi="Consolas" w:cs="Courier New"/>
          <w:color w:val="032F62"/>
          <w:sz w:val="20"/>
          <w:szCs w:val="20"/>
        </w:rPr>
        <w:t>"</w:t>
      </w:r>
    </w:p>
    <w:p w:rsidR="00997181" w:rsidRPr="00997181" w:rsidRDefault="00997181" w:rsidP="009971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997181">
        <w:rPr>
          <w:rFonts w:ascii="Consolas" w:eastAsia="Times New Roman" w:hAnsi="Consolas" w:cs="Courier New"/>
          <w:color w:val="24292E"/>
          <w:sz w:val="20"/>
          <w:szCs w:val="20"/>
        </w:rPr>
        <w:t>}</w:t>
      </w:r>
    </w:p>
    <w:p w:rsidR="00997181" w:rsidRDefault="00997181" w:rsidP="002D34BF">
      <w:pPr>
        <w:ind w:left="1080"/>
      </w:pPr>
    </w:p>
    <w:p w:rsidR="002D34BF" w:rsidRPr="008D3B13" w:rsidRDefault="00997181" w:rsidP="002D34BF">
      <w:pPr>
        <w:ind w:left="1080"/>
      </w:pPr>
      <w:r>
        <w:t>)</w:t>
      </w:r>
      <w:r w:rsidR="00D40224">
        <w:t xml:space="preserve"> at the </w:t>
      </w:r>
      <w:proofErr w:type="spellStart"/>
      <w:r w:rsidR="00D40224">
        <w:t>location.</w:t>
      </w:r>
      <w:r w:rsidR="00FF5D6C">
        <w:t>Upload</w:t>
      </w:r>
      <w:proofErr w:type="spellEnd"/>
      <w:r w:rsidR="00FF5D6C">
        <w:t xml:space="preserve"> the code to the environment using the command ‘</w:t>
      </w:r>
      <w:proofErr w:type="spellStart"/>
      <w:r w:rsidR="00FF5D6C" w:rsidRPr="00D02625">
        <w:t>npm</w:t>
      </w:r>
      <w:proofErr w:type="spellEnd"/>
      <w:r w:rsidR="00FF5D6C" w:rsidRPr="00D02625">
        <w:t xml:space="preserve"> run </w:t>
      </w:r>
      <w:proofErr w:type="spellStart"/>
      <w:r w:rsidR="00FF5D6C" w:rsidRPr="00D02625">
        <w:t>uploadCartridge</w:t>
      </w:r>
      <w:proofErr w:type="spellEnd"/>
      <w:r w:rsidR="00FF5D6C">
        <w:t xml:space="preserve">’. Please go to the </w:t>
      </w:r>
      <w:proofErr w:type="spellStart"/>
      <w:r w:rsidR="00351840" w:rsidRPr="00C57044">
        <w:rPr>
          <w:b/>
        </w:rPr>
        <w:t>int_worldpay_sfra</w:t>
      </w:r>
      <w:r w:rsidR="00441FAC" w:rsidRPr="00C57044">
        <w:rPr>
          <w:b/>
        </w:rPr>
        <w:t>:</w:t>
      </w:r>
      <w:r w:rsidR="00D61760">
        <w:rPr>
          <w:b/>
        </w:rPr>
        <w:t>int_worldpay_core:int_worldpay_csc</w:t>
      </w:r>
      <w:proofErr w:type="spellEnd"/>
      <w:r w:rsidR="00D61760">
        <w:rPr>
          <w:b/>
        </w:rPr>
        <w:t xml:space="preserve"> </w:t>
      </w:r>
      <w:r w:rsidR="00FF5D6C">
        <w:t xml:space="preserve">cartridge and upload the code by configuring the various parameters in the sample </w:t>
      </w:r>
      <w:proofErr w:type="spellStart"/>
      <w:r w:rsidR="00FF5D6C">
        <w:t>dw.json</w:t>
      </w:r>
      <w:proofErr w:type="spellEnd"/>
      <w:r w:rsidR="00FF5D6C">
        <w:t>.</w:t>
      </w:r>
      <w:bookmarkEnd w:id="15"/>
    </w:p>
    <w:p w:rsidR="00FF5D6C" w:rsidRDefault="00FF5D6C" w:rsidP="00D50DE0">
      <w:pPr>
        <w:pStyle w:val="Heading3"/>
        <w:keepNext/>
        <w:keepLines/>
        <w:numPr>
          <w:ilvl w:val="2"/>
          <w:numId w:val="104"/>
        </w:numPr>
        <w:pBdr>
          <w:bottom w:val="none" w:sz="0" w:space="0" w:color="auto"/>
        </w:pBdr>
        <w:spacing w:line="276" w:lineRule="auto"/>
        <w:ind w:left="1764"/>
        <w:rPr>
          <w:i w:val="0"/>
          <w:sz w:val="24"/>
          <w:szCs w:val="24"/>
        </w:rPr>
      </w:pPr>
      <w:bookmarkStart w:id="17" w:name="_Toc509417727"/>
      <w:bookmarkStart w:id="18" w:name="_Toc405997358"/>
      <w:bookmarkStart w:id="19" w:name="_Toc18418243"/>
      <w:r w:rsidRPr="004B3F4B">
        <w:rPr>
          <w:i w:val="0"/>
          <w:sz w:val="24"/>
          <w:szCs w:val="24"/>
        </w:rPr>
        <w:t>IP Address</w:t>
      </w:r>
      <w:bookmarkEnd w:id="17"/>
      <w:bookmarkEnd w:id="19"/>
    </w:p>
    <w:p w:rsidR="006D22BF" w:rsidRPr="006D22BF" w:rsidRDefault="006D22BF" w:rsidP="006D22BF"/>
    <w:p w:rsidR="00FF5D6C" w:rsidRPr="007B1A2D" w:rsidRDefault="00FF5D6C" w:rsidP="00FF5D6C">
      <w:pPr>
        <w:ind w:left="1080"/>
      </w:pPr>
      <w:r>
        <w:t>Please provide outgoing IP of your client in order to white list your IP otherwise some of the attempts to make payment will be marked as fraud.</w:t>
      </w:r>
    </w:p>
    <w:p w:rsidR="002D34BF" w:rsidRDefault="00EA210F" w:rsidP="00D50DE0">
      <w:pPr>
        <w:pStyle w:val="Heading3"/>
        <w:keepNext/>
        <w:keepLines/>
        <w:numPr>
          <w:ilvl w:val="2"/>
          <w:numId w:val="104"/>
        </w:numPr>
        <w:pBdr>
          <w:bottom w:val="none" w:sz="0" w:space="0" w:color="auto"/>
        </w:pBdr>
        <w:spacing w:line="276" w:lineRule="auto"/>
        <w:ind w:left="1764"/>
        <w:rPr>
          <w:i w:val="0"/>
          <w:sz w:val="24"/>
          <w:szCs w:val="24"/>
        </w:rPr>
      </w:pPr>
      <w:bookmarkStart w:id="20" w:name="_Toc18418244"/>
      <w:r w:rsidRPr="004B3F4B">
        <w:rPr>
          <w:i w:val="0"/>
          <w:sz w:val="24"/>
          <w:szCs w:val="24"/>
        </w:rPr>
        <w:t>Activating the Cartridge</w:t>
      </w:r>
      <w:r w:rsidR="00A7679B" w:rsidRPr="004B3F4B">
        <w:rPr>
          <w:i w:val="0"/>
          <w:sz w:val="24"/>
          <w:szCs w:val="24"/>
        </w:rPr>
        <w:t>s</w:t>
      </w:r>
      <w:r w:rsidRPr="004B3F4B">
        <w:rPr>
          <w:i w:val="0"/>
          <w:sz w:val="24"/>
          <w:szCs w:val="24"/>
        </w:rPr>
        <w:t xml:space="preserve"> </w:t>
      </w:r>
      <w:r w:rsidR="00310463" w:rsidRPr="004B3F4B">
        <w:rPr>
          <w:i w:val="0"/>
          <w:sz w:val="24"/>
          <w:szCs w:val="24"/>
        </w:rPr>
        <w:t>in</w:t>
      </w:r>
      <w:r w:rsidRPr="004B3F4B">
        <w:rPr>
          <w:i w:val="0"/>
          <w:sz w:val="24"/>
          <w:szCs w:val="24"/>
        </w:rPr>
        <w:t xml:space="preserve"> Business Manager</w:t>
      </w:r>
      <w:bookmarkEnd w:id="18"/>
      <w:bookmarkEnd w:id="20"/>
    </w:p>
    <w:p w:rsidR="006D22BF" w:rsidRPr="006D22BF" w:rsidRDefault="006D22BF" w:rsidP="006D22BF"/>
    <w:p w:rsidR="0015390C" w:rsidRPr="00F95910" w:rsidRDefault="0015390C" w:rsidP="0015390C">
      <w:pPr>
        <w:ind w:left="1080"/>
        <w:jc w:val="both"/>
      </w:pPr>
      <w:r w:rsidRPr="00F95910">
        <w:t xml:space="preserve">Before the </w:t>
      </w:r>
      <w:proofErr w:type="gramStart"/>
      <w:r w:rsidR="00C04461">
        <w:t>Worldpay</w:t>
      </w:r>
      <w:proofErr w:type="gramEnd"/>
      <w:r w:rsidRPr="00F95910">
        <w:t xml:space="preserve"> functionality can become available to </w:t>
      </w:r>
      <w:r>
        <w:t>Reference Architecture</w:t>
      </w:r>
      <w:r w:rsidRPr="00F95910">
        <w:t xml:space="preserve">, the cartridges </w:t>
      </w:r>
      <w:r w:rsidR="008E1649">
        <w:t>needs</w:t>
      </w:r>
      <w:r w:rsidRPr="00F95910">
        <w:t xml:space="preserve"> to be added to the cartridge path of the Site in question. In order to do this, follow the following instructions:</w:t>
      </w:r>
    </w:p>
    <w:p w:rsidR="0015390C" w:rsidRPr="008D3B13" w:rsidRDefault="0015390C" w:rsidP="00B761DF">
      <w:pPr>
        <w:pStyle w:val="ListParagraph"/>
        <w:numPr>
          <w:ilvl w:val="0"/>
          <w:numId w:val="32"/>
        </w:numPr>
        <w:ind w:left="1080" w:firstLine="0"/>
      </w:pPr>
      <w:r w:rsidRPr="008D3B13">
        <w:t>Log into Business Manager</w:t>
      </w:r>
    </w:p>
    <w:p w:rsidR="0015390C" w:rsidRPr="008D3B13" w:rsidRDefault="0015390C" w:rsidP="00B761DF">
      <w:pPr>
        <w:pStyle w:val="ListParagraph"/>
        <w:numPr>
          <w:ilvl w:val="0"/>
          <w:numId w:val="32"/>
        </w:numPr>
        <w:ind w:left="1080" w:firstLine="0"/>
      </w:pPr>
      <w:r w:rsidRPr="008D3B13">
        <w:t xml:space="preserve">Navigate to </w:t>
      </w:r>
      <w:r w:rsidRPr="008D3B13">
        <w:rPr>
          <w:i/>
          <w:u w:val="single"/>
        </w:rPr>
        <w:t xml:space="preserve">Administration </w:t>
      </w:r>
      <w:r w:rsidRPr="008D3B13">
        <w:rPr>
          <w:i/>
          <w:u w:val="single"/>
        </w:rPr>
        <w:sym w:font="Wingdings" w:char="F0E0"/>
      </w:r>
      <w:r w:rsidRPr="008D3B13">
        <w:rPr>
          <w:i/>
          <w:u w:val="single"/>
        </w:rPr>
        <w:t xml:space="preserve"> Sites </w:t>
      </w:r>
      <w:r w:rsidRPr="008D3B13">
        <w:rPr>
          <w:i/>
          <w:u w:val="single"/>
        </w:rPr>
        <w:sym w:font="Wingdings" w:char="F0E0"/>
      </w:r>
      <w:r w:rsidRPr="008D3B13">
        <w:rPr>
          <w:i/>
          <w:u w:val="single"/>
        </w:rPr>
        <w:t xml:space="preserve"> Manage Sites</w:t>
      </w:r>
      <w:r w:rsidRPr="008D3B13">
        <w:t xml:space="preserve">. </w:t>
      </w:r>
    </w:p>
    <w:p w:rsidR="0015390C" w:rsidRPr="008D3B13" w:rsidRDefault="0015390C" w:rsidP="00B761DF">
      <w:pPr>
        <w:pStyle w:val="ListParagraph"/>
        <w:numPr>
          <w:ilvl w:val="0"/>
          <w:numId w:val="32"/>
        </w:numPr>
        <w:ind w:left="1080" w:firstLine="0"/>
      </w:pPr>
      <w:r w:rsidRPr="008D3B13">
        <w:t xml:space="preserve">Click on the site name and on the next page go to the </w:t>
      </w:r>
      <w:r w:rsidRPr="008D3B13">
        <w:rPr>
          <w:i/>
          <w:u w:val="single"/>
        </w:rPr>
        <w:t>Settings</w:t>
      </w:r>
      <w:r w:rsidRPr="008D3B13">
        <w:t xml:space="preserve"> tab.</w:t>
      </w:r>
    </w:p>
    <w:p w:rsidR="0015390C" w:rsidRPr="008D3B13"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 xml:space="preserve">add </w:t>
      </w:r>
      <w:r w:rsidRPr="00190423">
        <w:t>“</w:t>
      </w:r>
      <w:proofErr w:type="spellStart"/>
      <w:r w:rsidR="00351840">
        <w:rPr>
          <w:b/>
        </w:rPr>
        <w:t>int_worldpay_sfra</w:t>
      </w:r>
      <w:r w:rsidR="00FA0FCE">
        <w:rPr>
          <w:b/>
        </w:rPr>
        <w:t>:</w:t>
      </w:r>
      <w:r w:rsidR="0031630D">
        <w:rPr>
          <w:b/>
        </w:rPr>
        <w:t>int_worldpay_core</w:t>
      </w:r>
      <w:proofErr w:type="spellEnd"/>
      <w:r w:rsidR="00392DF0">
        <w:rPr>
          <w:b/>
        </w:rPr>
        <w:t>:</w:t>
      </w:r>
      <w:r w:rsidR="00392DF0" w:rsidRPr="00392DF0">
        <w:rPr>
          <w:b/>
        </w:rPr>
        <w:t xml:space="preserve"> </w:t>
      </w:r>
      <w:proofErr w:type="spellStart"/>
      <w:r w:rsidR="00392DF0">
        <w:rPr>
          <w:b/>
        </w:rPr>
        <w:t>int_worldpay_csc</w:t>
      </w:r>
      <w:r w:rsidRPr="00151A85">
        <w:rPr>
          <w:b/>
        </w:rPr>
        <w:t>:app_storefront_base</w:t>
      </w:r>
      <w:proofErr w:type="spellEnd"/>
      <w:r>
        <w:t>”.</w:t>
      </w:r>
    </w:p>
    <w:p w:rsidR="0015390C" w:rsidRPr="008D3B13" w:rsidRDefault="0015390C" w:rsidP="00B761DF">
      <w:pPr>
        <w:pStyle w:val="ListParagraph"/>
        <w:numPr>
          <w:ilvl w:val="0"/>
          <w:numId w:val="32"/>
        </w:numPr>
        <w:ind w:left="1080" w:firstLine="0"/>
      </w:pPr>
      <w:r w:rsidRPr="008D3B13">
        <w:t xml:space="preserve">Click </w:t>
      </w:r>
      <w:r w:rsidRPr="008D3B13">
        <w:rPr>
          <w:i/>
          <w:u w:val="single"/>
        </w:rPr>
        <w:t>Apply</w:t>
      </w:r>
      <w:r w:rsidRPr="008D3B13">
        <w:t>.</w:t>
      </w:r>
    </w:p>
    <w:p w:rsidR="0015390C" w:rsidRPr="008D3B13" w:rsidRDefault="0015390C" w:rsidP="00B761DF">
      <w:pPr>
        <w:pStyle w:val="ListParagraph"/>
        <w:numPr>
          <w:ilvl w:val="0"/>
          <w:numId w:val="32"/>
        </w:numPr>
        <w:ind w:left="1080" w:firstLine="0"/>
      </w:pPr>
      <w:r w:rsidRPr="008D3B13">
        <w:t xml:space="preserve">To activate the cartridge for the Sandbox instances repeat steps </w:t>
      </w:r>
      <w:proofErr w:type="gramStart"/>
      <w:r w:rsidRPr="008D3B13">
        <w:rPr>
          <w:b/>
        </w:rPr>
        <w:t>4</w:t>
      </w:r>
      <w:proofErr w:type="gramEnd"/>
      <w:r w:rsidRPr="008D3B13">
        <w:t xml:space="preserve"> and </w:t>
      </w:r>
      <w:r w:rsidRPr="008D3B13">
        <w:rPr>
          <w:b/>
        </w:rPr>
        <w:t>5</w:t>
      </w:r>
      <w:r w:rsidRPr="008D3B13">
        <w:t xml:space="preserve"> after selecting the appropriate instance from the </w:t>
      </w:r>
      <w:r w:rsidRPr="008D3B13">
        <w:rPr>
          <w:i/>
          <w:u w:val="single"/>
        </w:rPr>
        <w:t>Instance Type</w:t>
      </w:r>
      <w:r w:rsidRPr="008D3B13">
        <w:t xml:space="preserve"> dropdown menu.</w:t>
      </w:r>
    </w:p>
    <w:p w:rsidR="0015390C" w:rsidRDefault="0015390C" w:rsidP="00B761DF">
      <w:pPr>
        <w:pStyle w:val="ListParagraph"/>
        <w:numPr>
          <w:ilvl w:val="0"/>
          <w:numId w:val="32"/>
        </w:numPr>
        <w:ind w:left="1080" w:firstLine="0"/>
      </w:pPr>
      <w:r w:rsidRPr="008D3B13">
        <w:t xml:space="preserve">Repeat steps </w:t>
      </w:r>
      <w:r w:rsidRPr="008D3B13">
        <w:rPr>
          <w:b/>
        </w:rPr>
        <w:t>3</w:t>
      </w:r>
      <w:r w:rsidRPr="008D3B13">
        <w:t xml:space="preserve"> to </w:t>
      </w:r>
      <w:r w:rsidRPr="008D3B13">
        <w:rPr>
          <w:b/>
        </w:rPr>
        <w:t>6</w:t>
      </w:r>
      <w:r w:rsidRPr="008D3B13">
        <w:t xml:space="preserve"> for each site that is to use </w:t>
      </w:r>
      <w:r w:rsidR="00C04461">
        <w:t>Worldpay</w:t>
      </w:r>
      <w:r w:rsidRPr="008D3B13">
        <w:t>.</w:t>
      </w:r>
    </w:p>
    <w:p w:rsidR="0015390C" w:rsidRDefault="0015390C" w:rsidP="00B761DF">
      <w:pPr>
        <w:pStyle w:val="ListParagraph"/>
        <w:numPr>
          <w:ilvl w:val="0"/>
          <w:numId w:val="32"/>
        </w:numPr>
        <w:ind w:left="1080" w:firstLine="0"/>
      </w:pPr>
      <w:r>
        <w:lastRenderedPageBreak/>
        <w:t xml:space="preserve">To run the Job in worldpay </w:t>
      </w:r>
      <w:proofErr w:type="spellStart"/>
      <w:r>
        <w:t>cartridge</w:t>
      </w:r>
      <w:proofErr w:type="gramStart"/>
      <w:r>
        <w:t>,</w:t>
      </w:r>
      <w:r w:rsidRPr="008D3B13">
        <w:t>Navigate</w:t>
      </w:r>
      <w:proofErr w:type="spellEnd"/>
      <w:proofErr w:type="gramEnd"/>
      <w:r w:rsidRPr="008D3B13">
        <w:t xml:space="preserve"> to </w:t>
      </w:r>
      <w:r w:rsidRPr="004F4D5A">
        <w:rPr>
          <w:i/>
          <w:u w:val="single"/>
        </w:rPr>
        <w:t xml:space="preserve">Administration </w:t>
      </w:r>
      <w:r w:rsidRPr="008D3B13">
        <w:sym w:font="Wingdings" w:char="F0E0"/>
      </w:r>
      <w:r w:rsidRPr="004F4D5A">
        <w:rPr>
          <w:i/>
          <w:u w:val="single"/>
        </w:rPr>
        <w:t xml:space="preserve"> Sites </w:t>
      </w:r>
      <w:r w:rsidRPr="008D3B13">
        <w:sym w:font="Wingdings" w:char="F0E0"/>
      </w:r>
      <w:r w:rsidRPr="004F4D5A">
        <w:rPr>
          <w:i/>
          <w:u w:val="single"/>
        </w:rPr>
        <w:t xml:space="preserve"> Manage Sites</w:t>
      </w:r>
      <w:r w:rsidRPr="008D3B13">
        <w:t xml:space="preserve">. </w:t>
      </w:r>
    </w:p>
    <w:p w:rsidR="0015390C" w:rsidRPr="004F4D5A" w:rsidRDefault="0015390C" w:rsidP="00B761DF">
      <w:pPr>
        <w:pStyle w:val="ListParagraph"/>
        <w:numPr>
          <w:ilvl w:val="0"/>
          <w:numId w:val="32"/>
        </w:numPr>
        <w:ind w:left="1080" w:firstLine="0"/>
      </w:pPr>
      <w:r>
        <w:t>Go to “</w:t>
      </w:r>
      <w:r>
        <w:rPr>
          <w:rFonts w:ascii="Helvetica" w:hAnsi="Helvetica" w:cs="Helvetica"/>
          <w:color w:val="666666"/>
          <w:sz w:val="17"/>
          <w:szCs w:val="17"/>
          <w:shd w:val="clear" w:color="auto" w:fill="FFFFFF"/>
        </w:rPr>
        <w:t>Manage the</w:t>
      </w:r>
      <w:r>
        <w:rPr>
          <w:rStyle w:val="apple-converted-space"/>
          <w:rFonts w:ascii="Helvetica" w:hAnsi="Helvetica" w:cs="Helvetica"/>
          <w:color w:val="666666"/>
          <w:sz w:val="17"/>
          <w:szCs w:val="17"/>
          <w:shd w:val="clear" w:color="auto" w:fill="FFFFFF"/>
        </w:rPr>
        <w:t> </w:t>
      </w:r>
      <w:r w:rsidRPr="001F09E3">
        <w:rPr>
          <w:rFonts w:ascii="Helvetica" w:hAnsi="Helvetica" w:cs="Helvetica"/>
          <w:b/>
          <w:bCs/>
          <w:sz w:val="17"/>
          <w:szCs w:val="17"/>
          <w:shd w:val="clear" w:color="auto" w:fill="FFFFFF"/>
        </w:rPr>
        <w:t>Business Manager</w:t>
      </w:r>
      <w:r>
        <w:rPr>
          <w:rStyle w:val="apple-converted-space"/>
          <w:rFonts w:ascii="Helvetica" w:hAnsi="Helvetica" w:cs="Helvetica"/>
          <w:color w:val="666666"/>
          <w:sz w:val="17"/>
          <w:szCs w:val="17"/>
          <w:shd w:val="clear" w:color="auto" w:fill="FFFFFF"/>
        </w:rPr>
        <w:t> </w:t>
      </w:r>
      <w:r>
        <w:rPr>
          <w:rFonts w:ascii="Helvetica" w:hAnsi="Helvetica" w:cs="Helvetica"/>
          <w:color w:val="666666"/>
          <w:sz w:val="17"/>
          <w:szCs w:val="17"/>
          <w:shd w:val="clear" w:color="auto" w:fill="FFFFFF"/>
        </w:rPr>
        <w:t>site”</w:t>
      </w:r>
    </w:p>
    <w:p w:rsidR="0015390C" w:rsidRDefault="0015390C" w:rsidP="00B761DF">
      <w:pPr>
        <w:pStyle w:val="ListParagraph"/>
        <w:numPr>
          <w:ilvl w:val="0"/>
          <w:numId w:val="32"/>
        </w:numPr>
        <w:ind w:left="1080" w:firstLine="0"/>
      </w:pPr>
      <w:r w:rsidRPr="008D3B13">
        <w:t xml:space="preserve">In the textbox </w:t>
      </w:r>
      <w:r w:rsidRPr="008D3B13">
        <w:rPr>
          <w:i/>
          <w:u w:val="single"/>
        </w:rPr>
        <w:t>Cartridges</w:t>
      </w:r>
      <w:r w:rsidRPr="008D3B13">
        <w:t xml:space="preserve"> </w:t>
      </w:r>
      <w:r>
        <w:t xml:space="preserve">add </w:t>
      </w:r>
      <w:r w:rsidRPr="008D3B13">
        <w:t xml:space="preserve">to the </w:t>
      </w:r>
      <w:proofErr w:type="gramStart"/>
      <w:r>
        <w:t>start</w:t>
      </w:r>
      <w:r w:rsidRPr="008D3B13">
        <w:t>:</w:t>
      </w:r>
      <w:proofErr w:type="gramEnd"/>
      <w:r w:rsidRPr="008D3B13">
        <w:t xml:space="preserve"> “</w:t>
      </w:r>
      <w:proofErr w:type="spellStart"/>
      <w:r w:rsidR="00351840">
        <w:rPr>
          <w:b/>
        </w:rPr>
        <w:t>int_worldpay_sfra</w:t>
      </w:r>
      <w:r w:rsidR="00FA0FCE">
        <w:rPr>
          <w:b/>
        </w:rPr>
        <w:t>:</w:t>
      </w:r>
      <w:r w:rsidR="0031630D">
        <w:rPr>
          <w:b/>
        </w:rPr>
        <w:t>int_worldpay_core</w:t>
      </w:r>
      <w:proofErr w:type="spellEnd"/>
      <w:r w:rsidRPr="00151A85">
        <w:rPr>
          <w:b/>
        </w:rPr>
        <w:t>:</w:t>
      </w:r>
      <w:r w:rsidR="00071380" w:rsidRPr="00071380">
        <w:rPr>
          <w:b/>
        </w:rPr>
        <w:t xml:space="preserve"> </w:t>
      </w:r>
      <w:proofErr w:type="spellStart"/>
      <w:r w:rsidR="00071380">
        <w:rPr>
          <w:b/>
        </w:rPr>
        <w:t>int_worldpay_csc:</w:t>
      </w:r>
      <w:r w:rsidRPr="00151A85">
        <w:rPr>
          <w:b/>
        </w:rPr>
        <w:t>app_storefront_base</w:t>
      </w:r>
      <w:proofErr w:type="spellEnd"/>
      <w:r w:rsidRPr="008D3B13">
        <w:t>”.</w:t>
      </w:r>
    </w:p>
    <w:p w:rsidR="0015390C" w:rsidRPr="008D3B13" w:rsidRDefault="00BA4E0A" w:rsidP="0015390C">
      <w:pPr>
        <w:ind w:left="450"/>
      </w:pPr>
      <w:r>
        <w:rPr>
          <w:noProof/>
        </w:rPr>
        <w:drawing>
          <wp:inline distT="0" distB="0" distL="0" distR="0" wp14:anchorId="1211005D" wp14:editId="18137620">
            <wp:extent cx="6188710" cy="3081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081655"/>
                    </a:xfrm>
                    <a:prstGeom prst="rect">
                      <a:avLst/>
                    </a:prstGeom>
                  </pic:spPr>
                </pic:pic>
              </a:graphicData>
            </a:graphic>
          </wp:inline>
        </w:drawing>
      </w:r>
    </w:p>
    <w:p w:rsidR="002D34BF" w:rsidRDefault="002D34BF" w:rsidP="00686B3C">
      <w:pPr>
        <w:pStyle w:val="Standard1"/>
        <w:ind w:left="1080"/>
      </w:pPr>
    </w:p>
    <w:p w:rsidR="002B23DB" w:rsidRDefault="002B23DB" w:rsidP="00686B3C">
      <w:pPr>
        <w:pStyle w:val="Standard1"/>
        <w:ind w:left="1080"/>
      </w:pPr>
    </w:p>
    <w:p w:rsidR="004E7495" w:rsidRDefault="004E7495" w:rsidP="00686B3C">
      <w:pPr>
        <w:pStyle w:val="Standard1"/>
        <w:ind w:left="1080"/>
      </w:pPr>
    </w:p>
    <w:p w:rsidR="004E7495" w:rsidRPr="00F10C2D" w:rsidRDefault="004E7495" w:rsidP="00686B3C">
      <w:pPr>
        <w:pStyle w:val="Standard1"/>
        <w:ind w:left="1080"/>
      </w:pPr>
    </w:p>
    <w:p w:rsidR="00DA60F6" w:rsidRPr="008D3B13" w:rsidRDefault="00755D05" w:rsidP="00D50DE0">
      <w:pPr>
        <w:pStyle w:val="Heading2"/>
        <w:numPr>
          <w:ilvl w:val="1"/>
          <w:numId w:val="104"/>
        </w:numPr>
      </w:pPr>
      <w:bookmarkStart w:id="21" w:name="_Toc18418245"/>
      <w:r>
        <w:t>CONFIGURATION</w:t>
      </w:r>
      <w:bookmarkEnd w:id="21"/>
    </w:p>
    <w:p w:rsidR="005F6DAA" w:rsidRDefault="005F6DAA" w:rsidP="00DA60F6">
      <w:pPr>
        <w:ind w:left="1080"/>
      </w:pPr>
    </w:p>
    <w:p w:rsidR="00DA60F6" w:rsidRPr="008D3B13" w:rsidRDefault="00DA60F6" w:rsidP="00DA60F6">
      <w:pPr>
        <w:ind w:left="1080"/>
      </w:pPr>
      <w:r w:rsidRPr="008D3B13">
        <w:t>This chapter will guide the user to configure the cartridge in Business Manager.</w:t>
      </w:r>
    </w:p>
    <w:p w:rsidR="00DA60F6" w:rsidRDefault="00A00A1A" w:rsidP="00D50DE0">
      <w:pPr>
        <w:pStyle w:val="Heading3"/>
        <w:keepNext/>
        <w:keepLines/>
        <w:numPr>
          <w:ilvl w:val="2"/>
          <w:numId w:val="104"/>
        </w:numPr>
        <w:pBdr>
          <w:bottom w:val="none" w:sz="0" w:space="0" w:color="auto"/>
        </w:pBdr>
        <w:spacing w:line="276" w:lineRule="auto"/>
        <w:ind w:left="1764"/>
        <w:rPr>
          <w:i w:val="0"/>
          <w:sz w:val="24"/>
          <w:szCs w:val="24"/>
        </w:rPr>
      </w:pPr>
      <w:bookmarkStart w:id="22" w:name="_Toc405997360"/>
      <w:bookmarkStart w:id="23" w:name="_Toc18418246"/>
      <w:r w:rsidRPr="00B63D8A">
        <w:rPr>
          <w:i w:val="0"/>
          <w:sz w:val="24"/>
          <w:szCs w:val="24"/>
        </w:rPr>
        <w:t>Importing Meta</w:t>
      </w:r>
      <w:r w:rsidR="00CB7388" w:rsidRPr="00B63D8A">
        <w:rPr>
          <w:i w:val="0"/>
          <w:sz w:val="24"/>
          <w:szCs w:val="24"/>
        </w:rPr>
        <w:t xml:space="preserve"> </w:t>
      </w:r>
      <w:r w:rsidRPr="00B63D8A">
        <w:rPr>
          <w:i w:val="0"/>
          <w:sz w:val="24"/>
          <w:szCs w:val="24"/>
        </w:rPr>
        <w:t>Data</w:t>
      </w:r>
      <w:bookmarkEnd w:id="22"/>
      <w:r w:rsidR="007F32DA">
        <w:rPr>
          <w:i w:val="0"/>
          <w:sz w:val="24"/>
          <w:szCs w:val="24"/>
        </w:rPr>
        <w:t xml:space="preserve"> with a single Site Import</w:t>
      </w:r>
      <w:bookmarkEnd w:id="23"/>
    </w:p>
    <w:p w:rsidR="00F81944" w:rsidRPr="00F81944" w:rsidRDefault="00F81944" w:rsidP="00F81944"/>
    <w:p w:rsidR="009C3FA3" w:rsidRDefault="00DA60F6" w:rsidP="009C3FA3">
      <w:pPr>
        <w:ind w:left="1080"/>
      </w:pPr>
      <w:r>
        <w:t xml:space="preserve">All import files </w:t>
      </w:r>
      <w:r w:rsidR="004465BD">
        <w:t>are</w:t>
      </w:r>
      <w:r w:rsidRPr="00161868">
        <w:t xml:space="preserve"> in </w:t>
      </w:r>
      <w:r>
        <w:t>the</w:t>
      </w:r>
      <w:r w:rsidRPr="00161868">
        <w:t xml:space="preserve"> </w:t>
      </w:r>
      <w:r>
        <w:t>import folder</w:t>
      </w:r>
      <w:r w:rsidR="007376F7">
        <w:t xml:space="preserve"> (metadata)</w:t>
      </w:r>
      <w:r>
        <w:t xml:space="preserve"> within cartridge</w:t>
      </w:r>
      <w:r w:rsidR="00D24058">
        <w:t xml:space="preserve"> installation pack</w:t>
      </w:r>
      <w:r>
        <w:t xml:space="preserve">. To import all necessary </w:t>
      </w:r>
      <w:r w:rsidR="00C04461">
        <w:t>Worldpay</w:t>
      </w:r>
      <w:r>
        <w:t xml:space="preserve"> settings, </w:t>
      </w:r>
    </w:p>
    <w:p w:rsidR="007376F7" w:rsidRDefault="0012664F" w:rsidP="009C3FA3">
      <w:pPr>
        <w:pStyle w:val="ListParagraph"/>
        <w:numPr>
          <w:ilvl w:val="1"/>
          <w:numId w:val="95"/>
        </w:numPr>
      </w:pPr>
      <w:r>
        <w:t xml:space="preserve">Open the metadata folder from the repository structure </w:t>
      </w:r>
      <w:r w:rsidR="003D31DC">
        <w:sym w:font="Wingdings" w:char="F0E0"/>
      </w:r>
      <w:r>
        <w:t xml:space="preserve"> Go to sites folder </w:t>
      </w:r>
      <w:r>
        <w:sym w:font="Wingdings" w:char="F0E0"/>
      </w:r>
      <w:r>
        <w:t xml:space="preserve"> change the name of the site according to the site id in your sandbox on which you want to perform the site import (</w:t>
      </w:r>
      <w:proofErr w:type="spellStart"/>
      <w:r>
        <w:t>eg</w:t>
      </w:r>
      <w:proofErr w:type="spellEnd"/>
      <w:r>
        <w:t xml:space="preserve">. If your site id is </w:t>
      </w:r>
      <w:proofErr w:type="spellStart"/>
      <w:r>
        <w:t>worldpayDemo</w:t>
      </w:r>
      <w:proofErr w:type="spellEnd"/>
      <w:r>
        <w:t xml:space="preserve">, change the name from </w:t>
      </w:r>
      <w:proofErr w:type="spellStart"/>
      <w:r>
        <w:t>RefArch</w:t>
      </w:r>
      <w:proofErr w:type="spellEnd"/>
      <w:r>
        <w:t xml:space="preserve"> to </w:t>
      </w:r>
      <w:proofErr w:type="spellStart"/>
      <w:r>
        <w:t>worldpayDemo</w:t>
      </w:r>
      <w:proofErr w:type="spellEnd"/>
      <w:r>
        <w:t>).</w:t>
      </w:r>
      <w:r w:rsidR="003D31DC">
        <w:t xml:space="preserve"> </w:t>
      </w:r>
      <w:r w:rsidR="003D31DC">
        <w:sym w:font="Wingdings" w:char="F0E0"/>
      </w:r>
      <w:r w:rsidR="003D31DC">
        <w:t xml:space="preserve"> Open site.xml and change the references of </w:t>
      </w:r>
      <w:proofErr w:type="spellStart"/>
      <w:r w:rsidR="003D31DC">
        <w:t>RefArch</w:t>
      </w:r>
      <w:proofErr w:type="spellEnd"/>
      <w:r w:rsidR="003D31DC">
        <w:t xml:space="preserve"> to your site id (in this case </w:t>
      </w:r>
      <w:proofErr w:type="spellStart"/>
      <w:r w:rsidR="003D31DC">
        <w:t>worldpayDemo</w:t>
      </w:r>
      <w:proofErr w:type="spellEnd"/>
      <w:r w:rsidR="003D31DC">
        <w:t>)</w:t>
      </w:r>
    </w:p>
    <w:p w:rsidR="000C32A3" w:rsidRDefault="000C32A3" w:rsidP="000C32A3">
      <w:pPr>
        <w:pStyle w:val="ListParagraph"/>
        <w:ind w:left="1440"/>
      </w:pPr>
    </w:p>
    <w:p w:rsidR="003D31DC" w:rsidRDefault="003D31DC" w:rsidP="003D31DC">
      <w:pPr>
        <w:pStyle w:val="ListParagraph"/>
        <w:ind w:left="1440"/>
      </w:pPr>
      <w:r>
        <w:rPr>
          <w:noProof/>
        </w:rPr>
        <w:lastRenderedPageBreak/>
        <w:drawing>
          <wp:inline distT="0" distB="0" distL="0" distR="0" wp14:anchorId="5646BE5B" wp14:editId="515E8823">
            <wp:extent cx="6188710" cy="9620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962025"/>
                    </a:xfrm>
                    <a:prstGeom prst="rect">
                      <a:avLst/>
                    </a:prstGeom>
                  </pic:spPr>
                </pic:pic>
              </a:graphicData>
            </a:graphic>
          </wp:inline>
        </w:drawing>
      </w:r>
    </w:p>
    <w:p w:rsidR="0012664F" w:rsidRDefault="00B72E4D" w:rsidP="00213FE4">
      <w:pPr>
        <w:pStyle w:val="ListParagraph"/>
        <w:numPr>
          <w:ilvl w:val="1"/>
          <w:numId w:val="95"/>
        </w:numPr>
      </w:pPr>
      <w:r>
        <w:t xml:space="preserve">Open the metadata folder from the repository structure </w:t>
      </w:r>
      <w:r>
        <w:sym w:font="Wingdings" w:char="F0E0"/>
      </w:r>
      <w:r>
        <w:t xml:space="preserve"> open jobs.xml </w:t>
      </w:r>
      <w:r>
        <w:sym w:font="Wingdings" w:char="F0E0"/>
      </w:r>
      <w:r>
        <w:t xml:space="preserve"> change the references of </w:t>
      </w:r>
      <w:proofErr w:type="spellStart"/>
      <w:r>
        <w:t>RefArch</w:t>
      </w:r>
      <w:proofErr w:type="spellEnd"/>
      <w:r>
        <w:t xml:space="preserve"> to your site id (in this case </w:t>
      </w:r>
      <w:proofErr w:type="spellStart"/>
      <w:r>
        <w:t>worldpayDemo</w:t>
      </w:r>
      <w:proofErr w:type="spellEnd"/>
      <w:r>
        <w:t>)</w:t>
      </w:r>
    </w:p>
    <w:p w:rsidR="004E42C0" w:rsidRDefault="0006587E" w:rsidP="004E42C0">
      <w:pPr>
        <w:pStyle w:val="ListParagraph"/>
        <w:numPr>
          <w:ilvl w:val="1"/>
          <w:numId w:val="95"/>
        </w:numPr>
      </w:pPr>
      <w:r>
        <w:t xml:space="preserve">Open the metadata folder from the repository structure </w:t>
      </w:r>
      <w:r>
        <w:sym w:font="Wingdings" w:char="F0E0"/>
      </w:r>
      <w:r>
        <w:t xml:space="preserve"> open jobs.xml </w:t>
      </w:r>
      <w:r>
        <w:sym w:font="Wingdings" w:char="F0E0"/>
      </w:r>
      <w:r>
        <w:t xml:space="preserve"> change the references of </w:t>
      </w:r>
      <w:proofErr w:type="spellStart"/>
      <w:r>
        <w:t>RefArch</w:t>
      </w:r>
      <w:proofErr w:type="spellEnd"/>
      <w:r>
        <w:t xml:space="preserve"> to your site id (in this case </w:t>
      </w:r>
      <w:proofErr w:type="spellStart"/>
      <w:r>
        <w:t>worldpayDemo</w:t>
      </w:r>
      <w:proofErr w:type="spellEnd"/>
      <w:r>
        <w:t>)</w:t>
      </w:r>
    </w:p>
    <w:p w:rsidR="006D2FC8" w:rsidRDefault="006D2FC8" w:rsidP="004E42C0">
      <w:pPr>
        <w:pStyle w:val="ListParagraph"/>
        <w:numPr>
          <w:ilvl w:val="1"/>
          <w:numId w:val="95"/>
        </w:numPr>
      </w:pPr>
      <w:r w:rsidRPr="006D2FC8">
        <w:t xml:space="preserve">Ensure content assets in the import has appropriate library Id of the site </w:t>
      </w:r>
      <w:r w:rsidR="00041EEC" w:rsidRPr="006D2FC8">
        <w:t>where XML to be imported</w:t>
      </w:r>
    </w:p>
    <w:p w:rsidR="006D2FC8" w:rsidRDefault="006D2FC8" w:rsidP="006D2FC8">
      <w:pPr>
        <w:pStyle w:val="ListParagraph"/>
        <w:ind w:left="1440"/>
      </w:pPr>
      <w:r>
        <w:t xml:space="preserve">For this, </w:t>
      </w:r>
      <w:proofErr w:type="gramStart"/>
      <w:r>
        <w:t>In</w:t>
      </w:r>
      <w:proofErr w:type="gramEnd"/>
      <w:r>
        <w:t xml:space="preserve"> the business manger </w:t>
      </w:r>
    </w:p>
    <w:p w:rsidR="006D2FC8" w:rsidRDefault="006D2FC8" w:rsidP="00041EEC">
      <w:pPr>
        <w:pStyle w:val="ListParagraph"/>
        <w:numPr>
          <w:ilvl w:val="2"/>
          <w:numId w:val="95"/>
        </w:numPr>
        <w:rPr>
          <w:b/>
        </w:rPr>
      </w:pPr>
      <w:r>
        <w:t xml:space="preserve">Go to </w:t>
      </w:r>
      <w:r w:rsidRPr="006D2FC8">
        <w:rPr>
          <w:b/>
        </w:rPr>
        <w:t>Merchant Tools &gt;  Content &gt;  Libraries</w:t>
      </w:r>
    </w:p>
    <w:p w:rsidR="006D2FC8" w:rsidRDefault="00623C24" w:rsidP="00041EEC">
      <w:pPr>
        <w:pStyle w:val="ListParagraph"/>
        <w:numPr>
          <w:ilvl w:val="2"/>
          <w:numId w:val="95"/>
        </w:numPr>
      </w:pPr>
      <w:r>
        <w:t>C</w:t>
      </w:r>
      <w:r w:rsidR="006D2FC8" w:rsidRPr="006D2FC8">
        <w:t>heck</w:t>
      </w:r>
      <w:r>
        <w:rPr>
          <w:b/>
        </w:rPr>
        <w:t xml:space="preserve"> </w:t>
      </w:r>
      <w:r w:rsidRPr="00623C24">
        <w:t xml:space="preserve">the library ID assignment to your site (here for </w:t>
      </w:r>
      <w:proofErr w:type="spellStart"/>
      <w:r w:rsidRPr="00623C24">
        <w:t>RefArch</w:t>
      </w:r>
      <w:proofErr w:type="spellEnd"/>
      <w:r w:rsidRPr="00623C24">
        <w:t xml:space="preserve"> the library assignment is </w:t>
      </w:r>
      <w:proofErr w:type="spellStart"/>
      <w:r w:rsidRPr="00623C24">
        <w:t>RefArchSharedLibrary</w:t>
      </w:r>
      <w:proofErr w:type="spellEnd"/>
      <w:r w:rsidRPr="00623C24">
        <w:t>)</w:t>
      </w:r>
    </w:p>
    <w:p w:rsidR="00C2687B" w:rsidRDefault="00C2687B" w:rsidP="00C2687B">
      <w:pPr>
        <w:pStyle w:val="ListParagraph"/>
        <w:ind w:left="2160"/>
      </w:pPr>
    </w:p>
    <w:p w:rsidR="00041EEC" w:rsidRDefault="00041EEC" w:rsidP="006D2FC8">
      <w:pPr>
        <w:pStyle w:val="ListParagraph"/>
        <w:ind w:left="1440"/>
        <w:rPr>
          <w:b/>
        </w:rPr>
      </w:pPr>
    </w:p>
    <w:p w:rsidR="00623C24" w:rsidRDefault="00623C24" w:rsidP="006D2FC8">
      <w:pPr>
        <w:pStyle w:val="ListParagraph"/>
        <w:ind w:left="1440"/>
      </w:pPr>
      <w:r>
        <w:rPr>
          <w:noProof/>
        </w:rPr>
        <w:drawing>
          <wp:inline distT="0" distB="0" distL="0" distR="0" wp14:anchorId="05D11AE4" wp14:editId="78CD5561">
            <wp:extent cx="4859591"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3983" cy="1487243"/>
                    </a:xfrm>
                    <a:prstGeom prst="rect">
                      <a:avLst/>
                    </a:prstGeom>
                  </pic:spPr>
                </pic:pic>
              </a:graphicData>
            </a:graphic>
          </wp:inline>
        </w:drawing>
      </w:r>
    </w:p>
    <w:p w:rsidR="00C2687B" w:rsidRDefault="00C2687B" w:rsidP="00A666B2">
      <w:pPr>
        <w:pStyle w:val="ListParagraph"/>
        <w:numPr>
          <w:ilvl w:val="2"/>
          <w:numId w:val="95"/>
        </w:numPr>
      </w:pPr>
      <w:r w:rsidRPr="00C2687B">
        <w:t>Open the metadata folder</w:t>
      </w:r>
      <w:r>
        <w:t xml:space="preserve"> from the repository structure </w:t>
      </w:r>
      <w:r w:rsidRPr="00C2687B">
        <w:rPr>
          <w:b/>
          <w:sz w:val="32"/>
          <w:szCs w:val="32"/>
        </w:rPr>
        <w:t>&gt;</w:t>
      </w:r>
      <w:r w:rsidR="008313C6">
        <w:t xml:space="preserve"> open </w:t>
      </w:r>
      <w:r w:rsidR="008313C6" w:rsidRPr="008313C6">
        <w:t>libraries</w:t>
      </w:r>
      <w:r>
        <w:t xml:space="preserve"> </w:t>
      </w:r>
      <w:r w:rsidRPr="00C2687B">
        <w:rPr>
          <w:b/>
          <w:sz w:val="32"/>
          <w:szCs w:val="32"/>
        </w:rPr>
        <w:t>&gt;</w:t>
      </w:r>
      <w:r w:rsidRPr="00C2687B">
        <w:t xml:space="preserve"> change</w:t>
      </w:r>
      <w:r w:rsidR="00317CE5">
        <w:t xml:space="preserve"> the folder name according to the library id to which your site is assigned (Here in the BM we saw that for </w:t>
      </w:r>
      <w:proofErr w:type="spellStart"/>
      <w:r w:rsidR="00317CE5">
        <w:t>RefArch</w:t>
      </w:r>
      <w:proofErr w:type="spellEnd"/>
      <w:r w:rsidR="00317CE5">
        <w:t xml:space="preserve">, assigned Library is </w:t>
      </w:r>
      <w:proofErr w:type="spellStart"/>
      <w:r w:rsidR="00317CE5">
        <w:t>RefArchSharedLibrary</w:t>
      </w:r>
      <w:proofErr w:type="spellEnd"/>
      <w:r w:rsidRPr="00C2687B">
        <w:t>)</w:t>
      </w:r>
      <w:r w:rsidR="00EE63B0">
        <w:t xml:space="preserve"> &gt; open library</w:t>
      </w:r>
      <w:r w:rsidR="00252A86">
        <w:t xml:space="preserve">.xml and change the reference of </w:t>
      </w:r>
      <w:proofErr w:type="spellStart"/>
      <w:r w:rsidR="00252A86">
        <w:t>RefArchSharedLibrary</w:t>
      </w:r>
      <w:proofErr w:type="spellEnd"/>
      <w:r w:rsidR="00252A86">
        <w:t>, if needed (according to your site assignment)</w:t>
      </w:r>
    </w:p>
    <w:p w:rsidR="00D51419" w:rsidRDefault="00C36C87" w:rsidP="009C3FA3">
      <w:pPr>
        <w:pStyle w:val="ListParagraph"/>
        <w:numPr>
          <w:ilvl w:val="1"/>
          <w:numId w:val="95"/>
        </w:numPr>
      </w:pPr>
      <w:r>
        <w:t xml:space="preserve">ZIP the metadata folder from the repository structure, </w:t>
      </w:r>
    </w:p>
    <w:p w:rsidR="009C3FA3" w:rsidRDefault="00D51419" w:rsidP="00D51419">
      <w:pPr>
        <w:pStyle w:val="ListParagraph"/>
        <w:numPr>
          <w:ilvl w:val="1"/>
          <w:numId w:val="95"/>
        </w:numPr>
      </w:pPr>
      <w:r>
        <w:t xml:space="preserve">Log in to the Business Manager and navigate to </w:t>
      </w:r>
      <w:r w:rsidRPr="009C3FA3">
        <w:rPr>
          <w:i/>
          <w:u w:val="single"/>
        </w:rPr>
        <w:t>Administration</w:t>
      </w:r>
      <w:r w:rsidRPr="008D3B13">
        <w:t xml:space="preserve"> </w:t>
      </w:r>
      <w:r>
        <w:sym w:font="Wingdings" w:char="F0E0"/>
      </w:r>
      <w:r w:rsidRPr="008D3B13">
        <w:t xml:space="preserve"> </w:t>
      </w:r>
      <w:r w:rsidRPr="009C3FA3">
        <w:rPr>
          <w:i/>
          <w:u w:val="single"/>
        </w:rPr>
        <w:t>Site Development</w:t>
      </w:r>
      <w:r>
        <w:t xml:space="preserve"> </w:t>
      </w:r>
      <w:r>
        <w:sym w:font="Wingdings" w:char="F0E0"/>
      </w:r>
      <w:r w:rsidRPr="008D3B13">
        <w:t xml:space="preserve"> </w:t>
      </w:r>
      <w:r w:rsidRPr="009C3FA3">
        <w:rPr>
          <w:i/>
          <w:u w:val="single"/>
        </w:rPr>
        <w:t>Site Import &amp; Export</w:t>
      </w:r>
      <w:r>
        <w:t xml:space="preserve">, </w:t>
      </w:r>
      <w:r w:rsidR="00C36C87">
        <w:t xml:space="preserve">and </w:t>
      </w:r>
      <w:r w:rsidR="00DA60F6" w:rsidRPr="008D3B13">
        <w:t xml:space="preserve">upload </w:t>
      </w:r>
      <w:r w:rsidR="00DA60F6">
        <w:t xml:space="preserve">the </w:t>
      </w:r>
      <w:r w:rsidR="00B200EE" w:rsidRPr="00D51419">
        <w:rPr>
          <w:b/>
          <w:i/>
        </w:rPr>
        <w:t xml:space="preserve">zipped </w:t>
      </w:r>
      <w:r w:rsidR="00B200EE">
        <w:t>folder</w:t>
      </w:r>
      <w:r w:rsidR="008C4D73">
        <w:t xml:space="preserve"> (Zipped Metadata Folder)</w:t>
      </w:r>
      <w:r w:rsidR="00C36C87">
        <w:t xml:space="preserve"> </w:t>
      </w:r>
      <w:r w:rsidR="00DA60F6">
        <w:t xml:space="preserve">using the upload button and, finally go back and use the import button to import the file. </w:t>
      </w:r>
    </w:p>
    <w:p w:rsidR="00020AE6" w:rsidRDefault="00DA60F6" w:rsidP="00020AE6">
      <w:pPr>
        <w:pStyle w:val="ListParagraph"/>
        <w:numPr>
          <w:ilvl w:val="1"/>
          <w:numId w:val="95"/>
        </w:numPr>
      </w:pPr>
      <w:r>
        <w:t>After a successful i</w:t>
      </w:r>
      <w:r w:rsidR="00C36C87">
        <w:t xml:space="preserve">mport, the entire configuration requirements needed for worldpay is available to you is </w:t>
      </w:r>
      <w:r>
        <w:t xml:space="preserve">according to your </w:t>
      </w:r>
      <w:r w:rsidR="00C04461">
        <w:t>Worldpay</w:t>
      </w:r>
      <w:r>
        <w:t xml:space="preserve"> account data. </w:t>
      </w:r>
    </w:p>
    <w:p w:rsidR="00DA60F6" w:rsidRDefault="00DA60F6" w:rsidP="009C3FA3">
      <w:pPr>
        <w:pStyle w:val="ListParagraph"/>
        <w:numPr>
          <w:ilvl w:val="1"/>
          <w:numId w:val="95"/>
        </w:numPr>
      </w:pPr>
      <w:r>
        <w:t xml:space="preserve">Also, verify the </w:t>
      </w:r>
      <w:r w:rsidRPr="009C3FA3">
        <w:rPr>
          <w:b/>
        </w:rPr>
        <w:t>Order level attributes</w:t>
      </w:r>
      <w:r>
        <w:t xml:space="preserve"> in BM (Site -&gt; Ordering -&gt; Order) open any order and navigate to the Attributes tab. It should be as below: -</w:t>
      </w:r>
    </w:p>
    <w:p w:rsidR="00DA60F6" w:rsidRDefault="00246FC0" w:rsidP="00DA60F6">
      <w:pPr>
        <w:ind w:left="1080"/>
        <w:jc w:val="center"/>
      </w:pPr>
      <w:r>
        <w:rPr>
          <w:noProof/>
        </w:rPr>
        <w:lastRenderedPageBreak/>
        <w:drawing>
          <wp:inline distT="0" distB="0" distL="0" distR="0" wp14:anchorId="2C19BC0E" wp14:editId="5906516F">
            <wp:extent cx="4572000" cy="255058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5553" cy="2552563"/>
                    </a:xfrm>
                    <a:prstGeom prst="rect">
                      <a:avLst/>
                    </a:prstGeom>
                  </pic:spPr>
                </pic:pic>
              </a:graphicData>
            </a:graphic>
          </wp:inline>
        </w:drawing>
      </w:r>
    </w:p>
    <w:p w:rsidR="00B200EE" w:rsidRDefault="00B200EE" w:rsidP="00B200EE">
      <w:pPr>
        <w:ind w:left="1080"/>
        <w:jc w:val="center"/>
      </w:pPr>
      <w:r>
        <w:t>Fig: 2.1</w:t>
      </w:r>
    </w:p>
    <w:p w:rsidR="009A308C" w:rsidRPr="009A4D18" w:rsidRDefault="009A308C" w:rsidP="00B200EE">
      <w:pPr>
        <w:ind w:left="1080"/>
        <w:jc w:val="center"/>
        <w:rPr>
          <w:b/>
          <w:u w:val="single"/>
        </w:rPr>
      </w:pPr>
      <w:r w:rsidRPr="009A4D18">
        <w:rPr>
          <w:b/>
          <w:u w:val="single"/>
        </w:rPr>
        <w:t xml:space="preserve">Custom </w:t>
      </w:r>
      <w:r w:rsidR="00BF46D0" w:rsidRPr="009A4D18">
        <w:rPr>
          <w:b/>
          <w:u w:val="single"/>
        </w:rPr>
        <w:t>Preferences</w:t>
      </w:r>
      <w:r w:rsidRPr="009A4D18">
        <w:rPr>
          <w:b/>
          <w:u w:val="single"/>
        </w:rPr>
        <w:t xml:space="preserve"> Screenshot</w:t>
      </w:r>
    </w:p>
    <w:p w:rsidR="00DA60F6" w:rsidRDefault="00E90C1F" w:rsidP="00DA60F6">
      <w:pPr>
        <w:ind w:left="1080"/>
      </w:pPr>
      <w:r w:rsidRPr="00E90C1F">
        <w:rPr>
          <w:noProof/>
        </w:rPr>
        <w:t xml:space="preserve"> </w:t>
      </w:r>
      <w:r w:rsidR="002119F4">
        <w:rPr>
          <w:noProof/>
        </w:rPr>
        <w:drawing>
          <wp:inline distT="0" distB="0" distL="0" distR="0" wp14:anchorId="379D3BEA" wp14:editId="0931D704">
            <wp:extent cx="6188710" cy="1920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1920240"/>
                    </a:xfrm>
                    <a:prstGeom prst="rect">
                      <a:avLst/>
                    </a:prstGeom>
                  </pic:spPr>
                </pic:pic>
              </a:graphicData>
            </a:graphic>
          </wp:inline>
        </w:drawing>
      </w:r>
    </w:p>
    <w:p w:rsidR="00E90C1F" w:rsidRDefault="002119F4" w:rsidP="00764F71">
      <w:pPr>
        <w:ind w:left="1080"/>
      </w:pPr>
      <w:r>
        <w:rPr>
          <w:noProof/>
        </w:rPr>
        <w:drawing>
          <wp:inline distT="0" distB="0" distL="0" distR="0" wp14:anchorId="055C56F0" wp14:editId="714C0865">
            <wp:extent cx="6188710" cy="1990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990725"/>
                    </a:xfrm>
                    <a:prstGeom prst="rect">
                      <a:avLst/>
                    </a:prstGeom>
                  </pic:spPr>
                </pic:pic>
              </a:graphicData>
            </a:graphic>
          </wp:inline>
        </w:drawing>
      </w:r>
    </w:p>
    <w:p w:rsidR="00E90C1F" w:rsidRDefault="00764F71" w:rsidP="00DA60F6">
      <w:pPr>
        <w:ind w:left="1080"/>
        <w:jc w:val="center"/>
      </w:pPr>
      <w:r>
        <w:rPr>
          <w:noProof/>
        </w:rPr>
        <w:lastRenderedPageBreak/>
        <w:drawing>
          <wp:inline distT="0" distB="0" distL="0" distR="0" wp14:anchorId="1C28B37E" wp14:editId="63BAEA15">
            <wp:extent cx="6188710" cy="2002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002155"/>
                    </a:xfrm>
                    <a:prstGeom prst="rect">
                      <a:avLst/>
                    </a:prstGeom>
                  </pic:spPr>
                </pic:pic>
              </a:graphicData>
            </a:graphic>
          </wp:inline>
        </w:drawing>
      </w:r>
    </w:p>
    <w:p w:rsidR="00E90C1F" w:rsidRDefault="00E3666A" w:rsidP="00DA60F6">
      <w:pPr>
        <w:ind w:left="1080"/>
        <w:jc w:val="center"/>
      </w:pPr>
      <w:r>
        <w:rPr>
          <w:noProof/>
        </w:rPr>
        <w:drawing>
          <wp:inline distT="0" distB="0" distL="0" distR="0" wp14:anchorId="5B196891" wp14:editId="17A7917B">
            <wp:extent cx="6188710" cy="20916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091690"/>
                    </a:xfrm>
                    <a:prstGeom prst="rect">
                      <a:avLst/>
                    </a:prstGeom>
                  </pic:spPr>
                </pic:pic>
              </a:graphicData>
            </a:graphic>
          </wp:inline>
        </w:drawing>
      </w:r>
    </w:p>
    <w:p w:rsidR="00E3666A" w:rsidRDefault="00E3666A" w:rsidP="00DA60F6">
      <w:pPr>
        <w:ind w:left="1080"/>
        <w:jc w:val="center"/>
      </w:pPr>
      <w:r>
        <w:rPr>
          <w:noProof/>
        </w:rPr>
        <w:drawing>
          <wp:inline distT="0" distB="0" distL="0" distR="0" wp14:anchorId="666052B8" wp14:editId="5897153D">
            <wp:extent cx="6188710" cy="1978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978025"/>
                    </a:xfrm>
                    <a:prstGeom prst="rect">
                      <a:avLst/>
                    </a:prstGeom>
                  </pic:spPr>
                </pic:pic>
              </a:graphicData>
            </a:graphic>
          </wp:inline>
        </w:drawing>
      </w:r>
    </w:p>
    <w:p w:rsidR="00AF0AF4" w:rsidRDefault="00AF0AF4" w:rsidP="00DA60F6">
      <w:pPr>
        <w:ind w:left="1080"/>
        <w:jc w:val="center"/>
      </w:pPr>
      <w:r>
        <w:rPr>
          <w:noProof/>
        </w:rPr>
        <w:drawing>
          <wp:inline distT="0" distB="0" distL="0" distR="0" wp14:anchorId="458D0865" wp14:editId="1011B71C">
            <wp:extent cx="6188710" cy="18802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880235"/>
                    </a:xfrm>
                    <a:prstGeom prst="rect">
                      <a:avLst/>
                    </a:prstGeom>
                  </pic:spPr>
                </pic:pic>
              </a:graphicData>
            </a:graphic>
          </wp:inline>
        </w:drawing>
      </w:r>
    </w:p>
    <w:p w:rsidR="00F8263D" w:rsidRDefault="00F8263D" w:rsidP="00DA60F6">
      <w:pPr>
        <w:ind w:left="1080"/>
        <w:jc w:val="center"/>
      </w:pPr>
      <w:r>
        <w:rPr>
          <w:noProof/>
        </w:rPr>
        <w:lastRenderedPageBreak/>
        <w:drawing>
          <wp:inline distT="0" distB="0" distL="0" distR="0" wp14:anchorId="13C23A90" wp14:editId="1978A80E">
            <wp:extent cx="6188710" cy="20491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049145"/>
                    </a:xfrm>
                    <a:prstGeom prst="rect">
                      <a:avLst/>
                    </a:prstGeom>
                  </pic:spPr>
                </pic:pic>
              </a:graphicData>
            </a:graphic>
          </wp:inline>
        </w:drawing>
      </w:r>
    </w:p>
    <w:p w:rsidR="00DA60F6" w:rsidRDefault="00DA60F6" w:rsidP="00DA60F6">
      <w:pPr>
        <w:ind w:left="1080"/>
        <w:jc w:val="center"/>
      </w:pPr>
      <w:r>
        <w:t>Fig: 2.2</w:t>
      </w:r>
    </w:p>
    <w:p w:rsidR="00DA60F6" w:rsidRDefault="00DF7316" w:rsidP="00D50DE0">
      <w:pPr>
        <w:pStyle w:val="Heading3"/>
        <w:keepNext/>
        <w:keepLines/>
        <w:numPr>
          <w:ilvl w:val="2"/>
          <w:numId w:val="104"/>
        </w:numPr>
        <w:pBdr>
          <w:bottom w:val="none" w:sz="0" w:space="0" w:color="auto"/>
        </w:pBdr>
        <w:spacing w:line="276" w:lineRule="auto"/>
        <w:ind w:left="1764"/>
        <w:rPr>
          <w:i w:val="0"/>
          <w:sz w:val="24"/>
          <w:szCs w:val="24"/>
        </w:rPr>
      </w:pPr>
      <w:bookmarkStart w:id="24" w:name="_Ref278867339"/>
      <w:bookmarkStart w:id="25" w:name="_Ref278867427"/>
      <w:bookmarkStart w:id="26" w:name="_Toc405997361"/>
      <w:bookmarkStart w:id="27" w:name="_Toc18418247"/>
      <w:r>
        <w:rPr>
          <w:i w:val="0"/>
          <w:sz w:val="24"/>
          <w:szCs w:val="24"/>
        </w:rPr>
        <w:t>Managing</w:t>
      </w:r>
      <w:r w:rsidR="00274D43" w:rsidRPr="00B63D8A">
        <w:rPr>
          <w:i w:val="0"/>
          <w:sz w:val="24"/>
          <w:szCs w:val="24"/>
        </w:rPr>
        <w:t xml:space="preserve"> </w:t>
      </w:r>
      <w:r w:rsidR="00C04461" w:rsidRPr="00B63D8A">
        <w:rPr>
          <w:i w:val="0"/>
          <w:sz w:val="24"/>
          <w:szCs w:val="24"/>
        </w:rPr>
        <w:t>Worldpay</w:t>
      </w:r>
      <w:r w:rsidR="00274D43" w:rsidRPr="00B63D8A">
        <w:rPr>
          <w:i w:val="0"/>
          <w:sz w:val="24"/>
          <w:szCs w:val="24"/>
        </w:rPr>
        <w:t xml:space="preserve"> Custom Site Preferences</w:t>
      </w:r>
      <w:bookmarkEnd w:id="24"/>
      <w:bookmarkEnd w:id="25"/>
      <w:bookmarkEnd w:id="26"/>
      <w:bookmarkEnd w:id="27"/>
    </w:p>
    <w:p w:rsidR="0068184F" w:rsidRPr="0068184F" w:rsidRDefault="0068184F" w:rsidP="0068184F"/>
    <w:p w:rsidR="00DA60F6" w:rsidRDefault="00DA60F6" w:rsidP="00DA60F6">
      <w:pPr>
        <w:ind w:left="1080"/>
      </w:pPr>
      <w:r>
        <w:t xml:space="preserve">In Business Manager, navigate to the </w:t>
      </w:r>
      <w:r w:rsidRPr="00D713AD">
        <w:rPr>
          <w:i/>
          <w:u w:val="single"/>
        </w:rPr>
        <w:t>Site</w:t>
      </w:r>
      <w:r w:rsidR="00770566" w:rsidRPr="00770566">
        <w:rPr>
          <w:i/>
          <w:u w:val="single"/>
        </w:rPr>
        <w:sym w:font="Wingdings" w:char="F0E0"/>
      </w:r>
      <w:r>
        <w:t xml:space="preserve"> </w:t>
      </w:r>
      <w:r w:rsidR="00770566" w:rsidRPr="00C75E15">
        <w:rPr>
          <w:u w:val="single"/>
        </w:rPr>
        <w:t>Merchant Tools</w:t>
      </w:r>
      <w:r>
        <w:sym w:font="Wingdings" w:char="F0E0"/>
      </w:r>
      <w:r>
        <w:t xml:space="preserve"> </w:t>
      </w:r>
      <w:r w:rsidRPr="00D713AD">
        <w:rPr>
          <w:i/>
          <w:u w:val="single"/>
        </w:rPr>
        <w:t>Site Preferences</w:t>
      </w:r>
      <w:r>
        <w:t xml:space="preserve"> </w:t>
      </w:r>
      <w:r>
        <w:sym w:font="Wingdings" w:char="F0E0"/>
      </w:r>
      <w:r>
        <w:t xml:space="preserve"> </w:t>
      </w:r>
      <w:r w:rsidRPr="00D713AD">
        <w:rPr>
          <w:i/>
          <w:u w:val="single"/>
        </w:rPr>
        <w:t>Custom Preferences</w:t>
      </w:r>
      <w:r>
        <w:t xml:space="preserve">. A custom site preference group with the ID </w:t>
      </w:r>
      <w:r w:rsidR="00C04461">
        <w:t>Worldpay</w:t>
      </w:r>
      <w:r>
        <w:t xml:space="preserve"> is available. Please select it and edit the attributes according to your </w:t>
      </w:r>
      <w:r w:rsidR="00C04461">
        <w:t>Worldpay</w:t>
      </w:r>
      <w:r>
        <w:t xml:space="preserve"> account data and the data shown in figure </w:t>
      </w:r>
      <w:r w:rsidR="00DF6E0B">
        <w:t>2.2</w:t>
      </w:r>
      <w:r>
        <w:t xml:space="preserve">. In addition to the ones supplied by </w:t>
      </w:r>
      <w:proofErr w:type="gramStart"/>
      <w:r w:rsidR="00C04461">
        <w:t>Worldpay</w:t>
      </w:r>
      <w:proofErr w:type="gramEnd"/>
      <w:r>
        <w:t xml:space="preserve"> fill out the following properties with the values listed against them:</w:t>
      </w:r>
    </w:p>
    <w:p w:rsidR="002817A6" w:rsidRPr="007C3A7B" w:rsidRDefault="00C04461" w:rsidP="002817A6">
      <w:pPr>
        <w:pStyle w:val="ListParagraph"/>
        <w:numPr>
          <w:ilvl w:val="0"/>
          <w:numId w:val="23"/>
        </w:numPr>
        <w:ind w:left="1800"/>
        <w:rPr>
          <w:i/>
        </w:rPr>
      </w:pPr>
      <w:r w:rsidRPr="007C3A7B">
        <w:rPr>
          <w:i/>
        </w:rPr>
        <w:t>Worldpay</w:t>
      </w:r>
      <w:r w:rsidR="002817A6" w:rsidRPr="007C3A7B">
        <w:rPr>
          <w:i/>
        </w:rPr>
        <w:t xml:space="preserve"> </w:t>
      </w:r>
      <w:r w:rsidR="00770566" w:rsidRPr="007C3A7B">
        <w:rPr>
          <w:i/>
        </w:rPr>
        <w:t xml:space="preserve">Redirect </w:t>
      </w:r>
      <w:proofErr w:type="spellStart"/>
      <w:r w:rsidR="002817A6" w:rsidRPr="007C3A7B">
        <w:rPr>
          <w:i/>
        </w:rPr>
        <w:t>SuccessURL</w:t>
      </w:r>
      <w:proofErr w:type="spellEnd"/>
      <w:r w:rsidR="002817A6" w:rsidRPr="007C3A7B">
        <w:rPr>
          <w:i/>
        </w:rPr>
        <w:t xml:space="preserve">: </w:t>
      </w:r>
      <w:proofErr w:type="spellStart"/>
      <w:r w:rsidR="002817A6" w:rsidRPr="007C3A7B">
        <w:rPr>
          <w:i/>
        </w:rPr>
        <w:t>COPlaceOrder</w:t>
      </w:r>
      <w:proofErr w:type="spellEnd"/>
      <w:r w:rsidR="002817A6" w:rsidRPr="007C3A7B">
        <w:rPr>
          <w:i/>
        </w:rPr>
        <w:t>-Submit</w:t>
      </w:r>
    </w:p>
    <w:p w:rsidR="002817A6" w:rsidRPr="007C3A7B" w:rsidRDefault="00C04461" w:rsidP="002817A6">
      <w:pPr>
        <w:pStyle w:val="ListParagraph"/>
        <w:numPr>
          <w:ilvl w:val="0"/>
          <w:numId w:val="23"/>
        </w:numPr>
        <w:ind w:left="1800"/>
        <w:rPr>
          <w:i/>
        </w:rPr>
      </w:pPr>
      <w:r w:rsidRPr="007C3A7B">
        <w:rPr>
          <w:i/>
        </w:rPr>
        <w:t>Worldpay</w:t>
      </w:r>
      <w:r w:rsidR="002817A6" w:rsidRPr="007C3A7B">
        <w:rPr>
          <w:i/>
        </w:rPr>
        <w:t xml:space="preserve"> </w:t>
      </w:r>
      <w:r w:rsidR="00770566" w:rsidRPr="007C3A7B">
        <w:rPr>
          <w:i/>
        </w:rPr>
        <w:t xml:space="preserve">Redirect </w:t>
      </w:r>
      <w:proofErr w:type="spellStart"/>
      <w:r w:rsidR="002817A6" w:rsidRPr="007C3A7B">
        <w:rPr>
          <w:i/>
        </w:rPr>
        <w:t>PendingURL</w:t>
      </w:r>
      <w:proofErr w:type="spellEnd"/>
      <w:r w:rsidR="002817A6" w:rsidRPr="007C3A7B">
        <w:rPr>
          <w:i/>
        </w:rPr>
        <w:t>:</w:t>
      </w:r>
      <w:r w:rsidR="00384F9A" w:rsidRPr="007C3A7B">
        <w:rPr>
          <w:i/>
        </w:rPr>
        <w:t xml:space="preserve"> </w:t>
      </w:r>
      <w:proofErr w:type="spellStart"/>
      <w:r w:rsidR="002817A6" w:rsidRPr="007C3A7B">
        <w:rPr>
          <w:i/>
        </w:rPr>
        <w:t>COPlaceOrder</w:t>
      </w:r>
      <w:proofErr w:type="spellEnd"/>
      <w:r w:rsidR="002817A6" w:rsidRPr="007C3A7B">
        <w:rPr>
          <w:i/>
        </w:rPr>
        <w:t>-Submit</w:t>
      </w:r>
    </w:p>
    <w:p w:rsidR="002817A6" w:rsidRPr="007C3A7B" w:rsidRDefault="00C04461" w:rsidP="002817A6">
      <w:pPr>
        <w:pStyle w:val="ListParagraph"/>
        <w:numPr>
          <w:ilvl w:val="0"/>
          <w:numId w:val="23"/>
        </w:numPr>
        <w:ind w:left="1800"/>
        <w:rPr>
          <w:i/>
        </w:rPr>
      </w:pPr>
      <w:r w:rsidRPr="007C3A7B">
        <w:rPr>
          <w:i/>
        </w:rPr>
        <w:t>Worldpay</w:t>
      </w:r>
      <w:r w:rsidR="002817A6" w:rsidRPr="007C3A7B">
        <w:rPr>
          <w:i/>
        </w:rPr>
        <w:t xml:space="preserve"> </w:t>
      </w:r>
      <w:r w:rsidR="00770566" w:rsidRPr="007C3A7B">
        <w:rPr>
          <w:i/>
        </w:rPr>
        <w:t xml:space="preserve">Redirect </w:t>
      </w:r>
      <w:proofErr w:type="spellStart"/>
      <w:r w:rsidR="002817A6" w:rsidRPr="007C3A7B">
        <w:rPr>
          <w:i/>
        </w:rPr>
        <w:t>FailureURL</w:t>
      </w:r>
      <w:proofErr w:type="spellEnd"/>
      <w:r w:rsidR="002817A6" w:rsidRPr="007C3A7B">
        <w:rPr>
          <w:i/>
        </w:rPr>
        <w:t xml:space="preserve">: </w:t>
      </w:r>
      <w:proofErr w:type="spellStart"/>
      <w:r w:rsidR="002817A6" w:rsidRPr="007C3A7B">
        <w:rPr>
          <w:i/>
        </w:rPr>
        <w:t>COPlaceOrder</w:t>
      </w:r>
      <w:proofErr w:type="spellEnd"/>
      <w:r w:rsidR="002817A6" w:rsidRPr="007C3A7B">
        <w:rPr>
          <w:i/>
        </w:rPr>
        <w:t>-Submit</w:t>
      </w:r>
    </w:p>
    <w:p w:rsidR="002817A6" w:rsidRPr="007C3A7B" w:rsidRDefault="00C04461" w:rsidP="002817A6">
      <w:pPr>
        <w:pStyle w:val="ListParagraph"/>
        <w:numPr>
          <w:ilvl w:val="0"/>
          <w:numId w:val="23"/>
        </w:numPr>
        <w:ind w:left="1800"/>
        <w:rPr>
          <w:i/>
        </w:rPr>
      </w:pPr>
      <w:r w:rsidRPr="007C3A7B">
        <w:rPr>
          <w:i/>
        </w:rPr>
        <w:t>Worldpay</w:t>
      </w:r>
      <w:r w:rsidR="002817A6" w:rsidRPr="007C3A7B">
        <w:rPr>
          <w:i/>
        </w:rPr>
        <w:t xml:space="preserve"> </w:t>
      </w:r>
      <w:r w:rsidR="00770566" w:rsidRPr="007C3A7B">
        <w:rPr>
          <w:i/>
        </w:rPr>
        <w:t xml:space="preserve">Redirect </w:t>
      </w:r>
      <w:proofErr w:type="spellStart"/>
      <w:r w:rsidR="002817A6" w:rsidRPr="007C3A7B">
        <w:rPr>
          <w:i/>
        </w:rPr>
        <w:t>CancelURL</w:t>
      </w:r>
      <w:proofErr w:type="spellEnd"/>
      <w:r w:rsidR="002817A6" w:rsidRPr="007C3A7B">
        <w:rPr>
          <w:i/>
        </w:rPr>
        <w:t xml:space="preserve">: </w:t>
      </w:r>
      <w:proofErr w:type="spellStart"/>
      <w:r w:rsidR="002817A6" w:rsidRPr="007C3A7B">
        <w:rPr>
          <w:i/>
        </w:rPr>
        <w:t>COPlaceOrder</w:t>
      </w:r>
      <w:proofErr w:type="spellEnd"/>
      <w:r w:rsidR="002817A6" w:rsidRPr="007C3A7B">
        <w:rPr>
          <w:i/>
        </w:rPr>
        <w:t>-Submit</w:t>
      </w:r>
    </w:p>
    <w:p w:rsidR="00DA60F6" w:rsidRPr="007C3A7B" w:rsidRDefault="00C04461" w:rsidP="00AF39B6">
      <w:pPr>
        <w:pStyle w:val="ListParagraph"/>
        <w:numPr>
          <w:ilvl w:val="0"/>
          <w:numId w:val="23"/>
        </w:numPr>
        <w:ind w:left="1800"/>
        <w:rPr>
          <w:i/>
        </w:rPr>
      </w:pPr>
      <w:r w:rsidRPr="007C3A7B">
        <w:rPr>
          <w:i/>
        </w:rPr>
        <w:t>Worldpay</w:t>
      </w:r>
      <w:r w:rsidR="00DA60F6" w:rsidRPr="007C3A7B">
        <w:rPr>
          <w:i/>
        </w:rPr>
        <w:t xml:space="preserve"> </w:t>
      </w:r>
      <w:proofErr w:type="spellStart"/>
      <w:r w:rsidR="00DA60F6" w:rsidRPr="007C3A7B">
        <w:rPr>
          <w:i/>
        </w:rPr>
        <w:t>TermURL</w:t>
      </w:r>
      <w:proofErr w:type="spellEnd"/>
      <w:r w:rsidR="00DA60F6" w:rsidRPr="007C3A7B">
        <w:rPr>
          <w:i/>
        </w:rPr>
        <w:t xml:space="preserve">: </w:t>
      </w:r>
      <w:r w:rsidRPr="007C3A7B">
        <w:rPr>
          <w:i/>
        </w:rPr>
        <w:t>Worldpay</w:t>
      </w:r>
      <w:r w:rsidR="00DA60F6" w:rsidRPr="007C3A7B">
        <w:rPr>
          <w:i/>
        </w:rPr>
        <w:t>-</w:t>
      </w:r>
      <w:proofErr w:type="spellStart"/>
      <w:r w:rsidR="00DA60F6" w:rsidRPr="007C3A7B">
        <w:rPr>
          <w:i/>
        </w:rPr>
        <w:t>HandleAuthenticationResponse</w:t>
      </w:r>
      <w:proofErr w:type="spellEnd"/>
    </w:p>
    <w:p w:rsidR="00911A29" w:rsidRDefault="00911A29" w:rsidP="00911A29">
      <w:pPr>
        <w:ind w:left="1440"/>
      </w:pPr>
      <w:r>
        <w:t xml:space="preserve"> </w:t>
      </w:r>
      <w:r w:rsidRPr="00101866">
        <w:t xml:space="preserve">** The fields highlighted in blue in the </w:t>
      </w:r>
      <w:r w:rsidR="00C2491C" w:rsidRPr="00101866">
        <w:t xml:space="preserve">below </w:t>
      </w:r>
      <w:r w:rsidRPr="00101866">
        <w:t xml:space="preserve">table are mandatory </w:t>
      </w:r>
      <w:r w:rsidR="006E656E" w:rsidRPr="00101866">
        <w:t>fields</w:t>
      </w:r>
    </w:p>
    <w:tbl>
      <w:tblPr>
        <w:tblpPr w:leftFromText="180" w:rightFromText="180" w:vertAnchor="text" w:horzAnchor="margin" w:tblpX="-10" w:tblpY="33"/>
        <w:tblW w:w="9910" w:type="dxa"/>
        <w:tblLayout w:type="fixed"/>
        <w:tblLook w:val="04A0" w:firstRow="1" w:lastRow="0" w:firstColumn="1" w:lastColumn="0" w:noHBand="0" w:noVBand="1"/>
      </w:tblPr>
      <w:tblGrid>
        <w:gridCol w:w="2080"/>
        <w:gridCol w:w="4860"/>
        <w:gridCol w:w="2970"/>
      </w:tblGrid>
      <w:tr w:rsidR="00911A29" w:rsidRPr="00CD397A" w:rsidTr="00B8144C">
        <w:trPr>
          <w:trHeight w:val="457"/>
        </w:trPr>
        <w:tc>
          <w:tcPr>
            <w:tcW w:w="2080" w:type="dxa"/>
            <w:tcBorders>
              <w:top w:val="single" w:sz="8" w:space="0" w:color="4BACC6"/>
              <w:left w:val="single" w:sz="8" w:space="0" w:color="4BACC6"/>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Site Preference</w:t>
            </w:r>
          </w:p>
        </w:tc>
        <w:tc>
          <w:tcPr>
            <w:tcW w:w="486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Description</w:t>
            </w:r>
          </w:p>
        </w:tc>
        <w:tc>
          <w:tcPr>
            <w:tcW w:w="297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Default Values</w:t>
            </w:r>
          </w:p>
        </w:tc>
      </w:tr>
      <w:tr w:rsidR="00911A29" w:rsidRPr="00CD397A" w:rsidTr="00B8144C">
        <w:trPr>
          <w:trHeight w:val="630"/>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 xml:space="preserve">Merchant Code for </w:t>
            </w:r>
            <w:r w:rsidR="00C04461">
              <w:rPr>
                <w:rFonts w:ascii="Calibri" w:eastAsiaTheme="majorEastAsia" w:hAnsi="Calibri" w:cs="Times New Roman"/>
                <w:b/>
                <w:bCs/>
                <w:color w:val="000000"/>
              </w:rPr>
              <w:t>Worldpay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w:t>
            </w:r>
            <w:r w:rsidR="008F380E">
              <w:rPr>
                <w:rFonts w:ascii="Calibri" w:eastAsia="Times New Roman" w:hAnsi="Calibri" w:cs="Times New Roman"/>
                <w:color w:val="000000"/>
              </w:rPr>
              <w:t xml:space="preserve"> specific</w:t>
            </w:r>
            <w:r w:rsidRPr="00CD397A">
              <w:rPr>
                <w:rFonts w:ascii="Calibri" w:eastAsia="Times New Roman" w:hAnsi="Calibri" w:cs="Times New Roman"/>
                <w:color w:val="000000"/>
              </w:rPr>
              <w:t xml:space="preserve"> Merchant </w:t>
            </w:r>
            <w:r w:rsidR="008F380E">
              <w:rPr>
                <w:rFonts w:ascii="Calibri" w:eastAsia="Times New Roman" w:hAnsi="Calibri" w:cs="Times New Roman"/>
                <w:color w:val="000000"/>
              </w:rPr>
              <w:t>code</w:t>
            </w:r>
            <w:r w:rsidRPr="00CD397A">
              <w:rPr>
                <w:rFonts w:ascii="Calibri" w:eastAsia="Times New Roman" w:hAnsi="Calibri" w:cs="Times New Roman"/>
                <w:color w:val="000000"/>
              </w:rPr>
              <w:t xml:space="preserve"> value.</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DAEEF3" w:themeFill="accent5" w:themeFillTint="33"/>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MAC Secret Code</w:t>
            </w:r>
          </w:p>
        </w:tc>
        <w:tc>
          <w:tcPr>
            <w:tcW w:w="486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The field</w:t>
            </w:r>
            <w:r w:rsidR="0000048D">
              <w:rPr>
                <w:rFonts w:ascii="Calibri" w:eastAsia="Times New Roman" w:hAnsi="Calibri" w:cs="Times New Roman"/>
                <w:color w:val="000000"/>
              </w:rPr>
              <w:t xml:space="preserve"> represents the MAC secret code</w:t>
            </w:r>
            <w:r w:rsidRPr="00CD397A">
              <w:rPr>
                <w:rFonts w:ascii="Calibri" w:eastAsia="Times New Roman" w:hAnsi="Calibri" w:cs="Times New Roman"/>
                <w:color w:val="000000"/>
              </w:rPr>
              <w:t xml:space="preserve"> that configur</w:t>
            </w:r>
            <w:r w:rsidR="00C67957">
              <w:rPr>
                <w:rFonts w:ascii="Calibri" w:eastAsia="Times New Roman" w:hAnsi="Calibri" w:cs="Times New Roman"/>
                <w:color w:val="000000"/>
              </w:rPr>
              <w:t>able</w:t>
            </w:r>
            <w:r w:rsidRPr="00CD397A">
              <w:rPr>
                <w:rFonts w:ascii="Calibri" w:eastAsia="Times New Roman" w:hAnsi="Calibri" w:cs="Times New Roman"/>
                <w:color w:val="000000"/>
              </w:rPr>
              <w:t xml:space="preserve"> in Worldpay Merchant Interface.</w:t>
            </w:r>
          </w:p>
        </w:tc>
        <w:tc>
          <w:tcPr>
            <w:tcW w:w="297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Includes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all the Cards and </w:t>
            </w:r>
            <w:proofErr w:type="gramStart"/>
            <w:r w:rsidRPr="00CD397A">
              <w:rPr>
                <w:rFonts w:ascii="Calibri" w:eastAsia="Times New Roman" w:hAnsi="Calibri" w:cs="Times New Roman"/>
                <w:color w:val="000000"/>
              </w:rPr>
              <w:t>APM’s</w:t>
            </w:r>
            <w:proofErr w:type="gramEnd"/>
            <w:r w:rsidRPr="00CD397A">
              <w:rPr>
                <w:rFonts w:ascii="Calibri" w:eastAsia="Times New Roman" w:hAnsi="Calibri" w:cs="Times New Roman"/>
                <w:color w:val="000000"/>
              </w:rPr>
              <w:t xml:space="preserve"> supported and will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Add the Cards /APMs supported on Hosted Payment Pages.</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(Refer to </w:t>
            </w:r>
            <w:r w:rsidR="00770566">
              <w:rPr>
                <w:rFonts w:ascii="Calibri" w:eastAsia="Times New Roman" w:hAnsi="Calibri" w:cs="Times New Roman"/>
                <w:color w:val="000000"/>
              </w:rPr>
              <w:t xml:space="preserve"> Appendix A </w:t>
            </w:r>
            <w:r>
              <w:rPr>
                <w:rFonts w:ascii="Calibri" w:eastAsia="Times New Roman" w:hAnsi="Calibri" w:cs="Times New Roman"/>
                <w:color w:val="000000"/>
              </w:rPr>
              <w:t>for values)</w:t>
            </w:r>
          </w:p>
        </w:tc>
      </w:tr>
      <w:tr w:rsidR="00911A29" w:rsidRPr="00CD397A" w:rsidTr="00B8144C">
        <w:trPr>
          <w:trHeight w:val="780"/>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Excludes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Arial" w:eastAsia="Times New Roman" w:hAnsi="Arial" w:cs="Arial"/>
                <w:color w:val="000000"/>
                <w:sz w:val="20"/>
                <w:szCs w:val="20"/>
              </w:rPr>
            </w:pPr>
            <w:proofErr w:type="gramStart"/>
            <w:r w:rsidRPr="00CD397A">
              <w:rPr>
                <w:rFonts w:ascii="Arial" w:eastAsia="Times New Roman" w:hAnsi="Arial" w:cs="Arial"/>
                <w:color w:val="000000"/>
                <w:sz w:val="20"/>
                <w:szCs w:val="20"/>
              </w:rPr>
              <w:t>This</w:t>
            </w:r>
            <w:proofErr w:type="gramEnd"/>
            <w:r w:rsidRPr="00CD397A">
              <w:rPr>
                <w:rFonts w:ascii="Arial" w:eastAsia="Times New Roman" w:hAnsi="Arial" w:cs="Arial"/>
                <w:color w:val="000000"/>
                <w:sz w:val="20"/>
                <w:szCs w:val="20"/>
              </w:rPr>
              <w:t xml:space="preserve"> field represents all the Cards and APM’s that are needs to be excluded and will not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Exponent for currency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decimal places supported in the Order Amount. </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CD397A">
              <w:rPr>
                <w:rFonts w:ascii="Calibri" w:eastAsia="Times New Roman" w:hAnsi="Calibri" w:cs="Times New Roman"/>
                <w:color w:val="000000"/>
              </w:rPr>
              <w:t>2</w:t>
            </w:r>
            <w:r>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lastRenderedPageBreak/>
              <w:t>Worldpay</w:t>
            </w:r>
            <w:r w:rsidR="00911A29" w:rsidRPr="00CD397A">
              <w:rPr>
                <w:rFonts w:ascii="Calibri" w:eastAsiaTheme="majorEastAsia" w:hAnsi="Calibri" w:cs="Times New Roman"/>
                <w:b/>
                <w:bCs/>
                <w:color w:val="000000"/>
              </w:rPr>
              <w:t xml:space="preserve"> Redirect Success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Success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successful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w:t>
            </w:r>
            <w:proofErr w:type="spellStart"/>
            <w:r w:rsidR="000C07C2">
              <w:t>COPlaceOrder</w:t>
            </w:r>
            <w:proofErr w:type="spellEnd"/>
            <w:r w:rsidR="000C07C2">
              <w:t>-Submit</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Failure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Failure</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Failure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w:t>
            </w:r>
            <w:proofErr w:type="spellStart"/>
            <w:r w:rsidR="000C07C2">
              <w:t>COPlaceOrder</w:t>
            </w:r>
            <w:proofErr w:type="spellEnd"/>
            <w:r w:rsidR="000C07C2">
              <w:t>-Submit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Pending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Pending</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Pending or Pending-Open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w:t>
            </w:r>
            <w:proofErr w:type="spellStart"/>
            <w:r w:rsidR="000C07C2">
              <w:t>COPlaceOrder</w:t>
            </w:r>
            <w:proofErr w:type="spellEnd"/>
            <w:r w:rsidR="000C07C2">
              <w:t>-Submit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Cancel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Cancel</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cancelled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w:t>
            </w:r>
            <w:proofErr w:type="spellStart"/>
            <w:r w:rsidR="000C07C2">
              <w:t>COPlaceOrder</w:t>
            </w:r>
            <w:proofErr w:type="spellEnd"/>
            <w:r w:rsidR="000C07C2">
              <w:t>-Submit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6E4740"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w:t>
            </w:r>
            <w:proofErr w:type="spellStart"/>
            <w:r w:rsidR="00911A29" w:rsidRPr="00CD397A">
              <w:rPr>
                <w:rFonts w:ascii="Calibri" w:eastAsiaTheme="majorEastAsia" w:hAnsi="Calibri" w:cs="Times New Roman"/>
                <w:b/>
                <w:bCs/>
                <w:color w:val="000000"/>
              </w:rPr>
              <w:t>TermURL</w:t>
            </w:r>
            <w:proofErr w:type="spellEnd"/>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Term URL on which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in case of 3D secure.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r w:rsidR="00911A29" w:rsidRPr="00CD397A">
              <w:rPr>
                <w:rFonts w:ascii="Calibri" w:eastAsia="Times New Roman" w:hAnsi="Calibri" w:cs="Times New Roman"/>
                <w:color w:val="000000"/>
              </w:rPr>
              <w:t>-</w:t>
            </w:r>
            <w:proofErr w:type="spellStart"/>
            <w:r w:rsidR="00911A29" w:rsidRPr="00CD397A">
              <w:rPr>
                <w:rFonts w:ascii="Calibri" w:eastAsia="Times New Roman" w:hAnsi="Calibri" w:cs="Times New Roman"/>
                <w:color w:val="000000"/>
              </w:rPr>
              <w:t>HandleAuthenticationResponse</w:t>
            </w:r>
            <w:proofErr w:type="spellEnd"/>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w:t>
            </w:r>
            <w:proofErr w:type="spellStart"/>
            <w:r w:rsidR="00911A29" w:rsidRPr="00CD397A">
              <w:rPr>
                <w:rFonts w:ascii="Calibri" w:eastAsiaTheme="majorEastAsia" w:hAnsi="Calibri" w:cs="Times New Roman"/>
                <w:b/>
                <w:bCs/>
                <w:color w:val="000000"/>
              </w:rPr>
              <w:t>iDEAL</w:t>
            </w:r>
            <w:proofErr w:type="spellEnd"/>
            <w:r w:rsidR="00911A29" w:rsidRPr="00CD397A">
              <w:rPr>
                <w:rFonts w:ascii="Calibri" w:eastAsiaTheme="majorEastAsia" w:hAnsi="Calibri" w:cs="Times New Roman"/>
                <w:b/>
                <w:bCs/>
                <w:color w:val="000000"/>
              </w:rPr>
              <w:t xml:space="preserve"> Bank List</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Bank’s supported for </w:t>
            </w:r>
            <w:proofErr w:type="spellStart"/>
            <w:r w:rsidRPr="00CD397A">
              <w:rPr>
                <w:rFonts w:ascii="Calibri" w:eastAsia="Times New Roman" w:hAnsi="Calibri" w:cs="Times New Roman"/>
                <w:color w:val="000000"/>
              </w:rPr>
              <w:t>iDEAL</w:t>
            </w:r>
            <w:proofErr w:type="spellEnd"/>
            <w:r w:rsidRPr="00CD397A">
              <w:rPr>
                <w:rFonts w:ascii="Calibri" w:eastAsia="Times New Roman" w:hAnsi="Calibri" w:cs="Times New Roman"/>
                <w:color w:val="000000"/>
              </w:rPr>
              <w:t xml:space="preserve"> APM. The merchant can select the Banks that needs to </w:t>
            </w:r>
            <w:proofErr w:type="gramStart"/>
            <w:r w:rsidRPr="00CD397A">
              <w:rPr>
                <w:rFonts w:ascii="Calibri" w:eastAsia="Times New Roman" w:hAnsi="Calibri" w:cs="Times New Roman"/>
                <w:color w:val="000000"/>
              </w:rPr>
              <w:t>be displayed</w:t>
            </w:r>
            <w:proofErr w:type="gramEnd"/>
            <w:r w:rsidRPr="00CD397A">
              <w:rPr>
                <w:rFonts w:ascii="Calibri" w:eastAsia="Times New Roman" w:hAnsi="Calibri" w:cs="Times New Roman"/>
                <w:color w:val="000000"/>
              </w:rPr>
              <w:t xml:space="preserve"> on the Merchant Site.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Select the ones to </w:t>
            </w:r>
            <w:proofErr w:type="gramStart"/>
            <w:r w:rsidRPr="00CD397A">
              <w:rPr>
                <w:rFonts w:ascii="Calibri" w:eastAsia="Times New Roman" w:hAnsi="Calibri" w:cs="Times New Roman"/>
                <w:color w:val="000000"/>
              </w:rPr>
              <w:t>be supported</w:t>
            </w:r>
            <w:proofErr w:type="gramEnd"/>
            <w:r w:rsidRPr="00CD397A">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Installation Id</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installation ID provided by Worldpay, it will determine the look and feel of the Hosted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Address Details Read Only</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 true if address details needs to be made read only</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Hide Address Details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w:t>
            </w:r>
            <w:r>
              <w:rPr>
                <w:rFonts w:ascii="Calibri" w:eastAsia="Times New Roman" w:hAnsi="Calibri" w:cs="Times New Roman"/>
                <w:color w:val="000000"/>
              </w:rPr>
              <w:t xml:space="preserve"> true to</w:t>
            </w:r>
            <w:r w:rsidRPr="00D10991">
              <w:rPr>
                <w:rFonts w:ascii="Calibri" w:eastAsia="Times New Roman" w:hAnsi="Calibri" w:cs="Times New Roman"/>
                <w:color w:val="000000"/>
              </w:rPr>
              <w:t xml:space="preserve"> hide address details on V3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proofErr w:type="spellStart"/>
            <w:r w:rsidRPr="00CD397A">
              <w:rPr>
                <w:rFonts w:ascii="Calibri" w:eastAsiaTheme="majorEastAsia" w:hAnsi="Calibri" w:cs="Times New Roman"/>
                <w:b/>
                <w:bCs/>
                <w:color w:val="000000"/>
              </w:rPr>
              <w:t>EnableAPMLookUpService</w:t>
            </w:r>
            <w:proofErr w:type="spellEnd"/>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Look Up service, based upon the </w:t>
            </w:r>
            <w:r w:rsidR="00BF46D0" w:rsidRPr="00CD397A">
              <w:rPr>
                <w:rFonts w:ascii="Calibri" w:eastAsia="Times New Roman" w:hAnsi="Calibri" w:cs="Times New Roman"/>
                <w:color w:val="000000"/>
              </w:rPr>
              <w:t>Merchant</w:t>
            </w:r>
            <w:r w:rsidRPr="00CD397A">
              <w:rPr>
                <w:rFonts w:ascii="Calibri" w:eastAsia="Times New Roman" w:hAnsi="Calibri" w:cs="Times New Roman"/>
                <w:color w:val="000000"/>
              </w:rPr>
              <w:t xml:space="preserve"> requirement.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proofErr w:type="spellStart"/>
            <w:r w:rsidRPr="00CD397A">
              <w:rPr>
                <w:rFonts w:ascii="Calibri" w:eastAsiaTheme="majorEastAsia" w:hAnsi="Calibri" w:cs="Times New Roman"/>
                <w:b/>
                <w:bCs/>
                <w:color w:val="000000"/>
              </w:rPr>
              <w:t>EnableJobMailerService</w:t>
            </w:r>
            <w:proofErr w:type="spellEnd"/>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Email Service. The Emails are triggered </w:t>
            </w:r>
            <w:proofErr w:type="gramStart"/>
            <w:r w:rsidRPr="00CD397A">
              <w:rPr>
                <w:rFonts w:ascii="Calibri" w:eastAsia="Times New Roman" w:hAnsi="Calibri" w:cs="Times New Roman"/>
                <w:color w:val="000000"/>
              </w:rPr>
              <w:t>in</w:t>
            </w:r>
            <w:r w:rsidR="00E12253">
              <w:rPr>
                <w:rFonts w:ascii="Calibri" w:eastAsia="Times New Roman" w:hAnsi="Calibri" w:cs="Times New Roman"/>
                <w:color w:val="000000"/>
              </w:rPr>
              <w:t>-</w:t>
            </w:r>
            <w:r w:rsidRPr="00CD397A">
              <w:rPr>
                <w:rFonts w:ascii="Calibri" w:eastAsia="Times New Roman" w:hAnsi="Calibri" w:cs="Times New Roman"/>
                <w:color w:val="000000"/>
              </w:rPr>
              <w:t>case</w:t>
            </w:r>
            <w:proofErr w:type="gramEnd"/>
            <w:r w:rsidRPr="00CD397A">
              <w:rPr>
                <w:rFonts w:ascii="Calibri" w:eastAsia="Times New Roman" w:hAnsi="Calibri" w:cs="Times New Roman"/>
                <w:color w:val="000000"/>
              </w:rPr>
              <w:t xml:space="preserve"> the cartridge logic fails to handle the Order Notification</w:t>
            </w:r>
            <w:r w:rsidR="000C07C2">
              <w:rPr>
                <w:rFonts w:ascii="Calibri" w:eastAsia="Times New Roman" w:hAnsi="Calibri" w:cs="Times New Roman"/>
                <w:color w:val="000000"/>
              </w:rPr>
              <w:t>/Enquiry</w:t>
            </w:r>
            <w:r w:rsidRPr="00CD397A">
              <w:rPr>
                <w:rFonts w:ascii="Calibri" w:eastAsia="Times New Roman" w:hAnsi="Calibri" w:cs="Times New Roman"/>
                <w:color w:val="000000"/>
              </w:rPr>
              <w:t xml:space="preserve"> and update its status in Order transaction field. </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proofErr w:type="spellStart"/>
            <w:r w:rsidRPr="00CD397A">
              <w:rPr>
                <w:rFonts w:ascii="Calibri" w:eastAsiaTheme="majorEastAsia" w:hAnsi="Calibri" w:cs="Times New Roman"/>
                <w:b/>
                <w:bCs/>
                <w:color w:val="000000"/>
              </w:rPr>
              <w:t>NotifyJobMailCC</w:t>
            </w:r>
            <w:proofErr w:type="spellEnd"/>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Email address of the people to kept in CC.</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 </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proofErr w:type="spellStart"/>
            <w:r w:rsidRPr="00CD397A">
              <w:rPr>
                <w:rFonts w:ascii="Calibri" w:eastAsiaTheme="majorEastAsia" w:hAnsi="Calibri" w:cs="Times New Roman"/>
                <w:b/>
                <w:bCs/>
                <w:color w:val="000000"/>
              </w:rPr>
              <w:t>NotifyJobMailFrom</w:t>
            </w:r>
            <w:proofErr w:type="spellEnd"/>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w:t>
            </w:r>
            <w:r w:rsidR="00E12253">
              <w:rPr>
                <w:rFonts w:ascii="Calibri" w:eastAsia="Times New Roman" w:hAnsi="Calibri" w:cs="Times New Roman"/>
                <w:color w:val="000000"/>
              </w:rPr>
              <w:t xml:space="preserve">il address of the people to be </w:t>
            </w:r>
            <w:r w:rsidRPr="00CD397A">
              <w:rPr>
                <w:rFonts w:ascii="Calibri" w:eastAsia="Times New Roman" w:hAnsi="Calibri" w:cs="Times New Roman"/>
                <w:color w:val="000000"/>
              </w:rPr>
              <w:t xml:space="preserve">in </w:t>
            </w:r>
            <w:proofErr w:type="gramStart"/>
            <w:r w:rsidRPr="00CD397A">
              <w:rPr>
                <w:rFonts w:ascii="Calibri" w:eastAsia="Times New Roman" w:hAnsi="Calibri" w:cs="Times New Roman"/>
                <w:color w:val="000000"/>
              </w:rPr>
              <w:t>From</w:t>
            </w:r>
            <w:proofErr w:type="gramEnd"/>
            <w:r w:rsidRPr="00CD397A">
              <w:rPr>
                <w:rFonts w:ascii="Calibri" w:eastAsia="Times New Roman" w:hAnsi="Calibri" w:cs="Times New Roman"/>
                <w:color w:val="000000"/>
              </w:rPr>
              <w: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proofErr w:type="spellStart"/>
            <w:r w:rsidRPr="00CD397A">
              <w:rPr>
                <w:rFonts w:ascii="Calibri" w:eastAsiaTheme="majorEastAsia" w:hAnsi="Calibri" w:cs="Times New Roman"/>
                <w:b/>
                <w:bCs/>
                <w:color w:val="000000"/>
              </w:rPr>
              <w:t>NotifyJobMailTo</w:t>
            </w:r>
            <w:proofErr w:type="spellEnd"/>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w:t>
            </w:r>
            <w:r w:rsidR="00E12253">
              <w:rPr>
                <w:rFonts w:ascii="Calibri" w:eastAsia="Times New Roman" w:hAnsi="Calibri" w:cs="Times New Roman"/>
                <w:color w:val="000000"/>
              </w:rPr>
              <w:t xml:space="preserve">l address of the people to be </w:t>
            </w:r>
            <w:r w:rsidRPr="00CD397A">
              <w:rPr>
                <w:rFonts w:ascii="Calibri" w:eastAsia="Times New Roman" w:hAnsi="Calibri" w:cs="Times New Roman"/>
                <w:color w:val="000000"/>
              </w:rPr>
              <w:t xml:space="preserve">in </w:t>
            </w:r>
            <w:proofErr w:type="gramStart"/>
            <w:r w:rsidRPr="00CD397A">
              <w:rPr>
                <w:rFonts w:ascii="Calibri" w:eastAsia="Times New Roman" w:hAnsi="Calibri" w:cs="Times New Roman"/>
                <w:color w:val="000000"/>
              </w:rPr>
              <w:t>To</w:t>
            </w:r>
            <w:proofErr w:type="gramEnd"/>
            <w:r w:rsidRPr="00CD397A">
              <w:rPr>
                <w:rFonts w:ascii="Calibri" w:eastAsia="Times New Roman" w:hAnsi="Calibri" w:cs="Times New Roman"/>
                <w:color w:val="000000"/>
              </w:rPr>
              <w: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0F1912" w:rsidRDefault="00C04461" w:rsidP="00B8144C">
            <w:pPr>
              <w:spacing w:after="0" w:line="240" w:lineRule="auto"/>
              <w:rPr>
                <w:rFonts w:ascii="Calibri" w:eastAsiaTheme="majorEastAsia" w:hAnsi="Calibri" w:cs="Times New Roman"/>
                <w:b/>
                <w:bCs/>
                <w:color w:val="000000"/>
              </w:rPr>
            </w:pPr>
            <w:proofErr w:type="spellStart"/>
            <w:r>
              <w:rPr>
                <w:rFonts w:ascii="Calibri" w:eastAsiaTheme="majorEastAsia" w:hAnsi="Calibri" w:cs="Times New Roman"/>
                <w:b/>
                <w:bCs/>
                <w:color w:val="000000"/>
              </w:rPr>
              <w:t>Worldpay</w:t>
            </w:r>
            <w:r w:rsidR="00503779" w:rsidRPr="000F1912">
              <w:rPr>
                <w:rFonts w:ascii="Calibri" w:eastAsiaTheme="majorEastAsia" w:hAnsi="Calibri" w:cs="Times New Roman"/>
                <w:b/>
                <w:bCs/>
                <w:color w:val="000000"/>
              </w:rPr>
              <w:t>Enable</w:t>
            </w:r>
            <w:proofErr w:type="spellEnd"/>
          </w:p>
          <w:p w:rsidR="00503779" w:rsidRPr="000F1912" w:rsidRDefault="00503779" w:rsidP="00B8144C">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Tokenization</w:t>
            </w:r>
          </w:p>
        </w:tc>
        <w:tc>
          <w:tcPr>
            <w:tcW w:w="4860" w:type="dxa"/>
            <w:tcBorders>
              <w:top w:val="nil"/>
              <w:left w:val="nil"/>
              <w:bottom w:val="single" w:sz="8" w:space="0" w:color="4BACC6"/>
              <w:right w:val="single" w:sz="8" w:space="0" w:color="4BACC6"/>
            </w:tcBorders>
            <w:shd w:val="clear" w:color="auto" w:fill="auto"/>
            <w:vAlign w:val="center"/>
          </w:tcPr>
          <w:p w:rsidR="00503779" w:rsidRPr="000F1912" w:rsidRDefault="00503779" w:rsidP="00B8144C">
            <w:pPr>
              <w:spacing w:after="0" w:line="240" w:lineRule="auto"/>
              <w:rPr>
                <w:rFonts w:ascii="Calibri" w:eastAsia="Times New Roman" w:hAnsi="Calibri" w:cs="Times New Roman"/>
                <w:color w:val="000000"/>
              </w:rPr>
            </w:pPr>
            <w:r w:rsidRPr="000F1912">
              <w:rPr>
                <w:rFonts w:ascii="Calibri" w:eastAsia="Times New Roman" w:hAnsi="Calibri" w:cs="Times New Roman"/>
                <w:color w:val="000000"/>
              </w:rPr>
              <w:t>This field is set to true if merchant wants to enable tokenization</w:t>
            </w:r>
          </w:p>
        </w:tc>
        <w:tc>
          <w:tcPr>
            <w:tcW w:w="2970" w:type="dxa"/>
            <w:tcBorders>
              <w:top w:val="nil"/>
              <w:left w:val="nil"/>
              <w:bottom w:val="single" w:sz="8" w:space="0" w:color="4BACC6"/>
              <w:right w:val="single" w:sz="8" w:space="0" w:color="4BACC6"/>
            </w:tcBorders>
            <w:shd w:val="clear" w:color="auto" w:fill="auto"/>
            <w:vAlign w:val="center"/>
          </w:tcPr>
          <w:p w:rsidR="00503779" w:rsidRPr="00CD397A"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lastRenderedPageBreak/>
              <w:t>Worldpay</w:t>
            </w:r>
            <w:r w:rsidR="00503779" w:rsidRPr="00503779">
              <w:rPr>
                <w:rFonts w:ascii="Calibri" w:eastAsiaTheme="majorEastAsia" w:hAnsi="Calibri" w:cs="Times New Roman"/>
                <w:b/>
                <w:bCs/>
                <w:color w:val="000000"/>
              </w:rPr>
              <w:t xml:space="preserve"> Disable CV</w:t>
            </w:r>
            <w:r w:rsidR="00503779">
              <w:rPr>
                <w:rFonts w:ascii="Calibri" w:eastAsiaTheme="majorEastAsia" w:hAnsi="Calibri" w:cs="Times New Roman"/>
                <w:b/>
                <w:bCs/>
                <w:color w:val="000000"/>
              </w:rPr>
              <w:t>V</w:t>
            </w:r>
          </w:p>
        </w:tc>
        <w:tc>
          <w:tcPr>
            <w:tcW w:w="4860" w:type="dxa"/>
            <w:tcBorders>
              <w:top w:val="nil"/>
              <w:left w:val="nil"/>
              <w:bottom w:val="single" w:sz="8" w:space="0" w:color="4BACC6"/>
              <w:right w:val="single" w:sz="8" w:space="0" w:color="4BACC6"/>
            </w:tcBorders>
            <w:shd w:val="clear" w:color="auto" w:fill="auto"/>
            <w:vAlign w:val="center"/>
          </w:tcPr>
          <w:p w:rsidR="008813B1" w:rsidRPr="008813B1" w:rsidRDefault="00503779" w:rsidP="008813B1">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disable CVV </w:t>
            </w:r>
            <w:r w:rsidR="000C07C2">
              <w:rPr>
                <w:rFonts w:ascii="Calibri" w:eastAsia="Times New Roman" w:hAnsi="Calibri" w:cs="Times New Roman"/>
                <w:color w:val="000000"/>
              </w:rPr>
              <w:t xml:space="preserve">check </w:t>
            </w:r>
            <w:r w:rsidRPr="00503779">
              <w:rPr>
                <w:rFonts w:ascii="Calibri" w:eastAsia="Times New Roman" w:hAnsi="Calibri" w:cs="Times New Roman"/>
                <w:color w:val="000000"/>
              </w:rPr>
              <w:t xml:space="preserve">for </w:t>
            </w:r>
            <w:r w:rsidR="000C07C2">
              <w:rPr>
                <w:rFonts w:ascii="Calibri" w:eastAsia="Times New Roman" w:hAnsi="Calibri" w:cs="Times New Roman"/>
                <w:color w:val="000000"/>
              </w:rPr>
              <w:t xml:space="preserve">Saved Card with </w:t>
            </w:r>
            <w:r w:rsidR="008813B1">
              <w:rPr>
                <w:rFonts w:ascii="Calibri" w:eastAsia="Times New Roman" w:hAnsi="Calibri" w:cs="Times New Roman"/>
                <w:color w:val="000000"/>
              </w:rPr>
              <w:t xml:space="preserve">token </w:t>
            </w:r>
            <w:r w:rsidR="008813B1">
              <w:t>and</w:t>
            </w:r>
            <w:r w:rsidR="008813B1" w:rsidRPr="008813B1">
              <w:rPr>
                <w:rFonts w:ascii="Calibri" w:eastAsia="Times New Roman" w:hAnsi="Calibri" w:cs="Times New Roman"/>
                <w:color w:val="000000"/>
              </w:rPr>
              <w:t xml:space="preserve"> new card.</w:t>
            </w:r>
          </w:p>
          <w:p w:rsidR="008813B1" w:rsidRPr="00503779" w:rsidRDefault="008813B1" w:rsidP="008813B1">
            <w:pPr>
              <w:spacing w:after="0" w:line="240" w:lineRule="auto"/>
              <w:rPr>
                <w:rFonts w:ascii="Calibri" w:eastAsia="Times New Roman" w:hAnsi="Calibri" w:cs="Times New Roman"/>
                <w:color w:val="000000"/>
              </w:rPr>
            </w:pPr>
            <w:r w:rsidRPr="008813B1">
              <w:rPr>
                <w:rFonts w:ascii="Calibri" w:eastAsia="Times New Roman" w:hAnsi="Calibri" w:cs="Times New Roman"/>
                <w:color w:val="000000"/>
              </w:rPr>
              <w:t xml:space="preserve">We are suppressing the </w:t>
            </w:r>
            <w:proofErr w:type="spellStart"/>
            <w:r w:rsidRPr="008813B1">
              <w:rPr>
                <w:rFonts w:ascii="Calibri" w:eastAsia="Times New Roman" w:hAnsi="Calibri" w:cs="Times New Roman"/>
                <w:color w:val="000000"/>
              </w:rPr>
              <w:t>cvv</w:t>
            </w:r>
            <w:proofErr w:type="spellEnd"/>
            <w:r w:rsidRPr="008813B1">
              <w:rPr>
                <w:rFonts w:ascii="Calibri" w:eastAsia="Times New Roman" w:hAnsi="Calibri" w:cs="Times New Roman"/>
                <w:color w:val="000000"/>
              </w:rPr>
              <w:t xml:space="preserve"> field in the request of the order placed with saved card having token and new card.</w:t>
            </w:r>
          </w:p>
          <w:p w:rsidR="00BA01E2" w:rsidRPr="00503779" w:rsidRDefault="00BA01E2" w:rsidP="001D2546">
            <w:pPr>
              <w:spacing w:after="0" w:line="240" w:lineRule="auto"/>
              <w:rPr>
                <w:rFonts w:ascii="Calibri" w:eastAsia="Times New Roman" w:hAnsi="Calibri" w:cs="Times New Roman"/>
                <w:color w:val="000000"/>
              </w:rPr>
            </w:pPr>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w:t>
            </w:r>
            <w:r w:rsidRPr="000C07C2">
              <w:rPr>
                <w:rFonts w:ascii="Calibri" w:eastAsiaTheme="majorEastAsia" w:hAnsi="Calibri" w:cs="Times New Roman"/>
                <w:b/>
                <w:bCs/>
                <w:color w:val="000000"/>
              </w:rPr>
              <w:t xml:space="preserve"> Client Side Encryption</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is set to true if merchant wants to enable </w:t>
            </w:r>
            <w:r>
              <w:rPr>
                <w:rFonts w:ascii="Calibri" w:eastAsia="Times New Roman" w:hAnsi="Calibri" w:cs="Times New Roman"/>
                <w:color w:val="000000"/>
              </w:rPr>
              <w:t>Client Side Encryption</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503779" w:rsidP="00B8144C">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Client Side Encryption Public Key</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represents the public key provided by </w:t>
            </w:r>
            <w:r w:rsidR="006E4740">
              <w:rPr>
                <w:rFonts w:ascii="Calibri" w:eastAsia="Times New Roman" w:hAnsi="Calibri" w:cs="Times New Roman"/>
                <w:color w:val="000000"/>
              </w:rPr>
              <w:t>Worldpay</w:t>
            </w:r>
            <w:r w:rsidRPr="00503779">
              <w:rPr>
                <w:rFonts w:ascii="Calibri" w:eastAsia="Times New Roman" w:hAnsi="Calibri" w:cs="Times New Roman"/>
                <w:color w:val="000000"/>
              </w:rPr>
              <w:t>, used to calculate mac value of an order</w:t>
            </w:r>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6E4740"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0C07C2" w:rsidRPr="006C7912">
              <w:rPr>
                <w:rFonts w:ascii="Calibri" w:eastAsiaTheme="majorEastAsia" w:hAnsi="Calibri" w:cs="Times New Roman"/>
                <w:b/>
                <w:bCs/>
                <w:color w:val="000000"/>
              </w:rPr>
              <w:t xml:space="preserve"> Order Inquiry Lag Time</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6C7912">
              <w:rPr>
                <w:rFonts w:ascii="Calibri" w:eastAsia="Times New Roman" w:hAnsi="Calibri" w:cs="Times New Roman"/>
                <w:color w:val="000000"/>
              </w:rPr>
              <w:t xml:space="preserve">This field represents the maximum time(in minutes) </w:t>
            </w:r>
            <w:r>
              <w:rPr>
                <w:rFonts w:ascii="Calibri" w:eastAsia="Times New Roman" w:hAnsi="Calibri" w:cs="Times New Roman"/>
                <w:color w:val="000000"/>
              </w:rPr>
              <w:t xml:space="preserve">for which orders to be look-up in </w:t>
            </w:r>
            <w:r w:rsidR="00C04461">
              <w:rPr>
                <w:rFonts w:ascii="Calibri" w:eastAsia="Times New Roman" w:hAnsi="Calibri" w:cs="Times New Roman"/>
                <w:color w:val="000000"/>
              </w:rPr>
              <w:t>Worldpay</w:t>
            </w:r>
            <w:r>
              <w:rPr>
                <w:rFonts w:ascii="Calibri" w:eastAsia="Times New Roman" w:hAnsi="Calibri" w:cs="Times New Roman"/>
                <w:color w:val="000000"/>
              </w:rPr>
              <w:t xml:space="preserve">  for Order Enquiry or order cancel/refund Job</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 xml:space="preserve">erchant Specific(Default value : </w:t>
            </w:r>
            <w:r>
              <w:rPr>
                <w:rFonts w:ascii="Calibri" w:eastAsia="Times New Roman" w:hAnsi="Calibri" w:cs="Times New Roman"/>
                <w:color w:val="000000"/>
              </w:rPr>
              <w:t>15</w:t>
            </w:r>
            <w:r w:rsidRPr="00503779">
              <w:rPr>
                <w:rFonts w:ascii="Calibri" w:eastAsia="Times New Roman" w:hAnsi="Calibri" w:cs="Times New Roman"/>
                <w:color w:val="000000"/>
              </w:rPr>
              <w:t>)</w:t>
            </w:r>
          </w:p>
        </w:tc>
      </w:tr>
      <w:tr w:rsidR="005315E8" w:rsidRPr="00CD397A" w:rsidTr="00B8144C">
        <w:trPr>
          <w:trHeight w:val="6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6C7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315E8" w:rsidRPr="00CD397A">
              <w:rPr>
                <w:rFonts w:ascii="Calibri" w:eastAsiaTheme="majorEastAsia" w:hAnsi="Calibri" w:cs="Times New Roman"/>
                <w:b/>
                <w:bCs/>
                <w:color w:val="000000"/>
              </w:rPr>
              <w:t xml:space="preserve"> Configurable HPP APM </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6C7912"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APM’s for which the site supports configurable Hosted Payment Pages (Look &amp; Feel configuration).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w:t>
            </w:r>
            <w:r w:rsidRPr="00CD397A">
              <w:rPr>
                <w:rFonts w:ascii="Calibri" w:eastAsia="Times New Roman" w:hAnsi="Calibri" w:cs="Times New Roman"/>
                <w:color w:val="000000"/>
              </w:rPr>
              <w:t>Add the APM's that support configurable Hosted Payment Pages.</w:t>
            </w:r>
          </w:p>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Ensure that the </w:t>
            </w:r>
            <w:r w:rsidRPr="006E34CA">
              <w:rPr>
                <w:rFonts w:ascii="Calibri" w:eastAsia="Times New Roman" w:hAnsi="Calibri" w:cs="Times New Roman"/>
                <w:b/>
                <w:color w:val="000000"/>
              </w:rPr>
              <w:t>Worldpay</w:t>
            </w:r>
            <w:r>
              <w:rPr>
                <w:rFonts w:ascii="Calibri" w:eastAsia="Times New Roman" w:hAnsi="Calibri" w:cs="Times New Roman"/>
                <w:color w:val="000000"/>
              </w:rPr>
              <w:t xml:space="preserve"> </w:t>
            </w:r>
            <w:proofErr w:type="spellStart"/>
            <w:r w:rsidRPr="006E34CA">
              <w:rPr>
                <w:rFonts w:ascii="Calibri" w:eastAsia="Times New Roman" w:hAnsi="Calibri" w:cs="Times New Roman"/>
                <w:b/>
                <w:color w:val="000000"/>
              </w:rPr>
              <w:t>InstallationID</w:t>
            </w:r>
            <w:proofErr w:type="spellEnd"/>
            <w:r>
              <w:rPr>
                <w:rFonts w:ascii="Calibri" w:eastAsia="Times New Roman" w:hAnsi="Calibri" w:cs="Times New Roman"/>
                <w:color w:val="000000"/>
              </w:rPr>
              <w:t xml:space="preserve"> set if some value </w:t>
            </w:r>
            <w:proofErr w:type="gramStart"/>
            <w:r>
              <w:rPr>
                <w:rFonts w:ascii="Calibri" w:eastAsia="Times New Roman" w:hAnsi="Calibri" w:cs="Times New Roman"/>
                <w:color w:val="000000"/>
              </w:rPr>
              <w:t>is added</w:t>
            </w:r>
            <w:proofErr w:type="gramEnd"/>
            <w:r>
              <w:rPr>
                <w:rFonts w:ascii="Calibri" w:eastAsia="Times New Roman" w:hAnsi="Calibri" w:cs="Times New Roman"/>
                <w:color w:val="000000"/>
              </w:rPr>
              <w:t xml:space="preserve"> to this Preference.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b/>
                <w:bCs/>
                <w:color w:val="000000"/>
              </w:rPr>
            </w:pPr>
            <w:r>
              <w:rPr>
                <w:rFonts w:ascii="Helvetica" w:hAnsi="Helvetica"/>
                <w:b/>
                <w:bCs/>
                <w:color w:val="000000"/>
                <w:sz w:val="20"/>
                <w:szCs w:val="20"/>
                <w:shd w:val="clear" w:color="auto" w:fill="FFFFFF"/>
              </w:rPr>
              <w:t>Enable Card Selection</w:t>
            </w:r>
          </w:p>
        </w:tc>
        <w:tc>
          <w:tcPr>
            <w:tcW w:w="486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Merchants choice to enable /disable Card selection on the Site.</w:t>
            </w:r>
          </w:p>
        </w:tc>
        <w:tc>
          <w:tcPr>
            <w:tcW w:w="297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Enable /Disable Card selection on the Site.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CD397A" w:rsidRDefault="00C04461" w:rsidP="00B8144C">
            <w:pPr>
              <w:spacing w:after="0" w:line="240" w:lineRule="auto"/>
              <w:rPr>
                <w:rFonts w:ascii="Calibri" w:eastAsiaTheme="majorEastAsia" w:hAnsi="Calibri" w:cs="Times New Roman"/>
                <w:b/>
                <w:bCs/>
                <w:color w:val="000000"/>
              </w:rPr>
            </w:pPr>
            <w:r>
              <w:rPr>
                <w:rFonts w:ascii="Helvetica" w:hAnsi="Helvetica"/>
                <w:b/>
                <w:bCs/>
                <w:color w:val="000000"/>
                <w:sz w:val="20"/>
                <w:szCs w:val="20"/>
                <w:shd w:val="clear" w:color="auto" w:fill="FFFFFF"/>
              </w:rPr>
              <w:t>Worldpay</w:t>
            </w:r>
            <w:r w:rsidR="005315E8">
              <w:rPr>
                <w:rFonts w:ascii="Helvetica" w:hAnsi="Helvetica"/>
                <w:b/>
                <w:bCs/>
                <w:color w:val="000000"/>
                <w:sz w:val="20"/>
                <w:szCs w:val="20"/>
                <w:shd w:val="clear" w:color="auto" w:fill="FFFFFF"/>
              </w:rPr>
              <w:t xml:space="preserve"> Merchant Number</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w:t>
            </w:r>
            <w:r>
              <w:rPr>
                <w:rFonts w:ascii="Calibri" w:eastAsia="Times New Roman" w:hAnsi="Calibri" w:cs="Times New Roman"/>
                <w:color w:val="000000"/>
              </w:rPr>
              <w:t xml:space="preserve">a Merchant specific number provided by </w:t>
            </w:r>
            <w:r w:rsidR="00C04461">
              <w:rPr>
                <w:rFonts w:ascii="Calibri" w:eastAsia="Times New Roman" w:hAnsi="Calibri" w:cs="Times New Roman"/>
                <w:color w:val="000000"/>
              </w:rPr>
              <w:t>Worldpay</w:t>
            </w:r>
            <w:r w:rsidR="00E12FBF">
              <w:rPr>
                <w:rFonts w:ascii="Calibri" w:eastAsia="Times New Roman" w:hAnsi="Calibri" w:cs="Times New Roman"/>
                <w:color w:val="000000"/>
              </w:rPr>
              <w:t>;</w:t>
            </w:r>
            <w:r>
              <w:rPr>
                <w:rFonts w:ascii="Calibri" w:eastAsia="Times New Roman" w:hAnsi="Calibri" w:cs="Times New Roman"/>
                <w:color w:val="000000"/>
              </w:rPr>
              <w:t xml:space="preserve"> this </w:t>
            </w:r>
            <w:proofErr w:type="gramStart"/>
            <w:r>
              <w:rPr>
                <w:rFonts w:ascii="Calibri" w:eastAsia="Times New Roman" w:hAnsi="Calibri" w:cs="Times New Roman"/>
                <w:color w:val="000000"/>
              </w:rPr>
              <w:t>is sent</w:t>
            </w:r>
            <w:proofErr w:type="gramEnd"/>
            <w:r>
              <w:rPr>
                <w:rFonts w:ascii="Calibri" w:eastAsia="Times New Roman" w:hAnsi="Calibri" w:cs="Times New Roman"/>
                <w:color w:val="000000"/>
              </w:rPr>
              <w:t xml:space="preserve"> as a part of request </w:t>
            </w:r>
            <w:r w:rsidRPr="00EE14AA">
              <w:rPr>
                <w:rFonts w:ascii="Calibri" w:eastAsia="Times New Roman" w:hAnsi="Calibri" w:cs="Times New Roman"/>
                <w:color w:val="000000"/>
              </w:rPr>
              <w:t>for</w:t>
            </w:r>
            <w:r w:rsidR="005921E4">
              <w:rPr>
                <w:rFonts w:ascii="Calibri" w:eastAsia="Times New Roman" w:hAnsi="Calibri" w:cs="Times New Roman"/>
                <w:color w:val="000000"/>
              </w:rPr>
              <w:t xml:space="preserve"> SEPA</w:t>
            </w:r>
            <w:r>
              <w:rPr>
                <w:rFonts w:ascii="Calibri" w:eastAsia="Times New Roman" w:hAnsi="Calibri" w:cs="Times New Roman"/>
                <w:color w:val="000000"/>
              </w:rPr>
              <w:t>.</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065E22" w:rsidRDefault="00C04461" w:rsidP="00B8144C">
            <w:pPr>
              <w:spacing w:after="0" w:line="240" w:lineRule="auto"/>
              <w:rPr>
                <w:rFonts w:ascii="Helvetica" w:hAnsi="Helvetica"/>
                <w:b/>
                <w:bCs/>
                <w:color w:val="000000"/>
                <w:sz w:val="20"/>
                <w:szCs w:val="20"/>
                <w:shd w:val="clear" w:color="auto" w:fill="FFFFFF"/>
              </w:rPr>
            </w:pPr>
            <w:r>
              <w:rPr>
                <w:rFonts w:ascii="Helvetica" w:hAnsi="Helvetica"/>
                <w:b/>
                <w:bCs/>
                <w:color w:val="000000"/>
                <w:sz w:val="20"/>
                <w:szCs w:val="20"/>
                <w:shd w:val="clear" w:color="auto" w:fill="FFFFFF"/>
              </w:rPr>
              <w:t>Worldpay</w:t>
            </w:r>
            <w:r w:rsidR="005315E8">
              <w:rPr>
                <w:rFonts w:ascii="Helvetica" w:hAnsi="Helvetica"/>
                <w:b/>
                <w:bCs/>
                <w:color w:val="000000"/>
                <w:sz w:val="20"/>
                <w:szCs w:val="20"/>
                <w:shd w:val="clear" w:color="auto" w:fill="FFFFFF"/>
              </w:rPr>
              <w:t xml:space="preserve"> </w:t>
            </w:r>
            <w:r w:rsidR="005921E4">
              <w:rPr>
                <w:rFonts w:ascii="Helvetica" w:hAnsi="Helvetica"/>
                <w:b/>
                <w:bCs/>
                <w:color w:val="000000"/>
                <w:sz w:val="20"/>
                <w:szCs w:val="20"/>
                <w:shd w:val="clear" w:color="auto" w:fill="FFFFFF"/>
              </w:rPr>
              <w:t xml:space="preserve">SEPA </w:t>
            </w:r>
            <w:r w:rsidR="005315E8">
              <w:rPr>
                <w:rFonts w:ascii="Helvetica" w:hAnsi="Helvetica"/>
                <w:b/>
                <w:bCs/>
                <w:color w:val="000000"/>
                <w:sz w:val="20"/>
                <w:szCs w:val="20"/>
                <w:shd w:val="clear" w:color="auto" w:fill="FFFFFF"/>
              </w:rPr>
              <w:t>Mandate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 xml:space="preserve">Mandate type to </w:t>
            </w:r>
            <w:proofErr w:type="gramStart"/>
            <w:r>
              <w:rPr>
                <w:rFonts w:ascii="Calibri" w:eastAsia="Times New Roman" w:hAnsi="Calibri" w:cs="Times New Roman"/>
                <w:color w:val="000000"/>
              </w:rPr>
              <w:t>be sent</w:t>
            </w:r>
            <w:proofErr w:type="gramEnd"/>
            <w:r>
              <w:rPr>
                <w:rFonts w:ascii="Calibri" w:eastAsia="Times New Roman" w:hAnsi="Calibri" w:cs="Times New Roman"/>
                <w:color w:val="000000"/>
              </w:rPr>
              <w:t xml:space="preserve"> in the </w:t>
            </w:r>
            <w:r w:rsidR="005921E4">
              <w:rPr>
                <w:rFonts w:ascii="Calibri" w:eastAsia="Times New Roman" w:hAnsi="Calibri" w:cs="Times New Roman"/>
                <w:color w:val="000000"/>
              </w:rPr>
              <w:t xml:space="preserve">SEPA </w:t>
            </w:r>
            <w:r>
              <w:rPr>
                <w:rFonts w:ascii="Calibri" w:eastAsia="Times New Roman" w:hAnsi="Calibri" w:cs="Times New Roman"/>
                <w:color w:val="000000"/>
              </w:rPr>
              <w:t>request. (Default value ONE-OFF)</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This represents the mandate type to be set for </w:t>
            </w:r>
            <w:r w:rsidR="005921E4">
              <w:rPr>
                <w:rFonts w:ascii="Calibri" w:eastAsia="Times New Roman" w:hAnsi="Calibri" w:cs="Times New Roman"/>
                <w:color w:val="000000"/>
              </w:rPr>
              <w:t xml:space="preserve">SEPA </w:t>
            </w:r>
            <w:r>
              <w:rPr>
                <w:rFonts w:ascii="Calibri" w:eastAsia="Times New Roman" w:hAnsi="Calibri" w:cs="Times New Roman"/>
                <w:color w:val="000000"/>
              </w:rPr>
              <w:t xml:space="preserve">request. The merchant can choose to set it either as ONE-OFF or RECURRING. </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5921E4" w:rsidRPr="00101866" w:rsidRDefault="005921E4" w:rsidP="00B8144C">
            <w:pPr>
              <w:spacing w:after="0" w:line="240" w:lineRule="auto"/>
              <w:rPr>
                <w:rFonts w:ascii="Calibri" w:eastAsiaTheme="majorEastAsia" w:hAnsi="Calibri" w:cs="Times New Roman"/>
                <w:b/>
                <w:bCs/>
                <w:color w:val="000000"/>
              </w:rPr>
            </w:pPr>
            <w:r w:rsidRPr="00101866">
              <w:rPr>
                <w:rFonts w:ascii="Calibri" w:eastAsiaTheme="majorEastAsia" w:hAnsi="Calibri" w:cs="Times New Roman"/>
                <w:b/>
                <w:bCs/>
                <w:color w:val="000000"/>
              </w:rPr>
              <w:t xml:space="preserve"> Worldpay Notification IP Addresses End</w:t>
            </w:r>
          </w:p>
          <w:p w:rsidR="00065E22" w:rsidRPr="00E12FBF" w:rsidRDefault="00065E22" w:rsidP="00B8144C">
            <w:pPr>
              <w:spacing w:after="0" w:line="240" w:lineRule="auto"/>
              <w:rPr>
                <w:rFonts w:ascii="Helvetica" w:hAnsi="Helvetica"/>
                <w:b/>
                <w:bCs/>
                <w:color w:val="000000"/>
                <w:sz w:val="20"/>
                <w:szCs w:val="20"/>
                <w:shd w:val="clear" w:color="auto" w:fill="FFFFFF"/>
              </w:rPr>
            </w:pP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last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065E22" w:rsidRPr="00E12FBF" w:rsidRDefault="006E4740" w:rsidP="00B8144C">
            <w:pPr>
              <w:spacing w:after="0" w:line="240" w:lineRule="auto"/>
              <w:rPr>
                <w:rFonts w:ascii="Helvetica" w:hAnsi="Helvetica"/>
                <w:b/>
                <w:bCs/>
                <w:color w:val="000000"/>
                <w:sz w:val="20"/>
                <w:szCs w:val="20"/>
                <w:shd w:val="clear" w:color="auto" w:fill="FFFFFF"/>
              </w:rPr>
            </w:pPr>
            <w:r w:rsidRPr="00101866">
              <w:rPr>
                <w:rFonts w:ascii="Calibri" w:eastAsiaTheme="majorEastAsia" w:hAnsi="Calibri" w:cs="Times New Roman"/>
                <w:b/>
                <w:bCs/>
                <w:color w:val="000000"/>
              </w:rPr>
              <w:t>Worldpay</w:t>
            </w:r>
            <w:r w:rsidR="00065E22" w:rsidRPr="00101866">
              <w:rPr>
                <w:rFonts w:ascii="Calibri" w:eastAsiaTheme="majorEastAsia" w:hAnsi="Calibri" w:cs="Times New Roman"/>
                <w:b/>
                <w:bCs/>
                <w:color w:val="000000"/>
              </w:rPr>
              <w:t xml:space="preserve"> Notification IP Addresses Start</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first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E04DFA"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E04DFA" w:rsidRPr="00101866" w:rsidRDefault="00E04DFA" w:rsidP="00B8144C">
            <w:pPr>
              <w:spacing w:after="0" w:line="240" w:lineRule="auto"/>
              <w:rPr>
                <w:rFonts w:ascii="Calibri" w:eastAsiaTheme="majorEastAsia" w:hAnsi="Calibri" w:cs="Times New Roman"/>
                <w:b/>
                <w:bCs/>
                <w:color w:val="000000"/>
              </w:rPr>
            </w:pPr>
            <w:r w:rsidRPr="00E04DFA">
              <w:rPr>
                <w:rFonts w:ascii="Calibri" w:eastAsiaTheme="majorEastAsia" w:hAnsi="Calibri" w:cs="Times New Roman"/>
                <w:b/>
                <w:bCs/>
                <w:color w:val="000000"/>
              </w:rPr>
              <w:lastRenderedPageBreak/>
              <w:t>Token Type</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E04DFA" w:rsidRPr="00E12FBF" w:rsidRDefault="00E04DFA"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represents the type of token that merchant wants to send</w:t>
            </w:r>
            <w:r w:rsidR="0028279B">
              <w:rPr>
                <w:rFonts w:ascii="Calibri" w:eastAsia="Times New Roman" w:hAnsi="Calibri" w:cs="Times New Roman"/>
                <w:color w:val="000000"/>
              </w:rPr>
              <w:t xml:space="preserve"> when</w:t>
            </w:r>
            <w:r w:rsidR="007D750A">
              <w:rPr>
                <w:rFonts w:ascii="Calibri" w:eastAsia="Times New Roman" w:hAnsi="Calibri" w:cs="Times New Roman"/>
                <w:color w:val="000000"/>
              </w:rPr>
              <w:t xml:space="preserve"> </w:t>
            </w:r>
            <w:r w:rsidR="00E8718B">
              <w:rPr>
                <w:rFonts w:ascii="Calibri" w:eastAsia="Times New Roman" w:hAnsi="Calibri" w:cs="Times New Roman"/>
                <w:color w:val="000000"/>
              </w:rPr>
              <w:t>there is token request.</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E04DFA" w:rsidRPr="00E12FBF" w:rsidRDefault="00AA13EA"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E04DFA">
              <w:rPr>
                <w:rFonts w:ascii="Calibri" w:eastAsia="Times New Roman" w:hAnsi="Calibri" w:cs="Times New Roman"/>
                <w:color w:val="000000"/>
              </w:rPr>
              <w:t>Shopper</w:t>
            </w:r>
          </w:p>
        </w:tc>
      </w:tr>
      <w:tr w:rsidR="0028279B"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28279B" w:rsidRPr="00E04DFA" w:rsidRDefault="0028279B"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 Stored Credentials</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28279B" w:rsidRDefault="0028279B" w:rsidP="00B8144C">
            <w:pPr>
              <w:spacing w:after="0" w:line="240" w:lineRule="auto"/>
              <w:rPr>
                <w:rFonts w:ascii="Calibri" w:eastAsia="Times New Roman" w:hAnsi="Calibri" w:cs="Times New Roman"/>
                <w:color w:val="000000"/>
              </w:rPr>
            </w:pPr>
            <w:r w:rsidRPr="0028279B">
              <w:rPr>
                <w:rFonts w:ascii="Calibri" w:eastAsia="Times New Roman" w:hAnsi="Calibri" w:cs="Times New Roman"/>
                <w:color w:val="000000"/>
              </w:rPr>
              <w:t>This field is set to true to comply with scheme mandates for storing (and subsequently using) card payment credentials for cardholder and merchant-initiated transactions.</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28279B" w:rsidRDefault="00AA13EA"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Default value : No</w:t>
            </w:r>
          </w:p>
        </w:tc>
      </w:tr>
      <w:tr w:rsidR="00A31C6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A31C66" w:rsidRDefault="00A31C66" w:rsidP="00B8144C">
            <w:pPr>
              <w:spacing w:after="0" w:line="240" w:lineRule="auto"/>
              <w:rPr>
                <w:rFonts w:ascii="Calibri" w:eastAsiaTheme="majorEastAsia" w:hAnsi="Calibri" w:cs="Times New Roman"/>
                <w:b/>
                <w:bCs/>
                <w:color w:val="000000"/>
              </w:rPr>
            </w:pPr>
            <w:r w:rsidRPr="00A31C66">
              <w:rPr>
                <w:rFonts w:ascii="Calibri" w:eastAsiaTheme="majorEastAsia" w:hAnsi="Calibri" w:cs="Times New Roman"/>
                <w:b/>
                <w:bCs/>
                <w:color w:val="000000"/>
              </w:rPr>
              <w:t>Controller</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A31C66" w:rsidRPr="0028279B" w:rsidRDefault="00E43D9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Name of the controller cartridge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A31C66" w:rsidRDefault="00E43D9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w:t>
            </w:r>
          </w:p>
        </w:tc>
      </w:tr>
      <w:tr w:rsidR="00A31C6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A31C66" w:rsidRDefault="00A31C66" w:rsidP="00B8144C">
            <w:pPr>
              <w:spacing w:after="0" w:line="240" w:lineRule="auto"/>
              <w:rPr>
                <w:rFonts w:ascii="Calibri" w:eastAsiaTheme="majorEastAsia" w:hAnsi="Calibri" w:cs="Times New Roman"/>
                <w:b/>
                <w:bCs/>
                <w:color w:val="000000"/>
              </w:rPr>
            </w:pPr>
            <w:r w:rsidRPr="00A31C66">
              <w:rPr>
                <w:rFonts w:ascii="Calibri" w:eastAsiaTheme="majorEastAsia" w:hAnsi="Calibri" w:cs="Times New Roman"/>
                <w:b/>
                <w:bCs/>
                <w:color w:val="000000"/>
              </w:rPr>
              <w:t>Core Name</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A31C66" w:rsidRPr="0028279B" w:rsidRDefault="00E43D96" w:rsidP="00E43D96">
            <w:pPr>
              <w:spacing w:after="0" w:line="240" w:lineRule="auto"/>
              <w:rPr>
                <w:rFonts w:ascii="Calibri" w:eastAsia="Times New Roman" w:hAnsi="Calibri" w:cs="Times New Roman"/>
                <w:color w:val="000000"/>
              </w:rPr>
            </w:pPr>
            <w:r>
              <w:rPr>
                <w:rFonts w:ascii="Calibri" w:eastAsia="Times New Roman" w:hAnsi="Calibri" w:cs="Times New Roman"/>
                <w:color w:val="000000"/>
              </w:rPr>
              <w:t>Name of the core cartridge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A31C66" w:rsidRDefault="00E43D9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C16B2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Helvetica" w:hAnsi="Helvetica"/>
                <w:b/>
                <w:bCs/>
                <w:color w:val="000000"/>
                <w:sz w:val="20"/>
                <w:szCs w:val="20"/>
                <w:shd w:val="clear" w:color="auto" w:fill="FFFFFF"/>
              </w:rPr>
            </w:pPr>
            <w:r w:rsidRPr="00FB7945">
              <w:rPr>
                <w:rFonts w:ascii="Helvetica" w:hAnsi="Helvetica"/>
                <w:b/>
                <w:bCs/>
                <w:color w:val="000000"/>
                <w:sz w:val="20"/>
                <w:szCs w:val="20"/>
                <w:shd w:val="clear" w:color="auto" w:fill="FFFFFF"/>
              </w:rPr>
              <w:t>Worldpay validate</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IP</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Address</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Pr>
                <w:rFonts w:ascii="Calibri" w:eastAsia="Times New Roman" w:hAnsi="Calibri" w:cs="Times New Roman"/>
                <w:color w:val="000000"/>
              </w:rPr>
              <w:t>validate IP address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B8144C"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B8144C" w:rsidRPr="00B8144C" w:rsidRDefault="00B8144C" w:rsidP="00B8144C">
            <w:pPr>
              <w:spacing w:after="0" w:line="240" w:lineRule="auto"/>
              <w:rPr>
                <w:rFonts w:ascii="Helvetica" w:hAnsi="Helvetica"/>
                <w:b/>
                <w:bCs/>
                <w:color w:val="000000"/>
                <w:sz w:val="20"/>
                <w:szCs w:val="20"/>
                <w:shd w:val="clear" w:color="auto" w:fill="FFFFFF"/>
              </w:rPr>
            </w:pPr>
            <w:proofErr w:type="spellStart"/>
            <w:r w:rsidRPr="00490D5F">
              <w:rPr>
                <w:rFonts w:ascii="Helvetica" w:hAnsi="Helvetica"/>
                <w:b/>
                <w:bCs/>
                <w:color w:val="000000"/>
                <w:sz w:val="20"/>
                <w:szCs w:val="20"/>
                <w:shd w:val="clear" w:color="auto" w:fill="FFFFFF"/>
              </w:rPr>
              <w:t>CaptureServiceTrackingID</w:t>
            </w:r>
            <w:proofErr w:type="spellEnd"/>
          </w:p>
        </w:tc>
        <w:tc>
          <w:tcPr>
            <w:tcW w:w="486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sidRPr="00B8144C">
              <w:rPr>
                <w:rFonts w:ascii="Calibri" w:eastAsia="Times New Roman" w:hAnsi="Calibri" w:cs="Times New Roman"/>
                <w:color w:val="000000"/>
              </w:rPr>
              <w:t>Validates the order id and token upon match it will proceed for capture service initiation</w:t>
            </w:r>
            <w:r>
              <w:rPr>
                <w:rFonts w:ascii="Calibri" w:eastAsia="Times New Roman" w:hAnsi="Calibri" w:cs="Times New Roman"/>
                <w:color w:val="000000"/>
              </w:rPr>
              <w:t xml:space="preserve"> with tracking ID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A31C6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A31C66" w:rsidRDefault="00A31C66" w:rsidP="00B8144C">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3ds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A31C66" w:rsidRDefault="00E43D9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is type of 3ds version you want to chose</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A31C66" w:rsidRDefault="00E43D9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E43D96">
              <w:rPr>
                <w:rFonts w:ascii="Calibri" w:eastAsia="Times New Roman" w:hAnsi="Calibri" w:cs="Times New Roman"/>
                <w:color w:val="000000"/>
              </w:rPr>
              <w:t>one3d</w:t>
            </w:r>
            <w:r>
              <w:rPr>
                <w:rFonts w:ascii="Calibri" w:eastAsia="Times New Roman" w:hAnsi="Calibri" w:cs="Times New Roman"/>
                <w:color w:val="000000"/>
              </w:rPr>
              <w:t xml:space="preserve"> (3ds1)</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Pr="00B8144C" w:rsidRDefault="00D96570" w:rsidP="00D96570">
            <w:pPr>
              <w:spacing w:after="0" w:line="240" w:lineRule="auto"/>
              <w:rPr>
                <w:rFonts w:ascii="Helvetica" w:hAnsi="Helvetica" w:cs="Helvetica"/>
                <w:b/>
                <w:color w:val="000000"/>
                <w:sz w:val="20"/>
                <w:szCs w:val="20"/>
                <w:shd w:val="clear" w:color="auto" w:fill="F2F2F2"/>
              </w:rPr>
            </w:pPr>
            <w:r>
              <w:rPr>
                <w:rFonts w:ascii="Helvetica" w:hAnsi="Helvetica" w:cs="Helvetica"/>
                <w:b/>
                <w:bCs/>
                <w:color w:val="000000"/>
                <w:sz w:val="20"/>
                <w:szCs w:val="20"/>
                <w:shd w:val="clear" w:color="auto" w:fill="FFFFFF"/>
              </w:rPr>
              <w:t xml:space="preserve">Hide </w:t>
            </w:r>
            <w:proofErr w:type="spellStart"/>
            <w:r>
              <w:rPr>
                <w:rFonts w:ascii="Helvetica" w:hAnsi="Helvetica" w:cs="Helvetica"/>
                <w:b/>
                <w:bCs/>
                <w:color w:val="000000"/>
                <w:sz w:val="20"/>
                <w:szCs w:val="20"/>
                <w:shd w:val="clear" w:color="auto" w:fill="FFFFFF"/>
              </w:rPr>
              <w:t>Apm</w:t>
            </w:r>
            <w:proofErr w:type="spellEnd"/>
            <w:r>
              <w:rPr>
                <w:rFonts w:ascii="Helvetica" w:hAnsi="Helvetica" w:cs="Helvetica"/>
                <w:b/>
                <w:bCs/>
                <w:color w:val="000000"/>
                <w:sz w:val="20"/>
                <w:szCs w:val="20"/>
                <w:shd w:val="clear" w:color="auto" w:fill="FFFFFF"/>
              </w:rPr>
              <w:t xml:space="preserve"> For Moto </w:t>
            </w:r>
            <w:proofErr w:type="spellStart"/>
            <w:r>
              <w:rPr>
                <w:rFonts w:ascii="Helvetica" w:hAnsi="Helvetica" w:cs="Helvetica"/>
                <w:b/>
                <w:bCs/>
                <w:color w:val="000000"/>
                <w:sz w:val="20"/>
                <w:szCs w:val="20"/>
                <w:shd w:val="clear" w:color="auto" w:fill="FFFFFF"/>
              </w:rPr>
              <w:t>Orde</w:t>
            </w:r>
            <w:proofErr w:type="spellEnd"/>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This toggle facilitates the admin to hide/unhide the available payment methods in the CSC area. Since this is particular to the MOTO orders, only credit card is applicable.</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Yes </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Google Pay Environment</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A67807" w:rsidP="00A67807">
            <w:pPr>
              <w:spacing w:after="0" w:line="240" w:lineRule="auto"/>
              <w:rPr>
                <w:rFonts w:ascii="Calibri" w:eastAsia="Times New Roman" w:hAnsi="Calibri" w:cs="Times New Roman"/>
                <w:color w:val="000000"/>
              </w:rPr>
            </w:pPr>
            <w:r w:rsidRPr="00A67807">
              <w:rPr>
                <w:rFonts w:ascii="Calibri" w:eastAsia="Times New Roman" w:hAnsi="Calibri" w:cs="Times New Roman"/>
                <w:color w:val="000000"/>
              </w:rPr>
              <w:t>Google Pay is supported in the Worldpay Sandbox. Please use the TEST parameter for any test transactions and the PRODUCTION parameter for production transactions.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A67807" w:rsidP="00D96570">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Mechant</w:t>
            </w:r>
            <w:proofErr w:type="spellEnd"/>
            <w:r>
              <w:rPr>
                <w:rFonts w:ascii="Calibri" w:eastAsia="Times New Roman" w:hAnsi="Calibri" w:cs="Times New Roman"/>
                <w:color w:val="000000"/>
              </w:rPr>
              <w:t xml:space="preserve"> Specific (Default value : TEST)</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Google Pay Merchant ID</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C11A36"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The merchant ID is specific to the environment we are using for transactions. This will be provided by worldpay.</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6D5D37"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lastRenderedPageBreak/>
              <w:t>Enable Sales request</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9B7544"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This toggle</w:t>
            </w:r>
            <w:r w:rsidRPr="009B7544">
              <w:rPr>
                <w:rFonts w:ascii="Calibri" w:eastAsia="Times New Roman" w:hAnsi="Calibri" w:cs="Times New Roman"/>
                <w:color w:val="000000"/>
              </w:rPr>
              <w:t xml:space="preserve"> enables prime routing.</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4A0060"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 (Default value : No)</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debit Networks</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324E71"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This toggle lets the merchant chose the </w:t>
            </w:r>
            <w:r w:rsidRPr="00324E71">
              <w:rPr>
                <w:rFonts w:ascii="Calibri" w:eastAsia="Times New Roman" w:hAnsi="Calibri" w:cs="Times New Roman"/>
                <w:color w:val="000000"/>
              </w:rPr>
              <w:t xml:space="preserve">debit network </w:t>
            </w:r>
            <w:r w:rsidR="00A11D90">
              <w:rPr>
                <w:rFonts w:ascii="Calibri" w:eastAsia="Times New Roman" w:hAnsi="Calibri" w:cs="Times New Roman"/>
                <w:color w:val="000000"/>
              </w:rPr>
              <w:t xml:space="preserve">to be </w:t>
            </w:r>
            <w:r w:rsidRPr="00324E71">
              <w:rPr>
                <w:rFonts w:ascii="Calibri" w:eastAsia="Times New Roman" w:hAnsi="Calibri" w:cs="Times New Roman"/>
                <w:color w:val="000000"/>
              </w:rPr>
              <w:t>used to process the transaction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324E71"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Routing Preference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1E264F"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specifies the Routing Preference</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324E71"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Challenge Preference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E86BAE" w:rsidRPr="00E86BAE" w:rsidRDefault="00E86BAE" w:rsidP="00E86BAE">
            <w:pPr>
              <w:spacing w:after="0" w:line="240" w:lineRule="auto"/>
              <w:rPr>
                <w:rFonts w:ascii="Calibri" w:eastAsia="Times New Roman" w:hAnsi="Calibri" w:cs="Times New Roman"/>
                <w:color w:val="000000"/>
              </w:rPr>
            </w:pPr>
            <w:r w:rsidRPr="00E86BAE">
              <w:rPr>
                <w:rFonts w:ascii="Calibri" w:eastAsia="Times New Roman" w:hAnsi="Calibri" w:cs="Times New Roman"/>
                <w:color w:val="000000"/>
              </w:rPr>
              <w:t>Possible Values:</w:t>
            </w:r>
          </w:p>
          <w:p w:rsidR="00E86BAE" w:rsidRDefault="00E86BAE" w:rsidP="00E86BAE">
            <w:pPr>
              <w:pStyle w:val="ListParagraph"/>
              <w:numPr>
                <w:ilvl w:val="0"/>
                <w:numId w:val="105"/>
              </w:numPr>
              <w:spacing w:after="0" w:line="240" w:lineRule="auto"/>
              <w:rPr>
                <w:rFonts w:ascii="Calibri" w:eastAsia="Times New Roman" w:hAnsi="Calibri" w:cs="Times New Roman"/>
                <w:color w:val="000000"/>
              </w:rPr>
            </w:pPr>
            <w:proofErr w:type="spellStart"/>
            <w:proofErr w:type="gramStart"/>
            <w:r w:rsidRPr="00E86BAE">
              <w:rPr>
                <w:rFonts w:ascii="Calibri" w:eastAsia="Times New Roman" w:hAnsi="Calibri" w:cs="Times New Roman"/>
                <w:color w:val="000000"/>
              </w:rPr>
              <w:t>noPreference</w:t>
            </w:r>
            <w:proofErr w:type="spellEnd"/>
            <w:proofErr w:type="gramEnd"/>
            <w:r w:rsidRPr="00E86BAE">
              <w:rPr>
                <w:rFonts w:ascii="Calibri" w:eastAsia="Times New Roman" w:hAnsi="Calibri" w:cs="Times New Roman"/>
                <w:color w:val="000000"/>
              </w:rPr>
              <w:t xml:space="preserve"> - You have no preference whether a challenge should be performed. This is the default.</w:t>
            </w:r>
          </w:p>
          <w:p w:rsidR="00E86BAE" w:rsidRDefault="00E86BAE" w:rsidP="00E86BAE">
            <w:pPr>
              <w:pStyle w:val="ListParagraph"/>
              <w:numPr>
                <w:ilvl w:val="0"/>
                <w:numId w:val="105"/>
              </w:numPr>
              <w:spacing w:after="0" w:line="240" w:lineRule="auto"/>
              <w:rPr>
                <w:rFonts w:ascii="Calibri" w:eastAsia="Times New Roman" w:hAnsi="Calibri" w:cs="Times New Roman"/>
                <w:color w:val="000000"/>
              </w:rPr>
            </w:pPr>
            <w:proofErr w:type="spellStart"/>
            <w:proofErr w:type="gramStart"/>
            <w:r w:rsidRPr="00E86BAE">
              <w:rPr>
                <w:rFonts w:ascii="Calibri" w:eastAsia="Times New Roman" w:hAnsi="Calibri" w:cs="Times New Roman"/>
                <w:color w:val="000000"/>
              </w:rPr>
              <w:t>noChallengeRequested</w:t>
            </w:r>
            <w:proofErr w:type="spellEnd"/>
            <w:proofErr w:type="gramEnd"/>
            <w:r w:rsidRPr="00E86BAE">
              <w:rPr>
                <w:rFonts w:ascii="Calibri" w:eastAsia="Times New Roman" w:hAnsi="Calibri" w:cs="Times New Roman"/>
                <w:color w:val="000000"/>
              </w:rPr>
              <w:t xml:space="preserve"> - You prefer that no challenge should be performed.</w:t>
            </w:r>
          </w:p>
          <w:p w:rsidR="00E86BAE" w:rsidRDefault="00E86BAE" w:rsidP="00E86BAE">
            <w:pPr>
              <w:pStyle w:val="ListParagraph"/>
              <w:numPr>
                <w:ilvl w:val="0"/>
                <w:numId w:val="105"/>
              </w:numPr>
              <w:spacing w:after="0" w:line="240" w:lineRule="auto"/>
              <w:rPr>
                <w:rFonts w:ascii="Calibri" w:eastAsia="Times New Roman" w:hAnsi="Calibri" w:cs="Times New Roman"/>
                <w:color w:val="000000"/>
              </w:rPr>
            </w:pPr>
            <w:proofErr w:type="spellStart"/>
            <w:proofErr w:type="gramStart"/>
            <w:r w:rsidRPr="00E86BAE">
              <w:rPr>
                <w:rFonts w:ascii="Calibri" w:eastAsia="Times New Roman" w:hAnsi="Calibri" w:cs="Times New Roman"/>
                <w:color w:val="000000"/>
              </w:rPr>
              <w:t>challengeRequested</w:t>
            </w:r>
            <w:proofErr w:type="spellEnd"/>
            <w:proofErr w:type="gramEnd"/>
            <w:r w:rsidRPr="00E86BAE">
              <w:rPr>
                <w:rFonts w:ascii="Calibri" w:eastAsia="Times New Roman" w:hAnsi="Calibri" w:cs="Times New Roman"/>
                <w:color w:val="000000"/>
              </w:rPr>
              <w:t xml:space="preserve"> - You prefer that a challenge should be performed.</w:t>
            </w:r>
          </w:p>
          <w:p w:rsidR="00E86BAE" w:rsidRDefault="00E86BAE" w:rsidP="00E86BAE">
            <w:pPr>
              <w:pStyle w:val="ListParagraph"/>
              <w:numPr>
                <w:ilvl w:val="0"/>
                <w:numId w:val="105"/>
              </w:numPr>
              <w:spacing w:after="0" w:line="240" w:lineRule="auto"/>
              <w:rPr>
                <w:rFonts w:ascii="Calibri" w:eastAsia="Times New Roman" w:hAnsi="Calibri" w:cs="Times New Roman"/>
                <w:color w:val="000000"/>
              </w:rPr>
            </w:pPr>
            <w:proofErr w:type="spellStart"/>
            <w:proofErr w:type="gramStart"/>
            <w:r w:rsidRPr="00E86BAE">
              <w:rPr>
                <w:rFonts w:ascii="Calibri" w:eastAsia="Times New Roman" w:hAnsi="Calibri" w:cs="Times New Roman"/>
                <w:color w:val="000000"/>
              </w:rPr>
              <w:t>challengeMandated</w:t>
            </w:r>
            <w:proofErr w:type="spellEnd"/>
            <w:proofErr w:type="gramEnd"/>
            <w:r w:rsidRPr="00E86BAE">
              <w:rPr>
                <w:rFonts w:ascii="Calibri" w:eastAsia="Times New Roman" w:hAnsi="Calibri" w:cs="Times New Roman"/>
                <w:color w:val="000000"/>
              </w:rPr>
              <w:t xml:space="preserve"> - There are local or regional mandates that mean that a challenge must be performed.</w:t>
            </w:r>
          </w:p>
          <w:p w:rsidR="00E86BAE" w:rsidRPr="00E86BAE" w:rsidRDefault="00E86BAE" w:rsidP="00E86BAE">
            <w:pPr>
              <w:pStyle w:val="ListParagraph"/>
              <w:spacing w:after="0" w:line="240" w:lineRule="auto"/>
              <w:rPr>
                <w:rFonts w:ascii="Calibri" w:eastAsia="Times New Roman" w:hAnsi="Calibri" w:cs="Times New Roman"/>
                <w:color w:val="000000"/>
              </w:rPr>
            </w:pPr>
          </w:p>
          <w:p w:rsidR="00D96570" w:rsidRDefault="00E86BAE" w:rsidP="00E86BAE">
            <w:pPr>
              <w:spacing w:after="0" w:line="240" w:lineRule="auto"/>
              <w:rPr>
                <w:rFonts w:ascii="Calibri" w:eastAsia="Times New Roman" w:hAnsi="Calibri" w:cs="Times New Roman"/>
                <w:color w:val="000000"/>
              </w:rPr>
            </w:pPr>
            <w:r w:rsidRPr="00E86BAE">
              <w:rPr>
                <w:rFonts w:ascii="Calibri" w:eastAsia="Times New Roman" w:hAnsi="Calibri" w:cs="Times New Roman"/>
                <w:color w:val="000000"/>
              </w:rPr>
              <w:t xml:space="preserve">Note: The interpretation of this field will vary from issuer to issuer, so Worldpay cannot guarantee any particular </w:t>
            </w:r>
            <w:proofErr w:type="spellStart"/>
            <w:r w:rsidRPr="00E86BAE">
              <w:rPr>
                <w:rFonts w:ascii="Calibri" w:eastAsia="Times New Roman" w:hAnsi="Calibri" w:cs="Times New Roman"/>
                <w:color w:val="000000"/>
              </w:rPr>
              <w:t>behaviour</w:t>
            </w:r>
            <w:proofErr w:type="spellEnd"/>
            <w:r w:rsidRPr="00E86BAE">
              <w:rPr>
                <w:rFonts w:ascii="Calibri" w:eastAsia="Times New Roman" w:hAnsi="Calibri" w:cs="Times New Roman"/>
                <w:color w:val="000000"/>
              </w:rPr>
              <w:t xml:space="preserve"> on their part </w:t>
            </w:r>
            <w:proofErr w:type="gramStart"/>
            <w:r w:rsidRPr="00E86BAE">
              <w:rPr>
                <w:rFonts w:ascii="Calibri" w:eastAsia="Times New Roman" w:hAnsi="Calibri" w:cs="Times New Roman"/>
                <w:color w:val="000000"/>
              </w:rPr>
              <w:t>as a result</w:t>
            </w:r>
            <w:proofErr w:type="gramEnd"/>
            <w:r w:rsidRPr="00E86BAE">
              <w:rPr>
                <w:rFonts w:ascii="Calibri" w:eastAsia="Times New Roman" w:hAnsi="Calibri" w:cs="Times New Roman"/>
                <w:color w:val="000000"/>
              </w:rPr>
              <w:t xml:space="preserve"> of you setting this field.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324E71"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proofErr w:type="spellStart"/>
            <w:r w:rsidRPr="00A31C66">
              <w:rPr>
                <w:rFonts w:ascii="Helvetica" w:hAnsi="Helvetica" w:cs="Helvetica"/>
                <w:b/>
                <w:bCs/>
                <w:color w:val="000000"/>
                <w:sz w:val="20"/>
                <w:szCs w:val="20"/>
                <w:shd w:val="clear" w:color="auto" w:fill="FFFFFF"/>
              </w:rPr>
              <w:t>challengeWindowSize</w:t>
            </w:r>
            <w:proofErr w:type="spellEnd"/>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FE3C0F"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With this </w:t>
            </w:r>
            <w:r w:rsidR="00C84AF1">
              <w:rPr>
                <w:rFonts w:ascii="Calibri" w:eastAsia="Times New Roman" w:hAnsi="Calibri" w:cs="Times New Roman"/>
                <w:color w:val="000000"/>
              </w:rPr>
              <w:t>field,</w:t>
            </w:r>
            <w:r>
              <w:rPr>
                <w:rFonts w:ascii="Calibri" w:eastAsia="Times New Roman" w:hAnsi="Calibri" w:cs="Times New Roman"/>
                <w:color w:val="000000"/>
              </w:rPr>
              <w:t xml:space="preserve"> </w:t>
            </w:r>
            <w:r w:rsidRPr="00FE3C0F">
              <w:rPr>
                <w:rFonts w:ascii="Calibri" w:eastAsia="Times New Roman" w:hAnsi="Calibri" w:cs="Times New Roman"/>
                <w:color w:val="000000"/>
              </w:rPr>
              <w:t>the issuer should use to display the challenge.</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53065C"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Pr="00A31C66" w:rsidRDefault="00D96570" w:rsidP="00D96570">
            <w:pPr>
              <w:spacing w:after="0" w:line="240" w:lineRule="auto"/>
              <w:rPr>
                <w:rFonts w:ascii="Helvetica" w:hAnsi="Helvetica" w:cs="Helvetica"/>
                <w:b/>
                <w:bCs/>
                <w:color w:val="000000"/>
                <w:sz w:val="20"/>
                <w:szCs w:val="20"/>
                <w:shd w:val="clear" w:color="auto" w:fill="FFFFFF"/>
              </w:rPr>
            </w:pPr>
            <w:proofErr w:type="spellStart"/>
            <w:r>
              <w:rPr>
                <w:rFonts w:ascii="Helvetica" w:hAnsi="Helvetica" w:cs="Helvetica"/>
                <w:b/>
                <w:bCs/>
                <w:color w:val="000000"/>
                <w:sz w:val="20"/>
                <w:szCs w:val="20"/>
                <w:shd w:val="clear" w:color="auto" w:fill="FFFFFF"/>
              </w:rPr>
              <w:t>riskData</w:t>
            </w:r>
            <w:proofErr w:type="spellEnd"/>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CD2C40"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This filed lets you </w:t>
            </w:r>
            <w:r w:rsidRPr="00CD2C40">
              <w:rPr>
                <w:rFonts w:ascii="Calibri" w:eastAsia="Times New Roman" w:hAnsi="Calibri" w:cs="Times New Roman"/>
                <w:color w:val="000000"/>
              </w:rPr>
              <w:t>Provide additional information in the &lt;</w:t>
            </w:r>
            <w:proofErr w:type="spellStart"/>
            <w:r w:rsidRPr="00CD2C40">
              <w:rPr>
                <w:rFonts w:ascii="Calibri" w:eastAsia="Times New Roman" w:hAnsi="Calibri" w:cs="Times New Roman"/>
                <w:color w:val="000000"/>
              </w:rPr>
              <w:t>riskData</w:t>
            </w:r>
            <w:proofErr w:type="spellEnd"/>
            <w:r w:rsidRPr="00CD2C40">
              <w:rPr>
                <w:rFonts w:ascii="Calibri" w:eastAsia="Times New Roman" w:hAnsi="Calibri" w:cs="Times New Roman"/>
                <w:color w:val="000000"/>
              </w:rPr>
              <w:t xml:space="preserve">&gt; element to increase the chances that the shopper </w:t>
            </w:r>
            <w:proofErr w:type="gramStart"/>
            <w:r w:rsidRPr="00CD2C40">
              <w:rPr>
                <w:rFonts w:ascii="Calibri" w:eastAsia="Times New Roman" w:hAnsi="Calibri" w:cs="Times New Roman"/>
                <w:color w:val="000000"/>
              </w:rPr>
              <w:t>won't</w:t>
            </w:r>
            <w:proofErr w:type="gramEnd"/>
            <w:r w:rsidRPr="00CD2C40">
              <w:rPr>
                <w:rFonts w:ascii="Calibri" w:eastAsia="Times New Roman" w:hAnsi="Calibri" w:cs="Times New Roman"/>
                <w:color w:val="000000"/>
              </w:rPr>
              <w:t xml:space="preserve"> be challenged</w:t>
            </w:r>
            <w:r>
              <w:rPr>
                <w:rFonts w:ascii="Calibri" w:eastAsia="Times New Roman" w:hAnsi="Calibri" w:cs="Times New Roman"/>
                <w:color w:val="000000"/>
              </w:rPr>
              <w:t>, for 3ds2 orders.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5A2E88" w:rsidP="005A2E88">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Pr="00A31C66" w:rsidRDefault="00D96570" w:rsidP="00D96570">
            <w:pPr>
              <w:spacing w:after="0" w:line="240" w:lineRule="auto"/>
              <w:rPr>
                <w:rFonts w:ascii="Helvetica" w:hAnsi="Helvetica" w:cs="Helvetica"/>
                <w:b/>
                <w:bCs/>
                <w:color w:val="000000"/>
                <w:sz w:val="20"/>
                <w:szCs w:val="20"/>
                <w:shd w:val="clear" w:color="auto" w:fill="FFFFFF"/>
              </w:rPr>
            </w:pPr>
            <w:proofErr w:type="spellStart"/>
            <w:r>
              <w:rPr>
                <w:rFonts w:ascii="Helvetica" w:hAnsi="Helvetica" w:cs="Helvetica"/>
                <w:b/>
                <w:bCs/>
                <w:color w:val="000000"/>
                <w:sz w:val="20"/>
                <w:szCs w:val="20"/>
                <w:shd w:val="clear" w:color="auto" w:fill="FFFFFF"/>
              </w:rPr>
              <w:t>JWTIssuer</w:t>
            </w:r>
            <w:proofErr w:type="spellEnd"/>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640EE0" w:rsidP="004C6B5B">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This </w:t>
            </w:r>
            <w:proofErr w:type="spellStart"/>
            <w:r>
              <w:rPr>
                <w:rFonts w:ascii="Calibri" w:eastAsia="Times New Roman" w:hAnsi="Calibri" w:cs="Times New Roman"/>
                <w:color w:val="000000"/>
              </w:rPr>
              <w:t>fileld</w:t>
            </w:r>
            <w:proofErr w:type="spellEnd"/>
            <w:r>
              <w:rPr>
                <w:rFonts w:ascii="Calibri" w:eastAsia="Times New Roman" w:hAnsi="Calibri" w:cs="Times New Roman"/>
                <w:color w:val="000000"/>
              </w:rPr>
              <w:t xml:space="preserve"> is a</w:t>
            </w:r>
            <w:r w:rsidRPr="00640EE0">
              <w:rPr>
                <w:rFonts w:ascii="Calibri" w:eastAsia="Times New Roman" w:hAnsi="Calibri" w:cs="Times New Roman"/>
                <w:color w:val="000000"/>
              </w:rPr>
              <w:t xml:space="preserve">n identifier of who is issuing the JWT. Use "5bd9e0e4444dce153428c940" in test. </w:t>
            </w:r>
            <w:r w:rsidR="004C6B5B">
              <w:rPr>
                <w:rFonts w:ascii="Calibri" w:eastAsia="Times New Roman" w:hAnsi="Calibri" w:cs="Times New Roman"/>
                <w:color w:val="000000"/>
              </w:rPr>
              <w:t>Worldpay</w:t>
            </w:r>
            <w:r w:rsidRPr="00640EE0">
              <w:rPr>
                <w:rFonts w:ascii="Calibri" w:eastAsia="Times New Roman" w:hAnsi="Calibri" w:cs="Times New Roman"/>
                <w:color w:val="000000"/>
              </w:rPr>
              <w:t xml:space="preserve"> will provide values for live.</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A812BB"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Pr="00A31C66" w:rsidRDefault="00D96570" w:rsidP="00D96570">
            <w:pPr>
              <w:spacing w:after="0" w:line="240" w:lineRule="auto"/>
              <w:rPr>
                <w:rFonts w:ascii="Helvetica" w:hAnsi="Helvetica" w:cs="Helvetica"/>
                <w:b/>
                <w:bCs/>
                <w:color w:val="000000"/>
                <w:sz w:val="20"/>
                <w:szCs w:val="20"/>
                <w:shd w:val="clear" w:color="auto" w:fill="FFFFFF"/>
              </w:rPr>
            </w:pPr>
            <w:proofErr w:type="spellStart"/>
            <w:r>
              <w:rPr>
                <w:rFonts w:ascii="Helvetica" w:hAnsi="Helvetica" w:cs="Helvetica"/>
                <w:b/>
                <w:bCs/>
                <w:color w:val="000000"/>
                <w:sz w:val="20"/>
                <w:szCs w:val="20"/>
                <w:shd w:val="clear" w:color="auto" w:fill="FFFFFF"/>
              </w:rPr>
              <w:t>OrganisationalUnitId</w:t>
            </w:r>
            <w:proofErr w:type="spellEnd"/>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0F23EE"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This filed is the</w:t>
            </w:r>
            <w:r w:rsidRPr="000F23EE">
              <w:rPr>
                <w:rFonts w:ascii="Calibri" w:eastAsia="Times New Roman" w:hAnsi="Calibri" w:cs="Times New Roman"/>
                <w:color w:val="000000"/>
              </w:rPr>
              <w:t xml:space="preserve"> identity associated with your account. Use "5bd9b</w:t>
            </w:r>
            <w:r w:rsidR="00546964">
              <w:rPr>
                <w:rFonts w:ascii="Calibri" w:eastAsia="Times New Roman" w:hAnsi="Calibri" w:cs="Times New Roman"/>
                <w:color w:val="000000"/>
              </w:rPr>
              <w:t>55e4444761ac0af1c80" in test. Worldpay</w:t>
            </w:r>
            <w:r w:rsidRPr="000F23EE">
              <w:rPr>
                <w:rFonts w:ascii="Calibri" w:eastAsia="Times New Roman" w:hAnsi="Calibri" w:cs="Times New Roman"/>
                <w:color w:val="000000"/>
              </w:rPr>
              <w:t xml:space="preserve"> will provide the values for live.</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F13E2D"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Pr="00A31C66"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lastRenderedPageBreak/>
              <w:t>Authentication Method</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AC391A" w:rsidP="00D96570">
            <w:pPr>
              <w:spacing w:after="0" w:line="240" w:lineRule="auto"/>
              <w:rPr>
                <w:rFonts w:ascii="Calibri" w:eastAsia="Times New Roman" w:hAnsi="Calibri" w:cs="Times New Roman"/>
                <w:color w:val="000000"/>
              </w:rPr>
            </w:pPr>
            <w:proofErr w:type="spellStart"/>
            <w:r w:rsidRPr="00AC391A">
              <w:rPr>
                <w:rFonts w:ascii="Calibri" w:eastAsia="Times New Roman" w:hAnsi="Calibri" w:cs="Times New Roman"/>
                <w:color w:val="000000"/>
              </w:rPr>
              <w:t>Mechansim</w:t>
            </w:r>
            <w:proofErr w:type="spellEnd"/>
            <w:r w:rsidRPr="00AC391A">
              <w:rPr>
                <w:rFonts w:ascii="Calibri" w:eastAsia="Times New Roman" w:hAnsi="Calibri" w:cs="Times New Roman"/>
                <w:color w:val="000000"/>
              </w:rPr>
              <w:t xml:space="preserve"> used by the shopper to authenticate with you.</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F13E2D"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Test or Production URL</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3F7570"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This is the </w:t>
            </w:r>
            <w:proofErr w:type="spellStart"/>
            <w:r>
              <w:rPr>
                <w:rFonts w:ascii="Calibri" w:eastAsia="Times New Roman" w:hAnsi="Calibri" w:cs="Times New Roman"/>
                <w:color w:val="000000"/>
              </w:rPr>
              <w:t>url</w:t>
            </w:r>
            <w:proofErr w:type="spellEnd"/>
            <w:r>
              <w:rPr>
                <w:rFonts w:ascii="Calibri" w:eastAsia="Times New Roman" w:hAnsi="Calibri" w:cs="Times New Roman"/>
                <w:color w:val="000000"/>
              </w:rPr>
              <w:t xml:space="preserve"> where </w:t>
            </w:r>
            <w:proofErr w:type="spellStart"/>
            <w:r>
              <w:rPr>
                <w:rFonts w:ascii="Calibri" w:eastAsia="Times New Roman" w:hAnsi="Calibri" w:cs="Times New Roman"/>
                <w:color w:val="000000"/>
              </w:rPr>
              <w:t>ddc</w:t>
            </w:r>
            <w:proofErr w:type="spellEnd"/>
            <w:r>
              <w:rPr>
                <w:rFonts w:ascii="Calibri" w:eastAsia="Times New Roman" w:hAnsi="Calibri" w:cs="Times New Roman"/>
                <w:color w:val="000000"/>
              </w:rPr>
              <w:t xml:space="preserve"> form is submitted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F13E2D"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rsidR="004D65FA" w:rsidRDefault="004D65FA"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(Default value :</w:t>
            </w:r>
          </w:p>
        </w:tc>
      </w:tr>
      <w:tr w:rsidR="00D96570"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D96570" w:rsidRDefault="00D96570" w:rsidP="00D96570">
            <w:pPr>
              <w:spacing w:after="0" w:line="240" w:lineRule="auto"/>
              <w:rPr>
                <w:rFonts w:ascii="Helvetica" w:hAnsi="Helvetica" w:cs="Helvetica"/>
                <w:b/>
                <w:bCs/>
                <w:color w:val="000000"/>
                <w:sz w:val="20"/>
                <w:szCs w:val="20"/>
                <w:shd w:val="clear" w:color="auto" w:fill="FFFFFF"/>
              </w:rPr>
            </w:pPr>
            <w:r>
              <w:rPr>
                <w:rFonts w:ascii="Helvetica" w:hAnsi="Helvetica" w:cs="Helvetica"/>
                <w:b/>
                <w:bCs/>
                <w:color w:val="000000"/>
                <w:sz w:val="20"/>
                <w:szCs w:val="20"/>
                <w:shd w:val="clear" w:color="auto" w:fill="FFFFFF"/>
              </w:rPr>
              <w:t>Test or Production URL Challenge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D96570" w:rsidRDefault="003F7570"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This is the </w:t>
            </w:r>
            <w:proofErr w:type="spellStart"/>
            <w:r>
              <w:rPr>
                <w:rFonts w:ascii="Calibri" w:eastAsia="Times New Roman" w:hAnsi="Calibri" w:cs="Times New Roman"/>
                <w:color w:val="000000"/>
              </w:rPr>
              <w:t>url</w:t>
            </w:r>
            <w:proofErr w:type="spellEnd"/>
            <w:r>
              <w:rPr>
                <w:rFonts w:ascii="Calibri" w:eastAsia="Times New Roman" w:hAnsi="Calibri" w:cs="Times New Roman"/>
                <w:color w:val="000000"/>
              </w:rPr>
              <w:t xml:space="preserve"> where </w:t>
            </w:r>
            <w:proofErr w:type="spellStart"/>
            <w:r>
              <w:rPr>
                <w:rFonts w:ascii="Calibri" w:eastAsia="Times New Roman" w:hAnsi="Calibri" w:cs="Times New Roman"/>
                <w:color w:val="000000"/>
              </w:rPr>
              <w:t>ddc</w:t>
            </w:r>
            <w:proofErr w:type="spellEnd"/>
            <w:r>
              <w:rPr>
                <w:rFonts w:ascii="Calibri" w:eastAsia="Times New Roman" w:hAnsi="Calibri" w:cs="Times New Roman"/>
                <w:color w:val="000000"/>
              </w:rPr>
              <w:t xml:space="preserve"> form is submitted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D96570" w:rsidRDefault="00F13E2D" w:rsidP="00D96570">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bl>
    <w:p w:rsidR="00911A29" w:rsidRDefault="00911A29" w:rsidP="00335E09"/>
    <w:p w:rsidR="00DA60F6" w:rsidRDefault="008C22B9" w:rsidP="00D50DE0">
      <w:pPr>
        <w:pStyle w:val="Heading3"/>
        <w:keepNext/>
        <w:keepLines/>
        <w:numPr>
          <w:ilvl w:val="2"/>
          <w:numId w:val="104"/>
        </w:numPr>
        <w:pBdr>
          <w:bottom w:val="none" w:sz="0" w:space="0" w:color="auto"/>
        </w:pBdr>
        <w:spacing w:line="276" w:lineRule="auto"/>
        <w:ind w:left="1764"/>
        <w:rPr>
          <w:i w:val="0"/>
          <w:sz w:val="24"/>
          <w:szCs w:val="24"/>
        </w:rPr>
      </w:pPr>
      <w:bookmarkStart w:id="28" w:name="_Toc18418248"/>
      <w:r>
        <w:rPr>
          <w:i w:val="0"/>
          <w:sz w:val="24"/>
          <w:szCs w:val="24"/>
        </w:rPr>
        <w:t>Manage</w:t>
      </w:r>
      <w:r w:rsidR="00BA19AA" w:rsidRPr="00B63D8A">
        <w:rPr>
          <w:i w:val="0"/>
          <w:sz w:val="24"/>
          <w:szCs w:val="24"/>
        </w:rPr>
        <w:t xml:space="preserve"> </w:t>
      </w:r>
      <w:r w:rsidR="00C04461" w:rsidRPr="00B63D8A">
        <w:rPr>
          <w:i w:val="0"/>
          <w:sz w:val="24"/>
          <w:szCs w:val="24"/>
        </w:rPr>
        <w:t>Worldpay</w:t>
      </w:r>
      <w:r w:rsidR="00BA19AA" w:rsidRPr="00B63D8A">
        <w:rPr>
          <w:i w:val="0"/>
          <w:sz w:val="24"/>
          <w:szCs w:val="24"/>
        </w:rPr>
        <w:t xml:space="preserve"> Payment Proces</w:t>
      </w:r>
      <w:r w:rsidR="008E511A" w:rsidRPr="00B63D8A">
        <w:rPr>
          <w:i w:val="0"/>
          <w:sz w:val="24"/>
          <w:szCs w:val="24"/>
        </w:rPr>
        <w:t>sor</w:t>
      </w:r>
      <w:bookmarkEnd w:id="28"/>
    </w:p>
    <w:p w:rsidR="006D22BF" w:rsidRPr="006D22BF" w:rsidRDefault="006D22BF" w:rsidP="006D22BF"/>
    <w:p w:rsidR="00DA60F6" w:rsidRDefault="00DA60F6" w:rsidP="00A655EE">
      <w:pPr>
        <w:pStyle w:val="ListParagraph"/>
        <w:ind w:left="1800"/>
      </w:pPr>
      <w:r>
        <w:t xml:space="preserve">In Business Manager </w:t>
      </w:r>
      <w:r w:rsidR="009F5593">
        <w:t>Select the required Site from the dropdown and Navigate to</w:t>
      </w:r>
      <w:r w:rsidR="00B82229" w:rsidRPr="00B82229">
        <w:rPr>
          <w:i/>
          <w:u w:val="single"/>
        </w:rPr>
        <w:sym w:font="Wingdings" w:char="F0E0"/>
      </w:r>
      <w:r w:rsidR="00B82229">
        <w:rPr>
          <w:i/>
          <w:u w:val="single"/>
        </w:rPr>
        <w:t>Merchant Tools</w:t>
      </w:r>
      <w:r>
        <w:t xml:space="preserve"> </w:t>
      </w:r>
      <w:r w:rsidRPr="00F91CD1">
        <w:rPr>
          <w:i/>
          <w:u w:val="single"/>
        </w:rPr>
        <w:sym w:font="Wingdings" w:char="F0E0"/>
      </w:r>
      <w:r w:rsidRPr="00F91CD1">
        <w:rPr>
          <w:i/>
          <w:u w:val="single"/>
        </w:rPr>
        <w:t xml:space="preserve"> Ordering </w:t>
      </w:r>
      <w:r w:rsidRPr="00F91CD1">
        <w:rPr>
          <w:i/>
          <w:u w:val="single"/>
        </w:rPr>
        <w:sym w:font="Wingdings" w:char="F0E0"/>
      </w:r>
      <w:r w:rsidRPr="00F91CD1">
        <w:rPr>
          <w:i/>
          <w:u w:val="single"/>
        </w:rPr>
        <w:t xml:space="preserve"> Payment Processors</w:t>
      </w:r>
      <w:r>
        <w:t>.</w:t>
      </w:r>
    </w:p>
    <w:p w:rsidR="00DA60F6" w:rsidRDefault="00987E53" w:rsidP="00DA60F6">
      <w:pPr>
        <w:ind w:left="1440"/>
      </w:pPr>
      <w:r>
        <w:rPr>
          <w:noProof/>
        </w:rPr>
        <w:drawing>
          <wp:inline distT="0" distB="0" distL="0" distR="0" wp14:anchorId="637AA481" wp14:editId="7305C253">
            <wp:extent cx="5362476" cy="2576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0319" cy="2579914"/>
                    </a:xfrm>
                    <a:prstGeom prst="rect">
                      <a:avLst/>
                    </a:prstGeom>
                  </pic:spPr>
                </pic:pic>
              </a:graphicData>
            </a:graphic>
          </wp:inline>
        </w:drawing>
      </w:r>
    </w:p>
    <w:p w:rsidR="00DA60F6" w:rsidRPr="00197EA0" w:rsidRDefault="00DA60F6" w:rsidP="00DA60F6">
      <w:pPr>
        <w:ind w:left="1440"/>
        <w:jc w:val="center"/>
      </w:pPr>
      <w:r>
        <w:t>Fig: 2.3</w:t>
      </w:r>
    </w:p>
    <w:p w:rsidR="00DA60F6" w:rsidRDefault="006848A3" w:rsidP="00D50DE0">
      <w:pPr>
        <w:pStyle w:val="Heading3"/>
        <w:keepNext/>
        <w:keepLines/>
        <w:numPr>
          <w:ilvl w:val="2"/>
          <w:numId w:val="104"/>
        </w:numPr>
        <w:pBdr>
          <w:bottom w:val="none" w:sz="0" w:space="0" w:color="auto"/>
        </w:pBdr>
        <w:spacing w:line="276" w:lineRule="auto"/>
        <w:ind w:left="1764"/>
        <w:rPr>
          <w:i w:val="0"/>
          <w:sz w:val="24"/>
          <w:szCs w:val="24"/>
        </w:rPr>
      </w:pPr>
      <w:bookmarkStart w:id="29" w:name="_Toc18418249"/>
      <w:r>
        <w:rPr>
          <w:i w:val="0"/>
          <w:sz w:val="24"/>
          <w:szCs w:val="24"/>
        </w:rPr>
        <w:t>Manage</w:t>
      </w:r>
      <w:r w:rsidR="00733EA6" w:rsidRPr="00B63D8A">
        <w:rPr>
          <w:i w:val="0"/>
          <w:sz w:val="24"/>
          <w:szCs w:val="24"/>
        </w:rPr>
        <w:t xml:space="preserve"> </w:t>
      </w:r>
      <w:r w:rsidR="00C04461" w:rsidRPr="00B63D8A">
        <w:rPr>
          <w:i w:val="0"/>
          <w:sz w:val="24"/>
          <w:szCs w:val="24"/>
        </w:rPr>
        <w:t>Worldpay</w:t>
      </w:r>
      <w:r w:rsidR="00733EA6" w:rsidRPr="00B63D8A">
        <w:rPr>
          <w:i w:val="0"/>
          <w:sz w:val="24"/>
          <w:szCs w:val="24"/>
        </w:rPr>
        <w:t xml:space="preserve"> Payment Methods</w:t>
      </w:r>
      <w:bookmarkEnd w:id="29"/>
    </w:p>
    <w:p w:rsidR="006D22BF" w:rsidRPr="006D22BF" w:rsidRDefault="006D22BF" w:rsidP="006D22BF"/>
    <w:p w:rsidR="00BA0268" w:rsidRDefault="00DA60F6" w:rsidP="00BA0268">
      <w:pPr>
        <w:ind w:left="1080"/>
      </w:pPr>
      <w:r>
        <w:t xml:space="preserve">In the integration package, a payment method definition </w:t>
      </w:r>
      <w:proofErr w:type="gramStart"/>
      <w:r>
        <w:t>is provided</w:t>
      </w:r>
      <w:proofErr w:type="gramEnd"/>
      <w:r>
        <w:t xml:space="preserve"> in the </w:t>
      </w:r>
      <w:r w:rsidRPr="0081748A">
        <w:t>file</w:t>
      </w:r>
      <w:r w:rsidR="004D65FA">
        <w:t xml:space="preserve"> that you have </w:t>
      </w:r>
      <w:proofErr w:type="spellStart"/>
      <w:r w:rsidR="004D65FA">
        <w:t>alredy</w:t>
      </w:r>
      <w:proofErr w:type="spellEnd"/>
      <w:r w:rsidR="004D65FA">
        <w:t xml:space="preserve"> imported</w:t>
      </w:r>
    </w:p>
    <w:p w:rsidR="00F21563" w:rsidRPr="00CF3010" w:rsidRDefault="009F5593" w:rsidP="00F21563">
      <w:pPr>
        <w:pStyle w:val="ListParagraph"/>
        <w:numPr>
          <w:ilvl w:val="0"/>
          <w:numId w:val="22"/>
        </w:numPr>
        <w:ind w:left="1800"/>
      </w:pPr>
      <w:r>
        <w:t>Navigate to</w:t>
      </w:r>
      <w:r w:rsidR="00B82229" w:rsidRPr="00C75E15">
        <w:rPr>
          <w:u w:val="single"/>
        </w:rPr>
        <w:sym w:font="Wingdings" w:char="F0E0"/>
      </w:r>
      <w:r w:rsidR="00B82229" w:rsidRPr="00C75E15">
        <w:rPr>
          <w:u w:val="single"/>
        </w:rPr>
        <w:t xml:space="preserve"> Merchant Tools</w:t>
      </w:r>
      <w:r w:rsidR="00DA60F6" w:rsidRPr="00C75E15">
        <w:rPr>
          <w:u w:val="single"/>
        </w:rPr>
        <w:t xml:space="preserve"> </w:t>
      </w:r>
      <w:r w:rsidR="00DA60F6" w:rsidRPr="00C75E15">
        <w:rPr>
          <w:u w:val="single"/>
        </w:rPr>
        <w:sym w:font="Wingdings" w:char="F0E0"/>
      </w:r>
      <w:r w:rsidR="00DA60F6" w:rsidRPr="00C75E15">
        <w:rPr>
          <w:u w:val="single"/>
        </w:rPr>
        <w:t xml:space="preserve"> Ordering</w:t>
      </w:r>
      <w:r w:rsidR="00DA60F6" w:rsidRPr="00C75E15">
        <w:rPr>
          <w:u w:val="single"/>
        </w:rPr>
        <w:sym w:font="Wingdings" w:char="F0E0"/>
      </w:r>
      <w:r w:rsidR="00DA60F6" w:rsidRPr="00C75E15">
        <w:rPr>
          <w:u w:val="single"/>
        </w:rPr>
        <w:t xml:space="preserve"> Payment Methods.</w:t>
      </w:r>
    </w:p>
    <w:p w:rsidR="00933B4A" w:rsidRDefault="00DA60F6" w:rsidP="00E56B13">
      <w:pPr>
        <w:pStyle w:val="ListParagraph"/>
        <w:numPr>
          <w:ilvl w:val="0"/>
          <w:numId w:val="22"/>
        </w:numPr>
        <w:ind w:left="1800"/>
      </w:pPr>
      <w:r>
        <w:t>Enable the Payment Method</w:t>
      </w:r>
      <w:r w:rsidR="00933B4A">
        <w:t xml:space="preserve"> under</w:t>
      </w:r>
      <w:r w:rsidR="001C1B79">
        <w:t xml:space="preserve"> </w:t>
      </w:r>
      <w:r w:rsidR="001C1B79">
        <w:rPr>
          <w:b/>
          <w:u w:val="single"/>
        </w:rPr>
        <w:t>Ordering -&gt; Payment Methods</w:t>
      </w:r>
      <w:r w:rsidR="00933B4A" w:rsidRPr="00B6182F">
        <w:rPr>
          <w:b/>
          <w:u w:val="single"/>
        </w:rPr>
        <w:t xml:space="preserve"> section</w:t>
      </w:r>
      <w:r>
        <w:t xml:space="preserve"> that needs to </w:t>
      </w:r>
      <w:proofErr w:type="gramStart"/>
      <w:r>
        <w:t>be activated</w:t>
      </w:r>
      <w:proofErr w:type="gramEnd"/>
      <w:r>
        <w:t xml:space="preserve">. Repeat these steps for all the Payment Methods that </w:t>
      </w:r>
      <w:proofErr w:type="gramStart"/>
      <w:r>
        <w:t>are required to be supported</w:t>
      </w:r>
      <w:proofErr w:type="gramEnd"/>
      <w:r>
        <w:t xml:space="preserve"> on the site.</w:t>
      </w:r>
      <w:r w:rsidRPr="00D10991">
        <w:t xml:space="preserve"> </w:t>
      </w:r>
      <w:r>
        <w:t>(Refer to Fig: 2.4)</w:t>
      </w:r>
    </w:p>
    <w:p w:rsidR="00EB1DE8" w:rsidRDefault="00112081" w:rsidP="00EB1DE8">
      <w:pPr>
        <w:ind w:left="708" w:firstLine="708"/>
      </w:pPr>
      <w:r>
        <w:lastRenderedPageBreak/>
        <w:t>Set below custom attributes of Payment method as provided by merchant:</w:t>
      </w:r>
      <w:r w:rsidR="00DB2FA5">
        <w:t xml:space="preserve"> (Refer to </w:t>
      </w:r>
      <w:r w:rsidR="00F21563">
        <w:t>Fig:</w:t>
      </w:r>
      <w:r w:rsidR="00DB2FA5">
        <w:t xml:space="preserve"> 2.5)</w:t>
      </w:r>
    </w:p>
    <w:tbl>
      <w:tblPr>
        <w:tblStyle w:val="TableGrid"/>
        <w:tblW w:w="0" w:type="auto"/>
        <w:tblInd w:w="1800" w:type="dxa"/>
        <w:tblLook w:val="04A0" w:firstRow="1" w:lastRow="0" w:firstColumn="1" w:lastColumn="0" w:noHBand="0" w:noVBand="1"/>
      </w:tblPr>
      <w:tblGrid>
        <w:gridCol w:w="2151"/>
        <w:gridCol w:w="5785"/>
      </w:tblGrid>
      <w:tr w:rsidR="00430592" w:rsidTr="00DE7E10">
        <w:tc>
          <w:tcPr>
            <w:tcW w:w="2151" w:type="dxa"/>
          </w:tcPr>
          <w:p w:rsidR="00430592" w:rsidRPr="00DB2FA5" w:rsidRDefault="00430592" w:rsidP="00430592">
            <w:pPr>
              <w:rPr>
                <w:b/>
              </w:rPr>
            </w:pPr>
            <w:r w:rsidRPr="00DB2FA5">
              <w:rPr>
                <w:b/>
              </w:rPr>
              <w:t>Custom Attribute</w:t>
            </w:r>
          </w:p>
        </w:tc>
        <w:tc>
          <w:tcPr>
            <w:tcW w:w="5785" w:type="dxa"/>
          </w:tcPr>
          <w:p w:rsidR="00430592" w:rsidRPr="00DB2FA5" w:rsidRDefault="00430592" w:rsidP="00430592">
            <w:pPr>
              <w:rPr>
                <w:b/>
              </w:rPr>
            </w:pPr>
            <w:r w:rsidRPr="00DB2FA5">
              <w:rPr>
                <w:b/>
              </w:rPr>
              <w:t>Description</w:t>
            </w:r>
          </w:p>
        </w:tc>
      </w:tr>
      <w:tr w:rsidR="00430592" w:rsidTr="00DE7E10">
        <w:tc>
          <w:tcPr>
            <w:tcW w:w="2151" w:type="dxa"/>
          </w:tcPr>
          <w:p w:rsidR="00430592" w:rsidRDefault="00430592" w:rsidP="00430592">
            <w:r>
              <w:t>Merchant Code</w:t>
            </w:r>
          </w:p>
        </w:tc>
        <w:tc>
          <w:tcPr>
            <w:tcW w:w="5785" w:type="dxa"/>
          </w:tcPr>
          <w:p w:rsidR="00430592" w:rsidRDefault="00430592" w:rsidP="00430592">
            <w:r w:rsidRPr="00430592">
              <w:t>This field represents the  hex code provided by merc</w:t>
            </w:r>
            <w:r>
              <w:t>hant</w:t>
            </w:r>
          </w:p>
        </w:tc>
      </w:tr>
      <w:tr w:rsidR="00430592" w:rsidTr="00DE7E10">
        <w:tc>
          <w:tcPr>
            <w:tcW w:w="2151" w:type="dxa"/>
          </w:tcPr>
          <w:p w:rsidR="00430592" w:rsidRDefault="00430592" w:rsidP="00430592">
            <w:r>
              <w:t>User Name</w:t>
            </w:r>
          </w:p>
        </w:tc>
        <w:tc>
          <w:tcPr>
            <w:tcW w:w="5785" w:type="dxa"/>
          </w:tcPr>
          <w:p w:rsidR="00430592" w:rsidRDefault="00430592" w:rsidP="00430592">
            <w:r w:rsidRPr="00430592">
              <w:t>This field represents the  username provided by merchant</w:t>
            </w:r>
          </w:p>
        </w:tc>
      </w:tr>
      <w:tr w:rsidR="00430592" w:rsidTr="00DE7E10">
        <w:tc>
          <w:tcPr>
            <w:tcW w:w="2151" w:type="dxa"/>
            <w:shd w:val="clear" w:color="auto" w:fill="DAEEF3" w:themeFill="accent5" w:themeFillTint="33"/>
          </w:tcPr>
          <w:p w:rsidR="00430592" w:rsidRPr="00AA5044" w:rsidRDefault="00430592" w:rsidP="00430592">
            <w:r w:rsidRPr="00AA5044">
              <w:t>Type</w:t>
            </w:r>
          </w:p>
        </w:tc>
        <w:tc>
          <w:tcPr>
            <w:tcW w:w="5785" w:type="dxa"/>
            <w:shd w:val="clear" w:color="auto" w:fill="DAEEF3" w:themeFill="accent5" w:themeFillTint="33"/>
          </w:tcPr>
          <w:p w:rsidR="00430592" w:rsidRPr="00AA5044" w:rsidRDefault="00430592" w:rsidP="00430592">
            <w:r w:rsidRPr="00AA5044">
              <w:t xml:space="preserve">Select the </w:t>
            </w:r>
            <w:r w:rsidRPr="00AA5044">
              <w:rPr>
                <w:u w:val="single"/>
              </w:rPr>
              <w:t>Payment Method</w:t>
            </w:r>
            <w:r w:rsidRPr="00AA5044">
              <w:t xml:space="preserve"> Type to </w:t>
            </w:r>
            <w:r w:rsidRPr="00AA5044">
              <w:rPr>
                <w:u w:val="single"/>
              </w:rPr>
              <w:t>DIRECT/REDIRECT</w:t>
            </w:r>
            <w:r w:rsidRPr="00AA5044">
              <w:t xml:space="preserve"> as per the one that needs to </w:t>
            </w:r>
            <w:proofErr w:type="gramStart"/>
            <w:r w:rsidRPr="00AA5044">
              <w:t>be supported</w:t>
            </w:r>
            <w:proofErr w:type="gramEnd"/>
            <w:r w:rsidRPr="00AA5044">
              <w:t xml:space="preserve"> on the merchant site. (Refer to Fig: 2.5)</w:t>
            </w:r>
          </w:p>
          <w:p w:rsidR="00430592" w:rsidRPr="00AA5044" w:rsidRDefault="00430592" w:rsidP="00430592"/>
        </w:tc>
      </w:tr>
      <w:tr w:rsidR="00430592" w:rsidTr="00DE7E10">
        <w:tc>
          <w:tcPr>
            <w:tcW w:w="2151" w:type="dxa"/>
          </w:tcPr>
          <w:p w:rsidR="00430592" w:rsidRDefault="00430592" w:rsidP="00430592">
            <w:r>
              <w:t>Password</w:t>
            </w:r>
          </w:p>
        </w:tc>
        <w:tc>
          <w:tcPr>
            <w:tcW w:w="5785" w:type="dxa"/>
          </w:tcPr>
          <w:p w:rsidR="00430592" w:rsidRDefault="00430592" w:rsidP="00430592">
            <w:r w:rsidRPr="00430592">
              <w:t>This field represents the  password provided by merchant</w:t>
            </w:r>
          </w:p>
        </w:tc>
      </w:tr>
      <w:tr w:rsidR="00430592" w:rsidTr="00DE7E10">
        <w:tc>
          <w:tcPr>
            <w:tcW w:w="2151" w:type="dxa"/>
          </w:tcPr>
          <w:p w:rsidR="00430592" w:rsidRDefault="00430592" w:rsidP="00430592">
            <w:r>
              <w:t>Days after which Order expires</w:t>
            </w:r>
          </w:p>
        </w:tc>
        <w:tc>
          <w:tcPr>
            <w:tcW w:w="5785" w:type="dxa"/>
          </w:tcPr>
          <w:p w:rsidR="00430592" w:rsidRDefault="00E56B13" w:rsidP="00430592">
            <w:r>
              <w:t>Configure the number of days after which the Order should be cleaned up</w:t>
            </w:r>
          </w:p>
        </w:tc>
      </w:tr>
      <w:tr w:rsidR="00430592" w:rsidTr="00DE7E10">
        <w:tc>
          <w:tcPr>
            <w:tcW w:w="2151" w:type="dxa"/>
          </w:tcPr>
          <w:p w:rsidR="00430592" w:rsidRDefault="00A42F38" w:rsidP="00430592">
            <w:r>
              <w:t xml:space="preserve">SEPA </w:t>
            </w:r>
            <w:r w:rsidR="00430592">
              <w:t>mandate number</w:t>
            </w:r>
          </w:p>
        </w:tc>
        <w:tc>
          <w:tcPr>
            <w:tcW w:w="5785" w:type="dxa"/>
          </w:tcPr>
          <w:p w:rsidR="00430592" w:rsidRDefault="00430592" w:rsidP="00101866">
            <w:r w:rsidRPr="00430592">
              <w:t>This will be part of mandate type for</w:t>
            </w:r>
            <w:r w:rsidR="00A42F38">
              <w:t xml:space="preserve"> SEPA</w:t>
            </w:r>
            <w:r w:rsidRPr="00430592">
              <w:t>.</w:t>
            </w:r>
          </w:p>
        </w:tc>
      </w:tr>
      <w:tr w:rsidR="00DF5257" w:rsidTr="00DE7E10">
        <w:tc>
          <w:tcPr>
            <w:tcW w:w="2151" w:type="dxa"/>
          </w:tcPr>
          <w:p w:rsidR="00DF5257" w:rsidRDefault="00DF5257" w:rsidP="00430592">
            <w:r>
              <w:t xml:space="preserve">HPP </w:t>
            </w:r>
            <w:proofErr w:type="spellStart"/>
            <w:r>
              <w:t>CustomOptions</w:t>
            </w:r>
            <w:proofErr w:type="spellEnd"/>
            <w:r>
              <w:t xml:space="preserve"> JSON</w:t>
            </w:r>
          </w:p>
        </w:tc>
        <w:tc>
          <w:tcPr>
            <w:tcW w:w="5785" w:type="dxa"/>
          </w:tcPr>
          <w:p w:rsidR="00DF5257" w:rsidRDefault="00DF5257" w:rsidP="00430592">
            <w:r>
              <w:t xml:space="preserve">This would only be populated in case of payment method as “Credit Card Redirect” where merchant defines </w:t>
            </w:r>
            <w:proofErr w:type="gramStart"/>
            <w:r>
              <w:t>JSON which</w:t>
            </w:r>
            <w:proofErr w:type="gramEnd"/>
            <w:r>
              <w:t xml:space="preserve"> determines the type as iframe/</w:t>
            </w:r>
            <w:proofErr w:type="spellStart"/>
            <w:r>
              <w:t>lightbox</w:t>
            </w:r>
            <w:proofErr w:type="spellEnd"/>
            <w:r>
              <w:t xml:space="preserve"> in which Hosted Payment Page appears on Merchant site.</w:t>
            </w:r>
          </w:p>
          <w:p w:rsidR="00DF5257" w:rsidRPr="00430592" w:rsidRDefault="00DF5257" w:rsidP="00430592">
            <w:r>
              <w:t xml:space="preserve">Default Value is blank represent </w:t>
            </w:r>
            <w:r w:rsidR="00C04461">
              <w:t>Worldpay</w:t>
            </w:r>
            <w:r>
              <w:t xml:space="preserve"> redirection page appears</w:t>
            </w:r>
          </w:p>
        </w:tc>
      </w:tr>
    </w:tbl>
    <w:p w:rsidR="00DA60F6" w:rsidRPr="00FE1ACC" w:rsidRDefault="00DA60F6" w:rsidP="002801B0"/>
    <w:p w:rsidR="00DA60F6" w:rsidRDefault="00DA60F6" w:rsidP="003E51B1">
      <w:pPr>
        <w:pStyle w:val="ListParagraph"/>
        <w:ind w:left="1080"/>
      </w:pPr>
      <w:r>
        <w:rPr>
          <w:noProof/>
        </w:rPr>
        <w:drawing>
          <wp:inline distT="0" distB="0" distL="0" distR="0" wp14:anchorId="3EFCE5B6" wp14:editId="07053ED4">
            <wp:extent cx="5339751" cy="1777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57777" cy="1783040"/>
                    </a:xfrm>
                    <a:prstGeom prst="rect">
                      <a:avLst/>
                    </a:prstGeom>
                  </pic:spPr>
                </pic:pic>
              </a:graphicData>
            </a:graphic>
          </wp:inline>
        </w:drawing>
      </w:r>
    </w:p>
    <w:p w:rsidR="00DA60F6" w:rsidRDefault="00DA60F6" w:rsidP="00DA60F6">
      <w:pPr>
        <w:ind w:left="1080"/>
        <w:jc w:val="center"/>
      </w:pPr>
      <w:r>
        <w:t>Fig: 2.4</w:t>
      </w:r>
    </w:p>
    <w:p w:rsidR="00112081" w:rsidRDefault="00DB2FA5" w:rsidP="002801B0">
      <w:pPr>
        <w:ind w:left="1080"/>
        <w:jc w:val="center"/>
      </w:pPr>
      <w:r>
        <w:rPr>
          <w:noProof/>
        </w:rPr>
        <w:drawing>
          <wp:inline distT="0" distB="0" distL="0" distR="0" wp14:anchorId="6F47F7F8" wp14:editId="3700E4B3">
            <wp:extent cx="5397190" cy="18622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5134" cy="1864995"/>
                    </a:xfrm>
                    <a:prstGeom prst="rect">
                      <a:avLst/>
                    </a:prstGeom>
                  </pic:spPr>
                </pic:pic>
              </a:graphicData>
            </a:graphic>
          </wp:inline>
        </w:drawing>
      </w:r>
      <w:r w:rsidR="002801B0">
        <w:t>Fig: 2.5</w:t>
      </w:r>
    </w:p>
    <w:p w:rsidR="00917733" w:rsidRDefault="00CF7C38" w:rsidP="00B761DF">
      <w:pPr>
        <w:pStyle w:val="ListParagraph"/>
        <w:numPr>
          <w:ilvl w:val="0"/>
          <w:numId w:val="33"/>
        </w:numPr>
        <w:jc w:val="both"/>
      </w:pPr>
      <w:r w:rsidRPr="00D23092">
        <w:t xml:space="preserve">Once the payment methods </w:t>
      </w:r>
      <w:proofErr w:type="gramStart"/>
      <w:r w:rsidRPr="00D23092">
        <w:t>are added and enabled successfully</w:t>
      </w:r>
      <w:proofErr w:type="gramEnd"/>
      <w:r w:rsidRPr="00D23092">
        <w:t xml:space="preserve">, update credit or debit card </w:t>
      </w:r>
      <w:r w:rsidR="00D23092" w:rsidRPr="00D23092">
        <w:t>details as</w:t>
      </w:r>
      <w:r w:rsidRPr="00D23092">
        <w:t xml:space="preserve"> provided by merchant under Payment method-&gt; Credit/Debit Cards section</w:t>
      </w:r>
      <w:r w:rsidR="00D23092" w:rsidRPr="00D23092">
        <w:t>.</w:t>
      </w:r>
      <w:r w:rsidR="00D23092">
        <w:rPr>
          <w:b/>
          <w:bCs/>
          <w:i/>
        </w:rPr>
        <w:t xml:space="preserve"> </w:t>
      </w:r>
      <w:r w:rsidR="00D23092">
        <w:t xml:space="preserve">Enable </w:t>
      </w:r>
      <w:r w:rsidR="00D23092">
        <w:lastRenderedPageBreak/>
        <w:t xml:space="preserve">the credit/debit card under </w:t>
      </w:r>
      <w:r w:rsidR="00D23092">
        <w:rPr>
          <w:b/>
          <w:u w:val="single"/>
        </w:rPr>
        <w:t>Credit/Debit Cards S</w:t>
      </w:r>
      <w:r w:rsidR="00D23092" w:rsidRPr="00F21563">
        <w:rPr>
          <w:b/>
          <w:u w:val="single"/>
        </w:rPr>
        <w:t>ection</w:t>
      </w:r>
      <w:r w:rsidR="00D23092">
        <w:t xml:space="preserve"> that needs to </w:t>
      </w:r>
      <w:proofErr w:type="gramStart"/>
      <w:r w:rsidR="00D23092">
        <w:t>be activated</w:t>
      </w:r>
      <w:proofErr w:type="gramEnd"/>
      <w:r w:rsidR="00D23092">
        <w:t xml:space="preserve">. </w:t>
      </w:r>
      <w:r w:rsidR="00DF5257" w:rsidRPr="00DF5257">
        <w:t>Ensure custom attribute named “</w:t>
      </w:r>
      <w:r w:rsidR="00C04461">
        <w:t>Worldpay</w:t>
      </w:r>
      <w:r w:rsidR="00DF5257" w:rsidRPr="00DF5257">
        <w:t xml:space="preserve"> Card Type” is populated for all active cards with corresponding </w:t>
      </w:r>
      <w:r w:rsidR="00C04461">
        <w:t>Worldpay</w:t>
      </w:r>
      <w:r w:rsidR="00DF5257" w:rsidRPr="00DF5257">
        <w:t xml:space="preserve"> type </w:t>
      </w:r>
      <w:proofErr w:type="gramStart"/>
      <w:r w:rsidR="00DF5257" w:rsidRPr="00DF5257">
        <w:t>like</w:t>
      </w:r>
      <w:proofErr w:type="gramEnd"/>
      <w:r w:rsidR="00DF5257" w:rsidRPr="00DF5257">
        <w:t xml:space="preserve"> for VISA it is “VISA-SSL”.</w:t>
      </w:r>
      <w:r w:rsidR="00DF5257">
        <w:t xml:space="preserve"> </w:t>
      </w:r>
      <w:r w:rsidR="00D23092">
        <w:t xml:space="preserve">Repeat these steps for all the cards that </w:t>
      </w:r>
      <w:r w:rsidR="00DE7E10">
        <w:t>need</w:t>
      </w:r>
      <w:r w:rsidR="00D23092">
        <w:t xml:space="preserve"> to </w:t>
      </w:r>
      <w:proofErr w:type="gramStart"/>
      <w:r w:rsidR="00D23092">
        <w:t>be supported</w:t>
      </w:r>
      <w:proofErr w:type="gramEnd"/>
      <w:r w:rsidR="00D23092">
        <w:t xml:space="preserve"> on the site.</w:t>
      </w:r>
      <w:r w:rsidR="00D23092" w:rsidRPr="00D10991">
        <w:t xml:space="preserve"> </w:t>
      </w:r>
      <w:r w:rsidR="00D23092">
        <w:t>(Refer to Fig: 2.</w:t>
      </w:r>
      <w:r w:rsidR="00063391">
        <w:t>6</w:t>
      </w:r>
      <w:r w:rsidR="00D23092">
        <w:t>)</w:t>
      </w:r>
    </w:p>
    <w:p w:rsidR="00917733" w:rsidRDefault="00917733" w:rsidP="00917733">
      <w:pPr>
        <w:ind w:left="1416"/>
      </w:pPr>
      <w:r>
        <w:t>Set below card details of Payment method as provided by merchant. All these fields are optional (Refer to Fig: 2.</w:t>
      </w:r>
      <w:r w:rsidR="00E56B13">
        <w:t>6</w:t>
      </w:r>
      <w:r>
        <w:t>)</w:t>
      </w:r>
    </w:p>
    <w:tbl>
      <w:tblPr>
        <w:tblStyle w:val="TableGrid"/>
        <w:tblW w:w="0" w:type="auto"/>
        <w:tblInd w:w="1428" w:type="dxa"/>
        <w:tblLook w:val="04A0" w:firstRow="1" w:lastRow="0" w:firstColumn="1" w:lastColumn="0" w:noHBand="0" w:noVBand="1"/>
      </w:tblPr>
      <w:tblGrid>
        <w:gridCol w:w="4125"/>
        <w:gridCol w:w="4183"/>
      </w:tblGrid>
      <w:tr w:rsidR="00917733" w:rsidTr="00917733">
        <w:tc>
          <w:tcPr>
            <w:tcW w:w="4981" w:type="dxa"/>
          </w:tcPr>
          <w:p w:rsidR="00917733" w:rsidRPr="00027629" w:rsidRDefault="00917733" w:rsidP="00917733">
            <w:pPr>
              <w:pStyle w:val="ListParagraph"/>
              <w:ind w:left="0"/>
              <w:rPr>
                <w:b/>
              </w:rPr>
            </w:pPr>
            <w:r w:rsidRPr="00027629">
              <w:rPr>
                <w:b/>
              </w:rPr>
              <w:t>Card Attribute</w:t>
            </w:r>
          </w:p>
        </w:tc>
        <w:tc>
          <w:tcPr>
            <w:tcW w:w="4981" w:type="dxa"/>
          </w:tcPr>
          <w:p w:rsidR="00917733" w:rsidRPr="00027629" w:rsidRDefault="00027629" w:rsidP="00917733">
            <w:pPr>
              <w:pStyle w:val="ListParagraph"/>
              <w:ind w:left="0"/>
              <w:rPr>
                <w:b/>
              </w:rPr>
            </w:pPr>
            <w:r w:rsidRPr="00027629">
              <w:rPr>
                <w:b/>
              </w:rPr>
              <w:t>Description</w:t>
            </w:r>
          </w:p>
        </w:tc>
      </w:tr>
      <w:tr w:rsidR="00917733" w:rsidTr="00917733">
        <w:tc>
          <w:tcPr>
            <w:tcW w:w="4981" w:type="dxa"/>
          </w:tcPr>
          <w:p w:rsidR="00917733" w:rsidRDefault="00917733" w:rsidP="00917733">
            <w:pPr>
              <w:pStyle w:val="ListParagraph"/>
              <w:ind w:left="0"/>
            </w:pPr>
            <w:r w:rsidRPr="00917733">
              <w:t>Security Code Length</w:t>
            </w:r>
          </w:p>
        </w:tc>
        <w:tc>
          <w:tcPr>
            <w:tcW w:w="4981" w:type="dxa"/>
          </w:tcPr>
          <w:p w:rsidR="00917733" w:rsidRDefault="00917733" w:rsidP="00917733">
            <w:pPr>
              <w:pStyle w:val="ListParagraph"/>
              <w:ind w:left="0"/>
            </w:pPr>
            <w:r w:rsidRPr="00917733">
              <w:t>This field represents maximum length of security code for card type</w:t>
            </w:r>
          </w:p>
        </w:tc>
      </w:tr>
      <w:tr w:rsidR="00917733" w:rsidTr="00917733">
        <w:tc>
          <w:tcPr>
            <w:tcW w:w="4981" w:type="dxa"/>
          </w:tcPr>
          <w:p w:rsidR="00917733" w:rsidRDefault="00917733" w:rsidP="00917733">
            <w:pPr>
              <w:pStyle w:val="ListParagraph"/>
              <w:ind w:left="0"/>
            </w:pPr>
            <w:r w:rsidRPr="00917733">
              <w:t>Card Number Verification</w:t>
            </w:r>
          </w:p>
        </w:tc>
        <w:tc>
          <w:tcPr>
            <w:tcW w:w="4981" w:type="dxa"/>
          </w:tcPr>
          <w:p w:rsidR="00917733" w:rsidRDefault="00917733" w:rsidP="00917733">
            <w:pPr>
              <w:pStyle w:val="ListParagraph"/>
              <w:ind w:left="0"/>
            </w:pPr>
            <w:r w:rsidRPr="00917733">
              <w:t>This field represents maximum length of CVV  for card type</w:t>
            </w:r>
          </w:p>
        </w:tc>
      </w:tr>
      <w:tr w:rsidR="000073D4" w:rsidTr="00917733">
        <w:tc>
          <w:tcPr>
            <w:tcW w:w="4981" w:type="dxa"/>
          </w:tcPr>
          <w:p w:rsidR="000073D4" w:rsidRPr="00917733" w:rsidRDefault="000073D4" w:rsidP="00917733">
            <w:pPr>
              <w:pStyle w:val="ListParagraph"/>
              <w:ind w:left="0"/>
            </w:pPr>
            <w:r w:rsidRPr="000073D4">
              <w:t>Card Number Length</w:t>
            </w:r>
          </w:p>
        </w:tc>
        <w:tc>
          <w:tcPr>
            <w:tcW w:w="4981" w:type="dxa"/>
          </w:tcPr>
          <w:p w:rsidR="000073D4" w:rsidRPr="00917733" w:rsidRDefault="000073D4" w:rsidP="00917733">
            <w:pPr>
              <w:pStyle w:val="ListParagraph"/>
              <w:ind w:left="0"/>
            </w:pPr>
            <w:r w:rsidRPr="000073D4">
              <w:t>This field represents maximum length of card number(range between 13-16) for card type</w:t>
            </w:r>
          </w:p>
        </w:tc>
      </w:tr>
      <w:tr w:rsidR="000073D4" w:rsidTr="00917733">
        <w:tc>
          <w:tcPr>
            <w:tcW w:w="4981" w:type="dxa"/>
          </w:tcPr>
          <w:p w:rsidR="000073D4" w:rsidRPr="00917733" w:rsidRDefault="000073D4" w:rsidP="00917733">
            <w:pPr>
              <w:pStyle w:val="ListParagraph"/>
              <w:ind w:left="0"/>
            </w:pPr>
            <w:r w:rsidRPr="000073D4">
              <w:t>Checksum Verification</w:t>
            </w:r>
          </w:p>
        </w:tc>
        <w:tc>
          <w:tcPr>
            <w:tcW w:w="4981" w:type="dxa"/>
          </w:tcPr>
          <w:p w:rsidR="000073D4" w:rsidRPr="00917733" w:rsidRDefault="000073D4" w:rsidP="00917733">
            <w:pPr>
              <w:pStyle w:val="ListParagraph"/>
              <w:ind w:left="0"/>
            </w:pPr>
            <w:r w:rsidRPr="000073D4">
              <w:t>This field is set to True if merchant wants to verify the card details</w:t>
            </w:r>
          </w:p>
        </w:tc>
      </w:tr>
      <w:tr w:rsidR="000073D4" w:rsidTr="00917733">
        <w:tc>
          <w:tcPr>
            <w:tcW w:w="4981" w:type="dxa"/>
          </w:tcPr>
          <w:p w:rsidR="000073D4" w:rsidRPr="00917733" w:rsidRDefault="006E4740" w:rsidP="00917733">
            <w:pPr>
              <w:pStyle w:val="ListParagraph"/>
              <w:ind w:left="0"/>
            </w:pPr>
            <w:r>
              <w:t>Worldpay</w:t>
            </w:r>
            <w:r w:rsidR="000073D4" w:rsidRPr="000073D4">
              <w:t xml:space="preserve"> Card Type</w:t>
            </w:r>
          </w:p>
        </w:tc>
        <w:tc>
          <w:tcPr>
            <w:tcW w:w="4981" w:type="dxa"/>
          </w:tcPr>
          <w:p w:rsidR="000073D4" w:rsidRPr="00917733" w:rsidRDefault="000073D4" w:rsidP="00E56B13">
            <w:pPr>
              <w:pStyle w:val="ListParagraph"/>
              <w:ind w:left="0"/>
            </w:pPr>
            <w:r w:rsidRPr="000073D4">
              <w:t xml:space="preserve">This field represents the card type </w:t>
            </w:r>
            <w:r w:rsidR="00E56B13">
              <w:t xml:space="preserve">in </w:t>
            </w:r>
            <w:r w:rsidR="00C04461">
              <w:t>Worldpay</w:t>
            </w:r>
            <w:r w:rsidR="00E56B13" w:rsidRPr="00DF5257">
              <w:t xml:space="preserve"> like for VISA it is “VISA-SSL”</w:t>
            </w:r>
          </w:p>
        </w:tc>
      </w:tr>
    </w:tbl>
    <w:p w:rsidR="00917733" w:rsidRDefault="00917733" w:rsidP="00917733">
      <w:pPr>
        <w:pStyle w:val="ListParagraph"/>
        <w:ind w:left="1428"/>
      </w:pPr>
    </w:p>
    <w:p w:rsidR="00972EB5" w:rsidRDefault="00E56B13" w:rsidP="000548CF">
      <w:pPr>
        <w:pStyle w:val="ListParagraph"/>
        <w:ind w:left="708"/>
      </w:pPr>
      <w:r>
        <w:rPr>
          <w:noProof/>
        </w:rPr>
        <w:drawing>
          <wp:inline distT="0" distB="0" distL="0" distR="0" wp14:anchorId="38526764" wp14:editId="4C55424A">
            <wp:extent cx="6181725" cy="3981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rsidR="00112081" w:rsidRPr="00826737" w:rsidRDefault="00826737" w:rsidP="00D64C48">
      <w:pPr>
        <w:rPr>
          <w:bCs/>
        </w:rPr>
      </w:pPr>
      <w:r>
        <w:rPr>
          <w:bCs/>
        </w:rPr>
        <w:tab/>
      </w:r>
      <w:r>
        <w:rPr>
          <w:bCs/>
        </w:rPr>
        <w:tab/>
      </w:r>
      <w:r>
        <w:rPr>
          <w:bCs/>
        </w:rPr>
        <w:tab/>
      </w:r>
      <w:r>
        <w:rPr>
          <w:bCs/>
        </w:rPr>
        <w:tab/>
      </w:r>
      <w:r w:rsidRPr="00826737">
        <w:t>Fig: 2.6</w:t>
      </w:r>
    </w:p>
    <w:p w:rsidR="00112081" w:rsidRPr="00826737" w:rsidRDefault="00972EB5" w:rsidP="00E56B13">
      <w:pPr>
        <w:rPr>
          <w:b/>
          <w:i/>
        </w:rPr>
      </w:pPr>
      <w:r>
        <w:tab/>
      </w:r>
      <w:r>
        <w:tab/>
      </w:r>
    </w:p>
    <w:p w:rsidR="00DA60F6" w:rsidRPr="00B63D8A" w:rsidRDefault="008C17C6" w:rsidP="00D50DE0">
      <w:pPr>
        <w:pStyle w:val="Heading3"/>
        <w:keepNext/>
        <w:keepLines/>
        <w:numPr>
          <w:ilvl w:val="2"/>
          <w:numId w:val="104"/>
        </w:numPr>
        <w:pBdr>
          <w:bottom w:val="none" w:sz="0" w:space="0" w:color="auto"/>
        </w:pBdr>
        <w:spacing w:line="276" w:lineRule="auto"/>
        <w:ind w:left="1764"/>
        <w:rPr>
          <w:i w:val="0"/>
          <w:sz w:val="24"/>
          <w:szCs w:val="24"/>
        </w:rPr>
      </w:pPr>
      <w:bookmarkStart w:id="30" w:name="_Toc18418250"/>
      <w:proofErr w:type="spellStart"/>
      <w:r>
        <w:rPr>
          <w:i w:val="0"/>
          <w:sz w:val="24"/>
          <w:szCs w:val="24"/>
        </w:rPr>
        <w:lastRenderedPageBreak/>
        <w:t>Manging</w:t>
      </w:r>
      <w:proofErr w:type="spellEnd"/>
      <w:r w:rsidR="009E60ED" w:rsidRPr="00B63D8A">
        <w:rPr>
          <w:i w:val="0"/>
          <w:sz w:val="24"/>
          <w:szCs w:val="24"/>
        </w:rPr>
        <w:t xml:space="preserve"> Job</w:t>
      </w:r>
      <w:bookmarkEnd w:id="30"/>
    </w:p>
    <w:p w:rsidR="00167BC8" w:rsidRDefault="00DA60F6" w:rsidP="00167BC8">
      <w:pPr>
        <w:ind w:left="1080"/>
      </w:pPr>
      <w:r>
        <w:t xml:space="preserve">In the integration package, a job definition </w:t>
      </w:r>
      <w:proofErr w:type="gramStart"/>
      <w:r>
        <w:t>is provided</w:t>
      </w:r>
      <w:proofErr w:type="gramEnd"/>
      <w:r>
        <w:t xml:space="preserve"> in the </w:t>
      </w:r>
      <w:r w:rsidR="00602EE4">
        <w:rPr>
          <w:b/>
          <w:i/>
        </w:rPr>
        <w:t xml:space="preserve">import zip </w:t>
      </w:r>
      <w:r w:rsidRPr="0081748A">
        <w:t>file</w:t>
      </w:r>
      <w:r w:rsidR="00330D44">
        <w:t xml:space="preserve"> (jobs.xml)</w:t>
      </w:r>
      <w:r>
        <w:t xml:space="preserve">. </w:t>
      </w:r>
    </w:p>
    <w:p w:rsidR="0044419C" w:rsidRDefault="00167BC8" w:rsidP="00AF39B6">
      <w:pPr>
        <w:pStyle w:val="ListParagraph"/>
        <w:numPr>
          <w:ilvl w:val="0"/>
          <w:numId w:val="26"/>
        </w:numPr>
        <w:ind w:left="1800"/>
      </w:pPr>
      <w:r>
        <w:t xml:space="preserve">Make sure to </w:t>
      </w:r>
      <w:proofErr w:type="gramStart"/>
      <w:r>
        <w:t>Associate</w:t>
      </w:r>
      <w:proofErr w:type="gramEnd"/>
      <w:r>
        <w:t xml:space="preserve"> the</w:t>
      </w:r>
      <w:r w:rsidR="0044419C">
        <w:t xml:space="preserve"> job</w:t>
      </w:r>
      <w:r>
        <w:t>s</w:t>
      </w:r>
      <w:r w:rsidR="0044419C">
        <w:t xml:space="preserve"> to respective merchant site. </w:t>
      </w:r>
    </w:p>
    <w:p w:rsidR="005B2047" w:rsidRDefault="002432E4" w:rsidP="00F025A8">
      <w:r w:rsidRPr="002432E4">
        <w:rPr>
          <w:noProof/>
        </w:rPr>
        <w:t xml:space="preserve"> </w:t>
      </w:r>
      <w:r>
        <w:rPr>
          <w:noProof/>
        </w:rPr>
        <w:drawing>
          <wp:inline distT="0" distB="0" distL="0" distR="0" wp14:anchorId="7DDCFE59" wp14:editId="2216AAFF">
            <wp:extent cx="6188710" cy="2923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923540"/>
                    </a:xfrm>
                    <a:prstGeom prst="rect">
                      <a:avLst/>
                    </a:prstGeom>
                  </pic:spPr>
                </pic:pic>
              </a:graphicData>
            </a:graphic>
          </wp:inline>
        </w:drawing>
      </w:r>
    </w:p>
    <w:p w:rsidR="005B2047" w:rsidRDefault="009A7409" w:rsidP="00C75E15">
      <w:pPr>
        <w:ind w:left="1080"/>
      </w:pPr>
      <w:r>
        <w:t xml:space="preserve">2) Make sure to </w:t>
      </w:r>
      <w:r w:rsidR="005B2047">
        <w:t xml:space="preserve">Enable the jobs to be </w:t>
      </w:r>
      <w:r w:rsidR="008F36DA">
        <w:t>active</w:t>
      </w:r>
      <w:r w:rsidR="00D005A3" w:rsidRPr="00C75E15">
        <w:t xml:space="preserve">, apply the configurations </w:t>
      </w:r>
      <w:r w:rsidR="005B2047" w:rsidRPr="00C75E15">
        <w:t>setting</w:t>
      </w:r>
      <w:r w:rsidR="00D005A3" w:rsidRPr="00C75E15">
        <w:t xml:space="preserve"> of scheduling </w:t>
      </w:r>
      <w:r w:rsidR="005B2047" w:rsidRPr="00C75E15">
        <w:t>into General and Sites sections one by one</w:t>
      </w:r>
      <w:r>
        <w:t xml:space="preserve"> while managing/manipulating</w:t>
      </w:r>
      <w:r w:rsidR="005B2047" w:rsidRPr="00C75E15">
        <w:t>.</w:t>
      </w:r>
    </w:p>
    <w:p w:rsidR="000F5B78" w:rsidRDefault="000F5B78" w:rsidP="00C75E15">
      <w:pPr>
        <w:ind w:left="1080"/>
      </w:pPr>
    </w:p>
    <w:p w:rsidR="00EC1432" w:rsidRPr="00101866" w:rsidRDefault="00EC1432" w:rsidP="009553E1">
      <w:pPr>
        <w:pStyle w:val="Heading3"/>
        <w:keepNext/>
        <w:keepLines/>
        <w:numPr>
          <w:ilvl w:val="2"/>
          <w:numId w:val="104"/>
        </w:numPr>
        <w:pBdr>
          <w:bottom w:val="none" w:sz="0" w:space="0" w:color="auto"/>
        </w:pBdr>
        <w:spacing w:line="276" w:lineRule="auto"/>
        <w:rPr>
          <w:i w:val="0"/>
          <w:sz w:val="24"/>
          <w:szCs w:val="24"/>
        </w:rPr>
      </w:pPr>
      <w:bookmarkStart w:id="31" w:name="_Toc405997373"/>
      <w:bookmarkStart w:id="32" w:name="_Toc8312165"/>
      <w:bookmarkStart w:id="33" w:name="_Toc18418251"/>
      <w:r w:rsidRPr="00101866">
        <w:rPr>
          <w:i w:val="0"/>
          <w:sz w:val="24"/>
          <w:szCs w:val="24"/>
        </w:rPr>
        <w:t>O</w:t>
      </w:r>
      <w:bookmarkEnd w:id="31"/>
      <w:r w:rsidRPr="00101866">
        <w:rPr>
          <w:i w:val="0"/>
          <w:sz w:val="24"/>
          <w:szCs w:val="24"/>
        </w:rPr>
        <w:t>rder Notifications</w:t>
      </w:r>
      <w:bookmarkEnd w:id="32"/>
      <w:bookmarkEnd w:id="33"/>
    </w:p>
    <w:p w:rsidR="00EC1432" w:rsidRDefault="00EC1432" w:rsidP="00EC1432">
      <w:pPr>
        <w:ind w:left="1044"/>
      </w:pPr>
      <w:r>
        <w:t xml:space="preserve">The </w:t>
      </w:r>
      <w:proofErr w:type="spellStart"/>
      <w:r>
        <w:t>int_worldpay_core</w:t>
      </w:r>
      <w:proofErr w:type="spellEnd"/>
      <w:r>
        <w:t xml:space="preserve"> cartridge provides a service to update all the SFCC Order status according to status changes</w:t>
      </w:r>
      <w:r w:rsidRPr="002D34BF">
        <w:t xml:space="preserve"> of individual payments</w:t>
      </w:r>
      <w:r>
        <w:t xml:space="preserve"> in Worldpay. (PUSH mechanism)</w:t>
      </w:r>
    </w:p>
    <w:p w:rsidR="00BC53B1" w:rsidRDefault="00EC1432" w:rsidP="00EC1432">
      <w:pPr>
        <w:ind w:left="1044"/>
      </w:pPr>
      <w:r>
        <w:rPr>
          <w:b/>
        </w:rPr>
        <w:t>Worldpay</w:t>
      </w:r>
      <w:r w:rsidRPr="002D34BF">
        <w:rPr>
          <w:b/>
        </w:rPr>
        <w:t>-Notify</w:t>
      </w:r>
      <w:r>
        <w:t xml:space="preserve"> is the secure route function exposed to Worldpay to receive Order Notifications </w:t>
      </w:r>
      <w:r w:rsidRPr="00340CB0">
        <w:t>i.e. a HTTP</w:t>
      </w:r>
      <w:r>
        <w:t>S</w:t>
      </w:r>
      <w:r w:rsidRPr="00340CB0">
        <w:t xml:space="preserve"> message whenever a payment status changed at </w:t>
      </w:r>
      <w:r>
        <w:t>Worldpay</w:t>
      </w:r>
      <w:r w:rsidRPr="00340CB0">
        <w:t xml:space="preserve">. </w:t>
      </w:r>
      <w:r>
        <w:t>Following URL (</w:t>
      </w:r>
      <w:r w:rsidRPr="008765EE">
        <w:rPr>
          <w:b/>
        </w:rPr>
        <w:t>https://mechantsandbox/</w:t>
      </w:r>
      <w:r>
        <w:rPr>
          <w:b/>
        </w:rPr>
        <w:t>Worldpay</w:t>
      </w:r>
      <w:r w:rsidRPr="008765EE">
        <w:rPr>
          <w:b/>
        </w:rPr>
        <w:t>-Notify</w:t>
      </w:r>
      <w:r>
        <w:t xml:space="preserve">) </w:t>
      </w:r>
      <w:proofErr w:type="gramStart"/>
      <w:r>
        <w:t xml:space="preserve">has been </w:t>
      </w:r>
      <w:r w:rsidRPr="00340CB0">
        <w:t>exposed</w:t>
      </w:r>
      <w:proofErr w:type="gramEnd"/>
      <w:r w:rsidRPr="00340CB0">
        <w:t xml:space="preserve"> to </w:t>
      </w:r>
      <w:r>
        <w:t xml:space="preserve">Worldpay </w:t>
      </w:r>
      <w:r w:rsidRPr="00340CB0">
        <w:t xml:space="preserve">to send the notifications.  </w:t>
      </w:r>
      <w:r>
        <w:t>SFCC</w:t>
      </w:r>
      <w:r w:rsidRPr="00340CB0">
        <w:t xml:space="preserve"> will send </w:t>
      </w:r>
      <w:r>
        <w:t xml:space="preserve">an HTTP 200 </w:t>
      </w:r>
      <w:r w:rsidRPr="00340CB0">
        <w:t>[OK]</w:t>
      </w:r>
      <w:r>
        <w:t xml:space="preserve"> </w:t>
      </w:r>
      <w:r w:rsidRPr="00340CB0">
        <w:t>response</w:t>
      </w:r>
      <w:r>
        <w:t xml:space="preserve"> to Worldpay</w:t>
      </w:r>
      <w:r w:rsidRPr="00340CB0">
        <w:t xml:space="preserve"> to acknowledge the receipt of notification</w:t>
      </w:r>
      <w:r>
        <w:t xml:space="preserve">. Corresponding to each Order Notification received a custom object </w:t>
      </w:r>
      <w:proofErr w:type="gramStart"/>
      <w:r>
        <w:t>is created</w:t>
      </w:r>
      <w:proofErr w:type="gramEnd"/>
      <w:r>
        <w:t xml:space="preserve"> with the Order Number and Order Notification XML captured. A SFCC Job is then run (manually or scheduled), to process those custom objects and update the Orders corresponding to each Order Notification. </w:t>
      </w:r>
    </w:p>
    <w:p w:rsidR="00EC1432" w:rsidRPr="00340CB0" w:rsidRDefault="00EC1432" w:rsidP="00EC1432">
      <w:pPr>
        <w:ind w:left="1044"/>
      </w:pPr>
      <w:r w:rsidRPr="003454D8">
        <w:t>If the Worldpay system does not rece</w:t>
      </w:r>
      <w:r>
        <w:t>ive an [OK] in reply to an HTTP</w:t>
      </w:r>
      <w:r w:rsidRPr="003454D8">
        <w:t xml:space="preserve">S order </w:t>
      </w:r>
      <w:proofErr w:type="gramStart"/>
      <w:r w:rsidRPr="003454D8">
        <w:t>notification</w:t>
      </w:r>
      <w:proofErr w:type="gramEnd"/>
      <w:r w:rsidRPr="003454D8">
        <w:t xml:space="preserve"> it waits for</w:t>
      </w:r>
      <w:r>
        <w:t xml:space="preserve"> </w:t>
      </w:r>
      <w:r w:rsidRPr="003454D8">
        <w:t xml:space="preserve">approximately an hour to deliver the notification again. </w:t>
      </w:r>
      <w:r w:rsidRPr="00040B77">
        <w:t xml:space="preserve">Then it will resend the order notification approximately every five minutes for a week until it </w:t>
      </w:r>
      <w:proofErr w:type="gramStart"/>
      <w:r w:rsidRPr="00040B77">
        <w:t>is acknowledged</w:t>
      </w:r>
      <w:proofErr w:type="gramEnd"/>
      <w:r w:rsidRPr="00040B77">
        <w:t>.</w:t>
      </w:r>
      <w:r w:rsidRPr="003454D8">
        <w:t xml:space="preserve"> Worldpay places order notifications</w:t>
      </w:r>
      <w:r>
        <w:t xml:space="preserve"> </w:t>
      </w:r>
      <w:r w:rsidRPr="003454D8">
        <w:t xml:space="preserve">in a queue and the first notification in the queue </w:t>
      </w:r>
      <w:proofErr w:type="gramStart"/>
      <w:r w:rsidRPr="003454D8">
        <w:t>will be resent</w:t>
      </w:r>
      <w:proofErr w:type="gramEnd"/>
      <w:r w:rsidRPr="003454D8">
        <w:t xml:space="preserve"> until it is acknowledged. If acknowledged, or</w:t>
      </w:r>
      <w:r>
        <w:t xml:space="preserve"> </w:t>
      </w:r>
      <w:r w:rsidRPr="003454D8">
        <w:t xml:space="preserve">if after a week still no [OK] </w:t>
      </w:r>
      <w:proofErr w:type="gramStart"/>
      <w:r w:rsidRPr="003454D8">
        <w:t>is returned</w:t>
      </w:r>
      <w:proofErr w:type="gramEnd"/>
      <w:r w:rsidRPr="003454D8">
        <w:t xml:space="preserve">, the retry </w:t>
      </w:r>
      <w:r>
        <w:lastRenderedPageBreak/>
        <w:t>m</w:t>
      </w:r>
      <w:r w:rsidRPr="003454D8">
        <w:t>echanism stops sending the message and proceeds with</w:t>
      </w:r>
      <w:r>
        <w:t xml:space="preserve"> </w:t>
      </w:r>
      <w:r w:rsidRPr="003454D8">
        <w:t>the next order notification from the queue.</w:t>
      </w:r>
    </w:p>
    <w:p w:rsidR="00EC1432" w:rsidRPr="00545C63" w:rsidRDefault="00EC1432" w:rsidP="00EC1432">
      <w:pPr>
        <w:ind w:left="1044"/>
      </w:pPr>
      <w:r>
        <w:t>This URL (</w:t>
      </w:r>
      <w:r w:rsidRPr="008765EE">
        <w:rPr>
          <w:b/>
        </w:rPr>
        <w:t>https://mechantsandbox/</w:t>
      </w:r>
      <w:r>
        <w:rPr>
          <w:b/>
        </w:rPr>
        <w:t>Worldpay</w:t>
      </w:r>
      <w:r w:rsidRPr="008765EE">
        <w:rPr>
          <w:b/>
        </w:rPr>
        <w:t>-Notify</w:t>
      </w:r>
      <w:r>
        <w:t xml:space="preserve">) needs to </w:t>
      </w:r>
      <w:proofErr w:type="gramStart"/>
      <w:r>
        <w:t>be updated</w:t>
      </w:r>
      <w:proofErr w:type="gramEnd"/>
      <w:r>
        <w:t xml:space="preserve"> in Worldpay Admin console by the merchant to receive the Order Notifications. </w:t>
      </w:r>
      <w:r w:rsidRPr="000232C4">
        <w:rPr>
          <w:rFonts w:cstheme="minorHAnsi"/>
          <w:szCs w:val="20"/>
        </w:rPr>
        <w:t xml:space="preserve">The </w:t>
      </w:r>
      <w:r>
        <w:rPr>
          <w:rFonts w:cstheme="minorHAnsi"/>
          <w:szCs w:val="20"/>
        </w:rPr>
        <w:t xml:space="preserve">order notifications </w:t>
      </w:r>
      <w:proofErr w:type="gramStart"/>
      <w:r>
        <w:rPr>
          <w:rFonts w:cstheme="minorHAnsi"/>
          <w:szCs w:val="20"/>
        </w:rPr>
        <w:t>are captured</w:t>
      </w:r>
      <w:proofErr w:type="gramEnd"/>
      <w:r>
        <w:rPr>
          <w:rFonts w:cstheme="minorHAnsi"/>
          <w:szCs w:val="20"/>
        </w:rPr>
        <w:t xml:space="preserve"> from </w:t>
      </w:r>
      <w:r w:rsidRPr="000232C4">
        <w:rPr>
          <w:rFonts w:cstheme="minorHAnsi"/>
          <w:szCs w:val="20"/>
        </w:rPr>
        <w:t xml:space="preserve">Worldpay Payment Service when a payment reaches one of </w:t>
      </w:r>
      <w:r>
        <w:rPr>
          <w:rFonts w:cstheme="minorHAnsi"/>
          <w:szCs w:val="20"/>
        </w:rPr>
        <w:t>the following statuses:</w:t>
      </w:r>
    </w:p>
    <w:p w:rsidR="00EC1432" w:rsidRPr="00CB2BD0" w:rsidRDefault="00EC1432" w:rsidP="00EC1432">
      <w:pPr>
        <w:pStyle w:val="ListParagraph"/>
        <w:numPr>
          <w:ilvl w:val="0"/>
          <w:numId w:val="29"/>
        </w:numPr>
        <w:spacing w:after="0"/>
        <w:rPr>
          <w:rFonts w:cstheme="minorHAnsi"/>
          <w:szCs w:val="20"/>
        </w:rPr>
      </w:pPr>
      <w:r w:rsidRPr="00CB2BD0">
        <w:rPr>
          <w:rFonts w:cstheme="minorHAnsi"/>
          <w:szCs w:val="20"/>
        </w:rPr>
        <w:t>AUTHORISED</w:t>
      </w:r>
    </w:p>
    <w:p w:rsidR="00EC1432" w:rsidRPr="00CB2BD0" w:rsidRDefault="00EC1432" w:rsidP="00EC1432">
      <w:pPr>
        <w:pStyle w:val="ListParagraph"/>
        <w:numPr>
          <w:ilvl w:val="0"/>
          <w:numId w:val="29"/>
        </w:numPr>
        <w:spacing w:after="0"/>
        <w:rPr>
          <w:rFonts w:cstheme="minorHAnsi"/>
          <w:szCs w:val="20"/>
        </w:rPr>
      </w:pPr>
      <w:r w:rsidRPr="00CB2BD0">
        <w:rPr>
          <w:rFonts w:cstheme="minorHAnsi"/>
          <w:szCs w:val="20"/>
        </w:rPr>
        <w:t>CANCELLED</w:t>
      </w:r>
    </w:p>
    <w:p w:rsidR="00EC1432" w:rsidRPr="00CB2BD0" w:rsidRDefault="00EC1432" w:rsidP="00EC1432">
      <w:pPr>
        <w:pStyle w:val="ListParagraph"/>
        <w:numPr>
          <w:ilvl w:val="0"/>
          <w:numId w:val="29"/>
        </w:numPr>
        <w:spacing w:after="0"/>
        <w:rPr>
          <w:rFonts w:cstheme="minorHAnsi"/>
          <w:szCs w:val="20"/>
        </w:rPr>
      </w:pPr>
      <w:r w:rsidRPr="00CB2BD0">
        <w:rPr>
          <w:rFonts w:cstheme="minorHAnsi"/>
          <w:szCs w:val="20"/>
        </w:rPr>
        <w:t>CAPTURED</w:t>
      </w:r>
    </w:p>
    <w:p w:rsidR="00EC1432" w:rsidRPr="00CB2BD0" w:rsidRDefault="00EC1432" w:rsidP="00EC1432">
      <w:pPr>
        <w:pStyle w:val="ListParagraph"/>
        <w:numPr>
          <w:ilvl w:val="0"/>
          <w:numId w:val="29"/>
        </w:numPr>
        <w:spacing w:after="0"/>
        <w:rPr>
          <w:rFonts w:cstheme="minorHAnsi"/>
          <w:szCs w:val="20"/>
        </w:rPr>
      </w:pPr>
      <w:r w:rsidRPr="00CB2BD0">
        <w:rPr>
          <w:rFonts w:cstheme="minorHAnsi"/>
          <w:szCs w:val="20"/>
        </w:rPr>
        <w:t>EXPIRED</w:t>
      </w:r>
    </w:p>
    <w:p w:rsidR="00EC1432" w:rsidRPr="00CB2BD0" w:rsidRDefault="00EC1432" w:rsidP="00EC1432">
      <w:pPr>
        <w:pStyle w:val="ListParagraph"/>
        <w:numPr>
          <w:ilvl w:val="0"/>
          <w:numId w:val="29"/>
        </w:numPr>
        <w:spacing w:after="0"/>
        <w:rPr>
          <w:rFonts w:cstheme="minorHAnsi"/>
          <w:szCs w:val="20"/>
        </w:rPr>
      </w:pPr>
      <w:r w:rsidRPr="00CB2BD0">
        <w:rPr>
          <w:rFonts w:cstheme="minorHAnsi"/>
          <w:szCs w:val="20"/>
        </w:rPr>
        <w:t>SENT_FOR_REFUND</w:t>
      </w:r>
    </w:p>
    <w:p w:rsidR="00EC1432" w:rsidRDefault="00EC1432" w:rsidP="00EC1432">
      <w:pPr>
        <w:pStyle w:val="ListParagraph"/>
        <w:numPr>
          <w:ilvl w:val="0"/>
          <w:numId w:val="29"/>
        </w:numPr>
        <w:spacing w:after="0"/>
        <w:rPr>
          <w:rFonts w:cstheme="minorHAnsi"/>
          <w:szCs w:val="20"/>
        </w:rPr>
      </w:pPr>
      <w:r w:rsidRPr="00CB2BD0">
        <w:rPr>
          <w:rFonts w:cstheme="minorHAnsi"/>
          <w:szCs w:val="20"/>
        </w:rPr>
        <w:t>REFUSED</w:t>
      </w:r>
    </w:p>
    <w:p w:rsidR="00EC1432" w:rsidRPr="002A4392" w:rsidRDefault="00EC1432" w:rsidP="00EC1432">
      <w:pPr>
        <w:pStyle w:val="ListParagraph"/>
        <w:numPr>
          <w:ilvl w:val="0"/>
          <w:numId w:val="29"/>
        </w:numPr>
        <w:spacing w:after="0"/>
        <w:rPr>
          <w:rFonts w:cstheme="minorHAnsi"/>
          <w:szCs w:val="20"/>
        </w:rPr>
      </w:pPr>
      <w:r w:rsidRPr="002A4392">
        <w:rPr>
          <w:rFonts w:cstheme="minorHAnsi"/>
          <w:szCs w:val="20"/>
        </w:rPr>
        <w:t>SETTLED</w:t>
      </w:r>
    </w:p>
    <w:p w:rsidR="00EC1432" w:rsidRPr="002A4392" w:rsidRDefault="00EC1432" w:rsidP="00EC1432">
      <w:pPr>
        <w:pStyle w:val="ListParagraph"/>
        <w:numPr>
          <w:ilvl w:val="0"/>
          <w:numId w:val="29"/>
        </w:numPr>
        <w:spacing w:after="0"/>
        <w:rPr>
          <w:rFonts w:cstheme="minorHAnsi"/>
          <w:szCs w:val="20"/>
        </w:rPr>
      </w:pPr>
      <w:r w:rsidRPr="002A4392">
        <w:rPr>
          <w:rFonts w:cstheme="minorHAnsi"/>
          <w:szCs w:val="20"/>
        </w:rPr>
        <w:t>INFORMATION_REQUESTED</w:t>
      </w:r>
    </w:p>
    <w:p w:rsidR="00EC1432" w:rsidRPr="002A4392" w:rsidRDefault="00EC1432" w:rsidP="00EC1432">
      <w:pPr>
        <w:pStyle w:val="ListParagraph"/>
        <w:numPr>
          <w:ilvl w:val="0"/>
          <w:numId w:val="29"/>
        </w:numPr>
        <w:spacing w:after="0"/>
        <w:rPr>
          <w:rFonts w:cstheme="minorHAnsi"/>
          <w:szCs w:val="20"/>
        </w:rPr>
      </w:pPr>
      <w:r w:rsidRPr="002A4392">
        <w:rPr>
          <w:rFonts w:cstheme="minorHAnsi"/>
          <w:szCs w:val="20"/>
        </w:rPr>
        <w:t>CHARGED_BACK</w:t>
      </w:r>
    </w:p>
    <w:p w:rsidR="00EC1432" w:rsidRDefault="00EC1432" w:rsidP="00EC1432">
      <w:pPr>
        <w:pStyle w:val="ListParagraph"/>
        <w:numPr>
          <w:ilvl w:val="0"/>
          <w:numId w:val="29"/>
        </w:numPr>
        <w:spacing w:after="0"/>
        <w:rPr>
          <w:rFonts w:cstheme="minorHAnsi"/>
          <w:szCs w:val="20"/>
        </w:rPr>
      </w:pPr>
      <w:r w:rsidRPr="002A4392">
        <w:rPr>
          <w:rFonts w:cstheme="minorHAnsi"/>
          <w:szCs w:val="20"/>
        </w:rPr>
        <w:t>POST AUTH CANCELLED</w:t>
      </w:r>
    </w:p>
    <w:p w:rsidR="00EC1432" w:rsidRDefault="00EC1432" w:rsidP="00EC1432"/>
    <w:p w:rsidR="00EC1432" w:rsidRDefault="00EC1432" w:rsidP="00EC1432">
      <w:pPr>
        <w:tabs>
          <w:tab w:val="left" w:pos="0"/>
        </w:tabs>
        <w:ind w:firstLine="1170"/>
      </w:pPr>
    </w:p>
    <w:p w:rsidR="00EC1432" w:rsidRDefault="00EC1432" w:rsidP="00EC1432">
      <w:pPr>
        <w:tabs>
          <w:tab w:val="left" w:pos="0"/>
        </w:tabs>
        <w:ind w:firstLine="1170"/>
      </w:pPr>
    </w:p>
    <w:p w:rsidR="00EC1432" w:rsidRDefault="00EC1432" w:rsidP="00EC1432">
      <w:pPr>
        <w:tabs>
          <w:tab w:val="left" w:pos="0"/>
        </w:tabs>
        <w:ind w:firstLine="1170"/>
      </w:pPr>
    </w:p>
    <w:p w:rsidR="00EC1432" w:rsidRPr="00185B10" w:rsidRDefault="00EC1432" w:rsidP="00EC1432">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EC1432" w:rsidRPr="00185B10" w:rsidRDefault="00EC1432" w:rsidP="00EC1432">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EC1432" w:rsidRPr="00040B77" w:rsidRDefault="00EC1432" w:rsidP="00E85AC1">
      <w:pPr>
        <w:pStyle w:val="Heading4"/>
        <w:keepNext/>
        <w:keepLines/>
        <w:numPr>
          <w:ilvl w:val="2"/>
          <w:numId w:val="104"/>
        </w:numPr>
      </w:pPr>
      <w:bookmarkStart w:id="34" w:name="_Order_Notification_Job"/>
      <w:bookmarkStart w:id="35" w:name="_Toc405997374"/>
      <w:bookmarkEnd w:id="34"/>
      <w:r w:rsidRPr="00040B77">
        <w:t>O</w:t>
      </w:r>
      <w:bookmarkEnd w:id="35"/>
      <w:r w:rsidRPr="00040B77">
        <w:t>rder Notification job</w:t>
      </w:r>
    </w:p>
    <w:p w:rsidR="00EC1432" w:rsidRDefault="00EC1432" w:rsidP="00EC1432">
      <w:pPr>
        <w:ind w:left="708"/>
      </w:pPr>
      <w:r w:rsidRPr="0043144D">
        <w:t>The</w:t>
      </w:r>
      <w:r w:rsidRPr="00101866">
        <w:t xml:space="preserve"> </w:t>
      </w:r>
      <w:proofErr w:type="spellStart"/>
      <w:r w:rsidRPr="00101866">
        <w:t>OrderNotificationUpdatesJob</w:t>
      </w:r>
      <w:proofErr w:type="spellEnd"/>
      <w:r w:rsidRPr="00101866">
        <w:t xml:space="preserve"> </w:t>
      </w:r>
      <w:r w:rsidRPr="0043144D">
        <w:t xml:space="preserve">is a batch </w:t>
      </w:r>
      <w:proofErr w:type="gramStart"/>
      <w:r w:rsidRPr="0043144D">
        <w:t>job which</w:t>
      </w:r>
      <w:proofErr w:type="gramEnd"/>
      <w:r w:rsidRPr="0043144D">
        <w:t xml:space="preserve"> can be </w:t>
      </w:r>
      <w:r>
        <w:t xml:space="preserve">run manually or </w:t>
      </w:r>
      <w:r w:rsidRPr="0043144D">
        <w:t xml:space="preserve">scheduled at </w:t>
      </w:r>
      <w:r>
        <w:t>a specific</w:t>
      </w:r>
      <w:r w:rsidRPr="0043144D">
        <w:t xml:space="preserve"> interval of time</w:t>
      </w:r>
      <w:r>
        <w:t xml:space="preserve"> -i.e., 2 </w:t>
      </w:r>
      <w:proofErr w:type="spellStart"/>
      <w:r>
        <w:t>mins</w:t>
      </w:r>
      <w:proofErr w:type="spellEnd"/>
      <w:r>
        <w:t xml:space="preserve">, 5 </w:t>
      </w:r>
      <w:proofErr w:type="spellStart"/>
      <w:r>
        <w:t>mins</w:t>
      </w:r>
      <w:proofErr w:type="spellEnd"/>
      <w:r>
        <w:t xml:space="preserve">. Each time the job runs, it will pick all the custom objects created because of the prior received Order Notifications, sorted by the creation time. The job read the custom objects one by one, </w:t>
      </w:r>
      <w:proofErr w:type="gramStart"/>
      <w:r>
        <w:t>will</w:t>
      </w:r>
      <w:proofErr w:type="gramEnd"/>
      <w:r>
        <w:t xml:space="preserve"> update the statuses in Business Manager (Order Status/Payment Status/Confirmation Status) depending on the notification status in xml string and update the token details in order/customer card and finally remove the custom object post processing from SFCC.</w:t>
      </w:r>
    </w:p>
    <w:p w:rsidR="00EC1432" w:rsidRDefault="00EC1432" w:rsidP="00EC1432">
      <w:pPr>
        <w:ind w:left="708"/>
      </w:pPr>
      <w:r>
        <w:t xml:space="preserve">Refer below Step configuration section in job to execute script and their functions </w:t>
      </w:r>
    </w:p>
    <w:p w:rsidR="00EC1432" w:rsidRDefault="00EC1432" w:rsidP="00EC1432">
      <w:pPr>
        <w:rPr>
          <w:noProof/>
        </w:rPr>
      </w:pPr>
      <w:r w:rsidRPr="003B6917">
        <w:rPr>
          <w:noProof/>
        </w:rPr>
        <w:lastRenderedPageBreak/>
        <w:t xml:space="preserve"> </w:t>
      </w:r>
      <w:r>
        <w:rPr>
          <w:noProof/>
        </w:rPr>
        <w:drawing>
          <wp:inline distT="0" distB="0" distL="0" distR="0" wp14:anchorId="3354EB86" wp14:editId="5BDC426E">
            <wp:extent cx="6188710" cy="3364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364865"/>
                    </a:xfrm>
                    <a:prstGeom prst="rect">
                      <a:avLst/>
                    </a:prstGeom>
                  </pic:spPr>
                </pic:pic>
              </a:graphicData>
            </a:graphic>
          </wp:inline>
        </w:drawing>
      </w:r>
      <w:r w:rsidRPr="006E25FC">
        <w:rPr>
          <w:noProof/>
        </w:rPr>
        <w:t xml:space="preserve"> </w:t>
      </w:r>
      <w:r w:rsidRPr="002D4B02">
        <w:rPr>
          <w:noProof/>
        </w:rPr>
        <w:t xml:space="preserve"> </w:t>
      </w:r>
      <w:r>
        <w:rPr>
          <w:noProof/>
        </w:rPr>
        <w:drawing>
          <wp:inline distT="0" distB="0" distL="0" distR="0" wp14:anchorId="2BED4C21" wp14:editId="498E637B">
            <wp:extent cx="6188710" cy="29273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927350"/>
                    </a:xfrm>
                    <a:prstGeom prst="rect">
                      <a:avLst/>
                    </a:prstGeom>
                  </pic:spPr>
                </pic:pic>
              </a:graphicData>
            </a:graphic>
          </wp:inline>
        </w:drawing>
      </w:r>
    </w:p>
    <w:p w:rsidR="00EC1432" w:rsidRPr="00775E64" w:rsidRDefault="00EC1432" w:rsidP="00EC1432"/>
    <w:tbl>
      <w:tblPr>
        <w:tblStyle w:val="TableGrid"/>
        <w:tblW w:w="0" w:type="auto"/>
        <w:tblLook w:val="04A0" w:firstRow="1" w:lastRow="0" w:firstColumn="1" w:lastColumn="0" w:noHBand="0" w:noVBand="1"/>
      </w:tblPr>
      <w:tblGrid>
        <w:gridCol w:w="3301"/>
        <w:gridCol w:w="6435"/>
      </w:tblGrid>
      <w:tr w:rsidR="00EC1432" w:rsidTr="00B431C0">
        <w:tc>
          <w:tcPr>
            <w:tcW w:w="4868" w:type="dxa"/>
            <w:shd w:val="clear" w:color="auto" w:fill="DAEEF3" w:themeFill="accent5" w:themeFillTint="33"/>
          </w:tcPr>
          <w:p w:rsidR="00EC1432" w:rsidRPr="00E5319B" w:rsidRDefault="00EC1432" w:rsidP="00B431C0">
            <w:r w:rsidRPr="00E5319B">
              <w:t>Fields</w:t>
            </w:r>
          </w:p>
        </w:tc>
        <w:tc>
          <w:tcPr>
            <w:tcW w:w="4868" w:type="dxa"/>
            <w:shd w:val="clear" w:color="auto" w:fill="DAEEF3" w:themeFill="accent5" w:themeFillTint="33"/>
          </w:tcPr>
          <w:p w:rsidR="00EC1432" w:rsidRPr="00E5319B" w:rsidRDefault="00EC1432" w:rsidP="00B431C0">
            <w:r w:rsidRPr="00E5319B">
              <w:t>Fields data</w:t>
            </w:r>
          </w:p>
        </w:tc>
      </w:tr>
      <w:tr w:rsidR="00EC1432" w:rsidTr="00B431C0">
        <w:tc>
          <w:tcPr>
            <w:tcW w:w="4868" w:type="dxa"/>
          </w:tcPr>
          <w:p w:rsidR="00EC1432" w:rsidRPr="00101866" w:rsidRDefault="00EC1432" w:rsidP="00B431C0">
            <w:r w:rsidRPr="00101866">
              <w:t>ID</w:t>
            </w:r>
          </w:p>
        </w:tc>
        <w:tc>
          <w:tcPr>
            <w:tcW w:w="4868" w:type="dxa"/>
          </w:tcPr>
          <w:p w:rsidR="00EC1432" w:rsidRPr="00101866" w:rsidRDefault="00EC1432" w:rsidP="00B431C0">
            <w:proofErr w:type="spellStart"/>
            <w:r w:rsidRPr="002D4B02">
              <w:t>OrderNotificationUpdatesJob</w:t>
            </w:r>
            <w:proofErr w:type="spellEnd"/>
          </w:p>
        </w:tc>
      </w:tr>
      <w:tr w:rsidR="00EC1432" w:rsidTr="00B431C0">
        <w:tc>
          <w:tcPr>
            <w:tcW w:w="4868" w:type="dxa"/>
          </w:tcPr>
          <w:p w:rsidR="00EC1432" w:rsidRPr="00101866" w:rsidRDefault="00EC1432" w:rsidP="00B431C0">
            <w:r w:rsidRPr="00101866">
              <w:t xml:space="preserve">Description </w:t>
            </w:r>
          </w:p>
        </w:tc>
        <w:tc>
          <w:tcPr>
            <w:tcW w:w="4868" w:type="dxa"/>
          </w:tcPr>
          <w:p w:rsidR="00EC1432" w:rsidRPr="00101866" w:rsidRDefault="00EC1432" w:rsidP="00B431C0">
            <w:r w:rsidRPr="002D4B02">
              <w:t>Batch job for reading Custom Objects of Order Notifications and updating Order Statuses</w:t>
            </w:r>
          </w:p>
        </w:tc>
      </w:tr>
      <w:tr w:rsidR="00EC1432" w:rsidTr="00B431C0">
        <w:tc>
          <w:tcPr>
            <w:tcW w:w="4868" w:type="dxa"/>
          </w:tcPr>
          <w:p w:rsidR="00EC1432" w:rsidRPr="00101866" w:rsidRDefault="00EC1432" w:rsidP="00B431C0">
            <w:proofErr w:type="spellStart"/>
            <w:r w:rsidRPr="00101866">
              <w:t>ExecuteScriptModule.Module</w:t>
            </w:r>
            <w:proofErr w:type="spellEnd"/>
          </w:p>
        </w:tc>
        <w:tc>
          <w:tcPr>
            <w:tcW w:w="4868" w:type="dxa"/>
          </w:tcPr>
          <w:p w:rsidR="00EC1432" w:rsidRPr="00101866" w:rsidRDefault="00EC1432" w:rsidP="00B431C0">
            <w:r>
              <w:t>int_worldpay_core</w:t>
            </w:r>
            <w:r w:rsidRPr="002D4B02">
              <w:t>/cartridge/scripts/jobs/OrderNotificationUpdatesJob.js</w:t>
            </w:r>
          </w:p>
        </w:tc>
      </w:tr>
      <w:tr w:rsidR="00EC1432" w:rsidTr="00B431C0">
        <w:tc>
          <w:tcPr>
            <w:tcW w:w="4868" w:type="dxa"/>
          </w:tcPr>
          <w:p w:rsidR="00EC1432" w:rsidRPr="00101866" w:rsidRDefault="00EC1432" w:rsidP="00B431C0">
            <w:proofErr w:type="spellStart"/>
            <w:r>
              <w:rPr>
                <w:rStyle w:val="dw-nc-tooltip"/>
              </w:rPr>
              <w:t>ExecuteScriptModule.FunctionName</w:t>
            </w:r>
            <w:proofErr w:type="spellEnd"/>
          </w:p>
        </w:tc>
        <w:tc>
          <w:tcPr>
            <w:tcW w:w="4868" w:type="dxa"/>
          </w:tcPr>
          <w:p w:rsidR="00EC1432" w:rsidRPr="00101866" w:rsidRDefault="00EC1432" w:rsidP="00B431C0">
            <w:proofErr w:type="spellStart"/>
            <w:r w:rsidRPr="002D4B02">
              <w:t>orderNotificationUpdateJob</w:t>
            </w:r>
            <w:proofErr w:type="spellEnd"/>
          </w:p>
        </w:tc>
      </w:tr>
      <w:tr w:rsidR="00EC1432" w:rsidTr="00B431C0">
        <w:tc>
          <w:tcPr>
            <w:tcW w:w="4868" w:type="dxa"/>
          </w:tcPr>
          <w:p w:rsidR="00EC1432" w:rsidRPr="00101866" w:rsidRDefault="00EC1432" w:rsidP="00B431C0">
            <w:proofErr w:type="spellStart"/>
            <w:r w:rsidRPr="00101866">
              <w:lastRenderedPageBreak/>
              <w:t>ExecuteScriptModule.Transactional</w:t>
            </w:r>
            <w:proofErr w:type="spellEnd"/>
          </w:p>
        </w:tc>
        <w:tc>
          <w:tcPr>
            <w:tcW w:w="4868" w:type="dxa"/>
          </w:tcPr>
          <w:p w:rsidR="00EC1432" w:rsidRPr="00101866" w:rsidRDefault="00EC1432" w:rsidP="00B431C0">
            <w:r w:rsidRPr="00101866">
              <w:t>Enabled</w:t>
            </w:r>
          </w:p>
        </w:tc>
      </w:tr>
    </w:tbl>
    <w:p w:rsidR="00EC1432" w:rsidRDefault="00EC1432" w:rsidP="00EC1432"/>
    <w:p w:rsidR="00EC1432" w:rsidRPr="005B4E29" w:rsidRDefault="00EC1432" w:rsidP="00912E11">
      <w:pPr>
        <w:pStyle w:val="Heading4"/>
        <w:keepNext/>
        <w:keepLines/>
        <w:numPr>
          <w:ilvl w:val="3"/>
          <w:numId w:val="104"/>
        </w:numPr>
      </w:pPr>
      <w:r>
        <w:t xml:space="preserve">Error Handling for Order Notification Job </w:t>
      </w:r>
    </w:p>
    <w:p w:rsidR="00EC1432" w:rsidRDefault="00EC1432" w:rsidP="00EC1432">
      <w:r>
        <w:t xml:space="preserve"> </w:t>
      </w:r>
      <w:r>
        <w:tab/>
      </w:r>
      <w:r w:rsidRPr="005B4E29">
        <w:t>Please refer to</w:t>
      </w:r>
      <w:r w:rsidRPr="005B4E29">
        <w:rPr>
          <w:b/>
        </w:rPr>
        <w:t xml:space="preserve"> </w:t>
      </w:r>
      <w:hyperlink w:anchor="_APPENDIX_C:_Error" w:history="1">
        <w:r w:rsidRPr="00B2201C">
          <w:rPr>
            <w:rStyle w:val="Hyperlink"/>
          </w:rPr>
          <w:t>Appendix C</w:t>
        </w:r>
      </w:hyperlink>
      <w:r>
        <w:t xml:space="preserve"> </w:t>
      </w:r>
      <w:r w:rsidRPr="005B4E29">
        <w:t>for error codes and error messages for Order Notifications</w:t>
      </w:r>
    </w:p>
    <w:p w:rsidR="00EC1432" w:rsidRPr="005B4E29" w:rsidRDefault="00EC1432" w:rsidP="00912E11">
      <w:pPr>
        <w:pStyle w:val="Heading4"/>
        <w:keepNext/>
        <w:keepLines/>
        <w:numPr>
          <w:ilvl w:val="3"/>
          <w:numId w:val="104"/>
        </w:numPr>
      </w:pPr>
      <w:r>
        <w:t xml:space="preserve">Transaction payment status handling for Order Notification Job </w:t>
      </w:r>
    </w:p>
    <w:p w:rsidR="00EC1432" w:rsidRPr="00FB1D3E" w:rsidRDefault="00EC1432" w:rsidP="00EC1432">
      <w:pPr>
        <w:ind w:left="708"/>
      </w:pPr>
      <w:r w:rsidRPr="007D6C6F">
        <w:rPr>
          <w:color w:val="1F497D"/>
        </w:rPr>
        <w:t xml:space="preserve"> </w:t>
      </w:r>
      <w:r w:rsidRPr="00101866">
        <w:rPr>
          <w:color w:val="000000"/>
        </w:rPr>
        <w:t xml:space="preserve">Please refer to </w:t>
      </w:r>
      <w:hyperlink w:anchor="_APPENDIX_D:_Order" w:history="1">
        <w:r w:rsidRPr="00101866">
          <w:rPr>
            <w:color w:val="000000"/>
          </w:rPr>
          <w:t>Appendix D</w:t>
        </w:r>
      </w:hyperlink>
      <w:r w:rsidRPr="00101866">
        <w:rPr>
          <w:color w:val="000000"/>
        </w:rPr>
        <w:t xml:space="preserve"> for mapping of different status on receipt of different order notification from WP into BM.</w:t>
      </w:r>
    </w:p>
    <w:p w:rsidR="00EC1432" w:rsidRPr="002931CE" w:rsidRDefault="00EC1432" w:rsidP="00C029E5">
      <w:pPr>
        <w:pStyle w:val="Heading4"/>
        <w:keepNext/>
        <w:keepLines/>
        <w:numPr>
          <w:ilvl w:val="2"/>
          <w:numId w:val="104"/>
        </w:numPr>
      </w:pPr>
      <w:bookmarkStart w:id="36" w:name="_Toc405997379"/>
      <w:r>
        <w:t>Notification update Service</w:t>
      </w:r>
      <w:bookmarkEnd w:id="36"/>
    </w:p>
    <w:p w:rsidR="00EC1432" w:rsidRPr="00101866" w:rsidRDefault="00A71C29" w:rsidP="00EC1432">
      <w:pPr>
        <w:ind w:left="708"/>
      </w:pPr>
      <w:hyperlink r:id="rId31" w:history="1">
        <w:r w:rsidR="00EC1432" w:rsidRPr="00101866">
          <w:rPr>
            <w:color w:val="000000"/>
          </w:rPr>
          <w:t>The Cartridge provides feature to expose the history of the Payment Transaction change (Order Notifications) for a particular Order in SFCC business manager. </w:t>
        </w:r>
      </w:hyperlink>
      <w:r w:rsidR="00EC1432" w:rsidRPr="00101866">
        <w:rPr>
          <w:rFonts w:ascii="Calibri" w:hAnsi="Calibri"/>
          <w:color w:val="000000"/>
        </w:rPr>
        <w:t xml:space="preserve">A JSON object </w:t>
      </w:r>
      <w:proofErr w:type="gramStart"/>
      <w:r w:rsidR="00EC1432" w:rsidRPr="00101866">
        <w:rPr>
          <w:rFonts w:ascii="Calibri" w:hAnsi="Calibri"/>
          <w:color w:val="000000"/>
        </w:rPr>
        <w:t>is returned</w:t>
      </w:r>
      <w:proofErr w:type="gramEnd"/>
      <w:r w:rsidR="00EC1432" w:rsidRPr="00101866">
        <w:rPr>
          <w:rFonts w:ascii="Calibri" w:hAnsi="Calibri"/>
          <w:color w:val="000000"/>
        </w:rPr>
        <w:t xml:space="preserve"> by the notifications updates service. This service is provided in </w:t>
      </w:r>
      <w:proofErr w:type="gramStart"/>
      <w:r w:rsidR="00EC1432" w:rsidRPr="00101866">
        <w:rPr>
          <w:rFonts w:ascii="Calibri" w:hAnsi="Calibri"/>
          <w:color w:val="000000"/>
        </w:rPr>
        <w:t>2</w:t>
      </w:r>
      <w:proofErr w:type="gramEnd"/>
      <w:r w:rsidR="00EC1432" w:rsidRPr="00101866">
        <w:rPr>
          <w:rFonts w:ascii="Calibri" w:hAnsi="Calibri"/>
          <w:color w:val="000000"/>
        </w:rPr>
        <w:t xml:space="preserve"> flavors, depending upon the need to fetch the entire status history or just the latest status. If order no or status history is not found an error JSON is returned.</w:t>
      </w:r>
    </w:p>
    <w:p w:rsidR="00EC1432" w:rsidRPr="00101866" w:rsidRDefault="00EC1432" w:rsidP="00EC1432">
      <w:pPr>
        <w:ind w:left="708"/>
        <w:rPr>
          <w:color w:val="000000"/>
        </w:rPr>
      </w:pPr>
      <w:r w:rsidRPr="00101866">
        <w:rPr>
          <w:color w:val="000000"/>
        </w:rPr>
        <w:fldChar w:fldCharType="begin"/>
      </w:r>
      <w:r w:rsidRPr="00101866">
        <w:rPr>
          <w:color w:val="000000"/>
        </w:rPr>
        <w:instrText xml:space="preserve"> HYPERLINK "https://merchantSandbox/WorldPay-GetNotificationUpdates  is the pipeline exposed to get the History of Notifications received by particular Order.</w:instrText>
      </w:r>
    </w:p>
    <w:p w:rsidR="00EC1432" w:rsidRPr="00101866" w:rsidRDefault="00EC1432" w:rsidP="00EC1432">
      <w:pPr>
        <w:ind w:left="708"/>
        <w:rPr>
          <w:color w:val="000000"/>
        </w:rPr>
      </w:pPr>
      <w:r w:rsidRPr="00101866">
        <w:rPr>
          <w:color w:val="000000"/>
        </w:rPr>
        <w:instrText xml:space="preserve">" </w:instrText>
      </w:r>
      <w:r w:rsidRPr="00101866">
        <w:rPr>
          <w:color w:val="000000"/>
        </w:rPr>
        <w:fldChar w:fldCharType="separate"/>
      </w:r>
      <w:r w:rsidRPr="00101866">
        <w:rPr>
          <w:b/>
          <w:color w:val="000000"/>
        </w:rPr>
        <w:t>Worldpay-</w:t>
      </w:r>
      <w:proofErr w:type="spellStart"/>
      <w:r w:rsidRPr="00101866">
        <w:rPr>
          <w:b/>
          <w:color w:val="000000"/>
        </w:rPr>
        <w:t>GetNotificationUpdates</w:t>
      </w:r>
      <w:proofErr w:type="spellEnd"/>
      <w:r w:rsidRPr="00101866">
        <w:rPr>
          <w:color w:val="000000"/>
        </w:rPr>
        <w:t xml:space="preserve"> is the route exposed to get the History of Notifications received       by particular Order.</w:t>
      </w:r>
    </w:p>
    <w:p w:rsidR="00EC1432" w:rsidRDefault="00EC1432" w:rsidP="00EC1432">
      <w:pPr>
        <w:ind w:left="708"/>
      </w:pPr>
      <w:r w:rsidRPr="00101866">
        <w:rPr>
          <w:color w:val="000000"/>
        </w:rPr>
        <w:fldChar w:fldCharType="end"/>
      </w:r>
      <w:r>
        <w:t xml:space="preserve">This service takes </w:t>
      </w:r>
      <w:proofErr w:type="gramStart"/>
      <w:r>
        <w:t>2</w:t>
      </w:r>
      <w:proofErr w:type="gramEnd"/>
      <w:r>
        <w:t xml:space="preserve"> parameters as </w:t>
      </w:r>
      <w:r w:rsidRPr="007C7775">
        <w:t>Http</w:t>
      </w:r>
      <w:r>
        <w:t xml:space="preserve"> </w:t>
      </w:r>
      <w:r w:rsidRPr="007C7775">
        <w:t>Parameter</w:t>
      </w:r>
      <w:r>
        <w:t xml:space="preserve">s, </w:t>
      </w:r>
    </w:p>
    <w:p w:rsidR="00EC1432" w:rsidRDefault="00EC1432" w:rsidP="00EC1432">
      <w:pPr>
        <w:pStyle w:val="ListParagraph"/>
        <w:numPr>
          <w:ilvl w:val="0"/>
          <w:numId w:val="17"/>
        </w:numPr>
        <w:ind w:left="1788"/>
      </w:pPr>
      <w:proofErr w:type="spellStart"/>
      <w:r w:rsidRPr="007C7775">
        <w:t>orderNo</w:t>
      </w:r>
      <w:proofErr w:type="spellEnd"/>
      <w:r>
        <w:t xml:space="preserve"> </w:t>
      </w:r>
    </w:p>
    <w:p w:rsidR="00EC1432" w:rsidRDefault="00EC1432" w:rsidP="00EC1432">
      <w:pPr>
        <w:pStyle w:val="ListParagraph"/>
        <w:numPr>
          <w:ilvl w:val="0"/>
          <w:numId w:val="17"/>
        </w:numPr>
        <w:ind w:left="1788"/>
      </w:pPr>
      <w:proofErr w:type="spellStart"/>
      <w:r w:rsidRPr="007C7775">
        <w:t>allupdates</w:t>
      </w:r>
      <w:proofErr w:type="spellEnd"/>
    </w:p>
    <w:p w:rsidR="00EC1432" w:rsidRDefault="00EC1432" w:rsidP="00EC1432">
      <w:pPr>
        <w:ind w:left="708"/>
        <w:jc w:val="both"/>
      </w:pPr>
      <w:r>
        <w:t>If ‘</w:t>
      </w:r>
      <w:proofErr w:type="spellStart"/>
      <w:r w:rsidRPr="007C7775">
        <w:t>allupdates</w:t>
      </w:r>
      <w:proofErr w:type="spellEnd"/>
      <w:r>
        <w:t>’ is true, all notifications received for the order will be returned as JSON response.</w:t>
      </w:r>
    </w:p>
    <w:p w:rsidR="00EC1432" w:rsidRDefault="00EC1432" w:rsidP="00EC1432">
      <w:pPr>
        <w:ind w:left="708"/>
        <w:jc w:val="both"/>
      </w:pPr>
      <w:r>
        <w:t>If ‘</w:t>
      </w:r>
      <w:proofErr w:type="spellStart"/>
      <w:r w:rsidRPr="007C7775">
        <w:t>allupdates</w:t>
      </w:r>
      <w:proofErr w:type="spellEnd"/>
      <w:r>
        <w:t>’ is false, only the latest notifications received for the order will be returned as JSON response.</w:t>
      </w:r>
    </w:p>
    <w:p w:rsidR="00EC1432" w:rsidRDefault="00EC1432" w:rsidP="00EC1432">
      <w:pPr>
        <w:ind w:left="708"/>
        <w:jc w:val="both"/>
      </w:pPr>
      <w:r>
        <w:t>All values for ‘</w:t>
      </w:r>
      <w:proofErr w:type="spellStart"/>
      <w:r w:rsidRPr="007C7775">
        <w:t>allupdates</w:t>
      </w:r>
      <w:proofErr w:type="spellEnd"/>
      <w:r>
        <w:t>’ i.e. true, TRUE, True will be considered as true, any value other than these will be considered as false.</w:t>
      </w:r>
    </w:p>
    <w:p w:rsidR="00EC1432" w:rsidRPr="00101866" w:rsidRDefault="00EC1432" w:rsidP="00EC1432">
      <w:pPr>
        <w:ind w:left="708"/>
        <w:rPr>
          <w:color w:val="000000"/>
        </w:rPr>
      </w:pPr>
      <w:r w:rsidRPr="00101866">
        <w:rPr>
          <w:color w:val="000000"/>
        </w:rPr>
        <w:t>Example for the JSON response when ‘</w:t>
      </w:r>
      <w:proofErr w:type="spellStart"/>
      <w:r w:rsidRPr="00101866">
        <w:rPr>
          <w:color w:val="000000"/>
        </w:rPr>
        <w:t>allupdates</w:t>
      </w:r>
      <w:proofErr w:type="spellEnd"/>
      <w:r w:rsidRPr="00101866">
        <w:rPr>
          <w:color w:val="000000"/>
        </w:rPr>
        <w:t>’ = true is as below:</w:t>
      </w:r>
    </w:p>
    <w:p w:rsidR="00EC1432" w:rsidRPr="00CC0B66" w:rsidRDefault="00EC1432" w:rsidP="00EC1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C1432" w:rsidRPr="00101866" w:rsidRDefault="00EC1432" w:rsidP="00EC1432">
      <w:pPr>
        <w:ind w:left="708"/>
        <w:rPr>
          <w:b/>
          <w:color w:val="000000"/>
        </w:rPr>
      </w:pPr>
      <w:r w:rsidRPr="00101866">
        <w:rPr>
          <w:b/>
          <w:color w:val="000000"/>
        </w:rPr>
        <w:t>RESPONSE:</w:t>
      </w:r>
    </w:p>
    <w:p w:rsidR="00EC1432" w:rsidRPr="00101866" w:rsidRDefault="00EC1432" w:rsidP="00EC1432">
      <w:pPr>
        <w:ind w:left="708"/>
        <w:rPr>
          <w:color w:val="000000"/>
        </w:rPr>
      </w:pPr>
      <w:r w:rsidRPr="00101866">
        <w:rPr>
          <w:color w:val="000000"/>
        </w:rPr>
        <w:t>{"</w:t>
      </w:r>
      <w:proofErr w:type="spellStart"/>
      <w:r w:rsidRPr="00101866">
        <w:rPr>
          <w:color w:val="000000"/>
        </w:rPr>
        <w:t>statusList</w:t>
      </w:r>
      <w:proofErr w:type="spellEnd"/>
      <w:r w:rsidRPr="00101866">
        <w:rPr>
          <w:color w:val="000000"/>
        </w:rPr>
        <w:t>":</w:t>
      </w:r>
    </w:p>
    <w:p w:rsidR="00EC1432" w:rsidRPr="00101866" w:rsidRDefault="00EC1432" w:rsidP="00EC1432">
      <w:pPr>
        <w:ind w:left="708"/>
        <w:rPr>
          <w:color w:val="000000"/>
        </w:rPr>
      </w:pPr>
      <w:r w:rsidRPr="00101866">
        <w:rPr>
          <w:color w:val="000000"/>
        </w:rPr>
        <w:t xml:space="preserve">   [{"status":"</w:t>
      </w:r>
      <w:proofErr w:type="spellStart"/>
      <w:r w:rsidRPr="00101866">
        <w:rPr>
          <w:color w:val="000000"/>
        </w:rPr>
        <w:t>AUTHORISED</w:t>
      </w:r>
      <w:proofErr w:type="gramStart"/>
      <w:r w:rsidRPr="00101866">
        <w:rPr>
          <w:color w:val="000000"/>
        </w:rPr>
        <w:t>:Mon</w:t>
      </w:r>
      <w:proofErr w:type="spellEnd"/>
      <w:proofErr w:type="gramEnd"/>
      <w:r w:rsidRPr="00101866">
        <w:rPr>
          <w:color w:val="000000"/>
        </w:rPr>
        <w:t xml:space="preserve"> Nov 10 2014 08:11:24 GMT-0000 (GMT)"},</w:t>
      </w:r>
    </w:p>
    <w:p w:rsidR="00EC1432" w:rsidRPr="00101866" w:rsidRDefault="00EC1432" w:rsidP="00EC1432">
      <w:pPr>
        <w:ind w:left="708"/>
        <w:rPr>
          <w:color w:val="000000"/>
        </w:rPr>
      </w:pPr>
      <w:r w:rsidRPr="00101866">
        <w:rPr>
          <w:color w:val="000000"/>
        </w:rPr>
        <w:t xml:space="preserve">    {"status":"</w:t>
      </w:r>
      <w:proofErr w:type="spellStart"/>
      <w:r w:rsidRPr="00101866">
        <w:rPr>
          <w:color w:val="000000"/>
        </w:rPr>
        <w:t>CANCELLED</w:t>
      </w:r>
      <w:proofErr w:type="gramStart"/>
      <w:r w:rsidRPr="00101866">
        <w:rPr>
          <w:color w:val="000000"/>
        </w:rPr>
        <w:t>:Mon</w:t>
      </w:r>
      <w:proofErr w:type="spellEnd"/>
      <w:proofErr w:type="gramEnd"/>
      <w:r w:rsidRPr="00101866">
        <w:rPr>
          <w:color w:val="000000"/>
        </w:rPr>
        <w:t xml:space="preserve"> Nov 11 2014 08:11:24 GMT-0000 (GMT)"}</w:t>
      </w:r>
    </w:p>
    <w:p w:rsidR="00EC1432" w:rsidRPr="00101866" w:rsidRDefault="00EC1432" w:rsidP="00EC1432">
      <w:pPr>
        <w:ind w:left="708"/>
        <w:rPr>
          <w:color w:val="000000"/>
        </w:rPr>
      </w:pPr>
      <w:r w:rsidRPr="00101866">
        <w:rPr>
          <w:color w:val="000000"/>
        </w:rPr>
        <w:t xml:space="preserve">   ]</w:t>
      </w:r>
    </w:p>
    <w:p w:rsidR="00EC1432" w:rsidRPr="00101866" w:rsidRDefault="00EC1432" w:rsidP="00EC1432">
      <w:pPr>
        <w:ind w:left="708"/>
        <w:rPr>
          <w:color w:val="000000"/>
        </w:rPr>
      </w:pPr>
      <w:r w:rsidRPr="00101866">
        <w:rPr>
          <w:color w:val="000000"/>
        </w:rPr>
        <w:t>}</w:t>
      </w:r>
    </w:p>
    <w:p w:rsidR="00EC1432" w:rsidRPr="00101866" w:rsidRDefault="00EC1432" w:rsidP="00EC1432">
      <w:pPr>
        <w:ind w:left="708"/>
        <w:rPr>
          <w:color w:val="000000"/>
        </w:rPr>
      </w:pPr>
    </w:p>
    <w:p w:rsidR="00EC1432" w:rsidRPr="00101866" w:rsidRDefault="00EC1432" w:rsidP="00EC1432">
      <w:pPr>
        <w:ind w:left="708"/>
        <w:rPr>
          <w:color w:val="000000"/>
        </w:rPr>
      </w:pPr>
      <w:r w:rsidRPr="00101866">
        <w:rPr>
          <w:color w:val="000000"/>
        </w:rPr>
        <w:t>Example for the JSON response when ‘</w:t>
      </w:r>
      <w:proofErr w:type="spellStart"/>
      <w:r w:rsidRPr="00101866">
        <w:rPr>
          <w:color w:val="000000"/>
        </w:rPr>
        <w:t>allupdates</w:t>
      </w:r>
      <w:proofErr w:type="spellEnd"/>
      <w:r w:rsidRPr="00101866">
        <w:rPr>
          <w:color w:val="000000"/>
        </w:rPr>
        <w:t>’ = false is as below:</w:t>
      </w:r>
    </w:p>
    <w:p w:rsidR="00EC1432" w:rsidRPr="00101866" w:rsidRDefault="00EC1432" w:rsidP="00EC1432">
      <w:pPr>
        <w:ind w:left="708"/>
        <w:rPr>
          <w:b/>
          <w:color w:val="000000"/>
        </w:rPr>
      </w:pPr>
      <w:r w:rsidRPr="00101866">
        <w:rPr>
          <w:b/>
          <w:color w:val="000000"/>
        </w:rPr>
        <w:t>RESPONSE:</w:t>
      </w:r>
    </w:p>
    <w:p w:rsidR="00EC1432" w:rsidRPr="00101866" w:rsidRDefault="00EC1432" w:rsidP="00EC1432">
      <w:pPr>
        <w:ind w:left="708"/>
        <w:rPr>
          <w:color w:val="000000"/>
        </w:rPr>
      </w:pPr>
      <w:r w:rsidRPr="00101866">
        <w:rPr>
          <w:color w:val="000000"/>
        </w:rPr>
        <w:t>{"</w:t>
      </w:r>
      <w:proofErr w:type="spellStart"/>
      <w:r w:rsidRPr="00101866">
        <w:rPr>
          <w:color w:val="000000"/>
        </w:rPr>
        <w:t>latestStatus</w:t>
      </w:r>
      <w:proofErr w:type="spellEnd"/>
      <w:r w:rsidRPr="00101866">
        <w:rPr>
          <w:color w:val="000000"/>
        </w:rPr>
        <w:t>":</w:t>
      </w:r>
    </w:p>
    <w:p w:rsidR="00EC1432" w:rsidRPr="00101866" w:rsidRDefault="00EC1432" w:rsidP="00EC1432">
      <w:pPr>
        <w:ind w:left="708"/>
        <w:rPr>
          <w:color w:val="000000"/>
        </w:rPr>
      </w:pPr>
      <w:r w:rsidRPr="00101866">
        <w:rPr>
          <w:color w:val="000000"/>
        </w:rPr>
        <w:tab/>
        <w:t>[{"Status":"</w:t>
      </w:r>
      <w:proofErr w:type="spellStart"/>
      <w:r w:rsidRPr="00101866">
        <w:rPr>
          <w:color w:val="000000"/>
        </w:rPr>
        <w:t>AUTHORISED</w:t>
      </w:r>
      <w:proofErr w:type="gramStart"/>
      <w:r w:rsidRPr="00101866">
        <w:rPr>
          <w:color w:val="000000"/>
        </w:rPr>
        <w:t>:Mon</w:t>
      </w:r>
      <w:proofErr w:type="spellEnd"/>
      <w:proofErr w:type="gramEnd"/>
      <w:r w:rsidRPr="00101866">
        <w:rPr>
          <w:color w:val="000000"/>
        </w:rPr>
        <w:t xml:space="preserve"> Nov 10 2014 08:11:24 GMT-0000 (GMT)"}]</w:t>
      </w:r>
    </w:p>
    <w:p w:rsidR="00EC1432" w:rsidRPr="00101866" w:rsidRDefault="00EC1432" w:rsidP="00EC1432">
      <w:pPr>
        <w:ind w:left="708"/>
        <w:rPr>
          <w:color w:val="000000"/>
        </w:rPr>
      </w:pPr>
      <w:r w:rsidRPr="00101866">
        <w:rPr>
          <w:color w:val="000000"/>
        </w:rPr>
        <w:t>}</w:t>
      </w:r>
    </w:p>
    <w:p w:rsidR="00EC1432" w:rsidRPr="00101866" w:rsidRDefault="00EC1432" w:rsidP="009553E1">
      <w:pPr>
        <w:pStyle w:val="Heading3"/>
        <w:keepNext/>
        <w:keepLines/>
        <w:numPr>
          <w:ilvl w:val="2"/>
          <w:numId w:val="104"/>
        </w:numPr>
        <w:pBdr>
          <w:bottom w:val="none" w:sz="0" w:space="0" w:color="auto"/>
        </w:pBdr>
        <w:spacing w:line="276" w:lineRule="auto"/>
        <w:ind w:left="1764"/>
        <w:rPr>
          <w:i w:val="0"/>
          <w:sz w:val="24"/>
          <w:szCs w:val="24"/>
        </w:rPr>
      </w:pPr>
      <w:bookmarkStart w:id="37" w:name="_Toc8312166"/>
      <w:bookmarkStart w:id="38" w:name="_Toc18418252"/>
      <w:r w:rsidRPr="00101866">
        <w:rPr>
          <w:i w:val="0"/>
          <w:sz w:val="24"/>
          <w:szCs w:val="24"/>
        </w:rPr>
        <w:t>Order Inquiry job</w:t>
      </w:r>
      <w:bookmarkEnd w:id="37"/>
      <w:bookmarkEnd w:id="38"/>
    </w:p>
    <w:p w:rsidR="00EC1432" w:rsidRDefault="00EC1432" w:rsidP="00EC1432">
      <w:pPr>
        <w:ind w:left="708"/>
      </w:pPr>
      <w:r w:rsidRPr="0043144D">
        <w:t>The</w:t>
      </w:r>
      <w:r w:rsidRPr="00101866">
        <w:t xml:space="preserve"> </w:t>
      </w:r>
      <w:proofErr w:type="spellStart"/>
      <w:r w:rsidRPr="00101866">
        <w:t>OrderInquiryUpdatesJob</w:t>
      </w:r>
      <w:proofErr w:type="spellEnd"/>
      <w:r w:rsidRPr="00101866">
        <w:t xml:space="preserve"> </w:t>
      </w:r>
      <w:r w:rsidRPr="0043144D">
        <w:t xml:space="preserve">is a batch </w:t>
      </w:r>
      <w:proofErr w:type="gramStart"/>
      <w:r w:rsidRPr="0043144D">
        <w:t>job which</w:t>
      </w:r>
      <w:proofErr w:type="gramEnd"/>
      <w:r w:rsidRPr="0043144D">
        <w:t xml:space="preserve"> can be </w:t>
      </w:r>
      <w:r>
        <w:t xml:space="preserve">run manually or </w:t>
      </w:r>
      <w:r w:rsidRPr="0043144D">
        <w:t xml:space="preserve">scheduled at </w:t>
      </w:r>
      <w:r>
        <w:t>a specific</w:t>
      </w:r>
      <w:r w:rsidRPr="0043144D">
        <w:t xml:space="preserve"> interval of time</w:t>
      </w:r>
      <w:r>
        <w:t xml:space="preserve"> -i.e., 2 </w:t>
      </w:r>
      <w:proofErr w:type="spellStart"/>
      <w:r>
        <w:t>mins</w:t>
      </w:r>
      <w:proofErr w:type="spellEnd"/>
      <w:r>
        <w:t xml:space="preserve">, 5 </w:t>
      </w:r>
      <w:proofErr w:type="spellStart"/>
      <w:r>
        <w:t>mins</w:t>
      </w:r>
      <w:proofErr w:type="spellEnd"/>
      <w:r>
        <w:t xml:space="preserve">. Each time the job runs, it will pick all the orders with status as CREATED/ NEW/OPEN and payment status as NOT PAID and order placed at least 15 </w:t>
      </w:r>
      <w:proofErr w:type="spellStart"/>
      <w:r>
        <w:t>mins</w:t>
      </w:r>
      <w:proofErr w:type="spellEnd"/>
      <w:r>
        <w:t xml:space="preserve"> back (configurable custom preference in business manager) by the creation time. The job iterates the </w:t>
      </w:r>
      <w:proofErr w:type="gramStart"/>
      <w:r>
        <w:t>orders and make order inquiry service call, will update the statuses in Business Manager (Order Status/Payment Status/Confirmation Status) depending on the response status in xml response of order enquiry</w:t>
      </w:r>
      <w:proofErr w:type="gramEnd"/>
      <w:r>
        <w:t xml:space="preserve"> and update the token details in order/customer card </w:t>
      </w:r>
    </w:p>
    <w:p w:rsidR="00EC1432" w:rsidRDefault="00EC1432" w:rsidP="00EC1432">
      <w:pPr>
        <w:rPr>
          <w:noProof/>
        </w:rPr>
      </w:pPr>
      <w:r w:rsidRPr="006E25FC">
        <w:rPr>
          <w:noProof/>
        </w:rPr>
        <w:t xml:space="preserve"> </w:t>
      </w:r>
      <w:r>
        <w:rPr>
          <w:noProof/>
        </w:rPr>
        <w:drawing>
          <wp:inline distT="0" distB="0" distL="0" distR="0" wp14:anchorId="768B492F" wp14:editId="588398AB">
            <wp:extent cx="61887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345180"/>
                    </a:xfrm>
                    <a:prstGeom prst="rect">
                      <a:avLst/>
                    </a:prstGeom>
                  </pic:spPr>
                </pic:pic>
              </a:graphicData>
            </a:graphic>
          </wp:inline>
        </w:drawing>
      </w:r>
    </w:p>
    <w:p w:rsidR="00EC1432" w:rsidRDefault="00EC1432" w:rsidP="00EC1432">
      <w:pPr>
        <w:rPr>
          <w:noProof/>
        </w:rPr>
      </w:pPr>
    </w:p>
    <w:p w:rsidR="00EC1432" w:rsidRDefault="00EC1432" w:rsidP="00EC1432">
      <w:pPr>
        <w:rPr>
          <w:noProof/>
        </w:rPr>
      </w:pPr>
    </w:p>
    <w:p w:rsidR="00EC1432" w:rsidRDefault="00EC1432" w:rsidP="00EC1432">
      <w:pPr>
        <w:rPr>
          <w:noProof/>
        </w:rPr>
      </w:pPr>
    </w:p>
    <w:p w:rsidR="00EC1432" w:rsidRDefault="00EC1432" w:rsidP="00EC1432"/>
    <w:p w:rsidR="00EC1432" w:rsidRDefault="00EC1432" w:rsidP="00EC1432">
      <w:pPr>
        <w:ind w:firstLine="708"/>
      </w:pPr>
      <w:r>
        <w:lastRenderedPageBreak/>
        <w:t xml:space="preserve">Refer below Step configuration section in job to execute script and their functions </w:t>
      </w:r>
    </w:p>
    <w:p w:rsidR="00EC1432" w:rsidRDefault="00EC1432" w:rsidP="00EC1432">
      <w:pPr>
        <w:rPr>
          <w:noProof/>
        </w:rPr>
      </w:pPr>
      <w:r w:rsidRPr="003B6917">
        <w:rPr>
          <w:noProof/>
        </w:rPr>
        <w:t xml:space="preserve"> </w:t>
      </w:r>
      <w:r w:rsidRPr="006E25FC">
        <w:rPr>
          <w:noProof/>
        </w:rPr>
        <w:t xml:space="preserve"> </w:t>
      </w:r>
      <w:r w:rsidRPr="00D6036C">
        <w:rPr>
          <w:noProof/>
        </w:rPr>
        <w:t xml:space="preserve"> </w:t>
      </w:r>
      <w:r>
        <w:rPr>
          <w:noProof/>
        </w:rPr>
        <w:drawing>
          <wp:inline distT="0" distB="0" distL="0" distR="0" wp14:anchorId="4B84B70E" wp14:editId="3D6F733F">
            <wp:extent cx="6188710" cy="2454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454275"/>
                    </a:xfrm>
                    <a:prstGeom prst="rect">
                      <a:avLst/>
                    </a:prstGeom>
                  </pic:spPr>
                </pic:pic>
              </a:graphicData>
            </a:graphic>
          </wp:inline>
        </w:drawing>
      </w:r>
    </w:p>
    <w:p w:rsidR="00EC1432" w:rsidRDefault="00EC1432" w:rsidP="00EC1432">
      <w:pPr>
        <w:rPr>
          <w:noProof/>
        </w:rPr>
      </w:pPr>
      <w:r>
        <w:rPr>
          <w:noProof/>
        </w:rPr>
        <w:t>Table for Reference:</w:t>
      </w:r>
    </w:p>
    <w:tbl>
      <w:tblPr>
        <w:tblStyle w:val="TableGrid"/>
        <w:tblW w:w="0" w:type="auto"/>
        <w:tblLook w:val="04A0" w:firstRow="1" w:lastRow="0" w:firstColumn="1" w:lastColumn="0" w:noHBand="0" w:noVBand="1"/>
      </w:tblPr>
      <w:tblGrid>
        <w:gridCol w:w="3420"/>
        <w:gridCol w:w="6316"/>
      </w:tblGrid>
      <w:tr w:rsidR="00EC1432" w:rsidTr="00B431C0">
        <w:tc>
          <w:tcPr>
            <w:tcW w:w="3415" w:type="dxa"/>
            <w:shd w:val="clear" w:color="auto" w:fill="DAEEF3" w:themeFill="accent5" w:themeFillTint="33"/>
          </w:tcPr>
          <w:p w:rsidR="00EC1432" w:rsidRPr="00446163" w:rsidRDefault="00EC1432" w:rsidP="00B431C0">
            <w:r w:rsidRPr="00446163">
              <w:t xml:space="preserve">Fields </w:t>
            </w:r>
          </w:p>
        </w:tc>
        <w:tc>
          <w:tcPr>
            <w:tcW w:w="6321" w:type="dxa"/>
            <w:shd w:val="clear" w:color="auto" w:fill="DAEEF3" w:themeFill="accent5" w:themeFillTint="33"/>
          </w:tcPr>
          <w:p w:rsidR="00EC1432" w:rsidRPr="00446163" w:rsidRDefault="00EC1432" w:rsidP="00B431C0">
            <w:r w:rsidRPr="00446163">
              <w:t>Fields data</w:t>
            </w:r>
          </w:p>
        </w:tc>
      </w:tr>
      <w:tr w:rsidR="00EC1432" w:rsidTr="00B431C0">
        <w:tc>
          <w:tcPr>
            <w:tcW w:w="3415" w:type="dxa"/>
          </w:tcPr>
          <w:p w:rsidR="00EC1432" w:rsidRPr="008A0FEA" w:rsidRDefault="00EC1432" w:rsidP="00B431C0">
            <w:r w:rsidRPr="008A0FEA">
              <w:t>ID</w:t>
            </w:r>
          </w:p>
        </w:tc>
        <w:tc>
          <w:tcPr>
            <w:tcW w:w="6321" w:type="dxa"/>
          </w:tcPr>
          <w:p w:rsidR="00EC1432" w:rsidRPr="008A0FEA" w:rsidRDefault="00EC1432" w:rsidP="00B431C0">
            <w:proofErr w:type="spellStart"/>
            <w:r w:rsidRPr="00D6036C">
              <w:t>OrderInquiriesUpdateJob</w:t>
            </w:r>
            <w:proofErr w:type="spellEnd"/>
          </w:p>
        </w:tc>
      </w:tr>
      <w:tr w:rsidR="00EC1432" w:rsidTr="00B431C0">
        <w:tc>
          <w:tcPr>
            <w:tcW w:w="3415" w:type="dxa"/>
          </w:tcPr>
          <w:p w:rsidR="00EC1432" w:rsidRPr="008A0FEA" w:rsidRDefault="00EC1432" w:rsidP="00B431C0">
            <w:r w:rsidRPr="008A0FEA">
              <w:t xml:space="preserve">Description </w:t>
            </w:r>
          </w:p>
        </w:tc>
        <w:tc>
          <w:tcPr>
            <w:tcW w:w="6321" w:type="dxa"/>
          </w:tcPr>
          <w:p w:rsidR="00EC1432" w:rsidRPr="008A0FEA" w:rsidRDefault="00EC1432" w:rsidP="00B431C0">
            <w:r w:rsidRPr="00D6036C">
              <w:t>Batch job for fetching order inquiries of Worldpay Orders with payment status= not paid and order status CREATED, NEW OR OPEN and updating Order Statuses and token details in order and customer saved payment instruments</w:t>
            </w:r>
          </w:p>
        </w:tc>
      </w:tr>
      <w:tr w:rsidR="00EC1432" w:rsidTr="00B431C0">
        <w:tc>
          <w:tcPr>
            <w:tcW w:w="3415" w:type="dxa"/>
          </w:tcPr>
          <w:p w:rsidR="00EC1432" w:rsidRPr="008A0FEA" w:rsidRDefault="00EC1432" w:rsidP="00B431C0">
            <w:proofErr w:type="spellStart"/>
            <w:r>
              <w:rPr>
                <w:rStyle w:val="dw-nc-tooltip"/>
              </w:rPr>
              <w:t>ExecuteScriptModule.Module</w:t>
            </w:r>
            <w:proofErr w:type="spellEnd"/>
          </w:p>
        </w:tc>
        <w:tc>
          <w:tcPr>
            <w:tcW w:w="6321" w:type="dxa"/>
          </w:tcPr>
          <w:p w:rsidR="00EC1432" w:rsidRPr="008A0FEA" w:rsidRDefault="00EC1432" w:rsidP="00B431C0">
            <w:r>
              <w:t>int_worldpay_core</w:t>
            </w:r>
            <w:r w:rsidRPr="00D6036C">
              <w:t>/cartridge/scripts/jobs/OrderInquiriesUpdateJob.js</w:t>
            </w:r>
          </w:p>
        </w:tc>
      </w:tr>
      <w:tr w:rsidR="00EC1432" w:rsidTr="00B431C0">
        <w:tc>
          <w:tcPr>
            <w:tcW w:w="3415" w:type="dxa"/>
          </w:tcPr>
          <w:p w:rsidR="00EC1432" w:rsidRPr="008A0FEA" w:rsidRDefault="00EC1432" w:rsidP="00B431C0">
            <w:proofErr w:type="spellStart"/>
            <w:r>
              <w:rPr>
                <w:rStyle w:val="dw-nc-tooltip"/>
              </w:rPr>
              <w:t>ExecuteScriptModule.FunctionName</w:t>
            </w:r>
            <w:proofErr w:type="spellEnd"/>
          </w:p>
        </w:tc>
        <w:tc>
          <w:tcPr>
            <w:tcW w:w="6321" w:type="dxa"/>
          </w:tcPr>
          <w:p w:rsidR="00EC1432" w:rsidRPr="008A0FEA" w:rsidRDefault="00EC1432" w:rsidP="00B431C0">
            <w:proofErr w:type="spellStart"/>
            <w:r w:rsidRPr="00D6036C">
              <w:t>orderInquiriesUpdate</w:t>
            </w:r>
            <w:proofErr w:type="spellEnd"/>
          </w:p>
        </w:tc>
      </w:tr>
      <w:tr w:rsidR="00EC1432" w:rsidTr="00B431C0">
        <w:tc>
          <w:tcPr>
            <w:tcW w:w="3415" w:type="dxa"/>
          </w:tcPr>
          <w:p w:rsidR="00EC1432" w:rsidRPr="008A0FEA" w:rsidRDefault="00EC1432" w:rsidP="00B431C0">
            <w:proofErr w:type="spellStart"/>
            <w:r>
              <w:rPr>
                <w:rStyle w:val="dw-nc-tooltip"/>
              </w:rPr>
              <w:t>ExecuteScriptModule.Transactional</w:t>
            </w:r>
            <w:proofErr w:type="spellEnd"/>
          </w:p>
        </w:tc>
        <w:tc>
          <w:tcPr>
            <w:tcW w:w="6321" w:type="dxa"/>
          </w:tcPr>
          <w:p w:rsidR="00EC1432" w:rsidRPr="008A0FEA" w:rsidRDefault="00EC1432" w:rsidP="00B431C0">
            <w:r w:rsidRPr="008A0FEA">
              <w:t>Enabled</w:t>
            </w:r>
          </w:p>
        </w:tc>
      </w:tr>
    </w:tbl>
    <w:p w:rsidR="00EC1432" w:rsidRDefault="00EC1432" w:rsidP="00EC1432"/>
    <w:p w:rsidR="00EC1432" w:rsidRPr="00101866" w:rsidRDefault="00EC1432" w:rsidP="009553E1">
      <w:pPr>
        <w:pStyle w:val="Heading3"/>
        <w:keepNext/>
        <w:keepLines/>
        <w:numPr>
          <w:ilvl w:val="2"/>
          <w:numId w:val="104"/>
        </w:numPr>
        <w:pBdr>
          <w:bottom w:val="none" w:sz="0" w:space="0" w:color="auto"/>
        </w:pBdr>
        <w:spacing w:line="276" w:lineRule="auto"/>
        <w:ind w:left="1764"/>
        <w:rPr>
          <w:i w:val="0"/>
          <w:sz w:val="24"/>
          <w:szCs w:val="24"/>
        </w:rPr>
      </w:pPr>
      <w:bookmarkStart w:id="39" w:name="_Toc8312167"/>
      <w:bookmarkStart w:id="40" w:name="_Toc18418253"/>
      <w:r w:rsidRPr="00101866">
        <w:rPr>
          <w:i w:val="0"/>
          <w:sz w:val="24"/>
          <w:szCs w:val="24"/>
        </w:rPr>
        <w:t>Job Failure Mailer Service</w:t>
      </w:r>
      <w:bookmarkEnd w:id="39"/>
      <w:bookmarkEnd w:id="40"/>
    </w:p>
    <w:p w:rsidR="00EC1432" w:rsidRDefault="00EC1432" w:rsidP="00EC1432">
      <w:pPr>
        <w:ind w:left="708"/>
      </w:pPr>
      <w:r>
        <w:t xml:space="preserve">The cartridge also provides a feature to send Emails to the registered Emails in case of failure of any Order Notification update. On receipt of any Order </w:t>
      </w:r>
      <w:proofErr w:type="gramStart"/>
      <w:r>
        <w:t>Notification</w:t>
      </w:r>
      <w:proofErr w:type="gramEnd"/>
      <w:r>
        <w:t xml:space="preserve"> a custom object is created in SFCC with the Order Number and the Order Notification XML, if for any reason the XML captured is incorrect of some error occurs while the execution of the job an email is triggered. </w:t>
      </w:r>
    </w:p>
    <w:p w:rsidR="00EC1432" w:rsidRDefault="00EC1432" w:rsidP="00EC1432">
      <w:pPr>
        <w:ind w:left="708"/>
      </w:pPr>
      <w:r w:rsidRPr="005B4E29">
        <w:t xml:space="preserve">To enable job mailer service to notify BM admin for any failure happens while processing the Order Notification Batch Job, the site preference </w:t>
      </w:r>
      <w:proofErr w:type="spellStart"/>
      <w:r w:rsidRPr="005B4E29">
        <w:t>EnableJobMailerService</w:t>
      </w:r>
      <w:proofErr w:type="spellEnd"/>
      <w:r w:rsidRPr="005B4E29">
        <w:t xml:space="preserve"> needs to be se</w:t>
      </w:r>
      <w:r>
        <w:t>lect</w:t>
      </w:r>
      <w:r w:rsidRPr="005B4E29">
        <w:t xml:space="preserve"> </w:t>
      </w:r>
      <w:proofErr w:type="gramStart"/>
      <w:r>
        <w:rPr>
          <w:b/>
        </w:rPr>
        <w:t>Yes</w:t>
      </w:r>
      <w:proofErr w:type="gramEnd"/>
      <w:r w:rsidRPr="005B4E29">
        <w:t xml:space="preserve"> </w:t>
      </w:r>
      <w:r>
        <w:t>from the dropdown</w:t>
      </w:r>
      <w:r w:rsidRPr="005B4E29">
        <w:t>. Also, the below site preferences</w:t>
      </w:r>
      <w:r>
        <w:t xml:space="preserve"> needs to be set </w:t>
      </w:r>
    </w:p>
    <w:p w:rsidR="00EC1432" w:rsidRPr="005B4E29" w:rsidRDefault="00EC1432" w:rsidP="00EC1432">
      <w:pPr>
        <w:ind w:left="708"/>
      </w:pPr>
      <w:r>
        <w:rPr>
          <w:noProof/>
        </w:rPr>
        <w:lastRenderedPageBreak/>
        <w:drawing>
          <wp:inline distT="0" distB="0" distL="0" distR="0" wp14:anchorId="77A50596" wp14:editId="10D43332">
            <wp:extent cx="6188710" cy="18021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802130"/>
                    </a:xfrm>
                    <a:prstGeom prst="rect">
                      <a:avLst/>
                    </a:prstGeom>
                  </pic:spPr>
                </pic:pic>
              </a:graphicData>
            </a:graphic>
          </wp:inline>
        </w:drawing>
      </w:r>
    </w:p>
    <w:p w:rsidR="00EC1432" w:rsidRPr="005E4730" w:rsidRDefault="00EC1432" w:rsidP="009553E1">
      <w:pPr>
        <w:pStyle w:val="Heading3"/>
        <w:keepNext/>
        <w:keepLines/>
        <w:numPr>
          <w:ilvl w:val="2"/>
          <w:numId w:val="104"/>
        </w:numPr>
        <w:pBdr>
          <w:bottom w:val="none" w:sz="0" w:space="0" w:color="auto"/>
        </w:pBdr>
        <w:spacing w:line="276" w:lineRule="auto"/>
        <w:ind w:left="1764"/>
        <w:rPr>
          <w:i w:val="0"/>
          <w:sz w:val="24"/>
          <w:szCs w:val="24"/>
        </w:rPr>
      </w:pPr>
      <w:bookmarkStart w:id="41" w:name="_Toc8312168"/>
      <w:bookmarkStart w:id="42" w:name="_Toc18418254"/>
      <w:r>
        <w:rPr>
          <w:i w:val="0"/>
          <w:sz w:val="24"/>
          <w:szCs w:val="24"/>
        </w:rPr>
        <w:t>APM Lookup Service</w:t>
      </w:r>
      <w:bookmarkEnd w:id="41"/>
      <w:bookmarkEnd w:id="42"/>
    </w:p>
    <w:p w:rsidR="00EC1432" w:rsidRDefault="00EC1432" w:rsidP="00EC1432">
      <w:pPr>
        <w:ind w:left="708"/>
      </w:pPr>
      <w:r w:rsidRPr="00CC0B66">
        <w:t xml:space="preserve">To enable APM look up service, the site preference </w:t>
      </w:r>
      <w:proofErr w:type="spellStart"/>
      <w:r w:rsidRPr="00CC0B66">
        <w:rPr>
          <w:b/>
        </w:rPr>
        <w:t>EnableAPMLookUpService</w:t>
      </w:r>
      <w:proofErr w:type="spellEnd"/>
      <w:r w:rsidRPr="00CC0B66">
        <w:t xml:space="preserve"> needs to be </w:t>
      </w:r>
      <w:r>
        <w:t xml:space="preserve">selected </w:t>
      </w:r>
      <w:proofErr w:type="gramStart"/>
      <w:r>
        <w:t>Yes</w:t>
      </w:r>
      <w:proofErr w:type="gramEnd"/>
      <w:r>
        <w:t xml:space="preserve"> from dropdown.</w:t>
      </w:r>
    </w:p>
    <w:tbl>
      <w:tblPr>
        <w:tblStyle w:val="TableGrid"/>
        <w:tblW w:w="0" w:type="auto"/>
        <w:tblInd w:w="708" w:type="dxa"/>
        <w:tblLook w:val="04A0" w:firstRow="1" w:lastRow="0" w:firstColumn="1" w:lastColumn="0" w:noHBand="0" w:noVBand="1"/>
      </w:tblPr>
      <w:tblGrid>
        <w:gridCol w:w="4579"/>
        <w:gridCol w:w="4449"/>
      </w:tblGrid>
      <w:tr w:rsidR="00EC1432" w:rsidTr="00B431C0">
        <w:tc>
          <w:tcPr>
            <w:tcW w:w="4868" w:type="dxa"/>
          </w:tcPr>
          <w:p w:rsidR="00EC1432" w:rsidRDefault="00EC1432" w:rsidP="00B431C0"/>
        </w:tc>
        <w:tc>
          <w:tcPr>
            <w:tcW w:w="4868" w:type="dxa"/>
          </w:tcPr>
          <w:p w:rsidR="00EC1432" w:rsidRDefault="00EC1432" w:rsidP="00B431C0"/>
        </w:tc>
      </w:tr>
      <w:tr w:rsidR="00EC1432" w:rsidTr="00B431C0">
        <w:tc>
          <w:tcPr>
            <w:tcW w:w="4868" w:type="dxa"/>
          </w:tcPr>
          <w:p w:rsidR="00EC1432" w:rsidRDefault="00EC1432" w:rsidP="00B431C0">
            <w:proofErr w:type="spellStart"/>
            <w:r w:rsidRPr="00CC0B66">
              <w:rPr>
                <w:b/>
              </w:rPr>
              <w:t>EnableAPMLookUpService</w:t>
            </w:r>
            <w:proofErr w:type="spellEnd"/>
            <w:r>
              <w:rPr>
                <w:b/>
              </w:rPr>
              <w:t xml:space="preserve"> </w:t>
            </w:r>
            <w:r w:rsidRPr="00101866">
              <w:t>when enabled</w:t>
            </w:r>
          </w:p>
        </w:tc>
        <w:tc>
          <w:tcPr>
            <w:tcW w:w="4868" w:type="dxa"/>
          </w:tcPr>
          <w:p w:rsidR="00EC1432" w:rsidRDefault="00EC1432" w:rsidP="00B431C0">
            <w:pPr>
              <w:pStyle w:val="ListParagraph"/>
              <w:numPr>
                <w:ilvl w:val="0"/>
                <w:numId w:val="43"/>
              </w:numPr>
            </w:pPr>
            <w:r>
              <w:t xml:space="preserve">This service works for merchant code configured in site preference, which return </w:t>
            </w:r>
            <w:proofErr w:type="gramStart"/>
            <w:r>
              <w:t>APMs which</w:t>
            </w:r>
            <w:proofErr w:type="gramEnd"/>
            <w:r>
              <w:t xml:space="preserve"> are enabled for respective merchant code. </w:t>
            </w:r>
          </w:p>
          <w:p w:rsidR="00EC1432" w:rsidRDefault="00EC1432" w:rsidP="00B431C0">
            <w:pPr>
              <w:pStyle w:val="ListParagraph"/>
              <w:numPr>
                <w:ilvl w:val="0"/>
                <w:numId w:val="43"/>
              </w:numPr>
            </w:pPr>
            <w:r>
              <w:t>All active Payments methods which have different merchant code configured in payment method section will be displayed</w:t>
            </w:r>
          </w:p>
          <w:p w:rsidR="00EC1432" w:rsidRDefault="00EC1432" w:rsidP="00B431C0">
            <w:pPr>
              <w:pStyle w:val="ListParagraph"/>
              <w:numPr>
                <w:ilvl w:val="0"/>
                <w:numId w:val="43"/>
              </w:numPr>
            </w:pPr>
            <w:r>
              <w:t>All active payment methods other than Worldpay processor will be displayed</w:t>
            </w:r>
          </w:p>
        </w:tc>
      </w:tr>
      <w:tr w:rsidR="00EC1432" w:rsidTr="00B431C0">
        <w:tc>
          <w:tcPr>
            <w:tcW w:w="4868" w:type="dxa"/>
          </w:tcPr>
          <w:p w:rsidR="00EC1432" w:rsidRDefault="00EC1432" w:rsidP="00B431C0">
            <w:proofErr w:type="spellStart"/>
            <w:r w:rsidRPr="00CC0B66">
              <w:rPr>
                <w:b/>
              </w:rPr>
              <w:t>EnableAPMLookUpService</w:t>
            </w:r>
            <w:proofErr w:type="spellEnd"/>
            <w:r>
              <w:rPr>
                <w:b/>
              </w:rPr>
              <w:t xml:space="preserve"> </w:t>
            </w:r>
            <w:r w:rsidRPr="008E02FF">
              <w:t xml:space="preserve">when </w:t>
            </w:r>
            <w:r>
              <w:t>disabled</w:t>
            </w:r>
          </w:p>
        </w:tc>
        <w:tc>
          <w:tcPr>
            <w:tcW w:w="4868" w:type="dxa"/>
          </w:tcPr>
          <w:p w:rsidR="00EC1432" w:rsidRDefault="00EC1432" w:rsidP="00B431C0">
            <w:pPr>
              <w:pStyle w:val="ListParagraph"/>
              <w:numPr>
                <w:ilvl w:val="0"/>
                <w:numId w:val="44"/>
              </w:numPr>
            </w:pPr>
            <w:proofErr w:type="spellStart"/>
            <w:r>
              <w:t>Loookup</w:t>
            </w:r>
            <w:proofErr w:type="spellEnd"/>
            <w:r>
              <w:t xml:space="preserve"> service will not be executed </w:t>
            </w:r>
          </w:p>
          <w:p w:rsidR="00EC1432" w:rsidRDefault="00EC1432" w:rsidP="00B431C0">
            <w:pPr>
              <w:pStyle w:val="ListParagraph"/>
              <w:numPr>
                <w:ilvl w:val="0"/>
                <w:numId w:val="44"/>
              </w:numPr>
            </w:pPr>
            <w:r>
              <w:t>All active payment methods will be displayed</w:t>
            </w:r>
          </w:p>
        </w:tc>
      </w:tr>
    </w:tbl>
    <w:p w:rsidR="00EC1432" w:rsidRPr="00CC0B66" w:rsidRDefault="00EC1432" w:rsidP="00EC1432">
      <w:pPr>
        <w:ind w:left="708"/>
      </w:pPr>
    </w:p>
    <w:p w:rsidR="00EC1432" w:rsidRDefault="00EC1432" w:rsidP="00EC1432">
      <w:pPr>
        <w:ind w:left="708"/>
      </w:pPr>
      <w:r w:rsidRPr="00CC0B66">
        <w:t xml:space="preserve">[Note: If merchant supports multiple merchant Ids through payment </w:t>
      </w:r>
      <w:proofErr w:type="gramStart"/>
      <w:r w:rsidRPr="00CC0B66">
        <w:t>methods</w:t>
      </w:r>
      <w:proofErr w:type="gramEnd"/>
      <w:r w:rsidRPr="00CC0B66">
        <w:t xml:space="preserve"> in that case APM Look service may not work so, it should not be enabled in site preference.]</w:t>
      </w:r>
    </w:p>
    <w:p w:rsidR="00EC1432" w:rsidRPr="003F6742" w:rsidRDefault="00EC1432" w:rsidP="009553E1">
      <w:pPr>
        <w:pStyle w:val="Heading3"/>
        <w:keepNext/>
        <w:keepLines/>
        <w:numPr>
          <w:ilvl w:val="2"/>
          <w:numId w:val="104"/>
        </w:numPr>
        <w:pBdr>
          <w:bottom w:val="none" w:sz="0" w:space="0" w:color="auto"/>
        </w:pBdr>
        <w:spacing w:line="276" w:lineRule="auto"/>
        <w:ind w:left="1764"/>
        <w:rPr>
          <w:i w:val="0"/>
          <w:sz w:val="24"/>
          <w:szCs w:val="24"/>
        </w:rPr>
      </w:pPr>
      <w:bookmarkStart w:id="43" w:name="_Toc513822193"/>
      <w:bookmarkStart w:id="44" w:name="_Toc513822194"/>
      <w:bookmarkStart w:id="45" w:name="_Toc513822195"/>
      <w:bookmarkStart w:id="46" w:name="_Toc8312169"/>
      <w:bookmarkStart w:id="47" w:name="_Toc18418255"/>
      <w:bookmarkEnd w:id="43"/>
      <w:bookmarkEnd w:id="44"/>
      <w:bookmarkEnd w:id="45"/>
      <w:r>
        <w:rPr>
          <w:i w:val="0"/>
          <w:sz w:val="24"/>
          <w:szCs w:val="24"/>
        </w:rPr>
        <w:t>Multiple Merchant ID Support</w:t>
      </w:r>
      <w:bookmarkEnd w:id="46"/>
      <w:bookmarkEnd w:id="47"/>
    </w:p>
    <w:p w:rsidR="00EC1432" w:rsidRDefault="00EC1432" w:rsidP="00EC1432">
      <w:pPr>
        <w:ind w:left="708"/>
      </w:pPr>
      <w:r>
        <w:t xml:space="preserve">Worldpay cartridge also supports a mechanism to provide separate Merchant ID’s at APM level. This is primarily required for Merchants that need to configure different Merchant ID for financial purpose or if a specific APM is of a different version (to support both V1 and V3 </w:t>
      </w:r>
      <w:proofErr w:type="gramStart"/>
      <w:r>
        <w:t>APM’s</w:t>
      </w:r>
      <w:proofErr w:type="gramEnd"/>
      <w:r>
        <w:t xml:space="preserve"> on a single Merchant Site).</w:t>
      </w:r>
    </w:p>
    <w:p w:rsidR="00EC1432" w:rsidRDefault="00EC1432" w:rsidP="00EC1432">
      <w:pPr>
        <w:ind w:left="708"/>
      </w:pPr>
      <w:r>
        <w:t xml:space="preserve">This </w:t>
      </w:r>
      <w:proofErr w:type="gramStart"/>
      <w:r>
        <w:t>is achieved</w:t>
      </w:r>
      <w:proofErr w:type="gramEnd"/>
      <w:r>
        <w:t xml:space="preserve">, by setting a different MID and its details (Username &amp; password) in the Payment Methods section in Business Manager. If merchant ID, username and password present at payment method level then would get preference compare to merchant ID in site preference, username and password from service credentials. If they </w:t>
      </w:r>
      <w:proofErr w:type="gramStart"/>
      <w:r>
        <w:t>are not configured</w:t>
      </w:r>
      <w:proofErr w:type="gramEnd"/>
      <w:r>
        <w:t xml:space="preserve"> at payment method level then merchant ID (in site preference), username and password provided in service credential will be used in request.</w:t>
      </w:r>
    </w:p>
    <w:p w:rsidR="00EC1432" w:rsidRDefault="00EC1432" w:rsidP="00EC1432">
      <w:pPr>
        <w:ind w:left="708"/>
      </w:pPr>
    </w:p>
    <w:p w:rsidR="00EC1432" w:rsidRDefault="00EC1432" w:rsidP="00EC1432">
      <w:pPr>
        <w:ind w:left="708"/>
      </w:pPr>
    </w:p>
    <w:p w:rsidR="00EC1432" w:rsidRDefault="00EC1432" w:rsidP="00EC1432">
      <w:pPr>
        <w:ind w:left="708"/>
      </w:pPr>
      <w:r>
        <w:t>Payment Method Merchant ID Support Settings</w:t>
      </w:r>
    </w:p>
    <w:p w:rsidR="00EC1432" w:rsidRDefault="00EC1432" w:rsidP="00EC1432">
      <w:pPr>
        <w:ind w:left="360"/>
      </w:pPr>
      <w:r>
        <w:rPr>
          <w:noProof/>
        </w:rPr>
        <w:drawing>
          <wp:inline distT="0" distB="0" distL="0" distR="0" wp14:anchorId="37BCC7A0" wp14:editId="60432362">
            <wp:extent cx="6177915" cy="11595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7915" cy="1159510"/>
                    </a:xfrm>
                    <a:prstGeom prst="rect">
                      <a:avLst/>
                    </a:prstGeom>
                    <a:noFill/>
                    <a:ln>
                      <a:noFill/>
                    </a:ln>
                  </pic:spPr>
                </pic:pic>
              </a:graphicData>
            </a:graphic>
          </wp:inline>
        </w:drawing>
      </w:r>
    </w:p>
    <w:p w:rsidR="00EC1432" w:rsidRDefault="00EC1432" w:rsidP="00EC1432">
      <w:pPr>
        <w:ind w:left="360"/>
      </w:pPr>
    </w:p>
    <w:p w:rsidR="00EC1432" w:rsidRDefault="00EC1432" w:rsidP="00EC1432">
      <w:pPr>
        <w:ind w:left="360"/>
      </w:pPr>
      <w:r>
        <w:t>Service Credential Settings when service merchant settings to be picked up</w:t>
      </w:r>
    </w:p>
    <w:p w:rsidR="00EC1432" w:rsidRDefault="00EC1432" w:rsidP="00EC1432">
      <w:pPr>
        <w:ind w:left="360"/>
      </w:pPr>
      <w:r>
        <w:rPr>
          <w:noProof/>
        </w:rPr>
        <w:drawing>
          <wp:inline distT="0" distB="0" distL="0" distR="0" wp14:anchorId="0AB153C7" wp14:editId="4FE79F5B">
            <wp:extent cx="56673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2152650"/>
                    </a:xfrm>
                    <a:prstGeom prst="rect">
                      <a:avLst/>
                    </a:prstGeom>
                    <a:noFill/>
                    <a:ln>
                      <a:noFill/>
                    </a:ln>
                  </pic:spPr>
                </pic:pic>
              </a:graphicData>
            </a:graphic>
          </wp:inline>
        </w:drawing>
      </w:r>
    </w:p>
    <w:p w:rsidR="00EC1432" w:rsidRPr="00C05A08" w:rsidRDefault="00EC1432" w:rsidP="009553E1">
      <w:pPr>
        <w:pStyle w:val="Heading3"/>
        <w:keepNext/>
        <w:keepLines/>
        <w:numPr>
          <w:ilvl w:val="2"/>
          <w:numId w:val="104"/>
        </w:numPr>
        <w:pBdr>
          <w:bottom w:val="none" w:sz="0" w:space="0" w:color="auto"/>
        </w:pBdr>
        <w:spacing w:line="276" w:lineRule="auto"/>
        <w:ind w:left="1764"/>
        <w:rPr>
          <w:i w:val="0"/>
          <w:sz w:val="24"/>
          <w:szCs w:val="24"/>
        </w:rPr>
      </w:pPr>
      <w:bookmarkStart w:id="48" w:name="_Toc8312170"/>
      <w:bookmarkStart w:id="49" w:name="_Toc18418256"/>
      <w:r w:rsidRPr="008146D1">
        <w:rPr>
          <w:i w:val="0"/>
          <w:sz w:val="24"/>
          <w:szCs w:val="24"/>
        </w:rPr>
        <w:t>Brazil</w:t>
      </w:r>
      <w:r>
        <w:rPr>
          <w:i w:val="0"/>
          <w:sz w:val="24"/>
          <w:szCs w:val="24"/>
        </w:rPr>
        <w:t xml:space="preserve"> Integration</w:t>
      </w:r>
      <w:bookmarkEnd w:id="48"/>
      <w:bookmarkEnd w:id="49"/>
    </w:p>
    <w:p w:rsidR="00EC1432" w:rsidRDefault="00EC1432" w:rsidP="00EC1432">
      <w:pPr>
        <w:ind w:left="708"/>
      </w:pPr>
      <w:r>
        <w:t>The Worldpay cartridge provides support to Credit Cards and supported APM’s (BOLETO) in Brazil. The implementation ensures that all the additional information (Example: CPF/CNJP and Installment Number) that are required by the payment service provider in Brazil are also captured.</w:t>
      </w:r>
      <w:r>
        <w:tab/>
      </w:r>
    </w:p>
    <w:p w:rsidR="00EC1432" w:rsidRPr="00490A51" w:rsidRDefault="00EC1432" w:rsidP="009553E1">
      <w:pPr>
        <w:pStyle w:val="Heading3"/>
        <w:keepNext/>
        <w:keepLines/>
        <w:numPr>
          <w:ilvl w:val="2"/>
          <w:numId w:val="104"/>
        </w:numPr>
        <w:pBdr>
          <w:bottom w:val="none" w:sz="0" w:space="0" w:color="auto"/>
        </w:pBdr>
        <w:spacing w:line="276" w:lineRule="auto"/>
        <w:ind w:left="1764"/>
        <w:rPr>
          <w:i w:val="0"/>
          <w:sz w:val="24"/>
          <w:szCs w:val="24"/>
        </w:rPr>
      </w:pPr>
      <w:bookmarkStart w:id="50" w:name="_Toc413668735"/>
      <w:bookmarkStart w:id="51" w:name="_Toc8312171"/>
      <w:bookmarkStart w:id="52" w:name="_Toc18418257"/>
      <w:r w:rsidRPr="00490A51">
        <w:rPr>
          <w:i w:val="0"/>
          <w:sz w:val="24"/>
          <w:szCs w:val="24"/>
        </w:rPr>
        <w:t xml:space="preserve">Order </w:t>
      </w:r>
      <w:proofErr w:type="spellStart"/>
      <w:r w:rsidRPr="00490A51">
        <w:rPr>
          <w:i w:val="0"/>
          <w:sz w:val="24"/>
          <w:szCs w:val="24"/>
        </w:rPr>
        <w:t>CleanUp</w:t>
      </w:r>
      <w:proofErr w:type="spellEnd"/>
      <w:r w:rsidRPr="00490A51">
        <w:rPr>
          <w:i w:val="0"/>
          <w:sz w:val="24"/>
          <w:szCs w:val="24"/>
        </w:rPr>
        <w:t xml:space="preserve"> Batch Job</w:t>
      </w:r>
      <w:bookmarkEnd w:id="50"/>
      <w:bookmarkEnd w:id="51"/>
      <w:bookmarkEnd w:id="52"/>
    </w:p>
    <w:p w:rsidR="00EC1432" w:rsidRDefault="00EC1432" w:rsidP="00EC1432">
      <w:pPr>
        <w:ind w:left="708"/>
      </w:pPr>
      <w:r>
        <w:t xml:space="preserve">The Worldpay cartridge provides support to a batch job that will mark all the orders with status as </w:t>
      </w:r>
      <w:r w:rsidRPr="00101866">
        <w:rPr>
          <w:b/>
        </w:rPr>
        <w:t>CREATED</w:t>
      </w:r>
      <w:r>
        <w:t xml:space="preserve"> and aged by a defined </w:t>
      </w:r>
      <w:r w:rsidRPr="00A37915">
        <w:t>time interval</w:t>
      </w:r>
      <w:r>
        <w:t xml:space="preserve">. The time interval field is Business Manager configurable </w:t>
      </w:r>
      <w:proofErr w:type="gramStart"/>
      <w:r>
        <w:t>and also</w:t>
      </w:r>
      <w:proofErr w:type="gramEnd"/>
      <w:r>
        <w:t xml:space="preserve"> configurable at Payment Method level. A Batch Job configured in Business Manager shall run (as per the set schedule) and check the orders with order status </w:t>
      </w:r>
      <w:r w:rsidRPr="00101866">
        <w:rPr>
          <w:b/>
        </w:rPr>
        <w:t>CREATED</w:t>
      </w:r>
      <w:r>
        <w:t xml:space="preserve"> which are old to a defined interval and will mark those orders in </w:t>
      </w:r>
      <w:r w:rsidRPr="00101866">
        <w:rPr>
          <w:b/>
        </w:rPr>
        <w:t>FAILED</w:t>
      </w:r>
      <w:r>
        <w:t xml:space="preserve"> status in </w:t>
      </w:r>
      <w:proofErr w:type="spellStart"/>
      <w:r>
        <w:t>demandware</w:t>
      </w:r>
      <w:proofErr w:type="spellEnd"/>
      <w:r>
        <w:t xml:space="preserve"> system. This ensures that all the i</w:t>
      </w:r>
      <w:r w:rsidRPr="00757F91">
        <w:t xml:space="preserve">nventory transactions and coupon redemptions associated with the Order </w:t>
      </w:r>
      <w:proofErr w:type="gramStart"/>
      <w:r>
        <w:t xml:space="preserve">are </w:t>
      </w:r>
      <w:r w:rsidRPr="00757F91">
        <w:t>rolled</w:t>
      </w:r>
      <w:proofErr w:type="gramEnd"/>
      <w:r w:rsidRPr="00757F91">
        <w:t xml:space="preserve"> back.</w:t>
      </w:r>
      <w:r>
        <w:t xml:space="preserve"> Job can be Enabled/Disabled or from Business Manager itself. Email </w:t>
      </w:r>
      <w:proofErr w:type="gramStart"/>
      <w:r>
        <w:t>will be sent</w:t>
      </w:r>
      <w:proofErr w:type="gramEnd"/>
      <w:r>
        <w:t xml:space="preserve"> to BM configured recipients once the job run with Job run status.  </w:t>
      </w:r>
    </w:p>
    <w:p w:rsidR="00EC1432" w:rsidRDefault="00EC1432" w:rsidP="00EC1432">
      <w:pPr>
        <w:ind w:left="360"/>
      </w:pPr>
      <w:r w:rsidRPr="00F112C8">
        <w:rPr>
          <w:noProof/>
        </w:rPr>
        <w:lastRenderedPageBreak/>
        <w:t xml:space="preserve"> </w:t>
      </w:r>
      <w:r>
        <w:rPr>
          <w:noProof/>
        </w:rPr>
        <w:drawing>
          <wp:inline distT="0" distB="0" distL="0" distR="0" wp14:anchorId="03D94A64" wp14:editId="42079A1F">
            <wp:extent cx="6118372" cy="355890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3190" cy="3561703"/>
                    </a:xfrm>
                    <a:prstGeom prst="rect">
                      <a:avLst/>
                    </a:prstGeom>
                  </pic:spPr>
                </pic:pic>
              </a:graphicData>
            </a:graphic>
          </wp:inline>
        </w:drawing>
      </w:r>
    </w:p>
    <w:p w:rsidR="00EC1432" w:rsidRDefault="00EC1432" w:rsidP="00EC1432">
      <w:pPr>
        <w:ind w:left="360"/>
      </w:pPr>
    </w:p>
    <w:p w:rsidR="00EC1432" w:rsidRDefault="00EC1432" w:rsidP="00EC1432">
      <w:pPr>
        <w:ind w:left="360"/>
      </w:pPr>
      <w:r>
        <w:t>Refer below Step configuration section in order to execute script and their functions</w:t>
      </w:r>
    </w:p>
    <w:p w:rsidR="00EC1432" w:rsidRDefault="00EC1432" w:rsidP="00EC1432">
      <w:pPr>
        <w:rPr>
          <w:noProof/>
        </w:rPr>
      </w:pPr>
      <w:r w:rsidRPr="00592D9A">
        <w:rPr>
          <w:noProof/>
        </w:rPr>
        <w:t xml:space="preserve"> </w:t>
      </w:r>
      <w:r>
        <w:rPr>
          <w:noProof/>
        </w:rPr>
        <w:drawing>
          <wp:inline distT="0" distB="0" distL="0" distR="0" wp14:anchorId="38B06F27" wp14:editId="63A5077A">
            <wp:extent cx="6188710" cy="24326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432685"/>
                    </a:xfrm>
                    <a:prstGeom prst="rect">
                      <a:avLst/>
                    </a:prstGeom>
                  </pic:spPr>
                </pic:pic>
              </a:graphicData>
            </a:graphic>
          </wp:inline>
        </w:drawing>
      </w:r>
    </w:p>
    <w:p w:rsidR="00EC1432" w:rsidRDefault="00EC1432" w:rsidP="00EC1432">
      <w:pPr>
        <w:rPr>
          <w:u w:val="single"/>
        </w:rPr>
      </w:pPr>
    </w:p>
    <w:p w:rsidR="00EC1432" w:rsidRDefault="00EC1432" w:rsidP="00EC1432">
      <w:pPr>
        <w:rPr>
          <w:noProof/>
        </w:rPr>
      </w:pPr>
    </w:p>
    <w:p w:rsidR="00EC1432" w:rsidRDefault="00EC1432" w:rsidP="00EC1432">
      <w:pPr>
        <w:rPr>
          <w:noProof/>
        </w:rPr>
      </w:pPr>
    </w:p>
    <w:p w:rsidR="00EC1432" w:rsidRDefault="00EC1432" w:rsidP="00EC1432">
      <w:pPr>
        <w:rPr>
          <w:noProof/>
        </w:rPr>
      </w:pPr>
    </w:p>
    <w:p w:rsidR="00EC1432" w:rsidRDefault="00EC1432" w:rsidP="00EC1432">
      <w:pPr>
        <w:rPr>
          <w:noProof/>
        </w:rPr>
      </w:pPr>
      <w:r>
        <w:rPr>
          <w:noProof/>
        </w:rPr>
        <w:lastRenderedPageBreak/>
        <w:t>Table for Reference:</w:t>
      </w:r>
    </w:p>
    <w:tbl>
      <w:tblPr>
        <w:tblStyle w:val="TableGrid"/>
        <w:tblW w:w="0" w:type="auto"/>
        <w:tblLook w:val="04A0" w:firstRow="1" w:lastRow="0" w:firstColumn="1" w:lastColumn="0" w:noHBand="0" w:noVBand="1"/>
      </w:tblPr>
      <w:tblGrid>
        <w:gridCol w:w="3957"/>
        <w:gridCol w:w="5779"/>
      </w:tblGrid>
      <w:tr w:rsidR="00EC1432" w:rsidTr="00B431C0">
        <w:tc>
          <w:tcPr>
            <w:tcW w:w="4868" w:type="dxa"/>
            <w:shd w:val="clear" w:color="auto" w:fill="DAEEF3" w:themeFill="accent5" w:themeFillTint="33"/>
          </w:tcPr>
          <w:p w:rsidR="00EC1432" w:rsidRPr="00E5319B" w:rsidRDefault="00EC1432" w:rsidP="00B431C0">
            <w:r w:rsidRPr="00E5319B">
              <w:t xml:space="preserve">Attributes Fields </w:t>
            </w:r>
          </w:p>
        </w:tc>
        <w:tc>
          <w:tcPr>
            <w:tcW w:w="4868" w:type="dxa"/>
            <w:shd w:val="clear" w:color="auto" w:fill="DAEEF3" w:themeFill="accent5" w:themeFillTint="33"/>
          </w:tcPr>
          <w:p w:rsidR="00EC1432" w:rsidRPr="00E5319B" w:rsidRDefault="00EC1432" w:rsidP="00B431C0">
            <w:r w:rsidRPr="00E5319B">
              <w:t>Attributes</w:t>
            </w:r>
          </w:p>
        </w:tc>
      </w:tr>
      <w:tr w:rsidR="00EC1432" w:rsidTr="00B431C0">
        <w:tc>
          <w:tcPr>
            <w:tcW w:w="4868" w:type="dxa"/>
          </w:tcPr>
          <w:p w:rsidR="00EC1432" w:rsidRPr="008A0FEA" w:rsidRDefault="00EC1432" w:rsidP="00B431C0">
            <w:r w:rsidRPr="008A0FEA">
              <w:t>ID</w:t>
            </w:r>
          </w:p>
        </w:tc>
        <w:tc>
          <w:tcPr>
            <w:tcW w:w="4868" w:type="dxa"/>
          </w:tcPr>
          <w:p w:rsidR="00EC1432" w:rsidRPr="008A0FEA" w:rsidRDefault="00EC1432" w:rsidP="00B431C0">
            <w:proofErr w:type="spellStart"/>
            <w:r w:rsidRPr="00592D9A">
              <w:t>OrderCleanUpJob</w:t>
            </w:r>
            <w:proofErr w:type="spellEnd"/>
          </w:p>
        </w:tc>
      </w:tr>
      <w:tr w:rsidR="00EC1432" w:rsidTr="00B431C0">
        <w:tc>
          <w:tcPr>
            <w:tcW w:w="4868" w:type="dxa"/>
          </w:tcPr>
          <w:p w:rsidR="00EC1432" w:rsidRPr="008A0FEA" w:rsidRDefault="00EC1432" w:rsidP="00B431C0">
            <w:r w:rsidRPr="008A0FEA">
              <w:t xml:space="preserve">Description </w:t>
            </w:r>
          </w:p>
        </w:tc>
        <w:tc>
          <w:tcPr>
            <w:tcW w:w="4868" w:type="dxa"/>
          </w:tcPr>
          <w:p w:rsidR="00EC1432" w:rsidRPr="008A0FEA" w:rsidRDefault="00EC1432" w:rsidP="00B431C0">
            <w:r w:rsidRPr="00592D9A">
              <w:t xml:space="preserve">Description Batch job for deleting and cleaning all the Orders in CREATED state. The orders to be deleted are identified based upon the number of </w:t>
            </w:r>
            <w:proofErr w:type="gramStart"/>
            <w:r w:rsidRPr="00592D9A">
              <w:t>days</w:t>
            </w:r>
            <w:proofErr w:type="gramEnd"/>
            <w:r w:rsidRPr="00592D9A">
              <w:t xml:space="preserve"> </w:t>
            </w:r>
            <w:proofErr w:type="spellStart"/>
            <w:r w:rsidRPr="00592D9A">
              <w:t>secified</w:t>
            </w:r>
            <w:proofErr w:type="spellEnd"/>
            <w:r w:rsidRPr="00592D9A">
              <w:t xml:space="preserve"> at the order level.</w:t>
            </w:r>
          </w:p>
        </w:tc>
      </w:tr>
      <w:tr w:rsidR="00EC1432" w:rsidTr="00B431C0">
        <w:tc>
          <w:tcPr>
            <w:tcW w:w="4868" w:type="dxa"/>
          </w:tcPr>
          <w:p w:rsidR="00EC1432" w:rsidRPr="008A0FEA" w:rsidRDefault="00EC1432" w:rsidP="00B431C0">
            <w:proofErr w:type="spellStart"/>
            <w:r w:rsidRPr="008A0FEA">
              <w:t>ExecuteScriptModule.Module</w:t>
            </w:r>
            <w:proofErr w:type="spellEnd"/>
          </w:p>
        </w:tc>
        <w:tc>
          <w:tcPr>
            <w:tcW w:w="4868" w:type="dxa"/>
          </w:tcPr>
          <w:p w:rsidR="00EC1432" w:rsidRPr="008A0FEA" w:rsidRDefault="00EC1432" w:rsidP="00B431C0">
            <w:proofErr w:type="spellStart"/>
            <w:r>
              <w:t>int_worldpay_core</w:t>
            </w:r>
            <w:proofErr w:type="spellEnd"/>
            <w:r w:rsidRPr="00592D9A">
              <w:t>/cartridge/scripts/jobs/OrderCleanUpJob.js</w:t>
            </w:r>
          </w:p>
        </w:tc>
      </w:tr>
      <w:tr w:rsidR="00EC1432" w:rsidTr="00B431C0">
        <w:tc>
          <w:tcPr>
            <w:tcW w:w="4868" w:type="dxa"/>
          </w:tcPr>
          <w:p w:rsidR="00EC1432" w:rsidRPr="008A0FEA" w:rsidRDefault="00EC1432" w:rsidP="00B431C0">
            <w:proofErr w:type="spellStart"/>
            <w:r>
              <w:rPr>
                <w:rStyle w:val="dw-nc-tooltip"/>
              </w:rPr>
              <w:t>ExecuteScriptModule.FunctionName</w:t>
            </w:r>
            <w:proofErr w:type="spellEnd"/>
          </w:p>
        </w:tc>
        <w:tc>
          <w:tcPr>
            <w:tcW w:w="4868" w:type="dxa"/>
          </w:tcPr>
          <w:p w:rsidR="00EC1432" w:rsidRPr="008A0FEA" w:rsidRDefault="00EC1432" w:rsidP="00B431C0">
            <w:proofErr w:type="spellStart"/>
            <w:r w:rsidRPr="00592D9A">
              <w:t>orderCleanUp</w:t>
            </w:r>
            <w:proofErr w:type="spellEnd"/>
          </w:p>
        </w:tc>
      </w:tr>
      <w:tr w:rsidR="00EC1432" w:rsidTr="00B431C0">
        <w:tc>
          <w:tcPr>
            <w:tcW w:w="4868" w:type="dxa"/>
          </w:tcPr>
          <w:p w:rsidR="00EC1432" w:rsidRPr="008A0FEA" w:rsidRDefault="00EC1432" w:rsidP="00B431C0">
            <w:proofErr w:type="spellStart"/>
            <w:r>
              <w:rPr>
                <w:rStyle w:val="dw-nc-tooltip"/>
              </w:rPr>
              <w:t>ExecuteScriptModule.Transactional</w:t>
            </w:r>
            <w:proofErr w:type="spellEnd"/>
          </w:p>
        </w:tc>
        <w:tc>
          <w:tcPr>
            <w:tcW w:w="4868" w:type="dxa"/>
          </w:tcPr>
          <w:p w:rsidR="00EC1432" w:rsidRPr="008A0FEA" w:rsidRDefault="00EC1432" w:rsidP="00B431C0">
            <w:r w:rsidRPr="008A0FEA">
              <w:t>Enabled</w:t>
            </w:r>
          </w:p>
        </w:tc>
      </w:tr>
    </w:tbl>
    <w:p w:rsidR="00EC1432" w:rsidRDefault="00EC1432" w:rsidP="00EC1432">
      <w:pPr>
        <w:rPr>
          <w:u w:val="single"/>
        </w:rPr>
      </w:pPr>
    </w:p>
    <w:p w:rsidR="00EC1432" w:rsidRPr="00C75E15" w:rsidRDefault="00EC1432" w:rsidP="00EC1432">
      <w:pPr>
        <w:ind w:left="360"/>
        <w:rPr>
          <w:color w:val="000000" w:themeColor="text1"/>
        </w:rPr>
      </w:pPr>
      <w:r w:rsidRPr="00101866">
        <w:rPr>
          <w:color w:val="000000" w:themeColor="text1"/>
          <w:u w:val="single"/>
        </w:rPr>
        <w:t>Note:</w:t>
      </w:r>
      <w:r w:rsidRPr="00101866">
        <w:rPr>
          <w:color w:val="000000" w:themeColor="text1"/>
        </w:rPr>
        <w:t xml:space="preserve"> Please ensure before running batch job every payment method in site has attribute “Days after which order expires” value configured.</w:t>
      </w:r>
    </w:p>
    <w:p w:rsidR="00EC1432" w:rsidRDefault="00EC1432" w:rsidP="00EC1432">
      <w:pPr>
        <w:ind w:left="360"/>
      </w:pPr>
      <w:r>
        <w:t>Business Manager Configuration field:</w:t>
      </w:r>
    </w:p>
    <w:p w:rsidR="00EC1432" w:rsidRDefault="00EC1432" w:rsidP="00EC1432">
      <w:pPr>
        <w:ind w:left="360"/>
      </w:pPr>
      <w:r>
        <w:rPr>
          <w:noProof/>
        </w:rPr>
        <w:drawing>
          <wp:inline distT="0" distB="0" distL="0" distR="0" wp14:anchorId="4D1CCB21" wp14:editId="64A99BD6">
            <wp:extent cx="5542280" cy="1806575"/>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2280" cy="1806575"/>
                    </a:xfrm>
                    <a:prstGeom prst="rect">
                      <a:avLst/>
                    </a:prstGeom>
                    <a:noFill/>
                    <a:ln>
                      <a:noFill/>
                    </a:ln>
                  </pic:spPr>
                </pic:pic>
              </a:graphicData>
            </a:graphic>
          </wp:inline>
        </w:drawing>
      </w:r>
    </w:p>
    <w:p w:rsidR="00EC1432" w:rsidRPr="00490A51" w:rsidRDefault="00EC1432" w:rsidP="009553E1">
      <w:pPr>
        <w:pStyle w:val="Heading3"/>
        <w:keepNext/>
        <w:keepLines/>
        <w:numPr>
          <w:ilvl w:val="2"/>
          <w:numId w:val="104"/>
        </w:numPr>
        <w:pBdr>
          <w:bottom w:val="none" w:sz="0" w:space="0" w:color="auto"/>
        </w:pBdr>
        <w:spacing w:line="276" w:lineRule="auto"/>
        <w:ind w:left="1764"/>
        <w:rPr>
          <w:i w:val="0"/>
          <w:sz w:val="24"/>
          <w:szCs w:val="24"/>
        </w:rPr>
      </w:pPr>
      <w:bookmarkStart w:id="53" w:name="_Toc8312172"/>
      <w:bookmarkStart w:id="54" w:name="_Toc18418258"/>
      <w:r>
        <w:rPr>
          <w:i w:val="0"/>
          <w:sz w:val="24"/>
          <w:szCs w:val="24"/>
        </w:rPr>
        <w:t>Initiate Cancel Order Job</w:t>
      </w:r>
      <w:bookmarkEnd w:id="53"/>
      <w:bookmarkEnd w:id="54"/>
    </w:p>
    <w:p w:rsidR="00EC1432" w:rsidRPr="0036289C" w:rsidRDefault="00EC1432" w:rsidP="00EC1432">
      <w:pPr>
        <w:ind w:left="708"/>
      </w:pPr>
      <w:r w:rsidRPr="0036289C">
        <w:t xml:space="preserve">The </w:t>
      </w:r>
      <w:r>
        <w:t>Worldpay</w:t>
      </w:r>
      <w:r w:rsidRPr="0036289C">
        <w:t xml:space="preserve"> cartridge provides support to a batch job that cancels or refunds FAILED orders with the attribute </w:t>
      </w:r>
      <w:r>
        <w:t>Worldpay</w:t>
      </w:r>
      <w:r w:rsidRPr="0036289C">
        <w:t xml:space="preserve"> MAC Missing. The time interval for selecting orders </w:t>
      </w:r>
      <w:r>
        <w:t>defined</w:t>
      </w:r>
      <w:r w:rsidRPr="0036289C">
        <w:t xml:space="preserve"> in the custom preference World</w:t>
      </w:r>
      <w:r>
        <w:t>p</w:t>
      </w:r>
      <w:r w:rsidRPr="0036289C">
        <w:t>ay Order Inquiry Lag Time. A Batch Job configured in Business Manager shall run (as per the set schedule) and check orders with</w:t>
      </w:r>
      <w:r>
        <w:t xml:space="preserve"> order status FAILED, with Worldp</w:t>
      </w:r>
      <w:r w:rsidRPr="0036289C">
        <w:t xml:space="preserve">ay MAC Missing which are old to a defined interval of time and will send a request to </w:t>
      </w:r>
      <w:r>
        <w:t>Worldpay</w:t>
      </w:r>
      <w:r w:rsidRPr="0036289C">
        <w:t xml:space="preserve"> System to either cancel or refund.  Job can be Enable/Disable from Business Manager itself. </w:t>
      </w:r>
      <w:r>
        <w:t>E</w:t>
      </w:r>
      <w:r w:rsidRPr="0036289C">
        <w:t xml:space="preserve">mail </w:t>
      </w:r>
      <w:proofErr w:type="gramStart"/>
      <w:r>
        <w:t>will</w:t>
      </w:r>
      <w:r w:rsidRPr="0036289C">
        <w:t xml:space="preserve"> be sent</w:t>
      </w:r>
      <w:proofErr w:type="gramEnd"/>
      <w:r w:rsidRPr="0036289C">
        <w:t xml:space="preserve"> to BM configured recipients after job run with Job run status</w:t>
      </w:r>
      <w:r>
        <w:t>.</w:t>
      </w:r>
      <w:r w:rsidRPr="0036289C">
        <w:t xml:space="preserve">  </w:t>
      </w:r>
    </w:p>
    <w:p w:rsidR="00EC1432" w:rsidRPr="0036289C" w:rsidRDefault="00EC1432" w:rsidP="00EC1432">
      <w:pPr>
        <w:autoSpaceDE w:val="0"/>
        <w:autoSpaceDN w:val="0"/>
        <w:spacing w:after="0" w:line="240" w:lineRule="auto"/>
        <w:rPr>
          <w:rFonts w:ascii="Calibri" w:eastAsia="Times New Roman" w:hAnsi="Calibri" w:cs="Times New Roman"/>
        </w:rPr>
      </w:pPr>
      <w:r w:rsidRPr="0036289C">
        <w:rPr>
          <w:rFonts w:ascii="Segoe UI" w:eastAsia="Times New Roman" w:hAnsi="Segoe UI" w:cs="Segoe UI"/>
          <w:sz w:val="20"/>
          <w:szCs w:val="20"/>
        </w:rPr>
        <w:t> </w:t>
      </w:r>
    </w:p>
    <w:p w:rsidR="00EC1432" w:rsidRDefault="00EC1432" w:rsidP="00EC1432">
      <w:r>
        <w:rPr>
          <w:noProof/>
        </w:rPr>
        <w:lastRenderedPageBreak/>
        <w:drawing>
          <wp:inline distT="0" distB="0" distL="0" distR="0" wp14:anchorId="59CC3B54" wp14:editId="0B0CF683">
            <wp:extent cx="6188710" cy="3148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3148330"/>
                    </a:xfrm>
                    <a:prstGeom prst="rect">
                      <a:avLst/>
                    </a:prstGeom>
                  </pic:spPr>
                </pic:pic>
              </a:graphicData>
            </a:graphic>
          </wp:inline>
        </w:drawing>
      </w:r>
      <w:r w:rsidDel="00E1462A">
        <w:rPr>
          <w:noProof/>
        </w:rPr>
        <w:t xml:space="preserve"> </w:t>
      </w:r>
    </w:p>
    <w:p w:rsidR="00EC1432" w:rsidRDefault="00EC1432" w:rsidP="00EC1432">
      <w:pPr>
        <w:ind w:left="360"/>
      </w:pPr>
    </w:p>
    <w:p w:rsidR="00EC1432" w:rsidRDefault="00EC1432" w:rsidP="00EC1432">
      <w:pPr>
        <w:ind w:left="360"/>
      </w:pPr>
      <w:r>
        <w:t>Refer below Step configuration section in order to execute script and their functions</w:t>
      </w:r>
    </w:p>
    <w:p w:rsidR="00EC1432" w:rsidRDefault="00EC1432" w:rsidP="00EC1432">
      <w:r w:rsidRPr="00E1462A">
        <w:rPr>
          <w:noProof/>
        </w:rPr>
        <w:t xml:space="preserve"> </w:t>
      </w:r>
      <w:r>
        <w:rPr>
          <w:noProof/>
        </w:rPr>
        <w:drawing>
          <wp:inline distT="0" distB="0" distL="0" distR="0" wp14:anchorId="0B59AFC6" wp14:editId="0AB8EA8B">
            <wp:extent cx="6188710" cy="24428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442845"/>
                    </a:xfrm>
                    <a:prstGeom prst="rect">
                      <a:avLst/>
                    </a:prstGeom>
                  </pic:spPr>
                </pic:pic>
              </a:graphicData>
            </a:graphic>
          </wp:inline>
        </w:drawing>
      </w:r>
    </w:p>
    <w:p w:rsidR="00EC1432" w:rsidRDefault="00EC1432" w:rsidP="00EC1432"/>
    <w:p w:rsidR="00EC1432" w:rsidRDefault="00EC1432" w:rsidP="00EC1432"/>
    <w:p w:rsidR="00EC1432" w:rsidRDefault="00EC1432" w:rsidP="00EC1432"/>
    <w:p w:rsidR="00EC1432" w:rsidRDefault="00EC1432" w:rsidP="00EC1432"/>
    <w:p w:rsidR="00EC1432" w:rsidRPr="003504CF" w:rsidRDefault="00EC1432" w:rsidP="00EC1432"/>
    <w:p w:rsidR="006F67BA" w:rsidRDefault="006F67BA" w:rsidP="00EC1432">
      <w:pPr>
        <w:rPr>
          <w:noProof/>
        </w:rPr>
      </w:pPr>
    </w:p>
    <w:p w:rsidR="00EC1432" w:rsidRDefault="00EC1432" w:rsidP="00EC1432">
      <w:pPr>
        <w:rPr>
          <w:noProof/>
        </w:rPr>
      </w:pPr>
      <w:r>
        <w:rPr>
          <w:noProof/>
        </w:rPr>
        <w:lastRenderedPageBreak/>
        <w:t>Table for Reference:</w:t>
      </w:r>
    </w:p>
    <w:tbl>
      <w:tblPr>
        <w:tblStyle w:val="TableGrid"/>
        <w:tblW w:w="0" w:type="auto"/>
        <w:tblLook w:val="04A0" w:firstRow="1" w:lastRow="0" w:firstColumn="1" w:lastColumn="0" w:noHBand="0" w:noVBand="1"/>
      </w:tblPr>
      <w:tblGrid>
        <w:gridCol w:w="3492"/>
        <w:gridCol w:w="6244"/>
      </w:tblGrid>
      <w:tr w:rsidR="00EC1432" w:rsidTr="00B431C0">
        <w:tc>
          <w:tcPr>
            <w:tcW w:w="4868" w:type="dxa"/>
            <w:shd w:val="clear" w:color="auto" w:fill="DAEEF3" w:themeFill="accent5" w:themeFillTint="33"/>
          </w:tcPr>
          <w:p w:rsidR="00EC1432" w:rsidRPr="00E5319B" w:rsidRDefault="00EC1432" w:rsidP="00B431C0">
            <w:r w:rsidRPr="00E5319B">
              <w:t>Fields</w:t>
            </w:r>
          </w:p>
        </w:tc>
        <w:tc>
          <w:tcPr>
            <w:tcW w:w="4868" w:type="dxa"/>
            <w:shd w:val="clear" w:color="auto" w:fill="DAEEF3" w:themeFill="accent5" w:themeFillTint="33"/>
          </w:tcPr>
          <w:p w:rsidR="00EC1432" w:rsidRPr="00E5319B" w:rsidRDefault="00EC1432" w:rsidP="00B431C0">
            <w:r w:rsidRPr="00E5319B">
              <w:t>Fields data</w:t>
            </w:r>
          </w:p>
        </w:tc>
      </w:tr>
      <w:tr w:rsidR="00EC1432" w:rsidTr="00B431C0">
        <w:tc>
          <w:tcPr>
            <w:tcW w:w="4868" w:type="dxa"/>
          </w:tcPr>
          <w:p w:rsidR="00EC1432" w:rsidRPr="008A0FEA" w:rsidRDefault="00EC1432" w:rsidP="00B431C0">
            <w:r w:rsidRPr="008A0FEA">
              <w:t>ID</w:t>
            </w:r>
          </w:p>
        </w:tc>
        <w:tc>
          <w:tcPr>
            <w:tcW w:w="4868" w:type="dxa"/>
          </w:tcPr>
          <w:p w:rsidR="00EC1432" w:rsidRPr="008A0FEA" w:rsidRDefault="00EC1432" w:rsidP="00B431C0">
            <w:proofErr w:type="spellStart"/>
            <w:r w:rsidRPr="00E1462A">
              <w:t>InitiateCancelOrderJobs</w:t>
            </w:r>
            <w:proofErr w:type="spellEnd"/>
          </w:p>
        </w:tc>
      </w:tr>
      <w:tr w:rsidR="00EC1432" w:rsidTr="00B431C0">
        <w:tc>
          <w:tcPr>
            <w:tcW w:w="4868" w:type="dxa"/>
          </w:tcPr>
          <w:p w:rsidR="00EC1432" w:rsidRPr="008A0FEA" w:rsidRDefault="00EC1432" w:rsidP="00B431C0">
            <w:r w:rsidRPr="008A0FEA">
              <w:t xml:space="preserve">Description </w:t>
            </w:r>
          </w:p>
        </w:tc>
        <w:tc>
          <w:tcPr>
            <w:tcW w:w="4868" w:type="dxa"/>
          </w:tcPr>
          <w:p w:rsidR="00EC1432" w:rsidRPr="008A0FEA" w:rsidRDefault="00EC1432" w:rsidP="00B431C0">
            <w:r w:rsidRPr="00E1462A">
              <w:t>Initiate a Call to worldpay to cancel an order.</w:t>
            </w:r>
          </w:p>
        </w:tc>
      </w:tr>
      <w:tr w:rsidR="00EC1432" w:rsidTr="00B431C0">
        <w:tc>
          <w:tcPr>
            <w:tcW w:w="4868" w:type="dxa"/>
          </w:tcPr>
          <w:p w:rsidR="00EC1432" w:rsidRPr="008A0FEA" w:rsidRDefault="00EC1432" w:rsidP="00B431C0">
            <w:proofErr w:type="spellStart"/>
            <w:r w:rsidRPr="008A0FEA">
              <w:t>ExecuteScriptModule.Module</w:t>
            </w:r>
            <w:proofErr w:type="spellEnd"/>
          </w:p>
        </w:tc>
        <w:tc>
          <w:tcPr>
            <w:tcW w:w="4868" w:type="dxa"/>
          </w:tcPr>
          <w:p w:rsidR="00EC1432" w:rsidRPr="008A0FEA" w:rsidRDefault="00EC1432" w:rsidP="00B431C0">
            <w:r>
              <w:t>int_worldpay_core</w:t>
            </w:r>
            <w:r w:rsidRPr="00E1462A">
              <w:t>/cartridge/scripts/jobs/InitiateCancelOrderJob.js</w:t>
            </w:r>
          </w:p>
        </w:tc>
      </w:tr>
      <w:tr w:rsidR="00EC1432" w:rsidTr="00B431C0">
        <w:tc>
          <w:tcPr>
            <w:tcW w:w="4868" w:type="dxa"/>
          </w:tcPr>
          <w:p w:rsidR="00EC1432" w:rsidRPr="008A0FEA" w:rsidRDefault="00EC1432" w:rsidP="00B431C0">
            <w:proofErr w:type="spellStart"/>
            <w:r>
              <w:rPr>
                <w:rStyle w:val="dw-nc-tooltip"/>
              </w:rPr>
              <w:t>ExecuteScriptModule.FunctionName</w:t>
            </w:r>
            <w:proofErr w:type="spellEnd"/>
          </w:p>
        </w:tc>
        <w:tc>
          <w:tcPr>
            <w:tcW w:w="4868" w:type="dxa"/>
          </w:tcPr>
          <w:p w:rsidR="00EC1432" w:rsidRPr="008A0FEA" w:rsidRDefault="00EC1432" w:rsidP="00B431C0">
            <w:proofErr w:type="spellStart"/>
            <w:r w:rsidRPr="00E1462A">
              <w:t>initiateCancelOrder</w:t>
            </w:r>
            <w:proofErr w:type="spellEnd"/>
          </w:p>
        </w:tc>
      </w:tr>
      <w:tr w:rsidR="00EC1432" w:rsidTr="00B431C0">
        <w:tc>
          <w:tcPr>
            <w:tcW w:w="4868" w:type="dxa"/>
          </w:tcPr>
          <w:p w:rsidR="00EC1432" w:rsidRPr="008A0FEA" w:rsidRDefault="00EC1432" w:rsidP="00B431C0">
            <w:proofErr w:type="spellStart"/>
            <w:r w:rsidRPr="008A0FEA">
              <w:t>ExecuteScriptModule.Transactional</w:t>
            </w:r>
            <w:proofErr w:type="spellEnd"/>
          </w:p>
        </w:tc>
        <w:tc>
          <w:tcPr>
            <w:tcW w:w="4868" w:type="dxa"/>
          </w:tcPr>
          <w:p w:rsidR="00EC1432" w:rsidRPr="008A0FEA" w:rsidRDefault="00EC1432" w:rsidP="00B431C0">
            <w:r w:rsidRPr="008A0FEA">
              <w:t>Enabled</w:t>
            </w:r>
          </w:p>
        </w:tc>
      </w:tr>
    </w:tbl>
    <w:p w:rsidR="00621D69" w:rsidRDefault="00621D69" w:rsidP="005016EE">
      <w:pPr>
        <w:ind w:left="1416"/>
        <w:rPr>
          <w:rFonts w:ascii="Helvetica" w:hAnsi="Helvetica"/>
          <w:color w:val="000000"/>
          <w:sz w:val="20"/>
          <w:szCs w:val="20"/>
          <w:shd w:val="clear" w:color="auto" w:fill="FFFFFF"/>
        </w:rPr>
      </w:pPr>
    </w:p>
    <w:p w:rsidR="00621D69" w:rsidRDefault="00950508" w:rsidP="00D50DE0">
      <w:pPr>
        <w:pStyle w:val="Heading3"/>
        <w:keepNext/>
        <w:keepLines/>
        <w:numPr>
          <w:ilvl w:val="2"/>
          <w:numId w:val="104"/>
        </w:numPr>
        <w:pBdr>
          <w:bottom w:val="none" w:sz="0" w:space="0" w:color="auto"/>
        </w:pBdr>
        <w:spacing w:line="276" w:lineRule="auto"/>
        <w:ind w:left="1764"/>
        <w:rPr>
          <w:i w:val="0"/>
          <w:sz w:val="24"/>
          <w:szCs w:val="24"/>
        </w:rPr>
      </w:pPr>
      <w:bookmarkStart w:id="55" w:name="_Toc413668750"/>
      <w:bookmarkStart w:id="56" w:name="_Toc18418259"/>
      <w:proofErr w:type="spellStart"/>
      <w:r>
        <w:rPr>
          <w:i w:val="0"/>
          <w:sz w:val="24"/>
          <w:szCs w:val="24"/>
        </w:rPr>
        <w:t>Manging</w:t>
      </w:r>
      <w:proofErr w:type="spellEnd"/>
      <w:r w:rsidR="00621D69" w:rsidRPr="00B63D8A">
        <w:rPr>
          <w:i w:val="0"/>
          <w:sz w:val="24"/>
          <w:szCs w:val="24"/>
        </w:rPr>
        <w:t xml:space="preserve"> Content Asset</w:t>
      </w:r>
      <w:bookmarkEnd w:id="55"/>
      <w:bookmarkEnd w:id="56"/>
    </w:p>
    <w:p w:rsidR="006D22BF" w:rsidRPr="006D22BF" w:rsidRDefault="006D22BF" w:rsidP="006D22BF"/>
    <w:p w:rsidR="00621D69" w:rsidRDefault="00621D69" w:rsidP="00621D69">
      <w:pPr>
        <w:ind w:left="1080"/>
      </w:pPr>
      <w:r>
        <w:t xml:space="preserve">All import files </w:t>
      </w:r>
      <w:r w:rsidR="00806CE2">
        <w:t>are avail</w:t>
      </w:r>
      <w:r w:rsidR="005B0E25">
        <w:t>a</w:t>
      </w:r>
      <w:r w:rsidR="00806CE2">
        <w:t>ble</w:t>
      </w:r>
      <w:r w:rsidRPr="00161868">
        <w:t xml:space="preserve"> in </w:t>
      </w:r>
      <w:r>
        <w:t>the</w:t>
      </w:r>
      <w:r w:rsidRPr="00161868">
        <w:t xml:space="preserve"> </w:t>
      </w:r>
      <w:r w:rsidR="007B7B83">
        <w:t xml:space="preserve">site </w:t>
      </w:r>
      <w:r>
        <w:t>import folder</w:t>
      </w:r>
      <w:r w:rsidR="007B7B83">
        <w:t xml:space="preserve"> (metadata)</w:t>
      </w:r>
      <w:r>
        <w:t xml:space="preserve"> within the cartridge installation pack. </w:t>
      </w:r>
    </w:p>
    <w:p w:rsidR="0035019A" w:rsidRDefault="0035019A" w:rsidP="00621D69">
      <w:pPr>
        <w:ind w:left="1080"/>
      </w:pPr>
      <w:r w:rsidRPr="0035019A">
        <w:rPr>
          <w:u w:val="single"/>
        </w:rPr>
        <w:t xml:space="preserve">Note: </w:t>
      </w:r>
      <w:r>
        <w:t xml:space="preserve">Ensure content assets </w:t>
      </w:r>
      <w:r w:rsidR="0071567E">
        <w:t>in the import</w:t>
      </w:r>
      <w:r>
        <w:t xml:space="preserve"> has appropriate library Id of the site where XML to be imported</w:t>
      </w:r>
    </w:p>
    <w:p w:rsidR="00621D69" w:rsidRPr="00736FF9" w:rsidRDefault="009F5593" w:rsidP="00B761DF">
      <w:pPr>
        <w:pStyle w:val="ListParagraph"/>
        <w:numPr>
          <w:ilvl w:val="0"/>
          <w:numId w:val="36"/>
        </w:numPr>
        <w:ind w:left="1800"/>
      </w:pPr>
      <w:r>
        <w:t>Navigate to</w:t>
      </w:r>
      <w:r w:rsidR="00E57B59" w:rsidRPr="00E57B59">
        <w:rPr>
          <w:i/>
          <w:u w:val="single"/>
        </w:rPr>
        <w:sym w:font="Wingdings" w:char="F0E0"/>
      </w:r>
      <w:r w:rsidR="00E57B59">
        <w:rPr>
          <w:i/>
          <w:u w:val="single"/>
        </w:rPr>
        <w:t>Merchant Tools</w:t>
      </w:r>
      <w:r w:rsidR="00621D69">
        <w:t xml:space="preserve"> </w:t>
      </w:r>
      <w:r w:rsidR="00621D69" w:rsidRPr="00F91CD1">
        <w:rPr>
          <w:i/>
          <w:u w:val="single"/>
        </w:rPr>
        <w:sym w:font="Wingdings" w:char="F0E0"/>
      </w:r>
      <w:r w:rsidR="00621D69" w:rsidRPr="00F91CD1">
        <w:rPr>
          <w:i/>
          <w:u w:val="single"/>
        </w:rPr>
        <w:t xml:space="preserve"> </w:t>
      </w:r>
      <w:r w:rsidR="00621D69">
        <w:rPr>
          <w:i/>
          <w:u w:val="single"/>
        </w:rPr>
        <w:t>Content</w:t>
      </w:r>
      <w:r w:rsidR="00621D69" w:rsidRPr="0081748A">
        <w:rPr>
          <w:i/>
          <w:u w:val="single"/>
        </w:rPr>
        <w:sym w:font="Wingdings" w:char="F0E0"/>
      </w:r>
      <w:proofErr w:type="spellStart"/>
      <w:r w:rsidR="00621D69">
        <w:rPr>
          <w:i/>
          <w:u w:val="single"/>
        </w:rPr>
        <w:t>Content</w:t>
      </w:r>
      <w:proofErr w:type="spellEnd"/>
      <w:r w:rsidR="00621D69">
        <w:rPr>
          <w:i/>
          <w:u w:val="single"/>
        </w:rPr>
        <w:t xml:space="preserve"> Asset.</w:t>
      </w:r>
    </w:p>
    <w:p w:rsidR="00621D69" w:rsidRPr="00CF3010" w:rsidRDefault="002141EF" w:rsidP="00B761DF">
      <w:pPr>
        <w:pStyle w:val="ListParagraph"/>
        <w:numPr>
          <w:ilvl w:val="0"/>
          <w:numId w:val="36"/>
        </w:numPr>
      </w:pPr>
      <w:r>
        <w:t>Ensur</w:t>
      </w:r>
      <w:r w:rsidR="00B94568">
        <w:t>e</w:t>
      </w:r>
      <w:r>
        <w:t xml:space="preserve"> that </w:t>
      </w:r>
      <w:r w:rsidR="00621D69" w:rsidRPr="00736FF9">
        <w:t>Content Asset</w:t>
      </w:r>
      <w:r w:rsidR="00E51B44">
        <w:t>s</w:t>
      </w:r>
      <w:r w:rsidR="00621D69" w:rsidRPr="00736FF9">
        <w:t xml:space="preserve"> with ID</w:t>
      </w:r>
      <w:r w:rsidR="008C0E4E">
        <w:t>s</w:t>
      </w:r>
      <w:r w:rsidR="00621D69" w:rsidRPr="00736FF9">
        <w:t xml:space="preserve"> “</w:t>
      </w:r>
      <w:proofErr w:type="spellStart"/>
      <w:r w:rsidR="006746CF">
        <w:t>worldpayhelper</w:t>
      </w:r>
      <w:proofErr w:type="spellEnd"/>
      <w:r w:rsidR="006746CF">
        <w:t>” and “</w:t>
      </w:r>
      <w:r w:rsidR="006746CF" w:rsidRPr="006746CF">
        <w:t>worldpay-</w:t>
      </w:r>
      <w:proofErr w:type="spellStart"/>
      <w:r w:rsidR="006746CF" w:rsidRPr="006746CF">
        <w:t>elv</w:t>
      </w:r>
      <w:proofErr w:type="spellEnd"/>
      <w:r w:rsidR="006746CF" w:rsidRPr="006746CF">
        <w:t>-consent</w:t>
      </w:r>
      <w:r w:rsidR="006746CF">
        <w:t xml:space="preserve">” </w:t>
      </w:r>
      <w:proofErr w:type="gramStart"/>
      <w:r w:rsidR="003A74E8">
        <w:t xml:space="preserve">are </w:t>
      </w:r>
      <w:r w:rsidR="00621D69">
        <w:t>added</w:t>
      </w:r>
      <w:proofErr w:type="gramEnd"/>
      <w:r w:rsidR="00621D69">
        <w:t>.</w:t>
      </w:r>
    </w:p>
    <w:p w:rsidR="00621D69" w:rsidRDefault="00621D69" w:rsidP="00621D69">
      <w:pPr>
        <w:ind w:left="1080"/>
      </w:pPr>
    </w:p>
    <w:p w:rsidR="00021F29" w:rsidRDefault="00D862C6" w:rsidP="00D50DE0">
      <w:pPr>
        <w:pStyle w:val="Heading3"/>
        <w:keepNext/>
        <w:keepLines/>
        <w:numPr>
          <w:ilvl w:val="2"/>
          <w:numId w:val="104"/>
        </w:numPr>
        <w:pBdr>
          <w:bottom w:val="none" w:sz="0" w:space="0" w:color="auto"/>
        </w:pBdr>
        <w:spacing w:line="276" w:lineRule="auto"/>
        <w:ind w:left="1764"/>
        <w:rPr>
          <w:i w:val="0"/>
          <w:sz w:val="24"/>
          <w:szCs w:val="24"/>
        </w:rPr>
      </w:pPr>
      <w:bookmarkStart w:id="57" w:name="_Toc18418260"/>
      <w:r>
        <w:rPr>
          <w:i w:val="0"/>
          <w:sz w:val="24"/>
          <w:szCs w:val="24"/>
        </w:rPr>
        <w:t>Managing</w:t>
      </w:r>
      <w:r w:rsidR="00021F29" w:rsidRPr="00B63D8A">
        <w:rPr>
          <w:i w:val="0"/>
          <w:sz w:val="24"/>
          <w:szCs w:val="24"/>
        </w:rPr>
        <w:t xml:space="preserve"> Service</w:t>
      </w:r>
      <w:bookmarkEnd w:id="57"/>
    </w:p>
    <w:p w:rsidR="006D22BF" w:rsidRPr="006D22BF" w:rsidRDefault="006D22BF" w:rsidP="006D22BF"/>
    <w:p w:rsidR="00251658" w:rsidRDefault="00365148" w:rsidP="00251658">
      <w:pPr>
        <w:ind w:left="1080"/>
      </w:pPr>
      <w:r>
        <w:t xml:space="preserve">Go to </w:t>
      </w:r>
      <w:r w:rsidR="00606F2A">
        <w:t>Services</w:t>
      </w:r>
      <w:r w:rsidR="00606F2A">
        <w:sym w:font="Wingdings" w:char="F0E0"/>
      </w:r>
      <w:r w:rsidR="00606F2A">
        <w:t>Service Profile</w:t>
      </w:r>
      <w:r w:rsidR="00606F2A">
        <w:sym w:font="Wingdings" w:char="F0E0"/>
      </w:r>
      <w:r w:rsidR="00251658" w:rsidRPr="00251658">
        <w:t xml:space="preserve"> </w:t>
      </w:r>
      <w:r w:rsidR="006E4740">
        <w:t>Worldpay</w:t>
      </w:r>
      <w:r w:rsidR="00251658" w:rsidRPr="00251658">
        <w:t xml:space="preserve"> </w:t>
      </w:r>
      <w:r w:rsidR="006746CF">
        <w:t>Profile</w:t>
      </w:r>
      <w:r w:rsidR="00251658" w:rsidRPr="00251658">
        <w:t xml:space="preserve"> with the values listed against them:</w:t>
      </w:r>
    </w:p>
    <w:tbl>
      <w:tblPr>
        <w:tblStyle w:val="TableGrid"/>
        <w:tblW w:w="0" w:type="auto"/>
        <w:tblInd w:w="1080" w:type="dxa"/>
        <w:tblLook w:val="04A0" w:firstRow="1" w:lastRow="0" w:firstColumn="1" w:lastColumn="0" w:noHBand="0" w:noVBand="1"/>
      </w:tblPr>
      <w:tblGrid>
        <w:gridCol w:w="2397"/>
        <w:gridCol w:w="6259"/>
      </w:tblGrid>
      <w:tr w:rsidR="006746CF" w:rsidTr="002264F5">
        <w:tc>
          <w:tcPr>
            <w:tcW w:w="2448" w:type="dxa"/>
          </w:tcPr>
          <w:p w:rsidR="006746CF" w:rsidRPr="00D43449" w:rsidRDefault="006E4740" w:rsidP="006746CF">
            <w:pPr>
              <w:rPr>
                <w:b/>
              </w:rPr>
            </w:pPr>
            <w:r>
              <w:rPr>
                <w:b/>
              </w:rPr>
              <w:t>Worldpay</w:t>
            </w:r>
            <w:r w:rsidR="006746CF" w:rsidRPr="00D43449">
              <w:rPr>
                <w:b/>
              </w:rPr>
              <w:t xml:space="preserve"> </w:t>
            </w:r>
            <w:r w:rsidR="006746CF">
              <w:rPr>
                <w:b/>
              </w:rPr>
              <w:t>Profile</w:t>
            </w:r>
          </w:p>
        </w:tc>
        <w:tc>
          <w:tcPr>
            <w:tcW w:w="6434" w:type="dxa"/>
          </w:tcPr>
          <w:p w:rsidR="006746CF" w:rsidRPr="00D43449" w:rsidRDefault="006746CF" w:rsidP="002264F5">
            <w:pPr>
              <w:rPr>
                <w:b/>
              </w:rPr>
            </w:pPr>
            <w:r w:rsidRPr="00D43449">
              <w:rPr>
                <w:b/>
              </w:rPr>
              <w:t xml:space="preserve">                Description</w:t>
            </w:r>
          </w:p>
        </w:tc>
      </w:tr>
      <w:tr w:rsidR="006746CF" w:rsidTr="002264F5">
        <w:tc>
          <w:tcPr>
            <w:tcW w:w="2448" w:type="dxa"/>
          </w:tcPr>
          <w:p w:rsidR="006746CF" w:rsidRDefault="006746CF" w:rsidP="002264F5">
            <w:r w:rsidRPr="00251658">
              <w:t>Name</w:t>
            </w:r>
          </w:p>
        </w:tc>
        <w:tc>
          <w:tcPr>
            <w:tcW w:w="6434" w:type="dxa"/>
          </w:tcPr>
          <w:p w:rsidR="006746CF" w:rsidRDefault="006746CF" w:rsidP="002264F5">
            <w:r>
              <w:t>Default “</w:t>
            </w:r>
            <w:proofErr w:type="spellStart"/>
            <w:r w:rsidRPr="006746CF">
              <w:t>worldpayprofile</w:t>
            </w:r>
            <w:proofErr w:type="spellEnd"/>
            <w:r>
              <w:t>”. Merchant can give any name as per need</w:t>
            </w:r>
          </w:p>
        </w:tc>
      </w:tr>
      <w:tr w:rsidR="006746CF" w:rsidTr="002264F5">
        <w:tc>
          <w:tcPr>
            <w:tcW w:w="2448" w:type="dxa"/>
          </w:tcPr>
          <w:p w:rsidR="006746CF" w:rsidRDefault="006746CF" w:rsidP="002264F5">
            <w:r>
              <w:t>Timeout (</w:t>
            </w:r>
            <w:proofErr w:type="spellStart"/>
            <w:r>
              <w:t>ms</w:t>
            </w:r>
            <w:proofErr w:type="spellEnd"/>
            <w:r>
              <w:t>)</w:t>
            </w:r>
          </w:p>
        </w:tc>
        <w:tc>
          <w:tcPr>
            <w:tcW w:w="6434" w:type="dxa"/>
          </w:tcPr>
          <w:p w:rsidR="006746CF" w:rsidRDefault="006746CF" w:rsidP="006746CF">
            <w:r>
              <w:t xml:space="preserve">Default 30000 Timeout value in </w:t>
            </w:r>
            <w:proofErr w:type="spellStart"/>
            <w:r>
              <w:t>milli</w:t>
            </w:r>
            <w:proofErr w:type="spellEnd"/>
            <w:r>
              <w:t xml:space="preserve"> sec as per Merchant contract with </w:t>
            </w:r>
            <w:r w:rsidR="00C04461">
              <w:t>Worldpay</w:t>
            </w:r>
            <w:r>
              <w:t xml:space="preserve"> for </w:t>
            </w:r>
            <w:proofErr w:type="spellStart"/>
            <w:r>
              <w:t>webservice</w:t>
            </w:r>
            <w:proofErr w:type="spellEnd"/>
            <w:r>
              <w:t xml:space="preserve"> timeout</w:t>
            </w:r>
          </w:p>
        </w:tc>
      </w:tr>
      <w:tr w:rsidR="006746CF" w:rsidTr="002264F5">
        <w:tc>
          <w:tcPr>
            <w:tcW w:w="2448" w:type="dxa"/>
          </w:tcPr>
          <w:p w:rsidR="006746CF" w:rsidRPr="00251658" w:rsidRDefault="006746CF" w:rsidP="002264F5">
            <w:r>
              <w:t>Circuit Breaker</w:t>
            </w:r>
          </w:p>
        </w:tc>
        <w:tc>
          <w:tcPr>
            <w:tcW w:w="6434" w:type="dxa"/>
          </w:tcPr>
          <w:p w:rsidR="006746CF" w:rsidRDefault="006746CF" w:rsidP="002264F5">
            <w:r>
              <w:t>Circuit break settings when connection not established for long time</w:t>
            </w:r>
          </w:p>
        </w:tc>
      </w:tr>
      <w:tr w:rsidR="006746CF" w:rsidTr="002264F5">
        <w:tc>
          <w:tcPr>
            <w:tcW w:w="2448" w:type="dxa"/>
          </w:tcPr>
          <w:p w:rsidR="006746CF" w:rsidRPr="00D67752" w:rsidRDefault="006746CF" w:rsidP="002264F5">
            <w:r>
              <w:t>Rate limits</w:t>
            </w:r>
          </w:p>
        </w:tc>
        <w:tc>
          <w:tcPr>
            <w:tcW w:w="6434" w:type="dxa"/>
          </w:tcPr>
          <w:p w:rsidR="006746CF" w:rsidRDefault="006746CF" w:rsidP="002264F5">
            <w:r>
              <w:t>Rate Limits after which service resumed back once circuit breaks</w:t>
            </w:r>
          </w:p>
        </w:tc>
      </w:tr>
    </w:tbl>
    <w:p w:rsidR="006746CF" w:rsidRDefault="006746CF" w:rsidP="00251658">
      <w:pPr>
        <w:ind w:left="1080"/>
      </w:pPr>
    </w:p>
    <w:p w:rsidR="006746CF" w:rsidRDefault="00D7625F" w:rsidP="006746CF">
      <w:pPr>
        <w:ind w:left="1080"/>
      </w:pPr>
      <w:r>
        <w:t>Ensur</w:t>
      </w:r>
      <w:r w:rsidR="00714D18">
        <w:t>e</w:t>
      </w:r>
      <w:r>
        <w:t xml:space="preserve"> that </w:t>
      </w:r>
      <w:r w:rsidR="006746CF" w:rsidRPr="00251658">
        <w:t xml:space="preserve">the following properties under </w:t>
      </w:r>
      <w:r w:rsidR="006E4740">
        <w:t>Worldpay</w:t>
      </w:r>
      <w:r w:rsidR="006746CF" w:rsidRPr="00251658">
        <w:t xml:space="preserve"> credentials with the values listed against them:</w:t>
      </w:r>
    </w:p>
    <w:p w:rsidR="00D62AA1" w:rsidRDefault="00D62AA1" w:rsidP="00251658">
      <w:pPr>
        <w:ind w:left="1080"/>
      </w:pPr>
      <w:r w:rsidRPr="00D62AA1">
        <w:t xml:space="preserve">All </w:t>
      </w:r>
      <w:r w:rsidR="006E01FB">
        <w:t xml:space="preserve">the </w:t>
      </w:r>
      <w:r w:rsidRPr="00D62AA1">
        <w:t>above servi</w:t>
      </w:r>
      <w:r>
        <w:t xml:space="preserve">ce credentials </w:t>
      </w:r>
      <w:proofErr w:type="gramStart"/>
      <w:r>
        <w:t>are used</w:t>
      </w:r>
      <w:proofErr w:type="gramEnd"/>
      <w:r>
        <w:t xml:space="preserve"> by one </w:t>
      </w:r>
      <w:r w:rsidR="006E4740">
        <w:t>Worldpay</w:t>
      </w:r>
      <w:r w:rsidRPr="00D62AA1">
        <w:t xml:space="preserve"> service only</w:t>
      </w:r>
      <w:r w:rsidR="00240331" w:rsidRPr="00D62AA1">
        <w:t>.</w:t>
      </w:r>
      <w:r w:rsidR="00240331">
        <w:t xml:space="preserve"> (</w:t>
      </w:r>
      <w:r w:rsidR="00B92722">
        <w:t>Refer Fig. 2.</w:t>
      </w:r>
      <w:r w:rsidR="000E53E8">
        <w:t>9</w:t>
      </w:r>
      <w:r w:rsidR="00B92722">
        <w:t>)</w:t>
      </w:r>
    </w:p>
    <w:tbl>
      <w:tblPr>
        <w:tblStyle w:val="TableGrid"/>
        <w:tblW w:w="0" w:type="auto"/>
        <w:tblInd w:w="1080" w:type="dxa"/>
        <w:tblLook w:val="04A0" w:firstRow="1" w:lastRow="0" w:firstColumn="1" w:lastColumn="0" w:noHBand="0" w:noVBand="1"/>
      </w:tblPr>
      <w:tblGrid>
        <w:gridCol w:w="2405"/>
        <w:gridCol w:w="6251"/>
      </w:tblGrid>
      <w:tr w:rsidR="00251658" w:rsidTr="00251658">
        <w:tc>
          <w:tcPr>
            <w:tcW w:w="2448" w:type="dxa"/>
          </w:tcPr>
          <w:p w:rsidR="00251658" w:rsidRPr="00D43449" w:rsidRDefault="006E4740" w:rsidP="00251658">
            <w:pPr>
              <w:rPr>
                <w:b/>
              </w:rPr>
            </w:pPr>
            <w:r>
              <w:rPr>
                <w:b/>
              </w:rPr>
              <w:t>Worldpay</w:t>
            </w:r>
            <w:r w:rsidR="00251658" w:rsidRPr="00D43449">
              <w:rPr>
                <w:b/>
              </w:rPr>
              <w:t xml:space="preserve"> Credentials</w:t>
            </w:r>
          </w:p>
        </w:tc>
        <w:tc>
          <w:tcPr>
            <w:tcW w:w="6434" w:type="dxa"/>
          </w:tcPr>
          <w:p w:rsidR="00251658" w:rsidRPr="00D43449" w:rsidRDefault="00251658" w:rsidP="00251658">
            <w:pPr>
              <w:rPr>
                <w:b/>
              </w:rPr>
            </w:pPr>
            <w:r w:rsidRPr="00D43449">
              <w:rPr>
                <w:b/>
              </w:rPr>
              <w:t xml:space="preserve">                Description</w:t>
            </w:r>
          </w:p>
        </w:tc>
      </w:tr>
      <w:tr w:rsidR="00251658" w:rsidTr="00251658">
        <w:tc>
          <w:tcPr>
            <w:tcW w:w="2448" w:type="dxa"/>
          </w:tcPr>
          <w:p w:rsidR="00251658" w:rsidRDefault="00251658" w:rsidP="00251658">
            <w:r w:rsidRPr="00251658">
              <w:t>Name</w:t>
            </w:r>
          </w:p>
        </w:tc>
        <w:tc>
          <w:tcPr>
            <w:tcW w:w="6434" w:type="dxa"/>
          </w:tcPr>
          <w:p w:rsidR="00251658" w:rsidRDefault="00DD7F9A" w:rsidP="006746CF">
            <w:r>
              <w:t xml:space="preserve">Merchant </w:t>
            </w:r>
            <w:r w:rsidR="006746CF">
              <w:t xml:space="preserve">Hex Code provided by </w:t>
            </w:r>
            <w:r w:rsidR="00C04461">
              <w:t>Worldpay</w:t>
            </w:r>
          </w:p>
        </w:tc>
      </w:tr>
      <w:tr w:rsidR="006746CF" w:rsidTr="002264F5">
        <w:tc>
          <w:tcPr>
            <w:tcW w:w="2448" w:type="dxa"/>
          </w:tcPr>
          <w:p w:rsidR="006746CF" w:rsidRDefault="006746CF" w:rsidP="006746CF">
            <w:r w:rsidRPr="00251658">
              <w:lastRenderedPageBreak/>
              <w:t>URL</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Web</w:t>
            </w:r>
            <w:r>
              <w:rPr>
                <w:rFonts w:ascii="Calibri" w:eastAsia="Times New Roman" w:hAnsi="Calibri" w:cs="Times New Roman"/>
                <w:color w:val="000000"/>
              </w:rPr>
              <w:t xml:space="preserve"> </w:t>
            </w:r>
            <w:r w:rsidRPr="00CD397A">
              <w:rPr>
                <w:rFonts w:ascii="Calibri" w:eastAsia="Times New Roman" w:hAnsi="Calibri" w:cs="Times New Roman"/>
                <w:color w:val="000000"/>
              </w:rPr>
              <w:t xml:space="preserve">service URL that </w:t>
            </w:r>
            <w:proofErr w:type="gramStart"/>
            <w:r w:rsidRPr="00CD397A">
              <w:rPr>
                <w:rFonts w:ascii="Calibri" w:eastAsia="Times New Roman" w:hAnsi="Calibri" w:cs="Times New Roman"/>
                <w:color w:val="000000"/>
              </w:rPr>
              <w:t>is invoked</w:t>
            </w:r>
            <w:proofErr w:type="gramEnd"/>
            <w:r w:rsidRPr="00CD397A">
              <w:rPr>
                <w:rFonts w:ascii="Calibri" w:eastAsia="Times New Roman" w:hAnsi="Calibri" w:cs="Times New Roman"/>
                <w:color w:val="000000"/>
              </w:rPr>
              <w:t xml:space="preserve"> while calling Worldpay service.</w:t>
            </w:r>
          </w:p>
        </w:tc>
      </w:tr>
      <w:tr w:rsidR="006746CF" w:rsidTr="002264F5">
        <w:tc>
          <w:tcPr>
            <w:tcW w:w="2448" w:type="dxa"/>
          </w:tcPr>
          <w:p w:rsidR="006746CF" w:rsidRPr="00251658" w:rsidRDefault="006746CF" w:rsidP="006746CF">
            <w:r w:rsidRPr="00D67752">
              <w:t>User</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User</w:t>
            </w:r>
            <w:r>
              <w:rPr>
                <w:rFonts w:ascii="Calibri" w:eastAsia="Times New Roman" w:hAnsi="Calibri" w:cs="Times New Roman"/>
                <w:color w:val="000000"/>
              </w:rPr>
              <w:t xml:space="preserve"> </w:t>
            </w:r>
            <w:r w:rsidRPr="00CD397A">
              <w:rPr>
                <w:rFonts w:ascii="Calibri" w:eastAsia="Times New Roman" w:hAnsi="Calibri" w:cs="Times New Roman"/>
                <w:color w:val="000000"/>
              </w:rPr>
              <w:t xml:space="preserve">Name provided specifically to the </w:t>
            </w:r>
            <w:proofErr w:type="gramStart"/>
            <w:r w:rsidRPr="00CD397A">
              <w:rPr>
                <w:rFonts w:ascii="Calibri" w:eastAsia="Times New Roman" w:hAnsi="Calibri" w:cs="Times New Roman"/>
                <w:color w:val="000000"/>
              </w:rPr>
              <w:t>above mentioned</w:t>
            </w:r>
            <w:proofErr w:type="gramEnd"/>
            <w:r w:rsidRPr="00CD397A">
              <w:rPr>
                <w:rFonts w:ascii="Calibri" w:eastAsia="Times New Roman" w:hAnsi="Calibri" w:cs="Times New Roman"/>
                <w:color w:val="000000"/>
              </w:rPr>
              <w:t xml:space="preserve"> Merchant Code.</w:t>
            </w:r>
          </w:p>
        </w:tc>
      </w:tr>
      <w:tr w:rsidR="006746CF" w:rsidTr="002264F5">
        <w:tc>
          <w:tcPr>
            <w:tcW w:w="2448" w:type="dxa"/>
          </w:tcPr>
          <w:p w:rsidR="006746CF" w:rsidRPr="00D67752" w:rsidRDefault="006746CF" w:rsidP="006746CF">
            <w:r>
              <w:t>P</w:t>
            </w:r>
            <w:r w:rsidRPr="00D67752">
              <w:t>assword</w:t>
            </w:r>
          </w:p>
        </w:tc>
        <w:tc>
          <w:tcPr>
            <w:tcW w:w="6434" w:type="dxa"/>
            <w:vAlign w:val="center"/>
          </w:tcPr>
          <w:p w:rsidR="006746CF" w:rsidRDefault="006746CF" w:rsidP="006746CF">
            <w:r w:rsidRPr="00CD397A">
              <w:rPr>
                <w:rFonts w:ascii="Calibri" w:eastAsia="Times New Roman" w:hAnsi="Calibri" w:cs="Times New Roman"/>
                <w:color w:val="000000"/>
              </w:rPr>
              <w:t xml:space="preserve">This field represents the Password provided specifically to the </w:t>
            </w:r>
            <w:proofErr w:type="gramStart"/>
            <w:r w:rsidRPr="00CD397A">
              <w:rPr>
                <w:rFonts w:ascii="Calibri" w:eastAsia="Times New Roman" w:hAnsi="Calibri" w:cs="Times New Roman"/>
                <w:color w:val="000000"/>
              </w:rPr>
              <w:t>above mentioned</w:t>
            </w:r>
            <w:proofErr w:type="gramEnd"/>
            <w:r w:rsidRPr="00CD397A">
              <w:rPr>
                <w:rFonts w:ascii="Calibri" w:eastAsia="Times New Roman" w:hAnsi="Calibri" w:cs="Times New Roman"/>
                <w:color w:val="000000"/>
              </w:rPr>
              <w:t xml:space="preserve"> Merchant Code.</w:t>
            </w:r>
          </w:p>
        </w:tc>
      </w:tr>
    </w:tbl>
    <w:p w:rsidR="00240331" w:rsidRDefault="00240331" w:rsidP="00240331">
      <w:r>
        <w:tab/>
      </w:r>
      <w:r>
        <w:tab/>
      </w:r>
      <w:r>
        <w:tab/>
      </w:r>
      <w:r>
        <w:tab/>
      </w:r>
      <w:r w:rsidR="006746CF">
        <w:rPr>
          <w:noProof/>
        </w:rPr>
        <w:drawing>
          <wp:inline distT="0" distB="0" distL="0" distR="0" wp14:anchorId="5AAACC7B" wp14:editId="65736E56">
            <wp:extent cx="3924935" cy="11487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935" cy="1148715"/>
                    </a:xfrm>
                    <a:prstGeom prst="rect">
                      <a:avLst/>
                    </a:prstGeom>
                    <a:noFill/>
                    <a:ln>
                      <a:noFill/>
                    </a:ln>
                  </pic:spPr>
                </pic:pic>
              </a:graphicData>
            </a:graphic>
          </wp:inline>
        </w:drawing>
      </w:r>
    </w:p>
    <w:p w:rsidR="00240331" w:rsidRDefault="00240331" w:rsidP="00251658">
      <w:pPr>
        <w:ind w:left="1080"/>
      </w:pPr>
    </w:p>
    <w:p w:rsidR="00240331" w:rsidRPr="00240331" w:rsidRDefault="00240331" w:rsidP="00D64C48">
      <w:bookmarkStart w:id="58" w:name="_Toc405997366"/>
      <w:r>
        <w:tab/>
      </w:r>
      <w:r>
        <w:tab/>
      </w:r>
      <w:r>
        <w:tab/>
      </w:r>
      <w:r>
        <w:tab/>
      </w:r>
      <w:r w:rsidR="000E53E8">
        <w:t>Fig 2.9</w:t>
      </w:r>
    </w:p>
    <w:p w:rsidR="00DA60F6" w:rsidRDefault="00DA60F6" w:rsidP="00D50DE0">
      <w:pPr>
        <w:pStyle w:val="Heading3"/>
        <w:keepNext/>
        <w:keepLines/>
        <w:numPr>
          <w:ilvl w:val="2"/>
          <w:numId w:val="104"/>
        </w:numPr>
        <w:pBdr>
          <w:bottom w:val="none" w:sz="0" w:space="0" w:color="auto"/>
        </w:pBdr>
        <w:spacing w:line="276" w:lineRule="auto"/>
        <w:ind w:left="1764"/>
        <w:rPr>
          <w:i w:val="0"/>
          <w:sz w:val="24"/>
          <w:szCs w:val="24"/>
        </w:rPr>
      </w:pPr>
      <w:bookmarkStart w:id="59" w:name="_Toc18418261"/>
      <w:r w:rsidRPr="00B63D8A">
        <w:rPr>
          <w:i w:val="0"/>
          <w:sz w:val="24"/>
          <w:szCs w:val="24"/>
        </w:rPr>
        <w:t>IDEAL APM Integration</w:t>
      </w:r>
      <w:bookmarkEnd w:id="58"/>
      <w:bookmarkEnd w:id="59"/>
      <w:r w:rsidRPr="00B63D8A">
        <w:rPr>
          <w:i w:val="0"/>
          <w:sz w:val="24"/>
          <w:szCs w:val="24"/>
        </w:rPr>
        <w:t xml:space="preserve"> </w:t>
      </w:r>
    </w:p>
    <w:p w:rsidR="006D22BF" w:rsidRPr="006D22BF" w:rsidRDefault="006D22BF" w:rsidP="006D22BF"/>
    <w:p w:rsidR="00DA60F6" w:rsidRDefault="00DA60F6" w:rsidP="00DA60F6">
      <w:pPr>
        <w:ind w:left="1080"/>
      </w:pPr>
      <w:r>
        <w:t>Bank configurations in Business Manager:</w:t>
      </w:r>
    </w:p>
    <w:p w:rsidR="00DA60F6" w:rsidRDefault="00DA60F6" w:rsidP="00DA60F6">
      <w:pPr>
        <w:ind w:left="1080"/>
      </w:pPr>
      <w:r>
        <w:t>All the supported Bank List values are preconfigured. However, Modif</w:t>
      </w:r>
      <w:r w:rsidR="00A51D4F">
        <w:t>y</w:t>
      </w:r>
      <w:r>
        <w:t>/</w:t>
      </w:r>
      <w:r w:rsidR="009F17EE">
        <w:t>Delete</w:t>
      </w:r>
      <w:r w:rsidR="00A51D4F">
        <w:t xml:space="preserve"> the </w:t>
      </w:r>
      <w:r w:rsidR="00BF46D0">
        <w:t>list if</w:t>
      </w:r>
      <w:r>
        <w:t xml:space="preserve"> required. Follow the below steps to add additional banks:</w:t>
      </w:r>
    </w:p>
    <w:p w:rsidR="00DA60F6" w:rsidRPr="008D3B13" w:rsidRDefault="00DA60F6" w:rsidP="00AF39B6">
      <w:pPr>
        <w:pStyle w:val="ListParagraph"/>
        <w:numPr>
          <w:ilvl w:val="0"/>
          <w:numId w:val="24"/>
        </w:numPr>
        <w:ind w:left="1800"/>
      </w:pPr>
      <w:r w:rsidRPr="008D3B13">
        <w:t>Log into Business Manager</w:t>
      </w:r>
    </w:p>
    <w:p w:rsidR="00DA60F6" w:rsidRPr="003940BD" w:rsidRDefault="00DA60F6" w:rsidP="00AF39B6">
      <w:pPr>
        <w:pStyle w:val="ListParagraph"/>
        <w:numPr>
          <w:ilvl w:val="0"/>
          <w:numId w:val="24"/>
        </w:numPr>
        <w:ind w:left="1800"/>
      </w:pPr>
      <w:r w:rsidRPr="008D3B13">
        <w:t xml:space="preserve">Navigate to </w:t>
      </w:r>
      <w:r w:rsidRPr="008D3B13">
        <w:rPr>
          <w:i/>
          <w:u w:val="single"/>
        </w:rPr>
        <w:t xml:space="preserve">Administration </w:t>
      </w:r>
      <w:r w:rsidRPr="008D3B13">
        <w:rPr>
          <w:i/>
          <w:u w:val="single"/>
        </w:rPr>
        <w:sym w:font="Wingdings" w:char="F0E0"/>
      </w:r>
      <w:r>
        <w:rPr>
          <w:i/>
          <w:u w:val="single"/>
        </w:rPr>
        <w:t xml:space="preserve"> Site Development</w:t>
      </w:r>
      <w:r w:rsidRPr="008D3B13">
        <w:rPr>
          <w:i/>
          <w:u w:val="single"/>
        </w:rPr>
        <w:t xml:space="preserve"> </w:t>
      </w:r>
      <w:r w:rsidRPr="008D3B13">
        <w:rPr>
          <w:i/>
          <w:u w:val="single"/>
        </w:rPr>
        <w:sym w:font="Wingdings" w:char="F0E0"/>
      </w:r>
      <w:r>
        <w:rPr>
          <w:i/>
          <w:u w:val="single"/>
        </w:rPr>
        <w:t xml:space="preserve"> System Object Definition</w:t>
      </w:r>
      <w:r w:rsidRPr="008D3B13">
        <w:rPr>
          <w:i/>
          <w:u w:val="single"/>
        </w:rPr>
        <w:t xml:space="preserve"> </w:t>
      </w:r>
      <w:r w:rsidRPr="008D3B13">
        <w:rPr>
          <w:i/>
          <w:u w:val="single"/>
        </w:rPr>
        <w:sym w:font="Wingdings" w:char="F0E0"/>
      </w:r>
      <w:r>
        <w:rPr>
          <w:i/>
          <w:u w:val="single"/>
        </w:rPr>
        <w:t xml:space="preserve"> </w:t>
      </w:r>
      <w:proofErr w:type="spellStart"/>
      <w:r>
        <w:rPr>
          <w:i/>
          <w:u w:val="single"/>
        </w:rPr>
        <w:t>SitePreferences</w:t>
      </w:r>
      <w:proofErr w:type="spellEnd"/>
    </w:p>
    <w:p w:rsidR="00DA60F6" w:rsidRDefault="00DA60F6" w:rsidP="00AF39B6">
      <w:pPr>
        <w:pStyle w:val="ListParagraph"/>
        <w:numPr>
          <w:ilvl w:val="0"/>
          <w:numId w:val="24"/>
        </w:numPr>
        <w:ind w:left="1800"/>
      </w:pPr>
      <w:r w:rsidRPr="008D3B13">
        <w:t xml:space="preserve"> </w:t>
      </w:r>
      <w:r>
        <w:t>Open the tab Attribute Definition and find “</w:t>
      </w:r>
      <w:proofErr w:type="spellStart"/>
      <w:r w:rsidR="00C04461">
        <w:rPr>
          <w:rFonts w:ascii="Helvetica" w:hAnsi="Helvetica" w:cs="Helvetica"/>
          <w:bCs/>
          <w:i/>
          <w:sz w:val="20"/>
          <w:szCs w:val="20"/>
          <w:u w:val="single"/>
          <w:shd w:val="clear" w:color="auto" w:fill="FFFFFF"/>
        </w:rPr>
        <w:t>Worldpay</w:t>
      </w:r>
      <w:r w:rsidRPr="003940BD">
        <w:rPr>
          <w:rFonts w:ascii="Helvetica" w:hAnsi="Helvetica" w:cs="Helvetica"/>
          <w:bCs/>
          <w:i/>
          <w:sz w:val="20"/>
          <w:szCs w:val="20"/>
          <w:u w:val="single"/>
          <w:shd w:val="clear" w:color="auto" w:fill="FFFFFF"/>
        </w:rPr>
        <w:t>IdealBankList</w:t>
      </w:r>
      <w:proofErr w:type="spellEnd"/>
      <w:r>
        <w:t>“</w:t>
      </w:r>
    </w:p>
    <w:p w:rsidR="00DA60F6" w:rsidRDefault="002708FD" w:rsidP="00AF39B6">
      <w:pPr>
        <w:pStyle w:val="ListParagraph"/>
        <w:numPr>
          <w:ilvl w:val="0"/>
          <w:numId w:val="24"/>
        </w:numPr>
        <w:ind w:left="1800"/>
      </w:pPr>
      <w:r>
        <w:t>Ensure that</w:t>
      </w:r>
      <w:r w:rsidR="00DA60F6">
        <w:t xml:space="preserve"> the required </w:t>
      </w:r>
      <w:r w:rsidR="00DA60F6" w:rsidRPr="003940BD">
        <w:rPr>
          <w:rFonts w:ascii="Helvetica" w:hAnsi="Helvetica" w:cs="Helvetica"/>
          <w:bCs/>
          <w:i/>
          <w:sz w:val="20"/>
          <w:szCs w:val="20"/>
          <w:u w:val="single"/>
          <w:shd w:val="clear" w:color="auto" w:fill="FFFFFF"/>
        </w:rPr>
        <w:t>Bank ID</w:t>
      </w:r>
      <w:r w:rsidR="00DA60F6">
        <w:t xml:space="preserve"> and </w:t>
      </w:r>
      <w:r w:rsidR="00DA60F6" w:rsidRPr="003940BD">
        <w:rPr>
          <w:rFonts w:ascii="Helvetica" w:hAnsi="Helvetica" w:cs="Helvetica"/>
          <w:bCs/>
          <w:i/>
          <w:sz w:val="20"/>
          <w:szCs w:val="20"/>
          <w:u w:val="single"/>
          <w:shd w:val="clear" w:color="auto" w:fill="FFFFFF"/>
        </w:rPr>
        <w:t>Bank Name</w:t>
      </w:r>
      <w:r w:rsidR="00DA60F6">
        <w:t xml:space="preserve"> in the </w:t>
      </w:r>
      <w:r w:rsidR="00DA60F6" w:rsidRPr="003940BD">
        <w:rPr>
          <w:rFonts w:ascii="Helvetica" w:hAnsi="Helvetica" w:cs="Helvetica"/>
          <w:bCs/>
          <w:i/>
          <w:sz w:val="20"/>
          <w:szCs w:val="20"/>
          <w:u w:val="single"/>
          <w:shd w:val="clear" w:color="auto" w:fill="FFFFFF"/>
        </w:rPr>
        <w:t>Value</w:t>
      </w:r>
      <w:r w:rsidR="00DA60F6">
        <w:t xml:space="preserve"> and </w:t>
      </w:r>
      <w:r w:rsidR="00DA60F6" w:rsidRPr="003940BD">
        <w:rPr>
          <w:rFonts w:ascii="Helvetica" w:hAnsi="Helvetica" w:cs="Helvetica"/>
          <w:bCs/>
          <w:i/>
          <w:sz w:val="20"/>
          <w:szCs w:val="20"/>
          <w:u w:val="single"/>
          <w:shd w:val="clear" w:color="auto" w:fill="FFFFFF"/>
        </w:rPr>
        <w:t>Display Value</w:t>
      </w:r>
      <w:r w:rsidR="00DA60F6">
        <w:t xml:space="preserve"> correspondingly.</w:t>
      </w:r>
    </w:p>
    <w:p w:rsidR="00DA60F6" w:rsidRDefault="00DA60F6" w:rsidP="00DA60F6">
      <w:pPr>
        <w:pStyle w:val="ListParagraph"/>
        <w:ind w:left="1800"/>
      </w:pPr>
      <w:r>
        <w:t xml:space="preserve">(For more </w:t>
      </w:r>
      <w:proofErr w:type="gramStart"/>
      <w:r>
        <w:t>details</w:t>
      </w:r>
      <w:proofErr w:type="gramEnd"/>
      <w:r>
        <w:t xml:space="preserve"> refer Appendix B)</w:t>
      </w:r>
    </w:p>
    <w:p w:rsidR="00DA60F6" w:rsidRDefault="006446B5" w:rsidP="00DA60F6">
      <w:pPr>
        <w:ind w:left="1080"/>
      </w:pPr>
      <w:r>
        <w:rPr>
          <w:noProof/>
        </w:rPr>
        <w:drawing>
          <wp:inline distT="0" distB="0" distL="0" distR="0" wp14:anchorId="185CC96A" wp14:editId="3AA797C3">
            <wp:extent cx="5209953" cy="2413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6140" cy="2416502"/>
                    </a:xfrm>
                    <a:prstGeom prst="rect">
                      <a:avLst/>
                    </a:prstGeom>
                    <a:noFill/>
                    <a:ln>
                      <a:noFill/>
                    </a:ln>
                  </pic:spPr>
                </pic:pic>
              </a:graphicData>
            </a:graphic>
          </wp:inline>
        </w:drawing>
      </w:r>
    </w:p>
    <w:p w:rsidR="00DA60F6" w:rsidRDefault="00DA60F6" w:rsidP="00DA60F6">
      <w:pPr>
        <w:ind w:left="1080"/>
        <w:jc w:val="center"/>
      </w:pPr>
      <w:r>
        <w:t>Fig: 2.6</w:t>
      </w:r>
    </w:p>
    <w:p w:rsidR="006D22BF" w:rsidRDefault="006D22BF" w:rsidP="00DA60F6">
      <w:pPr>
        <w:ind w:left="1080"/>
      </w:pPr>
    </w:p>
    <w:p w:rsidR="006D22BF" w:rsidRDefault="006D22BF" w:rsidP="00DA60F6">
      <w:pPr>
        <w:ind w:left="1080"/>
      </w:pPr>
    </w:p>
    <w:p w:rsidR="00DA60F6" w:rsidRDefault="00DA60F6" w:rsidP="00DA60F6">
      <w:pPr>
        <w:ind w:left="1080"/>
      </w:pPr>
      <w:r>
        <w:t>Select the specific banks using the below steps:</w:t>
      </w:r>
    </w:p>
    <w:p w:rsidR="00DA60F6" w:rsidRPr="008D3B13" w:rsidRDefault="00DA60F6" w:rsidP="00AF39B6">
      <w:pPr>
        <w:pStyle w:val="ListParagraph"/>
        <w:numPr>
          <w:ilvl w:val="0"/>
          <w:numId w:val="25"/>
        </w:numPr>
        <w:ind w:left="1800"/>
      </w:pPr>
      <w:r w:rsidRPr="008D3B13">
        <w:t>Log into Business Manager</w:t>
      </w:r>
    </w:p>
    <w:p w:rsidR="00DA60F6" w:rsidRDefault="00DA60F6" w:rsidP="00AF39B6">
      <w:pPr>
        <w:pStyle w:val="ListParagraph"/>
        <w:numPr>
          <w:ilvl w:val="0"/>
          <w:numId w:val="25"/>
        </w:numPr>
        <w:ind w:left="1800"/>
      </w:pPr>
      <w:r>
        <w:t xml:space="preserve">From the top </w:t>
      </w:r>
      <w:proofErr w:type="gramStart"/>
      <w:r>
        <w:t>bar</w:t>
      </w:r>
      <w:proofErr w:type="gramEnd"/>
      <w:r>
        <w:t xml:space="preserve"> select the required site for which configurations are to be done.</w:t>
      </w:r>
    </w:p>
    <w:p w:rsidR="00DA60F6" w:rsidRPr="006277C3" w:rsidRDefault="009F5593" w:rsidP="00AF39B6">
      <w:pPr>
        <w:pStyle w:val="ListParagraph"/>
        <w:numPr>
          <w:ilvl w:val="0"/>
          <w:numId w:val="25"/>
        </w:numPr>
        <w:ind w:left="1800"/>
      </w:pPr>
      <w:r>
        <w:t>Navigate to</w:t>
      </w:r>
      <w:r w:rsidR="003C57DA">
        <w:t xml:space="preserve"> </w:t>
      </w:r>
      <w:r w:rsidR="00BB50D3" w:rsidRPr="00C75E15">
        <w:rPr>
          <w:u w:val="single"/>
        </w:rPr>
        <w:sym w:font="Wingdings" w:char="F0E0"/>
      </w:r>
      <w:r w:rsidR="00BB50D3" w:rsidRPr="00C75E15">
        <w:rPr>
          <w:u w:val="single"/>
        </w:rPr>
        <w:t>Merchant Tools</w:t>
      </w:r>
      <w:r w:rsidR="00BB50D3" w:rsidRPr="00C75E15">
        <w:rPr>
          <w:u w:val="single"/>
        </w:rPr>
        <w:sym w:font="Wingdings" w:char="F0E0"/>
      </w:r>
      <w:r w:rsidR="00DA60F6">
        <w:t xml:space="preserve"> </w:t>
      </w:r>
      <w:r w:rsidR="00DA60F6">
        <w:rPr>
          <w:i/>
          <w:u w:val="single"/>
        </w:rPr>
        <w:t>Site Preferences</w:t>
      </w:r>
      <w:r w:rsidR="00DA60F6" w:rsidRPr="008D3B13">
        <w:rPr>
          <w:i/>
          <w:u w:val="single"/>
        </w:rPr>
        <w:t xml:space="preserve"> </w:t>
      </w:r>
      <w:r w:rsidR="00DA60F6" w:rsidRPr="008D3B13">
        <w:rPr>
          <w:i/>
          <w:u w:val="single"/>
        </w:rPr>
        <w:sym w:font="Wingdings" w:char="F0E0"/>
      </w:r>
      <w:r w:rsidR="00DA60F6">
        <w:rPr>
          <w:i/>
          <w:u w:val="single"/>
        </w:rPr>
        <w:t xml:space="preserve"> Custom Preferences </w:t>
      </w:r>
      <w:r w:rsidR="00DA60F6" w:rsidRPr="008D3B13">
        <w:rPr>
          <w:i/>
          <w:u w:val="single"/>
        </w:rPr>
        <w:sym w:font="Wingdings" w:char="F0E0"/>
      </w:r>
      <w:r w:rsidR="00DA60F6">
        <w:rPr>
          <w:i/>
          <w:u w:val="single"/>
        </w:rPr>
        <w:t xml:space="preserve"> </w:t>
      </w:r>
      <w:r w:rsidR="00C04461">
        <w:rPr>
          <w:i/>
          <w:u w:val="single"/>
        </w:rPr>
        <w:t>Worldpay</w:t>
      </w:r>
    </w:p>
    <w:p w:rsidR="00DA60F6" w:rsidRDefault="00DA60F6" w:rsidP="00AF39B6">
      <w:pPr>
        <w:pStyle w:val="ListParagraph"/>
        <w:numPr>
          <w:ilvl w:val="0"/>
          <w:numId w:val="25"/>
        </w:numPr>
        <w:ind w:left="1800"/>
      </w:pPr>
      <w:r w:rsidRPr="006277C3">
        <w:t xml:space="preserve">Select the banks to </w:t>
      </w:r>
      <w:proofErr w:type="gramStart"/>
      <w:r>
        <w:t>be supported</w:t>
      </w:r>
      <w:proofErr w:type="gramEnd"/>
      <w:r w:rsidRPr="006277C3">
        <w:t>.</w:t>
      </w:r>
      <w:r>
        <w:t xml:space="preserve"> (Multiple banks can be selected from the drop down)</w:t>
      </w:r>
    </w:p>
    <w:p w:rsidR="00DA60F6" w:rsidRDefault="00D111E8" w:rsidP="00DA60F6">
      <w:pPr>
        <w:ind w:left="1080"/>
      </w:pPr>
      <w:r w:rsidRPr="00D111E8">
        <w:rPr>
          <w:noProof/>
        </w:rPr>
        <w:t xml:space="preserve"> </w:t>
      </w:r>
      <w:r>
        <w:rPr>
          <w:noProof/>
        </w:rPr>
        <w:drawing>
          <wp:inline distT="0" distB="0" distL="0" distR="0" wp14:anchorId="4A75ECC8" wp14:editId="29097F70">
            <wp:extent cx="5443772" cy="21717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9847" cy="2174123"/>
                    </a:xfrm>
                    <a:prstGeom prst="rect">
                      <a:avLst/>
                    </a:prstGeom>
                  </pic:spPr>
                </pic:pic>
              </a:graphicData>
            </a:graphic>
          </wp:inline>
        </w:drawing>
      </w:r>
    </w:p>
    <w:p w:rsidR="00516F1D" w:rsidRDefault="00DA60F6" w:rsidP="00516F1D">
      <w:pPr>
        <w:pStyle w:val="BodyText"/>
        <w:ind w:left="2160"/>
        <w:jc w:val="center"/>
      </w:pPr>
      <w:r>
        <w:t>Fig: 2.7</w:t>
      </w:r>
    </w:p>
    <w:p w:rsidR="00E738A3" w:rsidRDefault="00E738A3" w:rsidP="0035095C">
      <w:pPr>
        <w:ind w:left="1080"/>
      </w:pPr>
      <w:r w:rsidRPr="00D13BA9">
        <w:rPr>
          <w:b/>
        </w:rPr>
        <w:t>Note:</w:t>
      </w:r>
      <w:r>
        <w:t xml:space="preserve"> Please </w:t>
      </w:r>
      <w:r w:rsidR="00E9748C">
        <w:t>ensure list</w:t>
      </w:r>
      <w:r>
        <w:t xml:space="preserve"> of bank </w:t>
      </w:r>
      <w:proofErr w:type="gramStart"/>
      <w:r>
        <w:t xml:space="preserve">should be </w:t>
      </w:r>
      <w:r w:rsidR="00D13BA9">
        <w:t>updated</w:t>
      </w:r>
      <w:proofErr w:type="gramEnd"/>
      <w:r w:rsidR="00D13BA9">
        <w:t>;</w:t>
      </w:r>
      <w:r>
        <w:t xml:space="preserve"> </w:t>
      </w:r>
      <w:r w:rsidR="00D13BA9">
        <w:t>please</w:t>
      </w:r>
      <w:r>
        <w:t xml:space="preserve"> contact Worldpay to get the </w:t>
      </w:r>
      <w:r w:rsidR="00187150">
        <w:t>latest list</w:t>
      </w:r>
      <w:r>
        <w:t xml:space="preserve"> of Bank.</w:t>
      </w:r>
    </w:p>
    <w:p w:rsidR="00516F1D" w:rsidRDefault="00516F1D" w:rsidP="00516F1D">
      <w:pPr>
        <w:pStyle w:val="BodyText"/>
        <w:ind w:left="2160"/>
      </w:pPr>
    </w:p>
    <w:p w:rsidR="00516F1D" w:rsidRDefault="00E72A7E" w:rsidP="00D50DE0">
      <w:pPr>
        <w:pStyle w:val="Heading3"/>
        <w:keepNext/>
        <w:keepLines/>
        <w:numPr>
          <w:ilvl w:val="2"/>
          <w:numId w:val="104"/>
        </w:numPr>
        <w:pBdr>
          <w:bottom w:val="none" w:sz="0" w:space="0" w:color="auto"/>
        </w:pBdr>
        <w:spacing w:line="276" w:lineRule="auto"/>
        <w:ind w:left="1764"/>
        <w:rPr>
          <w:i w:val="0"/>
          <w:sz w:val="24"/>
          <w:szCs w:val="24"/>
        </w:rPr>
      </w:pPr>
      <w:bookmarkStart w:id="60" w:name="_Toc18418262"/>
      <w:r w:rsidRPr="00B63D8A">
        <w:rPr>
          <w:i w:val="0"/>
          <w:sz w:val="24"/>
          <w:szCs w:val="24"/>
        </w:rPr>
        <w:t>Multiple Merchant ID Support Integration</w:t>
      </w:r>
      <w:bookmarkEnd w:id="60"/>
    </w:p>
    <w:p w:rsidR="006D22BF" w:rsidRPr="006D22BF" w:rsidRDefault="006D22BF" w:rsidP="006D22BF"/>
    <w:p w:rsidR="00516F1D" w:rsidRDefault="00516F1D" w:rsidP="003E51B1">
      <w:pPr>
        <w:ind w:left="1080"/>
      </w:pPr>
      <w:r>
        <w:t>After importing metadata pr</w:t>
      </w:r>
      <w:r w:rsidR="00E72A7E">
        <w:t xml:space="preserve">ovided with </w:t>
      </w:r>
      <w:r w:rsidR="006E4740">
        <w:t>Worldpay</w:t>
      </w:r>
      <w:r w:rsidR="00E72A7E">
        <w:t xml:space="preserve"> cartridge</w:t>
      </w:r>
      <w:r>
        <w:t>,</w:t>
      </w:r>
      <w:r w:rsidR="009B424D">
        <w:t xml:space="preserve"> </w:t>
      </w:r>
      <w:r>
        <w:t>add</w:t>
      </w:r>
      <w:r w:rsidR="009B424D">
        <w:t>i</w:t>
      </w:r>
      <w:r>
        <w:t>tional fields (</w:t>
      </w:r>
      <w:r w:rsidR="006C7870">
        <w:t xml:space="preserve">merchant ID, username, </w:t>
      </w:r>
      <w:r w:rsidR="00C50152">
        <w:t>and password</w:t>
      </w:r>
      <w:r>
        <w:t xml:space="preserve">) </w:t>
      </w:r>
      <w:proofErr w:type="gramStart"/>
      <w:r>
        <w:t>will be created</w:t>
      </w:r>
      <w:proofErr w:type="gramEnd"/>
      <w:r>
        <w:t xml:space="preserve"> in payment methods in BM. </w:t>
      </w:r>
    </w:p>
    <w:p w:rsidR="00516F1D" w:rsidRDefault="00516F1D" w:rsidP="00B761DF">
      <w:pPr>
        <w:pStyle w:val="ListParagraph"/>
        <w:numPr>
          <w:ilvl w:val="0"/>
          <w:numId w:val="30"/>
        </w:numPr>
        <w:ind w:left="1080" w:firstLine="0"/>
      </w:pPr>
      <w:r>
        <w:t xml:space="preserve"> </w:t>
      </w:r>
      <w:r w:rsidRPr="008D3B13">
        <w:t>Log into Business Manager</w:t>
      </w:r>
    </w:p>
    <w:p w:rsidR="00516F1D" w:rsidRDefault="00516F1D" w:rsidP="00B761DF">
      <w:pPr>
        <w:pStyle w:val="ListParagraph"/>
        <w:numPr>
          <w:ilvl w:val="0"/>
          <w:numId w:val="30"/>
        </w:numPr>
        <w:ind w:left="1080" w:firstLine="0"/>
      </w:pPr>
      <w:r>
        <w:t xml:space="preserve"> From the top bar select the required site for which configurations are to be done</w:t>
      </w:r>
    </w:p>
    <w:p w:rsidR="00516F1D" w:rsidRPr="00656BA4" w:rsidRDefault="00516F1D" w:rsidP="00B761DF">
      <w:pPr>
        <w:pStyle w:val="ListParagraph"/>
        <w:numPr>
          <w:ilvl w:val="0"/>
          <w:numId w:val="30"/>
        </w:numPr>
        <w:ind w:left="1080" w:firstLine="0"/>
      </w:pPr>
      <w:r>
        <w:t xml:space="preserve"> </w:t>
      </w:r>
      <w:r w:rsidR="009F5593">
        <w:t>Navigate to</w:t>
      </w:r>
      <w:r w:rsidR="00E348B2">
        <w:sym w:font="Wingdings" w:char="F0E0"/>
      </w:r>
      <w:r w:rsidR="00E348B2">
        <w:t>Merchant Tools</w:t>
      </w:r>
      <w:r>
        <w:t xml:space="preserve"> </w:t>
      </w:r>
      <w:r w:rsidRPr="00656BA4">
        <w:sym w:font="Wingdings" w:char="F0E0"/>
      </w:r>
      <w:r w:rsidRPr="00656BA4">
        <w:t xml:space="preserve"> Ordering</w:t>
      </w:r>
      <w:r w:rsidRPr="00656BA4">
        <w:sym w:font="Wingdings" w:char="F0E0"/>
      </w:r>
      <w:r w:rsidRPr="00656BA4">
        <w:t xml:space="preserve"> Payment Methods.</w:t>
      </w:r>
    </w:p>
    <w:p w:rsidR="00516F1D" w:rsidRDefault="00516F1D" w:rsidP="00B761DF">
      <w:pPr>
        <w:pStyle w:val="ListParagraph"/>
        <w:numPr>
          <w:ilvl w:val="0"/>
          <w:numId w:val="30"/>
        </w:numPr>
        <w:ind w:left="1080" w:firstLine="0"/>
      </w:pPr>
      <w:r>
        <w:t xml:space="preserve"> Input the required details for the below field:</w:t>
      </w:r>
    </w:p>
    <w:p w:rsidR="00516F1D" w:rsidRDefault="00516F1D" w:rsidP="003E51B1">
      <w:pPr>
        <w:pStyle w:val="ListParagraph"/>
        <w:ind w:left="1788" w:firstLine="336"/>
      </w:pPr>
      <w:r>
        <w:t>Mer</w:t>
      </w:r>
      <w:r w:rsidR="005F17D2">
        <w:t>c</w:t>
      </w:r>
      <w:r>
        <w:t>hant ID</w:t>
      </w:r>
    </w:p>
    <w:p w:rsidR="00516F1D" w:rsidRDefault="00516F1D" w:rsidP="003E51B1">
      <w:pPr>
        <w:pStyle w:val="ListParagraph"/>
        <w:ind w:left="1452" w:firstLine="336"/>
      </w:pPr>
      <w:r>
        <w:t>Username</w:t>
      </w:r>
    </w:p>
    <w:p w:rsidR="00516F1D" w:rsidRDefault="00516F1D" w:rsidP="003E51B1">
      <w:pPr>
        <w:pStyle w:val="ListParagraph"/>
        <w:ind w:left="1116" w:firstLine="336"/>
      </w:pPr>
      <w:r>
        <w:t>Password</w:t>
      </w:r>
    </w:p>
    <w:p w:rsidR="00516F1D" w:rsidRDefault="00697861" w:rsidP="003E51B1">
      <w:pPr>
        <w:ind w:left="1080"/>
      </w:pPr>
      <w:r>
        <w:rPr>
          <w:noProof/>
        </w:rPr>
        <w:lastRenderedPageBreak/>
        <w:drawing>
          <wp:inline distT="0" distB="0" distL="0" distR="0" wp14:anchorId="6C6AA9CD" wp14:editId="53010D91">
            <wp:extent cx="5285678" cy="138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85678" cy="1381125"/>
                    </a:xfrm>
                    <a:prstGeom prst="rect">
                      <a:avLst/>
                    </a:prstGeom>
                  </pic:spPr>
                </pic:pic>
              </a:graphicData>
            </a:graphic>
          </wp:inline>
        </w:drawing>
      </w:r>
    </w:p>
    <w:p w:rsidR="005D0EF0" w:rsidRDefault="00CA18DE" w:rsidP="00D50DE0">
      <w:pPr>
        <w:pStyle w:val="Heading3"/>
        <w:keepNext/>
        <w:keepLines/>
        <w:numPr>
          <w:ilvl w:val="2"/>
          <w:numId w:val="104"/>
        </w:numPr>
        <w:pBdr>
          <w:bottom w:val="none" w:sz="0" w:space="0" w:color="auto"/>
        </w:pBdr>
        <w:spacing w:line="276" w:lineRule="auto"/>
        <w:ind w:left="1764"/>
        <w:rPr>
          <w:i w:val="0"/>
          <w:sz w:val="24"/>
          <w:szCs w:val="24"/>
        </w:rPr>
      </w:pPr>
      <w:bookmarkStart w:id="61" w:name="_Toc18418263"/>
      <w:r w:rsidRPr="00B63D8A">
        <w:rPr>
          <w:i w:val="0"/>
          <w:sz w:val="24"/>
          <w:szCs w:val="24"/>
        </w:rPr>
        <w:t xml:space="preserve">Look and Feel </w:t>
      </w:r>
      <w:r w:rsidR="00EE4A66" w:rsidRPr="00B63D8A">
        <w:rPr>
          <w:i w:val="0"/>
          <w:sz w:val="24"/>
          <w:szCs w:val="24"/>
        </w:rPr>
        <w:t>Customization</w:t>
      </w:r>
      <w:r w:rsidR="00AE09A9" w:rsidRPr="00B63D8A">
        <w:rPr>
          <w:i w:val="0"/>
          <w:sz w:val="24"/>
          <w:szCs w:val="24"/>
        </w:rPr>
        <w:t xml:space="preserve"> for </w:t>
      </w:r>
      <w:r w:rsidR="00C04461" w:rsidRPr="00B63D8A">
        <w:rPr>
          <w:i w:val="0"/>
          <w:sz w:val="24"/>
          <w:szCs w:val="24"/>
        </w:rPr>
        <w:t>Worldpay</w:t>
      </w:r>
      <w:r w:rsidR="001E4343" w:rsidRPr="00B63D8A">
        <w:rPr>
          <w:i w:val="0"/>
          <w:sz w:val="24"/>
          <w:szCs w:val="24"/>
        </w:rPr>
        <w:t xml:space="preserve"> </w:t>
      </w:r>
      <w:r w:rsidR="00AE09A9" w:rsidRPr="00B63D8A">
        <w:rPr>
          <w:i w:val="0"/>
          <w:sz w:val="24"/>
          <w:szCs w:val="24"/>
        </w:rPr>
        <w:t>Redirect Pages</w:t>
      </w:r>
      <w:bookmarkEnd w:id="61"/>
    </w:p>
    <w:p w:rsidR="006D22BF" w:rsidRPr="006D22BF" w:rsidRDefault="006D22BF" w:rsidP="006D22BF"/>
    <w:p w:rsidR="005D0EF0" w:rsidRDefault="005D0EF0" w:rsidP="005D0EF0">
      <w:pPr>
        <w:ind w:left="1044"/>
      </w:pPr>
      <w:r>
        <w:t xml:space="preserve">Configurations that needs to </w:t>
      </w:r>
      <w:proofErr w:type="gramStart"/>
      <w:r>
        <w:t>be done</w:t>
      </w:r>
      <w:proofErr w:type="gramEnd"/>
      <w:r>
        <w:t xml:space="preserve"> in Business Manager to support look and feel customization:</w:t>
      </w:r>
    </w:p>
    <w:p w:rsidR="005D0EF0" w:rsidRPr="008D3B13" w:rsidRDefault="005D0EF0" w:rsidP="005D0EF0">
      <w:pPr>
        <w:ind w:left="1044"/>
      </w:pPr>
      <w:r>
        <w:t xml:space="preserve">1) </w:t>
      </w:r>
      <w:r w:rsidRPr="008D3B13">
        <w:t>Log into Business Manager</w:t>
      </w:r>
    </w:p>
    <w:p w:rsidR="005D0EF0" w:rsidRDefault="005D0EF0" w:rsidP="005D0EF0">
      <w:pPr>
        <w:ind w:left="1044"/>
      </w:pPr>
      <w:proofErr w:type="gramStart"/>
      <w:r>
        <w:t>2) From the top bar</w:t>
      </w:r>
      <w:proofErr w:type="gramEnd"/>
      <w:r>
        <w:t xml:space="preserve"> select the required site for which configurations are to be done.</w:t>
      </w:r>
    </w:p>
    <w:p w:rsidR="005D0EF0" w:rsidRPr="00652B20" w:rsidRDefault="005D0EF0" w:rsidP="005D0EF0">
      <w:pPr>
        <w:ind w:left="1044"/>
      </w:pPr>
      <w:r>
        <w:t xml:space="preserve">3) </w:t>
      </w:r>
      <w:r w:rsidR="009F5593">
        <w:t xml:space="preserve">Navigate </w:t>
      </w:r>
      <w:proofErr w:type="spellStart"/>
      <w:r w:rsidR="009F5593">
        <w:t>to</w:t>
      </w:r>
      <w:r w:rsidRPr="005D0EF0">
        <w:t>Preferences</w:t>
      </w:r>
      <w:proofErr w:type="spellEnd"/>
      <w:r w:rsidRPr="005D0EF0">
        <w:t xml:space="preserve"> </w:t>
      </w:r>
      <w:r w:rsidRPr="005D0EF0">
        <w:sym w:font="Wingdings" w:char="F0E0"/>
      </w:r>
      <w:r w:rsidRPr="005D0EF0">
        <w:t xml:space="preserve"> Custom Preferences </w:t>
      </w:r>
      <w:r w:rsidRPr="005D0EF0">
        <w:sym w:font="Wingdings" w:char="F0E0"/>
      </w:r>
      <w:r w:rsidRPr="005D0EF0">
        <w:t xml:space="preserve"> </w:t>
      </w:r>
      <w:r w:rsidR="00C04461">
        <w:t>Worldpay</w:t>
      </w:r>
    </w:p>
    <w:p w:rsidR="005D0EF0" w:rsidRDefault="005D0EF0" w:rsidP="005D0EF0">
      <w:pPr>
        <w:ind w:left="1044"/>
      </w:pPr>
      <w:r>
        <w:t>4) Input the required details for the below field:</w:t>
      </w:r>
    </w:p>
    <w:p w:rsidR="003E51B1" w:rsidRPr="00F422FF" w:rsidRDefault="003E51B1" w:rsidP="005D0EF0">
      <w:pPr>
        <w:ind w:left="1044"/>
        <w:rPr>
          <w:i/>
        </w:rPr>
      </w:pPr>
      <w:r>
        <w:tab/>
      </w:r>
      <w:r w:rsidR="00C04461" w:rsidRPr="00F422FF">
        <w:rPr>
          <w:i/>
        </w:rPr>
        <w:t>Worldpay</w:t>
      </w:r>
      <w:r w:rsidRPr="00F422FF">
        <w:rPr>
          <w:i/>
        </w:rPr>
        <w:t xml:space="preserve"> Configurable HPP APM</w:t>
      </w:r>
    </w:p>
    <w:p w:rsidR="005D0EF0" w:rsidRPr="00F422FF" w:rsidRDefault="00C04461" w:rsidP="005D0EF0">
      <w:pPr>
        <w:ind w:left="1044" w:firstLine="372"/>
        <w:rPr>
          <w:i/>
        </w:rPr>
      </w:pPr>
      <w:r w:rsidRPr="00F422FF">
        <w:rPr>
          <w:i/>
        </w:rPr>
        <w:t>Worldpay</w:t>
      </w:r>
      <w:r w:rsidR="005D0EF0" w:rsidRPr="00F422FF">
        <w:rPr>
          <w:i/>
        </w:rPr>
        <w:t xml:space="preserve"> Installation Id</w:t>
      </w:r>
    </w:p>
    <w:p w:rsidR="0014124A" w:rsidRPr="00F422FF" w:rsidRDefault="00C04461" w:rsidP="003E51B1">
      <w:pPr>
        <w:ind w:left="1044" w:firstLine="372"/>
        <w:rPr>
          <w:i/>
        </w:rPr>
      </w:pPr>
      <w:r w:rsidRPr="00F422FF">
        <w:rPr>
          <w:rStyle w:val="tooltipstered"/>
          <w:i/>
        </w:rPr>
        <w:t>Worldpay</w:t>
      </w:r>
      <w:r w:rsidR="0014124A" w:rsidRPr="00F422FF">
        <w:rPr>
          <w:rStyle w:val="tooltipstered"/>
          <w:i/>
        </w:rPr>
        <w:t xml:space="preserve"> Address Details Read Only</w:t>
      </w:r>
      <w:r w:rsidR="0014124A" w:rsidRPr="00F422FF">
        <w:rPr>
          <w:i/>
        </w:rPr>
        <w:t xml:space="preserve"> </w:t>
      </w:r>
    </w:p>
    <w:p w:rsidR="003E51B1" w:rsidRPr="00F422FF" w:rsidRDefault="00C04461" w:rsidP="003E51B1">
      <w:pPr>
        <w:ind w:left="1044" w:firstLine="372"/>
        <w:rPr>
          <w:i/>
        </w:rPr>
      </w:pPr>
      <w:r w:rsidRPr="00F422FF">
        <w:rPr>
          <w:rStyle w:val="tooltipstered"/>
          <w:i/>
        </w:rPr>
        <w:t>Worldpay</w:t>
      </w:r>
      <w:r w:rsidR="0014124A" w:rsidRPr="00F422FF">
        <w:rPr>
          <w:rStyle w:val="tooltipstered"/>
          <w:i/>
        </w:rPr>
        <w:t xml:space="preserve"> Hide Address Details</w:t>
      </w:r>
    </w:p>
    <w:p w:rsidR="003E51B1" w:rsidRDefault="003E51B1" w:rsidP="003E51B1">
      <w:pPr>
        <w:pStyle w:val="ListParagraph"/>
        <w:ind w:firstLine="324"/>
      </w:pPr>
      <w:r>
        <w:t>** Ensure that the Payment Method ID (refer to APPENDIX A</w:t>
      </w:r>
      <w:r w:rsidR="00341E1E">
        <w:t xml:space="preserve"> – KEY column</w:t>
      </w:r>
      <w:r>
        <w:t xml:space="preserve">), which needs to be supported for customizable is added to the </w:t>
      </w:r>
      <w:r w:rsidR="00C04461">
        <w:rPr>
          <w:b/>
        </w:rPr>
        <w:t>Worldpay</w:t>
      </w:r>
      <w:r w:rsidRPr="003E51B1">
        <w:rPr>
          <w:b/>
        </w:rPr>
        <w:t xml:space="preserve"> Configurable HPP APM</w:t>
      </w:r>
      <w:r>
        <w:rPr>
          <w:b/>
        </w:rPr>
        <w:t xml:space="preserve"> </w:t>
      </w:r>
      <w:proofErr w:type="spellStart"/>
      <w:r w:rsidRPr="003E51B1">
        <w:t>sitepref</w:t>
      </w:r>
      <w:r w:rsidR="00850CBB">
        <w:t>e</w:t>
      </w:r>
      <w:r w:rsidRPr="003E51B1">
        <w:t>rence</w:t>
      </w:r>
      <w:proofErr w:type="spellEnd"/>
      <w:r w:rsidRPr="003E51B1">
        <w:t>.</w:t>
      </w:r>
    </w:p>
    <w:p w:rsidR="005D0EF0" w:rsidRPr="003E51B1" w:rsidRDefault="005D0EF0" w:rsidP="005D0EF0">
      <w:pPr>
        <w:ind w:left="1044"/>
      </w:pPr>
      <w:proofErr w:type="gramStart"/>
      <w:r w:rsidRPr="003E51B1">
        <w:t>**Please</w:t>
      </w:r>
      <w:proofErr w:type="gramEnd"/>
      <w:r w:rsidRPr="003E51B1">
        <w:t xml:space="preserve"> contact the </w:t>
      </w:r>
      <w:r w:rsidR="00C04461">
        <w:t>Worldpay</w:t>
      </w:r>
      <w:r w:rsidRPr="003E51B1">
        <w:t xml:space="preserve"> contact person for values of the above details.</w:t>
      </w:r>
    </w:p>
    <w:p w:rsidR="005D0EF0" w:rsidRDefault="009E391E" w:rsidP="005D0EF0">
      <w:pPr>
        <w:ind w:left="1068"/>
      </w:pPr>
      <w:r w:rsidRPr="009E391E">
        <w:rPr>
          <w:noProof/>
        </w:rPr>
        <w:t xml:space="preserve"> </w:t>
      </w:r>
      <w:r>
        <w:rPr>
          <w:noProof/>
        </w:rPr>
        <w:drawing>
          <wp:inline distT="0" distB="0" distL="0" distR="0" wp14:anchorId="6A724353" wp14:editId="3C8DA437">
            <wp:extent cx="5248910" cy="19782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7760" cy="1981604"/>
                    </a:xfrm>
                    <a:prstGeom prst="rect">
                      <a:avLst/>
                    </a:prstGeom>
                  </pic:spPr>
                </pic:pic>
              </a:graphicData>
            </a:graphic>
          </wp:inline>
        </w:drawing>
      </w:r>
    </w:p>
    <w:p w:rsidR="00E24984" w:rsidRDefault="00B77193" w:rsidP="005D0EF0">
      <w:pPr>
        <w:ind w:left="1068"/>
      </w:pPr>
      <w:r>
        <w:rPr>
          <w:noProof/>
        </w:rPr>
        <w:drawing>
          <wp:inline distT="0" distB="0" distL="0" distR="0" wp14:anchorId="20E19C63" wp14:editId="0A39439B">
            <wp:extent cx="5284079" cy="3751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9719" cy="381269"/>
                    </a:xfrm>
                    <a:prstGeom prst="rect">
                      <a:avLst/>
                    </a:prstGeom>
                  </pic:spPr>
                </pic:pic>
              </a:graphicData>
            </a:graphic>
          </wp:inline>
        </w:drawing>
      </w:r>
    </w:p>
    <w:p w:rsidR="00E24984" w:rsidRPr="00D64C48" w:rsidRDefault="00E24984" w:rsidP="00D64C48">
      <w:r w:rsidRPr="00D64C48">
        <w:lastRenderedPageBreak/>
        <w:tab/>
      </w:r>
      <w:r w:rsidRPr="00D64C48">
        <w:tab/>
      </w:r>
      <w:r w:rsidRPr="00D64C48">
        <w:tab/>
      </w:r>
      <w:r w:rsidRPr="00D64C48">
        <w:tab/>
        <w:t>Fig 2.9</w:t>
      </w:r>
    </w:p>
    <w:p w:rsidR="001E4343" w:rsidRDefault="00D64C48" w:rsidP="00D50DE0">
      <w:pPr>
        <w:pStyle w:val="Heading3"/>
        <w:keepNext/>
        <w:keepLines/>
        <w:numPr>
          <w:ilvl w:val="2"/>
          <w:numId w:val="104"/>
        </w:numPr>
        <w:pBdr>
          <w:bottom w:val="none" w:sz="0" w:space="0" w:color="auto"/>
        </w:pBdr>
        <w:spacing w:line="276" w:lineRule="auto"/>
        <w:ind w:left="1764"/>
        <w:rPr>
          <w:i w:val="0"/>
          <w:sz w:val="24"/>
          <w:szCs w:val="24"/>
        </w:rPr>
      </w:pPr>
      <w:bookmarkStart w:id="62" w:name="_Toc18418264"/>
      <w:r w:rsidRPr="00B63D8A">
        <w:rPr>
          <w:i w:val="0"/>
          <w:sz w:val="24"/>
          <w:szCs w:val="24"/>
        </w:rPr>
        <w:t xml:space="preserve">Hosted Payment Pages iframe or </w:t>
      </w:r>
      <w:proofErr w:type="spellStart"/>
      <w:r w:rsidRPr="00B63D8A">
        <w:rPr>
          <w:i w:val="0"/>
          <w:sz w:val="24"/>
          <w:szCs w:val="24"/>
        </w:rPr>
        <w:t>lightbox</w:t>
      </w:r>
      <w:proofErr w:type="spellEnd"/>
      <w:r w:rsidRPr="00B63D8A">
        <w:rPr>
          <w:i w:val="0"/>
          <w:sz w:val="24"/>
          <w:szCs w:val="24"/>
        </w:rPr>
        <w:t xml:space="preserve"> </w:t>
      </w:r>
      <w:r w:rsidR="001E4343" w:rsidRPr="00B63D8A">
        <w:rPr>
          <w:i w:val="0"/>
          <w:sz w:val="24"/>
          <w:szCs w:val="24"/>
        </w:rPr>
        <w:t xml:space="preserve">for </w:t>
      </w:r>
      <w:r w:rsidR="00C04461" w:rsidRPr="00B63D8A">
        <w:rPr>
          <w:i w:val="0"/>
          <w:sz w:val="24"/>
          <w:szCs w:val="24"/>
        </w:rPr>
        <w:t>Worldpay</w:t>
      </w:r>
      <w:r w:rsidR="001E4343" w:rsidRPr="00B63D8A">
        <w:rPr>
          <w:i w:val="0"/>
          <w:sz w:val="24"/>
          <w:szCs w:val="24"/>
        </w:rPr>
        <w:t xml:space="preserve"> Redirect Pa</w:t>
      </w:r>
      <w:r w:rsidRPr="00B63D8A">
        <w:rPr>
          <w:i w:val="0"/>
          <w:sz w:val="24"/>
          <w:szCs w:val="24"/>
        </w:rPr>
        <w:t>yment Method</w:t>
      </w:r>
      <w:bookmarkEnd w:id="62"/>
    </w:p>
    <w:p w:rsidR="006D22BF" w:rsidRPr="006D22BF" w:rsidRDefault="006D22BF" w:rsidP="006D22BF"/>
    <w:p w:rsidR="001E4343" w:rsidRDefault="001E4343" w:rsidP="001E4343">
      <w:pPr>
        <w:ind w:left="1044"/>
      </w:pPr>
      <w:r>
        <w:t xml:space="preserve">Configurations that needs to </w:t>
      </w:r>
      <w:proofErr w:type="gramStart"/>
      <w:r>
        <w:t>be done</w:t>
      </w:r>
      <w:proofErr w:type="gramEnd"/>
      <w:r>
        <w:t xml:space="preserve"> in Business Manager to support look and feel customization:</w:t>
      </w:r>
    </w:p>
    <w:p w:rsidR="001E4343" w:rsidRDefault="001E4343" w:rsidP="001E4343">
      <w:pPr>
        <w:ind w:left="1044"/>
      </w:pPr>
      <w:r>
        <w:t>1) Log into Business Manager</w:t>
      </w:r>
    </w:p>
    <w:p w:rsidR="001E4343" w:rsidRPr="00D1509C" w:rsidRDefault="001E4343" w:rsidP="001E4343">
      <w:pPr>
        <w:ind w:left="1044"/>
      </w:pPr>
      <w:r>
        <w:t xml:space="preserve">2) </w:t>
      </w:r>
      <w:r w:rsidR="00DC6C31">
        <w:t>Navigate to</w:t>
      </w:r>
      <w:r w:rsidR="00794C0D" w:rsidRPr="00C75E15">
        <w:rPr>
          <w:u w:val="single"/>
        </w:rPr>
        <w:t xml:space="preserve"> </w:t>
      </w:r>
      <w:r w:rsidRPr="00C75E15">
        <w:rPr>
          <w:u w:val="single"/>
        </w:rPr>
        <w:t>Merchant Tools</w:t>
      </w:r>
      <w:r w:rsidRPr="00794C0D">
        <w:rPr>
          <w:i/>
          <w:u w:val="single"/>
        </w:rPr>
        <w:t xml:space="preserve"> </w:t>
      </w:r>
      <w:r w:rsidRPr="00794C0D">
        <w:rPr>
          <w:i/>
          <w:u w:val="single"/>
        </w:rPr>
        <w:sym w:font="Wingdings" w:char="F0E0"/>
      </w:r>
      <w:r w:rsidRPr="00794C0D">
        <w:rPr>
          <w:i/>
          <w:u w:val="single"/>
        </w:rPr>
        <w:t xml:space="preserve"> Ordering </w:t>
      </w:r>
      <w:r w:rsidRPr="00794C0D">
        <w:rPr>
          <w:i/>
          <w:u w:val="single"/>
        </w:rPr>
        <w:sym w:font="Wingdings" w:char="F0E0"/>
      </w:r>
      <w:r w:rsidRPr="00794C0D">
        <w:rPr>
          <w:i/>
          <w:u w:val="single"/>
        </w:rPr>
        <w:t xml:space="preserve"> Payment Methods</w:t>
      </w:r>
    </w:p>
    <w:p w:rsidR="00D1509C" w:rsidRDefault="001E4343" w:rsidP="001E4343">
      <w:pPr>
        <w:ind w:left="1044"/>
      </w:pPr>
      <w:r>
        <w:t xml:space="preserve">3) Select “Credit Card Redirect” </w:t>
      </w:r>
      <w:r w:rsidR="00D1509C">
        <w:t>p</w:t>
      </w:r>
      <w:r>
        <w:t xml:space="preserve">ayment method </w:t>
      </w:r>
      <w:r w:rsidR="00682169">
        <w:t xml:space="preserve">and </w:t>
      </w:r>
      <w:r w:rsidR="00682169" w:rsidRPr="00D1509C">
        <w:t>add</w:t>
      </w:r>
      <w:r w:rsidR="00D1509C" w:rsidRPr="00D1509C">
        <w:t xml:space="preserve"> the following data under </w:t>
      </w:r>
      <w:r w:rsidR="00794C0D">
        <w:t xml:space="preserve">worldpay </w:t>
      </w:r>
      <w:r w:rsidR="00D1509C" w:rsidRPr="00D1509C">
        <w:t xml:space="preserve">HPP </w:t>
      </w:r>
      <w:proofErr w:type="spellStart"/>
      <w:r w:rsidR="00D1509C" w:rsidRPr="00D1509C">
        <w:t>CustomOptions</w:t>
      </w:r>
      <w:proofErr w:type="spellEnd"/>
      <w:r w:rsidR="00D1509C" w:rsidRPr="00D1509C">
        <w:t xml:space="preserve"> JSON</w:t>
      </w:r>
      <w:r w:rsidR="00D1509C">
        <w:t xml:space="preserve"> attribute.</w:t>
      </w:r>
    </w:p>
    <w:p w:rsidR="00D1509C" w:rsidRDefault="001E4343" w:rsidP="001E4343">
      <w:pPr>
        <w:ind w:left="336" w:firstLine="708"/>
      </w:pPr>
      <w:r>
        <w:t xml:space="preserve">4) Write JSON specifically type as iframe or </w:t>
      </w:r>
      <w:proofErr w:type="spellStart"/>
      <w:r>
        <w:t>lightbox</w:t>
      </w:r>
      <w:proofErr w:type="spellEnd"/>
      <w:r>
        <w:t xml:space="preserve">. </w:t>
      </w:r>
      <w:r w:rsidR="00D1509C">
        <w:t xml:space="preserve">Click on </w:t>
      </w:r>
      <w:r w:rsidR="00FA65CE">
        <w:t>Apply</w:t>
      </w:r>
      <w:r w:rsidR="00D1509C">
        <w:t xml:space="preserve"> to enable the Iframe/Light box on HPP.</w:t>
      </w:r>
    </w:p>
    <w:p w:rsidR="00691BFC" w:rsidRDefault="00691BFC" w:rsidP="001E4343">
      <w:pPr>
        <w:ind w:left="336" w:firstLine="708"/>
      </w:pPr>
      <w:r>
        <w:t>Example:</w:t>
      </w:r>
    </w:p>
    <w:p w:rsidR="00691BFC" w:rsidRPr="00144A9D" w:rsidRDefault="00691BFC" w:rsidP="001E4343">
      <w:pPr>
        <w:ind w:left="336" w:firstLine="708"/>
        <w:rPr>
          <w:i/>
        </w:rPr>
      </w:pPr>
      <w:r w:rsidRPr="00144A9D">
        <w:rPr>
          <w:i/>
        </w:rPr>
        <w:t>{</w:t>
      </w:r>
    </w:p>
    <w:p w:rsidR="00691BFC" w:rsidRPr="00144A9D" w:rsidRDefault="00C16B26" w:rsidP="001E4343">
      <w:pPr>
        <w:ind w:left="336" w:firstLine="708"/>
        <w:rPr>
          <w:i/>
        </w:rPr>
      </w:pPr>
      <w:r w:rsidRPr="00144A9D">
        <w:rPr>
          <w:i/>
        </w:rPr>
        <w:t>“</w:t>
      </w:r>
      <w:proofErr w:type="spellStart"/>
      <w:r w:rsidR="00691BFC" w:rsidRPr="00144A9D">
        <w:rPr>
          <w:i/>
        </w:rPr>
        <w:t>type</w:t>
      </w:r>
      <w:r w:rsidRPr="00144A9D">
        <w:rPr>
          <w:i/>
        </w:rPr>
        <w:t>”</w:t>
      </w:r>
      <w:r w:rsidR="00691BFC" w:rsidRPr="00144A9D">
        <w:rPr>
          <w:i/>
        </w:rPr>
        <w:t>:</w:t>
      </w:r>
      <w:r w:rsidRPr="00144A9D">
        <w:rPr>
          <w:i/>
        </w:rPr>
        <w:t>”</w:t>
      </w:r>
      <w:r w:rsidR="00691BFC" w:rsidRPr="00144A9D">
        <w:rPr>
          <w:i/>
        </w:rPr>
        <w:t>iframe</w:t>
      </w:r>
      <w:proofErr w:type="spellEnd"/>
      <w:r w:rsidRPr="00144A9D">
        <w:rPr>
          <w:i/>
        </w:rPr>
        <w:t>”</w:t>
      </w:r>
    </w:p>
    <w:p w:rsidR="00691BFC" w:rsidRPr="00144A9D" w:rsidRDefault="00691BFC" w:rsidP="001E4343">
      <w:pPr>
        <w:ind w:left="336" w:firstLine="708"/>
        <w:rPr>
          <w:i/>
        </w:rPr>
      </w:pPr>
      <w:r w:rsidRPr="00144A9D">
        <w:rPr>
          <w:i/>
        </w:rPr>
        <w:t>}</w:t>
      </w:r>
    </w:p>
    <w:p w:rsidR="00691BFC" w:rsidRDefault="00691BFC" w:rsidP="001E4343">
      <w:pPr>
        <w:ind w:left="336" w:firstLine="708"/>
      </w:pPr>
      <w:r>
        <w:t>OR</w:t>
      </w:r>
    </w:p>
    <w:p w:rsidR="00691BFC" w:rsidRPr="00144A9D" w:rsidRDefault="00691BFC" w:rsidP="00691BFC">
      <w:pPr>
        <w:spacing w:before="100" w:beforeAutospacing="1" w:after="100" w:afterAutospacing="1" w:line="240" w:lineRule="atLeast"/>
        <w:ind w:left="336" w:firstLine="708"/>
        <w:rPr>
          <w:i/>
        </w:rPr>
      </w:pPr>
      <w:r w:rsidRPr="00144A9D">
        <w:rPr>
          <w:i/>
        </w:rPr>
        <w:t>{</w:t>
      </w:r>
    </w:p>
    <w:p w:rsidR="00691BFC" w:rsidRPr="00144A9D" w:rsidRDefault="00691BFC" w:rsidP="00691BFC">
      <w:pPr>
        <w:spacing w:before="100" w:beforeAutospacing="1" w:after="100" w:afterAutospacing="1" w:line="240" w:lineRule="atLeast"/>
        <w:ind w:firstLine="336"/>
        <w:rPr>
          <w:i/>
        </w:rPr>
      </w:pPr>
      <w:r w:rsidRPr="00144A9D">
        <w:rPr>
          <w:i/>
        </w:rPr>
        <w:t>                "</w:t>
      </w:r>
      <w:proofErr w:type="gramStart"/>
      <w:r w:rsidRPr="00144A9D">
        <w:rPr>
          <w:i/>
        </w:rPr>
        <w:t>type</w:t>
      </w:r>
      <w:proofErr w:type="gramEnd"/>
      <w:r w:rsidRPr="00144A9D">
        <w:rPr>
          <w:i/>
        </w:rPr>
        <w:t>": "</w:t>
      </w:r>
      <w:proofErr w:type="spellStart"/>
      <w:r w:rsidRPr="00144A9D">
        <w:rPr>
          <w:i/>
        </w:rPr>
        <w:t>lightbox</w:t>
      </w:r>
      <w:proofErr w:type="spellEnd"/>
      <w:r w:rsidRPr="00144A9D">
        <w:rPr>
          <w:i/>
        </w:rPr>
        <w:t>",</w:t>
      </w:r>
    </w:p>
    <w:p w:rsidR="00691BFC" w:rsidRPr="00144A9D" w:rsidRDefault="00691BFC" w:rsidP="00691BFC">
      <w:pPr>
        <w:spacing w:before="100" w:beforeAutospacing="1" w:after="100" w:afterAutospacing="1" w:line="240" w:lineRule="atLeast"/>
        <w:rPr>
          <w:i/>
        </w:rPr>
      </w:pPr>
      <w:r w:rsidRPr="00144A9D">
        <w:rPr>
          <w:i/>
        </w:rPr>
        <w:t>       </w:t>
      </w:r>
      <w:r w:rsidRPr="00144A9D">
        <w:rPr>
          <w:i/>
        </w:rPr>
        <w:tab/>
        <w:t>         "</w:t>
      </w:r>
      <w:proofErr w:type="spellStart"/>
      <w:proofErr w:type="gramStart"/>
      <w:r w:rsidRPr="00144A9D">
        <w:rPr>
          <w:i/>
        </w:rPr>
        <w:t>lightboxMaskOpacity</w:t>
      </w:r>
      <w:proofErr w:type="spellEnd"/>
      <w:proofErr w:type="gramEnd"/>
      <w:r w:rsidRPr="00144A9D">
        <w:rPr>
          <w:i/>
        </w:rPr>
        <w:t>": 50,</w:t>
      </w:r>
    </w:p>
    <w:p w:rsidR="00691BFC" w:rsidRPr="00144A9D" w:rsidRDefault="00691BFC" w:rsidP="00691BFC">
      <w:pPr>
        <w:spacing w:before="100" w:beforeAutospacing="1" w:after="100" w:afterAutospacing="1" w:line="240" w:lineRule="atLeast"/>
        <w:rPr>
          <w:i/>
        </w:rPr>
      </w:pPr>
      <w:r w:rsidRPr="00144A9D">
        <w:rPr>
          <w:i/>
        </w:rPr>
        <w:t>              </w:t>
      </w:r>
      <w:r w:rsidRPr="00144A9D">
        <w:rPr>
          <w:i/>
        </w:rPr>
        <w:tab/>
        <w:t>  </w:t>
      </w:r>
      <w:r w:rsidRPr="00144A9D">
        <w:rPr>
          <w:i/>
        </w:rPr>
        <w:tab/>
        <w:t>"</w:t>
      </w:r>
      <w:proofErr w:type="spellStart"/>
      <w:proofErr w:type="gramStart"/>
      <w:r w:rsidRPr="00144A9D">
        <w:rPr>
          <w:i/>
        </w:rPr>
        <w:t>lightboxMaskColor</w:t>
      </w:r>
      <w:proofErr w:type="spellEnd"/>
      <w:proofErr w:type="gramEnd"/>
      <w:r w:rsidRPr="00144A9D">
        <w:rPr>
          <w:i/>
        </w:rPr>
        <w:t>": "#000000",</w:t>
      </w:r>
    </w:p>
    <w:p w:rsidR="00691BFC" w:rsidRPr="00144A9D" w:rsidRDefault="00691BFC" w:rsidP="00691BFC">
      <w:pPr>
        <w:spacing w:before="100" w:beforeAutospacing="1" w:after="100" w:afterAutospacing="1" w:line="240" w:lineRule="atLeast"/>
        <w:rPr>
          <w:i/>
        </w:rPr>
      </w:pPr>
      <w:r w:rsidRPr="00144A9D">
        <w:rPr>
          <w:i/>
        </w:rPr>
        <w:t>              </w:t>
      </w:r>
      <w:r w:rsidRPr="00144A9D">
        <w:rPr>
          <w:i/>
        </w:rPr>
        <w:tab/>
      </w:r>
      <w:r w:rsidRPr="00144A9D">
        <w:rPr>
          <w:i/>
        </w:rPr>
        <w:tab/>
        <w:t>"</w:t>
      </w:r>
      <w:proofErr w:type="gramStart"/>
      <w:r w:rsidRPr="00144A9D">
        <w:rPr>
          <w:i/>
        </w:rPr>
        <w:t>debug</w:t>
      </w:r>
      <w:proofErr w:type="gramEnd"/>
      <w:r w:rsidRPr="00144A9D">
        <w:rPr>
          <w:i/>
        </w:rPr>
        <w:t>": false</w:t>
      </w:r>
    </w:p>
    <w:p w:rsidR="00691BFC" w:rsidRPr="00144A9D" w:rsidRDefault="00691BFC" w:rsidP="00691BFC">
      <w:pPr>
        <w:spacing w:before="100" w:beforeAutospacing="1" w:after="100" w:afterAutospacing="1" w:line="240" w:lineRule="atLeast"/>
        <w:ind w:left="708" w:firstLine="708"/>
        <w:rPr>
          <w:i/>
        </w:rPr>
      </w:pPr>
      <w:r w:rsidRPr="00144A9D">
        <w:rPr>
          <w:i/>
        </w:rPr>
        <w:t>}</w:t>
      </w:r>
    </w:p>
    <w:p w:rsidR="00025E89" w:rsidRDefault="00025E89" w:rsidP="00025E89">
      <w:pPr>
        <w:spacing w:before="100" w:beforeAutospacing="1" w:after="100" w:afterAutospacing="1" w:line="240" w:lineRule="atLeast"/>
      </w:pPr>
      <w:r>
        <w:t xml:space="preserve">For </w:t>
      </w:r>
      <w:proofErr w:type="spellStart"/>
      <w:r>
        <w:t>lightbox</w:t>
      </w:r>
      <w:proofErr w:type="spellEnd"/>
      <w:r>
        <w:t xml:space="preserve"> </w:t>
      </w:r>
      <w:proofErr w:type="gramStart"/>
      <w:r>
        <w:t>JSON</w:t>
      </w:r>
      <w:proofErr w:type="gramEnd"/>
      <w:r>
        <w:t xml:space="preserve"> settings below two attributes can be specified with merchant specific values.</w:t>
      </w:r>
    </w:p>
    <w:p w:rsidR="00025E89" w:rsidRDefault="00025E89" w:rsidP="00B761DF">
      <w:pPr>
        <w:pStyle w:val="ListParagraph"/>
        <w:numPr>
          <w:ilvl w:val="0"/>
          <w:numId w:val="33"/>
        </w:numPr>
        <w:spacing w:before="100" w:beforeAutospacing="1" w:after="100" w:afterAutospacing="1" w:line="240" w:lineRule="atLeast"/>
      </w:pPr>
      <w:proofErr w:type="spellStart"/>
      <w:r w:rsidRPr="00691BFC">
        <w:t>lightboxMaskOpacity</w:t>
      </w:r>
      <w:proofErr w:type="spellEnd"/>
    </w:p>
    <w:p w:rsidR="00025E89" w:rsidRPr="00691BFC" w:rsidRDefault="00025E89" w:rsidP="00B761DF">
      <w:pPr>
        <w:pStyle w:val="ListParagraph"/>
        <w:numPr>
          <w:ilvl w:val="0"/>
          <w:numId w:val="33"/>
        </w:numPr>
        <w:spacing w:before="100" w:beforeAutospacing="1" w:after="100" w:afterAutospacing="1" w:line="240" w:lineRule="atLeast"/>
      </w:pPr>
      <w:proofErr w:type="spellStart"/>
      <w:r w:rsidRPr="00691BFC">
        <w:t>lightboxMaskColor</w:t>
      </w:r>
      <w:proofErr w:type="spellEnd"/>
    </w:p>
    <w:p w:rsidR="00691BFC" w:rsidRDefault="00691BFC" w:rsidP="001E4343">
      <w:pPr>
        <w:ind w:left="336" w:firstLine="708"/>
      </w:pPr>
    </w:p>
    <w:p w:rsidR="000D3447" w:rsidRDefault="00AA1BAD" w:rsidP="004D51F9">
      <w:r w:rsidRPr="00AA1BAD">
        <w:rPr>
          <w:noProof/>
        </w:rPr>
        <w:lastRenderedPageBreak/>
        <w:t xml:space="preserve"> </w:t>
      </w:r>
      <w:r>
        <w:rPr>
          <w:noProof/>
        </w:rPr>
        <w:drawing>
          <wp:inline distT="0" distB="0" distL="0" distR="0" wp14:anchorId="51E34947" wp14:editId="177F1CEF">
            <wp:extent cx="6188710" cy="32645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3264535"/>
                    </a:xfrm>
                    <a:prstGeom prst="rect">
                      <a:avLst/>
                    </a:prstGeom>
                  </pic:spPr>
                </pic:pic>
              </a:graphicData>
            </a:graphic>
          </wp:inline>
        </w:drawing>
      </w:r>
    </w:p>
    <w:p w:rsidR="000D3447" w:rsidRDefault="000D3447" w:rsidP="004D51F9"/>
    <w:p w:rsidR="00D57182" w:rsidRDefault="000D3447" w:rsidP="00D50DE0">
      <w:pPr>
        <w:pStyle w:val="Heading3"/>
        <w:keepNext/>
        <w:keepLines/>
        <w:numPr>
          <w:ilvl w:val="2"/>
          <w:numId w:val="104"/>
        </w:numPr>
        <w:pBdr>
          <w:bottom w:val="none" w:sz="0" w:space="0" w:color="auto"/>
        </w:pBdr>
        <w:spacing w:line="276" w:lineRule="auto"/>
        <w:ind w:left="1764"/>
        <w:rPr>
          <w:i w:val="0"/>
          <w:sz w:val="24"/>
          <w:szCs w:val="24"/>
        </w:rPr>
      </w:pPr>
      <w:bookmarkStart w:id="63" w:name="_Toc18418265"/>
      <w:r w:rsidRPr="00B63D8A">
        <w:rPr>
          <w:i w:val="0"/>
          <w:sz w:val="24"/>
          <w:szCs w:val="24"/>
        </w:rPr>
        <w:t>Country Currency Mapping</w:t>
      </w:r>
      <w:bookmarkEnd w:id="63"/>
      <w:r w:rsidRPr="00B63D8A">
        <w:rPr>
          <w:i w:val="0"/>
          <w:sz w:val="24"/>
          <w:szCs w:val="24"/>
        </w:rPr>
        <w:t xml:space="preserve"> </w:t>
      </w:r>
    </w:p>
    <w:p w:rsidR="006D22BF" w:rsidRPr="006D22BF" w:rsidRDefault="006D22BF" w:rsidP="006D22BF"/>
    <w:tbl>
      <w:tblPr>
        <w:tblStyle w:val="TableGrid"/>
        <w:tblW w:w="0" w:type="auto"/>
        <w:tblLook w:val="04A0" w:firstRow="1" w:lastRow="0" w:firstColumn="1" w:lastColumn="0" w:noHBand="0" w:noVBand="1"/>
      </w:tblPr>
      <w:tblGrid>
        <w:gridCol w:w="2245"/>
        <w:gridCol w:w="2520"/>
      </w:tblGrid>
      <w:tr w:rsidR="000D3447" w:rsidTr="00101866">
        <w:tc>
          <w:tcPr>
            <w:tcW w:w="2245" w:type="dxa"/>
            <w:shd w:val="clear" w:color="auto" w:fill="DAEEF3" w:themeFill="accent5" w:themeFillTint="33"/>
          </w:tcPr>
          <w:p w:rsidR="000D3447" w:rsidRPr="00101866" w:rsidRDefault="000D3447" w:rsidP="004D51F9">
            <w:pPr>
              <w:rPr>
                <w:b/>
              </w:rPr>
            </w:pPr>
            <w:r w:rsidRPr="00101866">
              <w:rPr>
                <w:b/>
              </w:rPr>
              <w:t xml:space="preserve">Country </w:t>
            </w:r>
          </w:p>
        </w:tc>
        <w:tc>
          <w:tcPr>
            <w:tcW w:w="2520" w:type="dxa"/>
            <w:shd w:val="clear" w:color="auto" w:fill="DAEEF3" w:themeFill="accent5" w:themeFillTint="33"/>
          </w:tcPr>
          <w:p w:rsidR="000D3447" w:rsidRPr="00101866" w:rsidRDefault="000D3447" w:rsidP="004D51F9">
            <w:pPr>
              <w:rPr>
                <w:b/>
              </w:rPr>
            </w:pPr>
            <w:r w:rsidRPr="00101866">
              <w:rPr>
                <w:b/>
              </w:rPr>
              <w:t xml:space="preserve">Currency </w:t>
            </w:r>
          </w:p>
        </w:tc>
      </w:tr>
      <w:tr w:rsidR="000D3447" w:rsidTr="00101866">
        <w:tc>
          <w:tcPr>
            <w:tcW w:w="2245" w:type="dxa"/>
          </w:tcPr>
          <w:p w:rsidR="000D3447" w:rsidRDefault="000D3447" w:rsidP="004D51F9">
            <w:r w:rsidRPr="000D3447">
              <w:t>United States</w:t>
            </w:r>
          </w:p>
        </w:tc>
        <w:tc>
          <w:tcPr>
            <w:tcW w:w="2520" w:type="dxa"/>
          </w:tcPr>
          <w:p w:rsidR="000D3447" w:rsidRDefault="000D3447" w:rsidP="004D51F9">
            <w:r w:rsidRPr="000D3447">
              <w:t>US Dollars</w:t>
            </w:r>
          </w:p>
        </w:tc>
      </w:tr>
      <w:tr w:rsidR="000D3447" w:rsidTr="00101866">
        <w:tc>
          <w:tcPr>
            <w:tcW w:w="2245" w:type="dxa"/>
          </w:tcPr>
          <w:p w:rsidR="000D3447" w:rsidRDefault="000D3447" w:rsidP="004D51F9">
            <w:r w:rsidRPr="000D3447">
              <w:t>UNITED KINGDOM</w:t>
            </w:r>
          </w:p>
        </w:tc>
        <w:tc>
          <w:tcPr>
            <w:tcW w:w="2520" w:type="dxa"/>
          </w:tcPr>
          <w:p w:rsidR="000D3447" w:rsidRDefault="000D3447" w:rsidP="004D51F9">
            <w:r w:rsidRPr="000D3447">
              <w:t>Pound Sterling</w:t>
            </w:r>
          </w:p>
        </w:tc>
      </w:tr>
      <w:tr w:rsidR="000D3447" w:rsidTr="00101866">
        <w:tc>
          <w:tcPr>
            <w:tcW w:w="2245" w:type="dxa"/>
          </w:tcPr>
          <w:p w:rsidR="000D3447" w:rsidRDefault="000D3447" w:rsidP="004D51F9">
            <w:r w:rsidRPr="000D3447">
              <w:t>GERMANY</w:t>
            </w:r>
          </w:p>
        </w:tc>
        <w:tc>
          <w:tcPr>
            <w:tcW w:w="2520" w:type="dxa"/>
          </w:tcPr>
          <w:p w:rsidR="000D3447" w:rsidRDefault="000D3447" w:rsidP="004D51F9">
            <w:r w:rsidRPr="000D3447">
              <w:t>Euro</w:t>
            </w:r>
          </w:p>
        </w:tc>
      </w:tr>
      <w:tr w:rsidR="000D3447" w:rsidTr="00101866">
        <w:tc>
          <w:tcPr>
            <w:tcW w:w="2245" w:type="dxa"/>
          </w:tcPr>
          <w:p w:rsidR="000D3447" w:rsidRDefault="000D3447" w:rsidP="004D51F9">
            <w:r w:rsidRPr="000D3447">
              <w:t>SINGAPORE</w:t>
            </w:r>
          </w:p>
        </w:tc>
        <w:tc>
          <w:tcPr>
            <w:tcW w:w="2520" w:type="dxa"/>
          </w:tcPr>
          <w:p w:rsidR="000D3447" w:rsidRDefault="000D3447" w:rsidP="004D51F9">
            <w:r w:rsidRPr="000D3447">
              <w:t>Singapore Dollar</w:t>
            </w:r>
          </w:p>
        </w:tc>
      </w:tr>
      <w:tr w:rsidR="000D3447" w:rsidTr="00101866">
        <w:tc>
          <w:tcPr>
            <w:tcW w:w="2245" w:type="dxa"/>
          </w:tcPr>
          <w:p w:rsidR="000D3447" w:rsidRDefault="000D3447" w:rsidP="004D51F9">
            <w:r w:rsidRPr="000D3447">
              <w:t>JAPAN</w:t>
            </w:r>
          </w:p>
        </w:tc>
        <w:tc>
          <w:tcPr>
            <w:tcW w:w="2520" w:type="dxa"/>
          </w:tcPr>
          <w:p w:rsidR="000D3447" w:rsidRDefault="000D3447" w:rsidP="004D51F9">
            <w:r w:rsidRPr="000D3447">
              <w:t>Japanese Yen</w:t>
            </w:r>
          </w:p>
        </w:tc>
      </w:tr>
      <w:tr w:rsidR="000D3447" w:rsidTr="00101866">
        <w:tc>
          <w:tcPr>
            <w:tcW w:w="2245" w:type="dxa"/>
          </w:tcPr>
          <w:p w:rsidR="000D3447" w:rsidRDefault="000D3447" w:rsidP="004D51F9">
            <w:r w:rsidRPr="000D3447">
              <w:t>SWEDEN</w:t>
            </w:r>
          </w:p>
        </w:tc>
        <w:tc>
          <w:tcPr>
            <w:tcW w:w="2520" w:type="dxa"/>
          </w:tcPr>
          <w:p w:rsidR="000D3447" w:rsidRDefault="000D3447" w:rsidP="004D51F9">
            <w:r w:rsidRPr="000D3447">
              <w:t xml:space="preserve">Yuan </w:t>
            </w:r>
            <w:proofErr w:type="spellStart"/>
            <w:r w:rsidRPr="000D3447">
              <w:t>Renminbi</w:t>
            </w:r>
            <w:proofErr w:type="spellEnd"/>
          </w:p>
        </w:tc>
      </w:tr>
      <w:tr w:rsidR="000D3447" w:rsidTr="00101866">
        <w:tc>
          <w:tcPr>
            <w:tcW w:w="2245" w:type="dxa"/>
          </w:tcPr>
          <w:p w:rsidR="000D3447" w:rsidRDefault="000D3447" w:rsidP="004D51F9">
            <w:r w:rsidRPr="000D3447">
              <w:t>CHINA</w:t>
            </w:r>
          </w:p>
        </w:tc>
        <w:tc>
          <w:tcPr>
            <w:tcW w:w="2520" w:type="dxa"/>
          </w:tcPr>
          <w:p w:rsidR="000D3447" w:rsidRDefault="000D3447" w:rsidP="004D51F9">
            <w:r w:rsidRPr="000D3447">
              <w:t>Euro</w:t>
            </w:r>
          </w:p>
        </w:tc>
      </w:tr>
      <w:tr w:rsidR="000D3447" w:rsidTr="00101866">
        <w:tc>
          <w:tcPr>
            <w:tcW w:w="2245" w:type="dxa"/>
          </w:tcPr>
          <w:p w:rsidR="000D3447" w:rsidRPr="000D3447" w:rsidRDefault="000D3447" w:rsidP="004D51F9">
            <w:r w:rsidRPr="000D3447">
              <w:t>FRANCE</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RUSSIAN FEDERATION</w:t>
            </w:r>
          </w:p>
        </w:tc>
        <w:tc>
          <w:tcPr>
            <w:tcW w:w="2520" w:type="dxa"/>
          </w:tcPr>
          <w:p w:rsidR="000D3447" w:rsidRPr="000D3447" w:rsidRDefault="000D3447" w:rsidP="004D51F9">
            <w:r w:rsidRPr="000D3447">
              <w:t>Russian Ruble</w:t>
            </w:r>
          </w:p>
        </w:tc>
      </w:tr>
      <w:tr w:rsidR="000D3447" w:rsidTr="00101866">
        <w:tc>
          <w:tcPr>
            <w:tcW w:w="2245" w:type="dxa"/>
          </w:tcPr>
          <w:p w:rsidR="000D3447" w:rsidRPr="000D3447" w:rsidRDefault="000D3447" w:rsidP="004D51F9">
            <w:r w:rsidRPr="000D3447">
              <w:t>BELGIUM</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ITALY</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CANADA</w:t>
            </w:r>
          </w:p>
        </w:tc>
        <w:tc>
          <w:tcPr>
            <w:tcW w:w="2520" w:type="dxa"/>
          </w:tcPr>
          <w:p w:rsidR="000D3447" w:rsidRPr="000D3447" w:rsidRDefault="000D3447" w:rsidP="004D51F9">
            <w:r w:rsidRPr="000D3447">
              <w:t>Canadian Dollar</w:t>
            </w:r>
          </w:p>
        </w:tc>
      </w:tr>
      <w:tr w:rsidR="000D3447" w:rsidTr="00101866">
        <w:tc>
          <w:tcPr>
            <w:tcW w:w="2245" w:type="dxa"/>
          </w:tcPr>
          <w:p w:rsidR="000D3447" w:rsidRPr="000D3447" w:rsidRDefault="000D3447" w:rsidP="004D51F9">
            <w:r w:rsidRPr="000D3447">
              <w:t>AUSTRALIA</w:t>
            </w:r>
          </w:p>
        </w:tc>
        <w:tc>
          <w:tcPr>
            <w:tcW w:w="2520" w:type="dxa"/>
          </w:tcPr>
          <w:p w:rsidR="000D3447" w:rsidRPr="000D3447" w:rsidRDefault="000D3447" w:rsidP="004D51F9">
            <w:r w:rsidRPr="000D3447">
              <w:t>Australian Dollar</w:t>
            </w:r>
          </w:p>
        </w:tc>
      </w:tr>
    </w:tbl>
    <w:p w:rsidR="000D3447" w:rsidRDefault="000D3447" w:rsidP="004D51F9"/>
    <w:p w:rsidR="004D51F9" w:rsidRDefault="00574B1C" w:rsidP="00D50DE0">
      <w:pPr>
        <w:pStyle w:val="Heading3"/>
        <w:keepNext/>
        <w:keepLines/>
        <w:numPr>
          <w:ilvl w:val="2"/>
          <w:numId w:val="104"/>
        </w:numPr>
        <w:pBdr>
          <w:bottom w:val="none" w:sz="0" w:space="0" w:color="auto"/>
        </w:pBdr>
        <w:spacing w:line="276" w:lineRule="auto"/>
        <w:ind w:left="1764"/>
        <w:rPr>
          <w:i w:val="0"/>
          <w:sz w:val="24"/>
          <w:szCs w:val="24"/>
        </w:rPr>
      </w:pPr>
      <w:bookmarkStart w:id="64" w:name="_Toc18418266"/>
      <w:r w:rsidRPr="00404939">
        <w:rPr>
          <w:i w:val="0"/>
          <w:sz w:val="24"/>
          <w:szCs w:val="24"/>
        </w:rPr>
        <w:t xml:space="preserve">Country Currency </w:t>
      </w:r>
      <w:r>
        <w:rPr>
          <w:i w:val="0"/>
          <w:sz w:val="24"/>
          <w:szCs w:val="24"/>
        </w:rPr>
        <w:t xml:space="preserve">and Locale Mapping for </w:t>
      </w:r>
      <w:proofErr w:type="spellStart"/>
      <w:r>
        <w:rPr>
          <w:i w:val="0"/>
          <w:sz w:val="24"/>
          <w:szCs w:val="24"/>
        </w:rPr>
        <w:t>Klarna</w:t>
      </w:r>
      <w:bookmarkEnd w:id="64"/>
      <w:proofErr w:type="spellEnd"/>
      <w:r>
        <w:rPr>
          <w:i w:val="0"/>
          <w:sz w:val="24"/>
          <w:szCs w:val="24"/>
        </w:rPr>
        <w:t xml:space="preserve"> </w:t>
      </w:r>
    </w:p>
    <w:p w:rsidR="006D22BF" w:rsidRPr="006D22BF" w:rsidRDefault="006D22BF" w:rsidP="006D22BF"/>
    <w:tbl>
      <w:tblPr>
        <w:tblStyle w:val="TableGrid"/>
        <w:tblW w:w="0" w:type="auto"/>
        <w:tblLook w:val="04A0" w:firstRow="1" w:lastRow="0" w:firstColumn="1" w:lastColumn="0" w:noHBand="0" w:noVBand="1"/>
      </w:tblPr>
      <w:tblGrid>
        <w:gridCol w:w="2394"/>
        <w:gridCol w:w="2394"/>
        <w:gridCol w:w="2394"/>
        <w:gridCol w:w="2394"/>
      </w:tblGrid>
      <w:tr w:rsidR="00574B1C" w:rsidTr="00411B70">
        <w:tc>
          <w:tcPr>
            <w:tcW w:w="2394" w:type="dxa"/>
            <w:shd w:val="clear" w:color="auto" w:fill="BFBFBF" w:themeFill="background1" w:themeFillShade="BF"/>
          </w:tcPr>
          <w:p w:rsidR="00574B1C" w:rsidRDefault="00574B1C" w:rsidP="00411B70">
            <w:proofErr w:type="spellStart"/>
            <w:r>
              <w:t>purchase_country</w:t>
            </w:r>
            <w:proofErr w:type="spellEnd"/>
          </w:p>
        </w:tc>
        <w:tc>
          <w:tcPr>
            <w:tcW w:w="2394" w:type="dxa"/>
            <w:shd w:val="clear" w:color="auto" w:fill="BFBFBF" w:themeFill="background1" w:themeFillShade="BF"/>
          </w:tcPr>
          <w:p w:rsidR="00574B1C" w:rsidRDefault="00574B1C" w:rsidP="00411B70">
            <w:proofErr w:type="spellStart"/>
            <w:r>
              <w:t>purchase_currency</w:t>
            </w:r>
            <w:proofErr w:type="spellEnd"/>
          </w:p>
        </w:tc>
        <w:tc>
          <w:tcPr>
            <w:tcW w:w="2394" w:type="dxa"/>
            <w:shd w:val="clear" w:color="auto" w:fill="BFBFBF" w:themeFill="background1" w:themeFillShade="BF"/>
          </w:tcPr>
          <w:p w:rsidR="00574B1C" w:rsidRDefault="00574B1C" w:rsidP="00411B70">
            <w:r>
              <w:t>locale</w:t>
            </w:r>
          </w:p>
        </w:tc>
        <w:tc>
          <w:tcPr>
            <w:tcW w:w="2394" w:type="dxa"/>
            <w:shd w:val="clear" w:color="auto" w:fill="BFBFBF" w:themeFill="background1" w:themeFillShade="BF"/>
          </w:tcPr>
          <w:p w:rsidR="00574B1C" w:rsidRDefault="00574B1C" w:rsidP="00411B70">
            <w:r>
              <w:t>extra locale</w:t>
            </w:r>
          </w:p>
        </w:tc>
      </w:tr>
      <w:tr w:rsidR="00574B1C" w:rsidTr="00411B70">
        <w:tc>
          <w:tcPr>
            <w:tcW w:w="2394" w:type="dxa"/>
          </w:tcPr>
          <w:p w:rsidR="00574B1C" w:rsidRDefault="00574B1C" w:rsidP="00411B70">
            <w:r>
              <w:rPr>
                <w:rFonts w:ascii="Calibri" w:hAnsi="Calibri"/>
                <w:color w:val="333333"/>
                <w:shd w:val="clear" w:color="auto" w:fill="FFFFFF"/>
              </w:rPr>
              <w:t>AT</w:t>
            </w:r>
          </w:p>
        </w:tc>
        <w:tc>
          <w:tcPr>
            <w:tcW w:w="2394" w:type="dxa"/>
          </w:tcPr>
          <w:p w:rsidR="00574B1C" w:rsidRDefault="00574B1C" w:rsidP="00411B70">
            <w:r>
              <w:t>Euro</w:t>
            </w:r>
          </w:p>
        </w:tc>
        <w:tc>
          <w:tcPr>
            <w:tcW w:w="2394" w:type="dxa"/>
          </w:tcPr>
          <w:p w:rsidR="00574B1C" w:rsidRDefault="00574B1C" w:rsidP="00411B70">
            <w:r>
              <w:t>de-at</w:t>
            </w:r>
          </w:p>
        </w:tc>
        <w:tc>
          <w:tcPr>
            <w:tcW w:w="2394" w:type="dxa"/>
          </w:tcPr>
          <w:p w:rsidR="00574B1C" w:rsidRDefault="00574B1C" w:rsidP="00411B70">
            <w:proofErr w:type="spellStart"/>
            <w:r>
              <w:t>en</w:t>
            </w:r>
            <w:proofErr w:type="spellEnd"/>
            <w:r>
              <w:t>-at</w:t>
            </w:r>
          </w:p>
        </w:tc>
      </w:tr>
      <w:tr w:rsidR="00574B1C" w:rsidTr="00411B70">
        <w:tc>
          <w:tcPr>
            <w:tcW w:w="2394" w:type="dxa"/>
          </w:tcPr>
          <w:p w:rsidR="00574B1C" w:rsidRDefault="00574B1C" w:rsidP="00411B70">
            <w:r>
              <w:rPr>
                <w:rFonts w:ascii="Calibri" w:hAnsi="Calibri"/>
                <w:color w:val="333333"/>
                <w:shd w:val="clear" w:color="auto" w:fill="FFFFFF"/>
              </w:rPr>
              <w:t>FI</w:t>
            </w:r>
          </w:p>
        </w:tc>
        <w:tc>
          <w:tcPr>
            <w:tcW w:w="2394" w:type="dxa"/>
          </w:tcPr>
          <w:p w:rsidR="00574B1C" w:rsidRDefault="00574B1C" w:rsidP="00411B70">
            <w:r>
              <w:t>Euro</w:t>
            </w:r>
          </w:p>
        </w:tc>
        <w:tc>
          <w:tcPr>
            <w:tcW w:w="2394" w:type="dxa"/>
          </w:tcPr>
          <w:p w:rsidR="00574B1C" w:rsidRDefault="00574B1C" w:rsidP="00411B70">
            <w:r>
              <w:t>fi-fi</w:t>
            </w:r>
          </w:p>
        </w:tc>
        <w:tc>
          <w:tcPr>
            <w:tcW w:w="2394" w:type="dxa"/>
          </w:tcPr>
          <w:p w:rsidR="00574B1C" w:rsidRDefault="00574B1C" w:rsidP="00411B70">
            <w:proofErr w:type="spellStart"/>
            <w:r>
              <w:t>en</w:t>
            </w:r>
            <w:proofErr w:type="spellEnd"/>
            <w:r>
              <w:t xml:space="preserve">-fi , </w:t>
            </w:r>
            <w:proofErr w:type="spellStart"/>
            <w:r>
              <w:t>sv</w:t>
            </w:r>
            <w:proofErr w:type="spellEnd"/>
            <w:r>
              <w:t>-fi</w:t>
            </w:r>
          </w:p>
        </w:tc>
      </w:tr>
      <w:tr w:rsidR="00574B1C" w:rsidTr="00411B70">
        <w:tc>
          <w:tcPr>
            <w:tcW w:w="2394" w:type="dxa"/>
          </w:tcPr>
          <w:p w:rsidR="00574B1C" w:rsidRDefault="00574B1C" w:rsidP="00411B70">
            <w:r>
              <w:rPr>
                <w:rFonts w:ascii="Calibri" w:hAnsi="Calibri"/>
                <w:color w:val="333333"/>
                <w:shd w:val="clear" w:color="auto" w:fill="FFFFFF"/>
              </w:rPr>
              <w:t>DE</w:t>
            </w:r>
          </w:p>
        </w:tc>
        <w:tc>
          <w:tcPr>
            <w:tcW w:w="2394" w:type="dxa"/>
          </w:tcPr>
          <w:p w:rsidR="00574B1C" w:rsidRDefault="00574B1C" w:rsidP="00411B70">
            <w:r>
              <w:t>Euro</w:t>
            </w:r>
          </w:p>
        </w:tc>
        <w:tc>
          <w:tcPr>
            <w:tcW w:w="2394" w:type="dxa"/>
          </w:tcPr>
          <w:p w:rsidR="00574B1C" w:rsidRDefault="00574B1C" w:rsidP="00411B70">
            <w:r>
              <w:t>de-de</w:t>
            </w:r>
          </w:p>
        </w:tc>
        <w:tc>
          <w:tcPr>
            <w:tcW w:w="2394" w:type="dxa"/>
          </w:tcPr>
          <w:p w:rsidR="00574B1C" w:rsidRDefault="00574B1C" w:rsidP="00411B70">
            <w:proofErr w:type="spellStart"/>
            <w:r>
              <w:t>en</w:t>
            </w:r>
            <w:proofErr w:type="spellEnd"/>
            <w:r>
              <w:t>-de</w:t>
            </w:r>
          </w:p>
        </w:tc>
      </w:tr>
      <w:tr w:rsidR="00574B1C" w:rsidTr="00411B70">
        <w:tc>
          <w:tcPr>
            <w:tcW w:w="2394" w:type="dxa"/>
          </w:tcPr>
          <w:p w:rsidR="00574B1C" w:rsidRDefault="00574B1C" w:rsidP="00411B70">
            <w:r>
              <w:rPr>
                <w:rFonts w:ascii="Calibri" w:hAnsi="Calibri"/>
                <w:color w:val="333333"/>
                <w:shd w:val="clear" w:color="auto" w:fill="FFFFFF"/>
              </w:rPr>
              <w:lastRenderedPageBreak/>
              <w:t>NL</w:t>
            </w:r>
          </w:p>
        </w:tc>
        <w:tc>
          <w:tcPr>
            <w:tcW w:w="2394" w:type="dxa"/>
          </w:tcPr>
          <w:p w:rsidR="00574B1C" w:rsidRDefault="00574B1C" w:rsidP="00411B70">
            <w:r>
              <w:t>Euro</w:t>
            </w:r>
          </w:p>
        </w:tc>
        <w:tc>
          <w:tcPr>
            <w:tcW w:w="2394" w:type="dxa"/>
          </w:tcPr>
          <w:p w:rsidR="00574B1C" w:rsidRDefault="00574B1C" w:rsidP="00411B70">
            <w:proofErr w:type="spellStart"/>
            <w:r>
              <w:t>nl-nl</w:t>
            </w:r>
            <w:proofErr w:type="spellEnd"/>
          </w:p>
        </w:tc>
        <w:tc>
          <w:tcPr>
            <w:tcW w:w="2394" w:type="dxa"/>
          </w:tcPr>
          <w:p w:rsidR="00574B1C" w:rsidRDefault="00574B1C" w:rsidP="00411B70">
            <w:proofErr w:type="spellStart"/>
            <w:r>
              <w:t>en-nl</w:t>
            </w:r>
            <w:proofErr w:type="spellEnd"/>
          </w:p>
        </w:tc>
      </w:tr>
      <w:tr w:rsidR="00574B1C" w:rsidTr="00411B70">
        <w:tc>
          <w:tcPr>
            <w:tcW w:w="2394" w:type="dxa"/>
          </w:tcPr>
          <w:p w:rsidR="00574B1C" w:rsidRDefault="00574B1C" w:rsidP="00411B70">
            <w:r>
              <w:rPr>
                <w:rFonts w:ascii="Calibri" w:hAnsi="Calibri"/>
                <w:color w:val="333333"/>
                <w:shd w:val="clear" w:color="auto" w:fill="FFFFFF"/>
              </w:rPr>
              <w:t>NO</w:t>
            </w:r>
          </w:p>
        </w:tc>
        <w:tc>
          <w:tcPr>
            <w:tcW w:w="2394" w:type="dxa"/>
          </w:tcPr>
          <w:p w:rsidR="00574B1C" w:rsidRDefault="00574B1C" w:rsidP="00411B70">
            <w:r>
              <w:rPr>
                <w:rFonts w:ascii="Calibri" w:hAnsi="Calibri"/>
                <w:color w:val="333333"/>
                <w:shd w:val="clear" w:color="auto" w:fill="FFFFFF"/>
              </w:rPr>
              <w:t>NOK</w:t>
            </w:r>
          </w:p>
        </w:tc>
        <w:tc>
          <w:tcPr>
            <w:tcW w:w="2394" w:type="dxa"/>
          </w:tcPr>
          <w:p w:rsidR="00574B1C" w:rsidRDefault="00574B1C" w:rsidP="00411B70">
            <w:proofErr w:type="spellStart"/>
            <w:r>
              <w:t>nb</w:t>
            </w:r>
            <w:proofErr w:type="spellEnd"/>
            <w:r>
              <w:t>-no</w:t>
            </w:r>
          </w:p>
        </w:tc>
        <w:tc>
          <w:tcPr>
            <w:tcW w:w="2394" w:type="dxa"/>
          </w:tcPr>
          <w:p w:rsidR="00574B1C" w:rsidRDefault="00574B1C" w:rsidP="00411B70">
            <w:proofErr w:type="spellStart"/>
            <w:r>
              <w:t>en</w:t>
            </w:r>
            <w:proofErr w:type="spellEnd"/>
            <w:r>
              <w:t>-no</w:t>
            </w:r>
          </w:p>
        </w:tc>
      </w:tr>
      <w:tr w:rsidR="00574B1C" w:rsidTr="00411B70">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SE</w:t>
            </w:r>
          </w:p>
        </w:tc>
        <w:tc>
          <w:tcPr>
            <w:tcW w:w="2394" w:type="dxa"/>
          </w:tcPr>
          <w:p w:rsidR="00574B1C" w:rsidRDefault="00574B1C" w:rsidP="00411B70">
            <w:r>
              <w:rPr>
                <w:rFonts w:ascii="Calibri" w:hAnsi="Calibri"/>
                <w:color w:val="333333"/>
                <w:shd w:val="clear" w:color="auto" w:fill="FFFFFF"/>
              </w:rPr>
              <w:t>SEK</w:t>
            </w:r>
          </w:p>
        </w:tc>
        <w:tc>
          <w:tcPr>
            <w:tcW w:w="2394" w:type="dxa"/>
          </w:tcPr>
          <w:p w:rsidR="00574B1C" w:rsidRDefault="00574B1C" w:rsidP="00411B70">
            <w:proofErr w:type="spellStart"/>
            <w:r>
              <w:t>sv</w:t>
            </w:r>
            <w:proofErr w:type="spellEnd"/>
            <w:r>
              <w:t>-se</w:t>
            </w:r>
          </w:p>
        </w:tc>
        <w:tc>
          <w:tcPr>
            <w:tcW w:w="2394" w:type="dxa"/>
          </w:tcPr>
          <w:p w:rsidR="00574B1C" w:rsidRDefault="00574B1C" w:rsidP="00411B70">
            <w:proofErr w:type="spellStart"/>
            <w:r>
              <w:t>en</w:t>
            </w:r>
            <w:proofErr w:type="spellEnd"/>
            <w:r>
              <w:t>-se</w:t>
            </w:r>
          </w:p>
        </w:tc>
      </w:tr>
      <w:tr w:rsidR="00574B1C" w:rsidTr="00411B70">
        <w:trPr>
          <w:trHeight w:val="70"/>
        </w:trPr>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GB</w:t>
            </w:r>
          </w:p>
        </w:tc>
        <w:tc>
          <w:tcPr>
            <w:tcW w:w="2394" w:type="dxa"/>
          </w:tcPr>
          <w:p w:rsidR="00574B1C" w:rsidRDefault="00574B1C" w:rsidP="00411B70">
            <w:r>
              <w:rPr>
                <w:rFonts w:ascii="Calibri" w:hAnsi="Calibri"/>
                <w:color w:val="333333"/>
                <w:shd w:val="clear" w:color="auto" w:fill="FFFFFF"/>
              </w:rPr>
              <w:t>GBP</w:t>
            </w:r>
          </w:p>
        </w:tc>
        <w:tc>
          <w:tcPr>
            <w:tcW w:w="2394" w:type="dxa"/>
          </w:tcPr>
          <w:p w:rsidR="00574B1C" w:rsidRDefault="00574B1C" w:rsidP="00411B70">
            <w:proofErr w:type="spellStart"/>
            <w:r>
              <w:t>gb-gb</w:t>
            </w:r>
            <w:proofErr w:type="spellEnd"/>
          </w:p>
        </w:tc>
        <w:tc>
          <w:tcPr>
            <w:tcW w:w="2394" w:type="dxa"/>
          </w:tcPr>
          <w:p w:rsidR="00574B1C" w:rsidRDefault="00574B1C" w:rsidP="00411B70">
            <w:proofErr w:type="spellStart"/>
            <w:r>
              <w:t>en-sb</w:t>
            </w:r>
            <w:proofErr w:type="spellEnd"/>
          </w:p>
        </w:tc>
      </w:tr>
    </w:tbl>
    <w:p w:rsidR="00F6546B" w:rsidRDefault="002700E3" w:rsidP="00F6546B">
      <w:pPr>
        <w:pStyle w:val="ListParagraph"/>
        <w:numPr>
          <w:ilvl w:val="0"/>
          <w:numId w:val="65"/>
        </w:numPr>
      </w:pPr>
      <w:r>
        <w:t xml:space="preserve">Ensure the appropriate </w:t>
      </w:r>
      <w:proofErr w:type="gramStart"/>
      <w:r>
        <w:t>locale ,currencies</w:t>
      </w:r>
      <w:proofErr w:type="gramEnd"/>
      <w:r>
        <w:t xml:space="preserve"> and countries setting are available in business manager. </w:t>
      </w:r>
    </w:p>
    <w:p w:rsidR="00F6546B" w:rsidRDefault="00170660" w:rsidP="00170660">
      <w:pPr>
        <w:pStyle w:val="Heading3"/>
        <w:keepNext/>
        <w:keepLines/>
        <w:numPr>
          <w:ilvl w:val="2"/>
          <w:numId w:val="104"/>
        </w:numPr>
        <w:pBdr>
          <w:bottom w:val="none" w:sz="0" w:space="0" w:color="auto"/>
        </w:pBdr>
        <w:spacing w:line="276" w:lineRule="auto"/>
        <w:rPr>
          <w:i w:val="0"/>
          <w:sz w:val="24"/>
          <w:szCs w:val="24"/>
        </w:rPr>
      </w:pPr>
      <w:bookmarkStart w:id="65" w:name="_Toc18418267"/>
      <w:r>
        <w:rPr>
          <w:i w:val="0"/>
          <w:sz w:val="24"/>
          <w:szCs w:val="24"/>
        </w:rPr>
        <w:t xml:space="preserve">Managing the </w:t>
      </w:r>
      <w:proofErr w:type="spellStart"/>
      <w:r>
        <w:rPr>
          <w:i w:val="0"/>
          <w:sz w:val="24"/>
          <w:szCs w:val="24"/>
        </w:rPr>
        <w:t>Custome</w:t>
      </w:r>
      <w:proofErr w:type="spellEnd"/>
      <w:r>
        <w:rPr>
          <w:i w:val="0"/>
          <w:sz w:val="24"/>
          <w:szCs w:val="24"/>
        </w:rPr>
        <w:t xml:space="preserve"> Service Center (</w:t>
      </w:r>
      <w:proofErr w:type="spellStart"/>
      <w:r>
        <w:rPr>
          <w:i w:val="0"/>
          <w:sz w:val="24"/>
          <w:szCs w:val="24"/>
        </w:rPr>
        <w:t>int_worldpay_csc</w:t>
      </w:r>
      <w:proofErr w:type="spellEnd"/>
      <w:r>
        <w:rPr>
          <w:i w:val="0"/>
          <w:sz w:val="24"/>
          <w:szCs w:val="24"/>
        </w:rPr>
        <w:t>)</w:t>
      </w:r>
      <w:bookmarkEnd w:id="65"/>
    </w:p>
    <w:p w:rsidR="000B3BAC" w:rsidRDefault="00170660" w:rsidP="00170660">
      <w:pPr>
        <w:pStyle w:val="ListParagraph"/>
        <w:numPr>
          <w:ilvl w:val="0"/>
          <w:numId w:val="65"/>
        </w:numPr>
        <w:rPr>
          <w:b/>
        </w:rPr>
      </w:pPr>
      <w:r>
        <w:t xml:space="preserve">Go to </w:t>
      </w:r>
      <w:r w:rsidRPr="00170660">
        <w:rPr>
          <w:b/>
        </w:rPr>
        <w:t>Administration &gt;  Organization &gt;  Roles &gt; Administrator - Customer Service Center Permissions</w:t>
      </w:r>
    </w:p>
    <w:p w:rsidR="00170660" w:rsidRPr="00170660" w:rsidRDefault="00170660" w:rsidP="00170660">
      <w:pPr>
        <w:pStyle w:val="ListParagraph"/>
        <w:numPr>
          <w:ilvl w:val="0"/>
          <w:numId w:val="65"/>
        </w:numPr>
        <w:rPr>
          <w:b/>
        </w:rPr>
      </w:pPr>
      <w:r>
        <w:t>Select context for your site and apply</w:t>
      </w:r>
    </w:p>
    <w:p w:rsidR="00170660" w:rsidRDefault="00170660" w:rsidP="00170660">
      <w:pPr>
        <w:pStyle w:val="ListParagraph"/>
        <w:rPr>
          <w:b/>
        </w:rPr>
      </w:pPr>
      <w:r>
        <w:rPr>
          <w:noProof/>
        </w:rPr>
        <w:drawing>
          <wp:inline distT="0" distB="0" distL="0" distR="0" wp14:anchorId="35BEDA4A" wp14:editId="65615F55">
            <wp:extent cx="6188710" cy="20904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90420"/>
                    </a:xfrm>
                    <a:prstGeom prst="rect">
                      <a:avLst/>
                    </a:prstGeom>
                  </pic:spPr>
                </pic:pic>
              </a:graphicData>
            </a:graphic>
          </wp:inline>
        </w:drawing>
      </w:r>
    </w:p>
    <w:p w:rsidR="00170660" w:rsidRPr="00170660" w:rsidRDefault="00170660" w:rsidP="00170660">
      <w:r>
        <w:rPr>
          <w:b/>
        </w:rPr>
        <w:t xml:space="preserve">         </w:t>
      </w:r>
      <w:r w:rsidRPr="00170660">
        <w:rPr>
          <w:b/>
        </w:rPr>
        <w:t>•</w:t>
      </w:r>
      <w:r w:rsidRPr="00170660">
        <w:rPr>
          <w:b/>
        </w:rPr>
        <w:tab/>
      </w:r>
      <w:r w:rsidRPr="00170660">
        <w:t>Select void sale and Update (This is for voiding sale for Prime Routing orders)</w:t>
      </w:r>
    </w:p>
    <w:p w:rsidR="00170660" w:rsidRPr="00170660" w:rsidRDefault="00170660" w:rsidP="00170660">
      <w:pPr>
        <w:rPr>
          <w:b/>
        </w:rPr>
      </w:pPr>
      <w:r>
        <w:rPr>
          <w:noProof/>
        </w:rPr>
        <w:drawing>
          <wp:inline distT="0" distB="0" distL="0" distR="0" wp14:anchorId="2199C4C2" wp14:editId="5B8A9356">
            <wp:extent cx="6188710" cy="8032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803275"/>
                    </a:xfrm>
                    <a:prstGeom prst="rect">
                      <a:avLst/>
                    </a:prstGeom>
                  </pic:spPr>
                </pic:pic>
              </a:graphicData>
            </a:graphic>
          </wp:inline>
        </w:drawing>
      </w:r>
    </w:p>
    <w:p w:rsidR="00AC0F07" w:rsidRDefault="00AC0F07" w:rsidP="00170660">
      <w:pPr>
        <w:pStyle w:val="Heading1"/>
        <w:numPr>
          <w:ilvl w:val="0"/>
          <w:numId w:val="104"/>
        </w:numPr>
      </w:pPr>
      <w:bookmarkStart w:id="66" w:name="_Toc18418268"/>
      <w:r>
        <w:t>PRODUCTION SETUP</w:t>
      </w:r>
      <w:bookmarkEnd w:id="66"/>
    </w:p>
    <w:p w:rsidR="00AC0F07" w:rsidRDefault="00AC0F07" w:rsidP="00A54A88"/>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67" w:name="_Toc514075475"/>
      <w:bookmarkStart w:id="68" w:name="_Toc517950278"/>
      <w:bookmarkStart w:id="69" w:name="_Toc8229020"/>
      <w:bookmarkStart w:id="70" w:name="_Toc8229298"/>
      <w:bookmarkStart w:id="71" w:name="_Toc8229418"/>
      <w:bookmarkStart w:id="72" w:name="_Toc8229542"/>
      <w:bookmarkStart w:id="73" w:name="_Toc8230171"/>
      <w:bookmarkStart w:id="74" w:name="_Toc8306480"/>
      <w:bookmarkStart w:id="75" w:name="_Toc8306581"/>
      <w:bookmarkStart w:id="76" w:name="_Toc8306928"/>
      <w:bookmarkStart w:id="77" w:name="_Toc8310216"/>
      <w:bookmarkStart w:id="78" w:name="_Toc8310321"/>
      <w:bookmarkStart w:id="79" w:name="_Toc8310762"/>
      <w:bookmarkStart w:id="80" w:name="_Toc8312133"/>
      <w:bookmarkStart w:id="81" w:name="_Toc8312237"/>
      <w:bookmarkStart w:id="82" w:name="_Toc9600771"/>
      <w:bookmarkStart w:id="83" w:name="_Toc9600809"/>
      <w:bookmarkStart w:id="84" w:name="_Toc9602578"/>
      <w:bookmarkStart w:id="85" w:name="_Toc9602610"/>
      <w:bookmarkStart w:id="86" w:name="_Toc9608025"/>
      <w:bookmarkStart w:id="87" w:name="_Toc9608065"/>
      <w:bookmarkStart w:id="88" w:name="_Toc9608104"/>
      <w:bookmarkStart w:id="89" w:name="_Toc18418219"/>
      <w:bookmarkStart w:id="90" w:name="_Toc18418269"/>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91" w:name="_Toc8229419"/>
      <w:bookmarkStart w:id="92" w:name="_Toc8229543"/>
      <w:bookmarkStart w:id="93" w:name="_Toc8230172"/>
      <w:bookmarkStart w:id="94" w:name="_Toc8306481"/>
      <w:bookmarkStart w:id="95" w:name="_Toc8306582"/>
      <w:bookmarkStart w:id="96" w:name="_Toc8306929"/>
      <w:bookmarkStart w:id="97" w:name="_Toc8310217"/>
      <w:bookmarkStart w:id="98" w:name="_Toc8310322"/>
      <w:bookmarkStart w:id="99" w:name="_Toc8310763"/>
      <w:bookmarkStart w:id="100" w:name="_Toc8312134"/>
      <w:bookmarkStart w:id="101" w:name="_Toc8312238"/>
      <w:bookmarkStart w:id="102" w:name="_Toc9600772"/>
      <w:bookmarkStart w:id="103" w:name="_Toc9600810"/>
      <w:bookmarkStart w:id="104" w:name="_Toc9602579"/>
      <w:bookmarkStart w:id="105" w:name="_Toc9602611"/>
      <w:bookmarkStart w:id="106" w:name="_Toc9608026"/>
      <w:bookmarkStart w:id="107" w:name="_Toc9608066"/>
      <w:bookmarkStart w:id="108" w:name="_Toc9608105"/>
      <w:bookmarkStart w:id="109" w:name="_Toc18418220"/>
      <w:bookmarkStart w:id="110" w:name="_Toc1841827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11" w:name="_Toc8229420"/>
      <w:bookmarkStart w:id="112" w:name="_Toc8229544"/>
      <w:bookmarkStart w:id="113" w:name="_Toc8230173"/>
      <w:bookmarkStart w:id="114" w:name="_Toc8306482"/>
      <w:bookmarkStart w:id="115" w:name="_Toc8306583"/>
      <w:bookmarkStart w:id="116" w:name="_Toc8306930"/>
      <w:bookmarkStart w:id="117" w:name="_Toc8310218"/>
      <w:bookmarkStart w:id="118" w:name="_Toc8310323"/>
      <w:bookmarkStart w:id="119" w:name="_Toc8310764"/>
      <w:bookmarkStart w:id="120" w:name="_Toc8312135"/>
      <w:bookmarkStart w:id="121" w:name="_Toc8312239"/>
      <w:bookmarkStart w:id="122" w:name="_Toc9600773"/>
      <w:bookmarkStart w:id="123" w:name="_Toc9600811"/>
      <w:bookmarkStart w:id="124" w:name="_Toc9602580"/>
      <w:bookmarkStart w:id="125" w:name="_Toc9602612"/>
      <w:bookmarkStart w:id="126" w:name="_Toc9608027"/>
      <w:bookmarkStart w:id="127" w:name="_Toc9608067"/>
      <w:bookmarkStart w:id="128" w:name="_Toc9608106"/>
      <w:bookmarkStart w:id="129" w:name="_Toc18418221"/>
      <w:bookmarkStart w:id="130" w:name="_Toc1841827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661CF3" w:rsidRPr="00661CF3" w:rsidRDefault="00661CF3" w:rsidP="00661CF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31" w:name="_Toc8229421"/>
      <w:bookmarkStart w:id="132" w:name="_Toc8229545"/>
      <w:bookmarkStart w:id="133" w:name="_Toc8230174"/>
      <w:bookmarkStart w:id="134" w:name="_Toc8306483"/>
      <w:bookmarkStart w:id="135" w:name="_Toc8306584"/>
      <w:bookmarkStart w:id="136" w:name="_Toc8306931"/>
      <w:bookmarkStart w:id="137" w:name="_Toc8310219"/>
      <w:bookmarkStart w:id="138" w:name="_Toc8310324"/>
      <w:bookmarkStart w:id="139" w:name="_Toc8310765"/>
      <w:bookmarkStart w:id="140" w:name="_Toc8312136"/>
      <w:bookmarkStart w:id="141" w:name="_Toc8312240"/>
      <w:bookmarkStart w:id="142" w:name="_Toc9600774"/>
      <w:bookmarkStart w:id="143" w:name="_Toc9600812"/>
      <w:bookmarkStart w:id="144" w:name="_Toc9602581"/>
      <w:bookmarkStart w:id="145" w:name="_Toc9602613"/>
      <w:bookmarkStart w:id="146" w:name="_Toc9608028"/>
      <w:bookmarkStart w:id="147" w:name="_Toc9608068"/>
      <w:bookmarkStart w:id="148" w:name="_Toc9608107"/>
      <w:bookmarkStart w:id="149" w:name="_Toc18418222"/>
      <w:bookmarkStart w:id="150" w:name="_Toc1841827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E05048" w:rsidRDefault="00E05048" w:rsidP="00170660">
      <w:pPr>
        <w:pStyle w:val="Heading3"/>
        <w:keepNext/>
        <w:keepLines/>
        <w:numPr>
          <w:ilvl w:val="2"/>
          <w:numId w:val="104"/>
        </w:numPr>
        <w:pBdr>
          <w:bottom w:val="none" w:sz="0" w:space="0" w:color="auto"/>
        </w:pBdr>
        <w:spacing w:line="276" w:lineRule="auto"/>
        <w:ind w:left="1764"/>
        <w:rPr>
          <w:i w:val="0"/>
          <w:sz w:val="24"/>
          <w:szCs w:val="24"/>
        </w:rPr>
      </w:pPr>
      <w:bookmarkStart w:id="151" w:name="_Toc18418273"/>
      <w:r>
        <w:rPr>
          <w:i w:val="0"/>
          <w:sz w:val="24"/>
          <w:szCs w:val="24"/>
        </w:rPr>
        <w:t>Production Service Setup</w:t>
      </w:r>
      <w:bookmarkEnd w:id="151"/>
    </w:p>
    <w:p w:rsidR="00AC0F07" w:rsidRDefault="00AC0F07" w:rsidP="00A54A88"/>
    <w:p w:rsidR="00AC0F07" w:rsidRPr="00AD0D7A" w:rsidRDefault="00AC0F07" w:rsidP="00101866">
      <w:pPr>
        <w:ind w:left="1080"/>
      </w:pPr>
      <w:r w:rsidRPr="00AD0D7A">
        <w:t>Steps for setting up the production service in business manager</w:t>
      </w:r>
    </w:p>
    <w:p w:rsidR="00AC0F07" w:rsidRDefault="00AC0F07" w:rsidP="00B761DF">
      <w:pPr>
        <w:pStyle w:val="ListParagraph"/>
        <w:numPr>
          <w:ilvl w:val="0"/>
          <w:numId w:val="45"/>
        </w:numPr>
      </w:pPr>
      <w:r w:rsidRPr="00101866">
        <w:t>In business manager navigate to “Administration &gt; Operations &gt; Services”</w:t>
      </w:r>
    </w:p>
    <w:p w:rsidR="00AC0F07" w:rsidRPr="00101866" w:rsidRDefault="00AC0F07" w:rsidP="00B761DF">
      <w:pPr>
        <w:pStyle w:val="ListParagraph"/>
        <w:numPr>
          <w:ilvl w:val="0"/>
          <w:numId w:val="45"/>
        </w:numPr>
      </w:pPr>
      <w:r w:rsidRPr="00AD0D7A">
        <w:t>Click on “Credentials” Tab</w:t>
      </w:r>
    </w:p>
    <w:p w:rsidR="00AC0F07" w:rsidRPr="00101866" w:rsidRDefault="00AC0F07" w:rsidP="00B761DF">
      <w:pPr>
        <w:pStyle w:val="ListParagraph"/>
        <w:numPr>
          <w:ilvl w:val="0"/>
          <w:numId w:val="45"/>
        </w:numPr>
      </w:pPr>
      <w:r w:rsidRPr="00AD0D7A">
        <w:t>Create new credentials by providing the merchant code, production URL, username and password</w:t>
      </w:r>
    </w:p>
    <w:p w:rsidR="00AC0F07" w:rsidRPr="00101866" w:rsidRDefault="00AC0F07" w:rsidP="00B761DF">
      <w:pPr>
        <w:pStyle w:val="ListParagraph"/>
        <w:numPr>
          <w:ilvl w:val="0"/>
          <w:numId w:val="45"/>
        </w:numPr>
      </w:pPr>
      <w:r w:rsidRPr="00AD0D7A">
        <w:t>Now, navigate to “Merchant Tools &gt; Site Preferences &gt; Custom Preferences”</w:t>
      </w:r>
    </w:p>
    <w:p w:rsidR="00AC0F07" w:rsidRPr="00101866" w:rsidRDefault="00AC0F07" w:rsidP="00B761DF">
      <w:pPr>
        <w:pStyle w:val="ListParagraph"/>
        <w:numPr>
          <w:ilvl w:val="0"/>
          <w:numId w:val="45"/>
        </w:numPr>
      </w:pPr>
      <w:r w:rsidRPr="00AD0D7A">
        <w:t>Inside “Worldpay” group “Merchant Code for Worldpay” as created in step 3. Also modify the other desired preferences on need basis</w:t>
      </w:r>
    </w:p>
    <w:p w:rsidR="00AC0F07" w:rsidRPr="00AD0D7A" w:rsidRDefault="00AC0F07" w:rsidP="00B761DF">
      <w:pPr>
        <w:pStyle w:val="ListParagraph"/>
        <w:numPr>
          <w:ilvl w:val="0"/>
          <w:numId w:val="46"/>
        </w:numPr>
      </w:pPr>
      <w:r w:rsidRPr="00AD0D7A">
        <w:lastRenderedPageBreak/>
        <w:t>Worldpay Client Side Encryption Public Key</w:t>
      </w:r>
    </w:p>
    <w:p w:rsidR="00AC0F07" w:rsidRPr="00AD0D7A" w:rsidRDefault="00AC0F07" w:rsidP="00B761DF">
      <w:pPr>
        <w:pStyle w:val="ListParagraph"/>
        <w:numPr>
          <w:ilvl w:val="0"/>
          <w:numId w:val="46"/>
        </w:numPr>
      </w:pPr>
      <w:r w:rsidRPr="00AD0D7A">
        <w:t>Worldpay MAC Secret Code</w:t>
      </w:r>
    </w:p>
    <w:p w:rsidR="00AC0F07" w:rsidRPr="00AD0D7A" w:rsidRDefault="00AC0F07" w:rsidP="00B761DF">
      <w:pPr>
        <w:pStyle w:val="ListParagraph"/>
        <w:numPr>
          <w:ilvl w:val="0"/>
          <w:numId w:val="46"/>
        </w:numPr>
      </w:pPr>
      <w:r w:rsidRPr="00AD0D7A">
        <w:t>Worldpay Merchant Number</w:t>
      </w:r>
    </w:p>
    <w:p w:rsidR="00AC0F07" w:rsidRPr="00AD0D7A" w:rsidRDefault="00AC0F07" w:rsidP="00B761DF">
      <w:pPr>
        <w:pStyle w:val="ListParagraph"/>
        <w:numPr>
          <w:ilvl w:val="0"/>
          <w:numId w:val="46"/>
        </w:numPr>
      </w:pPr>
      <w:r w:rsidRPr="00AD0D7A">
        <w:t>Worldpay Installation Id</w:t>
      </w:r>
    </w:p>
    <w:p w:rsidR="00AC0F07" w:rsidRPr="00AD0D7A" w:rsidRDefault="00AC0F07" w:rsidP="00B761DF">
      <w:pPr>
        <w:pStyle w:val="ListParagraph"/>
        <w:numPr>
          <w:ilvl w:val="0"/>
          <w:numId w:val="45"/>
        </w:numPr>
      </w:pPr>
      <w:r w:rsidRPr="00AD0D7A">
        <w:t>In case if for separate merchant to be used at APM level, then service detail modification to be done in “Merchant Tools &gt; Ordering &gt; Payment Methods”</w:t>
      </w:r>
    </w:p>
    <w:p w:rsidR="00253E05" w:rsidRDefault="00391F0A" w:rsidP="00170660">
      <w:pPr>
        <w:pStyle w:val="Heading1"/>
        <w:numPr>
          <w:ilvl w:val="0"/>
          <w:numId w:val="104"/>
        </w:numPr>
      </w:pPr>
      <w:bookmarkStart w:id="152" w:name="_Toc245264376"/>
      <w:bookmarkStart w:id="153" w:name="_Toc18418274"/>
      <w:r>
        <w:t>OPERATIONS, MAINTAINENCE</w:t>
      </w:r>
      <w:bookmarkEnd w:id="153"/>
    </w:p>
    <w:p w:rsidR="0081738F" w:rsidRPr="003E41E2" w:rsidRDefault="0081738F" w:rsidP="00877C17"/>
    <w:p w:rsidR="0081738F" w:rsidRPr="00A3027E" w:rsidRDefault="0081738F">
      <w:pPr>
        <w:pStyle w:val="ListParagraph"/>
        <w:numPr>
          <w:ilvl w:val="0"/>
          <w:numId w:val="106"/>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54"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55" w:name="_Toc514075478"/>
      <w:bookmarkStart w:id="156" w:name="_Toc517950281"/>
      <w:bookmarkStart w:id="157" w:name="_Toc8294016"/>
      <w:bookmarkStart w:id="158" w:name="_Toc8305827"/>
      <w:bookmarkStart w:id="159" w:name="_Toc8306102"/>
      <w:bookmarkStart w:id="160" w:name="_Toc9595622"/>
      <w:bookmarkStart w:id="161" w:name="_Toc9595668"/>
      <w:bookmarkStart w:id="162" w:name="_Toc9602447"/>
      <w:bookmarkStart w:id="163" w:name="_Toc9602494"/>
      <w:bookmarkStart w:id="164" w:name="_Toc9602541"/>
      <w:bookmarkStart w:id="165" w:name="_Toc9605825"/>
      <w:bookmarkStart w:id="166" w:name="_Toc9605909"/>
      <w:bookmarkStart w:id="167" w:name="_Toc9606403"/>
      <w:bookmarkStart w:id="168" w:name="_Toc9606606"/>
      <w:bookmarkStart w:id="169" w:name="_Toc9606742"/>
      <w:bookmarkStart w:id="170" w:name="_Toc9606817"/>
      <w:bookmarkStart w:id="171" w:name="_Toc9606892"/>
      <w:bookmarkStart w:id="172" w:name="_Toc9606967"/>
      <w:bookmarkStart w:id="173" w:name="_Toc9607042"/>
      <w:bookmarkStart w:id="174" w:name="_Toc18418225"/>
      <w:bookmarkStart w:id="175" w:name="_Toc1841827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542A59" w:rsidRDefault="00877C17" w:rsidP="00170660">
      <w:pPr>
        <w:pStyle w:val="Heading3"/>
        <w:keepNext/>
        <w:keepLines/>
        <w:numPr>
          <w:ilvl w:val="2"/>
          <w:numId w:val="104"/>
        </w:numPr>
        <w:pBdr>
          <w:bottom w:val="none" w:sz="0" w:space="0" w:color="auto"/>
        </w:pBdr>
        <w:spacing w:line="276" w:lineRule="auto"/>
        <w:rPr>
          <w:i w:val="0"/>
          <w:sz w:val="24"/>
          <w:szCs w:val="24"/>
        </w:rPr>
      </w:pPr>
      <w:bookmarkStart w:id="176" w:name="_Toc18418276"/>
      <w:r w:rsidRPr="00877C17">
        <w:rPr>
          <w:i w:val="0"/>
          <w:sz w:val="24"/>
          <w:szCs w:val="24"/>
        </w:rPr>
        <w:t>Order Payment Instrument Attributes</w:t>
      </w:r>
      <w:bookmarkEnd w:id="176"/>
    </w:p>
    <w:p w:rsidR="0081738F" w:rsidRDefault="0081738F" w:rsidP="00542A59"/>
    <w:p w:rsidR="0081738F" w:rsidRPr="000D7235" w:rsidRDefault="0081738F" w:rsidP="0081738F">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w:t>
      </w:r>
      <w:proofErr w:type="gramStart"/>
      <w:r>
        <w:rPr>
          <w:rFonts w:ascii="Calibri" w:hAnsi="Calibri"/>
          <w:color w:val="393939"/>
          <w:sz w:val="21"/>
          <w:szCs w:val="21"/>
        </w:rPr>
        <w:t>Attributes</w:t>
      </w:r>
      <w:proofErr w:type="gramEnd"/>
      <w:r>
        <w:rPr>
          <w:rFonts w:ascii="Calibri" w:hAnsi="Calibri"/>
          <w:color w:val="393939"/>
          <w:sz w:val="21"/>
          <w:szCs w:val="21"/>
        </w:rPr>
        <w:t xml:space="preserve">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 xml:space="preserve">These are specific to the Payment Method and </w:t>
      </w:r>
      <w:proofErr w:type="gramStart"/>
      <w:r>
        <w:rPr>
          <w:rFonts w:ascii="Calibri" w:hAnsi="Calibri"/>
          <w:color w:val="393939"/>
          <w:sz w:val="21"/>
          <w:szCs w:val="21"/>
        </w:rPr>
        <w:t>are captured</w:t>
      </w:r>
      <w:proofErr w:type="gramEnd"/>
      <w:r>
        <w:rPr>
          <w:rFonts w:ascii="Calibri" w:hAnsi="Calibri"/>
          <w:color w:val="393939"/>
          <w:sz w:val="21"/>
          <w:szCs w:val="21"/>
        </w:rPr>
        <w:t xml:space="preserve"> in &lt;payment&gt; tag.</w:t>
      </w:r>
    </w:p>
    <w:p w:rsidR="0081738F" w:rsidRPr="004227E8" w:rsidRDefault="0081738F" w:rsidP="0081738F"/>
    <w:tbl>
      <w:tblPr>
        <w:tblW w:w="8523" w:type="dxa"/>
        <w:tblInd w:w="1173" w:type="dxa"/>
        <w:tblLook w:val="04A0" w:firstRow="1" w:lastRow="0" w:firstColumn="1" w:lastColumn="0" w:noHBand="0" w:noVBand="1"/>
      </w:tblPr>
      <w:tblGrid>
        <w:gridCol w:w="1403"/>
        <w:gridCol w:w="4040"/>
        <w:gridCol w:w="3080"/>
      </w:tblGrid>
      <w:tr w:rsidR="0081738F" w:rsidRPr="007034E9" w:rsidTr="00A71C29">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81738F" w:rsidRPr="000D7235" w:rsidRDefault="0081738F" w:rsidP="00A71C29">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81738F" w:rsidRPr="000D7235" w:rsidRDefault="0081738F" w:rsidP="00A71C29">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81738F" w:rsidRPr="000D7235" w:rsidRDefault="0081738F" w:rsidP="00A71C29">
            <w:pPr>
              <w:ind w:left="1080"/>
              <w:rPr>
                <w:rFonts w:ascii="Calibri" w:hAnsi="Calibri"/>
                <w:color w:val="393939"/>
                <w:sz w:val="21"/>
                <w:szCs w:val="21"/>
              </w:rPr>
            </w:pPr>
            <w:r w:rsidRPr="000D7235">
              <w:rPr>
                <w:rFonts w:ascii="Calibri" w:hAnsi="Calibri"/>
                <w:color w:val="393939"/>
                <w:sz w:val="21"/>
                <w:szCs w:val="21"/>
              </w:rPr>
              <w:t>Attribute Id</w:t>
            </w:r>
          </w:p>
        </w:tc>
      </w:tr>
      <w:tr w:rsidR="0081738F" w:rsidRPr="007034E9" w:rsidTr="00A71C29">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81738F" w:rsidRPr="000D7235" w:rsidRDefault="0081738F" w:rsidP="00A71C29">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rsidR="0081738F" w:rsidRPr="000D7235" w:rsidRDefault="0081738F" w:rsidP="00A71C29">
            <w:pPr>
              <w:rPr>
                <w:rFonts w:ascii="Calibri" w:hAnsi="Calibri"/>
                <w:color w:val="393939"/>
                <w:sz w:val="21"/>
                <w:szCs w:val="21"/>
              </w:rPr>
            </w:pPr>
            <w:r w:rsidRPr="004227E8">
              <w:rPr>
                <w:rFonts w:ascii="Calibri" w:hAnsi="Calibri"/>
                <w:color w:val="393939"/>
                <w:sz w:val="21"/>
                <w:szCs w:val="21"/>
              </w:rPr>
              <w:t>bank</w:t>
            </w:r>
          </w:p>
        </w:tc>
      </w:tr>
      <w:tr w:rsidR="0081738F" w:rsidRPr="007034E9" w:rsidTr="00A71C29">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81738F" w:rsidRPr="000D7235" w:rsidRDefault="0081738F" w:rsidP="00A71C29">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rsidR="0081738F" w:rsidRDefault="0081738F" w:rsidP="00A71C29">
            <w:pPr>
              <w:rPr>
                <w:rFonts w:ascii="Calibri" w:hAnsi="Calibri"/>
                <w:color w:val="393939"/>
                <w:sz w:val="21"/>
                <w:szCs w:val="21"/>
              </w:rPr>
            </w:pPr>
            <w:r w:rsidRPr="004227E8">
              <w:rPr>
                <w:rFonts w:ascii="Calibri" w:hAnsi="Calibri"/>
                <w:color w:val="393939"/>
                <w:sz w:val="21"/>
                <w:szCs w:val="21"/>
              </w:rPr>
              <w:t>installments</w:t>
            </w:r>
          </w:p>
          <w:p w:rsidR="0081738F" w:rsidRPr="004A1FE6" w:rsidRDefault="0081738F" w:rsidP="00A71C29">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p>
        </w:tc>
      </w:tr>
      <w:tr w:rsidR="0081738F" w:rsidRPr="007034E9" w:rsidTr="00A71C29">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81738F" w:rsidRPr="000D7235" w:rsidRDefault="0081738F" w:rsidP="00A71C29">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rsidR="0081738F" w:rsidRPr="000D7235" w:rsidRDefault="0081738F" w:rsidP="00A71C29">
            <w:pPr>
              <w:rPr>
                <w:rFonts w:ascii="Calibri" w:hAnsi="Calibri"/>
                <w:color w:val="393939"/>
                <w:sz w:val="21"/>
                <w:szCs w:val="21"/>
              </w:rPr>
            </w:pPr>
            <w:proofErr w:type="spellStart"/>
            <w:r w:rsidRPr="004227E8">
              <w:rPr>
                <w:rFonts w:ascii="Calibri" w:hAnsi="Calibri"/>
                <w:color w:val="393939"/>
                <w:sz w:val="21"/>
                <w:szCs w:val="21"/>
              </w:rPr>
              <w:t>cpf</w:t>
            </w:r>
            <w:proofErr w:type="spellEnd"/>
          </w:p>
        </w:tc>
      </w:tr>
      <w:tr w:rsidR="0081738F" w:rsidRPr="007034E9" w:rsidTr="00A71C29">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rsidR="0081738F" w:rsidRPr="000D7235" w:rsidRDefault="0081738F" w:rsidP="00A71C29">
            <w:pPr>
              <w:rPr>
                <w:rFonts w:ascii="Calibri" w:hAnsi="Calibri"/>
                <w:color w:val="393939"/>
                <w:sz w:val="21"/>
                <w:szCs w:val="21"/>
              </w:rPr>
            </w:pPr>
            <w:proofErr w:type="spellStart"/>
            <w:r w:rsidRPr="004227E8">
              <w:rPr>
                <w:rFonts w:ascii="Calibri" w:hAnsi="Calibri"/>
                <w:color w:val="393939"/>
                <w:sz w:val="21"/>
                <w:szCs w:val="21"/>
              </w:rPr>
              <w:t>BankCode</w:t>
            </w:r>
            <w:proofErr w:type="spellEnd"/>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rsidR="0081738F" w:rsidRPr="000D7235" w:rsidRDefault="0081738F" w:rsidP="00A71C29">
            <w:pPr>
              <w:rPr>
                <w:rFonts w:ascii="Calibri" w:hAnsi="Calibri"/>
                <w:color w:val="393939"/>
                <w:sz w:val="21"/>
                <w:szCs w:val="21"/>
              </w:rPr>
            </w:pPr>
            <w:proofErr w:type="spellStart"/>
            <w:r w:rsidRPr="004227E8">
              <w:rPr>
                <w:rFonts w:ascii="Calibri" w:hAnsi="Calibri"/>
                <w:color w:val="393939"/>
                <w:sz w:val="21"/>
                <w:szCs w:val="21"/>
              </w:rPr>
              <w:t>bankCode</w:t>
            </w:r>
            <w:proofErr w:type="spellEnd"/>
          </w:p>
        </w:tc>
      </w:tr>
      <w:tr w:rsidR="0081738F" w:rsidRPr="007034E9" w:rsidTr="00A71C29">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81738F" w:rsidRDefault="0081738F" w:rsidP="00A71C29">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81738F" w:rsidRPr="004227E8" w:rsidRDefault="0081738F" w:rsidP="00A71C29">
            <w:pPr>
              <w:rPr>
                <w:rFonts w:ascii="Calibri" w:hAnsi="Calibri"/>
                <w:color w:val="393939"/>
                <w:sz w:val="21"/>
                <w:szCs w:val="21"/>
              </w:rPr>
            </w:pPr>
            <w:r>
              <w:rPr>
                <w:rFonts w:ascii="Calibri" w:hAnsi="Calibri"/>
                <w:color w:val="393939"/>
                <w:sz w:val="21"/>
                <w:szCs w:val="21"/>
              </w:rPr>
              <w:t>Worldpay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81738F" w:rsidRPr="004227E8" w:rsidRDefault="0081738F" w:rsidP="00A71C29">
            <w:pPr>
              <w:rPr>
                <w:rFonts w:ascii="Calibri" w:hAnsi="Calibri"/>
                <w:color w:val="393939"/>
                <w:sz w:val="21"/>
                <w:szCs w:val="21"/>
              </w:rPr>
            </w:pPr>
            <w:r>
              <w:rPr>
                <w:rFonts w:ascii="Calibri" w:hAnsi="Calibri"/>
                <w:color w:val="393939"/>
                <w:sz w:val="21"/>
                <w:szCs w:val="21"/>
              </w:rPr>
              <w:t>Merchant Hex Code whose order is placed</w:t>
            </w:r>
          </w:p>
        </w:tc>
      </w:tr>
      <w:tr w:rsidR="0081738F" w:rsidRPr="007034E9" w:rsidTr="00A71C29">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81738F" w:rsidRDefault="0081738F" w:rsidP="00A71C29">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81738F" w:rsidRPr="004227E8" w:rsidRDefault="0081738F" w:rsidP="00A71C29">
            <w:pPr>
              <w:rPr>
                <w:rFonts w:ascii="Calibri" w:hAnsi="Calibri"/>
                <w:color w:val="393939"/>
                <w:sz w:val="21"/>
                <w:szCs w:val="21"/>
              </w:rPr>
            </w:pPr>
            <w:r>
              <w:rPr>
                <w:rFonts w:ascii="Calibri" w:hAnsi="Calibri"/>
                <w:color w:val="393939"/>
                <w:sz w:val="21"/>
                <w:szCs w:val="21"/>
              </w:rPr>
              <w:t>Worldpay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81738F" w:rsidRPr="004227E8" w:rsidRDefault="0081738F" w:rsidP="00A71C29">
            <w:pPr>
              <w:rPr>
                <w:rFonts w:ascii="Calibri" w:hAnsi="Calibri"/>
                <w:color w:val="393939"/>
                <w:sz w:val="21"/>
                <w:szCs w:val="21"/>
              </w:rPr>
            </w:pPr>
            <w:r>
              <w:rPr>
                <w:rFonts w:ascii="Calibri" w:hAnsi="Calibri"/>
                <w:color w:val="393939"/>
                <w:sz w:val="21"/>
                <w:szCs w:val="21"/>
              </w:rPr>
              <w:t>Token requested value where selected for cards</w:t>
            </w:r>
          </w:p>
        </w:tc>
      </w:tr>
    </w:tbl>
    <w:p w:rsidR="0081738F" w:rsidRDefault="00877C17" w:rsidP="00170660">
      <w:pPr>
        <w:pStyle w:val="Heading3"/>
        <w:keepNext/>
        <w:keepLines/>
        <w:numPr>
          <w:ilvl w:val="2"/>
          <w:numId w:val="104"/>
        </w:numPr>
        <w:pBdr>
          <w:bottom w:val="none" w:sz="0" w:space="0" w:color="auto"/>
        </w:pBdr>
        <w:spacing w:line="276" w:lineRule="auto"/>
        <w:rPr>
          <w:i w:val="0"/>
          <w:sz w:val="24"/>
          <w:szCs w:val="24"/>
        </w:rPr>
      </w:pPr>
      <w:bookmarkStart w:id="177" w:name="_Toc18418277"/>
      <w:r w:rsidRPr="00877C17">
        <w:rPr>
          <w:i w:val="0"/>
          <w:sz w:val="24"/>
          <w:szCs w:val="24"/>
        </w:rPr>
        <w:t xml:space="preserve">Order </w:t>
      </w:r>
      <w:r>
        <w:rPr>
          <w:i w:val="0"/>
          <w:sz w:val="24"/>
          <w:szCs w:val="24"/>
        </w:rPr>
        <w:t>Notification Custom Object</w:t>
      </w:r>
      <w:bookmarkEnd w:id="177"/>
    </w:p>
    <w:p w:rsidR="00935D2E" w:rsidRPr="00935D2E" w:rsidRDefault="00935D2E" w:rsidP="00935D2E"/>
    <w:p w:rsidR="0081738F" w:rsidRDefault="0081738F" w:rsidP="0081738F">
      <w:pPr>
        <w:ind w:left="1080"/>
        <w:rPr>
          <w:rFonts w:ascii="Calibri" w:hAnsi="Calibri"/>
          <w:color w:val="393939"/>
          <w:sz w:val="21"/>
          <w:szCs w:val="21"/>
        </w:rPr>
      </w:pPr>
      <w:r>
        <w:rPr>
          <w:rFonts w:ascii="Calibri" w:hAnsi="Calibri"/>
          <w:color w:val="393939"/>
          <w:sz w:val="21"/>
          <w:szCs w:val="21"/>
        </w:rPr>
        <w:t>The attributes for custom Object ‘</w:t>
      </w:r>
      <w:proofErr w:type="spellStart"/>
      <w:r w:rsidRPr="00AB5BF9">
        <w:rPr>
          <w:rFonts w:ascii="Calibri" w:hAnsi="Calibri"/>
          <w:b/>
          <w:color w:val="393939"/>
          <w:sz w:val="21"/>
          <w:szCs w:val="21"/>
        </w:rPr>
        <w:t>OrderNotifyUpdates</w:t>
      </w:r>
      <w:proofErr w:type="spellEnd"/>
      <w:r w:rsidRPr="00AB5BF9">
        <w:rPr>
          <w:rFonts w:ascii="Calibri" w:hAnsi="Calibri"/>
          <w:b/>
          <w:color w:val="393939"/>
          <w:sz w:val="21"/>
          <w:szCs w:val="21"/>
        </w:rPr>
        <w:t>’</w:t>
      </w:r>
      <w:r>
        <w:rPr>
          <w:rFonts w:ascii="Calibri" w:hAnsi="Calibri"/>
          <w:color w:val="393939"/>
          <w:sz w:val="21"/>
          <w:szCs w:val="21"/>
        </w:rPr>
        <w:t xml:space="preserve"> are defined in the below table. A new custom Object </w:t>
      </w:r>
      <w:proofErr w:type="gramStart"/>
      <w:r>
        <w:rPr>
          <w:rFonts w:ascii="Calibri" w:hAnsi="Calibri"/>
          <w:color w:val="393939"/>
          <w:sz w:val="21"/>
          <w:szCs w:val="21"/>
        </w:rPr>
        <w:t>is created</w:t>
      </w:r>
      <w:proofErr w:type="gramEnd"/>
      <w:r>
        <w:rPr>
          <w:rFonts w:ascii="Calibri" w:hAnsi="Calibri"/>
          <w:color w:val="393939"/>
          <w:sz w:val="21"/>
          <w:szCs w:val="21"/>
        </w:rPr>
        <w:t xml:space="preserve"> each time a notification is received with all these attributes and the custom object will be retained until it is deleted by the Notification job.</w:t>
      </w:r>
    </w:p>
    <w:p w:rsidR="0081738F" w:rsidRDefault="0081738F" w:rsidP="0081738F">
      <w:pPr>
        <w:ind w:left="1080"/>
        <w:rPr>
          <w:rFonts w:ascii="Calibri" w:hAnsi="Calibri"/>
          <w:color w:val="393939"/>
          <w:sz w:val="21"/>
          <w:szCs w:val="21"/>
        </w:rPr>
      </w:pPr>
    </w:p>
    <w:p w:rsidR="0081738F" w:rsidRPr="008E14CC" w:rsidRDefault="0081738F" w:rsidP="0081738F">
      <w:pPr>
        <w:ind w:left="1080"/>
        <w:rPr>
          <w:rFonts w:ascii="Calibri" w:hAnsi="Calibri"/>
          <w:color w:val="393939"/>
          <w:sz w:val="21"/>
          <w:szCs w:val="21"/>
        </w:rPr>
      </w:pPr>
    </w:p>
    <w:tbl>
      <w:tblPr>
        <w:tblW w:w="8523" w:type="dxa"/>
        <w:tblInd w:w="1173" w:type="dxa"/>
        <w:tblLook w:val="04A0" w:firstRow="1" w:lastRow="0" w:firstColumn="1" w:lastColumn="0" w:noHBand="0" w:noVBand="1"/>
      </w:tblPr>
      <w:tblGrid>
        <w:gridCol w:w="1403"/>
        <w:gridCol w:w="4040"/>
        <w:gridCol w:w="3080"/>
      </w:tblGrid>
      <w:tr w:rsidR="0081738F" w:rsidRPr="007034E9" w:rsidTr="00A71C29">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81738F" w:rsidRPr="000D7235" w:rsidRDefault="0081738F" w:rsidP="00A71C29">
            <w:pPr>
              <w:rPr>
                <w:rFonts w:ascii="Calibri" w:hAnsi="Calibri"/>
                <w:color w:val="393939"/>
                <w:sz w:val="21"/>
                <w:szCs w:val="21"/>
              </w:rPr>
            </w:pPr>
            <w:r w:rsidRPr="000D7235">
              <w:rPr>
                <w:rFonts w:ascii="Calibri" w:hAnsi="Calibri"/>
                <w:color w:val="393939"/>
                <w:sz w:val="21"/>
                <w:szCs w:val="21"/>
              </w:rPr>
              <w:lastRenderedPageBreak/>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81738F" w:rsidRPr="000D7235" w:rsidRDefault="0081738F" w:rsidP="00A71C29">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81738F" w:rsidRPr="000D7235" w:rsidRDefault="0081738F" w:rsidP="00A71C29">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81738F" w:rsidRPr="007034E9" w:rsidTr="00A71C29">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proofErr w:type="spellStart"/>
            <w:r w:rsidRPr="00731887">
              <w:rPr>
                <w:rFonts w:ascii="Calibri" w:hAnsi="Calibri"/>
                <w:color w:val="393939"/>
                <w:sz w:val="21"/>
                <w:szCs w:val="21"/>
              </w:rPr>
              <w:t>orderNo</w:t>
            </w:r>
            <w:proofErr w:type="spellEnd"/>
          </w:p>
        </w:tc>
      </w:tr>
      <w:tr w:rsidR="0081738F" w:rsidRPr="007034E9" w:rsidTr="00A71C29">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proofErr w:type="spellStart"/>
            <w:r w:rsidRPr="00731887">
              <w:rPr>
                <w:rFonts w:ascii="Calibri" w:hAnsi="Calibri"/>
                <w:color w:val="393939"/>
                <w:sz w:val="21"/>
                <w:szCs w:val="21"/>
              </w:rPr>
              <w:t>xmlString</w:t>
            </w:r>
            <w:proofErr w:type="spellEnd"/>
          </w:p>
        </w:tc>
      </w:tr>
      <w:tr w:rsidR="0081738F" w:rsidRPr="007034E9" w:rsidTr="00A71C29">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sidRPr="00731887">
              <w:rPr>
                <w:rFonts w:ascii="Calibri" w:hAnsi="Calibri"/>
                <w:color w:val="393939"/>
                <w:sz w:val="21"/>
                <w:szCs w:val="21"/>
              </w:rPr>
              <w:t>ID</w:t>
            </w:r>
          </w:p>
        </w:tc>
      </w:tr>
      <w:tr w:rsidR="0081738F" w:rsidRPr="007034E9" w:rsidTr="00A71C29">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4</w:t>
            </w:r>
          </w:p>
        </w:tc>
        <w:tc>
          <w:tcPr>
            <w:tcW w:w="4040" w:type="dxa"/>
            <w:tcBorders>
              <w:top w:val="nil"/>
              <w:left w:val="nil"/>
              <w:bottom w:val="single" w:sz="4" w:space="0" w:color="auto"/>
              <w:right w:val="single" w:sz="4"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rsidR="0081738F" w:rsidRPr="000D7235" w:rsidRDefault="0081738F" w:rsidP="00A71C29">
            <w:pPr>
              <w:ind w:left="1080"/>
              <w:rPr>
                <w:rFonts w:ascii="Calibri" w:hAnsi="Calibri"/>
                <w:color w:val="393939"/>
                <w:sz w:val="21"/>
                <w:szCs w:val="21"/>
              </w:rPr>
            </w:pPr>
            <w:proofErr w:type="spellStart"/>
            <w:r w:rsidRPr="00731887">
              <w:rPr>
                <w:rFonts w:ascii="Calibri" w:hAnsi="Calibri"/>
                <w:color w:val="393939"/>
                <w:sz w:val="21"/>
                <w:szCs w:val="21"/>
              </w:rPr>
              <w:t>timeStamp</w:t>
            </w:r>
            <w:proofErr w:type="spellEnd"/>
          </w:p>
        </w:tc>
      </w:tr>
    </w:tbl>
    <w:p w:rsidR="007763B0" w:rsidRDefault="007763B0" w:rsidP="00170660">
      <w:pPr>
        <w:pStyle w:val="Heading3"/>
        <w:keepNext/>
        <w:keepLines/>
        <w:numPr>
          <w:ilvl w:val="2"/>
          <w:numId w:val="104"/>
        </w:numPr>
        <w:pBdr>
          <w:bottom w:val="none" w:sz="0" w:space="0" w:color="auto"/>
        </w:pBdr>
        <w:spacing w:line="276" w:lineRule="auto"/>
        <w:rPr>
          <w:i w:val="0"/>
          <w:sz w:val="24"/>
          <w:szCs w:val="24"/>
        </w:rPr>
      </w:pPr>
      <w:bookmarkStart w:id="178" w:name="_Toc18418278"/>
      <w:r w:rsidRPr="00877C17">
        <w:rPr>
          <w:i w:val="0"/>
          <w:sz w:val="24"/>
          <w:szCs w:val="24"/>
        </w:rPr>
        <w:t>Order Payment Instrument Attributes</w:t>
      </w:r>
      <w:bookmarkEnd w:id="178"/>
    </w:p>
    <w:p w:rsidR="0081738F" w:rsidRPr="008E14CC" w:rsidRDefault="0081738F" w:rsidP="0081738F">
      <w:bookmarkStart w:id="179" w:name="_Toc279703491"/>
      <w:bookmarkStart w:id="180" w:name="_Toc279703584"/>
      <w:bookmarkEnd w:id="152"/>
    </w:p>
    <w:tbl>
      <w:tblPr>
        <w:tblStyle w:val="TableGrid"/>
        <w:tblW w:w="0" w:type="auto"/>
        <w:tblInd w:w="1165" w:type="dxa"/>
        <w:tblLook w:val="04A0" w:firstRow="1" w:lastRow="0" w:firstColumn="1" w:lastColumn="0" w:noHBand="0" w:noVBand="1"/>
      </w:tblPr>
      <w:tblGrid>
        <w:gridCol w:w="2326"/>
        <w:gridCol w:w="3976"/>
        <w:gridCol w:w="2269"/>
      </w:tblGrid>
      <w:tr w:rsidR="0081738F" w:rsidTr="00A71C29">
        <w:trPr>
          <w:trHeight w:val="339"/>
        </w:trPr>
        <w:tc>
          <w:tcPr>
            <w:tcW w:w="2880" w:type="dxa"/>
            <w:shd w:val="clear" w:color="auto" w:fill="C6D9F1" w:themeFill="text2" w:themeFillTint="33"/>
          </w:tcPr>
          <w:p w:rsidR="0081738F" w:rsidRPr="007A4214" w:rsidRDefault="0081738F" w:rsidP="00A71C29">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210" w:type="dxa"/>
            <w:shd w:val="clear" w:color="auto" w:fill="C6D9F1" w:themeFill="text2" w:themeFillTint="33"/>
          </w:tcPr>
          <w:p w:rsidR="0081738F" w:rsidRPr="007A4214" w:rsidRDefault="0081738F" w:rsidP="00A71C29">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2481" w:type="dxa"/>
            <w:shd w:val="clear" w:color="auto" w:fill="C6D9F1" w:themeFill="text2" w:themeFillTint="33"/>
          </w:tcPr>
          <w:p w:rsidR="0081738F" w:rsidRPr="007A4214" w:rsidRDefault="0081738F" w:rsidP="00A71C29">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81738F" w:rsidTr="00A71C29">
        <w:trPr>
          <w:trHeight w:val="482"/>
        </w:trPr>
        <w:tc>
          <w:tcPr>
            <w:tcW w:w="2880" w:type="dxa"/>
          </w:tcPr>
          <w:p w:rsidR="0081738F" w:rsidRPr="00101866" w:rsidRDefault="0081738F" w:rsidP="00A71C29">
            <w:pPr>
              <w:spacing w:after="200" w:line="276" w:lineRule="auto"/>
              <w:ind w:left="1080"/>
              <w:jc w:val="center"/>
              <w:rPr>
                <w:rFonts w:ascii="Calibri" w:hAnsi="Calibri"/>
                <w:color w:val="393939"/>
                <w:sz w:val="21"/>
                <w:szCs w:val="21"/>
              </w:rPr>
            </w:pPr>
            <w:r w:rsidRPr="00101866">
              <w:rPr>
                <w:rFonts w:ascii="Calibri" w:hAnsi="Calibri"/>
                <w:color w:val="393939"/>
                <w:sz w:val="21"/>
                <w:szCs w:val="21"/>
              </w:rPr>
              <w:t>Lochan Sim</w:t>
            </w:r>
          </w:p>
        </w:tc>
        <w:tc>
          <w:tcPr>
            <w:tcW w:w="3210" w:type="dxa"/>
          </w:tcPr>
          <w:p w:rsidR="0081738F" w:rsidRPr="00101866" w:rsidRDefault="0081738F" w:rsidP="00A71C29">
            <w:pPr>
              <w:spacing w:after="200" w:line="276" w:lineRule="auto"/>
              <w:ind w:left="1080"/>
              <w:rPr>
                <w:rFonts w:ascii="Calibri" w:hAnsi="Calibri"/>
                <w:color w:val="393939"/>
                <w:sz w:val="21"/>
                <w:szCs w:val="21"/>
              </w:rPr>
            </w:pPr>
            <w:r w:rsidRPr="00101866">
              <w:rPr>
                <w:rFonts w:ascii="Calibri" w:hAnsi="Calibri"/>
                <w:color w:val="393939"/>
                <w:sz w:val="21"/>
                <w:szCs w:val="21"/>
              </w:rPr>
              <w:t>Lochan.Sim@worldpay.com</w:t>
            </w:r>
          </w:p>
        </w:tc>
        <w:tc>
          <w:tcPr>
            <w:tcW w:w="2481" w:type="dxa"/>
          </w:tcPr>
          <w:p w:rsidR="0081738F" w:rsidRPr="00101866" w:rsidRDefault="0081738F" w:rsidP="00A71C29">
            <w:pPr>
              <w:spacing w:after="200" w:line="276" w:lineRule="auto"/>
              <w:ind w:left="1080"/>
              <w:rPr>
                <w:rFonts w:ascii="Calibri" w:hAnsi="Calibri"/>
                <w:color w:val="393939"/>
                <w:sz w:val="21"/>
                <w:szCs w:val="21"/>
              </w:rPr>
            </w:pPr>
            <w:r w:rsidRPr="00101866">
              <w:rPr>
                <w:rFonts w:ascii="Calibri" w:hAnsi="Calibri"/>
                <w:color w:val="393939"/>
                <w:sz w:val="21"/>
                <w:szCs w:val="21"/>
              </w:rPr>
              <w:t>Primary</w:t>
            </w:r>
          </w:p>
        </w:tc>
      </w:tr>
      <w:tr w:rsidR="0081738F" w:rsidTr="00A71C29">
        <w:trPr>
          <w:trHeight w:val="470"/>
        </w:trPr>
        <w:tc>
          <w:tcPr>
            <w:tcW w:w="2880" w:type="dxa"/>
          </w:tcPr>
          <w:p w:rsidR="0081738F" w:rsidRPr="00101866" w:rsidRDefault="0081738F" w:rsidP="00A71C29">
            <w:pPr>
              <w:spacing w:after="200" w:line="276" w:lineRule="auto"/>
              <w:ind w:left="1080"/>
              <w:jc w:val="center"/>
              <w:rPr>
                <w:rFonts w:ascii="Calibri" w:hAnsi="Calibri"/>
                <w:color w:val="393939"/>
                <w:sz w:val="21"/>
                <w:szCs w:val="21"/>
              </w:rPr>
            </w:pPr>
            <w:r w:rsidRPr="00101866">
              <w:rPr>
                <w:rFonts w:ascii="Calibri" w:hAnsi="Calibri"/>
                <w:color w:val="393939"/>
                <w:sz w:val="21"/>
                <w:szCs w:val="21"/>
              </w:rPr>
              <w:t>Rhuta Patel</w:t>
            </w:r>
          </w:p>
        </w:tc>
        <w:tc>
          <w:tcPr>
            <w:tcW w:w="3210" w:type="dxa"/>
          </w:tcPr>
          <w:p w:rsidR="0081738F" w:rsidRPr="00101866" w:rsidRDefault="0081738F" w:rsidP="00A71C29">
            <w:pPr>
              <w:spacing w:after="200" w:line="276" w:lineRule="auto"/>
              <w:ind w:left="1080"/>
              <w:rPr>
                <w:rFonts w:ascii="Calibri" w:hAnsi="Calibri"/>
                <w:color w:val="393939"/>
                <w:sz w:val="21"/>
                <w:szCs w:val="21"/>
              </w:rPr>
            </w:pPr>
            <w:r w:rsidRPr="00101866">
              <w:rPr>
                <w:rFonts w:ascii="Calibri" w:hAnsi="Calibri"/>
                <w:color w:val="393939"/>
                <w:sz w:val="21"/>
                <w:szCs w:val="21"/>
              </w:rPr>
              <w:t>Rhuta.Patel@worldpay.com</w:t>
            </w:r>
          </w:p>
        </w:tc>
        <w:tc>
          <w:tcPr>
            <w:tcW w:w="2481" w:type="dxa"/>
          </w:tcPr>
          <w:p w:rsidR="0081738F" w:rsidRPr="00101866" w:rsidRDefault="0081738F" w:rsidP="00A71C29">
            <w:pPr>
              <w:spacing w:after="200" w:line="276" w:lineRule="auto"/>
              <w:ind w:left="1080"/>
              <w:rPr>
                <w:rFonts w:ascii="Calibri" w:hAnsi="Calibri"/>
                <w:color w:val="393939"/>
                <w:sz w:val="21"/>
                <w:szCs w:val="21"/>
              </w:rPr>
            </w:pPr>
            <w:r w:rsidRPr="00101866">
              <w:rPr>
                <w:rFonts w:ascii="Calibri" w:hAnsi="Calibri"/>
                <w:color w:val="393939"/>
                <w:sz w:val="21"/>
                <w:szCs w:val="21"/>
              </w:rPr>
              <w:t>Secondary</w:t>
            </w:r>
          </w:p>
        </w:tc>
      </w:tr>
      <w:tr w:rsidR="0081738F" w:rsidTr="00A71C29">
        <w:trPr>
          <w:trHeight w:val="254"/>
        </w:trPr>
        <w:tc>
          <w:tcPr>
            <w:tcW w:w="2880" w:type="dxa"/>
          </w:tcPr>
          <w:p w:rsidR="0081738F" w:rsidRPr="00101866" w:rsidRDefault="0081738F" w:rsidP="00A71C29">
            <w:pPr>
              <w:ind w:left="1080"/>
              <w:jc w:val="center"/>
              <w:rPr>
                <w:rFonts w:ascii="Calibri" w:hAnsi="Calibri"/>
                <w:color w:val="393939"/>
                <w:sz w:val="21"/>
                <w:szCs w:val="21"/>
              </w:rPr>
            </w:pPr>
            <w:r>
              <w:t>Jonathan Berry</w:t>
            </w:r>
          </w:p>
        </w:tc>
        <w:tc>
          <w:tcPr>
            <w:tcW w:w="3210" w:type="dxa"/>
          </w:tcPr>
          <w:p w:rsidR="0081738F" w:rsidRPr="00101866" w:rsidRDefault="0081738F" w:rsidP="00A71C29">
            <w:pPr>
              <w:ind w:left="1080"/>
              <w:rPr>
                <w:rFonts w:ascii="Calibri" w:hAnsi="Calibri"/>
                <w:color w:val="393939"/>
                <w:sz w:val="21"/>
                <w:szCs w:val="21"/>
              </w:rPr>
            </w:pPr>
            <w:r w:rsidRPr="000D27B3">
              <w:rPr>
                <w:rFonts w:ascii="Calibri" w:hAnsi="Calibri"/>
                <w:color w:val="393939"/>
                <w:sz w:val="21"/>
                <w:szCs w:val="21"/>
              </w:rPr>
              <w:t>jonathan.berry@worldpay.com</w:t>
            </w:r>
          </w:p>
        </w:tc>
        <w:tc>
          <w:tcPr>
            <w:tcW w:w="2481" w:type="dxa"/>
          </w:tcPr>
          <w:p w:rsidR="0081738F" w:rsidRPr="00101866" w:rsidRDefault="0081738F" w:rsidP="00A71C29">
            <w:pPr>
              <w:ind w:left="1080"/>
              <w:rPr>
                <w:rFonts w:ascii="Calibri" w:hAnsi="Calibri"/>
                <w:color w:val="393939"/>
                <w:sz w:val="21"/>
                <w:szCs w:val="21"/>
              </w:rPr>
            </w:pPr>
            <w:r w:rsidRPr="00101866">
              <w:rPr>
                <w:rFonts w:ascii="Calibri" w:hAnsi="Calibri"/>
                <w:color w:val="393939"/>
                <w:sz w:val="21"/>
                <w:szCs w:val="21"/>
              </w:rPr>
              <w:t>Secondary</w:t>
            </w:r>
          </w:p>
        </w:tc>
      </w:tr>
    </w:tbl>
    <w:p w:rsidR="0081738F" w:rsidRDefault="0081738F" w:rsidP="0081738F">
      <w:pPr>
        <w:rPr>
          <w:rFonts w:asciiTheme="majorHAnsi" w:eastAsiaTheme="majorEastAsia" w:hAnsiTheme="majorHAnsi" w:cstheme="majorBidi"/>
          <w:b/>
          <w:bCs/>
          <w:color w:val="365F91" w:themeColor="accent1" w:themeShade="BF"/>
          <w:sz w:val="24"/>
          <w:szCs w:val="24"/>
        </w:rPr>
      </w:pPr>
    </w:p>
    <w:bookmarkEnd w:id="179"/>
    <w:bookmarkEnd w:id="180"/>
    <w:p w:rsidR="00AC0F07" w:rsidRPr="00A54A88" w:rsidRDefault="00AC0F07" w:rsidP="00A54A88"/>
    <w:p w:rsidR="00D3375A" w:rsidRDefault="00361A69" w:rsidP="0081738F">
      <w:pPr>
        <w:pStyle w:val="Heading1"/>
        <w:numPr>
          <w:ilvl w:val="0"/>
          <w:numId w:val="97"/>
        </w:numPr>
      </w:pPr>
      <w:bookmarkStart w:id="181" w:name="_Toc18418279"/>
      <w:bookmarkEnd w:id="8"/>
      <w:r>
        <w:t>USER GUIDE</w:t>
      </w:r>
      <w:bookmarkEnd w:id="181"/>
    </w:p>
    <w:p w:rsidR="00F34066" w:rsidRPr="00F34066" w:rsidRDefault="00F34066" w:rsidP="0081738F">
      <w:pPr>
        <w:pStyle w:val="Heading3"/>
        <w:keepNext/>
        <w:keepLines/>
        <w:numPr>
          <w:ilvl w:val="2"/>
          <w:numId w:val="97"/>
        </w:numPr>
        <w:pBdr>
          <w:bottom w:val="none" w:sz="0" w:space="0" w:color="auto"/>
        </w:pBdr>
        <w:spacing w:line="276" w:lineRule="auto"/>
        <w:ind w:left="1764"/>
        <w:rPr>
          <w:i w:val="0"/>
          <w:sz w:val="24"/>
          <w:szCs w:val="24"/>
        </w:rPr>
      </w:pPr>
      <w:bookmarkStart w:id="182" w:name="_Toc279703497"/>
      <w:bookmarkStart w:id="183" w:name="_Toc279703590"/>
      <w:bookmarkStart w:id="184" w:name="_Toc18418280"/>
      <w:r>
        <w:rPr>
          <w:i w:val="0"/>
          <w:sz w:val="24"/>
          <w:szCs w:val="24"/>
        </w:rPr>
        <w:t>Production Service Setup</w:t>
      </w:r>
      <w:bookmarkEnd w:id="184"/>
    </w:p>
    <w:p w:rsidR="00F34066" w:rsidRPr="00F34066" w:rsidRDefault="00F34066" w:rsidP="00F34066">
      <w:pPr>
        <w:pStyle w:val="ListParagraph"/>
        <w:ind w:left="1776"/>
        <w:rPr>
          <w:iCs/>
        </w:rPr>
      </w:pPr>
      <w:r>
        <w:t xml:space="preserve"> </w:t>
      </w:r>
      <w:r w:rsidRPr="00F34066">
        <w:t xml:space="preserve">Typically, </w:t>
      </w:r>
      <w:r w:rsidR="00BF696C" w:rsidRPr="00F34066">
        <w:t>the backend developer does most of the integration works</w:t>
      </w:r>
      <w:r w:rsidRPr="00F34066">
        <w:t>. We expect that the person doing this integration is familiar with the web service, xml processing and has hands on experience with the SFCC platform</w:t>
      </w:r>
    </w:p>
    <w:p w:rsidR="002D0E88" w:rsidRPr="00402E5A" w:rsidRDefault="002D0E88" w:rsidP="00402E5A"/>
    <w:p w:rsidR="002931CE" w:rsidRDefault="00DB40B2" w:rsidP="002931CE">
      <w:pPr>
        <w:pStyle w:val="Heading1"/>
        <w:ind w:left="432" w:hanging="432"/>
      </w:pPr>
      <w:bookmarkStart w:id="185" w:name="_Toc405997387"/>
      <w:bookmarkStart w:id="186" w:name="_Toc18418281"/>
      <w:bookmarkEnd w:id="182"/>
      <w:bookmarkEnd w:id="183"/>
      <w:r>
        <w:rPr>
          <w:b w:val="0"/>
          <w:bCs w:val="0"/>
        </w:rPr>
        <w:t>APPENDIX</w:t>
      </w:r>
      <w:r>
        <w:t xml:space="preserve"> </w:t>
      </w:r>
      <w:r w:rsidR="002931CE">
        <w:t xml:space="preserve">A: APM/Card </w:t>
      </w:r>
      <w:r w:rsidR="000170E7">
        <w:t>mapping</w:t>
      </w:r>
      <w:r w:rsidR="002931CE">
        <w:t xml:space="preserve"> keys</w:t>
      </w:r>
      <w:bookmarkEnd w:id="185"/>
      <w:bookmarkEnd w:id="186"/>
    </w:p>
    <w:p w:rsidR="002931CE" w:rsidRPr="00DC0122" w:rsidRDefault="002931CE" w:rsidP="002931CE"/>
    <w:p w:rsidR="002931CE" w:rsidRDefault="002931CE" w:rsidP="002931CE">
      <w:r>
        <w:t>Supported Cards Mapping table:</w:t>
      </w:r>
    </w:p>
    <w:tbl>
      <w:tblPr>
        <w:tblW w:w="7340" w:type="dxa"/>
        <w:tblInd w:w="93" w:type="dxa"/>
        <w:tblLook w:val="04A0" w:firstRow="1" w:lastRow="0" w:firstColumn="1" w:lastColumn="0" w:noHBand="0" w:noVBand="1"/>
      </w:tblPr>
      <w:tblGrid>
        <w:gridCol w:w="2620"/>
        <w:gridCol w:w="2180"/>
        <w:gridCol w:w="2540"/>
      </w:tblGrid>
      <w:tr w:rsidR="002931CE" w:rsidRPr="007F5475" w:rsidTr="002931CE">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Airplus</w:t>
            </w:r>
            <w:proofErr w:type="spellEnd"/>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2931CE" w:rsidRPr="007F5475" w:rsidTr="002931CE">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Dankort</w:t>
            </w:r>
            <w:proofErr w:type="spellEnd"/>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A71C29" w:rsidP="002931CE">
            <w:pPr>
              <w:spacing w:after="0" w:line="240" w:lineRule="auto"/>
              <w:rPr>
                <w:rFonts w:ascii="Calibri" w:eastAsia="Times New Roman" w:hAnsi="Calibri" w:cs="Times New Roman"/>
                <w:color w:val="000000"/>
              </w:rPr>
            </w:pPr>
            <w:hyperlink r:id="rId51" w:anchor="ElementDef161" w:tgtFrame="right" w:history="1">
              <w:r w:rsidR="002931CE"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2931CE" w:rsidRPr="007F5475" w:rsidTr="00101866">
        <w:trPr>
          <w:trHeight w:val="39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lastRenderedPageBreak/>
              <w:t>Diners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B225B6">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r>
          </w:p>
        </w:tc>
      </w:tr>
      <w:tr w:rsidR="002931CE" w:rsidRPr="007F5475" w:rsidTr="002931CE">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2931CE" w:rsidRPr="007F5475" w:rsidTr="002931CE">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2931CE" w:rsidRPr="007F5475" w:rsidTr="002931CE">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r>
            <w:r w:rsidR="00C80F6D" w:rsidRPr="008A0FEA">
              <w:rPr>
                <w:rFonts w:ascii="Calibri" w:eastAsia="Times New Roman" w:hAnsi="Calibri" w:cs="Times New Roman"/>
                <w:color w:val="000000"/>
              </w:rPr>
              <w:t>6799990100000000019</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2931CE" w:rsidRPr="007F5475" w:rsidTr="002931CE">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rsidR="002931CE" w:rsidRPr="00492E53" w:rsidRDefault="002931CE" w:rsidP="002931CE"/>
    <w:p w:rsidR="002931CE" w:rsidRDefault="002931CE" w:rsidP="002931CE">
      <w:r>
        <w:br w:type="page"/>
      </w:r>
    </w:p>
    <w:p w:rsidR="002931CE" w:rsidRDefault="002931CE" w:rsidP="002931CE">
      <w:r w:rsidRPr="002B218F">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2931CE" w:rsidRPr="007F547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396F06" w:rsidP="002931CE">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002931CE"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pPr>
              <w:spacing w:after="0" w:line="240" w:lineRule="auto"/>
              <w:rPr>
                <w:rFonts w:ascii="Calibri" w:eastAsia="Times New Roman" w:hAnsi="Calibri" w:cs="Times New Roman"/>
                <w:color w:val="000000"/>
              </w:rPr>
            </w:pPr>
            <w:proofErr w:type="spellStart"/>
            <w:r w:rsidRPr="000C28F1">
              <w:rPr>
                <w:rFonts w:ascii="Calibri" w:eastAsia="Times New Roman" w:hAnsi="Calibri" w:cs="Times New Roman"/>
                <w:color w:val="000000"/>
              </w:rPr>
              <w:t>Konbini</w:t>
            </w:r>
            <w:proofErr w:type="spellEnd"/>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Poli</w:t>
            </w:r>
            <w:proofErr w:type="spellEnd"/>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Poli</w:t>
            </w:r>
            <w:proofErr w:type="spellEnd"/>
            <w:r>
              <w:rPr>
                <w:rFonts w:ascii="Calibri" w:eastAsia="Times New Roman" w:hAnsi="Calibri" w:cs="Times New Roman"/>
                <w:color w:val="000000"/>
              </w:rPr>
              <w:t xml:space="preserve"> NZ</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POLINZ-SSL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Przelewy24</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SEPA-DD</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ELV-SSL</w:t>
            </w:r>
          </w:p>
        </w:tc>
      </w:tr>
      <w:tr w:rsidR="002931CE"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Alipay</w:t>
            </w:r>
            <w:proofErr w:type="spellEnd"/>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Boleto</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CashU</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rsidR="002931CE" w:rsidRDefault="00C04461"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FD53F5"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Giropay</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Mistercash</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Paypal</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Sofort</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Qiwi</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2931CE" w:rsidRPr="007F547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proofErr w:type="spellStart"/>
            <w:r w:rsidRPr="007F5475">
              <w:rPr>
                <w:rFonts w:ascii="Calibri" w:eastAsia="Times New Roman" w:hAnsi="Calibri" w:cs="Times New Roman"/>
                <w:color w:val="000000"/>
              </w:rPr>
              <w:t>Yandex</w:t>
            </w:r>
            <w:proofErr w:type="spellEnd"/>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sidR="006D567A">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rsidR="002931CE" w:rsidRDefault="002931CE" w:rsidP="002931CE">
      <w:pPr>
        <w:pStyle w:val="ListParagraph"/>
      </w:pPr>
    </w:p>
    <w:p w:rsidR="002931CE" w:rsidRDefault="002931CE" w:rsidP="002931CE">
      <w:pPr>
        <w:rPr>
          <w:rFonts w:asciiTheme="majorHAnsi" w:eastAsiaTheme="majorEastAsia" w:hAnsiTheme="majorHAnsi" w:cstheme="majorBidi"/>
          <w:color w:val="365F91" w:themeColor="accent1" w:themeShade="BF"/>
          <w:sz w:val="28"/>
          <w:szCs w:val="28"/>
        </w:rPr>
      </w:pPr>
      <w:r>
        <w:rPr>
          <w:b/>
          <w:bCs/>
        </w:rPr>
        <w:br w:type="page"/>
      </w:r>
    </w:p>
    <w:p w:rsidR="002931CE" w:rsidRDefault="002931CE" w:rsidP="002931CE">
      <w:pPr>
        <w:pStyle w:val="Heading1"/>
        <w:rPr>
          <w:b w:val="0"/>
          <w:bCs w:val="0"/>
        </w:rPr>
      </w:pPr>
      <w:bookmarkStart w:id="187" w:name="_Toc405997388"/>
      <w:bookmarkStart w:id="188" w:name="_Toc18418282"/>
      <w:r>
        <w:rPr>
          <w:b w:val="0"/>
          <w:bCs w:val="0"/>
        </w:rPr>
        <w:lastRenderedPageBreak/>
        <w:t>APPENDIX B: IDEAL Bank List</w:t>
      </w:r>
      <w:bookmarkEnd w:id="187"/>
      <w:bookmarkEnd w:id="188"/>
    </w:p>
    <w:p w:rsidR="002931CE" w:rsidRDefault="002931CE" w:rsidP="002931CE"/>
    <w:tbl>
      <w:tblPr>
        <w:tblW w:w="4800" w:type="dxa"/>
        <w:tblInd w:w="93" w:type="dxa"/>
        <w:tblLook w:val="04A0" w:firstRow="1" w:lastRow="0" w:firstColumn="1" w:lastColumn="0" w:noHBand="0" w:noVBand="1"/>
      </w:tblPr>
      <w:tblGrid>
        <w:gridCol w:w="2620"/>
        <w:gridCol w:w="2180"/>
      </w:tblGrid>
      <w:tr w:rsidR="002931CE" w:rsidRPr="002C4D9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2931CE" w:rsidRPr="002C4D9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proofErr w:type="spellStart"/>
            <w:r w:rsidRPr="002C4D95">
              <w:rPr>
                <w:rFonts w:ascii="Calibri" w:eastAsia="Times New Roman" w:hAnsi="Calibri" w:cs="Times New Roman"/>
                <w:color w:val="000000"/>
              </w:rPr>
              <w:t>Knab</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proofErr w:type="spellStart"/>
            <w:r w:rsidRPr="002C4D95">
              <w:rPr>
                <w:rFonts w:ascii="Calibri" w:eastAsia="Times New Roman" w:hAnsi="Calibri" w:cs="Times New Roman"/>
                <w:color w:val="000000"/>
              </w:rPr>
              <w:t>Rabobank</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 xml:space="preserve">SNS </w:t>
            </w:r>
            <w:proofErr w:type="spellStart"/>
            <w:r w:rsidRPr="002C4D95">
              <w:rPr>
                <w:rFonts w:ascii="Calibri" w:eastAsia="Times New Roman" w:hAnsi="Calibri" w:cs="Times New Roman"/>
                <w:color w:val="000000"/>
              </w:rPr>
              <w:t>Regio</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proofErr w:type="spellStart"/>
            <w:r w:rsidRPr="002C4D95">
              <w:rPr>
                <w:rFonts w:ascii="Calibri" w:eastAsia="Times New Roman" w:hAnsi="Calibri" w:cs="Times New Roman"/>
                <w:color w:val="000000"/>
              </w:rPr>
              <w:t>Triodos</w:t>
            </w:r>
            <w:proofErr w:type="spellEnd"/>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2931CE" w:rsidRPr="002C4D9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 xml:space="preserve">Van </w:t>
            </w:r>
            <w:proofErr w:type="spellStart"/>
            <w:r w:rsidRPr="002C4D95">
              <w:rPr>
                <w:rFonts w:ascii="Calibri" w:eastAsia="Times New Roman" w:hAnsi="Calibri" w:cs="Times New Roman"/>
                <w:color w:val="000000"/>
              </w:rPr>
              <w:t>Lanschot</w:t>
            </w:r>
            <w:proofErr w:type="spellEnd"/>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rsidR="00730F1F" w:rsidRDefault="00730F1F" w:rsidP="003249C8">
      <w:bookmarkStart w:id="189" w:name="_APPENDIX_C:_Error"/>
      <w:bookmarkEnd w:id="189"/>
    </w:p>
    <w:p w:rsidR="003D13BE" w:rsidRDefault="003D13BE" w:rsidP="003D13BE">
      <w:pPr>
        <w:pStyle w:val="Heading1"/>
        <w:rPr>
          <w:b w:val="0"/>
          <w:bCs w:val="0"/>
        </w:rPr>
      </w:pPr>
      <w:bookmarkStart w:id="190" w:name="_Toc405997389"/>
      <w:bookmarkStart w:id="191" w:name="_Toc15652089"/>
      <w:bookmarkStart w:id="192" w:name="_Toc18418283"/>
      <w:r>
        <w:rPr>
          <w:b w:val="0"/>
          <w:bCs w:val="0"/>
        </w:rPr>
        <w:t>APPENDIX C: Error Codes and Error Messages</w:t>
      </w:r>
      <w:bookmarkEnd w:id="190"/>
      <w:r>
        <w:rPr>
          <w:b w:val="0"/>
          <w:bCs w:val="0"/>
        </w:rPr>
        <w:t xml:space="preserve"> for Transaction Notification</w:t>
      </w:r>
      <w:bookmarkEnd w:id="191"/>
      <w:bookmarkEnd w:id="192"/>
    </w:p>
    <w:p w:rsidR="003D13BE" w:rsidRPr="00566B30" w:rsidRDefault="003D13BE" w:rsidP="003D13BE"/>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3D13BE" w:rsidRPr="00566B30" w:rsidTr="00A71C29">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3D13BE" w:rsidRPr="00566B30" w:rsidTr="00A71C29">
        <w:tc>
          <w:tcPr>
            <w:tcW w:w="0" w:type="auto"/>
            <w:tcBorders>
              <w:top w:val="nil"/>
              <w:left w:val="single" w:sz="8" w:space="0" w:color="auto"/>
              <w:bottom w:val="single" w:sz="8" w:space="0" w:color="auto"/>
              <w:right w:val="single" w:sz="8" w:space="0" w:color="auto"/>
            </w:tcBorders>
            <w:hideMark/>
          </w:tcPr>
          <w:p w:rsidR="003D13BE" w:rsidRPr="00566B30" w:rsidRDefault="003D13BE" w:rsidP="00A71C29">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rsidR="003D13BE" w:rsidRPr="00566B30" w:rsidRDefault="003D13BE" w:rsidP="00A71C29">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rsidR="003D13BE" w:rsidRDefault="003D13BE" w:rsidP="003D13BE">
      <w:pPr>
        <w:pStyle w:val="dmcNummerierung"/>
        <w:numPr>
          <w:ilvl w:val="0"/>
          <w:numId w:val="0"/>
        </w:numPr>
        <w:ind w:left="358" w:hanging="358"/>
      </w:pPr>
    </w:p>
    <w:p w:rsidR="003D13BE" w:rsidRDefault="003D13BE" w:rsidP="003D13BE">
      <w:r>
        <w:br w:type="page"/>
      </w:r>
    </w:p>
    <w:p w:rsidR="003D13BE" w:rsidRDefault="003D13BE" w:rsidP="003D13BE">
      <w:pPr>
        <w:pStyle w:val="Heading1"/>
        <w:rPr>
          <w:b w:val="0"/>
          <w:bCs w:val="0"/>
        </w:rPr>
      </w:pPr>
      <w:bookmarkStart w:id="193" w:name="_APPENDIX_D:_Order"/>
      <w:bookmarkStart w:id="194" w:name="_Toc15652090"/>
      <w:bookmarkStart w:id="195" w:name="_Toc18418284"/>
      <w:bookmarkEnd w:id="193"/>
      <w:r>
        <w:rPr>
          <w:b w:val="0"/>
          <w:bCs w:val="0"/>
        </w:rPr>
        <w:lastRenderedPageBreak/>
        <w:t>APPENDIX D: Order Notification and SFCC Order status mapping</w:t>
      </w:r>
      <w:bookmarkEnd w:id="194"/>
      <w:bookmarkEnd w:id="195"/>
    </w:p>
    <w:p w:rsidR="003D13BE" w:rsidRDefault="003D13BE" w:rsidP="003D13BE"/>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3D13BE" w:rsidTr="00A71C29">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3D13BE" w:rsidRPr="002931CE" w:rsidRDefault="003D13BE" w:rsidP="00A71C29">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 xml:space="preserve">Order Notifications Received From </w:t>
            </w:r>
            <w:r>
              <w:rPr>
                <w:rFonts w:ascii="Calibri" w:eastAsia="Times New Roman" w:hAnsi="Calibri" w:cs="Times New Roman"/>
                <w:b/>
                <w:bCs/>
              </w:rPr>
              <w:t>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3D13BE" w:rsidRPr="002931CE" w:rsidRDefault="003D13BE" w:rsidP="00A71C29">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NEW</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READY FOR EXPORT</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FAILED</w:t>
            </w:r>
            <w:r>
              <w:rPr>
                <w:rFonts w:ascii="Calibri" w:eastAsia="Times New Roman" w:hAnsi="Calibri" w:cs="Times New Roman"/>
                <w:color w:val="000000"/>
              </w:rPr>
              <w:t>/CANCELLED</w:t>
            </w:r>
          </w:p>
          <w:p w:rsidR="003D13BE" w:rsidRPr="002931CE" w:rsidRDefault="003D13BE" w:rsidP="00A71C2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Payment Status: NOT PAID</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NOT EXPORTED</w:t>
            </w:r>
          </w:p>
          <w:p w:rsidR="003D13BE" w:rsidRPr="002931CE" w:rsidRDefault="003D13BE" w:rsidP="00A71C2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COMPLETED</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PAID</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Order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FAILED</w:t>
            </w:r>
          </w:p>
          <w:p w:rsidR="003D13BE" w:rsidRPr="002931CE" w:rsidRDefault="003D13BE" w:rsidP="00A71C2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Payment Status: NOT PAID</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Export Status: NOT EXPORTED</w:t>
            </w:r>
          </w:p>
          <w:p w:rsidR="003D13BE" w:rsidRPr="002931CE" w:rsidRDefault="003D13BE" w:rsidP="00A71C2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3D13BE" w:rsidTr="00A71C29">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rsidR="003D13BE" w:rsidRPr="002931CE" w:rsidRDefault="003D13BE" w:rsidP="00A71C29">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Order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 change</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3D13BE" w:rsidTr="00A71C29">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Order Status:   FAILED</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Payment Status:   NOT PAID</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Export Status:   NOT EXPORTED</w:t>
            </w:r>
          </w:p>
          <w:p w:rsidR="003D13BE" w:rsidRPr="002931CE" w:rsidRDefault="003D13BE" w:rsidP="00A71C29">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rsidR="003D13BE" w:rsidRDefault="003D13BE" w:rsidP="003D13BE"/>
    <w:p w:rsidR="003D13BE" w:rsidRPr="00566B30" w:rsidRDefault="003D13BE" w:rsidP="003D13BE"/>
    <w:p w:rsidR="003D13BE" w:rsidRPr="00762BB0" w:rsidRDefault="003D13BE" w:rsidP="003D13BE">
      <w:pPr>
        <w:pStyle w:val="dmcNummerierung"/>
        <w:numPr>
          <w:ilvl w:val="0"/>
          <w:numId w:val="0"/>
        </w:numPr>
        <w:ind w:left="358" w:hanging="358"/>
      </w:pPr>
    </w:p>
    <w:p w:rsidR="003D13BE" w:rsidRPr="00566B30" w:rsidRDefault="003D13BE" w:rsidP="003D13BE"/>
    <w:p w:rsidR="003D13BE" w:rsidRDefault="003D13BE" w:rsidP="003D13BE">
      <w:pPr>
        <w:pStyle w:val="dmcNummerierung"/>
        <w:numPr>
          <w:ilvl w:val="0"/>
          <w:numId w:val="0"/>
        </w:numPr>
        <w:ind w:left="358" w:hanging="358"/>
      </w:pPr>
    </w:p>
    <w:p w:rsidR="003D13BE" w:rsidRDefault="003D13BE" w:rsidP="003D13BE">
      <w:pPr>
        <w:pStyle w:val="dmcNummerierung"/>
        <w:numPr>
          <w:ilvl w:val="0"/>
          <w:numId w:val="0"/>
        </w:numPr>
        <w:ind w:left="358" w:hanging="358"/>
      </w:pPr>
    </w:p>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 w:rsidR="003D13BE" w:rsidRDefault="003D13BE" w:rsidP="003D13BE">
      <w:pPr>
        <w:pStyle w:val="Heading1"/>
        <w:rPr>
          <w:b w:val="0"/>
          <w:bCs w:val="0"/>
        </w:rPr>
      </w:pPr>
      <w:bookmarkStart w:id="196" w:name="_Toc15652091"/>
      <w:bookmarkStart w:id="197" w:name="_Toc18418285"/>
      <w:r>
        <w:rPr>
          <w:b w:val="0"/>
          <w:bCs w:val="0"/>
        </w:rPr>
        <w:t>APPENDIX E: Error Codes and Error Messages</w:t>
      </w:r>
      <w:bookmarkEnd w:id="196"/>
      <w:bookmarkEnd w:id="197"/>
      <w:r>
        <w:rPr>
          <w:b w:val="0"/>
          <w:bCs w:val="0"/>
        </w:rPr>
        <w:t xml:space="preserve"> </w:t>
      </w:r>
    </w:p>
    <w:p w:rsidR="003D13BE" w:rsidRDefault="003D13BE" w:rsidP="003D13BE"/>
    <w:tbl>
      <w:tblPr>
        <w:tblStyle w:val="TableGrid"/>
        <w:tblW w:w="0" w:type="auto"/>
        <w:tblLook w:val="04A0" w:firstRow="1" w:lastRow="0" w:firstColumn="1" w:lastColumn="0" w:noHBand="0" w:noVBand="1"/>
      </w:tblPr>
      <w:tblGrid>
        <w:gridCol w:w="2746"/>
        <w:gridCol w:w="6159"/>
      </w:tblGrid>
      <w:tr w:rsidR="003D13BE" w:rsidTr="00A71C29">
        <w:trPr>
          <w:trHeight w:val="350"/>
        </w:trPr>
        <w:tc>
          <w:tcPr>
            <w:tcW w:w="2746" w:type="dxa"/>
            <w:shd w:val="clear" w:color="auto" w:fill="C6D9F1" w:themeFill="text2" w:themeFillTint="33"/>
          </w:tcPr>
          <w:p w:rsidR="003D13BE" w:rsidRPr="00101866" w:rsidRDefault="003D13BE" w:rsidP="00A71C29">
            <w:pPr>
              <w:jc w:val="center"/>
              <w:rPr>
                <w:rFonts w:ascii="Calibri" w:eastAsia="Times New Roman" w:hAnsi="Calibri" w:cs="Times New Roman"/>
                <w:b/>
                <w:bCs/>
              </w:rPr>
            </w:pPr>
            <w:r w:rsidRPr="00566B30">
              <w:rPr>
                <w:rFonts w:ascii="Calibri" w:eastAsia="Times New Roman" w:hAnsi="Calibri" w:cs="Times New Roman"/>
                <w:b/>
                <w:bCs/>
              </w:rPr>
              <w:t>Master Error Code</w:t>
            </w:r>
          </w:p>
        </w:tc>
        <w:tc>
          <w:tcPr>
            <w:tcW w:w="6159" w:type="dxa"/>
            <w:shd w:val="clear" w:color="auto" w:fill="C6D9F1" w:themeFill="text2" w:themeFillTint="33"/>
          </w:tcPr>
          <w:p w:rsidR="003D13BE" w:rsidRPr="00101866" w:rsidRDefault="003D13BE" w:rsidP="00A71C29">
            <w:pPr>
              <w:ind w:left="708"/>
              <w:jc w:val="center"/>
              <w:rPr>
                <w:rFonts w:ascii="Calibri" w:eastAsia="Times New Roman" w:hAnsi="Calibri" w:cs="Times New Roman"/>
                <w:b/>
                <w:bCs/>
              </w:rPr>
            </w:pPr>
            <w:r w:rsidRPr="00566B30">
              <w:rPr>
                <w:rFonts w:ascii="Calibri" w:eastAsia="Times New Roman" w:hAnsi="Calibri" w:cs="Times New Roman"/>
                <w:b/>
                <w:bCs/>
              </w:rPr>
              <w:t>Error Message</w:t>
            </w:r>
          </w:p>
        </w:tc>
      </w:tr>
      <w:tr w:rsidR="003D13BE" w:rsidTr="00A71C29">
        <w:tc>
          <w:tcPr>
            <w:tcW w:w="2746" w:type="dxa"/>
          </w:tcPr>
          <w:p w:rsidR="003D13BE" w:rsidRDefault="003D13BE" w:rsidP="00A71C29">
            <w:r w:rsidRPr="003249C8">
              <w:t>worldpay.error.code1</w:t>
            </w:r>
          </w:p>
        </w:tc>
        <w:tc>
          <w:tcPr>
            <w:tcW w:w="6159" w:type="dxa"/>
          </w:tcPr>
          <w:p w:rsidR="003D13BE" w:rsidRDefault="003D13BE" w:rsidP="00A71C29">
            <w:r w:rsidRPr="003249C8">
              <w:t xml:space="preserve">Internal error has </w:t>
            </w:r>
            <w:proofErr w:type="gramStart"/>
            <w:r w:rsidRPr="003249C8">
              <w:t>occurred ,</w:t>
            </w:r>
            <w:proofErr w:type="gramEnd"/>
            <w:r w:rsidRPr="003249C8">
              <w:t xml:space="preserve"> please choose a different Payment Method or try again later.</w:t>
            </w:r>
          </w:p>
        </w:tc>
      </w:tr>
      <w:tr w:rsidR="003D13BE" w:rsidTr="00A71C29">
        <w:tc>
          <w:tcPr>
            <w:tcW w:w="2746" w:type="dxa"/>
          </w:tcPr>
          <w:p w:rsidR="003D13BE" w:rsidRDefault="003D13BE" w:rsidP="00A71C29">
            <w:r w:rsidRPr="003249C8">
              <w:t>worldpay.error.code2</w:t>
            </w:r>
          </w:p>
        </w:tc>
        <w:tc>
          <w:tcPr>
            <w:tcW w:w="6159" w:type="dxa"/>
          </w:tcPr>
          <w:p w:rsidR="003D13BE" w:rsidRDefault="003D13BE" w:rsidP="00A71C29">
            <w:r w:rsidRPr="003249C8">
              <w:t>Parse error has occurred, please choose a different Payment Method or try again later.</w:t>
            </w:r>
          </w:p>
        </w:tc>
      </w:tr>
      <w:tr w:rsidR="003D13BE" w:rsidTr="00A71C29">
        <w:tc>
          <w:tcPr>
            <w:tcW w:w="2746" w:type="dxa"/>
          </w:tcPr>
          <w:p w:rsidR="003D13BE" w:rsidRDefault="003D13BE" w:rsidP="00A71C29">
            <w:r w:rsidRPr="003249C8">
              <w:t>worldpay.error.code3</w:t>
            </w:r>
          </w:p>
        </w:tc>
        <w:tc>
          <w:tcPr>
            <w:tcW w:w="6159" w:type="dxa"/>
          </w:tcPr>
          <w:p w:rsidR="003D13BE" w:rsidRDefault="003D13BE" w:rsidP="00A71C29">
            <w:r w:rsidRPr="003249C8">
              <w:t>Invalid amount error, please choose a different Payment Method or try again later.</w:t>
            </w:r>
          </w:p>
        </w:tc>
      </w:tr>
      <w:tr w:rsidR="003D13BE" w:rsidTr="00A71C29">
        <w:tc>
          <w:tcPr>
            <w:tcW w:w="2746" w:type="dxa"/>
          </w:tcPr>
          <w:p w:rsidR="003D13BE" w:rsidRDefault="003D13BE" w:rsidP="00A71C29">
            <w:r w:rsidRPr="003249C8">
              <w:t>worldpay.error.code4</w:t>
            </w:r>
          </w:p>
        </w:tc>
        <w:tc>
          <w:tcPr>
            <w:tcW w:w="6159" w:type="dxa"/>
          </w:tcPr>
          <w:p w:rsidR="003D13BE" w:rsidRDefault="003D13BE" w:rsidP="00A71C29">
            <w:r w:rsidRPr="003249C8">
              <w:t xml:space="preserve">Security </w:t>
            </w:r>
            <w:proofErr w:type="gramStart"/>
            <w:r w:rsidRPr="003249C8">
              <w:t>error ,</w:t>
            </w:r>
            <w:proofErr w:type="gramEnd"/>
            <w:r w:rsidRPr="003249C8">
              <w:t xml:space="preserve"> please choose a different Payment Method or try again later.</w:t>
            </w:r>
          </w:p>
        </w:tc>
      </w:tr>
      <w:tr w:rsidR="003D13BE" w:rsidTr="00A71C29">
        <w:tc>
          <w:tcPr>
            <w:tcW w:w="2746" w:type="dxa"/>
          </w:tcPr>
          <w:p w:rsidR="003D13BE" w:rsidRDefault="003D13BE" w:rsidP="00A71C29">
            <w:r w:rsidRPr="003249C8">
              <w:t>worldpay.error.code5</w:t>
            </w:r>
          </w:p>
        </w:tc>
        <w:tc>
          <w:tcPr>
            <w:tcW w:w="6159" w:type="dxa"/>
          </w:tcPr>
          <w:p w:rsidR="003D13BE" w:rsidRDefault="003D13BE" w:rsidP="00A71C29">
            <w:r w:rsidRPr="003249C8">
              <w:t>Invalid request, please choose a different Payment Method or try again later.</w:t>
            </w:r>
          </w:p>
        </w:tc>
      </w:tr>
      <w:tr w:rsidR="003D13BE" w:rsidTr="00A71C29">
        <w:tc>
          <w:tcPr>
            <w:tcW w:w="2746" w:type="dxa"/>
          </w:tcPr>
          <w:p w:rsidR="003D13BE" w:rsidRDefault="003D13BE" w:rsidP="00A71C29">
            <w:r w:rsidRPr="003249C8">
              <w:t>worldpay.error.code6</w:t>
            </w:r>
          </w:p>
        </w:tc>
        <w:tc>
          <w:tcPr>
            <w:tcW w:w="6159" w:type="dxa"/>
          </w:tcPr>
          <w:p w:rsidR="003D13BE" w:rsidRDefault="003D13BE" w:rsidP="00A71C29">
            <w:r w:rsidRPr="003249C8">
              <w:t>Please choose a different Payment Method or try again later.</w:t>
            </w:r>
          </w:p>
        </w:tc>
      </w:tr>
      <w:tr w:rsidR="003D13BE" w:rsidTr="00A71C29">
        <w:tc>
          <w:tcPr>
            <w:tcW w:w="2746" w:type="dxa"/>
          </w:tcPr>
          <w:p w:rsidR="003D13BE" w:rsidRDefault="003D13BE" w:rsidP="00A71C29">
            <w:r w:rsidRPr="003249C8">
              <w:t>worldpay.error.code7</w:t>
            </w:r>
          </w:p>
        </w:tc>
        <w:tc>
          <w:tcPr>
            <w:tcW w:w="6159" w:type="dxa"/>
          </w:tcPr>
          <w:p w:rsidR="003D13BE" w:rsidRDefault="003D13BE" w:rsidP="00A71C29">
            <w:r w:rsidRPr="003249C8">
              <w:t>Payment details in the order element are incorrect, please choose a different Payment Method or try again later.</w:t>
            </w:r>
          </w:p>
        </w:tc>
      </w:tr>
      <w:tr w:rsidR="003D13BE" w:rsidTr="00A71C29">
        <w:tc>
          <w:tcPr>
            <w:tcW w:w="2746" w:type="dxa"/>
          </w:tcPr>
          <w:p w:rsidR="003D13BE" w:rsidRDefault="003D13BE" w:rsidP="00A71C29">
            <w:r w:rsidRPr="003249C8">
              <w:t>worldpay.error.code8</w:t>
            </w:r>
          </w:p>
        </w:tc>
        <w:tc>
          <w:tcPr>
            <w:tcW w:w="6159" w:type="dxa"/>
          </w:tcPr>
          <w:p w:rsidR="003D13BE" w:rsidRDefault="003D13BE" w:rsidP="00A71C29">
            <w:r w:rsidRPr="003249C8">
              <w:t xml:space="preserve">Submission </w:t>
            </w:r>
            <w:proofErr w:type="gramStart"/>
            <w:r w:rsidRPr="003249C8">
              <w:t>error ,</w:t>
            </w:r>
            <w:proofErr w:type="gramEnd"/>
            <w:r w:rsidRPr="003249C8">
              <w:t xml:space="preserve"> please choose a different Payment Method or try again later.</w:t>
            </w:r>
          </w:p>
        </w:tc>
      </w:tr>
      <w:tr w:rsidR="003D13BE" w:rsidTr="00A71C29">
        <w:trPr>
          <w:trHeight w:val="413"/>
        </w:trPr>
        <w:tc>
          <w:tcPr>
            <w:tcW w:w="2746" w:type="dxa"/>
          </w:tcPr>
          <w:p w:rsidR="003D13BE" w:rsidRPr="003249C8" w:rsidRDefault="003D13BE" w:rsidP="00A71C29">
            <w:proofErr w:type="spellStart"/>
            <w:r w:rsidRPr="00AE7399">
              <w:t>worldpay.error.generalerror</w:t>
            </w:r>
            <w:proofErr w:type="spellEnd"/>
          </w:p>
        </w:tc>
        <w:tc>
          <w:tcPr>
            <w:tcW w:w="6159" w:type="dxa"/>
          </w:tcPr>
          <w:p w:rsidR="003D13BE" w:rsidRPr="003249C8" w:rsidRDefault="003D13BE" w:rsidP="00A71C29">
            <w:r w:rsidRPr="00AE7399">
              <w:t>Please choose a different Payment Method or try again later.</w:t>
            </w:r>
          </w:p>
        </w:tc>
      </w:tr>
      <w:tr w:rsidR="003D13BE" w:rsidTr="00A71C29">
        <w:trPr>
          <w:trHeight w:val="368"/>
        </w:trPr>
        <w:tc>
          <w:tcPr>
            <w:tcW w:w="2746" w:type="dxa"/>
          </w:tcPr>
          <w:p w:rsidR="003D13BE" w:rsidRPr="003249C8" w:rsidRDefault="003D13BE" w:rsidP="00A71C29">
            <w:proofErr w:type="spellStart"/>
            <w:r w:rsidRPr="00AE7399">
              <w:t>worldpay.error.cancelerror</w:t>
            </w:r>
            <w:proofErr w:type="spellEnd"/>
          </w:p>
        </w:tc>
        <w:tc>
          <w:tcPr>
            <w:tcW w:w="6159" w:type="dxa"/>
          </w:tcPr>
          <w:p w:rsidR="003D13BE" w:rsidRPr="003249C8" w:rsidRDefault="003D13BE" w:rsidP="00A71C29">
            <w:r w:rsidRPr="00AE7399">
              <w:t xml:space="preserve">Your transaction </w:t>
            </w:r>
            <w:proofErr w:type="gramStart"/>
            <w:r w:rsidRPr="00AE7399">
              <w:t>has been cancelled</w:t>
            </w:r>
            <w:proofErr w:type="gramEnd"/>
            <w:r w:rsidRPr="00AE7399">
              <w:t>.</w:t>
            </w:r>
          </w:p>
        </w:tc>
      </w:tr>
    </w:tbl>
    <w:p w:rsidR="003D13BE" w:rsidRDefault="003D13BE" w:rsidP="003D13BE"/>
    <w:p w:rsidR="003D13BE" w:rsidRDefault="003D13BE" w:rsidP="003D13BE"/>
    <w:p w:rsidR="003D13BE" w:rsidRDefault="003D13BE" w:rsidP="003249C8"/>
    <w:p w:rsidR="00730F1F" w:rsidRDefault="00730F1F" w:rsidP="00730F1F">
      <w:pPr>
        <w:pStyle w:val="Heading1"/>
        <w:rPr>
          <w:b w:val="0"/>
          <w:bCs w:val="0"/>
        </w:rPr>
      </w:pPr>
      <w:bookmarkStart w:id="198" w:name="_Toc18418286"/>
      <w:r>
        <w:rPr>
          <w:b w:val="0"/>
          <w:bCs w:val="0"/>
        </w:rPr>
        <w:t xml:space="preserve">APPENDIX F: Enabling and </w:t>
      </w:r>
      <w:r w:rsidR="00C958F1">
        <w:rPr>
          <w:b w:val="0"/>
          <w:bCs w:val="0"/>
        </w:rPr>
        <w:t>disabling</w:t>
      </w:r>
      <w:r>
        <w:rPr>
          <w:b w:val="0"/>
          <w:bCs w:val="0"/>
        </w:rPr>
        <w:t xml:space="preserve"> worldpay integration</w:t>
      </w:r>
      <w:bookmarkEnd w:id="198"/>
    </w:p>
    <w:p w:rsidR="00993134" w:rsidRDefault="00993134" w:rsidP="00993134">
      <w:pPr>
        <w:ind w:left="708"/>
      </w:pPr>
    </w:p>
    <w:p w:rsidR="00730F1F" w:rsidRPr="00543C73" w:rsidRDefault="00730F1F" w:rsidP="00993134">
      <w:pPr>
        <w:pStyle w:val="ListParagraph"/>
        <w:numPr>
          <w:ilvl w:val="0"/>
          <w:numId w:val="65"/>
        </w:numPr>
      </w:pPr>
      <w:r w:rsidRPr="00543C73">
        <w:t>Go to  Merchant tools &gt; Ordering &gt; Payment Methods</w:t>
      </w:r>
    </w:p>
    <w:p w:rsidR="00730F1F" w:rsidRPr="00543C73" w:rsidRDefault="00730F1F" w:rsidP="00993134">
      <w:pPr>
        <w:pStyle w:val="ListParagraph"/>
        <w:numPr>
          <w:ilvl w:val="0"/>
          <w:numId w:val="65"/>
        </w:numPr>
      </w:pPr>
      <w:r w:rsidRPr="00543C73">
        <w:t>Disable all the worldpay specific payment methods</w:t>
      </w:r>
    </w:p>
    <w:p w:rsidR="00730F1F" w:rsidRPr="00543C73" w:rsidRDefault="00730F1F" w:rsidP="00993134">
      <w:pPr>
        <w:pStyle w:val="ListParagraph"/>
        <w:numPr>
          <w:ilvl w:val="0"/>
          <w:numId w:val="65"/>
        </w:numPr>
      </w:pPr>
      <w:r w:rsidRPr="00543C73">
        <w:t xml:space="preserve">Also cross check one by one for the type of processor, the payment method is using (To check it, click on any of the payment method </w:t>
      </w:r>
      <w:proofErr w:type="spellStart"/>
      <w:r w:rsidRPr="00543C73">
        <w:t>lets</w:t>
      </w:r>
      <w:proofErr w:type="spellEnd"/>
      <w:r w:rsidRPr="00543C73">
        <w:t xml:space="preserve"> say, CREDIT_CARD, and see the Payment </w:t>
      </w:r>
      <w:proofErr w:type="spellStart"/>
      <w:r w:rsidRPr="00543C73">
        <w:t>Pocessor</w:t>
      </w:r>
      <w:proofErr w:type="spellEnd"/>
      <w:r w:rsidRPr="00543C73">
        <w:t xml:space="preserve">). If it is worldpay, change it to some </w:t>
      </w:r>
      <w:proofErr w:type="spellStart"/>
      <w:r w:rsidRPr="00543C73">
        <w:t>othe</w:t>
      </w:r>
      <w:proofErr w:type="spellEnd"/>
      <w:r w:rsidRPr="00543C73">
        <w:t xml:space="preserve"> desired </w:t>
      </w:r>
      <w:proofErr w:type="gramStart"/>
      <w:r w:rsidRPr="00543C73">
        <w:t>processor(</w:t>
      </w:r>
      <w:proofErr w:type="gramEnd"/>
      <w:r w:rsidRPr="00543C73">
        <w:t xml:space="preserve"> </w:t>
      </w:r>
      <w:proofErr w:type="spellStart"/>
      <w:r w:rsidRPr="00543C73">
        <w:t>eg</w:t>
      </w:r>
      <w:proofErr w:type="spellEnd"/>
      <w:r w:rsidRPr="00543C73">
        <w:t xml:space="preserve">. For CREDIT_CARD, BASIC_CREDIT). </w:t>
      </w:r>
    </w:p>
    <w:p w:rsidR="00730F1F" w:rsidRDefault="00730F1F" w:rsidP="00993134">
      <w:pPr>
        <w:pStyle w:val="ListParagraph"/>
        <w:numPr>
          <w:ilvl w:val="0"/>
          <w:numId w:val="65"/>
        </w:numPr>
      </w:pPr>
      <w:r w:rsidRPr="00543C73">
        <w:t>Enable the payment methods we want to use with the type of processor.</w:t>
      </w:r>
    </w:p>
    <w:p w:rsidR="00730F1F" w:rsidRDefault="00730F1F" w:rsidP="00993134">
      <w:pPr>
        <w:pStyle w:val="ListParagraph"/>
        <w:numPr>
          <w:ilvl w:val="0"/>
          <w:numId w:val="65"/>
        </w:numPr>
      </w:pPr>
      <w:r>
        <w:t xml:space="preserve">To enable it again change the processor type to </w:t>
      </w:r>
      <w:proofErr w:type="spellStart"/>
      <w:r>
        <w:t>worldapy</w:t>
      </w:r>
      <w:proofErr w:type="spellEnd"/>
      <w:r>
        <w:t>.</w:t>
      </w:r>
    </w:p>
    <w:p w:rsidR="00730F1F" w:rsidRPr="00730F1F" w:rsidRDefault="00730F1F" w:rsidP="00993134">
      <w:pPr>
        <w:pStyle w:val="ListParagraph"/>
        <w:numPr>
          <w:ilvl w:val="0"/>
          <w:numId w:val="65"/>
        </w:numPr>
      </w:pPr>
      <w:r>
        <w:t xml:space="preserve">Go to </w:t>
      </w:r>
      <w:hyperlink r:id="rId52" w:history="1">
        <w:r w:rsidRPr="00993134">
          <w:t>Merchant Tools</w:t>
        </w:r>
      </w:hyperlink>
      <w:r w:rsidRPr="00993134">
        <w:t xml:space="preserve"> &gt; </w:t>
      </w:r>
      <w:hyperlink r:id="rId53" w:history="1">
        <w:r w:rsidRPr="00993134">
          <w:t>Site Preferences</w:t>
        </w:r>
      </w:hyperlink>
      <w:r w:rsidRPr="00993134">
        <w:t xml:space="preserve"> &gt;</w:t>
      </w:r>
      <w:r w:rsidRPr="00730F1F">
        <w:t xml:space="preserve"> </w:t>
      </w:r>
      <w:r>
        <w:t xml:space="preserve">custom Preferences &gt; worldpay and disable ‘Enable </w:t>
      </w:r>
      <w:proofErr w:type="spellStart"/>
      <w:r>
        <w:t>Apm</w:t>
      </w:r>
      <w:proofErr w:type="spellEnd"/>
      <w:r>
        <w:t xml:space="preserve"> look up service’</w:t>
      </w:r>
      <w:r w:rsidR="00D65F0B">
        <w:t>.</w:t>
      </w:r>
    </w:p>
    <w:p w:rsidR="00730F1F" w:rsidRPr="00730F1F" w:rsidRDefault="00730F1F" w:rsidP="00730F1F"/>
    <w:p w:rsidR="008B7BC2" w:rsidRDefault="007822FF" w:rsidP="008B7BC2">
      <w:pPr>
        <w:pStyle w:val="Heading1"/>
        <w:rPr>
          <w:b w:val="0"/>
          <w:bCs w:val="0"/>
        </w:rPr>
      </w:pPr>
      <w:bookmarkStart w:id="199" w:name="_Toc18418287"/>
      <w:r>
        <w:rPr>
          <w:b w:val="0"/>
          <w:bCs w:val="0"/>
        </w:rPr>
        <w:lastRenderedPageBreak/>
        <w:t>APPENDIX G: CHECKLIST</w:t>
      </w:r>
      <w:bookmarkEnd w:id="199"/>
    </w:p>
    <w:p w:rsidR="00C3457C" w:rsidRDefault="00C3457C" w:rsidP="00C3457C"/>
    <w:p w:rsidR="00C3457C" w:rsidRDefault="00C3457C" w:rsidP="00C3457C">
      <w:r>
        <w:t xml:space="preserve">This Section will help you ensure that all the Business Manager required configurations for worldpay are in Place and you are able to proceed with the </w:t>
      </w:r>
      <w:proofErr w:type="spellStart"/>
      <w:r>
        <w:t>trasactions</w:t>
      </w:r>
      <w:proofErr w:type="spellEnd"/>
      <w:r>
        <w:t>.</w:t>
      </w:r>
    </w:p>
    <w:p w:rsidR="00C3457C" w:rsidRDefault="00C3457C" w:rsidP="00C3457C">
      <w:pPr>
        <w:pStyle w:val="ListParagraph"/>
        <w:numPr>
          <w:ilvl w:val="0"/>
          <w:numId w:val="109"/>
        </w:numPr>
      </w:pPr>
      <w:r>
        <w:t>Cartridge Path is set properly</w:t>
      </w:r>
    </w:p>
    <w:p w:rsidR="00C3457C" w:rsidRDefault="00C3457C" w:rsidP="00C3457C">
      <w:pPr>
        <w:pStyle w:val="ListParagraph"/>
      </w:pPr>
      <w:r>
        <w:t xml:space="preserve">Go to </w:t>
      </w:r>
      <w:r w:rsidRPr="00C3457C">
        <w:t xml:space="preserve">Administration </w:t>
      </w:r>
      <w:proofErr w:type="gramStart"/>
      <w:r w:rsidRPr="00C3457C">
        <w:t>&gt;  Sites</w:t>
      </w:r>
      <w:proofErr w:type="gramEnd"/>
      <w:r w:rsidRPr="00C3457C">
        <w:t xml:space="preserve"> &gt;  Manage Sites &gt; </w:t>
      </w:r>
      <w:r>
        <w:t>Your site</w:t>
      </w:r>
      <w:r w:rsidRPr="00C3457C">
        <w:t xml:space="preserve"> - Settings</w:t>
      </w:r>
    </w:p>
    <w:p w:rsidR="00C3457C" w:rsidRDefault="00C3457C" w:rsidP="00C3457C">
      <w:pPr>
        <w:pStyle w:val="ListParagraph"/>
      </w:pPr>
      <w:r>
        <w:rPr>
          <w:noProof/>
        </w:rPr>
        <w:drawing>
          <wp:inline distT="0" distB="0" distL="0" distR="0" wp14:anchorId="6D44F270" wp14:editId="2E086481">
            <wp:extent cx="4648200" cy="23975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2441" cy="2404893"/>
                    </a:xfrm>
                    <a:prstGeom prst="rect">
                      <a:avLst/>
                    </a:prstGeom>
                  </pic:spPr>
                </pic:pic>
              </a:graphicData>
            </a:graphic>
          </wp:inline>
        </w:drawing>
      </w:r>
    </w:p>
    <w:p w:rsidR="00C3457C" w:rsidRDefault="00C3457C" w:rsidP="00C3457C">
      <w:pPr>
        <w:pStyle w:val="ListParagraph"/>
      </w:pPr>
    </w:p>
    <w:p w:rsidR="00C3457C" w:rsidRDefault="00C3457C" w:rsidP="00C3457C">
      <w:pPr>
        <w:pStyle w:val="ListParagraph"/>
      </w:pPr>
      <w:r>
        <w:t xml:space="preserve">Go to </w:t>
      </w:r>
      <w:r w:rsidRPr="00C3457C">
        <w:t xml:space="preserve">Administration </w:t>
      </w:r>
      <w:proofErr w:type="gramStart"/>
      <w:r w:rsidRPr="00C3457C">
        <w:t>&gt;  Sites</w:t>
      </w:r>
      <w:proofErr w:type="gramEnd"/>
      <w:r w:rsidRPr="00C3457C">
        <w:t xml:space="preserve"> &gt;  Manage Sites &gt; Business Manager </w:t>
      </w:r>
      <w:r>
        <w:t>–</w:t>
      </w:r>
      <w:r w:rsidRPr="00C3457C">
        <w:t xml:space="preserve"> Settings</w:t>
      </w:r>
    </w:p>
    <w:p w:rsidR="00C3457C" w:rsidRDefault="00064EAF" w:rsidP="00C3457C">
      <w:pPr>
        <w:pStyle w:val="ListParagraph"/>
      </w:pPr>
      <w:r>
        <w:t xml:space="preserve">Check if your worldpay cartridges </w:t>
      </w:r>
      <w:proofErr w:type="gramStart"/>
      <w:r>
        <w:t>are added</w:t>
      </w:r>
      <w:proofErr w:type="gramEnd"/>
      <w:r>
        <w:t xml:space="preserve"> there</w:t>
      </w:r>
    </w:p>
    <w:p w:rsidR="00064EAF" w:rsidRDefault="00064EAF" w:rsidP="00C3457C">
      <w:pPr>
        <w:pStyle w:val="ListParagraph"/>
      </w:pPr>
      <w:r>
        <w:rPr>
          <w:noProof/>
        </w:rPr>
        <w:drawing>
          <wp:inline distT="0" distB="0" distL="0" distR="0" wp14:anchorId="0F39D580" wp14:editId="537AADF7">
            <wp:extent cx="4084476"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6299" cy="2134552"/>
                    </a:xfrm>
                    <a:prstGeom prst="rect">
                      <a:avLst/>
                    </a:prstGeom>
                  </pic:spPr>
                </pic:pic>
              </a:graphicData>
            </a:graphic>
          </wp:inline>
        </w:drawing>
      </w:r>
    </w:p>
    <w:p w:rsidR="00064EAF" w:rsidRDefault="00064EAF" w:rsidP="00C3457C">
      <w:pPr>
        <w:pStyle w:val="ListParagraph"/>
      </w:pPr>
    </w:p>
    <w:p w:rsidR="00C3457C" w:rsidRDefault="00064EAF" w:rsidP="00C3457C">
      <w:pPr>
        <w:pStyle w:val="ListParagraph"/>
        <w:numPr>
          <w:ilvl w:val="0"/>
          <w:numId w:val="109"/>
        </w:numPr>
      </w:pPr>
      <w:r>
        <w:t>Payment Processor with id Worldpay is available</w:t>
      </w:r>
    </w:p>
    <w:p w:rsidR="00064EAF" w:rsidRDefault="00064EAF" w:rsidP="00064EAF">
      <w:pPr>
        <w:pStyle w:val="ListParagraph"/>
      </w:pPr>
      <w:r>
        <w:t xml:space="preserve">Go to </w:t>
      </w:r>
      <w:r w:rsidRPr="00064EAF">
        <w:rPr>
          <w:b/>
        </w:rPr>
        <w:t xml:space="preserve">Merchant Tools </w:t>
      </w:r>
      <w:proofErr w:type="gramStart"/>
      <w:r w:rsidRPr="00064EAF">
        <w:rPr>
          <w:b/>
        </w:rPr>
        <w:t>&gt;  Ordering</w:t>
      </w:r>
      <w:proofErr w:type="gramEnd"/>
      <w:r w:rsidRPr="00064EAF">
        <w:rPr>
          <w:b/>
        </w:rPr>
        <w:t xml:space="preserve"> &gt;  Payment Processors</w:t>
      </w:r>
    </w:p>
    <w:p w:rsidR="00064EAF" w:rsidRDefault="00064EAF" w:rsidP="00064EAF">
      <w:pPr>
        <w:pStyle w:val="ListParagraph"/>
      </w:pPr>
      <w:r>
        <w:rPr>
          <w:noProof/>
        </w:rPr>
        <w:lastRenderedPageBreak/>
        <w:drawing>
          <wp:inline distT="0" distB="0" distL="0" distR="0" wp14:anchorId="2D180775" wp14:editId="1D57C602">
            <wp:extent cx="4781550" cy="1768673"/>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5918" cy="1773988"/>
                    </a:xfrm>
                    <a:prstGeom prst="rect">
                      <a:avLst/>
                    </a:prstGeom>
                  </pic:spPr>
                </pic:pic>
              </a:graphicData>
            </a:graphic>
          </wp:inline>
        </w:drawing>
      </w:r>
    </w:p>
    <w:p w:rsidR="00064EAF" w:rsidRDefault="00064EAF" w:rsidP="00C3457C">
      <w:pPr>
        <w:pStyle w:val="ListParagraph"/>
        <w:numPr>
          <w:ilvl w:val="0"/>
          <w:numId w:val="109"/>
        </w:numPr>
      </w:pPr>
      <w:r>
        <w:t>Payment methods are enabled and have worldpay as their processors set</w:t>
      </w:r>
    </w:p>
    <w:p w:rsidR="00064EAF" w:rsidRDefault="00064EAF" w:rsidP="00064EAF">
      <w:pPr>
        <w:pStyle w:val="ListParagraph"/>
        <w:numPr>
          <w:ilvl w:val="0"/>
          <w:numId w:val="110"/>
        </w:numPr>
      </w:pPr>
      <w:r>
        <w:t xml:space="preserve">Go to </w:t>
      </w:r>
      <w:r w:rsidRPr="00064EAF">
        <w:rPr>
          <w:b/>
        </w:rPr>
        <w:t>Merchant Tools &gt;  Ordering &gt;  Payment Methods</w:t>
      </w:r>
      <w:r>
        <w:rPr>
          <w:b/>
        </w:rPr>
        <w:t xml:space="preserve">, </w:t>
      </w:r>
      <w:r>
        <w:t>and check for the availability of payment methods</w:t>
      </w:r>
    </w:p>
    <w:p w:rsidR="00064EAF" w:rsidRDefault="00064EAF" w:rsidP="00064EAF">
      <w:pPr>
        <w:pStyle w:val="ListParagraph"/>
        <w:numPr>
          <w:ilvl w:val="0"/>
          <w:numId w:val="110"/>
        </w:numPr>
      </w:pPr>
      <w:r>
        <w:t xml:space="preserve">Open the Payment method and check if processor is worldpay or not. </w:t>
      </w:r>
    </w:p>
    <w:p w:rsidR="00064EAF" w:rsidRDefault="00064EAF" w:rsidP="00064EAF">
      <w:pPr>
        <w:pStyle w:val="ListParagraph"/>
        <w:ind w:left="1440"/>
      </w:pPr>
      <w:r>
        <w:rPr>
          <w:noProof/>
        </w:rPr>
        <w:drawing>
          <wp:inline distT="0" distB="0" distL="0" distR="0" wp14:anchorId="55CA8BEE" wp14:editId="08699636">
            <wp:extent cx="4979035" cy="17809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6518" cy="1787180"/>
                    </a:xfrm>
                    <a:prstGeom prst="rect">
                      <a:avLst/>
                    </a:prstGeom>
                  </pic:spPr>
                </pic:pic>
              </a:graphicData>
            </a:graphic>
          </wp:inline>
        </w:drawing>
      </w:r>
    </w:p>
    <w:p w:rsidR="00064EAF" w:rsidRDefault="00064EAF" w:rsidP="00064EAF">
      <w:pPr>
        <w:pStyle w:val="ListParagraph"/>
        <w:ind w:left="1440"/>
      </w:pPr>
    </w:p>
    <w:p w:rsidR="00064EAF" w:rsidRDefault="00B94568" w:rsidP="00B94568">
      <w:pPr>
        <w:pStyle w:val="ListParagraph"/>
        <w:numPr>
          <w:ilvl w:val="0"/>
          <w:numId w:val="109"/>
        </w:numPr>
      </w:pPr>
      <w:r>
        <w:t xml:space="preserve">Go to </w:t>
      </w:r>
      <w:r w:rsidRPr="00B94568">
        <w:t>Administration &gt;  Operations &gt;  Services</w:t>
      </w:r>
      <w:r>
        <w:t xml:space="preserve"> and check if </w:t>
      </w:r>
      <w:r w:rsidR="00064EAF">
        <w:t xml:space="preserve">Service </w:t>
      </w:r>
      <w:r>
        <w:t>is available or not</w:t>
      </w:r>
    </w:p>
    <w:p w:rsidR="00C3457C" w:rsidRDefault="00B94568" w:rsidP="00C3457C">
      <w:r>
        <w:rPr>
          <w:noProof/>
        </w:rPr>
        <w:drawing>
          <wp:inline distT="0" distB="0" distL="0" distR="0" wp14:anchorId="4CC3BF8E" wp14:editId="3F29CDF8">
            <wp:extent cx="6188710" cy="10382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1038225"/>
                    </a:xfrm>
                    <a:prstGeom prst="rect">
                      <a:avLst/>
                    </a:prstGeom>
                  </pic:spPr>
                </pic:pic>
              </a:graphicData>
            </a:graphic>
          </wp:inline>
        </w:drawing>
      </w:r>
    </w:p>
    <w:p w:rsidR="0070097B" w:rsidRDefault="0070097B" w:rsidP="0070097B">
      <w:pPr>
        <w:pStyle w:val="ListParagraph"/>
        <w:numPr>
          <w:ilvl w:val="0"/>
          <w:numId w:val="109"/>
        </w:numPr>
      </w:pPr>
    </w:p>
    <w:p w:rsidR="0070097B" w:rsidRDefault="0070097B" w:rsidP="0070097B">
      <w:pPr>
        <w:pStyle w:val="ListParagraph"/>
        <w:numPr>
          <w:ilvl w:val="0"/>
          <w:numId w:val="112"/>
        </w:numPr>
      </w:pPr>
      <w:r>
        <w:t xml:space="preserve">Navigate to Merchant Tools &gt; Content &gt; </w:t>
      </w:r>
      <w:r w:rsidRPr="0070097B">
        <w:t>Content Asset.</w:t>
      </w:r>
    </w:p>
    <w:p w:rsidR="0070097B" w:rsidRDefault="0070097B" w:rsidP="0070097B">
      <w:pPr>
        <w:pStyle w:val="ListParagraph"/>
        <w:numPr>
          <w:ilvl w:val="0"/>
          <w:numId w:val="112"/>
        </w:numPr>
      </w:pPr>
      <w:r>
        <w:t xml:space="preserve">Ensure that </w:t>
      </w:r>
      <w:r w:rsidRPr="00736FF9">
        <w:t>Content Asset</w:t>
      </w:r>
      <w:r>
        <w:t>s</w:t>
      </w:r>
      <w:r w:rsidRPr="00736FF9">
        <w:t xml:space="preserve"> with ID</w:t>
      </w:r>
      <w:r>
        <w:t>s</w:t>
      </w:r>
      <w:r w:rsidRPr="00736FF9">
        <w:t xml:space="preserve"> “</w:t>
      </w:r>
      <w:proofErr w:type="spellStart"/>
      <w:r>
        <w:t>worldpayhelper</w:t>
      </w:r>
      <w:proofErr w:type="spellEnd"/>
      <w:r>
        <w:t>” and “</w:t>
      </w:r>
      <w:r w:rsidRPr="006746CF">
        <w:t>worldpay-</w:t>
      </w:r>
      <w:proofErr w:type="spellStart"/>
      <w:r w:rsidRPr="006746CF">
        <w:t>elv</w:t>
      </w:r>
      <w:proofErr w:type="spellEnd"/>
      <w:r w:rsidRPr="006746CF">
        <w:t>-consent</w:t>
      </w:r>
      <w:r>
        <w:t xml:space="preserve">” </w:t>
      </w:r>
      <w:proofErr w:type="gramStart"/>
      <w:r>
        <w:t>are added</w:t>
      </w:r>
      <w:proofErr w:type="gramEnd"/>
      <w:r>
        <w:t>.</w:t>
      </w:r>
    </w:p>
    <w:p w:rsidR="0070097B" w:rsidRPr="0070097B" w:rsidRDefault="0070097B" w:rsidP="0070097B">
      <w:pPr>
        <w:pStyle w:val="ListParagraph"/>
      </w:pPr>
    </w:p>
    <w:p w:rsidR="00B94568" w:rsidRDefault="009C07D2" w:rsidP="009C07D2">
      <w:pPr>
        <w:pStyle w:val="ListParagraph"/>
        <w:numPr>
          <w:ilvl w:val="0"/>
          <w:numId w:val="109"/>
        </w:numPr>
      </w:pPr>
      <w:r>
        <w:t xml:space="preserve">Navigate to </w:t>
      </w:r>
      <w:r w:rsidRPr="009C07D2">
        <w:t>Merchant Tools</w:t>
      </w:r>
      <w:r>
        <w:t xml:space="preserve"> &gt; </w:t>
      </w:r>
      <w:r w:rsidRPr="009C07D2">
        <w:t>Site Preferences</w:t>
      </w:r>
      <w:r>
        <w:t xml:space="preserve"> &gt; Custom Preferences </w:t>
      </w:r>
    </w:p>
    <w:p w:rsidR="009C07D2" w:rsidRDefault="009C07D2" w:rsidP="009C07D2">
      <w:pPr>
        <w:pStyle w:val="ListParagraph"/>
      </w:pPr>
      <w:r>
        <w:t>Check for worldpay group availability.</w:t>
      </w:r>
    </w:p>
    <w:p w:rsidR="009C07D2" w:rsidRDefault="009C07D2" w:rsidP="009C07D2">
      <w:pPr>
        <w:pStyle w:val="ListParagraph"/>
      </w:pPr>
      <w:r>
        <w:t xml:space="preserve"> If it’s there, open the group to see for all the custom preferences</w:t>
      </w:r>
    </w:p>
    <w:p w:rsidR="009C07D2" w:rsidRDefault="009C07D2" w:rsidP="009C07D2">
      <w:pPr>
        <w:pStyle w:val="ListParagraph"/>
        <w:numPr>
          <w:ilvl w:val="0"/>
          <w:numId w:val="109"/>
        </w:numPr>
      </w:pPr>
      <w:r>
        <w:t xml:space="preserve">Go to </w:t>
      </w:r>
      <w:r w:rsidRPr="009C07D2">
        <w:t>Administration</w:t>
      </w:r>
      <w:r>
        <w:t xml:space="preserve"> &gt; </w:t>
      </w:r>
      <w:r w:rsidRPr="009C07D2">
        <w:t>Operations</w:t>
      </w:r>
      <w:r>
        <w:t xml:space="preserve"> &gt; </w:t>
      </w:r>
      <w:r w:rsidRPr="009C07D2">
        <w:t>Custom Log Settings</w:t>
      </w:r>
      <w:r>
        <w:t xml:space="preserve">, and cross check if worldpay debug is on or not. </w:t>
      </w:r>
    </w:p>
    <w:p w:rsidR="009C07D2" w:rsidRDefault="009C07D2" w:rsidP="009C07D2">
      <w:pPr>
        <w:pStyle w:val="ListParagraph"/>
      </w:pPr>
      <w:r>
        <w:rPr>
          <w:noProof/>
        </w:rPr>
        <w:lastRenderedPageBreak/>
        <w:drawing>
          <wp:inline distT="0" distB="0" distL="0" distR="0" wp14:anchorId="12B5179D" wp14:editId="65C17539">
            <wp:extent cx="6019800" cy="3314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9800" cy="3314700"/>
                    </a:xfrm>
                    <a:prstGeom prst="rect">
                      <a:avLst/>
                    </a:prstGeom>
                  </pic:spPr>
                </pic:pic>
              </a:graphicData>
            </a:graphic>
          </wp:inline>
        </w:drawing>
      </w:r>
    </w:p>
    <w:p w:rsidR="009C07D2" w:rsidRPr="00C3457C" w:rsidRDefault="009C07D2" w:rsidP="009C07D2">
      <w:r>
        <w:t xml:space="preserve">       </w:t>
      </w:r>
    </w:p>
    <w:sectPr w:rsidR="009C07D2" w:rsidRPr="00C3457C" w:rsidSect="00CC66E1">
      <w:headerReference w:type="even" r:id="rId60"/>
      <w:headerReference w:type="default" r:id="rId61"/>
      <w:footerReference w:type="default" r:id="rId62"/>
      <w:headerReference w:type="first" r:id="rId63"/>
      <w:footerReference w:type="first" r:id="rId64"/>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290" w:rsidRDefault="00A56290">
      <w:pPr>
        <w:spacing w:line="240" w:lineRule="auto"/>
      </w:pPr>
      <w:r>
        <w:separator/>
      </w:r>
    </w:p>
  </w:endnote>
  <w:endnote w:type="continuationSeparator" w:id="0">
    <w:p w:rsidR="00A56290" w:rsidRDefault="00A562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A71C29" w:rsidRPr="001453CA" w:rsidTr="001055A3">
      <w:trPr>
        <w:trHeight w:val="440"/>
      </w:trPr>
      <w:tc>
        <w:tcPr>
          <w:tcW w:w="4428" w:type="dxa"/>
        </w:tcPr>
        <w:p w:rsidR="00A71C29" w:rsidRDefault="00A71C29" w:rsidP="005558B1">
          <w:pPr>
            <w:rPr>
              <w:rFonts w:ascii="Consolas" w:hAnsi="Consolas" w:cs="Arial"/>
              <w:sz w:val="18"/>
              <w:szCs w:val="18"/>
            </w:rPr>
          </w:pPr>
        </w:p>
        <w:p w:rsidR="00A71C29" w:rsidRPr="001F1045" w:rsidRDefault="00A71C29" w:rsidP="005558B1">
          <w:pPr>
            <w:rPr>
              <w:rFonts w:ascii="Consolas" w:hAnsi="Consolas" w:cs="Arial"/>
              <w:sz w:val="18"/>
              <w:szCs w:val="18"/>
            </w:rPr>
          </w:pPr>
          <w:proofErr w:type="spellStart"/>
          <w:r>
            <w:rPr>
              <w:rFonts w:ascii="Consolas" w:hAnsi="Consolas" w:cs="Arial"/>
              <w:sz w:val="18"/>
              <w:szCs w:val="18"/>
            </w:rPr>
            <w:t>WorldPay</w:t>
          </w:r>
          <w:proofErr w:type="spellEnd"/>
          <w:r>
            <w:rPr>
              <w:rFonts w:ascii="Consolas" w:hAnsi="Consolas" w:cs="Arial"/>
              <w:sz w:val="18"/>
              <w:szCs w:val="18"/>
            </w:rPr>
            <w:t xml:space="preserve"> Integration</w:t>
          </w:r>
        </w:p>
      </w:tc>
      <w:tc>
        <w:tcPr>
          <w:tcW w:w="2672" w:type="dxa"/>
        </w:tcPr>
        <w:p w:rsidR="00A71C29" w:rsidRPr="00673042" w:rsidRDefault="00A71C29"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A71C29" w:rsidRPr="00FD4DEE" w:rsidRDefault="00A71C29"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604D69">
            <w:rPr>
              <w:rFonts w:ascii="Consolas" w:hAnsi="Consolas" w:cs="Arial"/>
              <w:noProof/>
              <w:sz w:val="18"/>
              <w:szCs w:val="18"/>
            </w:rPr>
            <w:t>20</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A71C29" w:rsidRPr="003A546F" w:rsidRDefault="00A71C29"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29" w:rsidRDefault="00A71C29">
    <w:pPr>
      <w:pStyle w:val="Footer"/>
    </w:pPr>
    <w:proofErr w:type="spellStart"/>
    <w:r>
      <w:rPr>
        <w:rFonts w:ascii="Consolas" w:hAnsi="Consolas" w:cs="Arial"/>
        <w:sz w:val="18"/>
        <w:szCs w:val="18"/>
      </w:rPr>
      <w:t>WorldPay</w:t>
    </w:r>
    <w:proofErr w:type="spellEnd"/>
    <w:r>
      <w:rPr>
        <w:rFonts w:ascii="Consolas" w:hAnsi="Consolas" w:cs="Arial"/>
        <w:sz w:val="18"/>
        <w:szCs w:val="18"/>
      </w:rPr>
      <w:t xml:space="preserve"> Integration</w:t>
    </w:r>
  </w:p>
  <w:p w:rsidR="00A71C29" w:rsidRDefault="00A71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290" w:rsidRDefault="00A56290">
      <w:pPr>
        <w:spacing w:line="240" w:lineRule="auto"/>
      </w:pPr>
      <w:r>
        <w:separator/>
      </w:r>
    </w:p>
  </w:footnote>
  <w:footnote w:type="continuationSeparator" w:id="0">
    <w:p w:rsidR="00A56290" w:rsidRDefault="00A562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29" w:rsidRDefault="00A71C2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A71C29" w:rsidRDefault="00A71C29">
    <w:pPr>
      <w:pStyle w:val="Header"/>
      <w:ind w:right="360"/>
    </w:pPr>
  </w:p>
  <w:p w:rsidR="00A71C29" w:rsidRDefault="00A71C2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29" w:rsidRDefault="00A71C29">
    <w:pPr>
      <w:pStyle w:val="Header"/>
    </w:pPr>
    <w:r>
      <w:t xml:space="preserve">                                                                                                                                                                             </w:t>
    </w:r>
    <w:r w:rsidRPr="002349F0">
      <w:rPr>
        <w:color w:val="FF0000"/>
      </w:rPr>
      <w:t xml:space="preserve"> </w:t>
    </w:r>
    <w:r>
      <w:rPr>
        <w:noProof/>
        <w:color w:val="000000"/>
      </w:rPr>
      <w:drawing>
        <wp:inline distT="0" distB="0" distL="0" distR="0" wp14:anchorId="0F98A1E6" wp14:editId="6D87AB96">
          <wp:extent cx="663842" cy="160367"/>
          <wp:effectExtent l="0" t="0" r="0" b="0"/>
          <wp:docPr id="51"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p w:rsidR="00A71C29" w:rsidRPr="002919B2" w:rsidRDefault="00A71C29"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29" w:rsidRDefault="00A71C29" w:rsidP="00434C53">
    <w:pPr>
      <w:pStyle w:val="Header"/>
    </w:pPr>
    <w:r>
      <w:rPr>
        <w:noProof/>
      </w:rPr>
      <w:tab/>
    </w:r>
    <w:r>
      <w:rPr>
        <w:noProof/>
      </w:rPr>
      <w:tab/>
    </w:r>
    <w:r>
      <w:rPr>
        <w:noProof/>
      </w:rPr>
      <w:tab/>
    </w:r>
    <w:r>
      <w:rPr>
        <w:noProof/>
      </w:rPr>
      <w:tab/>
    </w:r>
    <w:r>
      <w:rPr>
        <w:noProof/>
      </w:rPr>
      <w:tab/>
    </w:r>
    <w:r>
      <w:rPr>
        <w:noProof/>
        <w:color w:val="000000"/>
      </w:rPr>
      <w:drawing>
        <wp:inline distT="0" distB="0" distL="0" distR="0" wp14:anchorId="006AE9E1" wp14:editId="209B1B61">
          <wp:extent cx="663842" cy="160367"/>
          <wp:effectExtent l="0" t="0" r="0" b="0"/>
          <wp:docPr id="46"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2F09"/>
    <w:multiLevelType w:val="hybridMultilevel"/>
    <w:tmpl w:val="38B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30F"/>
    <w:multiLevelType w:val="hybridMultilevel"/>
    <w:tmpl w:val="B5528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01357E45"/>
    <w:multiLevelType w:val="hybridMultilevel"/>
    <w:tmpl w:val="C0C0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7" w15:restartNumberingAfterBreak="0">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4333BDB"/>
    <w:multiLevelType w:val="hybridMultilevel"/>
    <w:tmpl w:val="1666A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B84259"/>
    <w:multiLevelType w:val="hybridMultilevel"/>
    <w:tmpl w:val="19A659E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1" w15:restartNumberingAfterBreak="0">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8656F0"/>
    <w:multiLevelType w:val="multilevel"/>
    <w:tmpl w:val="A350A144"/>
    <w:lvl w:ilvl="0">
      <w:start w:val="3"/>
      <w:numFmt w:val="decimal"/>
      <w:lvlText w:val="%1"/>
      <w:lvlJc w:val="left"/>
      <w:pPr>
        <w:ind w:left="360" w:hanging="36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13" w15:restartNumberingAfterBreak="0">
    <w:nsid w:val="0A9D5F0C"/>
    <w:multiLevelType w:val="hybridMultilevel"/>
    <w:tmpl w:val="4FAE2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C6264"/>
    <w:multiLevelType w:val="multilevel"/>
    <w:tmpl w:val="A350A144"/>
    <w:lvl w:ilvl="0">
      <w:start w:val="3"/>
      <w:numFmt w:val="decimal"/>
      <w:lvlText w:val="%1"/>
      <w:lvlJc w:val="left"/>
      <w:pPr>
        <w:ind w:left="360" w:hanging="36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16" w15:restartNumberingAfterBreak="0">
    <w:nsid w:val="0D650B42"/>
    <w:multiLevelType w:val="hybridMultilevel"/>
    <w:tmpl w:val="1D6AC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7259E"/>
    <w:multiLevelType w:val="multilevel"/>
    <w:tmpl w:val="8BC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09490A"/>
    <w:multiLevelType w:val="hybridMultilevel"/>
    <w:tmpl w:val="238C3240"/>
    <w:lvl w:ilvl="0" w:tplc="EE328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AA7E6A"/>
    <w:multiLevelType w:val="multilevel"/>
    <w:tmpl w:val="DF46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323C0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4" w15:restartNumberingAfterBreak="0">
    <w:nsid w:val="1ADA4C04"/>
    <w:multiLevelType w:val="multilevel"/>
    <w:tmpl w:val="E8EADA82"/>
    <w:lvl w:ilvl="0">
      <w:start w:val="3"/>
      <w:numFmt w:val="decimal"/>
      <w:lvlText w:val="%1"/>
      <w:lvlJc w:val="left"/>
      <w:pPr>
        <w:ind w:left="360" w:hanging="3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5" w15:restartNumberingAfterBreak="0">
    <w:nsid w:val="1BA24571"/>
    <w:multiLevelType w:val="hybridMultilevel"/>
    <w:tmpl w:val="0C42BC5E"/>
    <w:lvl w:ilvl="0" w:tplc="7FA0A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B756DF"/>
    <w:multiLevelType w:val="hybridMultilevel"/>
    <w:tmpl w:val="7FF444EA"/>
    <w:lvl w:ilvl="0" w:tplc="04090017">
      <w:start w:val="1"/>
      <w:numFmt w:val="lowerLetter"/>
      <w:lvlText w:val="%1)"/>
      <w:lvlJc w:val="left"/>
      <w:pPr>
        <w:ind w:left="2496" w:hanging="360"/>
      </w:pPr>
    </w:lvl>
    <w:lvl w:ilvl="1" w:tplc="3948D004">
      <w:start w:val="1"/>
      <w:numFmt w:val="decimal"/>
      <w:lvlText w:val="%2."/>
      <w:lvlJc w:val="left"/>
      <w:pPr>
        <w:ind w:left="3216" w:hanging="360"/>
      </w:pPr>
      <w:rPr>
        <w:rFonts w:hint="default"/>
      </w:rPr>
    </w:lvl>
    <w:lvl w:ilvl="2" w:tplc="0409001B" w:tentative="1">
      <w:start w:val="1"/>
      <w:numFmt w:val="lowerRoman"/>
      <w:lvlText w:val="%3."/>
      <w:lvlJc w:val="right"/>
      <w:pPr>
        <w:ind w:left="3936" w:hanging="180"/>
      </w:pPr>
    </w:lvl>
    <w:lvl w:ilvl="3" w:tplc="0409000F" w:tentative="1">
      <w:start w:val="1"/>
      <w:numFmt w:val="decimal"/>
      <w:lvlText w:val="%4."/>
      <w:lvlJc w:val="left"/>
      <w:pPr>
        <w:ind w:left="4656" w:hanging="360"/>
      </w:pPr>
    </w:lvl>
    <w:lvl w:ilvl="4" w:tplc="04090019" w:tentative="1">
      <w:start w:val="1"/>
      <w:numFmt w:val="lowerLetter"/>
      <w:lvlText w:val="%5."/>
      <w:lvlJc w:val="left"/>
      <w:pPr>
        <w:ind w:left="5376" w:hanging="360"/>
      </w:pPr>
    </w:lvl>
    <w:lvl w:ilvl="5" w:tplc="0409001B" w:tentative="1">
      <w:start w:val="1"/>
      <w:numFmt w:val="lowerRoman"/>
      <w:lvlText w:val="%6."/>
      <w:lvlJc w:val="right"/>
      <w:pPr>
        <w:ind w:left="6096" w:hanging="180"/>
      </w:pPr>
    </w:lvl>
    <w:lvl w:ilvl="6" w:tplc="0409000F" w:tentative="1">
      <w:start w:val="1"/>
      <w:numFmt w:val="decimal"/>
      <w:lvlText w:val="%7."/>
      <w:lvlJc w:val="left"/>
      <w:pPr>
        <w:ind w:left="6816" w:hanging="360"/>
      </w:pPr>
    </w:lvl>
    <w:lvl w:ilvl="7" w:tplc="04090019" w:tentative="1">
      <w:start w:val="1"/>
      <w:numFmt w:val="lowerLetter"/>
      <w:lvlText w:val="%8."/>
      <w:lvlJc w:val="left"/>
      <w:pPr>
        <w:ind w:left="7536" w:hanging="360"/>
      </w:pPr>
    </w:lvl>
    <w:lvl w:ilvl="8" w:tplc="0409001B" w:tentative="1">
      <w:start w:val="1"/>
      <w:numFmt w:val="lowerRoman"/>
      <w:lvlText w:val="%9."/>
      <w:lvlJc w:val="right"/>
      <w:pPr>
        <w:ind w:left="8256" w:hanging="180"/>
      </w:pPr>
    </w:lvl>
  </w:abstractNum>
  <w:abstractNum w:abstractNumId="27" w15:restartNumberingAfterBreak="0">
    <w:nsid w:val="1E0A28E5"/>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8" w15:restartNumberingAfterBreak="0">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C505E7"/>
    <w:multiLevelType w:val="hybridMultilevel"/>
    <w:tmpl w:val="51E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FF938D8"/>
    <w:multiLevelType w:val="multilevel"/>
    <w:tmpl w:val="D31C8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0CC6942"/>
    <w:multiLevelType w:val="hybridMultilevel"/>
    <w:tmpl w:val="9828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A5224D"/>
    <w:multiLevelType w:val="multilevel"/>
    <w:tmpl w:val="50C0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6680C"/>
    <w:multiLevelType w:val="hybridMultilevel"/>
    <w:tmpl w:val="4F3A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2D719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38" w15:restartNumberingAfterBreak="0">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E5602C"/>
    <w:multiLevelType w:val="hybridMultilevel"/>
    <w:tmpl w:val="1C286F14"/>
    <w:lvl w:ilvl="0" w:tplc="DF4AD918">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0" w15:restartNumberingAfterBreak="0">
    <w:nsid w:val="27291597"/>
    <w:multiLevelType w:val="multilevel"/>
    <w:tmpl w:val="A350A144"/>
    <w:lvl w:ilvl="0">
      <w:start w:val="3"/>
      <w:numFmt w:val="decimal"/>
      <w:lvlText w:val="%1"/>
      <w:lvlJc w:val="left"/>
      <w:pPr>
        <w:ind w:left="360" w:hanging="36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4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42" w15:restartNumberingAfterBreak="0">
    <w:nsid w:val="28A1558E"/>
    <w:multiLevelType w:val="hybridMultilevel"/>
    <w:tmpl w:val="08CAAF08"/>
    <w:lvl w:ilvl="0" w:tplc="D53CF3B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3" w15:restartNumberingAfterBreak="0">
    <w:nsid w:val="28DB17EA"/>
    <w:multiLevelType w:val="hybridMultilevel"/>
    <w:tmpl w:val="3A0E8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45" w15:restartNumberingAfterBreak="0">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A738B2"/>
    <w:multiLevelType w:val="hybridMultilevel"/>
    <w:tmpl w:val="92985F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7" w15:restartNumberingAfterBreak="0">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FA1CEF"/>
    <w:multiLevelType w:val="hybridMultilevel"/>
    <w:tmpl w:val="85E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216AF5"/>
    <w:multiLevelType w:val="hybridMultilevel"/>
    <w:tmpl w:val="F4A6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52"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53" w15:restartNumberingAfterBreak="0">
    <w:nsid w:val="347C4668"/>
    <w:multiLevelType w:val="hybridMultilevel"/>
    <w:tmpl w:val="3F5AAC9E"/>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54" w15:restartNumberingAfterBreak="0">
    <w:nsid w:val="35065A96"/>
    <w:multiLevelType w:val="hybridMultilevel"/>
    <w:tmpl w:val="E668A336"/>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6854C24"/>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56"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57" w15:restartNumberingAfterBreak="0">
    <w:nsid w:val="3953772E"/>
    <w:multiLevelType w:val="hybridMultilevel"/>
    <w:tmpl w:val="BDC4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A1F66A0"/>
    <w:multiLevelType w:val="multilevel"/>
    <w:tmpl w:val="486254DA"/>
    <w:lvl w:ilvl="0">
      <w:start w:val="1"/>
      <w:numFmt w:val="decimal"/>
      <w:lvlText w:val="%1."/>
      <w:lvlJc w:val="left"/>
      <w:pPr>
        <w:ind w:left="720" w:hanging="360"/>
      </w:pPr>
      <w:rPr>
        <w:rFonts w:hint="default"/>
      </w:r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59" w15:restartNumberingAfterBreak="0">
    <w:nsid w:val="3ACF4E07"/>
    <w:multiLevelType w:val="hybridMultilevel"/>
    <w:tmpl w:val="59F0DCB4"/>
    <w:lvl w:ilvl="0" w:tplc="C6BEFA7E">
      <w:start w:val="1"/>
      <w:numFmt w:val="decimal"/>
      <w:lvlText w:val="%1."/>
      <w:lvlJc w:val="left"/>
      <w:pPr>
        <w:ind w:left="17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BD7585F"/>
    <w:multiLevelType w:val="multilevel"/>
    <w:tmpl w:val="02D2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D8794F"/>
    <w:multiLevelType w:val="hybridMultilevel"/>
    <w:tmpl w:val="15583B9E"/>
    <w:lvl w:ilvl="0" w:tplc="F28C7E7E">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62" w15:restartNumberingAfterBreak="0">
    <w:nsid w:val="3DC276C3"/>
    <w:multiLevelType w:val="multilevel"/>
    <w:tmpl w:val="A83A6D6A"/>
    <w:lvl w:ilvl="0">
      <w:start w:val="1"/>
      <w:numFmt w:val="decimal"/>
      <w:lvlText w:val="%1."/>
      <w:lvlJc w:val="left"/>
      <w:pPr>
        <w:ind w:left="360" w:hanging="360"/>
      </w:pPr>
      <w:rPr>
        <w:rFonts w:hint="default"/>
      </w:rPr>
    </w:lvl>
    <w:lvl w:ilvl="1">
      <w:start w:val="1"/>
      <w:numFmt w:val="decimal"/>
      <w:isLgl/>
      <w:lvlText w:val="%1.%2"/>
      <w:lvlJc w:val="left"/>
      <w:pPr>
        <w:ind w:left="1710" w:hanging="720"/>
      </w:pPr>
      <w:rPr>
        <w:rFonts w:hint="default"/>
      </w:rPr>
    </w:lvl>
    <w:lvl w:ilvl="2">
      <w:start w:val="1"/>
      <w:numFmt w:val="decimal"/>
      <w:lvlText w:val="%3."/>
      <w:lvlJc w:val="left"/>
      <w:pPr>
        <w:ind w:left="198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61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3" w15:restartNumberingAfterBreak="0">
    <w:nsid w:val="3E2D12D3"/>
    <w:multiLevelType w:val="hybridMultilevel"/>
    <w:tmpl w:val="5EE275E8"/>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FAE33D0"/>
    <w:multiLevelType w:val="multilevel"/>
    <w:tmpl w:val="C3AC52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42130865"/>
    <w:multiLevelType w:val="multilevel"/>
    <w:tmpl w:val="5636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2CC3CB0"/>
    <w:multiLevelType w:val="hybridMultilevel"/>
    <w:tmpl w:val="CDC6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8" w15:restartNumberingAfterBreak="0">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5E102CE"/>
    <w:multiLevelType w:val="hybridMultilevel"/>
    <w:tmpl w:val="607E60E4"/>
    <w:lvl w:ilvl="0" w:tplc="B730314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0"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71" w15:restartNumberingAfterBreak="0">
    <w:nsid w:val="49CC64F8"/>
    <w:multiLevelType w:val="hybridMultilevel"/>
    <w:tmpl w:val="87FAF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73" w15:restartNumberingAfterBreak="0">
    <w:nsid w:val="4CC73AD3"/>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74" w15:restartNumberingAfterBreak="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77" w15:restartNumberingAfterBreak="0">
    <w:nsid w:val="4FD13BEC"/>
    <w:multiLevelType w:val="hybridMultilevel"/>
    <w:tmpl w:val="F1F6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0936B19"/>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80" w15:restartNumberingAfterBreak="0">
    <w:nsid w:val="512C39E2"/>
    <w:multiLevelType w:val="hybridMultilevel"/>
    <w:tmpl w:val="FA40EA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55F01EBD"/>
    <w:multiLevelType w:val="hybridMultilevel"/>
    <w:tmpl w:val="DF0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81B4873"/>
    <w:multiLevelType w:val="hybridMultilevel"/>
    <w:tmpl w:val="30F6A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38535F"/>
    <w:multiLevelType w:val="hybridMultilevel"/>
    <w:tmpl w:val="1D1AC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47E78B6"/>
    <w:multiLevelType w:val="multilevel"/>
    <w:tmpl w:val="7C00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0" w15:restartNumberingAfterBreak="0">
    <w:nsid w:val="68751A11"/>
    <w:multiLevelType w:val="hybridMultilevel"/>
    <w:tmpl w:val="44E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8BA7CB5"/>
    <w:multiLevelType w:val="hybridMultilevel"/>
    <w:tmpl w:val="0E0C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9AE1237"/>
    <w:multiLevelType w:val="hybridMultilevel"/>
    <w:tmpl w:val="EC42650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95" w15:restartNumberingAfterBreak="0">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2946BA"/>
    <w:multiLevelType w:val="hybridMultilevel"/>
    <w:tmpl w:val="31A85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FE20434"/>
    <w:multiLevelType w:val="hybridMultilevel"/>
    <w:tmpl w:val="CFD849E0"/>
    <w:lvl w:ilvl="0" w:tplc="5B16F8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2FE5D73"/>
    <w:multiLevelType w:val="hybridMultilevel"/>
    <w:tmpl w:val="7F66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4B46D94"/>
    <w:multiLevelType w:val="hybridMultilevel"/>
    <w:tmpl w:val="29228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52"/>
  </w:num>
  <w:num w:numId="3">
    <w:abstractNumId w:val="70"/>
  </w:num>
  <w:num w:numId="4">
    <w:abstractNumId w:val="56"/>
  </w:num>
  <w:num w:numId="5">
    <w:abstractNumId w:val="4"/>
  </w:num>
  <w:num w:numId="6">
    <w:abstractNumId w:val="76"/>
  </w:num>
  <w:num w:numId="7">
    <w:abstractNumId w:val="44"/>
  </w:num>
  <w:num w:numId="8">
    <w:abstractNumId w:val="37"/>
  </w:num>
  <w:num w:numId="9">
    <w:abstractNumId w:val="51"/>
  </w:num>
  <w:num w:numId="10">
    <w:abstractNumId w:val="94"/>
  </w:num>
  <w:num w:numId="11">
    <w:abstractNumId w:val="101"/>
  </w:num>
  <w:num w:numId="12">
    <w:abstractNumId w:val="0"/>
  </w:num>
  <w:num w:numId="13">
    <w:abstractNumId w:val="62"/>
  </w:num>
  <w:num w:numId="14">
    <w:abstractNumId w:val="7"/>
  </w:num>
  <w:num w:numId="15">
    <w:abstractNumId w:val="82"/>
  </w:num>
  <w:num w:numId="16">
    <w:abstractNumId w:val="2"/>
  </w:num>
  <w:num w:numId="17">
    <w:abstractNumId w:val="11"/>
  </w:num>
  <w:num w:numId="18">
    <w:abstractNumId w:val="92"/>
  </w:num>
  <w:num w:numId="19">
    <w:abstractNumId w:val="78"/>
  </w:num>
  <w:num w:numId="20">
    <w:abstractNumId w:val="50"/>
  </w:num>
  <w:num w:numId="21">
    <w:abstractNumId w:val="6"/>
  </w:num>
  <w:num w:numId="22">
    <w:abstractNumId w:val="38"/>
  </w:num>
  <w:num w:numId="23">
    <w:abstractNumId w:val="102"/>
  </w:num>
  <w:num w:numId="24">
    <w:abstractNumId w:val="87"/>
  </w:num>
  <w:num w:numId="25">
    <w:abstractNumId w:val="95"/>
  </w:num>
  <w:num w:numId="26">
    <w:abstractNumId w:val="68"/>
  </w:num>
  <w:num w:numId="27">
    <w:abstractNumId w:val="47"/>
  </w:num>
  <w:num w:numId="28">
    <w:abstractNumId w:val="85"/>
  </w:num>
  <w:num w:numId="29">
    <w:abstractNumId w:val="80"/>
  </w:num>
  <w:num w:numId="30">
    <w:abstractNumId w:val="45"/>
  </w:num>
  <w:num w:numId="31">
    <w:abstractNumId w:val="72"/>
  </w:num>
  <w:num w:numId="32">
    <w:abstractNumId w:val="33"/>
  </w:num>
  <w:num w:numId="33">
    <w:abstractNumId w:val="100"/>
  </w:num>
  <w:num w:numId="34">
    <w:abstractNumId w:val="28"/>
  </w:num>
  <w:num w:numId="35">
    <w:abstractNumId w:val="84"/>
  </w:num>
  <w:num w:numId="36">
    <w:abstractNumId w:val="89"/>
  </w:num>
  <w:num w:numId="37">
    <w:abstractNumId w:val="21"/>
  </w:num>
  <w:num w:numId="38">
    <w:abstractNumId w:val="67"/>
  </w:num>
  <w:num w:numId="39">
    <w:abstractNumId w:val="18"/>
  </w:num>
  <w:num w:numId="40">
    <w:abstractNumId w:val="29"/>
  </w:num>
  <w:num w:numId="4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3"/>
  </w:num>
  <w:num w:numId="44">
    <w:abstractNumId w:val="8"/>
  </w:num>
  <w:num w:numId="45">
    <w:abstractNumId w:val="59"/>
  </w:num>
  <w:num w:numId="46">
    <w:abstractNumId w:val="26"/>
  </w:num>
  <w:num w:numId="47">
    <w:abstractNumId w:val="27"/>
  </w:num>
  <w:num w:numId="48">
    <w:abstractNumId w:val="58"/>
  </w:num>
  <w:num w:numId="49">
    <w:abstractNumId w:val="49"/>
  </w:num>
  <w:num w:numId="50">
    <w:abstractNumId w:val="9"/>
  </w:num>
  <w:num w:numId="51">
    <w:abstractNumId w:val="74"/>
  </w:num>
  <w:num w:numId="52">
    <w:abstractNumId w:val="14"/>
  </w:num>
  <w:num w:numId="53">
    <w:abstractNumId w:val="17"/>
  </w:num>
  <w:num w:numId="54">
    <w:abstractNumId w:val="75"/>
  </w:num>
  <w:num w:numId="55">
    <w:abstractNumId w:val="20"/>
  </w:num>
  <w:num w:numId="56">
    <w:abstractNumId w:val="71"/>
  </w:num>
  <w:num w:numId="57">
    <w:abstractNumId w:val="66"/>
  </w:num>
  <w:num w:numId="58">
    <w:abstractNumId w:val="30"/>
  </w:num>
  <w:num w:numId="59">
    <w:abstractNumId w:val="32"/>
  </w:num>
  <w:num w:numId="60">
    <w:abstractNumId w:val="10"/>
  </w:num>
  <w:num w:numId="61">
    <w:abstractNumId w:val="43"/>
  </w:num>
  <w:num w:numId="62">
    <w:abstractNumId w:val="83"/>
  </w:num>
  <w:num w:numId="63">
    <w:abstractNumId w:val="90"/>
  </w:num>
  <w:num w:numId="64">
    <w:abstractNumId w:val="81"/>
  </w:num>
  <w:num w:numId="65">
    <w:abstractNumId w:val="35"/>
  </w:num>
  <w:num w:numId="66">
    <w:abstractNumId w:val="46"/>
  </w:num>
  <w:num w:numId="67">
    <w:abstractNumId w:val="53"/>
  </w:num>
  <w:num w:numId="68">
    <w:abstractNumId w:val="36"/>
  </w:num>
  <w:num w:numId="69">
    <w:abstractNumId w:val="25"/>
  </w:num>
  <w:num w:numId="70">
    <w:abstractNumId w:val="39"/>
  </w:num>
  <w:num w:numId="71">
    <w:abstractNumId w:val="61"/>
  </w:num>
  <w:num w:numId="72">
    <w:abstractNumId w:val="3"/>
  </w:num>
  <w:num w:numId="73">
    <w:abstractNumId w:val="97"/>
  </w:num>
  <w:num w:numId="74">
    <w:abstractNumId w:val="31"/>
  </w:num>
  <w:num w:numId="75">
    <w:abstractNumId w:val="65"/>
  </w:num>
  <w:num w:numId="76">
    <w:abstractNumId w:val="42"/>
  </w:num>
  <w:num w:numId="77">
    <w:abstractNumId w:val="23"/>
  </w:num>
  <w:num w:numId="78">
    <w:abstractNumId w:val="73"/>
  </w:num>
  <w:num w:numId="79">
    <w:abstractNumId w:val="54"/>
  </w:num>
  <w:num w:numId="80">
    <w:abstractNumId w:val="63"/>
  </w:num>
  <w:num w:numId="81">
    <w:abstractNumId w:val="88"/>
    <w:lvlOverride w:ilvl="0">
      <w:startOverride w:val="1"/>
    </w:lvlOverride>
  </w:num>
  <w:num w:numId="82">
    <w:abstractNumId w:val="88"/>
    <w:lvlOverride w:ilvl="0"/>
    <w:lvlOverride w:ilvl="1">
      <w:startOverride w:val="1"/>
    </w:lvlOverride>
  </w:num>
  <w:num w:numId="83">
    <w:abstractNumId w:val="88"/>
    <w:lvlOverride w:ilvl="0"/>
    <w:lvlOverride w:ilvl="1">
      <w:startOverride w:val="2"/>
    </w:lvlOverride>
  </w:num>
  <w:num w:numId="84">
    <w:abstractNumId w:val="88"/>
    <w:lvlOverride w:ilvl="0">
      <w:startOverride w:val="2"/>
    </w:lvlOverride>
    <w:lvlOverride w:ilvl="1"/>
  </w:num>
  <w:num w:numId="85">
    <w:abstractNumId w:val="88"/>
    <w:lvlOverride w:ilvl="0"/>
    <w:lvlOverride w:ilvl="1">
      <w:startOverride w:val="1"/>
    </w:lvlOverride>
  </w:num>
  <w:num w:numId="86">
    <w:abstractNumId w:val="88"/>
    <w:lvlOverride w:ilvl="0"/>
    <w:lvlOverride w:ilvl="1">
      <w:startOverride w:val="2"/>
    </w:lvlOverride>
  </w:num>
  <w:num w:numId="87">
    <w:abstractNumId w:val="69"/>
  </w:num>
  <w:num w:numId="88">
    <w:abstractNumId w:val="19"/>
    <w:lvlOverride w:ilvl="0">
      <w:startOverride w:val="1"/>
    </w:lvlOverride>
  </w:num>
  <w:num w:numId="89">
    <w:abstractNumId w:val="19"/>
    <w:lvlOverride w:ilvl="0">
      <w:startOverride w:val="2"/>
    </w:lvlOverride>
  </w:num>
  <w:num w:numId="90">
    <w:abstractNumId w:val="1"/>
  </w:num>
  <w:num w:numId="91">
    <w:abstractNumId w:val="48"/>
  </w:num>
  <w:num w:numId="92">
    <w:abstractNumId w:val="16"/>
  </w:num>
  <w:num w:numId="93">
    <w:abstractNumId w:val="57"/>
  </w:num>
  <w:num w:numId="94">
    <w:abstractNumId w:val="91"/>
  </w:num>
  <w:num w:numId="95">
    <w:abstractNumId w:val="77"/>
  </w:num>
  <w:num w:numId="96">
    <w:abstractNumId w:val="98"/>
  </w:num>
  <w:num w:numId="97">
    <w:abstractNumId w:val="55"/>
  </w:num>
  <w:num w:numId="9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3"/>
  </w:num>
  <w:num w:numId="100">
    <w:abstractNumId w:val="60"/>
    <w:lvlOverride w:ilvl="0">
      <w:startOverride w:val="1"/>
    </w:lvlOverride>
  </w:num>
  <w:num w:numId="101">
    <w:abstractNumId w:val="60"/>
    <w:lvlOverride w:ilvl="0">
      <w:startOverride w:val="2"/>
    </w:lvlOverride>
  </w:num>
  <w:num w:numId="102">
    <w:abstractNumId w:val="34"/>
    <w:lvlOverride w:ilvl="0">
      <w:startOverride w:val="1"/>
    </w:lvlOverride>
  </w:num>
  <w:num w:numId="103">
    <w:abstractNumId w:val="22"/>
    <w:lvlOverride w:ilvl="0">
      <w:startOverride w:val="1"/>
    </w:lvlOverride>
  </w:num>
  <w:num w:numId="104">
    <w:abstractNumId w:val="15"/>
  </w:num>
  <w:num w:numId="105">
    <w:abstractNumId w:val="5"/>
  </w:num>
  <w:num w:numId="106">
    <w:abstractNumId w:val="24"/>
  </w:num>
  <w:num w:numId="107">
    <w:abstractNumId w:val="40"/>
  </w:num>
  <w:num w:numId="108">
    <w:abstractNumId w:val="12"/>
  </w:num>
  <w:num w:numId="109">
    <w:abstractNumId w:val="86"/>
  </w:num>
  <w:num w:numId="110">
    <w:abstractNumId w:val="96"/>
  </w:num>
  <w:num w:numId="111">
    <w:abstractNumId w:val="79"/>
  </w:num>
  <w:num w:numId="112">
    <w:abstractNumId w:val="99"/>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rnima Kakani">
    <w15:presenceInfo w15:providerId="AD" w15:userId="S-1-5-21-2414005191-2431363525-1628603290-1295825"/>
  </w15:person>
  <w15:person w15:author="Karthick Nagarajan">
    <w15:presenceInfo w15:providerId="AD" w15:userId="S-1-5-21-2414005191-2431363525-1628603290-15164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25A1"/>
    <w:rsid w:val="0001272D"/>
    <w:rsid w:val="000129EE"/>
    <w:rsid w:val="00013A02"/>
    <w:rsid w:val="0001414D"/>
    <w:rsid w:val="000147EC"/>
    <w:rsid w:val="000148FB"/>
    <w:rsid w:val="00015685"/>
    <w:rsid w:val="000158B2"/>
    <w:rsid w:val="00016400"/>
    <w:rsid w:val="00016643"/>
    <w:rsid w:val="00016B55"/>
    <w:rsid w:val="00016C81"/>
    <w:rsid w:val="000170E7"/>
    <w:rsid w:val="00017509"/>
    <w:rsid w:val="00017659"/>
    <w:rsid w:val="0001790B"/>
    <w:rsid w:val="00020117"/>
    <w:rsid w:val="00020987"/>
    <w:rsid w:val="00020A74"/>
    <w:rsid w:val="00020AE6"/>
    <w:rsid w:val="0002128B"/>
    <w:rsid w:val="000213A3"/>
    <w:rsid w:val="00021F29"/>
    <w:rsid w:val="000228F8"/>
    <w:rsid w:val="00022BB5"/>
    <w:rsid w:val="00024B54"/>
    <w:rsid w:val="00024E75"/>
    <w:rsid w:val="00025E89"/>
    <w:rsid w:val="00027629"/>
    <w:rsid w:val="000277E6"/>
    <w:rsid w:val="00030142"/>
    <w:rsid w:val="00030DFA"/>
    <w:rsid w:val="00031D6D"/>
    <w:rsid w:val="00031EE4"/>
    <w:rsid w:val="00032ED7"/>
    <w:rsid w:val="000332EF"/>
    <w:rsid w:val="00033E78"/>
    <w:rsid w:val="00034ADA"/>
    <w:rsid w:val="00035635"/>
    <w:rsid w:val="00035961"/>
    <w:rsid w:val="00036F4A"/>
    <w:rsid w:val="00040B77"/>
    <w:rsid w:val="00040FE7"/>
    <w:rsid w:val="00041A00"/>
    <w:rsid w:val="00041EEC"/>
    <w:rsid w:val="000431B4"/>
    <w:rsid w:val="00043622"/>
    <w:rsid w:val="0004431F"/>
    <w:rsid w:val="00044814"/>
    <w:rsid w:val="000455F4"/>
    <w:rsid w:val="000456A1"/>
    <w:rsid w:val="0004584E"/>
    <w:rsid w:val="00046106"/>
    <w:rsid w:val="00046724"/>
    <w:rsid w:val="000474E6"/>
    <w:rsid w:val="000476D0"/>
    <w:rsid w:val="0004794E"/>
    <w:rsid w:val="00047998"/>
    <w:rsid w:val="000479B9"/>
    <w:rsid w:val="00050BAB"/>
    <w:rsid w:val="00051A77"/>
    <w:rsid w:val="00052BD8"/>
    <w:rsid w:val="00052C50"/>
    <w:rsid w:val="00053D27"/>
    <w:rsid w:val="000540F0"/>
    <w:rsid w:val="000548CF"/>
    <w:rsid w:val="00055354"/>
    <w:rsid w:val="0005563A"/>
    <w:rsid w:val="00056BF3"/>
    <w:rsid w:val="000575DA"/>
    <w:rsid w:val="00060DC6"/>
    <w:rsid w:val="00061035"/>
    <w:rsid w:val="00061CB1"/>
    <w:rsid w:val="00062D54"/>
    <w:rsid w:val="00062FF0"/>
    <w:rsid w:val="00063391"/>
    <w:rsid w:val="000643EF"/>
    <w:rsid w:val="000649C2"/>
    <w:rsid w:val="00064EAF"/>
    <w:rsid w:val="00064FAD"/>
    <w:rsid w:val="000652F4"/>
    <w:rsid w:val="0006587E"/>
    <w:rsid w:val="00065AEE"/>
    <w:rsid w:val="00065E22"/>
    <w:rsid w:val="00066D81"/>
    <w:rsid w:val="0006740D"/>
    <w:rsid w:val="000704AE"/>
    <w:rsid w:val="000707D4"/>
    <w:rsid w:val="000709D5"/>
    <w:rsid w:val="00070B00"/>
    <w:rsid w:val="00070FC4"/>
    <w:rsid w:val="00071380"/>
    <w:rsid w:val="00072C69"/>
    <w:rsid w:val="00072E3E"/>
    <w:rsid w:val="00072FD2"/>
    <w:rsid w:val="000734FC"/>
    <w:rsid w:val="00073CDA"/>
    <w:rsid w:val="000751F5"/>
    <w:rsid w:val="00075B51"/>
    <w:rsid w:val="00075DF2"/>
    <w:rsid w:val="0008017B"/>
    <w:rsid w:val="00082D9A"/>
    <w:rsid w:val="000832D6"/>
    <w:rsid w:val="000840B6"/>
    <w:rsid w:val="000853A9"/>
    <w:rsid w:val="000865FD"/>
    <w:rsid w:val="00086B56"/>
    <w:rsid w:val="00087F47"/>
    <w:rsid w:val="00087F95"/>
    <w:rsid w:val="00090018"/>
    <w:rsid w:val="00091E70"/>
    <w:rsid w:val="0009245D"/>
    <w:rsid w:val="0009463B"/>
    <w:rsid w:val="00096C12"/>
    <w:rsid w:val="00097D6C"/>
    <w:rsid w:val="000A07F0"/>
    <w:rsid w:val="000A09CF"/>
    <w:rsid w:val="000A0EC8"/>
    <w:rsid w:val="000A11A6"/>
    <w:rsid w:val="000A24D6"/>
    <w:rsid w:val="000A55FC"/>
    <w:rsid w:val="000A59AC"/>
    <w:rsid w:val="000A662E"/>
    <w:rsid w:val="000A6A6D"/>
    <w:rsid w:val="000A6AC6"/>
    <w:rsid w:val="000B038C"/>
    <w:rsid w:val="000B0883"/>
    <w:rsid w:val="000B08CA"/>
    <w:rsid w:val="000B2160"/>
    <w:rsid w:val="000B3256"/>
    <w:rsid w:val="000B353C"/>
    <w:rsid w:val="000B3BAC"/>
    <w:rsid w:val="000B426B"/>
    <w:rsid w:val="000B4ACC"/>
    <w:rsid w:val="000B6576"/>
    <w:rsid w:val="000B716A"/>
    <w:rsid w:val="000B748E"/>
    <w:rsid w:val="000B75E7"/>
    <w:rsid w:val="000B7838"/>
    <w:rsid w:val="000B7839"/>
    <w:rsid w:val="000C0676"/>
    <w:rsid w:val="000C07C2"/>
    <w:rsid w:val="000C16A8"/>
    <w:rsid w:val="000C1F0E"/>
    <w:rsid w:val="000C28F1"/>
    <w:rsid w:val="000C29D0"/>
    <w:rsid w:val="000C29F7"/>
    <w:rsid w:val="000C32A3"/>
    <w:rsid w:val="000C3583"/>
    <w:rsid w:val="000C375E"/>
    <w:rsid w:val="000C3D1B"/>
    <w:rsid w:val="000C4CCC"/>
    <w:rsid w:val="000C5CF1"/>
    <w:rsid w:val="000C5D96"/>
    <w:rsid w:val="000C76BB"/>
    <w:rsid w:val="000C7BA8"/>
    <w:rsid w:val="000D00B8"/>
    <w:rsid w:val="000D154E"/>
    <w:rsid w:val="000D225D"/>
    <w:rsid w:val="000D27B3"/>
    <w:rsid w:val="000D292E"/>
    <w:rsid w:val="000D3447"/>
    <w:rsid w:val="000D41DB"/>
    <w:rsid w:val="000D593B"/>
    <w:rsid w:val="000D5DA5"/>
    <w:rsid w:val="000D5E97"/>
    <w:rsid w:val="000D64A9"/>
    <w:rsid w:val="000D6529"/>
    <w:rsid w:val="000D6A0C"/>
    <w:rsid w:val="000D7235"/>
    <w:rsid w:val="000D7589"/>
    <w:rsid w:val="000D7B74"/>
    <w:rsid w:val="000E0253"/>
    <w:rsid w:val="000E07CA"/>
    <w:rsid w:val="000E2071"/>
    <w:rsid w:val="000E2D25"/>
    <w:rsid w:val="000E363E"/>
    <w:rsid w:val="000E372F"/>
    <w:rsid w:val="000E37E8"/>
    <w:rsid w:val="000E40F1"/>
    <w:rsid w:val="000E4D4A"/>
    <w:rsid w:val="000E4EC0"/>
    <w:rsid w:val="000E509C"/>
    <w:rsid w:val="000E53E8"/>
    <w:rsid w:val="000E60EE"/>
    <w:rsid w:val="000E673E"/>
    <w:rsid w:val="000E69C7"/>
    <w:rsid w:val="000F175D"/>
    <w:rsid w:val="000F1912"/>
    <w:rsid w:val="000F23EE"/>
    <w:rsid w:val="000F2FD2"/>
    <w:rsid w:val="000F43CF"/>
    <w:rsid w:val="000F46AF"/>
    <w:rsid w:val="000F5B78"/>
    <w:rsid w:val="000F5E10"/>
    <w:rsid w:val="000F6BE8"/>
    <w:rsid w:val="00101866"/>
    <w:rsid w:val="00101E60"/>
    <w:rsid w:val="00101EBE"/>
    <w:rsid w:val="00102F3B"/>
    <w:rsid w:val="00102F82"/>
    <w:rsid w:val="00103D53"/>
    <w:rsid w:val="00104B7C"/>
    <w:rsid w:val="001055A3"/>
    <w:rsid w:val="00105D27"/>
    <w:rsid w:val="0010691B"/>
    <w:rsid w:val="00107209"/>
    <w:rsid w:val="001072F8"/>
    <w:rsid w:val="001078A2"/>
    <w:rsid w:val="001100EB"/>
    <w:rsid w:val="00110844"/>
    <w:rsid w:val="00110C85"/>
    <w:rsid w:val="00112081"/>
    <w:rsid w:val="00112AC5"/>
    <w:rsid w:val="00112D21"/>
    <w:rsid w:val="00113592"/>
    <w:rsid w:val="00115594"/>
    <w:rsid w:val="00116E50"/>
    <w:rsid w:val="001170F2"/>
    <w:rsid w:val="00121B23"/>
    <w:rsid w:val="0012300F"/>
    <w:rsid w:val="00123261"/>
    <w:rsid w:val="00123A90"/>
    <w:rsid w:val="00124AA8"/>
    <w:rsid w:val="00124FDE"/>
    <w:rsid w:val="00125094"/>
    <w:rsid w:val="00125F34"/>
    <w:rsid w:val="0012664F"/>
    <w:rsid w:val="00132CF4"/>
    <w:rsid w:val="00133726"/>
    <w:rsid w:val="00133918"/>
    <w:rsid w:val="00133A20"/>
    <w:rsid w:val="00133F35"/>
    <w:rsid w:val="00134EB2"/>
    <w:rsid w:val="00135C16"/>
    <w:rsid w:val="00137000"/>
    <w:rsid w:val="0014058D"/>
    <w:rsid w:val="0014099C"/>
    <w:rsid w:val="00140D2E"/>
    <w:rsid w:val="0014124A"/>
    <w:rsid w:val="00142FB4"/>
    <w:rsid w:val="00143841"/>
    <w:rsid w:val="00143A55"/>
    <w:rsid w:val="00144220"/>
    <w:rsid w:val="00144A9D"/>
    <w:rsid w:val="00144D85"/>
    <w:rsid w:val="00144E00"/>
    <w:rsid w:val="00145552"/>
    <w:rsid w:val="00145915"/>
    <w:rsid w:val="00145FD3"/>
    <w:rsid w:val="00146154"/>
    <w:rsid w:val="001465C5"/>
    <w:rsid w:val="00146C88"/>
    <w:rsid w:val="001501C1"/>
    <w:rsid w:val="00150376"/>
    <w:rsid w:val="00150AAA"/>
    <w:rsid w:val="00150C5B"/>
    <w:rsid w:val="001510C1"/>
    <w:rsid w:val="001513A7"/>
    <w:rsid w:val="001528CF"/>
    <w:rsid w:val="0015390C"/>
    <w:rsid w:val="00153BAB"/>
    <w:rsid w:val="00153CE3"/>
    <w:rsid w:val="00153D8A"/>
    <w:rsid w:val="00155ACD"/>
    <w:rsid w:val="00155C90"/>
    <w:rsid w:val="00156710"/>
    <w:rsid w:val="00156909"/>
    <w:rsid w:val="00156C8E"/>
    <w:rsid w:val="00156EF0"/>
    <w:rsid w:val="00157DB6"/>
    <w:rsid w:val="00161A03"/>
    <w:rsid w:val="00161D62"/>
    <w:rsid w:val="001629B2"/>
    <w:rsid w:val="00164504"/>
    <w:rsid w:val="0016793F"/>
    <w:rsid w:val="00167BC8"/>
    <w:rsid w:val="00170298"/>
    <w:rsid w:val="001702D0"/>
    <w:rsid w:val="00170660"/>
    <w:rsid w:val="0017085F"/>
    <w:rsid w:val="00172293"/>
    <w:rsid w:val="001723D3"/>
    <w:rsid w:val="001731A1"/>
    <w:rsid w:val="001740C0"/>
    <w:rsid w:val="001756A9"/>
    <w:rsid w:val="001757FD"/>
    <w:rsid w:val="00175C1E"/>
    <w:rsid w:val="001763E6"/>
    <w:rsid w:val="00176F4D"/>
    <w:rsid w:val="00180B05"/>
    <w:rsid w:val="00180B20"/>
    <w:rsid w:val="00182813"/>
    <w:rsid w:val="001851D2"/>
    <w:rsid w:val="00185B10"/>
    <w:rsid w:val="00186458"/>
    <w:rsid w:val="00186D96"/>
    <w:rsid w:val="00187150"/>
    <w:rsid w:val="001871C8"/>
    <w:rsid w:val="0018720F"/>
    <w:rsid w:val="001877E9"/>
    <w:rsid w:val="00187DF0"/>
    <w:rsid w:val="00190423"/>
    <w:rsid w:val="00193219"/>
    <w:rsid w:val="00193A71"/>
    <w:rsid w:val="00193A7A"/>
    <w:rsid w:val="00194717"/>
    <w:rsid w:val="00194CF2"/>
    <w:rsid w:val="00194D64"/>
    <w:rsid w:val="00195152"/>
    <w:rsid w:val="00195262"/>
    <w:rsid w:val="00196624"/>
    <w:rsid w:val="00196A4C"/>
    <w:rsid w:val="001A010F"/>
    <w:rsid w:val="001A0ADA"/>
    <w:rsid w:val="001A0C5D"/>
    <w:rsid w:val="001A1EF0"/>
    <w:rsid w:val="001A3ACD"/>
    <w:rsid w:val="001A4FB6"/>
    <w:rsid w:val="001A5C57"/>
    <w:rsid w:val="001A72DE"/>
    <w:rsid w:val="001A73AF"/>
    <w:rsid w:val="001B03BA"/>
    <w:rsid w:val="001B4256"/>
    <w:rsid w:val="001B4D57"/>
    <w:rsid w:val="001B52F5"/>
    <w:rsid w:val="001B572E"/>
    <w:rsid w:val="001B59E4"/>
    <w:rsid w:val="001B6DCD"/>
    <w:rsid w:val="001B796B"/>
    <w:rsid w:val="001C01BC"/>
    <w:rsid w:val="001C0252"/>
    <w:rsid w:val="001C02D9"/>
    <w:rsid w:val="001C06DB"/>
    <w:rsid w:val="001C1B79"/>
    <w:rsid w:val="001C3476"/>
    <w:rsid w:val="001C52A1"/>
    <w:rsid w:val="001C52D6"/>
    <w:rsid w:val="001C604A"/>
    <w:rsid w:val="001C61BF"/>
    <w:rsid w:val="001C7617"/>
    <w:rsid w:val="001D18BD"/>
    <w:rsid w:val="001D2546"/>
    <w:rsid w:val="001D3A7A"/>
    <w:rsid w:val="001D52DE"/>
    <w:rsid w:val="001D556B"/>
    <w:rsid w:val="001D594A"/>
    <w:rsid w:val="001D6968"/>
    <w:rsid w:val="001D76A9"/>
    <w:rsid w:val="001E1280"/>
    <w:rsid w:val="001E1562"/>
    <w:rsid w:val="001E1892"/>
    <w:rsid w:val="001E2069"/>
    <w:rsid w:val="001E264F"/>
    <w:rsid w:val="001E2FDC"/>
    <w:rsid w:val="001E311C"/>
    <w:rsid w:val="001E3F03"/>
    <w:rsid w:val="001E42A1"/>
    <w:rsid w:val="001E4343"/>
    <w:rsid w:val="001E464A"/>
    <w:rsid w:val="001E53C7"/>
    <w:rsid w:val="001E5BC6"/>
    <w:rsid w:val="001E748A"/>
    <w:rsid w:val="001E7CFB"/>
    <w:rsid w:val="001F1045"/>
    <w:rsid w:val="001F11AF"/>
    <w:rsid w:val="001F1B37"/>
    <w:rsid w:val="001F1D9F"/>
    <w:rsid w:val="001F22DC"/>
    <w:rsid w:val="001F439B"/>
    <w:rsid w:val="001F5FC3"/>
    <w:rsid w:val="001F6A51"/>
    <w:rsid w:val="001F6B16"/>
    <w:rsid w:val="001F779F"/>
    <w:rsid w:val="00200D29"/>
    <w:rsid w:val="00200E68"/>
    <w:rsid w:val="002010E0"/>
    <w:rsid w:val="002022F3"/>
    <w:rsid w:val="002024E5"/>
    <w:rsid w:val="002025A8"/>
    <w:rsid w:val="002033AD"/>
    <w:rsid w:val="00203B44"/>
    <w:rsid w:val="00203EB2"/>
    <w:rsid w:val="00206303"/>
    <w:rsid w:val="002065FE"/>
    <w:rsid w:val="0020689B"/>
    <w:rsid w:val="00206A57"/>
    <w:rsid w:val="00206DD5"/>
    <w:rsid w:val="00207605"/>
    <w:rsid w:val="00210745"/>
    <w:rsid w:val="00210925"/>
    <w:rsid w:val="00210C10"/>
    <w:rsid w:val="002119F4"/>
    <w:rsid w:val="00211DCD"/>
    <w:rsid w:val="00212871"/>
    <w:rsid w:val="00213FE4"/>
    <w:rsid w:val="002140C4"/>
    <w:rsid w:val="002141EF"/>
    <w:rsid w:val="00214BDC"/>
    <w:rsid w:val="002150DC"/>
    <w:rsid w:val="0021545A"/>
    <w:rsid w:val="00215805"/>
    <w:rsid w:val="00215993"/>
    <w:rsid w:val="00216B72"/>
    <w:rsid w:val="00216D42"/>
    <w:rsid w:val="00216E15"/>
    <w:rsid w:val="002211FB"/>
    <w:rsid w:val="0022158E"/>
    <w:rsid w:val="0022233B"/>
    <w:rsid w:val="00223898"/>
    <w:rsid w:val="00224443"/>
    <w:rsid w:val="002248D3"/>
    <w:rsid w:val="002264F5"/>
    <w:rsid w:val="00227374"/>
    <w:rsid w:val="00227498"/>
    <w:rsid w:val="00227E58"/>
    <w:rsid w:val="00227EFC"/>
    <w:rsid w:val="00232431"/>
    <w:rsid w:val="00233B53"/>
    <w:rsid w:val="002340F5"/>
    <w:rsid w:val="00234719"/>
    <w:rsid w:val="002349F0"/>
    <w:rsid w:val="00234FDF"/>
    <w:rsid w:val="002353B6"/>
    <w:rsid w:val="00235E6C"/>
    <w:rsid w:val="00236497"/>
    <w:rsid w:val="00240331"/>
    <w:rsid w:val="002416FD"/>
    <w:rsid w:val="00242885"/>
    <w:rsid w:val="002432E4"/>
    <w:rsid w:val="00246FC0"/>
    <w:rsid w:val="00247822"/>
    <w:rsid w:val="00247C68"/>
    <w:rsid w:val="0025016F"/>
    <w:rsid w:val="002511EE"/>
    <w:rsid w:val="00251658"/>
    <w:rsid w:val="00251ACF"/>
    <w:rsid w:val="00251FDD"/>
    <w:rsid w:val="002527B1"/>
    <w:rsid w:val="00252A86"/>
    <w:rsid w:val="00252D09"/>
    <w:rsid w:val="00253097"/>
    <w:rsid w:val="00253531"/>
    <w:rsid w:val="00253940"/>
    <w:rsid w:val="00253950"/>
    <w:rsid w:val="00253E05"/>
    <w:rsid w:val="00253F4C"/>
    <w:rsid w:val="00254A75"/>
    <w:rsid w:val="00254D87"/>
    <w:rsid w:val="0025624D"/>
    <w:rsid w:val="002563AD"/>
    <w:rsid w:val="00257C66"/>
    <w:rsid w:val="00262346"/>
    <w:rsid w:val="00262BA7"/>
    <w:rsid w:val="00262ECD"/>
    <w:rsid w:val="00263E6E"/>
    <w:rsid w:val="002652A3"/>
    <w:rsid w:val="00266CC8"/>
    <w:rsid w:val="00267589"/>
    <w:rsid w:val="002700E3"/>
    <w:rsid w:val="002706CE"/>
    <w:rsid w:val="002708FD"/>
    <w:rsid w:val="002716E1"/>
    <w:rsid w:val="00272029"/>
    <w:rsid w:val="00272D28"/>
    <w:rsid w:val="00273043"/>
    <w:rsid w:val="0027429E"/>
    <w:rsid w:val="00274B6D"/>
    <w:rsid w:val="00274D43"/>
    <w:rsid w:val="002751F5"/>
    <w:rsid w:val="002759BB"/>
    <w:rsid w:val="00275AB8"/>
    <w:rsid w:val="00276641"/>
    <w:rsid w:val="00276903"/>
    <w:rsid w:val="0027787A"/>
    <w:rsid w:val="00277F11"/>
    <w:rsid w:val="00280190"/>
    <w:rsid w:val="002801B0"/>
    <w:rsid w:val="00280966"/>
    <w:rsid w:val="0028116E"/>
    <w:rsid w:val="00281706"/>
    <w:rsid w:val="002817A6"/>
    <w:rsid w:val="00281D93"/>
    <w:rsid w:val="0028279B"/>
    <w:rsid w:val="00283B51"/>
    <w:rsid w:val="002840C5"/>
    <w:rsid w:val="002856D5"/>
    <w:rsid w:val="002861CC"/>
    <w:rsid w:val="002875ED"/>
    <w:rsid w:val="00287B2F"/>
    <w:rsid w:val="002907E8"/>
    <w:rsid w:val="002919B2"/>
    <w:rsid w:val="00292BDF"/>
    <w:rsid w:val="00292C60"/>
    <w:rsid w:val="002930BD"/>
    <w:rsid w:val="002931CE"/>
    <w:rsid w:val="002938D0"/>
    <w:rsid w:val="002941A4"/>
    <w:rsid w:val="00294B8B"/>
    <w:rsid w:val="002951C3"/>
    <w:rsid w:val="00295FFE"/>
    <w:rsid w:val="002963B6"/>
    <w:rsid w:val="002965BD"/>
    <w:rsid w:val="00296FB3"/>
    <w:rsid w:val="002971EA"/>
    <w:rsid w:val="002A0BE0"/>
    <w:rsid w:val="002A0D10"/>
    <w:rsid w:val="002A1923"/>
    <w:rsid w:val="002A2390"/>
    <w:rsid w:val="002A3748"/>
    <w:rsid w:val="002A5CBB"/>
    <w:rsid w:val="002A6CCB"/>
    <w:rsid w:val="002A7313"/>
    <w:rsid w:val="002B05A3"/>
    <w:rsid w:val="002B1818"/>
    <w:rsid w:val="002B1AB4"/>
    <w:rsid w:val="002B218F"/>
    <w:rsid w:val="002B23DB"/>
    <w:rsid w:val="002B4368"/>
    <w:rsid w:val="002B5438"/>
    <w:rsid w:val="002B57E8"/>
    <w:rsid w:val="002B6EF1"/>
    <w:rsid w:val="002B7D61"/>
    <w:rsid w:val="002C051E"/>
    <w:rsid w:val="002C13B3"/>
    <w:rsid w:val="002C16C2"/>
    <w:rsid w:val="002C2772"/>
    <w:rsid w:val="002C2779"/>
    <w:rsid w:val="002C43E3"/>
    <w:rsid w:val="002C441E"/>
    <w:rsid w:val="002C6CB9"/>
    <w:rsid w:val="002D05C1"/>
    <w:rsid w:val="002D0992"/>
    <w:rsid w:val="002D0B94"/>
    <w:rsid w:val="002D0E88"/>
    <w:rsid w:val="002D27BF"/>
    <w:rsid w:val="002D34BF"/>
    <w:rsid w:val="002D39F2"/>
    <w:rsid w:val="002D4B02"/>
    <w:rsid w:val="002D4CCE"/>
    <w:rsid w:val="002D64B3"/>
    <w:rsid w:val="002E0459"/>
    <w:rsid w:val="002E0EAE"/>
    <w:rsid w:val="002E1BCB"/>
    <w:rsid w:val="002E1F75"/>
    <w:rsid w:val="002E20E4"/>
    <w:rsid w:val="002E2A9E"/>
    <w:rsid w:val="002E2F51"/>
    <w:rsid w:val="002E3764"/>
    <w:rsid w:val="002E391D"/>
    <w:rsid w:val="002E4F12"/>
    <w:rsid w:val="002E520E"/>
    <w:rsid w:val="002E5526"/>
    <w:rsid w:val="002E5BCE"/>
    <w:rsid w:val="002E5D8D"/>
    <w:rsid w:val="002E5E15"/>
    <w:rsid w:val="002E6DE7"/>
    <w:rsid w:val="002E7FE6"/>
    <w:rsid w:val="002F0684"/>
    <w:rsid w:val="002F0FDA"/>
    <w:rsid w:val="002F2729"/>
    <w:rsid w:val="002F2A1B"/>
    <w:rsid w:val="002F47B5"/>
    <w:rsid w:val="002F5CE0"/>
    <w:rsid w:val="002F6DC4"/>
    <w:rsid w:val="002F7099"/>
    <w:rsid w:val="002F71A8"/>
    <w:rsid w:val="0030005A"/>
    <w:rsid w:val="0030061F"/>
    <w:rsid w:val="00300753"/>
    <w:rsid w:val="0030086E"/>
    <w:rsid w:val="00301650"/>
    <w:rsid w:val="00301A85"/>
    <w:rsid w:val="00301BC5"/>
    <w:rsid w:val="00301F8E"/>
    <w:rsid w:val="00302257"/>
    <w:rsid w:val="00302813"/>
    <w:rsid w:val="00304F94"/>
    <w:rsid w:val="00305103"/>
    <w:rsid w:val="00306AF8"/>
    <w:rsid w:val="00307FB9"/>
    <w:rsid w:val="00310463"/>
    <w:rsid w:val="0031055F"/>
    <w:rsid w:val="00310F85"/>
    <w:rsid w:val="00311565"/>
    <w:rsid w:val="00311AB7"/>
    <w:rsid w:val="003123DC"/>
    <w:rsid w:val="00315E08"/>
    <w:rsid w:val="0031630D"/>
    <w:rsid w:val="00316B62"/>
    <w:rsid w:val="00316C97"/>
    <w:rsid w:val="00316E65"/>
    <w:rsid w:val="00317CE5"/>
    <w:rsid w:val="003204BE"/>
    <w:rsid w:val="00320681"/>
    <w:rsid w:val="00320804"/>
    <w:rsid w:val="00321B5A"/>
    <w:rsid w:val="003231BB"/>
    <w:rsid w:val="003249C8"/>
    <w:rsid w:val="00324E71"/>
    <w:rsid w:val="003250E8"/>
    <w:rsid w:val="0032605C"/>
    <w:rsid w:val="00326C30"/>
    <w:rsid w:val="003300BD"/>
    <w:rsid w:val="00330D44"/>
    <w:rsid w:val="00331B24"/>
    <w:rsid w:val="0033237D"/>
    <w:rsid w:val="00332537"/>
    <w:rsid w:val="0033257B"/>
    <w:rsid w:val="0033285D"/>
    <w:rsid w:val="00332B5E"/>
    <w:rsid w:val="00332CB5"/>
    <w:rsid w:val="00332E3E"/>
    <w:rsid w:val="003332A3"/>
    <w:rsid w:val="00333980"/>
    <w:rsid w:val="00334134"/>
    <w:rsid w:val="00334520"/>
    <w:rsid w:val="00335AEF"/>
    <w:rsid w:val="00335E09"/>
    <w:rsid w:val="00335F50"/>
    <w:rsid w:val="00336EA8"/>
    <w:rsid w:val="003377A6"/>
    <w:rsid w:val="003404F4"/>
    <w:rsid w:val="00340C3B"/>
    <w:rsid w:val="00340CB0"/>
    <w:rsid w:val="00341E1E"/>
    <w:rsid w:val="00342140"/>
    <w:rsid w:val="00342F02"/>
    <w:rsid w:val="0034357C"/>
    <w:rsid w:val="003454D8"/>
    <w:rsid w:val="00345990"/>
    <w:rsid w:val="00346D7A"/>
    <w:rsid w:val="003477D7"/>
    <w:rsid w:val="0035019A"/>
    <w:rsid w:val="003502DF"/>
    <w:rsid w:val="0035095C"/>
    <w:rsid w:val="00351256"/>
    <w:rsid w:val="00351840"/>
    <w:rsid w:val="003529AC"/>
    <w:rsid w:val="0035326E"/>
    <w:rsid w:val="003535B0"/>
    <w:rsid w:val="003554A9"/>
    <w:rsid w:val="00356CC9"/>
    <w:rsid w:val="003571E8"/>
    <w:rsid w:val="003573B4"/>
    <w:rsid w:val="00361A69"/>
    <w:rsid w:val="00361E3E"/>
    <w:rsid w:val="00362524"/>
    <w:rsid w:val="0036289C"/>
    <w:rsid w:val="00363094"/>
    <w:rsid w:val="0036455A"/>
    <w:rsid w:val="0036468E"/>
    <w:rsid w:val="003647FD"/>
    <w:rsid w:val="00364E87"/>
    <w:rsid w:val="00365148"/>
    <w:rsid w:val="0036565D"/>
    <w:rsid w:val="0036700C"/>
    <w:rsid w:val="003671BA"/>
    <w:rsid w:val="00370B8F"/>
    <w:rsid w:val="003711E2"/>
    <w:rsid w:val="0037165A"/>
    <w:rsid w:val="00371A64"/>
    <w:rsid w:val="00371E29"/>
    <w:rsid w:val="00372425"/>
    <w:rsid w:val="003724BA"/>
    <w:rsid w:val="003740DF"/>
    <w:rsid w:val="003747AC"/>
    <w:rsid w:val="003754C0"/>
    <w:rsid w:val="003758D0"/>
    <w:rsid w:val="00380C71"/>
    <w:rsid w:val="00381762"/>
    <w:rsid w:val="00381FA4"/>
    <w:rsid w:val="0038341D"/>
    <w:rsid w:val="00383F05"/>
    <w:rsid w:val="00384261"/>
    <w:rsid w:val="00384F9A"/>
    <w:rsid w:val="00385DC2"/>
    <w:rsid w:val="0038617D"/>
    <w:rsid w:val="00386CBE"/>
    <w:rsid w:val="00386F0B"/>
    <w:rsid w:val="00390361"/>
    <w:rsid w:val="003906BB"/>
    <w:rsid w:val="00390A5D"/>
    <w:rsid w:val="0039133F"/>
    <w:rsid w:val="003919DF"/>
    <w:rsid w:val="00391F0A"/>
    <w:rsid w:val="0039240E"/>
    <w:rsid w:val="00392C51"/>
    <w:rsid w:val="00392DF0"/>
    <w:rsid w:val="00394F77"/>
    <w:rsid w:val="00396111"/>
    <w:rsid w:val="00396416"/>
    <w:rsid w:val="003967BF"/>
    <w:rsid w:val="00396F06"/>
    <w:rsid w:val="003978BD"/>
    <w:rsid w:val="003A03AC"/>
    <w:rsid w:val="003A0CA6"/>
    <w:rsid w:val="003A2549"/>
    <w:rsid w:val="003A33EA"/>
    <w:rsid w:val="003A4331"/>
    <w:rsid w:val="003A546F"/>
    <w:rsid w:val="003A5E5F"/>
    <w:rsid w:val="003A60CD"/>
    <w:rsid w:val="003A6995"/>
    <w:rsid w:val="003A6F3C"/>
    <w:rsid w:val="003A74E8"/>
    <w:rsid w:val="003B00FB"/>
    <w:rsid w:val="003B05D6"/>
    <w:rsid w:val="003B089F"/>
    <w:rsid w:val="003B08DC"/>
    <w:rsid w:val="003B1799"/>
    <w:rsid w:val="003B1FC8"/>
    <w:rsid w:val="003B447C"/>
    <w:rsid w:val="003B4A11"/>
    <w:rsid w:val="003B5444"/>
    <w:rsid w:val="003B6917"/>
    <w:rsid w:val="003B724B"/>
    <w:rsid w:val="003B79BD"/>
    <w:rsid w:val="003C04CA"/>
    <w:rsid w:val="003C0B68"/>
    <w:rsid w:val="003C22C6"/>
    <w:rsid w:val="003C247D"/>
    <w:rsid w:val="003C2547"/>
    <w:rsid w:val="003C2D04"/>
    <w:rsid w:val="003C4F3C"/>
    <w:rsid w:val="003C57DA"/>
    <w:rsid w:val="003C5E0C"/>
    <w:rsid w:val="003C5F5B"/>
    <w:rsid w:val="003C6F13"/>
    <w:rsid w:val="003C74E5"/>
    <w:rsid w:val="003C780D"/>
    <w:rsid w:val="003C7F1A"/>
    <w:rsid w:val="003D0A1E"/>
    <w:rsid w:val="003D0BBB"/>
    <w:rsid w:val="003D13BE"/>
    <w:rsid w:val="003D1500"/>
    <w:rsid w:val="003D152A"/>
    <w:rsid w:val="003D2F4B"/>
    <w:rsid w:val="003D2FF4"/>
    <w:rsid w:val="003D31DC"/>
    <w:rsid w:val="003D3536"/>
    <w:rsid w:val="003D37BF"/>
    <w:rsid w:val="003D3DCD"/>
    <w:rsid w:val="003D3FBC"/>
    <w:rsid w:val="003D4046"/>
    <w:rsid w:val="003D40E1"/>
    <w:rsid w:val="003D53AA"/>
    <w:rsid w:val="003D562D"/>
    <w:rsid w:val="003D7AE9"/>
    <w:rsid w:val="003E0238"/>
    <w:rsid w:val="003E041A"/>
    <w:rsid w:val="003E0955"/>
    <w:rsid w:val="003E12F7"/>
    <w:rsid w:val="003E130F"/>
    <w:rsid w:val="003E1C5D"/>
    <w:rsid w:val="003E3635"/>
    <w:rsid w:val="003E3ACA"/>
    <w:rsid w:val="003E3E90"/>
    <w:rsid w:val="003E41E2"/>
    <w:rsid w:val="003E423E"/>
    <w:rsid w:val="003E43C2"/>
    <w:rsid w:val="003E470C"/>
    <w:rsid w:val="003E484B"/>
    <w:rsid w:val="003E4FEC"/>
    <w:rsid w:val="003E51B1"/>
    <w:rsid w:val="003E724B"/>
    <w:rsid w:val="003E7E5E"/>
    <w:rsid w:val="003F0A7D"/>
    <w:rsid w:val="003F0B53"/>
    <w:rsid w:val="003F0F84"/>
    <w:rsid w:val="003F1296"/>
    <w:rsid w:val="003F3026"/>
    <w:rsid w:val="003F3A6F"/>
    <w:rsid w:val="003F4EE0"/>
    <w:rsid w:val="003F5069"/>
    <w:rsid w:val="003F5215"/>
    <w:rsid w:val="003F5757"/>
    <w:rsid w:val="003F6742"/>
    <w:rsid w:val="003F693F"/>
    <w:rsid w:val="003F7570"/>
    <w:rsid w:val="003F7A26"/>
    <w:rsid w:val="003F7C9C"/>
    <w:rsid w:val="00400C2C"/>
    <w:rsid w:val="00401692"/>
    <w:rsid w:val="00401B29"/>
    <w:rsid w:val="00402450"/>
    <w:rsid w:val="00402E5A"/>
    <w:rsid w:val="0040331B"/>
    <w:rsid w:val="004036EA"/>
    <w:rsid w:val="00403BA9"/>
    <w:rsid w:val="00404939"/>
    <w:rsid w:val="00405EB6"/>
    <w:rsid w:val="00406BCC"/>
    <w:rsid w:val="00407265"/>
    <w:rsid w:val="004101E8"/>
    <w:rsid w:val="00411715"/>
    <w:rsid w:val="004119F8"/>
    <w:rsid w:val="00411B54"/>
    <w:rsid w:val="00411B70"/>
    <w:rsid w:val="00411D68"/>
    <w:rsid w:val="00411E42"/>
    <w:rsid w:val="0041332F"/>
    <w:rsid w:val="00413F39"/>
    <w:rsid w:val="00416284"/>
    <w:rsid w:val="00416E07"/>
    <w:rsid w:val="004175E1"/>
    <w:rsid w:val="004177FA"/>
    <w:rsid w:val="004205F2"/>
    <w:rsid w:val="0042167C"/>
    <w:rsid w:val="00421AB6"/>
    <w:rsid w:val="004221BF"/>
    <w:rsid w:val="00423A9F"/>
    <w:rsid w:val="00424005"/>
    <w:rsid w:val="00424F78"/>
    <w:rsid w:val="00425EFC"/>
    <w:rsid w:val="00426583"/>
    <w:rsid w:val="004269CC"/>
    <w:rsid w:val="004273A7"/>
    <w:rsid w:val="0042743B"/>
    <w:rsid w:val="00427E78"/>
    <w:rsid w:val="00427FFB"/>
    <w:rsid w:val="00430309"/>
    <w:rsid w:val="0043033F"/>
    <w:rsid w:val="00430592"/>
    <w:rsid w:val="00430797"/>
    <w:rsid w:val="004312DF"/>
    <w:rsid w:val="00432E1A"/>
    <w:rsid w:val="004333B6"/>
    <w:rsid w:val="00434C53"/>
    <w:rsid w:val="00440961"/>
    <w:rsid w:val="00441E8F"/>
    <w:rsid w:val="00441FAC"/>
    <w:rsid w:val="00442684"/>
    <w:rsid w:val="00443F08"/>
    <w:rsid w:val="00444037"/>
    <w:rsid w:val="0044419C"/>
    <w:rsid w:val="00444533"/>
    <w:rsid w:val="0044482B"/>
    <w:rsid w:val="0044541C"/>
    <w:rsid w:val="00445431"/>
    <w:rsid w:val="00445B5A"/>
    <w:rsid w:val="00446163"/>
    <w:rsid w:val="004465BD"/>
    <w:rsid w:val="00446F4B"/>
    <w:rsid w:val="00450DEA"/>
    <w:rsid w:val="00452841"/>
    <w:rsid w:val="00452E2A"/>
    <w:rsid w:val="004534F1"/>
    <w:rsid w:val="00453A70"/>
    <w:rsid w:val="00453E00"/>
    <w:rsid w:val="004555AB"/>
    <w:rsid w:val="00456128"/>
    <w:rsid w:val="00456350"/>
    <w:rsid w:val="004563CE"/>
    <w:rsid w:val="00457254"/>
    <w:rsid w:val="00457BBD"/>
    <w:rsid w:val="00462277"/>
    <w:rsid w:val="004626BC"/>
    <w:rsid w:val="0046375C"/>
    <w:rsid w:val="00463C13"/>
    <w:rsid w:val="004645A7"/>
    <w:rsid w:val="00465205"/>
    <w:rsid w:val="00467515"/>
    <w:rsid w:val="00467576"/>
    <w:rsid w:val="00467717"/>
    <w:rsid w:val="004678E2"/>
    <w:rsid w:val="00470CF3"/>
    <w:rsid w:val="00471768"/>
    <w:rsid w:val="00473A14"/>
    <w:rsid w:val="004767B2"/>
    <w:rsid w:val="00481C1D"/>
    <w:rsid w:val="0048211C"/>
    <w:rsid w:val="004827D4"/>
    <w:rsid w:val="004829EF"/>
    <w:rsid w:val="00482B8B"/>
    <w:rsid w:val="00483CC8"/>
    <w:rsid w:val="00484375"/>
    <w:rsid w:val="004844CD"/>
    <w:rsid w:val="00484730"/>
    <w:rsid w:val="00484875"/>
    <w:rsid w:val="00485144"/>
    <w:rsid w:val="0048566B"/>
    <w:rsid w:val="004860C5"/>
    <w:rsid w:val="00487C9A"/>
    <w:rsid w:val="004903E5"/>
    <w:rsid w:val="004905EB"/>
    <w:rsid w:val="00490A51"/>
    <w:rsid w:val="00490D5F"/>
    <w:rsid w:val="00490ED3"/>
    <w:rsid w:val="00491CA0"/>
    <w:rsid w:val="0049449B"/>
    <w:rsid w:val="00494E94"/>
    <w:rsid w:val="00496138"/>
    <w:rsid w:val="00496C0E"/>
    <w:rsid w:val="00496EE1"/>
    <w:rsid w:val="004A004E"/>
    <w:rsid w:val="004A0060"/>
    <w:rsid w:val="004A0601"/>
    <w:rsid w:val="004A1FE6"/>
    <w:rsid w:val="004A2A14"/>
    <w:rsid w:val="004A37AC"/>
    <w:rsid w:val="004A3FBF"/>
    <w:rsid w:val="004A6279"/>
    <w:rsid w:val="004A6453"/>
    <w:rsid w:val="004A6711"/>
    <w:rsid w:val="004A732F"/>
    <w:rsid w:val="004A7A9E"/>
    <w:rsid w:val="004A7EF5"/>
    <w:rsid w:val="004B0078"/>
    <w:rsid w:val="004B05E7"/>
    <w:rsid w:val="004B0676"/>
    <w:rsid w:val="004B0BE8"/>
    <w:rsid w:val="004B12B7"/>
    <w:rsid w:val="004B3AD4"/>
    <w:rsid w:val="004B3F4B"/>
    <w:rsid w:val="004B4178"/>
    <w:rsid w:val="004B4322"/>
    <w:rsid w:val="004B460C"/>
    <w:rsid w:val="004B4915"/>
    <w:rsid w:val="004B5290"/>
    <w:rsid w:val="004B5B6C"/>
    <w:rsid w:val="004B6189"/>
    <w:rsid w:val="004B63C9"/>
    <w:rsid w:val="004B764A"/>
    <w:rsid w:val="004B7901"/>
    <w:rsid w:val="004C0ADC"/>
    <w:rsid w:val="004C12BD"/>
    <w:rsid w:val="004C1313"/>
    <w:rsid w:val="004C3D6E"/>
    <w:rsid w:val="004C5193"/>
    <w:rsid w:val="004C6B5B"/>
    <w:rsid w:val="004D0E70"/>
    <w:rsid w:val="004D15E7"/>
    <w:rsid w:val="004D180D"/>
    <w:rsid w:val="004D1AD9"/>
    <w:rsid w:val="004D26BC"/>
    <w:rsid w:val="004D368C"/>
    <w:rsid w:val="004D375E"/>
    <w:rsid w:val="004D3DB0"/>
    <w:rsid w:val="004D3F46"/>
    <w:rsid w:val="004D51F9"/>
    <w:rsid w:val="004D63C8"/>
    <w:rsid w:val="004D65FA"/>
    <w:rsid w:val="004D66A6"/>
    <w:rsid w:val="004D681B"/>
    <w:rsid w:val="004D7CA2"/>
    <w:rsid w:val="004E0109"/>
    <w:rsid w:val="004E0618"/>
    <w:rsid w:val="004E358D"/>
    <w:rsid w:val="004E426B"/>
    <w:rsid w:val="004E42C0"/>
    <w:rsid w:val="004E48ED"/>
    <w:rsid w:val="004E4D45"/>
    <w:rsid w:val="004E5389"/>
    <w:rsid w:val="004E570F"/>
    <w:rsid w:val="004E5ECE"/>
    <w:rsid w:val="004E6B4F"/>
    <w:rsid w:val="004E7495"/>
    <w:rsid w:val="004F065B"/>
    <w:rsid w:val="004F0740"/>
    <w:rsid w:val="004F0A16"/>
    <w:rsid w:val="004F11E9"/>
    <w:rsid w:val="004F143D"/>
    <w:rsid w:val="004F17CA"/>
    <w:rsid w:val="004F20FE"/>
    <w:rsid w:val="004F2961"/>
    <w:rsid w:val="004F37C5"/>
    <w:rsid w:val="004F4BF7"/>
    <w:rsid w:val="004F530B"/>
    <w:rsid w:val="004F557A"/>
    <w:rsid w:val="004F5813"/>
    <w:rsid w:val="004F5A4E"/>
    <w:rsid w:val="004F5B64"/>
    <w:rsid w:val="004F6B7D"/>
    <w:rsid w:val="004F7093"/>
    <w:rsid w:val="004F7C77"/>
    <w:rsid w:val="005016E3"/>
    <w:rsid w:val="005016EE"/>
    <w:rsid w:val="00503779"/>
    <w:rsid w:val="005047EC"/>
    <w:rsid w:val="00504989"/>
    <w:rsid w:val="005072B0"/>
    <w:rsid w:val="005073FC"/>
    <w:rsid w:val="00507B5B"/>
    <w:rsid w:val="00507B6D"/>
    <w:rsid w:val="00507F21"/>
    <w:rsid w:val="005104BD"/>
    <w:rsid w:val="00510596"/>
    <w:rsid w:val="00510996"/>
    <w:rsid w:val="00511034"/>
    <w:rsid w:val="00513631"/>
    <w:rsid w:val="0051372D"/>
    <w:rsid w:val="0051457B"/>
    <w:rsid w:val="0051529B"/>
    <w:rsid w:val="00515CCB"/>
    <w:rsid w:val="00516F1D"/>
    <w:rsid w:val="0051706F"/>
    <w:rsid w:val="005178B1"/>
    <w:rsid w:val="00517A36"/>
    <w:rsid w:val="00520025"/>
    <w:rsid w:val="005211C8"/>
    <w:rsid w:val="00522B51"/>
    <w:rsid w:val="00522E1B"/>
    <w:rsid w:val="00523BF3"/>
    <w:rsid w:val="005241E7"/>
    <w:rsid w:val="00524CD7"/>
    <w:rsid w:val="00525010"/>
    <w:rsid w:val="0052601A"/>
    <w:rsid w:val="00526F19"/>
    <w:rsid w:val="00527A75"/>
    <w:rsid w:val="0053065C"/>
    <w:rsid w:val="00530AF1"/>
    <w:rsid w:val="00531493"/>
    <w:rsid w:val="00531517"/>
    <w:rsid w:val="005315E8"/>
    <w:rsid w:val="00531A10"/>
    <w:rsid w:val="00532206"/>
    <w:rsid w:val="005322B1"/>
    <w:rsid w:val="0053242D"/>
    <w:rsid w:val="00532B24"/>
    <w:rsid w:val="00534669"/>
    <w:rsid w:val="00534DD2"/>
    <w:rsid w:val="00534E64"/>
    <w:rsid w:val="005352C7"/>
    <w:rsid w:val="0053607C"/>
    <w:rsid w:val="00536329"/>
    <w:rsid w:val="005367BF"/>
    <w:rsid w:val="00536EDC"/>
    <w:rsid w:val="005376C0"/>
    <w:rsid w:val="00537BCC"/>
    <w:rsid w:val="00537D76"/>
    <w:rsid w:val="00541012"/>
    <w:rsid w:val="00542A59"/>
    <w:rsid w:val="00542A6F"/>
    <w:rsid w:val="00542CEA"/>
    <w:rsid w:val="00543B8C"/>
    <w:rsid w:val="00546964"/>
    <w:rsid w:val="00546983"/>
    <w:rsid w:val="005503FA"/>
    <w:rsid w:val="0055125F"/>
    <w:rsid w:val="00551BCD"/>
    <w:rsid w:val="00552AF1"/>
    <w:rsid w:val="0055383E"/>
    <w:rsid w:val="00553E64"/>
    <w:rsid w:val="00554CC6"/>
    <w:rsid w:val="005558B1"/>
    <w:rsid w:val="005559FB"/>
    <w:rsid w:val="00555CE5"/>
    <w:rsid w:val="0055667B"/>
    <w:rsid w:val="00556896"/>
    <w:rsid w:val="00557C8D"/>
    <w:rsid w:val="00557CE6"/>
    <w:rsid w:val="00560020"/>
    <w:rsid w:val="005630AF"/>
    <w:rsid w:val="00564508"/>
    <w:rsid w:val="00565CC8"/>
    <w:rsid w:val="005671B2"/>
    <w:rsid w:val="00567530"/>
    <w:rsid w:val="005678AB"/>
    <w:rsid w:val="00570466"/>
    <w:rsid w:val="00571A37"/>
    <w:rsid w:val="00571AA4"/>
    <w:rsid w:val="0057315D"/>
    <w:rsid w:val="005737DB"/>
    <w:rsid w:val="0057399B"/>
    <w:rsid w:val="00574B1C"/>
    <w:rsid w:val="00574B5C"/>
    <w:rsid w:val="0057561A"/>
    <w:rsid w:val="005756D2"/>
    <w:rsid w:val="00576B79"/>
    <w:rsid w:val="00576D10"/>
    <w:rsid w:val="00577766"/>
    <w:rsid w:val="00577EF0"/>
    <w:rsid w:val="00580D31"/>
    <w:rsid w:val="005832E2"/>
    <w:rsid w:val="005837EB"/>
    <w:rsid w:val="00585519"/>
    <w:rsid w:val="00586292"/>
    <w:rsid w:val="0058691C"/>
    <w:rsid w:val="005869FC"/>
    <w:rsid w:val="00590979"/>
    <w:rsid w:val="00591814"/>
    <w:rsid w:val="005921E4"/>
    <w:rsid w:val="00592BAA"/>
    <w:rsid w:val="00592D9A"/>
    <w:rsid w:val="00594159"/>
    <w:rsid w:val="005947BC"/>
    <w:rsid w:val="00596824"/>
    <w:rsid w:val="00596C02"/>
    <w:rsid w:val="0059707F"/>
    <w:rsid w:val="005976E9"/>
    <w:rsid w:val="00597F82"/>
    <w:rsid w:val="005A055E"/>
    <w:rsid w:val="005A27B2"/>
    <w:rsid w:val="005A2E88"/>
    <w:rsid w:val="005A511F"/>
    <w:rsid w:val="005A5E0A"/>
    <w:rsid w:val="005A7433"/>
    <w:rsid w:val="005A77B8"/>
    <w:rsid w:val="005B0795"/>
    <w:rsid w:val="005B0E25"/>
    <w:rsid w:val="005B2047"/>
    <w:rsid w:val="005B2803"/>
    <w:rsid w:val="005B2C2E"/>
    <w:rsid w:val="005B3158"/>
    <w:rsid w:val="005B3586"/>
    <w:rsid w:val="005B36EE"/>
    <w:rsid w:val="005B44F9"/>
    <w:rsid w:val="005B4E29"/>
    <w:rsid w:val="005B57AA"/>
    <w:rsid w:val="005B5C6D"/>
    <w:rsid w:val="005B5E7A"/>
    <w:rsid w:val="005B658D"/>
    <w:rsid w:val="005B6A0E"/>
    <w:rsid w:val="005C0451"/>
    <w:rsid w:val="005C0728"/>
    <w:rsid w:val="005C0A10"/>
    <w:rsid w:val="005C11B4"/>
    <w:rsid w:val="005C17B7"/>
    <w:rsid w:val="005C182B"/>
    <w:rsid w:val="005C1F68"/>
    <w:rsid w:val="005C24DC"/>
    <w:rsid w:val="005C3135"/>
    <w:rsid w:val="005C33A5"/>
    <w:rsid w:val="005C3C86"/>
    <w:rsid w:val="005C5A0B"/>
    <w:rsid w:val="005C5ED2"/>
    <w:rsid w:val="005C6730"/>
    <w:rsid w:val="005C69C0"/>
    <w:rsid w:val="005C7287"/>
    <w:rsid w:val="005D0A05"/>
    <w:rsid w:val="005D0CEC"/>
    <w:rsid w:val="005D0EF0"/>
    <w:rsid w:val="005D211F"/>
    <w:rsid w:val="005D2B5E"/>
    <w:rsid w:val="005D2D2F"/>
    <w:rsid w:val="005D30A3"/>
    <w:rsid w:val="005D5EAF"/>
    <w:rsid w:val="005D7FCC"/>
    <w:rsid w:val="005E006E"/>
    <w:rsid w:val="005E06AE"/>
    <w:rsid w:val="005E0B2A"/>
    <w:rsid w:val="005E0C65"/>
    <w:rsid w:val="005E3519"/>
    <w:rsid w:val="005E4730"/>
    <w:rsid w:val="005E4925"/>
    <w:rsid w:val="005E4CB0"/>
    <w:rsid w:val="005E4EC7"/>
    <w:rsid w:val="005E6745"/>
    <w:rsid w:val="005E67C5"/>
    <w:rsid w:val="005E6B2C"/>
    <w:rsid w:val="005E6F87"/>
    <w:rsid w:val="005E73DA"/>
    <w:rsid w:val="005E7C3A"/>
    <w:rsid w:val="005E7E45"/>
    <w:rsid w:val="005E7E90"/>
    <w:rsid w:val="005E7F48"/>
    <w:rsid w:val="005F17D2"/>
    <w:rsid w:val="005F238A"/>
    <w:rsid w:val="005F37D2"/>
    <w:rsid w:val="005F3C6B"/>
    <w:rsid w:val="005F557B"/>
    <w:rsid w:val="005F667E"/>
    <w:rsid w:val="005F6B0E"/>
    <w:rsid w:val="005F6DAA"/>
    <w:rsid w:val="005F6FE7"/>
    <w:rsid w:val="00600B45"/>
    <w:rsid w:val="00601040"/>
    <w:rsid w:val="006020B8"/>
    <w:rsid w:val="0060271F"/>
    <w:rsid w:val="00602EE4"/>
    <w:rsid w:val="00603BB5"/>
    <w:rsid w:val="00604826"/>
    <w:rsid w:val="00604D69"/>
    <w:rsid w:val="0060559E"/>
    <w:rsid w:val="00606F2A"/>
    <w:rsid w:val="0060754E"/>
    <w:rsid w:val="00611910"/>
    <w:rsid w:val="00614C47"/>
    <w:rsid w:val="006158CD"/>
    <w:rsid w:val="00615BF2"/>
    <w:rsid w:val="00615F85"/>
    <w:rsid w:val="00616B88"/>
    <w:rsid w:val="006179BD"/>
    <w:rsid w:val="00617A12"/>
    <w:rsid w:val="00620BCA"/>
    <w:rsid w:val="00621551"/>
    <w:rsid w:val="00621554"/>
    <w:rsid w:val="00621D69"/>
    <w:rsid w:val="00621FF1"/>
    <w:rsid w:val="0062222D"/>
    <w:rsid w:val="006231F0"/>
    <w:rsid w:val="006238A4"/>
    <w:rsid w:val="00623C24"/>
    <w:rsid w:val="006274EB"/>
    <w:rsid w:val="0063040B"/>
    <w:rsid w:val="00635928"/>
    <w:rsid w:val="00635C1E"/>
    <w:rsid w:val="00635FFA"/>
    <w:rsid w:val="006368A4"/>
    <w:rsid w:val="00636C09"/>
    <w:rsid w:val="006372D6"/>
    <w:rsid w:val="006406B2"/>
    <w:rsid w:val="00640EE0"/>
    <w:rsid w:val="00641653"/>
    <w:rsid w:val="00641C4D"/>
    <w:rsid w:val="00642FDB"/>
    <w:rsid w:val="006445DE"/>
    <w:rsid w:val="006446B5"/>
    <w:rsid w:val="00644A52"/>
    <w:rsid w:val="00644B95"/>
    <w:rsid w:val="00644D26"/>
    <w:rsid w:val="006477E5"/>
    <w:rsid w:val="0065043D"/>
    <w:rsid w:val="00650E55"/>
    <w:rsid w:val="00651A03"/>
    <w:rsid w:val="00652141"/>
    <w:rsid w:val="006529DE"/>
    <w:rsid w:val="006531DE"/>
    <w:rsid w:val="00653480"/>
    <w:rsid w:val="006565AC"/>
    <w:rsid w:val="006567CB"/>
    <w:rsid w:val="00656B76"/>
    <w:rsid w:val="006606B7"/>
    <w:rsid w:val="00661CF3"/>
    <w:rsid w:val="00661E46"/>
    <w:rsid w:val="00662363"/>
    <w:rsid w:val="0066377D"/>
    <w:rsid w:val="00663928"/>
    <w:rsid w:val="00663C2C"/>
    <w:rsid w:val="0066400C"/>
    <w:rsid w:val="006642A4"/>
    <w:rsid w:val="0066458B"/>
    <w:rsid w:val="006648C5"/>
    <w:rsid w:val="006649E9"/>
    <w:rsid w:val="00666A40"/>
    <w:rsid w:val="00667F47"/>
    <w:rsid w:val="006713EE"/>
    <w:rsid w:val="006719EE"/>
    <w:rsid w:val="00671C6A"/>
    <w:rsid w:val="006731A3"/>
    <w:rsid w:val="00673777"/>
    <w:rsid w:val="006746CF"/>
    <w:rsid w:val="00675061"/>
    <w:rsid w:val="00676AD1"/>
    <w:rsid w:val="00677329"/>
    <w:rsid w:val="00677671"/>
    <w:rsid w:val="00680593"/>
    <w:rsid w:val="006805B1"/>
    <w:rsid w:val="0068184F"/>
    <w:rsid w:val="00682169"/>
    <w:rsid w:val="006829FE"/>
    <w:rsid w:val="00682CB4"/>
    <w:rsid w:val="00684889"/>
    <w:rsid w:val="006848A3"/>
    <w:rsid w:val="00684FDE"/>
    <w:rsid w:val="00685E39"/>
    <w:rsid w:val="00685E56"/>
    <w:rsid w:val="00686B3C"/>
    <w:rsid w:val="006901E4"/>
    <w:rsid w:val="00691BFC"/>
    <w:rsid w:val="00692176"/>
    <w:rsid w:val="006929BD"/>
    <w:rsid w:val="00692E4C"/>
    <w:rsid w:val="00693E4D"/>
    <w:rsid w:val="006941D7"/>
    <w:rsid w:val="006955B4"/>
    <w:rsid w:val="00695F73"/>
    <w:rsid w:val="006960B6"/>
    <w:rsid w:val="0069647E"/>
    <w:rsid w:val="00696658"/>
    <w:rsid w:val="00696DAA"/>
    <w:rsid w:val="00696E15"/>
    <w:rsid w:val="00697861"/>
    <w:rsid w:val="006A0CF1"/>
    <w:rsid w:val="006A124E"/>
    <w:rsid w:val="006A290A"/>
    <w:rsid w:val="006A3030"/>
    <w:rsid w:val="006A321A"/>
    <w:rsid w:val="006A32E9"/>
    <w:rsid w:val="006A3F23"/>
    <w:rsid w:val="006A467D"/>
    <w:rsid w:val="006A4D24"/>
    <w:rsid w:val="006A512B"/>
    <w:rsid w:val="006A5D76"/>
    <w:rsid w:val="006A68A8"/>
    <w:rsid w:val="006B0946"/>
    <w:rsid w:val="006B2CFB"/>
    <w:rsid w:val="006B36B8"/>
    <w:rsid w:val="006B41DF"/>
    <w:rsid w:val="006B4C83"/>
    <w:rsid w:val="006B500D"/>
    <w:rsid w:val="006B56EC"/>
    <w:rsid w:val="006B5725"/>
    <w:rsid w:val="006B5C0D"/>
    <w:rsid w:val="006B6CF9"/>
    <w:rsid w:val="006B70E5"/>
    <w:rsid w:val="006C015D"/>
    <w:rsid w:val="006C137A"/>
    <w:rsid w:val="006C1956"/>
    <w:rsid w:val="006C3F20"/>
    <w:rsid w:val="006C4FE7"/>
    <w:rsid w:val="006C50CC"/>
    <w:rsid w:val="006C75DC"/>
    <w:rsid w:val="006C7870"/>
    <w:rsid w:val="006C7912"/>
    <w:rsid w:val="006D09E2"/>
    <w:rsid w:val="006D127D"/>
    <w:rsid w:val="006D14ED"/>
    <w:rsid w:val="006D1514"/>
    <w:rsid w:val="006D22BF"/>
    <w:rsid w:val="006D257C"/>
    <w:rsid w:val="006D2A00"/>
    <w:rsid w:val="006D2EE8"/>
    <w:rsid w:val="006D2FC8"/>
    <w:rsid w:val="006D3A29"/>
    <w:rsid w:val="006D4F9A"/>
    <w:rsid w:val="006D567A"/>
    <w:rsid w:val="006D5D37"/>
    <w:rsid w:val="006D66E0"/>
    <w:rsid w:val="006D6A7E"/>
    <w:rsid w:val="006D78BE"/>
    <w:rsid w:val="006E01FB"/>
    <w:rsid w:val="006E23A9"/>
    <w:rsid w:val="006E25FC"/>
    <w:rsid w:val="006E34CA"/>
    <w:rsid w:val="006E3744"/>
    <w:rsid w:val="006E39A8"/>
    <w:rsid w:val="006E3F28"/>
    <w:rsid w:val="006E4740"/>
    <w:rsid w:val="006E580A"/>
    <w:rsid w:val="006E594F"/>
    <w:rsid w:val="006E656E"/>
    <w:rsid w:val="006E67AD"/>
    <w:rsid w:val="006E795C"/>
    <w:rsid w:val="006F02A9"/>
    <w:rsid w:val="006F07B7"/>
    <w:rsid w:val="006F2335"/>
    <w:rsid w:val="006F4D65"/>
    <w:rsid w:val="006F5A5C"/>
    <w:rsid w:val="006F5DD9"/>
    <w:rsid w:val="006F5F22"/>
    <w:rsid w:val="006F67BA"/>
    <w:rsid w:val="006F6C59"/>
    <w:rsid w:val="006F706C"/>
    <w:rsid w:val="006F73B9"/>
    <w:rsid w:val="00700447"/>
    <w:rsid w:val="0070097B"/>
    <w:rsid w:val="00701EC2"/>
    <w:rsid w:val="0070328F"/>
    <w:rsid w:val="0070381D"/>
    <w:rsid w:val="007040E7"/>
    <w:rsid w:val="007054BD"/>
    <w:rsid w:val="007059A6"/>
    <w:rsid w:val="00706B3C"/>
    <w:rsid w:val="00710B73"/>
    <w:rsid w:val="007115F9"/>
    <w:rsid w:val="0071162D"/>
    <w:rsid w:val="00711A02"/>
    <w:rsid w:val="00712F14"/>
    <w:rsid w:val="00713939"/>
    <w:rsid w:val="00714908"/>
    <w:rsid w:val="00714D18"/>
    <w:rsid w:val="0071567E"/>
    <w:rsid w:val="00715A92"/>
    <w:rsid w:val="0071640C"/>
    <w:rsid w:val="007165D2"/>
    <w:rsid w:val="007224BC"/>
    <w:rsid w:val="007225BB"/>
    <w:rsid w:val="0072306A"/>
    <w:rsid w:val="0072379A"/>
    <w:rsid w:val="0072566B"/>
    <w:rsid w:val="00725D92"/>
    <w:rsid w:val="00726403"/>
    <w:rsid w:val="007275DE"/>
    <w:rsid w:val="007300B0"/>
    <w:rsid w:val="0073046B"/>
    <w:rsid w:val="00730C91"/>
    <w:rsid w:val="00730F1F"/>
    <w:rsid w:val="00730FF5"/>
    <w:rsid w:val="00732C6E"/>
    <w:rsid w:val="00733EA6"/>
    <w:rsid w:val="00734A3A"/>
    <w:rsid w:val="00734E24"/>
    <w:rsid w:val="00735718"/>
    <w:rsid w:val="00736D79"/>
    <w:rsid w:val="0073767C"/>
    <w:rsid w:val="007376F7"/>
    <w:rsid w:val="00737759"/>
    <w:rsid w:val="007404E0"/>
    <w:rsid w:val="0074074F"/>
    <w:rsid w:val="007437D8"/>
    <w:rsid w:val="00745E02"/>
    <w:rsid w:val="00745F0F"/>
    <w:rsid w:val="00746404"/>
    <w:rsid w:val="00746A35"/>
    <w:rsid w:val="00750323"/>
    <w:rsid w:val="00751161"/>
    <w:rsid w:val="0075322B"/>
    <w:rsid w:val="00753F5A"/>
    <w:rsid w:val="00754000"/>
    <w:rsid w:val="00755084"/>
    <w:rsid w:val="00755A1C"/>
    <w:rsid w:val="00755AD6"/>
    <w:rsid w:val="00755D05"/>
    <w:rsid w:val="00756B0C"/>
    <w:rsid w:val="00760A61"/>
    <w:rsid w:val="00760F0B"/>
    <w:rsid w:val="007611F3"/>
    <w:rsid w:val="00761240"/>
    <w:rsid w:val="00762BB0"/>
    <w:rsid w:val="007630F2"/>
    <w:rsid w:val="00763B1C"/>
    <w:rsid w:val="00764A45"/>
    <w:rsid w:val="00764F71"/>
    <w:rsid w:val="00765304"/>
    <w:rsid w:val="0076670A"/>
    <w:rsid w:val="00767AFC"/>
    <w:rsid w:val="00767EBA"/>
    <w:rsid w:val="00770566"/>
    <w:rsid w:val="00770DCA"/>
    <w:rsid w:val="00770DF1"/>
    <w:rsid w:val="00772CC0"/>
    <w:rsid w:val="0077351F"/>
    <w:rsid w:val="00773D9C"/>
    <w:rsid w:val="00774F61"/>
    <w:rsid w:val="00775D78"/>
    <w:rsid w:val="00775E64"/>
    <w:rsid w:val="007763B0"/>
    <w:rsid w:val="00776B32"/>
    <w:rsid w:val="007774B6"/>
    <w:rsid w:val="007801C9"/>
    <w:rsid w:val="0078066E"/>
    <w:rsid w:val="0078101E"/>
    <w:rsid w:val="007819FB"/>
    <w:rsid w:val="007822FF"/>
    <w:rsid w:val="007827AA"/>
    <w:rsid w:val="00782C08"/>
    <w:rsid w:val="007846E3"/>
    <w:rsid w:val="00785A76"/>
    <w:rsid w:val="00786C20"/>
    <w:rsid w:val="0078728A"/>
    <w:rsid w:val="0078740B"/>
    <w:rsid w:val="007879A5"/>
    <w:rsid w:val="00787C0A"/>
    <w:rsid w:val="00791585"/>
    <w:rsid w:val="0079312C"/>
    <w:rsid w:val="00793B1C"/>
    <w:rsid w:val="00794C0D"/>
    <w:rsid w:val="00795234"/>
    <w:rsid w:val="007953AB"/>
    <w:rsid w:val="00795E79"/>
    <w:rsid w:val="007970DC"/>
    <w:rsid w:val="007A03E7"/>
    <w:rsid w:val="007A097E"/>
    <w:rsid w:val="007A0A06"/>
    <w:rsid w:val="007A26CD"/>
    <w:rsid w:val="007A2ACF"/>
    <w:rsid w:val="007A36C7"/>
    <w:rsid w:val="007A4214"/>
    <w:rsid w:val="007A4C01"/>
    <w:rsid w:val="007A53BC"/>
    <w:rsid w:val="007A5A94"/>
    <w:rsid w:val="007A5B02"/>
    <w:rsid w:val="007A61C2"/>
    <w:rsid w:val="007A7B88"/>
    <w:rsid w:val="007B043E"/>
    <w:rsid w:val="007B053B"/>
    <w:rsid w:val="007B068B"/>
    <w:rsid w:val="007B19F2"/>
    <w:rsid w:val="007B1C4E"/>
    <w:rsid w:val="007B3961"/>
    <w:rsid w:val="007B4103"/>
    <w:rsid w:val="007B4918"/>
    <w:rsid w:val="007B5EE8"/>
    <w:rsid w:val="007B624F"/>
    <w:rsid w:val="007B65EE"/>
    <w:rsid w:val="007B6DC9"/>
    <w:rsid w:val="007B76C9"/>
    <w:rsid w:val="007B7B83"/>
    <w:rsid w:val="007B7DD7"/>
    <w:rsid w:val="007C2B63"/>
    <w:rsid w:val="007C3972"/>
    <w:rsid w:val="007C3A7B"/>
    <w:rsid w:val="007C403D"/>
    <w:rsid w:val="007C4144"/>
    <w:rsid w:val="007C4EB5"/>
    <w:rsid w:val="007C50FB"/>
    <w:rsid w:val="007C55F0"/>
    <w:rsid w:val="007C73C7"/>
    <w:rsid w:val="007D0CAC"/>
    <w:rsid w:val="007D1403"/>
    <w:rsid w:val="007D1B0A"/>
    <w:rsid w:val="007D1FDF"/>
    <w:rsid w:val="007D31B5"/>
    <w:rsid w:val="007D3837"/>
    <w:rsid w:val="007D499D"/>
    <w:rsid w:val="007D606F"/>
    <w:rsid w:val="007D6C6F"/>
    <w:rsid w:val="007D6DD2"/>
    <w:rsid w:val="007D702A"/>
    <w:rsid w:val="007D750A"/>
    <w:rsid w:val="007E1336"/>
    <w:rsid w:val="007E160D"/>
    <w:rsid w:val="007E1880"/>
    <w:rsid w:val="007E1D2E"/>
    <w:rsid w:val="007E327C"/>
    <w:rsid w:val="007E4526"/>
    <w:rsid w:val="007E502A"/>
    <w:rsid w:val="007E558C"/>
    <w:rsid w:val="007E599B"/>
    <w:rsid w:val="007E7962"/>
    <w:rsid w:val="007F0646"/>
    <w:rsid w:val="007F0AB1"/>
    <w:rsid w:val="007F226B"/>
    <w:rsid w:val="007F243F"/>
    <w:rsid w:val="007F29CA"/>
    <w:rsid w:val="007F32DA"/>
    <w:rsid w:val="007F3711"/>
    <w:rsid w:val="007F3E0D"/>
    <w:rsid w:val="007F4339"/>
    <w:rsid w:val="007F45D2"/>
    <w:rsid w:val="007F48FB"/>
    <w:rsid w:val="007F5857"/>
    <w:rsid w:val="007F6DEA"/>
    <w:rsid w:val="007F72DB"/>
    <w:rsid w:val="007F72FF"/>
    <w:rsid w:val="00800B05"/>
    <w:rsid w:val="00800B47"/>
    <w:rsid w:val="00800FD7"/>
    <w:rsid w:val="00801422"/>
    <w:rsid w:val="00802125"/>
    <w:rsid w:val="008046A2"/>
    <w:rsid w:val="0080483A"/>
    <w:rsid w:val="00804A26"/>
    <w:rsid w:val="00804A38"/>
    <w:rsid w:val="008064CD"/>
    <w:rsid w:val="00806718"/>
    <w:rsid w:val="00806CE2"/>
    <w:rsid w:val="008112C0"/>
    <w:rsid w:val="00812198"/>
    <w:rsid w:val="008146D1"/>
    <w:rsid w:val="008149B2"/>
    <w:rsid w:val="00814F35"/>
    <w:rsid w:val="00816271"/>
    <w:rsid w:val="00816B20"/>
    <w:rsid w:val="0081738E"/>
    <w:rsid w:val="0081738F"/>
    <w:rsid w:val="008176FA"/>
    <w:rsid w:val="00817FAC"/>
    <w:rsid w:val="00820560"/>
    <w:rsid w:val="00821479"/>
    <w:rsid w:val="008214B1"/>
    <w:rsid w:val="00822343"/>
    <w:rsid w:val="00822908"/>
    <w:rsid w:val="00823EE8"/>
    <w:rsid w:val="0082420D"/>
    <w:rsid w:val="008249BE"/>
    <w:rsid w:val="00824BB6"/>
    <w:rsid w:val="00826215"/>
    <w:rsid w:val="00826737"/>
    <w:rsid w:val="00826C25"/>
    <w:rsid w:val="00826DF0"/>
    <w:rsid w:val="0082706A"/>
    <w:rsid w:val="008278B0"/>
    <w:rsid w:val="008303C0"/>
    <w:rsid w:val="008313C6"/>
    <w:rsid w:val="00831D6C"/>
    <w:rsid w:val="00833A51"/>
    <w:rsid w:val="00835596"/>
    <w:rsid w:val="00835710"/>
    <w:rsid w:val="00836AE6"/>
    <w:rsid w:val="00836B96"/>
    <w:rsid w:val="00837382"/>
    <w:rsid w:val="00841D9F"/>
    <w:rsid w:val="00841F50"/>
    <w:rsid w:val="00842CEF"/>
    <w:rsid w:val="008433A3"/>
    <w:rsid w:val="00844E19"/>
    <w:rsid w:val="0084624F"/>
    <w:rsid w:val="008464A6"/>
    <w:rsid w:val="00846CC0"/>
    <w:rsid w:val="008473BC"/>
    <w:rsid w:val="00850218"/>
    <w:rsid w:val="0085066D"/>
    <w:rsid w:val="00850CBB"/>
    <w:rsid w:val="00852FD7"/>
    <w:rsid w:val="00853D55"/>
    <w:rsid w:val="008548B5"/>
    <w:rsid w:val="008556CE"/>
    <w:rsid w:val="00855A3A"/>
    <w:rsid w:val="00856FA3"/>
    <w:rsid w:val="008571A8"/>
    <w:rsid w:val="00857277"/>
    <w:rsid w:val="008576F9"/>
    <w:rsid w:val="00857878"/>
    <w:rsid w:val="00857BB4"/>
    <w:rsid w:val="00857DD7"/>
    <w:rsid w:val="0086031E"/>
    <w:rsid w:val="0086055A"/>
    <w:rsid w:val="00862692"/>
    <w:rsid w:val="00863229"/>
    <w:rsid w:val="008635FA"/>
    <w:rsid w:val="00864322"/>
    <w:rsid w:val="008648F0"/>
    <w:rsid w:val="00864A58"/>
    <w:rsid w:val="0086535A"/>
    <w:rsid w:val="00865745"/>
    <w:rsid w:val="008657A5"/>
    <w:rsid w:val="008672A6"/>
    <w:rsid w:val="00867850"/>
    <w:rsid w:val="00867A15"/>
    <w:rsid w:val="00870083"/>
    <w:rsid w:val="00871CE1"/>
    <w:rsid w:val="00871EA4"/>
    <w:rsid w:val="00871EE7"/>
    <w:rsid w:val="008724DF"/>
    <w:rsid w:val="00875318"/>
    <w:rsid w:val="00876FC3"/>
    <w:rsid w:val="008777C6"/>
    <w:rsid w:val="00877C17"/>
    <w:rsid w:val="00880A05"/>
    <w:rsid w:val="008813B1"/>
    <w:rsid w:val="008830CF"/>
    <w:rsid w:val="00883390"/>
    <w:rsid w:val="008836BB"/>
    <w:rsid w:val="00883D3B"/>
    <w:rsid w:val="008849C3"/>
    <w:rsid w:val="00884D21"/>
    <w:rsid w:val="008853F6"/>
    <w:rsid w:val="0088575D"/>
    <w:rsid w:val="00885ACB"/>
    <w:rsid w:val="008863A0"/>
    <w:rsid w:val="008870F9"/>
    <w:rsid w:val="0088720A"/>
    <w:rsid w:val="00887262"/>
    <w:rsid w:val="00887415"/>
    <w:rsid w:val="00887F7D"/>
    <w:rsid w:val="008906BC"/>
    <w:rsid w:val="00892492"/>
    <w:rsid w:val="0089283D"/>
    <w:rsid w:val="00892F57"/>
    <w:rsid w:val="00893580"/>
    <w:rsid w:val="00893C31"/>
    <w:rsid w:val="008941E6"/>
    <w:rsid w:val="00894316"/>
    <w:rsid w:val="008947EA"/>
    <w:rsid w:val="00894E43"/>
    <w:rsid w:val="0089503A"/>
    <w:rsid w:val="00895761"/>
    <w:rsid w:val="00895D09"/>
    <w:rsid w:val="0089604F"/>
    <w:rsid w:val="008963B6"/>
    <w:rsid w:val="00897032"/>
    <w:rsid w:val="00897EBE"/>
    <w:rsid w:val="008A0A45"/>
    <w:rsid w:val="008A1815"/>
    <w:rsid w:val="008A19EA"/>
    <w:rsid w:val="008A30F7"/>
    <w:rsid w:val="008A4A5D"/>
    <w:rsid w:val="008A6880"/>
    <w:rsid w:val="008A722C"/>
    <w:rsid w:val="008A78A6"/>
    <w:rsid w:val="008B0D25"/>
    <w:rsid w:val="008B2AC6"/>
    <w:rsid w:val="008B37B8"/>
    <w:rsid w:val="008B4ED9"/>
    <w:rsid w:val="008B60C7"/>
    <w:rsid w:val="008B6A93"/>
    <w:rsid w:val="008B7BC2"/>
    <w:rsid w:val="008C0082"/>
    <w:rsid w:val="008C00DF"/>
    <w:rsid w:val="008C0E4E"/>
    <w:rsid w:val="008C0EC0"/>
    <w:rsid w:val="008C1778"/>
    <w:rsid w:val="008C17C6"/>
    <w:rsid w:val="008C22B9"/>
    <w:rsid w:val="008C25AE"/>
    <w:rsid w:val="008C2DFE"/>
    <w:rsid w:val="008C404B"/>
    <w:rsid w:val="008C48BC"/>
    <w:rsid w:val="008C4D73"/>
    <w:rsid w:val="008C7A8C"/>
    <w:rsid w:val="008D0921"/>
    <w:rsid w:val="008D0B9E"/>
    <w:rsid w:val="008D0DE9"/>
    <w:rsid w:val="008D22EC"/>
    <w:rsid w:val="008D4E66"/>
    <w:rsid w:val="008D633D"/>
    <w:rsid w:val="008D705F"/>
    <w:rsid w:val="008E13ED"/>
    <w:rsid w:val="008E1649"/>
    <w:rsid w:val="008E3ABE"/>
    <w:rsid w:val="008E511A"/>
    <w:rsid w:val="008E5CB6"/>
    <w:rsid w:val="008E6E3E"/>
    <w:rsid w:val="008E702F"/>
    <w:rsid w:val="008E7280"/>
    <w:rsid w:val="008E7E24"/>
    <w:rsid w:val="008F2099"/>
    <w:rsid w:val="008F2488"/>
    <w:rsid w:val="008F2A6E"/>
    <w:rsid w:val="008F36DA"/>
    <w:rsid w:val="008F3772"/>
    <w:rsid w:val="008F380E"/>
    <w:rsid w:val="008F467C"/>
    <w:rsid w:val="008F4AF1"/>
    <w:rsid w:val="008F5020"/>
    <w:rsid w:val="008F5580"/>
    <w:rsid w:val="008F78B1"/>
    <w:rsid w:val="008F7CAF"/>
    <w:rsid w:val="00900662"/>
    <w:rsid w:val="009010F4"/>
    <w:rsid w:val="00901880"/>
    <w:rsid w:val="00902BEE"/>
    <w:rsid w:val="00903AEC"/>
    <w:rsid w:val="00903B2A"/>
    <w:rsid w:val="00903E8A"/>
    <w:rsid w:val="0090400A"/>
    <w:rsid w:val="0090404F"/>
    <w:rsid w:val="00905DD3"/>
    <w:rsid w:val="00906A5E"/>
    <w:rsid w:val="00906D17"/>
    <w:rsid w:val="00907060"/>
    <w:rsid w:val="0090714B"/>
    <w:rsid w:val="00907EFA"/>
    <w:rsid w:val="00910449"/>
    <w:rsid w:val="00910AF6"/>
    <w:rsid w:val="00911A29"/>
    <w:rsid w:val="00912E11"/>
    <w:rsid w:val="00913402"/>
    <w:rsid w:val="00915C7A"/>
    <w:rsid w:val="009165E9"/>
    <w:rsid w:val="00917032"/>
    <w:rsid w:val="00917233"/>
    <w:rsid w:val="0091743B"/>
    <w:rsid w:val="009175CA"/>
    <w:rsid w:val="00917733"/>
    <w:rsid w:val="00921185"/>
    <w:rsid w:val="009213E4"/>
    <w:rsid w:val="009229B3"/>
    <w:rsid w:val="009242FA"/>
    <w:rsid w:val="00927E4E"/>
    <w:rsid w:val="0093067E"/>
    <w:rsid w:val="00931460"/>
    <w:rsid w:val="009329B4"/>
    <w:rsid w:val="00932C9F"/>
    <w:rsid w:val="00933B4A"/>
    <w:rsid w:val="0093572D"/>
    <w:rsid w:val="00935D2E"/>
    <w:rsid w:val="009404E9"/>
    <w:rsid w:val="0094265D"/>
    <w:rsid w:val="009428D2"/>
    <w:rsid w:val="009429A6"/>
    <w:rsid w:val="00943139"/>
    <w:rsid w:val="009432C9"/>
    <w:rsid w:val="009442E8"/>
    <w:rsid w:val="00944740"/>
    <w:rsid w:val="00946D45"/>
    <w:rsid w:val="00950497"/>
    <w:rsid w:val="00950508"/>
    <w:rsid w:val="00950D52"/>
    <w:rsid w:val="00951315"/>
    <w:rsid w:val="00952458"/>
    <w:rsid w:val="00952525"/>
    <w:rsid w:val="00952AA9"/>
    <w:rsid w:val="00953AA0"/>
    <w:rsid w:val="0095421A"/>
    <w:rsid w:val="009550D0"/>
    <w:rsid w:val="00955239"/>
    <w:rsid w:val="009553E1"/>
    <w:rsid w:val="0095590B"/>
    <w:rsid w:val="00957A42"/>
    <w:rsid w:val="00957D5E"/>
    <w:rsid w:val="00961970"/>
    <w:rsid w:val="009624D7"/>
    <w:rsid w:val="00962DC2"/>
    <w:rsid w:val="0096302E"/>
    <w:rsid w:val="009631E0"/>
    <w:rsid w:val="00963A28"/>
    <w:rsid w:val="009663B1"/>
    <w:rsid w:val="009666FC"/>
    <w:rsid w:val="00966C91"/>
    <w:rsid w:val="00966DBB"/>
    <w:rsid w:val="00967396"/>
    <w:rsid w:val="00967921"/>
    <w:rsid w:val="00967B92"/>
    <w:rsid w:val="00970934"/>
    <w:rsid w:val="00970C92"/>
    <w:rsid w:val="009714D6"/>
    <w:rsid w:val="00972012"/>
    <w:rsid w:val="00972EB5"/>
    <w:rsid w:val="00976063"/>
    <w:rsid w:val="00977B3D"/>
    <w:rsid w:val="00981FD0"/>
    <w:rsid w:val="0098468D"/>
    <w:rsid w:val="0098591F"/>
    <w:rsid w:val="009860DC"/>
    <w:rsid w:val="00986570"/>
    <w:rsid w:val="00986DBE"/>
    <w:rsid w:val="00987E53"/>
    <w:rsid w:val="009909B5"/>
    <w:rsid w:val="00990F1F"/>
    <w:rsid w:val="00991D71"/>
    <w:rsid w:val="00993134"/>
    <w:rsid w:val="00993414"/>
    <w:rsid w:val="009938FC"/>
    <w:rsid w:val="00994DF4"/>
    <w:rsid w:val="00995C4B"/>
    <w:rsid w:val="00996136"/>
    <w:rsid w:val="009964C1"/>
    <w:rsid w:val="0099675D"/>
    <w:rsid w:val="00996A59"/>
    <w:rsid w:val="00996AE1"/>
    <w:rsid w:val="00997181"/>
    <w:rsid w:val="00997275"/>
    <w:rsid w:val="009A24E3"/>
    <w:rsid w:val="009A2C78"/>
    <w:rsid w:val="009A2F9E"/>
    <w:rsid w:val="009A308C"/>
    <w:rsid w:val="009A399F"/>
    <w:rsid w:val="009A4D18"/>
    <w:rsid w:val="009A4EDC"/>
    <w:rsid w:val="009A5AE2"/>
    <w:rsid w:val="009A70F9"/>
    <w:rsid w:val="009A736A"/>
    <w:rsid w:val="009A7409"/>
    <w:rsid w:val="009A7DDA"/>
    <w:rsid w:val="009B1131"/>
    <w:rsid w:val="009B12BF"/>
    <w:rsid w:val="009B17FA"/>
    <w:rsid w:val="009B2DE2"/>
    <w:rsid w:val="009B31CC"/>
    <w:rsid w:val="009B424D"/>
    <w:rsid w:val="009B4D1F"/>
    <w:rsid w:val="009B595C"/>
    <w:rsid w:val="009B5C7F"/>
    <w:rsid w:val="009B67F1"/>
    <w:rsid w:val="009B7544"/>
    <w:rsid w:val="009B7DB5"/>
    <w:rsid w:val="009C07D2"/>
    <w:rsid w:val="009C0B40"/>
    <w:rsid w:val="009C0B59"/>
    <w:rsid w:val="009C10BB"/>
    <w:rsid w:val="009C1448"/>
    <w:rsid w:val="009C305F"/>
    <w:rsid w:val="009C3B96"/>
    <w:rsid w:val="009C3FA3"/>
    <w:rsid w:val="009C4260"/>
    <w:rsid w:val="009C4322"/>
    <w:rsid w:val="009C4F11"/>
    <w:rsid w:val="009C515C"/>
    <w:rsid w:val="009C586B"/>
    <w:rsid w:val="009C5B61"/>
    <w:rsid w:val="009C5D9E"/>
    <w:rsid w:val="009C642A"/>
    <w:rsid w:val="009C729A"/>
    <w:rsid w:val="009D02A5"/>
    <w:rsid w:val="009D0EA6"/>
    <w:rsid w:val="009D1DF3"/>
    <w:rsid w:val="009D2564"/>
    <w:rsid w:val="009D32C1"/>
    <w:rsid w:val="009D3FEF"/>
    <w:rsid w:val="009D4ADC"/>
    <w:rsid w:val="009D53CC"/>
    <w:rsid w:val="009D67B9"/>
    <w:rsid w:val="009D71FC"/>
    <w:rsid w:val="009D7AB3"/>
    <w:rsid w:val="009E0341"/>
    <w:rsid w:val="009E07CE"/>
    <w:rsid w:val="009E083A"/>
    <w:rsid w:val="009E117E"/>
    <w:rsid w:val="009E1A0F"/>
    <w:rsid w:val="009E355B"/>
    <w:rsid w:val="009E3645"/>
    <w:rsid w:val="009E391E"/>
    <w:rsid w:val="009E3E40"/>
    <w:rsid w:val="009E50C7"/>
    <w:rsid w:val="009E60ED"/>
    <w:rsid w:val="009F0B67"/>
    <w:rsid w:val="009F0C31"/>
    <w:rsid w:val="009F1246"/>
    <w:rsid w:val="009F178F"/>
    <w:rsid w:val="009F17EE"/>
    <w:rsid w:val="009F325D"/>
    <w:rsid w:val="009F4121"/>
    <w:rsid w:val="009F4B72"/>
    <w:rsid w:val="009F5593"/>
    <w:rsid w:val="009F6D8E"/>
    <w:rsid w:val="00A009B2"/>
    <w:rsid w:val="00A00A1A"/>
    <w:rsid w:val="00A010AE"/>
    <w:rsid w:val="00A01E65"/>
    <w:rsid w:val="00A023C8"/>
    <w:rsid w:val="00A03B15"/>
    <w:rsid w:val="00A03E86"/>
    <w:rsid w:val="00A048FF"/>
    <w:rsid w:val="00A05AE9"/>
    <w:rsid w:val="00A05CA5"/>
    <w:rsid w:val="00A05E9A"/>
    <w:rsid w:val="00A0607B"/>
    <w:rsid w:val="00A07CCC"/>
    <w:rsid w:val="00A10FE7"/>
    <w:rsid w:val="00A11953"/>
    <w:rsid w:val="00A11D90"/>
    <w:rsid w:val="00A1269B"/>
    <w:rsid w:val="00A13C04"/>
    <w:rsid w:val="00A153B9"/>
    <w:rsid w:val="00A163DB"/>
    <w:rsid w:val="00A164D8"/>
    <w:rsid w:val="00A16EFB"/>
    <w:rsid w:val="00A21830"/>
    <w:rsid w:val="00A21E59"/>
    <w:rsid w:val="00A22009"/>
    <w:rsid w:val="00A2289E"/>
    <w:rsid w:val="00A23178"/>
    <w:rsid w:val="00A2501E"/>
    <w:rsid w:val="00A25233"/>
    <w:rsid w:val="00A25986"/>
    <w:rsid w:val="00A25A19"/>
    <w:rsid w:val="00A25EE4"/>
    <w:rsid w:val="00A2641A"/>
    <w:rsid w:val="00A26D76"/>
    <w:rsid w:val="00A3027E"/>
    <w:rsid w:val="00A30419"/>
    <w:rsid w:val="00A30D36"/>
    <w:rsid w:val="00A31C66"/>
    <w:rsid w:val="00A3344F"/>
    <w:rsid w:val="00A33E2B"/>
    <w:rsid w:val="00A34074"/>
    <w:rsid w:val="00A350F7"/>
    <w:rsid w:val="00A360C7"/>
    <w:rsid w:val="00A377F4"/>
    <w:rsid w:val="00A37C53"/>
    <w:rsid w:val="00A37D48"/>
    <w:rsid w:val="00A405A0"/>
    <w:rsid w:val="00A41024"/>
    <w:rsid w:val="00A419C2"/>
    <w:rsid w:val="00A419D5"/>
    <w:rsid w:val="00A4244A"/>
    <w:rsid w:val="00A426B3"/>
    <w:rsid w:val="00A42F38"/>
    <w:rsid w:val="00A430D6"/>
    <w:rsid w:val="00A43707"/>
    <w:rsid w:val="00A476D5"/>
    <w:rsid w:val="00A47993"/>
    <w:rsid w:val="00A47EB3"/>
    <w:rsid w:val="00A47EC2"/>
    <w:rsid w:val="00A502F5"/>
    <w:rsid w:val="00A516A8"/>
    <w:rsid w:val="00A5177B"/>
    <w:rsid w:val="00A51D4F"/>
    <w:rsid w:val="00A51E64"/>
    <w:rsid w:val="00A52437"/>
    <w:rsid w:val="00A52589"/>
    <w:rsid w:val="00A53AA3"/>
    <w:rsid w:val="00A542B6"/>
    <w:rsid w:val="00A543F5"/>
    <w:rsid w:val="00A54A88"/>
    <w:rsid w:val="00A54B6F"/>
    <w:rsid w:val="00A55063"/>
    <w:rsid w:val="00A56290"/>
    <w:rsid w:val="00A562CD"/>
    <w:rsid w:val="00A56DD5"/>
    <w:rsid w:val="00A60F27"/>
    <w:rsid w:val="00A61A72"/>
    <w:rsid w:val="00A61D13"/>
    <w:rsid w:val="00A6289D"/>
    <w:rsid w:val="00A6332C"/>
    <w:rsid w:val="00A64E46"/>
    <w:rsid w:val="00A65134"/>
    <w:rsid w:val="00A652FF"/>
    <w:rsid w:val="00A65436"/>
    <w:rsid w:val="00A655EE"/>
    <w:rsid w:val="00A66305"/>
    <w:rsid w:val="00A666B2"/>
    <w:rsid w:val="00A67807"/>
    <w:rsid w:val="00A67ADB"/>
    <w:rsid w:val="00A70A48"/>
    <w:rsid w:val="00A71C29"/>
    <w:rsid w:val="00A731F4"/>
    <w:rsid w:val="00A7410F"/>
    <w:rsid w:val="00A74B2C"/>
    <w:rsid w:val="00A760A2"/>
    <w:rsid w:val="00A760DB"/>
    <w:rsid w:val="00A76649"/>
    <w:rsid w:val="00A7679B"/>
    <w:rsid w:val="00A76B6D"/>
    <w:rsid w:val="00A77598"/>
    <w:rsid w:val="00A77A6A"/>
    <w:rsid w:val="00A80B81"/>
    <w:rsid w:val="00A80D27"/>
    <w:rsid w:val="00A812BB"/>
    <w:rsid w:val="00A826D2"/>
    <w:rsid w:val="00A84B8F"/>
    <w:rsid w:val="00A85CBB"/>
    <w:rsid w:val="00A914A7"/>
    <w:rsid w:val="00A921F1"/>
    <w:rsid w:val="00A937C7"/>
    <w:rsid w:val="00A93992"/>
    <w:rsid w:val="00A959AA"/>
    <w:rsid w:val="00A959EC"/>
    <w:rsid w:val="00A97AE0"/>
    <w:rsid w:val="00AA13EA"/>
    <w:rsid w:val="00AA1BAD"/>
    <w:rsid w:val="00AA3205"/>
    <w:rsid w:val="00AA32B6"/>
    <w:rsid w:val="00AA39DC"/>
    <w:rsid w:val="00AA4577"/>
    <w:rsid w:val="00AA4619"/>
    <w:rsid w:val="00AA5044"/>
    <w:rsid w:val="00AB14BA"/>
    <w:rsid w:val="00AB1704"/>
    <w:rsid w:val="00AB28C5"/>
    <w:rsid w:val="00AB2934"/>
    <w:rsid w:val="00AB42EB"/>
    <w:rsid w:val="00AB44D8"/>
    <w:rsid w:val="00AB4E5C"/>
    <w:rsid w:val="00AB4EAF"/>
    <w:rsid w:val="00AB5BF9"/>
    <w:rsid w:val="00AB648D"/>
    <w:rsid w:val="00AC0F07"/>
    <w:rsid w:val="00AC28C4"/>
    <w:rsid w:val="00AC2944"/>
    <w:rsid w:val="00AC37D7"/>
    <w:rsid w:val="00AC391A"/>
    <w:rsid w:val="00AC3CF4"/>
    <w:rsid w:val="00AC45CA"/>
    <w:rsid w:val="00AC53DB"/>
    <w:rsid w:val="00AC62BD"/>
    <w:rsid w:val="00AC7255"/>
    <w:rsid w:val="00AC7879"/>
    <w:rsid w:val="00AC7EA6"/>
    <w:rsid w:val="00AD05E2"/>
    <w:rsid w:val="00AD074E"/>
    <w:rsid w:val="00AD0A12"/>
    <w:rsid w:val="00AD0D7A"/>
    <w:rsid w:val="00AD1982"/>
    <w:rsid w:val="00AD19FB"/>
    <w:rsid w:val="00AD396B"/>
    <w:rsid w:val="00AD4A4A"/>
    <w:rsid w:val="00AD7BF6"/>
    <w:rsid w:val="00AE09A9"/>
    <w:rsid w:val="00AE0F2D"/>
    <w:rsid w:val="00AE3803"/>
    <w:rsid w:val="00AE7399"/>
    <w:rsid w:val="00AE7540"/>
    <w:rsid w:val="00AF03CC"/>
    <w:rsid w:val="00AF0875"/>
    <w:rsid w:val="00AF0AF4"/>
    <w:rsid w:val="00AF11F1"/>
    <w:rsid w:val="00AF27CC"/>
    <w:rsid w:val="00AF39B6"/>
    <w:rsid w:val="00AF45ED"/>
    <w:rsid w:val="00AF48EA"/>
    <w:rsid w:val="00AF5574"/>
    <w:rsid w:val="00AF55D4"/>
    <w:rsid w:val="00AF5D6F"/>
    <w:rsid w:val="00AF653B"/>
    <w:rsid w:val="00AF6E9E"/>
    <w:rsid w:val="00B00037"/>
    <w:rsid w:val="00B004B3"/>
    <w:rsid w:val="00B01B7B"/>
    <w:rsid w:val="00B01F6A"/>
    <w:rsid w:val="00B020E8"/>
    <w:rsid w:val="00B02252"/>
    <w:rsid w:val="00B02586"/>
    <w:rsid w:val="00B028E3"/>
    <w:rsid w:val="00B034B9"/>
    <w:rsid w:val="00B0458E"/>
    <w:rsid w:val="00B06C47"/>
    <w:rsid w:val="00B06E6C"/>
    <w:rsid w:val="00B06FE0"/>
    <w:rsid w:val="00B0740C"/>
    <w:rsid w:val="00B077CB"/>
    <w:rsid w:val="00B105E2"/>
    <w:rsid w:val="00B1129E"/>
    <w:rsid w:val="00B11851"/>
    <w:rsid w:val="00B12811"/>
    <w:rsid w:val="00B13333"/>
    <w:rsid w:val="00B133C9"/>
    <w:rsid w:val="00B13A64"/>
    <w:rsid w:val="00B13C26"/>
    <w:rsid w:val="00B14C3C"/>
    <w:rsid w:val="00B15D18"/>
    <w:rsid w:val="00B16004"/>
    <w:rsid w:val="00B200EE"/>
    <w:rsid w:val="00B20465"/>
    <w:rsid w:val="00B20CF3"/>
    <w:rsid w:val="00B21831"/>
    <w:rsid w:val="00B21F2D"/>
    <w:rsid w:val="00B2201C"/>
    <w:rsid w:val="00B225B6"/>
    <w:rsid w:val="00B226B2"/>
    <w:rsid w:val="00B23D3A"/>
    <w:rsid w:val="00B23E70"/>
    <w:rsid w:val="00B249F7"/>
    <w:rsid w:val="00B25819"/>
    <w:rsid w:val="00B26454"/>
    <w:rsid w:val="00B26C6F"/>
    <w:rsid w:val="00B27CBE"/>
    <w:rsid w:val="00B30540"/>
    <w:rsid w:val="00B32A47"/>
    <w:rsid w:val="00B33320"/>
    <w:rsid w:val="00B33C45"/>
    <w:rsid w:val="00B34B61"/>
    <w:rsid w:val="00B34DF2"/>
    <w:rsid w:val="00B35796"/>
    <w:rsid w:val="00B40F35"/>
    <w:rsid w:val="00B4141E"/>
    <w:rsid w:val="00B4148C"/>
    <w:rsid w:val="00B41AB4"/>
    <w:rsid w:val="00B42A73"/>
    <w:rsid w:val="00B42ABF"/>
    <w:rsid w:val="00B42D35"/>
    <w:rsid w:val="00B42DC7"/>
    <w:rsid w:val="00B4313A"/>
    <w:rsid w:val="00B431C0"/>
    <w:rsid w:val="00B43715"/>
    <w:rsid w:val="00B454D3"/>
    <w:rsid w:val="00B46D93"/>
    <w:rsid w:val="00B46E42"/>
    <w:rsid w:val="00B50410"/>
    <w:rsid w:val="00B5182D"/>
    <w:rsid w:val="00B52257"/>
    <w:rsid w:val="00B53590"/>
    <w:rsid w:val="00B536B4"/>
    <w:rsid w:val="00B5384D"/>
    <w:rsid w:val="00B54A50"/>
    <w:rsid w:val="00B54D94"/>
    <w:rsid w:val="00B562F9"/>
    <w:rsid w:val="00B56AA7"/>
    <w:rsid w:val="00B6035C"/>
    <w:rsid w:val="00B60D8B"/>
    <w:rsid w:val="00B60DA6"/>
    <w:rsid w:val="00B61704"/>
    <w:rsid w:val="00B6182F"/>
    <w:rsid w:val="00B61987"/>
    <w:rsid w:val="00B628CA"/>
    <w:rsid w:val="00B62A23"/>
    <w:rsid w:val="00B62D5E"/>
    <w:rsid w:val="00B639CF"/>
    <w:rsid w:val="00B63D8A"/>
    <w:rsid w:val="00B6434B"/>
    <w:rsid w:val="00B64F79"/>
    <w:rsid w:val="00B652DD"/>
    <w:rsid w:val="00B66727"/>
    <w:rsid w:val="00B66927"/>
    <w:rsid w:val="00B66F93"/>
    <w:rsid w:val="00B70429"/>
    <w:rsid w:val="00B70AA9"/>
    <w:rsid w:val="00B71511"/>
    <w:rsid w:val="00B72836"/>
    <w:rsid w:val="00B72E4D"/>
    <w:rsid w:val="00B740EA"/>
    <w:rsid w:val="00B74307"/>
    <w:rsid w:val="00B743FF"/>
    <w:rsid w:val="00B74B71"/>
    <w:rsid w:val="00B75CE7"/>
    <w:rsid w:val="00B75EAC"/>
    <w:rsid w:val="00B75FB3"/>
    <w:rsid w:val="00B761DF"/>
    <w:rsid w:val="00B768F1"/>
    <w:rsid w:val="00B76BF7"/>
    <w:rsid w:val="00B76BFF"/>
    <w:rsid w:val="00B77193"/>
    <w:rsid w:val="00B80A5F"/>
    <w:rsid w:val="00B80EBC"/>
    <w:rsid w:val="00B8144C"/>
    <w:rsid w:val="00B82215"/>
    <w:rsid w:val="00B82229"/>
    <w:rsid w:val="00B8280B"/>
    <w:rsid w:val="00B828AC"/>
    <w:rsid w:val="00B84250"/>
    <w:rsid w:val="00B85DBB"/>
    <w:rsid w:val="00B86BCE"/>
    <w:rsid w:val="00B8704C"/>
    <w:rsid w:val="00B906FA"/>
    <w:rsid w:val="00B911C7"/>
    <w:rsid w:val="00B92722"/>
    <w:rsid w:val="00B92BF2"/>
    <w:rsid w:val="00B9303D"/>
    <w:rsid w:val="00B9309A"/>
    <w:rsid w:val="00B933B8"/>
    <w:rsid w:val="00B93CD4"/>
    <w:rsid w:val="00B94453"/>
    <w:rsid w:val="00B94568"/>
    <w:rsid w:val="00B94D99"/>
    <w:rsid w:val="00B95E9C"/>
    <w:rsid w:val="00B97180"/>
    <w:rsid w:val="00BA01E2"/>
    <w:rsid w:val="00BA0268"/>
    <w:rsid w:val="00BA07AE"/>
    <w:rsid w:val="00BA0C2A"/>
    <w:rsid w:val="00BA19AA"/>
    <w:rsid w:val="00BA2335"/>
    <w:rsid w:val="00BA3C00"/>
    <w:rsid w:val="00BA44F4"/>
    <w:rsid w:val="00BA4E0A"/>
    <w:rsid w:val="00BA5939"/>
    <w:rsid w:val="00BA5C1B"/>
    <w:rsid w:val="00BA5EA8"/>
    <w:rsid w:val="00BA5F51"/>
    <w:rsid w:val="00BA5FCA"/>
    <w:rsid w:val="00BA62FE"/>
    <w:rsid w:val="00BA6470"/>
    <w:rsid w:val="00BB03C1"/>
    <w:rsid w:val="00BB03F4"/>
    <w:rsid w:val="00BB04FE"/>
    <w:rsid w:val="00BB0AC5"/>
    <w:rsid w:val="00BB0B70"/>
    <w:rsid w:val="00BB0DBB"/>
    <w:rsid w:val="00BB19BE"/>
    <w:rsid w:val="00BB1C34"/>
    <w:rsid w:val="00BB2BDF"/>
    <w:rsid w:val="00BB437C"/>
    <w:rsid w:val="00BB50D3"/>
    <w:rsid w:val="00BB58E2"/>
    <w:rsid w:val="00BB5A05"/>
    <w:rsid w:val="00BB5C63"/>
    <w:rsid w:val="00BB6326"/>
    <w:rsid w:val="00BB69D4"/>
    <w:rsid w:val="00BC00F8"/>
    <w:rsid w:val="00BC042D"/>
    <w:rsid w:val="00BC0C3A"/>
    <w:rsid w:val="00BC17A5"/>
    <w:rsid w:val="00BC1D22"/>
    <w:rsid w:val="00BC26C3"/>
    <w:rsid w:val="00BC2D5E"/>
    <w:rsid w:val="00BC2DCD"/>
    <w:rsid w:val="00BC30C4"/>
    <w:rsid w:val="00BC530F"/>
    <w:rsid w:val="00BC53B1"/>
    <w:rsid w:val="00BC698B"/>
    <w:rsid w:val="00BC6CE5"/>
    <w:rsid w:val="00BC79B0"/>
    <w:rsid w:val="00BC7E3E"/>
    <w:rsid w:val="00BD06C9"/>
    <w:rsid w:val="00BD1E65"/>
    <w:rsid w:val="00BD285F"/>
    <w:rsid w:val="00BD3393"/>
    <w:rsid w:val="00BD39F3"/>
    <w:rsid w:val="00BD4EFD"/>
    <w:rsid w:val="00BD5317"/>
    <w:rsid w:val="00BD546A"/>
    <w:rsid w:val="00BD5DB2"/>
    <w:rsid w:val="00BD6DDB"/>
    <w:rsid w:val="00BD7CFF"/>
    <w:rsid w:val="00BD7DD6"/>
    <w:rsid w:val="00BD7E11"/>
    <w:rsid w:val="00BE044A"/>
    <w:rsid w:val="00BE087F"/>
    <w:rsid w:val="00BE1275"/>
    <w:rsid w:val="00BE25CC"/>
    <w:rsid w:val="00BE273E"/>
    <w:rsid w:val="00BE2F0E"/>
    <w:rsid w:val="00BE36F8"/>
    <w:rsid w:val="00BE3AFE"/>
    <w:rsid w:val="00BE55AD"/>
    <w:rsid w:val="00BE6121"/>
    <w:rsid w:val="00BE61E6"/>
    <w:rsid w:val="00BE633E"/>
    <w:rsid w:val="00BE6B64"/>
    <w:rsid w:val="00BE70C2"/>
    <w:rsid w:val="00BF0A85"/>
    <w:rsid w:val="00BF176E"/>
    <w:rsid w:val="00BF2124"/>
    <w:rsid w:val="00BF3766"/>
    <w:rsid w:val="00BF3F69"/>
    <w:rsid w:val="00BF46D0"/>
    <w:rsid w:val="00BF60C8"/>
    <w:rsid w:val="00BF696C"/>
    <w:rsid w:val="00BF7675"/>
    <w:rsid w:val="00BF784A"/>
    <w:rsid w:val="00BF799B"/>
    <w:rsid w:val="00C02801"/>
    <w:rsid w:val="00C029E5"/>
    <w:rsid w:val="00C04461"/>
    <w:rsid w:val="00C05A08"/>
    <w:rsid w:val="00C06757"/>
    <w:rsid w:val="00C06DA6"/>
    <w:rsid w:val="00C06E89"/>
    <w:rsid w:val="00C10358"/>
    <w:rsid w:val="00C11A36"/>
    <w:rsid w:val="00C161FA"/>
    <w:rsid w:val="00C16B26"/>
    <w:rsid w:val="00C17DBA"/>
    <w:rsid w:val="00C20AB3"/>
    <w:rsid w:val="00C2120D"/>
    <w:rsid w:val="00C222DB"/>
    <w:rsid w:val="00C23C95"/>
    <w:rsid w:val="00C2491C"/>
    <w:rsid w:val="00C24C74"/>
    <w:rsid w:val="00C25169"/>
    <w:rsid w:val="00C25413"/>
    <w:rsid w:val="00C2687B"/>
    <w:rsid w:val="00C31938"/>
    <w:rsid w:val="00C333A2"/>
    <w:rsid w:val="00C335B6"/>
    <w:rsid w:val="00C33BE2"/>
    <w:rsid w:val="00C3457C"/>
    <w:rsid w:val="00C350FF"/>
    <w:rsid w:val="00C35AAC"/>
    <w:rsid w:val="00C36100"/>
    <w:rsid w:val="00C36C87"/>
    <w:rsid w:val="00C36F4C"/>
    <w:rsid w:val="00C40F80"/>
    <w:rsid w:val="00C414A5"/>
    <w:rsid w:val="00C4277F"/>
    <w:rsid w:val="00C433A0"/>
    <w:rsid w:val="00C45AD3"/>
    <w:rsid w:val="00C460BD"/>
    <w:rsid w:val="00C46546"/>
    <w:rsid w:val="00C4675B"/>
    <w:rsid w:val="00C46A61"/>
    <w:rsid w:val="00C46B08"/>
    <w:rsid w:val="00C46E9A"/>
    <w:rsid w:val="00C47286"/>
    <w:rsid w:val="00C478CB"/>
    <w:rsid w:val="00C47A7A"/>
    <w:rsid w:val="00C47E50"/>
    <w:rsid w:val="00C50152"/>
    <w:rsid w:val="00C503CB"/>
    <w:rsid w:val="00C51196"/>
    <w:rsid w:val="00C52D90"/>
    <w:rsid w:val="00C54C10"/>
    <w:rsid w:val="00C567B1"/>
    <w:rsid w:val="00C57044"/>
    <w:rsid w:val="00C5773B"/>
    <w:rsid w:val="00C60768"/>
    <w:rsid w:val="00C60867"/>
    <w:rsid w:val="00C62568"/>
    <w:rsid w:val="00C62BC5"/>
    <w:rsid w:val="00C63AE6"/>
    <w:rsid w:val="00C63BEE"/>
    <w:rsid w:val="00C648F3"/>
    <w:rsid w:val="00C65412"/>
    <w:rsid w:val="00C65623"/>
    <w:rsid w:val="00C66287"/>
    <w:rsid w:val="00C67541"/>
    <w:rsid w:val="00C67957"/>
    <w:rsid w:val="00C7054C"/>
    <w:rsid w:val="00C718D9"/>
    <w:rsid w:val="00C71999"/>
    <w:rsid w:val="00C71B52"/>
    <w:rsid w:val="00C720B0"/>
    <w:rsid w:val="00C72B77"/>
    <w:rsid w:val="00C7373B"/>
    <w:rsid w:val="00C75087"/>
    <w:rsid w:val="00C75E15"/>
    <w:rsid w:val="00C763DF"/>
    <w:rsid w:val="00C76E43"/>
    <w:rsid w:val="00C76FBE"/>
    <w:rsid w:val="00C776D7"/>
    <w:rsid w:val="00C80F6D"/>
    <w:rsid w:val="00C80FA5"/>
    <w:rsid w:val="00C82128"/>
    <w:rsid w:val="00C82D28"/>
    <w:rsid w:val="00C82EED"/>
    <w:rsid w:val="00C8383C"/>
    <w:rsid w:val="00C84031"/>
    <w:rsid w:val="00C84A62"/>
    <w:rsid w:val="00C84AF1"/>
    <w:rsid w:val="00C85D2B"/>
    <w:rsid w:val="00C86D4C"/>
    <w:rsid w:val="00C86ECA"/>
    <w:rsid w:val="00C870D6"/>
    <w:rsid w:val="00C87B68"/>
    <w:rsid w:val="00C91051"/>
    <w:rsid w:val="00C9145A"/>
    <w:rsid w:val="00C91FA7"/>
    <w:rsid w:val="00C93572"/>
    <w:rsid w:val="00C9451E"/>
    <w:rsid w:val="00C9515A"/>
    <w:rsid w:val="00C95381"/>
    <w:rsid w:val="00C958F1"/>
    <w:rsid w:val="00C9614C"/>
    <w:rsid w:val="00C964BF"/>
    <w:rsid w:val="00C966EF"/>
    <w:rsid w:val="00C9734E"/>
    <w:rsid w:val="00C97D12"/>
    <w:rsid w:val="00CA03DF"/>
    <w:rsid w:val="00CA0648"/>
    <w:rsid w:val="00CA0FD6"/>
    <w:rsid w:val="00CA14B5"/>
    <w:rsid w:val="00CA18DE"/>
    <w:rsid w:val="00CA20C1"/>
    <w:rsid w:val="00CA2410"/>
    <w:rsid w:val="00CA24DA"/>
    <w:rsid w:val="00CA293F"/>
    <w:rsid w:val="00CA2EBC"/>
    <w:rsid w:val="00CA3B02"/>
    <w:rsid w:val="00CA3D6F"/>
    <w:rsid w:val="00CA4401"/>
    <w:rsid w:val="00CA7E0E"/>
    <w:rsid w:val="00CB0244"/>
    <w:rsid w:val="00CB1400"/>
    <w:rsid w:val="00CB151A"/>
    <w:rsid w:val="00CB1A78"/>
    <w:rsid w:val="00CB2E39"/>
    <w:rsid w:val="00CB311C"/>
    <w:rsid w:val="00CB3948"/>
    <w:rsid w:val="00CB4C86"/>
    <w:rsid w:val="00CB4D11"/>
    <w:rsid w:val="00CB514F"/>
    <w:rsid w:val="00CB5EAD"/>
    <w:rsid w:val="00CB61F8"/>
    <w:rsid w:val="00CB7388"/>
    <w:rsid w:val="00CC0B66"/>
    <w:rsid w:val="00CC0BC1"/>
    <w:rsid w:val="00CC1D38"/>
    <w:rsid w:val="00CC2D0E"/>
    <w:rsid w:val="00CC35D8"/>
    <w:rsid w:val="00CC389F"/>
    <w:rsid w:val="00CC3BFD"/>
    <w:rsid w:val="00CC3CB7"/>
    <w:rsid w:val="00CC3E39"/>
    <w:rsid w:val="00CC4E9D"/>
    <w:rsid w:val="00CC51B1"/>
    <w:rsid w:val="00CC572E"/>
    <w:rsid w:val="00CC66E1"/>
    <w:rsid w:val="00CC68D0"/>
    <w:rsid w:val="00CC7418"/>
    <w:rsid w:val="00CC74B0"/>
    <w:rsid w:val="00CC7F47"/>
    <w:rsid w:val="00CD1490"/>
    <w:rsid w:val="00CD2C40"/>
    <w:rsid w:val="00CD2D9A"/>
    <w:rsid w:val="00CD442A"/>
    <w:rsid w:val="00CD4B46"/>
    <w:rsid w:val="00CD5D08"/>
    <w:rsid w:val="00CD6356"/>
    <w:rsid w:val="00CD6913"/>
    <w:rsid w:val="00CD72AA"/>
    <w:rsid w:val="00CD74A2"/>
    <w:rsid w:val="00CD7587"/>
    <w:rsid w:val="00CE0004"/>
    <w:rsid w:val="00CE043B"/>
    <w:rsid w:val="00CE0837"/>
    <w:rsid w:val="00CE090E"/>
    <w:rsid w:val="00CE0D94"/>
    <w:rsid w:val="00CE1C89"/>
    <w:rsid w:val="00CE217A"/>
    <w:rsid w:val="00CE25DF"/>
    <w:rsid w:val="00CE39F9"/>
    <w:rsid w:val="00CE47BD"/>
    <w:rsid w:val="00CE56D8"/>
    <w:rsid w:val="00CE5ABF"/>
    <w:rsid w:val="00CE6A95"/>
    <w:rsid w:val="00CE78AF"/>
    <w:rsid w:val="00CE7F76"/>
    <w:rsid w:val="00CF0352"/>
    <w:rsid w:val="00CF1E83"/>
    <w:rsid w:val="00CF2A87"/>
    <w:rsid w:val="00CF2F4F"/>
    <w:rsid w:val="00CF3127"/>
    <w:rsid w:val="00CF3406"/>
    <w:rsid w:val="00CF363D"/>
    <w:rsid w:val="00CF3F68"/>
    <w:rsid w:val="00CF3FAA"/>
    <w:rsid w:val="00CF5D98"/>
    <w:rsid w:val="00CF6637"/>
    <w:rsid w:val="00CF73E1"/>
    <w:rsid w:val="00CF7C38"/>
    <w:rsid w:val="00D0013B"/>
    <w:rsid w:val="00D004D5"/>
    <w:rsid w:val="00D005A3"/>
    <w:rsid w:val="00D016B4"/>
    <w:rsid w:val="00D018DE"/>
    <w:rsid w:val="00D02225"/>
    <w:rsid w:val="00D02F40"/>
    <w:rsid w:val="00D03898"/>
    <w:rsid w:val="00D04EF3"/>
    <w:rsid w:val="00D0533F"/>
    <w:rsid w:val="00D05D2E"/>
    <w:rsid w:val="00D05ED5"/>
    <w:rsid w:val="00D06801"/>
    <w:rsid w:val="00D07B70"/>
    <w:rsid w:val="00D10C87"/>
    <w:rsid w:val="00D111C2"/>
    <w:rsid w:val="00D111E8"/>
    <w:rsid w:val="00D11851"/>
    <w:rsid w:val="00D118B1"/>
    <w:rsid w:val="00D11F12"/>
    <w:rsid w:val="00D1371F"/>
    <w:rsid w:val="00D13BA9"/>
    <w:rsid w:val="00D1509C"/>
    <w:rsid w:val="00D17C57"/>
    <w:rsid w:val="00D17E21"/>
    <w:rsid w:val="00D200FC"/>
    <w:rsid w:val="00D2190E"/>
    <w:rsid w:val="00D226CA"/>
    <w:rsid w:val="00D23092"/>
    <w:rsid w:val="00D24058"/>
    <w:rsid w:val="00D243E6"/>
    <w:rsid w:val="00D24D3B"/>
    <w:rsid w:val="00D24FEF"/>
    <w:rsid w:val="00D25189"/>
    <w:rsid w:val="00D2608E"/>
    <w:rsid w:val="00D267FD"/>
    <w:rsid w:val="00D27187"/>
    <w:rsid w:val="00D27FD4"/>
    <w:rsid w:val="00D315FC"/>
    <w:rsid w:val="00D319BD"/>
    <w:rsid w:val="00D31FDE"/>
    <w:rsid w:val="00D3293E"/>
    <w:rsid w:val="00D3375A"/>
    <w:rsid w:val="00D33830"/>
    <w:rsid w:val="00D34183"/>
    <w:rsid w:val="00D342C1"/>
    <w:rsid w:val="00D3590C"/>
    <w:rsid w:val="00D35B33"/>
    <w:rsid w:val="00D37CE0"/>
    <w:rsid w:val="00D400C9"/>
    <w:rsid w:val="00D40224"/>
    <w:rsid w:val="00D40F64"/>
    <w:rsid w:val="00D415E8"/>
    <w:rsid w:val="00D42391"/>
    <w:rsid w:val="00D43449"/>
    <w:rsid w:val="00D4481B"/>
    <w:rsid w:val="00D448B1"/>
    <w:rsid w:val="00D449E9"/>
    <w:rsid w:val="00D465BC"/>
    <w:rsid w:val="00D46BE7"/>
    <w:rsid w:val="00D46ED6"/>
    <w:rsid w:val="00D47581"/>
    <w:rsid w:val="00D47732"/>
    <w:rsid w:val="00D47F5A"/>
    <w:rsid w:val="00D5052B"/>
    <w:rsid w:val="00D50CFE"/>
    <w:rsid w:val="00D50DE0"/>
    <w:rsid w:val="00D51419"/>
    <w:rsid w:val="00D52536"/>
    <w:rsid w:val="00D532A7"/>
    <w:rsid w:val="00D54F31"/>
    <w:rsid w:val="00D57182"/>
    <w:rsid w:val="00D60100"/>
    <w:rsid w:val="00D6036C"/>
    <w:rsid w:val="00D60EE7"/>
    <w:rsid w:val="00D60F17"/>
    <w:rsid w:val="00D615AB"/>
    <w:rsid w:val="00D61760"/>
    <w:rsid w:val="00D61B40"/>
    <w:rsid w:val="00D61D06"/>
    <w:rsid w:val="00D622FF"/>
    <w:rsid w:val="00D62AA1"/>
    <w:rsid w:val="00D63828"/>
    <w:rsid w:val="00D64C48"/>
    <w:rsid w:val="00D6546A"/>
    <w:rsid w:val="00D65490"/>
    <w:rsid w:val="00D65CE1"/>
    <w:rsid w:val="00D65F0B"/>
    <w:rsid w:val="00D67752"/>
    <w:rsid w:val="00D67971"/>
    <w:rsid w:val="00D7012B"/>
    <w:rsid w:val="00D7048F"/>
    <w:rsid w:val="00D71D26"/>
    <w:rsid w:val="00D72CB4"/>
    <w:rsid w:val="00D72F1A"/>
    <w:rsid w:val="00D733CC"/>
    <w:rsid w:val="00D742A3"/>
    <w:rsid w:val="00D7496A"/>
    <w:rsid w:val="00D74B45"/>
    <w:rsid w:val="00D752F3"/>
    <w:rsid w:val="00D75EBB"/>
    <w:rsid w:val="00D760E0"/>
    <w:rsid w:val="00D7625F"/>
    <w:rsid w:val="00D76864"/>
    <w:rsid w:val="00D76C0B"/>
    <w:rsid w:val="00D76D71"/>
    <w:rsid w:val="00D77712"/>
    <w:rsid w:val="00D77CAE"/>
    <w:rsid w:val="00D77F5A"/>
    <w:rsid w:val="00D8057F"/>
    <w:rsid w:val="00D81936"/>
    <w:rsid w:val="00D820FE"/>
    <w:rsid w:val="00D8222E"/>
    <w:rsid w:val="00D82FB5"/>
    <w:rsid w:val="00D83425"/>
    <w:rsid w:val="00D83EFB"/>
    <w:rsid w:val="00D84622"/>
    <w:rsid w:val="00D8543D"/>
    <w:rsid w:val="00D8577B"/>
    <w:rsid w:val="00D862C6"/>
    <w:rsid w:val="00D8651F"/>
    <w:rsid w:val="00D86677"/>
    <w:rsid w:val="00D86AAC"/>
    <w:rsid w:val="00D8723D"/>
    <w:rsid w:val="00D9001F"/>
    <w:rsid w:val="00D90175"/>
    <w:rsid w:val="00D91E17"/>
    <w:rsid w:val="00D929D2"/>
    <w:rsid w:val="00D92B9B"/>
    <w:rsid w:val="00D92F82"/>
    <w:rsid w:val="00D92F99"/>
    <w:rsid w:val="00D94D14"/>
    <w:rsid w:val="00D96502"/>
    <w:rsid w:val="00D96570"/>
    <w:rsid w:val="00D96C8E"/>
    <w:rsid w:val="00D97428"/>
    <w:rsid w:val="00DA10B0"/>
    <w:rsid w:val="00DA1250"/>
    <w:rsid w:val="00DA1C43"/>
    <w:rsid w:val="00DA4C00"/>
    <w:rsid w:val="00DA4E57"/>
    <w:rsid w:val="00DA4EB3"/>
    <w:rsid w:val="00DA52C5"/>
    <w:rsid w:val="00DA60F6"/>
    <w:rsid w:val="00DA6A0E"/>
    <w:rsid w:val="00DA6AB2"/>
    <w:rsid w:val="00DA739C"/>
    <w:rsid w:val="00DB2FA5"/>
    <w:rsid w:val="00DB314E"/>
    <w:rsid w:val="00DB40B2"/>
    <w:rsid w:val="00DC028A"/>
    <w:rsid w:val="00DC0868"/>
    <w:rsid w:val="00DC203B"/>
    <w:rsid w:val="00DC367A"/>
    <w:rsid w:val="00DC4074"/>
    <w:rsid w:val="00DC40A2"/>
    <w:rsid w:val="00DC5557"/>
    <w:rsid w:val="00DC5A38"/>
    <w:rsid w:val="00DC5BA9"/>
    <w:rsid w:val="00DC63A2"/>
    <w:rsid w:val="00DC6C31"/>
    <w:rsid w:val="00DC702C"/>
    <w:rsid w:val="00DD08AE"/>
    <w:rsid w:val="00DD0E51"/>
    <w:rsid w:val="00DD1E9C"/>
    <w:rsid w:val="00DD2FC2"/>
    <w:rsid w:val="00DD31A9"/>
    <w:rsid w:val="00DD3C7C"/>
    <w:rsid w:val="00DD3C84"/>
    <w:rsid w:val="00DD4BF5"/>
    <w:rsid w:val="00DD684F"/>
    <w:rsid w:val="00DD7224"/>
    <w:rsid w:val="00DD7852"/>
    <w:rsid w:val="00DD7F9A"/>
    <w:rsid w:val="00DE15AF"/>
    <w:rsid w:val="00DE17E4"/>
    <w:rsid w:val="00DE27CF"/>
    <w:rsid w:val="00DE333A"/>
    <w:rsid w:val="00DE3B5E"/>
    <w:rsid w:val="00DE41B0"/>
    <w:rsid w:val="00DE54EF"/>
    <w:rsid w:val="00DE64C7"/>
    <w:rsid w:val="00DE7401"/>
    <w:rsid w:val="00DE7E10"/>
    <w:rsid w:val="00DF0B70"/>
    <w:rsid w:val="00DF0FDA"/>
    <w:rsid w:val="00DF1A9B"/>
    <w:rsid w:val="00DF1C37"/>
    <w:rsid w:val="00DF25C7"/>
    <w:rsid w:val="00DF3598"/>
    <w:rsid w:val="00DF3700"/>
    <w:rsid w:val="00DF385F"/>
    <w:rsid w:val="00DF4B1B"/>
    <w:rsid w:val="00DF5257"/>
    <w:rsid w:val="00DF5325"/>
    <w:rsid w:val="00DF5F39"/>
    <w:rsid w:val="00DF651C"/>
    <w:rsid w:val="00DF6E0B"/>
    <w:rsid w:val="00DF7316"/>
    <w:rsid w:val="00E001E2"/>
    <w:rsid w:val="00E00392"/>
    <w:rsid w:val="00E010A7"/>
    <w:rsid w:val="00E021C3"/>
    <w:rsid w:val="00E03149"/>
    <w:rsid w:val="00E03233"/>
    <w:rsid w:val="00E048D2"/>
    <w:rsid w:val="00E04DFA"/>
    <w:rsid w:val="00E05048"/>
    <w:rsid w:val="00E07940"/>
    <w:rsid w:val="00E10A70"/>
    <w:rsid w:val="00E120D6"/>
    <w:rsid w:val="00E12253"/>
    <w:rsid w:val="00E128E9"/>
    <w:rsid w:val="00E12EEC"/>
    <w:rsid w:val="00E12FBF"/>
    <w:rsid w:val="00E13ED7"/>
    <w:rsid w:val="00E14364"/>
    <w:rsid w:val="00E1462A"/>
    <w:rsid w:val="00E148A0"/>
    <w:rsid w:val="00E14C2B"/>
    <w:rsid w:val="00E174A4"/>
    <w:rsid w:val="00E17AB5"/>
    <w:rsid w:val="00E17BBD"/>
    <w:rsid w:val="00E20232"/>
    <w:rsid w:val="00E21073"/>
    <w:rsid w:val="00E214C7"/>
    <w:rsid w:val="00E216B1"/>
    <w:rsid w:val="00E221C2"/>
    <w:rsid w:val="00E23F86"/>
    <w:rsid w:val="00E24984"/>
    <w:rsid w:val="00E26A0C"/>
    <w:rsid w:val="00E27F92"/>
    <w:rsid w:val="00E30928"/>
    <w:rsid w:val="00E3093D"/>
    <w:rsid w:val="00E30EBB"/>
    <w:rsid w:val="00E32F18"/>
    <w:rsid w:val="00E3413D"/>
    <w:rsid w:val="00E348B2"/>
    <w:rsid w:val="00E34D44"/>
    <w:rsid w:val="00E34F58"/>
    <w:rsid w:val="00E35D61"/>
    <w:rsid w:val="00E3666A"/>
    <w:rsid w:val="00E36A0D"/>
    <w:rsid w:val="00E40263"/>
    <w:rsid w:val="00E40C4F"/>
    <w:rsid w:val="00E413DD"/>
    <w:rsid w:val="00E41B90"/>
    <w:rsid w:val="00E42A62"/>
    <w:rsid w:val="00E42B17"/>
    <w:rsid w:val="00E43D96"/>
    <w:rsid w:val="00E4444E"/>
    <w:rsid w:val="00E458B5"/>
    <w:rsid w:val="00E45B73"/>
    <w:rsid w:val="00E4615D"/>
    <w:rsid w:val="00E478AC"/>
    <w:rsid w:val="00E51B44"/>
    <w:rsid w:val="00E51F56"/>
    <w:rsid w:val="00E51FD6"/>
    <w:rsid w:val="00E5286C"/>
    <w:rsid w:val="00E5319B"/>
    <w:rsid w:val="00E5421B"/>
    <w:rsid w:val="00E54D60"/>
    <w:rsid w:val="00E54E5F"/>
    <w:rsid w:val="00E54F83"/>
    <w:rsid w:val="00E56098"/>
    <w:rsid w:val="00E56B13"/>
    <w:rsid w:val="00E57B59"/>
    <w:rsid w:val="00E610C9"/>
    <w:rsid w:val="00E61FF6"/>
    <w:rsid w:val="00E62309"/>
    <w:rsid w:val="00E62432"/>
    <w:rsid w:val="00E700F6"/>
    <w:rsid w:val="00E720EC"/>
    <w:rsid w:val="00E72A7E"/>
    <w:rsid w:val="00E736EE"/>
    <w:rsid w:val="00E738A3"/>
    <w:rsid w:val="00E74A5F"/>
    <w:rsid w:val="00E75938"/>
    <w:rsid w:val="00E76DBC"/>
    <w:rsid w:val="00E76F5E"/>
    <w:rsid w:val="00E774E4"/>
    <w:rsid w:val="00E80AE9"/>
    <w:rsid w:val="00E81A9A"/>
    <w:rsid w:val="00E81F8B"/>
    <w:rsid w:val="00E83F62"/>
    <w:rsid w:val="00E8474D"/>
    <w:rsid w:val="00E85AC1"/>
    <w:rsid w:val="00E86BAE"/>
    <w:rsid w:val="00E8718B"/>
    <w:rsid w:val="00E87779"/>
    <w:rsid w:val="00E90C1F"/>
    <w:rsid w:val="00E92FEC"/>
    <w:rsid w:val="00E93224"/>
    <w:rsid w:val="00E932F2"/>
    <w:rsid w:val="00E933E0"/>
    <w:rsid w:val="00E939B9"/>
    <w:rsid w:val="00E947DB"/>
    <w:rsid w:val="00E951BC"/>
    <w:rsid w:val="00E95CCD"/>
    <w:rsid w:val="00E96441"/>
    <w:rsid w:val="00E9663B"/>
    <w:rsid w:val="00E9748C"/>
    <w:rsid w:val="00EA112E"/>
    <w:rsid w:val="00EA1C1E"/>
    <w:rsid w:val="00EA1F4E"/>
    <w:rsid w:val="00EA210F"/>
    <w:rsid w:val="00EA2F06"/>
    <w:rsid w:val="00EA3587"/>
    <w:rsid w:val="00EA3D61"/>
    <w:rsid w:val="00EA53D6"/>
    <w:rsid w:val="00EA56F3"/>
    <w:rsid w:val="00EA5DAE"/>
    <w:rsid w:val="00EA5F9A"/>
    <w:rsid w:val="00EA63D5"/>
    <w:rsid w:val="00EA7BD9"/>
    <w:rsid w:val="00EB083B"/>
    <w:rsid w:val="00EB0B75"/>
    <w:rsid w:val="00EB1111"/>
    <w:rsid w:val="00EB17A8"/>
    <w:rsid w:val="00EB1AE4"/>
    <w:rsid w:val="00EB1DE8"/>
    <w:rsid w:val="00EB2134"/>
    <w:rsid w:val="00EB2140"/>
    <w:rsid w:val="00EB3065"/>
    <w:rsid w:val="00EB3130"/>
    <w:rsid w:val="00EB31E4"/>
    <w:rsid w:val="00EB47BC"/>
    <w:rsid w:val="00EB4ABB"/>
    <w:rsid w:val="00EB4C14"/>
    <w:rsid w:val="00EB578F"/>
    <w:rsid w:val="00EB67E0"/>
    <w:rsid w:val="00EC0ED4"/>
    <w:rsid w:val="00EC11D1"/>
    <w:rsid w:val="00EC13DA"/>
    <w:rsid w:val="00EC1432"/>
    <w:rsid w:val="00EC1499"/>
    <w:rsid w:val="00EC19B3"/>
    <w:rsid w:val="00EC291B"/>
    <w:rsid w:val="00EC2BDA"/>
    <w:rsid w:val="00EC3255"/>
    <w:rsid w:val="00EC3273"/>
    <w:rsid w:val="00EC3509"/>
    <w:rsid w:val="00EC3566"/>
    <w:rsid w:val="00EC3789"/>
    <w:rsid w:val="00EC3A15"/>
    <w:rsid w:val="00EC4C51"/>
    <w:rsid w:val="00EC4CFF"/>
    <w:rsid w:val="00EC5B19"/>
    <w:rsid w:val="00EC61C3"/>
    <w:rsid w:val="00EC6314"/>
    <w:rsid w:val="00EC68D0"/>
    <w:rsid w:val="00EC7C37"/>
    <w:rsid w:val="00ED17E4"/>
    <w:rsid w:val="00ED2435"/>
    <w:rsid w:val="00ED401F"/>
    <w:rsid w:val="00ED4B48"/>
    <w:rsid w:val="00ED500A"/>
    <w:rsid w:val="00ED54D9"/>
    <w:rsid w:val="00ED6B8E"/>
    <w:rsid w:val="00ED71F7"/>
    <w:rsid w:val="00EE12A3"/>
    <w:rsid w:val="00EE1EEE"/>
    <w:rsid w:val="00EE30C2"/>
    <w:rsid w:val="00EE356B"/>
    <w:rsid w:val="00EE4A66"/>
    <w:rsid w:val="00EE63B0"/>
    <w:rsid w:val="00EE6F5B"/>
    <w:rsid w:val="00EE6FA5"/>
    <w:rsid w:val="00EE77AE"/>
    <w:rsid w:val="00EE796D"/>
    <w:rsid w:val="00EE7F39"/>
    <w:rsid w:val="00EF0200"/>
    <w:rsid w:val="00EF0876"/>
    <w:rsid w:val="00EF0F98"/>
    <w:rsid w:val="00EF23E7"/>
    <w:rsid w:val="00EF33D9"/>
    <w:rsid w:val="00EF3617"/>
    <w:rsid w:val="00EF38CB"/>
    <w:rsid w:val="00EF42F9"/>
    <w:rsid w:val="00EF5932"/>
    <w:rsid w:val="00EF5E25"/>
    <w:rsid w:val="00EF6C66"/>
    <w:rsid w:val="00EF706B"/>
    <w:rsid w:val="00EF7370"/>
    <w:rsid w:val="00F01ED2"/>
    <w:rsid w:val="00F021A8"/>
    <w:rsid w:val="00F021C7"/>
    <w:rsid w:val="00F025A8"/>
    <w:rsid w:val="00F02ADC"/>
    <w:rsid w:val="00F02EC2"/>
    <w:rsid w:val="00F02F26"/>
    <w:rsid w:val="00F03067"/>
    <w:rsid w:val="00F036C6"/>
    <w:rsid w:val="00F03D65"/>
    <w:rsid w:val="00F04767"/>
    <w:rsid w:val="00F0562B"/>
    <w:rsid w:val="00F06262"/>
    <w:rsid w:val="00F06FA4"/>
    <w:rsid w:val="00F078AE"/>
    <w:rsid w:val="00F10AA6"/>
    <w:rsid w:val="00F10C2D"/>
    <w:rsid w:val="00F110E8"/>
    <w:rsid w:val="00F112C8"/>
    <w:rsid w:val="00F11A41"/>
    <w:rsid w:val="00F11A81"/>
    <w:rsid w:val="00F11C7E"/>
    <w:rsid w:val="00F12AE6"/>
    <w:rsid w:val="00F135FB"/>
    <w:rsid w:val="00F13E2D"/>
    <w:rsid w:val="00F1428E"/>
    <w:rsid w:val="00F15311"/>
    <w:rsid w:val="00F1536C"/>
    <w:rsid w:val="00F15A4D"/>
    <w:rsid w:val="00F167FF"/>
    <w:rsid w:val="00F171E4"/>
    <w:rsid w:val="00F177D4"/>
    <w:rsid w:val="00F17FC8"/>
    <w:rsid w:val="00F2010E"/>
    <w:rsid w:val="00F209BE"/>
    <w:rsid w:val="00F21563"/>
    <w:rsid w:val="00F25D9E"/>
    <w:rsid w:val="00F269A3"/>
    <w:rsid w:val="00F30412"/>
    <w:rsid w:val="00F32134"/>
    <w:rsid w:val="00F3249A"/>
    <w:rsid w:val="00F334B7"/>
    <w:rsid w:val="00F33D35"/>
    <w:rsid w:val="00F33DA4"/>
    <w:rsid w:val="00F34066"/>
    <w:rsid w:val="00F340E9"/>
    <w:rsid w:val="00F34384"/>
    <w:rsid w:val="00F34B84"/>
    <w:rsid w:val="00F3538F"/>
    <w:rsid w:val="00F35785"/>
    <w:rsid w:val="00F367A9"/>
    <w:rsid w:val="00F36CA4"/>
    <w:rsid w:val="00F37F9D"/>
    <w:rsid w:val="00F41EF9"/>
    <w:rsid w:val="00F41FC8"/>
    <w:rsid w:val="00F422FF"/>
    <w:rsid w:val="00F42747"/>
    <w:rsid w:val="00F42D28"/>
    <w:rsid w:val="00F4437B"/>
    <w:rsid w:val="00F44954"/>
    <w:rsid w:val="00F44D47"/>
    <w:rsid w:val="00F44F6E"/>
    <w:rsid w:val="00F44FDC"/>
    <w:rsid w:val="00F450D4"/>
    <w:rsid w:val="00F460C9"/>
    <w:rsid w:val="00F46BEB"/>
    <w:rsid w:val="00F503F0"/>
    <w:rsid w:val="00F50449"/>
    <w:rsid w:val="00F50476"/>
    <w:rsid w:val="00F50A69"/>
    <w:rsid w:val="00F50D55"/>
    <w:rsid w:val="00F51570"/>
    <w:rsid w:val="00F51EA0"/>
    <w:rsid w:val="00F522BB"/>
    <w:rsid w:val="00F52A44"/>
    <w:rsid w:val="00F53762"/>
    <w:rsid w:val="00F53E55"/>
    <w:rsid w:val="00F54309"/>
    <w:rsid w:val="00F54BFA"/>
    <w:rsid w:val="00F550CB"/>
    <w:rsid w:val="00F60D67"/>
    <w:rsid w:val="00F610AD"/>
    <w:rsid w:val="00F6149C"/>
    <w:rsid w:val="00F61977"/>
    <w:rsid w:val="00F61D5D"/>
    <w:rsid w:val="00F623BE"/>
    <w:rsid w:val="00F624C8"/>
    <w:rsid w:val="00F638C7"/>
    <w:rsid w:val="00F63C2A"/>
    <w:rsid w:val="00F6546B"/>
    <w:rsid w:val="00F6638D"/>
    <w:rsid w:val="00F705A7"/>
    <w:rsid w:val="00F71E43"/>
    <w:rsid w:val="00F71F5C"/>
    <w:rsid w:val="00F71F86"/>
    <w:rsid w:val="00F73A6F"/>
    <w:rsid w:val="00F73AB7"/>
    <w:rsid w:val="00F73BF2"/>
    <w:rsid w:val="00F74412"/>
    <w:rsid w:val="00F74BD1"/>
    <w:rsid w:val="00F7553A"/>
    <w:rsid w:val="00F75F50"/>
    <w:rsid w:val="00F806E9"/>
    <w:rsid w:val="00F80CB3"/>
    <w:rsid w:val="00F80F12"/>
    <w:rsid w:val="00F81944"/>
    <w:rsid w:val="00F81D3B"/>
    <w:rsid w:val="00F822F8"/>
    <w:rsid w:val="00F82511"/>
    <w:rsid w:val="00F8263D"/>
    <w:rsid w:val="00F82BB9"/>
    <w:rsid w:val="00F82E93"/>
    <w:rsid w:val="00F8425E"/>
    <w:rsid w:val="00F8509E"/>
    <w:rsid w:val="00F86022"/>
    <w:rsid w:val="00F86335"/>
    <w:rsid w:val="00F86E02"/>
    <w:rsid w:val="00F8722A"/>
    <w:rsid w:val="00F8796B"/>
    <w:rsid w:val="00F87E9D"/>
    <w:rsid w:val="00F9077C"/>
    <w:rsid w:val="00F90DB4"/>
    <w:rsid w:val="00F91365"/>
    <w:rsid w:val="00F91555"/>
    <w:rsid w:val="00F916B9"/>
    <w:rsid w:val="00F919E1"/>
    <w:rsid w:val="00F9209B"/>
    <w:rsid w:val="00F92D6C"/>
    <w:rsid w:val="00F93D2E"/>
    <w:rsid w:val="00F94D9D"/>
    <w:rsid w:val="00F9578C"/>
    <w:rsid w:val="00F971FF"/>
    <w:rsid w:val="00F9765A"/>
    <w:rsid w:val="00F97CEB"/>
    <w:rsid w:val="00FA0233"/>
    <w:rsid w:val="00FA0FCE"/>
    <w:rsid w:val="00FA1FCF"/>
    <w:rsid w:val="00FA27C2"/>
    <w:rsid w:val="00FA5E0A"/>
    <w:rsid w:val="00FA5E5A"/>
    <w:rsid w:val="00FA65CE"/>
    <w:rsid w:val="00FB1013"/>
    <w:rsid w:val="00FB1279"/>
    <w:rsid w:val="00FB2160"/>
    <w:rsid w:val="00FB2F50"/>
    <w:rsid w:val="00FB318B"/>
    <w:rsid w:val="00FB330F"/>
    <w:rsid w:val="00FB5881"/>
    <w:rsid w:val="00FB614F"/>
    <w:rsid w:val="00FB7945"/>
    <w:rsid w:val="00FB7970"/>
    <w:rsid w:val="00FC04AD"/>
    <w:rsid w:val="00FC2881"/>
    <w:rsid w:val="00FC43A3"/>
    <w:rsid w:val="00FC5C81"/>
    <w:rsid w:val="00FC61E2"/>
    <w:rsid w:val="00FC772D"/>
    <w:rsid w:val="00FC79A9"/>
    <w:rsid w:val="00FC7A79"/>
    <w:rsid w:val="00FC7BA1"/>
    <w:rsid w:val="00FD0854"/>
    <w:rsid w:val="00FD095B"/>
    <w:rsid w:val="00FD10AC"/>
    <w:rsid w:val="00FD1EC0"/>
    <w:rsid w:val="00FD259B"/>
    <w:rsid w:val="00FD3024"/>
    <w:rsid w:val="00FD33AF"/>
    <w:rsid w:val="00FD44DB"/>
    <w:rsid w:val="00FD45E2"/>
    <w:rsid w:val="00FD4DEE"/>
    <w:rsid w:val="00FD53F5"/>
    <w:rsid w:val="00FD5E17"/>
    <w:rsid w:val="00FD64D9"/>
    <w:rsid w:val="00FD6C1A"/>
    <w:rsid w:val="00FE098A"/>
    <w:rsid w:val="00FE22D7"/>
    <w:rsid w:val="00FE2A76"/>
    <w:rsid w:val="00FE2BE4"/>
    <w:rsid w:val="00FE3C0F"/>
    <w:rsid w:val="00FE4F46"/>
    <w:rsid w:val="00FE6105"/>
    <w:rsid w:val="00FE631F"/>
    <w:rsid w:val="00FE6FC4"/>
    <w:rsid w:val="00FF0064"/>
    <w:rsid w:val="00FF026C"/>
    <w:rsid w:val="00FF0D94"/>
    <w:rsid w:val="00FF1701"/>
    <w:rsid w:val="00FF2032"/>
    <w:rsid w:val="00FF4E46"/>
    <w:rsid w:val="00FF5D6C"/>
    <w:rsid w:val="00FF6833"/>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2219E29B"/>
  <w15:docId w15:val="{0FF8C666-909D-40A4-AD0E-EE08FFB3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3572D"/>
    <w:p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9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 w:type="character" w:customStyle="1" w:styleId="dw-required">
    <w:name w:val="dw-required"/>
    <w:basedOn w:val="DefaultParagraphFont"/>
    <w:rsid w:val="005921E4"/>
  </w:style>
  <w:style w:type="character" w:customStyle="1" w:styleId="dw-nc-tooltip">
    <w:name w:val="dw-nc-tooltip"/>
    <w:basedOn w:val="DefaultParagraphFont"/>
    <w:rsid w:val="00D6036C"/>
  </w:style>
  <w:style w:type="character" w:customStyle="1" w:styleId="dw-nc-text-danger">
    <w:name w:val="dw-nc-text-danger"/>
    <w:basedOn w:val="DefaultParagraphFont"/>
    <w:rsid w:val="00D6036C"/>
  </w:style>
  <w:style w:type="character" w:customStyle="1" w:styleId="pun">
    <w:name w:val="pun"/>
    <w:basedOn w:val="DefaultParagraphFont"/>
    <w:rsid w:val="00024B54"/>
  </w:style>
  <w:style w:type="character" w:customStyle="1" w:styleId="pln">
    <w:name w:val="pln"/>
    <w:basedOn w:val="DefaultParagraphFont"/>
    <w:rsid w:val="00024B54"/>
  </w:style>
  <w:style w:type="character" w:customStyle="1" w:styleId="str">
    <w:name w:val="str"/>
    <w:basedOn w:val="DefaultParagraphFont"/>
    <w:rsid w:val="00024B54"/>
  </w:style>
  <w:style w:type="character" w:customStyle="1" w:styleId="dec">
    <w:name w:val="dec"/>
    <w:basedOn w:val="DefaultParagraphFont"/>
    <w:rsid w:val="00024B54"/>
  </w:style>
  <w:style w:type="character" w:customStyle="1" w:styleId="tag">
    <w:name w:val="tag"/>
    <w:basedOn w:val="DefaultParagraphFont"/>
    <w:rsid w:val="00024B54"/>
  </w:style>
  <w:style w:type="character" w:customStyle="1" w:styleId="atn">
    <w:name w:val="atn"/>
    <w:basedOn w:val="DefaultParagraphFont"/>
    <w:rsid w:val="00024B54"/>
  </w:style>
  <w:style w:type="character" w:customStyle="1" w:styleId="atv">
    <w:name w:val="atv"/>
    <w:basedOn w:val="DefaultParagraphFont"/>
    <w:rsid w:val="00024B54"/>
  </w:style>
  <w:style w:type="character" w:styleId="HTMLCode">
    <w:name w:val="HTML Code"/>
    <w:basedOn w:val="DefaultParagraphFont"/>
    <w:uiPriority w:val="99"/>
    <w:semiHidden/>
    <w:unhideWhenUsed/>
    <w:rsid w:val="00B628CA"/>
    <w:rPr>
      <w:rFonts w:ascii="Courier New" w:eastAsia="Times New Roman" w:hAnsi="Courier New" w:cs="Courier New"/>
      <w:sz w:val="20"/>
      <w:szCs w:val="20"/>
    </w:rPr>
  </w:style>
  <w:style w:type="paragraph" w:customStyle="1" w:styleId="selectcode">
    <w:name w:val="selectcode"/>
    <w:basedOn w:val="Normal"/>
    <w:rsid w:val="00484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484875"/>
  </w:style>
  <w:style w:type="character" w:customStyle="1" w:styleId="dw-label">
    <w:name w:val="dw-label"/>
    <w:basedOn w:val="DefaultParagraphFont"/>
    <w:rsid w:val="00730F1F"/>
  </w:style>
  <w:style w:type="paragraph" w:customStyle="1" w:styleId="p">
    <w:name w:val="p"/>
    <w:basedOn w:val="Normal"/>
    <w:rsid w:val="00481C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blockcaption">
    <w:name w:val="codeblockcaption"/>
    <w:basedOn w:val="Normal"/>
    <w:rsid w:val="003535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ne">
    <w:name w:val="none"/>
    <w:basedOn w:val="Normal"/>
    <w:rsid w:val="003535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dropdownhead">
    <w:name w:val="mcdropdownhead"/>
    <w:basedOn w:val="DefaultParagraphFont"/>
    <w:rsid w:val="003535B0"/>
  </w:style>
  <w:style w:type="character" w:customStyle="1" w:styleId="pl-s">
    <w:name w:val="pl-s"/>
    <w:basedOn w:val="DefaultParagraphFont"/>
    <w:rsid w:val="00997181"/>
  </w:style>
  <w:style w:type="character" w:customStyle="1" w:styleId="pl-pds">
    <w:name w:val="pl-pds"/>
    <w:basedOn w:val="DefaultParagraphFont"/>
    <w:rsid w:val="00997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233">
      <w:bodyDiv w:val="1"/>
      <w:marLeft w:val="0"/>
      <w:marRight w:val="0"/>
      <w:marTop w:val="0"/>
      <w:marBottom w:val="0"/>
      <w:divBdr>
        <w:top w:val="none" w:sz="0" w:space="0" w:color="auto"/>
        <w:left w:val="none" w:sz="0" w:space="0" w:color="auto"/>
        <w:bottom w:val="none" w:sz="0" w:space="0" w:color="auto"/>
        <w:right w:val="none" w:sz="0" w:space="0" w:color="auto"/>
      </w:divBdr>
    </w:div>
    <w:div w:id="9914699">
      <w:bodyDiv w:val="1"/>
      <w:marLeft w:val="0"/>
      <w:marRight w:val="0"/>
      <w:marTop w:val="0"/>
      <w:marBottom w:val="0"/>
      <w:divBdr>
        <w:top w:val="none" w:sz="0" w:space="0" w:color="auto"/>
        <w:left w:val="none" w:sz="0" w:space="0" w:color="auto"/>
        <w:bottom w:val="none" w:sz="0" w:space="0" w:color="auto"/>
        <w:right w:val="none" w:sz="0" w:space="0" w:color="auto"/>
      </w:divBdr>
    </w:div>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8361374">
      <w:bodyDiv w:val="1"/>
      <w:marLeft w:val="0"/>
      <w:marRight w:val="0"/>
      <w:marTop w:val="0"/>
      <w:marBottom w:val="0"/>
      <w:divBdr>
        <w:top w:val="none" w:sz="0" w:space="0" w:color="auto"/>
        <w:left w:val="none" w:sz="0" w:space="0" w:color="auto"/>
        <w:bottom w:val="none" w:sz="0" w:space="0" w:color="auto"/>
        <w:right w:val="none" w:sz="0" w:space="0" w:color="auto"/>
      </w:divBdr>
      <w:divsChild>
        <w:div w:id="1218737834">
          <w:marLeft w:val="0"/>
          <w:marRight w:val="0"/>
          <w:marTop w:val="0"/>
          <w:marBottom w:val="0"/>
          <w:divBdr>
            <w:top w:val="none" w:sz="0" w:space="0" w:color="auto"/>
            <w:left w:val="none" w:sz="0" w:space="0" w:color="auto"/>
            <w:bottom w:val="none" w:sz="0" w:space="0" w:color="auto"/>
            <w:right w:val="none" w:sz="0" w:space="0" w:color="auto"/>
          </w:divBdr>
          <w:divsChild>
            <w:div w:id="1840538823">
              <w:marLeft w:val="0"/>
              <w:marRight w:val="0"/>
              <w:marTop w:val="0"/>
              <w:marBottom w:val="0"/>
              <w:divBdr>
                <w:top w:val="none" w:sz="0" w:space="0" w:color="auto"/>
                <w:left w:val="none" w:sz="0" w:space="0" w:color="auto"/>
                <w:bottom w:val="none" w:sz="0" w:space="0" w:color="auto"/>
                <w:right w:val="none" w:sz="0" w:space="0" w:color="auto"/>
              </w:divBdr>
              <w:divsChild>
                <w:div w:id="539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922">
      <w:bodyDiv w:val="1"/>
      <w:marLeft w:val="0"/>
      <w:marRight w:val="0"/>
      <w:marTop w:val="0"/>
      <w:marBottom w:val="0"/>
      <w:divBdr>
        <w:top w:val="none" w:sz="0" w:space="0" w:color="auto"/>
        <w:left w:val="none" w:sz="0" w:space="0" w:color="auto"/>
        <w:bottom w:val="none" w:sz="0" w:space="0" w:color="auto"/>
        <w:right w:val="none" w:sz="0" w:space="0" w:color="auto"/>
      </w:divBdr>
    </w:div>
    <w:div w:id="202669400">
      <w:bodyDiv w:val="1"/>
      <w:marLeft w:val="0"/>
      <w:marRight w:val="0"/>
      <w:marTop w:val="0"/>
      <w:marBottom w:val="0"/>
      <w:divBdr>
        <w:top w:val="none" w:sz="0" w:space="0" w:color="auto"/>
        <w:left w:val="none" w:sz="0" w:space="0" w:color="auto"/>
        <w:bottom w:val="none" w:sz="0" w:space="0" w:color="auto"/>
        <w:right w:val="none" w:sz="0" w:space="0" w:color="auto"/>
      </w:divBdr>
      <w:divsChild>
        <w:div w:id="1260718064">
          <w:marLeft w:val="0"/>
          <w:marRight w:val="0"/>
          <w:marTop w:val="0"/>
          <w:marBottom w:val="0"/>
          <w:divBdr>
            <w:top w:val="none" w:sz="0" w:space="0" w:color="auto"/>
            <w:left w:val="none" w:sz="0" w:space="0" w:color="auto"/>
            <w:bottom w:val="none" w:sz="0" w:space="0" w:color="auto"/>
            <w:right w:val="none" w:sz="0" w:space="0" w:color="auto"/>
          </w:divBdr>
          <w:divsChild>
            <w:div w:id="1805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1079900">
      <w:bodyDiv w:val="1"/>
      <w:marLeft w:val="0"/>
      <w:marRight w:val="0"/>
      <w:marTop w:val="0"/>
      <w:marBottom w:val="0"/>
      <w:divBdr>
        <w:top w:val="none" w:sz="0" w:space="0" w:color="auto"/>
        <w:left w:val="none" w:sz="0" w:space="0" w:color="auto"/>
        <w:bottom w:val="none" w:sz="0" w:space="0" w:color="auto"/>
        <w:right w:val="none" w:sz="0" w:space="0" w:color="auto"/>
      </w:divBdr>
    </w:div>
    <w:div w:id="320083706">
      <w:bodyDiv w:val="1"/>
      <w:marLeft w:val="0"/>
      <w:marRight w:val="0"/>
      <w:marTop w:val="0"/>
      <w:marBottom w:val="0"/>
      <w:divBdr>
        <w:top w:val="none" w:sz="0" w:space="0" w:color="auto"/>
        <w:left w:val="none" w:sz="0" w:space="0" w:color="auto"/>
        <w:bottom w:val="none" w:sz="0" w:space="0" w:color="auto"/>
        <w:right w:val="none" w:sz="0" w:space="0" w:color="auto"/>
      </w:divBdr>
    </w:div>
    <w:div w:id="323123395">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12552449">
      <w:bodyDiv w:val="1"/>
      <w:marLeft w:val="0"/>
      <w:marRight w:val="0"/>
      <w:marTop w:val="0"/>
      <w:marBottom w:val="0"/>
      <w:divBdr>
        <w:top w:val="none" w:sz="0" w:space="0" w:color="auto"/>
        <w:left w:val="none" w:sz="0" w:space="0" w:color="auto"/>
        <w:bottom w:val="none" w:sz="0" w:space="0" w:color="auto"/>
        <w:right w:val="none" w:sz="0" w:space="0" w:color="auto"/>
      </w:divBdr>
      <w:divsChild>
        <w:div w:id="87891869">
          <w:marLeft w:val="0"/>
          <w:marRight w:val="0"/>
          <w:marTop w:val="300"/>
          <w:marBottom w:val="0"/>
          <w:divBdr>
            <w:top w:val="none" w:sz="0" w:space="0" w:color="auto"/>
            <w:left w:val="none" w:sz="0" w:space="0" w:color="auto"/>
            <w:bottom w:val="none" w:sz="0" w:space="0" w:color="auto"/>
            <w:right w:val="none" w:sz="0" w:space="0" w:color="auto"/>
          </w:divBdr>
        </w:div>
        <w:div w:id="1053195355">
          <w:marLeft w:val="0"/>
          <w:marRight w:val="0"/>
          <w:marTop w:val="300"/>
          <w:marBottom w:val="0"/>
          <w:divBdr>
            <w:top w:val="none" w:sz="0" w:space="0" w:color="auto"/>
            <w:left w:val="none" w:sz="0" w:space="0" w:color="auto"/>
            <w:bottom w:val="none" w:sz="0" w:space="0" w:color="auto"/>
            <w:right w:val="none" w:sz="0" w:space="0" w:color="auto"/>
          </w:divBdr>
        </w:div>
      </w:divsChild>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495615678">
      <w:bodyDiv w:val="1"/>
      <w:marLeft w:val="0"/>
      <w:marRight w:val="0"/>
      <w:marTop w:val="0"/>
      <w:marBottom w:val="0"/>
      <w:divBdr>
        <w:top w:val="none" w:sz="0" w:space="0" w:color="auto"/>
        <w:left w:val="none" w:sz="0" w:space="0" w:color="auto"/>
        <w:bottom w:val="none" w:sz="0" w:space="0" w:color="auto"/>
        <w:right w:val="none" w:sz="0" w:space="0" w:color="auto"/>
      </w:divBdr>
      <w:divsChild>
        <w:div w:id="400908399">
          <w:marLeft w:val="0"/>
          <w:marRight w:val="0"/>
          <w:marTop w:val="300"/>
          <w:marBottom w:val="0"/>
          <w:divBdr>
            <w:top w:val="none" w:sz="0" w:space="0" w:color="auto"/>
            <w:left w:val="none" w:sz="0" w:space="0" w:color="auto"/>
            <w:bottom w:val="none" w:sz="0" w:space="0" w:color="auto"/>
            <w:right w:val="none" w:sz="0" w:space="0" w:color="auto"/>
          </w:divBdr>
        </w:div>
      </w:divsChild>
    </w:div>
    <w:div w:id="502819529">
      <w:bodyDiv w:val="1"/>
      <w:marLeft w:val="0"/>
      <w:marRight w:val="0"/>
      <w:marTop w:val="0"/>
      <w:marBottom w:val="0"/>
      <w:divBdr>
        <w:top w:val="none" w:sz="0" w:space="0" w:color="auto"/>
        <w:left w:val="none" w:sz="0" w:space="0" w:color="auto"/>
        <w:bottom w:val="none" w:sz="0" w:space="0" w:color="auto"/>
        <w:right w:val="none" w:sz="0" w:space="0" w:color="auto"/>
      </w:divBdr>
    </w:div>
    <w:div w:id="546837589">
      <w:bodyDiv w:val="1"/>
      <w:marLeft w:val="0"/>
      <w:marRight w:val="0"/>
      <w:marTop w:val="0"/>
      <w:marBottom w:val="0"/>
      <w:divBdr>
        <w:top w:val="none" w:sz="0" w:space="0" w:color="auto"/>
        <w:left w:val="none" w:sz="0" w:space="0" w:color="auto"/>
        <w:bottom w:val="none" w:sz="0" w:space="0" w:color="auto"/>
        <w:right w:val="none" w:sz="0" w:space="0" w:color="auto"/>
      </w:divBdr>
    </w:div>
    <w:div w:id="552275352">
      <w:bodyDiv w:val="1"/>
      <w:marLeft w:val="0"/>
      <w:marRight w:val="0"/>
      <w:marTop w:val="0"/>
      <w:marBottom w:val="0"/>
      <w:divBdr>
        <w:top w:val="none" w:sz="0" w:space="0" w:color="auto"/>
        <w:left w:val="none" w:sz="0" w:space="0" w:color="auto"/>
        <w:bottom w:val="none" w:sz="0" w:space="0" w:color="auto"/>
        <w:right w:val="none" w:sz="0" w:space="0" w:color="auto"/>
      </w:divBdr>
      <w:divsChild>
        <w:div w:id="1432360398">
          <w:marLeft w:val="0"/>
          <w:marRight w:val="0"/>
          <w:marTop w:val="0"/>
          <w:marBottom w:val="0"/>
          <w:divBdr>
            <w:top w:val="none" w:sz="0" w:space="0" w:color="auto"/>
            <w:left w:val="none" w:sz="0" w:space="0" w:color="auto"/>
            <w:bottom w:val="none" w:sz="0" w:space="0" w:color="auto"/>
            <w:right w:val="none" w:sz="0" w:space="0" w:color="auto"/>
          </w:divBdr>
          <w:divsChild>
            <w:div w:id="2067873070">
              <w:marLeft w:val="0"/>
              <w:marRight w:val="0"/>
              <w:marTop w:val="0"/>
              <w:marBottom w:val="0"/>
              <w:divBdr>
                <w:top w:val="none" w:sz="0" w:space="0" w:color="auto"/>
                <w:left w:val="none" w:sz="0" w:space="0" w:color="auto"/>
                <w:bottom w:val="none" w:sz="0" w:space="0" w:color="auto"/>
                <w:right w:val="none" w:sz="0" w:space="0" w:color="auto"/>
              </w:divBdr>
            </w:div>
            <w:div w:id="549879319">
              <w:marLeft w:val="0"/>
              <w:marRight w:val="0"/>
              <w:marTop w:val="0"/>
              <w:marBottom w:val="0"/>
              <w:divBdr>
                <w:top w:val="none" w:sz="0" w:space="0" w:color="auto"/>
                <w:left w:val="none" w:sz="0" w:space="0" w:color="auto"/>
                <w:bottom w:val="none" w:sz="0" w:space="0" w:color="auto"/>
                <w:right w:val="none" w:sz="0" w:space="0" w:color="auto"/>
              </w:divBdr>
            </w:div>
            <w:div w:id="18713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588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28517377">
      <w:bodyDiv w:val="1"/>
      <w:marLeft w:val="0"/>
      <w:marRight w:val="0"/>
      <w:marTop w:val="0"/>
      <w:marBottom w:val="0"/>
      <w:divBdr>
        <w:top w:val="none" w:sz="0" w:space="0" w:color="auto"/>
        <w:left w:val="none" w:sz="0" w:space="0" w:color="auto"/>
        <w:bottom w:val="none" w:sz="0" w:space="0" w:color="auto"/>
        <w:right w:val="none" w:sz="0" w:space="0" w:color="auto"/>
      </w:divBdr>
    </w:div>
    <w:div w:id="65098927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23331595">
      <w:bodyDiv w:val="1"/>
      <w:marLeft w:val="0"/>
      <w:marRight w:val="0"/>
      <w:marTop w:val="0"/>
      <w:marBottom w:val="0"/>
      <w:divBdr>
        <w:top w:val="none" w:sz="0" w:space="0" w:color="auto"/>
        <w:left w:val="none" w:sz="0" w:space="0" w:color="auto"/>
        <w:bottom w:val="none" w:sz="0" w:space="0" w:color="auto"/>
        <w:right w:val="none" w:sz="0" w:space="0" w:color="auto"/>
      </w:divBdr>
      <w:divsChild>
        <w:div w:id="1828088373">
          <w:marLeft w:val="0"/>
          <w:marRight w:val="0"/>
          <w:marTop w:val="300"/>
          <w:marBottom w:val="0"/>
          <w:divBdr>
            <w:top w:val="none" w:sz="0" w:space="0" w:color="auto"/>
            <w:left w:val="none" w:sz="0" w:space="0" w:color="auto"/>
            <w:bottom w:val="none" w:sz="0" w:space="0" w:color="auto"/>
            <w:right w:val="none" w:sz="0" w:space="0" w:color="auto"/>
          </w:divBdr>
          <w:divsChild>
            <w:div w:id="12643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786391986">
      <w:bodyDiv w:val="1"/>
      <w:marLeft w:val="0"/>
      <w:marRight w:val="0"/>
      <w:marTop w:val="0"/>
      <w:marBottom w:val="0"/>
      <w:divBdr>
        <w:top w:val="none" w:sz="0" w:space="0" w:color="auto"/>
        <w:left w:val="none" w:sz="0" w:space="0" w:color="auto"/>
        <w:bottom w:val="none" w:sz="0" w:space="0" w:color="auto"/>
        <w:right w:val="none" w:sz="0" w:space="0" w:color="auto"/>
      </w:divBdr>
      <w:divsChild>
        <w:div w:id="639921962">
          <w:marLeft w:val="0"/>
          <w:marRight w:val="0"/>
          <w:marTop w:val="300"/>
          <w:marBottom w:val="0"/>
          <w:divBdr>
            <w:top w:val="none" w:sz="0" w:space="0" w:color="auto"/>
            <w:left w:val="none" w:sz="0" w:space="0" w:color="auto"/>
            <w:bottom w:val="none" w:sz="0" w:space="0" w:color="auto"/>
            <w:right w:val="none" w:sz="0" w:space="0" w:color="auto"/>
          </w:divBdr>
        </w:div>
        <w:div w:id="83041324">
          <w:marLeft w:val="0"/>
          <w:marRight w:val="0"/>
          <w:marTop w:val="300"/>
          <w:marBottom w:val="0"/>
          <w:divBdr>
            <w:top w:val="none" w:sz="0" w:space="0" w:color="auto"/>
            <w:left w:val="none" w:sz="0" w:space="0" w:color="auto"/>
            <w:bottom w:val="none" w:sz="0" w:space="0" w:color="auto"/>
            <w:right w:val="none" w:sz="0" w:space="0" w:color="auto"/>
          </w:divBdr>
        </w:div>
      </w:divsChild>
    </w:div>
    <w:div w:id="798645001">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8107658">
      <w:bodyDiv w:val="1"/>
      <w:marLeft w:val="0"/>
      <w:marRight w:val="0"/>
      <w:marTop w:val="0"/>
      <w:marBottom w:val="0"/>
      <w:divBdr>
        <w:top w:val="none" w:sz="0" w:space="0" w:color="auto"/>
        <w:left w:val="none" w:sz="0" w:space="0" w:color="auto"/>
        <w:bottom w:val="none" w:sz="0" w:space="0" w:color="auto"/>
        <w:right w:val="none" w:sz="0" w:space="0" w:color="auto"/>
      </w:divBdr>
    </w:div>
    <w:div w:id="908155235">
      <w:bodyDiv w:val="1"/>
      <w:marLeft w:val="0"/>
      <w:marRight w:val="0"/>
      <w:marTop w:val="0"/>
      <w:marBottom w:val="0"/>
      <w:divBdr>
        <w:top w:val="none" w:sz="0" w:space="0" w:color="auto"/>
        <w:left w:val="none" w:sz="0" w:space="0" w:color="auto"/>
        <w:bottom w:val="none" w:sz="0" w:space="0" w:color="auto"/>
        <w:right w:val="none" w:sz="0" w:space="0" w:color="auto"/>
      </w:divBdr>
      <w:divsChild>
        <w:div w:id="820851340">
          <w:marLeft w:val="0"/>
          <w:marRight w:val="0"/>
          <w:marTop w:val="0"/>
          <w:marBottom w:val="0"/>
          <w:divBdr>
            <w:top w:val="none" w:sz="0" w:space="0" w:color="auto"/>
            <w:left w:val="none" w:sz="0" w:space="0" w:color="auto"/>
            <w:bottom w:val="none" w:sz="0" w:space="0" w:color="auto"/>
            <w:right w:val="none" w:sz="0" w:space="0" w:color="auto"/>
          </w:divBdr>
          <w:divsChild>
            <w:div w:id="2025588506">
              <w:marLeft w:val="0"/>
              <w:marRight w:val="0"/>
              <w:marTop w:val="0"/>
              <w:marBottom w:val="0"/>
              <w:divBdr>
                <w:top w:val="none" w:sz="0" w:space="0" w:color="auto"/>
                <w:left w:val="none" w:sz="0" w:space="0" w:color="auto"/>
                <w:bottom w:val="none" w:sz="0" w:space="0" w:color="auto"/>
                <w:right w:val="none" w:sz="0" w:space="0" w:color="auto"/>
              </w:divBdr>
            </w:div>
            <w:div w:id="20701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69362686">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009679337">
      <w:bodyDiv w:val="1"/>
      <w:marLeft w:val="0"/>
      <w:marRight w:val="0"/>
      <w:marTop w:val="0"/>
      <w:marBottom w:val="0"/>
      <w:divBdr>
        <w:top w:val="none" w:sz="0" w:space="0" w:color="auto"/>
        <w:left w:val="none" w:sz="0" w:space="0" w:color="auto"/>
        <w:bottom w:val="none" w:sz="0" w:space="0" w:color="auto"/>
        <w:right w:val="none" w:sz="0" w:space="0" w:color="auto"/>
      </w:divBdr>
      <w:divsChild>
        <w:div w:id="1873035033">
          <w:marLeft w:val="0"/>
          <w:marRight w:val="0"/>
          <w:marTop w:val="0"/>
          <w:marBottom w:val="0"/>
          <w:divBdr>
            <w:top w:val="none" w:sz="0" w:space="0" w:color="auto"/>
            <w:left w:val="none" w:sz="0" w:space="0" w:color="auto"/>
            <w:bottom w:val="none" w:sz="0" w:space="0" w:color="auto"/>
            <w:right w:val="none" w:sz="0" w:space="0" w:color="auto"/>
          </w:divBdr>
          <w:divsChild>
            <w:div w:id="2134324798">
              <w:marLeft w:val="0"/>
              <w:marRight w:val="0"/>
              <w:marTop w:val="0"/>
              <w:marBottom w:val="0"/>
              <w:divBdr>
                <w:top w:val="none" w:sz="0" w:space="0" w:color="auto"/>
                <w:left w:val="none" w:sz="0" w:space="0" w:color="auto"/>
                <w:bottom w:val="none" w:sz="0" w:space="0" w:color="auto"/>
                <w:right w:val="none" w:sz="0" w:space="0" w:color="auto"/>
              </w:divBdr>
            </w:div>
          </w:divsChild>
        </w:div>
        <w:div w:id="769158141">
          <w:marLeft w:val="0"/>
          <w:marRight w:val="0"/>
          <w:marTop w:val="180"/>
          <w:marBottom w:val="90"/>
          <w:divBdr>
            <w:top w:val="none" w:sz="0" w:space="0" w:color="auto"/>
            <w:left w:val="none" w:sz="0" w:space="0" w:color="auto"/>
            <w:bottom w:val="none" w:sz="0" w:space="0" w:color="auto"/>
            <w:right w:val="none" w:sz="0" w:space="0" w:color="auto"/>
          </w:divBdr>
        </w:div>
        <w:div w:id="582762912">
          <w:marLeft w:val="0"/>
          <w:marRight w:val="0"/>
          <w:marTop w:val="300"/>
          <w:marBottom w:val="0"/>
          <w:divBdr>
            <w:top w:val="none" w:sz="0" w:space="0" w:color="auto"/>
            <w:left w:val="none" w:sz="0" w:space="0" w:color="auto"/>
            <w:bottom w:val="none" w:sz="0" w:space="0" w:color="auto"/>
            <w:right w:val="none" w:sz="0" w:space="0" w:color="auto"/>
          </w:divBdr>
          <w:divsChild>
            <w:div w:id="2006933024">
              <w:marLeft w:val="0"/>
              <w:marRight w:val="0"/>
              <w:marTop w:val="0"/>
              <w:marBottom w:val="0"/>
              <w:divBdr>
                <w:top w:val="none" w:sz="0" w:space="0" w:color="auto"/>
                <w:left w:val="none" w:sz="0" w:space="0" w:color="auto"/>
                <w:bottom w:val="none" w:sz="0" w:space="0" w:color="auto"/>
                <w:right w:val="none" w:sz="0" w:space="0" w:color="auto"/>
              </w:divBdr>
            </w:div>
          </w:divsChild>
        </w:div>
        <w:div w:id="1629437925">
          <w:marLeft w:val="0"/>
          <w:marRight w:val="0"/>
          <w:marTop w:val="0"/>
          <w:marBottom w:val="0"/>
          <w:divBdr>
            <w:top w:val="none" w:sz="0" w:space="0" w:color="auto"/>
            <w:left w:val="none" w:sz="0" w:space="0" w:color="auto"/>
            <w:bottom w:val="none" w:sz="0" w:space="0" w:color="auto"/>
            <w:right w:val="none" w:sz="0" w:space="0" w:color="auto"/>
          </w:divBdr>
          <w:divsChild>
            <w:div w:id="658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12043">
      <w:bodyDiv w:val="1"/>
      <w:marLeft w:val="0"/>
      <w:marRight w:val="0"/>
      <w:marTop w:val="0"/>
      <w:marBottom w:val="0"/>
      <w:divBdr>
        <w:top w:val="none" w:sz="0" w:space="0" w:color="auto"/>
        <w:left w:val="none" w:sz="0" w:space="0" w:color="auto"/>
        <w:bottom w:val="none" w:sz="0" w:space="0" w:color="auto"/>
        <w:right w:val="none" w:sz="0" w:space="0" w:color="auto"/>
      </w:divBdr>
      <w:divsChild>
        <w:div w:id="605382241">
          <w:marLeft w:val="0"/>
          <w:marRight w:val="0"/>
          <w:marTop w:val="300"/>
          <w:marBottom w:val="0"/>
          <w:divBdr>
            <w:top w:val="none" w:sz="0" w:space="0" w:color="auto"/>
            <w:left w:val="none" w:sz="0" w:space="0" w:color="auto"/>
            <w:bottom w:val="none" w:sz="0" w:space="0" w:color="auto"/>
            <w:right w:val="none" w:sz="0" w:space="0" w:color="auto"/>
          </w:divBdr>
        </w:div>
      </w:divsChild>
    </w:div>
    <w:div w:id="1029721645">
      <w:bodyDiv w:val="1"/>
      <w:marLeft w:val="0"/>
      <w:marRight w:val="0"/>
      <w:marTop w:val="0"/>
      <w:marBottom w:val="0"/>
      <w:divBdr>
        <w:top w:val="none" w:sz="0" w:space="0" w:color="auto"/>
        <w:left w:val="none" w:sz="0" w:space="0" w:color="auto"/>
        <w:bottom w:val="none" w:sz="0" w:space="0" w:color="auto"/>
        <w:right w:val="none" w:sz="0" w:space="0" w:color="auto"/>
      </w:divBdr>
    </w:div>
    <w:div w:id="1047880181">
      <w:bodyDiv w:val="1"/>
      <w:marLeft w:val="0"/>
      <w:marRight w:val="0"/>
      <w:marTop w:val="0"/>
      <w:marBottom w:val="0"/>
      <w:divBdr>
        <w:top w:val="none" w:sz="0" w:space="0" w:color="auto"/>
        <w:left w:val="none" w:sz="0" w:space="0" w:color="auto"/>
        <w:bottom w:val="none" w:sz="0" w:space="0" w:color="auto"/>
        <w:right w:val="none" w:sz="0" w:space="0" w:color="auto"/>
      </w:divBdr>
      <w:divsChild>
        <w:div w:id="85541113">
          <w:marLeft w:val="0"/>
          <w:marRight w:val="0"/>
          <w:marTop w:val="300"/>
          <w:marBottom w:val="0"/>
          <w:divBdr>
            <w:top w:val="none" w:sz="0" w:space="0" w:color="auto"/>
            <w:left w:val="none" w:sz="0" w:space="0" w:color="auto"/>
            <w:bottom w:val="none" w:sz="0" w:space="0" w:color="auto"/>
            <w:right w:val="none" w:sz="0" w:space="0" w:color="auto"/>
          </w:divBdr>
          <w:divsChild>
            <w:div w:id="9016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2791733">
      <w:bodyDiv w:val="1"/>
      <w:marLeft w:val="0"/>
      <w:marRight w:val="0"/>
      <w:marTop w:val="0"/>
      <w:marBottom w:val="0"/>
      <w:divBdr>
        <w:top w:val="none" w:sz="0" w:space="0" w:color="auto"/>
        <w:left w:val="none" w:sz="0" w:space="0" w:color="auto"/>
        <w:bottom w:val="none" w:sz="0" w:space="0" w:color="auto"/>
        <w:right w:val="none" w:sz="0" w:space="0" w:color="auto"/>
      </w:divBdr>
    </w:div>
    <w:div w:id="1137533460">
      <w:bodyDiv w:val="1"/>
      <w:marLeft w:val="0"/>
      <w:marRight w:val="0"/>
      <w:marTop w:val="0"/>
      <w:marBottom w:val="0"/>
      <w:divBdr>
        <w:top w:val="none" w:sz="0" w:space="0" w:color="auto"/>
        <w:left w:val="none" w:sz="0" w:space="0" w:color="auto"/>
        <w:bottom w:val="none" w:sz="0" w:space="0" w:color="auto"/>
        <w:right w:val="none" w:sz="0" w:space="0" w:color="auto"/>
      </w:divBdr>
      <w:divsChild>
        <w:div w:id="1063409450">
          <w:marLeft w:val="0"/>
          <w:marRight w:val="0"/>
          <w:marTop w:val="0"/>
          <w:marBottom w:val="0"/>
          <w:divBdr>
            <w:top w:val="none" w:sz="0" w:space="0" w:color="auto"/>
            <w:left w:val="none" w:sz="0" w:space="0" w:color="auto"/>
            <w:bottom w:val="none" w:sz="0" w:space="0" w:color="auto"/>
            <w:right w:val="none" w:sz="0" w:space="0" w:color="auto"/>
          </w:divBdr>
        </w:div>
        <w:div w:id="1891266276">
          <w:marLeft w:val="0"/>
          <w:marRight w:val="0"/>
          <w:marTop w:val="300"/>
          <w:marBottom w:val="0"/>
          <w:divBdr>
            <w:top w:val="none" w:sz="0" w:space="0" w:color="auto"/>
            <w:left w:val="none" w:sz="0" w:space="0" w:color="auto"/>
            <w:bottom w:val="none" w:sz="0" w:space="0" w:color="auto"/>
            <w:right w:val="none" w:sz="0" w:space="0" w:color="auto"/>
          </w:divBdr>
          <w:divsChild>
            <w:div w:id="2114860999">
              <w:marLeft w:val="0"/>
              <w:marRight w:val="0"/>
              <w:marTop w:val="0"/>
              <w:marBottom w:val="0"/>
              <w:divBdr>
                <w:top w:val="none" w:sz="0" w:space="0" w:color="auto"/>
                <w:left w:val="none" w:sz="0" w:space="0" w:color="auto"/>
                <w:bottom w:val="none" w:sz="0" w:space="0" w:color="auto"/>
                <w:right w:val="none" w:sz="0" w:space="0" w:color="auto"/>
              </w:divBdr>
            </w:div>
          </w:divsChild>
        </w:div>
        <w:div w:id="2038386474">
          <w:marLeft w:val="0"/>
          <w:marRight w:val="0"/>
          <w:marTop w:val="0"/>
          <w:marBottom w:val="0"/>
          <w:divBdr>
            <w:top w:val="none" w:sz="0" w:space="0" w:color="auto"/>
            <w:left w:val="none" w:sz="0" w:space="0" w:color="auto"/>
            <w:bottom w:val="none" w:sz="0" w:space="0" w:color="auto"/>
            <w:right w:val="none" w:sz="0" w:space="0" w:color="auto"/>
          </w:divBdr>
          <w:divsChild>
            <w:div w:id="1522889803">
              <w:marLeft w:val="0"/>
              <w:marRight w:val="0"/>
              <w:marTop w:val="0"/>
              <w:marBottom w:val="0"/>
              <w:divBdr>
                <w:top w:val="none" w:sz="0" w:space="0" w:color="auto"/>
                <w:left w:val="none" w:sz="0" w:space="0" w:color="auto"/>
                <w:bottom w:val="none" w:sz="0" w:space="0" w:color="auto"/>
                <w:right w:val="none" w:sz="0" w:space="0" w:color="auto"/>
              </w:divBdr>
            </w:div>
          </w:divsChild>
        </w:div>
        <w:div w:id="1232891840">
          <w:marLeft w:val="0"/>
          <w:marRight w:val="0"/>
          <w:marTop w:val="300"/>
          <w:marBottom w:val="0"/>
          <w:divBdr>
            <w:top w:val="none" w:sz="0" w:space="0" w:color="auto"/>
            <w:left w:val="none" w:sz="0" w:space="0" w:color="auto"/>
            <w:bottom w:val="none" w:sz="0" w:space="0" w:color="auto"/>
            <w:right w:val="none" w:sz="0" w:space="0" w:color="auto"/>
          </w:divBdr>
          <w:divsChild>
            <w:div w:id="1172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6023">
      <w:bodyDiv w:val="1"/>
      <w:marLeft w:val="0"/>
      <w:marRight w:val="0"/>
      <w:marTop w:val="0"/>
      <w:marBottom w:val="0"/>
      <w:divBdr>
        <w:top w:val="none" w:sz="0" w:space="0" w:color="auto"/>
        <w:left w:val="none" w:sz="0" w:space="0" w:color="auto"/>
        <w:bottom w:val="none" w:sz="0" w:space="0" w:color="auto"/>
        <w:right w:val="none" w:sz="0" w:space="0" w:color="auto"/>
      </w:divBdr>
    </w:div>
    <w:div w:id="1155993649">
      <w:bodyDiv w:val="1"/>
      <w:marLeft w:val="0"/>
      <w:marRight w:val="0"/>
      <w:marTop w:val="0"/>
      <w:marBottom w:val="0"/>
      <w:divBdr>
        <w:top w:val="none" w:sz="0" w:space="0" w:color="auto"/>
        <w:left w:val="none" w:sz="0" w:space="0" w:color="auto"/>
        <w:bottom w:val="none" w:sz="0" w:space="0" w:color="auto"/>
        <w:right w:val="none" w:sz="0" w:space="0" w:color="auto"/>
      </w:divBdr>
      <w:divsChild>
        <w:div w:id="908003822">
          <w:marLeft w:val="0"/>
          <w:marRight w:val="0"/>
          <w:marTop w:val="0"/>
          <w:marBottom w:val="0"/>
          <w:divBdr>
            <w:top w:val="none" w:sz="0" w:space="0" w:color="auto"/>
            <w:left w:val="none" w:sz="0" w:space="0" w:color="auto"/>
            <w:bottom w:val="none" w:sz="0" w:space="0" w:color="auto"/>
            <w:right w:val="none" w:sz="0" w:space="0" w:color="auto"/>
          </w:divBdr>
        </w:div>
        <w:div w:id="1944729786">
          <w:marLeft w:val="0"/>
          <w:marRight w:val="0"/>
          <w:marTop w:val="0"/>
          <w:marBottom w:val="0"/>
          <w:divBdr>
            <w:top w:val="none" w:sz="0" w:space="0" w:color="auto"/>
            <w:left w:val="none" w:sz="0" w:space="0" w:color="auto"/>
            <w:bottom w:val="none" w:sz="0" w:space="0" w:color="auto"/>
            <w:right w:val="none" w:sz="0" w:space="0" w:color="auto"/>
          </w:divBdr>
        </w:div>
        <w:div w:id="1538198787">
          <w:marLeft w:val="0"/>
          <w:marRight w:val="0"/>
          <w:marTop w:val="0"/>
          <w:marBottom w:val="0"/>
          <w:divBdr>
            <w:top w:val="none" w:sz="0" w:space="0" w:color="auto"/>
            <w:left w:val="none" w:sz="0" w:space="0" w:color="auto"/>
            <w:bottom w:val="none" w:sz="0" w:space="0" w:color="auto"/>
            <w:right w:val="none" w:sz="0" w:space="0" w:color="auto"/>
          </w:divBdr>
        </w:div>
      </w:divsChild>
    </w:div>
    <w:div w:id="1164786328">
      <w:bodyDiv w:val="1"/>
      <w:marLeft w:val="0"/>
      <w:marRight w:val="0"/>
      <w:marTop w:val="0"/>
      <w:marBottom w:val="0"/>
      <w:divBdr>
        <w:top w:val="none" w:sz="0" w:space="0" w:color="auto"/>
        <w:left w:val="none" w:sz="0" w:space="0" w:color="auto"/>
        <w:bottom w:val="none" w:sz="0" w:space="0" w:color="auto"/>
        <w:right w:val="none" w:sz="0" w:space="0" w:color="auto"/>
      </w:divBdr>
    </w:div>
    <w:div w:id="1168784062">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692514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0058398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596">
      <w:bodyDiv w:val="1"/>
      <w:marLeft w:val="0"/>
      <w:marRight w:val="0"/>
      <w:marTop w:val="0"/>
      <w:marBottom w:val="0"/>
      <w:divBdr>
        <w:top w:val="none" w:sz="0" w:space="0" w:color="auto"/>
        <w:left w:val="none" w:sz="0" w:space="0" w:color="auto"/>
        <w:bottom w:val="none" w:sz="0" w:space="0" w:color="auto"/>
        <w:right w:val="none" w:sz="0" w:space="0" w:color="auto"/>
      </w:divBdr>
    </w:div>
    <w:div w:id="1339966354">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3067284">
      <w:bodyDiv w:val="1"/>
      <w:marLeft w:val="0"/>
      <w:marRight w:val="0"/>
      <w:marTop w:val="0"/>
      <w:marBottom w:val="0"/>
      <w:divBdr>
        <w:top w:val="none" w:sz="0" w:space="0" w:color="auto"/>
        <w:left w:val="none" w:sz="0" w:space="0" w:color="auto"/>
        <w:bottom w:val="none" w:sz="0" w:space="0" w:color="auto"/>
        <w:right w:val="none" w:sz="0" w:space="0" w:color="auto"/>
      </w:divBdr>
      <w:divsChild>
        <w:div w:id="794641735">
          <w:marLeft w:val="0"/>
          <w:marRight w:val="0"/>
          <w:marTop w:val="300"/>
          <w:marBottom w:val="0"/>
          <w:divBdr>
            <w:top w:val="none" w:sz="0" w:space="0" w:color="auto"/>
            <w:left w:val="none" w:sz="0" w:space="0" w:color="auto"/>
            <w:bottom w:val="none" w:sz="0" w:space="0" w:color="auto"/>
            <w:right w:val="none" w:sz="0" w:space="0" w:color="auto"/>
          </w:divBdr>
        </w:div>
      </w:divsChild>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388871576">
      <w:bodyDiv w:val="1"/>
      <w:marLeft w:val="0"/>
      <w:marRight w:val="0"/>
      <w:marTop w:val="0"/>
      <w:marBottom w:val="0"/>
      <w:divBdr>
        <w:top w:val="none" w:sz="0" w:space="0" w:color="auto"/>
        <w:left w:val="none" w:sz="0" w:space="0" w:color="auto"/>
        <w:bottom w:val="none" w:sz="0" w:space="0" w:color="auto"/>
        <w:right w:val="none" w:sz="0" w:space="0" w:color="auto"/>
      </w:divBdr>
    </w:div>
    <w:div w:id="1410007138">
      <w:bodyDiv w:val="1"/>
      <w:marLeft w:val="0"/>
      <w:marRight w:val="0"/>
      <w:marTop w:val="0"/>
      <w:marBottom w:val="0"/>
      <w:divBdr>
        <w:top w:val="none" w:sz="0" w:space="0" w:color="auto"/>
        <w:left w:val="none" w:sz="0" w:space="0" w:color="auto"/>
        <w:bottom w:val="none" w:sz="0" w:space="0" w:color="auto"/>
        <w:right w:val="none" w:sz="0" w:space="0" w:color="auto"/>
      </w:divBdr>
      <w:divsChild>
        <w:div w:id="1399130715">
          <w:marLeft w:val="0"/>
          <w:marRight w:val="0"/>
          <w:marTop w:val="300"/>
          <w:marBottom w:val="0"/>
          <w:divBdr>
            <w:top w:val="none" w:sz="0" w:space="0" w:color="auto"/>
            <w:left w:val="none" w:sz="0" w:space="0" w:color="auto"/>
            <w:bottom w:val="none" w:sz="0" w:space="0" w:color="auto"/>
            <w:right w:val="none" w:sz="0" w:space="0" w:color="auto"/>
          </w:divBdr>
          <w:divsChild>
            <w:div w:id="7925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1186">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487668462">
      <w:bodyDiv w:val="1"/>
      <w:marLeft w:val="0"/>
      <w:marRight w:val="0"/>
      <w:marTop w:val="0"/>
      <w:marBottom w:val="0"/>
      <w:divBdr>
        <w:top w:val="none" w:sz="0" w:space="0" w:color="auto"/>
        <w:left w:val="none" w:sz="0" w:space="0" w:color="auto"/>
        <w:bottom w:val="none" w:sz="0" w:space="0" w:color="auto"/>
        <w:right w:val="none" w:sz="0" w:space="0" w:color="auto"/>
      </w:divBdr>
    </w:div>
    <w:div w:id="1498612034">
      <w:bodyDiv w:val="1"/>
      <w:marLeft w:val="0"/>
      <w:marRight w:val="0"/>
      <w:marTop w:val="0"/>
      <w:marBottom w:val="0"/>
      <w:divBdr>
        <w:top w:val="none" w:sz="0" w:space="0" w:color="auto"/>
        <w:left w:val="none" w:sz="0" w:space="0" w:color="auto"/>
        <w:bottom w:val="none" w:sz="0" w:space="0" w:color="auto"/>
        <w:right w:val="none" w:sz="0" w:space="0" w:color="auto"/>
      </w:divBdr>
    </w:div>
    <w:div w:id="152543490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90845937">
      <w:bodyDiv w:val="1"/>
      <w:marLeft w:val="0"/>
      <w:marRight w:val="0"/>
      <w:marTop w:val="0"/>
      <w:marBottom w:val="0"/>
      <w:divBdr>
        <w:top w:val="none" w:sz="0" w:space="0" w:color="auto"/>
        <w:left w:val="none" w:sz="0" w:space="0" w:color="auto"/>
        <w:bottom w:val="none" w:sz="0" w:space="0" w:color="auto"/>
        <w:right w:val="none" w:sz="0" w:space="0" w:color="auto"/>
      </w:divBdr>
      <w:divsChild>
        <w:div w:id="861211451">
          <w:marLeft w:val="0"/>
          <w:marRight w:val="0"/>
          <w:marTop w:val="300"/>
          <w:marBottom w:val="0"/>
          <w:divBdr>
            <w:top w:val="none" w:sz="0" w:space="0" w:color="auto"/>
            <w:left w:val="none" w:sz="0" w:space="0" w:color="auto"/>
            <w:bottom w:val="none" w:sz="0" w:space="0" w:color="auto"/>
            <w:right w:val="none" w:sz="0" w:space="0" w:color="auto"/>
          </w:divBdr>
          <w:divsChild>
            <w:div w:id="1694962210">
              <w:marLeft w:val="0"/>
              <w:marRight w:val="0"/>
              <w:marTop w:val="0"/>
              <w:marBottom w:val="0"/>
              <w:divBdr>
                <w:top w:val="none" w:sz="0" w:space="0" w:color="auto"/>
                <w:left w:val="none" w:sz="0" w:space="0" w:color="auto"/>
                <w:bottom w:val="none" w:sz="0" w:space="0" w:color="auto"/>
                <w:right w:val="none" w:sz="0" w:space="0" w:color="auto"/>
              </w:divBdr>
            </w:div>
          </w:divsChild>
        </w:div>
        <w:div w:id="1801458738">
          <w:marLeft w:val="0"/>
          <w:marRight w:val="0"/>
          <w:marTop w:val="0"/>
          <w:marBottom w:val="0"/>
          <w:divBdr>
            <w:top w:val="none" w:sz="0" w:space="0" w:color="auto"/>
            <w:left w:val="none" w:sz="0" w:space="0" w:color="auto"/>
            <w:bottom w:val="none" w:sz="0" w:space="0" w:color="auto"/>
            <w:right w:val="none" w:sz="0" w:space="0" w:color="auto"/>
          </w:divBdr>
          <w:divsChild>
            <w:div w:id="18142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596">
      <w:bodyDiv w:val="1"/>
      <w:marLeft w:val="0"/>
      <w:marRight w:val="0"/>
      <w:marTop w:val="0"/>
      <w:marBottom w:val="0"/>
      <w:divBdr>
        <w:top w:val="none" w:sz="0" w:space="0" w:color="auto"/>
        <w:left w:val="none" w:sz="0" w:space="0" w:color="auto"/>
        <w:bottom w:val="none" w:sz="0" w:space="0" w:color="auto"/>
        <w:right w:val="none" w:sz="0" w:space="0" w:color="auto"/>
      </w:divBdr>
      <w:divsChild>
        <w:div w:id="445079944">
          <w:marLeft w:val="0"/>
          <w:marRight w:val="0"/>
          <w:marTop w:val="300"/>
          <w:marBottom w:val="0"/>
          <w:divBdr>
            <w:top w:val="none" w:sz="0" w:space="0" w:color="auto"/>
            <w:left w:val="none" w:sz="0" w:space="0" w:color="auto"/>
            <w:bottom w:val="none" w:sz="0" w:space="0" w:color="auto"/>
            <w:right w:val="none" w:sz="0" w:space="0" w:color="auto"/>
          </w:divBdr>
        </w:div>
        <w:div w:id="1984963992">
          <w:marLeft w:val="0"/>
          <w:marRight w:val="0"/>
          <w:marTop w:val="300"/>
          <w:marBottom w:val="0"/>
          <w:divBdr>
            <w:top w:val="none" w:sz="0" w:space="0" w:color="auto"/>
            <w:left w:val="none" w:sz="0" w:space="0" w:color="auto"/>
            <w:bottom w:val="none" w:sz="0" w:space="0" w:color="auto"/>
            <w:right w:val="none" w:sz="0" w:space="0" w:color="auto"/>
          </w:divBdr>
        </w:div>
      </w:divsChild>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sChild>
        <w:div w:id="1201894707">
          <w:marLeft w:val="0"/>
          <w:marRight w:val="0"/>
          <w:marTop w:val="300"/>
          <w:marBottom w:val="0"/>
          <w:divBdr>
            <w:top w:val="none" w:sz="0" w:space="0" w:color="auto"/>
            <w:left w:val="none" w:sz="0" w:space="0" w:color="auto"/>
            <w:bottom w:val="none" w:sz="0" w:space="0" w:color="auto"/>
            <w:right w:val="none" w:sz="0" w:space="0" w:color="auto"/>
          </w:divBdr>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015325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36070725">
      <w:bodyDiv w:val="1"/>
      <w:marLeft w:val="0"/>
      <w:marRight w:val="0"/>
      <w:marTop w:val="0"/>
      <w:marBottom w:val="0"/>
      <w:divBdr>
        <w:top w:val="none" w:sz="0" w:space="0" w:color="auto"/>
        <w:left w:val="none" w:sz="0" w:space="0" w:color="auto"/>
        <w:bottom w:val="none" w:sz="0" w:space="0" w:color="auto"/>
        <w:right w:val="none" w:sz="0" w:space="0" w:color="auto"/>
      </w:divBdr>
      <w:divsChild>
        <w:div w:id="474179134">
          <w:marLeft w:val="0"/>
          <w:marRight w:val="0"/>
          <w:marTop w:val="300"/>
          <w:marBottom w:val="0"/>
          <w:divBdr>
            <w:top w:val="none" w:sz="0" w:space="0" w:color="auto"/>
            <w:left w:val="none" w:sz="0" w:space="0" w:color="auto"/>
            <w:bottom w:val="none" w:sz="0" w:space="0" w:color="auto"/>
            <w:right w:val="none" w:sz="0" w:space="0" w:color="auto"/>
          </w:divBdr>
        </w:div>
      </w:divsChild>
    </w:div>
    <w:div w:id="1852720272">
      <w:bodyDiv w:val="1"/>
      <w:marLeft w:val="0"/>
      <w:marRight w:val="0"/>
      <w:marTop w:val="0"/>
      <w:marBottom w:val="0"/>
      <w:divBdr>
        <w:top w:val="none" w:sz="0" w:space="0" w:color="auto"/>
        <w:left w:val="none" w:sz="0" w:space="0" w:color="auto"/>
        <w:bottom w:val="none" w:sz="0" w:space="0" w:color="auto"/>
        <w:right w:val="none" w:sz="0" w:space="0" w:color="auto"/>
      </w:divBdr>
    </w:div>
    <w:div w:id="1853297286">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892108143">
      <w:bodyDiv w:val="1"/>
      <w:marLeft w:val="0"/>
      <w:marRight w:val="0"/>
      <w:marTop w:val="0"/>
      <w:marBottom w:val="0"/>
      <w:divBdr>
        <w:top w:val="none" w:sz="0" w:space="0" w:color="auto"/>
        <w:left w:val="none" w:sz="0" w:space="0" w:color="auto"/>
        <w:bottom w:val="none" w:sz="0" w:space="0" w:color="auto"/>
        <w:right w:val="none" w:sz="0" w:space="0" w:color="auto"/>
      </w:divBdr>
    </w:div>
    <w:div w:id="1930041549">
      <w:bodyDiv w:val="1"/>
      <w:marLeft w:val="0"/>
      <w:marRight w:val="0"/>
      <w:marTop w:val="0"/>
      <w:marBottom w:val="0"/>
      <w:divBdr>
        <w:top w:val="none" w:sz="0" w:space="0" w:color="auto"/>
        <w:left w:val="none" w:sz="0" w:space="0" w:color="auto"/>
        <w:bottom w:val="none" w:sz="0" w:space="0" w:color="auto"/>
        <w:right w:val="none" w:sz="0" w:space="0" w:color="auto"/>
      </w:divBdr>
      <w:divsChild>
        <w:div w:id="1196654218">
          <w:marLeft w:val="0"/>
          <w:marRight w:val="0"/>
          <w:marTop w:val="0"/>
          <w:marBottom w:val="0"/>
          <w:divBdr>
            <w:top w:val="none" w:sz="0" w:space="0" w:color="auto"/>
            <w:left w:val="none" w:sz="0" w:space="0" w:color="auto"/>
            <w:bottom w:val="none" w:sz="0" w:space="0" w:color="auto"/>
            <w:right w:val="none" w:sz="0" w:space="0" w:color="auto"/>
          </w:divBdr>
        </w:div>
        <w:div w:id="472213174">
          <w:marLeft w:val="0"/>
          <w:marRight w:val="0"/>
          <w:marTop w:val="0"/>
          <w:marBottom w:val="0"/>
          <w:divBdr>
            <w:top w:val="none" w:sz="0" w:space="0" w:color="auto"/>
            <w:left w:val="none" w:sz="0" w:space="0" w:color="auto"/>
            <w:bottom w:val="none" w:sz="0" w:space="0" w:color="auto"/>
            <w:right w:val="none" w:sz="0" w:space="0" w:color="auto"/>
          </w:divBdr>
        </w:div>
      </w:divsChild>
    </w:div>
    <w:div w:id="1970893416">
      <w:bodyDiv w:val="1"/>
      <w:marLeft w:val="0"/>
      <w:marRight w:val="0"/>
      <w:marTop w:val="0"/>
      <w:marBottom w:val="0"/>
      <w:divBdr>
        <w:top w:val="none" w:sz="0" w:space="0" w:color="auto"/>
        <w:left w:val="none" w:sz="0" w:space="0" w:color="auto"/>
        <w:bottom w:val="none" w:sz="0" w:space="0" w:color="auto"/>
        <w:right w:val="none" w:sz="0" w:space="0" w:color="auto"/>
      </w:divBdr>
      <w:divsChild>
        <w:div w:id="1038697403">
          <w:marLeft w:val="0"/>
          <w:marRight w:val="0"/>
          <w:marTop w:val="0"/>
          <w:marBottom w:val="0"/>
          <w:divBdr>
            <w:top w:val="none" w:sz="0" w:space="0" w:color="auto"/>
            <w:left w:val="none" w:sz="0" w:space="0" w:color="auto"/>
            <w:bottom w:val="none" w:sz="0" w:space="0" w:color="auto"/>
            <w:right w:val="none" w:sz="0" w:space="0" w:color="auto"/>
          </w:divBdr>
          <w:divsChild>
            <w:div w:id="870849410">
              <w:marLeft w:val="0"/>
              <w:marRight w:val="0"/>
              <w:marTop w:val="0"/>
              <w:marBottom w:val="0"/>
              <w:divBdr>
                <w:top w:val="none" w:sz="0" w:space="0" w:color="auto"/>
                <w:left w:val="none" w:sz="0" w:space="0" w:color="auto"/>
                <w:bottom w:val="none" w:sz="0" w:space="0" w:color="auto"/>
                <w:right w:val="none" w:sz="0" w:space="0" w:color="auto"/>
              </w:divBdr>
            </w:div>
            <w:div w:id="1366443266">
              <w:marLeft w:val="0"/>
              <w:marRight w:val="0"/>
              <w:marTop w:val="0"/>
              <w:marBottom w:val="0"/>
              <w:divBdr>
                <w:top w:val="none" w:sz="0" w:space="0" w:color="auto"/>
                <w:left w:val="none" w:sz="0" w:space="0" w:color="auto"/>
                <w:bottom w:val="none" w:sz="0" w:space="0" w:color="auto"/>
                <w:right w:val="none" w:sz="0" w:space="0" w:color="auto"/>
              </w:divBdr>
            </w:div>
            <w:div w:id="19213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41392276">
      <w:bodyDiv w:val="1"/>
      <w:marLeft w:val="0"/>
      <w:marRight w:val="0"/>
      <w:marTop w:val="0"/>
      <w:marBottom w:val="0"/>
      <w:divBdr>
        <w:top w:val="none" w:sz="0" w:space="0" w:color="auto"/>
        <w:left w:val="none" w:sz="0" w:space="0" w:color="auto"/>
        <w:bottom w:val="none" w:sz="0" w:space="0" w:color="auto"/>
        <w:right w:val="none" w:sz="0" w:space="0" w:color="auto"/>
      </w:divBdr>
    </w:div>
    <w:div w:id="2066289760">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097244183">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orldpay02-tech-prtnr-eu04-dw.demandware.net/on/demandware.store/Sites-Site/default/SiteNavigationBar-ShowMenuitemOverview?CurrentMenuItemId=site-prefs&amp;itemType=Site&amp;csrf_token=J3jXHp4dwSBWpuaRTzOUTrs6vGohZn7ad2s3-pYNg6YDwoYT6ntqxJZdivSIfyCzzKwcICillPMHO-KHy-gvqE_nIve3vxlhtmUH1QW5V-uxdyw0UfzUHLmc3MFCB1kuhT-UwLvUA3pd27IKSC-A4qrF8ngGXYE3-077CND_5AalPq5yoY0" TargetMode="External"/><Relationship Id="rId58" Type="http://schemas.openxmlformats.org/officeDocument/2006/relationships/image" Target="media/image44.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dtd.worldpay.com/v1/paymentService_v1.dtd.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hyperlink" Target="https://&#160;/WorldPay-GetNotificationUpdates&#160;&#160;is%20the%20pipeline%20exposed%20to%20get%20the%20History%20of%20Notifications%20received%20by%20particular%20Order.&#160;" TargetMode="External"/><Relationship Id="rId44" Type="http://schemas.openxmlformats.org/officeDocument/2006/relationships/image" Target="media/image33.png"/><Relationship Id="rId52" Type="http://schemas.openxmlformats.org/officeDocument/2006/relationships/hyperlink" Target="https://worldpay02-tech-prtnr-eu04-dw.demandware.net/on/demandware.store/Sites-Site/default/ViewApplication-ExpandMenuGroup?MenuGroupID=SiteMenu&amp;OverviewPage=SiteNavigationBar-ShowSiteOverview&amp;csrf_token=J3jXHp4dwSBWpuaRTzOUTrs6vGohZn7ad2s3-pYNg6YDwoYT6ntqxJZdivSIfyCzzKwcICillPMHO-KHy-gvqE_nIve3vxlhtmUH1QW5V-uxdyw0UfzUHLmc3MFCB1kuhT-UwLvUA3pd27IKSC-A4qrF8ngGXYE3-077CND_5AalPq5yoY0" TargetMode="External"/><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46.jpg"/></Relationships>
</file>

<file path=word/_rels/header3.xml.rels><?xml version="1.0" encoding="UTF-8" standalone="yes"?>
<Relationships xmlns="http://schemas.openxmlformats.org/package/2006/relationships"><Relationship Id="rId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26A3768-CBE8-4C44-BD32-67EF703F3BE0}">
  <ds:schemaRefs>
    <ds:schemaRef ds:uri="http://schemas.openxmlformats.org/officeDocument/2006/bibliography"/>
  </ds:schemaRefs>
</ds:datastoreItem>
</file>

<file path=customXml/itemProps2.xml><?xml version="1.0" encoding="utf-8"?>
<ds:datastoreItem xmlns:ds="http://schemas.openxmlformats.org/officeDocument/2006/customXml" ds:itemID="{B29EF500-3BCB-42BC-8B5D-FFF4779DB53D}">
  <ds:schemaRefs>
    <ds:schemaRef ds:uri="http://schemas.openxmlformats.org/officeDocument/2006/bibliography"/>
  </ds:schemaRefs>
</ds:datastoreItem>
</file>

<file path=customXml/itemProps3.xml><?xml version="1.0" encoding="utf-8"?>
<ds:datastoreItem xmlns:ds="http://schemas.openxmlformats.org/officeDocument/2006/customXml" ds:itemID="{BEE0AEC1-DEF3-4AE4-A545-F5DF38761F67}">
  <ds:schemaRefs>
    <ds:schemaRef ds:uri="http://schemas.openxmlformats.org/officeDocument/2006/bibliography"/>
  </ds:schemaRefs>
</ds:datastoreItem>
</file>

<file path=customXml/itemProps4.xml><?xml version="1.0" encoding="utf-8"?>
<ds:datastoreItem xmlns:ds="http://schemas.openxmlformats.org/officeDocument/2006/customXml" ds:itemID="{24758F78-0812-4DE7-B0A0-7AD87B5DC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46</Pages>
  <Words>7500</Words>
  <Characters>42750</Characters>
  <Application>Microsoft Office Word</Application>
  <DocSecurity>0</DocSecurity>
  <Lines>356</Lines>
  <Paragraphs>100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50150</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Nishikant .</cp:lastModifiedBy>
  <cp:revision>890</cp:revision>
  <cp:lastPrinted>2011-05-09T17:50:00Z</cp:lastPrinted>
  <dcterms:created xsi:type="dcterms:W3CDTF">2019-03-20T12:57:00Z</dcterms:created>
  <dcterms:modified xsi:type="dcterms:W3CDTF">2019-09-03T10:19:00Z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